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7B247D5" w14:textId="77777777" w:rsidR="0026283E" w:rsidRPr="004D1BD1" w:rsidRDefault="00FE23BC" w:rsidP="0026283E">
      <w:pPr>
        <w:spacing w:after="6000"/>
      </w:pPr>
      <w:bookmarkStart w:id="0" w:name="_GoBack"/>
      <w:bookmarkEnd w:id="0"/>
      <w:r w:rsidRPr="00C7794D">
        <w:rPr>
          <w:noProof/>
          <w:lang w:eastAsia="en-US"/>
        </w:rPr>
        <w:pict w14:anchorId="37744218">
          <v:shapetype id="_x0000_t202" coordsize="21600,21600" o:spt="202" path="m0,0l0,21600,21600,21600,21600,0xe">
            <v:stroke joinstyle="miter"/>
            <v:path gradientshapeok="t" o:connecttype="rect"/>
          </v:shapetype>
          <v:shape id="_x0000_s1034" type="#_x0000_t202" style="position:absolute;left:0;text-align:left;margin-left:70.7pt;margin-top:2.2pt;width:225pt;height:1in;z-index:251655168" filled="f" stroked="f">
            <v:textbox style="mso-next-textbox:#_x0000_s1034">
              <w:txbxContent>
                <w:p w14:paraId="57031BE0" w14:textId="77777777" w:rsidR="00924A5A" w:rsidRDefault="00924A5A" w:rsidP="00D82B97">
                  <w:pPr>
                    <w:pStyle w:val="StandardNumber"/>
                    <w:rPr>
                      <w:sz w:val="34"/>
                    </w:rPr>
                  </w:pPr>
                </w:p>
                <w:p w14:paraId="2D5141B5" w14:textId="77777777" w:rsidR="00924A5A" w:rsidRDefault="00924A5A" w:rsidP="00D82B97">
                  <w:pPr>
                    <w:pStyle w:val="StandardNumber"/>
                  </w:pPr>
                  <w:r>
                    <w:t>ECMA-262</w:t>
                  </w:r>
                </w:p>
                <w:p w14:paraId="215294B9" w14:textId="77777777" w:rsidR="00924A5A" w:rsidRDefault="00924A5A" w:rsidP="00D82B97">
                  <w:pPr>
                    <w:pStyle w:val="DateTitle"/>
                    <w:rPr>
                      <w:b/>
                      <w:sz w:val="40"/>
                    </w:rPr>
                  </w:pPr>
                  <w:r>
                    <w:t>6</w:t>
                  </w:r>
                  <w:r w:rsidRPr="006A4840">
                    <w:rPr>
                      <w:vertAlign w:val="superscript"/>
                    </w:rPr>
                    <w:t>th</w:t>
                  </w:r>
                  <w:r>
                    <w:t xml:space="preserve"> Edition / Draft </w:t>
                  </w:r>
                  <w:ins w:id="1" w:author="Rev 7 Allen Wirfs-Brock" w:date="2012-05-04T15:08:00Z">
                    <w:r w:rsidR="00CA68E0">
                      <w:t>May</w:t>
                    </w:r>
                  </w:ins>
                  <w:ins w:id="2" w:author="Allen" w:date="2011-11-04T08:36:00Z">
                    <w:r>
                      <w:t xml:space="preserve"> </w:t>
                    </w:r>
                  </w:ins>
                  <w:ins w:id="3" w:author="Rev 7 Allen Wirfs-Brock" w:date="2012-05-04T15:08:00Z">
                    <w:r w:rsidR="00CA68E0">
                      <w:t>4</w:t>
                    </w:r>
                  </w:ins>
                  <w:ins w:id="4" w:author="Rev 3 Allen Wirfs-Brock" w:date="2011-08-30T16:06:00Z">
                    <w:r>
                      <w:t xml:space="preserve"> </w:t>
                    </w:r>
                  </w:ins>
                  <w:r>
                    <w:t xml:space="preserve">, </w:t>
                  </w:r>
                  <w:ins w:id="5" w:author="Rev 5 Allen Wirfs-Brock" w:date="2012-01-05T13:28:00Z">
                    <w:r>
                      <w:t>2012</w:t>
                    </w:r>
                  </w:ins>
                </w:p>
              </w:txbxContent>
            </v:textbox>
          </v:shape>
        </w:pict>
      </w:r>
      <w:r w:rsidRPr="00C7794D">
        <w:rPr>
          <w:noProof/>
          <w:lang w:eastAsia="en-US"/>
        </w:rPr>
        <w:pict w14:anchorId="021875A1">
          <v:shape id="_x0000_s1036" type="#_x0000_t202" style="position:absolute;left:0;text-align:left;margin-left:-47.6pt;margin-top:97.4pt;width:4in;height:378pt;z-index:251656192" filled="f" stroked="f">
            <v:fill opacity=".5"/>
            <v:textbox style="mso-next-textbox:#_x0000_s1036">
              <w:txbxContent>
                <w:p w14:paraId="0762AAF4" w14:textId="77777777" w:rsidR="00924A5A" w:rsidRDefault="00924A5A" w:rsidP="00C73632">
                  <w:pPr>
                    <w:pStyle w:val="StandardTitle"/>
                  </w:pPr>
                  <w:r w:rsidRPr="00E3357A">
                    <w:rPr>
                      <w:szCs w:val="40"/>
                    </w:rPr>
                    <w:t>ECMAScript Language Specification</w:t>
                  </w:r>
                </w:p>
              </w:txbxContent>
            </v:textbox>
          </v:shape>
        </w:pict>
      </w:r>
      <w:r w:rsidRPr="00C7794D">
        <w:rPr>
          <w:noProof/>
          <w:lang w:eastAsia="en-US"/>
        </w:rPr>
        <w:pict w14:anchorId="7F654BF8">
          <v:shape id="_x0000_s1195" type="#_x0000_t202" style="position:absolute;left:0;text-align:left;margin-left:-32.3pt;margin-top:63pt;width:275pt;height:181.5pt;z-index:251660288;mso-wrap-edited:f" wrapcoords="0 0 21600 0 21600 21600 0 21600 0 0" filled="f" stroked="f">
            <v:fill o:detectmouseclick="t"/>
            <v:textbox style="mso-next-textbox:#_x0000_s1195" inset=",7.2pt,,7.2pt">
              <w:txbxContent>
                <w:p w14:paraId="48A36091" w14:textId="77777777" w:rsidR="00924A5A" w:rsidRPr="006E08EC" w:rsidRDefault="00924A5A">
                  <w:pPr>
                    <w:rPr>
                      <w:rFonts w:ascii="Mistral" w:hAnsi="Mistral"/>
                      <w:sz w:val="260"/>
                      <w:szCs w:val="144"/>
                    </w:rPr>
                  </w:pPr>
                  <w:r w:rsidRPr="006E08EC">
                    <w:rPr>
                      <w:rFonts w:ascii="Mistral" w:hAnsi="Mistral"/>
                      <w:sz w:val="260"/>
                      <w:szCs w:val="144"/>
                    </w:rPr>
                    <w:t>Draft</w:t>
                  </w:r>
                </w:p>
              </w:txbxContent>
            </v:textbox>
            <w10:wrap type="square"/>
          </v:shape>
        </w:pict>
      </w:r>
      <w:r w:rsidRPr="00C7794D">
        <w:rPr>
          <w:noProof/>
          <w:lang w:eastAsia="fr-CH"/>
        </w:rPr>
        <w:pict w14:anchorId="6C2068EC">
          <v:shape id="_x0000_s1194" type="#_x0000_t202" style="position:absolute;left:0;text-align:left;margin-left:52.6pt;margin-top:-74.1pt;width:198pt;height:36pt;z-index:251659264" filled="f" stroked="f">
            <v:textbox style="mso-next-textbox:#_x0000_s1194">
              <w:txbxContent>
                <w:p w14:paraId="5F3638F8" w14:textId="77777777" w:rsidR="00924A5A" w:rsidRDefault="00924A5A" w:rsidP="00DA3971">
                  <w:pPr>
                    <w:pStyle w:val="ECMAWorkgroup"/>
                  </w:pPr>
                  <w:r>
                    <w:t>E</w:t>
                  </w:r>
                  <w:r>
                    <w:t>cma/TC39/2011/0xx</w:t>
                  </w:r>
                </w:p>
              </w:txbxContent>
            </v:textbox>
          </v:shape>
        </w:pict>
      </w:r>
      <w:r w:rsidRPr="00C7794D">
        <w:rPr>
          <w:noProof/>
          <w:lang w:eastAsia="fr-CH"/>
        </w:rPr>
        <w:pict w14:anchorId="32661202">
          <v:shape id="_x0000_s1193" type="#_x0000_t202" style="position:absolute;left:0;text-align:left;margin-left:10.1pt;margin-top:-123.7pt;width:180pt;height:54pt;z-index:251658240" filled="f" stroked="f">
            <v:textbox style="mso-next-textbox:#_x0000_s1193">
              <w:txbxContent>
                <w:p w14:paraId="7A69E97A" w14:textId="77777777" w:rsidR="00924A5A" w:rsidRDefault="00924A5A" w:rsidP="00DA3971">
                  <w:pPr>
                    <w:pStyle w:val="StandardNumber"/>
                    <w:rPr>
                      <w:sz w:val="34"/>
                    </w:rPr>
                  </w:pPr>
                </w:p>
                <w:p w14:paraId="4C2ED3BF" w14:textId="77777777" w:rsidR="00924A5A" w:rsidRDefault="00924A5A" w:rsidP="00DA3971">
                  <w:pPr>
                    <w:pStyle w:val="StandardNumber"/>
                    <w:jc w:val="right"/>
                  </w:pPr>
                  <w:r>
                    <w:t>Draft</w:t>
                  </w:r>
                </w:p>
                <w:p w14:paraId="3B7E2BEA" w14:textId="77777777" w:rsidR="00924A5A" w:rsidRDefault="00924A5A" w:rsidP="00DA3971"/>
              </w:txbxContent>
            </v:textbox>
          </v:shape>
        </w:pict>
      </w:r>
      <w:r w:rsidR="004D7160" w:rsidRPr="00C7794D">
        <w:rPr>
          <w:noProof/>
          <w:lang w:eastAsia="en-US"/>
        </w:rPr>
        <w:pict w14:anchorId="10CD9C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62336;mso-position-horizontal-relative:page;mso-position-vertical-relative:page">
            <v:imagedata r:id="rId8" o:title="Couv ST"/>
            <o:lock v:ext="edit" aspectratio="f"/>
            <w10:wrap anchorx="page" anchory="page"/>
          </v:shape>
        </w:pict>
      </w:r>
    </w:p>
    <w:p w14:paraId="5D7A7D69" w14:textId="77777777" w:rsidR="001A63F1" w:rsidRPr="00C7794D" w:rsidRDefault="00226240" w:rsidP="001A63F1">
      <w:pPr>
        <w:spacing w:after="0"/>
      </w:pPr>
      <w:ins w:id="6" w:author="Rev 7 Allen Wirfs-Brock" w:date="2012-03-16T13:47:00Z">
        <w:r>
          <w:rPr>
            <w:noProof/>
          </w:rPr>
          <w:pict w14:anchorId="3AF35F44">
            <v:shape id="Text Box 2" o:spid="_x0000_s1197" type="#_x0000_t202" style="position:absolute;left:0;text-align:left;margin-left:108.4pt;margin-top:0;width:264pt;height:73.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un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m+YhQmC5gvqI1FoYJxw3EoUW7A9Kepzukrrv&#10;e2YFJeqDxvYsp3ke1iEq+f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gpu6cqAgAATwQAAA4AAAAAAAAAAAAAAAAALgIAAGRycy9lMm9E&#10;b2MueG1sUEsBAi0AFAAGAAgAAAAhAP0vMtbbAAAABQEAAA8AAAAAAAAAAAAAAAAAhAQAAGRycy9k&#10;b3ducmV2LnhtbFBLBQYAAAAABAAEAPMAAACMBQAAAAA=&#10;">
              <v:textbox>
                <w:txbxContent>
                  <w:p w14:paraId="09D5335C" w14:textId="77777777" w:rsidR="00924A5A" w:rsidRDefault="00924A5A">
                    <w:pPr>
                      <w:rPr>
                        <w:ins w:id="7" w:author="Rev 7 Allen Wirfs-Brock" w:date="2012-03-16T13:49:00Z"/>
                      </w:rPr>
                    </w:pPr>
                    <w:ins w:id="8" w:author="Rev 7 Allen Wirfs-Brock" w:date="2012-03-16T13:48:00Z">
                      <w:r>
                        <w:t>Report Errors</w:t>
                      </w:r>
                    </w:ins>
                    <w:ins w:id="9" w:author="Rev 7 Allen Wirfs-Brock" w:date="2012-03-16T13:49:00Z">
                      <w:r>
                        <w:t xml:space="preserve"> and Issues</w:t>
                      </w:r>
                    </w:ins>
                    <w:ins w:id="10" w:author="Rev 7 Allen Wirfs-Brock" w:date="2012-03-16T13:48:00Z">
                      <w:r>
                        <w:t xml:space="preserve"> at</w:t>
                      </w:r>
                    </w:ins>
                    <w:ins w:id="11" w:author="Rev 7 Allen Wirfs-Brock" w:date="2012-03-16T13:53:00Z">
                      <w:r>
                        <w:t>:</w:t>
                      </w:r>
                    </w:ins>
                    <w:ins w:id="12" w:author="Rev 7 Allen Wirfs-Brock" w:date="2012-03-16T13:48:00Z">
                      <w:r>
                        <w:t xml:space="preserve"> </w:t>
                      </w:r>
                      <w:r>
                        <w:fldChar w:fldCharType="begin"/>
                      </w:r>
                      <w:r>
                        <w:instrText xml:space="preserve"> HYPERLINK "https://bugs.ecmascript.org" </w:instrText>
                      </w:r>
                      <w:r>
                        <w:fldChar w:fldCharType="separate"/>
                      </w:r>
                      <w:r w:rsidRPr="000B2A13">
                        <w:rPr>
                          <w:rStyle w:val="aff7"/>
                          <w:lang w:val="en-GB"/>
                        </w:rPr>
                        <w:t>https://bugs.ecmascript.org</w:t>
                      </w:r>
                      <w:r>
                        <w:fldChar w:fldCharType="end"/>
                      </w:r>
                    </w:ins>
                    <w:ins w:id="13" w:author="Rev 7 Allen Wirfs-Brock" w:date="2012-03-16T13:53:00Z">
                      <w:r>
                        <w:t xml:space="preserve"> </w:t>
                      </w:r>
                    </w:ins>
                  </w:p>
                  <w:p w14:paraId="53200C70" w14:textId="77777777" w:rsidR="00924A5A" w:rsidRDefault="00924A5A" w:rsidP="000504BF">
                    <w:pPr>
                      <w:contextualSpacing/>
                      <w:rPr>
                        <w:ins w:id="14" w:author="Rev 7 Allen Wirfs-Brock" w:date="2012-03-16T13:50:00Z"/>
                      </w:rPr>
                    </w:pPr>
                    <w:ins w:id="15" w:author="Rev 7 Allen Wirfs-Brock" w:date="2012-03-16T13:49:00Z">
                      <w:r>
                        <w:t xml:space="preserve">Product: Draft for </w:t>
                      </w:r>
                    </w:ins>
                    <w:ins w:id="16" w:author="Rev 7 Allen Wirfs-Brock" w:date="2012-03-16T13:50:00Z">
                      <w:r>
                        <w:t>6</w:t>
                      </w:r>
                      <w:r w:rsidRPr="00226240">
                        <w:t>th</w:t>
                      </w:r>
                    </w:ins>
                    <w:ins w:id="17" w:author="Rev 7 Allen Wirfs-Brock" w:date="2012-03-16T13:49:00Z">
                      <w:r>
                        <w:t xml:space="preserve"> </w:t>
                      </w:r>
                    </w:ins>
                    <w:ins w:id="18" w:author="Rev 7 Allen Wirfs-Brock" w:date="2012-03-16T13:50:00Z">
                      <w:r>
                        <w:t>Edition</w:t>
                      </w:r>
                    </w:ins>
                  </w:p>
                  <w:p w14:paraId="0F8A117D" w14:textId="77777777" w:rsidR="00924A5A" w:rsidRDefault="00924A5A" w:rsidP="000504BF">
                    <w:pPr>
                      <w:contextualSpacing/>
                      <w:rPr>
                        <w:ins w:id="19" w:author="Rev 7 Allen Wirfs-Brock" w:date="2012-03-16T13:50:00Z"/>
                      </w:rPr>
                    </w:pPr>
                    <w:ins w:id="20" w:author="Rev 7 Allen Wirfs-Brock" w:date="2012-03-16T13:50:00Z">
                      <w:r>
                        <w:t>Component:  choose an appropriate one</w:t>
                      </w:r>
                    </w:ins>
                  </w:p>
                  <w:p w14:paraId="3ECD91FF" w14:textId="77777777" w:rsidR="00924A5A" w:rsidRDefault="00924A5A" w:rsidP="000504BF">
                    <w:pPr>
                      <w:contextualSpacing/>
                      <w:rPr>
                        <w:ins w:id="21" w:author="Rev 7 Allen Wirfs-Brock" w:date="2012-03-16T13:49:00Z"/>
                      </w:rPr>
                    </w:pPr>
                    <w:ins w:id="22" w:author="Rev 7 Allen Wirfs-Brock" w:date="2012-03-16T13:51:00Z">
                      <w:r>
                        <w:t xml:space="preserve">Version:  </w:t>
                      </w:r>
                    </w:ins>
                    <w:ins w:id="23" w:author="Rev 7 Allen Wirfs-Brock" w:date="2012-05-04T15:13:00Z">
                      <w:r w:rsidR="00892B28">
                        <w:t>May 4</w:t>
                      </w:r>
                    </w:ins>
                    <w:ins w:id="24" w:author="Rev 7 Allen Wirfs-Brock" w:date="2012-03-16T13:52:00Z">
                      <w:r>
                        <w:t xml:space="preserve"> 2012 Draft</w:t>
                      </w:r>
                    </w:ins>
                  </w:p>
                  <w:p w14:paraId="6F66B635" w14:textId="77777777" w:rsidR="00924A5A" w:rsidRDefault="00924A5A">
                    <w:pPr>
                      <w:rPr>
                        <w:ins w:id="25" w:author="Rev 7 Allen Wirfs-Brock" w:date="2012-03-16T13:48:00Z"/>
                      </w:rPr>
                    </w:pPr>
                  </w:p>
                  <w:p w14:paraId="5268EF89" w14:textId="77777777" w:rsidR="00924A5A" w:rsidRDefault="00924A5A"/>
                </w:txbxContent>
              </v:textbox>
            </v:shape>
          </w:pict>
        </w:r>
      </w:ins>
      <w:r w:rsidR="0026283E" w:rsidRPr="00C7794D">
        <w:br w:type="page"/>
      </w:r>
    </w:p>
    <w:p w14:paraId="3F2A067A" w14:textId="77777777" w:rsidR="001A63F1" w:rsidRPr="00C7794D" w:rsidRDefault="001A63F1" w:rsidP="001A63F1">
      <w:pPr>
        <w:spacing w:after="0"/>
        <w:sectPr w:rsidR="001A63F1" w:rsidRPr="00C7794D" w:rsidSect="00887CB2">
          <w:headerReference w:type="even" r:id="rId9"/>
          <w:headerReference w:type="default" r:id="rId10"/>
          <w:footerReference w:type="even" r:id="rId11"/>
          <w:footerReference w:type="default" r:id="rId12"/>
          <w:headerReference w:type="first" r:id="rId13"/>
          <w:footerReference w:type="first" r:id="rId14"/>
          <w:pgSz w:w="11907" w:h="16840" w:code="9"/>
          <w:pgMar w:top="4395" w:right="737" w:bottom="567" w:left="851" w:header="709" w:footer="284" w:gutter="567"/>
          <w:pgNumType w:fmt="lowerRoman" w:start="1"/>
          <w:cols w:space="454"/>
          <w:titlePg/>
          <w:docGrid w:linePitch="272"/>
        </w:sectPr>
      </w:pPr>
    </w:p>
    <w:p w14:paraId="4A474E49"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2C9329CD" w14:textId="77777777" w:rsidR="00990F07" w:rsidRPr="00C7794D" w:rsidRDefault="00990F07">
      <w:pPr>
        <w:pStyle w:val="12"/>
      </w:pPr>
      <w:r w:rsidRPr="00C7794D">
        <w:t>Introduction</w:t>
      </w:r>
      <w:r w:rsidRPr="00C7794D">
        <w:tab/>
        <w:t>vii</w:t>
      </w:r>
    </w:p>
    <w:p w14:paraId="24B76ACD" w14:textId="77777777" w:rsidR="00FA200F" w:rsidRPr="00AB0F96" w:rsidRDefault="00F00556">
      <w:pPr>
        <w:pStyle w:val="12"/>
        <w:rPr>
          <w:rFonts w:ascii="Calibri" w:eastAsia="Times New Roman" w:hAnsi="Calibri"/>
          <w:b w:val="0"/>
          <w:noProof/>
          <w:sz w:val="22"/>
          <w:szCs w:val="22"/>
          <w:lang w:val="en-US" w:eastAsia="en-US"/>
        </w:rPr>
      </w:pPr>
      <w:r w:rsidRPr="004D1BD1">
        <w:fldChar w:fldCharType="begin"/>
      </w:r>
      <w:r w:rsidRPr="008A0648">
        <w:instrText xml:space="preserve"> TOC \o "1-3" \h \z </w:instrText>
      </w:r>
      <w:r w:rsidRPr="00E77497">
        <w:fldChar w:fldCharType="separate"/>
      </w:r>
      <w:hyperlink w:anchor="_Toc323907541" w:history="1">
        <w:r w:rsidR="00FA200F" w:rsidRPr="004431B7">
          <w:rPr>
            <w:rStyle w:val="aff7"/>
            <w:noProof/>
          </w:rPr>
          <w:t>1</w:t>
        </w:r>
        <w:r w:rsidR="00FA200F" w:rsidRPr="00AB0F96">
          <w:rPr>
            <w:rFonts w:ascii="Calibri" w:eastAsia="Times New Roman" w:hAnsi="Calibri"/>
            <w:b w:val="0"/>
            <w:noProof/>
            <w:sz w:val="22"/>
            <w:szCs w:val="22"/>
            <w:lang w:val="en-US" w:eastAsia="en-US"/>
          </w:rPr>
          <w:tab/>
        </w:r>
        <w:r w:rsidR="00FA200F" w:rsidRPr="004431B7">
          <w:rPr>
            <w:rStyle w:val="aff7"/>
            <w:noProof/>
          </w:rPr>
          <w:t>Scope</w:t>
        </w:r>
        <w:r w:rsidR="00FA200F">
          <w:rPr>
            <w:noProof/>
            <w:webHidden/>
          </w:rPr>
          <w:tab/>
        </w:r>
        <w:r w:rsidR="00FA200F">
          <w:rPr>
            <w:noProof/>
            <w:webHidden/>
          </w:rPr>
          <w:fldChar w:fldCharType="begin"/>
        </w:r>
        <w:r w:rsidR="00FA200F">
          <w:rPr>
            <w:noProof/>
            <w:webHidden/>
          </w:rPr>
          <w:instrText xml:space="preserve"> PAGEREF _Toc323907541 \h </w:instrText>
        </w:r>
        <w:r w:rsidR="00FA200F">
          <w:rPr>
            <w:noProof/>
            <w:webHidden/>
          </w:rPr>
        </w:r>
        <w:r w:rsidR="00FA200F">
          <w:rPr>
            <w:noProof/>
            <w:webHidden/>
          </w:rPr>
          <w:fldChar w:fldCharType="separate"/>
        </w:r>
        <w:r w:rsidR="00FA200F">
          <w:rPr>
            <w:noProof/>
            <w:webHidden/>
          </w:rPr>
          <w:t>1</w:t>
        </w:r>
        <w:r w:rsidR="00FA200F">
          <w:rPr>
            <w:noProof/>
            <w:webHidden/>
          </w:rPr>
          <w:fldChar w:fldCharType="end"/>
        </w:r>
      </w:hyperlink>
    </w:p>
    <w:p w14:paraId="2B88FF55" w14:textId="77777777" w:rsidR="00FA200F" w:rsidRPr="00AB0F96" w:rsidRDefault="00FA200F">
      <w:pPr>
        <w:pStyle w:val="12"/>
        <w:rPr>
          <w:rFonts w:ascii="Calibri" w:eastAsia="Times New Roman" w:hAnsi="Calibri"/>
          <w:b w:val="0"/>
          <w:noProof/>
          <w:sz w:val="22"/>
          <w:szCs w:val="22"/>
          <w:lang w:val="en-US" w:eastAsia="en-US"/>
        </w:rPr>
      </w:pPr>
      <w:hyperlink w:anchor="_Toc323907542" w:history="1">
        <w:r w:rsidRPr="004431B7">
          <w:rPr>
            <w:rStyle w:val="aff7"/>
            <w:noProof/>
          </w:rPr>
          <w:t>2</w:t>
        </w:r>
        <w:r w:rsidRPr="00AB0F96">
          <w:rPr>
            <w:rFonts w:ascii="Calibri" w:eastAsia="Times New Roman" w:hAnsi="Calibri"/>
            <w:b w:val="0"/>
            <w:noProof/>
            <w:sz w:val="22"/>
            <w:szCs w:val="22"/>
            <w:lang w:val="en-US" w:eastAsia="en-US"/>
          </w:rPr>
          <w:tab/>
        </w:r>
        <w:r w:rsidRPr="004431B7">
          <w:rPr>
            <w:rStyle w:val="aff7"/>
            <w:noProof/>
          </w:rPr>
          <w:t>Conformance</w:t>
        </w:r>
        <w:r>
          <w:rPr>
            <w:noProof/>
            <w:webHidden/>
          </w:rPr>
          <w:tab/>
        </w:r>
        <w:r>
          <w:rPr>
            <w:noProof/>
            <w:webHidden/>
          </w:rPr>
          <w:fldChar w:fldCharType="begin"/>
        </w:r>
        <w:r>
          <w:rPr>
            <w:noProof/>
            <w:webHidden/>
          </w:rPr>
          <w:instrText xml:space="preserve"> PAGEREF _Toc323907542 \h </w:instrText>
        </w:r>
        <w:r>
          <w:rPr>
            <w:noProof/>
            <w:webHidden/>
          </w:rPr>
        </w:r>
        <w:r>
          <w:rPr>
            <w:noProof/>
            <w:webHidden/>
          </w:rPr>
          <w:fldChar w:fldCharType="separate"/>
        </w:r>
        <w:r>
          <w:rPr>
            <w:noProof/>
            <w:webHidden/>
          </w:rPr>
          <w:t>1</w:t>
        </w:r>
        <w:r>
          <w:rPr>
            <w:noProof/>
            <w:webHidden/>
          </w:rPr>
          <w:fldChar w:fldCharType="end"/>
        </w:r>
      </w:hyperlink>
    </w:p>
    <w:p w14:paraId="41B836F2" w14:textId="77777777" w:rsidR="00FA200F" w:rsidRPr="00AB0F96" w:rsidRDefault="00FA200F">
      <w:pPr>
        <w:pStyle w:val="12"/>
        <w:rPr>
          <w:rFonts w:ascii="Calibri" w:eastAsia="Times New Roman" w:hAnsi="Calibri"/>
          <w:b w:val="0"/>
          <w:noProof/>
          <w:sz w:val="22"/>
          <w:szCs w:val="22"/>
          <w:lang w:val="en-US" w:eastAsia="en-US"/>
        </w:rPr>
      </w:pPr>
      <w:hyperlink w:anchor="_Toc323907543" w:history="1">
        <w:r w:rsidRPr="004431B7">
          <w:rPr>
            <w:rStyle w:val="aff7"/>
            <w:noProof/>
          </w:rPr>
          <w:t>3</w:t>
        </w:r>
        <w:r w:rsidRPr="00AB0F96">
          <w:rPr>
            <w:rFonts w:ascii="Calibri" w:eastAsia="Times New Roman" w:hAnsi="Calibri"/>
            <w:b w:val="0"/>
            <w:noProof/>
            <w:sz w:val="22"/>
            <w:szCs w:val="22"/>
            <w:lang w:val="en-US" w:eastAsia="en-US"/>
          </w:rPr>
          <w:tab/>
        </w:r>
        <w:r w:rsidRPr="004431B7">
          <w:rPr>
            <w:rStyle w:val="aff7"/>
            <w:noProof/>
          </w:rPr>
          <w:t>Normative references</w:t>
        </w:r>
        <w:r>
          <w:rPr>
            <w:noProof/>
            <w:webHidden/>
          </w:rPr>
          <w:tab/>
        </w:r>
        <w:r>
          <w:rPr>
            <w:noProof/>
            <w:webHidden/>
          </w:rPr>
          <w:fldChar w:fldCharType="begin"/>
        </w:r>
        <w:r>
          <w:rPr>
            <w:noProof/>
            <w:webHidden/>
          </w:rPr>
          <w:instrText xml:space="preserve"> PAGEREF _Toc323907543 \h </w:instrText>
        </w:r>
        <w:r>
          <w:rPr>
            <w:noProof/>
            <w:webHidden/>
          </w:rPr>
        </w:r>
        <w:r>
          <w:rPr>
            <w:noProof/>
            <w:webHidden/>
          </w:rPr>
          <w:fldChar w:fldCharType="separate"/>
        </w:r>
        <w:r>
          <w:rPr>
            <w:noProof/>
            <w:webHidden/>
          </w:rPr>
          <w:t>1</w:t>
        </w:r>
        <w:r>
          <w:rPr>
            <w:noProof/>
            <w:webHidden/>
          </w:rPr>
          <w:fldChar w:fldCharType="end"/>
        </w:r>
      </w:hyperlink>
    </w:p>
    <w:p w14:paraId="5320BE4D" w14:textId="77777777" w:rsidR="00FA200F" w:rsidRPr="00AB0F96" w:rsidRDefault="00FA200F">
      <w:pPr>
        <w:pStyle w:val="12"/>
        <w:rPr>
          <w:rFonts w:ascii="Calibri" w:eastAsia="Times New Roman" w:hAnsi="Calibri"/>
          <w:b w:val="0"/>
          <w:noProof/>
          <w:sz w:val="22"/>
          <w:szCs w:val="22"/>
          <w:lang w:val="en-US" w:eastAsia="en-US"/>
        </w:rPr>
      </w:pPr>
      <w:hyperlink w:anchor="_Toc323907544" w:history="1">
        <w:r w:rsidRPr="004431B7">
          <w:rPr>
            <w:rStyle w:val="aff7"/>
            <w:noProof/>
          </w:rPr>
          <w:t>4</w:t>
        </w:r>
        <w:r w:rsidRPr="00AB0F96">
          <w:rPr>
            <w:rFonts w:ascii="Calibri" w:eastAsia="Times New Roman" w:hAnsi="Calibri"/>
            <w:b w:val="0"/>
            <w:noProof/>
            <w:sz w:val="22"/>
            <w:szCs w:val="22"/>
            <w:lang w:val="en-US" w:eastAsia="en-US"/>
          </w:rPr>
          <w:tab/>
        </w:r>
        <w:r w:rsidRPr="004431B7">
          <w:rPr>
            <w:rStyle w:val="aff7"/>
            <w:noProof/>
          </w:rPr>
          <w:t>Overview</w:t>
        </w:r>
        <w:r>
          <w:rPr>
            <w:noProof/>
            <w:webHidden/>
          </w:rPr>
          <w:tab/>
        </w:r>
        <w:r>
          <w:rPr>
            <w:noProof/>
            <w:webHidden/>
          </w:rPr>
          <w:fldChar w:fldCharType="begin"/>
        </w:r>
        <w:r>
          <w:rPr>
            <w:noProof/>
            <w:webHidden/>
          </w:rPr>
          <w:instrText xml:space="preserve"> PAGEREF _Toc323907544 \h </w:instrText>
        </w:r>
        <w:r>
          <w:rPr>
            <w:noProof/>
            <w:webHidden/>
          </w:rPr>
        </w:r>
        <w:r>
          <w:rPr>
            <w:noProof/>
            <w:webHidden/>
          </w:rPr>
          <w:fldChar w:fldCharType="separate"/>
        </w:r>
        <w:r>
          <w:rPr>
            <w:noProof/>
            <w:webHidden/>
          </w:rPr>
          <w:t>1</w:t>
        </w:r>
        <w:r>
          <w:rPr>
            <w:noProof/>
            <w:webHidden/>
          </w:rPr>
          <w:fldChar w:fldCharType="end"/>
        </w:r>
      </w:hyperlink>
    </w:p>
    <w:p w14:paraId="2A316864" w14:textId="77777777" w:rsidR="00FA200F" w:rsidRPr="00AB0F96" w:rsidRDefault="00FA200F">
      <w:pPr>
        <w:pStyle w:val="2b"/>
        <w:rPr>
          <w:rFonts w:ascii="Calibri" w:eastAsia="Times New Roman" w:hAnsi="Calibri"/>
          <w:b w:val="0"/>
          <w:noProof/>
          <w:sz w:val="22"/>
          <w:szCs w:val="22"/>
          <w:lang w:val="en-US" w:eastAsia="en-US"/>
        </w:rPr>
      </w:pPr>
      <w:hyperlink w:anchor="_Toc323907545" w:history="1">
        <w:r w:rsidRPr="004431B7">
          <w:rPr>
            <w:rStyle w:val="aff7"/>
            <w:noProof/>
          </w:rPr>
          <w:t>4.1</w:t>
        </w:r>
        <w:r w:rsidRPr="00AB0F96">
          <w:rPr>
            <w:rFonts w:ascii="Calibri" w:eastAsia="Times New Roman" w:hAnsi="Calibri"/>
            <w:b w:val="0"/>
            <w:noProof/>
            <w:sz w:val="22"/>
            <w:szCs w:val="22"/>
            <w:lang w:val="en-US" w:eastAsia="en-US"/>
          </w:rPr>
          <w:tab/>
        </w:r>
        <w:r w:rsidRPr="004431B7">
          <w:rPr>
            <w:rStyle w:val="aff7"/>
            <w:noProof/>
          </w:rPr>
          <w:t>Web Scripting</w:t>
        </w:r>
        <w:r>
          <w:rPr>
            <w:noProof/>
            <w:webHidden/>
          </w:rPr>
          <w:tab/>
        </w:r>
        <w:r>
          <w:rPr>
            <w:noProof/>
            <w:webHidden/>
          </w:rPr>
          <w:fldChar w:fldCharType="begin"/>
        </w:r>
        <w:r>
          <w:rPr>
            <w:noProof/>
            <w:webHidden/>
          </w:rPr>
          <w:instrText xml:space="preserve"> PAGEREF _Toc323907545 \h </w:instrText>
        </w:r>
        <w:r>
          <w:rPr>
            <w:noProof/>
            <w:webHidden/>
          </w:rPr>
        </w:r>
        <w:r>
          <w:rPr>
            <w:noProof/>
            <w:webHidden/>
          </w:rPr>
          <w:fldChar w:fldCharType="separate"/>
        </w:r>
        <w:r>
          <w:rPr>
            <w:noProof/>
            <w:webHidden/>
          </w:rPr>
          <w:t>2</w:t>
        </w:r>
        <w:r>
          <w:rPr>
            <w:noProof/>
            <w:webHidden/>
          </w:rPr>
          <w:fldChar w:fldCharType="end"/>
        </w:r>
      </w:hyperlink>
    </w:p>
    <w:p w14:paraId="447E84B1" w14:textId="77777777" w:rsidR="00FA200F" w:rsidRPr="00AB0F96" w:rsidRDefault="00FA200F">
      <w:pPr>
        <w:pStyle w:val="2b"/>
        <w:rPr>
          <w:rFonts w:ascii="Calibri" w:eastAsia="Times New Roman" w:hAnsi="Calibri"/>
          <w:b w:val="0"/>
          <w:noProof/>
          <w:sz w:val="22"/>
          <w:szCs w:val="22"/>
          <w:lang w:val="en-US" w:eastAsia="en-US"/>
        </w:rPr>
      </w:pPr>
      <w:hyperlink w:anchor="_Toc323907546" w:history="1">
        <w:r w:rsidRPr="004431B7">
          <w:rPr>
            <w:rStyle w:val="aff7"/>
            <w:noProof/>
          </w:rPr>
          <w:t>4.2</w:t>
        </w:r>
        <w:r w:rsidRPr="00AB0F96">
          <w:rPr>
            <w:rFonts w:ascii="Calibri" w:eastAsia="Times New Roman" w:hAnsi="Calibri"/>
            <w:b w:val="0"/>
            <w:noProof/>
            <w:sz w:val="22"/>
            <w:szCs w:val="22"/>
            <w:lang w:val="en-US" w:eastAsia="en-US"/>
          </w:rPr>
          <w:tab/>
        </w:r>
        <w:r w:rsidRPr="004431B7">
          <w:rPr>
            <w:rStyle w:val="aff7"/>
            <w:noProof/>
          </w:rPr>
          <w:t>Language Overview</w:t>
        </w:r>
        <w:r>
          <w:rPr>
            <w:noProof/>
            <w:webHidden/>
          </w:rPr>
          <w:tab/>
        </w:r>
        <w:r>
          <w:rPr>
            <w:noProof/>
            <w:webHidden/>
          </w:rPr>
          <w:fldChar w:fldCharType="begin"/>
        </w:r>
        <w:r>
          <w:rPr>
            <w:noProof/>
            <w:webHidden/>
          </w:rPr>
          <w:instrText xml:space="preserve"> PAGEREF _Toc323907546 \h </w:instrText>
        </w:r>
        <w:r>
          <w:rPr>
            <w:noProof/>
            <w:webHidden/>
          </w:rPr>
        </w:r>
        <w:r>
          <w:rPr>
            <w:noProof/>
            <w:webHidden/>
          </w:rPr>
          <w:fldChar w:fldCharType="separate"/>
        </w:r>
        <w:r>
          <w:rPr>
            <w:noProof/>
            <w:webHidden/>
          </w:rPr>
          <w:t>2</w:t>
        </w:r>
        <w:r>
          <w:rPr>
            <w:noProof/>
            <w:webHidden/>
          </w:rPr>
          <w:fldChar w:fldCharType="end"/>
        </w:r>
      </w:hyperlink>
    </w:p>
    <w:p w14:paraId="44B55544" w14:textId="77777777" w:rsidR="00FA200F" w:rsidRPr="00AB0F96" w:rsidRDefault="00FA200F">
      <w:pPr>
        <w:pStyle w:val="3a"/>
        <w:rPr>
          <w:rFonts w:ascii="Calibri" w:eastAsia="Times New Roman" w:hAnsi="Calibri"/>
          <w:b w:val="0"/>
          <w:noProof/>
          <w:sz w:val="22"/>
          <w:szCs w:val="22"/>
          <w:lang w:val="en-US" w:eastAsia="en-US"/>
        </w:rPr>
      </w:pPr>
      <w:hyperlink w:anchor="_Toc323907547" w:history="1">
        <w:r w:rsidRPr="004431B7">
          <w:rPr>
            <w:rStyle w:val="aff7"/>
            <w:noProof/>
          </w:rPr>
          <w:t>4.2.1</w:t>
        </w:r>
        <w:r w:rsidRPr="00AB0F96">
          <w:rPr>
            <w:rFonts w:ascii="Calibri" w:eastAsia="Times New Roman" w:hAnsi="Calibri"/>
            <w:b w:val="0"/>
            <w:noProof/>
            <w:sz w:val="22"/>
            <w:szCs w:val="22"/>
            <w:lang w:val="en-US" w:eastAsia="en-US"/>
          </w:rPr>
          <w:tab/>
        </w:r>
        <w:r w:rsidRPr="004431B7">
          <w:rPr>
            <w:rStyle w:val="aff7"/>
            <w:noProof/>
          </w:rPr>
          <w:t>Objects</w:t>
        </w:r>
        <w:r>
          <w:rPr>
            <w:noProof/>
            <w:webHidden/>
          </w:rPr>
          <w:tab/>
        </w:r>
        <w:r>
          <w:rPr>
            <w:noProof/>
            <w:webHidden/>
          </w:rPr>
          <w:fldChar w:fldCharType="begin"/>
        </w:r>
        <w:r>
          <w:rPr>
            <w:noProof/>
            <w:webHidden/>
          </w:rPr>
          <w:instrText xml:space="preserve"> PAGEREF _Toc323907547 \h </w:instrText>
        </w:r>
        <w:r>
          <w:rPr>
            <w:noProof/>
            <w:webHidden/>
          </w:rPr>
        </w:r>
        <w:r>
          <w:rPr>
            <w:noProof/>
            <w:webHidden/>
          </w:rPr>
          <w:fldChar w:fldCharType="separate"/>
        </w:r>
        <w:r>
          <w:rPr>
            <w:noProof/>
            <w:webHidden/>
          </w:rPr>
          <w:t>3</w:t>
        </w:r>
        <w:r>
          <w:rPr>
            <w:noProof/>
            <w:webHidden/>
          </w:rPr>
          <w:fldChar w:fldCharType="end"/>
        </w:r>
      </w:hyperlink>
    </w:p>
    <w:p w14:paraId="7B94D8CF" w14:textId="77777777" w:rsidR="00FA200F" w:rsidRPr="00AB0F96" w:rsidRDefault="00FA200F">
      <w:pPr>
        <w:pStyle w:val="3a"/>
        <w:rPr>
          <w:rFonts w:ascii="Calibri" w:eastAsia="Times New Roman" w:hAnsi="Calibri"/>
          <w:b w:val="0"/>
          <w:noProof/>
          <w:sz w:val="22"/>
          <w:szCs w:val="22"/>
          <w:lang w:val="en-US" w:eastAsia="en-US"/>
        </w:rPr>
      </w:pPr>
      <w:hyperlink w:anchor="_Toc323907548" w:history="1">
        <w:r w:rsidRPr="004431B7">
          <w:rPr>
            <w:rStyle w:val="aff7"/>
            <w:noProof/>
          </w:rPr>
          <w:t>4.2.2</w:t>
        </w:r>
        <w:r w:rsidRPr="00AB0F96">
          <w:rPr>
            <w:rFonts w:ascii="Calibri" w:eastAsia="Times New Roman" w:hAnsi="Calibri"/>
            <w:b w:val="0"/>
            <w:noProof/>
            <w:sz w:val="22"/>
            <w:szCs w:val="22"/>
            <w:lang w:val="en-US" w:eastAsia="en-US"/>
          </w:rPr>
          <w:tab/>
        </w:r>
        <w:r w:rsidRPr="004431B7">
          <w:rPr>
            <w:rStyle w:val="aff7"/>
            <w:noProof/>
          </w:rPr>
          <w:t>The Strict Variant of ECMAScript</w:t>
        </w:r>
        <w:r>
          <w:rPr>
            <w:noProof/>
            <w:webHidden/>
          </w:rPr>
          <w:tab/>
        </w:r>
        <w:r>
          <w:rPr>
            <w:noProof/>
            <w:webHidden/>
          </w:rPr>
          <w:fldChar w:fldCharType="begin"/>
        </w:r>
        <w:r>
          <w:rPr>
            <w:noProof/>
            <w:webHidden/>
          </w:rPr>
          <w:instrText xml:space="preserve"> PAGEREF _Toc323907548 \h </w:instrText>
        </w:r>
        <w:r>
          <w:rPr>
            <w:noProof/>
            <w:webHidden/>
          </w:rPr>
        </w:r>
        <w:r>
          <w:rPr>
            <w:noProof/>
            <w:webHidden/>
          </w:rPr>
          <w:fldChar w:fldCharType="separate"/>
        </w:r>
        <w:r>
          <w:rPr>
            <w:noProof/>
            <w:webHidden/>
          </w:rPr>
          <w:t>4</w:t>
        </w:r>
        <w:r>
          <w:rPr>
            <w:noProof/>
            <w:webHidden/>
          </w:rPr>
          <w:fldChar w:fldCharType="end"/>
        </w:r>
      </w:hyperlink>
    </w:p>
    <w:p w14:paraId="184E6581" w14:textId="77777777" w:rsidR="00FA200F" w:rsidRPr="00AB0F96" w:rsidRDefault="00FA200F">
      <w:pPr>
        <w:pStyle w:val="2b"/>
        <w:rPr>
          <w:rFonts w:ascii="Calibri" w:eastAsia="Times New Roman" w:hAnsi="Calibri"/>
          <w:b w:val="0"/>
          <w:noProof/>
          <w:sz w:val="22"/>
          <w:szCs w:val="22"/>
          <w:lang w:val="en-US" w:eastAsia="en-US"/>
        </w:rPr>
      </w:pPr>
      <w:hyperlink w:anchor="_Toc323907549" w:history="1">
        <w:r w:rsidRPr="004431B7">
          <w:rPr>
            <w:rStyle w:val="aff7"/>
            <w:noProof/>
          </w:rPr>
          <w:t>4.3</w:t>
        </w:r>
        <w:r w:rsidRPr="00AB0F96">
          <w:rPr>
            <w:rFonts w:ascii="Calibri" w:eastAsia="Times New Roman" w:hAnsi="Calibri"/>
            <w:b w:val="0"/>
            <w:noProof/>
            <w:sz w:val="22"/>
            <w:szCs w:val="22"/>
            <w:lang w:val="en-US" w:eastAsia="en-US"/>
          </w:rPr>
          <w:tab/>
        </w:r>
        <w:r w:rsidRPr="004431B7">
          <w:rPr>
            <w:rStyle w:val="aff7"/>
            <w:noProof/>
          </w:rPr>
          <w:t>Terms and definitions</w:t>
        </w:r>
        <w:r>
          <w:rPr>
            <w:noProof/>
            <w:webHidden/>
          </w:rPr>
          <w:tab/>
        </w:r>
        <w:r>
          <w:rPr>
            <w:noProof/>
            <w:webHidden/>
          </w:rPr>
          <w:fldChar w:fldCharType="begin"/>
        </w:r>
        <w:r>
          <w:rPr>
            <w:noProof/>
            <w:webHidden/>
          </w:rPr>
          <w:instrText xml:space="preserve"> PAGEREF _Toc323907549 \h </w:instrText>
        </w:r>
        <w:r>
          <w:rPr>
            <w:noProof/>
            <w:webHidden/>
          </w:rPr>
        </w:r>
        <w:r>
          <w:rPr>
            <w:noProof/>
            <w:webHidden/>
          </w:rPr>
          <w:fldChar w:fldCharType="separate"/>
        </w:r>
        <w:r>
          <w:rPr>
            <w:noProof/>
            <w:webHidden/>
          </w:rPr>
          <w:t>4</w:t>
        </w:r>
        <w:r>
          <w:rPr>
            <w:noProof/>
            <w:webHidden/>
          </w:rPr>
          <w:fldChar w:fldCharType="end"/>
        </w:r>
      </w:hyperlink>
    </w:p>
    <w:p w14:paraId="1298B359" w14:textId="77777777" w:rsidR="00FA200F" w:rsidRPr="00AB0F96" w:rsidRDefault="00FA200F">
      <w:pPr>
        <w:pStyle w:val="12"/>
        <w:rPr>
          <w:rFonts w:ascii="Calibri" w:eastAsia="Times New Roman" w:hAnsi="Calibri"/>
          <w:b w:val="0"/>
          <w:noProof/>
          <w:sz w:val="22"/>
          <w:szCs w:val="22"/>
          <w:lang w:val="en-US" w:eastAsia="en-US"/>
        </w:rPr>
      </w:pPr>
      <w:hyperlink w:anchor="_Toc323907550" w:history="1">
        <w:r w:rsidRPr="004431B7">
          <w:rPr>
            <w:rStyle w:val="aff7"/>
            <w:noProof/>
          </w:rPr>
          <w:t>5</w:t>
        </w:r>
        <w:r w:rsidRPr="00AB0F96">
          <w:rPr>
            <w:rFonts w:ascii="Calibri" w:eastAsia="Times New Roman" w:hAnsi="Calibri"/>
            <w:b w:val="0"/>
            <w:noProof/>
            <w:sz w:val="22"/>
            <w:szCs w:val="22"/>
            <w:lang w:val="en-US" w:eastAsia="en-US"/>
          </w:rPr>
          <w:tab/>
        </w:r>
        <w:r w:rsidRPr="004431B7">
          <w:rPr>
            <w:rStyle w:val="aff7"/>
            <w:noProof/>
          </w:rPr>
          <w:t>Notational Conventions</w:t>
        </w:r>
        <w:r>
          <w:rPr>
            <w:noProof/>
            <w:webHidden/>
          </w:rPr>
          <w:tab/>
        </w:r>
        <w:r>
          <w:rPr>
            <w:noProof/>
            <w:webHidden/>
          </w:rPr>
          <w:fldChar w:fldCharType="begin"/>
        </w:r>
        <w:r>
          <w:rPr>
            <w:noProof/>
            <w:webHidden/>
          </w:rPr>
          <w:instrText xml:space="preserve"> PAGEREF _Toc323907550 \h </w:instrText>
        </w:r>
        <w:r>
          <w:rPr>
            <w:noProof/>
            <w:webHidden/>
          </w:rPr>
        </w:r>
        <w:r>
          <w:rPr>
            <w:noProof/>
            <w:webHidden/>
          </w:rPr>
          <w:fldChar w:fldCharType="separate"/>
        </w:r>
        <w:r>
          <w:rPr>
            <w:noProof/>
            <w:webHidden/>
          </w:rPr>
          <w:t>7</w:t>
        </w:r>
        <w:r>
          <w:rPr>
            <w:noProof/>
            <w:webHidden/>
          </w:rPr>
          <w:fldChar w:fldCharType="end"/>
        </w:r>
      </w:hyperlink>
    </w:p>
    <w:p w14:paraId="07251AA1" w14:textId="77777777" w:rsidR="00FA200F" w:rsidRPr="00AB0F96" w:rsidRDefault="00FA200F">
      <w:pPr>
        <w:pStyle w:val="2b"/>
        <w:rPr>
          <w:rFonts w:ascii="Calibri" w:eastAsia="Times New Roman" w:hAnsi="Calibri"/>
          <w:b w:val="0"/>
          <w:noProof/>
          <w:sz w:val="22"/>
          <w:szCs w:val="22"/>
          <w:lang w:val="en-US" w:eastAsia="en-US"/>
        </w:rPr>
      </w:pPr>
      <w:hyperlink w:anchor="_Toc323907551" w:history="1">
        <w:r w:rsidRPr="004431B7">
          <w:rPr>
            <w:rStyle w:val="aff7"/>
            <w:noProof/>
          </w:rPr>
          <w:t>5.1</w:t>
        </w:r>
        <w:r w:rsidRPr="00AB0F96">
          <w:rPr>
            <w:rFonts w:ascii="Calibri" w:eastAsia="Times New Roman" w:hAnsi="Calibri"/>
            <w:b w:val="0"/>
            <w:noProof/>
            <w:sz w:val="22"/>
            <w:szCs w:val="22"/>
            <w:lang w:val="en-US" w:eastAsia="en-US"/>
          </w:rPr>
          <w:tab/>
        </w:r>
        <w:r w:rsidRPr="004431B7">
          <w:rPr>
            <w:rStyle w:val="aff7"/>
            <w:noProof/>
          </w:rPr>
          <w:t>Syntactic and Lexical Grammars</w:t>
        </w:r>
        <w:r>
          <w:rPr>
            <w:noProof/>
            <w:webHidden/>
          </w:rPr>
          <w:tab/>
        </w:r>
        <w:r>
          <w:rPr>
            <w:noProof/>
            <w:webHidden/>
          </w:rPr>
          <w:fldChar w:fldCharType="begin"/>
        </w:r>
        <w:r>
          <w:rPr>
            <w:noProof/>
            <w:webHidden/>
          </w:rPr>
          <w:instrText xml:space="preserve"> PAGEREF _Toc323907551 \h </w:instrText>
        </w:r>
        <w:r>
          <w:rPr>
            <w:noProof/>
            <w:webHidden/>
          </w:rPr>
        </w:r>
        <w:r>
          <w:rPr>
            <w:noProof/>
            <w:webHidden/>
          </w:rPr>
          <w:fldChar w:fldCharType="separate"/>
        </w:r>
        <w:r>
          <w:rPr>
            <w:noProof/>
            <w:webHidden/>
          </w:rPr>
          <w:t>7</w:t>
        </w:r>
        <w:r>
          <w:rPr>
            <w:noProof/>
            <w:webHidden/>
          </w:rPr>
          <w:fldChar w:fldCharType="end"/>
        </w:r>
      </w:hyperlink>
    </w:p>
    <w:p w14:paraId="357B35EE" w14:textId="77777777" w:rsidR="00FA200F" w:rsidRPr="00AB0F96" w:rsidRDefault="00FA200F">
      <w:pPr>
        <w:pStyle w:val="3a"/>
        <w:rPr>
          <w:rFonts w:ascii="Calibri" w:eastAsia="Times New Roman" w:hAnsi="Calibri"/>
          <w:b w:val="0"/>
          <w:noProof/>
          <w:sz w:val="22"/>
          <w:szCs w:val="22"/>
          <w:lang w:val="en-US" w:eastAsia="en-US"/>
        </w:rPr>
      </w:pPr>
      <w:hyperlink w:anchor="_Toc323907552" w:history="1">
        <w:r w:rsidRPr="004431B7">
          <w:rPr>
            <w:rStyle w:val="aff7"/>
            <w:noProof/>
          </w:rPr>
          <w:t>5.1.1</w:t>
        </w:r>
        <w:r w:rsidRPr="00AB0F96">
          <w:rPr>
            <w:rFonts w:ascii="Calibri" w:eastAsia="Times New Roman" w:hAnsi="Calibri"/>
            <w:b w:val="0"/>
            <w:noProof/>
            <w:sz w:val="22"/>
            <w:szCs w:val="22"/>
            <w:lang w:val="en-US" w:eastAsia="en-US"/>
          </w:rPr>
          <w:tab/>
        </w:r>
        <w:r w:rsidRPr="004431B7">
          <w:rPr>
            <w:rStyle w:val="aff7"/>
            <w:noProof/>
          </w:rPr>
          <w:t>Context-Free Grammars</w:t>
        </w:r>
        <w:r>
          <w:rPr>
            <w:noProof/>
            <w:webHidden/>
          </w:rPr>
          <w:tab/>
        </w:r>
        <w:r>
          <w:rPr>
            <w:noProof/>
            <w:webHidden/>
          </w:rPr>
          <w:fldChar w:fldCharType="begin"/>
        </w:r>
        <w:r>
          <w:rPr>
            <w:noProof/>
            <w:webHidden/>
          </w:rPr>
          <w:instrText xml:space="preserve"> PAGEREF _Toc323907552 \h </w:instrText>
        </w:r>
        <w:r>
          <w:rPr>
            <w:noProof/>
            <w:webHidden/>
          </w:rPr>
        </w:r>
        <w:r>
          <w:rPr>
            <w:noProof/>
            <w:webHidden/>
          </w:rPr>
          <w:fldChar w:fldCharType="separate"/>
        </w:r>
        <w:r>
          <w:rPr>
            <w:noProof/>
            <w:webHidden/>
          </w:rPr>
          <w:t>7</w:t>
        </w:r>
        <w:r>
          <w:rPr>
            <w:noProof/>
            <w:webHidden/>
          </w:rPr>
          <w:fldChar w:fldCharType="end"/>
        </w:r>
      </w:hyperlink>
    </w:p>
    <w:p w14:paraId="52D0C214" w14:textId="77777777" w:rsidR="00FA200F" w:rsidRPr="00AB0F96" w:rsidRDefault="00FA200F">
      <w:pPr>
        <w:pStyle w:val="3a"/>
        <w:rPr>
          <w:rFonts w:ascii="Calibri" w:eastAsia="Times New Roman" w:hAnsi="Calibri"/>
          <w:b w:val="0"/>
          <w:noProof/>
          <w:sz w:val="22"/>
          <w:szCs w:val="22"/>
          <w:lang w:val="en-US" w:eastAsia="en-US"/>
        </w:rPr>
      </w:pPr>
      <w:hyperlink w:anchor="_Toc323907553" w:history="1">
        <w:r w:rsidRPr="004431B7">
          <w:rPr>
            <w:rStyle w:val="aff7"/>
            <w:noProof/>
          </w:rPr>
          <w:t>5.1.2</w:t>
        </w:r>
        <w:r w:rsidRPr="00AB0F96">
          <w:rPr>
            <w:rFonts w:ascii="Calibri" w:eastAsia="Times New Roman" w:hAnsi="Calibri"/>
            <w:b w:val="0"/>
            <w:noProof/>
            <w:sz w:val="22"/>
            <w:szCs w:val="22"/>
            <w:lang w:val="en-US" w:eastAsia="en-US"/>
          </w:rPr>
          <w:tab/>
        </w:r>
        <w:r w:rsidRPr="004431B7">
          <w:rPr>
            <w:rStyle w:val="aff7"/>
            <w:noProof/>
          </w:rPr>
          <w:t>The Lexical and RegExp Grammars</w:t>
        </w:r>
        <w:r>
          <w:rPr>
            <w:noProof/>
            <w:webHidden/>
          </w:rPr>
          <w:tab/>
        </w:r>
        <w:r>
          <w:rPr>
            <w:noProof/>
            <w:webHidden/>
          </w:rPr>
          <w:fldChar w:fldCharType="begin"/>
        </w:r>
        <w:r>
          <w:rPr>
            <w:noProof/>
            <w:webHidden/>
          </w:rPr>
          <w:instrText xml:space="preserve"> PAGEREF _Toc323907553 \h </w:instrText>
        </w:r>
        <w:r>
          <w:rPr>
            <w:noProof/>
            <w:webHidden/>
          </w:rPr>
        </w:r>
        <w:r>
          <w:rPr>
            <w:noProof/>
            <w:webHidden/>
          </w:rPr>
          <w:fldChar w:fldCharType="separate"/>
        </w:r>
        <w:r>
          <w:rPr>
            <w:noProof/>
            <w:webHidden/>
          </w:rPr>
          <w:t>8</w:t>
        </w:r>
        <w:r>
          <w:rPr>
            <w:noProof/>
            <w:webHidden/>
          </w:rPr>
          <w:fldChar w:fldCharType="end"/>
        </w:r>
      </w:hyperlink>
    </w:p>
    <w:p w14:paraId="2DB25235" w14:textId="77777777" w:rsidR="00FA200F" w:rsidRPr="00AB0F96" w:rsidRDefault="00FA200F">
      <w:pPr>
        <w:pStyle w:val="3a"/>
        <w:rPr>
          <w:rFonts w:ascii="Calibri" w:eastAsia="Times New Roman" w:hAnsi="Calibri"/>
          <w:b w:val="0"/>
          <w:noProof/>
          <w:sz w:val="22"/>
          <w:szCs w:val="22"/>
          <w:lang w:val="en-US" w:eastAsia="en-US"/>
        </w:rPr>
      </w:pPr>
      <w:hyperlink w:anchor="_Toc323907554" w:history="1">
        <w:r w:rsidRPr="004431B7">
          <w:rPr>
            <w:rStyle w:val="aff7"/>
            <w:noProof/>
          </w:rPr>
          <w:t>5.1.3</w:t>
        </w:r>
        <w:r w:rsidRPr="00AB0F96">
          <w:rPr>
            <w:rFonts w:ascii="Calibri" w:eastAsia="Times New Roman" w:hAnsi="Calibri"/>
            <w:b w:val="0"/>
            <w:noProof/>
            <w:sz w:val="22"/>
            <w:szCs w:val="22"/>
            <w:lang w:val="en-US" w:eastAsia="en-US"/>
          </w:rPr>
          <w:tab/>
        </w:r>
        <w:r w:rsidRPr="004431B7">
          <w:rPr>
            <w:rStyle w:val="aff7"/>
            <w:noProof/>
          </w:rPr>
          <w:t>The Numeric String Grammar</w:t>
        </w:r>
        <w:r>
          <w:rPr>
            <w:noProof/>
            <w:webHidden/>
          </w:rPr>
          <w:tab/>
        </w:r>
        <w:r>
          <w:rPr>
            <w:noProof/>
            <w:webHidden/>
          </w:rPr>
          <w:fldChar w:fldCharType="begin"/>
        </w:r>
        <w:r>
          <w:rPr>
            <w:noProof/>
            <w:webHidden/>
          </w:rPr>
          <w:instrText xml:space="preserve"> PAGEREF _Toc323907554 \h </w:instrText>
        </w:r>
        <w:r>
          <w:rPr>
            <w:noProof/>
            <w:webHidden/>
          </w:rPr>
        </w:r>
        <w:r>
          <w:rPr>
            <w:noProof/>
            <w:webHidden/>
          </w:rPr>
          <w:fldChar w:fldCharType="separate"/>
        </w:r>
        <w:r>
          <w:rPr>
            <w:noProof/>
            <w:webHidden/>
          </w:rPr>
          <w:t>8</w:t>
        </w:r>
        <w:r>
          <w:rPr>
            <w:noProof/>
            <w:webHidden/>
          </w:rPr>
          <w:fldChar w:fldCharType="end"/>
        </w:r>
      </w:hyperlink>
    </w:p>
    <w:p w14:paraId="2D088609" w14:textId="77777777" w:rsidR="00FA200F" w:rsidRPr="00AB0F96" w:rsidRDefault="00FA200F">
      <w:pPr>
        <w:pStyle w:val="3a"/>
        <w:rPr>
          <w:rFonts w:ascii="Calibri" w:eastAsia="Times New Roman" w:hAnsi="Calibri"/>
          <w:b w:val="0"/>
          <w:noProof/>
          <w:sz w:val="22"/>
          <w:szCs w:val="22"/>
          <w:lang w:val="en-US" w:eastAsia="en-US"/>
        </w:rPr>
      </w:pPr>
      <w:hyperlink w:anchor="_Toc323907555" w:history="1">
        <w:r w:rsidRPr="004431B7">
          <w:rPr>
            <w:rStyle w:val="aff7"/>
            <w:noProof/>
          </w:rPr>
          <w:t>5.1.4</w:t>
        </w:r>
        <w:r w:rsidRPr="00AB0F96">
          <w:rPr>
            <w:rFonts w:ascii="Calibri" w:eastAsia="Times New Roman" w:hAnsi="Calibri"/>
            <w:b w:val="0"/>
            <w:noProof/>
            <w:sz w:val="22"/>
            <w:szCs w:val="22"/>
            <w:lang w:val="en-US" w:eastAsia="en-US"/>
          </w:rPr>
          <w:tab/>
        </w:r>
        <w:r w:rsidRPr="004431B7">
          <w:rPr>
            <w:rStyle w:val="aff7"/>
            <w:noProof/>
          </w:rPr>
          <w:t>The Syntactic Grammar</w:t>
        </w:r>
        <w:r>
          <w:rPr>
            <w:noProof/>
            <w:webHidden/>
          </w:rPr>
          <w:tab/>
        </w:r>
        <w:r>
          <w:rPr>
            <w:noProof/>
            <w:webHidden/>
          </w:rPr>
          <w:fldChar w:fldCharType="begin"/>
        </w:r>
        <w:r>
          <w:rPr>
            <w:noProof/>
            <w:webHidden/>
          </w:rPr>
          <w:instrText xml:space="preserve"> PAGEREF _Toc323907555 \h </w:instrText>
        </w:r>
        <w:r>
          <w:rPr>
            <w:noProof/>
            <w:webHidden/>
          </w:rPr>
        </w:r>
        <w:r>
          <w:rPr>
            <w:noProof/>
            <w:webHidden/>
          </w:rPr>
          <w:fldChar w:fldCharType="separate"/>
        </w:r>
        <w:r>
          <w:rPr>
            <w:noProof/>
            <w:webHidden/>
          </w:rPr>
          <w:t>8</w:t>
        </w:r>
        <w:r>
          <w:rPr>
            <w:noProof/>
            <w:webHidden/>
          </w:rPr>
          <w:fldChar w:fldCharType="end"/>
        </w:r>
      </w:hyperlink>
    </w:p>
    <w:p w14:paraId="3B0AC563" w14:textId="77777777" w:rsidR="00FA200F" w:rsidRPr="00AB0F96" w:rsidRDefault="00FA200F">
      <w:pPr>
        <w:pStyle w:val="3a"/>
        <w:rPr>
          <w:rFonts w:ascii="Calibri" w:eastAsia="Times New Roman" w:hAnsi="Calibri"/>
          <w:b w:val="0"/>
          <w:noProof/>
          <w:sz w:val="22"/>
          <w:szCs w:val="22"/>
          <w:lang w:val="en-US" w:eastAsia="en-US"/>
        </w:rPr>
      </w:pPr>
      <w:hyperlink w:anchor="_Toc323907556" w:history="1">
        <w:r w:rsidRPr="004431B7">
          <w:rPr>
            <w:rStyle w:val="aff7"/>
            <w:noProof/>
          </w:rPr>
          <w:t>5.1.5</w:t>
        </w:r>
        <w:r w:rsidRPr="00AB0F96">
          <w:rPr>
            <w:rFonts w:ascii="Calibri" w:eastAsia="Times New Roman" w:hAnsi="Calibri"/>
            <w:b w:val="0"/>
            <w:noProof/>
            <w:sz w:val="22"/>
            <w:szCs w:val="22"/>
            <w:lang w:val="en-US" w:eastAsia="en-US"/>
          </w:rPr>
          <w:tab/>
        </w:r>
        <w:r w:rsidRPr="004431B7">
          <w:rPr>
            <w:rStyle w:val="aff7"/>
            <w:noProof/>
          </w:rPr>
          <w:t>The JSON Grammar</w:t>
        </w:r>
        <w:r>
          <w:rPr>
            <w:noProof/>
            <w:webHidden/>
          </w:rPr>
          <w:tab/>
        </w:r>
        <w:r>
          <w:rPr>
            <w:noProof/>
            <w:webHidden/>
          </w:rPr>
          <w:fldChar w:fldCharType="begin"/>
        </w:r>
        <w:r>
          <w:rPr>
            <w:noProof/>
            <w:webHidden/>
          </w:rPr>
          <w:instrText xml:space="preserve"> PAGEREF _Toc323907556 \h </w:instrText>
        </w:r>
        <w:r>
          <w:rPr>
            <w:noProof/>
            <w:webHidden/>
          </w:rPr>
        </w:r>
        <w:r>
          <w:rPr>
            <w:noProof/>
            <w:webHidden/>
          </w:rPr>
          <w:fldChar w:fldCharType="separate"/>
        </w:r>
        <w:r>
          <w:rPr>
            <w:noProof/>
            <w:webHidden/>
          </w:rPr>
          <w:t>9</w:t>
        </w:r>
        <w:r>
          <w:rPr>
            <w:noProof/>
            <w:webHidden/>
          </w:rPr>
          <w:fldChar w:fldCharType="end"/>
        </w:r>
      </w:hyperlink>
    </w:p>
    <w:p w14:paraId="274330B2" w14:textId="77777777" w:rsidR="00FA200F" w:rsidRPr="00AB0F96" w:rsidRDefault="00FA200F">
      <w:pPr>
        <w:pStyle w:val="3a"/>
        <w:rPr>
          <w:rFonts w:ascii="Calibri" w:eastAsia="Times New Roman" w:hAnsi="Calibri"/>
          <w:b w:val="0"/>
          <w:noProof/>
          <w:sz w:val="22"/>
          <w:szCs w:val="22"/>
          <w:lang w:val="en-US" w:eastAsia="en-US"/>
        </w:rPr>
      </w:pPr>
      <w:hyperlink w:anchor="_Toc323907557" w:history="1">
        <w:r w:rsidRPr="004431B7">
          <w:rPr>
            <w:rStyle w:val="aff7"/>
            <w:noProof/>
          </w:rPr>
          <w:t>5.1.6</w:t>
        </w:r>
        <w:r w:rsidRPr="00AB0F96">
          <w:rPr>
            <w:rFonts w:ascii="Calibri" w:eastAsia="Times New Roman" w:hAnsi="Calibri"/>
            <w:b w:val="0"/>
            <w:noProof/>
            <w:sz w:val="22"/>
            <w:szCs w:val="22"/>
            <w:lang w:val="en-US" w:eastAsia="en-US"/>
          </w:rPr>
          <w:tab/>
        </w:r>
        <w:r w:rsidRPr="004431B7">
          <w:rPr>
            <w:rStyle w:val="aff7"/>
            <w:noProof/>
          </w:rPr>
          <w:t>Grammar Notation</w:t>
        </w:r>
        <w:r>
          <w:rPr>
            <w:noProof/>
            <w:webHidden/>
          </w:rPr>
          <w:tab/>
        </w:r>
        <w:r>
          <w:rPr>
            <w:noProof/>
            <w:webHidden/>
          </w:rPr>
          <w:fldChar w:fldCharType="begin"/>
        </w:r>
        <w:r>
          <w:rPr>
            <w:noProof/>
            <w:webHidden/>
          </w:rPr>
          <w:instrText xml:space="preserve"> PAGEREF _Toc323907557 \h </w:instrText>
        </w:r>
        <w:r>
          <w:rPr>
            <w:noProof/>
            <w:webHidden/>
          </w:rPr>
        </w:r>
        <w:r>
          <w:rPr>
            <w:noProof/>
            <w:webHidden/>
          </w:rPr>
          <w:fldChar w:fldCharType="separate"/>
        </w:r>
        <w:r>
          <w:rPr>
            <w:noProof/>
            <w:webHidden/>
          </w:rPr>
          <w:t>9</w:t>
        </w:r>
        <w:r>
          <w:rPr>
            <w:noProof/>
            <w:webHidden/>
          </w:rPr>
          <w:fldChar w:fldCharType="end"/>
        </w:r>
      </w:hyperlink>
    </w:p>
    <w:p w14:paraId="57AFEC50" w14:textId="77777777" w:rsidR="00FA200F" w:rsidRPr="00AB0F96" w:rsidRDefault="00FA200F">
      <w:pPr>
        <w:pStyle w:val="2b"/>
        <w:rPr>
          <w:rFonts w:ascii="Calibri" w:eastAsia="Times New Roman" w:hAnsi="Calibri"/>
          <w:b w:val="0"/>
          <w:noProof/>
          <w:sz w:val="22"/>
          <w:szCs w:val="22"/>
          <w:lang w:val="en-US" w:eastAsia="en-US"/>
        </w:rPr>
      </w:pPr>
      <w:hyperlink w:anchor="_Toc323907558" w:history="1">
        <w:r w:rsidRPr="004431B7">
          <w:rPr>
            <w:rStyle w:val="aff7"/>
            <w:noProof/>
          </w:rPr>
          <w:t>5.2</w:t>
        </w:r>
        <w:r w:rsidRPr="00AB0F96">
          <w:rPr>
            <w:rFonts w:ascii="Calibri" w:eastAsia="Times New Roman" w:hAnsi="Calibri"/>
            <w:b w:val="0"/>
            <w:noProof/>
            <w:sz w:val="22"/>
            <w:szCs w:val="22"/>
            <w:lang w:val="en-US" w:eastAsia="en-US"/>
          </w:rPr>
          <w:tab/>
        </w:r>
        <w:r w:rsidRPr="004431B7">
          <w:rPr>
            <w:rStyle w:val="aff7"/>
            <w:noProof/>
          </w:rPr>
          <w:t>Algorithm Conventions</w:t>
        </w:r>
        <w:r>
          <w:rPr>
            <w:noProof/>
            <w:webHidden/>
          </w:rPr>
          <w:tab/>
        </w:r>
        <w:r>
          <w:rPr>
            <w:noProof/>
            <w:webHidden/>
          </w:rPr>
          <w:fldChar w:fldCharType="begin"/>
        </w:r>
        <w:r>
          <w:rPr>
            <w:noProof/>
            <w:webHidden/>
          </w:rPr>
          <w:instrText xml:space="preserve"> PAGEREF _Toc323907558 \h </w:instrText>
        </w:r>
        <w:r>
          <w:rPr>
            <w:noProof/>
            <w:webHidden/>
          </w:rPr>
        </w:r>
        <w:r>
          <w:rPr>
            <w:noProof/>
            <w:webHidden/>
          </w:rPr>
          <w:fldChar w:fldCharType="separate"/>
        </w:r>
        <w:r>
          <w:rPr>
            <w:noProof/>
            <w:webHidden/>
          </w:rPr>
          <w:t>12</w:t>
        </w:r>
        <w:r>
          <w:rPr>
            <w:noProof/>
            <w:webHidden/>
          </w:rPr>
          <w:fldChar w:fldCharType="end"/>
        </w:r>
      </w:hyperlink>
    </w:p>
    <w:p w14:paraId="13099620" w14:textId="77777777" w:rsidR="00FA200F" w:rsidRPr="00AB0F96" w:rsidRDefault="00FA200F">
      <w:pPr>
        <w:pStyle w:val="2b"/>
        <w:rPr>
          <w:rFonts w:ascii="Calibri" w:eastAsia="Times New Roman" w:hAnsi="Calibri"/>
          <w:b w:val="0"/>
          <w:noProof/>
          <w:sz w:val="22"/>
          <w:szCs w:val="22"/>
          <w:lang w:val="en-US" w:eastAsia="en-US"/>
        </w:rPr>
      </w:pPr>
      <w:hyperlink w:anchor="_Toc323907559" w:history="1">
        <w:r w:rsidRPr="004431B7">
          <w:rPr>
            <w:rStyle w:val="aff7"/>
            <w:noProof/>
          </w:rPr>
          <w:t>5.3 Static Semantic Rules</w:t>
        </w:r>
        <w:r>
          <w:rPr>
            <w:noProof/>
            <w:webHidden/>
          </w:rPr>
          <w:tab/>
        </w:r>
        <w:r>
          <w:rPr>
            <w:noProof/>
            <w:webHidden/>
          </w:rPr>
          <w:fldChar w:fldCharType="begin"/>
        </w:r>
        <w:r>
          <w:rPr>
            <w:noProof/>
            <w:webHidden/>
          </w:rPr>
          <w:instrText xml:space="preserve"> PAGEREF _Toc323907559 \h </w:instrText>
        </w:r>
        <w:r>
          <w:rPr>
            <w:noProof/>
            <w:webHidden/>
          </w:rPr>
        </w:r>
        <w:r>
          <w:rPr>
            <w:noProof/>
            <w:webHidden/>
          </w:rPr>
          <w:fldChar w:fldCharType="separate"/>
        </w:r>
        <w:r>
          <w:rPr>
            <w:noProof/>
            <w:webHidden/>
          </w:rPr>
          <w:t>13</w:t>
        </w:r>
        <w:r>
          <w:rPr>
            <w:noProof/>
            <w:webHidden/>
          </w:rPr>
          <w:fldChar w:fldCharType="end"/>
        </w:r>
      </w:hyperlink>
    </w:p>
    <w:p w14:paraId="71D11407" w14:textId="77777777" w:rsidR="00FA200F" w:rsidRPr="00AB0F96" w:rsidRDefault="00FA200F">
      <w:pPr>
        <w:pStyle w:val="12"/>
        <w:rPr>
          <w:rFonts w:ascii="Calibri" w:eastAsia="Times New Roman" w:hAnsi="Calibri"/>
          <w:b w:val="0"/>
          <w:noProof/>
          <w:sz w:val="22"/>
          <w:szCs w:val="22"/>
          <w:lang w:val="en-US" w:eastAsia="en-US"/>
        </w:rPr>
      </w:pPr>
      <w:hyperlink w:anchor="_Toc323907560" w:history="1">
        <w:r w:rsidRPr="004431B7">
          <w:rPr>
            <w:rStyle w:val="aff7"/>
            <w:noProof/>
          </w:rPr>
          <w:t>6</w:t>
        </w:r>
        <w:r w:rsidRPr="00AB0F96">
          <w:rPr>
            <w:rFonts w:ascii="Calibri" w:eastAsia="Times New Roman" w:hAnsi="Calibri"/>
            <w:b w:val="0"/>
            <w:noProof/>
            <w:sz w:val="22"/>
            <w:szCs w:val="22"/>
            <w:lang w:val="en-US" w:eastAsia="en-US"/>
          </w:rPr>
          <w:tab/>
        </w:r>
        <w:r w:rsidRPr="004431B7">
          <w:rPr>
            <w:rStyle w:val="aff7"/>
            <w:noProof/>
          </w:rPr>
          <w:t>Source Text</w:t>
        </w:r>
        <w:r>
          <w:rPr>
            <w:noProof/>
            <w:webHidden/>
          </w:rPr>
          <w:tab/>
        </w:r>
        <w:r>
          <w:rPr>
            <w:noProof/>
            <w:webHidden/>
          </w:rPr>
          <w:fldChar w:fldCharType="begin"/>
        </w:r>
        <w:r>
          <w:rPr>
            <w:noProof/>
            <w:webHidden/>
          </w:rPr>
          <w:instrText xml:space="preserve"> PAGEREF _Toc323907560 \h </w:instrText>
        </w:r>
        <w:r>
          <w:rPr>
            <w:noProof/>
            <w:webHidden/>
          </w:rPr>
        </w:r>
        <w:r>
          <w:rPr>
            <w:noProof/>
            <w:webHidden/>
          </w:rPr>
          <w:fldChar w:fldCharType="separate"/>
        </w:r>
        <w:r>
          <w:rPr>
            <w:noProof/>
            <w:webHidden/>
          </w:rPr>
          <w:t>13</w:t>
        </w:r>
        <w:r>
          <w:rPr>
            <w:noProof/>
            <w:webHidden/>
          </w:rPr>
          <w:fldChar w:fldCharType="end"/>
        </w:r>
      </w:hyperlink>
    </w:p>
    <w:p w14:paraId="7CFA388A" w14:textId="77777777" w:rsidR="00FA200F" w:rsidRPr="00AB0F96" w:rsidRDefault="00FA200F">
      <w:pPr>
        <w:pStyle w:val="12"/>
        <w:rPr>
          <w:rFonts w:ascii="Calibri" w:eastAsia="Times New Roman" w:hAnsi="Calibri"/>
          <w:b w:val="0"/>
          <w:noProof/>
          <w:sz w:val="22"/>
          <w:szCs w:val="22"/>
          <w:lang w:val="en-US" w:eastAsia="en-US"/>
        </w:rPr>
      </w:pPr>
      <w:hyperlink w:anchor="_Toc323907561" w:history="1">
        <w:r w:rsidRPr="004431B7">
          <w:rPr>
            <w:rStyle w:val="aff7"/>
            <w:noProof/>
          </w:rPr>
          <w:t>7</w:t>
        </w:r>
        <w:r w:rsidRPr="00AB0F96">
          <w:rPr>
            <w:rFonts w:ascii="Calibri" w:eastAsia="Times New Roman" w:hAnsi="Calibri"/>
            <w:b w:val="0"/>
            <w:noProof/>
            <w:sz w:val="22"/>
            <w:szCs w:val="22"/>
            <w:lang w:val="en-US" w:eastAsia="en-US"/>
          </w:rPr>
          <w:tab/>
        </w:r>
        <w:r w:rsidRPr="004431B7">
          <w:rPr>
            <w:rStyle w:val="aff7"/>
            <w:noProof/>
          </w:rPr>
          <w:t>Lexical Conventions</w:t>
        </w:r>
        <w:r>
          <w:rPr>
            <w:noProof/>
            <w:webHidden/>
          </w:rPr>
          <w:tab/>
        </w:r>
        <w:r>
          <w:rPr>
            <w:noProof/>
            <w:webHidden/>
          </w:rPr>
          <w:fldChar w:fldCharType="begin"/>
        </w:r>
        <w:r>
          <w:rPr>
            <w:noProof/>
            <w:webHidden/>
          </w:rPr>
          <w:instrText xml:space="preserve"> PAGEREF _Toc323907561 \h </w:instrText>
        </w:r>
        <w:r>
          <w:rPr>
            <w:noProof/>
            <w:webHidden/>
          </w:rPr>
        </w:r>
        <w:r>
          <w:rPr>
            <w:noProof/>
            <w:webHidden/>
          </w:rPr>
          <w:fldChar w:fldCharType="separate"/>
        </w:r>
        <w:r>
          <w:rPr>
            <w:noProof/>
            <w:webHidden/>
          </w:rPr>
          <w:t>14</w:t>
        </w:r>
        <w:r>
          <w:rPr>
            <w:noProof/>
            <w:webHidden/>
          </w:rPr>
          <w:fldChar w:fldCharType="end"/>
        </w:r>
      </w:hyperlink>
    </w:p>
    <w:p w14:paraId="26580AD5" w14:textId="77777777" w:rsidR="00FA200F" w:rsidRPr="00AB0F96" w:rsidRDefault="00FA200F">
      <w:pPr>
        <w:pStyle w:val="2b"/>
        <w:rPr>
          <w:rFonts w:ascii="Calibri" w:eastAsia="Times New Roman" w:hAnsi="Calibri"/>
          <w:b w:val="0"/>
          <w:noProof/>
          <w:sz w:val="22"/>
          <w:szCs w:val="22"/>
          <w:lang w:val="en-US" w:eastAsia="en-US"/>
        </w:rPr>
      </w:pPr>
      <w:hyperlink w:anchor="_Toc323907562" w:history="1">
        <w:r w:rsidRPr="004431B7">
          <w:rPr>
            <w:rStyle w:val="aff7"/>
            <w:noProof/>
          </w:rPr>
          <w:t>7.1</w:t>
        </w:r>
        <w:r w:rsidRPr="00AB0F96">
          <w:rPr>
            <w:rFonts w:ascii="Calibri" w:eastAsia="Times New Roman" w:hAnsi="Calibri"/>
            <w:b w:val="0"/>
            <w:noProof/>
            <w:sz w:val="22"/>
            <w:szCs w:val="22"/>
            <w:lang w:val="en-US" w:eastAsia="en-US"/>
          </w:rPr>
          <w:tab/>
        </w:r>
        <w:r w:rsidRPr="004431B7">
          <w:rPr>
            <w:rStyle w:val="aff7"/>
            <w:noProof/>
          </w:rPr>
          <w:t>Unicode Format-Control Characters</w:t>
        </w:r>
        <w:r>
          <w:rPr>
            <w:noProof/>
            <w:webHidden/>
          </w:rPr>
          <w:tab/>
        </w:r>
        <w:r>
          <w:rPr>
            <w:noProof/>
            <w:webHidden/>
          </w:rPr>
          <w:fldChar w:fldCharType="begin"/>
        </w:r>
        <w:r>
          <w:rPr>
            <w:noProof/>
            <w:webHidden/>
          </w:rPr>
          <w:instrText xml:space="preserve"> PAGEREF _Toc323907562 \h </w:instrText>
        </w:r>
        <w:r>
          <w:rPr>
            <w:noProof/>
            <w:webHidden/>
          </w:rPr>
        </w:r>
        <w:r>
          <w:rPr>
            <w:noProof/>
            <w:webHidden/>
          </w:rPr>
          <w:fldChar w:fldCharType="separate"/>
        </w:r>
        <w:r>
          <w:rPr>
            <w:noProof/>
            <w:webHidden/>
          </w:rPr>
          <w:t>15</w:t>
        </w:r>
        <w:r>
          <w:rPr>
            <w:noProof/>
            <w:webHidden/>
          </w:rPr>
          <w:fldChar w:fldCharType="end"/>
        </w:r>
      </w:hyperlink>
    </w:p>
    <w:p w14:paraId="1AA45B3B" w14:textId="77777777" w:rsidR="00FA200F" w:rsidRPr="00AB0F96" w:rsidRDefault="00FA200F">
      <w:pPr>
        <w:pStyle w:val="2b"/>
        <w:rPr>
          <w:rFonts w:ascii="Calibri" w:eastAsia="Times New Roman" w:hAnsi="Calibri"/>
          <w:b w:val="0"/>
          <w:noProof/>
          <w:sz w:val="22"/>
          <w:szCs w:val="22"/>
          <w:lang w:val="en-US" w:eastAsia="en-US"/>
        </w:rPr>
      </w:pPr>
      <w:hyperlink w:anchor="_Toc323907563" w:history="1">
        <w:r w:rsidRPr="004431B7">
          <w:rPr>
            <w:rStyle w:val="aff7"/>
            <w:noProof/>
          </w:rPr>
          <w:t>7.2</w:t>
        </w:r>
        <w:r w:rsidRPr="00AB0F96">
          <w:rPr>
            <w:rFonts w:ascii="Calibri" w:eastAsia="Times New Roman" w:hAnsi="Calibri"/>
            <w:b w:val="0"/>
            <w:noProof/>
            <w:sz w:val="22"/>
            <w:szCs w:val="22"/>
            <w:lang w:val="en-US" w:eastAsia="en-US"/>
          </w:rPr>
          <w:tab/>
        </w:r>
        <w:r w:rsidRPr="004431B7">
          <w:rPr>
            <w:rStyle w:val="aff7"/>
            <w:noProof/>
          </w:rPr>
          <w:t>White Space</w:t>
        </w:r>
        <w:r>
          <w:rPr>
            <w:noProof/>
            <w:webHidden/>
          </w:rPr>
          <w:tab/>
        </w:r>
        <w:r>
          <w:rPr>
            <w:noProof/>
            <w:webHidden/>
          </w:rPr>
          <w:fldChar w:fldCharType="begin"/>
        </w:r>
        <w:r>
          <w:rPr>
            <w:noProof/>
            <w:webHidden/>
          </w:rPr>
          <w:instrText xml:space="preserve"> PAGEREF _Toc323907563 \h </w:instrText>
        </w:r>
        <w:r>
          <w:rPr>
            <w:noProof/>
            <w:webHidden/>
          </w:rPr>
        </w:r>
        <w:r>
          <w:rPr>
            <w:noProof/>
            <w:webHidden/>
          </w:rPr>
          <w:fldChar w:fldCharType="separate"/>
        </w:r>
        <w:r>
          <w:rPr>
            <w:noProof/>
            <w:webHidden/>
          </w:rPr>
          <w:t>15</w:t>
        </w:r>
        <w:r>
          <w:rPr>
            <w:noProof/>
            <w:webHidden/>
          </w:rPr>
          <w:fldChar w:fldCharType="end"/>
        </w:r>
      </w:hyperlink>
    </w:p>
    <w:p w14:paraId="2E4CB5B6" w14:textId="77777777" w:rsidR="00FA200F" w:rsidRPr="00AB0F96" w:rsidRDefault="00FA200F">
      <w:pPr>
        <w:pStyle w:val="2b"/>
        <w:rPr>
          <w:rFonts w:ascii="Calibri" w:eastAsia="Times New Roman" w:hAnsi="Calibri"/>
          <w:b w:val="0"/>
          <w:noProof/>
          <w:sz w:val="22"/>
          <w:szCs w:val="22"/>
          <w:lang w:val="en-US" w:eastAsia="en-US"/>
        </w:rPr>
      </w:pPr>
      <w:hyperlink w:anchor="_Toc323907564" w:history="1">
        <w:r w:rsidRPr="004431B7">
          <w:rPr>
            <w:rStyle w:val="aff7"/>
            <w:noProof/>
          </w:rPr>
          <w:t>7.3</w:t>
        </w:r>
        <w:r w:rsidRPr="00AB0F96">
          <w:rPr>
            <w:rFonts w:ascii="Calibri" w:eastAsia="Times New Roman" w:hAnsi="Calibri"/>
            <w:b w:val="0"/>
            <w:noProof/>
            <w:sz w:val="22"/>
            <w:szCs w:val="22"/>
            <w:lang w:val="en-US" w:eastAsia="en-US"/>
          </w:rPr>
          <w:tab/>
        </w:r>
        <w:r w:rsidRPr="004431B7">
          <w:rPr>
            <w:rStyle w:val="aff7"/>
            <w:noProof/>
          </w:rPr>
          <w:t>Line Terminators</w:t>
        </w:r>
        <w:r>
          <w:rPr>
            <w:noProof/>
            <w:webHidden/>
          </w:rPr>
          <w:tab/>
        </w:r>
        <w:r>
          <w:rPr>
            <w:noProof/>
            <w:webHidden/>
          </w:rPr>
          <w:fldChar w:fldCharType="begin"/>
        </w:r>
        <w:r>
          <w:rPr>
            <w:noProof/>
            <w:webHidden/>
          </w:rPr>
          <w:instrText xml:space="preserve"> PAGEREF _Toc323907564 \h </w:instrText>
        </w:r>
        <w:r>
          <w:rPr>
            <w:noProof/>
            <w:webHidden/>
          </w:rPr>
        </w:r>
        <w:r>
          <w:rPr>
            <w:noProof/>
            <w:webHidden/>
          </w:rPr>
          <w:fldChar w:fldCharType="separate"/>
        </w:r>
        <w:r>
          <w:rPr>
            <w:noProof/>
            <w:webHidden/>
          </w:rPr>
          <w:t>16</w:t>
        </w:r>
        <w:r>
          <w:rPr>
            <w:noProof/>
            <w:webHidden/>
          </w:rPr>
          <w:fldChar w:fldCharType="end"/>
        </w:r>
      </w:hyperlink>
    </w:p>
    <w:p w14:paraId="4FE3C156" w14:textId="77777777" w:rsidR="00FA200F" w:rsidRPr="00AB0F96" w:rsidRDefault="00FA200F">
      <w:pPr>
        <w:pStyle w:val="2b"/>
        <w:rPr>
          <w:rFonts w:ascii="Calibri" w:eastAsia="Times New Roman" w:hAnsi="Calibri"/>
          <w:b w:val="0"/>
          <w:noProof/>
          <w:sz w:val="22"/>
          <w:szCs w:val="22"/>
          <w:lang w:val="en-US" w:eastAsia="en-US"/>
        </w:rPr>
      </w:pPr>
      <w:hyperlink w:anchor="_Toc323907565" w:history="1">
        <w:r w:rsidRPr="004431B7">
          <w:rPr>
            <w:rStyle w:val="aff7"/>
            <w:noProof/>
          </w:rPr>
          <w:t>7.4</w:t>
        </w:r>
        <w:r w:rsidRPr="00AB0F96">
          <w:rPr>
            <w:rFonts w:ascii="Calibri" w:eastAsia="Times New Roman" w:hAnsi="Calibri"/>
            <w:b w:val="0"/>
            <w:noProof/>
            <w:sz w:val="22"/>
            <w:szCs w:val="22"/>
            <w:lang w:val="en-US" w:eastAsia="en-US"/>
          </w:rPr>
          <w:tab/>
        </w:r>
        <w:r w:rsidRPr="004431B7">
          <w:rPr>
            <w:rStyle w:val="aff7"/>
            <w:noProof/>
          </w:rPr>
          <w:t>Comments</w:t>
        </w:r>
        <w:r>
          <w:rPr>
            <w:noProof/>
            <w:webHidden/>
          </w:rPr>
          <w:tab/>
        </w:r>
        <w:r>
          <w:rPr>
            <w:noProof/>
            <w:webHidden/>
          </w:rPr>
          <w:fldChar w:fldCharType="begin"/>
        </w:r>
        <w:r>
          <w:rPr>
            <w:noProof/>
            <w:webHidden/>
          </w:rPr>
          <w:instrText xml:space="preserve"> PAGEREF _Toc323907565 \h </w:instrText>
        </w:r>
        <w:r>
          <w:rPr>
            <w:noProof/>
            <w:webHidden/>
          </w:rPr>
        </w:r>
        <w:r>
          <w:rPr>
            <w:noProof/>
            <w:webHidden/>
          </w:rPr>
          <w:fldChar w:fldCharType="separate"/>
        </w:r>
        <w:r>
          <w:rPr>
            <w:noProof/>
            <w:webHidden/>
          </w:rPr>
          <w:t>17</w:t>
        </w:r>
        <w:r>
          <w:rPr>
            <w:noProof/>
            <w:webHidden/>
          </w:rPr>
          <w:fldChar w:fldCharType="end"/>
        </w:r>
      </w:hyperlink>
    </w:p>
    <w:p w14:paraId="6F7CDF40" w14:textId="77777777" w:rsidR="00FA200F" w:rsidRPr="00AB0F96" w:rsidRDefault="00FA200F">
      <w:pPr>
        <w:pStyle w:val="2b"/>
        <w:rPr>
          <w:rFonts w:ascii="Calibri" w:eastAsia="Times New Roman" w:hAnsi="Calibri"/>
          <w:b w:val="0"/>
          <w:noProof/>
          <w:sz w:val="22"/>
          <w:szCs w:val="22"/>
          <w:lang w:val="en-US" w:eastAsia="en-US"/>
        </w:rPr>
      </w:pPr>
      <w:hyperlink w:anchor="_Toc323907566" w:history="1">
        <w:r w:rsidRPr="004431B7">
          <w:rPr>
            <w:rStyle w:val="aff7"/>
            <w:noProof/>
          </w:rPr>
          <w:t>7.5</w:t>
        </w:r>
        <w:r w:rsidRPr="00AB0F96">
          <w:rPr>
            <w:rFonts w:ascii="Calibri" w:eastAsia="Times New Roman" w:hAnsi="Calibri"/>
            <w:b w:val="0"/>
            <w:noProof/>
            <w:sz w:val="22"/>
            <w:szCs w:val="22"/>
            <w:lang w:val="en-US" w:eastAsia="en-US"/>
          </w:rPr>
          <w:tab/>
        </w:r>
        <w:r w:rsidRPr="004431B7">
          <w:rPr>
            <w:rStyle w:val="aff7"/>
            <w:noProof/>
          </w:rPr>
          <w:t>Tokens</w:t>
        </w:r>
        <w:r>
          <w:rPr>
            <w:noProof/>
            <w:webHidden/>
          </w:rPr>
          <w:tab/>
        </w:r>
        <w:r>
          <w:rPr>
            <w:noProof/>
            <w:webHidden/>
          </w:rPr>
          <w:fldChar w:fldCharType="begin"/>
        </w:r>
        <w:r>
          <w:rPr>
            <w:noProof/>
            <w:webHidden/>
          </w:rPr>
          <w:instrText xml:space="preserve"> PAGEREF _Toc323907566 \h </w:instrText>
        </w:r>
        <w:r>
          <w:rPr>
            <w:noProof/>
            <w:webHidden/>
          </w:rPr>
        </w:r>
        <w:r>
          <w:rPr>
            <w:noProof/>
            <w:webHidden/>
          </w:rPr>
          <w:fldChar w:fldCharType="separate"/>
        </w:r>
        <w:r>
          <w:rPr>
            <w:noProof/>
            <w:webHidden/>
          </w:rPr>
          <w:t>17</w:t>
        </w:r>
        <w:r>
          <w:rPr>
            <w:noProof/>
            <w:webHidden/>
          </w:rPr>
          <w:fldChar w:fldCharType="end"/>
        </w:r>
      </w:hyperlink>
    </w:p>
    <w:p w14:paraId="248D8061" w14:textId="77777777" w:rsidR="00FA200F" w:rsidRPr="00AB0F96" w:rsidRDefault="00FA200F">
      <w:pPr>
        <w:pStyle w:val="2b"/>
        <w:rPr>
          <w:rFonts w:ascii="Calibri" w:eastAsia="Times New Roman" w:hAnsi="Calibri"/>
          <w:b w:val="0"/>
          <w:noProof/>
          <w:sz w:val="22"/>
          <w:szCs w:val="22"/>
          <w:lang w:val="en-US" w:eastAsia="en-US"/>
        </w:rPr>
      </w:pPr>
      <w:hyperlink w:anchor="_Toc323907567" w:history="1">
        <w:r w:rsidRPr="004431B7">
          <w:rPr>
            <w:rStyle w:val="aff7"/>
            <w:noProof/>
          </w:rPr>
          <w:t>7.6</w:t>
        </w:r>
        <w:r w:rsidRPr="00AB0F96">
          <w:rPr>
            <w:rFonts w:ascii="Calibri" w:eastAsia="Times New Roman" w:hAnsi="Calibri"/>
            <w:b w:val="0"/>
            <w:noProof/>
            <w:sz w:val="22"/>
            <w:szCs w:val="22"/>
            <w:lang w:val="en-US" w:eastAsia="en-US"/>
          </w:rPr>
          <w:tab/>
        </w:r>
        <w:r w:rsidRPr="004431B7">
          <w:rPr>
            <w:rStyle w:val="aff7"/>
            <w:noProof/>
          </w:rPr>
          <w:t>Identifier Names and Identifiers</w:t>
        </w:r>
        <w:r>
          <w:rPr>
            <w:noProof/>
            <w:webHidden/>
          </w:rPr>
          <w:tab/>
        </w:r>
        <w:r>
          <w:rPr>
            <w:noProof/>
            <w:webHidden/>
          </w:rPr>
          <w:fldChar w:fldCharType="begin"/>
        </w:r>
        <w:r>
          <w:rPr>
            <w:noProof/>
            <w:webHidden/>
          </w:rPr>
          <w:instrText xml:space="preserve"> PAGEREF _Toc323907567 \h </w:instrText>
        </w:r>
        <w:r>
          <w:rPr>
            <w:noProof/>
            <w:webHidden/>
          </w:rPr>
        </w:r>
        <w:r>
          <w:rPr>
            <w:noProof/>
            <w:webHidden/>
          </w:rPr>
          <w:fldChar w:fldCharType="separate"/>
        </w:r>
        <w:r>
          <w:rPr>
            <w:noProof/>
            <w:webHidden/>
          </w:rPr>
          <w:t>18</w:t>
        </w:r>
        <w:r>
          <w:rPr>
            <w:noProof/>
            <w:webHidden/>
          </w:rPr>
          <w:fldChar w:fldCharType="end"/>
        </w:r>
      </w:hyperlink>
    </w:p>
    <w:p w14:paraId="6382D2E4" w14:textId="77777777" w:rsidR="00FA200F" w:rsidRPr="00AB0F96" w:rsidRDefault="00FA200F">
      <w:pPr>
        <w:pStyle w:val="3a"/>
        <w:rPr>
          <w:rFonts w:ascii="Calibri" w:eastAsia="Times New Roman" w:hAnsi="Calibri"/>
          <w:b w:val="0"/>
          <w:noProof/>
          <w:sz w:val="22"/>
          <w:szCs w:val="22"/>
          <w:lang w:val="en-US" w:eastAsia="en-US"/>
        </w:rPr>
      </w:pPr>
      <w:hyperlink w:anchor="_Toc323907568" w:history="1">
        <w:r w:rsidRPr="004431B7">
          <w:rPr>
            <w:rStyle w:val="aff7"/>
            <w:noProof/>
          </w:rPr>
          <w:t>7.6.1</w:t>
        </w:r>
        <w:r w:rsidRPr="00AB0F96">
          <w:rPr>
            <w:rFonts w:ascii="Calibri" w:eastAsia="Times New Roman" w:hAnsi="Calibri"/>
            <w:b w:val="0"/>
            <w:noProof/>
            <w:sz w:val="22"/>
            <w:szCs w:val="22"/>
            <w:lang w:val="en-US" w:eastAsia="en-US"/>
          </w:rPr>
          <w:tab/>
        </w:r>
        <w:r w:rsidRPr="004431B7">
          <w:rPr>
            <w:rStyle w:val="aff7"/>
            <w:noProof/>
          </w:rPr>
          <w:t>Reserved Words</w:t>
        </w:r>
        <w:r>
          <w:rPr>
            <w:noProof/>
            <w:webHidden/>
          </w:rPr>
          <w:tab/>
        </w:r>
        <w:r>
          <w:rPr>
            <w:noProof/>
            <w:webHidden/>
          </w:rPr>
          <w:fldChar w:fldCharType="begin"/>
        </w:r>
        <w:r>
          <w:rPr>
            <w:noProof/>
            <w:webHidden/>
          </w:rPr>
          <w:instrText xml:space="preserve"> PAGEREF _Toc323907568 \h </w:instrText>
        </w:r>
        <w:r>
          <w:rPr>
            <w:noProof/>
            <w:webHidden/>
          </w:rPr>
        </w:r>
        <w:r>
          <w:rPr>
            <w:noProof/>
            <w:webHidden/>
          </w:rPr>
          <w:fldChar w:fldCharType="separate"/>
        </w:r>
        <w:r>
          <w:rPr>
            <w:noProof/>
            <w:webHidden/>
          </w:rPr>
          <w:t>19</w:t>
        </w:r>
        <w:r>
          <w:rPr>
            <w:noProof/>
            <w:webHidden/>
          </w:rPr>
          <w:fldChar w:fldCharType="end"/>
        </w:r>
      </w:hyperlink>
    </w:p>
    <w:p w14:paraId="2CE163E0" w14:textId="77777777" w:rsidR="00FA200F" w:rsidRPr="00AB0F96" w:rsidRDefault="00FA200F">
      <w:pPr>
        <w:pStyle w:val="2b"/>
        <w:rPr>
          <w:rFonts w:ascii="Calibri" w:eastAsia="Times New Roman" w:hAnsi="Calibri"/>
          <w:b w:val="0"/>
          <w:noProof/>
          <w:sz w:val="22"/>
          <w:szCs w:val="22"/>
          <w:lang w:val="en-US" w:eastAsia="en-US"/>
        </w:rPr>
      </w:pPr>
      <w:hyperlink w:anchor="_Toc323907569" w:history="1">
        <w:r w:rsidRPr="004431B7">
          <w:rPr>
            <w:rStyle w:val="aff7"/>
            <w:noProof/>
          </w:rPr>
          <w:t>7.7</w:t>
        </w:r>
        <w:r w:rsidRPr="00AB0F96">
          <w:rPr>
            <w:rFonts w:ascii="Calibri" w:eastAsia="Times New Roman" w:hAnsi="Calibri"/>
            <w:b w:val="0"/>
            <w:noProof/>
            <w:sz w:val="22"/>
            <w:szCs w:val="22"/>
            <w:lang w:val="en-US" w:eastAsia="en-US"/>
          </w:rPr>
          <w:tab/>
        </w:r>
        <w:r w:rsidRPr="004431B7">
          <w:rPr>
            <w:rStyle w:val="aff7"/>
            <w:noProof/>
          </w:rPr>
          <w:t>Punctuators</w:t>
        </w:r>
        <w:r>
          <w:rPr>
            <w:noProof/>
            <w:webHidden/>
          </w:rPr>
          <w:tab/>
        </w:r>
        <w:r>
          <w:rPr>
            <w:noProof/>
            <w:webHidden/>
          </w:rPr>
          <w:fldChar w:fldCharType="begin"/>
        </w:r>
        <w:r>
          <w:rPr>
            <w:noProof/>
            <w:webHidden/>
          </w:rPr>
          <w:instrText xml:space="preserve"> PAGEREF _Toc323907569 \h </w:instrText>
        </w:r>
        <w:r>
          <w:rPr>
            <w:noProof/>
            <w:webHidden/>
          </w:rPr>
        </w:r>
        <w:r>
          <w:rPr>
            <w:noProof/>
            <w:webHidden/>
          </w:rPr>
          <w:fldChar w:fldCharType="separate"/>
        </w:r>
        <w:r>
          <w:rPr>
            <w:noProof/>
            <w:webHidden/>
          </w:rPr>
          <w:t>20</w:t>
        </w:r>
        <w:r>
          <w:rPr>
            <w:noProof/>
            <w:webHidden/>
          </w:rPr>
          <w:fldChar w:fldCharType="end"/>
        </w:r>
      </w:hyperlink>
    </w:p>
    <w:p w14:paraId="5DC14331" w14:textId="77777777" w:rsidR="00FA200F" w:rsidRPr="00AB0F96" w:rsidRDefault="00FA200F">
      <w:pPr>
        <w:pStyle w:val="2b"/>
        <w:rPr>
          <w:rFonts w:ascii="Calibri" w:eastAsia="Times New Roman" w:hAnsi="Calibri"/>
          <w:b w:val="0"/>
          <w:noProof/>
          <w:sz w:val="22"/>
          <w:szCs w:val="22"/>
          <w:lang w:val="en-US" w:eastAsia="en-US"/>
        </w:rPr>
      </w:pPr>
      <w:hyperlink w:anchor="_Toc323907570" w:history="1">
        <w:r w:rsidRPr="004431B7">
          <w:rPr>
            <w:rStyle w:val="aff7"/>
            <w:noProof/>
          </w:rPr>
          <w:t>7.8</w:t>
        </w:r>
        <w:r w:rsidRPr="00AB0F96">
          <w:rPr>
            <w:rFonts w:ascii="Calibri" w:eastAsia="Times New Roman" w:hAnsi="Calibri"/>
            <w:b w:val="0"/>
            <w:noProof/>
            <w:sz w:val="22"/>
            <w:szCs w:val="22"/>
            <w:lang w:val="en-US" w:eastAsia="en-US"/>
          </w:rPr>
          <w:tab/>
        </w:r>
        <w:r w:rsidRPr="004431B7">
          <w:rPr>
            <w:rStyle w:val="aff7"/>
            <w:noProof/>
          </w:rPr>
          <w:t>Literals</w:t>
        </w:r>
        <w:r>
          <w:rPr>
            <w:noProof/>
            <w:webHidden/>
          </w:rPr>
          <w:tab/>
        </w:r>
        <w:r>
          <w:rPr>
            <w:noProof/>
            <w:webHidden/>
          </w:rPr>
          <w:fldChar w:fldCharType="begin"/>
        </w:r>
        <w:r>
          <w:rPr>
            <w:noProof/>
            <w:webHidden/>
          </w:rPr>
          <w:instrText xml:space="preserve"> PAGEREF _Toc323907570 \h </w:instrText>
        </w:r>
        <w:r>
          <w:rPr>
            <w:noProof/>
            <w:webHidden/>
          </w:rPr>
        </w:r>
        <w:r>
          <w:rPr>
            <w:noProof/>
            <w:webHidden/>
          </w:rPr>
          <w:fldChar w:fldCharType="separate"/>
        </w:r>
        <w:r>
          <w:rPr>
            <w:noProof/>
            <w:webHidden/>
          </w:rPr>
          <w:t>20</w:t>
        </w:r>
        <w:r>
          <w:rPr>
            <w:noProof/>
            <w:webHidden/>
          </w:rPr>
          <w:fldChar w:fldCharType="end"/>
        </w:r>
      </w:hyperlink>
    </w:p>
    <w:p w14:paraId="5A3B9F31" w14:textId="77777777" w:rsidR="00FA200F" w:rsidRPr="00AB0F96" w:rsidRDefault="00FA200F">
      <w:pPr>
        <w:pStyle w:val="3a"/>
        <w:rPr>
          <w:rFonts w:ascii="Calibri" w:eastAsia="Times New Roman" w:hAnsi="Calibri"/>
          <w:b w:val="0"/>
          <w:noProof/>
          <w:sz w:val="22"/>
          <w:szCs w:val="22"/>
          <w:lang w:val="en-US" w:eastAsia="en-US"/>
        </w:rPr>
      </w:pPr>
      <w:hyperlink w:anchor="_Toc323907571" w:history="1">
        <w:r w:rsidRPr="004431B7">
          <w:rPr>
            <w:rStyle w:val="aff7"/>
            <w:noProof/>
          </w:rPr>
          <w:t>7.8.1</w:t>
        </w:r>
        <w:r w:rsidRPr="00AB0F96">
          <w:rPr>
            <w:rFonts w:ascii="Calibri" w:eastAsia="Times New Roman" w:hAnsi="Calibri"/>
            <w:b w:val="0"/>
            <w:noProof/>
            <w:sz w:val="22"/>
            <w:szCs w:val="22"/>
            <w:lang w:val="en-US" w:eastAsia="en-US"/>
          </w:rPr>
          <w:tab/>
        </w:r>
        <w:r w:rsidRPr="004431B7">
          <w:rPr>
            <w:rStyle w:val="aff7"/>
            <w:noProof/>
          </w:rPr>
          <w:t>Null Literals</w:t>
        </w:r>
        <w:r>
          <w:rPr>
            <w:noProof/>
            <w:webHidden/>
          </w:rPr>
          <w:tab/>
        </w:r>
        <w:r>
          <w:rPr>
            <w:noProof/>
            <w:webHidden/>
          </w:rPr>
          <w:fldChar w:fldCharType="begin"/>
        </w:r>
        <w:r>
          <w:rPr>
            <w:noProof/>
            <w:webHidden/>
          </w:rPr>
          <w:instrText xml:space="preserve"> PAGEREF _Toc323907571 \h </w:instrText>
        </w:r>
        <w:r>
          <w:rPr>
            <w:noProof/>
            <w:webHidden/>
          </w:rPr>
        </w:r>
        <w:r>
          <w:rPr>
            <w:noProof/>
            <w:webHidden/>
          </w:rPr>
          <w:fldChar w:fldCharType="separate"/>
        </w:r>
        <w:r>
          <w:rPr>
            <w:noProof/>
            <w:webHidden/>
          </w:rPr>
          <w:t>20</w:t>
        </w:r>
        <w:r>
          <w:rPr>
            <w:noProof/>
            <w:webHidden/>
          </w:rPr>
          <w:fldChar w:fldCharType="end"/>
        </w:r>
      </w:hyperlink>
    </w:p>
    <w:p w14:paraId="3C570653" w14:textId="77777777" w:rsidR="00FA200F" w:rsidRPr="00AB0F96" w:rsidRDefault="00FA200F">
      <w:pPr>
        <w:pStyle w:val="3a"/>
        <w:rPr>
          <w:rFonts w:ascii="Calibri" w:eastAsia="Times New Roman" w:hAnsi="Calibri"/>
          <w:b w:val="0"/>
          <w:noProof/>
          <w:sz w:val="22"/>
          <w:szCs w:val="22"/>
          <w:lang w:val="en-US" w:eastAsia="en-US"/>
        </w:rPr>
      </w:pPr>
      <w:hyperlink w:anchor="_Toc323907572" w:history="1">
        <w:r w:rsidRPr="004431B7">
          <w:rPr>
            <w:rStyle w:val="aff7"/>
            <w:noProof/>
          </w:rPr>
          <w:t>7.8.2</w:t>
        </w:r>
        <w:r w:rsidRPr="00AB0F96">
          <w:rPr>
            <w:rFonts w:ascii="Calibri" w:eastAsia="Times New Roman" w:hAnsi="Calibri"/>
            <w:b w:val="0"/>
            <w:noProof/>
            <w:sz w:val="22"/>
            <w:szCs w:val="22"/>
            <w:lang w:val="en-US" w:eastAsia="en-US"/>
          </w:rPr>
          <w:tab/>
        </w:r>
        <w:r w:rsidRPr="004431B7">
          <w:rPr>
            <w:rStyle w:val="aff7"/>
            <w:noProof/>
          </w:rPr>
          <w:t>Boolean Literals</w:t>
        </w:r>
        <w:r>
          <w:rPr>
            <w:noProof/>
            <w:webHidden/>
          </w:rPr>
          <w:tab/>
        </w:r>
        <w:r>
          <w:rPr>
            <w:noProof/>
            <w:webHidden/>
          </w:rPr>
          <w:fldChar w:fldCharType="begin"/>
        </w:r>
        <w:r>
          <w:rPr>
            <w:noProof/>
            <w:webHidden/>
          </w:rPr>
          <w:instrText xml:space="preserve"> PAGEREF _Toc323907572 \h </w:instrText>
        </w:r>
        <w:r>
          <w:rPr>
            <w:noProof/>
            <w:webHidden/>
          </w:rPr>
        </w:r>
        <w:r>
          <w:rPr>
            <w:noProof/>
            <w:webHidden/>
          </w:rPr>
          <w:fldChar w:fldCharType="separate"/>
        </w:r>
        <w:r>
          <w:rPr>
            <w:noProof/>
            <w:webHidden/>
          </w:rPr>
          <w:t>21</w:t>
        </w:r>
        <w:r>
          <w:rPr>
            <w:noProof/>
            <w:webHidden/>
          </w:rPr>
          <w:fldChar w:fldCharType="end"/>
        </w:r>
      </w:hyperlink>
    </w:p>
    <w:p w14:paraId="719A6ABA" w14:textId="77777777" w:rsidR="00FA200F" w:rsidRPr="00AB0F96" w:rsidRDefault="00FA200F">
      <w:pPr>
        <w:pStyle w:val="3a"/>
        <w:rPr>
          <w:rFonts w:ascii="Calibri" w:eastAsia="Times New Roman" w:hAnsi="Calibri"/>
          <w:b w:val="0"/>
          <w:noProof/>
          <w:sz w:val="22"/>
          <w:szCs w:val="22"/>
          <w:lang w:val="en-US" w:eastAsia="en-US"/>
        </w:rPr>
      </w:pPr>
      <w:hyperlink w:anchor="_Toc323907573" w:history="1">
        <w:r w:rsidRPr="004431B7">
          <w:rPr>
            <w:rStyle w:val="aff7"/>
            <w:noProof/>
          </w:rPr>
          <w:t>7.8.3</w:t>
        </w:r>
        <w:r w:rsidRPr="00AB0F96">
          <w:rPr>
            <w:rFonts w:ascii="Calibri" w:eastAsia="Times New Roman" w:hAnsi="Calibri"/>
            <w:b w:val="0"/>
            <w:noProof/>
            <w:sz w:val="22"/>
            <w:szCs w:val="22"/>
            <w:lang w:val="en-US" w:eastAsia="en-US"/>
          </w:rPr>
          <w:tab/>
        </w:r>
        <w:r w:rsidRPr="004431B7">
          <w:rPr>
            <w:rStyle w:val="aff7"/>
            <w:noProof/>
          </w:rPr>
          <w:t>Numeric Literals</w:t>
        </w:r>
        <w:r>
          <w:rPr>
            <w:noProof/>
            <w:webHidden/>
          </w:rPr>
          <w:tab/>
        </w:r>
        <w:r>
          <w:rPr>
            <w:noProof/>
            <w:webHidden/>
          </w:rPr>
          <w:fldChar w:fldCharType="begin"/>
        </w:r>
        <w:r>
          <w:rPr>
            <w:noProof/>
            <w:webHidden/>
          </w:rPr>
          <w:instrText xml:space="preserve"> PAGEREF _Toc323907573 \h </w:instrText>
        </w:r>
        <w:r>
          <w:rPr>
            <w:noProof/>
            <w:webHidden/>
          </w:rPr>
        </w:r>
        <w:r>
          <w:rPr>
            <w:noProof/>
            <w:webHidden/>
          </w:rPr>
          <w:fldChar w:fldCharType="separate"/>
        </w:r>
        <w:r>
          <w:rPr>
            <w:noProof/>
            <w:webHidden/>
          </w:rPr>
          <w:t>21</w:t>
        </w:r>
        <w:r>
          <w:rPr>
            <w:noProof/>
            <w:webHidden/>
          </w:rPr>
          <w:fldChar w:fldCharType="end"/>
        </w:r>
      </w:hyperlink>
    </w:p>
    <w:p w14:paraId="4BFD53D6" w14:textId="77777777" w:rsidR="00FA200F" w:rsidRPr="00AB0F96" w:rsidRDefault="00FA200F">
      <w:pPr>
        <w:pStyle w:val="3a"/>
        <w:rPr>
          <w:rFonts w:ascii="Calibri" w:eastAsia="Times New Roman" w:hAnsi="Calibri"/>
          <w:b w:val="0"/>
          <w:noProof/>
          <w:sz w:val="22"/>
          <w:szCs w:val="22"/>
          <w:lang w:val="en-US" w:eastAsia="en-US"/>
        </w:rPr>
      </w:pPr>
      <w:hyperlink w:anchor="_Toc323907574" w:history="1">
        <w:r w:rsidRPr="004431B7">
          <w:rPr>
            <w:rStyle w:val="aff7"/>
            <w:noProof/>
          </w:rPr>
          <w:t>7.8.4</w:t>
        </w:r>
        <w:r w:rsidRPr="00AB0F96">
          <w:rPr>
            <w:rFonts w:ascii="Calibri" w:eastAsia="Times New Roman" w:hAnsi="Calibri"/>
            <w:b w:val="0"/>
            <w:noProof/>
            <w:sz w:val="22"/>
            <w:szCs w:val="22"/>
            <w:lang w:val="en-US" w:eastAsia="en-US"/>
          </w:rPr>
          <w:tab/>
        </w:r>
        <w:r w:rsidRPr="004431B7">
          <w:rPr>
            <w:rStyle w:val="aff7"/>
            <w:noProof/>
          </w:rPr>
          <w:t>String Literals</w:t>
        </w:r>
        <w:r>
          <w:rPr>
            <w:noProof/>
            <w:webHidden/>
          </w:rPr>
          <w:tab/>
        </w:r>
        <w:r>
          <w:rPr>
            <w:noProof/>
            <w:webHidden/>
          </w:rPr>
          <w:fldChar w:fldCharType="begin"/>
        </w:r>
        <w:r>
          <w:rPr>
            <w:noProof/>
            <w:webHidden/>
          </w:rPr>
          <w:instrText xml:space="preserve"> PAGEREF _Toc323907574 \h </w:instrText>
        </w:r>
        <w:r>
          <w:rPr>
            <w:noProof/>
            <w:webHidden/>
          </w:rPr>
        </w:r>
        <w:r>
          <w:rPr>
            <w:noProof/>
            <w:webHidden/>
          </w:rPr>
          <w:fldChar w:fldCharType="separate"/>
        </w:r>
        <w:r>
          <w:rPr>
            <w:noProof/>
            <w:webHidden/>
          </w:rPr>
          <w:t>24</w:t>
        </w:r>
        <w:r>
          <w:rPr>
            <w:noProof/>
            <w:webHidden/>
          </w:rPr>
          <w:fldChar w:fldCharType="end"/>
        </w:r>
      </w:hyperlink>
    </w:p>
    <w:p w14:paraId="508612BB" w14:textId="77777777" w:rsidR="00FA200F" w:rsidRPr="00AB0F96" w:rsidRDefault="00FA200F">
      <w:pPr>
        <w:pStyle w:val="3a"/>
        <w:rPr>
          <w:rFonts w:ascii="Calibri" w:eastAsia="Times New Roman" w:hAnsi="Calibri"/>
          <w:b w:val="0"/>
          <w:noProof/>
          <w:sz w:val="22"/>
          <w:szCs w:val="22"/>
          <w:lang w:val="en-US" w:eastAsia="en-US"/>
        </w:rPr>
      </w:pPr>
      <w:hyperlink w:anchor="_Toc323907575" w:history="1">
        <w:r w:rsidRPr="004431B7">
          <w:rPr>
            <w:rStyle w:val="aff7"/>
            <w:noProof/>
          </w:rPr>
          <w:t>7.8.5</w:t>
        </w:r>
        <w:r w:rsidRPr="00AB0F96">
          <w:rPr>
            <w:rFonts w:ascii="Calibri" w:eastAsia="Times New Roman" w:hAnsi="Calibri"/>
            <w:b w:val="0"/>
            <w:noProof/>
            <w:sz w:val="22"/>
            <w:szCs w:val="22"/>
            <w:lang w:val="en-US" w:eastAsia="en-US"/>
          </w:rPr>
          <w:tab/>
        </w:r>
        <w:r w:rsidRPr="004431B7">
          <w:rPr>
            <w:rStyle w:val="aff7"/>
            <w:noProof/>
          </w:rPr>
          <w:t>Regular Expression Literals</w:t>
        </w:r>
        <w:r>
          <w:rPr>
            <w:noProof/>
            <w:webHidden/>
          </w:rPr>
          <w:tab/>
        </w:r>
        <w:r>
          <w:rPr>
            <w:noProof/>
            <w:webHidden/>
          </w:rPr>
          <w:fldChar w:fldCharType="begin"/>
        </w:r>
        <w:r>
          <w:rPr>
            <w:noProof/>
            <w:webHidden/>
          </w:rPr>
          <w:instrText xml:space="preserve"> PAGEREF _Toc323907575 \h </w:instrText>
        </w:r>
        <w:r>
          <w:rPr>
            <w:noProof/>
            <w:webHidden/>
          </w:rPr>
        </w:r>
        <w:r>
          <w:rPr>
            <w:noProof/>
            <w:webHidden/>
          </w:rPr>
          <w:fldChar w:fldCharType="separate"/>
        </w:r>
        <w:r>
          <w:rPr>
            <w:noProof/>
            <w:webHidden/>
          </w:rPr>
          <w:t>26</w:t>
        </w:r>
        <w:r>
          <w:rPr>
            <w:noProof/>
            <w:webHidden/>
          </w:rPr>
          <w:fldChar w:fldCharType="end"/>
        </w:r>
      </w:hyperlink>
    </w:p>
    <w:p w14:paraId="42896F8B" w14:textId="77777777" w:rsidR="00FA200F" w:rsidRPr="00AB0F96" w:rsidRDefault="00FA200F">
      <w:pPr>
        <w:pStyle w:val="2b"/>
        <w:rPr>
          <w:rFonts w:ascii="Calibri" w:eastAsia="Times New Roman" w:hAnsi="Calibri"/>
          <w:b w:val="0"/>
          <w:noProof/>
          <w:sz w:val="22"/>
          <w:szCs w:val="22"/>
          <w:lang w:val="en-US" w:eastAsia="en-US"/>
        </w:rPr>
      </w:pPr>
      <w:hyperlink w:anchor="_Toc323907576" w:history="1">
        <w:r w:rsidRPr="004431B7">
          <w:rPr>
            <w:rStyle w:val="aff7"/>
            <w:noProof/>
          </w:rPr>
          <w:t>7.9</w:t>
        </w:r>
        <w:r w:rsidRPr="00AB0F96">
          <w:rPr>
            <w:rFonts w:ascii="Calibri" w:eastAsia="Times New Roman" w:hAnsi="Calibri"/>
            <w:b w:val="0"/>
            <w:noProof/>
            <w:sz w:val="22"/>
            <w:szCs w:val="22"/>
            <w:lang w:val="en-US" w:eastAsia="en-US"/>
          </w:rPr>
          <w:tab/>
        </w:r>
        <w:r w:rsidRPr="004431B7">
          <w:rPr>
            <w:rStyle w:val="aff7"/>
            <w:noProof/>
          </w:rPr>
          <w:t>Automatic Semicolon Insertion</w:t>
        </w:r>
        <w:r>
          <w:rPr>
            <w:noProof/>
            <w:webHidden/>
          </w:rPr>
          <w:tab/>
        </w:r>
        <w:r>
          <w:rPr>
            <w:noProof/>
            <w:webHidden/>
          </w:rPr>
          <w:fldChar w:fldCharType="begin"/>
        </w:r>
        <w:r>
          <w:rPr>
            <w:noProof/>
            <w:webHidden/>
          </w:rPr>
          <w:instrText xml:space="preserve"> PAGEREF _Toc323907576 \h </w:instrText>
        </w:r>
        <w:r>
          <w:rPr>
            <w:noProof/>
            <w:webHidden/>
          </w:rPr>
        </w:r>
        <w:r>
          <w:rPr>
            <w:noProof/>
            <w:webHidden/>
          </w:rPr>
          <w:fldChar w:fldCharType="separate"/>
        </w:r>
        <w:r>
          <w:rPr>
            <w:noProof/>
            <w:webHidden/>
          </w:rPr>
          <w:t>27</w:t>
        </w:r>
        <w:r>
          <w:rPr>
            <w:noProof/>
            <w:webHidden/>
          </w:rPr>
          <w:fldChar w:fldCharType="end"/>
        </w:r>
      </w:hyperlink>
    </w:p>
    <w:p w14:paraId="2D88F8A5" w14:textId="77777777" w:rsidR="00FA200F" w:rsidRPr="00AB0F96" w:rsidRDefault="00FA200F">
      <w:pPr>
        <w:pStyle w:val="3a"/>
        <w:rPr>
          <w:rFonts w:ascii="Calibri" w:eastAsia="Times New Roman" w:hAnsi="Calibri"/>
          <w:b w:val="0"/>
          <w:noProof/>
          <w:sz w:val="22"/>
          <w:szCs w:val="22"/>
          <w:lang w:val="en-US" w:eastAsia="en-US"/>
        </w:rPr>
      </w:pPr>
      <w:hyperlink w:anchor="_Toc323907577" w:history="1">
        <w:r w:rsidRPr="004431B7">
          <w:rPr>
            <w:rStyle w:val="aff7"/>
            <w:noProof/>
          </w:rPr>
          <w:t>7.9.1</w:t>
        </w:r>
        <w:r w:rsidRPr="00AB0F96">
          <w:rPr>
            <w:rFonts w:ascii="Calibri" w:eastAsia="Times New Roman" w:hAnsi="Calibri"/>
            <w:b w:val="0"/>
            <w:noProof/>
            <w:sz w:val="22"/>
            <w:szCs w:val="22"/>
            <w:lang w:val="en-US" w:eastAsia="en-US"/>
          </w:rPr>
          <w:tab/>
        </w:r>
        <w:r w:rsidRPr="004431B7">
          <w:rPr>
            <w:rStyle w:val="aff7"/>
            <w:noProof/>
          </w:rPr>
          <w:t>Rules of Automatic Semicolon Insertion</w:t>
        </w:r>
        <w:r>
          <w:rPr>
            <w:noProof/>
            <w:webHidden/>
          </w:rPr>
          <w:tab/>
        </w:r>
        <w:r>
          <w:rPr>
            <w:noProof/>
            <w:webHidden/>
          </w:rPr>
          <w:fldChar w:fldCharType="begin"/>
        </w:r>
        <w:r>
          <w:rPr>
            <w:noProof/>
            <w:webHidden/>
          </w:rPr>
          <w:instrText xml:space="preserve"> PAGEREF _Toc323907577 \h </w:instrText>
        </w:r>
        <w:r>
          <w:rPr>
            <w:noProof/>
            <w:webHidden/>
          </w:rPr>
        </w:r>
        <w:r>
          <w:rPr>
            <w:noProof/>
            <w:webHidden/>
          </w:rPr>
          <w:fldChar w:fldCharType="separate"/>
        </w:r>
        <w:r>
          <w:rPr>
            <w:noProof/>
            <w:webHidden/>
          </w:rPr>
          <w:t>27</w:t>
        </w:r>
        <w:r>
          <w:rPr>
            <w:noProof/>
            <w:webHidden/>
          </w:rPr>
          <w:fldChar w:fldCharType="end"/>
        </w:r>
      </w:hyperlink>
    </w:p>
    <w:p w14:paraId="7AB7A0EA" w14:textId="77777777" w:rsidR="00FA200F" w:rsidRPr="00AB0F96" w:rsidRDefault="00FA200F">
      <w:pPr>
        <w:pStyle w:val="3a"/>
        <w:rPr>
          <w:rFonts w:ascii="Calibri" w:eastAsia="Times New Roman" w:hAnsi="Calibri"/>
          <w:b w:val="0"/>
          <w:noProof/>
          <w:sz w:val="22"/>
          <w:szCs w:val="22"/>
          <w:lang w:val="en-US" w:eastAsia="en-US"/>
        </w:rPr>
      </w:pPr>
      <w:hyperlink w:anchor="_Toc323907578" w:history="1">
        <w:r w:rsidRPr="004431B7">
          <w:rPr>
            <w:rStyle w:val="aff7"/>
            <w:noProof/>
          </w:rPr>
          <w:t>7.9.2</w:t>
        </w:r>
        <w:r w:rsidRPr="00AB0F96">
          <w:rPr>
            <w:rFonts w:ascii="Calibri" w:eastAsia="Times New Roman" w:hAnsi="Calibri"/>
            <w:b w:val="0"/>
            <w:noProof/>
            <w:sz w:val="22"/>
            <w:szCs w:val="22"/>
            <w:lang w:val="en-US" w:eastAsia="en-US"/>
          </w:rPr>
          <w:tab/>
        </w:r>
        <w:r w:rsidRPr="004431B7">
          <w:rPr>
            <w:rStyle w:val="aff7"/>
            <w:noProof/>
          </w:rPr>
          <w:t>Examples of Automatic Semicolon Insertion</w:t>
        </w:r>
        <w:r>
          <w:rPr>
            <w:noProof/>
            <w:webHidden/>
          </w:rPr>
          <w:tab/>
        </w:r>
        <w:r>
          <w:rPr>
            <w:noProof/>
            <w:webHidden/>
          </w:rPr>
          <w:fldChar w:fldCharType="begin"/>
        </w:r>
        <w:r>
          <w:rPr>
            <w:noProof/>
            <w:webHidden/>
          </w:rPr>
          <w:instrText xml:space="preserve"> PAGEREF _Toc323907578 \h </w:instrText>
        </w:r>
        <w:r>
          <w:rPr>
            <w:noProof/>
            <w:webHidden/>
          </w:rPr>
        </w:r>
        <w:r>
          <w:rPr>
            <w:noProof/>
            <w:webHidden/>
          </w:rPr>
          <w:fldChar w:fldCharType="separate"/>
        </w:r>
        <w:r>
          <w:rPr>
            <w:noProof/>
            <w:webHidden/>
          </w:rPr>
          <w:t>28</w:t>
        </w:r>
        <w:r>
          <w:rPr>
            <w:noProof/>
            <w:webHidden/>
          </w:rPr>
          <w:fldChar w:fldCharType="end"/>
        </w:r>
      </w:hyperlink>
    </w:p>
    <w:p w14:paraId="71A51C14" w14:textId="77777777" w:rsidR="00FA200F" w:rsidRPr="00AB0F96" w:rsidRDefault="00FA200F">
      <w:pPr>
        <w:pStyle w:val="12"/>
        <w:rPr>
          <w:rFonts w:ascii="Calibri" w:eastAsia="Times New Roman" w:hAnsi="Calibri"/>
          <w:b w:val="0"/>
          <w:noProof/>
          <w:sz w:val="22"/>
          <w:szCs w:val="22"/>
          <w:lang w:val="en-US" w:eastAsia="en-US"/>
        </w:rPr>
      </w:pPr>
      <w:hyperlink w:anchor="_Toc323907579" w:history="1">
        <w:r w:rsidRPr="004431B7">
          <w:rPr>
            <w:rStyle w:val="aff7"/>
            <w:noProof/>
          </w:rPr>
          <w:t>8</w:t>
        </w:r>
        <w:r w:rsidRPr="00AB0F96">
          <w:rPr>
            <w:rFonts w:ascii="Calibri" w:eastAsia="Times New Roman" w:hAnsi="Calibri"/>
            <w:b w:val="0"/>
            <w:noProof/>
            <w:sz w:val="22"/>
            <w:szCs w:val="22"/>
            <w:lang w:val="en-US" w:eastAsia="en-US"/>
          </w:rPr>
          <w:tab/>
        </w:r>
        <w:r w:rsidRPr="004431B7">
          <w:rPr>
            <w:rStyle w:val="aff7"/>
            <w:noProof/>
          </w:rPr>
          <w:t>Types</w:t>
        </w:r>
        <w:r>
          <w:rPr>
            <w:noProof/>
            <w:webHidden/>
          </w:rPr>
          <w:tab/>
        </w:r>
        <w:r>
          <w:rPr>
            <w:noProof/>
            <w:webHidden/>
          </w:rPr>
          <w:fldChar w:fldCharType="begin"/>
        </w:r>
        <w:r>
          <w:rPr>
            <w:noProof/>
            <w:webHidden/>
          </w:rPr>
          <w:instrText xml:space="preserve"> PAGEREF _Toc323907579 \h </w:instrText>
        </w:r>
        <w:r>
          <w:rPr>
            <w:noProof/>
            <w:webHidden/>
          </w:rPr>
        </w:r>
        <w:r>
          <w:rPr>
            <w:noProof/>
            <w:webHidden/>
          </w:rPr>
          <w:fldChar w:fldCharType="separate"/>
        </w:r>
        <w:r>
          <w:rPr>
            <w:noProof/>
            <w:webHidden/>
          </w:rPr>
          <w:t>29</w:t>
        </w:r>
        <w:r>
          <w:rPr>
            <w:noProof/>
            <w:webHidden/>
          </w:rPr>
          <w:fldChar w:fldCharType="end"/>
        </w:r>
      </w:hyperlink>
    </w:p>
    <w:p w14:paraId="66331AD5" w14:textId="77777777" w:rsidR="00FA200F" w:rsidRPr="00AB0F96" w:rsidRDefault="00FA200F">
      <w:pPr>
        <w:pStyle w:val="2b"/>
        <w:rPr>
          <w:rFonts w:ascii="Calibri" w:eastAsia="Times New Roman" w:hAnsi="Calibri"/>
          <w:b w:val="0"/>
          <w:noProof/>
          <w:sz w:val="22"/>
          <w:szCs w:val="22"/>
          <w:lang w:val="en-US" w:eastAsia="en-US"/>
        </w:rPr>
      </w:pPr>
      <w:hyperlink w:anchor="_Toc323907580" w:history="1">
        <w:r w:rsidRPr="004431B7">
          <w:rPr>
            <w:rStyle w:val="aff7"/>
            <w:noProof/>
          </w:rPr>
          <w:t>8.1</w:t>
        </w:r>
        <w:r w:rsidRPr="00AB0F96">
          <w:rPr>
            <w:rFonts w:ascii="Calibri" w:eastAsia="Times New Roman" w:hAnsi="Calibri"/>
            <w:b w:val="0"/>
            <w:noProof/>
            <w:sz w:val="22"/>
            <w:szCs w:val="22"/>
            <w:lang w:val="en-US" w:eastAsia="en-US"/>
          </w:rPr>
          <w:tab/>
        </w:r>
        <w:r w:rsidRPr="004431B7">
          <w:rPr>
            <w:rStyle w:val="aff7"/>
            <w:noProof/>
          </w:rPr>
          <w:t>The Undefined Type</w:t>
        </w:r>
        <w:r>
          <w:rPr>
            <w:noProof/>
            <w:webHidden/>
          </w:rPr>
          <w:tab/>
        </w:r>
        <w:r>
          <w:rPr>
            <w:noProof/>
            <w:webHidden/>
          </w:rPr>
          <w:fldChar w:fldCharType="begin"/>
        </w:r>
        <w:r>
          <w:rPr>
            <w:noProof/>
            <w:webHidden/>
          </w:rPr>
          <w:instrText xml:space="preserve"> PAGEREF _Toc323907580 \h </w:instrText>
        </w:r>
        <w:r>
          <w:rPr>
            <w:noProof/>
            <w:webHidden/>
          </w:rPr>
        </w:r>
        <w:r>
          <w:rPr>
            <w:noProof/>
            <w:webHidden/>
          </w:rPr>
          <w:fldChar w:fldCharType="separate"/>
        </w:r>
        <w:r>
          <w:rPr>
            <w:noProof/>
            <w:webHidden/>
          </w:rPr>
          <w:t>30</w:t>
        </w:r>
        <w:r>
          <w:rPr>
            <w:noProof/>
            <w:webHidden/>
          </w:rPr>
          <w:fldChar w:fldCharType="end"/>
        </w:r>
      </w:hyperlink>
    </w:p>
    <w:p w14:paraId="5199490D" w14:textId="77777777" w:rsidR="00FA200F" w:rsidRPr="00AB0F96" w:rsidRDefault="00FA200F">
      <w:pPr>
        <w:pStyle w:val="2b"/>
        <w:rPr>
          <w:rFonts w:ascii="Calibri" w:eastAsia="Times New Roman" w:hAnsi="Calibri"/>
          <w:b w:val="0"/>
          <w:noProof/>
          <w:sz w:val="22"/>
          <w:szCs w:val="22"/>
          <w:lang w:val="en-US" w:eastAsia="en-US"/>
        </w:rPr>
      </w:pPr>
      <w:hyperlink w:anchor="_Toc323907581" w:history="1">
        <w:r w:rsidRPr="004431B7">
          <w:rPr>
            <w:rStyle w:val="aff7"/>
            <w:noProof/>
          </w:rPr>
          <w:t>8.2</w:t>
        </w:r>
        <w:r w:rsidRPr="00AB0F96">
          <w:rPr>
            <w:rFonts w:ascii="Calibri" w:eastAsia="Times New Roman" w:hAnsi="Calibri"/>
            <w:b w:val="0"/>
            <w:noProof/>
            <w:sz w:val="22"/>
            <w:szCs w:val="22"/>
            <w:lang w:val="en-US" w:eastAsia="en-US"/>
          </w:rPr>
          <w:tab/>
        </w:r>
        <w:r w:rsidRPr="004431B7">
          <w:rPr>
            <w:rStyle w:val="aff7"/>
            <w:noProof/>
          </w:rPr>
          <w:t>The Null Type</w:t>
        </w:r>
        <w:r>
          <w:rPr>
            <w:noProof/>
            <w:webHidden/>
          </w:rPr>
          <w:tab/>
        </w:r>
        <w:r>
          <w:rPr>
            <w:noProof/>
            <w:webHidden/>
          </w:rPr>
          <w:fldChar w:fldCharType="begin"/>
        </w:r>
        <w:r>
          <w:rPr>
            <w:noProof/>
            <w:webHidden/>
          </w:rPr>
          <w:instrText xml:space="preserve"> PAGEREF _Toc323907581 \h </w:instrText>
        </w:r>
        <w:r>
          <w:rPr>
            <w:noProof/>
            <w:webHidden/>
          </w:rPr>
        </w:r>
        <w:r>
          <w:rPr>
            <w:noProof/>
            <w:webHidden/>
          </w:rPr>
          <w:fldChar w:fldCharType="separate"/>
        </w:r>
        <w:r>
          <w:rPr>
            <w:noProof/>
            <w:webHidden/>
          </w:rPr>
          <w:t>30</w:t>
        </w:r>
        <w:r>
          <w:rPr>
            <w:noProof/>
            <w:webHidden/>
          </w:rPr>
          <w:fldChar w:fldCharType="end"/>
        </w:r>
      </w:hyperlink>
    </w:p>
    <w:p w14:paraId="0094523D" w14:textId="77777777" w:rsidR="00FA200F" w:rsidRPr="00AB0F96" w:rsidRDefault="00FA200F">
      <w:pPr>
        <w:pStyle w:val="2b"/>
        <w:rPr>
          <w:rFonts w:ascii="Calibri" w:eastAsia="Times New Roman" w:hAnsi="Calibri"/>
          <w:b w:val="0"/>
          <w:noProof/>
          <w:sz w:val="22"/>
          <w:szCs w:val="22"/>
          <w:lang w:val="en-US" w:eastAsia="en-US"/>
        </w:rPr>
      </w:pPr>
      <w:hyperlink w:anchor="_Toc323907582" w:history="1">
        <w:r w:rsidRPr="004431B7">
          <w:rPr>
            <w:rStyle w:val="aff7"/>
            <w:noProof/>
          </w:rPr>
          <w:t>8.3</w:t>
        </w:r>
        <w:r w:rsidRPr="00AB0F96">
          <w:rPr>
            <w:rFonts w:ascii="Calibri" w:eastAsia="Times New Roman" w:hAnsi="Calibri"/>
            <w:b w:val="0"/>
            <w:noProof/>
            <w:sz w:val="22"/>
            <w:szCs w:val="22"/>
            <w:lang w:val="en-US" w:eastAsia="en-US"/>
          </w:rPr>
          <w:tab/>
        </w:r>
        <w:r w:rsidRPr="004431B7">
          <w:rPr>
            <w:rStyle w:val="aff7"/>
            <w:noProof/>
          </w:rPr>
          <w:t>The Boolean Type</w:t>
        </w:r>
        <w:r>
          <w:rPr>
            <w:noProof/>
            <w:webHidden/>
          </w:rPr>
          <w:tab/>
        </w:r>
        <w:r>
          <w:rPr>
            <w:noProof/>
            <w:webHidden/>
          </w:rPr>
          <w:fldChar w:fldCharType="begin"/>
        </w:r>
        <w:r>
          <w:rPr>
            <w:noProof/>
            <w:webHidden/>
          </w:rPr>
          <w:instrText xml:space="preserve"> PAGEREF _Toc323907582 \h </w:instrText>
        </w:r>
        <w:r>
          <w:rPr>
            <w:noProof/>
            <w:webHidden/>
          </w:rPr>
        </w:r>
        <w:r>
          <w:rPr>
            <w:noProof/>
            <w:webHidden/>
          </w:rPr>
          <w:fldChar w:fldCharType="separate"/>
        </w:r>
        <w:r>
          <w:rPr>
            <w:noProof/>
            <w:webHidden/>
          </w:rPr>
          <w:t>30</w:t>
        </w:r>
        <w:r>
          <w:rPr>
            <w:noProof/>
            <w:webHidden/>
          </w:rPr>
          <w:fldChar w:fldCharType="end"/>
        </w:r>
      </w:hyperlink>
    </w:p>
    <w:p w14:paraId="5523B1D2" w14:textId="77777777" w:rsidR="00FA200F" w:rsidRPr="00AB0F96" w:rsidRDefault="00FA200F">
      <w:pPr>
        <w:pStyle w:val="2b"/>
        <w:rPr>
          <w:rFonts w:ascii="Calibri" w:eastAsia="Times New Roman" w:hAnsi="Calibri"/>
          <w:b w:val="0"/>
          <w:noProof/>
          <w:sz w:val="22"/>
          <w:szCs w:val="22"/>
          <w:lang w:val="en-US" w:eastAsia="en-US"/>
        </w:rPr>
      </w:pPr>
      <w:hyperlink w:anchor="_Toc323907583" w:history="1">
        <w:r w:rsidRPr="004431B7">
          <w:rPr>
            <w:rStyle w:val="aff7"/>
            <w:noProof/>
          </w:rPr>
          <w:t>8.4</w:t>
        </w:r>
        <w:r w:rsidRPr="00AB0F96">
          <w:rPr>
            <w:rFonts w:ascii="Calibri" w:eastAsia="Times New Roman" w:hAnsi="Calibri"/>
            <w:b w:val="0"/>
            <w:noProof/>
            <w:sz w:val="22"/>
            <w:szCs w:val="22"/>
            <w:lang w:val="en-US" w:eastAsia="en-US"/>
          </w:rPr>
          <w:tab/>
        </w:r>
        <w:r w:rsidRPr="004431B7">
          <w:rPr>
            <w:rStyle w:val="aff7"/>
            <w:noProof/>
          </w:rPr>
          <w:t>The String Type</w:t>
        </w:r>
        <w:r>
          <w:rPr>
            <w:noProof/>
            <w:webHidden/>
          </w:rPr>
          <w:tab/>
        </w:r>
        <w:r>
          <w:rPr>
            <w:noProof/>
            <w:webHidden/>
          </w:rPr>
          <w:fldChar w:fldCharType="begin"/>
        </w:r>
        <w:r>
          <w:rPr>
            <w:noProof/>
            <w:webHidden/>
          </w:rPr>
          <w:instrText xml:space="preserve"> PAGEREF _Toc323907583 \h </w:instrText>
        </w:r>
        <w:r>
          <w:rPr>
            <w:noProof/>
            <w:webHidden/>
          </w:rPr>
        </w:r>
        <w:r>
          <w:rPr>
            <w:noProof/>
            <w:webHidden/>
          </w:rPr>
          <w:fldChar w:fldCharType="separate"/>
        </w:r>
        <w:r>
          <w:rPr>
            <w:noProof/>
            <w:webHidden/>
          </w:rPr>
          <w:t>30</w:t>
        </w:r>
        <w:r>
          <w:rPr>
            <w:noProof/>
            <w:webHidden/>
          </w:rPr>
          <w:fldChar w:fldCharType="end"/>
        </w:r>
      </w:hyperlink>
    </w:p>
    <w:p w14:paraId="55699FF4" w14:textId="77777777" w:rsidR="00FA200F" w:rsidRPr="00AB0F96" w:rsidRDefault="00FA200F">
      <w:pPr>
        <w:pStyle w:val="2b"/>
        <w:rPr>
          <w:rFonts w:ascii="Calibri" w:eastAsia="Times New Roman" w:hAnsi="Calibri"/>
          <w:b w:val="0"/>
          <w:noProof/>
          <w:sz w:val="22"/>
          <w:szCs w:val="22"/>
          <w:lang w:val="en-US" w:eastAsia="en-US"/>
        </w:rPr>
      </w:pPr>
      <w:hyperlink w:anchor="_Toc323907584" w:history="1">
        <w:r w:rsidRPr="004431B7">
          <w:rPr>
            <w:rStyle w:val="aff7"/>
            <w:noProof/>
          </w:rPr>
          <w:t>8.5</w:t>
        </w:r>
        <w:r w:rsidRPr="00AB0F96">
          <w:rPr>
            <w:rFonts w:ascii="Calibri" w:eastAsia="Times New Roman" w:hAnsi="Calibri"/>
            <w:b w:val="0"/>
            <w:noProof/>
            <w:sz w:val="22"/>
            <w:szCs w:val="22"/>
            <w:lang w:val="en-US" w:eastAsia="en-US"/>
          </w:rPr>
          <w:tab/>
        </w:r>
        <w:r w:rsidRPr="004431B7">
          <w:rPr>
            <w:rStyle w:val="aff7"/>
            <w:noProof/>
          </w:rPr>
          <w:t>The Number Type</w:t>
        </w:r>
        <w:r>
          <w:rPr>
            <w:noProof/>
            <w:webHidden/>
          </w:rPr>
          <w:tab/>
        </w:r>
        <w:r>
          <w:rPr>
            <w:noProof/>
            <w:webHidden/>
          </w:rPr>
          <w:fldChar w:fldCharType="begin"/>
        </w:r>
        <w:r>
          <w:rPr>
            <w:noProof/>
            <w:webHidden/>
          </w:rPr>
          <w:instrText xml:space="preserve"> PAGEREF _Toc323907584 \h </w:instrText>
        </w:r>
        <w:r>
          <w:rPr>
            <w:noProof/>
            <w:webHidden/>
          </w:rPr>
        </w:r>
        <w:r>
          <w:rPr>
            <w:noProof/>
            <w:webHidden/>
          </w:rPr>
          <w:fldChar w:fldCharType="separate"/>
        </w:r>
        <w:r>
          <w:rPr>
            <w:noProof/>
            <w:webHidden/>
          </w:rPr>
          <w:t>30</w:t>
        </w:r>
        <w:r>
          <w:rPr>
            <w:noProof/>
            <w:webHidden/>
          </w:rPr>
          <w:fldChar w:fldCharType="end"/>
        </w:r>
      </w:hyperlink>
    </w:p>
    <w:p w14:paraId="502A30B3" w14:textId="77777777" w:rsidR="00FA200F" w:rsidRPr="00AB0F96" w:rsidRDefault="00FA200F">
      <w:pPr>
        <w:pStyle w:val="2b"/>
        <w:rPr>
          <w:rFonts w:ascii="Calibri" w:eastAsia="Times New Roman" w:hAnsi="Calibri"/>
          <w:b w:val="0"/>
          <w:noProof/>
          <w:sz w:val="22"/>
          <w:szCs w:val="22"/>
          <w:lang w:val="en-US" w:eastAsia="en-US"/>
        </w:rPr>
      </w:pPr>
      <w:hyperlink w:anchor="_Toc323907585" w:history="1">
        <w:r w:rsidRPr="004431B7">
          <w:rPr>
            <w:rStyle w:val="aff7"/>
            <w:noProof/>
          </w:rPr>
          <w:t>8.6</w:t>
        </w:r>
        <w:r w:rsidRPr="00AB0F96">
          <w:rPr>
            <w:rFonts w:ascii="Calibri" w:eastAsia="Times New Roman" w:hAnsi="Calibri"/>
            <w:b w:val="0"/>
            <w:noProof/>
            <w:sz w:val="22"/>
            <w:szCs w:val="22"/>
            <w:lang w:val="en-US" w:eastAsia="en-US"/>
          </w:rPr>
          <w:tab/>
        </w:r>
        <w:r w:rsidRPr="004431B7">
          <w:rPr>
            <w:rStyle w:val="aff7"/>
            <w:noProof/>
          </w:rPr>
          <w:t>The Object Type</w:t>
        </w:r>
        <w:r>
          <w:rPr>
            <w:noProof/>
            <w:webHidden/>
          </w:rPr>
          <w:tab/>
        </w:r>
        <w:r>
          <w:rPr>
            <w:noProof/>
            <w:webHidden/>
          </w:rPr>
          <w:fldChar w:fldCharType="begin"/>
        </w:r>
        <w:r>
          <w:rPr>
            <w:noProof/>
            <w:webHidden/>
          </w:rPr>
          <w:instrText xml:space="preserve"> PAGEREF _Toc323907585 \h </w:instrText>
        </w:r>
        <w:r>
          <w:rPr>
            <w:noProof/>
            <w:webHidden/>
          </w:rPr>
        </w:r>
        <w:r>
          <w:rPr>
            <w:noProof/>
            <w:webHidden/>
          </w:rPr>
          <w:fldChar w:fldCharType="separate"/>
        </w:r>
        <w:r>
          <w:rPr>
            <w:noProof/>
            <w:webHidden/>
          </w:rPr>
          <w:t>31</w:t>
        </w:r>
        <w:r>
          <w:rPr>
            <w:noProof/>
            <w:webHidden/>
          </w:rPr>
          <w:fldChar w:fldCharType="end"/>
        </w:r>
      </w:hyperlink>
    </w:p>
    <w:p w14:paraId="7D9B33CA" w14:textId="77777777" w:rsidR="00FA200F" w:rsidRPr="00AB0F96" w:rsidRDefault="00FA200F">
      <w:pPr>
        <w:pStyle w:val="3a"/>
        <w:rPr>
          <w:rFonts w:ascii="Calibri" w:eastAsia="Times New Roman" w:hAnsi="Calibri"/>
          <w:b w:val="0"/>
          <w:noProof/>
          <w:sz w:val="22"/>
          <w:szCs w:val="22"/>
          <w:lang w:val="en-US" w:eastAsia="en-US"/>
        </w:rPr>
      </w:pPr>
      <w:hyperlink w:anchor="_Toc323907586" w:history="1">
        <w:r w:rsidRPr="004431B7">
          <w:rPr>
            <w:rStyle w:val="aff7"/>
            <w:noProof/>
          </w:rPr>
          <w:t>8.6.1</w:t>
        </w:r>
        <w:r w:rsidRPr="00AB0F96">
          <w:rPr>
            <w:rFonts w:ascii="Calibri" w:eastAsia="Times New Roman" w:hAnsi="Calibri"/>
            <w:b w:val="0"/>
            <w:noProof/>
            <w:sz w:val="22"/>
            <w:szCs w:val="22"/>
            <w:lang w:val="en-US" w:eastAsia="en-US"/>
          </w:rPr>
          <w:tab/>
        </w:r>
        <w:r w:rsidRPr="004431B7">
          <w:rPr>
            <w:rStyle w:val="aff7"/>
            <w:noProof/>
          </w:rPr>
          <w:t>Property Attributes</w:t>
        </w:r>
        <w:r>
          <w:rPr>
            <w:noProof/>
            <w:webHidden/>
          </w:rPr>
          <w:tab/>
        </w:r>
        <w:r>
          <w:rPr>
            <w:noProof/>
            <w:webHidden/>
          </w:rPr>
          <w:fldChar w:fldCharType="begin"/>
        </w:r>
        <w:r>
          <w:rPr>
            <w:noProof/>
            <w:webHidden/>
          </w:rPr>
          <w:instrText xml:space="preserve"> PAGEREF _Toc323907586 \h </w:instrText>
        </w:r>
        <w:r>
          <w:rPr>
            <w:noProof/>
            <w:webHidden/>
          </w:rPr>
        </w:r>
        <w:r>
          <w:rPr>
            <w:noProof/>
            <w:webHidden/>
          </w:rPr>
          <w:fldChar w:fldCharType="separate"/>
        </w:r>
        <w:r>
          <w:rPr>
            <w:noProof/>
            <w:webHidden/>
          </w:rPr>
          <w:t>31</w:t>
        </w:r>
        <w:r>
          <w:rPr>
            <w:noProof/>
            <w:webHidden/>
          </w:rPr>
          <w:fldChar w:fldCharType="end"/>
        </w:r>
      </w:hyperlink>
    </w:p>
    <w:p w14:paraId="461EDABF" w14:textId="77777777" w:rsidR="00FA200F" w:rsidRPr="00AB0F96" w:rsidRDefault="00FA200F">
      <w:pPr>
        <w:pStyle w:val="3a"/>
        <w:rPr>
          <w:rFonts w:ascii="Calibri" w:eastAsia="Times New Roman" w:hAnsi="Calibri"/>
          <w:b w:val="0"/>
          <w:noProof/>
          <w:sz w:val="22"/>
          <w:szCs w:val="22"/>
          <w:lang w:val="en-US" w:eastAsia="en-US"/>
        </w:rPr>
      </w:pPr>
      <w:hyperlink w:anchor="_Toc323907587" w:history="1">
        <w:r w:rsidRPr="004431B7">
          <w:rPr>
            <w:rStyle w:val="aff7"/>
            <w:noProof/>
          </w:rPr>
          <w:t>8.6.2</w:t>
        </w:r>
        <w:r w:rsidRPr="00AB0F96">
          <w:rPr>
            <w:rFonts w:ascii="Calibri" w:eastAsia="Times New Roman" w:hAnsi="Calibri"/>
            <w:b w:val="0"/>
            <w:noProof/>
            <w:sz w:val="22"/>
            <w:szCs w:val="22"/>
            <w:lang w:val="en-US" w:eastAsia="en-US"/>
          </w:rPr>
          <w:tab/>
        </w:r>
        <w:r w:rsidRPr="004431B7">
          <w:rPr>
            <w:rStyle w:val="aff7"/>
            <w:noProof/>
          </w:rPr>
          <w:t>Object Internal Properties and Methods</w:t>
        </w:r>
        <w:r>
          <w:rPr>
            <w:noProof/>
            <w:webHidden/>
          </w:rPr>
          <w:tab/>
        </w:r>
        <w:r>
          <w:rPr>
            <w:noProof/>
            <w:webHidden/>
          </w:rPr>
          <w:fldChar w:fldCharType="begin"/>
        </w:r>
        <w:r>
          <w:rPr>
            <w:noProof/>
            <w:webHidden/>
          </w:rPr>
          <w:instrText xml:space="preserve"> PAGEREF _Toc323907587 \h </w:instrText>
        </w:r>
        <w:r>
          <w:rPr>
            <w:noProof/>
            <w:webHidden/>
          </w:rPr>
        </w:r>
        <w:r>
          <w:rPr>
            <w:noProof/>
            <w:webHidden/>
          </w:rPr>
          <w:fldChar w:fldCharType="separate"/>
        </w:r>
        <w:r>
          <w:rPr>
            <w:noProof/>
            <w:webHidden/>
          </w:rPr>
          <w:t>32</w:t>
        </w:r>
        <w:r>
          <w:rPr>
            <w:noProof/>
            <w:webHidden/>
          </w:rPr>
          <w:fldChar w:fldCharType="end"/>
        </w:r>
      </w:hyperlink>
    </w:p>
    <w:p w14:paraId="28BAAFB9" w14:textId="77777777" w:rsidR="00FA200F" w:rsidRPr="00AB0F96" w:rsidRDefault="00FA200F">
      <w:pPr>
        <w:pStyle w:val="2b"/>
        <w:rPr>
          <w:rFonts w:ascii="Calibri" w:eastAsia="Times New Roman" w:hAnsi="Calibri"/>
          <w:b w:val="0"/>
          <w:noProof/>
          <w:sz w:val="22"/>
          <w:szCs w:val="22"/>
          <w:lang w:val="en-US" w:eastAsia="en-US"/>
        </w:rPr>
      </w:pPr>
      <w:hyperlink w:anchor="_Toc323907588" w:history="1">
        <w:r w:rsidRPr="004431B7">
          <w:rPr>
            <w:rStyle w:val="aff7"/>
            <w:noProof/>
          </w:rPr>
          <w:t>8.7</w:t>
        </w:r>
        <w:r w:rsidRPr="00AB0F96">
          <w:rPr>
            <w:rFonts w:ascii="Calibri" w:eastAsia="Times New Roman" w:hAnsi="Calibri"/>
            <w:b w:val="0"/>
            <w:noProof/>
            <w:sz w:val="22"/>
            <w:szCs w:val="22"/>
            <w:lang w:val="en-US" w:eastAsia="en-US"/>
          </w:rPr>
          <w:tab/>
        </w:r>
        <w:r w:rsidRPr="004431B7">
          <w:rPr>
            <w:rStyle w:val="aff7"/>
            <w:noProof/>
          </w:rPr>
          <w:t>The List and Record Specification Type</w:t>
        </w:r>
        <w:r>
          <w:rPr>
            <w:noProof/>
            <w:webHidden/>
          </w:rPr>
          <w:tab/>
        </w:r>
        <w:r>
          <w:rPr>
            <w:noProof/>
            <w:webHidden/>
          </w:rPr>
          <w:fldChar w:fldCharType="begin"/>
        </w:r>
        <w:r>
          <w:rPr>
            <w:noProof/>
            <w:webHidden/>
          </w:rPr>
          <w:instrText xml:space="preserve"> PAGEREF _Toc323907588 \h </w:instrText>
        </w:r>
        <w:r>
          <w:rPr>
            <w:noProof/>
            <w:webHidden/>
          </w:rPr>
        </w:r>
        <w:r>
          <w:rPr>
            <w:noProof/>
            <w:webHidden/>
          </w:rPr>
          <w:fldChar w:fldCharType="separate"/>
        </w:r>
        <w:r>
          <w:rPr>
            <w:noProof/>
            <w:webHidden/>
          </w:rPr>
          <w:t>36</w:t>
        </w:r>
        <w:r>
          <w:rPr>
            <w:noProof/>
            <w:webHidden/>
          </w:rPr>
          <w:fldChar w:fldCharType="end"/>
        </w:r>
      </w:hyperlink>
    </w:p>
    <w:p w14:paraId="1CF419FC" w14:textId="77777777" w:rsidR="00FA200F" w:rsidRPr="00AB0F96" w:rsidRDefault="00FA200F">
      <w:pPr>
        <w:pStyle w:val="2b"/>
        <w:rPr>
          <w:rFonts w:ascii="Calibri" w:eastAsia="Times New Roman" w:hAnsi="Calibri"/>
          <w:b w:val="0"/>
          <w:noProof/>
          <w:sz w:val="22"/>
          <w:szCs w:val="22"/>
          <w:lang w:val="en-US" w:eastAsia="en-US"/>
        </w:rPr>
      </w:pPr>
      <w:hyperlink w:anchor="_Toc323907589" w:history="1">
        <w:r w:rsidRPr="004431B7">
          <w:rPr>
            <w:rStyle w:val="aff7"/>
            <w:noProof/>
          </w:rPr>
          <w:t>8.8</w:t>
        </w:r>
        <w:r w:rsidRPr="00AB0F96">
          <w:rPr>
            <w:rFonts w:ascii="Calibri" w:eastAsia="Times New Roman" w:hAnsi="Calibri"/>
            <w:b w:val="0"/>
            <w:noProof/>
            <w:sz w:val="22"/>
            <w:szCs w:val="22"/>
            <w:lang w:val="en-US" w:eastAsia="en-US"/>
          </w:rPr>
          <w:tab/>
        </w:r>
        <w:r w:rsidRPr="004431B7">
          <w:rPr>
            <w:rStyle w:val="aff7"/>
            <w:noProof/>
          </w:rPr>
          <w:t>The Completion Record Specification Type</w:t>
        </w:r>
        <w:r>
          <w:rPr>
            <w:noProof/>
            <w:webHidden/>
          </w:rPr>
          <w:tab/>
        </w:r>
        <w:r>
          <w:rPr>
            <w:noProof/>
            <w:webHidden/>
          </w:rPr>
          <w:fldChar w:fldCharType="begin"/>
        </w:r>
        <w:r>
          <w:rPr>
            <w:noProof/>
            <w:webHidden/>
          </w:rPr>
          <w:instrText xml:space="preserve"> PAGEREF _Toc323907589 \h </w:instrText>
        </w:r>
        <w:r>
          <w:rPr>
            <w:noProof/>
            <w:webHidden/>
          </w:rPr>
        </w:r>
        <w:r>
          <w:rPr>
            <w:noProof/>
            <w:webHidden/>
          </w:rPr>
          <w:fldChar w:fldCharType="separate"/>
        </w:r>
        <w:r>
          <w:rPr>
            <w:noProof/>
            <w:webHidden/>
          </w:rPr>
          <w:t>36</w:t>
        </w:r>
        <w:r>
          <w:rPr>
            <w:noProof/>
            <w:webHidden/>
          </w:rPr>
          <w:fldChar w:fldCharType="end"/>
        </w:r>
      </w:hyperlink>
    </w:p>
    <w:p w14:paraId="5B95A0DA" w14:textId="77777777" w:rsidR="00FA200F" w:rsidRPr="00AB0F96" w:rsidRDefault="00FA200F">
      <w:pPr>
        <w:pStyle w:val="2b"/>
        <w:rPr>
          <w:rFonts w:ascii="Calibri" w:eastAsia="Times New Roman" w:hAnsi="Calibri"/>
          <w:b w:val="0"/>
          <w:noProof/>
          <w:sz w:val="22"/>
          <w:szCs w:val="22"/>
          <w:lang w:val="en-US" w:eastAsia="en-US"/>
        </w:rPr>
      </w:pPr>
      <w:hyperlink w:anchor="_Toc323907590" w:history="1">
        <w:r w:rsidRPr="004431B7">
          <w:rPr>
            <w:rStyle w:val="aff7"/>
            <w:noProof/>
          </w:rPr>
          <w:t>8.9</w:t>
        </w:r>
        <w:r w:rsidRPr="00AB0F96">
          <w:rPr>
            <w:rFonts w:ascii="Calibri" w:eastAsia="Times New Roman" w:hAnsi="Calibri"/>
            <w:b w:val="0"/>
            <w:noProof/>
            <w:sz w:val="22"/>
            <w:szCs w:val="22"/>
            <w:lang w:val="en-US" w:eastAsia="en-US"/>
          </w:rPr>
          <w:tab/>
        </w:r>
        <w:r w:rsidRPr="004431B7">
          <w:rPr>
            <w:rStyle w:val="aff7"/>
            <w:noProof/>
          </w:rPr>
          <w:t>The Reference Specification Type</w:t>
        </w:r>
        <w:r>
          <w:rPr>
            <w:noProof/>
            <w:webHidden/>
          </w:rPr>
          <w:tab/>
        </w:r>
        <w:r>
          <w:rPr>
            <w:noProof/>
            <w:webHidden/>
          </w:rPr>
          <w:fldChar w:fldCharType="begin"/>
        </w:r>
        <w:r>
          <w:rPr>
            <w:noProof/>
            <w:webHidden/>
          </w:rPr>
          <w:instrText xml:space="preserve"> PAGEREF _Toc323907590 \h </w:instrText>
        </w:r>
        <w:r>
          <w:rPr>
            <w:noProof/>
            <w:webHidden/>
          </w:rPr>
        </w:r>
        <w:r>
          <w:rPr>
            <w:noProof/>
            <w:webHidden/>
          </w:rPr>
          <w:fldChar w:fldCharType="separate"/>
        </w:r>
        <w:r>
          <w:rPr>
            <w:noProof/>
            <w:webHidden/>
          </w:rPr>
          <w:t>37</w:t>
        </w:r>
        <w:r>
          <w:rPr>
            <w:noProof/>
            <w:webHidden/>
          </w:rPr>
          <w:fldChar w:fldCharType="end"/>
        </w:r>
      </w:hyperlink>
    </w:p>
    <w:p w14:paraId="1648AFE7" w14:textId="77777777" w:rsidR="00FA200F" w:rsidRPr="00AB0F96" w:rsidRDefault="00FA200F">
      <w:pPr>
        <w:pStyle w:val="3a"/>
        <w:rPr>
          <w:rFonts w:ascii="Calibri" w:eastAsia="Times New Roman" w:hAnsi="Calibri"/>
          <w:b w:val="0"/>
          <w:noProof/>
          <w:sz w:val="22"/>
          <w:szCs w:val="22"/>
          <w:lang w:val="en-US" w:eastAsia="en-US"/>
        </w:rPr>
      </w:pPr>
      <w:hyperlink w:anchor="_Toc323907591" w:history="1">
        <w:r w:rsidRPr="004431B7">
          <w:rPr>
            <w:rStyle w:val="aff7"/>
            <w:noProof/>
          </w:rPr>
          <w:t>8.9.1</w:t>
        </w:r>
        <w:r w:rsidRPr="00AB0F96">
          <w:rPr>
            <w:rFonts w:ascii="Calibri" w:eastAsia="Times New Roman" w:hAnsi="Calibri"/>
            <w:b w:val="0"/>
            <w:noProof/>
            <w:sz w:val="22"/>
            <w:szCs w:val="22"/>
            <w:lang w:val="en-US" w:eastAsia="en-US"/>
          </w:rPr>
          <w:tab/>
        </w:r>
        <w:r w:rsidRPr="004431B7">
          <w:rPr>
            <w:rStyle w:val="aff7"/>
            <w:noProof/>
          </w:rPr>
          <w:t>GetValue (V)</w:t>
        </w:r>
        <w:r>
          <w:rPr>
            <w:noProof/>
            <w:webHidden/>
          </w:rPr>
          <w:tab/>
        </w:r>
        <w:r>
          <w:rPr>
            <w:noProof/>
            <w:webHidden/>
          </w:rPr>
          <w:fldChar w:fldCharType="begin"/>
        </w:r>
        <w:r>
          <w:rPr>
            <w:noProof/>
            <w:webHidden/>
          </w:rPr>
          <w:instrText xml:space="preserve"> PAGEREF _Toc323907591 \h </w:instrText>
        </w:r>
        <w:r>
          <w:rPr>
            <w:noProof/>
            <w:webHidden/>
          </w:rPr>
        </w:r>
        <w:r>
          <w:rPr>
            <w:noProof/>
            <w:webHidden/>
          </w:rPr>
          <w:fldChar w:fldCharType="separate"/>
        </w:r>
        <w:r>
          <w:rPr>
            <w:noProof/>
            <w:webHidden/>
          </w:rPr>
          <w:t>38</w:t>
        </w:r>
        <w:r>
          <w:rPr>
            <w:noProof/>
            <w:webHidden/>
          </w:rPr>
          <w:fldChar w:fldCharType="end"/>
        </w:r>
      </w:hyperlink>
    </w:p>
    <w:p w14:paraId="7D90E930" w14:textId="77777777" w:rsidR="00FA200F" w:rsidRPr="00AB0F96" w:rsidRDefault="00FA200F">
      <w:pPr>
        <w:pStyle w:val="3a"/>
        <w:rPr>
          <w:rFonts w:ascii="Calibri" w:eastAsia="Times New Roman" w:hAnsi="Calibri"/>
          <w:b w:val="0"/>
          <w:noProof/>
          <w:sz w:val="22"/>
          <w:szCs w:val="22"/>
          <w:lang w:val="en-US" w:eastAsia="en-US"/>
        </w:rPr>
      </w:pPr>
      <w:hyperlink w:anchor="_Toc323907592" w:history="1">
        <w:r w:rsidRPr="004431B7">
          <w:rPr>
            <w:rStyle w:val="aff7"/>
            <w:noProof/>
          </w:rPr>
          <w:t>8.9.2</w:t>
        </w:r>
        <w:r w:rsidRPr="00AB0F96">
          <w:rPr>
            <w:rFonts w:ascii="Calibri" w:eastAsia="Times New Roman" w:hAnsi="Calibri"/>
            <w:b w:val="0"/>
            <w:noProof/>
            <w:sz w:val="22"/>
            <w:szCs w:val="22"/>
            <w:lang w:val="en-US" w:eastAsia="en-US"/>
          </w:rPr>
          <w:tab/>
        </w:r>
        <w:r w:rsidRPr="004431B7">
          <w:rPr>
            <w:rStyle w:val="aff7"/>
            <w:noProof/>
          </w:rPr>
          <w:t>PutValue (V, W)</w:t>
        </w:r>
        <w:r>
          <w:rPr>
            <w:noProof/>
            <w:webHidden/>
          </w:rPr>
          <w:tab/>
        </w:r>
        <w:r>
          <w:rPr>
            <w:noProof/>
            <w:webHidden/>
          </w:rPr>
          <w:fldChar w:fldCharType="begin"/>
        </w:r>
        <w:r>
          <w:rPr>
            <w:noProof/>
            <w:webHidden/>
          </w:rPr>
          <w:instrText xml:space="preserve"> PAGEREF _Toc323907592 \h </w:instrText>
        </w:r>
        <w:r>
          <w:rPr>
            <w:noProof/>
            <w:webHidden/>
          </w:rPr>
        </w:r>
        <w:r>
          <w:rPr>
            <w:noProof/>
            <w:webHidden/>
          </w:rPr>
          <w:fldChar w:fldCharType="separate"/>
        </w:r>
        <w:r>
          <w:rPr>
            <w:noProof/>
            <w:webHidden/>
          </w:rPr>
          <w:t>39</w:t>
        </w:r>
        <w:r>
          <w:rPr>
            <w:noProof/>
            <w:webHidden/>
          </w:rPr>
          <w:fldChar w:fldCharType="end"/>
        </w:r>
      </w:hyperlink>
    </w:p>
    <w:p w14:paraId="3B4EC016" w14:textId="77777777" w:rsidR="00FA200F" w:rsidRPr="00AB0F96" w:rsidRDefault="00FA200F">
      <w:pPr>
        <w:pStyle w:val="3a"/>
        <w:rPr>
          <w:rFonts w:ascii="Calibri" w:eastAsia="Times New Roman" w:hAnsi="Calibri"/>
          <w:b w:val="0"/>
          <w:noProof/>
          <w:sz w:val="22"/>
          <w:szCs w:val="22"/>
          <w:lang w:val="en-US" w:eastAsia="en-US"/>
        </w:rPr>
      </w:pPr>
      <w:hyperlink w:anchor="_Toc323907593" w:history="1">
        <w:r w:rsidRPr="004431B7">
          <w:rPr>
            <w:rStyle w:val="aff7"/>
            <w:noProof/>
          </w:rPr>
          <w:t>8.9.3</w:t>
        </w:r>
        <w:r w:rsidRPr="00AB0F96">
          <w:rPr>
            <w:rFonts w:ascii="Calibri" w:eastAsia="Times New Roman" w:hAnsi="Calibri"/>
            <w:b w:val="0"/>
            <w:noProof/>
            <w:sz w:val="22"/>
            <w:szCs w:val="22"/>
            <w:lang w:val="en-US" w:eastAsia="en-US"/>
          </w:rPr>
          <w:tab/>
        </w:r>
        <w:r w:rsidRPr="004431B7">
          <w:rPr>
            <w:rStyle w:val="aff7"/>
            <w:noProof/>
          </w:rPr>
          <w:t>GetThisValue (V)</w:t>
        </w:r>
        <w:r>
          <w:rPr>
            <w:noProof/>
            <w:webHidden/>
          </w:rPr>
          <w:tab/>
        </w:r>
        <w:r>
          <w:rPr>
            <w:noProof/>
            <w:webHidden/>
          </w:rPr>
          <w:fldChar w:fldCharType="begin"/>
        </w:r>
        <w:r>
          <w:rPr>
            <w:noProof/>
            <w:webHidden/>
          </w:rPr>
          <w:instrText xml:space="preserve"> PAGEREF _Toc323907593 \h </w:instrText>
        </w:r>
        <w:r>
          <w:rPr>
            <w:noProof/>
            <w:webHidden/>
          </w:rPr>
        </w:r>
        <w:r>
          <w:rPr>
            <w:noProof/>
            <w:webHidden/>
          </w:rPr>
          <w:fldChar w:fldCharType="separate"/>
        </w:r>
        <w:r>
          <w:rPr>
            <w:noProof/>
            <w:webHidden/>
          </w:rPr>
          <w:t>39</w:t>
        </w:r>
        <w:r>
          <w:rPr>
            <w:noProof/>
            <w:webHidden/>
          </w:rPr>
          <w:fldChar w:fldCharType="end"/>
        </w:r>
      </w:hyperlink>
    </w:p>
    <w:p w14:paraId="572BEA53" w14:textId="77777777" w:rsidR="00FA200F" w:rsidRPr="00AB0F96" w:rsidRDefault="00FA200F">
      <w:pPr>
        <w:pStyle w:val="2b"/>
        <w:rPr>
          <w:rFonts w:ascii="Calibri" w:eastAsia="Times New Roman" w:hAnsi="Calibri"/>
          <w:b w:val="0"/>
          <w:noProof/>
          <w:sz w:val="22"/>
          <w:szCs w:val="22"/>
          <w:lang w:val="en-US" w:eastAsia="en-US"/>
        </w:rPr>
      </w:pPr>
      <w:hyperlink w:anchor="_Toc323907594" w:history="1">
        <w:r w:rsidRPr="004431B7">
          <w:rPr>
            <w:rStyle w:val="aff7"/>
            <w:noProof/>
          </w:rPr>
          <w:t xml:space="preserve">8.10 </w:t>
        </w:r>
        <w:r w:rsidRPr="00AB0F96">
          <w:rPr>
            <w:rFonts w:ascii="Calibri" w:eastAsia="Times New Roman" w:hAnsi="Calibri"/>
            <w:b w:val="0"/>
            <w:noProof/>
            <w:sz w:val="22"/>
            <w:szCs w:val="22"/>
            <w:lang w:val="en-US" w:eastAsia="en-US"/>
          </w:rPr>
          <w:tab/>
        </w:r>
        <w:r w:rsidRPr="004431B7">
          <w:rPr>
            <w:rStyle w:val="aff7"/>
            <w:noProof/>
          </w:rPr>
          <w:t>The Property Descriptor and Property Identifier Specification Types</w:t>
        </w:r>
        <w:r>
          <w:rPr>
            <w:noProof/>
            <w:webHidden/>
          </w:rPr>
          <w:tab/>
        </w:r>
        <w:r>
          <w:rPr>
            <w:noProof/>
            <w:webHidden/>
          </w:rPr>
          <w:fldChar w:fldCharType="begin"/>
        </w:r>
        <w:r>
          <w:rPr>
            <w:noProof/>
            <w:webHidden/>
          </w:rPr>
          <w:instrText xml:space="preserve"> PAGEREF _Toc323907594 \h </w:instrText>
        </w:r>
        <w:r>
          <w:rPr>
            <w:noProof/>
            <w:webHidden/>
          </w:rPr>
        </w:r>
        <w:r>
          <w:rPr>
            <w:noProof/>
            <w:webHidden/>
          </w:rPr>
          <w:fldChar w:fldCharType="separate"/>
        </w:r>
        <w:r>
          <w:rPr>
            <w:noProof/>
            <w:webHidden/>
          </w:rPr>
          <w:t>40</w:t>
        </w:r>
        <w:r>
          <w:rPr>
            <w:noProof/>
            <w:webHidden/>
          </w:rPr>
          <w:fldChar w:fldCharType="end"/>
        </w:r>
      </w:hyperlink>
    </w:p>
    <w:p w14:paraId="4AC9664A" w14:textId="77777777" w:rsidR="00FA200F" w:rsidRPr="00AB0F96" w:rsidRDefault="00FA200F">
      <w:pPr>
        <w:pStyle w:val="3a"/>
        <w:rPr>
          <w:rFonts w:ascii="Calibri" w:eastAsia="Times New Roman" w:hAnsi="Calibri"/>
          <w:b w:val="0"/>
          <w:noProof/>
          <w:sz w:val="22"/>
          <w:szCs w:val="22"/>
          <w:lang w:val="en-US" w:eastAsia="en-US"/>
        </w:rPr>
      </w:pPr>
      <w:hyperlink w:anchor="_Toc323907595" w:history="1">
        <w:r w:rsidRPr="004431B7">
          <w:rPr>
            <w:rStyle w:val="aff7"/>
            <w:noProof/>
          </w:rPr>
          <w:t>8.10.1</w:t>
        </w:r>
        <w:r w:rsidRPr="00AB0F96">
          <w:rPr>
            <w:rFonts w:ascii="Calibri" w:eastAsia="Times New Roman" w:hAnsi="Calibri"/>
            <w:b w:val="0"/>
            <w:noProof/>
            <w:sz w:val="22"/>
            <w:szCs w:val="22"/>
            <w:lang w:val="en-US" w:eastAsia="en-US"/>
          </w:rPr>
          <w:tab/>
        </w:r>
        <w:r w:rsidRPr="004431B7">
          <w:rPr>
            <w:rStyle w:val="aff7"/>
            <w:noProof/>
          </w:rPr>
          <w:t>IsAccessorDescriptor ( Desc )</w:t>
        </w:r>
        <w:r>
          <w:rPr>
            <w:noProof/>
            <w:webHidden/>
          </w:rPr>
          <w:tab/>
        </w:r>
        <w:r>
          <w:rPr>
            <w:noProof/>
            <w:webHidden/>
          </w:rPr>
          <w:fldChar w:fldCharType="begin"/>
        </w:r>
        <w:r>
          <w:rPr>
            <w:noProof/>
            <w:webHidden/>
          </w:rPr>
          <w:instrText xml:space="preserve"> PAGEREF _Toc323907595 \h </w:instrText>
        </w:r>
        <w:r>
          <w:rPr>
            <w:noProof/>
            <w:webHidden/>
          </w:rPr>
        </w:r>
        <w:r>
          <w:rPr>
            <w:noProof/>
            <w:webHidden/>
          </w:rPr>
          <w:fldChar w:fldCharType="separate"/>
        </w:r>
        <w:r>
          <w:rPr>
            <w:noProof/>
            <w:webHidden/>
          </w:rPr>
          <w:t>40</w:t>
        </w:r>
        <w:r>
          <w:rPr>
            <w:noProof/>
            <w:webHidden/>
          </w:rPr>
          <w:fldChar w:fldCharType="end"/>
        </w:r>
      </w:hyperlink>
    </w:p>
    <w:p w14:paraId="2B66138E" w14:textId="77777777" w:rsidR="00FA200F" w:rsidRPr="00AB0F96" w:rsidRDefault="00FA200F">
      <w:pPr>
        <w:pStyle w:val="3a"/>
        <w:rPr>
          <w:rFonts w:ascii="Calibri" w:eastAsia="Times New Roman" w:hAnsi="Calibri"/>
          <w:b w:val="0"/>
          <w:noProof/>
          <w:sz w:val="22"/>
          <w:szCs w:val="22"/>
          <w:lang w:val="en-US" w:eastAsia="en-US"/>
        </w:rPr>
      </w:pPr>
      <w:hyperlink w:anchor="_Toc323907596" w:history="1">
        <w:r w:rsidRPr="004431B7">
          <w:rPr>
            <w:rStyle w:val="aff7"/>
            <w:noProof/>
          </w:rPr>
          <w:t>8.10.2</w:t>
        </w:r>
        <w:r w:rsidRPr="00AB0F96">
          <w:rPr>
            <w:rFonts w:ascii="Calibri" w:eastAsia="Times New Roman" w:hAnsi="Calibri"/>
            <w:b w:val="0"/>
            <w:noProof/>
            <w:sz w:val="22"/>
            <w:szCs w:val="22"/>
            <w:lang w:val="en-US" w:eastAsia="en-US"/>
          </w:rPr>
          <w:tab/>
        </w:r>
        <w:r w:rsidRPr="004431B7">
          <w:rPr>
            <w:rStyle w:val="aff7"/>
            <w:noProof/>
          </w:rPr>
          <w:t>IsDataDescriptor ( Desc )</w:t>
        </w:r>
        <w:r>
          <w:rPr>
            <w:noProof/>
            <w:webHidden/>
          </w:rPr>
          <w:tab/>
        </w:r>
        <w:r>
          <w:rPr>
            <w:noProof/>
            <w:webHidden/>
          </w:rPr>
          <w:fldChar w:fldCharType="begin"/>
        </w:r>
        <w:r>
          <w:rPr>
            <w:noProof/>
            <w:webHidden/>
          </w:rPr>
          <w:instrText xml:space="preserve"> PAGEREF _Toc323907596 \h </w:instrText>
        </w:r>
        <w:r>
          <w:rPr>
            <w:noProof/>
            <w:webHidden/>
          </w:rPr>
        </w:r>
        <w:r>
          <w:rPr>
            <w:noProof/>
            <w:webHidden/>
          </w:rPr>
          <w:fldChar w:fldCharType="separate"/>
        </w:r>
        <w:r>
          <w:rPr>
            <w:noProof/>
            <w:webHidden/>
          </w:rPr>
          <w:t>40</w:t>
        </w:r>
        <w:r>
          <w:rPr>
            <w:noProof/>
            <w:webHidden/>
          </w:rPr>
          <w:fldChar w:fldCharType="end"/>
        </w:r>
      </w:hyperlink>
    </w:p>
    <w:p w14:paraId="0608ECEE" w14:textId="77777777" w:rsidR="00FA200F" w:rsidRPr="00AB0F96" w:rsidRDefault="00FA200F">
      <w:pPr>
        <w:pStyle w:val="3a"/>
        <w:rPr>
          <w:rFonts w:ascii="Calibri" w:eastAsia="Times New Roman" w:hAnsi="Calibri"/>
          <w:b w:val="0"/>
          <w:noProof/>
          <w:sz w:val="22"/>
          <w:szCs w:val="22"/>
          <w:lang w:val="en-US" w:eastAsia="en-US"/>
        </w:rPr>
      </w:pPr>
      <w:hyperlink w:anchor="_Toc323907597" w:history="1">
        <w:r w:rsidRPr="004431B7">
          <w:rPr>
            <w:rStyle w:val="aff7"/>
            <w:noProof/>
          </w:rPr>
          <w:t>8.10.3</w:t>
        </w:r>
        <w:r w:rsidRPr="00AB0F96">
          <w:rPr>
            <w:rFonts w:ascii="Calibri" w:eastAsia="Times New Roman" w:hAnsi="Calibri"/>
            <w:b w:val="0"/>
            <w:noProof/>
            <w:sz w:val="22"/>
            <w:szCs w:val="22"/>
            <w:lang w:val="en-US" w:eastAsia="en-US"/>
          </w:rPr>
          <w:tab/>
        </w:r>
        <w:r w:rsidRPr="004431B7">
          <w:rPr>
            <w:rStyle w:val="aff7"/>
            <w:noProof/>
          </w:rPr>
          <w:t>IsGenericDescriptor ( Desc )</w:t>
        </w:r>
        <w:r>
          <w:rPr>
            <w:noProof/>
            <w:webHidden/>
          </w:rPr>
          <w:tab/>
        </w:r>
        <w:r>
          <w:rPr>
            <w:noProof/>
            <w:webHidden/>
          </w:rPr>
          <w:fldChar w:fldCharType="begin"/>
        </w:r>
        <w:r>
          <w:rPr>
            <w:noProof/>
            <w:webHidden/>
          </w:rPr>
          <w:instrText xml:space="preserve"> PAGEREF _Toc323907597 \h </w:instrText>
        </w:r>
        <w:r>
          <w:rPr>
            <w:noProof/>
            <w:webHidden/>
          </w:rPr>
        </w:r>
        <w:r>
          <w:rPr>
            <w:noProof/>
            <w:webHidden/>
          </w:rPr>
          <w:fldChar w:fldCharType="separate"/>
        </w:r>
        <w:r>
          <w:rPr>
            <w:noProof/>
            <w:webHidden/>
          </w:rPr>
          <w:t>40</w:t>
        </w:r>
        <w:r>
          <w:rPr>
            <w:noProof/>
            <w:webHidden/>
          </w:rPr>
          <w:fldChar w:fldCharType="end"/>
        </w:r>
      </w:hyperlink>
    </w:p>
    <w:p w14:paraId="1F761EBC" w14:textId="77777777" w:rsidR="00FA200F" w:rsidRPr="00AB0F96" w:rsidRDefault="00FA200F">
      <w:pPr>
        <w:pStyle w:val="3a"/>
        <w:rPr>
          <w:rFonts w:ascii="Calibri" w:eastAsia="Times New Roman" w:hAnsi="Calibri"/>
          <w:b w:val="0"/>
          <w:noProof/>
          <w:sz w:val="22"/>
          <w:szCs w:val="22"/>
          <w:lang w:val="en-US" w:eastAsia="en-US"/>
        </w:rPr>
      </w:pPr>
      <w:hyperlink w:anchor="_Toc323907598" w:history="1">
        <w:r w:rsidRPr="004431B7">
          <w:rPr>
            <w:rStyle w:val="aff7"/>
            <w:noProof/>
          </w:rPr>
          <w:t>8.10.4</w:t>
        </w:r>
        <w:r w:rsidRPr="00AB0F96">
          <w:rPr>
            <w:rFonts w:ascii="Calibri" w:eastAsia="Times New Roman" w:hAnsi="Calibri"/>
            <w:b w:val="0"/>
            <w:noProof/>
            <w:sz w:val="22"/>
            <w:szCs w:val="22"/>
            <w:lang w:val="en-US" w:eastAsia="en-US"/>
          </w:rPr>
          <w:tab/>
        </w:r>
        <w:r w:rsidRPr="004431B7">
          <w:rPr>
            <w:rStyle w:val="aff7"/>
            <w:noProof/>
          </w:rPr>
          <w:t>FromPropertyDescriptor ( Desc )</w:t>
        </w:r>
        <w:r>
          <w:rPr>
            <w:noProof/>
            <w:webHidden/>
          </w:rPr>
          <w:tab/>
        </w:r>
        <w:r>
          <w:rPr>
            <w:noProof/>
            <w:webHidden/>
          </w:rPr>
          <w:fldChar w:fldCharType="begin"/>
        </w:r>
        <w:r>
          <w:rPr>
            <w:noProof/>
            <w:webHidden/>
          </w:rPr>
          <w:instrText xml:space="preserve"> PAGEREF _Toc323907598 \h </w:instrText>
        </w:r>
        <w:r>
          <w:rPr>
            <w:noProof/>
            <w:webHidden/>
          </w:rPr>
        </w:r>
        <w:r>
          <w:rPr>
            <w:noProof/>
            <w:webHidden/>
          </w:rPr>
          <w:fldChar w:fldCharType="separate"/>
        </w:r>
        <w:r>
          <w:rPr>
            <w:noProof/>
            <w:webHidden/>
          </w:rPr>
          <w:t>41</w:t>
        </w:r>
        <w:r>
          <w:rPr>
            <w:noProof/>
            <w:webHidden/>
          </w:rPr>
          <w:fldChar w:fldCharType="end"/>
        </w:r>
      </w:hyperlink>
    </w:p>
    <w:p w14:paraId="1185D596" w14:textId="77777777" w:rsidR="00FA200F" w:rsidRPr="00AB0F96" w:rsidRDefault="00FA200F">
      <w:pPr>
        <w:pStyle w:val="3a"/>
        <w:rPr>
          <w:rFonts w:ascii="Calibri" w:eastAsia="Times New Roman" w:hAnsi="Calibri"/>
          <w:b w:val="0"/>
          <w:noProof/>
          <w:sz w:val="22"/>
          <w:szCs w:val="22"/>
          <w:lang w:val="en-US" w:eastAsia="en-US"/>
        </w:rPr>
      </w:pPr>
      <w:hyperlink w:anchor="_Toc323907599" w:history="1">
        <w:r w:rsidRPr="004431B7">
          <w:rPr>
            <w:rStyle w:val="aff7"/>
            <w:noProof/>
          </w:rPr>
          <w:t>8.10.5</w:t>
        </w:r>
        <w:r w:rsidRPr="00AB0F96">
          <w:rPr>
            <w:rFonts w:ascii="Calibri" w:eastAsia="Times New Roman" w:hAnsi="Calibri"/>
            <w:b w:val="0"/>
            <w:noProof/>
            <w:sz w:val="22"/>
            <w:szCs w:val="22"/>
            <w:lang w:val="en-US" w:eastAsia="en-US"/>
          </w:rPr>
          <w:tab/>
        </w:r>
        <w:r w:rsidRPr="004431B7">
          <w:rPr>
            <w:rStyle w:val="aff7"/>
            <w:noProof/>
          </w:rPr>
          <w:t>ToPropertyDescriptor ( Obj )</w:t>
        </w:r>
        <w:r>
          <w:rPr>
            <w:noProof/>
            <w:webHidden/>
          </w:rPr>
          <w:tab/>
        </w:r>
        <w:r>
          <w:rPr>
            <w:noProof/>
            <w:webHidden/>
          </w:rPr>
          <w:fldChar w:fldCharType="begin"/>
        </w:r>
        <w:r>
          <w:rPr>
            <w:noProof/>
            <w:webHidden/>
          </w:rPr>
          <w:instrText xml:space="preserve"> PAGEREF _Toc323907599 \h </w:instrText>
        </w:r>
        <w:r>
          <w:rPr>
            <w:noProof/>
            <w:webHidden/>
          </w:rPr>
        </w:r>
        <w:r>
          <w:rPr>
            <w:noProof/>
            <w:webHidden/>
          </w:rPr>
          <w:fldChar w:fldCharType="separate"/>
        </w:r>
        <w:r>
          <w:rPr>
            <w:noProof/>
            <w:webHidden/>
          </w:rPr>
          <w:t>41</w:t>
        </w:r>
        <w:r>
          <w:rPr>
            <w:noProof/>
            <w:webHidden/>
          </w:rPr>
          <w:fldChar w:fldCharType="end"/>
        </w:r>
      </w:hyperlink>
    </w:p>
    <w:p w14:paraId="565F9350" w14:textId="77777777" w:rsidR="00FA200F" w:rsidRPr="00AB0F96" w:rsidRDefault="00FA200F">
      <w:pPr>
        <w:pStyle w:val="2b"/>
        <w:rPr>
          <w:rFonts w:ascii="Calibri" w:eastAsia="Times New Roman" w:hAnsi="Calibri"/>
          <w:b w:val="0"/>
          <w:noProof/>
          <w:sz w:val="22"/>
          <w:szCs w:val="22"/>
          <w:lang w:val="en-US" w:eastAsia="en-US"/>
        </w:rPr>
      </w:pPr>
      <w:hyperlink w:anchor="_Toc323907600" w:history="1">
        <w:r w:rsidRPr="004431B7">
          <w:rPr>
            <w:rStyle w:val="aff7"/>
            <w:noProof/>
          </w:rPr>
          <w:t>8.11</w:t>
        </w:r>
        <w:r w:rsidRPr="00AB0F96">
          <w:rPr>
            <w:rFonts w:ascii="Calibri" w:eastAsia="Times New Roman" w:hAnsi="Calibri"/>
            <w:b w:val="0"/>
            <w:noProof/>
            <w:sz w:val="22"/>
            <w:szCs w:val="22"/>
            <w:lang w:val="en-US" w:eastAsia="en-US"/>
          </w:rPr>
          <w:tab/>
        </w:r>
        <w:r w:rsidRPr="004431B7">
          <w:rPr>
            <w:rStyle w:val="aff7"/>
            <w:noProof/>
          </w:rPr>
          <w:t>The Lexical Environment and Environment Record Specification Types</w:t>
        </w:r>
        <w:r>
          <w:rPr>
            <w:noProof/>
            <w:webHidden/>
          </w:rPr>
          <w:tab/>
        </w:r>
        <w:r>
          <w:rPr>
            <w:noProof/>
            <w:webHidden/>
          </w:rPr>
          <w:fldChar w:fldCharType="begin"/>
        </w:r>
        <w:r>
          <w:rPr>
            <w:noProof/>
            <w:webHidden/>
          </w:rPr>
          <w:instrText xml:space="preserve"> PAGEREF _Toc323907600 \h </w:instrText>
        </w:r>
        <w:r>
          <w:rPr>
            <w:noProof/>
            <w:webHidden/>
          </w:rPr>
        </w:r>
        <w:r>
          <w:rPr>
            <w:noProof/>
            <w:webHidden/>
          </w:rPr>
          <w:fldChar w:fldCharType="separate"/>
        </w:r>
        <w:r>
          <w:rPr>
            <w:noProof/>
            <w:webHidden/>
          </w:rPr>
          <w:t>42</w:t>
        </w:r>
        <w:r>
          <w:rPr>
            <w:noProof/>
            <w:webHidden/>
          </w:rPr>
          <w:fldChar w:fldCharType="end"/>
        </w:r>
      </w:hyperlink>
    </w:p>
    <w:p w14:paraId="2BA34A44" w14:textId="77777777" w:rsidR="00FA200F" w:rsidRPr="00AB0F96" w:rsidRDefault="00FA200F">
      <w:pPr>
        <w:pStyle w:val="2b"/>
        <w:rPr>
          <w:rFonts w:ascii="Calibri" w:eastAsia="Times New Roman" w:hAnsi="Calibri"/>
          <w:b w:val="0"/>
          <w:noProof/>
          <w:sz w:val="22"/>
          <w:szCs w:val="22"/>
          <w:lang w:val="en-US" w:eastAsia="en-US"/>
        </w:rPr>
      </w:pPr>
      <w:hyperlink w:anchor="_Toc323907601" w:history="1">
        <w:r w:rsidRPr="004431B7">
          <w:rPr>
            <w:rStyle w:val="aff7"/>
            <w:noProof/>
          </w:rPr>
          <w:t>8.12</w:t>
        </w:r>
        <w:r w:rsidRPr="00AB0F96">
          <w:rPr>
            <w:rFonts w:ascii="Calibri" w:eastAsia="Times New Roman" w:hAnsi="Calibri"/>
            <w:b w:val="0"/>
            <w:noProof/>
            <w:sz w:val="22"/>
            <w:szCs w:val="22"/>
            <w:lang w:val="en-US" w:eastAsia="en-US"/>
          </w:rPr>
          <w:tab/>
        </w:r>
        <w:r w:rsidRPr="004431B7">
          <w:rPr>
            <w:rStyle w:val="aff7"/>
            <w:noProof/>
          </w:rPr>
          <w:t>Algorithms for Object Internal Methods</w:t>
        </w:r>
        <w:r>
          <w:rPr>
            <w:noProof/>
            <w:webHidden/>
          </w:rPr>
          <w:tab/>
        </w:r>
        <w:r>
          <w:rPr>
            <w:noProof/>
            <w:webHidden/>
          </w:rPr>
          <w:fldChar w:fldCharType="begin"/>
        </w:r>
        <w:r>
          <w:rPr>
            <w:noProof/>
            <w:webHidden/>
          </w:rPr>
          <w:instrText xml:space="preserve"> PAGEREF _Toc323907601 \h </w:instrText>
        </w:r>
        <w:r>
          <w:rPr>
            <w:noProof/>
            <w:webHidden/>
          </w:rPr>
        </w:r>
        <w:r>
          <w:rPr>
            <w:noProof/>
            <w:webHidden/>
          </w:rPr>
          <w:fldChar w:fldCharType="separate"/>
        </w:r>
        <w:r>
          <w:rPr>
            <w:noProof/>
            <w:webHidden/>
          </w:rPr>
          <w:t>42</w:t>
        </w:r>
        <w:r>
          <w:rPr>
            <w:noProof/>
            <w:webHidden/>
          </w:rPr>
          <w:fldChar w:fldCharType="end"/>
        </w:r>
      </w:hyperlink>
    </w:p>
    <w:p w14:paraId="3264E341" w14:textId="77777777" w:rsidR="00FA200F" w:rsidRPr="00AB0F96" w:rsidRDefault="00FA200F">
      <w:pPr>
        <w:pStyle w:val="3a"/>
        <w:rPr>
          <w:rFonts w:ascii="Calibri" w:eastAsia="Times New Roman" w:hAnsi="Calibri"/>
          <w:b w:val="0"/>
          <w:noProof/>
          <w:sz w:val="22"/>
          <w:szCs w:val="22"/>
          <w:lang w:val="en-US" w:eastAsia="en-US"/>
        </w:rPr>
      </w:pPr>
      <w:hyperlink w:anchor="_Toc323907602" w:history="1">
        <w:r w:rsidRPr="004431B7">
          <w:rPr>
            <w:rStyle w:val="aff7"/>
            <w:noProof/>
          </w:rPr>
          <w:t>8.12.1</w:t>
        </w:r>
        <w:r w:rsidRPr="00AB0F96">
          <w:rPr>
            <w:rFonts w:ascii="Calibri" w:eastAsia="Times New Roman" w:hAnsi="Calibri"/>
            <w:b w:val="0"/>
            <w:noProof/>
            <w:sz w:val="22"/>
            <w:szCs w:val="22"/>
            <w:lang w:val="en-US" w:eastAsia="en-US"/>
          </w:rPr>
          <w:tab/>
        </w:r>
        <w:r w:rsidRPr="004431B7">
          <w:rPr>
            <w:rStyle w:val="aff7"/>
            <w:noProof/>
          </w:rPr>
          <w:t>[[GetOwnProperty]] (P)</w:t>
        </w:r>
        <w:r>
          <w:rPr>
            <w:noProof/>
            <w:webHidden/>
          </w:rPr>
          <w:tab/>
        </w:r>
        <w:r>
          <w:rPr>
            <w:noProof/>
            <w:webHidden/>
          </w:rPr>
          <w:fldChar w:fldCharType="begin"/>
        </w:r>
        <w:r>
          <w:rPr>
            <w:noProof/>
            <w:webHidden/>
          </w:rPr>
          <w:instrText xml:space="preserve"> PAGEREF _Toc323907602 \h </w:instrText>
        </w:r>
        <w:r>
          <w:rPr>
            <w:noProof/>
            <w:webHidden/>
          </w:rPr>
        </w:r>
        <w:r>
          <w:rPr>
            <w:noProof/>
            <w:webHidden/>
          </w:rPr>
          <w:fldChar w:fldCharType="separate"/>
        </w:r>
        <w:r>
          <w:rPr>
            <w:noProof/>
            <w:webHidden/>
          </w:rPr>
          <w:t>42</w:t>
        </w:r>
        <w:r>
          <w:rPr>
            <w:noProof/>
            <w:webHidden/>
          </w:rPr>
          <w:fldChar w:fldCharType="end"/>
        </w:r>
      </w:hyperlink>
    </w:p>
    <w:p w14:paraId="636EF234" w14:textId="77777777" w:rsidR="00FA200F" w:rsidRPr="00AB0F96" w:rsidRDefault="00FA200F">
      <w:pPr>
        <w:pStyle w:val="3a"/>
        <w:rPr>
          <w:rFonts w:ascii="Calibri" w:eastAsia="Times New Roman" w:hAnsi="Calibri"/>
          <w:b w:val="0"/>
          <w:noProof/>
          <w:sz w:val="22"/>
          <w:szCs w:val="22"/>
          <w:lang w:val="en-US" w:eastAsia="en-US"/>
        </w:rPr>
      </w:pPr>
      <w:hyperlink w:anchor="_Toc323907603" w:history="1">
        <w:r w:rsidRPr="004431B7">
          <w:rPr>
            <w:rStyle w:val="aff7"/>
            <w:noProof/>
          </w:rPr>
          <w:t>8.12.2</w:t>
        </w:r>
        <w:r w:rsidRPr="00AB0F96">
          <w:rPr>
            <w:rFonts w:ascii="Calibri" w:eastAsia="Times New Roman" w:hAnsi="Calibri"/>
            <w:b w:val="0"/>
            <w:noProof/>
            <w:sz w:val="22"/>
            <w:szCs w:val="22"/>
            <w:lang w:val="en-US" w:eastAsia="en-US"/>
          </w:rPr>
          <w:tab/>
        </w:r>
        <w:r w:rsidRPr="004431B7">
          <w:rPr>
            <w:rStyle w:val="aff7"/>
            <w:noProof/>
          </w:rPr>
          <w:t>[[GetProperty]] (P)</w:t>
        </w:r>
        <w:r>
          <w:rPr>
            <w:noProof/>
            <w:webHidden/>
          </w:rPr>
          <w:tab/>
        </w:r>
        <w:r>
          <w:rPr>
            <w:noProof/>
            <w:webHidden/>
          </w:rPr>
          <w:fldChar w:fldCharType="begin"/>
        </w:r>
        <w:r>
          <w:rPr>
            <w:noProof/>
            <w:webHidden/>
          </w:rPr>
          <w:instrText xml:space="preserve"> PAGEREF _Toc323907603 \h </w:instrText>
        </w:r>
        <w:r>
          <w:rPr>
            <w:noProof/>
            <w:webHidden/>
          </w:rPr>
        </w:r>
        <w:r>
          <w:rPr>
            <w:noProof/>
            <w:webHidden/>
          </w:rPr>
          <w:fldChar w:fldCharType="separate"/>
        </w:r>
        <w:r>
          <w:rPr>
            <w:noProof/>
            <w:webHidden/>
          </w:rPr>
          <w:t>42</w:t>
        </w:r>
        <w:r>
          <w:rPr>
            <w:noProof/>
            <w:webHidden/>
          </w:rPr>
          <w:fldChar w:fldCharType="end"/>
        </w:r>
      </w:hyperlink>
    </w:p>
    <w:p w14:paraId="324E9A92" w14:textId="77777777" w:rsidR="00FA200F" w:rsidRPr="00AB0F96" w:rsidRDefault="00FA200F">
      <w:pPr>
        <w:pStyle w:val="3a"/>
        <w:rPr>
          <w:rFonts w:ascii="Calibri" w:eastAsia="Times New Roman" w:hAnsi="Calibri"/>
          <w:b w:val="0"/>
          <w:noProof/>
          <w:sz w:val="22"/>
          <w:szCs w:val="22"/>
          <w:lang w:val="en-US" w:eastAsia="en-US"/>
        </w:rPr>
      </w:pPr>
      <w:hyperlink w:anchor="_Toc323907604" w:history="1">
        <w:r w:rsidRPr="004431B7">
          <w:rPr>
            <w:rStyle w:val="aff7"/>
            <w:noProof/>
          </w:rPr>
          <w:t>8.12.3</w:t>
        </w:r>
        <w:r w:rsidRPr="00AB0F96">
          <w:rPr>
            <w:rFonts w:ascii="Calibri" w:eastAsia="Times New Roman" w:hAnsi="Calibri"/>
            <w:b w:val="0"/>
            <w:noProof/>
            <w:sz w:val="22"/>
            <w:szCs w:val="22"/>
            <w:lang w:val="en-US" w:eastAsia="en-US"/>
          </w:rPr>
          <w:tab/>
        </w:r>
        <w:r w:rsidRPr="004431B7">
          <w:rPr>
            <w:rStyle w:val="aff7"/>
            <w:noProof/>
          </w:rPr>
          <w:t>[[Get]] (P [, accessorThisValue] )</w:t>
        </w:r>
        <w:r>
          <w:rPr>
            <w:noProof/>
            <w:webHidden/>
          </w:rPr>
          <w:tab/>
        </w:r>
        <w:r>
          <w:rPr>
            <w:noProof/>
            <w:webHidden/>
          </w:rPr>
          <w:fldChar w:fldCharType="begin"/>
        </w:r>
        <w:r>
          <w:rPr>
            <w:noProof/>
            <w:webHidden/>
          </w:rPr>
          <w:instrText xml:space="preserve"> PAGEREF _Toc323907604 \h </w:instrText>
        </w:r>
        <w:r>
          <w:rPr>
            <w:noProof/>
            <w:webHidden/>
          </w:rPr>
        </w:r>
        <w:r>
          <w:rPr>
            <w:noProof/>
            <w:webHidden/>
          </w:rPr>
          <w:fldChar w:fldCharType="separate"/>
        </w:r>
        <w:r>
          <w:rPr>
            <w:noProof/>
            <w:webHidden/>
          </w:rPr>
          <w:t>42</w:t>
        </w:r>
        <w:r>
          <w:rPr>
            <w:noProof/>
            <w:webHidden/>
          </w:rPr>
          <w:fldChar w:fldCharType="end"/>
        </w:r>
      </w:hyperlink>
    </w:p>
    <w:p w14:paraId="0C8C992D" w14:textId="77777777" w:rsidR="00FA200F" w:rsidRPr="00AB0F96" w:rsidRDefault="00FA200F">
      <w:pPr>
        <w:pStyle w:val="3a"/>
        <w:rPr>
          <w:rFonts w:ascii="Calibri" w:eastAsia="Times New Roman" w:hAnsi="Calibri"/>
          <w:b w:val="0"/>
          <w:noProof/>
          <w:sz w:val="22"/>
          <w:szCs w:val="22"/>
          <w:lang w:val="en-US" w:eastAsia="en-US"/>
        </w:rPr>
      </w:pPr>
      <w:hyperlink w:anchor="_Toc323907605" w:history="1">
        <w:r w:rsidRPr="004431B7">
          <w:rPr>
            <w:rStyle w:val="aff7"/>
            <w:noProof/>
          </w:rPr>
          <w:t>8.12.4</w:t>
        </w:r>
        <w:r w:rsidRPr="00AB0F96">
          <w:rPr>
            <w:rFonts w:ascii="Calibri" w:eastAsia="Times New Roman" w:hAnsi="Calibri"/>
            <w:b w:val="0"/>
            <w:noProof/>
            <w:sz w:val="22"/>
            <w:szCs w:val="22"/>
            <w:lang w:val="en-US" w:eastAsia="en-US"/>
          </w:rPr>
          <w:tab/>
        </w:r>
        <w:r w:rsidRPr="004431B7">
          <w:rPr>
            <w:rStyle w:val="aff7"/>
            <w:noProof/>
          </w:rPr>
          <w:t>[[CanPut]] (P)</w:t>
        </w:r>
        <w:r>
          <w:rPr>
            <w:noProof/>
            <w:webHidden/>
          </w:rPr>
          <w:tab/>
        </w:r>
        <w:r>
          <w:rPr>
            <w:noProof/>
            <w:webHidden/>
          </w:rPr>
          <w:fldChar w:fldCharType="begin"/>
        </w:r>
        <w:r>
          <w:rPr>
            <w:noProof/>
            <w:webHidden/>
          </w:rPr>
          <w:instrText xml:space="preserve"> PAGEREF _Toc323907605 \h </w:instrText>
        </w:r>
        <w:r>
          <w:rPr>
            <w:noProof/>
            <w:webHidden/>
          </w:rPr>
        </w:r>
        <w:r>
          <w:rPr>
            <w:noProof/>
            <w:webHidden/>
          </w:rPr>
          <w:fldChar w:fldCharType="separate"/>
        </w:r>
        <w:r>
          <w:rPr>
            <w:noProof/>
            <w:webHidden/>
          </w:rPr>
          <w:t>43</w:t>
        </w:r>
        <w:r>
          <w:rPr>
            <w:noProof/>
            <w:webHidden/>
          </w:rPr>
          <w:fldChar w:fldCharType="end"/>
        </w:r>
      </w:hyperlink>
    </w:p>
    <w:p w14:paraId="08DD076D" w14:textId="77777777" w:rsidR="00FA200F" w:rsidRPr="00AB0F96" w:rsidRDefault="00FA200F">
      <w:pPr>
        <w:pStyle w:val="3a"/>
        <w:rPr>
          <w:rFonts w:ascii="Calibri" w:eastAsia="Times New Roman" w:hAnsi="Calibri"/>
          <w:b w:val="0"/>
          <w:noProof/>
          <w:sz w:val="22"/>
          <w:szCs w:val="22"/>
          <w:lang w:val="en-US" w:eastAsia="en-US"/>
        </w:rPr>
      </w:pPr>
      <w:hyperlink w:anchor="_Toc323907606" w:history="1">
        <w:r w:rsidRPr="004431B7">
          <w:rPr>
            <w:rStyle w:val="aff7"/>
            <w:noProof/>
          </w:rPr>
          <w:t>8.12.5</w:t>
        </w:r>
        <w:r w:rsidRPr="00AB0F96">
          <w:rPr>
            <w:rFonts w:ascii="Calibri" w:eastAsia="Times New Roman" w:hAnsi="Calibri"/>
            <w:b w:val="0"/>
            <w:noProof/>
            <w:sz w:val="22"/>
            <w:szCs w:val="22"/>
            <w:lang w:val="en-US" w:eastAsia="en-US"/>
          </w:rPr>
          <w:tab/>
        </w:r>
        <w:r w:rsidRPr="004431B7">
          <w:rPr>
            <w:rStyle w:val="aff7"/>
            <w:noProof/>
          </w:rPr>
          <w:t>[[Put]] ( P, V, Throw[, accessorThisValue]  )</w:t>
        </w:r>
        <w:r>
          <w:rPr>
            <w:noProof/>
            <w:webHidden/>
          </w:rPr>
          <w:tab/>
        </w:r>
        <w:r>
          <w:rPr>
            <w:noProof/>
            <w:webHidden/>
          </w:rPr>
          <w:fldChar w:fldCharType="begin"/>
        </w:r>
        <w:r>
          <w:rPr>
            <w:noProof/>
            <w:webHidden/>
          </w:rPr>
          <w:instrText xml:space="preserve"> PAGEREF _Toc323907606 \h </w:instrText>
        </w:r>
        <w:r>
          <w:rPr>
            <w:noProof/>
            <w:webHidden/>
          </w:rPr>
        </w:r>
        <w:r>
          <w:rPr>
            <w:noProof/>
            <w:webHidden/>
          </w:rPr>
          <w:fldChar w:fldCharType="separate"/>
        </w:r>
        <w:r>
          <w:rPr>
            <w:noProof/>
            <w:webHidden/>
          </w:rPr>
          <w:t>43</w:t>
        </w:r>
        <w:r>
          <w:rPr>
            <w:noProof/>
            <w:webHidden/>
          </w:rPr>
          <w:fldChar w:fldCharType="end"/>
        </w:r>
      </w:hyperlink>
    </w:p>
    <w:p w14:paraId="22729D4B" w14:textId="77777777" w:rsidR="00FA200F" w:rsidRPr="00AB0F96" w:rsidRDefault="00FA200F">
      <w:pPr>
        <w:pStyle w:val="3a"/>
        <w:rPr>
          <w:rFonts w:ascii="Calibri" w:eastAsia="Times New Roman" w:hAnsi="Calibri"/>
          <w:b w:val="0"/>
          <w:noProof/>
          <w:sz w:val="22"/>
          <w:szCs w:val="22"/>
          <w:lang w:val="en-US" w:eastAsia="en-US"/>
        </w:rPr>
      </w:pPr>
      <w:hyperlink w:anchor="_Toc323907607" w:history="1">
        <w:r w:rsidRPr="004431B7">
          <w:rPr>
            <w:rStyle w:val="aff7"/>
            <w:noProof/>
          </w:rPr>
          <w:t>8.12.6</w:t>
        </w:r>
        <w:r w:rsidRPr="00AB0F96">
          <w:rPr>
            <w:rFonts w:ascii="Calibri" w:eastAsia="Times New Roman" w:hAnsi="Calibri"/>
            <w:b w:val="0"/>
            <w:noProof/>
            <w:sz w:val="22"/>
            <w:szCs w:val="22"/>
            <w:lang w:val="en-US" w:eastAsia="en-US"/>
          </w:rPr>
          <w:tab/>
        </w:r>
        <w:r w:rsidRPr="004431B7">
          <w:rPr>
            <w:rStyle w:val="aff7"/>
            <w:noProof/>
          </w:rPr>
          <w:t>[[HasProperty]] (P)</w:t>
        </w:r>
        <w:r>
          <w:rPr>
            <w:noProof/>
            <w:webHidden/>
          </w:rPr>
          <w:tab/>
        </w:r>
        <w:r>
          <w:rPr>
            <w:noProof/>
            <w:webHidden/>
          </w:rPr>
          <w:fldChar w:fldCharType="begin"/>
        </w:r>
        <w:r>
          <w:rPr>
            <w:noProof/>
            <w:webHidden/>
          </w:rPr>
          <w:instrText xml:space="preserve"> PAGEREF _Toc323907607 \h </w:instrText>
        </w:r>
        <w:r>
          <w:rPr>
            <w:noProof/>
            <w:webHidden/>
          </w:rPr>
        </w:r>
        <w:r>
          <w:rPr>
            <w:noProof/>
            <w:webHidden/>
          </w:rPr>
          <w:fldChar w:fldCharType="separate"/>
        </w:r>
        <w:r>
          <w:rPr>
            <w:noProof/>
            <w:webHidden/>
          </w:rPr>
          <w:t>43</w:t>
        </w:r>
        <w:r>
          <w:rPr>
            <w:noProof/>
            <w:webHidden/>
          </w:rPr>
          <w:fldChar w:fldCharType="end"/>
        </w:r>
      </w:hyperlink>
    </w:p>
    <w:p w14:paraId="2208FEAB" w14:textId="77777777" w:rsidR="00FA200F" w:rsidRPr="00AB0F96" w:rsidRDefault="00FA200F">
      <w:pPr>
        <w:pStyle w:val="3a"/>
        <w:rPr>
          <w:rFonts w:ascii="Calibri" w:eastAsia="Times New Roman" w:hAnsi="Calibri"/>
          <w:b w:val="0"/>
          <w:noProof/>
          <w:sz w:val="22"/>
          <w:szCs w:val="22"/>
          <w:lang w:val="en-US" w:eastAsia="en-US"/>
        </w:rPr>
      </w:pPr>
      <w:hyperlink w:anchor="_Toc323907608" w:history="1">
        <w:r w:rsidRPr="004431B7">
          <w:rPr>
            <w:rStyle w:val="aff7"/>
            <w:noProof/>
          </w:rPr>
          <w:t>8.12.7</w:t>
        </w:r>
        <w:r w:rsidRPr="00AB0F96">
          <w:rPr>
            <w:rFonts w:ascii="Calibri" w:eastAsia="Times New Roman" w:hAnsi="Calibri"/>
            <w:b w:val="0"/>
            <w:noProof/>
            <w:sz w:val="22"/>
            <w:szCs w:val="22"/>
            <w:lang w:val="en-US" w:eastAsia="en-US"/>
          </w:rPr>
          <w:tab/>
        </w:r>
        <w:r w:rsidRPr="004431B7">
          <w:rPr>
            <w:rStyle w:val="aff7"/>
            <w:noProof/>
          </w:rPr>
          <w:t>[[Delete]] (P, Throw)</w:t>
        </w:r>
        <w:r>
          <w:rPr>
            <w:noProof/>
            <w:webHidden/>
          </w:rPr>
          <w:tab/>
        </w:r>
        <w:r>
          <w:rPr>
            <w:noProof/>
            <w:webHidden/>
          </w:rPr>
          <w:fldChar w:fldCharType="begin"/>
        </w:r>
        <w:r>
          <w:rPr>
            <w:noProof/>
            <w:webHidden/>
          </w:rPr>
          <w:instrText xml:space="preserve"> PAGEREF _Toc323907608 \h </w:instrText>
        </w:r>
        <w:r>
          <w:rPr>
            <w:noProof/>
            <w:webHidden/>
          </w:rPr>
        </w:r>
        <w:r>
          <w:rPr>
            <w:noProof/>
            <w:webHidden/>
          </w:rPr>
          <w:fldChar w:fldCharType="separate"/>
        </w:r>
        <w:r>
          <w:rPr>
            <w:noProof/>
            <w:webHidden/>
          </w:rPr>
          <w:t>44</w:t>
        </w:r>
        <w:r>
          <w:rPr>
            <w:noProof/>
            <w:webHidden/>
          </w:rPr>
          <w:fldChar w:fldCharType="end"/>
        </w:r>
      </w:hyperlink>
    </w:p>
    <w:p w14:paraId="4E1EB758" w14:textId="77777777" w:rsidR="00FA200F" w:rsidRPr="00AB0F96" w:rsidRDefault="00FA200F">
      <w:pPr>
        <w:pStyle w:val="3a"/>
        <w:rPr>
          <w:rFonts w:ascii="Calibri" w:eastAsia="Times New Roman" w:hAnsi="Calibri"/>
          <w:b w:val="0"/>
          <w:noProof/>
          <w:sz w:val="22"/>
          <w:szCs w:val="22"/>
          <w:lang w:val="en-US" w:eastAsia="en-US"/>
        </w:rPr>
      </w:pPr>
      <w:hyperlink w:anchor="_Toc323907609" w:history="1">
        <w:r w:rsidRPr="004431B7">
          <w:rPr>
            <w:rStyle w:val="aff7"/>
            <w:noProof/>
          </w:rPr>
          <w:t>8.12.8</w:t>
        </w:r>
        <w:r w:rsidRPr="00AB0F96">
          <w:rPr>
            <w:rFonts w:ascii="Calibri" w:eastAsia="Times New Roman" w:hAnsi="Calibri"/>
            <w:b w:val="0"/>
            <w:noProof/>
            <w:sz w:val="22"/>
            <w:szCs w:val="22"/>
            <w:lang w:val="en-US" w:eastAsia="en-US"/>
          </w:rPr>
          <w:tab/>
        </w:r>
        <w:r w:rsidRPr="004431B7">
          <w:rPr>
            <w:rStyle w:val="aff7"/>
            <w:noProof/>
          </w:rPr>
          <w:t>[[DefaultValue]] (hint)</w:t>
        </w:r>
        <w:r>
          <w:rPr>
            <w:noProof/>
            <w:webHidden/>
          </w:rPr>
          <w:tab/>
        </w:r>
        <w:r>
          <w:rPr>
            <w:noProof/>
            <w:webHidden/>
          </w:rPr>
          <w:fldChar w:fldCharType="begin"/>
        </w:r>
        <w:r>
          <w:rPr>
            <w:noProof/>
            <w:webHidden/>
          </w:rPr>
          <w:instrText xml:space="preserve"> PAGEREF _Toc323907609 \h </w:instrText>
        </w:r>
        <w:r>
          <w:rPr>
            <w:noProof/>
            <w:webHidden/>
          </w:rPr>
        </w:r>
        <w:r>
          <w:rPr>
            <w:noProof/>
            <w:webHidden/>
          </w:rPr>
          <w:fldChar w:fldCharType="separate"/>
        </w:r>
        <w:r>
          <w:rPr>
            <w:noProof/>
            <w:webHidden/>
          </w:rPr>
          <w:t>44</w:t>
        </w:r>
        <w:r>
          <w:rPr>
            <w:noProof/>
            <w:webHidden/>
          </w:rPr>
          <w:fldChar w:fldCharType="end"/>
        </w:r>
      </w:hyperlink>
    </w:p>
    <w:p w14:paraId="0B6C80EA" w14:textId="77777777" w:rsidR="00FA200F" w:rsidRPr="00AB0F96" w:rsidRDefault="00FA200F">
      <w:pPr>
        <w:pStyle w:val="3a"/>
        <w:rPr>
          <w:rFonts w:ascii="Calibri" w:eastAsia="Times New Roman" w:hAnsi="Calibri"/>
          <w:b w:val="0"/>
          <w:noProof/>
          <w:sz w:val="22"/>
          <w:szCs w:val="22"/>
          <w:lang w:val="en-US" w:eastAsia="en-US"/>
        </w:rPr>
      </w:pPr>
      <w:hyperlink w:anchor="_Toc323907610" w:history="1">
        <w:r w:rsidRPr="004431B7">
          <w:rPr>
            <w:rStyle w:val="aff7"/>
            <w:noProof/>
          </w:rPr>
          <w:t>8.12.9</w:t>
        </w:r>
        <w:r w:rsidRPr="00AB0F96">
          <w:rPr>
            <w:rFonts w:ascii="Calibri" w:eastAsia="Times New Roman" w:hAnsi="Calibri"/>
            <w:b w:val="0"/>
            <w:noProof/>
            <w:sz w:val="22"/>
            <w:szCs w:val="22"/>
            <w:lang w:val="en-US" w:eastAsia="en-US"/>
          </w:rPr>
          <w:tab/>
        </w:r>
        <w:r w:rsidRPr="004431B7">
          <w:rPr>
            <w:rStyle w:val="aff7"/>
            <w:noProof/>
          </w:rPr>
          <w:t>[[DefineOwnProperty]] (P, Desc, Throw)</w:t>
        </w:r>
        <w:r>
          <w:rPr>
            <w:noProof/>
            <w:webHidden/>
          </w:rPr>
          <w:tab/>
        </w:r>
        <w:r>
          <w:rPr>
            <w:noProof/>
            <w:webHidden/>
          </w:rPr>
          <w:fldChar w:fldCharType="begin"/>
        </w:r>
        <w:r>
          <w:rPr>
            <w:noProof/>
            <w:webHidden/>
          </w:rPr>
          <w:instrText xml:space="preserve"> PAGEREF _Toc323907610 \h </w:instrText>
        </w:r>
        <w:r>
          <w:rPr>
            <w:noProof/>
            <w:webHidden/>
          </w:rPr>
        </w:r>
        <w:r>
          <w:rPr>
            <w:noProof/>
            <w:webHidden/>
          </w:rPr>
          <w:fldChar w:fldCharType="separate"/>
        </w:r>
        <w:r>
          <w:rPr>
            <w:noProof/>
            <w:webHidden/>
          </w:rPr>
          <w:t>45</w:t>
        </w:r>
        <w:r>
          <w:rPr>
            <w:noProof/>
            <w:webHidden/>
          </w:rPr>
          <w:fldChar w:fldCharType="end"/>
        </w:r>
      </w:hyperlink>
    </w:p>
    <w:p w14:paraId="5C9A5198" w14:textId="77777777" w:rsidR="00FA200F" w:rsidRPr="00AB0F96" w:rsidRDefault="00FA200F">
      <w:pPr>
        <w:pStyle w:val="3a"/>
        <w:rPr>
          <w:rFonts w:ascii="Calibri" w:eastAsia="Times New Roman" w:hAnsi="Calibri"/>
          <w:b w:val="0"/>
          <w:noProof/>
          <w:sz w:val="22"/>
          <w:szCs w:val="22"/>
          <w:lang w:val="en-US" w:eastAsia="en-US"/>
        </w:rPr>
      </w:pPr>
      <w:hyperlink w:anchor="_Toc323907611" w:history="1">
        <w:r w:rsidRPr="004431B7">
          <w:rPr>
            <w:rStyle w:val="aff7"/>
            <w:noProof/>
          </w:rPr>
          <w:t>8.12.10</w:t>
        </w:r>
        <w:r w:rsidRPr="00AB0F96">
          <w:rPr>
            <w:rFonts w:ascii="Calibri" w:eastAsia="Times New Roman" w:hAnsi="Calibri"/>
            <w:b w:val="0"/>
            <w:noProof/>
            <w:sz w:val="22"/>
            <w:szCs w:val="22"/>
            <w:lang w:val="en-US" w:eastAsia="en-US"/>
          </w:rPr>
          <w:tab/>
        </w:r>
        <w:r w:rsidRPr="004431B7">
          <w:rPr>
            <w:rStyle w:val="aff7"/>
            <w:noProof/>
          </w:rPr>
          <w:t>[[Enumerate]] (includePrototype, onlyEnumerable )</w:t>
        </w:r>
        <w:r>
          <w:rPr>
            <w:noProof/>
            <w:webHidden/>
          </w:rPr>
          <w:tab/>
        </w:r>
        <w:r>
          <w:rPr>
            <w:noProof/>
            <w:webHidden/>
          </w:rPr>
          <w:fldChar w:fldCharType="begin"/>
        </w:r>
        <w:r>
          <w:rPr>
            <w:noProof/>
            <w:webHidden/>
          </w:rPr>
          <w:instrText xml:space="preserve"> PAGEREF _Toc323907611 \h </w:instrText>
        </w:r>
        <w:r>
          <w:rPr>
            <w:noProof/>
            <w:webHidden/>
          </w:rPr>
        </w:r>
        <w:r>
          <w:rPr>
            <w:noProof/>
            <w:webHidden/>
          </w:rPr>
          <w:fldChar w:fldCharType="separate"/>
        </w:r>
        <w:r>
          <w:rPr>
            <w:noProof/>
            <w:webHidden/>
          </w:rPr>
          <w:t>46</w:t>
        </w:r>
        <w:r>
          <w:rPr>
            <w:noProof/>
            <w:webHidden/>
          </w:rPr>
          <w:fldChar w:fldCharType="end"/>
        </w:r>
      </w:hyperlink>
    </w:p>
    <w:p w14:paraId="27392417" w14:textId="77777777" w:rsidR="00FA200F" w:rsidRPr="00AB0F96" w:rsidRDefault="00FA200F">
      <w:pPr>
        <w:pStyle w:val="3a"/>
        <w:rPr>
          <w:rFonts w:ascii="Calibri" w:eastAsia="Times New Roman" w:hAnsi="Calibri"/>
          <w:b w:val="0"/>
          <w:noProof/>
          <w:sz w:val="22"/>
          <w:szCs w:val="22"/>
          <w:lang w:val="en-US" w:eastAsia="en-US"/>
        </w:rPr>
      </w:pPr>
      <w:hyperlink w:anchor="_Toc323907612" w:history="1">
        <w:r w:rsidRPr="004431B7">
          <w:rPr>
            <w:rStyle w:val="aff7"/>
            <w:noProof/>
          </w:rPr>
          <w:t>8.12.11</w:t>
        </w:r>
        <w:r w:rsidRPr="00AB0F96">
          <w:rPr>
            <w:rFonts w:ascii="Calibri" w:eastAsia="Times New Roman" w:hAnsi="Calibri"/>
            <w:b w:val="0"/>
            <w:noProof/>
            <w:sz w:val="22"/>
            <w:szCs w:val="22"/>
            <w:lang w:val="en-US" w:eastAsia="en-US"/>
          </w:rPr>
          <w:tab/>
        </w:r>
        <w:r w:rsidRPr="004431B7">
          <w:rPr>
            <w:rStyle w:val="aff7"/>
            <w:noProof/>
          </w:rPr>
          <w:t>[[Iterate]] ( )</w:t>
        </w:r>
        <w:r>
          <w:rPr>
            <w:noProof/>
            <w:webHidden/>
          </w:rPr>
          <w:tab/>
        </w:r>
        <w:r>
          <w:rPr>
            <w:noProof/>
            <w:webHidden/>
          </w:rPr>
          <w:fldChar w:fldCharType="begin"/>
        </w:r>
        <w:r>
          <w:rPr>
            <w:noProof/>
            <w:webHidden/>
          </w:rPr>
          <w:instrText xml:space="preserve"> PAGEREF _Toc323907612 \h </w:instrText>
        </w:r>
        <w:r>
          <w:rPr>
            <w:noProof/>
            <w:webHidden/>
          </w:rPr>
        </w:r>
        <w:r>
          <w:rPr>
            <w:noProof/>
            <w:webHidden/>
          </w:rPr>
          <w:fldChar w:fldCharType="separate"/>
        </w:r>
        <w:r>
          <w:rPr>
            <w:noProof/>
            <w:webHidden/>
          </w:rPr>
          <w:t>46</w:t>
        </w:r>
        <w:r>
          <w:rPr>
            <w:noProof/>
            <w:webHidden/>
          </w:rPr>
          <w:fldChar w:fldCharType="end"/>
        </w:r>
      </w:hyperlink>
    </w:p>
    <w:p w14:paraId="562A4119" w14:textId="77777777" w:rsidR="00FA200F" w:rsidRPr="00AB0F96" w:rsidRDefault="00FA200F">
      <w:pPr>
        <w:pStyle w:val="12"/>
        <w:rPr>
          <w:rFonts w:ascii="Calibri" w:eastAsia="Times New Roman" w:hAnsi="Calibri"/>
          <w:b w:val="0"/>
          <w:noProof/>
          <w:sz w:val="22"/>
          <w:szCs w:val="22"/>
          <w:lang w:val="en-US" w:eastAsia="en-US"/>
        </w:rPr>
      </w:pPr>
      <w:hyperlink w:anchor="_Toc323907613" w:history="1">
        <w:r w:rsidRPr="004431B7">
          <w:rPr>
            <w:rStyle w:val="aff7"/>
            <w:noProof/>
          </w:rPr>
          <w:t>9 Abstract Operations</w:t>
        </w:r>
        <w:r>
          <w:rPr>
            <w:noProof/>
            <w:webHidden/>
          </w:rPr>
          <w:tab/>
        </w:r>
        <w:r>
          <w:rPr>
            <w:noProof/>
            <w:webHidden/>
          </w:rPr>
          <w:fldChar w:fldCharType="begin"/>
        </w:r>
        <w:r>
          <w:rPr>
            <w:noProof/>
            <w:webHidden/>
          </w:rPr>
          <w:instrText xml:space="preserve"> PAGEREF _Toc323907613 \h </w:instrText>
        </w:r>
        <w:r>
          <w:rPr>
            <w:noProof/>
            <w:webHidden/>
          </w:rPr>
        </w:r>
        <w:r>
          <w:rPr>
            <w:noProof/>
            <w:webHidden/>
          </w:rPr>
          <w:fldChar w:fldCharType="separate"/>
        </w:r>
        <w:r>
          <w:rPr>
            <w:noProof/>
            <w:webHidden/>
          </w:rPr>
          <w:t>46</w:t>
        </w:r>
        <w:r>
          <w:rPr>
            <w:noProof/>
            <w:webHidden/>
          </w:rPr>
          <w:fldChar w:fldCharType="end"/>
        </w:r>
      </w:hyperlink>
    </w:p>
    <w:p w14:paraId="2E104582" w14:textId="77777777" w:rsidR="00FA200F" w:rsidRPr="00AB0F96" w:rsidRDefault="00FA200F">
      <w:pPr>
        <w:pStyle w:val="2b"/>
        <w:rPr>
          <w:rFonts w:ascii="Calibri" w:eastAsia="Times New Roman" w:hAnsi="Calibri"/>
          <w:b w:val="0"/>
          <w:noProof/>
          <w:sz w:val="22"/>
          <w:szCs w:val="22"/>
          <w:lang w:val="en-US" w:eastAsia="en-US"/>
        </w:rPr>
      </w:pPr>
      <w:hyperlink w:anchor="_Toc323907614" w:history="1">
        <w:r w:rsidRPr="004431B7">
          <w:rPr>
            <w:rStyle w:val="aff7"/>
            <w:noProof/>
          </w:rPr>
          <w:t>9.1</w:t>
        </w:r>
        <w:r w:rsidRPr="00AB0F96">
          <w:rPr>
            <w:rFonts w:ascii="Calibri" w:eastAsia="Times New Roman" w:hAnsi="Calibri"/>
            <w:b w:val="0"/>
            <w:noProof/>
            <w:sz w:val="22"/>
            <w:szCs w:val="22"/>
            <w:lang w:val="en-US" w:eastAsia="en-US"/>
          </w:rPr>
          <w:tab/>
        </w:r>
        <w:r w:rsidRPr="004431B7">
          <w:rPr>
            <w:rStyle w:val="aff7"/>
            <w:noProof/>
          </w:rPr>
          <w:t>Type Conversion and Testing</w:t>
        </w:r>
        <w:r>
          <w:rPr>
            <w:noProof/>
            <w:webHidden/>
          </w:rPr>
          <w:tab/>
        </w:r>
        <w:r>
          <w:rPr>
            <w:noProof/>
            <w:webHidden/>
          </w:rPr>
          <w:fldChar w:fldCharType="begin"/>
        </w:r>
        <w:r>
          <w:rPr>
            <w:noProof/>
            <w:webHidden/>
          </w:rPr>
          <w:instrText xml:space="preserve"> PAGEREF _Toc323907614 \h </w:instrText>
        </w:r>
        <w:r>
          <w:rPr>
            <w:noProof/>
            <w:webHidden/>
          </w:rPr>
        </w:r>
        <w:r>
          <w:rPr>
            <w:noProof/>
            <w:webHidden/>
          </w:rPr>
          <w:fldChar w:fldCharType="separate"/>
        </w:r>
        <w:r>
          <w:rPr>
            <w:noProof/>
            <w:webHidden/>
          </w:rPr>
          <w:t>47</w:t>
        </w:r>
        <w:r>
          <w:rPr>
            <w:noProof/>
            <w:webHidden/>
          </w:rPr>
          <w:fldChar w:fldCharType="end"/>
        </w:r>
      </w:hyperlink>
    </w:p>
    <w:p w14:paraId="41475582" w14:textId="77777777" w:rsidR="00FA200F" w:rsidRPr="00AB0F96" w:rsidRDefault="00FA200F">
      <w:pPr>
        <w:pStyle w:val="3a"/>
        <w:rPr>
          <w:rFonts w:ascii="Calibri" w:eastAsia="Times New Roman" w:hAnsi="Calibri"/>
          <w:b w:val="0"/>
          <w:noProof/>
          <w:sz w:val="22"/>
          <w:szCs w:val="22"/>
          <w:lang w:val="en-US" w:eastAsia="en-US"/>
        </w:rPr>
      </w:pPr>
      <w:hyperlink w:anchor="_Toc323907615" w:history="1">
        <w:r w:rsidRPr="004431B7">
          <w:rPr>
            <w:rStyle w:val="aff7"/>
            <w:noProof/>
          </w:rPr>
          <w:t>9.1.1</w:t>
        </w:r>
        <w:r w:rsidRPr="00AB0F96">
          <w:rPr>
            <w:rFonts w:ascii="Calibri" w:eastAsia="Times New Roman" w:hAnsi="Calibri"/>
            <w:b w:val="0"/>
            <w:noProof/>
            <w:sz w:val="22"/>
            <w:szCs w:val="22"/>
            <w:lang w:val="en-US" w:eastAsia="en-US"/>
          </w:rPr>
          <w:tab/>
        </w:r>
        <w:r w:rsidRPr="004431B7">
          <w:rPr>
            <w:rStyle w:val="aff7"/>
            <w:noProof/>
          </w:rPr>
          <w:t>ToPrimitive</w:t>
        </w:r>
        <w:r>
          <w:rPr>
            <w:noProof/>
            <w:webHidden/>
          </w:rPr>
          <w:tab/>
        </w:r>
        <w:r>
          <w:rPr>
            <w:noProof/>
            <w:webHidden/>
          </w:rPr>
          <w:fldChar w:fldCharType="begin"/>
        </w:r>
        <w:r>
          <w:rPr>
            <w:noProof/>
            <w:webHidden/>
          </w:rPr>
          <w:instrText xml:space="preserve"> PAGEREF _Toc323907615 \h </w:instrText>
        </w:r>
        <w:r>
          <w:rPr>
            <w:noProof/>
            <w:webHidden/>
          </w:rPr>
        </w:r>
        <w:r>
          <w:rPr>
            <w:noProof/>
            <w:webHidden/>
          </w:rPr>
          <w:fldChar w:fldCharType="separate"/>
        </w:r>
        <w:r>
          <w:rPr>
            <w:noProof/>
            <w:webHidden/>
          </w:rPr>
          <w:t>47</w:t>
        </w:r>
        <w:r>
          <w:rPr>
            <w:noProof/>
            <w:webHidden/>
          </w:rPr>
          <w:fldChar w:fldCharType="end"/>
        </w:r>
      </w:hyperlink>
    </w:p>
    <w:p w14:paraId="68A8286D" w14:textId="77777777" w:rsidR="00FA200F" w:rsidRPr="00AB0F96" w:rsidRDefault="00FA200F">
      <w:pPr>
        <w:pStyle w:val="3a"/>
        <w:rPr>
          <w:rFonts w:ascii="Calibri" w:eastAsia="Times New Roman" w:hAnsi="Calibri"/>
          <w:b w:val="0"/>
          <w:noProof/>
          <w:sz w:val="22"/>
          <w:szCs w:val="22"/>
          <w:lang w:val="en-US" w:eastAsia="en-US"/>
        </w:rPr>
      </w:pPr>
      <w:hyperlink w:anchor="_Toc323907616" w:history="1">
        <w:r w:rsidRPr="004431B7">
          <w:rPr>
            <w:rStyle w:val="aff7"/>
            <w:noProof/>
          </w:rPr>
          <w:t>9.1.2</w:t>
        </w:r>
        <w:r w:rsidRPr="00AB0F96">
          <w:rPr>
            <w:rFonts w:ascii="Calibri" w:eastAsia="Times New Roman" w:hAnsi="Calibri"/>
            <w:b w:val="0"/>
            <w:noProof/>
            <w:sz w:val="22"/>
            <w:szCs w:val="22"/>
            <w:lang w:val="en-US" w:eastAsia="en-US"/>
          </w:rPr>
          <w:tab/>
        </w:r>
        <w:r w:rsidRPr="004431B7">
          <w:rPr>
            <w:rStyle w:val="aff7"/>
            <w:noProof/>
          </w:rPr>
          <w:t>ToBoolean</w:t>
        </w:r>
        <w:r>
          <w:rPr>
            <w:noProof/>
            <w:webHidden/>
          </w:rPr>
          <w:tab/>
        </w:r>
        <w:r>
          <w:rPr>
            <w:noProof/>
            <w:webHidden/>
          </w:rPr>
          <w:fldChar w:fldCharType="begin"/>
        </w:r>
        <w:r>
          <w:rPr>
            <w:noProof/>
            <w:webHidden/>
          </w:rPr>
          <w:instrText xml:space="preserve"> PAGEREF _Toc323907616 \h </w:instrText>
        </w:r>
        <w:r>
          <w:rPr>
            <w:noProof/>
            <w:webHidden/>
          </w:rPr>
        </w:r>
        <w:r>
          <w:rPr>
            <w:noProof/>
            <w:webHidden/>
          </w:rPr>
          <w:fldChar w:fldCharType="separate"/>
        </w:r>
        <w:r>
          <w:rPr>
            <w:noProof/>
            <w:webHidden/>
          </w:rPr>
          <w:t>47</w:t>
        </w:r>
        <w:r>
          <w:rPr>
            <w:noProof/>
            <w:webHidden/>
          </w:rPr>
          <w:fldChar w:fldCharType="end"/>
        </w:r>
      </w:hyperlink>
    </w:p>
    <w:p w14:paraId="1623D363" w14:textId="77777777" w:rsidR="00FA200F" w:rsidRPr="00AB0F96" w:rsidRDefault="00FA200F">
      <w:pPr>
        <w:pStyle w:val="3a"/>
        <w:rPr>
          <w:rFonts w:ascii="Calibri" w:eastAsia="Times New Roman" w:hAnsi="Calibri"/>
          <w:b w:val="0"/>
          <w:noProof/>
          <w:sz w:val="22"/>
          <w:szCs w:val="22"/>
          <w:lang w:val="en-US" w:eastAsia="en-US"/>
        </w:rPr>
      </w:pPr>
      <w:hyperlink w:anchor="_Toc323907617" w:history="1">
        <w:r w:rsidRPr="004431B7">
          <w:rPr>
            <w:rStyle w:val="aff7"/>
            <w:noProof/>
          </w:rPr>
          <w:t>9.1.3</w:t>
        </w:r>
        <w:r w:rsidRPr="00AB0F96">
          <w:rPr>
            <w:rFonts w:ascii="Calibri" w:eastAsia="Times New Roman" w:hAnsi="Calibri"/>
            <w:b w:val="0"/>
            <w:noProof/>
            <w:sz w:val="22"/>
            <w:szCs w:val="22"/>
            <w:lang w:val="en-US" w:eastAsia="en-US"/>
          </w:rPr>
          <w:tab/>
        </w:r>
        <w:r w:rsidRPr="004431B7">
          <w:rPr>
            <w:rStyle w:val="aff7"/>
            <w:noProof/>
          </w:rPr>
          <w:t>ToNumber</w:t>
        </w:r>
        <w:r>
          <w:rPr>
            <w:noProof/>
            <w:webHidden/>
          </w:rPr>
          <w:tab/>
        </w:r>
        <w:r>
          <w:rPr>
            <w:noProof/>
            <w:webHidden/>
          </w:rPr>
          <w:fldChar w:fldCharType="begin"/>
        </w:r>
        <w:r>
          <w:rPr>
            <w:noProof/>
            <w:webHidden/>
          </w:rPr>
          <w:instrText xml:space="preserve"> PAGEREF _Toc323907617 \h </w:instrText>
        </w:r>
        <w:r>
          <w:rPr>
            <w:noProof/>
            <w:webHidden/>
          </w:rPr>
        </w:r>
        <w:r>
          <w:rPr>
            <w:noProof/>
            <w:webHidden/>
          </w:rPr>
          <w:fldChar w:fldCharType="separate"/>
        </w:r>
        <w:r>
          <w:rPr>
            <w:noProof/>
            <w:webHidden/>
          </w:rPr>
          <w:t>48</w:t>
        </w:r>
        <w:r>
          <w:rPr>
            <w:noProof/>
            <w:webHidden/>
          </w:rPr>
          <w:fldChar w:fldCharType="end"/>
        </w:r>
      </w:hyperlink>
    </w:p>
    <w:p w14:paraId="7771451E" w14:textId="77777777" w:rsidR="00FA200F" w:rsidRPr="00AB0F96" w:rsidRDefault="00FA200F">
      <w:pPr>
        <w:pStyle w:val="3a"/>
        <w:rPr>
          <w:rFonts w:ascii="Calibri" w:eastAsia="Times New Roman" w:hAnsi="Calibri"/>
          <w:b w:val="0"/>
          <w:noProof/>
          <w:sz w:val="22"/>
          <w:szCs w:val="22"/>
          <w:lang w:val="en-US" w:eastAsia="en-US"/>
        </w:rPr>
      </w:pPr>
      <w:hyperlink w:anchor="_Toc323907618" w:history="1">
        <w:r w:rsidRPr="004431B7">
          <w:rPr>
            <w:rStyle w:val="aff7"/>
            <w:noProof/>
          </w:rPr>
          <w:t>9.1.4</w:t>
        </w:r>
        <w:r w:rsidRPr="00AB0F96">
          <w:rPr>
            <w:rFonts w:ascii="Calibri" w:eastAsia="Times New Roman" w:hAnsi="Calibri"/>
            <w:b w:val="0"/>
            <w:noProof/>
            <w:sz w:val="22"/>
            <w:szCs w:val="22"/>
            <w:lang w:val="en-US" w:eastAsia="en-US"/>
          </w:rPr>
          <w:tab/>
        </w:r>
        <w:r w:rsidRPr="004431B7">
          <w:rPr>
            <w:rStyle w:val="aff7"/>
            <w:noProof/>
          </w:rPr>
          <w:t>ToInteger</w:t>
        </w:r>
        <w:r>
          <w:rPr>
            <w:noProof/>
            <w:webHidden/>
          </w:rPr>
          <w:tab/>
        </w:r>
        <w:r>
          <w:rPr>
            <w:noProof/>
            <w:webHidden/>
          </w:rPr>
          <w:fldChar w:fldCharType="begin"/>
        </w:r>
        <w:r>
          <w:rPr>
            <w:noProof/>
            <w:webHidden/>
          </w:rPr>
          <w:instrText xml:space="preserve"> PAGEREF _Toc323907618 \h </w:instrText>
        </w:r>
        <w:r>
          <w:rPr>
            <w:noProof/>
            <w:webHidden/>
          </w:rPr>
        </w:r>
        <w:r>
          <w:rPr>
            <w:noProof/>
            <w:webHidden/>
          </w:rPr>
          <w:fldChar w:fldCharType="separate"/>
        </w:r>
        <w:r>
          <w:rPr>
            <w:noProof/>
            <w:webHidden/>
          </w:rPr>
          <w:t>50</w:t>
        </w:r>
        <w:r>
          <w:rPr>
            <w:noProof/>
            <w:webHidden/>
          </w:rPr>
          <w:fldChar w:fldCharType="end"/>
        </w:r>
      </w:hyperlink>
    </w:p>
    <w:p w14:paraId="4F758D07" w14:textId="77777777" w:rsidR="00FA200F" w:rsidRPr="00AB0F96" w:rsidRDefault="00FA200F">
      <w:pPr>
        <w:pStyle w:val="3a"/>
        <w:rPr>
          <w:rFonts w:ascii="Calibri" w:eastAsia="Times New Roman" w:hAnsi="Calibri"/>
          <w:b w:val="0"/>
          <w:noProof/>
          <w:sz w:val="22"/>
          <w:szCs w:val="22"/>
          <w:lang w:val="en-US" w:eastAsia="en-US"/>
        </w:rPr>
      </w:pPr>
      <w:hyperlink w:anchor="_Toc323907619" w:history="1">
        <w:r w:rsidRPr="004431B7">
          <w:rPr>
            <w:rStyle w:val="aff7"/>
            <w:noProof/>
          </w:rPr>
          <w:t>9.1.5</w:t>
        </w:r>
        <w:r w:rsidRPr="00AB0F96">
          <w:rPr>
            <w:rFonts w:ascii="Calibri" w:eastAsia="Times New Roman" w:hAnsi="Calibri"/>
            <w:b w:val="0"/>
            <w:noProof/>
            <w:sz w:val="22"/>
            <w:szCs w:val="22"/>
            <w:lang w:val="en-US" w:eastAsia="en-US"/>
          </w:rPr>
          <w:tab/>
        </w:r>
        <w:r w:rsidRPr="004431B7">
          <w:rPr>
            <w:rStyle w:val="aff7"/>
            <w:noProof/>
          </w:rPr>
          <w:t>ToInt32: (Signed 32 Bit Integer)</w:t>
        </w:r>
        <w:r>
          <w:rPr>
            <w:noProof/>
            <w:webHidden/>
          </w:rPr>
          <w:tab/>
        </w:r>
        <w:r>
          <w:rPr>
            <w:noProof/>
            <w:webHidden/>
          </w:rPr>
          <w:fldChar w:fldCharType="begin"/>
        </w:r>
        <w:r>
          <w:rPr>
            <w:noProof/>
            <w:webHidden/>
          </w:rPr>
          <w:instrText xml:space="preserve"> PAGEREF _Toc323907619 \h </w:instrText>
        </w:r>
        <w:r>
          <w:rPr>
            <w:noProof/>
            <w:webHidden/>
          </w:rPr>
        </w:r>
        <w:r>
          <w:rPr>
            <w:noProof/>
            <w:webHidden/>
          </w:rPr>
          <w:fldChar w:fldCharType="separate"/>
        </w:r>
        <w:r>
          <w:rPr>
            <w:noProof/>
            <w:webHidden/>
          </w:rPr>
          <w:t>51</w:t>
        </w:r>
        <w:r>
          <w:rPr>
            <w:noProof/>
            <w:webHidden/>
          </w:rPr>
          <w:fldChar w:fldCharType="end"/>
        </w:r>
      </w:hyperlink>
    </w:p>
    <w:p w14:paraId="6BB02C91" w14:textId="77777777" w:rsidR="00FA200F" w:rsidRPr="00AB0F96" w:rsidRDefault="00FA200F">
      <w:pPr>
        <w:pStyle w:val="3a"/>
        <w:rPr>
          <w:rFonts w:ascii="Calibri" w:eastAsia="Times New Roman" w:hAnsi="Calibri"/>
          <w:b w:val="0"/>
          <w:noProof/>
          <w:sz w:val="22"/>
          <w:szCs w:val="22"/>
          <w:lang w:val="en-US" w:eastAsia="en-US"/>
        </w:rPr>
      </w:pPr>
      <w:hyperlink w:anchor="_Toc323907620" w:history="1">
        <w:r w:rsidRPr="004431B7">
          <w:rPr>
            <w:rStyle w:val="aff7"/>
            <w:noProof/>
          </w:rPr>
          <w:t>9.1.6</w:t>
        </w:r>
        <w:r w:rsidRPr="00AB0F96">
          <w:rPr>
            <w:rFonts w:ascii="Calibri" w:eastAsia="Times New Roman" w:hAnsi="Calibri"/>
            <w:b w:val="0"/>
            <w:noProof/>
            <w:sz w:val="22"/>
            <w:szCs w:val="22"/>
            <w:lang w:val="en-US" w:eastAsia="en-US"/>
          </w:rPr>
          <w:tab/>
        </w:r>
        <w:r w:rsidRPr="004431B7">
          <w:rPr>
            <w:rStyle w:val="aff7"/>
            <w:noProof/>
          </w:rPr>
          <w:t>ToUint32: (Unsigned 32 Bit Integer)</w:t>
        </w:r>
        <w:r>
          <w:rPr>
            <w:noProof/>
            <w:webHidden/>
          </w:rPr>
          <w:tab/>
        </w:r>
        <w:r>
          <w:rPr>
            <w:noProof/>
            <w:webHidden/>
          </w:rPr>
          <w:fldChar w:fldCharType="begin"/>
        </w:r>
        <w:r>
          <w:rPr>
            <w:noProof/>
            <w:webHidden/>
          </w:rPr>
          <w:instrText xml:space="preserve"> PAGEREF _Toc323907620 \h </w:instrText>
        </w:r>
        <w:r>
          <w:rPr>
            <w:noProof/>
            <w:webHidden/>
          </w:rPr>
        </w:r>
        <w:r>
          <w:rPr>
            <w:noProof/>
            <w:webHidden/>
          </w:rPr>
          <w:fldChar w:fldCharType="separate"/>
        </w:r>
        <w:r>
          <w:rPr>
            <w:noProof/>
            <w:webHidden/>
          </w:rPr>
          <w:t>51</w:t>
        </w:r>
        <w:r>
          <w:rPr>
            <w:noProof/>
            <w:webHidden/>
          </w:rPr>
          <w:fldChar w:fldCharType="end"/>
        </w:r>
      </w:hyperlink>
    </w:p>
    <w:p w14:paraId="60AAAD83" w14:textId="77777777" w:rsidR="00FA200F" w:rsidRPr="00AB0F96" w:rsidRDefault="00FA200F">
      <w:pPr>
        <w:pStyle w:val="3a"/>
        <w:rPr>
          <w:rFonts w:ascii="Calibri" w:eastAsia="Times New Roman" w:hAnsi="Calibri"/>
          <w:b w:val="0"/>
          <w:noProof/>
          <w:sz w:val="22"/>
          <w:szCs w:val="22"/>
          <w:lang w:val="en-US" w:eastAsia="en-US"/>
        </w:rPr>
      </w:pPr>
      <w:hyperlink w:anchor="_Toc323907621" w:history="1">
        <w:r w:rsidRPr="004431B7">
          <w:rPr>
            <w:rStyle w:val="aff7"/>
            <w:noProof/>
          </w:rPr>
          <w:t>9.1.7</w:t>
        </w:r>
        <w:r w:rsidRPr="00AB0F96">
          <w:rPr>
            <w:rFonts w:ascii="Calibri" w:eastAsia="Times New Roman" w:hAnsi="Calibri"/>
            <w:b w:val="0"/>
            <w:noProof/>
            <w:sz w:val="22"/>
            <w:szCs w:val="22"/>
            <w:lang w:val="en-US" w:eastAsia="en-US"/>
          </w:rPr>
          <w:tab/>
        </w:r>
        <w:r w:rsidRPr="004431B7">
          <w:rPr>
            <w:rStyle w:val="aff7"/>
            <w:noProof/>
          </w:rPr>
          <w:t>ToUint16: (Unsigned 16 Bit Integer)</w:t>
        </w:r>
        <w:r>
          <w:rPr>
            <w:noProof/>
            <w:webHidden/>
          </w:rPr>
          <w:tab/>
        </w:r>
        <w:r>
          <w:rPr>
            <w:noProof/>
            <w:webHidden/>
          </w:rPr>
          <w:fldChar w:fldCharType="begin"/>
        </w:r>
        <w:r>
          <w:rPr>
            <w:noProof/>
            <w:webHidden/>
          </w:rPr>
          <w:instrText xml:space="preserve"> PAGEREF _Toc323907621 \h </w:instrText>
        </w:r>
        <w:r>
          <w:rPr>
            <w:noProof/>
            <w:webHidden/>
          </w:rPr>
        </w:r>
        <w:r>
          <w:rPr>
            <w:noProof/>
            <w:webHidden/>
          </w:rPr>
          <w:fldChar w:fldCharType="separate"/>
        </w:r>
        <w:r>
          <w:rPr>
            <w:noProof/>
            <w:webHidden/>
          </w:rPr>
          <w:t>51</w:t>
        </w:r>
        <w:r>
          <w:rPr>
            <w:noProof/>
            <w:webHidden/>
          </w:rPr>
          <w:fldChar w:fldCharType="end"/>
        </w:r>
      </w:hyperlink>
    </w:p>
    <w:p w14:paraId="0ECF57BB" w14:textId="77777777" w:rsidR="00FA200F" w:rsidRPr="00AB0F96" w:rsidRDefault="00FA200F">
      <w:pPr>
        <w:pStyle w:val="3a"/>
        <w:rPr>
          <w:rFonts w:ascii="Calibri" w:eastAsia="Times New Roman" w:hAnsi="Calibri"/>
          <w:b w:val="0"/>
          <w:noProof/>
          <w:sz w:val="22"/>
          <w:szCs w:val="22"/>
          <w:lang w:val="en-US" w:eastAsia="en-US"/>
        </w:rPr>
      </w:pPr>
      <w:hyperlink w:anchor="_Toc323907622" w:history="1">
        <w:r w:rsidRPr="004431B7">
          <w:rPr>
            <w:rStyle w:val="aff7"/>
            <w:noProof/>
          </w:rPr>
          <w:t>9.1.8</w:t>
        </w:r>
        <w:r w:rsidRPr="00AB0F96">
          <w:rPr>
            <w:rFonts w:ascii="Calibri" w:eastAsia="Times New Roman" w:hAnsi="Calibri"/>
            <w:b w:val="0"/>
            <w:noProof/>
            <w:sz w:val="22"/>
            <w:szCs w:val="22"/>
            <w:lang w:val="en-US" w:eastAsia="en-US"/>
          </w:rPr>
          <w:tab/>
        </w:r>
        <w:r w:rsidRPr="004431B7">
          <w:rPr>
            <w:rStyle w:val="aff7"/>
            <w:noProof/>
          </w:rPr>
          <w:t>ToString</w:t>
        </w:r>
        <w:r>
          <w:rPr>
            <w:noProof/>
            <w:webHidden/>
          </w:rPr>
          <w:tab/>
        </w:r>
        <w:r>
          <w:rPr>
            <w:noProof/>
            <w:webHidden/>
          </w:rPr>
          <w:fldChar w:fldCharType="begin"/>
        </w:r>
        <w:r>
          <w:rPr>
            <w:noProof/>
            <w:webHidden/>
          </w:rPr>
          <w:instrText xml:space="preserve"> PAGEREF _Toc323907622 \h </w:instrText>
        </w:r>
        <w:r>
          <w:rPr>
            <w:noProof/>
            <w:webHidden/>
          </w:rPr>
        </w:r>
        <w:r>
          <w:rPr>
            <w:noProof/>
            <w:webHidden/>
          </w:rPr>
          <w:fldChar w:fldCharType="separate"/>
        </w:r>
        <w:r>
          <w:rPr>
            <w:noProof/>
            <w:webHidden/>
          </w:rPr>
          <w:t>52</w:t>
        </w:r>
        <w:r>
          <w:rPr>
            <w:noProof/>
            <w:webHidden/>
          </w:rPr>
          <w:fldChar w:fldCharType="end"/>
        </w:r>
      </w:hyperlink>
    </w:p>
    <w:p w14:paraId="43654BF1" w14:textId="77777777" w:rsidR="00FA200F" w:rsidRPr="00AB0F96" w:rsidRDefault="00FA200F">
      <w:pPr>
        <w:pStyle w:val="3a"/>
        <w:rPr>
          <w:rFonts w:ascii="Calibri" w:eastAsia="Times New Roman" w:hAnsi="Calibri"/>
          <w:b w:val="0"/>
          <w:noProof/>
          <w:sz w:val="22"/>
          <w:szCs w:val="22"/>
          <w:lang w:val="en-US" w:eastAsia="en-US"/>
        </w:rPr>
      </w:pPr>
      <w:hyperlink w:anchor="_Toc323907623" w:history="1">
        <w:r w:rsidRPr="004431B7">
          <w:rPr>
            <w:rStyle w:val="aff7"/>
            <w:noProof/>
          </w:rPr>
          <w:t>9.1.9</w:t>
        </w:r>
        <w:r w:rsidRPr="00AB0F96">
          <w:rPr>
            <w:rFonts w:ascii="Calibri" w:eastAsia="Times New Roman" w:hAnsi="Calibri"/>
            <w:b w:val="0"/>
            <w:noProof/>
            <w:sz w:val="22"/>
            <w:szCs w:val="22"/>
            <w:lang w:val="en-US" w:eastAsia="en-US"/>
          </w:rPr>
          <w:tab/>
        </w:r>
        <w:r w:rsidRPr="004431B7">
          <w:rPr>
            <w:rStyle w:val="aff7"/>
            <w:noProof/>
          </w:rPr>
          <w:t>ToObject</w:t>
        </w:r>
        <w:r>
          <w:rPr>
            <w:noProof/>
            <w:webHidden/>
          </w:rPr>
          <w:tab/>
        </w:r>
        <w:r>
          <w:rPr>
            <w:noProof/>
            <w:webHidden/>
          </w:rPr>
          <w:fldChar w:fldCharType="begin"/>
        </w:r>
        <w:r>
          <w:rPr>
            <w:noProof/>
            <w:webHidden/>
          </w:rPr>
          <w:instrText xml:space="preserve"> PAGEREF _Toc323907623 \h </w:instrText>
        </w:r>
        <w:r>
          <w:rPr>
            <w:noProof/>
            <w:webHidden/>
          </w:rPr>
        </w:r>
        <w:r>
          <w:rPr>
            <w:noProof/>
            <w:webHidden/>
          </w:rPr>
          <w:fldChar w:fldCharType="separate"/>
        </w:r>
        <w:r>
          <w:rPr>
            <w:noProof/>
            <w:webHidden/>
          </w:rPr>
          <w:t>53</w:t>
        </w:r>
        <w:r>
          <w:rPr>
            <w:noProof/>
            <w:webHidden/>
          </w:rPr>
          <w:fldChar w:fldCharType="end"/>
        </w:r>
      </w:hyperlink>
    </w:p>
    <w:p w14:paraId="201F406F" w14:textId="77777777" w:rsidR="00FA200F" w:rsidRPr="00AB0F96" w:rsidRDefault="00FA200F">
      <w:pPr>
        <w:pStyle w:val="3a"/>
        <w:rPr>
          <w:rFonts w:ascii="Calibri" w:eastAsia="Times New Roman" w:hAnsi="Calibri"/>
          <w:b w:val="0"/>
          <w:noProof/>
          <w:sz w:val="22"/>
          <w:szCs w:val="22"/>
          <w:lang w:val="en-US" w:eastAsia="en-US"/>
        </w:rPr>
      </w:pPr>
      <w:hyperlink w:anchor="_Toc323907624" w:history="1">
        <w:r w:rsidRPr="004431B7">
          <w:rPr>
            <w:rStyle w:val="aff7"/>
            <w:noProof/>
          </w:rPr>
          <w:t>9.1.10</w:t>
        </w:r>
        <w:r w:rsidRPr="00AB0F96">
          <w:rPr>
            <w:rFonts w:ascii="Calibri" w:eastAsia="Times New Roman" w:hAnsi="Calibri"/>
            <w:b w:val="0"/>
            <w:noProof/>
            <w:sz w:val="22"/>
            <w:szCs w:val="22"/>
            <w:lang w:val="en-US" w:eastAsia="en-US"/>
          </w:rPr>
          <w:tab/>
        </w:r>
        <w:r w:rsidRPr="004431B7">
          <w:rPr>
            <w:rStyle w:val="aff7"/>
            <w:noProof/>
          </w:rPr>
          <w:t>ToPropertyKey</w:t>
        </w:r>
        <w:r>
          <w:rPr>
            <w:noProof/>
            <w:webHidden/>
          </w:rPr>
          <w:tab/>
        </w:r>
        <w:r>
          <w:rPr>
            <w:noProof/>
            <w:webHidden/>
          </w:rPr>
          <w:fldChar w:fldCharType="begin"/>
        </w:r>
        <w:r>
          <w:rPr>
            <w:noProof/>
            <w:webHidden/>
          </w:rPr>
          <w:instrText xml:space="preserve"> PAGEREF _Toc323907624 \h </w:instrText>
        </w:r>
        <w:r>
          <w:rPr>
            <w:noProof/>
            <w:webHidden/>
          </w:rPr>
        </w:r>
        <w:r>
          <w:rPr>
            <w:noProof/>
            <w:webHidden/>
          </w:rPr>
          <w:fldChar w:fldCharType="separate"/>
        </w:r>
        <w:r>
          <w:rPr>
            <w:noProof/>
            <w:webHidden/>
          </w:rPr>
          <w:t>53</w:t>
        </w:r>
        <w:r>
          <w:rPr>
            <w:noProof/>
            <w:webHidden/>
          </w:rPr>
          <w:fldChar w:fldCharType="end"/>
        </w:r>
      </w:hyperlink>
    </w:p>
    <w:p w14:paraId="69F79AAB" w14:textId="77777777" w:rsidR="00FA200F" w:rsidRPr="00AB0F96" w:rsidRDefault="00FA200F">
      <w:pPr>
        <w:pStyle w:val="2b"/>
        <w:rPr>
          <w:rFonts w:ascii="Calibri" w:eastAsia="Times New Roman" w:hAnsi="Calibri"/>
          <w:b w:val="0"/>
          <w:noProof/>
          <w:sz w:val="22"/>
          <w:szCs w:val="22"/>
          <w:lang w:val="en-US" w:eastAsia="en-US"/>
        </w:rPr>
      </w:pPr>
      <w:hyperlink w:anchor="_Toc323907625" w:history="1">
        <w:r w:rsidRPr="004431B7">
          <w:rPr>
            <w:rStyle w:val="aff7"/>
            <w:noProof/>
          </w:rPr>
          <w:t>9.2</w:t>
        </w:r>
        <w:r w:rsidRPr="00AB0F96">
          <w:rPr>
            <w:rFonts w:ascii="Calibri" w:eastAsia="Times New Roman" w:hAnsi="Calibri"/>
            <w:b w:val="0"/>
            <w:noProof/>
            <w:sz w:val="22"/>
            <w:szCs w:val="22"/>
            <w:lang w:val="en-US" w:eastAsia="en-US"/>
          </w:rPr>
          <w:tab/>
        </w:r>
        <w:r w:rsidRPr="004431B7">
          <w:rPr>
            <w:rStyle w:val="aff7"/>
            <w:noProof/>
          </w:rPr>
          <w:t>Testing and Comparision Operations</w:t>
        </w:r>
        <w:r>
          <w:rPr>
            <w:noProof/>
            <w:webHidden/>
          </w:rPr>
          <w:tab/>
        </w:r>
        <w:r>
          <w:rPr>
            <w:noProof/>
            <w:webHidden/>
          </w:rPr>
          <w:fldChar w:fldCharType="begin"/>
        </w:r>
        <w:r>
          <w:rPr>
            <w:noProof/>
            <w:webHidden/>
          </w:rPr>
          <w:instrText xml:space="preserve"> PAGEREF _Toc323907625 \h </w:instrText>
        </w:r>
        <w:r>
          <w:rPr>
            <w:noProof/>
            <w:webHidden/>
          </w:rPr>
        </w:r>
        <w:r>
          <w:rPr>
            <w:noProof/>
            <w:webHidden/>
          </w:rPr>
          <w:fldChar w:fldCharType="separate"/>
        </w:r>
        <w:r>
          <w:rPr>
            <w:noProof/>
            <w:webHidden/>
          </w:rPr>
          <w:t>53</w:t>
        </w:r>
        <w:r>
          <w:rPr>
            <w:noProof/>
            <w:webHidden/>
          </w:rPr>
          <w:fldChar w:fldCharType="end"/>
        </w:r>
      </w:hyperlink>
    </w:p>
    <w:p w14:paraId="5AF582BD" w14:textId="77777777" w:rsidR="00FA200F" w:rsidRPr="00AB0F96" w:rsidRDefault="00FA200F">
      <w:pPr>
        <w:pStyle w:val="3a"/>
        <w:rPr>
          <w:rFonts w:ascii="Calibri" w:eastAsia="Times New Roman" w:hAnsi="Calibri"/>
          <w:b w:val="0"/>
          <w:noProof/>
          <w:sz w:val="22"/>
          <w:szCs w:val="22"/>
          <w:lang w:val="en-US" w:eastAsia="en-US"/>
        </w:rPr>
      </w:pPr>
      <w:hyperlink w:anchor="_Toc323907626" w:history="1">
        <w:r w:rsidRPr="004431B7">
          <w:rPr>
            <w:rStyle w:val="aff7"/>
            <w:noProof/>
          </w:rPr>
          <w:t>9.2.1</w:t>
        </w:r>
        <w:r w:rsidRPr="00AB0F96">
          <w:rPr>
            <w:rFonts w:ascii="Calibri" w:eastAsia="Times New Roman" w:hAnsi="Calibri"/>
            <w:b w:val="0"/>
            <w:noProof/>
            <w:sz w:val="22"/>
            <w:szCs w:val="22"/>
            <w:lang w:val="en-US" w:eastAsia="en-US"/>
          </w:rPr>
          <w:tab/>
        </w:r>
        <w:r w:rsidRPr="004431B7">
          <w:rPr>
            <w:rStyle w:val="aff7"/>
            <w:noProof/>
          </w:rPr>
          <w:t>CheckObjectCoercible</w:t>
        </w:r>
        <w:r>
          <w:rPr>
            <w:noProof/>
            <w:webHidden/>
          </w:rPr>
          <w:tab/>
        </w:r>
        <w:r>
          <w:rPr>
            <w:noProof/>
            <w:webHidden/>
          </w:rPr>
          <w:fldChar w:fldCharType="begin"/>
        </w:r>
        <w:r>
          <w:rPr>
            <w:noProof/>
            <w:webHidden/>
          </w:rPr>
          <w:instrText xml:space="preserve"> PAGEREF _Toc323907626 \h </w:instrText>
        </w:r>
        <w:r>
          <w:rPr>
            <w:noProof/>
            <w:webHidden/>
          </w:rPr>
        </w:r>
        <w:r>
          <w:rPr>
            <w:noProof/>
            <w:webHidden/>
          </w:rPr>
          <w:fldChar w:fldCharType="separate"/>
        </w:r>
        <w:r>
          <w:rPr>
            <w:noProof/>
            <w:webHidden/>
          </w:rPr>
          <w:t>53</w:t>
        </w:r>
        <w:r>
          <w:rPr>
            <w:noProof/>
            <w:webHidden/>
          </w:rPr>
          <w:fldChar w:fldCharType="end"/>
        </w:r>
      </w:hyperlink>
    </w:p>
    <w:p w14:paraId="17A566BA" w14:textId="77777777" w:rsidR="00FA200F" w:rsidRPr="00AB0F96" w:rsidRDefault="00FA200F">
      <w:pPr>
        <w:pStyle w:val="3a"/>
        <w:rPr>
          <w:rFonts w:ascii="Calibri" w:eastAsia="Times New Roman" w:hAnsi="Calibri"/>
          <w:b w:val="0"/>
          <w:noProof/>
          <w:sz w:val="22"/>
          <w:szCs w:val="22"/>
          <w:lang w:val="en-US" w:eastAsia="en-US"/>
        </w:rPr>
      </w:pPr>
      <w:hyperlink w:anchor="_Toc323907627" w:history="1">
        <w:r w:rsidRPr="004431B7">
          <w:rPr>
            <w:rStyle w:val="aff7"/>
            <w:noProof/>
          </w:rPr>
          <w:t>9.2.2</w:t>
        </w:r>
        <w:r w:rsidRPr="00AB0F96">
          <w:rPr>
            <w:rFonts w:ascii="Calibri" w:eastAsia="Times New Roman" w:hAnsi="Calibri"/>
            <w:b w:val="0"/>
            <w:noProof/>
            <w:sz w:val="22"/>
            <w:szCs w:val="22"/>
            <w:lang w:val="en-US" w:eastAsia="en-US"/>
          </w:rPr>
          <w:tab/>
        </w:r>
        <w:r w:rsidRPr="004431B7">
          <w:rPr>
            <w:rStyle w:val="aff7"/>
            <w:noProof/>
          </w:rPr>
          <w:t>IsCallable</w:t>
        </w:r>
        <w:r>
          <w:rPr>
            <w:noProof/>
            <w:webHidden/>
          </w:rPr>
          <w:tab/>
        </w:r>
        <w:r>
          <w:rPr>
            <w:noProof/>
            <w:webHidden/>
          </w:rPr>
          <w:fldChar w:fldCharType="begin"/>
        </w:r>
        <w:r>
          <w:rPr>
            <w:noProof/>
            <w:webHidden/>
          </w:rPr>
          <w:instrText xml:space="preserve"> PAGEREF _Toc323907627 \h </w:instrText>
        </w:r>
        <w:r>
          <w:rPr>
            <w:noProof/>
            <w:webHidden/>
          </w:rPr>
        </w:r>
        <w:r>
          <w:rPr>
            <w:noProof/>
            <w:webHidden/>
          </w:rPr>
          <w:fldChar w:fldCharType="separate"/>
        </w:r>
        <w:r>
          <w:rPr>
            <w:noProof/>
            <w:webHidden/>
          </w:rPr>
          <w:t>54</w:t>
        </w:r>
        <w:r>
          <w:rPr>
            <w:noProof/>
            <w:webHidden/>
          </w:rPr>
          <w:fldChar w:fldCharType="end"/>
        </w:r>
      </w:hyperlink>
    </w:p>
    <w:p w14:paraId="3F62ADC9" w14:textId="77777777" w:rsidR="00FA200F" w:rsidRPr="00AB0F96" w:rsidRDefault="00FA200F">
      <w:pPr>
        <w:pStyle w:val="3a"/>
        <w:rPr>
          <w:rFonts w:ascii="Calibri" w:eastAsia="Times New Roman" w:hAnsi="Calibri"/>
          <w:b w:val="0"/>
          <w:noProof/>
          <w:sz w:val="22"/>
          <w:szCs w:val="22"/>
          <w:lang w:val="en-US" w:eastAsia="en-US"/>
        </w:rPr>
      </w:pPr>
      <w:hyperlink w:anchor="_Toc323907628" w:history="1">
        <w:r w:rsidRPr="004431B7">
          <w:rPr>
            <w:rStyle w:val="aff7"/>
            <w:noProof/>
          </w:rPr>
          <w:t>9.2.3</w:t>
        </w:r>
        <w:r w:rsidRPr="00AB0F96">
          <w:rPr>
            <w:rFonts w:ascii="Calibri" w:eastAsia="Times New Roman" w:hAnsi="Calibri"/>
            <w:b w:val="0"/>
            <w:noProof/>
            <w:sz w:val="22"/>
            <w:szCs w:val="22"/>
            <w:lang w:val="en-US" w:eastAsia="en-US"/>
          </w:rPr>
          <w:tab/>
        </w:r>
        <w:r w:rsidRPr="004431B7">
          <w:rPr>
            <w:rStyle w:val="aff7"/>
            <w:noProof/>
          </w:rPr>
          <w:t>The SameValue Algorithm</w:t>
        </w:r>
        <w:r>
          <w:rPr>
            <w:noProof/>
            <w:webHidden/>
          </w:rPr>
          <w:tab/>
        </w:r>
        <w:r>
          <w:rPr>
            <w:noProof/>
            <w:webHidden/>
          </w:rPr>
          <w:fldChar w:fldCharType="begin"/>
        </w:r>
        <w:r>
          <w:rPr>
            <w:noProof/>
            <w:webHidden/>
          </w:rPr>
          <w:instrText xml:space="preserve"> PAGEREF _Toc323907628 \h </w:instrText>
        </w:r>
        <w:r>
          <w:rPr>
            <w:noProof/>
            <w:webHidden/>
          </w:rPr>
        </w:r>
        <w:r>
          <w:rPr>
            <w:noProof/>
            <w:webHidden/>
          </w:rPr>
          <w:fldChar w:fldCharType="separate"/>
        </w:r>
        <w:r>
          <w:rPr>
            <w:noProof/>
            <w:webHidden/>
          </w:rPr>
          <w:t>54</w:t>
        </w:r>
        <w:r>
          <w:rPr>
            <w:noProof/>
            <w:webHidden/>
          </w:rPr>
          <w:fldChar w:fldCharType="end"/>
        </w:r>
      </w:hyperlink>
    </w:p>
    <w:p w14:paraId="47B1C50C" w14:textId="77777777" w:rsidR="00FA200F" w:rsidRPr="00AB0F96" w:rsidRDefault="00FA200F">
      <w:pPr>
        <w:pStyle w:val="2b"/>
        <w:rPr>
          <w:rFonts w:ascii="Calibri" w:eastAsia="Times New Roman" w:hAnsi="Calibri"/>
          <w:b w:val="0"/>
          <w:noProof/>
          <w:sz w:val="22"/>
          <w:szCs w:val="22"/>
          <w:lang w:val="en-US" w:eastAsia="en-US"/>
        </w:rPr>
      </w:pPr>
      <w:hyperlink w:anchor="_Toc323907629" w:history="1">
        <w:r w:rsidRPr="004431B7">
          <w:rPr>
            <w:rStyle w:val="aff7"/>
            <w:noProof/>
          </w:rPr>
          <w:t>9.3</w:t>
        </w:r>
        <w:r w:rsidRPr="00AB0F96">
          <w:rPr>
            <w:rFonts w:ascii="Calibri" w:eastAsia="Times New Roman" w:hAnsi="Calibri"/>
            <w:b w:val="0"/>
            <w:noProof/>
            <w:sz w:val="22"/>
            <w:szCs w:val="22"/>
            <w:lang w:val="en-US" w:eastAsia="en-US"/>
          </w:rPr>
          <w:tab/>
        </w:r>
        <w:r w:rsidRPr="004431B7">
          <w:rPr>
            <w:rStyle w:val="aff7"/>
            <w:noProof/>
          </w:rPr>
          <w:t>Property Access Operations</w:t>
        </w:r>
        <w:r>
          <w:rPr>
            <w:noProof/>
            <w:webHidden/>
          </w:rPr>
          <w:tab/>
        </w:r>
        <w:r>
          <w:rPr>
            <w:noProof/>
            <w:webHidden/>
          </w:rPr>
          <w:fldChar w:fldCharType="begin"/>
        </w:r>
        <w:r>
          <w:rPr>
            <w:noProof/>
            <w:webHidden/>
          </w:rPr>
          <w:instrText xml:space="preserve"> PAGEREF _Toc323907629 \h </w:instrText>
        </w:r>
        <w:r>
          <w:rPr>
            <w:noProof/>
            <w:webHidden/>
          </w:rPr>
        </w:r>
        <w:r>
          <w:rPr>
            <w:noProof/>
            <w:webHidden/>
          </w:rPr>
          <w:fldChar w:fldCharType="separate"/>
        </w:r>
        <w:r>
          <w:rPr>
            <w:noProof/>
            <w:webHidden/>
          </w:rPr>
          <w:t>54</w:t>
        </w:r>
        <w:r>
          <w:rPr>
            <w:noProof/>
            <w:webHidden/>
          </w:rPr>
          <w:fldChar w:fldCharType="end"/>
        </w:r>
      </w:hyperlink>
    </w:p>
    <w:p w14:paraId="09E12CB6" w14:textId="77777777" w:rsidR="00FA200F" w:rsidRPr="00AB0F96" w:rsidRDefault="00FA200F">
      <w:pPr>
        <w:pStyle w:val="3a"/>
        <w:rPr>
          <w:rFonts w:ascii="Calibri" w:eastAsia="Times New Roman" w:hAnsi="Calibri"/>
          <w:b w:val="0"/>
          <w:noProof/>
          <w:sz w:val="22"/>
          <w:szCs w:val="22"/>
          <w:lang w:val="en-US" w:eastAsia="en-US"/>
        </w:rPr>
      </w:pPr>
      <w:hyperlink w:anchor="_Toc323907630" w:history="1">
        <w:r w:rsidRPr="004431B7">
          <w:rPr>
            <w:rStyle w:val="aff7"/>
            <w:noProof/>
          </w:rPr>
          <w:t>9.3.1</w:t>
        </w:r>
        <w:r w:rsidRPr="00AB0F96">
          <w:rPr>
            <w:rFonts w:ascii="Calibri" w:eastAsia="Times New Roman" w:hAnsi="Calibri"/>
            <w:b w:val="0"/>
            <w:noProof/>
            <w:sz w:val="22"/>
            <w:szCs w:val="22"/>
            <w:lang w:val="en-US" w:eastAsia="en-US"/>
          </w:rPr>
          <w:tab/>
        </w:r>
        <w:r w:rsidRPr="004431B7">
          <w:rPr>
            <w:rStyle w:val="aff7"/>
            <w:noProof/>
          </w:rPr>
          <w:t>Invoke</w:t>
        </w:r>
        <w:r>
          <w:rPr>
            <w:noProof/>
            <w:webHidden/>
          </w:rPr>
          <w:tab/>
        </w:r>
        <w:r>
          <w:rPr>
            <w:noProof/>
            <w:webHidden/>
          </w:rPr>
          <w:fldChar w:fldCharType="begin"/>
        </w:r>
        <w:r>
          <w:rPr>
            <w:noProof/>
            <w:webHidden/>
          </w:rPr>
          <w:instrText xml:space="preserve"> PAGEREF _Toc323907630 \h </w:instrText>
        </w:r>
        <w:r>
          <w:rPr>
            <w:noProof/>
            <w:webHidden/>
          </w:rPr>
        </w:r>
        <w:r>
          <w:rPr>
            <w:noProof/>
            <w:webHidden/>
          </w:rPr>
          <w:fldChar w:fldCharType="separate"/>
        </w:r>
        <w:r>
          <w:rPr>
            <w:noProof/>
            <w:webHidden/>
          </w:rPr>
          <w:t>54</w:t>
        </w:r>
        <w:r>
          <w:rPr>
            <w:noProof/>
            <w:webHidden/>
          </w:rPr>
          <w:fldChar w:fldCharType="end"/>
        </w:r>
      </w:hyperlink>
    </w:p>
    <w:p w14:paraId="1E7D034F" w14:textId="77777777" w:rsidR="00FA200F" w:rsidRPr="00AB0F96" w:rsidRDefault="00FA200F">
      <w:pPr>
        <w:pStyle w:val="12"/>
        <w:rPr>
          <w:rFonts w:ascii="Calibri" w:eastAsia="Times New Roman" w:hAnsi="Calibri"/>
          <w:b w:val="0"/>
          <w:noProof/>
          <w:sz w:val="22"/>
          <w:szCs w:val="22"/>
          <w:lang w:val="en-US" w:eastAsia="en-US"/>
        </w:rPr>
      </w:pPr>
      <w:hyperlink w:anchor="_Toc323907631" w:history="1">
        <w:r w:rsidRPr="004431B7">
          <w:rPr>
            <w:rStyle w:val="aff7"/>
            <w:noProof/>
          </w:rPr>
          <w:t>10</w:t>
        </w:r>
        <w:r w:rsidRPr="00AB0F96">
          <w:rPr>
            <w:rFonts w:ascii="Calibri" w:eastAsia="Times New Roman" w:hAnsi="Calibri"/>
            <w:b w:val="0"/>
            <w:noProof/>
            <w:sz w:val="22"/>
            <w:szCs w:val="22"/>
            <w:lang w:val="en-US" w:eastAsia="en-US"/>
          </w:rPr>
          <w:tab/>
        </w:r>
        <w:r w:rsidRPr="004431B7">
          <w:rPr>
            <w:rStyle w:val="aff7"/>
            <w:noProof/>
          </w:rPr>
          <w:t>Executable Code and Execution Contexts</w:t>
        </w:r>
        <w:r>
          <w:rPr>
            <w:noProof/>
            <w:webHidden/>
          </w:rPr>
          <w:tab/>
        </w:r>
        <w:r>
          <w:rPr>
            <w:noProof/>
            <w:webHidden/>
          </w:rPr>
          <w:fldChar w:fldCharType="begin"/>
        </w:r>
        <w:r>
          <w:rPr>
            <w:noProof/>
            <w:webHidden/>
          </w:rPr>
          <w:instrText xml:space="preserve"> PAGEREF _Toc323907631 \h </w:instrText>
        </w:r>
        <w:r>
          <w:rPr>
            <w:noProof/>
            <w:webHidden/>
          </w:rPr>
        </w:r>
        <w:r>
          <w:rPr>
            <w:noProof/>
            <w:webHidden/>
          </w:rPr>
          <w:fldChar w:fldCharType="separate"/>
        </w:r>
        <w:r>
          <w:rPr>
            <w:noProof/>
            <w:webHidden/>
          </w:rPr>
          <w:t>55</w:t>
        </w:r>
        <w:r>
          <w:rPr>
            <w:noProof/>
            <w:webHidden/>
          </w:rPr>
          <w:fldChar w:fldCharType="end"/>
        </w:r>
      </w:hyperlink>
    </w:p>
    <w:p w14:paraId="3CF4A239" w14:textId="77777777" w:rsidR="00FA200F" w:rsidRPr="00AB0F96" w:rsidRDefault="00FA200F">
      <w:pPr>
        <w:pStyle w:val="2b"/>
        <w:rPr>
          <w:rFonts w:ascii="Calibri" w:eastAsia="Times New Roman" w:hAnsi="Calibri"/>
          <w:b w:val="0"/>
          <w:noProof/>
          <w:sz w:val="22"/>
          <w:szCs w:val="22"/>
          <w:lang w:val="en-US" w:eastAsia="en-US"/>
        </w:rPr>
      </w:pPr>
      <w:hyperlink w:anchor="_Toc323907632" w:history="1">
        <w:r w:rsidRPr="004431B7">
          <w:rPr>
            <w:rStyle w:val="aff7"/>
            <w:noProof/>
          </w:rPr>
          <w:t>10.1</w:t>
        </w:r>
        <w:r w:rsidRPr="00AB0F96">
          <w:rPr>
            <w:rFonts w:ascii="Calibri" w:eastAsia="Times New Roman" w:hAnsi="Calibri"/>
            <w:b w:val="0"/>
            <w:noProof/>
            <w:sz w:val="22"/>
            <w:szCs w:val="22"/>
            <w:lang w:val="en-US" w:eastAsia="en-US"/>
          </w:rPr>
          <w:tab/>
        </w:r>
        <w:r w:rsidRPr="004431B7">
          <w:rPr>
            <w:rStyle w:val="aff7"/>
            <w:noProof/>
          </w:rPr>
          <w:t>Types of Executable Code</w:t>
        </w:r>
        <w:r>
          <w:rPr>
            <w:noProof/>
            <w:webHidden/>
          </w:rPr>
          <w:tab/>
        </w:r>
        <w:r>
          <w:rPr>
            <w:noProof/>
            <w:webHidden/>
          </w:rPr>
          <w:fldChar w:fldCharType="begin"/>
        </w:r>
        <w:r>
          <w:rPr>
            <w:noProof/>
            <w:webHidden/>
          </w:rPr>
          <w:instrText xml:space="preserve"> PAGEREF _Toc323907632 \h </w:instrText>
        </w:r>
        <w:r>
          <w:rPr>
            <w:noProof/>
            <w:webHidden/>
          </w:rPr>
        </w:r>
        <w:r>
          <w:rPr>
            <w:noProof/>
            <w:webHidden/>
          </w:rPr>
          <w:fldChar w:fldCharType="separate"/>
        </w:r>
        <w:r>
          <w:rPr>
            <w:noProof/>
            <w:webHidden/>
          </w:rPr>
          <w:t>55</w:t>
        </w:r>
        <w:r>
          <w:rPr>
            <w:noProof/>
            <w:webHidden/>
          </w:rPr>
          <w:fldChar w:fldCharType="end"/>
        </w:r>
      </w:hyperlink>
    </w:p>
    <w:p w14:paraId="10004B36" w14:textId="77777777" w:rsidR="00FA200F" w:rsidRPr="00AB0F96" w:rsidRDefault="00FA200F">
      <w:pPr>
        <w:pStyle w:val="3a"/>
        <w:rPr>
          <w:rFonts w:ascii="Calibri" w:eastAsia="Times New Roman" w:hAnsi="Calibri"/>
          <w:b w:val="0"/>
          <w:noProof/>
          <w:sz w:val="22"/>
          <w:szCs w:val="22"/>
          <w:lang w:val="en-US" w:eastAsia="en-US"/>
        </w:rPr>
      </w:pPr>
      <w:hyperlink w:anchor="_Toc323907633" w:history="1">
        <w:r w:rsidRPr="004431B7">
          <w:rPr>
            <w:rStyle w:val="aff7"/>
            <w:noProof/>
          </w:rPr>
          <w:t>10.1.1</w:t>
        </w:r>
        <w:r w:rsidRPr="00AB0F96">
          <w:rPr>
            <w:rFonts w:ascii="Calibri" w:eastAsia="Times New Roman" w:hAnsi="Calibri"/>
            <w:b w:val="0"/>
            <w:noProof/>
            <w:sz w:val="22"/>
            <w:szCs w:val="22"/>
            <w:lang w:val="en-US" w:eastAsia="en-US"/>
          </w:rPr>
          <w:tab/>
        </w:r>
        <w:r w:rsidRPr="004431B7">
          <w:rPr>
            <w:rStyle w:val="aff7"/>
            <w:noProof/>
          </w:rPr>
          <w:t>Strict Mode Code</w:t>
        </w:r>
        <w:r>
          <w:rPr>
            <w:noProof/>
            <w:webHidden/>
          </w:rPr>
          <w:tab/>
        </w:r>
        <w:r>
          <w:rPr>
            <w:noProof/>
            <w:webHidden/>
          </w:rPr>
          <w:fldChar w:fldCharType="begin"/>
        </w:r>
        <w:r>
          <w:rPr>
            <w:noProof/>
            <w:webHidden/>
          </w:rPr>
          <w:instrText xml:space="preserve"> PAGEREF _Toc323907633 \h </w:instrText>
        </w:r>
        <w:r>
          <w:rPr>
            <w:noProof/>
            <w:webHidden/>
          </w:rPr>
        </w:r>
        <w:r>
          <w:rPr>
            <w:noProof/>
            <w:webHidden/>
          </w:rPr>
          <w:fldChar w:fldCharType="separate"/>
        </w:r>
        <w:r>
          <w:rPr>
            <w:noProof/>
            <w:webHidden/>
          </w:rPr>
          <w:t>55</w:t>
        </w:r>
        <w:r>
          <w:rPr>
            <w:noProof/>
            <w:webHidden/>
          </w:rPr>
          <w:fldChar w:fldCharType="end"/>
        </w:r>
      </w:hyperlink>
    </w:p>
    <w:p w14:paraId="76521CAC" w14:textId="77777777" w:rsidR="00FA200F" w:rsidRPr="00AB0F96" w:rsidRDefault="00FA200F">
      <w:pPr>
        <w:pStyle w:val="3a"/>
        <w:rPr>
          <w:rFonts w:ascii="Calibri" w:eastAsia="Times New Roman" w:hAnsi="Calibri"/>
          <w:b w:val="0"/>
          <w:noProof/>
          <w:sz w:val="22"/>
          <w:szCs w:val="22"/>
          <w:lang w:val="en-US" w:eastAsia="en-US"/>
        </w:rPr>
      </w:pPr>
      <w:hyperlink w:anchor="_Toc323907634" w:history="1">
        <w:r w:rsidRPr="004431B7">
          <w:rPr>
            <w:rStyle w:val="aff7"/>
            <w:noProof/>
          </w:rPr>
          <w:t>10.1.2</w:t>
        </w:r>
        <w:r w:rsidRPr="00AB0F96">
          <w:rPr>
            <w:rFonts w:ascii="Calibri" w:eastAsia="Times New Roman" w:hAnsi="Calibri"/>
            <w:b w:val="0"/>
            <w:noProof/>
            <w:sz w:val="22"/>
            <w:szCs w:val="22"/>
            <w:lang w:val="en-US" w:eastAsia="en-US"/>
          </w:rPr>
          <w:tab/>
        </w:r>
        <w:r w:rsidRPr="004431B7">
          <w:rPr>
            <w:rStyle w:val="aff7"/>
            <w:noProof/>
          </w:rPr>
          <w:t>Code Realms</w:t>
        </w:r>
        <w:r>
          <w:rPr>
            <w:noProof/>
            <w:webHidden/>
          </w:rPr>
          <w:tab/>
        </w:r>
        <w:r>
          <w:rPr>
            <w:noProof/>
            <w:webHidden/>
          </w:rPr>
          <w:fldChar w:fldCharType="begin"/>
        </w:r>
        <w:r>
          <w:rPr>
            <w:noProof/>
            <w:webHidden/>
          </w:rPr>
          <w:instrText xml:space="preserve"> PAGEREF _Toc323907634 \h </w:instrText>
        </w:r>
        <w:r>
          <w:rPr>
            <w:noProof/>
            <w:webHidden/>
          </w:rPr>
        </w:r>
        <w:r>
          <w:rPr>
            <w:noProof/>
            <w:webHidden/>
          </w:rPr>
          <w:fldChar w:fldCharType="separate"/>
        </w:r>
        <w:r>
          <w:rPr>
            <w:noProof/>
            <w:webHidden/>
          </w:rPr>
          <w:t>56</w:t>
        </w:r>
        <w:r>
          <w:rPr>
            <w:noProof/>
            <w:webHidden/>
          </w:rPr>
          <w:fldChar w:fldCharType="end"/>
        </w:r>
      </w:hyperlink>
    </w:p>
    <w:p w14:paraId="4722EC51" w14:textId="77777777" w:rsidR="00FA200F" w:rsidRPr="00AB0F96" w:rsidRDefault="00FA200F">
      <w:pPr>
        <w:pStyle w:val="2b"/>
        <w:rPr>
          <w:rFonts w:ascii="Calibri" w:eastAsia="Times New Roman" w:hAnsi="Calibri"/>
          <w:b w:val="0"/>
          <w:noProof/>
          <w:sz w:val="22"/>
          <w:szCs w:val="22"/>
          <w:lang w:val="en-US" w:eastAsia="en-US"/>
        </w:rPr>
      </w:pPr>
      <w:hyperlink w:anchor="_Toc323907635" w:history="1">
        <w:r w:rsidRPr="004431B7">
          <w:rPr>
            <w:rStyle w:val="aff7"/>
            <w:noProof/>
          </w:rPr>
          <w:t>10.2</w:t>
        </w:r>
        <w:r w:rsidRPr="00AB0F96">
          <w:rPr>
            <w:rFonts w:ascii="Calibri" w:eastAsia="Times New Roman" w:hAnsi="Calibri"/>
            <w:b w:val="0"/>
            <w:noProof/>
            <w:sz w:val="22"/>
            <w:szCs w:val="22"/>
            <w:lang w:val="en-US" w:eastAsia="en-US"/>
          </w:rPr>
          <w:tab/>
        </w:r>
        <w:r w:rsidRPr="004431B7">
          <w:rPr>
            <w:rStyle w:val="aff7"/>
            <w:noProof/>
          </w:rPr>
          <w:t>Lexical Environments</w:t>
        </w:r>
        <w:r>
          <w:rPr>
            <w:noProof/>
            <w:webHidden/>
          </w:rPr>
          <w:tab/>
        </w:r>
        <w:r>
          <w:rPr>
            <w:noProof/>
            <w:webHidden/>
          </w:rPr>
          <w:fldChar w:fldCharType="begin"/>
        </w:r>
        <w:r>
          <w:rPr>
            <w:noProof/>
            <w:webHidden/>
          </w:rPr>
          <w:instrText xml:space="preserve"> PAGEREF _Toc323907635 \h </w:instrText>
        </w:r>
        <w:r>
          <w:rPr>
            <w:noProof/>
            <w:webHidden/>
          </w:rPr>
        </w:r>
        <w:r>
          <w:rPr>
            <w:noProof/>
            <w:webHidden/>
          </w:rPr>
          <w:fldChar w:fldCharType="separate"/>
        </w:r>
        <w:r>
          <w:rPr>
            <w:noProof/>
            <w:webHidden/>
          </w:rPr>
          <w:t>56</w:t>
        </w:r>
        <w:r>
          <w:rPr>
            <w:noProof/>
            <w:webHidden/>
          </w:rPr>
          <w:fldChar w:fldCharType="end"/>
        </w:r>
      </w:hyperlink>
    </w:p>
    <w:p w14:paraId="21D0C6C1" w14:textId="77777777" w:rsidR="00FA200F" w:rsidRPr="00AB0F96" w:rsidRDefault="00FA200F">
      <w:pPr>
        <w:pStyle w:val="3a"/>
        <w:rPr>
          <w:rFonts w:ascii="Calibri" w:eastAsia="Times New Roman" w:hAnsi="Calibri"/>
          <w:b w:val="0"/>
          <w:noProof/>
          <w:sz w:val="22"/>
          <w:szCs w:val="22"/>
          <w:lang w:val="en-US" w:eastAsia="en-US"/>
        </w:rPr>
      </w:pPr>
      <w:hyperlink w:anchor="_Toc323907636" w:history="1">
        <w:r w:rsidRPr="004431B7">
          <w:rPr>
            <w:rStyle w:val="aff7"/>
            <w:noProof/>
          </w:rPr>
          <w:t>10.2.1</w:t>
        </w:r>
        <w:r w:rsidRPr="00AB0F96">
          <w:rPr>
            <w:rFonts w:ascii="Calibri" w:eastAsia="Times New Roman" w:hAnsi="Calibri"/>
            <w:b w:val="0"/>
            <w:noProof/>
            <w:sz w:val="22"/>
            <w:szCs w:val="22"/>
            <w:lang w:val="en-US" w:eastAsia="en-US"/>
          </w:rPr>
          <w:tab/>
        </w:r>
        <w:r w:rsidRPr="004431B7">
          <w:rPr>
            <w:rStyle w:val="aff7"/>
            <w:noProof/>
          </w:rPr>
          <w:t>Environment Records</w:t>
        </w:r>
        <w:r>
          <w:rPr>
            <w:noProof/>
            <w:webHidden/>
          </w:rPr>
          <w:tab/>
        </w:r>
        <w:r>
          <w:rPr>
            <w:noProof/>
            <w:webHidden/>
          </w:rPr>
          <w:fldChar w:fldCharType="begin"/>
        </w:r>
        <w:r>
          <w:rPr>
            <w:noProof/>
            <w:webHidden/>
          </w:rPr>
          <w:instrText xml:space="preserve"> PAGEREF _Toc323907636 \h </w:instrText>
        </w:r>
        <w:r>
          <w:rPr>
            <w:noProof/>
            <w:webHidden/>
          </w:rPr>
        </w:r>
        <w:r>
          <w:rPr>
            <w:noProof/>
            <w:webHidden/>
          </w:rPr>
          <w:fldChar w:fldCharType="separate"/>
        </w:r>
        <w:r>
          <w:rPr>
            <w:noProof/>
            <w:webHidden/>
          </w:rPr>
          <w:t>56</w:t>
        </w:r>
        <w:r>
          <w:rPr>
            <w:noProof/>
            <w:webHidden/>
          </w:rPr>
          <w:fldChar w:fldCharType="end"/>
        </w:r>
      </w:hyperlink>
    </w:p>
    <w:p w14:paraId="6165A018" w14:textId="77777777" w:rsidR="00FA200F" w:rsidRPr="00AB0F96" w:rsidRDefault="00FA200F">
      <w:pPr>
        <w:pStyle w:val="3a"/>
        <w:rPr>
          <w:rFonts w:ascii="Calibri" w:eastAsia="Times New Roman" w:hAnsi="Calibri"/>
          <w:b w:val="0"/>
          <w:noProof/>
          <w:sz w:val="22"/>
          <w:szCs w:val="22"/>
          <w:lang w:val="en-US" w:eastAsia="en-US"/>
        </w:rPr>
      </w:pPr>
      <w:hyperlink w:anchor="_Toc323907637" w:history="1">
        <w:r w:rsidRPr="004431B7">
          <w:rPr>
            <w:rStyle w:val="aff7"/>
            <w:noProof/>
          </w:rPr>
          <w:t>10.2.2</w:t>
        </w:r>
        <w:r w:rsidRPr="00AB0F96">
          <w:rPr>
            <w:rFonts w:ascii="Calibri" w:eastAsia="Times New Roman" w:hAnsi="Calibri"/>
            <w:b w:val="0"/>
            <w:noProof/>
            <w:sz w:val="22"/>
            <w:szCs w:val="22"/>
            <w:lang w:val="en-US" w:eastAsia="en-US"/>
          </w:rPr>
          <w:tab/>
        </w:r>
        <w:r w:rsidRPr="004431B7">
          <w:rPr>
            <w:rStyle w:val="aff7"/>
            <w:noProof/>
          </w:rPr>
          <w:t>Lexical Environment Operations</w:t>
        </w:r>
        <w:r>
          <w:rPr>
            <w:noProof/>
            <w:webHidden/>
          </w:rPr>
          <w:tab/>
        </w:r>
        <w:r>
          <w:rPr>
            <w:noProof/>
            <w:webHidden/>
          </w:rPr>
          <w:fldChar w:fldCharType="begin"/>
        </w:r>
        <w:r>
          <w:rPr>
            <w:noProof/>
            <w:webHidden/>
          </w:rPr>
          <w:instrText xml:space="preserve"> PAGEREF _Toc323907637 \h </w:instrText>
        </w:r>
        <w:r>
          <w:rPr>
            <w:noProof/>
            <w:webHidden/>
          </w:rPr>
        </w:r>
        <w:r>
          <w:rPr>
            <w:noProof/>
            <w:webHidden/>
          </w:rPr>
          <w:fldChar w:fldCharType="separate"/>
        </w:r>
        <w:r>
          <w:rPr>
            <w:noProof/>
            <w:webHidden/>
          </w:rPr>
          <w:t>62</w:t>
        </w:r>
        <w:r>
          <w:rPr>
            <w:noProof/>
            <w:webHidden/>
          </w:rPr>
          <w:fldChar w:fldCharType="end"/>
        </w:r>
      </w:hyperlink>
    </w:p>
    <w:p w14:paraId="12BBAB96" w14:textId="77777777" w:rsidR="00FA200F" w:rsidRPr="00AB0F96" w:rsidRDefault="00FA200F">
      <w:pPr>
        <w:pStyle w:val="2b"/>
        <w:rPr>
          <w:rFonts w:ascii="Calibri" w:eastAsia="Times New Roman" w:hAnsi="Calibri"/>
          <w:b w:val="0"/>
          <w:noProof/>
          <w:sz w:val="22"/>
          <w:szCs w:val="22"/>
          <w:lang w:val="en-US" w:eastAsia="en-US"/>
        </w:rPr>
      </w:pPr>
      <w:hyperlink w:anchor="_Toc323907638" w:history="1">
        <w:r w:rsidRPr="004431B7">
          <w:rPr>
            <w:rStyle w:val="aff7"/>
            <w:noProof/>
          </w:rPr>
          <w:t>10.3</w:t>
        </w:r>
        <w:r w:rsidRPr="00AB0F96">
          <w:rPr>
            <w:rFonts w:ascii="Calibri" w:eastAsia="Times New Roman" w:hAnsi="Calibri"/>
            <w:b w:val="0"/>
            <w:noProof/>
            <w:sz w:val="22"/>
            <w:szCs w:val="22"/>
            <w:lang w:val="en-US" w:eastAsia="en-US"/>
          </w:rPr>
          <w:tab/>
        </w:r>
        <w:r w:rsidRPr="004431B7">
          <w:rPr>
            <w:rStyle w:val="aff7"/>
            <w:noProof/>
          </w:rPr>
          <w:t>Code Realms</w:t>
        </w:r>
        <w:r>
          <w:rPr>
            <w:noProof/>
            <w:webHidden/>
          </w:rPr>
          <w:tab/>
        </w:r>
        <w:r>
          <w:rPr>
            <w:noProof/>
            <w:webHidden/>
          </w:rPr>
          <w:fldChar w:fldCharType="begin"/>
        </w:r>
        <w:r>
          <w:rPr>
            <w:noProof/>
            <w:webHidden/>
          </w:rPr>
          <w:instrText xml:space="preserve"> PAGEREF _Toc323907638 \h </w:instrText>
        </w:r>
        <w:r>
          <w:rPr>
            <w:noProof/>
            <w:webHidden/>
          </w:rPr>
        </w:r>
        <w:r>
          <w:rPr>
            <w:noProof/>
            <w:webHidden/>
          </w:rPr>
          <w:fldChar w:fldCharType="separate"/>
        </w:r>
        <w:r>
          <w:rPr>
            <w:noProof/>
            <w:webHidden/>
          </w:rPr>
          <w:t>63</w:t>
        </w:r>
        <w:r>
          <w:rPr>
            <w:noProof/>
            <w:webHidden/>
          </w:rPr>
          <w:fldChar w:fldCharType="end"/>
        </w:r>
      </w:hyperlink>
    </w:p>
    <w:p w14:paraId="44B25E6D" w14:textId="77777777" w:rsidR="00FA200F" w:rsidRPr="00AB0F96" w:rsidRDefault="00FA200F">
      <w:pPr>
        <w:pStyle w:val="2b"/>
        <w:rPr>
          <w:rFonts w:ascii="Calibri" w:eastAsia="Times New Roman" w:hAnsi="Calibri"/>
          <w:b w:val="0"/>
          <w:noProof/>
          <w:sz w:val="22"/>
          <w:szCs w:val="22"/>
          <w:lang w:val="en-US" w:eastAsia="en-US"/>
        </w:rPr>
      </w:pPr>
      <w:hyperlink w:anchor="_Toc323907639" w:history="1">
        <w:r w:rsidRPr="004431B7">
          <w:rPr>
            <w:rStyle w:val="aff7"/>
            <w:noProof/>
          </w:rPr>
          <w:t>10.4</w:t>
        </w:r>
        <w:r w:rsidRPr="00AB0F96">
          <w:rPr>
            <w:rFonts w:ascii="Calibri" w:eastAsia="Times New Roman" w:hAnsi="Calibri"/>
            <w:b w:val="0"/>
            <w:noProof/>
            <w:sz w:val="22"/>
            <w:szCs w:val="22"/>
            <w:lang w:val="en-US" w:eastAsia="en-US"/>
          </w:rPr>
          <w:tab/>
        </w:r>
        <w:r w:rsidRPr="004431B7">
          <w:rPr>
            <w:rStyle w:val="aff7"/>
            <w:noProof/>
          </w:rPr>
          <w:t>Execution Contexts</w:t>
        </w:r>
        <w:r>
          <w:rPr>
            <w:noProof/>
            <w:webHidden/>
          </w:rPr>
          <w:tab/>
        </w:r>
        <w:r>
          <w:rPr>
            <w:noProof/>
            <w:webHidden/>
          </w:rPr>
          <w:fldChar w:fldCharType="begin"/>
        </w:r>
        <w:r>
          <w:rPr>
            <w:noProof/>
            <w:webHidden/>
          </w:rPr>
          <w:instrText xml:space="preserve"> PAGEREF _Toc323907639 \h </w:instrText>
        </w:r>
        <w:r>
          <w:rPr>
            <w:noProof/>
            <w:webHidden/>
          </w:rPr>
        </w:r>
        <w:r>
          <w:rPr>
            <w:noProof/>
            <w:webHidden/>
          </w:rPr>
          <w:fldChar w:fldCharType="separate"/>
        </w:r>
        <w:r>
          <w:rPr>
            <w:noProof/>
            <w:webHidden/>
          </w:rPr>
          <w:t>64</w:t>
        </w:r>
        <w:r>
          <w:rPr>
            <w:noProof/>
            <w:webHidden/>
          </w:rPr>
          <w:fldChar w:fldCharType="end"/>
        </w:r>
      </w:hyperlink>
    </w:p>
    <w:p w14:paraId="09DD59A3" w14:textId="77777777" w:rsidR="00FA200F" w:rsidRPr="00AB0F96" w:rsidRDefault="00FA200F">
      <w:pPr>
        <w:pStyle w:val="3a"/>
        <w:rPr>
          <w:rFonts w:ascii="Calibri" w:eastAsia="Times New Roman" w:hAnsi="Calibri"/>
          <w:b w:val="0"/>
          <w:noProof/>
          <w:sz w:val="22"/>
          <w:szCs w:val="22"/>
          <w:lang w:val="en-US" w:eastAsia="en-US"/>
        </w:rPr>
      </w:pPr>
      <w:hyperlink w:anchor="_Toc323907640" w:history="1">
        <w:r w:rsidRPr="004431B7">
          <w:rPr>
            <w:rStyle w:val="aff7"/>
            <w:noProof/>
          </w:rPr>
          <w:t>10.4.1</w:t>
        </w:r>
        <w:r w:rsidRPr="00AB0F96">
          <w:rPr>
            <w:rFonts w:ascii="Calibri" w:eastAsia="Times New Roman" w:hAnsi="Calibri"/>
            <w:b w:val="0"/>
            <w:noProof/>
            <w:sz w:val="22"/>
            <w:szCs w:val="22"/>
            <w:lang w:val="en-US" w:eastAsia="en-US"/>
          </w:rPr>
          <w:tab/>
        </w:r>
        <w:r w:rsidRPr="004431B7">
          <w:rPr>
            <w:rStyle w:val="aff7"/>
            <w:noProof/>
          </w:rPr>
          <w:t>Identifier Resolution</w:t>
        </w:r>
        <w:r>
          <w:rPr>
            <w:noProof/>
            <w:webHidden/>
          </w:rPr>
          <w:tab/>
        </w:r>
        <w:r>
          <w:rPr>
            <w:noProof/>
            <w:webHidden/>
          </w:rPr>
          <w:fldChar w:fldCharType="begin"/>
        </w:r>
        <w:r>
          <w:rPr>
            <w:noProof/>
            <w:webHidden/>
          </w:rPr>
          <w:instrText xml:space="preserve"> PAGEREF _Toc323907640 \h </w:instrText>
        </w:r>
        <w:r>
          <w:rPr>
            <w:noProof/>
            <w:webHidden/>
          </w:rPr>
        </w:r>
        <w:r>
          <w:rPr>
            <w:noProof/>
            <w:webHidden/>
          </w:rPr>
          <w:fldChar w:fldCharType="separate"/>
        </w:r>
        <w:r>
          <w:rPr>
            <w:noProof/>
            <w:webHidden/>
          </w:rPr>
          <w:t>65</w:t>
        </w:r>
        <w:r>
          <w:rPr>
            <w:noProof/>
            <w:webHidden/>
          </w:rPr>
          <w:fldChar w:fldCharType="end"/>
        </w:r>
      </w:hyperlink>
    </w:p>
    <w:p w14:paraId="0BC4741F" w14:textId="77777777" w:rsidR="00FA200F" w:rsidRPr="00AB0F96" w:rsidRDefault="00FA200F">
      <w:pPr>
        <w:pStyle w:val="3a"/>
        <w:rPr>
          <w:rFonts w:ascii="Calibri" w:eastAsia="Times New Roman" w:hAnsi="Calibri"/>
          <w:b w:val="0"/>
          <w:noProof/>
          <w:sz w:val="22"/>
          <w:szCs w:val="22"/>
          <w:lang w:val="en-US" w:eastAsia="en-US"/>
        </w:rPr>
      </w:pPr>
      <w:hyperlink w:anchor="_Toc323907641" w:history="1">
        <w:r w:rsidRPr="004431B7">
          <w:rPr>
            <w:rStyle w:val="aff7"/>
            <w:noProof/>
          </w:rPr>
          <w:t>10.4.3</w:t>
        </w:r>
        <w:r w:rsidRPr="00AB0F96">
          <w:rPr>
            <w:rFonts w:ascii="Calibri" w:eastAsia="Times New Roman" w:hAnsi="Calibri"/>
            <w:b w:val="0"/>
            <w:noProof/>
            <w:sz w:val="22"/>
            <w:szCs w:val="22"/>
            <w:lang w:val="en-US" w:eastAsia="en-US"/>
          </w:rPr>
          <w:tab/>
        </w:r>
        <w:r w:rsidRPr="004431B7">
          <w:rPr>
            <w:rStyle w:val="aff7"/>
            <w:noProof/>
          </w:rPr>
          <w:t>GetThisEnvironment</w:t>
        </w:r>
        <w:r>
          <w:rPr>
            <w:noProof/>
            <w:webHidden/>
          </w:rPr>
          <w:tab/>
        </w:r>
        <w:r>
          <w:rPr>
            <w:noProof/>
            <w:webHidden/>
          </w:rPr>
          <w:fldChar w:fldCharType="begin"/>
        </w:r>
        <w:r>
          <w:rPr>
            <w:noProof/>
            <w:webHidden/>
          </w:rPr>
          <w:instrText xml:space="preserve"> PAGEREF _Toc323907641 \h </w:instrText>
        </w:r>
        <w:r>
          <w:rPr>
            <w:noProof/>
            <w:webHidden/>
          </w:rPr>
        </w:r>
        <w:r>
          <w:rPr>
            <w:noProof/>
            <w:webHidden/>
          </w:rPr>
          <w:fldChar w:fldCharType="separate"/>
        </w:r>
        <w:r>
          <w:rPr>
            <w:noProof/>
            <w:webHidden/>
          </w:rPr>
          <w:t>65</w:t>
        </w:r>
        <w:r>
          <w:rPr>
            <w:noProof/>
            <w:webHidden/>
          </w:rPr>
          <w:fldChar w:fldCharType="end"/>
        </w:r>
      </w:hyperlink>
    </w:p>
    <w:p w14:paraId="0AA77BB1" w14:textId="77777777" w:rsidR="00FA200F" w:rsidRPr="00AB0F96" w:rsidRDefault="00FA200F">
      <w:pPr>
        <w:pStyle w:val="3a"/>
        <w:rPr>
          <w:rFonts w:ascii="Calibri" w:eastAsia="Times New Roman" w:hAnsi="Calibri"/>
          <w:b w:val="0"/>
          <w:noProof/>
          <w:sz w:val="22"/>
          <w:szCs w:val="22"/>
          <w:lang w:val="en-US" w:eastAsia="en-US"/>
        </w:rPr>
      </w:pPr>
      <w:hyperlink w:anchor="_Toc323907642" w:history="1">
        <w:r w:rsidRPr="004431B7">
          <w:rPr>
            <w:rStyle w:val="aff7"/>
            <w:noProof/>
          </w:rPr>
          <w:t>10.4.3</w:t>
        </w:r>
        <w:r w:rsidRPr="00AB0F96">
          <w:rPr>
            <w:rFonts w:ascii="Calibri" w:eastAsia="Times New Roman" w:hAnsi="Calibri"/>
            <w:b w:val="0"/>
            <w:noProof/>
            <w:sz w:val="22"/>
            <w:szCs w:val="22"/>
            <w:lang w:val="en-US" w:eastAsia="en-US"/>
          </w:rPr>
          <w:tab/>
        </w:r>
        <w:r w:rsidRPr="004431B7">
          <w:rPr>
            <w:rStyle w:val="aff7"/>
            <w:noProof/>
          </w:rPr>
          <w:t>This Resolution</w:t>
        </w:r>
        <w:r>
          <w:rPr>
            <w:noProof/>
            <w:webHidden/>
          </w:rPr>
          <w:tab/>
        </w:r>
        <w:r>
          <w:rPr>
            <w:noProof/>
            <w:webHidden/>
          </w:rPr>
          <w:fldChar w:fldCharType="begin"/>
        </w:r>
        <w:r>
          <w:rPr>
            <w:noProof/>
            <w:webHidden/>
          </w:rPr>
          <w:instrText xml:space="preserve"> PAGEREF _Toc323907642 \h </w:instrText>
        </w:r>
        <w:r>
          <w:rPr>
            <w:noProof/>
            <w:webHidden/>
          </w:rPr>
        </w:r>
        <w:r>
          <w:rPr>
            <w:noProof/>
            <w:webHidden/>
          </w:rPr>
          <w:fldChar w:fldCharType="separate"/>
        </w:r>
        <w:r>
          <w:rPr>
            <w:noProof/>
            <w:webHidden/>
          </w:rPr>
          <w:t>65</w:t>
        </w:r>
        <w:r>
          <w:rPr>
            <w:noProof/>
            <w:webHidden/>
          </w:rPr>
          <w:fldChar w:fldCharType="end"/>
        </w:r>
      </w:hyperlink>
    </w:p>
    <w:p w14:paraId="5640F224" w14:textId="77777777" w:rsidR="00FA200F" w:rsidRPr="00AB0F96" w:rsidRDefault="00FA200F">
      <w:pPr>
        <w:pStyle w:val="2b"/>
        <w:rPr>
          <w:rFonts w:ascii="Calibri" w:eastAsia="Times New Roman" w:hAnsi="Calibri"/>
          <w:b w:val="0"/>
          <w:noProof/>
          <w:sz w:val="22"/>
          <w:szCs w:val="22"/>
          <w:lang w:val="en-US" w:eastAsia="en-US"/>
        </w:rPr>
      </w:pPr>
      <w:hyperlink w:anchor="_Toc323907643" w:history="1">
        <w:r w:rsidRPr="004431B7">
          <w:rPr>
            <w:rStyle w:val="aff7"/>
            <w:noProof/>
          </w:rPr>
          <w:t>10.5</w:t>
        </w:r>
        <w:r w:rsidRPr="00AB0F96">
          <w:rPr>
            <w:rFonts w:ascii="Calibri" w:eastAsia="Times New Roman" w:hAnsi="Calibri"/>
            <w:b w:val="0"/>
            <w:noProof/>
            <w:sz w:val="22"/>
            <w:szCs w:val="22"/>
            <w:lang w:val="en-US" w:eastAsia="en-US"/>
          </w:rPr>
          <w:tab/>
        </w:r>
        <w:r w:rsidRPr="004431B7">
          <w:rPr>
            <w:rStyle w:val="aff7"/>
            <w:noProof/>
          </w:rPr>
          <w:t>Declaration Binding Instantiation</w:t>
        </w:r>
        <w:r>
          <w:rPr>
            <w:noProof/>
            <w:webHidden/>
          </w:rPr>
          <w:tab/>
        </w:r>
        <w:r>
          <w:rPr>
            <w:noProof/>
            <w:webHidden/>
          </w:rPr>
          <w:fldChar w:fldCharType="begin"/>
        </w:r>
        <w:r>
          <w:rPr>
            <w:noProof/>
            <w:webHidden/>
          </w:rPr>
          <w:instrText xml:space="preserve"> PAGEREF _Toc323907643 \h </w:instrText>
        </w:r>
        <w:r>
          <w:rPr>
            <w:noProof/>
            <w:webHidden/>
          </w:rPr>
        </w:r>
        <w:r>
          <w:rPr>
            <w:noProof/>
            <w:webHidden/>
          </w:rPr>
          <w:fldChar w:fldCharType="separate"/>
        </w:r>
        <w:r>
          <w:rPr>
            <w:noProof/>
            <w:webHidden/>
          </w:rPr>
          <w:t>65</w:t>
        </w:r>
        <w:r>
          <w:rPr>
            <w:noProof/>
            <w:webHidden/>
          </w:rPr>
          <w:fldChar w:fldCharType="end"/>
        </w:r>
      </w:hyperlink>
    </w:p>
    <w:p w14:paraId="14963BCD" w14:textId="77777777" w:rsidR="00FA200F" w:rsidRPr="00AB0F96" w:rsidRDefault="00FA200F">
      <w:pPr>
        <w:pStyle w:val="3a"/>
        <w:rPr>
          <w:rFonts w:ascii="Calibri" w:eastAsia="Times New Roman" w:hAnsi="Calibri"/>
          <w:b w:val="0"/>
          <w:noProof/>
          <w:sz w:val="22"/>
          <w:szCs w:val="22"/>
          <w:lang w:val="en-US" w:eastAsia="en-US"/>
        </w:rPr>
      </w:pPr>
      <w:hyperlink w:anchor="_Toc323907644" w:history="1">
        <w:r w:rsidRPr="004431B7">
          <w:rPr>
            <w:rStyle w:val="aff7"/>
            <w:noProof/>
          </w:rPr>
          <w:t>10.5.1</w:t>
        </w:r>
        <w:r w:rsidRPr="00AB0F96">
          <w:rPr>
            <w:rFonts w:ascii="Calibri" w:eastAsia="Times New Roman" w:hAnsi="Calibri"/>
            <w:b w:val="0"/>
            <w:noProof/>
            <w:sz w:val="22"/>
            <w:szCs w:val="22"/>
            <w:lang w:val="en-US" w:eastAsia="en-US"/>
          </w:rPr>
          <w:tab/>
        </w:r>
        <w:r w:rsidRPr="004431B7">
          <w:rPr>
            <w:rStyle w:val="aff7"/>
            <w:noProof/>
          </w:rPr>
          <w:t>Top-Level Declaration Instantiation</w:t>
        </w:r>
        <w:r>
          <w:rPr>
            <w:noProof/>
            <w:webHidden/>
          </w:rPr>
          <w:tab/>
        </w:r>
        <w:r>
          <w:rPr>
            <w:noProof/>
            <w:webHidden/>
          </w:rPr>
          <w:fldChar w:fldCharType="begin"/>
        </w:r>
        <w:r>
          <w:rPr>
            <w:noProof/>
            <w:webHidden/>
          </w:rPr>
          <w:instrText xml:space="preserve"> PAGEREF _Toc323907644 \h </w:instrText>
        </w:r>
        <w:r>
          <w:rPr>
            <w:noProof/>
            <w:webHidden/>
          </w:rPr>
        </w:r>
        <w:r>
          <w:rPr>
            <w:noProof/>
            <w:webHidden/>
          </w:rPr>
          <w:fldChar w:fldCharType="separate"/>
        </w:r>
        <w:r>
          <w:rPr>
            <w:noProof/>
            <w:webHidden/>
          </w:rPr>
          <w:t>65</w:t>
        </w:r>
        <w:r>
          <w:rPr>
            <w:noProof/>
            <w:webHidden/>
          </w:rPr>
          <w:fldChar w:fldCharType="end"/>
        </w:r>
      </w:hyperlink>
    </w:p>
    <w:p w14:paraId="6280F073" w14:textId="77777777" w:rsidR="00FA200F" w:rsidRPr="00AB0F96" w:rsidRDefault="00FA200F">
      <w:pPr>
        <w:pStyle w:val="3a"/>
        <w:rPr>
          <w:rFonts w:ascii="Calibri" w:eastAsia="Times New Roman" w:hAnsi="Calibri"/>
          <w:b w:val="0"/>
          <w:noProof/>
          <w:sz w:val="22"/>
          <w:szCs w:val="22"/>
          <w:lang w:val="en-US" w:eastAsia="en-US"/>
        </w:rPr>
      </w:pPr>
      <w:hyperlink w:anchor="_Toc323907645" w:history="1">
        <w:r w:rsidRPr="004431B7">
          <w:rPr>
            <w:rStyle w:val="aff7"/>
            <w:noProof/>
          </w:rPr>
          <w:t>10.5.2</w:t>
        </w:r>
        <w:r w:rsidRPr="00AB0F96">
          <w:rPr>
            <w:rFonts w:ascii="Calibri" w:eastAsia="Times New Roman" w:hAnsi="Calibri"/>
            <w:b w:val="0"/>
            <w:noProof/>
            <w:sz w:val="22"/>
            <w:szCs w:val="22"/>
            <w:lang w:val="en-US" w:eastAsia="en-US"/>
          </w:rPr>
          <w:tab/>
        </w:r>
        <w:r w:rsidRPr="004431B7">
          <w:rPr>
            <w:rStyle w:val="aff7"/>
            <w:noProof/>
          </w:rPr>
          <w:t>Module Declaration Instantiation</w:t>
        </w:r>
        <w:r>
          <w:rPr>
            <w:noProof/>
            <w:webHidden/>
          </w:rPr>
          <w:tab/>
        </w:r>
        <w:r>
          <w:rPr>
            <w:noProof/>
            <w:webHidden/>
          </w:rPr>
          <w:fldChar w:fldCharType="begin"/>
        </w:r>
        <w:r>
          <w:rPr>
            <w:noProof/>
            <w:webHidden/>
          </w:rPr>
          <w:instrText xml:space="preserve"> PAGEREF _Toc323907645 \h </w:instrText>
        </w:r>
        <w:r>
          <w:rPr>
            <w:noProof/>
            <w:webHidden/>
          </w:rPr>
        </w:r>
        <w:r>
          <w:rPr>
            <w:noProof/>
            <w:webHidden/>
          </w:rPr>
          <w:fldChar w:fldCharType="separate"/>
        </w:r>
        <w:r>
          <w:rPr>
            <w:noProof/>
            <w:webHidden/>
          </w:rPr>
          <w:t>66</w:t>
        </w:r>
        <w:r>
          <w:rPr>
            <w:noProof/>
            <w:webHidden/>
          </w:rPr>
          <w:fldChar w:fldCharType="end"/>
        </w:r>
      </w:hyperlink>
    </w:p>
    <w:p w14:paraId="079568D6" w14:textId="77777777" w:rsidR="00FA200F" w:rsidRPr="00AB0F96" w:rsidRDefault="00FA200F">
      <w:pPr>
        <w:pStyle w:val="3a"/>
        <w:rPr>
          <w:rFonts w:ascii="Calibri" w:eastAsia="Times New Roman" w:hAnsi="Calibri"/>
          <w:b w:val="0"/>
          <w:noProof/>
          <w:sz w:val="22"/>
          <w:szCs w:val="22"/>
          <w:lang w:val="en-US" w:eastAsia="en-US"/>
        </w:rPr>
      </w:pPr>
      <w:hyperlink w:anchor="_Toc323907646" w:history="1">
        <w:r w:rsidRPr="004431B7">
          <w:rPr>
            <w:rStyle w:val="aff7"/>
            <w:noProof/>
          </w:rPr>
          <w:t>10.5.3</w:t>
        </w:r>
        <w:r w:rsidRPr="00AB0F96">
          <w:rPr>
            <w:rFonts w:ascii="Calibri" w:eastAsia="Times New Roman" w:hAnsi="Calibri"/>
            <w:b w:val="0"/>
            <w:noProof/>
            <w:sz w:val="22"/>
            <w:szCs w:val="22"/>
            <w:lang w:val="en-US" w:eastAsia="en-US"/>
          </w:rPr>
          <w:tab/>
        </w:r>
        <w:r w:rsidRPr="004431B7">
          <w:rPr>
            <w:rStyle w:val="aff7"/>
            <w:noProof/>
          </w:rPr>
          <w:t>Function Declaration Instantiation</w:t>
        </w:r>
        <w:r>
          <w:rPr>
            <w:noProof/>
            <w:webHidden/>
          </w:rPr>
          <w:tab/>
        </w:r>
        <w:r>
          <w:rPr>
            <w:noProof/>
            <w:webHidden/>
          </w:rPr>
          <w:fldChar w:fldCharType="begin"/>
        </w:r>
        <w:r>
          <w:rPr>
            <w:noProof/>
            <w:webHidden/>
          </w:rPr>
          <w:instrText xml:space="preserve"> PAGEREF _Toc323907646 \h </w:instrText>
        </w:r>
        <w:r>
          <w:rPr>
            <w:noProof/>
            <w:webHidden/>
          </w:rPr>
        </w:r>
        <w:r>
          <w:rPr>
            <w:noProof/>
            <w:webHidden/>
          </w:rPr>
          <w:fldChar w:fldCharType="separate"/>
        </w:r>
        <w:r>
          <w:rPr>
            <w:noProof/>
            <w:webHidden/>
          </w:rPr>
          <w:t>66</w:t>
        </w:r>
        <w:r>
          <w:rPr>
            <w:noProof/>
            <w:webHidden/>
          </w:rPr>
          <w:fldChar w:fldCharType="end"/>
        </w:r>
      </w:hyperlink>
    </w:p>
    <w:p w14:paraId="09E3934A" w14:textId="77777777" w:rsidR="00FA200F" w:rsidRPr="00AB0F96" w:rsidRDefault="00FA200F">
      <w:pPr>
        <w:pStyle w:val="3a"/>
        <w:rPr>
          <w:rFonts w:ascii="Calibri" w:eastAsia="Times New Roman" w:hAnsi="Calibri"/>
          <w:b w:val="0"/>
          <w:noProof/>
          <w:sz w:val="22"/>
          <w:szCs w:val="22"/>
          <w:lang w:val="en-US" w:eastAsia="en-US"/>
        </w:rPr>
      </w:pPr>
      <w:hyperlink w:anchor="_Toc323907647" w:history="1">
        <w:r w:rsidRPr="004431B7">
          <w:rPr>
            <w:rStyle w:val="aff7"/>
            <w:noProof/>
          </w:rPr>
          <w:t>10.5.4</w:t>
        </w:r>
        <w:r w:rsidRPr="00AB0F96">
          <w:rPr>
            <w:rFonts w:ascii="Calibri" w:eastAsia="Times New Roman" w:hAnsi="Calibri"/>
            <w:b w:val="0"/>
            <w:noProof/>
            <w:sz w:val="22"/>
            <w:szCs w:val="22"/>
            <w:lang w:val="en-US" w:eastAsia="en-US"/>
          </w:rPr>
          <w:tab/>
        </w:r>
        <w:r w:rsidRPr="004431B7">
          <w:rPr>
            <w:rStyle w:val="aff7"/>
            <w:noProof/>
          </w:rPr>
          <w:t>Block Declaration Instantiation</w:t>
        </w:r>
        <w:r>
          <w:rPr>
            <w:noProof/>
            <w:webHidden/>
          </w:rPr>
          <w:tab/>
        </w:r>
        <w:r>
          <w:rPr>
            <w:noProof/>
            <w:webHidden/>
          </w:rPr>
          <w:fldChar w:fldCharType="begin"/>
        </w:r>
        <w:r>
          <w:rPr>
            <w:noProof/>
            <w:webHidden/>
          </w:rPr>
          <w:instrText xml:space="preserve"> PAGEREF _Toc323907647 \h </w:instrText>
        </w:r>
        <w:r>
          <w:rPr>
            <w:noProof/>
            <w:webHidden/>
          </w:rPr>
        </w:r>
        <w:r>
          <w:rPr>
            <w:noProof/>
            <w:webHidden/>
          </w:rPr>
          <w:fldChar w:fldCharType="separate"/>
        </w:r>
        <w:r>
          <w:rPr>
            <w:noProof/>
            <w:webHidden/>
          </w:rPr>
          <w:t>68</w:t>
        </w:r>
        <w:r>
          <w:rPr>
            <w:noProof/>
            <w:webHidden/>
          </w:rPr>
          <w:fldChar w:fldCharType="end"/>
        </w:r>
      </w:hyperlink>
    </w:p>
    <w:p w14:paraId="7A964489" w14:textId="77777777" w:rsidR="00FA200F" w:rsidRPr="00AB0F96" w:rsidRDefault="00FA200F">
      <w:pPr>
        <w:pStyle w:val="2b"/>
        <w:rPr>
          <w:rFonts w:ascii="Calibri" w:eastAsia="Times New Roman" w:hAnsi="Calibri"/>
          <w:b w:val="0"/>
          <w:noProof/>
          <w:sz w:val="22"/>
          <w:szCs w:val="22"/>
          <w:lang w:val="en-US" w:eastAsia="en-US"/>
        </w:rPr>
      </w:pPr>
      <w:hyperlink w:anchor="_Toc323907648" w:history="1">
        <w:r w:rsidRPr="004431B7">
          <w:rPr>
            <w:rStyle w:val="aff7"/>
            <w:noProof/>
          </w:rPr>
          <w:t>10.6</w:t>
        </w:r>
        <w:r w:rsidRPr="00AB0F96">
          <w:rPr>
            <w:rFonts w:ascii="Calibri" w:eastAsia="Times New Roman" w:hAnsi="Calibri"/>
            <w:b w:val="0"/>
            <w:noProof/>
            <w:sz w:val="22"/>
            <w:szCs w:val="22"/>
            <w:lang w:val="en-US" w:eastAsia="en-US"/>
          </w:rPr>
          <w:tab/>
        </w:r>
        <w:r w:rsidRPr="004431B7">
          <w:rPr>
            <w:rStyle w:val="aff7"/>
            <w:noProof/>
          </w:rPr>
          <w:t>Arguments Object</w:t>
        </w:r>
        <w:r>
          <w:rPr>
            <w:noProof/>
            <w:webHidden/>
          </w:rPr>
          <w:tab/>
        </w:r>
        <w:r>
          <w:rPr>
            <w:noProof/>
            <w:webHidden/>
          </w:rPr>
          <w:fldChar w:fldCharType="begin"/>
        </w:r>
        <w:r>
          <w:rPr>
            <w:noProof/>
            <w:webHidden/>
          </w:rPr>
          <w:instrText xml:space="preserve"> PAGEREF _Toc323907648 \h </w:instrText>
        </w:r>
        <w:r>
          <w:rPr>
            <w:noProof/>
            <w:webHidden/>
          </w:rPr>
        </w:r>
        <w:r>
          <w:rPr>
            <w:noProof/>
            <w:webHidden/>
          </w:rPr>
          <w:fldChar w:fldCharType="separate"/>
        </w:r>
        <w:r>
          <w:rPr>
            <w:noProof/>
            <w:webHidden/>
          </w:rPr>
          <w:t>68</w:t>
        </w:r>
        <w:r>
          <w:rPr>
            <w:noProof/>
            <w:webHidden/>
          </w:rPr>
          <w:fldChar w:fldCharType="end"/>
        </w:r>
      </w:hyperlink>
    </w:p>
    <w:p w14:paraId="71D046FC" w14:textId="77777777" w:rsidR="00FA200F" w:rsidRPr="00AB0F96" w:rsidRDefault="00FA200F">
      <w:pPr>
        <w:pStyle w:val="12"/>
        <w:rPr>
          <w:rFonts w:ascii="Calibri" w:eastAsia="Times New Roman" w:hAnsi="Calibri"/>
          <w:b w:val="0"/>
          <w:noProof/>
          <w:sz w:val="22"/>
          <w:szCs w:val="22"/>
          <w:lang w:val="en-US" w:eastAsia="en-US"/>
        </w:rPr>
      </w:pPr>
      <w:hyperlink w:anchor="_Toc323907649" w:history="1">
        <w:r w:rsidRPr="004431B7">
          <w:rPr>
            <w:rStyle w:val="aff7"/>
            <w:noProof/>
          </w:rPr>
          <w:t>11</w:t>
        </w:r>
        <w:r w:rsidRPr="00AB0F96">
          <w:rPr>
            <w:rFonts w:ascii="Calibri" w:eastAsia="Times New Roman" w:hAnsi="Calibri"/>
            <w:b w:val="0"/>
            <w:noProof/>
            <w:sz w:val="22"/>
            <w:szCs w:val="22"/>
            <w:lang w:val="en-US" w:eastAsia="en-US"/>
          </w:rPr>
          <w:tab/>
        </w:r>
        <w:r w:rsidRPr="004431B7">
          <w:rPr>
            <w:rStyle w:val="aff7"/>
            <w:noProof/>
          </w:rPr>
          <w:t>Expressions</w:t>
        </w:r>
        <w:r>
          <w:rPr>
            <w:noProof/>
            <w:webHidden/>
          </w:rPr>
          <w:tab/>
        </w:r>
        <w:r>
          <w:rPr>
            <w:noProof/>
            <w:webHidden/>
          </w:rPr>
          <w:fldChar w:fldCharType="begin"/>
        </w:r>
        <w:r>
          <w:rPr>
            <w:noProof/>
            <w:webHidden/>
          </w:rPr>
          <w:instrText xml:space="preserve"> PAGEREF _Toc323907649 \h </w:instrText>
        </w:r>
        <w:r>
          <w:rPr>
            <w:noProof/>
            <w:webHidden/>
          </w:rPr>
        </w:r>
        <w:r>
          <w:rPr>
            <w:noProof/>
            <w:webHidden/>
          </w:rPr>
          <w:fldChar w:fldCharType="separate"/>
        </w:r>
        <w:r>
          <w:rPr>
            <w:noProof/>
            <w:webHidden/>
          </w:rPr>
          <w:t>71</w:t>
        </w:r>
        <w:r>
          <w:rPr>
            <w:noProof/>
            <w:webHidden/>
          </w:rPr>
          <w:fldChar w:fldCharType="end"/>
        </w:r>
      </w:hyperlink>
    </w:p>
    <w:p w14:paraId="5E401E44" w14:textId="77777777" w:rsidR="00FA200F" w:rsidRPr="00AB0F96" w:rsidRDefault="00FA200F">
      <w:pPr>
        <w:pStyle w:val="2b"/>
        <w:rPr>
          <w:rFonts w:ascii="Calibri" w:eastAsia="Times New Roman" w:hAnsi="Calibri"/>
          <w:b w:val="0"/>
          <w:noProof/>
          <w:sz w:val="22"/>
          <w:szCs w:val="22"/>
          <w:lang w:val="en-US" w:eastAsia="en-US"/>
        </w:rPr>
      </w:pPr>
      <w:hyperlink w:anchor="_Toc323907650" w:history="1">
        <w:r w:rsidRPr="004431B7">
          <w:rPr>
            <w:rStyle w:val="aff7"/>
            <w:noProof/>
          </w:rPr>
          <w:t>11.1</w:t>
        </w:r>
        <w:r w:rsidRPr="00AB0F96">
          <w:rPr>
            <w:rFonts w:ascii="Calibri" w:eastAsia="Times New Roman" w:hAnsi="Calibri"/>
            <w:b w:val="0"/>
            <w:noProof/>
            <w:sz w:val="22"/>
            <w:szCs w:val="22"/>
            <w:lang w:val="en-US" w:eastAsia="en-US"/>
          </w:rPr>
          <w:tab/>
        </w:r>
        <w:r w:rsidRPr="004431B7">
          <w:rPr>
            <w:rStyle w:val="aff7"/>
            <w:noProof/>
          </w:rPr>
          <w:t>Primary Expressions</w:t>
        </w:r>
        <w:r>
          <w:rPr>
            <w:noProof/>
            <w:webHidden/>
          </w:rPr>
          <w:tab/>
        </w:r>
        <w:r>
          <w:rPr>
            <w:noProof/>
            <w:webHidden/>
          </w:rPr>
          <w:fldChar w:fldCharType="begin"/>
        </w:r>
        <w:r>
          <w:rPr>
            <w:noProof/>
            <w:webHidden/>
          </w:rPr>
          <w:instrText xml:space="preserve"> PAGEREF _Toc323907650 \h </w:instrText>
        </w:r>
        <w:r>
          <w:rPr>
            <w:noProof/>
            <w:webHidden/>
          </w:rPr>
        </w:r>
        <w:r>
          <w:rPr>
            <w:noProof/>
            <w:webHidden/>
          </w:rPr>
          <w:fldChar w:fldCharType="separate"/>
        </w:r>
        <w:r>
          <w:rPr>
            <w:noProof/>
            <w:webHidden/>
          </w:rPr>
          <w:t>71</w:t>
        </w:r>
        <w:r>
          <w:rPr>
            <w:noProof/>
            <w:webHidden/>
          </w:rPr>
          <w:fldChar w:fldCharType="end"/>
        </w:r>
      </w:hyperlink>
    </w:p>
    <w:p w14:paraId="5CD6061F" w14:textId="77777777" w:rsidR="00FA200F" w:rsidRPr="00AB0F96" w:rsidRDefault="00FA200F">
      <w:pPr>
        <w:pStyle w:val="3a"/>
        <w:rPr>
          <w:rFonts w:ascii="Calibri" w:eastAsia="Times New Roman" w:hAnsi="Calibri"/>
          <w:b w:val="0"/>
          <w:noProof/>
          <w:sz w:val="22"/>
          <w:szCs w:val="22"/>
          <w:lang w:val="en-US" w:eastAsia="en-US"/>
        </w:rPr>
      </w:pPr>
      <w:hyperlink w:anchor="_Toc323907651" w:history="1">
        <w:r w:rsidRPr="004431B7">
          <w:rPr>
            <w:rStyle w:val="aff7"/>
            <w:noProof/>
          </w:rPr>
          <w:t>11.1.1</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this</w:t>
        </w:r>
        <w:r w:rsidRPr="004431B7">
          <w:rPr>
            <w:rStyle w:val="aff7"/>
            <w:noProof/>
          </w:rPr>
          <w:t xml:space="preserve"> Keyword</w:t>
        </w:r>
        <w:r>
          <w:rPr>
            <w:noProof/>
            <w:webHidden/>
          </w:rPr>
          <w:tab/>
        </w:r>
        <w:r>
          <w:rPr>
            <w:noProof/>
            <w:webHidden/>
          </w:rPr>
          <w:fldChar w:fldCharType="begin"/>
        </w:r>
        <w:r>
          <w:rPr>
            <w:noProof/>
            <w:webHidden/>
          </w:rPr>
          <w:instrText xml:space="preserve"> PAGEREF _Toc323907651 \h </w:instrText>
        </w:r>
        <w:r>
          <w:rPr>
            <w:noProof/>
            <w:webHidden/>
          </w:rPr>
        </w:r>
        <w:r>
          <w:rPr>
            <w:noProof/>
            <w:webHidden/>
          </w:rPr>
          <w:fldChar w:fldCharType="separate"/>
        </w:r>
        <w:r>
          <w:rPr>
            <w:noProof/>
            <w:webHidden/>
          </w:rPr>
          <w:t>71</w:t>
        </w:r>
        <w:r>
          <w:rPr>
            <w:noProof/>
            <w:webHidden/>
          </w:rPr>
          <w:fldChar w:fldCharType="end"/>
        </w:r>
      </w:hyperlink>
    </w:p>
    <w:p w14:paraId="19B5B0ED" w14:textId="77777777" w:rsidR="00FA200F" w:rsidRPr="00AB0F96" w:rsidRDefault="00FA200F">
      <w:pPr>
        <w:pStyle w:val="3a"/>
        <w:rPr>
          <w:rFonts w:ascii="Calibri" w:eastAsia="Times New Roman" w:hAnsi="Calibri"/>
          <w:b w:val="0"/>
          <w:noProof/>
          <w:sz w:val="22"/>
          <w:szCs w:val="22"/>
          <w:lang w:val="en-US" w:eastAsia="en-US"/>
        </w:rPr>
      </w:pPr>
      <w:hyperlink w:anchor="_Toc323907652" w:history="1">
        <w:r w:rsidRPr="004431B7">
          <w:rPr>
            <w:rStyle w:val="aff7"/>
            <w:noProof/>
          </w:rPr>
          <w:t>11.1.2</w:t>
        </w:r>
        <w:r w:rsidRPr="00AB0F96">
          <w:rPr>
            <w:rFonts w:ascii="Calibri" w:eastAsia="Times New Roman" w:hAnsi="Calibri"/>
            <w:b w:val="0"/>
            <w:noProof/>
            <w:sz w:val="22"/>
            <w:szCs w:val="22"/>
            <w:lang w:val="en-US" w:eastAsia="en-US"/>
          </w:rPr>
          <w:tab/>
        </w:r>
        <w:r w:rsidRPr="004431B7">
          <w:rPr>
            <w:rStyle w:val="aff7"/>
            <w:noProof/>
          </w:rPr>
          <w:t>Identifier Reference</w:t>
        </w:r>
        <w:r>
          <w:rPr>
            <w:noProof/>
            <w:webHidden/>
          </w:rPr>
          <w:tab/>
        </w:r>
        <w:r>
          <w:rPr>
            <w:noProof/>
            <w:webHidden/>
          </w:rPr>
          <w:fldChar w:fldCharType="begin"/>
        </w:r>
        <w:r>
          <w:rPr>
            <w:noProof/>
            <w:webHidden/>
          </w:rPr>
          <w:instrText xml:space="preserve"> PAGEREF _Toc323907652 \h </w:instrText>
        </w:r>
        <w:r>
          <w:rPr>
            <w:noProof/>
            <w:webHidden/>
          </w:rPr>
        </w:r>
        <w:r>
          <w:rPr>
            <w:noProof/>
            <w:webHidden/>
          </w:rPr>
          <w:fldChar w:fldCharType="separate"/>
        </w:r>
        <w:r>
          <w:rPr>
            <w:noProof/>
            <w:webHidden/>
          </w:rPr>
          <w:t>71</w:t>
        </w:r>
        <w:r>
          <w:rPr>
            <w:noProof/>
            <w:webHidden/>
          </w:rPr>
          <w:fldChar w:fldCharType="end"/>
        </w:r>
      </w:hyperlink>
    </w:p>
    <w:p w14:paraId="6A512985" w14:textId="77777777" w:rsidR="00FA200F" w:rsidRPr="00AB0F96" w:rsidRDefault="00FA200F">
      <w:pPr>
        <w:pStyle w:val="3a"/>
        <w:rPr>
          <w:rFonts w:ascii="Calibri" w:eastAsia="Times New Roman" w:hAnsi="Calibri"/>
          <w:b w:val="0"/>
          <w:noProof/>
          <w:sz w:val="22"/>
          <w:szCs w:val="22"/>
          <w:lang w:val="en-US" w:eastAsia="en-US"/>
        </w:rPr>
      </w:pPr>
      <w:hyperlink w:anchor="_Toc323907653" w:history="1">
        <w:r w:rsidRPr="004431B7">
          <w:rPr>
            <w:rStyle w:val="aff7"/>
            <w:noProof/>
          </w:rPr>
          <w:t>11.1.3</w:t>
        </w:r>
        <w:r w:rsidRPr="00AB0F96">
          <w:rPr>
            <w:rFonts w:ascii="Calibri" w:eastAsia="Times New Roman" w:hAnsi="Calibri"/>
            <w:b w:val="0"/>
            <w:noProof/>
            <w:sz w:val="22"/>
            <w:szCs w:val="22"/>
            <w:lang w:val="en-US" w:eastAsia="en-US"/>
          </w:rPr>
          <w:tab/>
        </w:r>
        <w:r w:rsidRPr="004431B7">
          <w:rPr>
            <w:rStyle w:val="aff7"/>
            <w:noProof/>
          </w:rPr>
          <w:t>Literal Reference</w:t>
        </w:r>
        <w:r>
          <w:rPr>
            <w:noProof/>
            <w:webHidden/>
          </w:rPr>
          <w:tab/>
        </w:r>
        <w:r>
          <w:rPr>
            <w:noProof/>
            <w:webHidden/>
          </w:rPr>
          <w:fldChar w:fldCharType="begin"/>
        </w:r>
        <w:r>
          <w:rPr>
            <w:noProof/>
            <w:webHidden/>
          </w:rPr>
          <w:instrText xml:space="preserve"> PAGEREF _Toc323907653 \h </w:instrText>
        </w:r>
        <w:r>
          <w:rPr>
            <w:noProof/>
            <w:webHidden/>
          </w:rPr>
        </w:r>
        <w:r>
          <w:rPr>
            <w:noProof/>
            <w:webHidden/>
          </w:rPr>
          <w:fldChar w:fldCharType="separate"/>
        </w:r>
        <w:r>
          <w:rPr>
            <w:noProof/>
            <w:webHidden/>
          </w:rPr>
          <w:t>71</w:t>
        </w:r>
        <w:r>
          <w:rPr>
            <w:noProof/>
            <w:webHidden/>
          </w:rPr>
          <w:fldChar w:fldCharType="end"/>
        </w:r>
      </w:hyperlink>
    </w:p>
    <w:p w14:paraId="46B2C0B6" w14:textId="77777777" w:rsidR="00FA200F" w:rsidRPr="00AB0F96" w:rsidRDefault="00FA200F">
      <w:pPr>
        <w:pStyle w:val="3a"/>
        <w:rPr>
          <w:rFonts w:ascii="Calibri" w:eastAsia="Times New Roman" w:hAnsi="Calibri"/>
          <w:b w:val="0"/>
          <w:noProof/>
          <w:sz w:val="22"/>
          <w:szCs w:val="22"/>
          <w:lang w:val="en-US" w:eastAsia="en-US"/>
        </w:rPr>
      </w:pPr>
      <w:hyperlink w:anchor="_Toc323907654" w:history="1">
        <w:r w:rsidRPr="004431B7">
          <w:rPr>
            <w:rStyle w:val="aff7"/>
            <w:noProof/>
          </w:rPr>
          <w:t>11.1.4</w:t>
        </w:r>
        <w:r w:rsidRPr="00AB0F96">
          <w:rPr>
            <w:rFonts w:ascii="Calibri" w:eastAsia="Times New Roman" w:hAnsi="Calibri"/>
            <w:b w:val="0"/>
            <w:noProof/>
            <w:sz w:val="22"/>
            <w:szCs w:val="22"/>
            <w:lang w:val="en-US" w:eastAsia="en-US"/>
          </w:rPr>
          <w:tab/>
        </w:r>
        <w:r w:rsidRPr="004431B7">
          <w:rPr>
            <w:rStyle w:val="aff7"/>
            <w:noProof/>
          </w:rPr>
          <w:t>Array Initialiser</w:t>
        </w:r>
        <w:r>
          <w:rPr>
            <w:noProof/>
            <w:webHidden/>
          </w:rPr>
          <w:tab/>
        </w:r>
        <w:r>
          <w:rPr>
            <w:noProof/>
            <w:webHidden/>
          </w:rPr>
          <w:fldChar w:fldCharType="begin"/>
        </w:r>
        <w:r>
          <w:rPr>
            <w:noProof/>
            <w:webHidden/>
          </w:rPr>
          <w:instrText xml:space="preserve"> PAGEREF _Toc323907654 \h </w:instrText>
        </w:r>
        <w:r>
          <w:rPr>
            <w:noProof/>
            <w:webHidden/>
          </w:rPr>
        </w:r>
        <w:r>
          <w:rPr>
            <w:noProof/>
            <w:webHidden/>
          </w:rPr>
          <w:fldChar w:fldCharType="separate"/>
        </w:r>
        <w:r>
          <w:rPr>
            <w:noProof/>
            <w:webHidden/>
          </w:rPr>
          <w:t>72</w:t>
        </w:r>
        <w:r>
          <w:rPr>
            <w:noProof/>
            <w:webHidden/>
          </w:rPr>
          <w:fldChar w:fldCharType="end"/>
        </w:r>
      </w:hyperlink>
    </w:p>
    <w:p w14:paraId="5297E773" w14:textId="77777777" w:rsidR="00FA200F" w:rsidRPr="00AB0F96" w:rsidRDefault="00FA200F">
      <w:pPr>
        <w:pStyle w:val="3a"/>
        <w:rPr>
          <w:rFonts w:ascii="Calibri" w:eastAsia="Times New Roman" w:hAnsi="Calibri"/>
          <w:b w:val="0"/>
          <w:noProof/>
          <w:sz w:val="22"/>
          <w:szCs w:val="22"/>
          <w:lang w:val="en-US" w:eastAsia="en-US"/>
        </w:rPr>
      </w:pPr>
      <w:hyperlink w:anchor="_Toc323907655" w:history="1">
        <w:r w:rsidRPr="004431B7">
          <w:rPr>
            <w:rStyle w:val="aff7"/>
            <w:noProof/>
          </w:rPr>
          <w:t>11.1.5</w:t>
        </w:r>
        <w:r w:rsidRPr="00AB0F96">
          <w:rPr>
            <w:rFonts w:ascii="Calibri" w:eastAsia="Times New Roman" w:hAnsi="Calibri"/>
            <w:b w:val="0"/>
            <w:noProof/>
            <w:sz w:val="22"/>
            <w:szCs w:val="22"/>
            <w:lang w:val="en-US" w:eastAsia="en-US"/>
          </w:rPr>
          <w:tab/>
        </w:r>
        <w:r w:rsidRPr="004431B7">
          <w:rPr>
            <w:rStyle w:val="aff7"/>
            <w:noProof/>
          </w:rPr>
          <w:t>Object Initialiser</w:t>
        </w:r>
        <w:r>
          <w:rPr>
            <w:noProof/>
            <w:webHidden/>
          </w:rPr>
          <w:tab/>
        </w:r>
        <w:r>
          <w:rPr>
            <w:noProof/>
            <w:webHidden/>
          </w:rPr>
          <w:fldChar w:fldCharType="begin"/>
        </w:r>
        <w:r>
          <w:rPr>
            <w:noProof/>
            <w:webHidden/>
          </w:rPr>
          <w:instrText xml:space="preserve"> PAGEREF _Toc323907655 \h </w:instrText>
        </w:r>
        <w:r>
          <w:rPr>
            <w:noProof/>
            <w:webHidden/>
          </w:rPr>
        </w:r>
        <w:r>
          <w:rPr>
            <w:noProof/>
            <w:webHidden/>
          </w:rPr>
          <w:fldChar w:fldCharType="separate"/>
        </w:r>
        <w:r>
          <w:rPr>
            <w:noProof/>
            <w:webHidden/>
          </w:rPr>
          <w:t>75</w:t>
        </w:r>
        <w:r>
          <w:rPr>
            <w:noProof/>
            <w:webHidden/>
          </w:rPr>
          <w:fldChar w:fldCharType="end"/>
        </w:r>
      </w:hyperlink>
    </w:p>
    <w:p w14:paraId="2896FEBF" w14:textId="77777777" w:rsidR="00FA200F" w:rsidRPr="00AB0F96" w:rsidRDefault="00FA200F">
      <w:pPr>
        <w:pStyle w:val="3a"/>
        <w:rPr>
          <w:rFonts w:ascii="Calibri" w:eastAsia="Times New Roman" w:hAnsi="Calibri"/>
          <w:b w:val="0"/>
          <w:noProof/>
          <w:sz w:val="22"/>
          <w:szCs w:val="22"/>
          <w:lang w:val="en-US" w:eastAsia="en-US"/>
        </w:rPr>
      </w:pPr>
      <w:hyperlink w:anchor="_Toc323907656" w:history="1">
        <w:r w:rsidRPr="004431B7">
          <w:rPr>
            <w:rStyle w:val="aff7"/>
            <w:noProof/>
          </w:rPr>
          <w:t>11.1.6</w:t>
        </w:r>
        <w:r w:rsidRPr="00AB0F96">
          <w:rPr>
            <w:rFonts w:ascii="Calibri" w:eastAsia="Times New Roman" w:hAnsi="Calibri"/>
            <w:b w:val="0"/>
            <w:noProof/>
            <w:sz w:val="22"/>
            <w:szCs w:val="22"/>
            <w:lang w:val="en-US" w:eastAsia="en-US"/>
          </w:rPr>
          <w:tab/>
        </w:r>
        <w:r w:rsidRPr="004431B7">
          <w:rPr>
            <w:rStyle w:val="aff7"/>
            <w:noProof/>
          </w:rPr>
          <w:t>Function Expressions</w:t>
        </w:r>
        <w:r>
          <w:rPr>
            <w:noProof/>
            <w:webHidden/>
          </w:rPr>
          <w:tab/>
        </w:r>
        <w:r>
          <w:rPr>
            <w:noProof/>
            <w:webHidden/>
          </w:rPr>
          <w:fldChar w:fldCharType="begin"/>
        </w:r>
        <w:r>
          <w:rPr>
            <w:noProof/>
            <w:webHidden/>
          </w:rPr>
          <w:instrText xml:space="preserve"> PAGEREF _Toc323907656 \h </w:instrText>
        </w:r>
        <w:r>
          <w:rPr>
            <w:noProof/>
            <w:webHidden/>
          </w:rPr>
        </w:r>
        <w:r>
          <w:rPr>
            <w:noProof/>
            <w:webHidden/>
          </w:rPr>
          <w:fldChar w:fldCharType="separate"/>
        </w:r>
        <w:r>
          <w:rPr>
            <w:noProof/>
            <w:webHidden/>
          </w:rPr>
          <w:t>78</w:t>
        </w:r>
        <w:r>
          <w:rPr>
            <w:noProof/>
            <w:webHidden/>
          </w:rPr>
          <w:fldChar w:fldCharType="end"/>
        </w:r>
      </w:hyperlink>
    </w:p>
    <w:p w14:paraId="43B7A24E" w14:textId="77777777" w:rsidR="00FA200F" w:rsidRPr="00AB0F96" w:rsidRDefault="00FA200F">
      <w:pPr>
        <w:pStyle w:val="3a"/>
        <w:rPr>
          <w:rFonts w:ascii="Calibri" w:eastAsia="Times New Roman" w:hAnsi="Calibri"/>
          <w:b w:val="0"/>
          <w:noProof/>
          <w:sz w:val="22"/>
          <w:szCs w:val="22"/>
          <w:lang w:val="en-US" w:eastAsia="en-US"/>
        </w:rPr>
      </w:pPr>
      <w:hyperlink w:anchor="_Toc323907657" w:history="1">
        <w:r w:rsidRPr="004431B7">
          <w:rPr>
            <w:rStyle w:val="aff7"/>
            <w:noProof/>
          </w:rPr>
          <w:t>11.1.7</w:t>
        </w:r>
        <w:r w:rsidRPr="00AB0F96">
          <w:rPr>
            <w:rFonts w:ascii="Calibri" w:eastAsia="Times New Roman" w:hAnsi="Calibri"/>
            <w:b w:val="0"/>
            <w:noProof/>
            <w:sz w:val="22"/>
            <w:szCs w:val="22"/>
            <w:lang w:val="en-US" w:eastAsia="en-US"/>
          </w:rPr>
          <w:tab/>
        </w:r>
        <w:r w:rsidRPr="004431B7">
          <w:rPr>
            <w:rStyle w:val="aff7"/>
            <w:noProof/>
          </w:rPr>
          <w:t>Generator Comprehensions</w:t>
        </w:r>
        <w:r>
          <w:rPr>
            <w:noProof/>
            <w:webHidden/>
          </w:rPr>
          <w:tab/>
        </w:r>
        <w:r>
          <w:rPr>
            <w:noProof/>
            <w:webHidden/>
          </w:rPr>
          <w:fldChar w:fldCharType="begin"/>
        </w:r>
        <w:r>
          <w:rPr>
            <w:noProof/>
            <w:webHidden/>
          </w:rPr>
          <w:instrText xml:space="preserve"> PAGEREF _Toc323907657 \h </w:instrText>
        </w:r>
        <w:r>
          <w:rPr>
            <w:noProof/>
            <w:webHidden/>
          </w:rPr>
        </w:r>
        <w:r>
          <w:rPr>
            <w:noProof/>
            <w:webHidden/>
          </w:rPr>
          <w:fldChar w:fldCharType="separate"/>
        </w:r>
        <w:r>
          <w:rPr>
            <w:noProof/>
            <w:webHidden/>
          </w:rPr>
          <w:t>78</w:t>
        </w:r>
        <w:r>
          <w:rPr>
            <w:noProof/>
            <w:webHidden/>
          </w:rPr>
          <w:fldChar w:fldCharType="end"/>
        </w:r>
      </w:hyperlink>
    </w:p>
    <w:p w14:paraId="76DA57A9" w14:textId="77777777" w:rsidR="00FA200F" w:rsidRPr="00AB0F96" w:rsidRDefault="00FA200F">
      <w:pPr>
        <w:pStyle w:val="3a"/>
        <w:rPr>
          <w:rFonts w:ascii="Calibri" w:eastAsia="Times New Roman" w:hAnsi="Calibri"/>
          <w:b w:val="0"/>
          <w:noProof/>
          <w:sz w:val="22"/>
          <w:szCs w:val="22"/>
          <w:lang w:val="en-US" w:eastAsia="en-US"/>
        </w:rPr>
      </w:pPr>
      <w:hyperlink w:anchor="_Toc323907658" w:history="1">
        <w:r w:rsidRPr="004431B7">
          <w:rPr>
            <w:rStyle w:val="aff7"/>
            <w:noProof/>
          </w:rPr>
          <w:t>11.1.8</w:t>
        </w:r>
        <w:r w:rsidRPr="00AB0F96">
          <w:rPr>
            <w:rFonts w:ascii="Calibri" w:eastAsia="Times New Roman" w:hAnsi="Calibri"/>
            <w:b w:val="0"/>
            <w:noProof/>
            <w:sz w:val="22"/>
            <w:szCs w:val="22"/>
            <w:lang w:val="en-US" w:eastAsia="en-US"/>
          </w:rPr>
          <w:tab/>
        </w:r>
        <w:r w:rsidRPr="004431B7">
          <w:rPr>
            <w:rStyle w:val="aff7"/>
            <w:noProof/>
          </w:rPr>
          <w:t>The Grouping Operator</w:t>
        </w:r>
        <w:r>
          <w:rPr>
            <w:noProof/>
            <w:webHidden/>
          </w:rPr>
          <w:tab/>
        </w:r>
        <w:r>
          <w:rPr>
            <w:noProof/>
            <w:webHidden/>
          </w:rPr>
          <w:fldChar w:fldCharType="begin"/>
        </w:r>
        <w:r>
          <w:rPr>
            <w:noProof/>
            <w:webHidden/>
          </w:rPr>
          <w:instrText xml:space="preserve"> PAGEREF _Toc323907658 \h </w:instrText>
        </w:r>
        <w:r>
          <w:rPr>
            <w:noProof/>
            <w:webHidden/>
          </w:rPr>
        </w:r>
        <w:r>
          <w:rPr>
            <w:noProof/>
            <w:webHidden/>
          </w:rPr>
          <w:fldChar w:fldCharType="separate"/>
        </w:r>
        <w:r>
          <w:rPr>
            <w:noProof/>
            <w:webHidden/>
          </w:rPr>
          <w:t>78</w:t>
        </w:r>
        <w:r>
          <w:rPr>
            <w:noProof/>
            <w:webHidden/>
          </w:rPr>
          <w:fldChar w:fldCharType="end"/>
        </w:r>
      </w:hyperlink>
    </w:p>
    <w:p w14:paraId="3161D99E" w14:textId="77777777" w:rsidR="00FA200F" w:rsidRPr="00AB0F96" w:rsidRDefault="00FA200F">
      <w:pPr>
        <w:pStyle w:val="2b"/>
        <w:rPr>
          <w:rFonts w:ascii="Calibri" w:eastAsia="Times New Roman" w:hAnsi="Calibri"/>
          <w:b w:val="0"/>
          <w:noProof/>
          <w:sz w:val="22"/>
          <w:szCs w:val="22"/>
          <w:lang w:val="en-US" w:eastAsia="en-US"/>
        </w:rPr>
      </w:pPr>
      <w:hyperlink w:anchor="_Toc323907659" w:history="1">
        <w:r w:rsidRPr="004431B7">
          <w:rPr>
            <w:rStyle w:val="aff7"/>
            <w:noProof/>
          </w:rPr>
          <w:t>11.2</w:t>
        </w:r>
        <w:r w:rsidRPr="00AB0F96">
          <w:rPr>
            <w:rFonts w:ascii="Calibri" w:eastAsia="Times New Roman" w:hAnsi="Calibri"/>
            <w:b w:val="0"/>
            <w:noProof/>
            <w:sz w:val="22"/>
            <w:szCs w:val="22"/>
            <w:lang w:val="en-US" w:eastAsia="en-US"/>
          </w:rPr>
          <w:tab/>
        </w:r>
        <w:r w:rsidRPr="004431B7">
          <w:rPr>
            <w:rStyle w:val="aff7"/>
            <w:noProof/>
          </w:rPr>
          <w:t>Left-Hand-Side Expressions</w:t>
        </w:r>
        <w:r>
          <w:rPr>
            <w:noProof/>
            <w:webHidden/>
          </w:rPr>
          <w:tab/>
        </w:r>
        <w:r>
          <w:rPr>
            <w:noProof/>
            <w:webHidden/>
          </w:rPr>
          <w:fldChar w:fldCharType="begin"/>
        </w:r>
        <w:r>
          <w:rPr>
            <w:noProof/>
            <w:webHidden/>
          </w:rPr>
          <w:instrText xml:space="preserve"> PAGEREF _Toc323907659 \h </w:instrText>
        </w:r>
        <w:r>
          <w:rPr>
            <w:noProof/>
            <w:webHidden/>
          </w:rPr>
        </w:r>
        <w:r>
          <w:rPr>
            <w:noProof/>
            <w:webHidden/>
          </w:rPr>
          <w:fldChar w:fldCharType="separate"/>
        </w:r>
        <w:r>
          <w:rPr>
            <w:noProof/>
            <w:webHidden/>
          </w:rPr>
          <w:t>79</w:t>
        </w:r>
        <w:r>
          <w:rPr>
            <w:noProof/>
            <w:webHidden/>
          </w:rPr>
          <w:fldChar w:fldCharType="end"/>
        </w:r>
      </w:hyperlink>
    </w:p>
    <w:p w14:paraId="11E6598B" w14:textId="77777777" w:rsidR="00FA200F" w:rsidRPr="00AB0F96" w:rsidRDefault="00FA200F">
      <w:pPr>
        <w:pStyle w:val="2b"/>
        <w:rPr>
          <w:rFonts w:ascii="Calibri" w:eastAsia="Times New Roman" w:hAnsi="Calibri"/>
          <w:b w:val="0"/>
          <w:noProof/>
          <w:sz w:val="22"/>
          <w:szCs w:val="22"/>
          <w:lang w:val="en-US" w:eastAsia="en-US"/>
        </w:rPr>
      </w:pPr>
      <w:hyperlink w:anchor="_Toc323907660" w:history="1">
        <w:r w:rsidRPr="004431B7">
          <w:rPr>
            <w:rStyle w:val="aff7"/>
            <w:noProof/>
          </w:rPr>
          <w:t>Static Semantics</w:t>
        </w:r>
        <w:r>
          <w:rPr>
            <w:noProof/>
            <w:webHidden/>
          </w:rPr>
          <w:tab/>
        </w:r>
        <w:r>
          <w:rPr>
            <w:noProof/>
            <w:webHidden/>
          </w:rPr>
          <w:fldChar w:fldCharType="begin"/>
        </w:r>
        <w:r>
          <w:rPr>
            <w:noProof/>
            <w:webHidden/>
          </w:rPr>
          <w:instrText xml:space="preserve"> PAGEREF _Toc323907660 \h </w:instrText>
        </w:r>
        <w:r>
          <w:rPr>
            <w:noProof/>
            <w:webHidden/>
          </w:rPr>
        </w:r>
        <w:r>
          <w:rPr>
            <w:noProof/>
            <w:webHidden/>
          </w:rPr>
          <w:fldChar w:fldCharType="separate"/>
        </w:r>
        <w:r>
          <w:rPr>
            <w:noProof/>
            <w:webHidden/>
          </w:rPr>
          <w:t>79</w:t>
        </w:r>
        <w:r>
          <w:rPr>
            <w:noProof/>
            <w:webHidden/>
          </w:rPr>
          <w:fldChar w:fldCharType="end"/>
        </w:r>
      </w:hyperlink>
    </w:p>
    <w:p w14:paraId="4D05E67D" w14:textId="77777777" w:rsidR="00FA200F" w:rsidRPr="00AB0F96" w:rsidRDefault="00FA200F">
      <w:pPr>
        <w:pStyle w:val="3a"/>
        <w:rPr>
          <w:rFonts w:ascii="Calibri" w:eastAsia="Times New Roman" w:hAnsi="Calibri"/>
          <w:b w:val="0"/>
          <w:noProof/>
          <w:sz w:val="22"/>
          <w:szCs w:val="22"/>
          <w:lang w:val="en-US" w:eastAsia="en-US"/>
        </w:rPr>
      </w:pPr>
      <w:hyperlink w:anchor="_Toc323907661" w:history="1">
        <w:r w:rsidRPr="004431B7">
          <w:rPr>
            <w:rStyle w:val="aff7"/>
            <w:noProof/>
          </w:rPr>
          <w:t>11.2.1</w:t>
        </w:r>
        <w:r w:rsidRPr="00AB0F96">
          <w:rPr>
            <w:rFonts w:ascii="Calibri" w:eastAsia="Times New Roman" w:hAnsi="Calibri"/>
            <w:b w:val="0"/>
            <w:noProof/>
            <w:sz w:val="22"/>
            <w:szCs w:val="22"/>
            <w:lang w:val="en-US" w:eastAsia="en-US"/>
          </w:rPr>
          <w:tab/>
        </w:r>
        <w:r w:rsidRPr="004431B7">
          <w:rPr>
            <w:rStyle w:val="aff7"/>
            <w:noProof/>
          </w:rPr>
          <w:t>Property Accessors</w:t>
        </w:r>
        <w:r>
          <w:rPr>
            <w:noProof/>
            <w:webHidden/>
          </w:rPr>
          <w:tab/>
        </w:r>
        <w:r>
          <w:rPr>
            <w:noProof/>
            <w:webHidden/>
          </w:rPr>
          <w:fldChar w:fldCharType="begin"/>
        </w:r>
        <w:r>
          <w:rPr>
            <w:noProof/>
            <w:webHidden/>
          </w:rPr>
          <w:instrText xml:space="preserve"> PAGEREF _Toc323907661 \h </w:instrText>
        </w:r>
        <w:r>
          <w:rPr>
            <w:noProof/>
            <w:webHidden/>
          </w:rPr>
        </w:r>
        <w:r>
          <w:rPr>
            <w:noProof/>
            <w:webHidden/>
          </w:rPr>
          <w:fldChar w:fldCharType="separate"/>
        </w:r>
        <w:r>
          <w:rPr>
            <w:noProof/>
            <w:webHidden/>
          </w:rPr>
          <w:t>80</w:t>
        </w:r>
        <w:r>
          <w:rPr>
            <w:noProof/>
            <w:webHidden/>
          </w:rPr>
          <w:fldChar w:fldCharType="end"/>
        </w:r>
      </w:hyperlink>
    </w:p>
    <w:p w14:paraId="76681DB4" w14:textId="77777777" w:rsidR="00FA200F" w:rsidRPr="00AB0F96" w:rsidRDefault="00FA200F">
      <w:pPr>
        <w:pStyle w:val="3a"/>
        <w:rPr>
          <w:rFonts w:ascii="Calibri" w:eastAsia="Times New Roman" w:hAnsi="Calibri"/>
          <w:b w:val="0"/>
          <w:noProof/>
          <w:sz w:val="22"/>
          <w:szCs w:val="22"/>
          <w:lang w:val="en-US" w:eastAsia="en-US"/>
        </w:rPr>
      </w:pPr>
      <w:hyperlink w:anchor="_Toc323907662" w:history="1">
        <w:r w:rsidRPr="004431B7">
          <w:rPr>
            <w:rStyle w:val="aff7"/>
            <w:noProof/>
          </w:rPr>
          <w:t>11.2.2</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new</w:t>
        </w:r>
        <w:r w:rsidRPr="004431B7">
          <w:rPr>
            <w:rStyle w:val="aff7"/>
            <w:noProof/>
          </w:rPr>
          <w:t xml:space="preserve"> Operator</w:t>
        </w:r>
        <w:r>
          <w:rPr>
            <w:noProof/>
            <w:webHidden/>
          </w:rPr>
          <w:tab/>
        </w:r>
        <w:r>
          <w:rPr>
            <w:noProof/>
            <w:webHidden/>
          </w:rPr>
          <w:fldChar w:fldCharType="begin"/>
        </w:r>
        <w:r>
          <w:rPr>
            <w:noProof/>
            <w:webHidden/>
          </w:rPr>
          <w:instrText xml:space="preserve"> PAGEREF _Toc323907662 \h </w:instrText>
        </w:r>
        <w:r>
          <w:rPr>
            <w:noProof/>
            <w:webHidden/>
          </w:rPr>
        </w:r>
        <w:r>
          <w:rPr>
            <w:noProof/>
            <w:webHidden/>
          </w:rPr>
          <w:fldChar w:fldCharType="separate"/>
        </w:r>
        <w:r>
          <w:rPr>
            <w:noProof/>
            <w:webHidden/>
          </w:rPr>
          <w:t>80</w:t>
        </w:r>
        <w:r>
          <w:rPr>
            <w:noProof/>
            <w:webHidden/>
          </w:rPr>
          <w:fldChar w:fldCharType="end"/>
        </w:r>
      </w:hyperlink>
    </w:p>
    <w:p w14:paraId="1348697F" w14:textId="77777777" w:rsidR="00FA200F" w:rsidRPr="00AB0F96" w:rsidRDefault="00FA200F">
      <w:pPr>
        <w:pStyle w:val="3a"/>
        <w:rPr>
          <w:rFonts w:ascii="Calibri" w:eastAsia="Times New Roman" w:hAnsi="Calibri"/>
          <w:b w:val="0"/>
          <w:noProof/>
          <w:sz w:val="22"/>
          <w:szCs w:val="22"/>
          <w:lang w:val="en-US" w:eastAsia="en-US"/>
        </w:rPr>
      </w:pPr>
      <w:hyperlink w:anchor="_Toc323907663" w:history="1">
        <w:r w:rsidRPr="004431B7">
          <w:rPr>
            <w:rStyle w:val="aff7"/>
            <w:noProof/>
          </w:rPr>
          <w:t>11.2.3</w:t>
        </w:r>
        <w:r w:rsidRPr="00AB0F96">
          <w:rPr>
            <w:rFonts w:ascii="Calibri" w:eastAsia="Times New Roman" w:hAnsi="Calibri"/>
            <w:b w:val="0"/>
            <w:noProof/>
            <w:sz w:val="22"/>
            <w:szCs w:val="22"/>
            <w:lang w:val="en-US" w:eastAsia="en-US"/>
          </w:rPr>
          <w:tab/>
        </w:r>
        <w:r w:rsidRPr="004431B7">
          <w:rPr>
            <w:rStyle w:val="aff7"/>
            <w:noProof/>
          </w:rPr>
          <w:t>Function Calls</w:t>
        </w:r>
        <w:r>
          <w:rPr>
            <w:noProof/>
            <w:webHidden/>
          </w:rPr>
          <w:tab/>
        </w:r>
        <w:r>
          <w:rPr>
            <w:noProof/>
            <w:webHidden/>
          </w:rPr>
          <w:fldChar w:fldCharType="begin"/>
        </w:r>
        <w:r>
          <w:rPr>
            <w:noProof/>
            <w:webHidden/>
          </w:rPr>
          <w:instrText xml:space="preserve"> PAGEREF _Toc323907663 \h </w:instrText>
        </w:r>
        <w:r>
          <w:rPr>
            <w:noProof/>
            <w:webHidden/>
          </w:rPr>
        </w:r>
        <w:r>
          <w:rPr>
            <w:noProof/>
            <w:webHidden/>
          </w:rPr>
          <w:fldChar w:fldCharType="separate"/>
        </w:r>
        <w:r>
          <w:rPr>
            <w:noProof/>
            <w:webHidden/>
          </w:rPr>
          <w:t>81</w:t>
        </w:r>
        <w:r>
          <w:rPr>
            <w:noProof/>
            <w:webHidden/>
          </w:rPr>
          <w:fldChar w:fldCharType="end"/>
        </w:r>
      </w:hyperlink>
    </w:p>
    <w:p w14:paraId="5C03DE37" w14:textId="77777777" w:rsidR="00FA200F" w:rsidRPr="00AB0F96" w:rsidRDefault="00FA200F">
      <w:pPr>
        <w:pStyle w:val="3a"/>
        <w:rPr>
          <w:rFonts w:ascii="Calibri" w:eastAsia="Times New Roman" w:hAnsi="Calibri"/>
          <w:b w:val="0"/>
          <w:noProof/>
          <w:sz w:val="22"/>
          <w:szCs w:val="22"/>
          <w:lang w:val="en-US" w:eastAsia="en-US"/>
        </w:rPr>
      </w:pPr>
      <w:hyperlink w:anchor="_Toc323907664" w:history="1">
        <w:r w:rsidRPr="004431B7">
          <w:rPr>
            <w:rStyle w:val="aff7"/>
            <w:noProof/>
          </w:rPr>
          <w:t>11.2.4</w:t>
        </w:r>
        <w:r w:rsidRPr="00AB0F96">
          <w:rPr>
            <w:rFonts w:ascii="Calibri" w:eastAsia="Times New Roman" w:hAnsi="Calibri"/>
            <w:b w:val="0"/>
            <w:noProof/>
            <w:sz w:val="22"/>
            <w:szCs w:val="22"/>
            <w:lang w:val="en-US" w:eastAsia="en-US"/>
          </w:rPr>
          <w:tab/>
        </w:r>
        <w:r w:rsidRPr="004431B7">
          <w:rPr>
            <w:rStyle w:val="aff7"/>
            <w:noProof/>
          </w:rPr>
          <w:t>The</w:t>
        </w:r>
        <w:r w:rsidRPr="004431B7">
          <w:rPr>
            <w:rStyle w:val="aff7"/>
            <w:rFonts w:cs="Arial"/>
            <w:noProof/>
          </w:rPr>
          <w:t xml:space="preserve"> </w:t>
        </w:r>
        <w:r w:rsidRPr="004431B7">
          <w:rPr>
            <w:rStyle w:val="aff7"/>
            <w:rFonts w:ascii="Courier New" w:hAnsi="Courier New"/>
            <w:noProof/>
          </w:rPr>
          <w:t>super</w:t>
        </w:r>
        <w:r w:rsidRPr="004431B7">
          <w:rPr>
            <w:rStyle w:val="aff7"/>
            <w:noProof/>
          </w:rPr>
          <w:t xml:space="preserve"> Keyword</w:t>
        </w:r>
        <w:r>
          <w:rPr>
            <w:noProof/>
            <w:webHidden/>
          </w:rPr>
          <w:tab/>
        </w:r>
        <w:r>
          <w:rPr>
            <w:noProof/>
            <w:webHidden/>
          </w:rPr>
          <w:fldChar w:fldCharType="begin"/>
        </w:r>
        <w:r>
          <w:rPr>
            <w:noProof/>
            <w:webHidden/>
          </w:rPr>
          <w:instrText xml:space="preserve"> PAGEREF _Toc323907664 \h </w:instrText>
        </w:r>
        <w:r>
          <w:rPr>
            <w:noProof/>
            <w:webHidden/>
          </w:rPr>
        </w:r>
        <w:r>
          <w:rPr>
            <w:noProof/>
            <w:webHidden/>
          </w:rPr>
          <w:fldChar w:fldCharType="separate"/>
        </w:r>
        <w:r>
          <w:rPr>
            <w:noProof/>
            <w:webHidden/>
          </w:rPr>
          <w:t>81</w:t>
        </w:r>
        <w:r>
          <w:rPr>
            <w:noProof/>
            <w:webHidden/>
          </w:rPr>
          <w:fldChar w:fldCharType="end"/>
        </w:r>
      </w:hyperlink>
    </w:p>
    <w:p w14:paraId="1B70BCD9" w14:textId="77777777" w:rsidR="00FA200F" w:rsidRPr="00AB0F96" w:rsidRDefault="00FA200F">
      <w:pPr>
        <w:pStyle w:val="3a"/>
        <w:rPr>
          <w:rFonts w:ascii="Calibri" w:eastAsia="Times New Roman" w:hAnsi="Calibri"/>
          <w:b w:val="0"/>
          <w:noProof/>
          <w:sz w:val="22"/>
          <w:szCs w:val="22"/>
          <w:lang w:val="en-US" w:eastAsia="en-US"/>
        </w:rPr>
      </w:pPr>
      <w:hyperlink w:anchor="_Toc323907665" w:history="1">
        <w:r w:rsidRPr="004431B7">
          <w:rPr>
            <w:rStyle w:val="aff7"/>
            <w:noProof/>
          </w:rPr>
          <w:t>11.2.5</w:t>
        </w:r>
        <w:r w:rsidRPr="00AB0F96">
          <w:rPr>
            <w:rFonts w:ascii="Calibri" w:eastAsia="Times New Roman" w:hAnsi="Calibri"/>
            <w:b w:val="0"/>
            <w:noProof/>
            <w:sz w:val="22"/>
            <w:szCs w:val="22"/>
            <w:lang w:val="en-US" w:eastAsia="en-US"/>
          </w:rPr>
          <w:tab/>
        </w:r>
        <w:r w:rsidRPr="004431B7">
          <w:rPr>
            <w:rStyle w:val="aff7"/>
            <w:noProof/>
          </w:rPr>
          <w:t>Argument Lists</w:t>
        </w:r>
        <w:r>
          <w:rPr>
            <w:noProof/>
            <w:webHidden/>
          </w:rPr>
          <w:tab/>
        </w:r>
        <w:r>
          <w:rPr>
            <w:noProof/>
            <w:webHidden/>
          </w:rPr>
          <w:fldChar w:fldCharType="begin"/>
        </w:r>
        <w:r>
          <w:rPr>
            <w:noProof/>
            <w:webHidden/>
          </w:rPr>
          <w:instrText xml:space="preserve"> PAGEREF _Toc323907665 \h </w:instrText>
        </w:r>
        <w:r>
          <w:rPr>
            <w:noProof/>
            <w:webHidden/>
          </w:rPr>
        </w:r>
        <w:r>
          <w:rPr>
            <w:noProof/>
            <w:webHidden/>
          </w:rPr>
          <w:fldChar w:fldCharType="separate"/>
        </w:r>
        <w:r>
          <w:rPr>
            <w:noProof/>
            <w:webHidden/>
          </w:rPr>
          <w:t>83</w:t>
        </w:r>
        <w:r>
          <w:rPr>
            <w:noProof/>
            <w:webHidden/>
          </w:rPr>
          <w:fldChar w:fldCharType="end"/>
        </w:r>
      </w:hyperlink>
    </w:p>
    <w:p w14:paraId="4F0994A4" w14:textId="77777777" w:rsidR="00FA200F" w:rsidRPr="00AB0F96" w:rsidRDefault="00FA200F">
      <w:pPr>
        <w:pStyle w:val="2b"/>
        <w:rPr>
          <w:rFonts w:ascii="Calibri" w:eastAsia="Times New Roman" w:hAnsi="Calibri"/>
          <w:b w:val="0"/>
          <w:noProof/>
          <w:sz w:val="22"/>
          <w:szCs w:val="22"/>
          <w:lang w:val="en-US" w:eastAsia="en-US"/>
        </w:rPr>
      </w:pPr>
      <w:hyperlink w:anchor="_Toc323907666" w:history="1">
        <w:r w:rsidRPr="004431B7">
          <w:rPr>
            <w:rStyle w:val="aff7"/>
            <w:noProof/>
          </w:rPr>
          <w:t>11.3</w:t>
        </w:r>
        <w:r w:rsidRPr="00AB0F96">
          <w:rPr>
            <w:rFonts w:ascii="Calibri" w:eastAsia="Times New Roman" w:hAnsi="Calibri"/>
            <w:b w:val="0"/>
            <w:noProof/>
            <w:sz w:val="22"/>
            <w:szCs w:val="22"/>
            <w:lang w:val="en-US" w:eastAsia="en-US"/>
          </w:rPr>
          <w:tab/>
        </w:r>
        <w:r w:rsidRPr="004431B7">
          <w:rPr>
            <w:rStyle w:val="aff7"/>
            <w:noProof/>
          </w:rPr>
          <w:t>Postfix Expressions</w:t>
        </w:r>
        <w:r>
          <w:rPr>
            <w:noProof/>
            <w:webHidden/>
          </w:rPr>
          <w:tab/>
        </w:r>
        <w:r>
          <w:rPr>
            <w:noProof/>
            <w:webHidden/>
          </w:rPr>
          <w:fldChar w:fldCharType="begin"/>
        </w:r>
        <w:r>
          <w:rPr>
            <w:noProof/>
            <w:webHidden/>
          </w:rPr>
          <w:instrText xml:space="preserve"> PAGEREF _Toc323907666 \h </w:instrText>
        </w:r>
        <w:r>
          <w:rPr>
            <w:noProof/>
            <w:webHidden/>
          </w:rPr>
        </w:r>
        <w:r>
          <w:rPr>
            <w:noProof/>
            <w:webHidden/>
          </w:rPr>
          <w:fldChar w:fldCharType="separate"/>
        </w:r>
        <w:r>
          <w:rPr>
            <w:noProof/>
            <w:webHidden/>
          </w:rPr>
          <w:t>84</w:t>
        </w:r>
        <w:r>
          <w:rPr>
            <w:noProof/>
            <w:webHidden/>
          </w:rPr>
          <w:fldChar w:fldCharType="end"/>
        </w:r>
      </w:hyperlink>
    </w:p>
    <w:p w14:paraId="3D98402E" w14:textId="77777777" w:rsidR="00FA200F" w:rsidRPr="00AB0F96" w:rsidRDefault="00FA200F">
      <w:pPr>
        <w:pStyle w:val="3a"/>
        <w:rPr>
          <w:rFonts w:ascii="Calibri" w:eastAsia="Times New Roman" w:hAnsi="Calibri"/>
          <w:b w:val="0"/>
          <w:noProof/>
          <w:sz w:val="22"/>
          <w:szCs w:val="22"/>
          <w:lang w:val="en-US" w:eastAsia="en-US"/>
        </w:rPr>
      </w:pPr>
      <w:hyperlink w:anchor="_Toc323907667" w:history="1">
        <w:r w:rsidRPr="004431B7">
          <w:rPr>
            <w:rStyle w:val="aff7"/>
            <w:noProof/>
          </w:rPr>
          <w:t>11.3.1</w:t>
        </w:r>
        <w:r w:rsidRPr="00AB0F96">
          <w:rPr>
            <w:rFonts w:ascii="Calibri" w:eastAsia="Times New Roman" w:hAnsi="Calibri"/>
            <w:b w:val="0"/>
            <w:noProof/>
            <w:sz w:val="22"/>
            <w:szCs w:val="22"/>
            <w:lang w:val="en-US" w:eastAsia="en-US"/>
          </w:rPr>
          <w:tab/>
        </w:r>
        <w:r w:rsidRPr="004431B7">
          <w:rPr>
            <w:rStyle w:val="aff7"/>
            <w:noProof/>
          </w:rPr>
          <w:t>Postfix Increment Operator</w:t>
        </w:r>
        <w:r>
          <w:rPr>
            <w:noProof/>
            <w:webHidden/>
          </w:rPr>
          <w:tab/>
        </w:r>
        <w:r>
          <w:rPr>
            <w:noProof/>
            <w:webHidden/>
          </w:rPr>
          <w:fldChar w:fldCharType="begin"/>
        </w:r>
        <w:r>
          <w:rPr>
            <w:noProof/>
            <w:webHidden/>
          </w:rPr>
          <w:instrText xml:space="preserve"> PAGEREF _Toc323907667 \h </w:instrText>
        </w:r>
        <w:r>
          <w:rPr>
            <w:noProof/>
            <w:webHidden/>
          </w:rPr>
        </w:r>
        <w:r>
          <w:rPr>
            <w:noProof/>
            <w:webHidden/>
          </w:rPr>
          <w:fldChar w:fldCharType="separate"/>
        </w:r>
        <w:r>
          <w:rPr>
            <w:noProof/>
            <w:webHidden/>
          </w:rPr>
          <w:t>84</w:t>
        </w:r>
        <w:r>
          <w:rPr>
            <w:noProof/>
            <w:webHidden/>
          </w:rPr>
          <w:fldChar w:fldCharType="end"/>
        </w:r>
      </w:hyperlink>
    </w:p>
    <w:p w14:paraId="14E2EE12" w14:textId="77777777" w:rsidR="00FA200F" w:rsidRPr="00AB0F96" w:rsidRDefault="00FA200F">
      <w:pPr>
        <w:pStyle w:val="3a"/>
        <w:rPr>
          <w:rFonts w:ascii="Calibri" w:eastAsia="Times New Roman" w:hAnsi="Calibri"/>
          <w:b w:val="0"/>
          <w:noProof/>
          <w:sz w:val="22"/>
          <w:szCs w:val="22"/>
          <w:lang w:val="en-US" w:eastAsia="en-US"/>
        </w:rPr>
      </w:pPr>
      <w:hyperlink w:anchor="_Toc323907668" w:history="1">
        <w:r w:rsidRPr="004431B7">
          <w:rPr>
            <w:rStyle w:val="aff7"/>
            <w:noProof/>
          </w:rPr>
          <w:t>11.3.2</w:t>
        </w:r>
        <w:r w:rsidRPr="00AB0F96">
          <w:rPr>
            <w:rFonts w:ascii="Calibri" w:eastAsia="Times New Roman" w:hAnsi="Calibri"/>
            <w:b w:val="0"/>
            <w:noProof/>
            <w:sz w:val="22"/>
            <w:szCs w:val="22"/>
            <w:lang w:val="en-US" w:eastAsia="en-US"/>
          </w:rPr>
          <w:tab/>
        </w:r>
        <w:r w:rsidRPr="004431B7">
          <w:rPr>
            <w:rStyle w:val="aff7"/>
            <w:noProof/>
          </w:rPr>
          <w:t>Postfix Decrement Operator</w:t>
        </w:r>
        <w:r>
          <w:rPr>
            <w:noProof/>
            <w:webHidden/>
          </w:rPr>
          <w:tab/>
        </w:r>
        <w:r>
          <w:rPr>
            <w:noProof/>
            <w:webHidden/>
          </w:rPr>
          <w:fldChar w:fldCharType="begin"/>
        </w:r>
        <w:r>
          <w:rPr>
            <w:noProof/>
            <w:webHidden/>
          </w:rPr>
          <w:instrText xml:space="preserve"> PAGEREF _Toc323907668 \h </w:instrText>
        </w:r>
        <w:r>
          <w:rPr>
            <w:noProof/>
            <w:webHidden/>
          </w:rPr>
        </w:r>
        <w:r>
          <w:rPr>
            <w:noProof/>
            <w:webHidden/>
          </w:rPr>
          <w:fldChar w:fldCharType="separate"/>
        </w:r>
        <w:r>
          <w:rPr>
            <w:noProof/>
            <w:webHidden/>
          </w:rPr>
          <w:t>84</w:t>
        </w:r>
        <w:r>
          <w:rPr>
            <w:noProof/>
            <w:webHidden/>
          </w:rPr>
          <w:fldChar w:fldCharType="end"/>
        </w:r>
      </w:hyperlink>
    </w:p>
    <w:p w14:paraId="60D3D558" w14:textId="77777777" w:rsidR="00FA200F" w:rsidRPr="00AB0F96" w:rsidRDefault="00FA200F">
      <w:pPr>
        <w:pStyle w:val="2b"/>
        <w:rPr>
          <w:rFonts w:ascii="Calibri" w:eastAsia="Times New Roman" w:hAnsi="Calibri"/>
          <w:b w:val="0"/>
          <w:noProof/>
          <w:sz w:val="22"/>
          <w:szCs w:val="22"/>
          <w:lang w:val="en-US" w:eastAsia="en-US"/>
        </w:rPr>
      </w:pPr>
      <w:hyperlink w:anchor="_Toc323907669" w:history="1">
        <w:r w:rsidRPr="004431B7">
          <w:rPr>
            <w:rStyle w:val="aff7"/>
            <w:noProof/>
          </w:rPr>
          <w:t>11.4</w:t>
        </w:r>
        <w:r w:rsidRPr="00AB0F96">
          <w:rPr>
            <w:rFonts w:ascii="Calibri" w:eastAsia="Times New Roman" w:hAnsi="Calibri"/>
            <w:b w:val="0"/>
            <w:noProof/>
            <w:sz w:val="22"/>
            <w:szCs w:val="22"/>
            <w:lang w:val="en-US" w:eastAsia="en-US"/>
          </w:rPr>
          <w:tab/>
        </w:r>
        <w:r w:rsidRPr="004431B7">
          <w:rPr>
            <w:rStyle w:val="aff7"/>
            <w:noProof/>
          </w:rPr>
          <w:t>Unary Operators</w:t>
        </w:r>
        <w:r>
          <w:rPr>
            <w:noProof/>
            <w:webHidden/>
          </w:rPr>
          <w:tab/>
        </w:r>
        <w:r>
          <w:rPr>
            <w:noProof/>
            <w:webHidden/>
          </w:rPr>
          <w:fldChar w:fldCharType="begin"/>
        </w:r>
        <w:r>
          <w:rPr>
            <w:noProof/>
            <w:webHidden/>
          </w:rPr>
          <w:instrText xml:space="preserve"> PAGEREF _Toc323907669 \h </w:instrText>
        </w:r>
        <w:r>
          <w:rPr>
            <w:noProof/>
            <w:webHidden/>
          </w:rPr>
        </w:r>
        <w:r>
          <w:rPr>
            <w:noProof/>
            <w:webHidden/>
          </w:rPr>
          <w:fldChar w:fldCharType="separate"/>
        </w:r>
        <w:r>
          <w:rPr>
            <w:noProof/>
            <w:webHidden/>
          </w:rPr>
          <w:t>85</w:t>
        </w:r>
        <w:r>
          <w:rPr>
            <w:noProof/>
            <w:webHidden/>
          </w:rPr>
          <w:fldChar w:fldCharType="end"/>
        </w:r>
      </w:hyperlink>
    </w:p>
    <w:p w14:paraId="39AC82A3" w14:textId="77777777" w:rsidR="00FA200F" w:rsidRPr="00AB0F96" w:rsidRDefault="00FA200F">
      <w:pPr>
        <w:pStyle w:val="3a"/>
        <w:rPr>
          <w:rFonts w:ascii="Calibri" w:eastAsia="Times New Roman" w:hAnsi="Calibri"/>
          <w:b w:val="0"/>
          <w:noProof/>
          <w:sz w:val="22"/>
          <w:szCs w:val="22"/>
          <w:lang w:val="en-US" w:eastAsia="en-US"/>
        </w:rPr>
      </w:pPr>
      <w:hyperlink w:anchor="_Toc323907670" w:history="1">
        <w:r w:rsidRPr="004431B7">
          <w:rPr>
            <w:rStyle w:val="aff7"/>
            <w:noProof/>
          </w:rPr>
          <w:t>11.4.1</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delete</w:t>
        </w:r>
        <w:r w:rsidRPr="004431B7">
          <w:rPr>
            <w:rStyle w:val="aff7"/>
            <w:noProof/>
          </w:rPr>
          <w:t xml:space="preserve"> Operator</w:t>
        </w:r>
        <w:r>
          <w:rPr>
            <w:noProof/>
            <w:webHidden/>
          </w:rPr>
          <w:tab/>
        </w:r>
        <w:r>
          <w:rPr>
            <w:noProof/>
            <w:webHidden/>
          </w:rPr>
          <w:fldChar w:fldCharType="begin"/>
        </w:r>
        <w:r>
          <w:rPr>
            <w:noProof/>
            <w:webHidden/>
          </w:rPr>
          <w:instrText xml:space="preserve"> PAGEREF _Toc323907670 \h </w:instrText>
        </w:r>
        <w:r>
          <w:rPr>
            <w:noProof/>
            <w:webHidden/>
          </w:rPr>
        </w:r>
        <w:r>
          <w:rPr>
            <w:noProof/>
            <w:webHidden/>
          </w:rPr>
          <w:fldChar w:fldCharType="separate"/>
        </w:r>
        <w:r>
          <w:rPr>
            <w:noProof/>
            <w:webHidden/>
          </w:rPr>
          <w:t>85</w:t>
        </w:r>
        <w:r>
          <w:rPr>
            <w:noProof/>
            <w:webHidden/>
          </w:rPr>
          <w:fldChar w:fldCharType="end"/>
        </w:r>
      </w:hyperlink>
    </w:p>
    <w:p w14:paraId="2A1C6FBF" w14:textId="77777777" w:rsidR="00FA200F" w:rsidRPr="00AB0F96" w:rsidRDefault="00FA200F">
      <w:pPr>
        <w:pStyle w:val="3a"/>
        <w:rPr>
          <w:rFonts w:ascii="Calibri" w:eastAsia="Times New Roman" w:hAnsi="Calibri"/>
          <w:b w:val="0"/>
          <w:noProof/>
          <w:sz w:val="22"/>
          <w:szCs w:val="22"/>
          <w:lang w:val="en-US" w:eastAsia="en-US"/>
        </w:rPr>
      </w:pPr>
      <w:hyperlink w:anchor="_Toc323907671" w:history="1">
        <w:r w:rsidRPr="004431B7">
          <w:rPr>
            <w:rStyle w:val="aff7"/>
            <w:noProof/>
          </w:rPr>
          <w:t>11.4.2</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void</w:t>
        </w:r>
        <w:r w:rsidRPr="004431B7">
          <w:rPr>
            <w:rStyle w:val="aff7"/>
            <w:noProof/>
          </w:rPr>
          <w:t xml:space="preserve"> Operator</w:t>
        </w:r>
        <w:r>
          <w:rPr>
            <w:noProof/>
            <w:webHidden/>
          </w:rPr>
          <w:tab/>
        </w:r>
        <w:r>
          <w:rPr>
            <w:noProof/>
            <w:webHidden/>
          </w:rPr>
          <w:fldChar w:fldCharType="begin"/>
        </w:r>
        <w:r>
          <w:rPr>
            <w:noProof/>
            <w:webHidden/>
          </w:rPr>
          <w:instrText xml:space="preserve"> PAGEREF _Toc323907671 \h </w:instrText>
        </w:r>
        <w:r>
          <w:rPr>
            <w:noProof/>
            <w:webHidden/>
          </w:rPr>
        </w:r>
        <w:r>
          <w:rPr>
            <w:noProof/>
            <w:webHidden/>
          </w:rPr>
          <w:fldChar w:fldCharType="separate"/>
        </w:r>
        <w:r>
          <w:rPr>
            <w:noProof/>
            <w:webHidden/>
          </w:rPr>
          <w:t>86</w:t>
        </w:r>
        <w:r>
          <w:rPr>
            <w:noProof/>
            <w:webHidden/>
          </w:rPr>
          <w:fldChar w:fldCharType="end"/>
        </w:r>
      </w:hyperlink>
    </w:p>
    <w:p w14:paraId="1FF7C5A2" w14:textId="77777777" w:rsidR="00FA200F" w:rsidRPr="00AB0F96" w:rsidRDefault="00FA200F">
      <w:pPr>
        <w:pStyle w:val="3a"/>
        <w:rPr>
          <w:rFonts w:ascii="Calibri" w:eastAsia="Times New Roman" w:hAnsi="Calibri"/>
          <w:b w:val="0"/>
          <w:noProof/>
          <w:sz w:val="22"/>
          <w:szCs w:val="22"/>
          <w:lang w:val="en-US" w:eastAsia="en-US"/>
        </w:rPr>
      </w:pPr>
      <w:hyperlink w:anchor="_Toc323907672" w:history="1">
        <w:r w:rsidRPr="004431B7">
          <w:rPr>
            <w:rStyle w:val="aff7"/>
            <w:noProof/>
          </w:rPr>
          <w:t>11.4.3</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typeof</w:t>
        </w:r>
        <w:r w:rsidRPr="004431B7">
          <w:rPr>
            <w:rStyle w:val="aff7"/>
            <w:noProof/>
          </w:rPr>
          <w:t xml:space="preserve"> Operator</w:t>
        </w:r>
        <w:r>
          <w:rPr>
            <w:noProof/>
            <w:webHidden/>
          </w:rPr>
          <w:tab/>
        </w:r>
        <w:r>
          <w:rPr>
            <w:noProof/>
            <w:webHidden/>
          </w:rPr>
          <w:fldChar w:fldCharType="begin"/>
        </w:r>
        <w:r>
          <w:rPr>
            <w:noProof/>
            <w:webHidden/>
          </w:rPr>
          <w:instrText xml:space="preserve"> PAGEREF _Toc323907672 \h </w:instrText>
        </w:r>
        <w:r>
          <w:rPr>
            <w:noProof/>
            <w:webHidden/>
          </w:rPr>
        </w:r>
        <w:r>
          <w:rPr>
            <w:noProof/>
            <w:webHidden/>
          </w:rPr>
          <w:fldChar w:fldCharType="separate"/>
        </w:r>
        <w:r>
          <w:rPr>
            <w:noProof/>
            <w:webHidden/>
          </w:rPr>
          <w:t>86</w:t>
        </w:r>
        <w:r>
          <w:rPr>
            <w:noProof/>
            <w:webHidden/>
          </w:rPr>
          <w:fldChar w:fldCharType="end"/>
        </w:r>
      </w:hyperlink>
    </w:p>
    <w:p w14:paraId="7F65AA1F" w14:textId="77777777" w:rsidR="00FA200F" w:rsidRPr="00AB0F96" w:rsidRDefault="00FA200F">
      <w:pPr>
        <w:pStyle w:val="3a"/>
        <w:rPr>
          <w:rFonts w:ascii="Calibri" w:eastAsia="Times New Roman" w:hAnsi="Calibri"/>
          <w:b w:val="0"/>
          <w:noProof/>
          <w:sz w:val="22"/>
          <w:szCs w:val="22"/>
          <w:lang w:val="en-US" w:eastAsia="en-US"/>
        </w:rPr>
      </w:pPr>
      <w:hyperlink w:anchor="_Toc323907673" w:history="1">
        <w:r w:rsidRPr="004431B7">
          <w:rPr>
            <w:rStyle w:val="aff7"/>
            <w:noProof/>
          </w:rPr>
          <w:t>11.4.4</w:t>
        </w:r>
        <w:r w:rsidRPr="00AB0F96">
          <w:rPr>
            <w:rFonts w:ascii="Calibri" w:eastAsia="Times New Roman" w:hAnsi="Calibri"/>
            <w:b w:val="0"/>
            <w:noProof/>
            <w:sz w:val="22"/>
            <w:szCs w:val="22"/>
            <w:lang w:val="en-US" w:eastAsia="en-US"/>
          </w:rPr>
          <w:tab/>
        </w:r>
        <w:r w:rsidRPr="004431B7">
          <w:rPr>
            <w:rStyle w:val="aff7"/>
            <w:noProof/>
          </w:rPr>
          <w:t>Prefix Increment Operator</w:t>
        </w:r>
        <w:r>
          <w:rPr>
            <w:noProof/>
            <w:webHidden/>
          </w:rPr>
          <w:tab/>
        </w:r>
        <w:r>
          <w:rPr>
            <w:noProof/>
            <w:webHidden/>
          </w:rPr>
          <w:fldChar w:fldCharType="begin"/>
        </w:r>
        <w:r>
          <w:rPr>
            <w:noProof/>
            <w:webHidden/>
          </w:rPr>
          <w:instrText xml:space="preserve"> PAGEREF _Toc323907673 \h </w:instrText>
        </w:r>
        <w:r>
          <w:rPr>
            <w:noProof/>
            <w:webHidden/>
          </w:rPr>
        </w:r>
        <w:r>
          <w:rPr>
            <w:noProof/>
            <w:webHidden/>
          </w:rPr>
          <w:fldChar w:fldCharType="separate"/>
        </w:r>
        <w:r>
          <w:rPr>
            <w:noProof/>
            <w:webHidden/>
          </w:rPr>
          <w:t>86</w:t>
        </w:r>
        <w:r>
          <w:rPr>
            <w:noProof/>
            <w:webHidden/>
          </w:rPr>
          <w:fldChar w:fldCharType="end"/>
        </w:r>
      </w:hyperlink>
    </w:p>
    <w:p w14:paraId="7A3C5208" w14:textId="77777777" w:rsidR="00FA200F" w:rsidRPr="00AB0F96" w:rsidRDefault="00FA200F">
      <w:pPr>
        <w:pStyle w:val="3a"/>
        <w:rPr>
          <w:rFonts w:ascii="Calibri" w:eastAsia="Times New Roman" w:hAnsi="Calibri"/>
          <w:b w:val="0"/>
          <w:noProof/>
          <w:sz w:val="22"/>
          <w:szCs w:val="22"/>
          <w:lang w:val="en-US" w:eastAsia="en-US"/>
        </w:rPr>
      </w:pPr>
      <w:hyperlink w:anchor="_Toc323907674" w:history="1">
        <w:r w:rsidRPr="004431B7">
          <w:rPr>
            <w:rStyle w:val="aff7"/>
            <w:noProof/>
          </w:rPr>
          <w:t>11.4.5</w:t>
        </w:r>
        <w:r w:rsidRPr="00AB0F96">
          <w:rPr>
            <w:rFonts w:ascii="Calibri" w:eastAsia="Times New Roman" w:hAnsi="Calibri"/>
            <w:b w:val="0"/>
            <w:noProof/>
            <w:sz w:val="22"/>
            <w:szCs w:val="22"/>
            <w:lang w:val="en-US" w:eastAsia="en-US"/>
          </w:rPr>
          <w:tab/>
        </w:r>
        <w:r w:rsidRPr="004431B7">
          <w:rPr>
            <w:rStyle w:val="aff7"/>
            <w:noProof/>
          </w:rPr>
          <w:t>Prefix Decrement Operator</w:t>
        </w:r>
        <w:r>
          <w:rPr>
            <w:noProof/>
            <w:webHidden/>
          </w:rPr>
          <w:tab/>
        </w:r>
        <w:r>
          <w:rPr>
            <w:noProof/>
            <w:webHidden/>
          </w:rPr>
          <w:fldChar w:fldCharType="begin"/>
        </w:r>
        <w:r>
          <w:rPr>
            <w:noProof/>
            <w:webHidden/>
          </w:rPr>
          <w:instrText xml:space="preserve"> PAGEREF _Toc323907674 \h </w:instrText>
        </w:r>
        <w:r>
          <w:rPr>
            <w:noProof/>
            <w:webHidden/>
          </w:rPr>
        </w:r>
        <w:r>
          <w:rPr>
            <w:noProof/>
            <w:webHidden/>
          </w:rPr>
          <w:fldChar w:fldCharType="separate"/>
        </w:r>
        <w:r>
          <w:rPr>
            <w:noProof/>
            <w:webHidden/>
          </w:rPr>
          <w:t>87</w:t>
        </w:r>
        <w:r>
          <w:rPr>
            <w:noProof/>
            <w:webHidden/>
          </w:rPr>
          <w:fldChar w:fldCharType="end"/>
        </w:r>
      </w:hyperlink>
    </w:p>
    <w:p w14:paraId="7723F6F6" w14:textId="77777777" w:rsidR="00FA200F" w:rsidRPr="00AB0F96" w:rsidRDefault="00FA200F">
      <w:pPr>
        <w:pStyle w:val="3a"/>
        <w:rPr>
          <w:rFonts w:ascii="Calibri" w:eastAsia="Times New Roman" w:hAnsi="Calibri"/>
          <w:b w:val="0"/>
          <w:noProof/>
          <w:sz w:val="22"/>
          <w:szCs w:val="22"/>
          <w:lang w:val="en-US" w:eastAsia="en-US"/>
        </w:rPr>
      </w:pPr>
      <w:hyperlink w:anchor="_Toc323907675" w:history="1">
        <w:r w:rsidRPr="004431B7">
          <w:rPr>
            <w:rStyle w:val="aff7"/>
            <w:noProof/>
          </w:rPr>
          <w:t>11.4.6</w:t>
        </w:r>
        <w:r w:rsidRPr="00AB0F96">
          <w:rPr>
            <w:rFonts w:ascii="Calibri" w:eastAsia="Times New Roman" w:hAnsi="Calibri"/>
            <w:b w:val="0"/>
            <w:noProof/>
            <w:sz w:val="22"/>
            <w:szCs w:val="22"/>
            <w:lang w:val="en-US" w:eastAsia="en-US"/>
          </w:rPr>
          <w:tab/>
        </w:r>
        <w:r w:rsidRPr="004431B7">
          <w:rPr>
            <w:rStyle w:val="aff7"/>
            <w:noProof/>
          </w:rPr>
          <w:t xml:space="preserve">Unary </w:t>
        </w:r>
        <w:r w:rsidRPr="004431B7">
          <w:rPr>
            <w:rStyle w:val="aff7"/>
            <w:rFonts w:ascii="Courier New" w:hAnsi="Courier New"/>
            <w:noProof/>
          </w:rPr>
          <w:t>+</w:t>
        </w:r>
        <w:r w:rsidRPr="004431B7">
          <w:rPr>
            <w:rStyle w:val="aff7"/>
            <w:noProof/>
          </w:rPr>
          <w:t xml:space="preserve"> Operator</w:t>
        </w:r>
        <w:r>
          <w:rPr>
            <w:noProof/>
            <w:webHidden/>
          </w:rPr>
          <w:tab/>
        </w:r>
        <w:r>
          <w:rPr>
            <w:noProof/>
            <w:webHidden/>
          </w:rPr>
          <w:fldChar w:fldCharType="begin"/>
        </w:r>
        <w:r>
          <w:rPr>
            <w:noProof/>
            <w:webHidden/>
          </w:rPr>
          <w:instrText xml:space="preserve"> PAGEREF _Toc323907675 \h </w:instrText>
        </w:r>
        <w:r>
          <w:rPr>
            <w:noProof/>
            <w:webHidden/>
          </w:rPr>
        </w:r>
        <w:r>
          <w:rPr>
            <w:noProof/>
            <w:webHidden/>
          </w:rPr>
          <w:fldChar w:fldCharType="separate"/>
        </w:r>
        <w:r>
          <w:rPr>
            <w:noProof/>
            <w:webHidden/>
          </w:rPr>
          <w:t>87</w:t>
        </w:r>
        <w:r>
          <w:rPr>
            <w:noProof/>
            <w:webHidden/>
          </w:rPr>
          <w:fldChar w:fldCharType="end"/>
        </w:r>
      </w:hyperlink>
    </w:p>
    <w:p w14:paraId="39C63786" w14:textId="77777777" w:rsidR="00FA200F" w:rsidRPr="00AB0F96" w:rsidRDefault="00FA200F">
      <w:pPr>
        <w:pStyle w:val="3a"/>
        <w:rPr>
          <w:rFonts w:ascii="Calibri" w:eastAsia="Times New Roman" w:hAnsi="Calibri"/>
          <w:b w:val="0"/>
          <w:noProof/>
          <w:sz w:val="22"/>
          <w:szCs w:val="22"/>
          <w:lang w:val="en-US" w:eastAsia="en-US"/>
        </w:rPr>
      </w:pPr>
      <w:hyperlink w:anchor="_Toc323907676" w:history="1">
        <w:r w:rsidRPr="004431B7">
          <w:rPr>
            <w:rStyle w:val="aff7"/>
            <w:noProof/>
          </w:rPr>
          <w:t>11.4.7</w:t>
        </w:r>
        <w:r w:rsidRPr="00AB0F96">
          <w:rPr>
            <w:rFonts w:ascii="Calibri" w:eastAsia="Times New Roman" w:hAnsi="Calibri"/>
            <w:b w:val="0"/>
            <w:noProof/>
            <w:sz w:val="22"/>
            <w:szCs w:val="22"/>
            <w:lang w:val="en-US" w:eastAsia="en-US"/>
          </w:rPr>
          <w:tab/>
        </w:r>
        <w:r w:rsidRPr="004431B7">
          <w:rPr>
            <w:rStyle w:val="aff7"/>
            <w:noProof/>
          </w:rPr>
          <w:t xml:space="preserve">Unary </w:t>
        </w:r>
        <w:r w:rsidRPr="004431B7">
          <w:rPr>
            <w:rStyle w:val="aff7"/>
            <w:rFonts w:ascii="Courier New" w:hAnsi="Courier New"/>
            <w:noProof/>
          </w:rPr>
          <w:t>-</w:t>
        </w:r>
        <w:r w:rsidRPr="004431B7">
          <w:rPr>
            <w:rStyle w:val="aff7"/>
            <w:noProof/>
          </w:rPr>
          <w:t xml:space="preserve"> Operator</w:t>
        </w:r>
        <w:r>
          <w:rPr>
            <w:noProof/>
            <w:webHidden/>
          </w:rPr>
          <w:tab/>
        </w:r>
        <w:r>
          <w:rPr>
            <w:noProof/>
            <w:webHidden/>
          </w:rPr>
          <w:fldChar w:fldCharType="begin"/>
        </w:r>
        <w:r>
          <w:rPr>
            <w:noProof/>
            <w:webHidden/>
          </w:rPr>
          <w:instrText xml:space="preserve"> PAGEREF _Toc323907676 \h </w:instrText>
        </w:r>
        <w:r>
          <w:rPr>
            <w:noProof/>
            <w:webHidden/>
          </w:rPr>
        </w:r>
        <w:r>
          <w:rPr>
            <w:noProof/>
            <w:webHidden/>
          </w:rPr>
          <w:fldChar w:fldCharType="separate"/>
        </w:r>
        <w:r>
          <w:rPr>
            <w:noProof/>
            <w:webHidden/>
          </w:rPr>
          <w:t>87</w:t>
        </w:r>
        <w:r>
          <w:rPr>
            <w:noProof/>
            <w:webHidden/>
          </w:rPr>
          <w:fldChar w:fldCharType="end"/>
        </w:r>
      </w:hyperlink>
    </w:p>
    <w:p w14:paraId="044CE8C6" w14:textId="77777777" w:rsidR="00FA200F" w:rsidRPr="00AB0F96" w:rsidRDefault="00FA200F">
      <w:pPr>
        <w:pStyle w:val="3a"/>
        <w:rPr>
          <w:rFonts w:ascii="Calibri" w:eastAsia="Times New Roman" w:hAnsi="Calibri"/>
          <w:b w:val="0"/>
          <w:noProof/>
          <w:sz w:val="22"/>
          <w:szCs w:val="22"/>
          <w:lang w:val="en-US" w:eastAsia="en-US"/>
        </w:rPr>
      </w:pPr>
      <w:hyperlink w:anchor="_Toc323907677" w:history="1">
        <w:r w:rsidRPr="004431B7">
          <w:rPr>
            <w:rStyle w:val="aff7"/>
            <w:noProof/>
          </w:rPr>
          <w:t>11.4.8</w:t>
        </w:r>
        <w:r w:rsidRPr="00AB0F96">
          <w:rPr>
            <w:rFonts w:ascii="Calibri" w:eastAsia="Times New Roman" w:hAnsi="Calibri"/>
            <w:b w:val="0"/>
            <w:noProof/>
            <w:sz w:val="22"/>
            <w:szCs w:val="22"/>
            <w:lang w:val="en-US" w:eastAsia="en-US"/>
          </w:rPr>
          <w:tab/>
        </w:r>
        <w:r w:rsidRPr="004431B7">
          <w:rPr>
            <w:rStyle w:val="aff7"/>
            <w:noProof/>
          </w:rPr>
          <w:t xml:space="preserve">Bitwise NOT Operator ( </w:t>
        </w:r>
        <w:r w:rsidRPr="004431B7">
          <w:rPr>
            <w:rStyle w:val="aff7"/>
            <w:rFonts w:ascii="Courier New" w:hAnsi="Courier New"/>
            <w:noProof/>
          </w:rPr>
          <w:t>~</w:t>
        </w:r>
        <w:r w:rsidRPr="004431B7">
          <w:rPr>
            <w:rStyle w:val="aff7"/>
            <w:noProof/>
          </w:rPr>
          <w:t xml:space="preserve"> )</w:t>
        </w:r>
        <w:r>
          <w:rPr>
            <w:noProof/>
            <w:webHidden/>
          </w:rPr>
          <w:tab/>
        </w:r>
        <w:r>
          <w:rPr>
            <w:noProof/>
            <w:webHidden/>
          </w:rPr>
          <w:fldChar w:fldCharType="begin"/>
        </w:r>
        <w:r>
          <w:rPr>
            <w:noProof/>
            <w:webHidden/>
          </w:rPr>
          <w:instrText xml:space="preserve"> PAGEREF _Toc323907677 \h </w:instrText>
        </w:r>
        <w:r>
          <w:rPr>
            <w:noProof/>
            <w:webHidden/>
          </w:rPr>
        </w:r>
        <w:r>
          <w:rPr>
            <w:noProof/>
            <w:webHidden/>
          </w:rPr>
          <w:fldChar w:fldCharType="separate"/>
        </w:r>
        <w:r>
          <w:rPr>
            <w:noProof/>
            <w:webHidden/>
          </w:rPr>
          <w:t>87</w:t>
        </w:r>
        <w:r>
          <w:rPr>
            <w:noProof/>
            <w:webHidden/>
          </w:rPr>
          <w:fldChar w:fldCharType="end"/>
        </w:r>
      </w:hyperlink>
    </w:p>
    <w:p w14:paraId="158AA649" w14:textId="77777777" w:rsidR="00FA200F" w:rsidRPr="00AB0F96" w:rsidRDefault="00FA200F">
      <w:pPr>
        <w:pStyle w:val="3a"/>
        <w:rPr>
          <w:rFonts w:ascii="Calibri" w:eastAsia="Times New Roman" w:hAnsi="Calibri"/>
          <w:b w:val="0"/>
          <w:noProof/>
          <w:sz w:val="22"/>
          <w:szCs w:val="22"/>
          <w:lang w:val="en-US" w:eastAsia="en-US"/>
        </w:rPr>
      </w:pPr>
      <w:hyperlink w:anchor="_Toc323907678" w:history="1">
        <w:r w:rsidRPr="004431B7">
          <w:rPr>
            <w:rStyle w:val="aff7"/>
            <w:noProof/>
          </w:rPr>
          <w:t>11.4.9</w:t>
        </w:r>
        <w:r w:rsidRPr="00AB0F96">
          <w:rPr>
            <w:rFonts w:ascii="Calibri" w:eastAsia="Times New Roman" w:hAnsi="Calibri"/>
            <w:b w:val="0"/>
            <w:noProof/>
            <w:sz w:val="22"/>
            <w:szCs w:val="22"/>
            <w:lang w:val="en-US" w:eastAsia="en-US"/>
          </w:rPr>
          <w:tab/>
        </w:r>
        <w:r w:rsidRPr="004431B7">
          <w:rPr>
            <w:rStyle w:val="aff7"/>
            <w:noProof/>
          </w:rPr>
          <w:t xml:space="preserve">Logical NOT Operator ( </w:t>
        </w:r>
        <w:r w:rsidRPr="004431B7">
          <w:rPr>
            <w:rStyle w:val="aff7"/>
            <w:rFonts w:ascii="Courier New" w:hAnsi="Courier New"/>
            <w:noProof/>
          </w:rPr>
          <w:t>!</w:t>
        </w:r>
        <w:r w:rsidRPr="004431B7">
          <w:rPr>
            <w:rStyle w:val="aff7"/>
            <w:noProof/>
          </w:rPr>
          <w:t xml:space="preserve"> )</w:t>
        </w:r>
        <w:r>
          <w:rPr>
            <w:noProof/>
            <w:webHidden/>
          </w:rPr>
          <w:tab/>
        </w:r>
        <w:r>
          <w:rPr>
            <w:noProof/>
            <w:webHidden/>
          </w:rPr>
          <w:fldChar w:fldCharType="begin"/>
        </w:r>
        <w:r>
          <w:rPr>
            <w:noProof/>
            <w:webHidden/>
          </w:rPr>
          <w:instrText xml:space="preserve"> PAGEREF _Toc323907678 \h </w:instrText>
        </w:r>
        <w:r>
          <w:rPr>
            <w:noProof/>
            <w:webHidden/>
          </w:rPr>
        </w:r>
        <w:r>
          <w:rPr>
            <w:noProof/>
            <w:webHidden/>
          </w:rPr>
          <w:fldChar w:fldCharType="separate"/>
        </w:r>
        <w:r>
          <w:rPr>
            <w:noProof/>
            <w:webHidden/>
          </w:rPr>
          <w:t>88</w:t>
        </w:r>
        <w:r>
          <w:rPr>
            <w:noProof/>
            <w:webHidden/>
          </w:rPr>
          <w:fldChar w:fldCharType="end"/>
        </w:r>
      </w:hyperlink>
    </w:p>
    <w:p w14:paraId="0319F466" w14:textId="77777777" w:rsidR="00FA200F" w:rsidRPr="00AB0F96" w:rsidRDefault="00FA200F">
      <w:pPr>
        <w:pStyle w:val="2b"/>
        <w:rPr>
          <w:rFonts w:ascii="Calibri" w:eastAsia="Times New Roman" w:hAnsi="Calibri"/>
          <w:b w:val="0"/>
          <w:noProof/>
          <w:sz w:val="22"/>
          <w:szCs w:val="22"/>
          <w:lang w:val="en-US" w:eastAsia="en-US"/>
        </w:rPr>
      </w:pPr>
      <w:hyperlink w:anchor="_Toc323907679" w:history="1">
        <w:r w:rsidRPr="004431B7">
          <w:rPr>
            <w:rStyle w:val="aff7"/>
            <w:noProof/>
          </w:rPr>
          <w:t>11.5</w:t>
        </w:r>
        <w:r w:rsidRPr="00AB0F96">
          <w:rPr>
            <w:rFonts w:ascii="Calibri" w:eastAsia="Times New Roman" w:hAnsi="Calibri"/>
            <w:b w:val="0"/>
            <w:noProof/>
            <w:sz w:val="22"/>
            <w:szCs w:val="22"/>
            <w:lang w:val="en-US" w:eastAsia="en-US"/>
          </w:rPr>
          <w:tab/>
        </w:r>
        <w:r w:rsidRPr="004431B7">
          <w:rPr>
            <w:rStyle w:val="aff7"/>
            <w:noProof/>
          </w:rPr>
          <w:t>Multiplicative Operators</w:t>
        </w:r>
        <w:r>
          <w:rPr>
            <w:noProof/>
            <w:webHidden/>
          </w:rPr>
          <w:tab/>
        </w:r>
        <w:r>
          <w:rPr>
            <w:noProof/>
            <w:webHidden/>
          </w:rPr>
          <w:fldChar w:fldCharType="begin"/>
        </w:r>
        <w:r>
          <w:rPr>
            <w:noProof/>
            <w:webHidden/>
          </w:rPr>
          <w:instrText xml:space="preserve"> PAGEREF _Toc323907679 \h </w:instrText>
        </w:r>
        <w:r>
          <w:rPr>
            <w:noProof/>
            <w:webHidden/>
          </w:rPr>
        </w:r>
        <w:r>
          <w:rPr>
            <w:noProof/>
            <w:webHidden/>
          </w:rPr>
          <w:fldChar w:fldCharType="separate"/>
        </w:r>
        <w:r>
          <w:rPr>
            <w:noProof/>
            <w:webHidden/>
          </w:rPr>
          <w:t>88</w:t>
        </w:r>
        <w:r>
          <w:rPr>
            <w:noProof/>
            <w:webHidden/>
          </w:rPr>
          <w:fldChar w:fldCharType="end"/>
        </w:r>
      </w:hyperlink>
    </w:p>
    <w:p w14:paraId="15C1912C" w14:textId="77777777" w:rsidR="00FA200F" w:rsidRPr="00AB0F96" w:rsidRDefault="00FA200F">
      <w:pPr>
        <w:pStyle w:val="3a"/>
        <w:rPr>
          <w:rFonts w:ascii="Calibri" w:eastAsia="Times New Roman" w:hAnsi="Calibri"/>
          <w:b w:val="0"/>
          <w:noProof/>
          <w:sz w:val="22"/>
          <w:szCs w:val="22"/>
          <w:lang w:val="en-US" w:eastAsia="en-US"/>
        </w:rPr>
      </w:pPr>
      <w:hyperlink w:anchor="_Toc323907680" w:history="1">
        <w:r w:rsidRPr="004431B7">
          <w:rPr>
            <w:rStyle w:val="aff7"/>
            <w:noProof/>
          </w:rPr>
          <w:t>11.5.1</w:t>
        </w:r>
        <w:r w:rsidRPr="00AB0F96">
          <w:rPr>
            <w:rFonts w:ascii="Calibri" w:eastAsia="Times New Roman" w:hAnsi="Calibri"/>
            <w:b w:val="0"/>
            <w:noProof/>
            <w:sz w:val="22"/>
            <w:szCs w:val="22"/>
            <w:lang w:val="en-US" w:eastAsia="en-US"/>
          </w:rPr>
          <w:tab/>
        </w:r>
        <w:r w:rsidRPr="004431B7">
          <w:rPr>
            <w:rStyle w:val="aff7"/>
            <w:noProof/>
          </w:rPr>
          <w:t xml:space="preserve">Applying the </w:t>
        </w:r>
        <w:r w:rsidRPr="004431B7">
          <w:rPr>
            <w:rStyle w:val="aff7"/>
            <w:rFonts w:ascii="Courier New" w:hAnsi="Courier New"/>
            <w:noProof/>
          </w:rPr>
          <w:t>*</w:t>
        </w:r>
        <w:r w:rsidRPr="004431B7">
          <w:rPr>
            <w:rStyle w:val="aff7"/>
            <w:noProof/>
          </w:rPr>
          <w:t xml:space="preserve"> Operator</w:t>
        </w:r>
        <w:r>
          <w:rPr>
            <w:noProof/>
            <w:webHidden/>
          </w:rPr>
          <w:tab/>
        </w:r>
        <w:r>
          <w:rPr>
            <w:noProof/>
            <w:webHidden/>
          </w:rPr>
          <w:fldChar w:fldCharType="begin"/>
        </w:r>
        <w:r>
          <w:rPr>
            <w:noProof/>
            <w:webHidden/>
          </w:rPr>
          <w:instrText xml:space="preserve"> PAGEREF _Toc323907680 \h </w:instrText>
        </w:r>
        <w:r>
          <w:rPr>
            <w:noProof/>
            <w:webHidden/>
          </w:rPr>
        </w:r>
        <w:r>
          <w:rPr>
            <w:noProof/>
            <w:webHidden/>
          </w:rPr>
          <w:fldChar w:fldCharType="separate"/>
        </w:r>
        <w:r>
          <w:rPr>
            <w:noProof/>
            <w:webHidden/>
          </w:rPr>
          <w:t>88</w:t>
        </w:r>
        <w:r>
          <w:rPr>
            <w:noProof/>
            <w:webHidden/>
          </w:rPr>
          <w:fldChar w:fldCharType="end"/>
        </w:r>
      </w:hyperlink>
    </w:p>
    <w:p w14:paraId="3DEB0D98" w14:textId="77777777" w:rsidR="00FA200F" w:rsidRPr="00AB0F96" w:rsidRDefault="00FA200F">
      <w:pPr>
        <w:pStyle w:val="3a"/>
        <w:rPr>
          <w:rFonts w:ascii="Calibri" w:eastAsia="Times New Roman" w:hAnsi="Calibri"/>
          <w:b w:val="0"/>
          <w:noProof/>
          <w:sz w:val="22"/>
          <w:szCs w:val="22"/>
          <w:lang w:val="en-US" w:eastAsia="en-US"/>
        </w:rPr>
      </w:pPr>
      <w:hyperlink w:anchor="_Toc323907681" w:history="1">
        <w:r w:rsidRPr="004431B7">
          <w:rPr>
            <w:rStyle w:val="aff7"/>
            <w:noProof/>
          </w:rPr>
          <w:t>11.5.2</w:t>
        </w:r>
        <w:r w:rsidRPr="00AB0F96">
          <w:rPr>
            <w:rFonts w:ascii="Calibri" w:eastAsia="Times New Roman" w:hAnsi="Calibri"/>
            <w:b w:val="0"/>
            <w:noProof/>
            <w:sz w:val="22"/>
            <w:szCs w:val="22"/>
            <w:lang w:val="en-US" w:eastAsia="en-US"/>
          </w:rPr>
          <w:tab/>
        </w:r>
        <w:r w:rsidRPr="004431B7">
          <w:rPr>
            <w:rStyle w:val="aff7"/>
            <w:noProof/>
          </w:rPr>
          <w:t xml:space="preserve">Applying the </w:t>
        </w:r>
        <w:r w:rsidRPr="004431B7">
          <w:rPr>
            <w:rStyle w:val="aff7"/>
            <w:rFonts w:ascii="Courier New" w:hAnsi="Courier New"/>
            <w:noProof/>
          </w:rPr>
          <w:t>/</w:t>
        </w:r>
        <w:r w:rsidRPr="004431B7">
          <w:rPr>
            <w:rStyle w:val="aff7"/>
            <w:noProof/>
          </w:rPr>
          <w:t xml:space="preserve"> Operator</w:t>
        </w:r>
        <w:r>
          <w:rPr>
            <w:noProof/>
            <w:webHidden/>
          </w:rPr>
          <w:tab/>
        </w:r>
        <w:r>
          <w:rPr>
            <w:noProof/>
            <w:webHidden/>
          </w:rPr>
          <w:fldChar w:fldCharType="begin"/>
        </w:r>
        <w:r>
          <w:rPr>
            <w:noProof/>
            <w:webHidden/>
          </w:rPr>
          <w:instrText xml:space="preserve"> PAGEREF _Toc323907681 \h </w:instrText>
        </w:r>
        <w:r>
          <w:rPr>
            <w:noProof/>
            <w:webHidden/>
          </w:rPr>
        </w:r>
        <w:r>
          <w:rPr>
            <w:noProof/>
            <w:webHidden/>
          </w:rPr>
          <w:fldChar w:fldCharType="separate"/>
        </w:r>
        <w:r>
          <w:rPr>
            <w:noProof/>
            <w:webHidden/>
          </w:rPr>
          <w:t>89</w:t>
        </w:r>
        <w:r>
          <w:rPr>
            <w:noProof/>
            <w:webHidden/>
          </w:rPr>
          <w:fldChar w:fldCharType="end"/>
        </w:r>
      </w:hyperlink>
    </w:p>
    <w:p w14:paraId="7D754B12" w14:textId="77777777" w:rsidR="00FA200F" w:rsidRPr="00AB0F96" w:rsidRDefault="00FA200F">
      <w:pPr>
        <w:pStyle w:val="3a"/>
        <w:rPr>
          <w:rFonts w:ascii="Calibri" w:eastAsia="Times New Roman" w:hAnsi="Calibri"/>
          <w:b w:val="0"/>
          <w:noProof/>
          <w:sz w:val="22"/>
          <w:szCs w:val="22"/>
          <w:lang w:val="en-US" w:eastAsia="en-US"/>
        </w:rPr>
      </w:pPr>
      <w:hyperlink w:anchor="_Toc323907682" w:history="1">
        <w:r w:rsidRPr="004431B7">
          <w:rPr>
            <w:rStyle w:val="aff7"/>
            <w:noProof/>
          </w:rPr>
          <w:t>11.5.3</w:t>
        </w:r>
        <w:r w:rsidRPr="00AB0F96">
          <w:rPr>
            <w:rFonts w:ascii="Calibri" w:eastAsia="Times New Roman" w:hAnsi="Calibri"/>
            <w:b w:val="0"/>
            <w:noProof/>
            <w:sz w:val="22"/>
            <w:szCs w:val="22"/>
            <w:lang w:val="en-US" w:eastAsia="en-US"/>
          </w:rPr>
          <w:tab/>
        </w:r>
        <w:r w:rsidRPr="004431B7">
          <w:rPr>
            <w:rStyle w:val="aff7"/>
            <w:noProof/>
          </w:rPr>
          <w:t xml:space="preserve">Applying the </w:t>
        </w:r>
        <w:r w:rsidRPr="004431B7">
          <w:rPr>
            <w:rStyle w:val="aff7"/>
            <w:rFonts w:ascii="Courier New" w:hAnsi="Courier New"/>
            <w:noProof/>
          </w:rPr>
          <w:t>%</w:t>
        </w:r>
        <w:r w:rsidRPr="004431B7">
          <w:rPr>
            <w:rStyle w:val="aff7"/>
            <w:noProof/>
          </w:rPr>
          <w:t xml:space="preserve"> Operator</w:t>
        </w:r>
        <w:r>
          <w:rPr>
            <w:noProof/>
            <w:webHidden/>
          </w:rPr>
          <w:tab/>
        </w:r>
        <w:r>
          <w:rPr>
            <w:noProof/>
            <w:webHidden/>
          </w:rPr>
          <w:fldChar w:fldCharType="begin"/>
        </w:r>
        <w:r>
          <w:rPr>
            <w:noProof/>
            <w:webHidden/>
          </w:rPr>
          <w:instrText xml:space="preserve"> PAGEREF _Toc323907682 \h </w:instrText>
        </w:r>
        <w:r>
          <w:rPr>
            <w:noProof/>
            <w:webHidden/>
          </w:rPr>
        </w:r>
        <w:r>
          <w:rPr>
            <w:noProof/>
            <w:webHidden/>
          </w:rPr>
          <w:fldChar w:fldCharType="separate"/>
        </w:r>
        <w:r>
          <w:rPr>
            <w:noProof/>
            <w:webHidden/>
          </w:rPr>
          <w:t>89</w:t>
        </w:r>
        <w:r>
          <w:rPr>
            <w:noProof/>
            <w:webHidden/>
          </w:rPr>
          <w:fldChar w:fldCharType="end"/>
        </w:r>
      </w:hyperlink>
    </w:p>
    <w:p w14:paraId="17CDDCFD" w14:textId="77777777" w:rsidR="00FA200F" w:rsidRPr="00AB0F96" w:rsidRDefault="00FA200F">
      <w:pPr>
        <w:pStyle w:val="2b"/>
        <w:rPr>
          <w:rFonts w:ascii="Calibri" w:eastAsia="Times New Roman" w:hAnsi="Calibri"/>
          <w:b w:val="0"/>
          <w:noProof/>
          <w:sz w:val="22"/>
          <w:szCs w:val="22"/>
          <w:lang w:val="en-US" w:eastAsia="en-US"/>
        </w:rPr>
      </w:pPr>
      <w:hyperlink w:anchor="_Toc323907683" w:history="1">
        <w:r w:rsidRPr="004431B7">
          <w:rPr>
            <w:rStyle w:val="aff7"/>
            <w:noProof/>
          </w:rPr>
          <w:t>11.6</w:t>
        </w:r>
        <w:r w:rsidRPr="00AB0F96">
          <w:rPr>
            <w:rFonts w:ascii="Calibri" w:eastAsia="Times New Roman" w:hAnsi="Calibri"/>
            <w:b w:val="0"/>
            <w:noProof/>
            <w:sz w:val="22"/>
            <w:szCs w:val="22"/>
            <w:lang w:val="en-US" w:eastAsia="en-US"/>
          </w:rPr>
          <w:tab/>
        </w:r>
        <w:r w:rsidRPr="004431B7">
          <w:rPr>
            <w:rStyle w:val="aff7"/>
            <w:noProof/>
          </w:rPr>
          <w:t>Additive Operators</w:t>
        </w:r>
        <w:r>
          <w:rPr>
            <w:noProof/>
            <w:webHidden/>
          </w:rPr>
          <w:tab/>
        </w:r>
        <w:r>
          <w:rPr>
            <w:noProof/>
            <w:webHidden/>
          </w:rPr>
          <w:fldChar w:fldCharType="begin"/>
        </w:r>
        <w:r>
          <w:rPr>
            <w:noProof/>
            <w:webHidden/>
          </w:rPr>
          <w:instrText xml:space="preserve"> PAGEREF _Toc323907683 \h </w:instrText>
        </w:r>
        <w:r>
          <w:rPr>
            <w:noProof/>
            <w:webHidden/>
          </w:rPr>
        </w:r>
        <w:r>
          <w:rPr>
            <w:noProof/>
            <w:webHidden/>
          </w:rPr>
          <w:fldChar w:fldCharType="separate"/>
        </w:r>
        <w:r>
          <w:rPr>
            <w:noProof/>
            <w:webHidden/>
          </w:rPr>
          <w:t>90</w:t>
        </w:r>
        <w:r>
          <w:rPr>
            <w:noProof/>
            <w:webHidden/>
          </w:rPr>
          <w:fldChar w:fldCharType="end"/>
        </w:r>
      </w:hyperlink>
    </w:p>
    <w:p w14:paraId="4FA39BAB" w14:textId="77777777" w:rsidR="00FA200F" w:rsidRPr="00AB0F96" w:rsidRDefault="00FA200F">
      <w:pPr>
        <w:pStyle w:val="3a"/>
        <w:rPr>
          <w:rFonts w:ascii="Calibri" w:eastAsia="Times New Roman" w:hAnsi="Calibri"/>
          <w:b w:val="0"/>
          <w:noProof/>
          <w:sz w:val="22"/>
          <w:szCs w:val="22"/>
          <w:lang w:val="en-US" w:eastAsia="en-US"/>
        </w:rPr>
      </w:pPr>
      <w:hyperlink w:anchor="_Toc323907684" w:history="1">
        <w:r w:rsidRPr="004431B7">
          <w:rPr>
            <w:rStyle w:val="aff7"/>
            <w:noProof/>
          </w:rPr>
          <w:t>11.6.1</w:t>
        </w:r>
        <w:r w:rsidRPr="00AB0F96">
          <w:rPr>
            <w:rFonts w:ascii="Calibri" w:eastAsia="Times New Roman" w:hAnsi="Calibri"/>
            <w:b w:val="0"/>
            <w:noProof/>
            <w:sz w:val="22"/>
            <w:szCs w:val="22"/>
            <w:lang w:val="en-US" w:eastAsia="en-US"/>
          </w:rPr>
          <w:tab/>
        </w:r>
        <w:r w:rsidRPr="004431B7">
          <w:rPr>
            <w:rStyle w:val="aff7"/>
            <w:noProof/>
          </w:rPr>
          <w:t xml:space="preserve">The Addition operator ( </w:t>
        </w:r>
        <w:r w:rsidRPr="004431B7">
          <w:rPr>
            <w:rStyle w:val="aff7"/>
            <w:rFonts w:ascii="Courier New" w:hAnsi="Courier New"/>
            <w:noProof/>
          </w:rPr>
          <w:t>+</w:t>
        </w:r>
        <w:r w:rsidRPr="004431B7">
          <w:rPr>
            <w:rStyle w:val="aff7"/>
            <w:noProof/>
          </w:rPr>
          <w:t xml:space="preserve"> )</w:t>
        </w:r>
        <w:r>
          <w:rPr>
            <w:noProof/>
            <w:webHidden/>
          </w:rPr>
          <w:tab/>
        </w:r>
        <w:r>
          <w:rPr>
            <w:noProof/>
            <w:webHidden/>
          </w:rPr>
          <w:fldChar w:fldCharType="begin"/>
        </w:r>
        <w:r>
          <w:rPr>
            <w:noProof/>
            <w:webHidden/>
          </w:rPr>
          <w:instrText xml:space="preserve"> PAGEREF _Toc323907684 \h </w:instrText>
        </w:r>
        <w:r>
          <w:rPr>
            <w:noProof/>
            <w:webHidden/>
          </w:rPr>
        </w:r>
        <w:r>
          <w:rPr>
            <w:noProof/>
            <w:webHidden/>
          </w:rPr>
          <w:fldChar w:fldCharType="separate"/>
        </w:r>
        <w:r>
          <w:rPr>
            <w:noProof/>
            <w:webHidden/>
          </w:rPr>
          <w:t>90</w:t>
        </w:r>
        <w:r>
          <w:rPr>
            <w:noProof/>
            <w:webHidden/>
          </w:rPr>
          <w:fldChar w:fldCharType="end"/>
        </w:r>
      </w:hyperlink>
    </w:p>
    <w:p w14:paraId="5297CD15" w14:textId="77777777" w:rsidR="00FA200F" w:rsidRPr="00AB0F96" w:rsidRDefault="00FA200F">
      <w:pPr>
        <w:pStyle w:val="3a"/>
        <w:rPr>
          <w:rFonts w:ascii="Calibri" w:eastAsia="Times New Roman" w:hAnsi="Calibri"/>
          <w:b w:val="0"/>
          <w:noProof/>
          <w:sz w:val="22"/>
          <w:szCs w:val="22"/>
          <w:lang w:val="en-US" w:eastAsia="en-US"/>
        </w:rPr>
      </w:pPr>
      <w:hyperlink w:anchor="_Toc323907685" w:history="1">
        <w:r w:rsidRPr="004431B7">
          <w:rPr>
            <w:rStyle w:val="aff7"/>
            <w:noProof/>
          </w:rPr>
          <w:t>11.6.2</w:t>
        </w:r>
        <w:r w:rsidRPr="00AB0F96">
          <w:rPr>
            <w:rFonts w:ascii="Calibri" w:eastAsia="Times New Roman" w:hAnsi="Calibri"/>
            <w:b w:val="0"/>
            <w:noProof/>
            <w:sz w:val="22"/>
            <w:szCs w:val="22"/>
            <w:lang w:val="en-US" w:eastAsia="en-US"/>
          </w:rPr>
          <w:tab/>
        </w:r>
        <w:r w:rsidRPr="004431B7">
          <w:rPr>
            <w:rStyle w:val="aff7"/>
            <w:noProof/>
          </w:rPr>
          <w:t xml:space="preserve">The Subtraction Operator ( </w:t>
        </w:r>
        <w:r w:rsidRPr="004431B7">
          <w:rPr>
            <w:rStyle w:val="aff7"/>
            <w:rFonts w:ascii="Courier New" w:hAnsi="Courier New"/>
            <w:noProof/>
          </w:rPr>
          <w:t>-</w:t>
        </w:r>
        <w:r w:rsidRPr="004431B7">
          <w:rPr>
            <w:rStyle w:val="aff7"/>
            <w:noProof/>
          </w:rPr>
          <w:t xml:space="preserve"> )</w:t>
        </w:r>
        <w:r>
          <w:rPr>
            <w:noProof/>
            <w:webHidden/>
          </w:rPr>
          <w:tab/>
        </w:r>
        <w:r>
          <w:rPr>
            <w:noProof/>
            <w:webHidden/>
          </w:rPr>
          <w:fldChar w:fldCharType="begin"/>
        </w:r>
        <w:r>
          <w:rPr>
            <w:noProof/>
            <w:webHidden/>
          </w:rPr>
          <w:instrText xml:space="preserve"> PAGEREF _Toc323907685 \h </w:instrText>
        </w:r>
        <w:r>
          <w:rPr>
            <w:noProof/>
            <w:webHidden/>
          </w:rPr>
        </w:r>
        <w:r>
          <w:rPr>
            <w:noProof/>
            <w:webHidden/>
          </w:rPr>
          <w:fldChar w:fldCharType="separate"/>
        </w:r>
        <w:r>
          <w:rPr>
            <w:noProof/>
            <w:webHidden/>
          </w:rPr>
          <w:t>90</w:t>
        </w:r>
        <w:r>
          <w:rPr>
            <w:noProof/>
            <w:webHidden/>
          </w:rPr>
          <w:fldChar w:fldCharType="end"/>
        </w:r>
      </w:hyperlink>
    </w:p>
    <w:p w14:paraId="24A36FEE" w14:textId="77777777" w:rsidR="00FA200F" w:rsidRPr="00AB0F96" w:rsidRDefault="00FA200F">
      <w:pPr>
        <w:pStyle w:val="3a"/>
        <w:rPr>
          <w:rFonts w:ascii="Calibri" w:eastAsia="Times New Roman" w:hAnsi="Calibri"/>
          <w:b w:val="0"/>
          <w:noProof/>
          <w:sz w:val="22"/>
          <w:szCs w:val="22"/>
          <w:lang w:val="en-US" w:eastAsia="en-US"/>
        </w:rPr>
      </w:pPr>
      <w:hyperlink w:anchor="_Toc323907686" w:history="1">
        <w:r w:rsidRPr="004431B7">
          <w:rPr>
            <w:rStyle w:val="aff7"/>
            <w:noProof/>
          </w:rPr>
          <w:t>11.6.3</w:t>
        </w:r>
        <w:r w:rsidRPr="00AB0F96">
          <w:rPr>
            <w:rFonts w:ascii="Calibri" w:eastAsia="Times New Roman" w:hAnsi="Calibri"/>
            <w:b w:val="0"/>
            <w:noProof/>
            <w:sz w:val="22"/>
            <w:szCs w:val="22"/>
            <w:lang w:val="en-US" w:eastAsia="en-US"/>
          </w:rPr>
          <w:tab/>
        </w:r>
        <w:r w:rsidRPr="004431B7">
          <w:rPr>
            <w:rStyle w:val="aff7"/>
            <w:noProof/>
          </w:rPr>
          <w:t>Applying the Additive Operators to Numbers</w:t>
        </w:r>
        <w:r>
          <w:rPr>
            <w:noProof/>
            <w:webHidden/>
          </w:rPr>
          <w:tab/>
        </w:r>
        <w:r>
          <w:rPr>
            <w:noProof/>
            <w:webHidden/>
          </w:rPr>
          <w:fldChar w:fldCharType="begin"/>
        </w:r>
        <w:r>
          <w:rPr>
            <w:noProof/>
            <w:webHidden/>
          </w:rPr>
          <w:instrText xml:space="preserve"> PAGEREF _Toc323907686 \h </w:instrText>
        </w:r>
        <w:r>
          <w:rPr>
            <w:noProof/>
            <w:webHidden/>
          </w:rPr>
        </w:r>
        <w:r>
          <w:rPr>
            <w:noProof/>
            <w:webHidden/>
          </w:rPr>
          <w:fldChar w:fldCharType="separate"/>
        </w:r>
        <w:r>
          <w:rPr>
            <w:noProof/>
            <w:webHidden/>
          </w:rPr>
          <w:t>91</w:t>
        </w:r>
        <w:r>
          <w:rPr>
            <w:noProof/>
            <w:webHidden/>
          </w:rPr>
          <w:fldChar w:fldCharType="end"/>
        </w:r>
      </w:hyperlink>
    </w:p>
    <w:p w14:paraId="2D09B403" w14:textId="77777777" w:rsidR="00FA200F" w:rsidRPr="00AB0F96" w:rsidRDefault="00FA200F">
      <w:pPr>
        <w:pStyle w:val="2b"/>
        <w:rPr>
          <w:rFonts w:ascii="Calibri" w:eastAsia="Times New Roman" w:hAnsi="Calibri"/>
          <w:b w:val="0"/>
          <w:noProof/>
          <w:sz w:val="22"/>
          <w:szCs w:val="22"/>
          <w:lang w:val="en-US" w:eastAsia="en-US"/>
        </w:rPr>
      </w:pPr>
      <w:hyperlink w:anchor="_Toc323907687" w:history="1">
        <w:r w:rsidRPr="004431B7">
          <w:rPr>
            <w:rStyle w:val="aff7"/>
            <w:noProof/>
          </w:rPr>
          <w:t>11.7</w:t>
        </w:r>
        <w:r w:rsidRPr="00AB0F96">
          <w:rPr>
            <w:rFonts w:ascii="Calibri" w:eastAsia="Times New Roman" w:hAnsi="Calibri"/>
            <w:b w:val="0"/>
            <w:noProof/>
            <w:sz w:val="22"/>
            <w:szCs w:val="22"/>
            <w:lang w:val="en-US" w:eastAsia="en-US"/>
          </w:rPr>
          <w:tab/>
        </w:r>
        <w:r w:rsidRPr="004431B7">
          <w:rPr>
            <w:rStyle w:val="aff7"/>
            <w:noProof/>
          </w:rPr>
          <w:t>Bitwise Shift Operators</w:t>
        </w:r>
        <w:r>
          <w:rPr>
            <w:noProof/>
            <w:webHidden/>
          </w:rPr>
          <w:tab/>
        </w:r>
        <w:r>
          <w:rPr>
            <w:noProof/>
            <w:webHidden/>
          </w:rPr>
          <w:fldChar w:fldCharType="begin"/>
        </w:r>
        <w:r>
          <w:rPr>
            <w:noProof/>
            <w:webHidden/>
          </w:rPr>
          <w:instrText xml:space="preserve"> PAGEREF _Toc323907687 \h </w:instrText>
        </w:r>
        <w:r>
          <w:rPr>
            <w:noProof/>
            <w:webHidden/>
          </w:rPr>
        </w:r>
        <w:r>
          <w:rPr>
            <w:noProof/>
            <w:webHidden/>
          </w:rPr>
          <w:fldChar w:fldCharType="separate"/>
        </w:r>
        <w:r>
          <w:rPr>
            <w:noProof/>
            <w:webHidden/>
          </w:rPr>
          <w:t>91</w:t>
        </w:r>
        <w:r>
          <w:rPr>
            <w:noProof/>
            <w:webHidden/>
          </w:rPr>
          <w:fldChar w:fldCharType="end"/>
        </w:r>
      </w:hyperlink>
    </w:p>
    <w:p w14:paraId="684B938E" w14:textId="77777777" w:rsidR="00FA200F" w:rsidRPr="00AB0F96" w:rsidRDefault="00FA200F">
      <w:pPr>
        <w:pStyle w:val="3a"/>
        <w:rPr>
          <w:rFonts w:ascii="Calibri" w:eastAsia="Times New Roman" w:hAnsi="Calibri"/>
          <w:b w:val="0"/>
          <w:noProof/>
          <w:sz w:val="22"/>
          <w:szCs w:val="22"/>
          <w:lang w:val="en-US" w:eastAsia="en-US"/>
        </w:rPr>
      </w:pPr>
      <w:hyperlink w:anchor="_Toc323907688" w:history="1">
        <w:r w:rsidRPr="004431B7">
          <w:rPr>
            <w:rStyle w:val="aff7"/>
            <w:noProof/>
          </w:rPr>
          <w:t>11.7.1</w:t>
        </w:r>
        <w:r w:rsidRPr="00AB0F96">
          <w:rPr>
            <w:rFonts w:ascii="Calibri" w:eastAsia="Times New Roman" w:hAnsi="Calibri"/>
            <w:b w:val="0"/>
            <w:noProof/>
            <w:sz w:val="22"/>
            <w:szCs w:val="22"/>
            <w:lang w:val="en-US" w:eastAsia="en-US"/>
          </w:rPr>
          <w:tab/>
        </w:r>
        <w:r w:rsidRPr="004431B7">
          <w:rPr>
            <w:rStyle w:val="aff7"/>
            <w:noProof/>
          </w:rPr>
          <w:t xml:space="preserve">The Left Shift Operator ( </w:t>
        </w:r>
        <w:r w:rsidRPr="004431B7">
          <w:rPr>
            <w:rStyle w:val="aff7"/>
            <w:rFonts w:ascii="Courier New" w:hAnsi="Courier New"/>
            <w:noProof/>
          </w:rPr>
          <w:t>&lt;&lt;</w:t>
        </w:r>
        <w:r w:rsidRPr="004431B7">
          <w:rPr>
            <w:rStyle w:val="aff7"/>
            <w:noProof/>
          </w:rPr>
          <w:t xml:space="preserve"> )</w:t>
        </w:r>
        <w:r>
          <w:rPr>
            <w:noProof/>
            <w:webHidden/>
          </w:rPr>
          <w:tab/>
        </w:r>
        <w:r>
          <w:rPr>
            <w:noProof/>
            <w:webHidden/>
          </w:rPr>
          <w:fldChar w:fldCharType="begin"/>
        </w:r>
        <w:r>
          <w:rPr>
            <w:noProof/>
            <w:webHidden/>
          </w:rPr>
          <w:instrText xml:space="preserve"> PAGEREF _Toc323907688 \h </w:instrText>
        </w:r>
        <w:r>
          <w:rPr>
            <w:noProof/>
            <w:webHidden/>
          </w:rPr>
        </w:r>
        <w:r>
          <w:rPr>
            <w:noProof/>
            <w:webHidden/>
          </w:rPr>
          <w:fldChar w:fldCharType="separate"/>
        </w:r>
        <w:r>
          <w:rPr>
            <w:noProof/>
            <w:webHidden/>
          </w:rPr>
          <w:t>91</w:t>
        </w:r>
        <w:r>
          <w:rPr>
            <w:noProof/>
            <w:webHidden/>
          </w:rPr>
          <w:fldChar w:fldCharType="end"/>
        </w:r>
      </w:hyperlink>
    </w:p>
    <w:p w14:paraId="36689ED4" w14:textId="77777777" w:rsidR="00FA200F" w:rsidRPr="00AB0F96" w:rsidRDefault="00FA200F">
      <w:pPr>
        <w:pStyle w:val="3a"/>
        <w:rPr>
          <w:rFonts w:ascii="Calibri" w:eastAsia="Times New Roman" w:hAnsi="Calibri"/>
          <w:b w:val="0"/>
          <w:noProof/>
          <w:sz w:val="22"/>
          <w:szCs w:val="22"/>
          <w:lang w:val="en-US" w:eastAsia="en-US"/>
        </w:rPr>
      </w:pPr>
      <w:hyperlink w:anchor="_Toc323907689" w:history="1">
        <w:r w:rsidRPr="004431B7">
          <w:rPr>
            <w:rStyle w:val="aff7"/>
            <w:noProof/>
          </w:rPr>
          <w:t>11.7.2</w:t>
        </w:r>
        <w:r w:rsidRPr="00AB0F96">
          <w:rPr>
            <w:rFonts w:ascii="Calibri" w:eastAsia="Times New Roman" w:hAnsi="Calibri"/>
            <w:b w:val="0"/>
            <w:noProof/>
            <w:sz w:val="22"/>
            <w:szCs w:val="22"/>
            <w:lang w:val="en-US" w:eastAsia="en-US"/>
          </w:rPr>
          <w:tab/>
        </w:r>
        <w:r w:rsidRPr="004431B7">
          <w:rPr>
            <w:rStyle w:val="aff7"/>
            <w:noProof/>
          </w:rPr>
          <w:t xml:space="preserve">The Signed Right Shift Operator ( </w:t>
        </w:r>
        <w:r w:rsidRPr="004431B7">
          <w:rPr>
            <w:rStyle w:val="aff7"/>
            <w:rFonts w:ascii="Courier New" w:hAnsi="Courier New"/>
            <w:noProof/>
          </w:rPr>
          <w:t>&gt;&gt;</w:t>
        </w:r>
        <w:r w:rsidRPr="004431B7">
          <w:rPr>
            <w:rStyle w:val="aff7"/>
            <w:noProof/>
          </w:rPr>
          <w:t xml:space="preserve"> )</w:t>
        </w:r>
        <w:r>
          <w:rPr>
            <w:noProof/>
            <w:webHidden/>
          </w:rPr>
          <w:tab/>
        </w:r>
        <w:r>
          <w:rPr>
            <w:noProof/>
            <w:webHidden/>
          </w:rPr>
          <w:fldChar w:fldCharType="begin"/>
        </w:r>
        <w:r>
          <w:rPr>
            <w:noProof/>
            <w:webHidden/>
          </w:rPr>
          <w:instrText xml:space="preserve"> PAGEREF _Toc323907689 \h </w:instrText>
        </w:r>
        <w:r>
          <w:rPr>
            <w:noProof/>
            <w:webHidden/>
          </w:rPr>
        </w:r>
        <w:r>
          <w:rPr>
            <w:noProof/>
            <w:webHidden/>
          </w:rPr>
          <w:fldChar w:fldCharType="separate"/>
        </w:r>
        <w:r>
          <w:rPr>
            <w:noProof/>
            <w:webHidden/>
          </w:rPr>
          <w:t>92</w:t>
        </w:r>
        <w:r>
          <w:rPr>
            <w:noProof/>
            <w:webHidden/>
          </w:rPr>
          <w:fldChar w:fldCharType="end"/>
        </w:r>
      </w:hyperlink>
    </w:p>
    <w:p w14:paraId="66A20899" w14:textId="77777777" w:rsidR="00FA200F" w:rsidRPr="00AB0F96" w:rsidRDefault="00FA200F">
      <w:pPr>
        <w:pStyle w:val="3a"/>
        <w:rPr>
          <w:rFonts w:ascii="Calibri" w:eastAsia="Times New Roman" w:hAnsi="Calibri"/>
          <w:b w:val="0"/>
          <w:noProof/>
          <w:sz w:val="22"/>
          <w:szCs w:val="22"/>
          <w:lang w:val="en-US" w:eastAsia="en-US"/>
        </w:rPr>
      </w:pPr>
      <w:hyperlink w:anchor="_Toc323907690" w:history="1">
        <w:r w:rsidRPr="004431B7">
          <w:rPr>
            <w:rStyle w:val="aff7"/>
            <w:noProof/>
          </w:rPr>
          <w:t>11.7.3</w:t>
        </w:r>
        <w:r w:rsidRPr="00AB0F96">
          <w:rPr>
            <w:rFonts w:ascii="Calibri" w:eastAsia="Times New Roman" w:hAnsi="Calibri"/>
            <w:b w:val="0"/>
            <w:noProof/>
            <w:sz w:val="22"/>
            <w:szCs w:val="22"/>
            <w:lang w:val="en-US" w:eastAsia="en-US"/>
          </w:rPr>
          <w:tab/>
        </w:r>
        <w:r w:rsidRPr="004431B7">
          <w:rPr>
            <w:rStyle w:val="aff7"/>
            <w:noProof/>
          </w:rPr>
          <w:t xml:space="preserve">The Unsigned Right Shift Operator ( </w:t>
        </w:r>
        <w:r w:rsidRPr="004431B7">
          <w:rPr>
            <w:rStyle w:val="aff7"/>
            <w:rFonts w:ascii="Courier New" w:hAnsi="Courier New"/>
            <w:noProof/>
          </w:rPr>
          <w:t>&gt;&gt;&gt;</w:t>
        </w:r>
        <w:r w:rsidRPr="004431B7">
          <w:rPr>
            <w:rStyle w:val="aff7"/>
            <w:noProof/>
          </w:rPr>
          <w:t xml:space="preserve"> )</w:t>
        </w:r>
        <w:r>
          <w:rPr>
            <w:noProof/>
            <w:webHidden/>
          </w:rPr>
          <w:tab/>
        </w:r>
        <w:r>
          <w:rPr>
            <w:noProof/>
            <w:webHidden/>
          </w:rPr>
          <w:fldChar w:fldCharType="begin"/>
        </w:r>
        <w:r>
          <w:rPr>
            <w:noProof/>
            <w:webHidden/>
          </w:rPr>
          <w:instrText xml:space="preserve"> PAGEREF _Toc323907690 \h </w:instrText>
        </w:r>
        <w:r>
          <w:rPr>
            <w:noProof/>
            <w:webHidden/>
          </w:rPr>
        </w:r>
        <w:r>
          <w:rPr>
            <w:noProof/>
            <w:webHidden/>
          </w:rPr>
          <w:fldChar w:fldCharType="separate"/>
        </w:r>
        <w:r>
          <w:rPr>
            <w:noProof/>
            <w:webHidden/>
          </w:rPr>
          <w:t>92</w:t>
        </w:r>
        <w:r>
          <w:rPr>
            <w:noProof/>
            <w:webHidden/>
          </w:rPr>
          <w:fldChar w:fldCharType="end"/>
        </w:r>
      </w:hyperlink>
    </w:p>
    <w:p w14:paraId="7130D0C3" w14:textId="77777777" w:rsidR="00FA200F" w:rsidRPr="00AB0F96" w:rsidRDefault="00FA200F">
      <w:pPr>
        <w:pStyle w:val="2b"/>
        <w:rPr>
          <w:rFonts w:ascii="Calibri" w:eastAsia="Times New Roman" w:hAnsi="Calibri"/>
          <w:b w:val="0"/>
          <w:noProof/>
          <w:sz w:val="22"/>
          <w:szCs w:val="22"/>
          <w:lang w:val="en-US" w:eastAsia="en-US"/>
        </w:rPr>
      </w:pPr>
      <w:hyperlink w:anchor="_Toc323907691" w:history="1">
        <w:r w:rsidRPr="004431B7">
          <w:rPr>
            <w:rStyle w:val="aff7"/>
            <w:noProof/>
          </w:rPr>
          <w:t>11.8</w:t>
        </w:r>
        <w:r w:rsidRPr="00AB0F96">
          <w:rPr>
            <w:rFonts w:ascii="Calibri" w:eastAsia="Times New Roman" w:hAnsi="Calibri"/>
            <w:b w:val="0"/>
            <w:noProof/>
            <w:sz w:val="22"/>
            <w:szCs w:val="22"/>
            <w:lang w:val="en-US" w:eastAsia="en-US"/>
          </w:rPr>
          <w:tab/>
        </w:r>
        <w:r w:rsidRPr="004431B7">
          <w:rPr>
            <w:rStyle w:val="aff7"/>
            <w:noProof/>
          </w:rPr>
          <w:t>Relational Operators</w:t>
        </w:r>
        <w:r>
          <w:rPr>
            <w:noProof/>
            <w:webHidden/>
          </w:rPr>
          <w:tab/>
        </w:r>
        <w:r>
          <w:rPr>
            <w:noProof/>
            <w:webHidden/>
          </w:rPr>
          <w:fldChar w:fldCharType="begin"/>
        </w:r>
        <w:r>
          <w:rPr>
            <w:noProof/>
            <w:webHidden/>
          </w:rPr>
          <w:instrText xml:space="preserve"> PAGEREF _Toc323907691 \h </w:instrText>
        </w:r>
        <w:r>
          <w:rPr>
            <w:noProof/>
            <w:webHidden/>
          </w:rPr>
        </w:r>
        <w:r>
          <w:rPr>
            <w:noProof/>
            <w:webHidden/>
          </w:rPr>
          <w:fldChar w:fldCharType="separate"/>
        </w:r>
        <w:r>
          <w:rPr>
            <w:noProof/>
            <w:webHidden/>
          </w:rPr>
          <w:t>92</w:t>
        </w:r>
        <w:r>
          <w:rPr>
            <w:noProof/>
            <w:webHidden/>
          </w:rPr>
          <w:fldChar w:fldCharType="end"/>
        </w:r>
      </w:hyperlink>
    </w:p>
    <w:p w14:paraId="78C5BA5A" w14:textId="77777777" w:rsidR="00FA200F" w:rsidRPr="00AB0F96" w:rsidRDefault="00FA200F">
      <w:pPr>
        <w:pStyle w:val="3a"/>
        <w:rPr>
          <w:rFonts w:ascii="Calibri" w:eastAsia="Times New Roman" w:hAnsi="Calibri"/>
          <w:b w:val="0"/>
          <w:noProof/>
          <w:sz w:val="22"/>
          <w:szCs w:val="22"/>
          <w:lang w:val="en-US" w:eastAsia="en-US"/>
        </w:rPr>
      </w:pPr>
      <w:hyperlink w:anchor="_Toc323907692" w:history="1">
        <w:r w:rsidRPr="004431B7">
          <w:rPr>
            <w:rStyle w:val="aff7"/>
            <w:noProof/>
          </w:rPr>
          <w:t>11.8.1 Runtime Semantics</w:t>
        </w:r>
        <w:r>
          <w:rPr>
            <w:noProof/>
            <w:webHidden/>
          </w:rPr>
          <w:tab/>
        </w:r>
        <w:r>
          <w:rPr>
            <w:noProof/>
            <w:webHidden/>
          </w:rPr>
          <w:fldChar w:fldCharType="begin"/>
        </w:r>
        <w:r>
          <w:rPr>
            <w:noProof/>
            <w:webHidden/>
          </w:rPr>
          <w:instrText xml:space="preserve"> PAGEREF _Toc323907692 \h </w:instrText>
        </w:r>
        <w:r>
          <w:rPr>
            <w:noProof/>
            <w:webHidden/>
          </w:rPr>
        </w:r>
        <w:r>
          <w:rPr>
            <w:noProof/>
            <w:webHidden/>
          </w:rPr>
          <w:fldChar w:fldCharType="separate"/>
        </w:r>
        <w:r>
          <w:rPr>
            <w:noProof/>
            <w:webHidden/>
          </w:rPr>
          <w:t>93</w:t>
        </w:r>
        <w:r>
          <w:rPr>
            <w:noProof/>
            <w:webHidden/>
          </w:rPr>
          <w:fldChar w:fldCharType="end"/>
        </w:r>
      </w:hyperlink>
    </w:p>
    <w:p w14:paraId="548B1617" w14:textId="77777777" w:rsidR="00FA200F" w:rsidRPr="00AB0F96" w:rsidRDefault="00FA200F">
      <w:pPr>
        <w:pStyle w:val="2b"/>
        <w:rPr>
          <w:rFonts w:ascii="Calibri" w:eastAsia="Times New Roman" w:hAnsi="Calibri"/>
          <w:b w:val="0"/>
          <w:noProof/>
          <w:sz w:val="22"/>
          <w:szCs w:val="22"/>
          <w:lang w:val="en-US" w:eastAsia="en-US"/>
        </w:rPr>
      </w:pPr>
      <w:hyperlink w:anchor="_Toc323907693" w:history="1">
        <w:r w:rsidRPr="004431B7">
          <w:rPr>
            <w:rStyle w:val="aff7"/>
            <w:noProof/>
          </w:rPr>
          <w:t>11.9</w:t>
        </w:r>
        <w:r w:rsidRPr="00AB0F96">
          <w:rPr>
            <w:rFonts w:ascii="Calibri" w:eastAsia="Times New Roman" w:hAnsi="Calibri"/>
            <w:b w:val="0"/>
            <w:noProof/>
            <w:sz w:val="22"/>
            <w:szCs w:val="22"/>
            <w:lang w:val="en-US" w:eastAsia="en-US"/>
          </w:rPr>
          <w:tab/>
        </w:r>
        <w:r w:rsidRPr="004431B7">
          <w:rPr>
            <w:rStyle w:val="aff7"/>
            <w:noProof/>
          </w:rPr>
          <w:t>Equality Operators</w:t>
        </w:r>
        <w:r>
          <w:rPr>
            <w:noProof/>
            <w:webHidden/>
          </w:rPr>
          <w:tab/>
        </w:r>
        <w:r>
          <w:rPr>
            <w:noProof/>
            <w:webHidden/>
          </w:rPr>
          <w:fldChar w:fldCharType="begin"/>
        </w:r>
        <w:r>
          <w:rPr>
            <w:noProof/>
            <w:webHidden/>
          </w:rPr>
          <w:instrText xml:space="preserve"> PAGEREF _Toc323907693 \h </w:instrText>
        </w:r>
        <w:r>
          <w:rPr>
            <w:noProof/>
            <w:webHidden/>
          </w:rPr>
        </w:r>
        <w:r>
          <w:rPr>
            <w:noProof/>
            <w:webHidden/>
          </w:rPr>
          <w:fldChar w:fldCharType="separate"/>
        </w:r>
        <w:r>
          <w:rPr>
            <w:noProof/>
            <w:webHidden/>
          </w:rPr>
          <w:t>95</w:t>
        </w:r>
        <w:r>
          <w:rPr>
            <w:noProof/>
            <w:webHidden/>
          </w:rPr>
          <w:fldChar w:fldCharType="end"/>
        </w:r>
      </w:hyperlink>
    </w:p>
    <w:p w14:paraId="76DB52E2" w14:textId="77777777" w:rsidR="00FA200F" w:rsidRPr="00AB0F96" w:rsidRDefault="00FA200F">
      <w:pPr>
        <w:pStyle w:val="3a"/>
        <w:rPr>
          <w:rFonts w:ascii="Calibri" w:eastAsia="Times New Roman" w:hAnsi="Calibri"/>
          <w:b w:val="0"/>
          <w:noProof/>
          <w:sz w:val="22"/>
          <w:szCs w:val="22"/>
          <w:lang w:val="en-US" w:eastAsia="en-US"/>
        </w:rPr>
      </w:pPr>
      <w:hyperlink w:anchor="_Toc323907694" w:history="1">
        <w:r w:rsidRPr="004431B7">
          <w:rPr>
            <w:rStyle w:val="aff7"/>
            <w:noProof/>
          </w:rPr>
          <w:t>11.9.1 Runtime Semantics</w:t>
        </w:r>
        <w:r>
          <w:rPr>
            <w:noProof/>
            <w:webHidden/>
          </w:rPr>
          <w:tab/>
        </w:r>
        <w:r>
          <w:rPr>
            <w:noProof/>
            <w:webHidden/>
          </w:rPr>
          <w:fldChar w:fldCharType="begin"/>
        </w:r>
        <w:r>
          <w:rPr>
            <w:noProof/>
            <w:webHidden/>
          </w:rPr>
          <w:instrText xml:space="preserve"> PAGEREF _Toc323907694 \h </w:instrText>
        </w:r>
        <w:r>
          <w:rPr>
            <w:noProof/>
            <w:webHidden/>
          </w:rPr>
        </w:r>
        <w:r>
          <w:rPr>
            <w:noProof/>
            <w:webHidden/>
          </w:rPr>
          <w:fldChar w:fldCharType="separate"/>
        </w:r>
        <w:r>
          <w:rPr>
            <w:noProof/>
            <w:webHidden/>
          </w:rPr>
          <w:t>96</w:t>
        </w:r>
        <w:r>
          <w:rPr>
            <w:noProof/>
            <w:webHidden/>
          </w:rPr>
          <w:fldChar w:fldCharType="end"/>
        </w:r>
      </w:hyperlink>
    </w:p>
    <w:p w14:paraId="5707A2D5" w14:textId="77777777" w:rsidR="00FA200F" w:rsidRPr="00AB0F96" w:rsidRDefault="00FA200F">
      <w:pPr>
        <w:pStyle w:val="2b"/>
        <w:rPr>
          <w:rFonts w:ascii="Calibri" w:eastAsia="Times New Roman" w:hAnsi="Calibri"/>
          <w:b w:val="0"/>
          <w:noProof/>
          <w:sz w:val="22"/>
          <w:szCs w:val="22"/>
          <w:lang w:val="en-US" w:eastAsia="en-US"/>
        </w:rPr>
      </w:pPr>
      <w:hyperlink w:anchor="_Toc323907695" w:history="1">
        <w:r w:rsidRPr="004431B7">
          <w:rPr>
            <w:rStyle w:val="aff7"/>
            <w:noProof/>
          </w:rPr>
          <w:t>11.10</w:t>
        </w:r>
        <w:r w:rsidRPr="00AB0F96">
          <w:rPr>
            <w:rFonts w:ascii="Calibri" w:eastAsia="Times New Roman" w:hAnsi="Calibri"/>
            <w:b w:val="0"/>
            <w:noProof/>
            <w:sz w:val="22"/>
            <w:szCs w:val="22"/>
            <w:lang w:val="en-US" w:eastAsia="en-US"/>
          </w:rPr>
          <w:tab/>
        </w:r>
        <w:r w:rsidRPr="004431B7">
          <w:rPr>
            <w:rStyle w:val="aff7"/>
            <w:noProof/>
          </w:rPr>
          <w:t>Binary Bitwise Operators</w:t>
        </w:r>
        <w:r>
          <w:rPr>
            <w:noProof/>
            <w:webHidden/>
          </w:rPr>
          <w:tab/>
        </w:r>
        <w:r>
          <w:rPr>
            <w:noProof/>
            <w:webHidden/>
          </w:rPr>
          <w:fldChar w:fldCharType="begin"/>
        </w:r>
        <w:r>
          <w:rPr>
            <w:noProof/>
            <w:webHidden/>
          </w:rPr>
          <w:instrText xml:space="preserve"> PAGEREF _Toc323907695 \h </w:instrText>
        </w:r>
        <w:r>
          <w:rPr>
            <w:noProof/>
            <w:webHidden/>
          </w:rPr>
        </w:r>
        <w:r>
          <w:rPr>
            <w:noProof/>
            <w:webHidden/>
          </w:rPr>
          <w:fldChar w:fldCharType="separate"/>
        </w:r>
        <w:r>
          <w:rPr>
            <w:noProof/>
            <w:webHidden/>
          </w:rPr>
          <w:t>98</w:t>
        </w:r>
        <w:r>
          <w:rPr>
            <w:noProof/>
            <w:webHidden/>
          </w:rPr>
          <w:fldChar w:fldCharType="end"/>
        </w:r>
      </w:hyperlink>
    </w:p>
    <w:p w14:paraId="5AFEB399" w14:textId="77777777" w:rsidR="00FA200F" w:rsidRPr="00AB0F96" w:rsidRDefault="00FA200F">
      <w:pPr>
        <w:pStyle w:val="2b"/>
        <w:rPr>
          <w:rFonts w:ascii="Calibri" w:eastAsia="Times New Roman" w:hAnsi="Calibri"/>
          <w:b w:val="0"/>
          <w:noProof/>
          <w:sz w:val="22"/>
          <w:szCs w:val="22"/>
          <w:lang w:val="en-US" w:eastAsia="en-US"/>
        </w:rPr>
      </w:pPr>
      <w:hyperlink w:anchor="_Toc323907696" w:history="1">
        <w:r w:rsidRPr="004431B7">
          <w:rPr>
            <w:rStyle w:val="aff7"/>
            <w:noProof/>
          </w:rPr>
          <w:t>11.11</w:t>
        </w:r>
        <w:r w:rsidRPr="00AB0F96">
          <w:rPr>
            <w:rFonts w:ascii="Calibri" w:eastAsia="Times New Roman" w:hAnsi="Calibri"/>
            <w:b w:val="0"/>
            <w:noProof/>
            <w:sz w:val="22"/>
            <w:szCs w:val="22"/>
            <w:lang w:val="en-US" w:eastAsia="en-US"/>
          </w:rPr>
          <w:tab/>
        </w:r>
        <w:r w:rsidRPr="004431B7">
          <w:rPr>
            <w:rStyle w:val="aff7"/>
            <w:noProof/>
          </w:rPr>
          <w:t>Binary Logical Operators</w:t>
        </w:r>
        <w:r>
          <w:rPr>
            <w:noProof/>
            <w:webHidden/>
          </w:rPr>
          <w:tab/>
        </w:r>
        <w:r>
          <w:rPr>
            <w:noProof/>
            <w:webHidden/>
          </w:rPr>
          <w:fldChar w:fldCharType="begin"/>
        </w:r>
        <w:r>
          <w:rPr>
            <w:noProof/>
            <w:webHidden/>
          </w:rPr>
          <w:instrText xml:space="preserve"> PAGEREF _Toc323907696 \h </w:instrText>
        </w:r>
        <w:r>
          <w:rPr>
            <w:noProof/>
            <w:webHidden/>
          </w:rPr>
        </w:r>
        <w:r>
          <w:rPr>
            <w:noProof/>
            <w:webHidden/>
          </w:rPr>
          <w:fldChar w:fldCharType="separate"/>
        </w:r>
        <w:r>
          <w:rPr>
            <w:noProof/>
            <w:webHidden/>
          </w:rPr>
          <w:t>99</w:t>
        </w:r>
        <w:r>
          <w:rPr>
            <w:noProof/>
            <w:webHidden/>
          </w:rPr>
          <w:fldChar w:fldCharType="end"/>
        </w:r>
      </w:hyperlink>
    </w:p>
    <w:p w14:paraId="783CD5D6" w14:textId="77777777" w:rsidR="00FA200F" w:rsidRPr="00AB0F96" w:rsidRDefault="00FA200F">
      <w:pPr>
        <w:pStyle w:val="2b"/>
        <w:rPr>
          <w:rFonts w:ascii="Calibri" w:eastAsia="Times New Roman" w:hAnsi="Calibri"/>
          <w:b w:val="0"/>
          <w:noProof/>
          <w:sz w:val="22"/>
          <w:szCs w:val="22"/>
          <w:lang w:val="en-US" w:eastAsia="en-US"/>
        </w:rPr>
      </w:pPr>
      <w:hyperlink w:anchor="_Toc323907697" w:history="1">
        <w:r w:rsidRPr="004431B7">
          <w:rPr>
            <w:rStyle w:val="aff7"/>
            <w:noProof/>
          </w:rPr>
          <w:t>11.12</w:t>
        </w:r>
        <w:r w:rsidRPr="00AB0F96">
          <w:rPr>
            <w:rFonts w:ascii="Calibri" w:eastAsia="Times New Roman" w:hAnsi="Calibri"/>
            <w:b w:val="0"/>
            <w:noProof/>
            <w:sz w:val="22"/>
            <w:szCs w:val="22"/>
            <w:lang w:val="en-US" w:eastAsia="en-US"/>
          </w:rPr>
          <w:tab/>
        </w:r>
        <w:r w:rsidRPr="004431B7">
          <w:rPr>
            <w:rStyle w:val="aff7"/>
            <w:noProof/>
          </w:rPr>
          <w:t>Conditional Operator (</w:t>
        </w:r>
        <w:r w:rsidRPr="004431B7">
          <w:rPr>
            <w:rStyle w:val="aff7"/>
            <w:rFonts w:ascii="Courier New" w:hAnsi="Courier New"/>
            <w:caps/>
            <w:noProof/>
          </w:rPr>
          <w:t xml:space="preserve"> ? : )</w:t>
        </w:r>
        <w:r>
          <w:rPr>
            <w:noProof/>
            <w:webHidden/>
          </w:rPr>
          <w:tab/>
        </w:r>
        <w:r>
          <w:rPr>
            <w:noProof/>
            <w:webHidden/>
          </w:rPr>
          <w:fldChar w:fldCharType="begin"/>
        </w:r>
        <w:r>
          <w:rPr>
            <w:noProof/>
            <w:webHidden/>
          </w:rPr>
          <w:instrText xml:space="preserve"> PAGEREF _Toc323907697 \h </w:instrText>
        </w:r>
        <w:r>
          <w:rPr>
            <w:noProof/>
            <w:webHidden/>
          </w:rPr>
        </w:r>
        <w:r>
          <w:rPr>
            <w:noProof/>
            <w:webHidden/>
          </w:rPr>
          <w:fldChar w:fldCharType="separate"/>
        </w:r>
        <w:r>
          <w:rPr>
            <w:noProof/>
            <w:webHidden/>
          </w:rPr>
          <w:t>100</w:t>
        </w:r>
        <w:r>
          <w:rPr>
            <w:noProof/>
            <w:webHidden/>
          </w:rPr>
          <w:fldChar w:fldCharType="end"/>
        </w:r>
      </w:hyperlink>
    </w:p>
    <w:p w14:paraId="50E46A1A" w14:textId="77777777" w:rsidR="00FA200F" w:rsidRPr="00AB0F96" w:rsidRDefault="00FA200F">
      <w:pPr>
        <w:pStyle w:val="2b"/>
        <w:rPr>
          <w:rFonts w:ascii="Calibri" w:eastAsia="Times New Roman" w:hAnsi="Calibri"/>
          <w:b w:val="0"/>
          <w:noProof/>
          <w:sz w:val="22"/>
          <w:szCs w:val="22"/>
          <w:lang w:val="en-US" w:eastAsia="en-US"/>
        </w:rPr>
      </w:pPr>
      <w:hyperlink w:anchor="_Toc323907698" w:history="1">
        <w:r w:rsidRPr="004431B7">
          <w:rPr>
            <w:rStyle w:val="aff7"/>
            <w:noProof/>
          </w:rPr>
          <w:t>11.13</w:t>
        </w:r>
        <w:r w:rsidRPr="00AB0F96">
          <w:rPr>
            <w:rFonts w:ascii="Calibri" w:eastAsia="Times New Roman" w:hAnsi="Calibri"/>
            <w:b w:val="0"/>
            <w:noProof/>
            <w:sz w:val="22"/>
            <w:szCs w:val="22"/>
            <w:lang w:val="en-US" w:eastAsia="en-US"/>
          </w:rPr>
          <w:tab/>
        </w:r>
        <w:r w:rsidRPr="004431B7">
          <w:rPr>
            <w:rStyle w:val="aff7"/>
            <w:noProof/>
          </w:rPr>
          <w:t>Assignment Operators</w:t>
        </w:r>
        <w:r>
          <w:rPr>
            <w:noProof/>
            <w:webHidden/>
          </w:rPr>
          <w:tab/>
        </w:r>
        <w:r>
          <w:rPr>
            <w:noProof/>
            <w:webHidden/>
          </w:rPr>
          <w:fldChar w:fldCharType="begin"/>
        </w:r>
        <w:r>
          <w:rPr>
            <w:noProof/>
            <w:webHidden/>
          </w:rPr>
          <w:instrText xml:space="preserve"> PAGEREF _Toc323907698 \h </w:instrText>
        </w:r>
        <w:r>
          <w:rPr>
            <w:noProof/>
            <w:webHidden/>
          </w:rPr>
        </w:r>
        <w:r>
          <w:rPr>
            <w:noProof/>
            <w:webHidden/>
          </w:rPr>
          <w:fldChar w:fldCharType="separate"/>
        </w:r>
        <w:r>
          <w:rPr>
            <w:noProof/>
            <w:webHidden/>
          </w:rPr>
          <w:t>100</w:t>
        </w:r>
        <w:r>
          <w:rPr>
            <w:noProof/>
            <w:webHidden/>
          </w:rPr>
          <w:fldChar w:fldCharType="end"/>
        </w:r>
      </w:hyperlink>
    </w:p>
    <w:p w14:paraId="65C74EEB" w14:textId="77777777" w:rsidR="00FA200F" w:rsidRPr="00AB0F96" w:rsidRDefault="00FA200F">
      <w:pPr>
        <w:pStyle w:val="3a"/>
        <w:rPr>
          <w:rFonts w:ascii="Calibri" w:eastAsia="Times New Roman" w:hAnsi="Calibri"/>
          <w:b w:val="0"/>
          <w:noProof/>
          <w:sz w:val="22"/>
          <w:szCs w:val="22"/>
          <w:lang w:val="en-US" w:eastAsia="en-US"/>
        </w:rPr>
      </w:pPr>
      <w:hyperlink w:anchor="_Toc323907699" w:history="1">
        <w:r w:rsidRPr="004431B7">
          <w:rPr>
            <w:rStyle w:val="aff7"/>
            <w:noProof/>
          </w:rPr>
          <w:t>Static Semantics</w:t>
        </w:r>
        <w:r>
          <w:rPr>
            <w:noProof/>
            <w:webHidden/>
          </w:rPr>
          <w:tab/>
        </w:r>
        <w:r>
          <w:rPr>
            <w:noProof/>
            <w:webHidden/>
          </w:rPr>
          <w:fldChar w:fldCharType="begin"/>
        </w:r>
        <w:r>
          <w:rPr>
            <w:noProof/>
            <w:webHidden/>
          </w:rPr>
          <w:instrText xml:space="preserve"> PAGEREF _Toc323907699 \h </w:instrText>
        </w:r>
        <w:r>
          <w:rPr>
            <w:noProof/>
            <w:webHidden/>
          </w:rPr>
        </w:r>
        <w:r>
          <w:rPr>
            <w:noProof/>
            <w:webHidden/>
          </w:rPr>
          <w:fldChar w:fldCharType="separate"/>
        </w:r>
        <w:r>
          <w:rPr>
            <w:noProof/>
            <w:webHidden/>
          </w:rPr>
          <w:t>101</w:t>
        </w:r>
        <w:r>
          <w:rPr>
            <w:noProof/>
            <w:webHidden/>
          </w:rPr>
          <w:fldChar w:fldCharType="end"/>
        </w:r>
      </w:hyperlink>
    </w:p>
    <w:p w14:paraId="2A2B87A8" w14:textId="77777777" w:rsidR="00FA200F" w:rsidRPr="00AB0F96" w:rsidRDefault="00FA200F">
      <w:pPr>
        <w:pStyle w:val="3a"/>
        <w:rPr>
          <w:rFonts w:ascii="Calibri" w:eastAsia="Times New Roman" w:hAnsi="Calibri"/>
          <w:b w:val="0"/>
          <w:noProof/>
          <w:sz w:val="22"/>
          <w:szCs w:val="22"/>
          <w:lang w:val="en-US" w:eastAsia="en-US"/>
        </w:rPr>
      </w:pPr>
      <w:hyperlink w:anchor="_Toc323907700" w:history="1">
        <w:r w:rsidRPr="004431B7">
          <w:rPr>
            <w:rStyle w:val="aff7"/>
            <w:noProof/>
          </w:rPr>
          <w:t>Runtime Semantics</w:t>
        </w:r>
        <w:r>
          <w:rPr>
            <w:noProof/>
            <w:webHidden/>
          </w:rPr>
          <w:tab/>
        </w:r>
        <w:r>
          <w:rPr>
            <w:noProof/>
            <w:webHidden/>
          </w:rPr>
          <w:fldChar w:fldCharType="begin"/>
        </w:r>
        <w:r>
          <w:rPr>
            <w:noProof/>
            <w:webHidden/>
          </w:rPr>
          <w:instrText xml:space="preserve"> PAGEREF _Toc323907700 \h </w:instrText>
        </w:r>
        <w:r>
          <w:rPr>
            <w:noProof/>
            <w:webHidden/>
          </w:rPr>
        </w:r>
        <w:r>
          <w:rPr>
            <w:noProof/>
            <w:webHidden/>
          </w:rPr>
          <w:fldChar w:fldCharType="separate"/>
        </w:r>
        <w:r>
          <w:rPr>
            <w:noProof/>
            <w:webHidden/>
          </w:rPr>
          <w:t>101</w:t>
        </w:r>
        <w:r>
          <w:rPr>
            <w:noProof/>
            <w:webHidden/>
          </w:rPr>
          <w:fldChar w:fldCharType="end"/>
        </w:r>
      </w:hyperlink>
    </w:p>
    <w:p w14:paraId="62FFFC4A" w14:textId="77777777" w:rsidR="00FA200F" w:rsidRPr="00AB0F96" w:rsidRDefault="00FA200F">
      <w:pPr>
        <w:pStyle w:val="3a"/>
        <w:rPr>
          <w:rFonts w:ascii="Calibri" w:eastAsia="Times New Roman" w:hAnsi="Calibri"/>
          <w:b w:val="0"/>
          <w:noProof/>
          <w:sz w:val="22"/>
          <w:szCs w:val="22"/>
          <w:lang w:val="en-US" w:eastAsia="en-US"/>
        </w:rPr>
      </w:pPr>
      <w:hyperlink w:anchor="_Toc323907701" w:history="1">
        <w:r w:rsidRPr="004431B7">
          <w:rPr>
            <w:rStyle w:val="aff7"/>
            <w:noProof/>
          </w:rPr>
          <w:t>11.13.1 Destructuring Assignment</w:t>
        </w:r>
        <w:r>
          <w:rPr>
            <w:noProof/>
            <w:webHidden/>
          </w:rPr>
          <w:tab/>
        </w:r>
        <w:r>
          <w:rPr>
            <w:noProof/>
            <w:webHidden/>
          </w:rPr>
          <w:fldChar w:fldCharType="begin"/>
        </w:r>
        <w:r>
          <w:rPr>
            <w:noProof/>
            <w:webHidden/>
          </w:rPr>
          <w:instrText xml:space="preserve"> PAGEREF _Toc323907701 \h </w:instrText>
        </w:r>
        <w:r>
          <w:rPr>
            <w:noProof/>
            <w:webHidden/>
          </w:rPr>
        </w:r>
        <w:r>
          <w:rPr>
            <w:noProof/>
            <w:webHidden/>
          </w:rPr>
          <w:fldChar w:fldCharType="separate"/>
        </w:r>
        <w:r>
          <w:rPr>
            <w:noProof/>
            <w:webHidden/>
          </w:rPr>
          <w:t>102</w:t>
        </w:r>
        <w:r>
          <w:rPr>
            <w:noProof/>
            <w:webHidden/>
          </w:rPr>
          <w:fldChar w:fldCharType="end"/>
        </w:r>
      </w:hyperlink>
    </w:p>
    <w:p w14:paraId="117E8EEF" w14:textId="77777777" w:rsidR="00FA200F" w:rsidRPr="00AB0F96" w:rsidRDefault="00FA200F">
      <w:pPr>
        <w:pStyle w:val="2b"/>
        <w:rPr>
          <w:rFonts w:ascii="Calibri" w:eastAsia="Times New Roman" w:hAnsi="Calibri"/>
          <w:b w:val="0"/>
          <w:noProof/>
          <w:sz w:val="22"/>
          <w:szCs w:val="22"/>
          <w:lang w:val="en-US" w:eastAsia="en-US"/>
        </w:rPr>
      </w:pPr>
      <w:hyperlink w:anchor="_Toc323907702" w:history="1">
        <w:r w:rsidRPr="004431B7">
          <w:rPr>
            <w:rStyle w:val="aff7"/>
            <w:noProof/>
          </w:rPr>
          <w:t>11.14</w:t>
        </w:r>
        <w:r w:rsidRPr="00AB0F96">
          <w:rPr>
            <w:rFonts w:ascii="Calibri" w:eastAsia="Times New Roman" w:hAnsi="Calibri"/>
            <w:b w:val="0"/>
            <w:noProof/>
            <w:sz w:val="22"/>
            <w:szCs w:val="22"/>
            <w:lang w:val="en-US" w:eastAsia="en-US"/>
          </w:rPr>
          <w:tab/>
        </w:r>
        <w:r w:rsidRPr="004431B7">
          <w:rPr>
            <w:rStyle w:val="aff7"/>
            <w:noProof/>
          </w:rPr>
          <w:t>Comma Operator (</w:t>
        </w:r>
        <w:r w:rsidRPr="004431B7">
          <w:rPr>
            <w:rStyle w:val="aff7"/>
            <w:rFonts w:ascii="Courier New" w:hAnsi="Courier New"/>
            <w:smallCaps/>
            <w:noProof/>
          </w:rPr>
          <w:t xml:space="preserve"> , )</w:t>
        </w:r>
        <w:r>
          <w:rPr>
            <w:noProof/>
            <w:webHidden/>
          </w:rPr>
          <w:tab/>
        </w:r>
        <w:r>
          <w:rPr>
            <w:noProof/>
            <w:webHidden/>
          </w:rPr>
          <w:fldChar w:fldCharType="begin"/>
        </w:r>
        <w:r>
          <w:rPr>
            <w:noProof/>
            <w:webHidden/>
          </w:rPr>
          <w:instrText xml:space="preserve"> PAGEREF _Toc323907702 \h </w:instrText>
        </w:r>
        <w:r>
          <w:rPr>
            <w:noProof/>
            <w:webHidden/>
          </w:rPr>
        </w:r>
        <w:r>
          <w:rPr>
            <w:noProof/>
            <w:webHidden/>
          </w:rPr>
          <w:fldChar w:fldCharType="separate"/>
        </w:r>
        <w:r>
          <w:rPr>
            <w:noProof/>
            <w:webHidden/>
          </w:rPr>
          <w:t>105</w:t>
        </w:r>
        <w:r>
          <w:rPr>
            <w:noProof/>
            <w:webHidden/>
          </w:rPr>
          <w:fldChar w:fldCharType="end"/>
        </w:r>
      </w:hyperlink>
    </w:p>
    <w:p w14:paraId="3F3E1774" w14:textId="77777777" w:rsidR="00FA200F" w:rsidRPr="00AB0F96" w:rsidRDefault="00FA200F">
      <w:pPr>
        <w:pStyle w:val="12"/>
        <w:rPr>
          <w:rFonts w:ascii="Calibri" w:eastAsia="Times New Roman" w:hAnsi="Calibri"/>
          <w:b w:val="0"/>
          <w:noProof/>
          <w:sz w:val="22"/>
          <w:szCs w:val="22"/>
          <w:lang w:val="en-US" w:eastAsia="en-US"/>
        </w:rPr>
      </w:pPr>
      <w:hyperlink w:anchor="_Toc323907703" w:history="1">
        <w:r w:rsidRPr="004431B7">
          <w:rPr>
            <w:rStyle w:val="aff7"/>
            <w:noProof/>
          </w:rPr>
          <w:t>12</w:t>
        </w:r>
        <w:r w:rsidRPr="00AB0F96">
          <w:rPr>
            <w:rFonts w:ascii="Calibri" w:eastAsia="Times New Roman" w:hAnsi="Calibri"/>
            <w:b w:val="0"/>
            <w:noProof/>
            <w:sz w:val="22"/>
            <w:szCs w:val="22"/>
            <w:lang w:val="en-US" w:eastAsia="en-US"/>
          </w:rPr>
          <w:tab/>
        </w:r>
        <w:r w:rsidRPr="004431B7">
          <w:rPr>
            <w:rStyle w:val="aff7"/>
            <w:noProof/>
          </w:rPr>
          <w:t>Statements and Declarations</w:t>
        </w:r>
        <w:r>
          <w:rPr>
            <w:noProof/>
            <w:webHidden/>
          </w:rPr>
          <w:tab/>
        </w:r>
        <w:r>
          <w:rPr>
            <w:noProof/>
            <w:webHidden/>
          </w:rPr>
          <w:fldChar w:fldCharType="begin"/>
        </w:r>
        <w:r>
          <w:rPr>
            <w:noProof/>
            <w:webHidden/>
          </w:rPr>
          <w:instrText xml:space="preserve"> PAGEREF _Toc323907703 \h </w:instrText>
        </w:r>
        <w:r>
          <w:rPr>
            <w:noProof/>
            <w:webHidden/>
          </w:rPr>
        </w:r>
        <w:r>
          <w:rPr>
            <w:noProof/>
            <w:webHidden/>
          </w:rPr>
          <w:fldChar w:fldCharType="separate"/>
        </w:r>
        <w:r>
          <w:rPr>
            <w:noProof/>
            <w:webHidden/>
          </w:rPr>
          <w:t>106</w:t>
        </w:r>
        <w:r>
          <w:rPr>
            <w:noProof/>
            <w:webHidden/>
          </w:rPr>
          <w:fldChar w:fldCharType="end"/>
        </w:r>
      </w:hyperlink>
    </w:p>
    <w:p w14:paraId="4C16928F" w14:textId="77777777" w:rsidR="00FA200F" w:rsidRPr="00AB0F96" w:rsidRDefault="00FA200F">
      <w:pPr>
        <w:pStyle w:val="2b"/>
        <w:rPr>
          <w:rFonts w:ascii="Calibri" w:eastAsia="Times New Roman" w:hAnsi="Calibri"/>
          <w:b w:val="0"/>
          <w:noProof/>
          <w:sz w:val="22"/>
          <w:szCs w:val="22"/>
          <w:lang w:val="en-US" w:eastAsia="en-US"/>
        </w:rPr>
      </w:pPr>
      <w:hyperlink w:anchor="_Toc323907704" w:history="1">
        <w:r w:rsidRPr="004431B7">
          <w:rPr>
            <w:rStyle w:val="aff7"/>
            <w:noProof/>
          </w:rPr>
          <w:t>Static Semantics</w:t>
        </w:r>
        <w:r>
          <w:rPr>
            <w:noProof/>
            <w:webHidden/>
          </w:rPr>
          <w:tab/>
        </w:r>
        <w:r>
          <w:rPr>
            <w:noProof/>
            <w:webHidden/>
          </w:rPr>
          <w:fldChar w:fldCharType="begin"/>
        </w:r>
        <w:r>
          <w:rPr>
            <w:noProof/>
            <w:webHidden/>
          </w:rPr>
          <w:instrText xml:space="preserve"> PAGEREF _Toc323907704 \h </w:instrText>
        </w:r>
        <w:r>
          <w:rPr>
            <w:noProof/>
            <w:webHidden/>
          </w:rPr>
        </w:r>
        <w:r>
          <w:rPr>
            <w:noProof/>
            <w:webHidden/>
          </w:rPr>
          <w:fldChar w:fldCharType="separate"/>
        </w:r>
        <w:r>
          <w:rPr>
            <w:noProof/>
            <w:webHidden/>
          </w:rPr>
          <w:t>106</w:t>
        </w:r>
        <w:r>
          <w:rPr>
            <w:noProof/>
            <w:webHidden/>
          </w:rPr>
          <w:fldChar w:fldCharType="end"/>
        </w:r>
      </w:hyperlink>
    </w:p>
    <w:p w14:paraId="1901547D" w14:textId="77777777" w:rsidR="00FA200F" w:rsidRPr="00AB0F96" w:rsidRDefault="00FA200F">
      <w:pPr>
        <w:pStyle w:val="2b"/>
        <w:rPr>
          <w:rFonts w:ascii="Calibri" w:eastAsia="Times New Roman" w:hAnsi="Calibri"/>
          <w:b w:val="0"/>
          <w:noProof/>
          <w:sz w:val="22"/>
          <w:szCs w:val="22"/>
          <w:lang w:val="en-US" w:eastAsia="en-US"/>
        </w:rPr>
      </w:pPr>
      <w:hyperlink w:anchor="_Toc323907705" w:history="1">
        <w:r w:rsidRPr="004431B7">
          <w:rPr>
            <w:rStyle w:val="aff7"/>
            <w:noProof/>
          </w:rPr>
          <w:t>Runtime Semantics</w:t>
        </w:r>
        <w:r>
          <w:rPr>
            <w:noProof/>
            <w:webHidden/>
          </w:rPr>
          <w:tab/>
        </w:r>
        <w:r>
          <w:rPr>
            <w:noProof/>
            <w:webHidden/>
          </w:rPr>
          <w:fldChar w:fldCharType="begin"/>
        </w:r>
        <w:r>
          <w:rPr>
            <w:noProof/>
            <w:webHidden/>
          </w:rPr>
          <w:instrText xml:space="preserve"> PAGEREF _Toc323907705 \h </w:instrText>
        </w:r>
        <w:r>
          <w:rPr>
            <w:noProof/>
            <w:webHidden/>
          </w:rPr>
        </w:r>
        <w:r>
          <w:rPr>
            <w:noProof/>
            <w:webHidden/>
          </w:rPr>
          <w:fldChar w:fldCharType="separate"/>
        </w:r>
        <w:r>
          <w:rPr>
            <w:noProof/>
            <w:webHidden/>
          </w:rPr>
          <w:t>107</w:t>
        </w:r>
        <w:r>
          <w:rPr>
            <w:noProof/>
            <w:webHidden/>
          </w:rPr>
          <w:fldChar w:fldCharType="end"/>
        </w:r>
      </w:hyperlink>
    </w:p>
    <w:p w14:paraId="6312FF66" w14:textId="77777777" w:rsidR="00FA200F" w:rsidRPr="00AB0F96" w:rsidRDefault="00FA200F">
      <w:pPr>
        <w:pStyle w:val="2b"/>
        <w:rPr>
          <w:rFonts w:ascii="Calibri" w:eastAsia="Times New Roman" w:hAnsi="Calibri"/>
          <w:b w:val="0"/>
          <w:noProof/>
          <w:sz w:val="22"/>
          <w:szCs w:val="22"/>
          <w:lang w:val="en-US" w:eastAsia="en-US"/>
        </w:rPr>
      </w:pPr>
      <w:hyperlink w:anchor="_Toc323907706" w:history="1">
        <w:r w:rsidRPr="004431B7">
          <w:rPr>
            <w:rStyle w:val="aff7"/>
            <w:noProof/>
          </w:rPr>
          <w:t>12.1</w:t>
        </w:r>
        <w:r w:rsidRPr="00AB0F96">
          <w:rPr>
            <w:rFonts w:ascii="Calibri" w:eastAsia="Times New Roman" w:hAnsi="Calibri"/>
            <w:b w:val="0"/>
            <w:noProof/>
            <w:sz w:val="22"/>
            <w:szCs w:val="22"/>
            <w:lang w:val="en-US" w:eastAsia="en-US"/>
          </w:rPr>
          <w:tab/>
        </w:r>
        <w:r w:rsidRPr="004431B7">
          <w:rPr>
            <w:rStyle w:val="aff7"/>
            <w:noProof/>
          </w:rPr>
          <w:t>Block</w:t>
        </w:r>
        <w:r>
          <w:rPr>
            <w:noProof/>
            <w:webHidden/>
          </w:rPr>
          <w:tab/>
        </w:r>
        <w:r>
          <w:rPr>
            <w:noProof/>
            <w:webHidden/>
          </w:rPr>
          <w:fldChar w:fldCharType="begin"/>
        </w:r>
        <w:r>
          <w:rPr>
            <w:noProof/>
            <w:webHidden/>
          </w:rPr>
          <w:instrText xml:space="preserve"> PAGEREF _Toc323907706 \h </w:instrText>
        </w:r>
        <w:r>
          <w:rPr>
            <w:noProof/>
            <w:webHidden/>
          </w:rPr>
        </w:r>
        <w:r>
          <w:rPr>
            <w:noProof/>
            <w:webHidden/>
          </w:rPr>
          <w:fldChar w:fldCharType="separate"/>
        </w:r>
        <w:r>
          <w:rPr>
            <w:noProof/>
            <w:webHidden/>
          </w:rPr>
          <w:t>108</w:t>
        </w:r>
        <w:r>
          <w:rPr>
            <w:noProof/>
            <w:webHidden/>
          </w:rPr>
          <w:fldChar w:fldCharType="end"/>
        </w:r>
      </w:hyperlink>
    </w:p>
    <w:p w14:paraId="6ADCCA89" w14:textId="77777777" w:rsidR="00FA200F" w:rsidRPr="00AB0F96" w:rsidRDefault="00FA200F">
      <w:pPr>
        <w:pStyle w:val="2b"/>
        <w:rPr>
          <w:rFonts w:ascii="Calibri" w:eastAsia="Times New Roman" w:hAnsi="Calibri"/>
          <w:b w:val="0"/>
          <w:noProof/>
          <w:sz w:val="22"/>
          <w:szCs w:val="22"/>
          <w:lang w:val="en-US" w:eastAsia="en-US"/>
        </w:rPr>
      </w:pPr>
      <w:hyperlink w:anchor="_Toc323907707" w:history="1">
        <w:r w:rsidRPr="004431B7">
          <w:rPr>
            <w:rStyle w:val="aff7"/>
            <w:noProof/>
          </w:rPr>
          <w:t>12.2</w:t>
        </w:r>
        <w:r w:rsidRPr="00AB0F96">
          <w:rPr>
            <w:rFonts w:ascii="Calibri" w:eastAsia="Times New Roman" w:hAnsi="Calibri"/>
            <w:b w:val="0"/>
            <w:noProof/>
            <w:sz w:val="22"/>
            <w:szCs w:val="22"/>
            <w:lang w:val="en-US" w:eastAsia="en-US"/>
          </w:rPr>
          <w:tab/>
        </w:r>
        <w:r w:rsidRPr="004431B7">
          <w:rPr>
            <w:rStyle w:val="aff7"/>
            <w:noProof/>
          </w:rPr>
          <w:t>Declarations and the Variable Statement</w:t>
        </w:r>
        <w:r>
          <w:rPr>
            <w:noProof/>
            <w:webHidden/>
          </w:rPr>
          <w:tab/>
        </w:r>
        <w:r>
          <w:rPr>
            <w:noProof/>
            <w:webHidden/>
          </w:rPr>
          <w:fldChar w:fldCharType="begin"/>
        </w:r>
        <w:r>
          <w:rPr>
            <w:noProof/>
            <w:webHidden/>
          </w:rPr>
          <w:instrText xml:space="preserve"> PAGEREF _Toc323907707 \h </w:instrText>
        </w:r>
        <w:r>
          <w:rPr>
            <w:noProof/>
            <w:webHidden/>
          </w:rPr>
        </w:r>
        <w:r>
          <w:rPr>
            <w:noProof/>
            <w:webHidden/>
          </w:rPr>
          <w:fldChar w:fldCharType="separate"/>
        </w:r>
        <w:r>
          <w:rPr>
            <w:noProof/>
            <w:webHidden/>
          </w:rPr>
          <w:t>110</w:t>
        </w:r>
        <w:r>
          <w:rPr>
            <w:noProof/>
            <w:webHidden/>
          </w:rPr>
          <w:fldChar w:fldCharType="end"/>
        </w:r>
      </w:hyperlink>
    </w:p>
    <w:p w14:paraId="3352EBD9" w14:textId="77777777" w:rsidR="00FA200F" w:rsidRPr="00AB0F96" w:rsidRDefault="00FA200F">
      <w:pPr>
        <w:pStyle w:val="3a"/>
        <w:rPr>
          <w:rFonts w:ascii="Calibri" w:eastAsia="Times New Roman" w:hAnsi="Calibri"/>
          <w:b w:val="0"/>
          <w:noProof/>
          <w:sz w:val="22"/>
          <w:szCs w:val="22"/>
          <w:lang w:val="en-US" w:eastAsia="en-US"/>
        </w:rPr>
      </w:pPr>
      <w:hyperlink w:anchor="_Toc323907708" w:history="1">
        <w:r w:rsidRPr="004431B7">
          <w:rPr>
            <w:rStyle w:val="aff7"/>
            <w:noProof/>
          </w:rPr>
          <w:t>12.2.1</w:t>
        </w:r>
        <w:r w:rsidRPr="00AB0F96">
          <w:rPr>
            <w:rFonts w:ascii="Calibri" w:eastAsia="Times New Roman" w:hAnsi="Calibri"/>
            <w:b w:val="0"/>
            <w:noProof/>
            <w:sz w:val="22"/>
            <w:szCs w:val="22"/>
            <w:lang w:val="en-US" w:eastAsia="en-US"/>
          </w:rPr>
          <w:tab/>
        </w:r>
        <w:r w:rsidRPr="004431B7">
          <w:rPr>
            <w:rStyle w:val="aff7"/>
            <w:noProof/>
          </w:rPr>
          <w:t>Let and Const Declarations</w:t>
        </w:r>
        <w:r>
          <w:rPr>
            <w:noProof/>
            <w:webHidden/>
          </w:rPr>
          <w:tab/>
        </w:r>
        <w:r>
          <w:rPr>
            <w:noProof/>
            <w:webHidden/>
          </w:rPr>
          <w:fldChar w:fldCharType="begin"/>
        </w:r>
        <w:r>
          <w:rPr>
            <w:noProof/>
            <w:webHidden/>
          </w:rPr>
          <w:instrText xml:space="preserve"> PAGEREF _Toc323907708 \h </w:instrText>
        </w:r>
        <w:r>
          <w:rPr>
            <w:noProof/>
            <w:webHidden/>
          </w:rPr>
        </w:r>
        <w:r>
          <w:rPr>
            <w:noProof/>
            <w:webHidden/>
          </w:rPr>
          <w:fldChar w:fldCharType="separate"/>
        </w:r>
        <w:r>
          <w:rPr>
            <w:noProof/>
            <w:webHidden/>
          </w:rPr>
          <w:t>110</w:t>
        </w:r>
        <w:r>
          <w:rPr>
            <w:noProof/>
            <w:webHidden/>
          </w:rPr>
          <w:fldChar w:fldCharType="end"/>
        </w:r>
      </w:hyperlink>
    </w:p>
    <w:p w14:paraId="0F2EA3E6" w14:textId="77777777" w:rsidR="00FA200F" w:rsidRPr="00AB0F96" w:rsidRDefault="00FA200F">
      <w:pPr>
        <w:pStyle w:val="3a"/>
        <w:rPr>
          <w:rFonts w:ascii="Calibri" w:eastAsia="Times New Roman" w:hAnsi="Calibri"/>
          <w:b w:val="0"/>
          <w:noProof/>
          <w:sz w:val="22"/>
          <w:szCs w:val="22"/>
          <w:lang w:val="en-US" w:eastAsia="en-US"/>
        </w:rPr>
      </w:pPr>
      <w:hyperlink w:anchor="_Toc323907709" w:history="1">
        <w:r w:rsidRPr="004431B7">
          <w:rPr>
            <w:rStyle w:val="aff7"/>
            <w:noProof/>
          </w:rPr>
          <w:t>12.2.2</w:t>
        </w:r>
        <w:r w:rsidRPr="00AB0F96">
          <w:rPr>
            <w:rFonts w:ascii="Calibri" w:eastAsia="Times New Roman" w:hAnsi="Calibri"/>
            <w:b w:val="0"/>
            <w:noProof/>
            <w:sz w:val="22"/>
            <w:szCs w:val="22"/>
            <w:lang w:val="en-US" w:eastAsia="en-US"/>
          </w:rPr>
          <w:tab/>
        </w:r>
        <w:r w:rsidRPr="004431B7">
          <w:rPr>
            <w:rStyle w:val="aff7"/>
            <w:noProof/>
          </w:rPr>
          <w:t>Variable Statement</w:t>
        </w:r>
        <w:r>
          <w:rPr>
            <w:noProof/>
            <w:webHidden/>
          </w:rPr>
          <w:tab/>
        </w:r>
        <w:r>
          <w:rPr>
            <w:noProof/>
            <w:webHidden/>
          </w:rPr>
          <w:fldChar w:fldCharType="begin"/>
        </w:r>
        <w:r>
          <w:rPr>
            <w:noProof/>
            <w:webHidden/>
          </w:rPr>
          <w:instrText xml:space="preserve"> PAGEREF _Toc323907709 \h </w:instrText>
        </w:r>
        <w:r>
          <w:rPr>
            <w:noProof/>
            <w:webHidden/>
          </w:rPr>
        </w:r>
        <w:r>
          <w:rPr>
            <w:noProof/>
            <w:webHidden/>
          </w:rPr>
          <w:fldChar w:fldCharType="separate"/>
        </w:r>
        <w:r>
          <w:rPr>
            <w:noProof/>
            <w:webHidden/>
          </w:rPr>
          <w:t>113</w:t>
        </w:r>
        <w:r>
          <w:rPr>
            <w:noProof/>
            <w:webHidden/>
          </w:rPr>
          <w:fldChar w:fldCharType="end"/>
        </w:r>
      </w:hyperlink>
    </w:p>
    <w:p w14:paraId="0B526DA6" w14:textId="77777777" w:rsidR="00FA200F" w:rsidRPr="00AB0F96" w:rsidRDefault="00FA200F">
      <w:pPr>
        <w:pStyle w:val="3a"/>
        <w:rPr>
          <w:rFonts w:ascii="Calibri" w:eastAsia="Times New Roman" w:hAnsi="Calibri"/>
          <w:b w:val="0"/>
          <w:noProof/>
          <w:sz w:val="22"/>
          <w:szCs w:val="22"/>
          <w:lang w:val="en-US" w:eastAsia="en-US"/>
        </w:rPr>
      </w:pPr>
      <w:hyperlink w:anchor="_Toc323907710" w:history="1">
        <w:r w:rsidRPr="004431B7">
          <w:rPr>
            <w:rStyle w:val="aff7"/>
            <w:noProof/>
          </w:rPr>
          <w:t>12.2.4</w:t>
        </w:r>
        <w:r w:rsidRPr="00AB0F96">
          <w:rPr>
            <w:rFonts w:ascii="Calibri" w:eastAsia="Times New Roman" w:hAnsi="Calibri"/>
            <w:b w:val="0"/>
            <w:noProof/>
            <w:sz w:val="22"/>
            <w:szCs w:val="22"/>
            <w:lang w:val="en-US" w:eastAsia="en-US"/>
          </w:rPr>
          <w:tab/>
        </w:r>
        <w:r w:rsidRPr="004431B7">
          <w:rPr>
            <w:rStyle w:val="aff7"/>
            <w:noProof/>
          </w:rPr>
          <w:t>Destructuring Binding Patterns</w:t>
        </w:r>
        <w:r>
          <w:rPr>
            <w:noProof/>
            <w:webHidden/>
          </w:rPr>
          <w:tab/>
        </w:r>
        <w:r>
          <w:rPr>
            <w:noProof/>
            <w:webHidden/>
          </w:rPr>
          <w:fldChar w:fldCharType="begin"/>
        </w:r>
        <w:r>
          <w:rPr>
            <w:noProof/>
            <w:webHidden/>
          </w:rPr>
          <w:instrText xml:space="preserve"> PAGEREF _Toc323907710 \h </w:instrText>
        </w:r>
        <w:r>
          <w:rPr>
            <w:noProof/>
            <w:webHidden/>
          </w:rPr>
        </w:r>
        <w:r>
          <w:rPr>
            <w:noProof/>
            <w:webHidden/>
          </w:rPr>
          <w:fldChar w:fldCharType="separate"/>
        </w:r>
        <w:r>
          <w:rPr>
            <w:noProof/>
            <w:webHidden/>
          </w:rPr>
          <w:t>116</w:t>
        </w:r>
        <w:r>
          <w:rPr>
            <w:noProof/>
            <w:webHidden/>
          </w:rPr>
          <w:fldChar w:fldCharType="end"/>
        </w:r>
      </w:hyperlink>
    </w:p>
    <w:p w14:paraId="74452A88" w14:textId="77777777" w:rsidR="00FA200F" w:rsidRPr="00AB0F96" w:rsidRDefault="00FA200F">
      <w:pPr>
        <w:pStyle w:val="2b"/>
        <w:rPr>
          <w:rFonts w:ascii="Calibri" w:eastAsia="Times New Roman" w:hAnsi="Calibri"/>
          <w:b w:val="0"/>
          <w:noProof/>
          <w:sz w:val="22"/>
          <w:szCs w:val="22"/>
          <w:lang w:val="en-US" w:eastAsia="en-US"/>
        </w:rPr>
      </w:pPr>
      <w:hyperlink w:anchor="_Toc323907711" w:history="1">
        <w:r w:rsidRPr="004431B7">
          <w:rPr>
            <w:rStyle w:val="aff7"/>
            <w:noProof/>
          </w:rPr>
          <w:t>12.3</w:t>
        </w:r>
        <w:r w:rsidRPr="00AB0F96">
          <w:rPr>
            <w:rFonts w:ascii="Calibri" w:eastAsia="Times New Roman" w:hAnsi="Calibri"/>
            <w:b w:val="0"/>
            <w:noProof/>
            <w:sz w:val="22"/>
            <w:szCs w:val="22"/>
            <w:lang w:val="en-US" w:eastAsia="en-US"/>
          </w:rPr>
          <w:tab/>
        </w:r>
        <w:r w:rsidRPr="004431B7">
          <w:rPr>
            <w:rStyle w:val="aff7"/>
            <w:noProof/>
          </w:rPr>
          <w:t>Empty Statement</w:t>
        </w:r>
        <w:r>
          <w:rPr>
            <w:noProof/>
            <w:webHidden/>
          </w:rPr>
          <w:tab/>
        </w:r>
        <w:r>
          <w:rPr>
            <w:noProof/>
            <w:webHidden/>
          </w:rPr>
          <w:fldChar w:fldCharType="begin"/>
        </w:r>
        <w:r>
          <w:rPr>
            <w:noProof/>
            <w:webHidden/>
          </w:rPr>
          <w:instrText xml:space="preserve"> PAGEREF _Toc323907711 \h </w:instrText>
        </w:r>
        <w:r>
          <w:rPr>
            <w:noProof/>
            <w:webHidden/>
          </w:rPr>
        </w:r>
        <w:r>
          <w:rPr>
            <w:noProof/>
            <w:webHidden/>
          </w:rPr>
          <w:fldChar w:fldCharType="separate"/>
        </w:r>
        <w:r>
          <w:rPr>
            <w:noProof/>
            <w:webHidden/>
          </w:rPr>
          <w:t>122</w:t>
        </w:r>
        <w:r>
          <w:rPr>
            <w:noProof/>
            <w:webHidden/>
          </w:rPr>
          <w:fldChar w:fldCharType="end"/>
        </w:r>
      </w:hyperlink>
    </w:p>
    <w:p w14:paraId="1C7D8A36" w14:textId="77777777" w:rsidR="00FA200F" w:rsidRPr="00AB0F96" w:rsidRDefault="00FA200F">
      <w:pPr>
        <w:pStyle w:val="2b"/>
        <w:rPr>
          <w:rFonts w:ascii="Calibri" w:eastAsia="Times New Roman" w:hAnsi="Calibri"/>
          <w:b w:val="0"/>
          <w:noProof/>
          <w:sz w:val="22"/>
          <w:szCs w:val="22"/>
          <w:lang w:val="en-US" w:eastAsia="en-US"/>
        </w:rPr>
      </w:pPr>
      <w:hyperlink w:anchor="_Toc323907712" w:history="1">
        <w:r w:rsidRPr="004431B7">
          <w:rPr>
            <w:rStyle w:val="aff7"/>
            <w:noProof/>
          </w:rPr>
          <w:t>12.4</w:t>
        </w:r>
        <w:r w:rsidRPr="00AB0F96">
          <w:rPr>
            <w:rFonts w:ascii="Calibri" w:eastAsia="Times New Roman" w:hAnsi="Calibri"/>
            <w:b w:val="0"/>
            <w:noProof/>
            <w:sz w:val="22"/>
            <w:szCs w:val="22"/>
            <w:lang w:val="en-US" w:eastAsia="en-US"/>
          </w:rPr>
          <w:tab/>
        </w:r>
        <w:r w:rsidRPr="004431B7">
          <w:rPr>
            <w:rStyle w:val="aff7"/>
            <w:noProof/>
          </w:rPr>
          <w:t>Expression Statement</w:t>
        </w:r>
        <w:r>
          <w:rPr>
            <w:noProof/>
            <w:webHidden/>
          </w:rPr>
          <w:tab/>
        </w:r>
        <w:r>
          <w:rPr>
            <w:noProof/>
            <w:webHidden/>
          </w:rPr>
          <w:fldChar w:fldCharType="begin"/>
        </w:r>
        <w:r>
          <w:rPr>
            <w:noProof/>
            <w:webHidden/>
          </w:rPr>
          <w:instrText xml:space="preserve"> PAGEREF _Toc323907712 \h </w:instrText>
        </w:r>
        <w:r>
          <w:rPr>
            <w:noProof/>
            <w:webHidden/>
          </w:rPr>
        </w:r>
        <w:r>
          <w:rPr>
            <w:noProof/>
            <w:webHidden/>
          </w:rPr>
          <w:fldChar w:fldCharType="separate"/>
        </w:r>
        <w:r>
          <w:rPr>
            <w:noProof/>
            <w:webHidden/>
          </w:rPr>
          <w:t>122</w:t>
        </w:r>
        <w:r>
          <w:rPr>
            <w:noProof/>
            <w:webHidden/>
          </w:rPr>
          <w:fldChar w:fldCharType="end"/>
        </w:r>
      </w:hyperlink>
    </w:p>
    <w:p w14:paraId="172BF530" w14:textId="77777777" w:rsidR="00FA200F" w:rsidRPr="00AB0F96" w:rsidRDefault="00FA200F">
      <w:pPr>
        <w:pStyle w:val="2b"/>
        <w:rPr>
          <w:rFonts w:ascii="Calibri" w:eastAsia="Times New Roman" w:hAnsi="Calibri"/>
          <w:b w:val="0"/>
          <w:noProof/>
          <w:sz w:val="22"/>
          <w:szCs w:val="22"/>
          <w:lang w:val="en-US" w:eastAsia="en-US"/>
        </w:rPr>
      </w:pPr>
      <w:hyperlink w:anchor="_Toc323907713" w:history="1">
        <w:r w:rsidRPr="004431B7">
          <w:rPr>
            <w:rStyle w:val="aff7"/>
            <w:noProof/>
          </w:rPr>
          <w:t>12.5</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if</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_Toc323907713 \h </w:instrText>
        </w:r>
        <w:r>
          <w:rPr>
            <w:noProof/>
            <w:webHidden/>
          </w:rPr>
        </w:r>
        <w:r>
          <w:rPr>
            <w:noProof/>
            <w:webHidden/>
          </w:rPr>
          <w:fldChar w:fldCharType="separate"/>
        </w:r>
        <w:r>
          <w:rPr>
            <w:noProof/>
            <w:webHidden/>
          </w:rPr>
          <w:t>122</w:t>
        </w:r>
        <w:r>
          <w:rPr>
            <w:noProof/>
            <w:webHidden/>
          </w:rPr>
          <w:fldChar w:fldCharType="end"/>
        </w:r>
      </w:hyperlink>
    </w:p>
    <w:p w14:paraId="0C69F56D" w14:textId="77777777" w:rsidR="00FA200F" w:rsidRPr="00AB0F96" w:rsidRDefault="00FA200F">
      <w:pPr>
        <w:pStyle w:val="2b"/>
        <w:rPr>
          <w:rFonts w:ascii="Calibri" w:eastAsia="Times New Roman" w:hAnsi="Calibri"/>
          <w:b w:val="0"/>
          <w:noProof/>
          <w:sz w:val="22"/>
          <w:szCs w:val="22"/>
          <w:lang w:val="en-US" w:eastAsia="en-US"/>
        </w:rPr>
      </w:pPr>
      <w:hyperlink w:anchor="_Toc323907714" w:history="1">
        <w:r w:rsidRPr="004431B7">
          <w:rPr>
            <w:rStyle w:val="aff7"/>
            <w:noProof/>
          </w:rPr>
          <w:t>12.6</w:t>
        </w:r>
        <w:r w:rsidRPr="00AB0F96">
          <w:rPr>
            <w:rFonts w:ascii="Calibri" w:eastAsia="Times New Roman" w:hAnsi="Calibri"/>
            <w:b w:val="0"/>
            <w:noProof/>
            <w:sz w:val="22"/>
            <w:szCs w:val="22"/>
            <w:lang w:val="en-US" w:eastAsia="en-US"/>
          </w:rPr>
          <w:tab/>
        </w:r>
        <w:r w:rsidRPr="004431B7">
          <w:rPr>
            <w:rStyle w:val="aff7"/>
            <w:noProof/>
          </w:rPr>
          <w:t>Iteration Statements</w:t>
        </w:r>
        <w:r>
          <w:rPr>
            <w:noProof/>
            <w:webHidden/>
          </w:rPr>
          <w:tab/>
        </w:r>
        <w:r>
          <w:rPr>
            <w:noProof/>
            <w:webHidden/>
          </w:rPr>
          <w:fldChar w:fldCharType="begin"/>
        </w:r>
        <w:r>
          <w:rPr>
            <w:noProof/>
            <w:webHidden/>
          </w:rPr>
          <w:instrText xml:space="preserve"> PAGEREF _Toc323907714 \h </w:instrText>
        </w:r>
        <w:r>
          <w:rPr>
            <w:noProof/>
            <w:webHidden/>
          </w:rPr>
        </w:r>
        <w:r>
          <w:rPr>
            <w:noProof/>
            <w:webHidden/>
          </w:rPr>
          <w:fldChar w:fldCharType="separate"/>
        </w:r>
        <w:r>
          <w:rPr>
            <w:noProof/>
            <w:webHidden/>
          </w:rPr>
          <w:t>123</w:t>
        </w:r>
        <w:r>
          <w:rPr>
            <w:noProof/>
            <w:webHidden/>
          </w:rPr>
          <w:fldChar w:fldCharType="end"/>
        </w:r>
      </w:hyperlink>
    </w:p>
    <w:p w14:paraId="57F918E8" w14:textId="77777777" w:rsidR="00FA200F" w:rsidRPr="00AB0F96" w:rsidRDefault="00FA200F">
      <w:pPr>
        <w:pStyle w:val="3a"/>
        <w:rPr>
          <w:rFonts w:ascii="Calibri" w:eastAsia="Times New Roman" w:hAnsi="Calibri"/>
          <w:b w:val="0"/>
          <w:noProof/>
          <w:sz w:val="22"/>
          <w:szCs w:val="22"/>
          <w:lang w:val="en-US" w:eastAsia="en-US"/>
        </w:rPr>
      </w:pPr>
      <w:hyperlink w:anchor="_Toc323907715" w:history="1">
        <w:r w:rsidRPr="004431B7">
          <w:rPr>
            <w:rStyle w:val="aff7"/>
            <w:noProof/>
          </w:rPr>
          <w:t>12.6.1</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do</w:t>
        </w:r>
        <w:r w:rsidRPr="004431B7">
          <w:rPr>
            <w:rStyle w:val="aff7"/>
            <w:noProof/>
          </w:rPr>
          <w:t>-</w:t>
        </w:r>
        <w:r w:rsidRPr="004431B7">
          <w:rPr>
            <w:rStyle w:val="aff7"/>
            <w:rFonts w:ascii="Courier New" w:hAnsi="Courier New"/>
            <w:noProof/>
          </w:rPr>
          <w:t>while</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_Toc323907715 \h </w:instrText>
        </w:r>
        <w:r>
          <w:rPr>
            <w:noProof/>
            <w:webHidden/>
          </w:rPr>
        </w:r>
        <w:r>
          <w:rPr>
            <w:noProof/>
            <w:webHidden/>
          </w:rPr>
          <w:fldChar w:fldCharType="separate"/>
        </w:r>
        <w:r>
          <w:rPr>
            <w:noProof/>
            <w:webHidden/>
          </w:rPr>
          <w:t>124</w:t>
        </w:r>
        <w:r>
          <w:rPr>
            <w:noProof/>
            <w:webHidden/>
          </w:rPr>
          <w:fldChar w:fldCharType="end"/>
        </w:r>
      </w:hyperlink>
    </w:p>
    <w:p w14:paraId="0A3D72F9" w14:textId="77777777" w:rsidR="00FA200F" w:rsidRPr="00AB0F96" w:rsidRDefault="00FA200F">
      <w:pPr>
        <w:pStyle w:val="3a"/>
        <w:rPr>
          <w:rFonts w:ascii="Calibri" w:eastAsia="Times New Roman" w:hAnsi="Calibri"/>
          <w:b w:val="0"/>
          <w:noProof/>
          <w:sz w:val="22"/>
          <w:szCs w:val="22"/>
          <w:lang w:val="en-US" w:eastAsia="en-US"/>
        </w:rPr>
      </w:pPr>
      <w:hyperlink w:anchor="_Toc323907716" w:history="1">
        <w:r w:rsidRPr="004431B7">
          <w:rPr>
            <w:rStyle w:val="aff7"/>
            <w:noProof/>
          </w:rPr>
          <w:t>12.6.2</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while</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_Toc323907716 \h </w:instrText>
        </w:r>
        <w:r>
          <w:rPr>
            <w:noProof/>
            <w:webHidden/>
          </w:rPr>
        </w:r>
        <w:r>
          <w:rPr>
            <w:noProof/>
            <w:webHidden/>
          </w:rPr>
          <w:fldChar w:fldCharType="separate"/>
        </w:r>
        <w:r>
          <w:rPr>
            <w:noProof/>
            <w:webHidden/>
          </w:rPr>
          <w:t>124</w:t>
        </w:r>
        <w:r>
          <w:rPr>
            <w:noProof/>
            <w:webHidden/>
          </w:rPr>
          <w:fldChar w:fldCharType="end"/>
        </w:r>
      </w:hyperlink>
    </w:p>
    <w:p w14:paraId="72706324" w14:textId="77777777" w:rsidR="00FA200F" w:rsidRPr="00AB0F96" w:rsidRDefault="00FA200F">
      <w:pPr>
        <w:pStyle w:val="3a"/>
        <w:rPr>
          <w:rFonts w:ascii="Calibri" w:eastAsia="Times New Roman" w:hAnsi="Calibri"/>
          <w:b w:val="0"/>
          <w:noProof/>
          <w:sz w:val="22"/>
          <w:szCs w:val="22"/>
          <w:lang w:val="en-US" w:eastAsia="en-US"/>
        </w:rPr>
      </w:pPr>
      <w:hyperlink w:anchor="_Toc323907717" w:history="1">
        <w:r w:rsidRPr="004431B7">
          <w:rPr>
            <w:rStyle w:val="aff7"/>
            <w:noProof/>
          </w:rPr>
          <w:t>12.6.3</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for</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_Toc323907717 \h </w:instrText>
        </w:r>
        <w:r>
          <w:rPr>
            <w:noProof/>
            <w:webHidden/>
          </w:rPr>
        </w:r>
        <w:r>
          <w:rPr>
            <w:noProof/>
            <w:webHidden/>
          </w:rPr>
          <w:fldChar w:fldCharType="separate"/>
        </w:r>
        <w:r>
          <w:rPr>
            <w:noProof/>
            <w:webHidden/>
          </w:rPr>
          <w:t>124</w:t>
        </w:r>
        <w:r>
          <w:rPr>
            <w:noProof/>
            <w:webHidden/>
          </w:rPr>
          <w:fldChar w:fldCharType="end"/>
        </w:r>
      </w:hyperlink>
    </w:p>
    <w:p w14:paraId="5C984E1E" w14:textId="77777777" w:rsidR="00FA200F" w:rsidRPr="00AB0F96" w:rsidRDefault="00FA200F">
      <w:pPr>
        <w:pStyle w:val="3a"/>
        <w:rPr>
          <w:rFonts w:ascii="Calibri" w:eastAsia="Times New Roman" w:hAnsi="Calibri"/>
          <w:b w:val="0"/>
          <w:noProof/>
          <w:sz w:val="22"/>
          <w:szCs w:val="22"/>
          <w:lang w:val="en-US" w:eastAsia="en-US"/>
        </w:rPr>
      </w:pPr>
      <w:hyperlink w:anchor="_Toc323907718" w:history="1">
        <w:r w:rsidRPr="004431B7">
          <w:rPr>
            <w:rStyle w:val="aff7"/>
            <w:noProof/>
          </w:rPr>
          <w:t>12.6.4</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for</w:t>
        </w:r>
        <w:r w:rsidRPr="004431B7">
          <w:rPr>
            <w:rStyle w:val="aff7"/>
            <w:noProof/>
          </w:rPr>
          <w:t>-</w:t>
        </w:r>
        <w:r w:rsidRPr="004431B7">
          <w:rPr>
            <w:rStyle w:val="aff7"/>
            <w:rFonts w:ascii="Courier New" w:hAnsi="Courier New"/>
            <w:noProof/>
          </w:rPr>
          <w:t>in</w:t>
        </w:r>
        <w:r w:rsidRPr="004431B7">
          <w:rPr>
            <w:rStyle w:val="aff7"/>
            <w:noProof/>
          </w:rPr>
          <w:t xml:space="preserve"> and </w:t>
        </w:r>
        <w:r w:rsidRPr="004431B7">
          <w:rPr>
            <w:rStyle w:val="aff7"/>
            <w:rFonts w:ascii="Courier New" w:hAnsi="Courier New"/>
            <w:noProof/>
          </w:rPr>
          <w:t>for</w:t>
        </w:r>
        <w:r w:rsidRPr="004431B7">
          <w:rPr>
            <w:rStyle w:val="aff7"/>
            <w:noProof/>
          </w:rPr>
          <w:t>-</w:t>
        </w:r>
        <w:r w:rsidRPr="004431B7">
          <w:rPr>
            <w:rStyle w:val="aff7"/>
            <w:rFonts w:ascii="Courier New" w:hAnsi="Courier New"/>
            <w:noProof/>
          </w:rPr>
          <w:t>of</w:t>
        </w:r>
        <w:r w:rsidRPr="004431B7">
          <w:rPr>
            <w:rStyle w:val="aff7"/>
            <w:noProof/>
          </w:rPr>
          <w:t xml:space="preserve"> Statements</w:t>
        </w:r>
        <w:r>
          <w:rPr>
            <w:noProof/>
            <w:webHidden/>
          </w:rPr>
          <w:tab/>
        </w:r>
        <w:r>
          <w:rPr>
            <w:noProof/>
            <w:webHidden/>
          </w:rPr>
          <w:fldChar w:fldCharType="begin"/>
        </w:r>
        <w:r>
          <w:rPr>
            <w:noProof/>
            <w:webHidden/>
          </w:rPr>
          <w:instrText xml:space="preserve"> PAGEREF _Toc323907718 \h </w:instrText>
        </w:r>
        <w:r>
          <w:rPr>
            <w:noProof/>
            <w:webHidden/>
          </w:rPr>
        </w:r>
        <w:r>
          <w:rPr>
            <w:noProof/>
            <w:webHidden/>
          </w:rPr>
          <w:fldChar w:fldCharType="separate"/>
        </w:r>
        <w:r>
          <w:rPr>
            <w:noProof/>
            <w:webHidden/>
          </w:rPr>
          <w:t>126</w:t>
        </w:r>
        <w:r>
          <w:rPr>
            <w:noProof/>
            <w:webHidden/>
          </w:rPr>
          <w:fldChar w:fldCharType="end"/>
        </w:r>
      </w:hyperlink>
    </w:p>
    <w:p w14:paraId="59F9C06B" w14:textId="77777777" w:rsidR="00FA200F" w:rsidRPr="00AB0F96" w:rsidRDefault="00FA200F">
      <w:pPr>
        <w:pStyle w:val="2b"/>
        <w:rPr>
          <w:rFonts w:ascii="Calibri" w:eastAsia="Times New Roman" w:hAnsi="Calibri"/>
          <w:b w:val="0"/>
          <w:noProof/>
          <w:sz w:val="22"/>
          <w:szCs w:val="22"/>
          <w:lang w:val="en-US" w:eastAsia="en-US"/>
        </w:rPr>
      </w:pPr>
      <w:hyperlink w:anchor="_Toc323907719" w:history="1">
        <w:r w:rsidRPr="004431B7">
          <w:rPr>
            <w:rStyle w:val="aff7"/>
            <w:noProof/>
          </w:rPr>
          <w:t>12.7</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continue</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_Toc323907719 \h </w:instrText>
        </w:r>
        <w:r>
          <w:rPr>
            <w:noProof/>
            <w:webHidden/>
          </w:rPr>
        </w:r>
        <w:r>
          <w:rPr>
            <w:noProof/>
            <w:webHidden/>
          </w:rPr>
          <w:fldChar w:fldCharType="separate"/>
        </w:r>
        <w:r>
          <w:rPr>
            <w:noProof/>
            <w:webHidden/>
          </w:rPr>
          <w:t>129</w:t>
        </w:r>
        <w:r>
          <w:rPr>
            <w:noProof/>
            <w:webHidden/>
          </w:rPr>
          <w:fldChar w:fldCharType="end"/>
        </w:r>
      </w:hyperlink>
    </w:p>
    <w:p w14:paraId="5D57BBCF" w14:textId="77777777" w:rsidR="00FA200F" w:rsidRPr="00AB0F96" w:rsidRDefault="00FA200F">
      <w:pPr>
        <w:pStyle w:val="2b"/>
        <w:rPr>
          <w:rFonts w:ascii="Calibri" w:eastAsia="Times New Roman" w:hAnsi="Calibri"/>
          <w:b w:val="0"/>
          <w:noProof/>
          <w:sz w:val="22"/>
          <w:szCs w:val="22"/>
          <w:lang w:val="en-US" w:eastAsia="en-US"/>
        </w:rPr>
      </w:pPr>
      <w:hyperlink w:anchor="_Toc323907720" w:history="1">
        <w:r w:rsidRPr="004431B7">
          <w:rPr>
            <w:rStyle w:val="aff7"/>
            <w:noProof/>
          </w:rPr>
          <w:t>12.8</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break</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_Toc323907720 \h </w:instrText>
        </w:r>
        <w:r>
          <w:rPr>
            <w:noProof/>
            <w:webHidden/>
          </w:rPr>
        </w:r>
        <w:r>
          <w:rPr>
            <w:noProof/>
            <w:webHidden/>
          </w:rPr>
          <w:fldChar w:fldCharType="separate"/>
        </w:r>
        <w:r>
          <w:rPr>
            <w:noProof/>
            <w:webHidden/>
          </w:rPr>
          <w:t>130</w:t>
        </w:r>
        <w:r>
          <w:rPr>
            <w:noProof/>
            <w:webHidden/>
          </w:rPr>
          <w:fldChar w:fldCharType="end"/>
        </w:r>
      </w:hyperlink>
    </w:p>
    <w:p w14:paraId="09CCE678" w14:textId="77777777" w:rsidR="00FA200F" w:rsidRPr="00AB0F96" w:rsidRDefault="00FA200F">
      <w:pPr>
        <w:pStyle w:val="2b"/>
        <w:rPr>
          <w:rFonts w:ascii="Calibri" w:eastAsia="Times New Roman" w:hAnsi="Calibri"/>
          <w:b w:val="0"/>
          <w:noProof/>
          <w:sz w:val="22"/>
          <w:szCs w:val="22"/>
          <w:lang w:val="en-US" w:eastAsia="en-US"/>
        </w:rPr>
      </w:pPr>
      <w:hyperlink w:anchor="_Toc323907721" w:history="1">
        <w:r w:rsidRPr="004431B7">
          <w:rPr>
            <w:rStyle w:val="aff7"/>
            <w:noProof/>
          </w:rPr>
          <w:t>12.9</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return</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_Toc323907721 \h </w:instrText>
        </w:r>
        <w:r>
          <w:rPr>
            <w:noProof/>
            <w:webHidden/>
          </w:rPr>
        </w:r>
        <w:r>
          <w:rPr>
            <w:noProof/>
            <w:webHidden/>
          </w:rPr>
          <w:fldChar w:fldCharType="separate"/>
        </w:r>
        <w:r>
          <w:rPr>
            <w:noProof/>
            <w:webHidden/>
          </w:rPr>
          <w:t>130</w:t>
        </w:r>
        <w:r>
          <w:rPr>
            <w:noProof/>
            <w:webHidden/>
          </w:rPr>
          <w:fldChar w:fldCharType="end"/>
        </w:r>
      </w:hyperlink>
    </w:p>
    <w:p w14:paraId="14B23D26" w14:textId="77777777" w:rsidR="00FA200F" w:rsidRPr="00AB0F96" w:rsidRDefault="00FA200F">
      <w:pPr>
        <w:pStyle w:val="2b"/>
        <w:rPr>
          <w:rFonts w:ascii="Calibri" w:eastAsia="Times New Roman" w:hAnsi="Calibri"/>
          <w:b w:val="0"/>
          <w:noProof/>
          <w:sz w:val="22"/>
          <w:szCs w:val="22"/>
          <w:lang w:val="en-US" w:eastAsia="en-US"/>
        </w:rPr>
      </w:pPr>
      <w:hyperlink w:anchor="_Toc323907722" w:history="1">
        <w:r w:rsidRPr="004431B7">
          <w:rPr>
            <w:rStyle w:val="aff7"/>
            <w:noProof/>
          </w:rPr>
          <w:t>12.10</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with</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_Toc323907722 \h </w:instrText>
        </w:r>
        <w:r>
          <w:rPr>
            <w:noProof/>
            <w:webHidden/>
          </w:rPr>
        </w:r>
        <w:r>
          <w:rPr>
            <w:noProof/>
            <w:webHidden/>
          </w:rPr>
          <w:fldChar w:fldCharType="separate"/>
        </w:r>
        <w:r>
          <w:rPr>
            <w:noProof/>
            <w:webHidden/>
          </w:rPr>
          <w:t>131</w:t>
        </w:r>
        <w:r>
          <w:rPr>
            <w:noProof/>
            <w:webHidden/>
          </w:rPr>
          <w:fldChar w:fldCharType="end"/>
        </w:r>
      </w:hyperlink>
    </w:p>
    <w:p w14:paraId="14E08D16" w14:textId="77777777" w:rsidR="00FA200F" w:rsidRPr="00AB0F96" w:rsidRDefault="00FA200F">
      <w:pPr>
        <w:pStyle w:val="2b"/>
        <w:rPr>
          <w:rFonts w:ascii="Calibri" w:eastAsia="Times New Roman" w:hAnsi="Calibri"/>
          <w:b w:val="0"/>
          <w:noProof/>
          <w:sz w:val="22"/>
          <w:szCs w:val="22"/>
          <w:lang w:val="en-US" w:eastAsia="en-US"/>
        </w:rPr>
      </w:pPr>
      <w:hyperlink w:anchor="_Toc323907723" w:history="1">
        <w:r w:rsidRPr="004431B7">
          <w:rPr>
            <w:rStyle w:val="aff7"/>
            <w:noProof/>
          </w:rPr>
          <w:t>12.11</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switch</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_Toc323907723 \h </w:instrText>
        </w:r>
        <w:r>
          <w:rPr>
            <w:noProof/>
            <w:webHidden/>
          </w:rPr>
        </w:r>
        <w:r>
          <w:rPr>
            <w:noProof/>
            <w:webHidden/>
          </w:rPr>
          <w:fldChar w:fldCharType="separate"/>
        </w:r>
        <w:r>
          <w:rPr>
            <w:noProof/>
            <w:webHidden/>
          </w:rPr>
          <w:t>132</w:t>
        </w:r>
        <w:r>
          <w:rPr>
            <w:noProof/>
            <w:webHidden/>
          </w:rPr>
          <w:fldChar w:fldCharType="end"/>
        </w:r>
      </w:hyperlink>
    </w:p>
    <w:p w14:paraId="059133E7" w14:textId="77777777" w:rsidR="00FA200F" w:rsidRPr="00AB0F96" w:rsidRDefault="00FA200F">
      <w:pPr>
        <w:pStyle w:val="2b"/>
        <w:rPr>
          <w:rFonts w:ascii="Calibri" w:eastAsia="Times New Roman" w:hAnsi="Calibri"/>
          <w:b w:val="0"/>
          <w:noProof/>
          <w:sz w:val="22"/>
          <w:szCs w:val="22"/>
          <w:lang w:val="en-US" w:eastAsia="en-US"/>
        </w:rPr>
      </w:pPr>
      <w:hyperlink w:anchor="_Toc323907724" w:history="1">
        <w:r w:rsidRPr="004431B7">
          <w:rPr>
            <w:rStyle w:val="aff7"/>
            <w:noProof/>
          </w:rPr>
          <w:t>12.12</w:t>
        </w:r>
        <w:r w:rsidRPr="00AB0F96">
          <w:rPr>
            <w:rFonts w:ascii="Calibri" w:eastAsia="Times New Roman" w:hAnsi="Calibri"/>
            <w:b w:val="0"/>
            <w:noProof/>
            <w:sz w:val="22"/>
            <w:szCs w:val="22"/>
            <w:lang w:val="en-US" w:eastAsia="en-US"/>
          </w:rPr>
          <w:tab/>
        </w:r>
        <w:r w:rsidRPr="004431B7">
          <w:rPr>
            <w:rStyle w:val="aff7"/>
            <w:noProof/>
          </w:rPr>
          <w:t>Labelled Statements</w:t>
        </w:r>
        <w:r>
          <w:rPr>
            <w:noProof/>
            <w:webHidden/>
          </w:rPr>
          <w:tab/>
        </w:r>
        <w:r>
          <w:rPr>
            <w:noProof/>
            <w:webHidden/>
          </w:rPr>
          <w:fldChar w:fldCharType="begin"/>
        </w:r>
        <w:r>
          <w:rPr>
            <w:noProof/>
            <w:webHidden/>
          </w:rPr>
          <w:instrText xml:space="preserve"> PAGEREF _Toc323907724 \h </w:instrText>
        </w:r>
        <w:r>
          <w:rPr>
            <w:noProof/>
            <w:webHidden/>
          </w:rPr>
        </w:r>
        <w:r>
          <w:rPr>
            <w:noProof/>
            <w:webHidden/>
          </w:rPr>
          <w:fldChar w:fldCharType="separate"/>
        </w:r>
        <w:r>
          <w:rPr>
            <w:noProof/>
            <w:webHidden/>
          </w:rPr>
          <w:t>136</w:t>
        </w:r>
        <w:r>
          <w:rPr>
            <w:noProof/>
            <w:webHidden/>
          </w:rPr>
          <w:fldChar w:fldCharType="end"/>
        </w:r>
      </w:hyperlink>
    </w:p>
    <w:p w14:paraId="2E80CD28" w14:textId="77777777" w:rsidR="00FA200F" w:rsidRPr="00AB0F96" w:rsidRDefault="00FA200F">
      <w:pPr>
        <w:pStyle w:val="2b"/>
        <w:rPr>
          <w:rFonts w:ascii="Calibri" w:eastAsia="Times New Roman" w:hAnsi="Calibri"/>
          <w:b w:val="0"/>
          <w:noProof/>
          <w:sz w:val="22"/>
          <w:szCs w:val="22"/>
          <w:lang w:val="en-US" w:eastAsia="en-US"/>
        </w:rPr>
      </w:pPr>
      <w:hyperlink w:anchor="_Toc323907725" w:history="1">
        <w:r w:rsidRPr="004431B7">
          <w:rPr>
            <w:rStyle w:val="aff7"/>
            <w:noProof/>
          </w:rPr>
          <w:t>12.13</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throw</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_Toc323907725 \h </w:instrText>
        </w:r>
        <w:r>
          <w:rPr>
            <w:noProof/>
            <w:webHidden/>
          </w:rPr>
        </w:r>
        <w:r>
          <w:rPr>
            <w:noProof/>
            <w:webHidden/>
          </w:rPr>
          <w:fldChar w:fldCharType="separate"/>
        </w:r>
        <w:r>
          <w:rPr>
            <w:noProof/>
            <w:webHidden/>
          </w:rPr>
          <w:t>137</w:t>
        </w:r>
        <w:r>
          <w:rPr>
            <w:noProof/>
            <w:webHidden/>
          </w:rPr>
          <w:fldChar w:fldCharType="end"/>
        </w:r>
      </w:hyperlink>
    </w:p>
    <w:p w14:paraId="1E4B3FC4" w14:textId="77777777" w:rsidR="00FA200F" w:rsidRPr="00AB0F96" w:rsidRDefault="00FA200F">
      <w:pPr>
        <w:pStyle w:val="2b"/>
        <w:rPr>
          <w:rFonts w:ascii="Calibri" w:eastAsia="Times New Roman" w:hAnsi="Calibri"/>
          <w:b w:val="0"/>
          <w:noProof/>
          <w:sz w:val="22"/>
          <w:szCs w:val="22"/>
          <w:lang w:val="en-US" w:eastAsia="en-US"/>
        </w:rPr>
      </w:pPr>
      <w:hyperlink w:anchor="_Toc323907726" w:history="1">
        <w:r w:rsidRPr="004431B7">
          <w:rPr>
            <w:rStyle w:val="aff7"/>
            <w:noProof/>
          </w:rPr>
          <w:t>12.14</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try</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_Toc323907726 \h </w:instrText>
        </w:r>
        <w:r>
          <w:rPr>
            <w:noProof/>
            <w:webHidden/>
          </w:rPr>
        </w:r>
        <w:r>
          <w:rPr>
            <w:noProof/>
            <w:webHidden/>
          </w:rPr>
          <w:fldChar w:fldCharType="separate"/>
        </w:r>
        <w:r>
          <w:rPr>
            <w:noProof/>
            <w:webHidden/>
          </w:rPr>
          <w:t>137</w:t>
        </w:r>
        <w:r>
          <w:rPr>
            <w:noProof/>
            <w:webHidden/>
          </w:rPr>
          <w:fldChar w:fldCharType="end"/>
        </w:r>
      </w:hyperlink>
    </w:p>
    <w:p w14:paraId="47D9F993" w14:textId="77777777" w:rsidR="00FA200F" w:rsidRPr="00AB0F96" w:rsidRDefault="00FA200F">
      <w:pPr>
        <w:pStyle w:val="2b"/>
        <w:rPr>
          <w:rFonts w:ascii="Calibri" w:eastAsia="Times New Roman" w:hAnsi="Calibri"/>
          <w:b w:val="0"/>
          <w:noProof/>
          <w:sz w:val="22"/>
          <w:szCs w:val="22"/>
          <w:lang w:val="en-US" w:eastAsia="en-US"/>
        </w:rPr>
      </w:pPr>
      <w:hyperlink w:anchor="_Toc323907727" w:history="1">
        <w:r w:rsidRPr="004431B7">
          <w:rPr>
            <w:rStyle w:val="aff7"/>
            <w:noProof/>
          </w:rPr>
          <w:t>12.15</w:t>
        </w:r>
        <w:r w:rsidRPr="00AB0F96">
          <w:rPr>
            <w:rFonts w:ascii="Calibri" w:eastAsia="Times New Roman" w:hAnsi="Calibri"/>
            <w:b w:val="0"/>
            <w:noProof/>
            <w:sz w:val="22"/>
            <w:szCs w:val="22"/>
            <w:lang w:val="en-US" w:eastAsia="en-US"/>
          </w:rPr>
          <w:tab/>
        </w:r>
        <w:r w:rsidRPr="004431B7">
          <w:rPr>
            <w:rStyle w:val="aff7"/>
            <w:noProof/>
          </w:rPr>
          <w:t xml:space="preserve">The </w:t>
        </w:r>
        <w:r w:rsidRPr="004431B7">
          <w:rPr>
            <w:rStyle w:val="aff7"/>
            <w:rFonts w:ascii="Courier New" w:hAnsi="Courier New"/>
            <w:noProof/>
          </w:rPr>
          <w:t>debugger</w:t>
        </w:r>
        <w:r w:rsidRPr="004431B7">
          <w:rPr>
            <w:rStyle w:val="aff7"/>
            <w:noProof/>
          </w:rPr>
          <w:t xml:space="preserve"> statement</w:t>
        </w:r>
        <w:r>
          <w:rPr>
            <w:noProof/>
            <w:webHidden/>
          </w:rPr>
          <w:tab/>
        </w:r>
        <w:r>
          <w:rPr>
            <w:noProof/>
            <w:webHidden/>
          </w:rPr>
          <w:fldChar w:fldCharType="begin"/>
        </w:r>
        <w:r>
          <w:rPr>
            <w:noProof/>
            <w:webHidden/>
          </w:rPr>
          <w:instrText xml:space="preserve"> PAGEREF _Toc323907727 \h </w:instrText>
        </w:r>
        <w:r>
          <w:rPr>
            <w:noProof/>
            <w:webHidden/>
          </w:rPr>
        </w:r>
        <w:r>
          <w:rPr>
            <w:noProof/>
            <w:webHidden/>
          </w:rPr>
          <w:fldChar w:fldCharType="separate"/>
        </w:r>
        <w:r>
          <w:rPr>
            <w:noProof/>
            <w:webHidden/>
          </w:rPr>
          <w:t>140</w:t>
        </w:r>
        <w:r>
          <w:rPr>
            <w:noProof/>
            <w:webHidden/>
          </w:rPr>
          <w:fldChar w:fldCharType="end"/>
        </w:r>
      </w:hyperlink>
    </w:p>
    <w:p w14:paraId="10485F29" w14:textId="77777777" w:rsidR="00FA200F" w:rsidRPr="00AB0F96" w:rsidRDefault="00FA200F">
      <w:pPr>
        <w:pStyle w:val="12"/>
        <w:rPr>
          <w:rFonts w:ascii="Calibri" w:eastAsia="Times New Roman" w:hAnsi="Calibri"/>
          <w:b w:val="0"/>
          <w:noProof/>
          <w:sz w:val="22"/>
          <w:szCs w:val="22"/>
          <w:lang w:val="en-US" w:eastAsia="en-US"/>
        </w:rPr>
      </w:pPr>
      <w:hyperlink w:anchor="_Toc323907728" w:history="1">
        <w:r w:rsidRPr="004431B7">
          <w:rPr>
            <w:rStyle w:val="aff7"/>
            <w:noProof/>
          </w:rPr>
          <w:t>13</w:t>
        </w:r>
        <w:r w:rsidRPr="00AB0F96">
          <w:rPr>
            <w:rFonts w:ascii="Calibri" w:eastAsia="Times New Roman" w:hAnsi="Calibri"/>
            <w:b w:val="0"/>
            <w:noProof/>
            <w:sz w:val="22"/>
            <w:szCs w:val="22"/>
            <w:lang w:val="en-US" w:eastAsia="en-US"/>
          </w:rPr>
          <w:tab/>
        </w:r>
        <w:r w:rsidRPr="004431B7">
          <w:rPr>
            <w:rStyle w:val="aff7"/>
            <w:noProof/>
          </w:rPr>
          <w:t>Functions and Generators</w:t>
        </w:r>
        <w:r>
          <w:rPr>
            <w:noProof/>
            <w:webHidden/>
          </w:rPr>
          <w:tab/>
        </w:r>
        <w:r>
          <w:rPr>
            <w:noProof/>
            <w:webHidden/>
          </w:rPr>
          <w:fldChar w:fldCharType="begin"/>
        </w:r>
        <w:r>
          <w:rPr>
            <w:noProof/>
            <w:webHidden/>
          </w:rPr>
          <w:instrText xml:space="preserve"> PAGEREF _Toc323907728 \h </w:instrText>
        </w:r>
        <w:r>
          <w:rPr>
            <w:noProof/>
            <w:webHidden/>
          </w:rPr>
        </w:r>
        <w:r>
          <w:rPr>
            <w:noProof/>
            <w:webHidden/>
          </w:rPr>
          <w:fldChar w:fldCharType="separate"/>
        </w:r>
        <w:r>
          <w:rPr>
            <w:noProof/>
            <w:webHidden/>
          </w:rPr>
          <w:t>140</w:t>
        </w:r>
        <w:r>
          <w:rPr>
            <w:noProof/>
            <w:webHidden/>
          </w:rPr>
          <w:fldChar w:fldCharType="end"/>
        </w:r>
      </w:hyperlink>
    </w:p>
    <w:p w14:paraId="43776ACE" w14:textId="77777777" w:rsidR="00FA200F" w:rsidRPr="00AB0F96" w:rsidRDefault="00FA200F">
      <w:pPr>
        <w:pStyle w:val="2b"/>
        <w:rPr>
          <w:rFonts w:ascii="Calibri" w:eastAsia="Times New Roman" w:hAnsi="Calibri"/>
          <w:b w:val="0"/>
          <w:noProof/>
          <w:sz w:val="22"/>
          <w:szCs w:val="22"/>
          <w:lang w:val="en-US" w:eastAsia="en-US"/>
        </w:rPr>
      </w:pPr>
      <w:hyperlink w:anchor="_Toc323907729" w:history="1">
        <w:r w:rsidRPr="004431B7">
          <w:rPr>
            <w:rStyle w:val="aff7"/>
            <w:noProof/>
          </w:rPr>
          <w:t>13.1</w:t>
        </w:r>
        <w:r w:rsidRPr="00AB0F96">
          <w:rPr>
            <w:rFonts w:ascii="Calibri" w:eastAsia="Times New Roman" w:hAnsi="Calibri"/>
            <w:b w:val="0"/>
            <w:noProof/>
            <w:sz w:val="22"/>
            <w:szCs w:val="22"/>
            <w:lang w:val="en-US" w:eastAsia="en-US"/>
          </w:rPr>
          <w:tab/>
        </w:r>
        <w:r w:rsidRPr="004431B7">
          <w:rPr>
            <w:rStyle w:val="aff7"/>
            <w:noProof/>
          </w:rPr>
          <w:t>Function Definitions</w:t>
        </w:r>
        <w:r>
          <w:rPr>
            <w:noProof/>
            <w:webHidden/>
          </w:rPr>
          <w:tab/>
        </w:r>
        <w:r>
          <w:rPr>
            <w:noProof/>
            <w:webHidden/>
          </w:rPr>
          <w:fldChar w:fldCharType="begin"/>
        </w:r>
        <w:r>
          <w:rPr>
            <w:noProof/>
            <w:webHidden/>
          </w:rPr>
          <w:instrText xml:space="preserve"> PAGEREF _Toc323907729 \h </w:instrText>
        </w:r>
        <w:r>
          <w:rPr>
            <w:noProof/>
            <w:webHidden/>
          </w:rPr>
        </w:r>
        <w:r>
          <w:rPr>
            <w:noProof/>
            <w:webHidden/>
          </w:rPr>
          <w:fldChar w:fldCharType="separate"/>
        </w:r>
        <w:r>
          <w:rPr>
            <w:noProof/>
            <w:webHidden/>
          </w:rPr>
          <w:t>140</w:t>
        </w:r>
        <w:r>
          <w:rPr>
            <w:noProof/>
            <w:webHidden/>
          </w:rPr>
          <w:fldChar w:fldCharType="end"/>
        </w:r>
      </w:hyperlink>
    </w:p>
    <w:p w14:paraId="5749428B" w14:textId="77777777" w:rsidR="00FA200F" w:rsidRPr="00AB0F96" w:rsidRDefault="00FA200F">
      <w:pPr>
        <w:pStyle w:val="2b"/>
        <w:rPr>
          <w:rFonts w:ascii="Calibri" w:eastAsia="Times New Roman" w:hAnsi="Calibri"/>
          <w:b w:val="0"/>
          <w:noProof/>
          <w:sz w:val="22"/>
          <w:szCs w:val="22"/>
          <w:lang w:val="en-US" w:eastAsia="en-US"/>
        </w:rPr>
      </w:pPr>
      <w:hyperlink w:anchor="_Toc323907730" w:history="1">
        <w:r w:rsidRPr="004431B7">
          <w:rPr>
            <w:rStyle w:val="aff7"/>
            <w:noProof/>
          </w:rPr>
          <w:t>13.2</w:t>
        </w:r>
        <w:r w:rsidRPr="00AB0F96">
          <w:rPr>
            <w:rFonts w:ascii="Calibri" w:eastAsia="Times New Roman" w:hAnsi="Calibri"/>
            <w:b w:val="0"/>
            <w:noProof/>
            <w:sz w:val="22"/>
            <w:szCs w:val="22"/>
            <w:lang w:val="en-US" w:eastAsia="en-US"/>
          </w:rPr>
          <w:tab/>
        </w:r>
        <w:r w:rsidRPr="004431B7">
          <w:rPr>
            <w:rStyle w:val="aff7"/>
            <w:noProof/>
          </w:rPr>
          <w:t>Arrow Function Definitions</w:t>
        </w:r>
        <w:r>
          <w:rPr>
            <w:noProof/>
            <w:webHidden/>
          </w:rPr>
          <w:tab/>
        </w:r>
        <w:r>
          <w:rPr>
            <w:noProof/>
            <w:webHidden/>
          </w:rPr>
          <w:fldChar w:fldCharType="begin"/>
        </w:r>
        <w:r>
          <w:rPr>
            <w:noProof/>
            <w:webHidden/>
          </w:rPr>
          <w:instrText xml:space="preserve"> PAGEREF _Toc323907730 \h </w:instrText>
        </w:r>
        <w:r>
          <w:rPr>
            <w:noProof/>
            <w:webHidden/>
          </w:rPr>
        </w:r>
        <w:r>
          <w:rPr>
            <w:noProof/>
            <w:webHidden/>
          </w:rPr>
          <w:fldChar w:fldCharType="separate"/>
        </w:r>
        <w:r>
          <w:rPr>
            <w:noProof/>
            <w:webHidden/>
          </w:rPr>
          <w:t>146</w:t>
        </w:r>
        <w:r>
          <w:rPr>
            <w:noProof/>
            <w:webHidden/>
          </w:rPr>
          <w:fldChar w:fldCharType="end"/>
        </w:r>
      </w:hyperlink>
    </w:p>
    <w:p w14:paraId="308AA2F1" w14:textId="77777777" w:rsidR="00FA200F" w:rsidRPr="00AB0F96" w:rsidRDefault="00FA200F">
      <w:pPr>
        <w:pStyle w:val="2b"/>
        <w:rPr>
          <w:rFonts w:ascii="Calibri" w:eastAsia="Times New Roman" w:hAnsi="Calibri"/>
          <w:b w:val="0"/>
          <w:noProof/>
          <w:sz w:val="22"/>
          <w:szCs w:val="22"/>
          <w:lang w:val="en-US" w:eastAsia="en-US"/>
        </w:rPr>
      </w:pPr>
      <w:hyperlink w:anchor="_Toc323907731" w:history="1">
        <w:r w:rsidRPr="004431B7">
          <w:rPr>
            <w:rStyle w:val="aff7"/>
            <w:noProof/>
          </w:rPr>
          <w:t>13.3</w:t>
        </w:r>
        <w:r w:rsidRPr="00AB0F96">
          <w:rPr>
            <w:rFonts w:ascii="Calibri" w:eastAsia="Times New Roman" w:hAnsi="Calibri"/>
            <w:b w:val="0"/>
            <w:noProof/>
            <w:sz w:val="22"/>
            <w:szCs w:val="22"/>
            <w:lang w:val="en-US" w:eastAsia="en-US"/>
          </w:rPr>
          <w:tab/>
        </w:r>
        <w:r w:rsidRPr="004431B7">
          <w:rPr>
            <w:rStyle w:val="aff7"/>
            <w:noProof/>
          </w:rPr>
          <w:t>Method Definitions</w:t>
        </w:r>
        <w:r>
          <w:rPr>
            <w:noProof/>
            <w:webHidden/>
          </w:rPr>
          <w:tab/>
        </w:r>
        <w:r>
          <w:rPr>
            <w:noProof/>
            <w:webHidden/>
          </w:rPr>
          <w:fldChar w:fldCharType="begin"/>
        </w:r>
        <w:r>
          <w:rPr>
            <w:noProof/>
            <w:webHidden/>
          </w:rPr>
          <w:instrText xml:space="preserve"> PAGEREF _Toc323907731 \h </w:instrText>
        </w:r>
        <w:r>
          <w:rPr>
            <w:noProof/>
            <w:webHidden/>
          </w:rPr>
        </w:r>
        <w:r>
          <w:rPr>
            <w:noProof/>
            <w:webHidden/>
          </w:rPr>
          <w:fldChar w:fldCharType="separate"/>
        </w:r>
        <w:r>
          <w:rPr>
            <w:noProof/>
            <w:webHidden/>
          </w:rPr>
          <w:t>150</w:t>
        </w:r>
        <w:r>
          <w:rPr>
            <w:noProof/>
            <w:webHidden/>
          </w:rPr>
          <w:fldChar w:fldCharType="end"/>
        </w:r>
      </w:hyperlink>
    </w:p>
    <w:p w14:paraId="5199C63A" w14:textId="77777777" w:rsidR="00FA200F" w:rsidRPr="00AB0F96" w:rsidRDefault="00FA200F">
      <w:pPr>
        <w:pStyle w:val="2b"/>
        <w:rPr>
          <w:rFonts w:ascii="Calibri" w:eastAsia="Times New Roman" w:hAnsi="Calibri"/>
          <w:b w:val="0"/>
          <w:noProof/>
          <w:sz w:val="22"/>
          <w:szCs w:val="22"/>
          <w:lang w:val="en-US" w:eastAsia="en-US"/>
        </w:rPr>
      </w:pPr>
      <w:hyperlink w:anchor="_Toc323907732" w:history="1">
        <w:r w:rsidRPr="004431B7">
          <w:rPr>
            <w:rStyle w:val="aff7"/>
            <w:noProof/>
          </w:rPr>
          <w:t>13.4</w:t>
        </w:r>
        <w:r w:rsidRPr="00AB0F96">
          <w:rPr>
            <w:rFonts w:ascii="Calibri" w:eastAsia="Times New Roman" w:hAnsi="Calibri"/>
            <w:b w:val="0"/>
            <w:noProof/>
            <w:sz w:val="22"/>
            <w:szCs w:val="22"/>
            <w:lang w:val="en-US" w:eastAsia="en-US"/>
          </w:rPr>
          <w:tab/>
        </w:r>
        <w:r w:rsidRPr="004431B7">
          <w:rPr>
            <w:rStyle w:val="aff7"/>
            <w:noProof/>
          </w:rPr>
          <w:t>Generator Definitions</w:t>
        </w:r>
        <w:r>
          <w:rPr>
            <w:noProof/>
            <w:webHidden/>
          </w:rPr>
          <w:tab/>
        </w:r>
        <w:r>
          <w:rPr>
            <w:noProof/>
            <w:webHidden/>
          </w:rPr>
          <w:fldChar w:fldCharType="begin"/>
        </w:r>
        <w:r>
          <w:rPr>
            <w:noProof/>
            <w:webHidden/>
          </w:rPr>
          <w:instrText xml:space="preserve"> PAGEREF _Toc323907732 \h </w:instrText>
        </w:r>
        <w:r>
          <w:rPr>
            <w:noProof/>
            <w:webHidden/>
          </w:rPr>
        </w:r>
        <w:r>
          <w:rPr>
            <w:noProof/>
            <w:webHidden/>
          </w:rPr>
          <w:fldChar w:fldCharType="separate"/>
        </w:r>
        <w:r>
          <w:rPr>
            <w:noProof/>
            <w:webHidden/>
          </w:rPr>
          <w:t>152</w:t>
        </w:r>
        <w:r>
          <w:rPr>
            <w:noProof/>
            <w:webHidden/>
          </w:rPr>
          <w:fldChar w:fldCharType="end"/>
        </w:r>
      </w:hyperlink>
    </w:p>
    <w:p w14:paraId="13566E46" w14:textId="77777777" w:rsidR="00FA200F" w:rsidRPr="00AB0F96" w:rsidRDefault="00FA200F">
      <w:pPr>
        <w:pStyle w:val="2b"/>
        <w:rPr>
          <w:rFonts w:ascii="Calibri" w:eastAsia="Times New Roman" w:hAnsi="Calibri"/>
          <w:b w:val="0"/>
          <w:noProof/>
          <w:sz w:val="22"/>
          <w:szCs w:val="22"/>
          <w:lang w:val="en-US" w:eastAsia="en-US"/>
        </w:rPr>
      </w:pPr>
      <w:hyperlink w:anchor="_Toc323907733" w:history="1">
        <w:r w:rsidRPr="004431B7">
          <w:rPr>
            <w:rStyle w:val="aff7"/>
            <w:noProof/>
          </w:rPr>
          <w:t>13.5</w:t>
        </w:r>
        <w:r w:rsidRPr="00AB0F96">
          <w:rPr>
            <w:rFonts w:ascii="Calibri" w:eastAsia="Times New Roman" w:hAnsi="Calibri"/>
            <w:b w:val="0"/>
            <w:noProof/>
            <w:sz w:val="22"/>
            <w:szCs w:val="22"/>
            <w:lang w:val="en-US" w:eastAsia="en-US"/>
          </w:rPr>
          <w:tab/>
        </w:r>
        <w:r w:rsidRPr="004431B7">
          <w:rPr>
            <w:rStyle w:val="aff7"/>
            <w:noProof/>
          </w:rPr>
          <w:t>Creating Function Objects and Constructors</w:t>
        </w:r>
        <w:r>
          <w:rPr>
            <w:noProof/>
            <w:webHidden/>
          </w:rPr>
          <w:tab/>
        </w:r>
        <w:r>
          <w:rPr>
            <w:noProof/>
            <w:webHidden/>
          </w:rPr>
          <w:fldChar w:fldCharType="begin"/>
        </w:r>
        <w:r>
          <w:rPr>
            <w:noProof/>
            <w:webHidden/>
          </w:rPr>
          <w:instrText xml:space="preserve"> PAGEREF _Toc323907733 \h </w:instrText>
        </w:r>
        <w:r>
          <w:rPr>
            <w:noProof/>
            <w:webHidden/>
          </w:rPr>
        </w:r>
        <w:r>
          <w:rPr>
            <w:noProof/>
            <w:webHidden/>
          </w:rPr>
          <w:fldChar w:fldCharType="separate"/>
        </w:r>
        <w:r>
          <w:rPr>
            <w:noProof/>
            <w:webHidden/>
          </w:rPr>
          <w:t>153</w:t>
        </w:r>
        <w:r>
          <w:rPr>
            <w:noProof/>
            <w:webHidden/>
          </w:rPr>
          <w:fldChar w:fldCharType="end"/>
        </w:r>
      </w:hyperlink>
    </w:p>
    <w:p w14:paraId="75D126AD" w14:textId="77777777" w:rsidR="00FA200F" w:rsidRPr="00AB0F96" w:rsidRDefault="00FA200F">
      <w:pPr>
        <w:pStyle w:val="12"/>
        <w:rPr>
          <w:rFonts w:ascii="Calibri" w:eastAsia="Times New Roman" w:hAnsi="Calibri"/>
          <w:b w:val="0"/>
          <w:noProof/>
          <w:sz w:val="22"/>
          <w:szCs w:val="22"/>
          <w:lang w:val="en-US" w:eastAsia="en-US"/>
        </w:rPr>
      </w:pPr>
      <w:hyperlink w:anchor="_Toc323907734" w:history="1">
        <w:r w:rsidRPr="004431B7">
          <w:rPr>
            <w:rStyle w:val="aff7"/>
            <w:noProof/>
          </w:rPr>
          <w:t>14</w:t>
        </w:r>
        <w:r w:rsidRPr="00AB0F96">
          <w:rPr>
            <w:rFonts w:ascii="Calibri" w:eastAsia="Times New Roman" w:hAnsi="Calibri"/>
            <w:b w:val="0"/>
            <w:noProof/>
            <w:sz w:val="22"/>
            <w:szCs w:val="22"/>
            <w:lang w:val="en-US" w:eastAsia="en-US"/>
          </w:rPr>
          <w:tab/>
        </w:r>
        <w:r w:rsidRPr="004431B7">
          <w:rPr>
            <w:rStyle w:val="aff7"/>
            <w:noProof/>
          </w:rPr>
          <w:t>Program</w:t>
        </w:r>
        <w:r>
          <w:rPr>
            <w:noProof/>
            <w:webHidden/>
          </w:rPr>
          <w:tab/>
        </w:r>
        <w:r>
          <w:rPr>
            <w:noProof/>
            <w:webHidden/>
          </w:rPr>
          <w:fldChar w:fldCharType="begin"/>
        </w:r>
        <w:r>
          <w:rPr>
            <w:noProof/>
            <w:webHidden/>
          </w:rPr>
          <w:instrText xml:space="preserve"> PAGEREF _Toc323907734 \h </w:instrText>
        </w:r>
        <w:r>
          <w:rPr>
            <w:noProof/>
            <w:webHidden/>
          </w:rPr>
        </w:r>
        <w:r>
          <w:rPr>
            <w:noProof/>
            <w:webHidden/>
          </w:rPr>
          <w:fldChar w:fldCharType="separate"/>
        </w:r>
        <w:r>
          <w:rPr>
            <w:noProof/>
            <w:webHidden/>
          </w:rPr>
          <w:t>155</w:t>
        </w:r>
        <w:r>
          <w:rPr>
            <w:noProof/>
            <w:webHidden/>
          </w:rPr>
          <w:fldChar w:fldCharType="end"/>
        </w:r>
      </w:hyperlink>
    </w:p>
    <w:p w14:paraId="73C5C457" w14:textId="77777777" w:rsidR="00FA200F" w:rsidRPr="00AB0F96" w:rsidRDefault="00FA200F">
      <w:pPr>
        <w:pStyle w:val="2b"/>
        <w:rPr>
          <w:rFonts w:ascii="Calibri" w:eastAsia="Times New Roman" w:hAnsi="Calibri"/>
          <w:b w:val="0"/>
          <w:noProof/>
          <w:sz w:val="22"/>
          <w:szCs w:val="22"/>
          <w:lang w:val="en-US" w:eastAsia="en-US"/>
        </w:rPr>
      </w:pPr>
      <w:hyperlink w:anchor="_Toc323907735" w:history="1">
        <w:r w:rsidRPr="004431B7">
          <w:rPr>
            <w:rStyle w:val="aff7"/>
            <w:noProof/>
          </w:rPr>
          <w:t>14.1</w:t>
        </w:r>
        <w:r w:rsidRPr="00AB0F96">
          <w:rPr>
            <w:rFonts w:ascii="Calibri" w:eastAsia="Times New Roman" w:hAnsi="Calibri"/>
            <w:b w:val="0"/>
            <w:noProof/>
            <w:sz w:val="22"/>
            <w:szCs w:val="22"/>
            <w:lang w:val="en-US" w:eastAsia="en-US"/>
          </w:rPr>
          <w:tab/>
        </w:r>
        <w:r w:rsidRPr="004431B7">
          <w:rPr>
            <w:rStyle w:val="aff7"/>
            <w:noProof/>
          </w:rPr>
          <w:t>Directive Prologues and the Use Strict Directive</w:t>
        </w:r>
        <w:r>
          <w:rPr>
            <w:noProof/>
            <w:webHidden/>
          </w:rPr>
          <w:tab/>
        </w:r>
        <w:r>
          <w:rPr>
            <w:noProof/>
            <w:webHidden/>
          </w:rPr>
          <w:fldChar w:fldCharType="begin"/>
        </w:r>
        <w:r>
          <w:rPr>
            <w:noProof/>
            <w:webHidden/>
          </w:rPr>
          <w:instrText xml:space="preserve"> PAGEREF _Toc323907735 \h </w:instrText>
        </w:r>
        <w:r>
          <w:rPr>
            <w:noProof/>
            <w:webHidden/>
          </w:rPr>
        </w:r>
        <w:r>
          <w:rPr>
            <w:noProof/>
            <w:webHidden/>
          </w:rPr>
          <w:fldChar w:fldCharType="separate"/>
        </w:r>
        <w:r>
          <w:rPr>
            <w:noProof/>
            <w:webHidden/>
          </w:rPr>
          <w:t>155</w:t>
        </w:r>
        <w:r>
          <w:rPr>
            <w:noProof/>
            <w:webHidden/>
          </w:rPr>
          <w:fldChar w:fldCharType="end"/>
        </w:r>
      </w:hyperlink>
    </w:p>
    <w:p w14:paraId="050A2370" w14:textId="77777777" w:rsidR="00FA200F" w:rsidRPr="00AB0F96" w:rsidRDefault="00FA200F">
      <w:pPr>
        <w:pStyle w:val="12"/>
        <w:rPr>
          <w:rFonts w:ascii="Calibri" w:eastAsia="Times New Roman" w:hAnsi="Calibri"/>
          <w:b w:val="0"/>
          <w:noProof/>
          <w:sz w:val="22"/>
          <w:szCs w:val="22"/>
          <w:lang w:val="en-US" w:eastAsia="en-US"/>
        </w:rPr>
      </w:pPr>
      <w:hyperlink w:anchor="_Toc323907736" w:history="1">
        <w:r w:rsidRPr="004431B7">
          <w:rPr>
            <w:rStyle w:val="aff7"/>
            <w:noProof/>
          </w:rPr>
          <w:t>15</w:t>
        </w:r>
        <w:r w:rsidRPr="00AB0F96">
          <w:rPr>
            <w:rFonts w:ascii="Calibri" w:eastAsia="Times New Roman" w:hAnsi="Calibri"/>
            <w:b w:val="0"/>
            <w:noProof/>
            <w:sz w:val="22"/>
            <w:szCs w:val="22"/>
            <w:lang w:val="en-US" w:eastAsia="en-US"/>
          </w:rPr>
          <w:tab/>
        </w:r>
        <w:r w:rsidRPr="004431B7">
          <w:rPr>
            <w:rStyle w:val="aff7"/>
            <w:noProof/>
          </w:rPr>
          <w:t>Standard Built-in ECMAScript Objects</w:t>
        </w:r>
        <w:r>
          <w:rPr>
            <w:noProof/>
            <w:webHidden/>
          </w:rPr>
          <w:tab/>
        </w:r>
        <w:r>
          <w:rPr>
            <w:noProof/>
            <w:webHidden/>
          </w:rPr>
          <w:fldChar w:fldCharType="begin"/>
        </w:r>
        <w:r>
          <w:rPr>
            <w:noProof/>
            <w:webHidden/>
          </w:rPr>
          <w:instrText xml:space="preserve"> PAGEREF _Toc323907736 \h </w:instrText>
        </w:r>
        <w:r>
          <w:rPr>
            <w:noProof/>
            <w:webHidden/>
          </w:rPr>
        </w:r>
        <w:r>
          <w:rPr>
            <w:noProof/>
            <w:webHidden/>
          </w:rPr>
          <w:fldChar w:fldCharType="separate"/>
        </w:r>
        <w:r>
          <w:rPr>
            <w:noProof/>
            <w:webHidden/>
          </w:rPr>
          <w:t>156</w:t>
        </w:r>
        <w:r>
          <w:rPr>
            <w:noProof/>
            <w:webHidden/>
          </w:rPr>
          <w:fldChar w:fldCharType="end"/>
        </w:r>
      </w:hyperlink>
    </w:p>
    <w:p w14:paraId="70FE2D77" w14:textId="77777777" w:rsidR="00FA200F" w:rsidRPr="00AB0F96" w:rsidRDefault="00FA200F">
      <w:pPr>
        <w:pStyle w:val="2b"/>
        <w:rPr>
          <w:rFonts w:ascii="Calibri" w:eastAsia="Times New Roman" w:hAnsi="Calibri"/>
          <w:b w:val="0"/>
          <w:noProof/>
          <w:sz w:val="22"/>
          <w:szCs w:val="22"/>
          <w:lang w:val="en-US" w:eastAsia="en-US"/>
        </w:rPr>
      </w:pPr>
      <w:hyperlink w:anchor="_Toc323907737" w:history="1">
        <w:r w:rsidRPr="004431B7">
          <w:rPr>
            <w:rStyle w:val="aff7"/>
            <w:noProof/>
          </w:rPr>
          <w:t>15.1</w:t>
        </w:r>
        <w:r w:rsidRPr="00AB0F96">
          <w:rPr>
            <w:rFonts w:ascii="Calibri" w:eastAsia="Times New Roman" w:hAnsi="Calibri"/>
            <w:b w:val="0"/>
            <w:noProof/>
            <w:sz w:val="22"/>
            <w:szCs w:val="22"/>
            <w:lang w:val="en-US" w:eastAsia="en-US"/>
          </w:rPr>
          <w:tab/>
        </w:r>
        <w:r w:rsidRPr="004431B7">
          <w:rPr>
            <w:rStyle w:val="aff7"/>
            <w:noProof/>
          </w:rPr>
          <w:t>The Global Object</w:t>
        </w:r>
        <w:r>
          <w:rPr>
            <w:noProof/>
            <w:webHidden/>
          </w:rPr>
          <w:tab/>
        </w:r>
        <w:r>
          <w:rPr>
            <w:noProof/>
            <w:webHidden/>
          </w:rPr>
          <w:fldChar w:fldCharType="begin"/>
        </w:r>
        <w:r>
          <w:rPr>
            <w:noProof/>
            <w:webHidden/>
          </w:rPr>
          <w:instrText xml:space="preserve"> PAGEREF _Toc323907737 \h </w:instrText>
        </w:r>
        <w:r>
          <w:rPr>
            <w:noProof/>
            <w:webHidden/>
          </w:rPr>
        </w:r>
        <w:r>
          <w:rPr>
            <w:noProof/>
            <w:webHidden/>
          </w:rPr>
          <w:fldChar w:fldCharType="separate"/>
        </w:r>
        <w:r>
          <w:rPr>
            <w:noProof/>
            <w:webHidden/>
          </w:rPr>
          <w:t>157</w:t>
        </w:r>
        <w:r>
          <w:rPr>
            <w:noProof/>
            <w:webHidden/>
          </w:rPr>
          <w:fldChar w:fldCharType="end"/>
        </w:r>
      </w:hyperlink>
    </w:p>
    <w:p w14:paraId="62232DC2" w14:textId="77777777" w:rsidR="00FA200F" w:rsidRPr="00AB0F96" w:rsidRDefault="00FA200F">
      <w:pPr>
        <w:pStyle w:val="3a"/>
        <w:rPr>
          <w:rFonts w:ascii="Calibri" w:eastAsia="Times New Roman" w:hAnsi="Calibri"/>
          <w:b w:val="0"/>
          <w:noProof/>
          <w:sz w:val="22"/>
          <w:szCs w:val="22"/>
          <w:lang w:val="en-US" w:eastAsia="en-US"/>
        </w:rPr>
      </w:pPr>
      <w:hyperlink w:anchor="_Toc323907738" w:history="1">
        <w:r w:rsidRPr="004431B7">
          <w:rPr>
            <w:rStyle w:val="aff7"/>
            <w:noProof/>
          </w:rPr>
          <w:t>15.1.1</w:t>
        </w:r>
        <w:r w:rsidRPr="00AB0F96">
          <w:rPr>
            <w:rFonts w:ascii="Calibri" w:eastAsia="Times New Roman" w:hAnsi="Calibri"/>
            <w:b w:val="0"/>
            <w:noProof/>
            <w:sz w:val="22"/>
            <w:szCs w:val="22"/>
            <w:lang w:val="en-US" w:eastAsia="en-US"/>
          </w:rPr>
          <w:tab/>
        </w:r>
        <w:r w:rsidRPr="004431B7">
          <w:rPr>
            <w:rStyle w:val="aff7"/>
            <w:noProof/>
          </w:rPr>
          <w:t>Value Properties of the Global Object</w:t>
        </w:r>
        <w:r>
          <w:rPr>
            <w:noProof/>
            <w:webHidden/>
          </w:rPr>
          <w:tab/>
        </w:r>
        <w:r>
          <w:rPr>
            <w:noProof/>
            <w:webHidden/>
          </w:rPr>
          <w:fldChar w:fldCharType="begin"/>
        </w:r>
        <w:r>
          <w:rPr>
            <w:noProof/>
            <w:webHidden/>
          </w:rPr>
          <w:instrText xml:space="preserve"> PAGEREF _Toc323907738 \h </w:instrText>
        </w:r>
        <w:r>
          <w:rPr>
            <w:noProof/>
            <w:webHidden/>
          </w:rPr>
        </w:r>
        <w:r>
          <w:rPr>
            <w:noProof/>
            <w:webHidden/>
          </w:rPr>
          <w:fldChar w:fldCharType="separate"/>
        </w:r>
        <w:r>
          <w:rPr>
            <w:noProof/>
            <w:webHidden/>
          </w:rPr>
          <w:t>157</w:t>
        </w:r>
        <w:r>
          <w:rPr>
            <w:noProof/>
            <w:webHidden/>
          </w:rPr>
          <w:fldChar w:fldCharType="end"/>
        </w:r>
      </w:hyperlink>
    </w:p>
    <w:p w14:paraId="7A9F4B4E" w14:textId="77777777" w:rsidR="00FA200F" w:rsidRPr="00AB0F96" w:rsidRDefault="00FA200F">
      <w:pPr>
        <w:pStyle w:val="3a"/>
        <w:rPr>
          <w:rFonts w:ascii="Calibri" w:eastAsia="Times New Roman" w:hAnsi="Calibri"/>
          <w:b w:val="0"/>
          <w:noProof/>
          <w:sz w:val="22"/>
          <w:szCs w:val="22"/>
          <w:lang w:val="en-US" w:eastAsia="en-US"/>
        </w:rPr>
      </w:pPr>
      <w:hyperlink w:anchor="_Toc323907739" w:history="1">
        <w:r w:rsidRPr="004431B7">
          <w:rPr>
            <w:rStyle w:val="aff7"/>
            <w:noProof/>
          </w:rPr>
          <w:t>15.1.2</w:t>
        </w:r>
        <w:r w:rsidRPr="00AB0F96">
          <w:rPr>
            <w:rFonts w:ascii="Calibri" w:eastAsia="Times New Roman" w:hAnsi="Calibri"/>
            <w:b w:val="0"/>
            <w:noProof/>
            <w:sz w:val="22"/>
            <w:szCs w:val="22"/>
            <w:lang w:val="en-US" w:eastAsia="en-US"/>
          </w:rPr>
          <w:tab/>
        </w:r>
        <w:r w:rsidRPr="004431B7">
          <w:rPr>
            <w:rStyle w:val="aff7"/>
            <w:noProof/>
          </w:rPr>
          <w:t>Function Properties of the Global Object</w:t>
        </w:r>
        <w:r>
          <w:rPr>
            <w:noProof/>
            <w:webHidden/>
          </w:rPr>
          <w:tab/>
        </w:r>
        <w:r>
          <w:rPr>
            <w:noProof/>
            <w:webHidden/>
          </w:rPr>
          <w:fldChar w:fldCharType="begin"/>
        </w:r>
        <w:r>
          <w:rPr>
            <w:noProof/>
            <w:webHidden/>
          </w:rPr>
          <w:instrText xml:space="preserve"> PAGEREF _Toc323907739 \h </w:instrText>
        </w:r>
        <w:r>
          <w:rPr>
            <w:noProof/>
            <w:webHidden/>
          </w:rPr>
        </w:r>
        <w:r>
          <w:rPr>
            <w:noProof/>
            <w:webHidden/>
          </w:rPr>
          <w:fldChar w:fldCharType="separate"/>
        </w:r>
        <w:r>
          <w:rPr>
            <w:noProof/>
            <w:webHidden/>
          </w:rPr>
          <w:t>157</w:t>
        </w:r>
        <w:r>
          <w:rPr>
            <w:noProof/>
            <w:webHidden/>
          </w:rPr>
          <w:fldChar w:fldCharType="end"/>
        </w:r>
      </w:hyperlink>
    </w:p>
    <w:p w14:paraId="4C18FBC0" w14:textId="77777777" w:rsidR="00FA200F" w:rsidRPr="00AB0F96" w:rsidRDefault="00FA200F">
      <w:pPr>
        <w:pStyle w:val="3a"/>
        <w:rPr>
          <w:rFonts w:ascii="Calibri" w:eastAsia="Times New Roman" w:hAnsi="Calibri"/>
          <w:b w:val="0"/>
          <w:noProof/>
          <w:sz w:val="22"/>
          <w:szCs w:val="22"/>
          <w:lang w:val="en-US" w:eastAsia="en-US"/>
        </w:rPr>
      </w:pPr>
      <w:hyperlink w:anchor="_Toc323907740" w:history="1">
        <w:r w:rsidRPr="004431B7">
          <w:rPr>
            <w:rStyle w:val="aff7"/>
            <w:noProof/>
          </w:rPr>
          <w:t>15.1.3</w:t>
        </w:r>
        <w:r w:rsidRPr="00AB0F96">
          <w:rPr>
            <w:rFonts w:ascii="Calibri" w:eastAsia="Times New Roman" w:hAnsi="Calibri"/>
            <w:b w:val="0"/>
            <w:noProof/>
            <w:sz w:val="22"/>
            <w:szCs w:val="22"/>
            <w:lang w:val="en-US" w:eastAsia="en-US"/>
          </w:rPr>
          <w:tab/>
        </w:r>
        <w:r w:rsidRPr="004431B7">
          <w:rPr>
            <w:rStyle w:val="aff7"/>
            <w:noProof/>
          </w:rPr>
          <w:t>URI Handling Function Properties</w:t>
        </w:r>
        <w:r>
          <w:rPr>
            <w:noProof/>
            <w:webHidden/>
          </w:rPr>
          <w:tab/>
        </w:r>
        <w:r>
          <w:rPr>
            <w:noProof/>
            <w:webHidden/>
          </w:rPr>
          <w:fldChar w:fldCharType="begin"/>
        </w:r>
        <w:r>
          <w:rPr>
            <w:noProof/>
            <w:webHidden/>
          </w:rPr>
          <w:instrText xml:space="preserve"> PAGEREF _Toc323907740 \h </w:instrText>
        </w:r>
        <w:r>
          <w:rPr>
            <w:noProof/>
            <w:webHidden/>
          </w:rPr>
        </w:r>
        <w:r>
          <w:rPr>
            <w:noProof/>
            <w:webHidden/>
          </w:rPr>
          <w:fldChar w:fldCharType="separate"/>
        </w:r>
        <w:r>
          <w:rPr>
            <w:noProof/>
            <w:webHidden/>
          </w:rPr>
          <w:t>160</w:t>
        </w:r>
        <w:r>
          <w:rPr>
            <w:noProof/>
            <w:webHidden/>
          </w:rPr>
          <w:fldChar w:fldCharType="end"/>
        </w:r>
      </w:hyperlink>
    </w:p>
    <w:p w14:paraId="757EDDDF" w14:textId="77777777" w:rsidR="00FA200F" w:rsidRPr="00AB0F96" w:rsidRDefault="00FA200F">
      <w:pPr>
        <w:pStyle w:val="3a"/>
        <w:rPr>
          <w:rFonts w:ascii="Calibri" w:eastAsia="Times New Roman" w:hAnsi="Calibri"/>
          <w:b w:val="0"/>
          <w:noProof/>
          <w:sz w:val="22"/>
          <w:szCs w:val="22"/>
          <w:lang w:val="en-US" w:eastAsia="en-US"/>
        </w:rPr>
      </w:pPr>
      <w:hyperlink w:anchor="_Toc323907741" w:history="1">
        <w:r w:rsidRPr="004431B7">
          <w:rPr>
            <w:rStyle w:val="aff7"/>
            <w:noProof/>
          </w:rPr>
          <w:t>15.1.4</w:t>
        </w:r>
        <w:r w:rsidRPr="00AB0F96">
          <w:rPr>
            <w:rFonts w:ascii="Calibri" w:eastAsia="Times New Roman" w:hAnsi="Calibri"/>
            <w:b w:val="0"/>
            <w:noProof/>
            <w:sz w:val="22"/>
            <w:szCs w:val="22"/>
            <w:lang w:val="en-US" w:eastAsia="en-US"/>
          </w:rPr>
          <w:tab/>
        </w:r>
        <w:r w:rsidRPr="004431B7">
          <w:rPr>
            <w:rStyle w:val="aff7"/>
            <w:noProof/>
          </w:rPr>
          <w:t>Constructor Properties of the Global Object</w:t>
        </w:r>
        <w:r>
          <w:rPr>
            <w:noProof/>
            <w:webHidden/>
          </w:rPr>
          <w:tab/>
        </w:r>
        <w:r>
          <w:rPr>
            <w:noProof/>
            <w:webHidden/>
          </w:rPr>
          <w:fldChar w:fldCharType="begin"/>
        </w:r>
        <w:r>
          <w:rPr>
            <w:noProof/>
            <w:webHidden/>
          </w:rPr>
          <w:instrText xml:space="preserve"> PAGEREF _Toc323907741 \h </w:instrText>
        </w:r>
        <w:r>
          <w:rPr>
            <w:noProof/>
            <w:webHidden/>
          </w:rPr>
        </w:r>
        <w:r>
          <w:rPr>
            <w:noProof/>
            <w:webHidden/>
          </w:rPr>
          <w:fldChar w:fldCharType="separate"/>
        </w:r>
        <w:r>
          <w:rPr>
            <w:noProof/>
            <w:webHidden/>
          </w:rPr>
          <w:t>164</w:t>
        </w:r>
        <w:r>
          <w:rPr>
            <w:noProof/>
            <w:webHidden/>
          </w:rPr>
          <w:fldChar w:fldCharType="end"/>
        </w:r>
      </w:hyperlink>
    </w:p>
    <w:p w14:paraId="1F12AE26" w14:textId="77777777" w:rsidR="00FA200F" w:rsidRPr="00AB0F96" w:rsidRDefault="00FA200F">
      <w:pPr>
        <w:pStyle w:val="3a"/>
        <w:rPr>
          <w:rFonts w:ascii="Calibri" w:eastAsia="Times New Roman" w:hAnsi="Calibri"/>
          <w:b w:val="0"/>
          <w:noProof/>
          <w:sz w:val="22"/>
          <w:szCs w:val="22"/>
          <w:lang w:val="en-US" w:eastAsia="en-US"/>
        </w:rPr>
      </w:pPr>
      <w:hyperlink w:anchor="_Toc323907742" w:history="1">
        <w:r w:rsidRPr="004431B7">
          <w:rPr>
            <w:rStyle w:val="aff7"/>
            <w:noProof/>
          </w:rPr>
          <w:t>15.1.5</w:t>
        </w:r>
        <w:r w:rsidRPr="00AB0F96">
          <w:rPr>
            <w:rFonts w:ascii="Calibri" w:eastAsia="Times New Roman" w:hAnsi="Calibri"/>
            <w:b w:val="0"/>
            <w:noProof/>
            <w:sz w:val="22"/>
            <w:szCs w:val="22"/>
            <w:lang w:val="en-US" w:eastAsia="en-US"/>
          </w:rPr>
          <w:tab/>
        </w:r>
        <w:r w:rsidRPr="004431B7">
          <w:rPr>
            <w:rStyle w:val="aff7"/>
            <w:noProof/>
          </w:rPr>
          <w:t>Other Properties of the Global Object</w:t>
        </w:r>
        <w:r>
          <w:rPr>
            <w:noProof/>
            <w:webHidden/>
          </w:rPr>
          <w:tab/>
        </w:r>
        <w:r>
          <w:rPr>
            <w:noProof/>
            <w:webHidden/>
          </w:rPr>
          <w:fldChar w:fldCharType="begin"/>
        </w:r>
        <w:r>
          <w:rPr>
            <w:noProof/>
            <w:webHidden/>
          </w:rPr>
          <w:instrText xml:space="preserve"> PAGEREF _Toc323907742 \h </w:instrText>
        </w:r>
        <w:r>
          <w:rPr>
            <w:noProof/>
            <w:webHidden/>
          </w:rPr>
        </w:r>
        <w:r>
          <w:rPr>
            <w:noProof/>
            <w:webHidden/>
          </w:rPr>
          <w:fldChar w:fldCharType="separate"/>
        </w:r>
        <w:r>
          <w:rPr>
            <w:noProof/>
            <w:webHidden/>
          </w:rPr>
          <w:t>165</w:t>
        </w:r>
        <w:r>
          <w:rPr>
            <w:noProof/>
            <w:webHidden/>
          </w:rPr>
          <w:fldChar w:fldCharType="end"/>
        </w:r>
      </w:hyperlink>
    </w:p>
    <w:p w14:paraId="2AAF9E47" w14:textId="77777777" w:rsidR="00FA200F" w:rsidRPr="00AB0F96" w:rsidRDefault="00FA200F">
      <w:pPr>
        <w:pStyle w:val="2b"/>
        <w:rPr>
          <w:rFonts w:ascii="Calibri" w:eastAsia="Times New Roman" w:hAnsi="Calibri"/>
          <w:b w:val="0"/>
          <w:noProof/>
          <w:sz w:val="22"/>
          <w:szCs w:val="22"/>
          <w:lang w:val="en-US" w:eastAsia="en-US"/>
        </w:rPr>
      </w:pPr>
      <w:hyperlink w:anchor="_Toc323907743" w:history="1">
        <w:r w:rsidRPr="004431B7">
          <w:rPr>
            <w:rStyle w:val="aff7"/>
            <w:noProof/>
          </w:rPr>
          <w:t>15.2</w:t>
        </w:r>
        <w:r w:rsidRPr="00AB0F96">
          <w:rPr>
            <w:rFonts w:ascii="Calibri" w:eastAsia="Times New Roman" w:hAnsi="Calibri"/>
            <w:b w:val="0"/>
            <w:noProof/>
            <w:sz w:val="22"/>
            <w:szCs w:val="22"/>
            <w:lang w:val="en-US" w:eastAsia="en-US"/>
          </w:rPr>
          <w:tab/>
        </w:r>
        <w:r w:rsidRPr="004431B7">
          <w:rPr>
            <w:rStyle w:val="aff7"/>
            <w:noProof/>
          </w:rPr>
          <w:t>Object Objects</w:t>
        </w:r>
        <w:r>
          <w:rPr>
            <w:noProof/>
            <w:webHidden/>
          </w:rPr>
          <w:tab/>
        </w:r>
        <w:r>
          <w:rPr>
            <w:noProof/>
            <w:webHidden/>
          </w:rPr>
          <w:fldChar w:fldCharType="begin"/>
        </w:r>
        <w:r>
          <w:rPr>
            <w:noProof/>
            <w:webHidden/>
          </w:rPr>
          <w:instrText xml:space="preserve"> PAGEREF _Toc323907743 \h </w:instrText>
        </w:r>
        <w:r>
          <w:rPr>
            <w:noProof/>
            <w:webHidden/>
          </w:rPr>
        </w:r>
        <w:r>
          <w:rPr>
            <w:noProof/>
            <w:webHidden/>
          </w:rPr>
          <w:fldChar w:fldCharType="separate"/>
        </w:r>
        <w:r>
          <w:rPr>
            <w:noProof/>
            <w:webHidden/>
          </w:rPr>
          <w:t>165</w:t>
        </w:r>
        <w:r>
          <w:rPr>
            <w:noProof/>
            <w:webHidden/>
          </w:rPr>
          <w:fldChar w:fldCharType="end"/>
        </w:r>
      </w:hyperlink>
    </w:p>
    <w:p w14:paraId="2E57E5A8" w14:textId="77777777" w:rsidR="00FA200F" w:rsidRPr="00AB0F96" w:rsidRDefault="00FA200F">
      <w:pPr>
        <w:pStyle w:val="3a"/>
        <w:rPr>
          <w:rFonts w:ascii="Calibri" w:eastAsia="Times New Roman" w:hAnsi="Calibri"/>
          <w:b w:val="0"/>
          <w:noProof/>
          <w:sz w:val="22"/>
          <w:szCs w:val="22"/>
          <w:lang w:val="en-US" w:eastAsia="en-US"/>
        </w:rPr>
      </w:pPr>
      <w:hyperlink w:anchor="_Toc323907744" w:history="1">
        <w:r w:rsidRPr="004431B7">
          <w:rPr>
            <w:rStyle w:val="aff7"/>
            <w:noProof/>
          </w:rPr>
          <w:t>15.2.1</w:t>
        </w:r>
        <w:r w:rsidRPr="00AB0F96">
          <w:rPr>
            <w:rFonts w:ascii="Calibri" w:eastAsia="Times New Roman" w:hAnsi="Calibri"/>
            <w:b w:val="0"/>
            <w:noProof/>
            <w:sz w:val="22"/>
            <w:szCs w:val="22"/>
            <w:lang w:val="en-US" w:eastAsia="en-US"/>
          </w:rPr>
          <w:tab/>
        </w:r>
        <w:r w:rsidRPr="004431B7">
          <w:rPr>
            <w:rStyle w:val="aff7"/>
            <w:noProof/>
          </w:rPr>
          <w:t>The Object Constructor Called as a Function</w:t>
        </w:r>
        <w:r>
          <w:rPr>
            <w:noProof/>
            <w:webHidden/>
          </w:rPr>
          <w:tab/>
        </w:r>
        <w:r>
          <w:rPr>
            <w:noProof/>
            <w:webHidden/>
          </w:rPr>
          <w:fldChar w:fldCharType="begin"/>
        </w:r>
        <w:r>
          <w:rPr>
            <w:noProof/>
            <w:webHidden/>
          </w:rPr>
          <w:instrText xml:space="preserve"> PAGEREF _Toc323907744 \h </w:instrText>
        </w:r>
        <w:r>
          <w:rPr>
            <w:noProof/>
            <w:webHidden/>
          </w:rPr>
        </w:r>
        <w:r>
          <w:rPr>
            <w:noProof/>
            <w:webHidden/>
          </w:rPr>
          <w:fldChar w:fldCharType="separate"/>
        </w:r>
        <w:r>
          <w:rPr>
            <w:noProof/>
            <w:webHidden/>
          </w:rPr>
          <w:t>166</w:t>
        </w:r>
        <w:r>
          <w:rPr>
            <w:noProof/>
            <w:webHidden/>
          </w:rPr>
          <w:fldChar w:fldCharType="end"/>
        </w:r>
      </w:hyperlink>
    </w:p>
    <w:p w14:paraId="7D122C07" w14:textId="77777777" w:rsidR="00FA200F" w:rsidRPr="00AB0F96" w:rsidRDefault="00FA200F">
      <w:pPr>
        <w:pStyle w:val="3a"/>
        <w:rPr>
          <w:rFonts w:ascii="Calibri" w:eastAsia="Times New Roman" w:hAnsi="Calibri"/>
          <w:b w:val="0"/>
          <w:noProof/>
          <w:sz w:val="22"/>
          <w:szCs w:val="22"/>
          <w:lang w:val="en-US" w:eastAsia="en-US"/>
        </w:rPr>
      </w:pPr>
      <w:hyperlink w:anchor="_Toc323907745" w:history="1">
        <w:r w:rsidRPr="004431B7">
          <w:rPr>
            <w:rStyle w:val="aff7"/>
            <w:noProof/>
          </w:rPr>
          <w:t>15.2.2</w:t>
        </w:r>
        <w:r w:rsidRPr="00AB0F96">
          <w:rPr>
            <w:rFonts w:ascii="Calibri" w:eastAsia="Times New Roman" w:hAnsi="Calibri"/>
            <w:b w:val="0"/>
            <w:noProof/>
            <w:sz w:val="22"/>
            <w:szCs w:val="22"/>
            <w:lang w:val="en-US" w:eastAsia="en-US"/>
          </w:rPr>
          <w:tab/>
        </w:r>
        <w:r w:rsidRPr="004431B7">
          <w:rPr>
            <w:rStyle w:val="aff7"/>
            <w:noProof/>
          </w:rPr>
          <w:t>The Object Constructor</w:t>
        </w:r>
        <w:r>
          <w:rPr>
            <w:noProof/>
            <w:webHidden/>
          </w:rPr>
          <w:tab/>
        </w:r>
        <w:r>
          <w:rPr>
            <w:noProof/>
            <w:webHidden/>
          </w:rPr>
          <w:fldChar w:fldCharType="begin"/>
        </w:r>
        <w:r>
          <w:rPr>
            <w:noProof/>
            <w:webHidden/>
          </w:rPr>
          <w:instrText xml:space="preserve"> PAGEREF _Toc323907745 \h </w:instrText>
        </w:r>
        <w:r>
          <w:rPr>
            <w:noProof/>
            <w:webHidden/>
          </w:rPr>
        </w:r>
        <w:r>
          <w:rPr>
            <w:noProof/>
            <w:webHidden/>
          </w:rPr>
          <w:fldChar w:fldCharType="separate"/>
        </w:r>
        <w:r>
          <w:rPr>
            <w:noProof/>
            <w:webHidden/>
          </w:rPr>
          <w:t>166</w:t>
        </w:r>
        <w:r>
          <w:rPr>
            <w:noProof/>
            <w:webHidden/>
          </w:rPr>
          <w:fldChar w:fldCharType="end"/>
        </w:r>
      </w:hyperlink>
    </w:p>
    <w:p w14:paraId="3D300C1E" w14:textId="77777777" w:rsidR="00FA200F" w:rsidRPr="00AB0F96" w:rsidRDefault="00FA200F">
      <w:pPr>
        <w:pStyle w:val="3a"/>
        <w:rPr>
          <w:rFonts w:ascii="Calibri" w:eastAsia="Times New Roman" w:hAnsi="Calibri"/>
          <w:b w:val="0"/>
          <w:noProof/>
          <w:sz w:val="22"/>
          <w:szCs w:val="22"/>
          <w:lang w:val="en-US" w:eastAsia="en-US"/>
        </w:rPr>
      </w:pPr>
      <w:hyperlink w:anchor="_Toc323907746" w:history="1">
        <w:r w:rsidRPr="004431B7">
          <w:rPr>
            <w:rStyle w:val="aff7"/>
            <w:noProof/>
          </w:rPr>
          <w:t>15.2.3</w:t>
        </w:r>
        <w:r w:rsidRPr="00AB0F96">
          <w:rPr>
            <w:rFonts w:ascii="Calibri" w:eastAsia="Times New Roman" w:hAnsi="Calibri"/>
            <w:b w:val="0"/>
            <w:noProof/>
            <w:sz w:val="22"/>
            <w:szCs w:val="22"/>
            <w:lang w:val="en-US" w:eastAsia="en-US"/>
          </w:rPr>
          <w:tab/>
        </w:r>
        <w:r w:rsidRPr="004431B7">
          <w:rPr>
            <w:rStyle w:val="aff7"/>
            <w:noProof/>
          </w:rPr>
          <w:t>Properties of the Object Constructor</w:t>
        </w:r>
        <w:r>
          <w:rPr>
            <w:noProof/>
            <w:webHidden/>
          </w:rPr>
          <w:tab/>
        </w:r>
        <w:r>
          <w:rPr>
            <w:noProof/>
            <w:webHidden/>
          </w:rPr>
          <w:fldChar w:fldCharType="begin"/>
        </w:r>
        <w:r>
          <w:rPr>
            <w:noProof/>
            <w:webHidden/>
          </w:rPr>
          <w:instrText xml:space="preserve"> PAGEREF _Toc323907746 \h </w:instrText>
        </w:r>
        <w:r>
          <w:rPr>
            <w:noProof/>
            <w:webHidden/>
          </w:rPr>
        </w:r>
        <w:r>
          <w:rPr>
            <w:noProof/>
            <w:webHidden/>
          </w:rPr>
          <w:fldChar w:fldCharType="separate"/>
        </w:r>
        <w:r>
          <w:rPr>
            <w:noProof/>
            <w:webHidden/>
          </w:rPr>
          <w:t>166</w:t>
        </w:r>
        <w:r>
          <w:rPr>
            <w:noProof/>
            <w:webHidden/>
          </w:rPr>
          <w:fldChar w:fldCharType="end"/>
        </w:r>
      </w:hyperlink>
    </w:p>
    <w:p w14:paraId="774DB33C" w14:textId="77777777" w:rsidR="00FA200F" w:rsidRPr="00AB0F96" w:rsidRDefault="00FA200F">
      <w:pPr>
        <w:pStyle w:val="3a"/>
        <w:rPr>
          <w:rFonts w:ascii="Calibri" w:eastAsia="Times New Roman" w:hAnsi="Calibri"/>
          <w:b w:val="0"/>
          <w:noProof/>
          <w:sz w:val="22"/>
          <w:szCs w:val="22"/>
          <w:lang w:val="en-US" w:eastAsia="en-US"/>
        </w:rPr>
      </w:pPr>
      <w:hyperlink w:anchor="_Toc323907747" w:history="1">
        <w:r w:rsidRPr="004431B7">
          <w:rPr>
            <w:rStyle w:val="aff7"/>
            <w:noProof/>
          </w:rPr>
          <w:t>15.2.4</w:t>
        </w:r>
        <w:r w:rsidRPr="00AB0F96">
          <w:rPr>
            <w:rFonts w:ascii="Calibri" w:eastAsia="Times New Roman" w:hAnsi="Calibri"/>
            <w:b w:val="0"/>
            <w:noProof/>
            <w:sz w:val="22"/>
            <w:szCs w:val="22"/>
            <w:lang w:val="en-US" w:eastAsia="en-US"/>
          </w:rPr>
          <w:tab/>
        </w:r>
        <w:r w:rsidRPr="004431B7">
          <w:rPr>
            <w:rStyle w:val="aff7"/>
            <w:noProof/>
          </w:rPr>
          <w:t>Properties of the Object Prototype Object</w:t>
        </w:r>
        <w:r>
          <w:rPr>
            <w:noProof/>
            <w:webHidden/>
          </w:rPr>
          <w:tab/>
        </w:r>
        <w:r>
          <w:rPr>
            <w:noProof/>
            <w:webHidden/>
          </w:rPr>
          <w:fldChar w:fldCharType="begin"/>
        </w:r>
        <w:r>
          <w:rPr>
            <w:noProof/>
            <w:webHidden/>
          </w:rPr>
          <w:instrText xml:space="preserve"> PAGEREF _Toc323907747 \h </w:instrText>
        </w:r>
        <w:r>
          <w:rPr>
            <w:noProof/>
            <w:webHidden/>
          </w:rPr>
        </w:r>
        <w:r>
          <w:rPr>
            <w:noProof/>
            <w:webHidden/>
          </w:rPr>
          <w:fldChar w:fldCharType="separate"/>
        </w:r>
        <w:r>
          <w:rPr>
            <w:noProof/>
            <w:webHidden/>
          </w:rPr>
          <w:t>169</w:t>
        </w:r>
        <w:r>
          <w:rPr>
            <w:noProof/>
            <w:webHidden/>
          </w:rPr>
          <w:fldChar w:fldCharType="end"/>
        </w:r>
      </w:hyperlink>
    </w:p>
    <w:p w14:paraId="7AE20AEA" w14:textId="77777777" w:rsidR="00FA200F" w:rsidRPr="00AB0F96" w:rsidRDefault="00FA200F">
      <w:pPr>
        <w:pStyle w:val="3a"/>
        <w:rPr>
          <w:rFonts w:ascii="Calibri" w:eastAsia="Times New Roman" w:hAnsi="Calibri"/>
          <w:b w:val="0"/>
          <w:noProof/>
          <w:sz w:val="22"/>
          <w:szCs w:val="22"/>
          <w:lang w:val="en-US" w:eastAsia="en-US"/>
        </w:rPr>
      </w:pPr>
      <w:hyperlink w:anchor="_Toc323907748" w:history="1">
        <w:r w:rsidRPr="004431B7">
          <w:rPr>
            <w:rStyle w:val="aff7"/>
            <w:noProof/>
          </w:rPr>
          <w:t>15.2.5</w:t>
        </w:r>
        <w:r w:rsidRPr="00AB0F96">
          <w:rPr>
            <w:rFonts w:ascii="Calibri" w:eastAsia="Times New Roman" w:hAnsi="Calibri"/>
            <w:b w:val="0"/>
            <w:noProof/>
            <w:sz w:val="22"/>
            <w:szCs w:val="22"/>
            <w:lang w:val="en-US" w:eastAsia="en-US"/>
          </w:rPr>
          <w:tab/>
        </w:r>
        <w:r w:rsidRPr="004431B7">
          <w:rPr>
            <w:rStyle w:val="aff7"/>
            <w:noProof/>
          </w:rPr>
          <w:t>Properties of Object Instances</w:t>
        </w:r>
        <w:r>
          <w:rPr>
            <w:noProof/>
            <w:webHidden/>
          </w:rPr>
          <w:tab/>
        </w:r>
        <w:r>
          <w:rPr>
            <w:noProof/>
            <w:webHidden/>
          </w:rPr>
          <w:fldChar w:fldCharType="begin"/>
        </w:r>
        <w:r>
          <w:rPr>
            <w:noProof/>
            <w:webHidden/>
          </w:rPr>
          <w:instrText xml:space="preserve"> PAGEREF _Toc323907748 \h </w:instrText>
        </w:r>
        <w:r>
          <w:rPr>
            <w:noProof/>
            <w:webHidden/>
          </w:rPr>
        </w:r>
        <w:r>
          <w:rPr>
            <w:noProof/>
            <w:webHidden/>
          </w:rPr>
          <w:fldChar w:fldCharType="separate"/>
        </w:r>
        <w:r>
          <w:rPr>
            <w:noProof/>
            <w:webHidden/>
          </w:rPr>
          <w:t>171</w:t>
        </w:r>
        <w:r>
          <w:rPr>
            <w:noProof/>
            <w:webHidden/>
          </w:rPr>
          <w:fldChar w:fldCharType="end"/>
        </w:r>
      </w:hyperlink>
    </w:p>
    <w:p w14:paraId="4CC9B89B" w14:textId="77777777" w:rsidR="00FA200F" w:rsidRPr="00AB0F96" w:rsidRDefault="00FA200F">
      <w:pPr>
        <w:pStyle w:val="2b"/>
        <w:rPr>
          <w:rFonts w:ascii="Calibri" w:eastAsia="Times New Roman" w:hAnsi="Calibri"/>
          <w:b w:val="0"/>
          <w:noProof/>
          <w:sz w:val="22"/>
          <w:szCs w:val="22"/>
          <w:lang w:val="en-US" w:eastAsia="en-US"/>
        </w:rPr>
      </w:pPr>
      <w:hyperlink w:anchor="_Toc323907749" w:history="1">
        <w:r w:rsidRPr="004431B7">
          <w:rPr>
            <w:rStyle w:val="aff7"/>
            <w:noProof/>
          </w:rPr>
          <w:t>15.3</w:t>
        </w:r>
        <w:r w:rsidRPr="00AB0F96">
          <w:rPr>
            <w:rFonts w:ascii="Calibri" w:eastAsia="Times New Roman" w:hAnsi="Calibri"/>
            <w:b w:val="0"/>
            <w:noProof/>
            <w:sz w:val="22"/>
            <w:szCs w:val="22"/>
            <w:lang w:val="en-US" w:eastAsia="en-US"/>
          </w:rPr>
          <w:tab/>
        </w:r>
        <w:r w:rsidRPr="004431B7">
          <w:rPr>
            <w:rStyle w:val="aff7"/>
            <w:noProof/>
          </w:rPr>
          <w:t>Function Objects</w:t>
        </w:r>
        <w:r>
          <w:rPr>
            <w:noProof/>
            <w:webHidden/>
          </w:rPr>
          <w:tab/>
        </w:r>
        <w:r>
          <w:rPr>
            <w:noProof/>
            <w:webHidden/>
          </w:rPr>
          <w:fldChar w:fldCharType="begin"/>
        </w:r>
        <w:r>
          <w:rPr>
            <w:noProof/>
            <w:webHidden/>
          </w:rPr>
          <w:instrText xml:space="preserve"> PAGEREF _Toc323907749 \h </w:instrText>
        </w:r>
        <w:r>
          <w:rPr>
            <w:noProof/>
            <w:webHidden/>
          </w:rPr>
        </w:r>
        <w:r>
          <w:rPr>
            <w:noProof/>
            <w:webHidden/>
          </w:rPr>
          <w:fldChar w:fldCharType="separate"/>
        </w:r>
        <w:r>
          <w:rPr>
            <w:noProof/>
            <w:webHidden/>
          </w:rPr>
          <w:t>171</w:t>
        </w:r>
        <w:r>
          <w:rPr>
            <w:noProof/>
            <w:webHidden/>
          </w:rPr>
          <w:fldChar w:fldCharType="end"/>
        </w:r>
      </w:hyperlink>
    </w:p>
    <w:p w14:paraId="71BBE70D" w14:textId="77777777" w:rsidR="00FA200F" w:rsidRPr="00AB0F96" w:rsidRDefault="00FA200F">
      <w:pPr>
        <w:pStyle w:val="3a"/>
        <w:rPr>
          <w:rFonts w:ascii="Calibri" w:eastAsia="Times New Roman" w:hAnsi="Calibri"/>
          <w:b w:val="0"/>
          <w:noProof/>
          <w:sz w:val="22"/>
          <w:szCs w:val="22"/>
          <w:lang w:val="en-US" w:eastAsia="en-US"/>
        </w:rPr>
      </w:pPr>
      <w:hyperlink w:anchor="_Toc323907750" w:history="1">
        <w:r w:rsidRPr="004431B7">
          <w:rPr>
            <w:rStyle w:val="aff7"/>
            <w:noProof/>
          </w:rPr>
          <w:t>15.3.1</w:t>
        </w:r>
        <w:r w:rsidRPr="00AB0F96">
          <w:rPr>
            <w:rFonts w:ascii="Calibri" w:eastAsia="Times New Roman" w:hAnsi="Calibri"/>
            <w:b w:val="0"/>
            <w:noProof/>
            <w:sz w:val="22"/>
            <w:szCs w:val="22"/>
            <w:lang w:val="en-US" w:eastAsia="en-US"/>
          </w:rPr>
          <w:tab/>
        </w:r>
        <w:r w:rsidRPr="004431B7">
          <w:rPr>
            <w:rStyle w:val="aff7"/>
            <w:noProof/>
          </w:rPr>
          <w:t>The Function Constructor Called as a Function</w:t>
        </w:r>
        <w:r>
          <w:rPr>
            <w:noProof/>
            <w:webHidden/>
          </w:rPr>
          <w:tab/>
        </w:r>
        <w:r>
          <w:rPr>
            <w:noProof/>
            <w:webHidden/>
          </w:rPr>
          <w:fldChar w:fldCharType="begin"/>
        </w:r>
        <w:r>
          <w:rPr>
            <w:noProof/>
            <w:webHidden/>
          </w:rPr>
          <w:instrText xml:space="preserve"> PAGEREF _Toc323907750 \h </w:instrText>
        </w:r>
        <w:r>
          <w:rPr>
            <w:noProof/>
            <w:webHidden/>
          </w:rPr>
        </w:r>
        <w:r>
          <w:rPr>
            <w:noProof/>
            <w:webHidden/>
          </w:rPr>
          <w:fldChar w:fldCharType="separate"/>
        </w:r>
        <w:r>
          <w:rPr>
            <w:noProof/>
            <w:webHidden/>
          </w:rPr>
          <w:t>171</w:t>
        </w:r>
        <w:r>
          <w:rPr>
            <w:noProof/>
            <w:webHidden/>
          </w:rPr>
          <w:fldChar w:fldCharType="end"/>
        </w:r>
      </w:hyperlink>
    </w:p>
    <w:p w14:paraId="509BC845" w14:textId="77777777" w:rsidR="00FA200F" w:rsidRPr="00AB0F96" w:rsidRDefault="00FA200F">
      <w:pPr>
        <w:pStyle w:val="3a"/>
        <w:rPr>
          <w:rFonts w:ascii="Calibri" w:eastAsia="Times New Roman" w:hAnsi="Calibri"/>
          <w:b w:val="0"/>
          <w:noProof/>
          <w:sz w:val="22"/>
          <w:szCs w:val="22"/>
          <w:lang w:val="en-US" w:eastAsia="en-US"/>
        </w:rPr>
      </w:pPr>
      <w:hyperlink w:anchor="_Toc323907751" w:history="1">
        <w:r w:rsidRPr="004431B7">
          <w:rPr>
            <w:rStyle w:val="aff7"/>
            <w:noProof/>
          </w:rPr>
          <w:t>15.3.2</w:t>
        </w:r>
        <w:r w:rsidRPr="00AB0F96">
          <w:rPr>
            <w:rFonts w:ascii="Calibri" w:eastAsia="Times New Roman" w:hAnsi="Calibri"/>
            <w:b w:val="0"/>
            <w:noProof/>
            <w:sz w:val="22"/>
            <w:szCs w:val="22"/>
            <w:lang w:val="en-US" w:eastAsia="en-US"/>
          </w:rPr>
          <w:tab/>
        </w:r>
        <w:r w:rsidRPr="004431B7">
          <w:rPr>
            <w:rStyle w:val="aff7"/>
            <w:noProof/>
          </w:rPr>
          <w:t>The Function Constructor</w:t>
        </w:r>
        <w:r>
          <w:rPr>
            <w:noProof/>
            <w:webHidden/>
          </w:rPr>
          <w:tab/>
        </w:r>
        <w:r>
          <w:rPr>
            <w:noProof/>
            <w:webHidden/>
          </w:rPr>
          <w:fldChar w:fldCharType="begin"/>
        </w:r>
        <w:r>
          <w:rPr>
            <w:noProof/>
            <w:webHidden/>
          </w:rPr>
          <w:instrText xml:space="preserve"> PAGEREF _Toc323907751 \h </w:instrText>
        </w:r>
        <w:r>
          <w:rPr>
            <w:noProof/>
            <w:webHidden/>
          </w:rPr>
        </w:r>
        <w:r>
          <w:rPr>
            <w:noProof/>
            <w:webHidden/>
          </w:rPr>
          <w:fldChar w:fldCharType="separate"/>
        </w:r>
        <w:r>
          <w:rPr>
            <w:noProof/>
            <w:webHidden/>
          </w:rPr>
          <w:t>172</w:t>
        </w:r>
        <w:r>
          <w:rPr>
            <w:noProof/>
            <w:webHidden/>
          </w:rPr>
          <w:fldChar w:fldCharType="end"/>
        </w:r>
      </w:hyperlink>
    </w:p>
    <w:p w14:paraId="035EE44C" w14:textId="77777777" w:rsidR="00FA200F" w:rsidRPr="00AB0F96" w:rsidRDefault="00FA200F">
      <w:pPr>
        <w:pStyle w:val="3a"/>
        <w:rPr>
          <w:rFonts w:ascii="Calibri" w:eastAsia="Times New Roman" w:hAnsi="Calibri"/>
          <w:b w:val="0"/>
          <w:noProof/>
          <w:sz w:val="22"/>
          <w:szCs w:val="22"/>
          <w:lang w:val="en-US" w:eastAsia="en-US"/>
        </w:rPr>
      </w:pPr>
      <w:hyperlink w:anchor="_Toc323907752" w:history="1">
        <w:r w:rsidRPr="004431B7">
          <w:rPr>
            <w:rStyle w:val="aff7"/>
            <w:noProof/>
          </w:rPr>
          <w:t>15.3.3</w:t>
        </w:r>
        <w:r w:rsidRPr="00AB0F96">
          <w:rPr>
            <w:rFonts w:ascii="Calibri" w:eastAsia="Times New Roman" w:hAnsi="Calibri"/>
            <w:b w:val="0"/>
            <w:noProof/>
            <w:sz w:val="22"/>
            <w:szCs w:val="22"/>
            <w:lang w:val="en-US" w:eastAsia="en-US"/>
          </w:rPr>
          <w:tab/>
        </w:r>
        <w:r w:rsidRPr="004431B7">
          <w:rPr>
            <w:rStyle w:val="aff7"/>
            <w:noProof/>
          </w:rPr>
          <w:t>Properties of the Function Constructor</w:t>
        </w:r>
        <w:r>
          <w:rPr>
            <w:noProof/>
            <w:webHidden/>
          </w:rPr>
          <w:tab/>
        </w:r>
        <w:r>
          <w:rPr>
            <w:noProof/>
            <w:webHidden/>
          </w:rPr>
          <w:fldChar w:fldCharType="begin"/>
        </w:r>
        <w:r>
          <w:rPr>
            <w:noProof/>
            <w:webHidden/>
          </w:rPr>
          <w:instrText xml:space="preserve"> PAGEREF _Toc323907752 \h </w:instrText>
        </w:r>
        <w:r>
          <w:rPr>
            <w:noProof/>
            <w:webHidden/>
          </w:rPr>
        </w:r>
        <w:r>
          <w:rPr>
            <w:noProof/>
            <w:webHidden/>
          </w:rPr>
          <w:fldChar w:fldCharType="separate"/>
        </w:r>
        <w:r>
          <w:rPr>
            <w:noProof/>
            <w:webHidden/>
          </w:rPr>
          <w:t>173</w:t>
        </w:r>
        <w:r>
          <w:rPr>
            <w:noProof/>
            <w:webHidden/>
          </w:rPr>
          <w:fldChar w:fldCharType="end"/>
        </w:r>
      </w:hyperlink>
    </w:p>
    <w:p w14:paraId="6A68FA4B" w14:textId="77777777" w:rsidR="00FA200F" w:rsidRPr="00AB0F96" w:rsidRDefault="00FA200F">
      <w:pPr>
        <w:pStyle w:val="3a"/>
        <w:rPr>
          <w:rFonts w:ascii="Calibri" w:eastAsia="Times New Roman" w:hAnsi="Calibri"/>
          <w:b w:val="0"/>
          <w:noProof/>
          <w:sz w:val="22"/>
          <w:szCs w:val="22"/>
          <w:lang w:val="en-US" w:eastAsia="en-US"/>
        </w:rPr>
      </w:pPr>
      <w:hyperlink w:anchor="_Toc323907753" w:history="1">
        <w:r w:rsidRPr="004431B7">
          <w:rPr>
            <w:rStyle w:val="aff7"/>
            <w:noProof/>
          </w:rPr>
          <w:t>15.3.4</w:t>
        </w:r>
        <w:r w:rsidRPr="00AB0F96">
          <w:rPr>
            <w:rFonts w:ascii="Calibri" w:eastAsia="Times New Roman" w:hAnsi="Calibri"/>
            <w:b w:val="0"/>
            <w:noProof/>
            <w:sz w:val="22"/>
            <w:szCs w:val="22"/>
            <w:lang w:val="en-US" w:eastAsia="en-US"/>
          </w:rPr>
          <w:tab/>
        </w:r>
        <w:r w:rsidRPr="004431B7">
          <w:rPr>
            <w:rStyle w:val="aff7"/>
            <w:noProof/>
          </w:rPr>
          <w:t>Properties of the Function Prototype Object</w:t>
        </w:r>
        <w:r>
          <w:rPr>
            <w:noProof/>
            <w:webHidden/>
          </w:rPr>
          <w:tab/>
        </w:r>
        <w:r>
          <w:rPr>
            <w:noProof/>
            <w:webHidden/>
          </w:rPr>
          <w:fldChar w:fldCharType="begin"/>
        </w:r>
        <w:r>
          <w:rPr>
            <w:noProof/>
            <w:webHidden/>
          </w:rPr>
          <w:instrText xml:space="preserve"> PAGEREF _Toc323907753 \h </w:instrText>
        </w:r>
        <w:r>
          <w:rPr>
            <w:noProof/>
            <w:webHidden/>
          </w:rPr>
        </w:r>
        <w:r>
          <w:rPr>
            <w:noProof/>
            <w:webHidden/>
          </w:rPr>
          <w:fldChar w:fldCharType="separate"/>
        </w:r>
        <w:r>
          <w:rPr>
            <w:noProof/>
            <w:webHidden/>
          </w:rPr>
          <w:t>173</w:t>
        </w:r>
        <w:r>
          <w:rPr>
            <w:noProof/>
            <w:webHidden/>
          </w:rPr>
          <w:fldChar w:fldCharType="end"/>
        </w:r>
      </w:hyperlink>
    </w:p>
    <w:p w14:paraId="58570269" w14:textId="77777777" w:rsidR="00FA200F" w:rsidRPr="00AB0F96" w:rsidRDefault="00FA200F">
      <w:pPr>
        <w:pStyle w:val="3a"/>
        <w:rPr>
          <w:rFonts w:ascii="Calibri" w:eastAsia="Times New Roman" w:hAnsi="Calibri"/>
          <w:b w:val="0"/>
          <w:noProof/>
          <w:sz w:val="22"/>
          <w:szCs w:val="22"/>
          <w:lang w:val="en-US" w:eastAsia="en-US"/>
        </w:rPr>
      </w:pPr>
      <w:hyperlink w:anchor="_Toc323907754" w:history="1">
        <w:r w:rsidRPr="004431B7">
          <w:rPr>
            <w:rStyle w:val="aff7"/>
            <w:noProof/>
          </w:rPr>
          <w:t>15.3.5</w:t>
        </w:r>
        <w:r w:rsidRPr="00AB0F96">
          <w:rPr>
            <w:rFonts w:ascii="Calibri" w:eastAsia="Times New Roman" w:hAnsi="Calibri"/>
            <w:b w:val="0"/>
            <w:noProof/>
            <w:sz w:val="22"/>
            <w:szCs w:val="22"/>
            <w:lang w:val="en-US" w:eastAsia="en-US"/>
          </w:rPr>
          <w:tab/>
        </w:r>
        <w:r w:rsidRPr="004431B7">
          <w:rPr>
            <w:rStyle w:val="aff7"/>
            <w:noProof/>
          </w:rPr>
          <w:t>Properties of Function Instances</w:t>
        </w:r>
        <w:r>
          <w:rPr>
            <w:noProof/>
            <w:webHidden/>
          </w:rPr>
          <w:tab/>
        </w:r>
        <w:r>
          <w:rPr>
            <w:noProof/>
            <w:webHidden/>
          </w:rPr>
          <w:fldChar w:fldCharType="begin"/>
        </w:r>
        <w:r>
          <w:rPr>
            <w:noProof/>
            <w:webHidden/>
          </w:rPr>
          <w:instrText xml:space="preserve"> PAGEREF _Toc323907754 \h </w:instrText>
        </w:r>
        <w:r>
          <w:rPr>
            <w:noProof/>
            <w:webHidden/>
          </w:rPr>
        </w:r>
        <w:r>
          <w:rPr>
            <w:noProof/>
            <w:webHidden/>
          </w:rPr>
          <w:fldChar w:fldCharType="separate"/>
        </w:r>
        <w:r>
          <w:rPr>
            <w:noProof/>
            <w:webHidden/>
          </w:rPr>
          <w:t>175</w:t>
        </w:r>
        <w:r>
          <w:rPr>
            <w:noProof/>
            <w:webHidden/>
          </w:rPr>
          <w:fldChar w:fldCharType="end"/>
        </w:r>
      </w:hyperlink>
    </w:p>
    <w:p w14:paraId="1D0456F4" w14:textId="77777777" w:rsidR="00FA200F" w:rsidRPr="00AB0F96" w:rsidRDefault="00FA200F">
      <w:pPr>
        <w:pStyle w:val="2b"/>
        <w:rPr>
          <w:rFonts w:ascii="Calibri" w:eastAsia="Times New Roman" w:hAnsi="Calibri"/>
          <w:b w:val="0"/>
          <w:noProof/>
          <w:sz w:val="22"/>
          <w:szCs w:val="22"/>
          <w:lang w:val="en-US" w:eastAsia="en-US"/>
        </w:rPr>
      </w:pPr>
      <w:hyperlink w:anchor="_Toc323907755" w:history="1">
        <w:r w:rsidRPr="004431B7">
          <w:rPr>
            <w:rStyle w:val="aff7"/>
            <w:noProof/>
          </w:rPr>
          <w:t>15.4</w:t>
        </w:r>
        <w:r w:rsidRPr="00AB0F96">
          <w:rPr>
            <w:rFonts w:ascii="Calibri" w:eastAsia="Times New Roman" w:hAnsi="Calibri"/>
            <w:b w:val="0"/>
            <w:noProof/>
            <w:sz w:val="22"/>
            <w:szCs w:val="22"/>
            <w:lang w:val="en-US" w:eastAsia="en-US"/>
          </w:rPr>
          <w:tab/>
        </w:r>
        <w:r w:rsidRPr="004431B7">
          <w:rPr>
            <w:rStyle w:val="aff7"/>
            <w:noProof/>
          </w:rPr>
          <w:t>Array Objects</w:t>
        </w:r>
        <w:r>
          <w:rPr>
            <w:noProof/>
            <w:webHidden/>
          </w:rPr>
          <w:tab/>
        </w:r>
        <w:r>
          <w:rPr>
            <w:noProof/>
            <w:webHidden/>
          </w:rPr>
          <w:fldChar w:fldCharType="begin"/>
        </w:r>
        <w:r>
          <w:rPr>
            <w:noProof/>
            <w:webHidden/>
          </w:rPr>
          <w:instrText xml:space="preserve"> PAGEREF _Toc323907755 \h </w:instrText>
        </w:r>
        <w:r>
          <w:rPr>
            <w:noProof/>
            <w:webHidden/>
          </w:rPr>
        </w:r>
        <w:r>
          <w:rPr>
            <w:noProof/>
            <w:webHidden/>
          </w:rPr>
          <w:fldChar w:fldCharType="separate"/>
        </w:r>
        <w:r>
          <w:rPr>
            <w:noProof/>
            <w:webHidden/>
          </w:rPr>
          <w:t>177</w:t>
        </w:r>
        <w:r>
          <w:rPr>
            <w:noProof/>
            <w:webHidden/>
          </w:rPr>
          <w:fldChar w:fldCharType="end"/>
        </w:r>
      </w:hyperlink>
    </w:p>
    <w:p w14:paraId="4A889C31" w14:textId="77777777" w:rsidR="00FA200F" w:rsidRPr="00AB0F96" w:rsidRDefault="00FA200F">
      <w:pPr>
        <w:pStyle w:val="3a"/>
        <w:rPr>
          <w:rFonts w:ascii="Calibri" w:eastAsia="Times New Roman" w:hAnsi="Calibri"/>
          <w:b w:val="0"/>
          <w:noProof/>
          <w:sz w:val="22"/>
          <w:szCs w:val="22"/>
          <w:lang w:val="en-US" w:eastAsia="en-US"/>
        </w:rPr>
      </w:pPr>
      <w:hyperlink w:anchor="_Toc323907756" w:history="1">
        <w:r w:rsidRPr="004431B7">
          <w:rPr>
            <w:rStyle w:val="aff7"/>
            <w:noProof/>
          </w:rPr>
          <w:t>15.4.1</w:t>
        </w:r>
        <w:r w:rsidRPr="00AB0F96">
          <w:rPr>
            <w:rFonts w:ascii="Calibri" w:eastAsia="Times New Roman" w:hAnsi="Calibri"/>
            <w:b w:val="0"/>
            <w:noProof/>
            <w:sz w:val="22"/>
            <w:szCs w:val="22"/>
            <w:lang w:val="en-US" w:eastAsia="en-US"/>
          </w:rPr>
          <w:tab/>
        </w:r>
        <w:r w:rsidRPr="004431B7">
          <w:rPr>
            <w:rStyle w:val="aff7"/>
            <w:noProof/>
          </w:rPr>
          <w:t>The Array Constructor Called as a Function</w:t>
        </w:r>
        <w:r>
          <w:rPr>
            <w:noProof/>
            <w:webHidden/>
          </w:rPr>
          <w:tab/>
        </w:r>
        <w:r>
          <w:rPr>
            <w:noProof/>
            <w:webHidden/>
          </w:rPr>
          <w:fldChar w:fldCharType="begin"/>
        </w:r>
        <w:r>
          <w:rPr>
            <w:noProof/>
            <w:webHidden/>
          </w:rPr>
          <w:instrText xml:space="preserve"> PAGEREF _Toc323907756 \h </w:instrText>
        </w:r>
        <w:r>
          <w:rPr>
            <w:noProof/>
            <w:webHidden/>
          </w:rPr>
        </w:r>
        <w:r>
          <w:rPr>
            <w:noProof/>
            <w:webHidden/>
          </w:rPr>
          <w:fldChar w:fldCharType="separate"/>
        </w:r>
        <w:r>
          <w:rPr>
            <w:noProof/>
            <w:webHidden/>
          </w:rPr>
          <w:t>177</w:t>
        </w:r>
        <w:r>
          <w:rPr>
            <w:noProof/>
            <w:webHidden/>
          </w:rPr>
          <w:fldChar w:fldCharType="end"/>
        </w:r>
      </w:hyperlink>
    </w:p>
    <w:p w14:paraId="75DCDD90" w14:textId="77777777" w:rsidR="00FA200F" w:rsidRPr="00AB0F96" w:rsidRDefault="00FA200F">
      <w:pPr>
        <w:pStyle w:val="3a"/>
        <w:rPr>
          <w:rFonts w:ascii="Calibri" w:eastAsia="Times New Roman" w:hAnsi="Calibri"/>
          <w:b w:val="0"/>
          <w:noProof/>
          <w:sz w:val="22"/>
          <w:szCs w:val="22"/>
          <w:lang w:val="en-US" w:eastAsia="en-US"/>
        </w:rPr>
      </w:pPr>
      <w:hyperlink w:anchor="_Toc323907757" w:history="1">
        <w:r w:rsidRPr="004431B7">
          <w:rPr>
            <w:rStyle w:val="aff7"/>
            <w:noProof/>
          </w:rPr>
          <w:t>15.4.2</w:t>
        </w:r>
        <w:r w:rsidRPr="00AB0F96">
          <w:rPr>
            <w:rFonts w:ascii="Calibri" w:eastAsia="Times New Roman" w:hAnsi="Calibri"/>
            <w:b w:val="0"/>
            <w:noProof/>
            <w:sz w:val="22"/>
            <w:szCs w:val="22"/>
            <w:lang w:val="en-US" w:eastAsia="en-US"/>
          </w:rPr>
          <w:tab/>
        </w:r>
        <w:r w:rsidRPr="004431B7">
          <w:rPr>
            <w:rStyle w:val="aff7"/>
            <w:noProof/>
          </w:rPr>
          <w:t>The Array Constructor</w:t>
        </w:r>
        <w:r>
          <w:rPr>
            <w:noProof/>
            <w:webHidden/>
          </w:rPr>
          <w:tab/>
        </w:r>
        <w:r>
          <w:rPr>
            <w:noProof/>
            <w:webHidden/>
          </w:rPr>
          <w:fldChar w:fldCharType="begin"/>
        </w:r>
        <w:r>
          <w:rPr>
            <w:noProof/>
            <w:webHidden/>
          </w:rPr>
          <w:instrText xml:space="preserve"> PAGEREF _Toc323907757 \h </w:instrText>
        </w:r>
        <w:r>
          <w:rPr>
            <w:noProof/>
            <w:webHidden/>
          </w:rPr>
        </w:r>
        <w:r>
          <w:rPr>
            <w:noProof/>
            <w:webHidden/>
          </w:rPr>
          <w:fldChar w:fldCharType="separate"/>
        </w:r>
        <w:r>
          <w:rPr>
            <w:noProof/>
            <w:webHidden/>
          </w:rPr>
          <w:t>177</w:t>
        </w:r>
        <w:r>
          <w:rPr>
            <w:noProof/>
            <w:webHidden/>
          </w:rPr>
          <w:fldChar w:fldCharType="end"/>
        </w:r>
      </w:hyperlink>
    </w:p>
    <w:p w14:paraId="352CCE61" w14:textId="77777777" w:rsidR="00FA200F" w:rsidRPr="00AB0F96" w:rsidRDefault="00FA200F">
      <w:pPr>
        <w:pStyle w:val="3a"/>
        <w:rPr>
          <w:rFonts w:ascii="Calibri" w:eastAsia="Times New Roman" w:hAnsi="Calibri"/>
          <w:b w:val="0"/>
          <w:noProof/>
          <w:sz w:val="22"/>
          <w:szCs w:val="22"/>
          <w:lang w:val="en-US" w:eastAsia="en-US"/>
        </w:rPr>
      </w:pPr>
      <w:hyperlink w:anchor="_Toc323907758" w:history="1">
        <w:r w:rsidRPr="004431B7">
          <w:rPr>
            <w:rStyle w:val="aff7"/>
            <w:noProof/>
          </w:rPr>
          <w:t>15.4.3</w:t>
        </w:r>
        <w:r w:rsidRPr="00AB0F96">
          <w:rPr>
            <w:rFonts w:ascii="Calibri" w:eastAsia="Times New Roman" w:hAnsi="Calibri"/>
            <w:b w:val="0"/>
            <w:noProof/>
            <w:sz w:val="22"/>
            <w:szCs w:val="22"/>
            <w:lang w:val="en-US" w:eastAsia="en-US"/>
          </w:rPr>
          <w:tab/>
        </w:r>
        <w:r w:rsidRPr="004431B7">
          <w:rPr>
            <w:rStyle w:val="aff7"/>
            <w:noProof/>
          </w:rPr>
          <w:t>Properties of the Array Constructor</w:t>
        </w:r>
        <w:r>
          <w:rPr>
            <w:noProof/>
            <w:webHidden/>
          </w:rPr>
          <w:tab/>
        </w:r>
        <w:r>
          <w:rPr>
            <w:noProof/>
            <w:webHidden/>
          </w:rPr>
          <w:fldChar w:fldCharType="begin"/>
        </w:r>
        <w:r>
          <w:rPr>
            <w:noProof/>
            <w:webHidden/>
          </w:rPr>
          <w:instrText xml:space="preserve"> PAGEREF _Toc323907758 \h </w:instrText>
        </w:r>
        <w:r>
          <w:rPr>
            <w:noProof/>
            <w:webHidden/>
          </w:rPr>
        </w:r>
        <w:r>
          <w:rPr>
            <w:noProof/>
            <w:webHidden/>
          </w:rPr>
          <w:fldChar w:fldCharType="separate"/>
        </w:r>
        <w:r>
          <w:rPr>
            <w:noProof/>
            <w:webHidden/>
          </w:rPr>
          <w:t>178</w:t>
        </w:r>
        <w:r>
          <w:rPr>
            <w:noProof/>
            <w:webHidden/>
          </w:rPr>
          <w:fldChar w:fldCharType="end"/>
        </w:r>
      </w:hyperlink>
    </w:p>
    <w:p w14:paraId="12F63CD4" w14:textId="77777777" w:rsidR="00FA200F" w:rsidRPr="00AB0F96" w:rsidRDefault="00FA200F">
      <w:pPr>
        <w:pStyle w:val="3a"/>
        <w:rPr>
          <w:rFonts w:ascii="Calibri" w:eastAsia="Times New Roman" w:hAnsi="Calibri"/>
          <w:b w:val="0"/>
          <w:noProof/>
          <w:sz w:val="22"/>
          <w:szCs w:val="22"/>
          <w:lang w:val="en-US" w:eastAsia="en-US"/>
        </w:rPr>
      </w:pPr>
      <w:hyperlink w:anchor="_Toc323907759" w:history="1">
        <w:r w:rsidRPr="004431B7">
          <w:rPr>
            <w:rStyle w:val="aff7"/>
            <w:noProof/>
          </w:rPr>
          <w:t>15.4.4</w:t>
        </w:r>
        <w:r w:rsidRPr="00AB0F96">
          <w:rPr>
            <w:rFonts w:ascii="Calibri" w:eastAsia="Times New Roman" w:hAnsi="Calibri"/>
            <w:b w:val="0"/>
            <w:noProof/>
            <w:sz w:val="22"/>
            <w:szCs w:val="22"/>
            <w:lang w:val="en-US" w:eastAsia="en-US"/>
          </w:rPr>
          <w:tab/>
        </w:r>
        <w:r w:rsidRPr="004431B7">
          <w:rPr>
            <w:rStyle w:val="aff7"/>
            <w:noProof/>
          </w:rPr>
          <w:t>Properties of the Array Prototype Object</w:t>
        </w:r>
        <w:r>
          <w:rPr>
            <w:noProof/>
            <w:webHidden/>
          </w:rPr>
          <w:tab/>
        </w:r>
        <w:r>
          <w:rPr>
            <w:noProof/>
            <w:webHidden/>
          </w:rPr>
          <w:fldChar w:fldCharType="begin"/>
        </w:r>
        <w:r>
          <w:rPr>
            <w:noProof/>
            <w:webHidden/>
          </w:rPr>
          <w:instrText xml:space="preserve"> PAGEREF _Toc323907759 \h </w:instrText>
        </w:r>
        <w:r>
          <w:rPr>
            <w:noProof/>
            <w:webHidden/>
          </w:rPr>
        </w:r>
        <w:r>
          <w:rPr>
            <w:noProof/>
            <w:webHidden/>
          </w:rPr>
          <w:fldChar w:fldCharType="separate"/>
        </w:r>
        <w:r>
          <w:rPr>
            <w:noProof/>
            <w:webHidden/>
          </w:rPr>
          <w:t>180</w:t>
        </w:r>
        <w:r>
          <w:rPr>
            <w:noProof/>
            <w:webHidden/>
          </w:rPr>
          <w:fldChar w:fldCharType="end"/>
        </w:r>
      </w:hyperlink>
    </w:p>
    <w:p w14:paraId="0B883F7A" w14:textId="77777777" w:rsidR="00FA200F" w:rsidRPr="00AB0F96" w:rsidRDefault="00FA200F">
      <w:pPr>
        <w:pStyle w:val="3a"/>
        <w:rPr>
          <w:rFonts w:ascii="Calibri" w:eastAsia="Times New Roman" w:hAnsi="Calibri"/>
          <w:b w:val="0"/>
          <w:noProof/>
          <w:sz w:val="22"/>
          <w:szCs w:val="22"/>
          <w:lang w:val="en-US" w:eastAsia="en-US"/>
        </w:rPr>
      </w:pPr>
      <w:hyperlink w:anchor="_Toc323907760" w:history="1">
        <w:r w:rsidRPr="004431B7">
          <w:rPr>
            <w:rStyle w:val="aff7"/>
            <w:noProof/>
          </w:rPr>
          <w:t>15.4.5</w:t>
        </w:r>
        <w:r w:rsidRPr="00AB0F96">
          <w:rPr>
            <w:rFonts w:ascii="Calibri" w:eastAsia="Times New Roman" w:hAnsi="Calibri"/>
            <w:b w:val="0"/>
            <w:noProof/>
            <w:sz w:val="22"/>
            <w:szCs w:val="22"/>
            <w:lang w:val="en-US" w:eastAsia="en-US"/>
          </w:rPr>
          <w:tab/>
        </w:r>
        <w:r w:rsidRPr="004431B7">
          <w:rPr>
            <w:rStyle w:val="aff7"/>
            <w:noProof/>
          </w:rPr>
          <w:t>Properties of Array Instances</w:t>
        </w:r>
        <w:r>
          <w:rPr>
            <w:noProof/>
            <w:webHidden/>
          </w:rPr>
          <w:tab/>
        </w:r>
        <w:r>
          <w:rPr>
            <w:noProof/>
            <w:webHidden/>
          </w:rPr>
          <w:fldChar w:fldCharType="begin"/>
        </w:r>
        <w:r>
          <w:rPr>
            <w:noProof/>
            <w:webHidden/>
          </w:rPr>
          <w:instrText xml:space="preserve"> PAGEREF _Toc323907760 \h </w:instrText>
        </w:r>
        <w:r>
          <w:rPr>
            <w:noProof/>
            <w:webHidden/>
          </w:rPr>
        </w:r>
        <w:r>
          <w:rPr>
            <w:noProof/>
            <w:webHidden/>
          </w:rPr>
          <w:fldChar w:fldCharType="separate"/>
        </w:r>
        <w:r>
          <w:rPr>
            <w:noProof/>
            <w:webHidden/>
          </w:rPr>
          <w:t>198</w:t>
        </w:r>
        <w:r>
          <w:rPr>
            <w:noProof/>
            <w:webHidden/>
          </w:rPr>
          <w:fldChar w:fldCharType="end"/>
        </w:r>
      </w:hyperlink>
    </w:p>
    <w:p w14:paraId="04F7D01D" w14:textId="77777777" w:rsidR="00FA200F" w:rsidRPr="00AB0F96" w:rsidRDefault="00FA200F">
      <w:pPr>
        <w:pStyle w:val="2b"/>
        <w:rPr>
          <w:rFonts w:ascii="Calibri" w:eastAsia="Times New Roman" w:hAnsi="Calibri"/>
          <w:b w:val="0"/>
          <w:noProof/>
          <w:sz w:val="22"/>
          <w:szCs w:val="22"/>
          <w:lang w:val="en-US" w:eastAsia="en-US"/>
        </w:rPr>
      </w:pPr>
      <w:hyperlink w:anchor="_Toc323907761" w:history="1">
        <w:r w:rsidRPr="004431B7">
          <w:rPr>
            <w:rStyle w:val="aff7"/>
            <w:noProof/>
          </w:rPr>
          <w:t>15.5</w:t>
        </w:r>
        <w:r w:rsidRPr="00AB0F96">
          <w:rPr>
            <w:rFonts w:ascii="Calibri" w:eastAsia="Times New Roman" w:hAnsi="Calibri"/>
            <w:b w:val="0"/>
            <w:noProof/>
            <w:sz w:val="22"/>
            <w:szCs w:val="22"/>
            <w:lang w:val="en-US" w:eastAsia="en-US"/>
          </w:rPr>
          <w:tab/>
        </w:r>
        <w:r w:rsidRPr="004431B7">
          <w:rPr>
            <w:rStyle w:val="aff7"/>
            <w:noProof/>
          </w:rPr>
          <w:t>String Objects</w:t>
        </w:r>
        <w:r>
          <w:rPr>
            <w:noProof/>
            <w:webHidden/>
          </w:rPr>
          <w:tab/>
        </w:r>
        <w:r>
          <w:rPr>
            <w:noProof/>
            <w:webHidden/>
          </w:rPr>
          <w:fldChar w:fldCharType="begin"/>
        </w:r>
        <w:r>
          <w:rPr>
            <w:noProof/>
            <w:webHidden/>
          </w:rPr>
          <w:instrText xml:space="preserve"> PAGEREF _Toc323907761 \h </w:instrText>
        </w:r>
        <w:r>
          <w:rPr>
            <w:noProof/>
            <w:webHidden/>
          </w:rPr>
        </w:r>
        <w:r>
          <w:rPr>
            <w:noProof/>
            <w:webHidden/>
          </w:rPr>
          <w:fldChar w:fldCharType="separate"/>
        </w:r>
        <w:r>
          <w:rPr>
            <w:noProof/>
            <w:webHidden/>
          </w:rPr>
          <w:t>200</w:t>
        </w:r>
        <w:r>
          <w:rPr>
            <w:noProof/>
            <w:webHidden/>
          </w:rPr>
          <w:fldChar w:fldCharType="end"/>
        </w:r>
      </w:hyperlink>
    </w:p>
    <w:p w14:paraId="31F7A321" w14:textId="77777777" w:rsidR="00FA200F" w:rsidRPr="00AB0F96" w:rsidRDefault="00FA200F">
      <w:pPr>
        <w:pStyle w:val="3a"/>
        <w:rPr>
          <w:rFonts w:ascii="Calibri" w:eastAsia="Times New Roman" w:hAnsi="Calibri"/>
          <w:b w:val="0"/>
          <w:noProof/>
          <w:sz w:val="22"/>
          <w:szCs w:val="22"/>
          <w:lang w:val="en-US" w:eastAsia="en-US"/>
        </w:rPr>
      </w:pPr>
      <w:hyperlink w:anchor="_Toc323907762" w:history="1">
        <w:r w:rsidRPr="004431B7">
          <w:rPr>
            <w:rStyle w:val="aff7"/>
            <w:noProof/>
          </w:rPr>
          <w:t>15.5.1</w:t>
        </w:r>
        <w:r w:rsidRPr="00AB0F96">
          <w:rPr>
            <w:rFonts w:ascii="Calibri" w:eastAsia="Times New Roman" w:hAnsi="Calibri"/>
            <w:b w:val="0"/>
            <w:noProof/>
            <w:sz w:val="22"/>
            <w:szCs w:val="22"/>
            <w:lang w:val="en-US" w:eastAsia="en-US"/>
          </w:rPr>
          <w:tab/>
        </w:r>
        <w:r w:rsidRPr="004431B7">
          <w:rPr>
            <w:rStyle w:val="aff7"/>
            <w:noProof/>
          </w:rPr>
          <w:t>The String Constructor Called as a Function</w:t>
        </w:r>
        <w:r>
          <w:rPr>
            <w:noProof/>
            <w:webHidden/>
          </w:rPr>
          <w:tab/>
        </w:r>
        <w:r>
          <w:rPr>
            <w:noProof/>
            <w:webHidden/>
          </w:rPr>
          <w:fldChar w:fldCharType="begin"/>
        </w:r>
        <w:r>
          <w:rPr>
            <w:noProof/>
            <w:webHidden/>
          </w:rPr>
          <w:instrText xml:space="preserve"> PAGEREF _Toc323907762 \h </w:instrText>
        </w:r>
        <w:r>
          <w:rPr>
            <w:noProof/>
            <w:webHidden/>
          </w:rPr>
        </w:r>
        <w:r>
          <w:rPr>
            <w:noProof/>
            <w:webHidden/>
          </w:rPr>
          <w:fldChar w:fldCharType="separate"/>
        </w:r>
        <w:r>
          <w:rPr>
            <w:noProof/>
            <w:webHidden/>
          </w:rPr>
          <w:t>200</w:t>
        </w:r>
        <w:r>
          <w:rPr>
            <w:noProof/>
            <w:webHidden/>
          </w:rPr>
          <w:fldChar w:fldCharType="end"/>
        </w:r>
      </w:hyperlink>
    </w:p>
    <w:p w14:paraId="043A047B" w14:textId="77777777" w:rsidR="00FA200F" w:rsidRPr="00AB0F96" w:rsidRDefault="00FA200F">
      <w:pPr>
        <w:pStyle w:val="3a"/>
        <w:rPr>
          <w:rFonts w:ascii="Calibri" w:eastAsia="Times New Roman" w:hAnsi="Calibri"/>
          <w:b w:val="0"/>
          <w:noProof/>
          <w:sz w:val="22"/>
          <w:szCs w:val="22"/>
          <w:lang w:val="en-US" w:eastAsia="en-US"/>
        </w:rPr>
      </w:pPr>
      <w:hyperlink w:anchor="_Toc323907763" w:history="1">
        <w:r w:rsidRPr="004431B7">
          <w:rPr>
            <w:rStyle w:val="aff7"/>
            <w:noProof/>
          </w:rPr>
          <w:t>15.5.2</w:t>
        </w:r>
        <w:r w:rsidRPr="00AB0F96">
          <w:rPr>
            <w:rFonts w:ascii="Calibri" w:eastAsia="Times New Roman" w:hAnsi="Calibri"/>
            <w:b w:val="0"/>
            <w:noProof/>
            <w:sz w:val="22"/>
            <w:szCs w:val="22"/>
            <w:lang w:val="en-US" w:eastAsia="en-US"/>
          </w:rPr>
          <w:tab/>
        </w:r>
        <w:r w:rsidRPr="004431B7">
          <w:rPr>
            <w:rStyle w:val="aff7"/>
            <w:noProof/>
          </w:rPr>
          <w:t>The String Constructor</w:t>
        </w:r>
        <w:r>
          <w:rPr>
            <w:noProof/>
            <w:webHidden/>
          </w:rPr>
          <w:tab/>
        </w:r>
        <w:r>
          <w:rPr>
            <w:noProof/>
            <w:webHidden/>
          </w:rPr>
          <w:fldChar w:fldCharType="begin"/>
        </w:r>
        <w:r>
          <w:rPr>
            <w:noProof/>
            <w:webHidden/>
          </w:rPr>
          <w:instrText xml:space="preserve"> PAGEREF _Toc323907763 \h </w:instrText>
        </w:r>
        <w:r>
          <w:rPr>
            <w:noProof/>
            <w:webHidden/>
          </w:rPr>
        </w:r>
        <w:r>
          <w:rPr>
            <w:noProof/>
            <w:webHidden/>
          </w:rPr>
          <w:fldChar w:fldCharType="separate"/>
        </w:r>
        <w:r>
          <w:rPr>
            <w:noProof/>
            <w:webHidden/>
          </w:rPr>
          <w:t>200</w:t>
        </w:r>
        <w:r>
          <w:rPr>
            <w:noProof/>
            <w:webHidden/>
          </w:rPr>
          <w:fldChar w:fldCharType="end"/>
        </w:r>
      </w:hyperlink>
    </w:p>
    <w:p w14:paraId="40CA8DD8" w14:textId="77777777" w:rsidR="00FA200F" w:rsidRPr="00AB0F96" w:rsidRDefault="00FA200F">
      <w:pPr>
        <w:pStyle w:val="3a"/>
        <w:rPr>
          <w:rFonts w:ascii="Calibri" w:eastAsia="Times New Roman" w:hAnsi="Calibri"/>
          <w:b w:val="0"/>
          <w:noProof/>
          <w:sz w:val="22"/>
          <w:szCs w:val="22"/>
          <w:lang w:val="en-US" w:eastAsia="en-US"/>
        </w:rPr>
      </w:pPr>
      <w:hyperlink w:anchor="_Toc323907764" w:history="1">
        <w:r w:rsidRPr="004431B7">
          <w:rPr>
            <w:rStyle w:val="aff7"/>
            <w:noProof/>
          </w:rPr>
          <w:t>15.5.3</w:t>
        </w:r>
        <w:r w:rsidRPr="00AB0F96">
          <w:rPr>
            <w:rFonts w:ascii="Calibri" w:eastAsia="Times New Roman" w:hAnsi="Calibri"/>
            <w:b w:val="0"/>
            <w:noProof/>
            <w:sz w:val="22"/>
            <w:szCs w:val="22"/>
            <w:lang w:val="en-US" w:eastAsia="en-US"/>
          </w:rPr>
          <w:tab/>
        </w:r>
        <w:r w:rsidRPr="004431B7">
          <w:rPr>
            <w:rStyle w:val="aff7"/>
            <w:noProof/>
          </w:rPr>
          <w:t>Properties of the String Constructor</w:t>
        </w:r>
        <w:r>
          <w:rPr>
            <w:noProof/>
            <w:webHidden/>
          </w:rPr>
          <w:tab/>
        </w:r>
        <w:r>
          <w:rPr>
            <w:noProof/>
            <w:webHidden/>
          </w:rPr>
          <w:fldChar w:fldCharType="begin"/>
        </w:r>
        <w:r>
          <w:rPr>
            <w:noProof/>
            <w:webHidden/>
          </w:rPr>
          <w:instrText xml:space="preserve"> PAGEREF _Toc323907764 \h </w:instrText>
        </w:r>
        <w:r>
          <w:rPr>
            <w:noProof/>
            <w:webHidden/>
          </w:rPr>
        </w:r>
        <w:r>
          <w:rPr>
            <w:noProof/>
            <w:webHidden/>
          </w:rPr>
          <w:fldChar w:fldCharType="separate"/>
        </w:r>
        <w:r>
          <w:rPr>
            <w:noProof/>
            <w:webHidden/>
          </w:rPr>
          <w:t>200</w:t>
        </w:r>
        <w:r>
          <w:rPr>
            <w:noProof/>
            <w:webHidden/>
          </w:rPr>
          <w:fldChar w:fldCharType="end"/>
        </w:r>
      </w:hyperlink>
    </w:p>
    <w:p w14:paraId="35B062EC" w14:textId="77777777" w:rsidR="00FA200F" w:rsidRPr="00AB0F96" w:rsidRDefault="00FA200F">
      <w:pPr>
        <w:pStyle w:val="3a"/>
        <w:rPr>
          <w:rFonts w:ascii="Calibri" w:eastAsia="Times New Roman" w:hAnsi="Calibri"/>
          <w:b w:val="0"/>
          <w:noProof/>
          <w:sz w:val="22"/>
          <w:szCs w:val="22"/>
          <w:lang w:val="en-US" w:eastAsia="en-US"/>
        </w:rPr>
      </w:pPr>
      <w:hyperlink w:anchor="_Toc323907765" w:history="1">
        <w:r w:rsidRPr="004431B7">
          <w:rPr>
            <w:rStyle w:val="aff7"/>
            <w:noProof/>
          </w:rPr>
          <w:t>15.5.4</w:t>
        </w:r>
        <w:r w:rsidRPr="00AB0F96">
          <w:rPr>
            <w:rFonts w:ascii="Calibri" w:eastAsia="Times New Roman" w:hAnsi="Calibri"/>
            <w:b w:val="0"/>
            <w:noProof/>
            <w:sz w:val="22"/>
            <w:szCs w:val="22"/>
            <w:lang w:val="en-US" w:eastAsia="en-US"/>
          </w:rPr>
          <w:tab/>
        </w:r>
        <w:r w:rsidRPr="004431B7">
          <w:rPr>
            <w:rStyle w:val="aff7"/>
            <w:noProof/>
          </w:rPr>
          <w:t>Properties of the String Prototype Object</w:t>
        </w:r>
        <w:r>
          <w:rPr>
            <w:noProof/>
            <w:webHidden/>
          </w:rPr>
          <w:tab/>
        </w:r>
        <w:r>
          <w:rPr>
            <w:noProof/>
            <w:webHidden/>
          </w:rPr>
          <w:fldChar w:fldCharType="begin"/>
        </w:r>
        <w:r>
          <w:rPr>
            <w:noProof/>
            <w:webHidden/>
          </w:rPr>
          <w:instrText xml:space="preserve"> PAGEREF _Toc323907765 \h </w:instrText>
        </w:r>
        <w:r>
          <w:rPr>
            <w:noProof/>
            <w:webHidden/>
          </w:rPr>
        </w:r>
        <w:r>
          <w:rPr>
            <w:noProof/>
            <w:webHidden/>
          </w:rPr>
          <w:fldChar w:fldCharType="separate"/>
        </w:r>
        <w:r>
          <w:rPr>
            <w:noProof/>
            <w:webHidden/>
          </w:rPr>
          <w:t>201</w:t>
        </w:r>
        <w:r>
          <w:rPr>
            <w:noProof/>
            <w:webHidden/>
          </w:rPr>
          <w:fldChar w:fldCharType="end"/>
        </w:r>
      </w:hyperlink>
    </w:p>
    <w:p w14:paraId="4ACFCE34" w14:textId="77777777" w:rsidR="00FA200F" w:rsidRPr="00AB0F96" w:rsidRDefault="00FA200F">
      <w:pPr>
        <w:pStyle w:val="3a"/>
        <w:rPr>
          <w:rFonts w:ascii="Calibri" w:eastAsia="Times New Roman" w:hAnsi="Calibri"/>
          <w:b w:val="0"/>
          <w:noProof/>
          <w:sz w:val="22"/>
          <w:szCs w:val="22"/>
          <w:lang w:val="en-US" w:eastAsia="en-US"/>
        </w:rPr>
      </w:pPr>
      <w:hyperlink w:anchor="_Toc323907766" w:history="1">
        <w:r w:rsidRPr="004431B7">
          <w:rPr>
            <w:rStyle w:val="aff7"/>
            <w:noProof/>
          </w:rPr>
          <w:t>15.5.5</w:t>
        </w:r>
        <w:r w:rsidRPr="00AB0F96">
          <w:rPr>
            <w:rFonts w:ascii="Calibri" w:eastAsia="Times New Roman" w:hAnsi="Calibri"/>
            <w:b w:val="0"/>
            <w:noProof/>
            <w:sz w:val="22"/>
            <w:szCs w:val="22"/>
            <w:lang w:val="en-US" w:eastAsia="en-US"/>
          </w:rPr>
          <w:tab/>
        </w:r>
        <w:r w:rsidRPr="004431B7">
          <w:rPr>
            <w:rStyle w:val="aff7"/>
            <w:noProof/>
          </w:rPr>
          <w:t>Properties of String Instances</w:t>
        </w:r>
        <w:r>
          <w:rPr>
            <w:noProof/>
            <w:webHidden/>
          </w:rPr>
          <w:tab/>
        </w:r>
        <w:r>
          <w:rPr>
            <w:noProof/>
            <w:webHidden/>
          </w:rPr>
          <w:fldChar w:fldCharType="begin"/>
        </w:r>
        <w:r>
          <w:rPr>
            <w:noProof/>
            <w:webHidden/>
          </w:rPr>
          <w:instrText xml:space="preserve"> PAGEREF _Toc323907766 \h </w:instrText>
        </w:r>
        <w:r>
          <w:rPr>
            <w:noProof/>
            <w:webHidden/>
          </w:rPr>
        </w:r>
        <w:r>
          <w:rPr>
            <w:noProof/>
            <w:webHidden/>
          </w:rPr>
          <w:fldChar w:fldCharType="separate"/>
        </w:r>
        <w:r>
          <w:rPr>
            <w:noProof/>
            <w:webHidden/>
          </w:rPr>
          <w:t>212</w:t>
        </w:r>
        <w:r>
          <w:rPr>
            <w:noProof/>
            <w:webHidden/>
          </w:rPr>
          <w:fldChar w:fldCharType="end"/>
        </w:r>
      </w:hyperlink>
    </w:p>
    <w:p w14:paraId="21266BE5" w14:textId="77777777" w:rsidR="00FA200F" w:rsidRPr="00AB0F96" w:rsidRDefault="00FA200F">
      <w:pPr>
        <w:pStyle w:val="2b"/>
        <w:rPr>
          <w:rFonts w:ascii="Calibri" w:eastAsia="Times New Roman" w:hAnsi="Calibri"/>
          <w:b w:val="0"/>
          <w:noProof/>
          <w:sz w:val="22"/>
          <w:szCs w:val="22"/>
          <w:lang w:val="en-US" w:eastAsia="en-US"/>
        </w:rPr>
      </w:pPr>
      <w:hyperlink w:anchor="_Toc323907767" w:history="1">
        <w:r w:rsidRPr="004431B7">
          <w:rPr>
            <w:rStyle w:val="aff7"/>
            <w:noProof/>
          </w:rPr>
          <w:t>15.6</w:t>
        </w:r>
        <w:r w:rsidRPr="00AB0F96">
          <w:rPr>
            <w:rFonts w:ascii="Calibri" w:eastAsia="Times New Roman" w:hAnsi="Calibri"/>
            <w:b w:val="0"/>
            <w:noProof/>
            <w:sz w:val="22"/>
            <w:szCs w:val="22"/>
            <w:lang w:val="en-US" w:eastAsia="en-US"/>
          </w:rPr>
          <w:tab/>
        </w:r>
        <w:r w:rsidRPr="004431B7">
          <w:rPr>
            <w:rStyle w:val="aff7"/>
            <w:noProof/>
          </w:rPr>
          <w:t>Boolean Objects</w:t>
        </w:r>
        <w:r>
          <w:rPr>
            <w:noProof/>
            <w:webHidden/>
          </w:rPr>
          <w:tab/>
        </w:r>
        <w:r>
          <w:rPr>
            <w:noProof/>
            <w:webHidden/>
          </w:rPr>
          <w:fldChar w:fldCharType="begin"/>
        </w:r>
        <w:r>
          <w:rPr>
            <w:noProof/>
            <w:webHidden/>
          </w:rPr>
          <w:instrText xml:space="preserve"> PAGEREF _Toc323907767 \h </w:instrText>
        </w:r>
        <w:r>
          <w:rPr>
            <w:noProof/>
            <w:webHidden/>
          </w:rPr>
        </w:r>
        <w:r>
          <w:rPr>
            <w:noProof/>
            <w:webHidden/>
          </w:rPr>
          <w:fldChar w:fldCharType="separate"/>
        </w:r>
        <w:r>
          <w:rPr>
            <w:noProof/>
            <w:webHidden/>
          </w:rPr>
          <w:t>213</w:t>
        </w:r>
        <w:r>
          <w:rPr>
            <w:noProof/>
            <w:webHidden/>
          </w:rPr>
          <w:fldChar w:fldCharType="end"/>
        </w:r>
      </w:hyperlink>
    </w:p>
    <w:p w14:paraId="5A060336" w14:textId="77777777" w:rsidR="00FA200F" w:rsidRPr="00AB0F96" w:rsidRDefault="00FA200F">
      <w:pPr>
        <w:pStyle w:val="3a"/>
        <w:rPr>
          <w:rFonts w:ascii="Calibri" w:eastAsia="Times New Roman" w:hAnsi="Calibri"/>
          <w:b w:val="0"/>
          <w:noProof/>
          <w:sz w:val="22"/>
          <w:szCs w:val="22"/>
          <w:lang w:val="en-US" w:eastAsia="en-US"/>
        </w:rPr>
      </w:pPr>
      <w:hyperlink w:anchor="_Toc323907768" w:history="1">
        <w:r w:rsidRPr="004431B7">
          <w:rPr>
            <w:rStyle w:val="aff7"/>
            <w:noProof/>
          </w:rPr>
          <w:t>15.6.1</w:t>
        </w:r>
        <w:r w:rsidRPr="00AB0F96">
          <w:rPr>
            <w:rFonts w:ascii="Calibri" w:eastAsia="Times New Roman" w:hAnsi="Calibri"/>
            <w:b w:val="0"/>
            <w:noProof/>
            <w:sz w:val="22"/>
            <w:szCs w:val="22"/>
            <w:lang w:val="en-US" w:eastAsia="en-US"/>
          </w:rPr>
          <w:tab/>
        </w:r>
        <w:r w:rsidRPr="004431B7">
          <w:rPr>
            <w:rStyle w:val="aff7"/>
            <w:noProof/>
          </w:rPr>
          <w:t>The Boolean Constructor Called as a Function</w:t>
        </w:r>
        <w:r>
          <w:rPr>
            <w:noProof/>
            <w:webHidden/>
          </w:rPr>
          <w:tab/>
        </w:r>
        <w:r>
          <w:rPr>
            <w:noProof/>
            <w:webHidden/>
          </w:rPr>
          <w:fldChar w:fldCharType="begin"/>
        </w:r>
        <w:r>
          <w:rPr>
            <w:noProof/>
            <w:webHidden/>
          </w:rPr>
          <w:instrText xml:space="preserve"> PAGEREF _Toc323907768 \h </w:instrText>
        </w:r>
        <w:r>
          <w:rPr>
            <w:noProof/>
            <w:webHidden/>
          </w:rPr>
        </w:r>
        <w:r>
          <w:rPr>
            <w:noProof/>
            <w:webHidden/>
          </w:rPr>
          <w:fldChar w:fldCharType="separate"/>
        </w:r>
        <w:r>
          <w:rPr>
            <w:noProof/>
            <w:webHidden/>
          </w:rPr>
          <w:t>213</w:t>
        </w:r>
        <w:r>
          <w:rPr>
            <w:noProof/>
            <w:webHidden/>
          </w:rPr>
          <w:fldChar w:fldCharType="end"/>
        </w:r>
      </w:hyperlink>
    </w:p>
    <w:p w14:paraId="33B61259" w14:textId="77777777" w:rsidR="00FA200F" w:rsidRPr="00AB0F96" w:rsidRDefault="00FA200F">
      <w:pPr>
        <w:pStyle w:val="3a"/>
        <w:rPr>
          <w:rFonts w:ascii="Calibri" w:eastAsia="Times New Roman" w:hAnsi="Calibri"/>
          <w:b w:val="0"/>
          <w:noProof/>
          <w:sz w:val="22"/>
          <w:szCs w:val="22"/>
          <w:lang w:val="en-US" w:eastAsia="en-US"/>
        </w:rPr>
      </w:pPr>
      <w:hyperlink w:anchor="_Toc323907769" w:history="1">
        <w:r w:rsidRPr="004431B7">
          <w:rPr>
            <w:rStyle w:val="aff7"/>
            <w:noProof/>
          </w:rPr>
          <w:t>15.6.2</w:t>
        </w:r>
        <w:r w:rsidRPr="00AB0F96">
          <w:rPr>
            <w:rFonts w:ascii="Calibri" w:eastAsia="Times New Roman" w:hAnsi="Calibri"/>
            <w:b w:val="0"/>
            <w:noProof/>
            <w:sz w:val="22"/>
            <w:szCs w:val="22"/>
            <w:lang w:val="en-US" w:eastAsia="en-US"/>
          </w:rPr>
          <w:tab/>
        </w:r>
        <w:r w:rsidRPr="004431B7">
          <w:rPr>
            <w:rStyle w:val="aff7"/>
            <w:noProof/>
          </w:rPr>
          <w:t>The Boolean Constructor</w:t>
        </w:r>
        <w:r>
          <w:rPr>
            <w:noProof/>
            <w:webHidden/>
          </w:rPr>
          <w:tab/>
        </w:r>
        <w:r>
          <w:rPr>
            <w:noProof/>
            <w:webHidden/>
          </w:rPr>
          <w:fldChar w:fldCharType="begin"/>
        </w:r>
        <w:r>
          <w:rPr>
            <w:noProof/>
            <w:webHidden/>
          </w:rPr>
          <w:instrText xml:space="preserve"> PAGEREF _Toc323907769 \h </w:instrText>
        </w:r>
        <w:r>
          <w:rPr>
            <w:noProof/>
            <w:webHidden/>
          </w:rPr>
        </w:r>
        <w:r>
          <w:rPr>
            <w:noProof/>
            <w:webHidden/>
          </w:rPr>
          <w:fldChar w:fldCharType="separate"/>
        </w:r>
        <w:r>
          <w:rPr>
            <w:noProof/>
            <w:webHidden/>
          </w:rPr>
          <w:t>213</w:t>
        </w:r>
        <w:r>
          <w:rPr>
            <w:noProof/>
            <w:webHidden/>
          </w:rPr>
          <w:fldChar w:fldCharType="end"/>
        </w:r>
      </w:hyperlink>
    </w:p>
    <w:p w14:paraId="6AEAB11A" w14:textId="77777777" w:rsidR="00FA200F" w:rsidRPr="00AB0F96" w:rsidRDefault="00FA200F">
      <w:pPr>
        <w:pStyle w:val="3a"/>
        <w:rPr>
          <w:rFonts w:ascii="Calibri" w:eastAsia="Times New Roman" w:hAnsi="Calibri"/>
          <w:b w:val="0"/>
          <w:noProof/>
          <w:sz w:val="22"/>
          <w:szCs w:val="22"/>
          <w:lang w:val="en-US" w:eastAsia="en-US"/>
        </w:rPr>
      </w:pPr>
      <w:hyperlink w:anchor="_Toc323907770" w:history="1">
        <w:r w:rsidRPr="004431B7">
          <w:rPr>
            <w:rStyle w:val="aff7"/>
            <w:noProof/>
          </w:rPr>
          <w:t>15.6.3</w:t>
        </w:r>
        <w:r w:rsidRPr="00AB0F96">
          <w:rPr>
            <w:rFonts w:ascii="Calibri" w:eastAsia="Times New Roman" w:hAnsi="Calibri"/>
            <w:b w:val="0"/>
            <w:noProof/>
            <w:sz w:val="22"/>
            <w:szCs w:val="22"/>
            <w:lang w:val="en-US" w:eastAsia="en-US"/>
          </w:rPr>
          <w:tab/>
        </w:r>
        <w:r w:rsidRPr="004431B7">
          <w:rPr>
            <w:rStyle w:val="aff7"/>
            <w:noProof/>
          </w:rPr>
          <w:t>Properties of the Boolean Constructor</w:t>
        </w:r>
        <w:r>
          <w:rPr>
            <w:noProof/>
            <w:webHidden/>
          </w:rPr>
          <w:tab/>
        </w:r>
        <w:r>
          <w:rPr>
            <w:noProof/>
            <w:webHidden/>
          </w:rPr>
          <w:fldChar w:fldCharType="begin"/>
        </w:r>
        <w:r>
          <w:rPr>
            <w:noProof/>
            <w:webHidden/>
          </w:rPr>
          <w:instrText xml:space="preserve"> PAGEREF _Toc323907770 \h </w:instrText>
        </w:r>
        <w:r>
          <w:rPr>
            <w:noProof/>
            <w:webHidden/>
          </w:rPr>
        </w:r>
        <w:r>
          <w:rPr>
            <w:noProof/>
            <w:webHidden/>
          </w:rPr>
          <w:fldChar w:fldCharType="separate"/>
        </w:r>
        <w:r>
          <w:rPr>
            <w:noProof/>
            <w:webHidden/>
          </w:rPr>
          <w:t>214</w:t>
        </w:r>
        <w:r>
          <w:rPr>
            <w:noProof/>
            <w:webHidden/>
          </w:rPr>
          <w:fldChar w:fldCharType="end"/>
        </w:r>
      </w:hyperlink>
    </w:p>
    <w:p w14:paraId="48992B4E" w14:textId="77777777" w:rsidR="00FA200F" w:rsidRPr="00AB0F96" w:rsidRDefault="00FA200F">
      <w:pPr>
        <w:pStyle w:val="3a"/>
        <w:rPr>
          <w:rFonts w:ascii="Calibri" w:eastAsia="Times New Roman" w:hAnsi="Calibri"/>
          <w:b w:val="0"/>
          <w:noProof/>
          <w:sz w:val="22"/>
          <w:szCs w:val="22"/>
          <w:lang w:val="en-US" w:eastAsia="en-US"/>
        </w:rPr>
      </w:pPr>
      <w:hyperlink w:anchor="_Toc323907771" w:history="1">
        <w:r w:rsidRPr="004431B7">
          <w:rPr>
            <w:rStyle w:val="aff7"/>
            <w:noProof/>
          </w:rPr>
          <w:t>15.6.4</w:t>
        </w:r>
        <w:r w:rsidRPr="00AB0F96">
          <w:rPr>
            <w:rFonts w:ascii="Calibri" w:eastAsia="Times New Roman" w:hAnsi="Calibri"/>
            <w:b w:val="0"/>
            <w:noProof/>
            <w:sz w:val="22"/>
            <w:szCs w:val="22"/>
            <w:lang w:val="en-US" w:eastAsia="en-US"/>
          </w:rPr>
          <w:tab/>
        </w:r>
        <w:r w:rsidRPr="004431B7">
          <w:rPr>
            <w:rStyle w:val="aff7"/>
            <w:noProof/>
          </w:rPr>
          <w:t>Properties of the Boolean Prototype Object</w:t>
        </w:r>
        <w:r>
          <w:rPr>
            <w:noProof/>
            <w:webHidden/>
          </w:rPr>
          <w:tab/>
        </w:r>
        <w:r>
          <w:rPr>
            <w:noProof/>
            <w:webHidden/>
          </w:rPr>
          <w:fldChar w:fldCharType="begin"/>
        </w:r>
        <w:r>
          <w:rPr>
            <w:noProof/>
            <w:webHidden/>
          </w:rPr>
          <w:instrText xml:space="preserve"> PAGEREF _Toc323907771 \h </w:instrText>
        </w:r>
        <w:r>
          <w:rPr>
            <w:noProof/>
            <w:webHidden/>
          </w:rPr>
        </w:r>
        <w:r>
          <w:rPr>
            <w:noProof/>
            <w:webHidden/>
          </w:rPr>
          <w:fldChar w:fldCharType="separate"/>
        </w:r>
        <w:r>
          <w:rPr>
            <w:noProof/>
            <w:webHidden/>
          </w:rPr>
          <w:t>214</w:t>
        </w:r>
        <w:r>
          <w:rPr>
            <w:noProof/>
            <w:webHidden/>
          </w:rPr>
          <w:fldChar w:fldCharType="end"/>
        </w:r>
      </w:hyperlink>
    </w:p>
    <w:p w14:paraId="371F28BA" w14:textId="77777777" w:rsidR="00FA200F" w:rsidRPr="00AB0F96" w:rsidRDefault="00FA200F">
      <w:pPr>
        <w:pStyle w:val="3a"/>
        <w:rPr>
          <w:rFonts w:ascii="Calibri" w:eastAsia="Times New Roman" w:hAnsi="Calibri"/>
          <w:b w:val="0"/>
          <w:noProof/>
          <w:sz w:val="22"/>
          <w:szCs w:val="22"/>
          <w:lang w:val="en-US" w:eastAsia="en-US"/>
        </w:rPr>
      </w:pPr>
      <w:hyperlink w:anchor="_Toc323907772" w:history="1">
        <w:r w:rsidRPr="004431B7">
          <w:rPr>
            <w:rStyle w:val="aff7"/>
            <w:noProof/>
          </w:rPr>
          <w:t>15.6.5</w:t>
        </w:r>
        <w:r w:rsidRPr="00AB0F96">
          <w:rPr>
            <w:rFonts w:ascii="Calibri" w:eastAsia="Times New Roman" w:hAnsi="Calibri"/>
            <w:b w:val="0"/>
            <w:noProof/>
            <w:sz w:val="22"/>
            <w:szCs w:val="22"/>
            <w:lang w:val="en-US" w:eastAsia="en-US"/>
          </w:rPr>
          <w:tab/>
        </w:r>
        <w:r w:rsidRPr="004431B7">
          <w:rPr>
            <w:rStyle w:val="aff7"/>
            <w:noProof/>
          </w:rPr>
          <w:t>Properties of Boolean Instances</w:t>
        </w:r>
        <w:r>
          <w:rPr>
            <w:noProof/>
            <w:webHidden/>
          </w:rPr>
          <w:tab/>
        </w:r>
        <w:r>
          <w:rPr>
            <w:noProof/>
            <w:webHidden/>
          </w:rPr>
          <w:fldChar w:fldCharType="begin"/>
        </w:r>
        <w:r>
          <w:rPr>
            <w:noProof/>
            <w:webHidden/>
          </w:rPr>
          <w:instrText xml:space="preserve"> PAGEREF _Toc323907772 \h </w:instrText>
        </w:r>
        <w:r>
          <w:rPr>
            <w:noProof/>
            <w:webHidden/>
          </w:rPr>
        </w:r>
        <w:r>
          <w:rPr>
            <w:noProof/>
            <w:webHidden/>
          </w:rPr>
          <w:fldChar w:fldCharType="separate"/>
        </w:r>
        <w:r>
          <w:rPr>
            <w:noProof/>
            <w:webHidden/>
          </w:rPr>
          <w:t>214</w:t>
        </w:r>
        <w:r>
          <w:rPr>
            <w:noProof/>
            <w:webHidden/>
          </w:rPr>
          <w:fldChar w:fldCharType="end"/>
        </w:r>
      </w:hyperlink>
    </w:p>
    <w:p w14:paraId="416A35CC" w14:textId="77777777" w:rsidR="00FA200F" w:rsidRPr="00AB0F96" w:rsidRDefault="00FA200F">
      <w:pPr>
        <w:pStyle w:val="2b"/>
        <w:rPr>
          <w:rFonts w:ascii="Calibri" w:eastAsia="Times New Roman" w:hAnsi="Calibri"/>
          <w:b w:val="0"/>
          <w:noProof/>
          <w:sz w:val="22"/>
          <w:szCs w:val="22"/>
          <w:lang w:val="en-US" w:eastAsia="en-US"/>
        </w:rPr>
      </w:pPr>
      <w:hyperlink w:anchor="_Toc323907773" w:history="1">
        <w:r w:rsidRPr="004431B7">
          <w:rPr>
            <w:rStyle w:val="aff7"/>
            <w:noProof/>
          </w:rPr>
          <w:t>15.7</w:t>
        </w:r>
        <w:r w:rsidRPr="00AB0F96">
          <w:rPr>
            <w:rFonts w:ascii="Calibri" w:eastAsia="Times New Roman" w:hAnsi="Calibri"/>
            <w:b w:val="0"/>
            <w:noProof/>
            <w:sz w:val="22"/>
            <w:szCs w:val="22"/>
            <w:lang w:val="en-US" w:eastAsia="en-US"/>
          </w:rPr>
          <w:tab/>
        </w:r>
        <w:r w:rsidRPr="004431B7">
          <w:rPr>
            <w:rStyle w:val="aff7"/>
            <w:noProof/>
          </w:rPr>
          <w:t>Number Objects</w:t>
        </w:r>
        <w:r>
          <w:rPr>
            <w:noProof/>
            <w:webHidden/>
          </w:rPr>
          <w:tab/>
        </w:r>
        <w:r>
          <w:rPr>
            <w:noProof/>
            <w:webHidden/>
          </w:rPr>
          <w:fldChar w:fldCharType="begin"/>
        </w:r>
        <w:r>
          <w:rPr>
            <w:noProof/>
            <w:webHidden/>
          </w:rPr>
          <w:instrText xml:space="preserve"> PAGEREF _Toc323907773 \h </w:instrText>
        </w:r>
        <w:r>
          <w:rPr>
            <w:noProof/>
            <w:webHidden/>
          </w:rPr>
        </w:r>
        <w:r>
          <w:rPr>
            <w:noProof/>
            <w:webHidden/>
          </w:rPr>
          <w:fldChar w:fldCharType="separate"/>
        </w:r>
        <w:r>
          <w:rPr>
            <w:noProof/>
            <w:webHidden/>
          </w:rPr>
          <w:t>215</w:t>
        </w:r>
        <w:r>
          <w:rPr>
            <w:noProof/>
            <w:webHidden/>
          </w:rPr>
          <w:fldChar w:fldCharType="end"/>
        </w:r>
      </w:hyperlink>
    </w:p>
    <w:p w14:paraId="229E9EDD" w14:textId="77777777" w:rsidR="00FA200F" w:rsidRPr="00AB0F96" w:rsidRDefault="00FA200F">
      <w:pPr>
        <w:pStyle w:val="3a"/>
        <w:rPr>
          <w:rFonts w:ascii="Calibri" w:eastAsia="Times New Roman" w:hAnsi="Calibri"/>
          <w:b w:val="0"/>
          <w:noProof/>
          <w:sz w:val="22"/>
          <w:szCs w:val="22"/>
          <w:lang w:val="en-US" w:eastAsia="en-US"/>
        </w:rPr>
      </w:pPr>
      <w:hyperlink w:anchor="_Toc323907774" w:history="1">
        <w:r w:rsidRPr="004431B7">
          <w:rPr>
            <w:rStyle w:val="aff7"/>
            <w:noProof/>
          </w:rPr>
          <w:t>15.7.1</w:t>
        </w:r>
        <w:r w:rsidRPr="00AB0F96">
          <w:rPr>
            <w:rFonts w:ascii="Calibri" w:eastAsia="Times New Roman" w:hAnsi="Calibri"/>
            <w:b w:val="0"/>
            <w:noProof/>
            <w:sz w:val="22"/>
            <w:szCs w:val="22"/>
            <w:lang w:val="en-US" w:eastAsia="en-US"/>
          </w:rPr>
          <w:tab/>
        </w:r>
        <w:r w:rsidRPr="004431B7">
          <w:rPr>
            <w:rStyle w:val="aff7"/>
            <w:noProof/>
          </w:rPr>
          <w:t>The Number Constructor Called as a Function</w:t>
        </w:r>
        <w:r>
          <w:rPr>
            <w:noProof/>
            <w:webHidden/>
          </w:rPr>
          <w:tab/>
        </w:r>
        <w:r>
          <w:rPr>
            <w:noProof/>
            <w:webHidden/>
          </w:rPr>
          <w:fldChar w:fldCharType="begin"/>
        </w:r>
        <w:r>
          <w:rPr>
            <w:noProof/>
            <w:webHidden/>
          </w:rPr>
          <w:instrText xml:space="preserve"> PAGEREF _Toc323907774 \h </w:instrText>
        </w:r>
        <w:r>
          <w:rPr>
            <w:noProof/>
            <w:webHidden/>
          </w:rPr>
        </w:r>
        <w:r>
          <w:rPr>
            <w:noProof/>
            <w:webHidden/>
          </w:rPr>
          <w:fldChar w:fldCharType="separate"/>
        </w:r>
        <w:r>
          <w:rPr>
            <w:noProof/>
            <w:webHidden/>
          </w:rPr>
          <w:t>215</w:t>
        </w:r>
        <w:r>
          <w:rPr>
            <w:noProof/>
            <w:webHidden/>
          </w:rPr>
          <w:fldChar w:fldCharType="end"/>
        </w:r>
      </w:hyperlink>
    </w:p>
    <w:p w14:paraId="3A415043" w14:textId="77777777" w:rsidR="00FA200F" w:rsidRPr="00AB0F96" w:rsidRDefault="00FA200F">
      <w:pPr>
        <w:pStyle w:val="3a"/>
        <w:rPr>
          <w:rFonts w:ascii="Calibri" w:eastAsia="Times New Roman" w:hAnsi="Calibri"/>
          <w:b w:val="0"/>
          <w:noProof/>
          <w:sz w:val="22"/>
          <w:szCs w:val="22"/>
          <w:lang w:val="en-US" w:eastAsia="en-US"/>
        </w:rPr>
      </w:pPr>
      <w:hyperlink w:anchor="_Toc323907775" w:history="1">
        <w:r w:rsidRPr="004431B7">
          <w:rPr>
            <w:rStyle w:val="aff7"/>
            <w:noProof/>
          </w:rPr>
          <w:t>15.7.2</w:t>
        </w:r>
        <w:r w:rsidRPr="00AB0F96">
          <w:rPr>
            <w:rFonts w:ascii="Calibri" w:eastAsia="Times New Roman" w:hAnsi="Calibri"/>
            <w:b w:val="0"/>
            <w:noProof/>
            <w:sz w:val="22"/>
            <w:szCs w:val="22"/>
            <w:lang w:val="en-US" w:eastAsia="en-US"/>
          </w:rPr>
          <w:tab/>
        </w:r>
        <w:r w:rsidRPr="004431B7">
          <w:rPr>
            <w:rStyle w:val="aff7"/>
            <w:noProof/>
          </w:rPr>
          <w:t>The Number Constructor</w:t>
        </w:r>
        <w:r>
          <w:rPr>
            <w:noProof/>
            <w:webHidden/>
          </w:rPr>
          <w:tab/>
        </w:r>
        <w:r>
          <w:rPr>
            <w:noProof/>
            <w:webHidden/>
          </w:rPr>
          <w:fldChar w:fldCharType="begin"/>
        </w:r>
        <w:r>
          <w:rPr>
            <w:noProof/>
            <w:webHidden/>
          </w:rPr>
          <w:instrText xml:space="preserve"> PAGEREF _Toc323907775 \h </w:instrText>
        </w:r>
        <w:r>
          <w:rPr>
            <w:noProof/>
            <w:webHidden/>
          </w:rPr>
        </w:r>
        <w:r>
          <w:rPr>
            <w:noProof/>
            <w:webHidden/>
          </w:rPr>
          <w:fldChar w:fldCharType="separate"/>
        </w:r>
        <w:r>
          <w:rPr>
            <w:noProof/>
            <w:webHidden/>
          </w:rPr>
          <w:t>215</w:t>
        </w:r>
        <w:r>
          <w:rPr>
            <w:noProof/>
            <w:webHidden/>
          </w:rPr>
          <w:fldChar w:fldCharType="end"/>
        </w:r>
      </w:hyperlink>
    </w:p>
    <w:p w14:paraId="76B0FB38" w14:textId="77777777" w:rsidR="00FA200F" w:rsidRPr="00AB0F96" w:rsidRDefault="00FA200F">
      <w:pPr>
        <w:pStyle w:val="3a"/>
        <w:rPr>
          <w:rFonts w:ascii="Calibri" w:eastAsia="Times New Roman" w:hAnsi="Calibri"/>
          <w:b w:val="0"/>
          <w:noProof/>
          <w:sz w:val="22"/>
          <w:szCs w:val="22"/>
          <w:lang w:val="en-US" w:eastAsia="en-US"/>
        </w:rPr>
      </w:pPr>
      <w:hyperlink w:anchor="_Toc323907776" w:history="1">
        <w:r w:rsidRPr="004431B7">
          <w:rPr>
            <w:rStyle w:val="aff7"/>
            <w:noProof/>
          </w:rPr>
          <w:t>15.7.3</w:t>
        </w:r>
        <w:r w:rsidRPr="00AB0F96">
          <w:rPr>
            <w:rFonts w:ascii="Calibri" w:eastAsia="Times New Roman" w:hAnsi="Calibri"/>
            <w:b w:val="0"/>
            <w:noProof/>
            <w:sz w:val="22"/>
            <w:szCs w:val="22"/>
            <w:lang w:val="en-US" w:eastAsia="en-US"/>
          </w:rPr>
          <w:tab/>
        </w:r>
        <w:r w:rsidRPr="004431B7">
          <w:rPr>
            <w:rStyle w:val="aff7"/>
            <w:noProof/>
          </w:rPr>
          <w:t>Properties of the Number Constructor</w:t>
        </w:r>
        <w:r>
          <w:rPr>
            <w:noProof/>
            <w:webHidden/>
          </w:rPr>
          <w:tab/>
        </w:r>
        <w:r>
          <w:rPr>
            <w:noProof/>
            <w:webHidden/>
          </w:rPr>
          <w:fldChar w:fldCharType="begin"/>
        </w:r>
        <w:r>
          <w:rPr>
            <w:noProof/>
            <w:webHidden/>
          </w:rPr>
          <w:instrText xml:space="preserve"> PAGEREF _Toc323907776 \h </w:instrText>
        </w:r>
        <w:r>
          <w:rPr>
            <w:noProof/>
            <w:webHidden/>
          </w:rPr>
        </w:r>
        <w:r>
          <w:rPr>
            <w:noProof/>
            <w:webHidden/>
          </w:rPr>
          <w:fldChar w:fldCharType="separate"/>
        </w:r>
        <w:r>
          <w:rPr>
            <w:noProof/>
            <w:webHidden/>
          </w:rPr>
          <w:t>215</w:t>
        </w:r>
        <w:r>
          <w:rPr>
            <w:noProof/>
            <w:webHidden/>
          </w:rPr>
          <w:fldChar w:fldCharType="end"/>
        </w:r>
      </w:hyperlink>
    </w:p>
    <w:p w14:paraId="7EA28E39" w14:textId="77777777" w:rsidR="00FA200F" w:rsidRPr="00AB0F96" w:rsidRDefault="00FA200F">
      <w:pPr>
        <w:pStyle w:val="3a"/>
        <w:rPr>
          <w:rFonts w:ascii="Calibri" w:eastAsia="Times New Roman" w:hAnsi="Calibri"/>
          <w:b w:val="0"/>
          <w:noProof/>
          <w:sz w:val="22"/>
          <w:szCs w:val="22"/>
          <w:lang w:val="en-US" w:eastAsia="en-US"/>
        </w:rPr>
      </w:pPr>
      <w:hyperlink w:anchor="_Toc323907777" w:history="1">
        <w:r w:rsidRPr="004431B7">
          <w:rPr>
            <w:rStyle w:val="aff7"/>
            <w:noProof/>
          </w:rPr>
          <w:t>15.7.4</w:t>
        </w:r>
        <w:r w:rsidRPr="00AB0F96">
          <w:rPr>
            <w:rFonts w:ascii="Calibri" w:eastAsia="Times New Roman" w:hAnsi="Calibri"/>
            <w:b w:val="0"/>
            <w:noProof/>
            <w:sz w:val="22"/>
            <w:szCs w:val="22"/>
            <w:lang w:val="en-US" w:eastAsia="en-US"/>
          </w:rPr>
          <w:tab/>
        </w:r>
        <w:r w:rsidRPr="004431B7">
          <w:rPr>
            <w:rStyle w:val="aff7"/>
            <w:noProof/>
          </w:rPr>
          <w:t>Properties of the Number Prototype Object</w:t>
        </w:r>
        <w:r>
          <w:rPr>
            <w:noProof/>
            <w:webHidden/>
          </w:rPr>
          <w:tab/>
        </w:r>
        <w:r>
          <w:rPr>
            <w:noProof/>
            <w:webHidden/>
          </w:rPr>
          <w:fldChar w:fldCharType="begin"/>
        </w:r>
        <w:r>
          <w:rPr>
            <w:noProof/>
            <w:webHidden/>
          </w:rPr>
          <w:instrText xml:space="preserve"> PAGEREF _Toc323907777 \h </w:instrText>
        </w:r>
        <w:r>
          <w:rPr>
            <w:noProof/>
            <w:webHidden/>
          </w:rPr>
        </w:r>
        <w:r>
          <w:rPr>
            <w:noProof/>
            <w:webHidden/>
          </w:rPr>
          <w:fldChar w:fldCharType="separate"/>
        </w:r>
        <w:r>
          <w:rPr>
            <w:noProof/>
            <w:webHidden/>
          </w:rPr>
          <w:t>217</w:t>
        </w:r>
        <w:r>
          <w:rPr>
            <w:noProof/>
            <w:webHidden/>
          </w:rPr>
          <w:fldChar w:fldCharType="end"/>
        </w:r>
      </w:hyperlink>
    </w:p>
    <w:p w14:paraId="3D371CB7" w14:textId="77777777" w:rsidR="00FA200F" w:rsidRPr="00AB0F96" w:rsidRDefault="00FA200F">
      <w:pPr>
        <w:pStyle w:val="3a"/>
        <w:rPr>
          <w:rFonts w:ascii="Calibri" w:eastAsia="Times New Roman" w:hAnsi="Calibri"/>
          <w:b w:val="0"/>
          <w:noProof/>
          <w:sz w:val="22"/>
          <w:szCs w:val="22"/>
          <w:lang w:val="en-US" w:eastAsia="en-US"/>
        </w:rPr>
      </w:pPr>
      <w:hyperlink w:anchor="_Toc323907778" w:history="1">
        <w:r w:rsidRPr="004431B7">
          <w:rPr>
            <w:rStyle w:val="aff7"/>
            <w:noProof/>
          </w:rPr>
          <w:t>15.7.5</w:t>
        </w:r>
        <w:r w:rsidRPr="00AB0F96">
          <w:rPr>
            <w:rFonts w:ascii="Calibri" w:eastAsia="Times New Roman" w:hAnsi="Calibri"/>
            <w:b w:val="0"/>
            <w:noProof/>
            <w:sz w:val="22"/>
            <w:szCs w:val="22"/>
            <w:lang w:val="en-US" w:eastAsia="en-US"/>
          </w:rPr>
          <w:tab/>
        </w:r>
        <w:r w:rsidRPr="004431B7">
          <w:rPr>
            <w:rStyle w:val="aff7"/>
            <w:noProof/>
          </w:rPr>
          <w:t>Properties of Number Instances</w:t>
        </w:r>
        <w:r>
          <w:rPr>
            <w:noProof/>
            <w:webHidden/>
          </w:rPr>
          <w:tab/>
        </w:r>
        <w:r>
          <w:rPr>
            <w:noProof/>
            <w:webHidden/>
          </w:rPr>
          <w:fldChar w:fldCharType="begin"/>
        </w:r>
        <w:r>
          <w:rPr>
            <w:noProof/>
            <w:webHidden/>
          </w:rPr>
          <w:instrText xml:space="preserve"> PAGEREF _Toc323907778 \h </w:instrText>
        </w:r>
        <w:r>
          <w:rPr>
            <w:noProof/>
            <w:webHidden/>
          </w:rPr>
        </w:r>
        <w:r>
          <w:rPr>
            <w:noProof/>
            <w:webHidden/>
          </w:rPr>
          <w:fldChar w:fldCharType="separate"/>
        </w:r>
        <w:r>
          <w:rPr>
            <w:noProof/>
            <w:webHidden/>
          </w:rPr>
          <w:t>221</w:t>
        </w:r>
        <w:r>
          <w:rPr>
            <w:noProof/>
            <w:webHidden/>
          </w:rPr>
          <w:fldChar w:fldCharType="end"/>
        </w:r>
      </w:hyperlink>
    </w:p>
    <w:p w14:paraId="065563A3" w14:textId="77777777" w:rsidR="00FA200F" w:rsidRPr="00AB0F96" w:rsidRDefault="00FA200F">
      <w:pPr>
        <w:pStyle w:val="2b"/>
        <w:rPr>
          <w:rFonts w:ascii="Calibri" w:eastAsia="Times New Roman" w:hAnsi="Calibri"/>
          <w:b w:val="0"/>
          <w:noProof/>
          <w:sz w:val="22"/>
          <w:szCs w:val="22"/>
          <w:lang w:val="en-US" w:eastAsia="en-US"/>
        </w:rPr>
      </w:pPr>
      <w:hyperlink w:anchor="_Toc323907779" w:history="1">
        <w:r w:rsidRPr="004431B7">
          <w:rPr>
            <w:rStyle w:val="aff7"/>
            <w:noProof/>
          </w:rPr>
          <w:t>15.8</w:t>
        </w:r>
        <w:r w:rsidRPr="00AB0F96">
          <w:rPr>
            <w:rFonts w:ascii="Calibri" w:eastAsia="Times New Roman" w:hAnsi="Calibri"/>
            <w:b w:val="0"/>
            <w:noProof/>
            <w:sz w:val="22"/>
            <w:szCs w:val="22"/>
            <w:lang w:val="en-US" w:eastAsia="en-US"/>
          </w:rPr>
          <w:tab/>
        </w:r>
        <w:r w:rsidRPr="004431B7">
          <w:rPr>
            <w:rStyle w:val="aff7"/>
            <w:noProof/>
          </w:rPr>
          <w:t>The Math Object</w:t>
        </w:r>
        <w:r>
          <w:rPr>
            <w:noProof/>
            <w:webHidden/>
          </w:rPr>
          <w:tab/>
        </w:r>
        <w:r>
          <w:rPr>
            <w:noProof/>
            <w:webHidden/>
          </w:rPr>
          <w:fldChar w:fldCharType="begin"/>
        </w:r>
        <w:r>
          <w:rPr>
            <w:noProof/>
            <w:webHidden/>
          </w:rPr>
          <w:instrText xml:space="preserve"> PAGEREF _Toc323907779 \h </w:instrText>
        </w:r>
        <w:r>
          <w:rPr>
            <w:noProof/>
            <w:webHidden/>
          </w:rPr>
        </w:r>
        <w:r>
          <w:rPr>
            <w:noProof/>
            <w:webHidden/>
          </w:rPr>
          <w:fldChar w:fldCharType="separate"/>
        </w:r>
        <w:r>
          <w:rPr>
            <w:noProof/>
            <w:webHidden/>
          </w:rPr>
          <w:t>221</w:t>
        </w:r>
        <w:r>
          <w:rPr>
            <w:noProof/>
            <w:webHidden/>
          </w:rPr>
          <w:fldChar w:fldCharType="end"/>
        </w:r>
      </w:hyperlink>
    </w:p>
    <w:p w14:paraId="14DC1ED0" w14:textId="77777777" w:rsidR="00FA200F" w:rsidRPr="00AB0F96" w:rsidRDefault="00FA200F">
      <w:pPr>
        <w:pStyle w:val="3a"/>
        <w:rPr>
          <w:rFonts w:ascii="Calibri" w:eastAsia="Times New Roman" w:hAnsi="Calibri"/>
          <w:b w:val="0"/>
          <w:noProof/>
          <w:sz w:val="22"/>
          <w:szCs w:val="22"/>
          <w:lang w:val="en-US" w:eastAsia="en-US"/>
        </w:rPr>
      </w:pPr>
      <w:hyperlink w:anchor="_Toc323907780" w:history="1">
        <w:r w:rsidRPr="004431B7">
          <w:rPr>
            <w:rStyle w:val="aff7"/>
            <w:noProof/>
          </w:rPr>
          <w:t>15.8.1</w:t>
        </w:r>
        <w:r w:rsidRPr="00AB0F96">
          <w:rPr>
            <w:rFonts w:ascii="Calibri" w:eastAsia="Times New Roman" w:hAnsi="Calibri"/>
            <w:b w:val="0"/>
            <w:noProof/>
            <w:sz w:val="22"/>
            <w:szCs w:val="22"/>
            <w:lang w:val="en-US" w:eastAsia="en-US"/>
          </w:rPr>
          <w:tab/>
        </w:r>
        <w:r w:rsidRPr="004431B7">
          <w:rPr>
            <w:rStyle w:val="aff7"/>
            <w:noProof/>
          </w:rPr>
          <w:t>Value Properties of the Math Object</w:t>
        </w:r>
        <w:r>
          <w:rPr>
            <w:noProof/>
            <w:webHidden/>
          </w:rPr>
          <w:tab/>
        </w:r>
        <w:r>
          <w:rPr>
            <w:noProof/>
            <w:webHidden/>
          </w:rPr>
          <w:fldChar w:fldCharType="begin"/>
        </w:r>
        <w:r>
          <w:rPr>
            <w:noProof/>
            <w:webHidden/>
          </w:rPr>
          <w:instrText xml:space="preserve"> PAGEREF _Toc323907780 \h </w:instrText>
        </w:r>
        <w:r>
          <w:rPr>
            <w:noProof/>
            <w:webHidden/>
          </w:rPr>
        </w:r>
        <w:r>
          <w:rPr>
            <w:noProof/>
            <w:webHidden/>
          </w:rPr>
          <w:fldChar w:fldCharType="separate"/>
        </w:r>
        <w:r>
          <w:rPr>
            <w:noProof/>
            <w:webHidden/>
          </w:rPr>
          <w:t>221</w:t>
        </w:r>
        <w:r>
          <w:rPr>
            <w:noProof/>
            <w:webHidden/>
          </w:rPr>
          <w:fldChar w:fldCharType="end"/>
        </w:r>
      </w:hyperlink>
    </w:p>
    <w:p w14:paraId="5B96C6AF" w14:textId="77777777" w:rsidR="00FA200F" w:rsidRPr="00AB0F96" w:rsidRDefault="00FA200F">
      <w:pPr>
        <w:pStyle w:val="3a"/>
        <w:rPr>
          <w:rFonts w:ascii="Calibri" w:eastAsia="Times New Roman" w:hAnsi="Calibri"/>
          <w:b w:val="0"/>
          <w:noProof/>
          <w:sz w:val="22"/>
          <w:szCs w:val="22"/>
          <w:lang w:val="en-US" w:eastAsia="en-US"/>
        </w:rPr>
      </w:pPr>
      <w:hyperlink w:anchor="_Toc323907781" w:history="1">
        <w:r w:rsidRPr="004431B7">
          <w:rPr>
            <w:rStyle w:val="aff7"/>
            <w:noProof/>
          </w:rPr>
          <w:t>15.8.2</w:t>
        </w:r>
        <w:r w:rsidRPr="00AB0F96">
          <w:rPr>
            <w:rFonts w:ascii="Calibri" w:eastAsia="Times New Roman" w:hAnsi="Calibri"/>
            <w:b w:val="0"/>
            <w:noProof/>
            <w:sz w:val="22"/>
            <w:szCs w:val="22"/>
            <w:lang w:val="en-US" w:eastAsia="en-US"/>
          </w:rPr>
          <w:tab/>
        </w:r>
        <w:r w:rsidRPr="004431B7">
          <w:rPr>
            <w:rStyle w:val="aff7"/>
            <w:noProof/>
          </w:rPr>
          <w:t>Function Properties of the Math Object</w:t>
        </w:r>
        <w:r>
          <w:rPr>
            <w:noProof/>
            <w:webHidden/>
          </w:rPr>
          <w:tab/>
        </w:r>
        <w:r>
          <w:rPr>
            <w:noProof/>
            <w:webHidden/>
          </w:rPr>
          <w:fldChar w:fldCharType="begin"/>
        </w:r>
        <w:r>
          <w:rPr>
            <w:noProof/>
            <w:webHidden/>
          </w:rPr>
          <w:instrText xml:space="preserve"> PAGEREF _Toc323907781 \h </w:instrText>
        </w:r>
        <w:r>
          <w:rPr>
            <w:noProof/>
            <w:webHidden/>
          </w:rPr>
        </w:r>
        <w:r>
          <w:rPr>
            <w:noProof/>
            <w:webHidden/>
          </w:rPr>
          <w:fldChar w:fldCharType="separate"/>
        </w:r>
        <w:r>
          <w:rPr>
            <w:noProof/>
            <w:webHidden/>
          </w:rPr>
          <w:t>222</w:t>
        </w:r>
        <w:r>
          <w:rPr>
            <w:noProof/>
            <w:webHidden/>
          </w:rPr>
          <w:fldChar w:fldCharType="end"/>
        </w:r>
      </w:hyperlink>
    </w:p>
    <w:p w14:paraId="42511F76" w14:textId="77777777" w:rsidR="00FA200F" w:rsidRPr="00AB0F96" w:rsidRDefault="00FA200F">
      <w:pPr>
        <w:pStyle w:val="2b"/>
        <w:rPr>
          <w:rFonts w:ascii="Calibri" w:eastAsia="Times New Roman" w:hAnsi="Calibri"/>
          <w:b w:val="0"/>
          <w:noProof/>
          <w:sz w:val="22"/>
          <w:szCs w:val="22"/>
          <w:lang w:val="en-US" w:eastAsia="en-US"/>
        </w:rPr>
      </w:pPr>
      <w:hyperlink w:anchor="_Toc323907782" w:history="1">
        <w:r w:rsidRPr="004431B7">
          <w:rPr>
            <w:rStyle w:val="aff7"/>
            <w:noProof/>
          </w:rPr>
          <w:t>15.9</w:t>
        </w:r>
        <w:r w:rsidRPr="00AB0F96">
          <w:rPr>
            <w:rFonts w:ascii="Calibri" w:eastAsia="Times New Roman" w:hAnsi="Calibri"/>
            <w:b w:val="0"/>
            <w:noProof/>
            <w:sz w:val="22"/>
            <w:szCs w:val="22"/>
            <w:lang w:val="en-US" w:eastAsia="en-US"/>
          </w:rPr>
          <w:tab/>
        </w:r>
        <w:r w:rsidRPr="004431B7">
          <w:rPr>
            <w:rStyle w:val="aff7"/>
            <w:noProof/>
          </w:rPr>
          <w:t>Date Objects</w:t>
        </w:r>
        <w:r>
          <w:rPr>
            <w:noProof/>
            <w:webHidden/>
          </w:rPr>
          <w:tab/>
        </w:r>
        <w:r>
          <w:rPr>
            <w:noProof/>
            <w:webHidden/>
          </w:rPr>
          <w:fldChar w:fldCharType="begin"/>
        </w:r>
        <w:r>
          <w:rPr>
            <w:noProof/>
            <w:webHidden/>
          </w:rPr>
          <w:instrText xml:space="preserve"> PAGEREF _Toc323907782 \h </w:instrText>
        </w:r>
        <w:r>
          <w:rPr>
            <w:noProof/>
            <w:webHidden/>
          </w:rPr>
        </w:r>
        <w:r>
          <w:rPr>
            <w:noProof/>
            <w:webHidden/>
          </w:rPr>
          <w:fldChar w:fldCharType="separate"/>
        </w:r>
        <w:r>
          <w:rPr>
            <w:noProof/>
            <w:webHidden/>
          </w:rPr>
          <w:t>230</w:t>
        </w:r>
        <w:r>
          <w:rPr>
            <w:noProof/>
            <w:webHidden/>
          </w:rPr>
          <w:fldChar w:fldCharType="end"/>
        </w:r>
      </w:hyperlink>
    </w:p>
    <w:p w14:paraId="3D30BD52" w14:textId="77777777" w:rsidR="00FA200F" w:rsidRPr="00AB0F96" w:rsidRDefault="00FA200F">
      <w:pPr>
        <w:pStyle w:val="3a"/>
        <w:rPr>
          <w:rFonts w:ascii="Calibri" w:eastAsia="Times New Roman" w:hAnsi="Calibri"/>
          <w:b w:val="0"/>
          <w:noProof/>
          <w:sz w:val="22"/>
          <w:szCs w:val="22"/>
          <w:lang w:val="en-US" w:eastAsia="en-US"/>
        </w:rPr>
      </w:pPr>
      <w:hyperlink w:anchor="_Toc323907783" w:history="1">
        <w:r w:rsidRPr="004431B7">
          <w:rPr>
            <w:rStyle w:val="aff7"/>
            <w:noProof/>
          </w:rPr>
          <w:t>15.9.1</w:t>
        </w:r>
        <w:r w:rsidRPr="00AB0F96">
          <w:rPr>
            <w:rFonts w:ascii="Calibri" w:eastAsia="Times New Roman" w:hAnsi="Calibri"/>
            <w:b w:val="0"/>
            <w:noProof/>
            <w:sz w:val="22"/>
            <w:szCs w:val="22"/>
            <w:lang w:val="en-US" w:eastAsia="en-US"/>
          </w:rPr>
          <w:tab/>
        </w:r>
        <w:r w:rsidRPr="004431B7">
          <w:rPr>
            <w:rStyle w:val="aff7"/>
            <w:noProof/>
          </w:rPr>
          <w:t>Overview of Date Objects and Definitions of Abstract Operators</w:t>
        </w:r>
        <w:r>
          <w:rPr>
            <w:noProof/>
            <w:webHidden/>
          </w:rPr>
          <w:tab/>
        </w:r>
        <w:r>
          <w:rPr>
            <w:noProof/>
            <w:webHidden/>
          </w:rPr>
          <w:fldChar w:fldCharType="begin"/>
        </w:r>
        <w:r>
          <w:rPr>
            <w:noProof/>
            <w:webHidden/>
          </w:rPr>
          <w:instrText xml:space="preserve"> PAGEREF _Toc323907783 \h </w:instrText>
        </w:r>
        <w:r>
          <w:rPr>
            <w:noProof/>
            <w:webHidden/>
          </w:rPr>
        </w:r>
        <w:r>
          <w:rPr>
            <w:noProof/>
            <w:webHidden/>
          </w:rPr>
          <w:fldChar w:fldCharType="separate"/>
        </w:r>
        <w:r>
          <w:rPr>
            <w:noProof/>
            <w:webHidden/>
          </w:rPr>
          <w:t>230</w:t>
        </w:r>
        <w:r>
          <w:rPr>
            <w:noProof/>
            <w:webHidden/>
          </w:rPr>
          <w:fldChar w:fldCharType="end"/>
        </w:r>
      </w:hyperlink>
    </w:p>
    <w:p w14:paraId="11DBC942" w14:textId="77777777" w:rsidR="00FA200F" w:rsidRPr="00AB0F96" w:rsidRDefault="00FA200F">
      <w:pPr>
        <w:pStyle w:val="3a"/>
        <w:rPr>
          <w:rFonts w:ascii="Calibri" w:eastAsia="Times New Roman" w:hAnsi="Calibri"/>
          <w:b w:val="0"/>
          <w:noProof/>
          <w:sz w:val="22"/>
          <w:szCs w:val="22"/>
          <w:lang w:val="en-US" w:eastAsia="en-US"/>
        </w:rPr>
      </w:pPr>
      <w:hyperlink w:anchor="_Toc323907784" w:history="1">
        <w:r w:rsidRPr="004431B7">
          <w:rPr>
            <w:rStyle w:val="aff7"/>
            <w:noProof/>
          </w:rPr>
          <w:t>15.9.2</w:t>
        </w:r>
        <w:r w:rsidRPr="00AB0F96">
          <w:rPr>
            <w:rFonts w:ascii="Calibri" w:eastAsia="Times New Roman" w:hAnsi="Calibri"/>
            <w:b w:val="0"/>
            <w:noProof/>
            <w:sz w:val="22"/>
            <w:szCs w:val="22"/>
            <w:lang w:val="en-US" w:eastAsia="en-US"/>
          </w:rPr>
          <w:tab/>
        </w:r>
        <w:r w:rsidRPr="004431B7">
          <w:rPr>
            <w:rStyle w:val="aff7"/>
            <w:noProof/>
          </w:rPr>
          <w:t>The Date Constructor Called as a Function</w:t>
        </w:r>
        <w:r>
          <w:rPr>
            <w:noProof/>
            <w:webHidden/>
          </w:rPr>
          <w:tab/>
        </w:r>
        <w:r>
          <w:rPr>
            <w:noProof/>
            <w:webHidden/>
          </w:rPr>
          <w:fldChar w:fldCharType="begin"/>
        </w:r>
        <w:r>
          <w:rPr>
            <w:noProof/>
            <w:webHidden/>
          </w:rPr>
          <w:instrText xml:space="preserve"> PAGEREF _Toc323907784 \h </w:instrText>
        </w:r>
        <w:r>
          <w:rPr>
            <w:noProof/>
            <w:webHidden/>
          </w:rPr>
        </w:r>
        <w:r>
          <w:rPr>
            <w:noProof/>
            <w:webHidden/>
          </w:rPr>
          <w:fldChar w:fldCharType="separate"/>
        </w:r>
        <w:r>
          <w:rPr>
            <w:noProof/>
            <w:webHidden/>
          </w:rPr>
          <w:t>235</w:t>
        </w:r>
        <w:r>
          <w:rPr>
            <w:noProof/>
            <w:webHidden/>
          </w:rPr>
          <w:fldChar w:fldCharType="end"/>
        </w:r>
      </w:hyperlink>
    </w:p>
    <w:p w14:paraId="37C4B3FB" w14:textId="77777777" w:rsidR="00FA200F" w:rsidRPr="00AB0F96" w:rsidRDefault="00FA200F">
      <w:pPr>
        <w:pStyle w:val="3a"/>
        <w:rPr>
          <w:rFonts w:ascii="Calibri" w:eastAsia="Times New Roman" w:hAnsi="Calibri"/>
          <w:b w:val="0"/>
          <w:noProof/>
          <w:sz w:val="22"/>
          <w:szCs w:val="22"/>
          <w:lang w:val="en-US" w:eastAsia="en-US"/>
        </w:rPr>
      </w:pPr>
      <w:hyperlink w:anchor="_Toc323907785" w:history="1">
        <w:r w:rsidRPr="004431B7">
          <w:rPr>
            <w:rStyle w:val="aff7"/>
            <w:noProof/>
          </w:rPr>
          <w:t>15.9.3</w:t>
        </w:r>
        <w:r w:rsidRPr="00AB0F96">
          <w:rPr>
            <w:rFonts w:ascii="Calibri" w:eastAsia="Times New Roman" w:hAnsi="Calibri"/>
            <w:b w:val="0"/>
            <w:noProof/>
            <w:sz w:val="22"/>
            <w:szCs w:val="22"/>
            <w:lang w:val="en-US" w:eastAsia="en-US"/>
          </w:rPr>
          <w:tab/>
        </w:r>
        <w:r w:rsidRPr="004431B7">
          <w:rPr>
            <w:rStyle w:val="aff7"/>
            <w:noProof/>
          </w:rPr>
          <w:t>The Date Constructor</w:t>
        </w:r>
        <w:r>
          <w:rPr>
            <w:noProof/>
            <w:webHidden/>
          </w:rPr>
          <w:tab/>
        </w:r>
        <w:r>
          <w:rPr>
            <w:noProof/>
            <w:webHidden/>
          </w:rPr>
          <w:fldChar w:fldCharType="begin"/>
        </w:r>
        <w:r>
          <w:rPr>
            <w:noProof/>
            <w:webHidden/>
          </w:rPr>
          <w:instrText xml:space="preserve"> PAGEREF _Toc323907785 \h </w:instrText>
        </w:r>
        <w:r>
          <w:rPr>
            <w:noProof/>
            <w:webHidden/>
          </w:rPr>
        </w:r>
        <w:r>
          <w:rPr>
            <w:noProof/>
            <w:webHidden/>
          </w:rPr>
          <w:fldChar w:fldCharType="separate"/>
        </w:r>
        <w:r>
          <w:rPr>
            <w:noProof/>
            <w:webHidden/>
          </w:rPr>
          <w:t>235</w:t>
        </w:r>
        <w:r>
          <w:rPr>
            <w:noProof/>
            <w:webHidden/>
          </w:rPr>
          <w:fldChar w:fldCharType="end"/>
        </w:r>
      </w:hyperlink>
    </w:p>
    <w:p w14:paraId="10397735" w14:textId="77777777" w:rsidR="00FA200F" w:rsidRPr="00AB0F96" w:rsidRDefault="00FA200F">
      <w:pPr>
        <w:pStyle w:val="3a"/>
        <w:rPr>
          <w:rFonts w:ascii="Calibri" w:eastAsia="Times New Roman" w:hAnsi="Calibri"/>
          <w:b w:val="0"/>
          <w:noProof/>
          <w:sz w:val="22"/>
          <w:szCs w:val="22"/>
          <w:lang w:val="en-US" w:eastAsia="en-US"/>
        </w:rPr>
      </w:pPr>
      <w:hyperlink w:anchor="_Toc323907786" w:history="1">
        <w:r w:rsidRPr="004431B7">
          <w:rPr>
            <w:rStyle w:val="aff7"/>
            <w:noProof/>
          </w:rPr>
          <w:t>15.9.4</w:t>
        </w:r>
        <w:r w:rsidRPr="00AB0F96">
          <w:rPr>
            <w:rFonts w:ascii="Calibri" w:eastAsia="Times New Roman" w:hAnsi="Calibri"/>
            <w:b w:val="0"/>
            <w:noProof/>
            <w:sz w:val="22"/>
            <w:szCs w:val="22"/>
            <w:lang w:val="en-US" w:eastAsia="en-US"/>
          </w:rPr>
          <w:tab/>
        </w:r>
        <w:r w:rsidRPr="004431B7">
          <w:rPr>
            <w:rStyle w:val="aff7"/>
            <w:noProof/>
          </w:rPr>
          <w:t>Properties of the Date Constructor</w:t>
        </w:r>
        <w:r>
          <w:rPr>
            <w:noProof/>
            <w:webHidden/>
          </w:rPr>
          <w:tab/>
        </w:r>
        <w:r>
          <w:rPr>
            <w:noProof/>
            <w:webHidden/>
          </w:rPr>
          <w:fldChar w:fldCharType="begin"/>
        </w:r>
        <w:r>
          <w:rPr>
            <w:noProof/>
            <w:webHidden/>
          </w:rPr>
          <w:instrText xml:space="preserve"> PAGEREF _Toc323907786 \h </w:instrText>
        </w:r>
        <w:r>
          <w:rPr>
            <w:noProof/>
            <w:webHidden/>
          </w:rPr>
        </w:r>
        <w:r>
          <w:rPr>
            <w:noProof/>
            <w:webHidden/>
          </w:rPr>
          <w:fldChar w:fldCharType="separate"/>
        </w:r>
        <w:r>
          <w:rPr>
            <w:noProof/>
            <w:webHidden/>
          </w:rPr>
          <w:t>236</w:t>
        </w:r>
        <w:r>
          <w:rPr>
            <w:noProof/>
            <w:webHidden/>
          </w:rPr>
          <w:fldChar w:fldCharType="end"/>
        </w:r>
      </w:hyperlink>
    </w:p>
    <w:p w14:paraId="079EE9A0" w14:textId="77777777" w:rsidR="00FA200F" w:rsidRPr="00AB0F96" w:rsidRDefault="00FA200F">
      <w:pPr>
        <w:pStyle w:val="3a"/>
        <w:rPr>
          <w:rFonts w:ascii="Calibri" w:eastAsia="Times New Roman" w:hAnsi="Calibri"/>
          <w:b w:val="0"/>
          <w:noProof/>
          <w:sz w:val="22"/>
          <w:szCs w:val="22"/>
          <w:lang w:val="en-US" w:eastAsia="en-US"/>
        </w:rPr>
      </w:pPr>
      <w:hyperlink w:anchor="_Toc323907787" w:history="1">
        <w:r w:rsidRPr="004431B7">
          <w:rPr>
            <w:rStyle w:val="aff7"/>
            <w:noProof/>
          </w:rPr>
          <w:t>15.9.5</w:t>
        </w:r>
        <w:r w:rsidRPr="00AB0F96">
          <w:rPr>
            <w:rFonts w:ascii="Calibri" w:eastAsia="Times New Roman" w:hAnsi="Calibri"/>
            <w:b w:val="0"/>
            <w:noProof/>
            <w:sz w:val="22"/>
            <w:szCs w:val="22"/>
            <w:lang w:val="en-US" w:eastAsia="en-US"/>
          </w:rPr>
          <w:tab/>
        </w:r>
        <w:r w:rsidRPr="004431B7">
          <w:rPr>
            <w:rStyle w:val="aff7"/>
            <w:noProof/>
          </w:rPr>
          <w:t>Properties of the Date Prototype Object</w:t>
        </w:r>
        <w:r>
          <w:rPr>
            <w:noProof/>
            <w:webHidden/>
          </w:rPr>
          <w:tab/>
        </w:r>
        <w:r>
          <w:rPr>
            <w:noProof/>
            <w:webHidden/>
          </w:rPr>
          <w:fldChar w:fldCharType="begin"/>
        </w:r>
        <w:r>
          <w:rPr>
            <w:noProof/>
            <w:webHidden/>
          </w:rPr>
          <w:instrText xml:space="preserve"> PAGEREF _Toc323907787 \h </w:instrText>
        </w:r>
        <w:r>
          <w:rPr>
            <w:noProof/>
            <w:webHidden/>
          </w:rPr>
        </w:r>
        <w:r>
          <w:rPr>
            <w:noProof/>
            <w:webHidden/>
          </w:rPr>
          <w:fldChar w:fldCharType="separate"/>
        </w:r>
        <w:r>
          <w:rPr>
            <w:noProof/>
            <w:webHidden/>
          </w:rPr>
          <w:t>238</w:t>
        </w:r>
        <w:r>
          <w:rPr>
            <w:noProof/>
            <w:webHidden/>
          </w:rPr>
          <w:fldChar w:fldCharType="end"/>
        </w:r>
      </w:hyperlink>
    </w:p>
    <w:p w14:paraId="76754988" w14:textId="77777777" w:rsidR="00FA200F" w:rsidRPr="00AB0F96" w:rsidRDefault="00FA200F">
      <w:pPr>
        <w:pStyle w:val="3a"/>
        <w:rPr>
          <w:rFonts w:ascii="Calibri" w:eastAsia="Times New Roman" w:hAnsi="Calibri"/>
          <w:b w:val="0"/>
          <w:noProof/>
          <w:sz w:val="22"/>
          <w:szCs w:val="22"/>
          <w:lang w:val="en-US" w:eastAsia="en-US"/>
        </w:rPr>
      </w:pPr>
      <w:hyperlink w:anchor="_Toc323907788" w:history="1">
        <w:r w:rsidRPr="004431B7">
          <w:rPr>
            <w:rStyle w:val="aff7"/>
            <w:noProof/>
          </w:rPr>
          <w:t>15.9.6</w:t>
        </w:r>
        <w:r w:rsidRPr="00AB0F96">
          <w:rPr>
            <w:rFonts w:ascii="Calibri" w:eastAsia="Times New Roman" w:hAnsi="Calibri"/>
            <w:b w:val="0"/>
            <w:noProof/>
            <w:sz w:val="22"/>
            <w:szCs w:val="22"/>
            <w:lang w:val="en-US" w:eastAsia="en-US"/>
          </w:rPr>
          <w:tab/>
        </w:r>
        <w:r w:rsidRPr="004431B7">
          <w:rPr>
            <w:rStyle w:val="aff7"/>
            <w:noProof/>
          </w:rPr>
          <w:t>Properties of Date Instances</w:t>
        </w:r>
        <w:r>
          <w:rPr>
            <w:noProof/>
            <w:webHidden/>
          </w:rPr>
          <w:tab/>
        </w:r>
        <w:r>
          <w:rPr>
            <w:noProof/>
            <w:webHidden/>
          </w:rPr>
          <w:fldChar w:fldCharType="begin"/>
        </w:r>
        <w:r>
          <w:rPr>
            <w:noProof/>
            <w:webHidden/>
          </w:rPr>
          <w:instrText xml:space="preserve"> PAGEREF _Toc323907788 \h </w:instrText>
        </w:r>
        <w:r>
          <w:rPr>
            <w:noProof/>
            <w:webHidden/>
          </w:rPr>
        </w:r>
        <w:r>
          <w:rPr>
            <w:noProof/>
            <w:webHidden/>
          </w:rPr>
          <w:fldChar w:fldCharType="separate"/>
        </w:r>
        <w:r>
          <w:rPr>
            <w:noProof/>
            <w:webHidden/>
          </w:rPr>
          <w:t>245</w:t>
        </w:r>
        <w:r>
          <w:rPr>
            <w:noProof/>
            <w:webHidden/>
          </w:rPr>
          <w:fldChar w:fldCharType="end"/>
        </w:r>
      </w:hyperlink>
    </w:p>
    <w:p w14:paraId="0C92DF45" w14:textId="77777777" w:rsidR="00FA200F" w:rsidRPr="00AB0F96" w:rsidRDefault="00FA200F">
      <w:pPr>
        <w:pStyle w:val="2b"/>
        <w:rPr>
          <w:rFonts w:ascii="Calibri" w:eastAsia="Times New Roman" w:hAnsi="Calibri"/>
          <w:b w:val="0"/>
          <w:noProof/>
          <w:sz w:val="22"/>
          <w:szCs w:val="22"/>
          <w:lang w:val="en-US" w:eastAsia="en-US"/>
        </w:rPr>
      </w:pPr>
      <w:hyperlink w:anchor="_Toc323907789" w:history="1">
        <w:r w:rsidRPr="004431B7">
          <w:rPr>
            <w:rStyle w:val="aff7"/>
            <w:noProof/>
          </w:rPr>
          <w:t>15.10</w:t>
        </w:r>
        <w:r w:rsidRPr="00AB0F96">
          <w:rPr>
            <w:rFonts w:ascii="Calibri" w:eastAsia="Times New Roman" w:hAnsi="Calibri"/>
            <w:b w:val="0"/>
            <w:noProof/>
            <w:sz w:val="22"/>
            <w:szCs w:val="22"/>
            <w:lang w:val="en-US" w:eastAsia="en-US"/>
          </w:rPr>
          <w:tab/>
        </w:r>
        <w:r w:rsidRPr="004431B7">
          <w:rPr>
            <w:rStyle w:val="aff7"/>
            <w:noProof/>
          </w:rPr>
          <w:t>RegExp (Regular Expression) Objects</w:t>
        </w:r>
        <w:r>
          <w:rPr>
            <w:noProof/>
            <w:webHidden/>
          </w:rPr>
          <w:tab/>
        </w:r>
        <w:r>
          <w:rPr>
            <w:noProof/>
            <w:webHidden/>
          </w:rPr>
          <w:fldChar w:fldCharType="begin"/>
        </w:r>
        <w:r>
          <w:rPr>
            <w:noProof/>
            <w:webHidden/>
          </w:rPr>
          <w:instrText xml:space="preserve"> PAGEREF _Toc323907789 \h </w:instrText>
        </w:r>
        <w:r>
          <w:rPr>
            <w:noProof/>
            <w:webHidden/>
          </w:rPr>
        </w:r>
        <w:r>
          <w:rPr>
            <w:noProof/>
            <w:webHidden/>
          </w:rPr>
          <w:fldChar w:fldCharType="separate"/>
        </w:r>
        <w:r>
          <w:rPr>
            <w:noProof/>
            <w:webHidden/>
          </w:rPr>
          <w:t>245</w:t>
        </w:r>
        <w:r>
          <w:rPr>
            <w:noProof/>
            <w:webHidden/>
          </w:rPr>
          <w:fldChar w:fldCharType="end"/>
        </w:r>
      </w:hyperlink>
    </w:p>
    <w:p w14:paraId="798C0D17" w14:textId="77777777" w:rsidR="00FA200F" w:rsidRPr="00AB0F96" w:rsidRDefault="00FA200F">
      <w:pPr>
        <w:pStyle w:val="3a"/>
        <w:rPr>
          <w:rFonts w:ascii="Calibri" w:eastAsia="Times New Roman" w:hAnsi="Calibri"/>
          <w:b w:val="0"/>
          <w:noProof/>
          <w:sz w:val="22"/>
          <w:szCs w:val="22"/>
          <w:lang w:val="en-US" w:eastAsia="en-US"/>
        </w:rPr>
      </w:pPr>
      <w:hyperlink w:anchor="_Toc323907790" w:history="1">
        <w:r w:rsidRPr="004431B7">
          <w:rPr>
            <w:rStyle w:val="aff7"/>
            <w:noProof/>
          </w:rPr>
          <w:t>15.10.1</w:t>
        </w:r>
        <w:r w:rsidRPr="00AB0F96">
          <w:rPr>
            <w:rFonts w:ascii="Calibri" w:eastAsia="Times New Roman" w:hAnsi="Calibri"/>
            <w:b w:val="0"/>
            <w:noProof/>
            <w:sz w:val="22"/>
            <w:szCs w:val="22"/>
            <w:lang w:val="en-US" w:eastAsia="en-US"/>
          </w:rPr>
          <w:tab/>
        </w:r>
        <w:r w:rsidRPr="004431B7">
          <w:rPr>
            <w:rStyle w:val="aff7"/>
            <w:noProof/>
          </w:rPr>
          <w:t>Patterns</w:t>
        </w:r>
        <w:r>
          <w:rPr>
            <w:noProof/>
            <w:webHidden/>
          </w:rPr>
          <w:tab/>
        </w:r>
        <w:r>
          <w:rPr>
            <w:noProof/>
            <w:webHidden/>
          </w:rPr>
          <w:fldChar w:fldCharType="begin"/>
        </w:r>
        <w:r>
          <w:rPr>
            <w:noProof/>
            <w:webHidden/>
          </w:rPr>
          <w:instrText xml:space="preserve"> PAGEREF _Toc323907790 \h </w:instrText>
        </w:r>
        <w:r>
          <w:rPr>
            <w:noProof/>
            <w:webHidden/>
          </w:rPr>
        </w:r>
        <w:r>
          <w:rPr>
            <w:noProof/>
            <w:webHidden/>
          </w:rPr>
          <w:fldChar w:fldCharType="separate"/>
        </w:r>
        <w:r>
          <w:rPr>
            <w:noProof/>
            <w:webHidden/>
          </w:rPr>
          <w:t>245</w:t>
        </w:r>
        <w:r>
          <w:rPr>
            <w:noProof/>
            <w:webHidden/>
          </w:rPr>
          <w:fldChar w:fldCharType="end"/>
        </w:r>
      </w:hyperlink>
    </w:p>
    <w:p w14:paraId="0CDF1FF3" w14:textId="77777777" w:rsidR="00FA200F" w:rsidRPr="00AB0F96" w:rsidRDefault="00FA200F">
      <w:pPr>
        <w:pStyle w:val="3a"/>
        <w:rPr>
          <w:rFonts w:ascii="Calibri" w:eastAsia="Times New Roman" w:hAnsi="Calibri"/>
          <w:b w:val="0"/>
          <w:noProof/>
          <w:sz w:val="22"/>
          <w:szCs w:val="22"/>
          <w:lang w:val="en-US" w:eastAsia="en-US"/>
        </w:rPr>
      </w:pPr>
      <w:hyperlink w:anchor="_Toc323907791" w:history="1">
        <w:r w:rsidRPr="004431B7">
          <w:rPr>
            <w:rStyle w:val="aff7"/>
            <w:noProof/>
          </w:rPr>
          <w:t>15.10.2</w:t>
        </w:r>
        <w:r w:rsidRPr="00AB0F96">
          <w:rPr>
            <w:rFonts w:ascii="Calibri" w:eastAsia="Times New Roman" w:hAnsi="Calibri"/>
            <w:b w:val="0"/>
            <w:noProof/>
            <w:sz w:val="22"/>
            <w:szCs w:val="22"/>
            <w:lang w:val="en-US" w:eastAsia="en-US"/>
          </w:rPr>
          <w:tab/>
        </w:r>
        <w:r w:rsidRPr="004431B7">
          <w:rPr>
            <w:rStyle w:val="aff7"/>
            <w:noProof/>
          </w:rPr>
          <w:t>Pattern Semantics</w:t>
        </w:r>
        <w:r>
          <w:rPr>
            <w:noProof/>
            <w:webHidden/>
          </w:rPr>
          <w:tab/>
        </w:r>
        <w:r>
          <w:rPr>
            <w:noProof/>
            <w:webHidden/>
          </w:rPr>
          <w:fldChar w:fldCharType="begin"/>
        </w:r>
        <w:r>
          <w:rPr>
            <w:noProof/>
            <w:webHidden/>
          </w:rPr>
          <w:instrText xml:space="preserve"> PAGEREF _Toc323907791 \h </w:instrText>
        </w:r>
        <w:r>
          <w:rPr>
            <w:noProof/>
            <w:webHidden/>
          </w:rPr>
        </w:r>
        <w:r>
          <w:rPr>
            <w:noProof/>
            <w:webHidden/>
          </w:rPr>
          <w:fldChar w:fldCharType="separate"/>
        </w:r>
        <w:r>
          <w:rPr>
            <w:noProof/>
            <w:webHidden/>
          </w:rPr>
          <w:t>247</w:t>
        </w:r>
        <w:r>
          <w:rPr>
            <w:noProof/>
            <w:webHidden/>
          </w:rPr>
          <w:fldChar w:fldCharType="end"/>
        </w:r>
      </w:hyperlink>
    </w:p>
    <w:p w14:paraId="66D952AA" w14:textId="77777777" w:rsidR="00FA200F" w:rsidRPr="00AB0F96" w:rsidRDefault="00FA200F">
      <w:pPr>
        <w:pStyle w:val="3a"/>
        <w:rPr>
          <w:rFonts w:ascii="Calibri" w:eastAsia="Times New Roman" w:hAnsi="Calibri"/>
          <w:b w:val="0"/>
          <w:noProof/>
          <w:sz w:val="22"/>
          <w:szCs w:val="22"/>
          <w:lang w:val="en-US" w:eastAsia="en-US"/>
        </w:rPr>
      </w:pPr>
      <w:hyperlink w:anchor="_Toc323907792" w:history="1">
        <w:r w:rsidRPr="004431B7">
          <w:rPr>
            <w:rStyle w:val="aff7"/>
            <w:noProof/>
          </w:rPr>
          <w:t>15.10.3</w:t>
        </w:r>
        <w:r w:rsidRPr="00AB0F96">
          <w:rPr>
            <w:rFonts w:ascii="Calibri" w:eastAsia="Times New Roman" w:hAnsi="Calibri"/>
            <w:b w:val="0"/>
            <w:noProof/>
            <w:sz w:val="22"/>
            <w:szCs w:val="22"/>
            <w:lang w:val="en-US" w:eastAsia="en-US"/>
          </w:rPr>
          <w:tab/>
        </w:r>
        <w:r w:rsidRPr="004431B7">
          <w:rPr>
            <w:rStyle w:val="aff7"/>
            <w:noProof/>
          </w:rPr>
          <w:t>The RegExp Constructor Called as a Function</w:t>
        </w:r>
        <w:r>
          <w:rPr>
            <w:noProof/>
            <w:webHidden/>
          </w:rPr>
          <w:tab/>
        </w:r>
        <w:r>
          <w:rPr>
            <w:noProof/>
            <w:webHidden/>
          </w:rPr>
          <w:fldChar w:fldCharType="begin"/>
        </w:r>
        <w:r>
          <w:rPr>
            <w:noProof/>
            <w:webHidden/>
          </w:rPr>
          <w:instrText xml:space="preserve"> PAGEREF _Toc323907792 \h </w:instrText>
        </w:r>
        <w:r>
          <w:rPr>
            <w:noProof/>
            <w:webHidden/>
          </w:rPr>
        </w:r>
        <w:r>
          <w:rPr>
            <w:noProof/>
            <w:webHidden/>
          </w:rPr>
          <w:fldChar w:fldCharType="separate"/>
        </w:r>
        <w:r>
          <w:rPr>
            <w:noProof/>
            <w:webHidden/>
          </w:rPr>
          <w:t>259</w:t>
        </w:r>
        <w:r>
          <w:rPr>
            <w:noProof/>
            <w:webHidden/>
          </w:rPr>
          <w:fldChar w:fldCharType="end"/>
        </w:r>
      </w:hyperlink>
    </w:p>
    <w:p w14:paraId="3A453619" w14:textId="77777777" w:rsidR="00FA200F" w:rsidRPr="00AB0F96" w:rsidRDefault="00FA200F">
      <w:pPr>
        <w:pStyle w:val="3a"/>
        <w:rPr>
          <w:rFonts w:ascii="Calibri" w:eastAsia="Times New Roman" w:hAnsi="Calibri"/>
          <w:b w:val="0"/>
          <w:noProof/>
          <w:sz w:val="22"/>
          <w:szCs w:val="22"/>
          <w:lang w:val="en-US" w:eastAsia="en-US"/>
        </w:rPr>
      </w:pPr>
      <w:hyperlink w:anchor="_Toc323907793" w:history="1">
        <w:r w:rsidRPr="004431B7">
          <w:rPr>
            <w:rStyle w:val="aff7"/>
            <w:noProof/>
          </w:rPr>
          <w:t>15.10.4</w:t>
        </w:r>
        <w:r w:rsidRPr="00AB0F96">
          <w:rPr>
            <w:rFonts w:ascii="Calibri" w:eastAsia="Times New Roman" w:hAnsi="Calibri"/>
            <w:b w:val="0"/>
            <w:noProof/>
            <w:sz w:val="22"/>
            <w:szCs w:val="22"/>
            <w:lang w:val="en-US" w:eastAsia="en-US"/>
          </w:rPr>
          <w:tab/>
        </w:r>
        <w:r w:rsidRPr="004431B7">
          <w:rPr>
            <w:rStyle w:val="aff7"/>
            <w:noProof/>
          </w:rPr>
          <w:t>The RegExp Constructor</w:t>
        </w:r>
        <w:r>
          <w:rPr>
            <w:noProof/>
            <w:webHidden/>
          </w:rPr>
          <w:tab/>
        </w:r>
        <w:r>
          <w:rPr>
            <w:noProof/>
            <w:webHidden/>
          </w:rPr>
          <w:fldChar w:fldCharType="begin"/>
        </w:r>
        <w:r>
          <w:rPr>
            <w:noProof/>
            <w:webHidden/>
          </w:rPr>
          <w:instrText xml:space="preserve"> PAGEREF _Toc323907793 \h </w:instrText>
        </w:r>
        <w:r>
          <w:rPr>
            <w:noProof/>
            <w:webHidden/>
          </w:rPr>
        </w:r>
        <w:r>
          <w:rPr>
            <w:noProof/>
            <w:webHidden/>
          </w:rPr>
          <w:fldChar w:fldCharType="separate"/>
        </w:r>
        <w:r>
          <w:rPr>
            <w:noProof/>
            <w:webHidden/>
          </w:rPr>
          <w:t>259</w:t>
        </w:r>
        <w:r>
          <w:rPr>
            <w:noProof/>
            <w:webHidden/>
          </w:rPr>
          <w:fldChar w:fldCharType="end"/>
        </w:r>
      </w:hyperlink>
    </w:p>
    <w:p w14:paraId="0C393DF8" w14:textId="77777777" w:rsidR="00FA200F" w:rsidRPr="00AB0F96" w:rsidRDefault="00FA200F">
      <w:pPr>
        <w:pStyle w:val="3a"/>
        <w:rPr>
          <w:rFonts w:ascii="Calibri" w:eastAsia="Times New Roman" w:hAnsi="Calibri"/>
          <w:b w:val="0"/>
          <w:noProof/>
          <w:sz w:val="22"/>
          <w:szCs w:val="22"/>
          <w:lang w:val="en-US" w:eastAsia="en-US"/>
        </w:rPr>
      </w:pPr>
      <w:hyperlink w:anchor="_Toc323907794" w:history="1">
        <w:r w:rsidRPr="004431B7">
          <w:rPr>
            <w:rStyle w:val="aff7"/>
            <w:noProof/>
          </w:rPr>
          <w:t>15.10.5</w:t>
        </w:r>
        <w:r w:rsidRPr="00AB0F96">
          <w:rPr>
            <w:rFonts w:ascii="Calibri" w:eastAsia="Times New Roman" w:hAnsi="Calibri"/>
            <w:b w:val="0"/>
            <w:noProof/>
            <w:sz w:val="22"/>
            <w:szCs w:val="22"/>
            <w:lang w:val="en-US" w:eastAsia="en-US"/>
          </w:rPr>
          <w:tab/>
        </w:r>
        <w:r w:rsidRPr="004431B7">
          <w:rPr>
            <w:rStyle w:val="aff7"/>
            <w:noProof/>
          </w:rPr>
          <w:t>Properties of the RegExp Constructor</w:t>
        </w:r>
        <w:r>
          <w:rPr>
            <w:noProof/>
            <w:webHidden/>
          </w:rPr>
          <w:tab/>
        </w:r>
        <w:r>
          <w:rPr>
            <w:noProof/>
            <w:webHidden/>
          </w:rPr>
          <w:fldChar w:fldCharType="begin"/>
        </w:r>
        <w:r>
          <w:rPr>
            <w:noProof/>
            <w:webHidden/>
          </w:rPr>
          <w:instrText xml:space="preserve"> PAGEREF _Toc323907794 \h </w:instrText>
        </w:r>
        <w:r>
          <w:rPr>
            <w:noProof/>
            <w:webHidden/>
          </w:rPr>
        </w:r>
        <w:r>
          <w:rPr>
            <w:noProof/>
            <w:webHidden/>
          </w:rPr>
          <w:fldChar w:fldCharType="separate"/>
        </w:r>
        <w:r>
          <w:rPr>
            <w:noProof/>
            <w:webHidden/>
          </w:rPr>
          <w:t>260</w:t>
        </w:r>
        <w:r>
          <w:rPr>
            <w:noProof/>
            <w:webHidden/>
          </w:rPr>
          <w:fldChar w:fldCharType="end"/>
        </w:r>
      </w:hyperlink>
    </w:p>
    <w:p w14:paraId="0B0B0141" w14:textId="77777777" w:rsidR="00FA200F" w:rsidRPr="00AB0F96" w:rsidRDefault="00FA200F">
      <w:pPr>
        <w:pStyle w:val="3a"/>
        <w:rPr>
          <w:rFonts w:ascii="Calibri" w:eastAsia="Times New Roman" w:hAnsi="Calibri"/>
          <w:b w:val="0"/>
          <w:noProof/>
          <w:sz w:val="22"/>
          <w:szCs w:val="22"/>
          <w:lang w:val="en-US" w:eastAsia="en-US"/>
        </w:rPr>
      </w:pPr>
      <w:hyperlink w:anchor="_Toc323907795" w:history="1">
        <w:r w:rsidRPr="004431B7">
          <w:rPr>
            <w:rStyle w:val="aff7"/>
            <w:noProof/>
          </w:rPr>
          <w:t>15.10.6</w:t>
        </w:r>
        <w:r w:rsidRPr="00AB0F96">
          <w:rPr>
            <w:rFonts w:ascii="Calibri" w:eastAsia="Times New Roman" w:hAnsi="Calibri"/>
            <w:b w:val="0"/>
            <w:noProof/>
            <w:sz w:val="22"/>
            <w:szCs w:val="22"/>
            <w:lang w:val="en-US" w:eastAsia="en-US"/>
          </w:rPr>
          <w:tab/>
        </w:r>
        <w:r w:rsidRPr="004431B7">
          <w:rPr>
            <w:rStyle w:val="aff7"/>
            <w:noProof/>
          </w:rPr>
          <w:t>Properties of the RegExp Prototype Object</w:t>
        </w:r>
        <w:r>
          <w:rPr>
            <w:noProof/>
            <w:webHidden/>
          </w:rPr>
          <w:tab/>
        </w:r>
        <w:r>
          <w:rPr>
            <w:noProof/>
            <w:webHidden/>
          </w:rPr>
          <w:fldChar w:fldCharType="begin"/>
        </w:r>
        <w:r>
          <w:rPr>
            <w:noProof/>
            <w:webHidden/>
          </w:rPr>
          <w:instrText xml:space="preserve"> PAGEREF _Toc323907795 \h </w:instrText>
        </w:r>
        <w:r>
          <w:rPr>
            <w:noProof/>
            <w:webHidden/>
          </w:rPr>
        </w:r>
        <w:r>
          <w:rPr>
            <w:noProof/>
            <w:webHidden/>
          </w:rPr>
          <w:fldChar w:fldCharType="separate"/>
        </w:r>
        <w:r>
          <w:rPr>
            <w:noProof/>
            <w:webHidden/>
          </w:rPr>
          <w:t>260</w:t>
        </w:r>
        <w:r>
          <w:rPr>
            <w:noProof/>
            <w:webHidden/>
          </w:rPr>
          <w:fldChar w:fldCharType="end"/>
        </w:r>
      </w:hyperlink>
    </w:p>
    <w:p w14:paraId="403BC9E5" w14:textId="77777777" w:rsidR="00FA200F" w:rsidRPr="00AB0F96" w:rsidRDefault="00FA200F">
      <w:pPr>
        <w:pStyle w:val="3a"/>
        <w:rPr>
          <w:rFonts w:ascii="Calibri" w:eastAsia="Times New Roman" w:hAnsi="Calibri"/>
          <w:b w:val="0"/>
          <w:noProof/>
          <w:sz w:val="22"/>
          <w:szCs w:val="22"/>
          <w:lang w:val="en-US" w:eastAsia="en-US"/>
        </w:rPr>
      </w:pPr>
      <w:hyperlink w:anchor="_Toc323907796" w:history="1">
        <w:r w:rsidRPr="004431B7">
          <w:rPr>
            <w:rStyle w:val="aff7"/>
            <w:noProof/>
          </w:rPr>
          <w:t>15.10.7</w:t>
        </w:r>
        <w:r w:rsidRPr="00AB0F96">
          <w:rPr>
            <w:rFonts w:ascii="Calibri" w:eastAsia="Times New Roman" w:hAnsi="Calibri"/>
            <w:b w:val="0"/>
            <w:noProof/>
            <w:sz w:val="22"/>
            <w:szCs w:val="22"/>
            <w:lang w:val="en-US" w:eastAsia="en-US"/>
          </w:rPr>
          <w:tab/>
        </w:r>
        <w:r w:rsidRPr="004431B7">
          <w:rPr>
            <w:rStyle w:val="aff7"/>
            <w:noProof/>
          </w:rPr>
          <w:t>Properties of RegExp Instances</w:t>
        </w:r>
        <w:r>
          <w:rPr>
            <w:noProof/>
            <w:webHidden/>
          </w:rPr>
          <w:tab/>
        </w:r>
        <w:r>
          <w:rPr>
            <w:noProof/>
            <w:webHidden/>
          </w:rPr>
          <w:fldChar w:fldCharType="begin"/>
        </w:r>
        <w:r>
          <w:rPr>
            <w:noProof/>
            <w:webHidden/>
          </w:rPr>
          <w:instrText xml:space="preserve"> PAGEREF _Toc323907796 \h </w:instrText>
        </w:r>
        <w:r>
          <w:rPr>
            <w:noProof/>
            <w:webHidden/>
          </w:rPr>
        </w:r>
        <w:r>
          <w:rPr>
            <w:noProof/>
            <w:webHidden/>
          </w:rPr>
          <w:fldChar w:fldCharType="separate"/>
        </w:r>
        <w:r>
          <w:rPr>
            <w:noProof/>
            <w:webHidden/>
          </w:rPr>
          <w:t>262</w:t>
        </w:r>
        <w:r>
          <w:rPr>
            <w:noProof/>
            <w:webHidden/>
          </w:rPr>
          <w:fldChar w:fldCharType="end"/>
        </w:r>
      </w:hyperlink>
    </w:p>
    <w:p w14:paraId="50BD2145" w14:textId="77777777" w:rsidR="00FA200F" w:rsidRPr="00AB0F96" w:rsidRDefault="00FA200F">
      <w:pPr>
        <w:pStyle w:val="2b"/>
        <w:rPr>
          <w:rFonts w:ascii="Calibri" w:eastAsia="Times New Roman" w:hAnsi="Calibri"/>
          <w:b w:val="0"/>
          <w:noProof/>
          <w:sz w:val="22"/>
          <w:szCs w:val="22"/>
          <w:lang w:val="en-US" w:eastAsia="en-US"/>
        </w:rPr>
      </w:pPr>
      <w:hyperlink w:anchor="_Toc323907797" w:history="1">
        <w:r w:rsidRPr="004431B7">
          <w:rPr>
            <w:rStyle w:val="aff7"/>
            <w:noProof/>
          </w:rPr>
          <w:t>15.11</w:t>
        </w:r>
        <w:r w:rsidRPr="00AB0F96">
          <w:rPr>
            <w:rFonts w:ascii="Calibri" w:eastAsia="Times New Roman" w:hAnsi="Calibri"/>
            <w:b w:val="0"/>
            <w:noProof/>
            <w:sz w:val="22"/>
            <w:szCs w:val="22"/>
            <w:lang w:val="en-US" w:eastAsia="en-US"/>
          </w:rPr>
          <w:tab/>
        </w:r>
        <w:r w:rsidRPr="004431B7">
          <w:rPr>
            <w:rStyle w:val="aff7"/>
            <w:noProof/>
          </w:rPr>
          <w:t>Error Objects</w:t>
        </w:r>
        <w:r>
          <w:rPr>
            <w:noProof/>
            <w:webHidden/>
          </w:rPr>
          <w:tab/>
        </w:r>
        <w:r>
          <w:rPr>
            <w:noProof/>
            <w:webHidden/>
          </w:rPr>
          <w:fldChar w:fldCharType="begin"/>
        </w:r>
        <w:r>
          <w:rPr>
            <w:noProof/>
            <w:webHidden/>
          </w:rPr>
          <w:instrText xml:space="preserve"> PAGEREF _Toc323907797 \h </w:instrText>
        </w:r>
        <w:r>
          <w:rPr>
            <w:noProof/>
            <w:webHidden/>
          </w:rPr>
        </w:r>
        <w:r>
          <w:rPr>
            <w:noProof/>
            <w:webHidden/>
          </w:rPr>
          <w:fldChar w:fldCharType="separate"/>
        </w:r>
        <w:r>
          <w:rPr>
            <w:noProof/>
            <w:webHidden/>
          </w:rPr>
          <w:t>263</w:t>
        </w:r>
        <w:r>
          <w:rPr>
            <w:noProof/>
            <w:webHidden/>
          </w:rPr>
          <w:fldChar w:fldCharType="end"/>
        </w:r>
      </w:hyperlink>
    </w:p>
    <w:p w14:paraId="02B22E0F" w14:textId="77777777" w:rsidR="00FA200F" w:rsidRPr="00AB0F96" w:rsidRDefault="00FA200F">
      <w:pPr>
        <w:pStyle w:val="3a"/>
        <w:rPr>
          <w:rFonts w:ascii="Calibri" w:eastAsia="Times New Roman" w:hAnsi="Calibri"/>
          <w:b w:val="0"/>
          <w:noProof/>
          <w:sz w:val="22"/>
          <w:szCs w:val="22"/>
          <w:lang w:val="en-US" w:eastAsia="en-US"/>
        </w:rPr>
      </w:pPr>
      <w:hyperlink w:anchor="_Toc323907798" w:history="1">
        <w:r w:rsidRPr="004431B7">
          <w:rPr>
            <w:rStyle w:val="aff7"/>
            <w:noProof/>
          </w:rPr>
          <w:t>15.11.1</w:t>
        </w:r>
        <w:r w:rsidRPr="00AB0F96">
          <w:rPr>
            <w:rFonts w:ascii="Calibri" w:eastAsia="Times New Roman" w:hAnsi="Calibri"/>
            <w:b w:val="0"/>
            <w:noProof/>
            <w:sz w:val="22"/>
            <w:szCs w:val="22"/>
            <w:lang w:val="en-US" w:eastAsia="en-US"/>
          </w:rPr>
          <w:tab/>
        </w:r>
        <w:r w:rsidRPr="004431B7">
          <w:rPr>
            <w:rStyle w:val="aff7"/>
            <w:noProof/>
          </w:rPr>
          <w:t>The Error Constructor Called as a Function</w:t>
        </w:r>
        <w:r>
          <w:rPr>
            <w:noProof/>
            <w:webHidden/>
          </w:rPr>
          <w:tab/>
        </w:r>
        <w:r>
          <w:rPr>
            <w:noProof/>
            <w:webHidden/>
          </w:rPr>
          <w:fldChar w:fldCharType="begin"/>
        </w:r>
        <w:r>
          <w:rPr>
            <w:noProof/>
            <w:webHidden/>
          </w:rPr>
          <w:instrText xml:space="preserve"> PAGEREF _Toc323907798 \h </w:instrText>
        </w:r>
        <w:r>
          <w:rPr>
            <w:noProof/>
            <w:webHidden/>
          </w:rPr>
        </w:r>
        <w:r>
          <w:rPr>
            <w:noProof/>
            <w:webHidden/>
          </w:rPr>
          <w:fldChar w:fldCharType="separate"/>
        </w:r>
        <w:r>
          <w:rPr>
            <w:noProof/>
            <w:webHidden/>
          </w:rPr>
          <w:t>263</w:t>
        </w:r>
        <w:r>
          <w:rPr>
            <w:noProof/>
            <w:webHidden/>
          </w:rPr>
          <w:fldChar w:fldCharType="end"/>
        </w:r>
      </w:hyperlink>
    </w:p>
    <w:p w14:paraId="089DAEB3" w14:textId="77777777" w:rsidR="00FA200F" w:rsidRPr="00AB0F96" w:rsidRDefault="00FA200F">
      <w:pPr>
        <w:pStyle w:val="3a"/>
        <w:rPr>
          <w:rFonts w:ascii="Calibri" w:eastAsia="Times New Roman" w:hAnsi="Calibri"/>
          <w:b w:val="0"/>
          <w:noProof/>
          <w:sz w:val="22"/>
          <w:szCs w:val="22"/>
          <w:lang w:val="en-US" w:eastAsia="en-US"/>
        </w:rPr>
      </w:pPr>
      <w:hyperlink w:anchor="_Toc323907799" w:history="1">
        <w:r w:rsidRPr="004431B7">
          <w:rPr>
            <w:rStyle w:val="aff7"/>
            <w:noProof/>
          </w:rPr>
          <w:t>15.11.2</w:t>
        </w:r>
        <w:r w:rsidRPr="00AB0F96">
          <w:rPr>
            <w:rFonts w:ascii="Calibri" w:eastAsia="Times New Roman" w:hAnsi="Calibri"/>
            <w:b w:val="0"/>
            <w:noProof/>
            <w:sz w:val="22"/>
            <w:szCs w:val="22"/>
            <w:lang w:val="en-US" w:eastAsia="en-US"/>
          </w:rPr>
          <w:tab/>
        </w:r>
        <w:r w:rsidRPr="004431B7">
          <w:rPr>
            <w:rStyle w:val="aff7"/>
            <w:noProof/>
          </w:rPr>
          <w:t>The Error Constructor</w:t>
        </w:r>
        <w:r>
          <w:rPr>
            <w:noProof/>
            <w:webHidden/>
          </w:rPr>
          <w:tab/>
        </w:r>
        <w:r>
          <w:rPr>
            <w:noProof/>
            <w:webHidden/>
          </w:rPr>
          <w:fldChar w:fldCharType="begin"/>
        </w:r>
        <w:r>
          <w:rPr>
            <w:noProof/>
            <w:webHidden/>
          </w:rPr>
          <w:instrText xml:space="preserve"> PAGEREF _Toc323907799 \h </w:instrText>
        </w:r>
        <w:r>
          <w:rPr>
            <w:noProof/>
            <w:webHidden/>
          </w:rPr>
        </w:r>
        <w:r>
          <w:rPr>
            <w:noProof/>
            <w:webHidden/>
          </w:rPr>
          <w:fldChar w:fldCharType="separate"/>
        </w:r>
        <w:r>
          <w:rPr>
            <w:noProof/>
            <w:webHidden/>
          </w:rPr>
          <w:t>263</w:t>
        </w:r>
        <w:r>
          <w:rPr>
            <w:noProof/>
            <w:webHidden/>
          </w:rPr>
          <w:fldChar w:fldCharType="end"/>
        </w:r>
      </w:hyperlink>
    </w:p>
    <w:p w14:paraId="2443B3D1" w14:textId="77777777" w:rsidR="00FA200F" w:rsidRPr="00AB0F96" w:rsidRDefault="00FA200F">
      <w:pPr>
        <w:pStyle w:val="3a"/>
        <w:rPr>
          <w:rFonts w:ascii="Calibri" w:eastAsia="Times New Roman" w:hAnsi="Calibri"/>
          <w:b w:val="0"/>
          <w:noProof/>
          <w:sz w:val="22"/>
          <w:szCs w:val="22"/>
          <w:lang w:val="en-US" w:eastAsia="en-US"/>
        </w:rPr>
      </w:pPr>
      <w:hyperlink w:anchor="_Toc323907800" w:history="1">
        <w:r w:rsidRPr="004431B7">
          <w:rPr>
            <w:rStyle w:val="aff7"/>
            <w:noProof/>
          </w:rPr>
          <w:t>15.11.3</w:t>
        </w:r>
        <w:r w:rsidRPr="00AB0F96">
          <w:rPr>
            <w:rFonts w:ascii="Calibri" w:eastAsia="Times New Roman" w:hAnsi="Calibri"/>
            <w:b w:val="0"/>
            <w:noProof/>
            <w:sz w:val="22"/>
            <w:szCs w:val="22"/>
            <w:lang w:val="en-US" w:eastAsia="en-US"/>
          </w:rPr>
          <w:tab/>
        </w:r>
        <w:r w:rsidRPr="004431B7">
          <w:rPr>
            <w:rStyle w:val="aff7"/>
            <w:noProof/>
          </w:rPr>
          <w:t>Properties of the Error Constructor</w:t>
        </w:r>
        <w:r>
          <w:rPr>
            <w:noProof/>
            <w:webHidden/>
          </w:rPr>
          <w:tab/>
        </w:r>
        <w:r>
          <w:rPr>
            <w:noProof/>
            <w:webHidden/>
          </w:rPr>
          <w:fldChar w:fldCharType="begin"/>
        </w:r>
        <w:r>
          <w:rPr>
            <w:noProof/>
            <w:webHidden/>
          </w:rPr>
          <w:instrText xml:space="preserve"> PAGEREF _Toc323907800 \h </w:instrText>
        </w:r>
        <w:r>
          <w:rPr>
            <w:noProof/>
            <w:webHidden/>
          </w:rPr>
        </w:r>
        <w:r>
          <w:rPr>
            <w:noProof/>
            <w:webHidden/>
          </w:rPr>
          <w:fldChar w:fldCharType="separate"/>
        </w:r>
        <w:r>
          <w:rPr>
            <w:noProof/>
            <w:webHidden/>
          </w:rPr>
          <w:t>263</w:t>
        </w:r>
        <w:r>
          <w:rPr>
            <w:noProof/>
            <w:webHidden/>
          </w:rPr>
          <w:fldChar w:fldCharType="end"/>
        </w:r>
      </w:hyperlink>
    </w:p>
    <w:p w14:paraId="54561888" w14:textId="77777777" w:rsidR="00FA200F" w:rsidRPr="00AB0F96" w:rsidRDefault="00FA200F">
      <w:pPr>
        <w:pStyle w:val="3a"/>
        <w:rPr>
          <w:rFonts w:ascii="Calibri" w:eastAsia="Times New Roman" w:hAnsi="Calibri"/>
          <w:b w:val="0"/>
          <w:noProof/>
          <w:sz w:val="22"/>
          <w:szCs w:val="22"/>
          <w:lang w:val="en-US" w:eastAsia="en-US"/>
        </w:rPr>
      </w:pPr>
      <w:hyperlink w:anchor="_Toc323907801" w:history="1">
        <w:r w:rsidRPr="004431B7">
          <w:rPr>
            <w:rStyle w:val="aff7"/>
            <w:noProof/>
          </w:rPr>
          <w:t>15.11.4</w:t>
        </w:r>
        <w:r w:rsidRPr="00AB0F96">
          <w:rPr>
            <w:rFonts w:ascii="Calibri" w:eastAsia="Times New Roman" w:hAnsi="Calibri"/>
            <w:b w:val="0"/>
            <w:noProof/>
            <w:sz w:val="22"/>
            <w:szCs w:val="22"/>
            <w:lang w:val="en-US" w:eastAsia="en-US"/>
          </w:rPr>
          <w:tab/>
        </w:r>
        <w:r w:rsidRPr="004431B7">
          <w:rPr>
            <w:rStyle w:val="aff7"/>
            <w:noProof/>
          </w:rPr>
          <w:t>Properties of the Error Prototype Object</w:t>
        </w:r>
        <w:r>
          <w:rPr>
            <w:noProof/>
            <w:webHidden/>
          </w:rPr>
          <w:tab/>
        </w:r>
        <w:r>
          <w:rPr>
            <w:noProof/>
            <w:webHidden/>
          </w:rPr>
          <w:fldChar w:fldCharType="begin"/>
        </w:r>
        <w:r>
          <w:rPr>
            <w:noProof/>
            <w:webHidden/>
          </w:rPr>
          <w:instrText xml:space="preserve"> PAGEREF _Toc323907801 \h </w:instrText>
        </w:r>
        <w:r>
          <w:rPr>
            <w:noProof/>
            <w:webHidden/>
          </w:rPr>
        </w:r>
        <w:r>
          <w:rPr>
            <w:noProof/>
            <w:webHidden/>
          </w:rPr>
          <w:fldChar w:fldCharType="separate"/>
        </w:r>
        <w:r>
          <w:rPr>
            <w:noProof/>
            <w:webHidden/>
          </w:rPr>
          <w:t>264</w:t>
        </w:r>
        <w:r>
          <w:rPr>
            <w:noProof/>
            <w:webHidden/>
          </w:rPr>
          <w:fldChar w:fldCharType="end"/>
        </w:r>
      </w:hyperlink>
    </w:p>
    <w:p w14:paraId="05F7EC2B" w14:textId="77777777" w:rsidR="00FA200F" w:rsidRPr="00AB0F96" w:rsidRDefault="00FA200F">
      <w:pPr>
        <w:pStyle w:val="3a"/>
        <w:rPr>
          <w:rFonts w:ascii="Calibri" w:eastAsia="Times New Roman" w:hAnsi="Calibri"/>
          <w:b w:val="0"/>
          <w:noProof/>
          <w:sz w:val="22"/>
          <w:szCs w:val="22"/>
          <w:lang w:val="en-US" w:eastAsia="en-US"/>
        </w:rPr>
      </w:pPr>
      <w:hyperlink w:anchor="_Toc323907802" w:history="1">
        <w:r w:rsidRPr="004431B7">
          <w:rPr>
            <w:rStyle w:val="aff7"/>
            <w:noProof/>
          </w:rPr>
          <w:t>15.11.5</w:t>
        </w:r>
        <w:r w:rsidRPr="00AB0F96">
          <w:rPr>
            <w:rFonts w:ascii="Calibri" w:eastAsia="Times New Roman" w:hAnsi="Calibri"/>
            <w:b w:val="0"/>
            <w:noProof/>
            <w:sz w:val="22"/>
            <w:szCs w:val="22"/>
            <w:lang w:val="en-US" w:eastAsia="en-US"/>
          </w:rPr>
          <w:tab/>
        </w:r>
        <w:r w:rsidRPr="004431B7">
          <w:rPr>
            <w:rStyle w:val="aff7"/>
            <w:noProof/>
          </w:rPr>
          <w:t>Properties of Error Instances</w:t>
        </w:r>
        <w:r>
          <w:rPr>
            <w:noProof/>
            <w:webHidden/>
          </w:rPr>
          <w:tab/>
        </w:r>
        <w:r>
          <w:rPr>
            <w:noProof/>
            <w:webHidden/>
          </w:rPr>
          <w:fldChar w:fldCharType="begin"/>
        </w:r>
        <w:r>
          <w:rPr>
            <w:noProof/>
            <w:webHidden/>
          </w:rPr>
          <w:instrText xml:space="preserve"> PAGEREF _Toc323907802 \h </w:instrText>
        </w:r>
        <w:r>
          <w:rPr>
            <w:noProof/>
            <w:webHidden/>
          </w:rPr>
        </w:r>
        <w:r>
          <w:rPr>
            <w:noProof/>
            <w:webHidden/>
          </w:rPr>
          <w:fldChar w:fldCharType="separate"/>
        </w:r>
        <w:r>
          <w:rPr>
            <w:noProof/>
            <w:webHidden/>
          </w:rPr>
          <w:t>264</w:t>
        </w:r>
        <w:r>
          <w:rPr>
            <w:noProof/>
            <w:webHidden/>
          </w:rPr>
          <w:fldChar w:fldCharType="end"/>
        </w:r>
      </w:hyperlink>
    </w:p>
    <w:p w14:paraId="132BE5D2" w14:textId="77777777" w:rsidR="00FA200F" w:rsidRPr="00AB0F96" w:rsidRDefault="00FA200F">
      <w:pPr>
        <w:pStyle w:val="3a"/>
        <w:rPr>
          <w:rFonts w:ascii="Calibri" w:eastAsia="Times New Roman" w:hAnsi="Calibri"/>
          <w:b w:val="0"/>
          <w:noProof/>
          <w:sz w:val="22"/>
          <w:szCs w:val="22"/>
          <w:lang w:val="en-US" w:eastAsia="en-US"/>
        </w:rPr>
      </w:pPr>
      <w:hyperlink w:anchor="_Toc323907803" w:history="1">
        <w:r w:rsidRPr="004431B7">
          <w:rPr>
            <w:rStyle w:val="aff7"/>
            <w:noProof/>
          </w:rPr>
          <w:t>15.11.6</w:t>
        </w:r>
        <w:r w:rsidRPr="00AB0F96">
          <w:rPr>
            <w:rFonts w:ascii="Calibri" w:eastAsia="Times New Roman" w:hAnsi="Calibri"/>
            <w:b w:val="0"/>
            <w:noProof/>
            <w:sz w:val="22"/>
            <w:szCs w:val="22"/>
            <w:lang w:val="en-US" w:eastAsia="en-US"/>
          </w:rPr>
          <w:tab/>
        </w:r>
        <w:r w:rsidRPr="004431B7">
          <w:rPr>
            <w:rStyle w:val="aff7"/>
            <w:noProof/>
          </w:rPr>
          <w:t>Native Error Types Used in This Standard</w:t>
        </w:r>
        <w:r>
          <w:rPr>
            <w:noProof/>
            <w:webHidden/>
          </w:rPr>
          <w:tab/>
        </w:r>
        <w:r>
          <w:rPr>
            <w:noProof/>
            <w:webHidden/>
          </w:rPr>
          <w:fldChar w:fldCharType="begin"/>
        </w:r>
        <w:r>
          <w:rPr>
            <w:noProof/>
            <w:webHidden/>
          </w:rPr>
          <w:instrText xml:space="preserve"> PAGEREF _Toc323907803 \h </w:instrText>
        </w:r>
        <w:r>
          <w:rPr>
            <w:noProof/>
            <w:webHidden/>
          </w:rPr>
        </w:r>
        <w:r>
          <w:rPr>
            <w:noProof/>
            <w:webHidden/>
          </w:rPr>
          <w:fldChar w:fldCharType="separate"/>
        </w:r>
        <w:r>
          <w:rPr>
            <w:noProof/>
            <w:webHidden/>
          </w:rPr>
          <w:t>264</w:t>
        </w:r>
        <w:r>
          <w:rPr>
            <w:noProof/>
            <w:webHidden/>
          </w:rPr>
          <w:fldChar w:fldCharType="end"/>
        </w:r>
      </w:hyperlink>
    </w:p>
    <w:p w14:paraId="161C659C" w14:textId="77777777" w:rsidR="00FA200F" w:rsidRPr="00AB0F96" w:rsidRDefault="00FA200F">
      <w:pPr>
        <w:pStyle w:val="3a"/>
        <w:rPr>
          <w:rFonts w:ascii="Calibri" w:eastAsia="Times New Roman" w:hAnsi="Calibri"/>
          <w:b w:val="0"/>
          <w:noProof/>
          <w:sz w:val="22"/>
          <w:szCs w:val="22"/>
          <w:lang w:val="en-US" w:eastAsia="en-US"/>
        </w:rPr>
      </w:pPr>
      <w:hyperlink w:anchor="_Toc323907804" w:history="1">
        <w:r w:rsidRPr="004431B7">
          <w:rPr>
            <w:rStyle w:val="aff7"/>
            <w:noProof/>
          </w:rPr>
          <w:t>15.11.7</w:t>
        </w:r>
        <w:r w:rsidRPr="00AB0F96">
          <w:rPr>
            <w:rFonts w:ascii="Calibri" w:eastAsia="Times New Roman" w:hAnsi="Calibri"/>
            <w:b w:val="0"/>
            <w:noProof/>
            <w:sz w:val="22"/>
            <w:szCs w:val="22"/>
            <w:lang w:val="en-US" w:eastAsia="en-US"/>
          </w:rPr>
          <w:tab/>
        </w:r>
        <w:r w:rsidRPr="004431B7">
          <w:rPr>
            <w:rStyle w:val="aff7"/>
            <w:i/>
            <w:noProof/>
          </w:rPr>
          <w:t>NativeError</w:t>
        </w:r>
        <w:r w:rsidRPr="004431B7">
          <w:rPr>
            <w:rStyle w:val="aff7"/>
            <w:noProof/>
          </w:rPr>
          <w:t xml:space="preserve"> Object Structure</w:t>
        </w:r>
        <w:r>
          <w:rPr>
            <w:noProof/>
            <w:webHidden/>
          </w:rPr>
          <w:tab/>
        </w:r>
        <w:r>
          <w:rPr>
            <w:noProof/>
            <w:webHidden/>
          </w:rPr>
          <w:fldChar w:fldCharType="begin"/>
        </w:r>
        <w:r>
          <w:rPr>
            <w:noProof/>
            <w:webHidden/>
          </w:rPr>
          <w:instrText xml:space="preserve"> PAGEREF _Toc323907804 \h </w:instrText>
        </w:r>
        <w:r>
          <w:rPr>
            <w:noProof/>
            <w:webHidden/>
          </w:rPr>
        </w:r>
        <w:r>
          <w:rPr>
            <w:noProof/>
            <w:webHidden/>
          </w:rPr>
          <w:fldChar w:fldCharType="separate"/>
        </w:r>
        <w:r>
          <w:rPr>
            <w:noProof/>
            <w:webHidden/>
          </w:rPr>
          <w:t>265</w:t>
        </w:r>
        <w:r>
          <w:rPr>
            <w:noProof/>
            <w:webHidden/>
          </w:rPr>
          <w:fldChar w:fldCharType="end"/>
        </w:r>
      </w:hyperlink>
    </w:p>
    <w:p w14:paraId="5A72CD9D" w14:textId="77777777" w:rsidR="00FA200F" w:rsidRPr="00AB0F96" w:rsidRDefault="00FA200F">
      <w:pPr>
        <w:pStyle w:val="2b"/>
        <w:rPr>
          <w:rFonts w:ascii="Calibri" w:eastAsia="Times New Roman" w:hAnsi="Calibri"/>
          <w:b w:val="0"/>
          <w:noProof/>
          <w:sz w:val="22"/>
          <w:szCs w:val="22"/>
          <w:lang w:val="en-US" w:eastAsia="en-US"/>
        </w:rPr>
      </w:pPr>
      <w:hyperlink w:anchor="_Toc323907805" w:history="1">
        <w:r w:rsidRPr="004431B7">
          <w:rPr>
            <w:rStyle w:val="aff7"/>
            <w:noProof/>
          </w:rPr>
          <w:t>15.12</w:t>
        </w:r>
        <w:r w:rsidRPr="00AB0F96">
          <w:rPr>
            <w:rFonts w:ascii="Calibri" w:eastAsia="Times New Roman" w:hAnsi="Calibri"/>
            <w:b w:val="0"/>
            <w:noProof/>
            <w:sz w:val="22"/>
            <w:szCs w:val="22"/>
            <w:lang w:val="en-US" w:eastAsia="en-US"/>
          </w:rPr>
          <w:tab/>
        </w:r>
        <w:r w:rsidRPr="004431B7">
          <w:rPr>
            <w:rStyle w:val="aff7"/>
            <w:noProof/>
          </w:rPr>
          <w:t>The JSON Object</w:t>
        </w:r>
        <w:r>
          <w:rPr>
            <w:noProof/>
            <w:webHidden/>
          </w:rPr>
          <w:tab/>
        </w:r>
        <w:r>
          <w:rPr>
            <w:noProof/>
            <w:webHidden/>
          </w:rPr>
          <w:fldChar w:fldCharType="begin"/>
        </w:r>
        <w:r>
          <w:rPr>
            <w:noProof/>
            <w:webHidden/>
          </w:rPr>
          <w:instrText xml:space="preserve"> PAGEREF _Toc323907805 \h </w:instrText>
        </w:r>
        <w:r>
          <w:rPr>
            <w:noProof/>
            <w:webHidden/>
          </w:rPr>
        </w:r>
        <w:r>
          <w:rPr>
            <w:noProof/>
            <w:webHidden/>
          </w:rPr>
          <w:fldChar w:fldCharType="separate"/>
        </w:r>
        <w:r>
          <w:rPr>
            <w:noProof/>
            <w:webHidden/>
          </w:rPr>
          <w:t>267</w:t>
        </w:r>
        <w:r>
          <w:rPr>
            <w:noProof/>
            <w:webHidden/>
          </w:rPr>
          <w:fldChar w:fldCharType="end"/>
        </w:r>
      </w:hyperlink>
    </w:p>
    <w:p w14:paraId="0146E5DE" w14:textId="77777777" w:rsidR="00FA200F" w:rsidRPr="00AB0F96" w:rsidRDefault="00FA200F">
      <w:pPr>
        <w:pStyle w:val="3a"/>
        <w:rPr>
          <w:rFonts w:ascii="Calibri" w:eastAsia="Times New Roman" w:hAnsi="Calibri"/>
          <w:b w:val="0"/>
          <w:noProof/>
          <w:sz w:val="22"/>
          <w:szCs w:val="22"/>
          <w:lang w:val="en-US" w:eastAsia="en-US"/>
        </w:rPr>
      </w:pPr>
      <w:hyperlink w:anchor="_Toc323907806" w:history="1">
        <w:r w:rsidRPr="004431B7">
          <w:rPr>
            <w:rStyle w:val="aff7"/>
            <w:noProof/>
          </w:rPr>
          <w:t>15.12.1</w:t>
        </w:r>
        <w:r w:rsidRPr="00AB0F96">
          <w:rPr>
            <w:rFonts w:ascii="Calibri" w:eastAsia="Times New Roman" w:hAnsi="Calibri"/>
            <w:b w:val="0"/>
            <w:noProof/>
            <w:sz w:val="22"/>
            <w:szCs w:val="22"/>
            <w:lang w:val="en-US" w:eastAsia="en-US"/>
          </w:rPr>
          <w:tab/>
        </w:r>
        <w:r w:rsidRPr="004431B7">
          <w:rPr>
            <w:rStyle w:val="aff7"/>
            <w:noProof/>
          </w:rPr>
          <w:t>The JSON Grammar</w:t>
        </w:r>
        <w:r>
          <w:rPr>
            <w:noProof/>
            <w:webHidden/>
          </w:rPr>
          <w:tab/>
        </w:r>
        <w:r>
          <w:rPr>
            <w:noProof/>
            <w:webHidden/>
          </w:rPr>
          <w:fldChar w:fldCharType="begin"/>
        </w:r>
        <w:r>
          <w:rPr>
            <w:noProof/>
            <w:webHidden/>
          </w:rPr>
          <w:instrText xml:space="preserve"> PAGEREF _Toc323907806 \h </w:instrText>
        </w:r>
        <w:r>
          <w:rPr>
            <w:noProof/>
            <w:webHidden/>
          </w:rPr>
        </w:r>
        <w:r>
          <w:rPr>
            <w:noProof/>
            <w:webHidden/>
          </w:rPr>
          <w:fldChar w:fldCharType="separate"/>
        </w:r>
        <w:r>
          <w:rPr>
            <w:noProof/>
            <w:webHidden/>
          </w:rPr>
          <w:t>267</w:t>
        </w:r>
        <w:r>
          <w:rPr>
            <w:noProof/>
            <w:webHidden/>
          </w:rPr>
          <w:fldChar w:fldCharType="end"/>
        </w:r>
      </w:hyperlink>
    </w:p>
    <w:p w14:paraId="17ED235C" w14:textId="77777777" w:rsidR="00FA200F" w:rsidRPr="00AB0F96" w:rsidRDefault="00FA200F">
      <w:pPr>
        <w:pStyle w:val="3a"/>
        <w:rPr>
          <w:rFonts w:ascii="Calibri" w:eastAsia="Times New Roman" w:hAnsi="Calibri"/>
          <w:b w:val="0"/>
          <w:noProof/>
          <w:sz w:val="22"/>
          <w:szCs w:val="22"/>
          <w:lang w:val="en-US" w:eastAsia="en-US"/>
        </w:rPr>
      </w:pPr>
      <w:hyperlink w:anchor="_Toc323907807" w:history="1">
        <w:r w:rsidRPr="004431B7">
          <w:rPr>
            <w:rStyle w:val="aff7"/>
            <w:noProof/>
          </w:rPr>
          <w:t>15.12.2</w:t>
        </w:r>
        <w:r w:rsidRPr="00AB0F96">
          <w:rPr>
            <w:rFonts w:ascii="Calibri" w:eastAsia="Times New Roman" w:hAnsi="Calibri"/>
            <w:b w:val="0"/>
            <w:noProof/>
            <w:sz w:val="22"/>
            <w:szCs w:val="22"/>
            <w:lang w:val="en-US" w:eastAsia="en-US"/>
          </w:rPr>
          <w:tab/>
        </w:r>
        <w:r w:rsidRPr="004431B7">
          <w:rPr>
            <w:rStyle w:val="aff7"/>
            <w:noProof/>
          </w:rPr>
          <w:t>parse ( text [ , reviver ] )</w:t>
        </w:r>
        <w:r>
          <w:rPr>
            <w:noProof/>
            <w:webHidden/>
          </w:rPr>
          <w:tab/>
        </w:r>
        <w:r>
          <w:rPr>
            <w:noProof/>
            <w:webHidden/>
          </w:rPr>
          <w:fldChar w:fldCharType="begin"/>
        </w:r>
        <w:r>
          <w:rPr>
            <w:noProof/>
            <w:webHidden/>
          </w:rPr>
          <w:instrText xml:space="preserve"> PAGEREF _Toc323907807 \h </w:instrText>
        </w:r>
        <w:r>
          <w:rPr>
            <w:noProof/>
            <w:webHidden/>
          </w:rPr>
        </w:r>
        <w:r>
          <w:rPr>
            <w:noProof/>
            <w:webHidden/>
          </w:rPr>
          <w:fldChar w:fldCharType="separate"/>
        </w:r>
        <w:r>
          <w:rPr>
            <w:noProof/>
            <w:webHidden/>
          </w:rPr>
          <w:t>269</w:t>
        </w:r>
        <w:r>
          <w:rPr>
            <w:noProof/>
            <w:webHidden/>
          </w:rPr>
          <w:fldChar w:fldCharType="end"/>
        </w:r>
      </w:hyperlink>
    </w:p>
    <w:p w14:paraId="7F722C41" w14:textId="77777777" w:rsidR="00FA200F" w:rsidRPr="00AB0F96" w:rsidRDefault="00FA200F">
      <w:pPr>
        <w:pStyle w:val="3a"/>
        <w:rPr>
          <w:rFonts w:ascii="Calibri" w:eastAsia="Times New Roman" w:hAnsi="Calibri"/>
          <w:b w:val="0"/>
          <w:noProof/>
          <w:sz w:val="22"/>
          <w:szCs w:val="22"/>
          <w:lang w:val="en-US" w:eastAsia="en-US"/>
        </w:rPr>
      </w:pPr>
      <w:hyperlink w:anchor="_Toc323907808" w:history="1">
        <w:r w:rsidRPr="004431B7">
          <w:rPr>
            <w:rStyle w:val="aff7"/>
            <w:noProof/>
          </w:rPr>
          <w:t>15.12.3</w:t>
        </w:r>
        <w:r w:rsidRPr="00AB0F96">
          <w:rPr>
            <w:rFonts w:ascii="Calibri" w:eastAsia="Times New Roman" w:hAnsi="Calibri"/>
            <w:b w:val="0"/>
            <w:noProof/>
            <w:sz w:val="22"/>
            <w:szCs w:val="22"/>
            <w:lang w:val="en-US" w:eastAsia="en-US"/>
          </w:rPr>
          <w:tab/>
        </w:r>
        <w:r w:rsidRPr="004431B7">
          <w:rPr>
            <w:rStyle w:val="aff7"/>
            <w:noProof/>
          </w:rPr>
          <w:t>stringify ( value [ , replacer [ , space ] ] )</w:t>
        </w:r>
        <w:r>
          <w:rPr>
            <w:noProof/>
            <w:webHidden/>
          </w:rPr>
          <w:tab/>
        </w:r>
        <w:r>
          <w:rPr>
            <w:noProof/>
            <w:webHidden/>
          </w:rPr>
          <w:fldChar w:fldCharType="begin"/>
        </w:r>
        <w:r>
          <w:rPr>
            <w:noProof/>
            <w:webHidden/>
          </w:rPr>
          <w:instrText xml:space="preserve"> PAGEREF _Toc323907808 \h </w:instrText>
        </w:r>
        <w:r>
          <w:rPr>
            <w:noProof/>
            <w:webHidden/>
          </w:rPr>
        </w:r>
        <w:r>
          <w:rPr>
            <w:noProof/>
            <w:webHidden/>
          </w:rPr>
          <w:fldChar w:fldCharType="separate"/>
        </w:r>
        <w:r>
          <w:rPr>
            <w:noProof/>
            <w:webHidden/>
          </w:rPr>
          <w:t>270</w:t>
        </w:r>
        <w:r>
          <w:rPr>
            <w:noProof/>
            <w:webHidden/>
          </w:rPr>
          <w:fldChar w:fldCharType="end"/>
        </w:r>
      </w:hyperlink>
    </w:p>
    <w:p w14:paraId="5A18A8EB" w14:textId="77777777" w:rsidR="00FA200F" w:rsidRPr="00AB0F96" w:rsidRDefault="00FA200F">
      <w:pPr>
        <w:pStyle w:val="12"/>
        <w:rPr>
          <w:rFonts w:ascii="Calibri" w:eastAsia="Times New Roman" w:hAnsi="Calibri"/>
          <w:b w:val="0"/>
          <w:noProof/>
          <w:sz w:val="22"/>
          <w:szCs w:val="22"/>
          <w:lang w:val="en-US" w:eastAsia="en-US"/>
        </w:rPr>
      </w:pPr>
      <w:hyperlink w:anchor="_Toc323907809" w:history="1">
        <w:r w:rsidRPr="004431B7">
          <w:rPr>
            <w:rStyle w:val="aff7"/>
            <w:noProof/>
          </w:rPr>
          <w:t>16</w:t>
        </w:r>
        <w:r w:rsidRPr="00AB0F96">
          <w:rPr>
            <w:rFonts w:ascii="Calibri" w:eastAsia="Times New Roman" w:hAnsi="Calibri"/>
            <w:b w:val="0"/>
            <w:noProof/>
            <w:sz w:val="22"/>
            <w:szCs w:val="22"/>
            <w:lang w:val="en-US" w:eastAsia="en-US"/>
          </w:rPr>
          <w:tab/>
        </w:r>
        <w:r w:rsidRPr="004431B7">
          <w:rPr>
            <w:rStyle w:val="aff7"/>
            <w:noProof/>
          </w:rPr>
          <w:t>Errors</w:t>
        </w:r>
        <w:r>
          <w:rPr>
            <w:noProof/>
            <w:webHidden/>
          </w:rPr>
          <w:tab/>
        </w:r>
        <w:r>
          <w:rPr>
            <w:noProof/>
            <w:webHidden/>
          </w:rPr>
          <w:fldChar w:fldCharType="begin"/>
        </w:r>
        <w:r>
          <w:rPr>
            <w:noProof/>
            <w:webHidden/>
          </w:rPr>
          <w:instrText xml:space="preserve"> PAGEREF _Toc323907809 \h </w:instrText>
        </w:r>
        <w:r>
          <w:rPr>
            <w:noProof/>
            <w:webHidden/>
          </w:rPr>
        </w:r>
        <w:r>
          <w:rPr>
            <w:noProof/>
            <w:webHidden/>
          </w:rPr>
          <w:fldChar w:fldCharType="separate"/>
        </w:r>
        <w:r>
          <w:rPr>
            <w:noProof/>
            <w:webHidden/>
          </w:rPr>
          <w:t>274</w:t>
        </w:r>
        <w:r>
          <w:rPr>
            <w:noProof/>
            <w:webHidden/>
          </w:rPr>
          <w:fldChar w:fldCharType="end"/>
        </w:r>
      </w:hyperlink>
    </w:p>
    <w:p w14:paraId="7F1525CB" w14:textId="77777777" w:rsidR="00FA200F" w:rsidRPr="00AB0F96" w:rsidRDefault="00FA200F">
      <w:pPr>
        <w:pStyle w:val="12"/>
        <w:rPr>
          <w:rFonts w:ascii="Calibri" w:eastAsia="Times New Roman" w:hAnsi="Calibri"/>
          <w:b w:val="0"/>
          <w:noProof/>
          <w:sz w:val="22"/>
          <w:szCs w:val="22"/>
          <w:lang w:val="en-US" w:eastAsia="en-US"/>
        </w:rPr>
      </w:pPr>
      <w:hyperlink w:anchor="_Toc323907810" w:history="1">
        <w:r w:rsidRPr="004431B7">
          <w:rPr>
            <w:rStyle w:val="aff7"/>
            <w:noProof/>
          </w:rPr>
          <w:t>Annex A (informative)  Grammar Summary</w:t>
        </w:r>
        <w:r>
          <w:rPr>
            <w:noProof/>
            <w:webHidden/>
          </w:rPr>
          <w:tab/>
        </w:r>
        <w:r>
          <w:rPr>
            <w:noProof/>
            <w:webHidden/>
          </w:rPr>
          <w:fldChar w:fldCharType="begin"/>
        </w:r>
        <w:r>
          <w:rPr>
            <w:noProof/>
            <w:webHidden/>
          </w:rPr>
          <w:instrText xml:space="preserve"> PAGEREF _Toc323907810 \h </w:instrText>
        </w:r>
        <w:r>
          <w:rPr>
            <w:noProof/>
            <w:webHidden/>
          </w:rPr>
        </w:r>
        <w:r>
          <w:rPr>
            <w:noProof/>
            <w:webHidden/>
          </w:rPr>
          <w:fldChar w:fldCharType="separate"/>
        </w:r>
        <w:r>
          <w:rPr>
            <w:noProof/>
            <w:webHidden/>
          </w:rPr>
          <w:t>276</w:t>
        </w:r>
        <w:r>
          <w:rPr>
            <w:noProof/>
            <w:webHidden/>
          </w:rPr>
          <w:fldChar w:fldCharType="end"/>
        </w:r>
      </w:hyperlink>
    </w:p>
    <w:p w14:paraId="6957E88F" w14:textId="77777777" w:rsidR="00FA200F" w:rsidRPr="00AB0F96" w:rsidRDefault="00FA200F">
      <w:pPr>
        <w:pStyle w:val="2b"/>
        <w:rPr>
          <w:rFonts w:ascii="Calibri" w:eastAsia="Times New Roman" w:hAnsi="Calibri"/>
          <w:b w:val="0"/>
          <w:noProof/>
          <w:sz w:val="22"/>
          <w:szCs w:val="22"/>
          <w:lang w:val="en-US" w:eastAsia="en-US"/>
        </w:rPr>
      </w:pPr>
      <w:hyperlink w:anchor="_Toc323907811" w:history="1">
        <w:r w:rsidRPr="004431B7">
          <w:rPr>
            <w:rStyle w:val="aff7"/>
            <w:noProof/>
          </w:rPr>
          <w:t>A.1</w:t>
        </w:r>
        <w:r w:rsidRPr="00AB0F96">
          <w:rPr>
            <w:rFonts w:ascii="Calibri" w:eastAsia="Times New Roman" w:hAnsi="Calibri"/>
            <w:b w:val="0"/>
            <w:noProof/>
            <w:sz w:val="22"/>
            <w:szCs w:val="22"/>
            <w:lang w:val="en-US" w:eastAsia="en-US"/>
          </w:rPr>
          <w:tab/>
        </w:r>
        <w:r w:rsidRPr="004431B7">
          <w:rPr>
            <w:rStyle w:val="aff7"/>
            <w:noProof/>
          </w:rPr>
          <w:t>Lexical Grammar</w:t>
        </w:r>
        <w:r>
          <w:rPr>
            <w:noProof/>
            <w:webHidden/>
          </w:rPr>
          <w:tab/>
        </w:r>
        <w:r>
          <w:rPr>
            <w:noProof/>
            <w:webHidden/>
          </w:rPr>
          <w:fldChar w:fldCharType="begin"/>
        </w:r>
        <w:r>
          <w:rPr>
            <w:noProof/>
            <w:webHidden/>
          </w:rPr>
          <w:instrText xml:space="preserve"> PAGEREF _Toc323907811 \h </w:instrText>
        </w:r>
        <w:r>
          <w:rPr>
            <w:noProof/>
            <w:webHidden/>
          </w:rPr>
        </w:r>
        <w:r>
          <w:rPr>
            <w:noProof/>
            <w:webHidden/>
          </w:rPr>
          <w:fldChar w:fldCharType="separate"/>
        </w:r>
        <w:r>
          <w:rPr>
            <w:noProof/>
            <w:webHidden/>
          </w:rPr>
          <w:t>276</w:t>
        </w:r>
        <w:r>
          <w:rPr>
            <w:noProof/>
            <w:webHidden/>
          </w:rPr>
          <w:fldChar w:fldCharType="end"/>
        </w:r>
      </w:hyperlink>
    </w:p>
    <w:p w14:paraId="6C81B40D" w14:textId="77777777" w:rsidR="00FA200F" w:rsidRPr="00AB0F96" w:rsidRDefault="00FA200F">
      <w:pPr>
        <w:pStyle w:val="2b"/>
        <w:rPr>
          <w:rFonts w:ascii="Calibri" w:eastAsia="Times New Roman" w:hAnsi="Calibri"/>
          <w:b w:val="0"/>
          <w:noProof/>
          <w:sz w:val="22"/>
          <w:szCs w:val="22"/>
          <w:lang w:val="en-US" w:eastAsia="en-US"/>
        </w:rPr>
      </w:pPr>
      <w:hyperlink w:anchor="_Toc323907812" w:history="1">
        <w:r w:rsidRPr="004431B7">
          <w:rPr>
            <w:rStyle w:val="aff7"/>
            <w:noProof/>
          </w:rPr>
          <w:t>A.2</w:t>
        </w:r>
        <w:r w:rsidRPr="00AB0F96">
          <w:rPr>
            <w:rFonts w:ascii="Calibri" w:eastAsia="Times New Roman" w:hAnsi="Calibri"/>
            <w:b w:val="0"/>
            <w:noProof/>
            <w:sz w:val="22"/>
            <w:szCs w:val="22"/>
            <w:lang w:val="en-US" w:eastAsia="en-US"/>
          </w:rPr>
          <w:tab/>
        </w:r>
        <w:r w:rsidRPr="004431B7">
          <w:rPr>
            <w:rStyle w:val="aff7"/>
            <w:noProof/>
          </w:rPr>
          <w:t>Number Conversions</w:t>
        </w:r>
        <w:r>
          <w:rPr>
            <w:noProof/>
            <w:webHidden/>
          </w:rPr>
          <w:tab/>
        </w:r>
        <w:r>
          <w:rPr>
            <w:noProof/>
            <w:webHidden/>
          </w:rPr>
          <w:fldChar w:fldCharType="begin"/>
        </w:r>
        <w:r>
          <w:rPr>
            <w:noProof/>
            <w:webHidden/>
          </w:rPr>
          <w:instrText xml:space="preserve"> PAGEREF _Toc323907812 \h </w:instrText>
        </w:r>
        <w:r>
          <w:rPr>
            <w:noProof/>
            <w:webHidden/>
          </w:rPr>
        </w:r>
        <w:r>
          <w:rPr>
            <w:noProof/>
            <w:webHidden/>
          </w:rPr>
          <w:fldChar w:fldCharType="separate"/>
        </w:r>
        <w:r>
          <w:rPr>
            <w:noProof/>
            <w:webHidden/>
          </w:rPr>
          <w:t>282</w:t>
        </w:r>
        <w:r>
          <w:rPr>
            <w:noProof/>
            <w:webHidden/>
          </w:rPr>
          <w:fldChar w:fldCharType="end"/>
        </w:r>
      </w:hyperlink>
    </w:p>
    <w:p w14:paraId="46E54B76" w14:textId="77777777" w:rsidR="00FA200F" w:rsidRPr="00AB0F96" w:rsidRDefault="00FA200F">
      <w:pPr>
        <w:pStyle w:val="2b"/>
        <w:rPr>
          <w:rFonts w:ascii="Calibri" w:eastAsia="Times New Roman" w:hAnsi="Calibri"/>
          <w:b w:val="0"/>
          <w:noProof/>
          <w:sz w:val="22"/>
          <w:szCs w:val="22"/>
          <w:lang w:val="en-US" w:eastAsia="en-US"/>
        </w:rPr>
      </w:pPr>
      <w:hyperlink w:anchor="_Toc323907813" w:history="1">
        <w:r w:rsidRPr="004431B7">
          <w:rPr>
            <w:rStyle w:val="aff7"/>
            <w:noProof/>
          </w:rPr>
          <w:t>A.3</w:t>
        </w:r>
        <w:r w:rsidRPr="00AB0F96">
          <w:rPr>
            <w:rFonts w:ascii="Calibri" w:eastAsia="Times New Roman" w:hAnsi="Calibri"/>
            <w:b w:val="0"/>
            <w:noProof/>
            <w:sz w:val="22"/>
            <w:szCs w:val="22"/>
            <w:lang w:val="en-US" w:eastAsia="en-US"/>
          </w:rPr>
          <w:tab/>
        </w:r>
        <w:r w:rsidRPr="004431B7">
          <w:rPr>
            <w:rStyle w:val="aff7"/>
            <w:noProof/>
          </w:rPr>
          <w:t>Expressions</w:t>
        </w:r>
        <w:r>
          <w:rPr>
            <w:noProof/>
            <w:webHidden/>
          </w:rPr>
          <w:tab/>
        </w:r>
        <w:r>
          <w:rPr>
            <w:noProof/>
            <w:webHidden/>
          </w:rPr>
          <w:fldChar w:fldCharType="begin"/>
        </w:r>
        <w:r>
          <w:rPr>
            <w:noProof/>
            <w:webHidden/>
          </w:rPr>
          <w:instrText xml:space="preserve"> PAGEREF _Toc323907813 \h </w:instrText>
        </w:r>
        <w:r>
          <w:rPr>
            <w:noProof/>
            <w:webHidden/>
          </w:rPr>
        </w:r>
        <w:r>
          <w:rPr>
            <w:noProof/>
            <w:webHidden/>
          </w:rPr>
          <w:fldChar w:fldCharType="separate"/>
        </w:r>
        <w:r>
          <w:rPr>
            <w:noProof/>
            <w:webHidden/>
          </w:rPr>
          <w:t>283</w:t>
        </w:r>
        <w:r>
          <w:rPr>
            <w:noProof/>
            <w:webHidden/>
          </w:rPr>
          <w:fldChar w:fldCharType="end"/>
        </w:r>
      </w:hyperlink>
    </w:p>
    <w:p w14:paraId="658CC7B4" w14:textId="77777777" w:rsidR="00FA200F" w:rsidRPr="00AB0F96" w:rsidRDefault="00FA200F">
      <w:pPr>
        <w:pStyle w:val="2b"/>
        <w:rPr>
          <w:rFonts w:ascii="Calibri" w:eastAsia="Times New Roman" w:hAnsi="Calibri"/>
          <w:b w:val="0"/>
          <w:noProof/>
          <w:sz w:val="22"/>
          <w:szCs w:val="22"/>
          <w:lang w:val="en-US" w:eastAsia="en-US"/>
        </w:rPr>
      </w:pPr>
      <w:hyperlink w:anchor="_Toc323907814" w:history="1">
        <w:r w:rsidRPr="004431B7">
          <w:rPr>
            <w:rStyle w:val="aff7"/>
            <w:noProof/>
          </w:rPr>
          <w:t>A.4</w:t>
        </w:r>
        <w:r w:rsidRPr="00AB0F96">
          <w:rPr>
            <w:rFonts w:ascii="Calibri" w:eastAsia="Times New Roman" w:hAnsi="Calibri"/>
            <w:b w:val="0"/>
            <w:noProof/>
            <w:sz w:val="22"/>
            <w:szCs w:val="22"/>
            <w:lang w:val="en-US" w:eastAsia="en-US"/>
          </w:rPr>
          <w:tab/>
        </w:r>
        <w:r w:rsidRPr="004431B7">
          <w:rPr>
            <w:rStyle w:val="aff7"/>
            <w:noProof/>
          </w:rPr>
          <w:t>Statements</w:t>
        </w:r>
        <w:r>
          <w:rPr>
            <w:noProof/>
            <w:webHidden/>
          </w:rPr>
          <w:tab/>
        </w:r>
        <w:r>
          <w:rPr>
            <w:noProof/>
            <w:webHidden/>
          </w:rPr>
          <w:fldChar w:fldCharType="begin"/>
        </w:r>
        <w:r>
          <w:rPr>
            <w:noProof/>
            <w:webHidden/>
          </w:rPr>
          <w:instrText xml:space="preserve"> PAGEREF _Toc323907814 \h </w:instrText>
        </w:r>
        <w:r>
          <w:rPr>
            <w:noProof/>
            <w:webHidden/>
          </w:rPr>
        </w:r>
        <w:r>
          <w:rPr>
            <w:noProof/>
            <w:webHidden/>
          </w:rPr>
          <w:fldChar w:fldCharType="separate"/>
        </w:r>
        <w:r>
          <w:rPr>
            <w:noProof/>
            <w:webHidden/>
          </w:rPr>
          <w:t>287</w:t>
        </w:r>
        <w:r>
          <w:rPr>
            <w:noProof/>
            <w:webHidden/>
          </w:rPr>
          <w:fldChar w:fldCharType="end"/>
        </w:r>
      </w:hyperlink>
    </w:p>
    <w:p w14:paraId="64D63C6C" w14:textId="77777777" w:rsidR="00FA200F" w:rsidRPr="00AB0F96" w:rsidRDefault="00FA200F">
      <w:pPr>
        <w:pStyle w:val="2b"/>
        <w:rPr>
          <w:rFonts w:ascii="Calibri" w:eastAsia="Times New Roman" w:hAnsi="Calibri"/>
          <w:b w:val="0"/>
          <w:noProof/>
          <w:sz w:val="22"/>
          <w:szCs w:val="22"/>
          <w:lang w:val="en-US" w:eastAsia="en-US"/>
        </w:rPr>
      </w:pPr>
      <w:hyperlink w:anchor="_Toc323907815" w:history="1">
        <w:r w:rsidRPr="004431B7">
          <w:rPr>
            <w:rStyle w:val="aff7"/>
            <w:noProof/>
          </w:rPr>
          <w:t>A.5</w:t>
        </w:r>
        <w:r w:rsidRPr="00AB0F96">
          <w:rPr>
            <w:rFonts w:ascii="Calibri" w:eastAsia="Times New Roman" w:hAnsi="Calibri"/>
            <w:b w:val="0"/>
            <w:noProof/>
            <w:sz w:val="22"/>
            <w:szCs w:val="22"/>
            <w:lang w:val="en-US" w:eastAsia="en-US"/>
          </w:rPr>
          <w:tab/>
        </w:r>
        <w:r w:rsidRPr="004431B7">
          <w:rPr>
            <w:rStyle w:val="aff7"/>
            <w:noProof/>
          </w:rPr>
          <w:t>Functions and Programs</w:t>
        </w:r>
        <w:r>
          <w:rPr>
            <w:noProof/>
            <w:webHidden/>
          </w:rPr>
          <w:tab/>
        </w:r>
        <w:r>
          <w:rPr>
            <w:noProof/>
            <w:webHidden/>
          </w:rPr>
          <w:fldChar w:fldCharType="begin"/>
        </w:r>
        <w:r>
          <w:rPr>
            <w:noProof/>
            <w:webHidden/>
          </w:rPr>
          <w:instrText xml:space="preserve"> PAGEREF _Toc323907815 \h </w:instrText>
        </w:r>
        <w:r>
          <w:rPr>
            <w:noProof/>
            <w:webHidden/>
          </w:rPr>
        </w:r>
        <w:r>
          <w:rPr>
            <w:noProof/>
            <w:webHidden/>
          </w:rPr>
          <w:fldChar w:fldCharType="separate"/>
        </w:r>
        <w:r>
          <w:rPr>
            <w:noProof/>
            <w:webHidden/>
          </w:rPr>
          <w:t>289</w:t>
        </w:r>
        <w:r>
          <w:rPr>
            <w:noProof/>
            <w:webHidden/>
          </w:rPr>
          <w:fldChar w:fldCharType="end"/>
        </w:r>
      </w:hyperlink>
    </w:p>
    <w:p w14:paraId="09D8FAFE" w14:textId="77777777" w:rsidR="00FA200F" w:rsidRPr="00AB0F96" w:rsidRDefault="00FA200F">
      <w:pPr>
        <w:pStyle w:val="2b"/>
        <w:rPr>
          <w:rFonts w:ascii="Calibri" w:eastAsia="Times New Roman" w:hAnsi="Calibri"/>
          <w:b w:val="0"/>
          <w:noProof/>
          <w:sz w:val="22"/>
          <w:szCs w:val="22"/>
          <w:lang w:val="en-US" w:eastAsia="en-US"/>
        </w:rPr>
      </w:pPr>
      <w:hyperlink w:anchor="_Toc323907816" w:history="1">
        <w:r w:rsidRPr="004431B7">
          <w:rPr>
            <w:rStyle w:val="aff7"/>
            <w:noProof/>
          </w:rPr>
          <w:t>A.6</w:t>
        </w:r>
        <w:r w:rsidRPr="00AB0F96">
          <w:rPr>
            <w:rFonts w:ascii="Calibri" w:eastAsia="Times New Roman" w:hAnsi="Calibri"/>
            <w:b w:val="0"/>
            <w:noProof/>
            <w:sz w:val="22"/>
            <w:szCs w:val="22"/>
            <w:lang w:val="en-US" w:eastAsia="en-US"/>
          </w:rPr>
          <w:tab/>
        </w:r>
        <w:r w:rsidRPr="004431B7">
          <w:rPr>
            <w:rStyle w:val="aff7"/>
            <w:noProof/>
          </w:rPr>
          <w:t>Universal Resource Identifier Character Classes</w:t>
        </w:r>
        <w:r>
          <w:rPr>
            <w:noProof/>
            <w:webHidden/>
          </w:rPr>
          <w:tab/>
        </w:r>
        <w:r>
          <w:rPr>
            <w:noProof/>
            <w:webHidden/>
          </w:rPr>
          <w:fldChar w:fldCharType="begin"/>
        </w:r>
        <w:r>
          <w:rPr>
            <w:noProof/>
            <w:webHidden/>
          </w:rPr>
          <w:instrText xml:space="preserve"> PAGEREF _Toc323907816 \h </w:instrText>
        </w:r>
        <w:r>
          <w:rPr>
            <w:noProof/>
            <w:webHidden/>
          </w:rPr>
        </w:r>
        <w:r>
          <w:rPr>
            <w:noProof/>
            <w:webHidden/>
          </w:rPr>
          <w:fldChar w:fldCharType="separate"/>
        </w:r>
        <w:r>
          <w:rPr>
            <w:noProof/>
            <w:webHidden/>
          </w:rPr>
          <w:t>290</w:t>
        </w:r>
        <w:r>
          <w:rPr>
            <w:noProof/>
            <w:webHidden/>
          </w:rPr>
          <w:fldChar w:fldCharType="end"/>
        </w:r>
      </w:hyperlink>
    </w:p>
    <w:p w14:paraId="64218A22" w14:textId="77777777" w:rsidR="00FA200F" w:rsidRPr="00AB0F96" w:rsidRDefault="00FA200F">
      <w:pPr>
        <w:pStyle w:val="2b"/>
        <w:rPr>
          <w:rFonts w:ascii="Calibri" w:eastAsia="Times New Roman" w:hAnsi="Calibri"/>
          <w:b w:val="0"/>
          <w:noProof/>
          <w:sz w:val="22"/>
          <w:szCs w:val="22"/>
          <w:lang w:val="en-US" w:eastAsia="en-US"/>
        </w:rPr>
      </w:pPr>
      <w:hyperlink w:anchor="_Toc323907817" w:history="1">
        <w:r w:rsidRPr="004431B7">
          <w:rPr>
            <w:rStyle w:val="aff7"/>
            <w:noProof/>
          </w:rPr>
          <w:t>A.7</w:t>
        </w:r>
        <w:r w:rsidRPr="00AB0F96">
          <w:rPr>
            <w:rFonts w:ascii="Calibri" w:eastAsia="Times New Roman" w:hAnsi="Calibri"/>
            <w:b w:val="0"/>
            <w:noProof/>
            <w:sz w:val="22"/>
            <w:szCs w:val="22"/>
            <w:lang w:val="en-US" w:eastAsia="en-US"/>
          </w:rPr>
          <w:tab/>
        </w:r>
        <w:r w:rsidRPr="004431B7">
          <w:rPr>
            <w:rStyle w:val="aff7"/>
            <w:noProof/>
          </w:rPr>
          <w:t>Regular Expressions</w:t>
        </w:r>
        <w:r>
          <w:rPr>
            <w:noProof/>
            <w:webHidden/>
          </w:rPr>
          <w:tab/>
        </w:r>
        <w:r>
          <w:rPr>
            <w:noProof/>
            <w:webHidden/>
          </w:rPr>
          <w:fldChar w:fldCharType="begin"/>
        </w:r>
        <w:r>
          <w:rPr>
            <w:noProof/>
            <w:webHidden/>
          </w:rPr>
          <w:instrText xml:space="preserve"> PAGEREF _Toc323907817 \h </w:instrText>
        </w:r>
        <w:r>
          <w:rPr>
            <w:noProof/>
            <w:webHidden/>
          </w:rPr>
        </w:r>
        <w:r>
          <w:rPr>
            <w:noProof/>
            <w:webHidden/>
          </w:rPr>
          <w:fldChar w:fldCharType="separate"/>
        </w:r>
        <w:r>
          <w:rPr>
            <w:noProof/>
            <w:webHidden/>
          </w:rPr>
          <w:t>290</w:t>
        </w:r>
        <w:r>
          <w:rPr>
            <w:noProof/>
            <w:webHidden/>
          </w:rPr>
          <w:fldChar w:fldCharType="end"/>
        </w:r>
      </w:hyperlink>
    </w:p>
    <w:p w14:paraId="75BD2C77" w14:textId="77777777" w:rsidR="00FA200F" w:rsidRPr="00AB0F96" w:rsidRDefault="00FA200F">
      <w:pPr>
        <w:pStyle w:val="2b"/>
        <w:rPr>
          <w:rFonts w:ascii="Calibri" w:eastAsia="Times New Roman" w:hAnsi="Calibri"/>
          <w:b w:val="0"/>
          <w:noProof/>
          <w:sz w:val="22"/>
          <w:szCs w:val="22"/>
          <w:lang w:val="en-US" w:eastAsia="en-US"/>
        </w:rPr>
      </w:pPr>
      <w:hyperlink w:anchor="_Toc323907818" w:history="1">
        <w:r w:rsidRPr="004431B7">
          <w:rPr>
            <w:rStyle w:val="aff7"/>
            <w:noProof/>
          </w:rPr>
          <w:t>A.8</w:t>
        </w:r>
        <w:r w:rsidRPr="00AB0F96">
          <w:rPr>
            <w:rFonts w:ascii="Calibri" w:eastAsia="Times New Roman" w:hAnsi="Calibri"/>
            <w:b w:val="0"/>
            <w:noProof/>
            <w:sz w:val="22"/>
            <w:szCs w:val="22"/>
            <w:lang w:val="en-US" w:eastAsia="en-US"/>
          </w:rPr>
          <w:tab/>
        </w:r>
        <w:r w:rsidRPr="004431B7">
          <w:rPr>
            <w:rStyle w:val="aff7"/>
            <w:noProof/>
          </w:rPr>
          <w:t>JSON</w:t>
        </w:r>
        <w:r>
          <w:rPr>
            <w:noProof/>
            <w:webHidden/>
          </w:rPr>
          <w:tab/>
        </w:r>
        <w:r>
          <w:rPr>
            <w:noProof/>
            <w:webHidden/>
          </w:rPr>
          <w:fldChar w:fldCharType="begin"/>
        </w:r>
        <w:r>
          <w:rPr>
            <w:noProof/>
            <w:webHidden/>
          </w:rPr>
          <w:instrText xml:space="preserve"> PAGEREF _Toc323907818 \h </w:instrText>
        </w:r>
        <w:r>
          <w:rPr>
            <w:noProof/>
            <w:webHidden/>
          </w:rPr>
        </w:r>
        <w:r>
          <w:rPr>
            <w:noProof/>
            <w:webHidden/>
          </w:rPr>
          <w:fldChar w:fldCharType="separate"/>
        </w:r>
        <w:r>
          <w:rPr>
            <w:noProof/>
            <w:webHidden/>
          </w:rPr>
          <w:t>292</w:t>
        </w:r>
        <w:r>
          <w:rPr>
            <w:noProof/>
            <w:webHidden/>
          </w:rPr>
          <w:fldChar w:fldCharType="end"/>
        </w:r>
      </w:hyperlink>
    </w:p>
    <w:p w14:paraId="755FC391" w14:textId="77777777" w:rsidR="00FA200F" w:rsidRPr="00AB0F96" w:rsidRDefault="00FA200F">
      <w:pPr>
        <w:pStyle w:val="3a"/>
        <w:rPr>
          <w:rFonts w:ascii="Calibri" w:eastAsia="Times New Roman" w:hAnsi="Calibri"/>
          <w:b w:val="0"/>
          <w:noProof/>
          <w:sz w:val="22"/>
          <w:szCs w:val="22"/>
          <w:lang w:val="en-US" w:eastAsia="en-US"/>
        </w:rPr>
      </w:pPr>
      <w:hyperlink w:anchor="_Toc323907819" w:history="1">
        <w:r w:rsidRPr="004431B7">
          <w:rPr>
            <w:rStyle w:val="aff7"/>
            <w:noProof/>
          </w:rPr>
          <w:t>A.8.1</w:t>
        </w:r>
        <w:r w:rsidRPr="00AB0F96">
          <w:rPr>
            <w:rFonts w:ascii="Calibri" w:eastAsia="Times New Roman" w:hAnsi="Calibri"/>
            <w:b w:val="0"/>
            <w:noProof/>
            <w:sz w:val="22"/>
            <w:szCs w:val="22"/>
            <w:lang w:val="en-US" w:eastAsia="en-US"/>
          </w:rPr>
          <w:tab/>
        </w:r>
        <w:r w:rsidRPr="004431B7">
          <w:rPr>
            <w:rStyle w:val="aff7"/>
            <w:noProof/>
          </w:rPr>
          <w:t>JSON Lexical Grammar</w:t>
        </w:r>
        <w:r>
          <w:rPr>
            <w:noProof/>
            <w:webHidden/>
          </w:rPr>
          <w:tab/>
        </w:r>
        <w:r>
          <w:rPr>
            <w:noProof/>
            <w:webHidden/>
          </w:rPr>
          <w:fldChar w:fldCharType="begin"/>
        </w:r>
        <w:r>
          <w:rPr>
            <w:noProof/>
            <w:webHidden/>
          </w:rPr>
          <w:instrText xml:space="preserve"> PAGEREF _Toc323907819 \h </w:instrText>
        </w:r>
        <w:r>
          <w:rPr>
            <w:noProof/>
            <w:webHidden/>
          </w:rPr>
        </w:r>
        <w:r>
          <w:rPr>
            <w:noProof/>
            <w:webHidden/>
          </w:rPr>
          <w:fldChar w:fldCharType="separate"/>
        </w:r>
        <w:r>
          <w:rPr>
            <w:noProof/>
            <w:webHidden/>
          </w:rPr>
          <w:t>292</w:t>
        </w:r>
        <w:r>
          <w:rPr>
            <w:noProof/>
            <w:webHidden/>
          </w:rPr>
          <w:fldChar w:fldCharType="end"/>
        </w:r>
      </w:hyperlink>
    </w:p>
    <w:p w14:paraId="75DE9911" w14:textId="77777777" w:rsidR="00FA200F" w:rsidRPr="00AB0F96" w:rsidRDefault="00FA200F">
      <w:pPr>
        <w:pStyle w:val="3a"/>
        <w:rPr>
          <w:rFonts w:ascii="Calibri" w:eastAsia="Times New Roman" w:hAnsi="Calibri"/>
          <w:b w:val="0"/>
          <w:noProof/>
          <w:sz w:val="22"/>
          <w:szCs w:val="22"/>
          <w:lang w:val="en-US" w:eastAsia="en-US"/>
        </w:rPr>
      </w:pPr>
      <w:hyperlink w:anchor="_Toc323907820" w:history="1">
        <w:r w:rsidRPr="004431B7">
          <w:rPr>
            <w:rStyle w:val="aff7"/>
            <w:noProof/>
          </w:rPr>
          <w:t>A.8.2</w:t>
        </w:r>
        <w:r w:rsidRPr="00AB0F96">
          <w:rPr>
            <w:rFonts w:ascii="Calibri" w:eastAsia="Times New Roman" w:hAnsi="Calibri"/>
            <w:b w:val="0"/>
            <w:noProof/>
            <w:sz w:val="22"/>
            <w:szCs w:val="22"/>
            <w:lang w:val="en-US" w:eastAsia="en-US"/>
          </w:rPr>
          <w:tab/>
        </w:r>
        <w:r w:rsidRPr="004431B7">
          <w:rPr>
            <w:rStyle w:val="aff7"/>
            <w:noProof/>
          </w:rPr>
          <w:t>JSON Syntactic Grammar</w:t>
        </w:r>
        <w:r>
          <w:rPr>
            <w:noProof/>
            <w:webHidden/>
          </w:rPr>
          <w:tab/>
        </w:r>
        <w:r>
          <w:rPr>
            <w:noProof/>
            <w:webHidden/>
          </w:rPr>
          <w:fldChar w:fldCharType="begin"/>
        </w:r>
        <w:r>
          <w:rPr>
            <w:noProof/>
            <w:webHidden/>
          </w:rPr>
          <w:instrText xml:space="preserve"> PAGEREF _Toc323907820 \h </w:instrText>
        </w:r>
        <w:r>
          <w:rPr>
            <w:noProof/>
            <w:webHidden/>
          </w:rPr>
        </w:r>
        <w:r>
          <w:rPr>
            <w:noProof/>
            <w:webHidden/>
          </w:rPr>
          <w:fldChar w:fldCharType="separate"/>
        </w:r>
        <w:r>
          <w:rPr>
            <w:noProof/>
            <w:webHidden/>
          </w:rPr>
          <w:t>293</w:t>
        </w:r>
        <w:r>
          <w:rPr>
            <w:noProof/>
            <w:webHidden/>
          </w:rPr>
          <w:fldChar w:fldCharType="end"/>
        </w:r>
      </w:hyperlink>
    </w:p>
    <w:p w14:paraId="77A32A11" w14:textId="77777777" w:rsidR="00FA200F" w:rsidRPr="00AB0F96" w:rsidRDefault="00FA200F">
      <w:pPr>
        <w:pStyle w:val="12"/>
        <w:rPr>
          <w:rFonts w:ascii="Calibri" w:eastAsia="Times New Roman" w:hAnsi="Calibri"/>
          <w:b w:val="0"/>
          <w:noProof/>
          <w:sz w:val="22"/>
          <w:szCs w:val="22"/>
          <w:lang w:val="en-US" w:eastAsia="en-US"/>
        </w:rPr>
      </w:pPr>
      <w:hyperlink w:anchor="_Toc323907821" w:history="1">
        <w:r w:rsidRPr="004431B7">
          <w:rPr>
            <w:rStyle w:val="aff7"/>
            <w:noProof/>
          </w:rPr>
          <w:t>Annex B  (normative)  Additional ECMAScript Features for Web Browsers</w:t>
        </w:r>
        <w:r>
          <w:rPr>
            <w:noProof/>
            <w:webHidden/>
          </w:rPr>
          <w:tab/>
        </w:r>
        <w:r>
          <w:rPr>
            <w:noProof/>
            <w:webHidden/>
          </w:rPr>
          <w:fldChar w:fldCharType="begin"/>
        </w:r>
        <w:r>
          <w:rPr>
            <w:noProof/>
            <w:webHidden/>
          </w:rPr>
          <w:instrText xml:space="preserve"> PAGEREF _Toc323907821 \h </w:instrText>
        </w:r>
        <w:r>
          <w:rPr>
            <w:noProof/>
            <w:webHidden/>
          </w:rPr>
        </w:r>
        <w:r>
          <w:rPr>
            <w:noProof/>
            <w:webHidden/>
          </w:rPr>
          <w:fldChar w:fldCharType="separate"/>
        </w:r>
        <w:r>
          <w:rPr>
            <w:noProof/>
            <w:webHidden/>
          </w:rPr>
          <w:t>296</w:t>
        </w:r>
        <w:r>
          <w:rPr>
            <w:noProof/>
            <w:webHidden/>
          </w:rPr>
          <w:fldChar w:fldCharType="end"/>
        </w:r>
      </w:hyperlink>
    </w:p>
    <w:p w14:paraId="4991C8FC" w14:textId="77777777" w:rsidR="00FA200F" w:rsidRPr="00AB0F96" w:rsidRDefault="00FA200F">
      <w:pPr>
        <w:pStyle w:val="2b"/>
        <w:rPr>
          <w:rFonts w:ascii="Calibri" w:eastAsia="Times New Roman" w:hAnsi="Calibri"/>
          <w:b w:val="0"/>
          <w:noProof/>
          <w:sz w:val="22"/>
          <w:szCs w:val="22"/>
          <w:lang w:val="en-US" w:eastAsia="en-US"/>
        </w:rPr>
      </w:pPr>
      <w:hyperlink w:anchor="_Toc323907822" w:history="1">
        <w:r w:rsidRPr="004431B7">
          <w:rPr>
            <w:rStyle w:val="aff7"/>
            <w:noProof/>
          </w:rPr>
          <w:t>B.1</w:t>
        </w:r>
        <w:r w:rsidRPr="00AB0F96">
          <w:rPr>
            <w:rFonts w:ascii="Calibri" w:eastAsia="Times New Roman" w:hAnsi="Calibri"/>
            <w:b w:val="0"/>
            <w:noProof/>
            <w:sz w:val="22"/>
            <w:szCs w:val="22"/>
            <w:lang w:val="en-US" w:eastAsia="en-US"/>
          </w:rPr>
          <w:tab/>
        </w:r>
        <w:r w:rsidRPr="004431B7">
          <w:rPr>
            <w:rStyle w:val="aff7"/>
            <w:noProof/>
          </w:rPr>
          <w:t>Additional Syntax</w:t>
        </w:r>
        <w:r>
          <w:rPr>
            <w:noProof/>
            <w:webHidden/>
          </w:rPr>
          <w:tab/>
        </w:r>
        <w:r>
          <w:rPr>
            <w:noProof/>
            <w:webHidden/>
          </w:rPr>
          <w:fldChar w:fldCharType="begin"/>
        </w:r>
        <w:r>
          <w:rPr>
            <w:noProof/>
            <w:webHidden/>
          </w:rPr>
          <w:instrText xml:space="preserve"> PAGEREF _Toc323907822 \h </w:instrText>
        </w:r>
        <w:r>
          <w:rPr>
            <w:noProof/>
            <w:webHidden/>
          </w:rPr>
        </w:r>
        <w:r>
          <w:rPr>
            <w:noProof/>
            <w:webHidden/>
          </w:rPr>
          <w:fldChar w:fldCharType="separate"/>
        </w:r>
        <w:r>
          <w:rPr>
            <w:noProof/>
            <w:webHidden/>
          </w:rPr>
          <w:t>296</w:t>
        </w:r>
        <w:r>
          <w:rPr>
            <w:noProof/>
            <w:webHidden/>
          </w:rPr>
          <w:fldChar w:fldCharType="end"/>
        </w:r>
      </w:hyperlink>
    </w:p>
    <w:p w14:paraId="78D83A4B" w14:textId="77777777" w:rsidR="00FA200F" w:rsidRPr="00AB0F96" w:rsidRDefault="00FA200F">
      <w:pPr>
        <w:pStyle w:val="3a"/>
        <w:rPr>
          <w:rFonts w:ascii="Calibri" w:eastAsia="Times New Roman" w:hAnsi="Calibri"/>
          <w:b w:val="0"/>
          <w:noProof/>
          <w:sz w:val="22"/>
          <w:szCs w:val="22"/>
          <w:lang w:val="en-US" w:eastAsia="en-US"/>
        </w:rPr>
      </w:pPr>
      <w:hyperlink w:anchor="_Toc323907824" w:history="1">
        <w:r w:rsidRPr="004431B7">
          <w:rPr>
            <w:rStyle w:val="aff7"/>
            <w:noProof/>
          </w:rPr>
          <w:t>B.1.1</w:t>
        </w:r>
        <w:r w:rsidRPr="00AB0F96">
          <w:rPr>
            <w:rFonts w:ascii="Calibri" w:eastAsia="Times New Roman" w:hAnsi="Calibri"/>
            <w:b w:val="0"/>
            <w:noProof/>
            <w:sz w:val="22"/>
            <w:szCs w:val="22"/>
            <w:lang w:val="en-US" w:eastAsia="en-US"/>
          </w:rPr>
          <w:tab/>
        </w:r>
        <w:r w:rsidRPr="004431B7">
          <w:rPr>
            <w:rStyle w:val="aff7"/>
            <w:noProof/>
          </w:rPr>
          <w:t>Numeric Literals</w:t>
        </w:r>
        <w:r>
          <w:rPr>
            <w:noProof/>
            <w:webHidden/>
          </w:rPr>
          <w:tab/>
        </w:r>
        <w:r>
          <w:rPr>
            <w:noProof/>
            <w:webHidden/>
          </w:rPr>
          <w:fldChar w:fldCharType="begin"/>
        </w:r>
        <w:r>
          <w:rPr>
            <w:noProof/>
            <w:webHidden/>
          </w:rPr>
          <w:instrText xml:space="preserve"> PAGEREF _Toc323907824 \h </w:instrText>
        </w:r>
        <w:r>
          <w:rPr>
            <w:noProof/>
            <w:webHidden/>
          </w:rPr>
        </w:r>
        <w:r>
          <w:rPr>
            <w:noProof/>
            <w:webHidden/>
          </w:rPr>
          <w:fldChar w:fldCharType="separate"/>
        </w:r>
        <w:r>
          <w:rPr>
            <w:noProof/>
            <w:webHidden/>
          </w:rPr>
          <w:t>296</w:t>
        </w:r>
        <w:r>
          <w:rPr>
            <w:noProof/>
            <w:webHidden/>
          </w:rPr>
          <w:fldChar w:fldCharType="end"/>
        </w:r>
      </w:hyperlink>
    </w:p>
    <w:p w14:paraId="1A414BC8" w14:textId="77777777" w:rsidR="00FA200F" w:rsidRPr="00AB0F96" w:rsidRDefault="00FA200F">
      <w:pPr>
        <w:pStyle w:val="3a"/>
        <w:rPr>
          <w:rFonts w:ascii="Calibri" w:eastAsia="Times New Roman" w:hAnsi="Calibri"/>
          <w:b w:val="0"/>
          <w:noProof/>
          <w:sz w:val="22"/>
          <w:szCs w:val="22"/>
          <w:lang w:val="en-US" w:eastAsia="en-US"/>
        </w:rPr>
      </w:pPr>
      <w:hyperlink w:anchor="_Toc323907825" w:history="1">
        <w:r w:rsidRPr="004431B7">
          <w:rPr>
            <w:rStyle w:val="aff7"/>
            <w:noProof/>
          </w:rPr>
          <w:t>B.1.2</w:t>
        </w:r>
        <w:r w:rsidRPr="00AB0F96">
          <w:rPr>
            <w:rFonts w:ascii="Calibri" w:eastAsia="Times New Roman" w:hAnsi="Calibri"/>
            <w:b w:val="0"/>
            <w:noProof/>
            <w:sz w:val="22"/>
            <w:szCs w:val="22"/>
            <w:lang w:val="en-US" w:eastAsia="en-US"/>
          </w:rPr>
          <w:tab/>
        </w:r>
        <w:r w:rsidRPr="004431B7">
          <w:rPr>
            <w:rStyle w:val="aff7"/>
            <w:noProof/>
          </w:rPr>
          <w:t>String Literals</w:t>
        </w:r>
        <w:r>
          <w:rPr>
            <w:noProof/>
            <w:webHidden/>
          </w:rPr>
          <w:tab/>
        </w:r>
        <w:r>
          <w:rPr>
            <w:noProof/>
            <w:webHidden/>
          </w:rPr>
          <w:fldChar w:fldCharType="begin"/>
        </w:r>
        <w:r>
          <w:rPr>
            <w:noProof/>
            <w:webHidden/>
          </w:rPr>
          <w:instrText xml:space="preserve"> PAGEREF _Toc323907825 \h </w:instrText>
        </w:r>
        <w:r>
          <w:rPr>
            <w:noProof/>
            <w:webHidden/>
          </w:rPr>
        </w:r>
        <w:r>
          <w:rPr>
            <w:noProof/>
            <w:webHidden/>
          </w:rPr>
          <w:fldChar w:fldCharType="separate"/>
        </w:r>
        <w:r>
          <w:rPr>
            <w:noProof/>
            <w:webHidden/>
          </w:rPr>
          <w:t>296</w:t>
        </w:r>
        <w:r>
          <w:rPr>
            <w:noProof/>
            <w:webHidden/>
          </w:rPr>
          <w:fldChar w:fldCharType="end"/>
        </w:r>
      </w:hyperlink>
    </w:p>
    <w:p w14:paraId="5604E6EF" w14:textId="77777777" w:rsidR="00FA200F" w:rsidRPr="00AB0F96" w:rsidRDefault="00FA200F">
      <w:pPr>
        <w:pStyle w:val="2b"/>
        <w:rPr>
          <w:rFonts w:ascii="Calibri" w:eastAsia="Times New Roman" w:hAnsi="Calibri"/>
          <w:b w:val="0"/>
          <w:noProof/>
          <w:sz w:val="22"/>
          <w:szCs w:val="22"/>
          <w:lang w:val="en-US" w:eastAsia="en-US"/>
        </w:rPr>
      </w:pPr>
      <w:hyperlink w:anchor="_Toc323907826" w:history="1">
        <w:r w:rsidRPr="004431B7">
          <w:rPr>
            <w:rStyle w:val="aff7"/>
            <w:noProof/>
          </w:rPr>
          <w:t>B.2</w:t>
        </w:r>
        <w:r w:rsidRPr="00AB0F96">
          <w:rPr>
            <w:rFonts w:ascii="Calibri" w:eastAsia="Times New Roman" w:hAnsi="Calibri"/>
            <w:b w:val="0"/>
            <w:noProof/>
            <w:sz w:val="22"/>
            <w:szCs w:val="22"/>
            <w:lang w:val="en-US" w:eastAsia="en-US"/>
          </w:rPr>
          <w:tab/>
        </w:r>
        <w:r w:rsidRPr="004431B7">
          <w:rPr>
            <w:rStyle w:val="aff7"/>
            <w:noProof/>
          </w:rPr>
          <w:t>Additional Properties</w:t>
        </w:r>
        <w:r>
          <w:rPr>
            <w:noProof/>
            <w:webHidden/>
          </w:rPr>
          <w:tab/>
        </w:r>
        <w:r>
          <w:rPr>
            <w:noProof/>
            <w:webHidden/>
          </w:rPr>
          <w:fldChar w:fldCharType="begin"/>
        </w:r>
        <w:r>
          <w:rPr>
            <w:noProof/>
            <w:webHidden/>
          </w:rPr>
          <w:instrText xml:space="preserve"> PAGEREF _Toc323907826 \h </w:instrText>
        </w:r>
        <w:r>
          <w:rPr>
            <w:noProof/>
            <w:webHidden/>
          </w:rPr>
        </w:r>
        <w:r>
          <w:rPr>
            <w:noProof/>
            <w:webHidden/>
          </w:rPr>
          <w:fldChar w:fldCharType="separate"/>
        </w:r>
        <w:r>
          <w:rPr>
            <w:noProof/>
            <w:webHidden/>
          </w:rPr>
          <w:t>297</w:t>
        </w:r>
        <w:r>
          <w:rPr>
            <w:noProof/>
            <w:webHidden/>
          </w:rPr>
          <w:fldChar w:fldCharType="end"/>
        </w:r>
      </w:hyperlink>
    </w:p>
    <w:p w14:paraId="151C5045" w14:textId="77777777" w:rsidR="00FA200F" w:rsidRPr="00AB0F96" w:rsidRDefault="00FA200F">
      <w:pPr>
        <w:pStyle w:val="3a"/>
        <w:rPr>
          <w:rFonts w:ascii="Calibri" w:eastAsia="Times New Roman" w:hAnsi="Calibri"/>
          <w:b w:val="0"/>
          <w:noProof/>
          <w:sz w:val="22"/>
          <w:szCs w:val="22"/>
          <w:lang w:val="en-US" w:eastAsia="en-US"/>
        </w:rPr>
      </w:pPr>
      <w:hyperlink w:anchor="_Toc323907827" w:history="1">
        <w:r w:rsidRPr="004431B7">
          <w:rPr>
            <w:rStyle w:val="aff7"/>
            <w:noProof/>
          </w:rPr>
          <w:t>B.2.1</w:t>
        </w:r>
        <w:r w:rsidRPr="00AB0F96">
          <w:rPr>
            <w:rFonts w:ascii="Calibri" w:eastAsia="Times New Roman" w:hAnsi="Calibri"/>
            <w:b w:val="0"/>
            <w:noProof/>
            <w:sz w:val="22"/>
            <w:szCs w:val="22"/>
            <w:lang w:val="en-US" w:eastAsia="en-US"/>
          </w:rPr>
          <w:tab/>
        </w:r>
        <w:r w:rsidRPr="004431B7">
          <w:rPr>
            <w:rStyle w:val="aff7"/>
            <w:noProof/>
          </w:rPr>
          <w:t>escape (string)</w:t>
        </w:r>
        <w:r>
          <w:rPr>
            <w:noProof/>
            <w:webHidden/>
          </w:rPr>
          <w:tab/>
        </w:r>
        <w:r>
          <w:rPr>
            <w:noProof/>
            <w:webHidden/>
          </w:rPr>
          <w:fldChar w:fldCharType="begin"/>
        </w:r>
        <w:r>
          <w:rPr>
            <w:noProof/>
            <w:webHidden/>
          </w:rPr>
          <w:instrText xml:space="preserve"> PAGEREF _Toc323907827 \h </w:instrText>
        </w:r>
        <w:r>
          <w:rPr>
            <w:noProof/>
            <w:webHidden/>
          </w:rPr>
        </w:r>
        <w:r>
          <w:rPr>
            <w:noProof/>
            <w:webHidden/>
          </w:rPr>
          <w:fldChar w:fldCharType="separate"/>
        </w:r>
        <w:r>
          <w:rPr>
            <w:noProof/>
            <w:webHidden/>
          </w:rPr>
          <w:t>297</w:t>
        </w:r>
        <w:r>
          <w:rPr>
            <w:noProof/>
            <w:webHidden/>
          </w:rPr>
          <w:fldChar w:fldCharType="end"/>
        </w:r>
      </w:hyperlink>
    </w:p>
    <w:p w14:paraId="7A401AB0" w14:textId="77777777" w:rsidR="00FA200F" w:rsidRPr="00AB0F96" w:rsidRDefault="00FA200F">
      <w:pPr>
        <w:pStyle w:val="3a"/>
        <w:rPr>
          <w:rFonts w:ascii="Calibri" w:eastAsia="Times New Roman" w:hAnsi="Calibri"/>
          <w:b w:val="0"/>
          <w:noProof/>
          <w:sz w:val="22"/>
          <w:szCs w:val="22"/>
          <w:lang w:val="en-US" w:eastAsia="en-US"/>
        </w:rPr>
      </w:pPr>
      <w:hyperlink w:anchor="_Toc323907828" w:history="1">
        <w:r w:rsidRPr="004431B7">
          <w:rPr>
            <w:rStyle w:val="aff7"/>
            <w:noProof/>
          </w:rPr>
          <w:t>B.2.2</w:t>
        </w:r>
        <w:r w:rsidRPr="00AB0F96">
          <w:rPr>
            <w:rFonts w:ascii="Calibri" w:eastAsia="Times New Roman" w:hAnsi="Calibri"/>
            <w:b w:val="0"/>
            <w:noProof/>
            <w:sz w:val="22"/>
            <w:szCs w:val="22"/>
            <w:lang w:val="en-US" w:eastAsia="en-US"/>
          </w:rPr>
          <w:tab/>
        </w:r>
        <w:r w:rsidRPr="004431B7">
          <w:rPr>
            <w:rStyle w:val="aff7"/>
            <w:noProof/>
          </w:rPr>
          <w:t>unescape (string)</w:t>
        </w:r>
        <w:r>
          <w:rPr>
            <w:noProof/>
            <w:webHidden/>
          </w:rPr>
          <w:tab/>
        </w:r>
        <w:r>
          <w:rPr>
            <w:noProof/>
            <w:webHidden/>
          </w:rPr>
          <w:fldChar w:fldCharType="begin"/>
        </w:r>
        <w:r>
          <w:rPr>
            <w:noProof/>
            <w:webHidden/>
          </w:rPr>
          <w:instrText xml:space="preserve"> PAGEREF _Toc323907828 \h </w:instrText>
        </w:r>
        <w:r>
          <w:rPr>
            <w:noProof/>
            <w:webHidden/>
          </w:rPr>
        </w:r>
        <w:r>
          <w:rPr>
            <w:noProof/>
            <w:webHidden/>
          </w:rPr>
          <w:fldChar w:fldCharType="separate"/>
        </w:r>
        <w:r>
          <w:rPr>
            <w:noProof/>
            <w:webHidden/>
          </w:rPr>
          <w:t>298</w:t>
        </w:r>
        <w:r>
          <w:rPr>
            <w:noProof/>
            <w:webHidden/>
          </w:rPr>
          <w:fldChar w:fldCharType="end"/>
        </w:r>
      </w:hyperlink>
    </w:p>
    <w:p w14:paraId="084CD7EA" w14:textId="77777777" w:rsidR="00FA200F" w:rsidRPr="00AB0F96" w:rsidRDefault="00FA200F">
      <w:pPr>
        <w:pStyle w:val="3a"/>
        <w:rPr>
          <w:rFonts w:ascii="Calibri" w:eastAsia="Times New Roman" w:hAnsi="Calibri"/>
          <w:b w:val="0"/>
          <w:noProof/>
          <w:sz w:val="22"/>
          <w:szCs w:val="22"/>
          <w:lang w:val="en-US" w:eastAsia="en-US"/>
        </w:rPr>
      </w:pPr>
      <w:hyperlink w:anchor="_Toc323907829" w:history="1">
        <w:r w:rsidRPr="004431B7">
          <w:rPr>
            <w:rStyle w:val="aff7"/>
            <w:noProof/>
          </w:rPr>
          <w:t>B.2.3</w:t>
        </w:r>
        <w:r w:rsidRPr="00AB0F96">
          <w:rPr>
            <w:rFonts w:ascii="Calibri" w:eastAsia="Times New Roman" w:hAnsi="Calibri"/>
            <w:b w:val="0"/>
            <w:noProof/>
            <w:sz w:val="22"/>
            <w:szCs w:val="22"/>
            <w:lang w:val="en-US" w:eastAsia="en-US"/>
          </w:rPr>
          <w:tab/>
        </w:r>
        <w:r w:rsidRPr="004431B7">
          <w:rPr>
            <w:rStyle w:val="aff7"/>
            <w:noProof/>
          </w:rPr>
          <w:t>String.prototype.substr (start, length)</w:t>
        </w:r>
        <w:r>
          <w:rPr>
            <w:noProof/>
            <w:webHidden/>
          </w:rPr>
          <w:tab/>
        </w:r>
        <w:r>
          <w:rPr>
            <w:noProof/>
            <w:webHidden/>
          </w:rPr>
          <w:fldChar w:fldCharType="begin"/>
        </w:r>
        <w:r>
          <w:rPr>
            <w:noProof/>
            <w:webHidden/>
          </w:rPr>
          <w:instrText xml:space="preserve"> PAGEREF _Toc323907829 \h </w:instrText>
        </w:r>
        <w:r>
          <w:rPr>
            <w:noProof/>
            <w:webHidden/>
          </w:rPr>
        </w:r>
        <w:r>
          <w:rPr>
            <w:noProof/>
            <w:webHidden/>
          </w:rPr>
          <w:fldChar w:fldCharType="separate"/>
        </w:r>
        <w:r>
          <w:rPr>
            <w:noProof/>
            <w:webHidden/>
          </w:rPr>
          <w:t>298</w:t>
        </w:r>
        <w:r>
          <w:rPr>
            <w:noProof/>
            <w:webHidden/>
          </w:rPr>
          <w:fldChar w:fldCharType="end"/>
        </w:r>
      </w:hyperlink>
    </w:p>
    <w:p w14:paraId="0703D6CC" w14:textId="77777777" w:rsidR="00FA200F" w:rsidRPr="00AB0F96" w:rsidRDefault="00FA200F">
      <w:pPr>
        <w:pStyle w:val="3a"/>
        <w:rPr>
          <w:rFonts w:ascii="Calibri" w:eastAsia="Times New Roman" w:hAnsi="Calibri"/>
          <w:b w:val="0"/>
          <w:noProof/>
          <w:sz w:val="22"/>
          <w:szCs w:val="22"/>
          <w:lang w:val="en-US" w:eastAsia="en-US"/>
        </w:rPr>
      </w:pPr>
      <w:hyperlink w:anchor="_Toc323907830" w:history="1">
        <w:r w:rsidRPr="004431B7">
          <w:rPr>
            <w:rStyle w:val="aff7"/>
            <w:noProof/>
          </w:rPr>
          <w:t>B.2.4</w:t>
        </w:r>
        <w:r w:rsidRPr="00AB0F96">
          <w:rPr>
            <w:rFonts w:ascii="Calibri" w:eastAsia="Times New Roman" w:hAnsi="Calibri"/>
            <w:b w:val="0"/>
            <w:noProof/>
            <w:sz w:val="22"/>
            <w:szCs w:val="22"/>
            <w:lang w:val="en-US" w:eastAsia="en-US"/>
          </w:rPr>
          <w:tab/>
        </w:r>
        <w:r w:rsidRPr="004431B7">
          <w:rPr>
            <w:rStyle w:val="aff7"/>
            <w:noProof/>
          </w:rPr>
          <w:t>Date.prototype.getYear ( )</w:t>
        </w:r>
        <w:r>
          <w:rPr>
            <w:noProof/>
            <w:webHidden/>
          </w:rPr>
          <w:tab/>
        </w:r>
        <w:r>
          <w:rPr>
            <w:noProof/>
            <w:webHidden/>
          </w:rPr>
          <w:fldChar w:fldCharType="begin"/>
        </w:r>
        <w:r>
          <w:rPr>
            <w:noProof/>
            <w:webHidden/>
          </w:rPr>
          <w:instrText xml:space="preserve"> PAGEREF _Toc323907830 \h </w:instrText>
        </w:r>
        <w:r>
          <w:rPr>
            <w:noProof/>
            <w:webHidden/>
          </w:rPr>
        </w:r>
        <w:r>
          <w:rPr>
            <w:noProof/>
            <w:webHidden/>
          </w:rPr>
          <w:fldChar w:fldCharType="separate"/>
        </w:r>
        <w:r>
          <w:rPr>
            <w:noProof/>
            <w:webHidden/>
          </w:rPr>
          <w:t>299</w:t>
        </w:r>
        <w:r>
          <w:rPr>
            <w:noProof/>
            <w:webHidden/>
          </w:rPr>
          <w:fldChar w:fldCharType="end"/>
        </w:r>
      </w:hyperlink>
    </w:p>
    <w:p w14:paraId="3953F8B9" w14:textId="77777777" w:rsidR="00FA200F" w:rsidRPr="00AB0F96" w:rsidRDefault="00FA200F">
      <w:pPr>
        <w:pStyle w:val="3a"/>
        <w:rPr>
          <w:rFonts w:ascii="Calibri" w:eastAsia="Times New Roman" w:hAnsi="Calibri"/>
          <w:b w:val="0"/>
          <w:noProof/>
          <w:sz w:val="22"/>
          <w:szCs w:val="22"/>
          <w:lang w:val="en-US" w:eastAsia="en-US"/>
        </w:rPr>
      </w:pPr>
      <w:hyperlink w:anchor="_Toc323907831" w:history="1">
        <w:r w:rsidRPr="004431B7">
          <w:rPr>
            <w:rStyle w:val="aff7"/>
            <w:noProof/>
          </w:rPr>
          <w:t>B.2.5</w:t>
        </w:r>
        <w:r w:rsidRPr="00AB0F96">
          <w:rPr>
            <w:rFonts w:ascii="Calibri" w:eastAsia="Times New Roman" w:hAnsi="Calibri"/>
            <w:b w:val="0"/>
            <w:noProof/>
            <w:sz w:val="22"/>
            <w:szCs w:val="22"/>
            <w:lang w:val="en-US" w:eastAsia="en-US"/>
          </w:rPr>
          <w:tab/>
        </w:r>
        <w:r w:rsidRPr="004431B7">
          <w:rPr>
            <w:rStyle w:val="aff7"/>
            <w:noProof/>
          </w:rPr>
          <w:t>Date.prototype.setYear (year)</w:t>
        </w:r>
        <w:r>
          <w:rPr>
            <w:noProof/>
            <w:webHidden/>
          </w:rPr>
          <w:tab/>
        </w:r>
        <w:r>
          <w:rPr>
            <w:noProof/>
            <w:webHidden/>
          </w:rPr>
          <w:fldChar w:fldCharType="begin"/>
        </w:r>
        <w:r>
          <w:rPr>
            <w:noProof/>
            <w:webHidden/>
          </w:rPr>
          <w:instrText xml:space="preserve"> PAGEREF _Toc323907831 \h </w:instrText>
        </w:r>
        <w:r>
          <w:rPr>
            <w:noProof/>
            <w:webHidden/>
          </w:rPr>
        </w:r>
        <w:r>
          <w:rPr>
            <w:noProof/>
            <w:webHidden/>
          </w:rPr>
          <w:fldChar w:fldCharType="separate"/>
        </w:r>
        <w:r>
          <w:rPr>
            <w:noProof/>
            <w:webHidden/>
          </w:rPr>
          <w:t>299</w:t>
        </w:r>
        <w:r>
          <w:rPr>
            <w:noProof/>
            <w:webHidden/>
          </w:rPr>
          <w:fldChar w:fldCharType="end"/>
        </w:r>
      </w:hyperlink>
    </w:p>
    <w:p w14:paraId="657995EA" w14:textId="77777777" w:rsidR="00FA200F" w:rsidRPr="00AB0F96" w:rsidRDefault="00FA200F">
      <w:pPr>
        <w:pStyle w:val="3a"/>
        <w:rPr>
          <w:rFonts w:ascii="Calibri" w:eastAsia="Times New Roman" w:hAnsi="Calibri"/>
          <w:b w:val="0"/>
          <w:noProof/>
          <w:sz w:val="22"/>
          <w:szCs w:val="22"/>
          <w:lang w:val="en-US" w:eastAsia="en-US"/>
        </w:rPr>
      </w:pPr>
      <w:hyperlink w:anchor="_Toc323907832" w:history="1">
        <w:r w:rsidRPr="004431B7">
          <w:rPr>
            <w:rStyle w:val="aff7"/>
            <w:noProof/>
          </w:rPr>
          <w:t>B.2.6</w:t>
        </w:r>
        <w:r w:rsidRPr="00AB0F96">
          <w:rPr>
            <w:rFonts w:ascii="Calibri" w:eastAsia="Times New Roman" w:hAnsi="Calibri"/>
            <w:b w:val="0"/>
            <w:noProof/>
            <w:sz w:val="22"/>
            <w:szCs w:val="22"/>
            <w:lang w:val="en-US" w:eastAsia="en-US"/>
          </w:rPr>
          <w:tab/>
        </w:r>
        <w:r w:rsidRPr="004431B7">
          <w:rPr>
            <w:rStyle w:val="aff7"/>
            <w:noProof/>
          </w:rPr>
          <w:t>Date.prototype.toGMTString ( )</w:t>
        </w:r>
        <w:r>
          <w:rPr>
            <w:noProof/>
            <w:webHidden/>
          </w:rPr>
          <w:tab/>
        </w:r>
        <w:r>
          <w:rPr>
            <w:noProof/>
            <w:webHidden/>
          </w:rPr>
          <w:fldChar w:fldCharType="begin"/>
        </w:r>
        <w:r>
          <w:rPr>
            <w:noProof/>
            <w:webHidden/>
          </w:rPr>
          <w:instrText xml:space="preserve"> PAGEREF _Toc323907832 \h </w:instrText>
        </w:r>
        <w:r>
          <w:rPr>
            <w:noProof/>
            <w:webHidden/>
          </w:rPr>
        </w:r>
        <w:r>
          <w:rPr>
            <w:noProof/>
            <w:webHidden/>
          </w:rPr>
          <w:fldChar w:fldCharType="separate"/>
        </w:r>
        <w:r>
          <w:rPr>
            <w:noProof/>
            <w:webHidden/>
          </w:rPr>
          <w:t>299</w:t>
        </w:r>
        <w:r>
          <w:rPr>
            <w:noProof/>
            <w:webHidden/>
          </w:rPr>
          <w:fldChar w:fldCharType="end"/>
        </w:r>
      </w:hyperlink>
    </w:p>
    <w:p w14:paraId="04792181" w14:textId="77777777" w:rsidR="00FA200F" w:rsidRPr="00AB0F96" w:rsidRDefault="00FA200F">
      <w:pPr>
        <w:pStyle w:val="2b"/>
        <w:rPr>
          <w:rFonts w:ascii="Calibri" w:eastAsia="Times New Roman" w:hAnsi="Calibri"/>
          <w:b w:val="0"/>
          <w:noProof/>
          <w:sz w:val="22"/>
          <w:szCs w:val="22"/>
          <w:lang w:val="en-US" w:eastAsia="en-US"/>
        </w:rPr>
      </w:pPr>
      <w:hyperlink w:anchor="_Toc323907833" w:history="1">
        <w:r w:rsidRPr="004431B7">
          <w:rPr>
            <w:rStyle w:val="aff7"/>
            <w:noProof/>
          </w:rPr>
          <w:t>B.3</w:t>
        </w:r>
        <w:r w:rsidRPr="00AB0F96">
          <w:rPr>
            <w:rFonts w:ascii="Calibri" w:eastAsia="Times New Roman" w:hAnsi="Calibri"/>
            <w:b w:val="0"/>
            <w:noProof/>
            <w:sz w:val="22"/>
            <w:szCs w:val="22"/>
            <w:lang w:val="en-US" w:eastAsia="en-US"/>
          </w:rPr>
          <w:tab/>
        </w:r>
        <w:r w:rsidRPr="004431B7">
          <w:rPr>
            <w:rStyle w:val="aff7"/>
            <w:noProof/>
          </w:rPr>
          <w:t>Other Additional Features</w:t>
        </w:r>
        <w:r>
          <w:rPr>
            <w:noProof/>
            <w:webHidden/>
          </w:rPr>
          <w:tab/>
        </w:r>
        <w:r>
          <w:rPr>
            <w:noProof/>
            <w:webHidden/>
          </w:rPr>
          <w:fldChar w:fldCharType="begin"/>
        </w:r>
        <w:r>
          <w:rPr>
            <w:noProof/>
            <w:webHidden/>
          </w:rPr>
          <w:instrText xml:space="preserve"> PAGEREF _Toc323907833 \h </w:instrText>
        </w:r>
        <w:r>
          <w:rPr>
            <w:noProof/>
            <w:webHidden/>
          </w:rPr>
        </w:r>
        <w:r>
          <w:rPr>
            <w:noProof/>
            <w:webHidden/>
          </w:rPr>
          <w:fldChar w:fldCharType="separate"/>
        </w:r>
        <w:r>
          <w:rPr>
            <w:noProof/>
            <w:webHidden/>
          </w:rPr>
          <w:t>299</w:t>
        </w:r>
        <w:r>
          <w:rPr>
            <w:noProof/>
            <w:webHidden/>
          </w:rPr>
          <w:fldChar w:fldCharType="end"/>
        </w:r>
      </w:hyperlink>
    </w:p>
    <w:p w14:paraId="36071021" w14:textId="77777777" w:rsidR="00FA200F" w:rsidRPr="00AB0F96" w:rsidRDefault="00FA200F">
      <w:pPr>
        <w:pStyle w:val="3a"/>
        <w:rPr>
          <w:rFonts w:ascii="Calibri" w:eastAsia="Times New Roman" w:hAnsi="Calibri"/>
          <w:b w:val="0"/>
          <w:noProof/>
          <w:sz w:val="22"/>
          <w:szCs w:val="22"/>
          <w:lang w:val="en-US" w:eastAsia="en-US"/>
        </w:rPr>
      </w:pPr>
      <w:hyperlink w:anchor="_Toc323907834" w:history="1">
        <w:r w:rsidRPr="004431B7">
          <w:rPr>
            <w:rStyle w:val="aff7"/>
            <w:noProof/>
          </w:rPr>
          <w:t>B.3.1</w:t>
        </w:r>
        <w:r w:rsidRPr="00AB0F96">
          <w:rPr>
            <w:rFonts w:ascii="Calibri" w:eastAsia="Times New Roman" w:hAnsi="Calibri"/>
            <w:b w:val="0"/>
            <w:noProof/>
            <w:sz w:val="22"/>
            <w:szCs w:val="22"/>
            <w:lang w:val="en-US" w:eastAsia="en-US"/>
          </w:rPr>
          <w:tab/>
        </w:r>
        <w:r w:rsidRPr="004431B7">
          <w:rPr>
            <w:rStyle w:val="aff7"/>
            <w:noProof/>
          </w:rPr>
          <w:t>The __proto__ pseudo property.</w:t>
        </w:r>
        <w:r>
          <w:rPr>
            <w:noProof/>
            <w:webHidden/>
          </w:rPr>
          <w:tab/>
        </w:r>
        <w:r>
          <w:rPr>
            <w:noProof/>
            <w:webHidden/>
          </w:rPr>
          <w:fldChar w:fldCharType="begin"/>
        </w:r>
        <w:r>
          <w:rPr>
            <w:noProof/>
            <w:webHidden/>
          </w:rPr>
          <w:instrText xml:space="preserve"> PAGEREF _Toc323907834 \h </w:instrText>
        </w:r>
        <w:r>
          <w:rPr>
            <w:noProof/>
            <w:webHidden/>
          </w:rPr>
        </w:r>
        <w:r>
          <w:rPr>
            <w:noProof/>
            <w:webHidden/>
          </w:rPr>
          <w:fldChar w:fldCharType="separate"/>
        </w:r>
        <w:r>
          <w:rPr>
            <w:noProof/>
            <w:webHidden/>
          </w:rPr>
          <w:t>299</w:t>
        </w:r>
        <w:r>
          <w:rPr>
            <w:noProof/>
            <w:webHidden/>
          </w:rPr>
          <w:fldChar w:fldCharType="end"/>
        </w:r>
      </w:hyperlink>
    </w:p>
    <w:p w14:paraId="480299A7" w14:textId="77777777" w:rsidR="00FA200F" w:rsidRPr="00AB0F96" w:rsidRDefault="00FA200F">
      <w:pPr>
        <w:pStyle w:val="12"/>
        <w:rPr>
          <w:rFonts w:ascii="Calibri" w:eastAsia="Times New Roman" w:hAnsi="Calibri"/>
          <w:b w:val="0"/>
          <w:noProof/>
          <w:sz w:val="22"/>
          <w:szCs w:val="22"/>
          <w:lang w:val="en-US" w:eastAsia="en-US"/>
        </w:rPr>
      </w:pPr>
      <w:hyperlink w:anchor="_Toc323907835" w:history="1">
        <w:r w:rsidRPr="004431B7">
          <w:rPr>
            <w:rStyle w:val="aff7"/>
            <w:noProof/>
          </w:rPr>
          <w:t>Annex C (informative)  The Strict Mode of ECMAScript</w:t>
        </w:r>
        <w:r>
          <w:rPr>
            <w:noProof/>
            <w:webHidden/>
          </w:rPr>
          <w:tab/>
        </w:r>
        <w:r>
          <w:rPr>
            <w:noProof/>
            <w:webHidden/>
          </w:rPr>
          <w:fldChar w:fldCharType="begin"/>
        </w:r>
        <w:r>
          <w:rPr>
            <w:noProof/>
            <w:webHidden/>
          </w:rPr>
          <w:instrText xml:space="preserve"> PAGEREF _Toc323907835 \h </w:instrText>
        </w:r>
        <w:r>
          <w:rPr>
            <w:noProof/>
            <w:webHidden/>
          </w:rPr>
        </w:r>
        <w:r>
          <w:rPr>
            <w:noProof/>
            <w:webHidden/>
          </w:rPr>
          <w:fldChar w:fldCharType="separate"/>
        </w:r>
        <w:r>
          <w:rPr>
            <w:noProof/>
            <w:webHidden/>
          </w:rPr>
          <w:t>302</w:t>
        </w:r>
        <w:r>
          <w:rPr>
            <w:noProof/>
            <w:webHidden/>
          </w:rPr>
          <w:fldChar w:fldCharType="end"/>
        </w:r>
      </w:hyperlink>
    </w:p>
    <w:p w14:paraId="26CD8971" w14:textId="77777777" w:rsidR="00FA200F" w:rsidRPr="00AB0F96" w:rsidRDefault="00FA200F">
      <w:pPr>
        <w:pStyle w:val="12"/>
        <w:rPr>
          <w:rFonts w:ascii="Calibri" w:eastAsia="Times New Roman" w:hAnsi="Calibri"/>
          <w:b w:val="0"/>
          <w:noProof/>
          <w:sz w:val="22"/>
          <w:szCs w:val="22"/>
          <w:lang w:val="en-US" w:eastAsia="en-US"/>
        </w:rPr>
      </w:pPr>
      <w:hyperlink w:anchor="_Toc323907836" w:history="1">
        <w:r w:rsidRPr="004431B7">
          <w:rPr>
            <w:rStyle w:val="aff7"/>
            <w:noProof/>
          </w:rPr>
          <w:t>Annex D (informative) Corrections and Clarifications Possible Compatibility Impact</w:t>
        </w:r>
        <w:r>
          <w:rPr>
            <w:noProof/>
            <w:webHidden/>
          </w:rPr>
          <w:tab/>
        </w:r>
        <w:r>
          <w:rPr>
            <w:noProof/>
            <w:webHidden/>
          </w:rPr>
          <w:fldChar w:fldCharType="begin"/>
        </w:r>
        <w:r>
          <w:rPr>
            <w:noProof/>
            <w:webHidden/>
          </w:rPr>
          <w:instrText xml:space="preserve"> PAGEREF _Toc323907836 \h </w:instrText>
        </w:r>
        <w:r>
          <w:rPr>
            <w:noProof/>
            <w:webHidden/>
          </w:rPr>
        </w:r>
        <w:r>
          <w:rPr>
            <w:noProof/>
            <w:webHidden/>
          </w:rPr>
          <w:fldChar w:fldCharType="separate"/>
        </w:r>
        <w:r>
          <w:rPr>
            <w:noProof/>
            <w:webHidden/>
          </w:rPr>
          <w:t>304</w:t>
        </w:r>
        <w:r>
          <w:rPr>
            <w:noProof/>
            <w:webHidden/>
          </w:rPr>
          <w:fldChar w:fldCharType="end"/>
        </w:r>
      </w:hyperlink>
    </w:p>
    <w:p w14:paraId="361E6B80" w14:textId="77777777" w:rsidR="00FA200F" w:rsidRPr="00AB0F96" w:rsidRDefault="00FA200F">
      <w:pPr>
        <w:pStyle w:val="2b"/>
        <w:rPr>
          <w:rFonts w:ascii="Calibri" w:eastAsia="Times New Roman" w:hAnsi="Calibri"/>
          <w:b w:val="0"/>
          <w:noProof/>
          <w:sz w:val="22"/>
          <w:szCs w:val="22"/>
          <w:lang w:val="en-US" w:eastAsia="en-US"/>
        </w:rPr>
      </w:pPr>
      <w:hyperlink w:anchor="_Toc323907837" w:history="1">
        <w:r w:rsidRPr="004431B7">
          <w:rPr>
            <w:rStyle w:val="aff7"/>
            <w:noProof/>
          </w:rPr>
          <w:t>In the 6</w:t>
        </w:r>
        <w:r w:rsidRPr="004431B7">
          <w:rPr>
            <w:rStyle w:val="aff7"/>
            <w:noProof/>
            <w:vertAlign w:val="superscript"/>
          </w:rPr>
          <w:t>th</w:t>
        </w:r>
        <w:r w:rsidRPr="004431B7">
          <w:rPr>
            <w:rStyle w:val="aff7"/>
            <w:noProof/>
          </w:rPr>
          <w:t xml:space="preserve"> Edition</w:t>
        </w:r>
        <w:r>
          <w:rPr>
            <w:noProof/>
            <w:webHidden/>
          </w:rPr>
          <w:tab/>
        </w:r>
        <w:r>
          <w:rPr>
            <w:noProof/>
            <w:webHidden/>
          </w:rPr>
          <w:fldChar w:fldCharType="begin"/>
        </w:r>
        <w:r>
          <w:rPr>
            <w:noProof/>
            <w:webHidden/>
          </w:rPr>
          <w:instrText xml:space="preserve"> PAGEREF _Toc323907837 \h </w:instrText>
        </w:r>
        <w:r>
          <w:rPr>
            <w:noProof/>
            <w:webHidden/>
          </w:rPr>
        </w:r>
        <w:r>
          <w:rPr>
            <w:noProof/>
            <w:webHidden/>
          </w:rPr>
          <w:fldChar w:fldCharType="separate"/>
        </w:r>
        <w:r>
          <w:rPr>
            <w:noProof/>
            <w:webHidden/>
          </w:rPr>
          <w:t>304</w:t>
        </w:r>
        <w:r>
          <w:rPr>
            <w:noProof/>
            <w:webHidden/>
          </w:rPr>
          <w:fldChar w:fldCharType="end"/>
        </w:r>
      </w:hyperlink>
    </w:p>
    <w:p w14:paraId="480ED0DC" w14:textId="77777777" w:rsidR="00FA200F" w:rsidRPr="00AB0F96" w:rsidRDefault="00FA200F">
      <w:pPr>
        <w:pStyle w:val="2b"/>
        <w:rPr>
          <w:rFonts w:ascii="Calibri" w:eastAsia="Times New Roman" w:hAnsi="Calibri"/>
          <w:b w:val="0"/>
          <w:noProof/>
          <w:sz w:val="22"/>
          <w:szCs w:val="22"/>
          <w:lang w:val="en-US" w:eastAsia="en-US"/>
        </w:rPr>
      </w:pPr>
      <w:hyperlink w:anchor="_Toc323907838" w:history="1">
        <w:r w:rsidRPr="004431B7">
          <w:rPr>
            <w:rStyle w:val="aff7"/>
            <w:noProof/>
          </w:rPr>
          <w:t>In the 5</w:t>
        </w:r>
        <w:r w:rsidRPr="004431B7">
          <w:rPr>
            <w:rStyle w:val="aff7"/>
            <w:noProof/>
            <w:vertAlign w:val="superscript"/>
          </w:rPr>
          <w:t>th</w:t>
        </w:r>
        <w:r w:rsidRPr="004431B7">
          <w:rPr>
            <w:rStyle w:val="aff7"/>
            <w:noProof/>
          </w:rPr>
          <w:t xml:space="preserve"> Edition</w:t>
        </w:r>
        <w:r>
          <w:rPr>
            <w:noProof/>
            <w:webHidden/>
          </w:rPr>
          <w:tab/>
        </w:r>
        <w:r>
          <w:rPr>
            <w:noProof/>
            <w:webHidden/>
          </w:rPr>
          <w:fldChar w:fldCharType="begin"/>
        </w:r>
        <w:r>
          <w:rPr>
            <w:noProof/>
            <w:webHidden/>
          </w:rPr>
          <w:instrText xml:space="preserve"> PAGEREF _Toc323907838 \h </w:instrText>
        </w:r>
        <w:r>
          <w:rPr>
            <w:noProof/>
            <w:webHidden/>
          </w:rPr>
        </w:r>
        <w:r>
          <w:rPr>
            <w:noProof/>
            <w:webHidden/>
          </w:rPr>
          <w:fldChar w:fldCharType="separate"/>
        </w:r>
        <w:r>
          <w:rPr>
            <w:noProof/>
            <w:webHidden/>
          </w:rPr>
          <w:t>304</w:t>
        </w:r>
        <w:r>
          <w:rPr>
            <w:noProof/>
            <w:webHidden/>
          </w:rPr>
          <w:fldChar w:fldCharType="end"/>
        </w:r>
      </w:hyperlink>
    </w:p>
    <w:p w14:paraId="7B6F6D12" w14:textId="77777777" w:rsidR="00FA200F" w:rsidRPr="00AB0F96" w:rsidRDefault="00FA200F">
      <w:pPr>
        <w:pStyle w:val="12"/>
        <w:rPr>
          <w:rFonts w:ascii="Calibri" w:eastAsia="Times New Roman" w:hAnsi="Calibri"/>
          <w:b w:val="0"/>
          <w:noProof/>
          <w:sz w:val="22"/>
          <w:szCs w:val="22"/>
          <w:lang w:val="en-US" w:eastAsia="en-US"/>
        </w:rPr>
      </w:pPr>
      <w:hyperlink w:anchor="_Toc323907839" w:history="1">
        <w:r w:rsidRPr="004431B7">
          <w:rPr>
            <w:rStyle w:val="aff7"/>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_Toc323907839 \h </w:instrText>
        </w:r>
        <w:r>
          <w:rPr>
            <w:noProof/>
            <w:webHidden/>
          </w:rPr>
        </w:r>
        <w:r>
          <w:rPr>
            <w:noProof/>
            <w:webHidden/>
          </w:rPr>
          <w:fldChar w:fldCharType="separate"/>
        </w:r>
        <w:r>
          <w:rPr>
            <w:noProof/>
            <w:webHidden/>
          </w:rPr>
          <w:t>307</w:t>
        </w:r>
        <w:r>
          <w:rPr>
            <w:noProof/>
            <w:webHidden/>
          </w:rPr>
          <w:fldChar w:fldCharType="end"/>
        </w:r>
      </w:hyperlink>
    </w:p>
    <w:p w14:paraId="7CB853FB" w14:textId="77777777" w:rsidR="00FA200F" w:rsidRPr="00AB0F96" w:rsidRDefault="00FA200F">
      <w:pPr>
        <w:pStyle w:val="2b"/>
        <w:rPr>
          <w:rFonts w:ascii="Calibri" w:eastAsia="Times New Roman" w:hAnsi="Calibri"/>
          <w:b w:val="0"/>
          <w:noProof/>
          <w:sz w:val="22"/>
          <w:szCs w:val="22"/>
          <w:lang w:val="en-US" w:eastAsia="en-US"/>
        </w:rPr>
      </w:pPr>
      <w:hyperlink w:anchor="_Toc323907840" w:history="1">
        <w:r w:rsidRPr="004431B7">
          <w:rPr>
            <w:rStyle w:val="aff7"/>
            <w:noProof/>
          </w:rPr>
          <w:t>In the 6</w:t>
        </w:r>
        <w:r w:rsidRPr="004431B7">
          <w:rPr>
            <w:rStyle w:val="aff7"/>
            <w:noProof/>
            <w:vertAlign w:val="superscript"/>
          </w:rPr>
          <w:t>th</w:t>
        </w:r>
        <w:r w:rsidRPr="004431B7">
          <w:rPr>
            <w:rStyle w:val="aff7"/>
            <w:noProof/>
          </w:rPr>
          <w:t xml:space="preserve"> Edition</w:t>
        </w:r>
        <w:r>
          <w:rPr>
            <w:noProof/>
            <w:webHidden/>
          </w:rPr>
          <w:tab/>
        </w:r>
        <w:r>
          <w:rPr>
            <w:noProof/>
            <w:webHidden/>
          </w:rPr>
          <w:fldChar w:fldCharType="begin"/>
        </w:r>
        <w:r>
          <w:rPr>
            <w:noProof/>
            <w:webHidden/>
          </w:rPr>
          <w:instrText xml:space="preserve"> PAGEREF _Toc323907840 \h </w:instrText>
        </w:r>
        <w:r>
          <w:rPr>
            <w:noProof/>
            <w:webHidden/>
          </w:rPr>
        </w:r>
        <w:r>
          <w:rPr>
            <w:noProof/>
            <w:webHidden/>
          </w:rPr>
          <w:fldChar w:fldCharType="separate"/>
        </w:r>
        <w:r>
          <w:rPr>
            <w:noProof/>
            <w:webHidden/>
          </w:rPr>
          <w:t>307</w:t>
        </w:r>
        <w:r>
          <w:rPr>
            <w:noProof/>
            <w:webHidden/>
          </w:rPr>
          <w:fldChar w:fldCharType="end"/>
        </w:r>
      </w:hyperlink>
    </w:p>
    <w:p w14:paraId="467ABB8B" w14:textId="77777777" w:rsidR="00FA200F" w:rsidRPr="00AB0F96" w:rsidRDefault="00FA200F">
      <w:pPr>
        <w:pStyle w:val="2b"/>
        <w:rPr>
          <w:rFonts w:ascii="Calibri" w:eastAsia="Times New Roman" w:hAnsi="Calibri"/>
          <w:b w:val="0"/>
          <w:noProof/>
          <w:sz w:val="22"/>
          <w:szCs w:val="22"/>
          <w:lang w:val="en-US" w:eastAsia="en-US"/>
        </w:rPr>
      </w:pPr>
      <w:hyperlink w:anchor="_Toc323907841" w:history="1">
        <w:r w:rsidRPr="004431B7">
          <w:rPr>
            <w:rStyle w:val="aff7"/>
            <w:noProof/>
          </w:rPr>
          <w:t>In the 5</w:t>
        </w:r>
        <w:r w:rsidRPr="004431B7">
          <w:rPr>
            <w:rStyle w:val="aff7"/>
            <w:noProof/>
            <w:vertAlign w:val="superscript"/>
          </w:rPr>
          <w:t>th</w:t>
        </w:r>
        <w:r w:rsidRPr="004431B7">
          <w:rPr>
            <w:rStyle w:val="aff7"/>
            <w:noProof/>
          </w:rPr>
          <w:t xml:space="preserve"> Edition</w:t>
        </w:r>
        <w:r>
          <w:rPr>
            <w:noProof/>
            <w:webHidden/>
          </w:rPr>
          <w:tab/>
        </w:r>
        <w:r>
          <w:rPr>
            <w:noProof/>
            <w:webHidden/>
          </w:rPr>
          <w:fldChar w:fldCharType="begin"/>
        </w:r>
        <w:r>
          <w:rPr>
            <w:noProof/>
            <w:webHidden/>
          </w:rPr>
          <w:instrText xml:space="preserve"> PAGEREF _Toc323907841 \h </w:instrText>
        </w:r>
        <w:r>
          <w:rPr>
            <w:noProof/>
            <w:webHidden/>
          </w:rPr>
        </w:r>
        <w:r>
          <w:rPr>
            <w:noProof/>
            <w:webHidden/>
          </w:rPr>
          <w:fldChar w:fldCharType="separate"/>
        </w:r>
        <w:r>
          <w:rPr>
            <w:noProof/>
            <w:webHidden/>
          </w:rPr>
          <w:t>307</w:t>
        </w:r>
        <w:r>
          <w:rPr>
            <w:noProof/>
            <w:webHidden/>
          </w:rPr>
          <w:fldChar w:fldCharType="end"/>
        </w:r>
      </w:hyperlink>
    </w:p>
    <w:p w14:paraId="6D79AAF8" w14:textId="77777777" w:rsidR="00FA200F" w:rsidRPr="00AB0F96" w:rsidRDefault="00FA200F">
      <w:pPr>
        <w:pStyle w:val="12"/>
        <w:rPr>
          <w:rFonts w:ascii="Calibri" w:eastAsia="Times New Roman" w:hAnsi="Calibri"/>
          <w:b w:val="0"/>
          <w:noProof/>
          <w:sz w:val="22"/>
          <w:szCs w:val="22"/>
          <w:lang w:val="en-US" w:eastAsia="en-US"/>
        </w:rPr>
      </w:pPr>
      <w:hyperlink w:anchor="_Toc323907842" w:history="1">
        <w:r w:rsidRPr="004431B7">
          <w:rPr>
            <w:rStyle w:val="aff7"/>
            <w:noProof/>
          </w:rPr>
          <w:t>Annex F (informative)  Technically Significant Corrections and Clarifications in the 5</w:t>
        </w:r>
        <w:r w:rsidRPr="004431B7">
          <w:rPr>
            <w:rStyle w:val="aff7"/>
            <w:bCs/>
            <w:noProof/>
          </w:rPr>
          <w:t>.1</w:t>
        </w:r>
        <w:r w:rsidRPr="004431B7">
          <w:rPr>
            <w:rStyle w:val="aff7"/>
            <w:noProof/>
          </w:rPr>
          <w:t xml:space="preserve"> Edition</w:t>
        </w:r>
        <w:r>
          <w:rPr>
            <w:noProof/>
            <w:webHidden/>
          </w:rPr>
          <w:tab/>
        </w:r>
        <w:r>
          <w:rPr>
            <w:noProof/>
            <w:webHidden/>
          </w:rPr>
          <w:fldChar w:fldCharType="begin"/>
        </w:r>
        <w:r>
          <w:rPr>
            <w:noProof/>
            <w:webHidden/>
          </w:rPr>
          <w:instrText xml:space="preserve"> PAGEREF _Toc323907842 \h </w:instrText>
        </w:r>
        <w:r>
          <w:rPr>
            <w:noProof/>
            <w:webHidden/>
          </w:rPr>
        </w:r>
        <w:r>
          <w:rPr>
            <w:noProof/>
            <w:webHidden/>
          </w:rPr>
          <w:fldChar w:fldCharType="separate"/>
        </w:r>
        <w:r>
          <w:rPr>
            <w:noProof/>
            <w:webHidden/>
          </w:rPr>
          <w:t>311</w:t>
        </w:r>
        <w:r>
          <w:rPr>
            <w:noProof/>
            <w:webHidden/>
          </w:rPr>
          <w:fldChar w:fldCharType="end"/>
        </w:r>
      </w:hyperlink>
    </w:p>
    <w:p w14:paraId="6FA0E660" w14:textId="77777777" w:rsidR="00887CB2" w:rsidRPr="00E65A34" w:rsidRDefault="00F00556" w:rsidP="00BD219A">
      <w:pPr>
        <w:pStyle w:val="92"/>
        <w:spacing w:before="80" w:line="230" w:lineRule="exact"/>
        <w:ind w:right="499"/>
      </w:pPr>
      <w:r w:rsidRPr="004D1BD1">
        <w:fldChar w:fldCharType="end"/>
      </w:r>
    </w:p>
    <w:p w14:paraId="0AB2DB80" w14:textId="77777777" w:rsidR="00990F07" w:rsidRPr="009C202C" w:rsidRDefault="00887CB2" w:rsidP="00887CB2">
      <w:r w:rsidRPr="009C202C">
        <w:br w:type="page"/>
      </w:r>
    </w:p>
    <w:p w14:paraId="0A9B8343" w14:textId="77777777" w:rsidR="003E745B" w:rsidRPr="009C202C" w:rsidRDefault="003E745B" w:rsidP="00990F07"/>
    <w:p w14:paraId="0B0758F1" w14:textId="77777777" w:rsidR="003E745B" w:rsidRPr="009C202C" w:rsidRDefault="003E745B" w:rsidP="003E745B">
      <w:pPr>
        <w:pStyle w:val="Introduction"/>
      </w:pPr>
      <w:r w:rsidRPr="009C202C">
        <w:t>Introduction</w:t>
      </w:r>
    </w:p>
    <w:p w14:paraId="33EBC07C"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764431F4"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313D66D6"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1B9EE9B3"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3A783638"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2"/>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30C4D30B"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09E11887" w14:textId="77777777" w:rsidR="0040057E" w:rsidRPr="00C7794D" w:rsidRDefault="0040057E" w:rsidP="00990F07">
      <w:r w:rsidRPr="00C7794D">
        <w:t>This present sixth edition of the Standard………</w:t>
      </w:r>
    </w:p>
    <w:p w14:paraId="1B76AA1E"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326907C8" w14:textId="77777777" w:rsidR="00990F07" w:rsidRPr="00E65A34" w:rsidRDefault="00990F07" w:rsidP="00990F07"/>
    <w:p w14:paraId="025C570E" w14:textId="77777777" w:rsidR="00990F07" w:rsidRPr="009C202C" w:rsidRDefault="00990F07" w:rsidP="00990F07"/>
    <w:p w14:paraId="2B846DEF" w14:textId="77777777" w:rsidR="00990F07" w:rsidRPr="009C202C" w:rsidRDefault="00990F07" w:rsidP="00990F07"/>
    <w:p w14:paraId="127A25FF"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73106CA5" w14:textId="77777777" w:rsidR="0012311B" w:rsidRPr="00E77497" w:rsidRDefault="0012311B" w:rsidP="00A45072"/>
    <w:p w14:paraId="5824DAF2" w14:textId="77777777" w:rsidR="004F385F" w:rsidRPr="00E77497" w:rsidRDefault="004F385F" w:rsidP="00A45072"/>
    <w:p w14:paraId="18F04A10" w14:textId="77777777" w:rsidR="00E7049F" w:rsidRPr="00E77497" w:rsidRDefault="00E7049F" w:rsidP="00E7049F"/>
    <w:p w14:paraId="5555FA9D"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5E7C38B8"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5E98C2F5"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257C2239"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2639A9CB"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0D33965C" w14:textId="77777777" w:rsidR="00E7049F" w:rsidRPr="00E77497" w:rsidRDefault="00E7049F" w:rsidP="00E7049F"/>
    <w:p w14:paraId="0F1BF116" w14:textId="77777777" w:rsidR="000B1504" w:rsidRPr="00E77497" w:rsidRDefault="000B1504" w:rsidP="003E745B"/>
    <w:p w14:paraId="3DFC8C2B" w14:textId="77777777" w:rsidR="000B1504" w:rsidRPr="00E77497" w:rsidRDefault="000B1504" w:rsidP="003E745B"/>
    <w:p w14:paraId="1C9A29C9" w14:textId="77777777" w:rsidR="003E745B" w:rsidRPr="00E77497" w:rsidRDefault="003E745B">
      <w:pPr>
        <w:sectPr w:rsidR="003E745B" w:rsidRPr="00E77497" w:rsidSect="006E638D">
          <w:headerReference w:type="even" r:id="rId15"/>
          <w:headerReference w:type="default" r:id="rId16"/>
          <w:footerReference w:type="even" r:id="rId17"/>
          <w:footerReference w:type="default" r:id="rId18"/>
          <w:headerReference w:type="first" r:id="rId19"/>
          <w:footerReference w:type="first" r:id="rId20"/>
          <w:pgSz w:w="11906" w:h="16838"/>
          <w:pgMar w:top="1083" w:right="737" w:bottom="567" w:left="850" w:header="851" w:footer="283" w:gutter="567"/>
          <w:pgNumType w:fmt="lowerRoman" w:start="1"/>
          <w:cols w:space="720"/>
          <w:docGrid w:linePitch="272"/>
        </w:sectPr>
      </w:pPr>
    </w:p>
    <w:p w14:paraId="6141C787" w14:textId="77777777" w:rsidR="00990F07" w:rsidRPr="00C7794D" w:rsidRDefault="00990F07" w:rsidP="003E745B">
      <w:pPr>
        <w:pStyle w:val="zzSTDTitle"/>
        <w:rPr>
          <w:noProof/>
          <w:color w:val="auto"/>
        </w:rPr>
      </w:pPr>
      <w:r w:rsidRPr="00C7794D">
        <w:rPr>
          <w:noProof/>
          <w:color w:val="auto"/>
        </w:rPr>
        <w:t>ECMAScript Language Specification</w:t>
      </w:r>
    </w:p>
    <w:p w14:paraId="33907922" w14:textId="77777777" w:rsidR="004C02EF" w:rsidRPr="004D1BD1" w:rsidRDefault="004C02EF" w:rsidP="002F0FA8">
      <w:pPr>
        <w:pStyle w:val="1"/>
        <w:tabs>
          <w:tab w:val="clear" w:pos="560"/>
        </w:tabs>
        <w:ind w:hanging="11"/>
      </w:pPr>
      <w:bookmarkStart w:id="55" w:name="_Toc276630915"/>
      <w:bookmarkStart w:id="56" w:name="_Toc323907541"/>
      <w:r w:rsidRPr="004D1BD1">
        <w:t>Scope</w:t>
      </w:r>
      <w:bookmarkEnd w:id="55"/>
      <w:bookmarkEnd w:id="56"/>
    </w:p>
    <w:p w14:paraId="4883E731" w14:textId="77777777" w:rsidR="004C02EF" w:rsidRPr="009C202C" w:rsidRDefault="004C02EF" w:rsidP="004C02EF">
      <w:r w:rsidRPr="00E65A34">
        <w:rPr>
          <w:rFonts w:eastAsia="Arial Unicode MS"/>
        </w:rPr>
        <w:t>This Standard defines the ECMAScript scripting language.</w:t>
      </w:r>
    </w:p>
    <w:p w14:paraId="0749147A" w14:textId="77777777" w:rsidR="004C02EF" w:rsidRPr="009C202C" w:rsidRDefault="004C02EF" w:rsidP="002F0FA8">
      <w:pPr>
        <w:pStyle w:val="1"/>
        <w:tabs>
          <w:tab w:val="clear" w:pos="560"/>
        </w:tabs>
        <w:ind w:hanging="11"/>
      </w:pPr>
      <w:bookmarkStart w:id="57" w:name="_Toc523562844"/>
      <w:bookmarkStart w:id="58" w:name="_Toc525704996"/>
      <w:bookmarkStart w:id="59" w:name="_Toc213731291"/>
      <w:bookmarkStart w:id="60" w:name="_Toc276630916"/>
      <w:bookmarkStart w:id="61" w:name="_Toc323907542"/>
      <w:r w:rsidRPr="009C202C">
        <w:t>Conformance</w:t>
      </w:r>
      <w:bookmarkEnd w:id="57"/>
      <w:bookmarkEnd w:id="58"/>
      <w:bookmarkEnd w:id="59"/>
      <w:bookmarkEnd w:id="60"/>
      <w:bookmarkEnd w:id="61"/>
    </w:p>
    <w:p w14:paraId="19A33F59"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26C2078F" w14:textId="77777777" w:rsidR="004C02EF" w:rsidRPr="00E77497" w:rsidRDefault="004C02EF" w:rsidP="004C02EF">
      <w:pPr>
        <w:rPr>
          <w:rFonts w:eastAsia="Arial Unicode MS"/>
        </w:rPr>
      </w:pPr>
      <w:r w:rsidRPr="00E77497">
        <w:rPr>
          <w:rFonts w:eastAsia="Arial Unicode MS"/>
        </w:rPr>
        <w:t>A conforming implementation of this Standard shall interpret characters in conformance with the Unicode Standard, Version 3.0 or later and ISO/IEC 10646-1 with either UCS-2 or UTF-16 as the adopted encoding form, implementation level 3. If the adopted ISO/IEC 10646-1 subset is not otherwise specified, it is presumed to be the BMP subset, collection 300. If the adopted encoding form is not otherwise specified, it presumed to be the UTF-16 encoding form.</w:t>
      </w:r>
    </w:p>
    <w:p w14:paraId="7CA8C4B3"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718EF95D" w14:textId="77777777"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14:paraId="15016C2F" w14:textId="77777777" w:rsidR="004C02EF" w:rsidRPr="00E77497" w:rsidRDefault="004C02EF" w:rsidP="002F0FA8">
      <w:pPr>
        <w:pStyle w:val="1"/>
        <w:tabs>
          <w:tab w:val="clear" w:pos="560"/>
        </w:tabs>
        <w:ind w:hanging="11"/>
      </w:pPr>
      <w:bookmarkStart w:id="62" w:name="_Toc276630917"/>
      <w:bookmarkStart w:id="63" w:name="_Toc323907543"/>
      <w:r w:rsidRPr="00E77497">
        <w:t>Normative references</w:t>
      </w:r>
      <w:bookmarkEnd w:id="62"/>
      <w:bookmarkEnd w:id="63"/>
    </w:p>
    <w:p w14:paraId="72A0033D"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7FA935E4" w14:textId="77777777" w:rsidR="004C02EF" w:rsidRPr="00E77497" w:rsidRDefault="004C02EF" w:rsidP="004C02EF">
      <w:pPr>
        <w:pStyle w:val="RefNorm"/>
        <w:spacing w:line="230" w:lineRule="exact"/>
        <w:rPr>
          <w:i/>
        </w:rPr>
      </w:pPr>
      <w:bookmarkStart w:id="64" w:name="_Toc136940934"/>
      <w:bookmarkStart w:id="65" w:name="_Toc136941001"/>
      <w:bookmarkStart w:id="66" w:name="_Toc136941270"/>
      <w:bookmarkStart w:id="67" w:name="_Toc136941398"/>
      <w:bookmarkStart w:id="68" w:name="_Toc136949347"/>
      <w:bookmarkStart w:id="69" w:name="_Toc141029224"/>
      <w:r w:rsidRPr="00E77497">
        <w:t>ISO/IEC 9899:1996</w:t>
      </w:r>
      <w:r w:rsidRPr="00E77497">
        <w:rPr>
          <w:i/>
        </w:rPr>
        <w:t>,</w:t>
      </w:r>
      <w:bookmarkEnd w:id="64"/>
      <w:bookmarkEnd w:id="65"/>
      <w:bookmarkEnd w:id="66"/>
      <w:bookmarkEnd w:id="67"/>
      <w:bookmarkEnd w:id="68"/>
      <w:bookmarkEnd w:id="69"/>
      <w:r w:rsidRPr="00E77497">
        <w:rPr>
          <w:i/>
        </w:rPr>
        <w:t xml:space="preserve"> Programming Languages – C, including amendment 1 and technical corrigenda 1 and 2</w:t>
      </w:r>
    </w:p>
    <w:p w14:paraId="19855A0D" w14:textId="77777777" w:rsidR="004C02EF" w:rsidRPr="00E77497" w:rsidRDefault="004C02EF" w:rsidP="004C02EF">
      <w:pPr>
        <w:pStyle w:val="RefNorm"/>
        <w:spacing w:line="230" w:lineRule="exact"/>
        <w:rPr>
          <w:i/>
        </w:rPr>
      </w:pPr>
      <w:r w:rsidRPr="00E77497">
        <w:t>ISO/IEC 10646-1:1993</w:t>
      </w:r>
      <w:r w:rsidRPr="00E77497">
        <w:rPr>
          <w:i/>
        </w:rPr>
        <w:t>, Information Technology – Universal Multiple-Octet Coded Character Set (UCS) plus its amendments and corrigenda</w:t>
      </w:r>
    </w:p>
    <w:p w14:paraId="2BDC5FB1" w14:textId="77777777" w:rsidR="004C02EF" w:rsidRPr="00E77497" w:rsidRDefault="004C02EF" w:rsidP="004C02EF">
      <w:pPr>
        <w:pStyle w:val="1"/>
        <w:numPr>
          <w:ilvl w:val="0"/>
          <w:numId w:val="0"/>
        </w:numPr>
      </w:pPr>
      <w:bookmarkStart w:id="70" w:name="_Toc276630918"/>
      <w:bookmarkStart w:id="71" w:name="_Toc323907544"/>
      <w:r w:rsidRPr="00E77497">
        <w:t>4</w:t>
      </w:r>
      <w:r w:rsidRPr="00E77497">
        <w:tab/>
        <w:t>Overview</w:t>
      </w:r>
      <w:bookmarkEnd w:id="70"/>
      <w:bookmarkEnd w:id="71"/>
    </w:p>
    <w:p w14:paraId="404FE144" w14:textId="77777777" w:rsidR="004C02EF" w:rsidRPr="00E77497" w:rsidRDefault="004C02EF" w:rsidP="004C02EF">
      <w:r w:rsidRPr="00E77497">
        <w:t>This section contains a non-normative overview of the ECMAScript language.</w:t>
      </w:r>
    </w:p>
    <w:p w14:paraId="5381D0FB" w14:textId="77777777" w:rsidR="004C02EF" w:rsidRPr="00E77497" w:rsidRDefault="004C02EF" w:rsidP="004C02EF">
      <w:r w:rsidRPr="00E77497">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r w:rsidRPr="00E77497">
        <w:rPr>
          <w:i/>
        </w:rPr>
        <w:t xml:space="preserve">host </w:t>
      </w:r>
      <w:r w:rsidRPr="00E77497">
        <w:t>objects, whose description and behaviour are beyond the scope of this specification except to indicate that they may provide certain properties that can be accessed and certain functions that can be called from an ECMAScript program.</w:t>
      </w:r>
    </w:p>
    <w:p w14:paraId="363B20E0"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1568F63D" w14:textId="77777777" w:rsidR="004C02EF" w:rsidRPr="00E77497" w:rsidRDefault="004C02EF" w:rsidP="004C02EF">
      <w:r w:rsidRPr="00E77497">
        <w:t xml:space="preserve">ECMAScript was originally designed to be a </w:t>
      </w:r>
      <w:r w:rsidRPr="00E77497">
        <w:rPr>
          <w:b/>
          <w:i/>
        </w:rPr>
        <w:t>Web scripting language</w:t>
      </w:r>
      <w:r w:rsidRPr="00E77497">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76BB32DC"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069B24AD"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08DAB2FA" w14:textId="77777777" w:rsidR="004C02EF" w:rsidRPr="00E77497" w:rsidRDefault="004C02EF" w:rsidP="004C02EF">
      <w:r w:rsidRPr="00E77497">
        <w:t>Ungar, David, and Smith, Randall B. Self: The Power of Simplicity. OOPSLA '87 Conference Proceedings, pp. 227–241, Orlando, FL, October 1987.</w:t>
      </w:r>
    </w:p>
    <w:p w14:paraId="4910E827" w14:textId="77777777" w:rsidR="004C02EF" w:rsidRPr="00E77497" w:rsidRDefault="004C02EF" w:rsidP="004C02EF">
      <w:r w:rsidRPr="00E77497">
        <w:t>IEEE Standard for the Scheme Programming Language. IEEE Std 1178-1990.</w:t>
      </w:r>
    </w:p>
    <w:p w14:paraId="28A6F703" w14:textId="77777777" w:rsidR="004C02EF" w:rsidRPr="00E77497" w:rsidRDefault="004C02EF" w:rsidP="004C02EF">
      <w:pPr>
        <w:pStyle w:val="20"/>
        <w:numPr>
          <w:ilvl w:val="0"/>
          <w:numId w:val="0"/>
        </w:numPr>
      </w:pPr>
      <w:bookmarkStart w:id="72" w:name="_Toc276630919"/>
      <w:bookmarkStart w:id="73" w:name="_Toc323907545"/>
      <w:r w:rsidRPr="00E77497">
        <w:t>4.1</w:t>
      </w:r>
      <w:r w:rsidRPr="00E77497">
        <w:tab/>
        <w:t>Web Scripting</w:t>
      </w:r>
      <w:bookmarkEnd w:id="72"/>
      <w:bookmarkEnd w:id="73"/>
    </w:p>
    <w:p w14:paraId="285EF593"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5DFFC6D1"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387B2588" w14:textId="77777777" w:rsidR="004C02EF" w:rsidRPr="00E77497" w:rsidRDefault="004C02EF" w:rsidP="004C02EF">
      <w:r w:rsidRPr="00E77497">
        <w:t>Each Web browser and server that supports ECMAScript supplies its own host environment, completing the ECMAScript execution environment.</w:t>
      </w:r>
    </w:p>
    <w:p w14:paraId="675B9192" w14:textId="77777777" w:rsidR="004C02EF" w:rsidRPr="00E77497" w:rsidRDefault="004C02EF" w:rsidP="004C02EF">
      <w:pPr>
        <w:pStyle w:val="20"/>
        <w:numPr>
          <w:ilvl w:val="0"/>
          <w:numId w:val="0"/>
        </w:numPr>
      </w:pPr>
      <w:bookmarkStart w:id="74" w:name="_Toc276630920"/>
      <w:bookmarkStart w:id="75" w:name="_Toc323907546"/>
      <w:r w:rsidRPr="00E77497">
        <w:t>4.2</w:t>
      </w:r>
      <w:r w:rsidRPr="00E77497">
        <w:tab/>
        <w:t>Language Overview</w:t>
      </w:r>
      <w:bookmarkEnd w:id="74"/>
      <w:bookmarkEnd w:id="75"/>
    </w:p>
    <w:p w14:paraId="3EEC6C99" w14:textId="77777777" w:rsidR="004C02EF" w:rsidRPr="00E77497" w:rsidRDefault="004C02EF" w:rsidP="004C02EF">
      <w:r w:rsidRPr="00E77497">
        <w:t>The following is an informal overview of ECMAScript—not all parts of the language are described. This overview is not part of the standard proper.</w:t>
      </w:r>
    </w:p>
    <w:p w14:paraId="0F0F0C44"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4F5648A5"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3C2DC7C5"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4355A4A3"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4799D369" w14:textId="77777777" w:rsidR="004C02EF" w:rsidRPr="009C202C" w:rsidRDefault="004C02EF" w:rsidP="004C02EF">
      <w:pPr>
        <w:pStyle w:val="30"/>
        <w:numPr>
          <w:ilvl w:val="0"/>
          <w:numId w:val="0"/>
        </w:numPr>
      </w:pPr>
      <w:bookmarkStart w:id="76" w:name="_Toc276630921"/>
      <w:bookmarkStart w:id="77" w:name="_Toc323907547"/>
      <w:r w:rsidRPr="009C202C">
        <w:t>4.2.1</w:t>
      </w:r>
      <w:r w:rsidRPr="009C202C">
        <w:tab/>
        <w:t>Objects</w:t>
      </w:r>
      <w:bookmarkEnd w:id="76"/>
      <w:bookmarkEnd w:id="77"/>
    </w:p>
    <w:p w14:paraId="735046F2" w14:textId="77777777" w:rsidR="004C02EF" w:rsidRPr="00E77497" w:rsidRDefault="004C02EF" w:rsidP="004C02EF">
      <w:r w:rsidRPr="009C202C">
        <w:t xml:space="preserve">ECMAScript does not use classes such as those in C++,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69BEB004"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53737E44" w14:textId="77777777" w:rsidR="004C02EF" w:rsidRPr="00675B74" w:rsidRDefault="004C02EF"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sidRPr="00675B74">
        <w:rPr>
          <w:noProof/>
        </w:rPr>
        <w:pict w14:anchorId="259A8D3F">
          <v:group id="_x0000_s1114" style="position:absolute;left:0;text-align:left;margin-left:25.45pt;margin-top:10.1pt;width:396.4pt;height:221.2pt;z-index:251657216"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6ADCBB2F" w14:textId="77777777" w:rsidR="00924A5A" w:rsidRDefault="00924A5A" w:rsidP="004C02EF">
                                      <w:r>
                                        <w:rPr>
                                          <w:b/>
                                        </w:rPr>
                                        <w:t xml:space="preserve"> cf</w:t>
                                      </w:r>
                                      <w:r>
                                        <w:rPr>
                                          <w:b/>
                                          <w:vertAlign w:val="subscript"/>
                                        </w:rPr>
                                        <w:t>5</w:t>
                                      </w:r>
                                    </w:p>
                                    <w:p w14:paraId="3105E466" w14:textId="77777777" w:rsidR="00924A5A" w:rsidRPr="009F344E" w:rsidRDefault="00924A5A" w:rsidP="004C02EF">
                                      <w:pPr>
                                        <w:contextualSpacing/>
                                        <w:rPr>
                                          <w:rFonts w:ascii="Courier New" w:hAnsi="Courier New" w:cs="Courier New"/>
                                          <w:sz w:val="19"/>
                                        </w:rPr>
                                      </w:pPr>
                                      <w:r w:rsidRPr="009F344E">
                                        <w:rPr>
                                          <w:rFonts w:ascii="Courier New" w:hAnsi="Courier New" w:cs="Courier New"/>
                                          <w:sz w:val="19"/>
                                        </w:rPr>
                                        <w:t xml:space="preserve"> q1</w:t>
                                      </w:r>
                                    </w:p>
                                    <w:p w14:paraId="4A17ED4D" w14:textId="77777777" w:rsidR="00924A5A" w:rsidRPr="009F344E" w:rsidRDefault="00924A5A"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3E9285AC" w14:textId="77777777" w:rsidR="00924A5A" w:rsidRDefault="00924A5A" w:rsidP="004C02EF">
                                                <w:r>
                                                  <w:rPr>
                                                    <w:b/>
                                                  </w:rPr>
                                                  <w:t xml:space="preserve"> cf</w:t>
                                                </w:r>
                                                <w:r>
                                                  <w:rPr>
                                                    <w:b/>
                                                    <w:vertAlign w:val="subscript"/>
                                                  </w:rPr>
                                                  <w:t>4</w:t>
                                                </w:r>
                                              </w:p>
                                              <w:p w14:paraId="161EDC1F" w14:textId="77777777" w:rsidR="00924A5A" w:rsidRPr="009F344E" w:rsidRDefault="00924A5A" w:rsidP="004C02EF">
                                                <w:pPr>
                                                  <w:contextualSpacing/>
                                                  <w:rPr>
                                                    <w:rFonts w:ascii="Courier New" w:hAnsi="Courier New" w:cs="Courier New"/>
                                                    <w:sz w:val="19"/>
                                                  </w:rPr>
                                                </w:pPr>
                                                <w:r w:rsidRPr="009F344E">
                                                  <w:rPr>
                                                    <w:rFonts w:ascii="Courier New" w:hAnsi="Courier New" w:cs="Courier New"/>
                                                    <w:sz w:val="19"/>
                                                  </w:rPr>
                                                  <w:t xml:space="preserve"> q1</w:t>
                                                </w:r>
                                              </w:p>
                                              <w:p w14:paraId="38EF536D" w14:textId="77777777" w:rsidR="00924A5A" w:rsidRPr="009F344E" w:rsidRDefault="00924A5A"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175D20D7" w14:textId="77777777" w:rsidR="00924A5A" w:rsidRDefault="00924A5A" w:rsidP="004C02EF">
                                                    <w:r>
                                                      <w:rPr>
                                                        <w:b/>
                                                      </w:rPr>
                                                      <w:t xml:space="preserve"> cf</w:t>
                                                    </w:r>
                                                    <w:r>
                                                      <w:rPr>
                                                        <w:b/>
                                                        <w:vertAlign w:val="subscript"/>
                                                      </w:rPr>
                                                      <w:t>3</w:t>
                                                    </w:r>
                                                  </w:p>
                                                  <w:p w14:paraId="6AC1A308" w14:textId="77777777" w:rsidR="00924A5A" w:rsidRPr="009F344E" w:rsidRDefault="00924A5A" w:rsidP="004C02EF">
                                                    <w:pPr>
                                                      <w:contextualSpacing/>
                                                      <w:rPr>
                                                        <w:rFonts w:ascii="Courier New" w:hAnsi="Courier New" w:cs="Courier New"/>
                                                        <w:sz w:val="19"/>
                                                      </w:rPr>
                                                    </w:pPr>
                                                    <w:r w:rsidRPr="009F344E">
                                                      <w:rPr>
                                                        <w:rFonts w:ascii="Courier New" w:hAnsi="Courier New" w:cs="Courier New"/>
                                                        <w:sz w:val="19"/>
                                                      </w:rPr>
                                                      <w:t xml:space="preserve"> q1</w:t>
                                                    </w:r>
                                                  </w:p>
                                                  <w:p w14:paraId="21985C53" w14:textId="77777777" w:rsidR="00924A5A" w:rsidRPr="009F344E" w:rsidRDefault="00924A5A"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311E6CFA" w14:textId="77777777" w:rsidR="00924A5A" w:rsidRDefault="00924A5A" w:rsidP="004C02EF">
                                                                <w:r>
                                                                  <w:rPr>
                                                                    <w:b/>
                                                                  </w:rPr>
                                                                  <w:t xml:space="preserve"> CF</w:t>
                                                                </w:r>
                                                                <w:r>
                                                                  <w:rPr>
                                                                    <w:b/>
                                                                    <w:vertAlign w:val="subscript"/>
                                                                  </w:rPr>
                                                                  <w:t>p</w:t>
                                                                </w:r>
                                                              </w:p>
                                                              <w:p w14:paraId="774788E9" w14:textId="77777777" w:rsidR="00924A5A" w:rsidRPr="009F344E" w:rsidRDefault="00924A5A"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05311409" w14:textId="77777777" w:rsidR="00924A5A" w:rsidRPr="00D436B4" w:rsidRDefault="00924A5A" w:rsidP="004C02EF">
                                                                    <w:pPr>
                                                                      <w:spacing w:after="0" w:line="276" w:lineRule="auto"/>
                                                                      <w:rPr>
                                                                        <w:sz w:val="8"/>
                                                                        <w:szCs w:val="8"/>
                                                                      </w:rPr>
                                                                    </w:pPr>
                                                                    <w:r w:rsidRPr="00D436B4">
                                                                      <w:rPr>
                                                                        <w:sz w:val="8"/>
                                                                        <w:szCs w:val="8"/>
                                                                      </w:rPr>
                                                                      <w:t xml:space="preserve"> </w:t>
                                                                    </w:r>
                                                                    <w:r w:rsidRPr="00FF4073">
                                                                      <w:rPr>
                                                                        <w:b/>
                                                                      </w:rPr>
                                                                      <w:t>CF</w:t>
                                                                    </w:r>
                                                                  </w:p>
                                                                  <w:p w14:paraId="46DA58C3" w14:textId="77777777" w:rsidR="00924A5A" w:rsidRPr="00D436B4" w:rsidRDefault="00924A5A"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418C1339" w14:textId="77777777" w:rsidR="00924A5A" w:rsidRPr="009F344E" w:rsidRDefault="00924A5A"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35CA3824" w14:textId="77777777" w:rsidR="00924A5A" w:rsidRPr="009F344E" w:rsidRDefault="00924A5A"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73A7181C" w14:textId="77777777" w:rsidR="00924A5A" w:rsidRDefault="00924A5A" w:rsidP="004C02EF">
                                                                  <w:pPr>
                                                                    <w:rPr>
                                                                      <w:vertAlign w:val="subscript"/>
                                                                    </w:rPr>
                                                                  </w:pPr>
                                                                  <w:r>
                                                                    <w:rPr>
                                                                      <w:b/>
                                                                    </w:rPr>
                                                                    <w:t xml:space="preserve"> cf</w:t>
                                                                  </w:r>
                                                                  <w:r>
                                                                    <w:rPr>
                                                                      <w:b/>
                                                                      <w:vertAlign w:val="subscript"/>
                                                                    </w:rPr>
                                                                    <w:t>1</w:t>
                                                                  </w:r>
                                                                </w:p>
                                                                <w:p w14:paraId="6C54F0D1" w14:textId="77777777" w:rsidR="00924A5A" w:rsidRPr="009F344E" w:rsidRDefault="00924A5A"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11A76B81" w14:textId="77777777" w:rsidR="00924A5A" w:rsidRPr="009F344E" w:rsidRDefault="00924A5A"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01FD0AAE" w14:textId="77777777" w:rsidR="00924A5A" w:rsidRDefault="00924A5A" w:rsidP="004C02EF">
                                                              <w:r>
                                                                <w:rPr>
                                                                  <w:b/>
                                                                </w:rPr>
                                                                <w:t xml:space="preserve"> cf</w:t>
                                                              </w:r>
                                                              <w:r>
                                                                <w:rPr>
                                                                  <w:b/>
                                                                  <w:vertAlign w:val="subscript"/>
                                                                </w:rPr>
                                                                <w:t>2</w:t>
                                                              </w:r>
                                                            </w:p>
                                                            <w:p w14:paraId="638F5AE6" w14:textId="77777777" w:rsidR="00924A5A" w:rsidRPr="009F344E" w:rsidRDefault="00924A5A"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0D9F1169" w14:textId="77777777" w:rsidR="00924A5A" w:rsidRPr="009F344E" w:rsidRDefault="00924A5A"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7F6C9A06" w14:textId="77777777" w:rsidR="00924A5A" w:rsidRDefault="00924A5A"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1CA5378F" w14:textId="77777777" w:rsidR="00924A5A" w:rsidRPr="004E7DC4" w:rsidRDefault="00924A5A" w:rsidP="004C02EF">
                    <w:pPr>
                      <w:jc w:val="left"/>
                      <w:rPr>
                        <w:sz w:val="18"/>
                        <w:szCs w:val="18"/>
                      </w:rPr>
                    </w:pPr>
                    <w:r w:rsidRPr="004E7DC4">
                      <w:rPr>
                        <w:sz w:val="18"/>
                        <w:szCs w:val="18"/>
                      </w:rPr>
                      <w:t>explicit prototype property</w:t>
                    </w:r>
                  </w:p>
                </w:txbxContent>
              </v:textbox>
            </v:rect>
          </v:group>
        </w:pict>
      </w:r>
    </w:p>
    <w:p w14:paraId="10BFD75D" w14:textId="77777777" w:rsidR="004C02EF" w:rsidRPr="00E77497" w:rsidRDefault="004C02EF" w:rsidP="004C02EF">
      <w:pPr>
        <w:pStyle w:val="Figuretitle"/>
        <w:spacing w:before="0" w:after="0" w:line="240" w:lineRule="auto"/>
        <w:rPr>
          <w:rFonts w:eastAsia="Arial Unicode MS" w:cs="Arial"/>
        </w:rPr>
      </w:pPr>
      <w:r w:rsidRPr="00E77497">
        <w:rPr>
          <w:rFonts w:eastAsia="Arial Unicode MS"/>
        </w:rPr>
        <w:t>Figure 1 — Object/Prototype Relationships</w:t>
      </w:r>
    </w:p>
    <w:p w14:paraId="2AB5CA67" w14:textId="77777777" w:rsidR="004C02EF" w:rsidRPr="00E77497" w:rsidRDefault="004C02EF" w:rsidP="00086B3C">
      <w:pPr>
        <w:spacing w:before="240"/>
      </w:pPr>
      <w:r w:rsidRPr="00E77497">
        <w:t>In a class-based object-oriented language, in general, state is carried by instances, methods are carried by classes, and inheritance is only of structure and behaviour. In ECMAScript, the state and methods are carried by objects, and structure, behaviour, and state are all inherited.</w:t>
      </w:r>
    </w:p>
    <w:p w14:paraId="1B228D10" w14:textId="77777777" w:rsidR="004C02EF" w:rsidRPr="00E77497" w:rsidRDefault="004C02EF" w:rsidP="004C02EF">
      <w:r w:rsidRPr="00E77497">
        <w:t>All objects that do not directly contain a particular property that their prototype contains share that property and its value. Figure 1 illustrates this:</w:t>
      </w:r>
    </w:p>
    <w:p w14:paraId="178A68C5"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33E20BC2"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01E9E22E" w14:textId="77777777" w:rsidR="004C02EF" w:rsidRPr="00E77497" w:rsidRDefault="004C02EF" w:rsidP="004C02EF">
      <w:pPr>
        <w:pStyle w:val="30"/>
        <w:numPr>
          <w:ilvl w:val="0"/>
          <w:numId w:val="0"/>
        </w:numPr>
      </w:pPr>
      <w:bookmarkStart w:id="78" w:name="_Toc276630922"/>
      <w:bookmarkStart w:id="79" w:name="_Toc323907548"/>
      <w:r w:rsidRPr="00E77497">
        <w:t>4.2.2</w:t>
      </w:r>
      <w:r w:rsidRPr="00E77497">
        <w:tab/>
        <w:t>The Strict Variant of ECMAScript</w:t>
      </w:r>
      <w:bookmarkEnd w:id="78"/>
      <w:bookmarkEnd w:id="79"/>
    </w:p>
    <w:p w14:paraId="0496A3E1"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2219A5D1"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4CFAFA70"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53667C22" w14:textId="77777777" w:rsidR="004C02EF" w:rsidRPr="00E77497" w:rsidRDefault="004C02EF" w:rsidP="004C02EF">
      <w:pPr>
        <w:pStyle w:val="20"/>
        <w:numPr>
          <w:ilvl w:val="0"/>
          <w:numId w:val="0"/>
        </w:numPr>
      </w:pPr>
      <w:bookmarkStart w:id="80" w:name="_Toc276630923"/>
      <w:bookmarkStart w:id="81" w:name="_Toc323907549"/>
      <w:r w:rsidRPr="00E77497">
        <w:t>4.3</w:t>
      </w:r>
      <w:r w:rsidRPr="00E77497">
        <w:tab/>
        <w:t>Terms and definitions</w:t>
      </w:r>
      <w:bookmarkEnd w:id="80"/>
      <w:bookmarkEnd w:id="81"/>
    </w:p>
    <w:p w14:paraId="1DB4F3A1" w14:textId="77777777" w:rsidR="004C02EF" w:rsidRPr="00E77497" w:rsidRDefault="004C02EF" w:rsidP="004C02EF">
      <w:r w:rsidRPr="00E77497">
        <w:t>For the purposes of this document, the following terms and definitions apply.</w:t>
      </w:r>
    </w:p>
    <w:p w14:paraId="41F321B5" w14:textId="77777777" w:rsidR="004C02EF" w:rsidRPr="00E77497" w:rsidRDefault="004C02EF" w:rsidP="004C02EF">
      <w:pPr>
        <w:pStyle w:val="TermNum"/>
      </w:pPr>
      <w:bookmarkStart w:id="82" w:name="_Toc472818721"/>
      <w:bookmarkStart w:id="83" w:name="_Toc235503267"/>
      <w:r w:rsidRPr="00E77497">
        <w:t>4.3.1</w:t>
      </w:r>
    </w:p>
    <w:bookmarkEnd w:id="82"/>
    <w:bookmarkEnd w:id="83"/>
    <w:p w14:paraId="2760FBC4" w14:textId="77777777" w:rsidR="004C02EF" w:rsidRPr="00E77497" w:rsidRDefault="004C02EF" w:rsidP="004C02EF">
      <w:pPr>
        <w:pStyle w:val="Terms"/>
      </w:pPr>
      <w:r w:rsidRPr="00E77497">
        <w:t>type</w:t>
      </w:r>
    </w:p>
    <w:p w14:paraId="4EA74DF7" w14:textId="77777777" w:rsidR="004C02EF" w:rsidRPr="00E77497" w:rsidRDefault="004C02EF" w:rsidP="004C02EF">
      <w:pPr>
        <w:pStyle w:val="Definition"/>
      </w:pPr>
      <w:r w:rsidRPr="00E77497">
        <w:t>set of data values as defined in Clause 8 of this specification</w:t>
      </w:r>
    </w:p>
    <w:p w14:paraId="0366ECAD" w14:textId="77777777" w:rsidR="004C02EF" w:rsidRPr="00E77497" w:rsidRDefault="004C02EF" w:rsidP="004C02EF">
      <w:pPr>
        <w:pStyle w:val="TermNum"/>
      </w:pPr>
      <w:bookmarkStart w:id="84" w:name="_Toc385672087"/>
      <w:bookmarkStart w:id="85" w:name="_Toc393690178"/>
      <w:bookmarkStart w:id="86" w:name="_Toc472818722"/>
      <w:bookmarkStart w:id="87" w:name="_Toc235503268"/>
      <w:r w:rsidRPr="00E77497">
        <w:t>4.3.2</w:t>
      </w:r>
    </w:p>
    <w:p w14:paraId="1E926A90" w14:textId="77777777" w:rsidR="004C02EF" w:rsidRPr="00E77497" w:rsidRDefault="004C02EF" w:rsidP="004C02EF">
      <w:pPr>
        <w:pStyle w:val="Terms"/>
      </w:pPr>
      <w:r w:rsidRPr="00E77497">
        <w:t xml:space="preserve">primitive </w:t>
      </w:r>
      <w:bookmarkEnd w:id="84"/>
      <w:bookmarkEnd w:id="85"/>
      <w:bookmarkEnd w:id="86"/>
      <w:bookmarkEnd w:id="87"/>
      <w:r w:rsidRPr="00E77497">
        <w:t>value</w:t>
      </w:r>
    </w:p>
    <w:p w14:paraId="720ED540" w14:textId="77777777" w:rsidR="004C02EF" w:rsidRPr="00E77497" w:rsidRDefault="004C02EF" w:rsidP="004C02EF">
      <w:pPr>
        <w:pStyle w:val="Definition"/>
      </w:pPr>
      <w:r w:rsidRPr="00E77497">
        <w:t>member of one of the types Undefined, Null, Boolean, Number, or String as defined in Clause 8</w:t>
      </w:r>
    </w:p>
    <w:p w14:paraId="3E17E845"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88" w:name="_Toc385672088"/>
      <w:bookmarkStart w:id="89" w:name="_Toc393690179"/>
    </w:p>
    <w:p w14:paraId="363667D3" w14:textId="77777777" w:rsidR="004C02EF" w:rsidRPr="00E77497" w:rsidRDefault="004C02EF" w:rsidP="004C02EF">
      <w:pPr>
        <w:pStyle w:val="TermNum"/>
      </w:pPr>
      <w:bookmarkStart w:id="90" w:name="_Toc472818723"/>
      <w:bookmarkStart w:id="91" w:name="_Toc235503269"/>
      <w:r w:rsidRPr="00E77497">
        <w:t>4.3.3</w:t>
      </w:r>
    </w:p>
    <w:bookmarkEnd w:id="88"/>
    <w:bookmarkEnd w:id="89"/>
    <w:bookmarkEnd w:id="90"/>
    <w:bookmarkEnd w:id="91"/>
    <w:p w14:paraId="6039CB70" w14:textId="77777777" w:rsidR="004C02EF" w:rsidRPr="00E77497" w:rsidRDefault="004C02EF" w:rsidP="004C02EF">
      <w:pPr>
        <w:pStyle w:val="Terms"/>
      </w:pPr>
      <w:r w:rsidRPr="00E77497">
        <w:t>object</w:t>
      </w:r>
    </w:p>
    <w:p w14:paraId="243E73F6" w14:textId="77777777" w:rsidR="004C02EF" w:rsidRPr="00E77497" w:rsidRDefault="004C02EF" w:rsidP="004C02EF">
      <w:pPr>
        <w:pStyle w:val="Definition"/>
      </w:pPr>
      <w:r w:rsidRPr="00E77497">
        <w:t>member of the type Object</w:t>
      </w:r>
    </w:p>
    <w:p w14:paraId="0AF369E7" w14:textId="77777777" w:rsidR="004C02EF" w:rsidRPr="00E77497" w:rsidRDefault="004C02EF" w:rsidP="004C02EF">
      <w:pPr>
        <w:pStyle w:val="Note"/>
      </w:pPr>
      <w:r w:rsidRPr="00E77497">
        <w:t>NOTE</w:t>
      </w:r>
      <w:r w:rsidRPr="00E77497">
        <w:tab/>
        <w:t>An object is a collection of properties</w:t>
      </w:r>
      <w:bookmarkStart w:id="92" w:name="_Toc385672089"/>
      <w:bookmarkStart w:id="93" w:name="_Toc393690180"/>
      <w:r w:rsidRPr="00E77497">
        <w:t xml:space="preserve"> and has a single prototype object. The prototype may be the null value.</w:t>
      </w:r>
    </w:p>
    <w:p w14:paraId="37328BF9" w14:textId="77777777" w:rsidR="004C02EF" w:rsidRPr="00E77497" w:rsidRDefault="004C02EF" w:rsidP="004C02EF">
      <w:pPr>
        <w:pStyle w:val="TermNum"/>
      </w:pPr>
      <w:bookmarkStart w:id="94" w:name="_Ref457703927"/>
      <w:bookmarkStart w:id="95" w:name="_Toc472818724"/>
      <w:bookmarkStart w:id="96" w:name="_Toc235503270"/>
      <w:r w:rsidRPr="00E77497">
        <w:t>4.3.4</w:t>
      </w:r>
    </w:p>
    <w:bookmarkEnd w:id="92"/>
    <w:bookmarkEnd w:id="93"/>
    <w:bookmarkEnd w:id="94"/>
    <w:bookmarkEnd w:id="95"/>
    <w:bookmarkEnd w:id="96"/>
    <w:p w14:paraId="2930AD1E" w14:textId="77777777" w:rsidR="004C02EF" w:rsidRPr="00E77497" w:rsidRDefault="004C02EF" w:rsidP="004C02EF">
      <w:pPr>
        <w:pStyle w:val="Terms"/>
      </w:pPr>
      <w:r w:rsidRPr="00E77497">
        <w:t>constructor</w:t>
      </w:r>
    </w:p>
    <w:p w14:paraId="4B6E33AF" w14:textId="77777777" w:rsidR="004C02EF" w:rsidRPr="00E77497" w:rsidRDefault="004C02EF" w:rsidP="004C02EF">
      <w:pPr>
        <w:pStyle w:val="Definition"/>
      </w:pPr>
      <w:r w:rsidRPr="00E77497">
        <w:t>function object that creates and initialises objects</w:t>
      </w:r>
    </w:p>
    <w:p w14:paraId="5DC1ADF8"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97" w:name="_Toc385672090"/>
      <w:bookmarkStart w:id="98" w:name="_Toc393690181"/>
    </w:p>
    <w:p w14:paraId="6A3BE46C" w14:textId="77777777" w:rsidR="004C02EF" w:rsidRPr="00E77497" w:rsidRDefault="004C02EF" w:rsidP="004C02EF">
      <w:pPr>
        <w:pStyle w:val="TermNum"/>
      </w:pPr>
      <w:bookmarkStart w:id="99" w:name="_Toc472818725"/>
      <w:bookmarkStart w:id="100" w:name="_Toc235503271"/>
      <w:r w:rsidRPr="00E77497">
        <w:t>4.3.5</w:t>
      </w:r>
    </w:p>
    <w:bookmarkEnd w:id="97"/>
    <w:bookmarkEnd w:id="98"/>
    <w:bookmarkEnd w:id="99"/>
    <w:bookmarkEnd w:id="100"/>
    <w:p w14:paraId="16B70191" w14:textId="77777777" w:rsidR="004C02EF" w:rsidRPr="00E77497" w:rsidRDefault="004C02EF" w:rsidP="004C02EF">
      <w:pPr>
        <w:pStyle w:val="Terms"/>
      </w:pPr>
      <w:r w:rsidRPr="00E77497">
        <w:t>prototype</w:t>
      </w:r>
    </w:p>
    <w:p w14:paraId="05C3D499" w14:textId="77777777" w:rsidR="004C02EF" w:rsidRPr="00E77497" w:rsidRDefault="004C02EF" w:rsidP="004C02EF">
      <w:pPr>
        <w:pStyle w:val="Definition"/>
      </w:pPr>
      <w:r w:rsidRPr="00E77497">
        <w:t>object that provides shared properties for other objects</w:t>
      </w:r>
    </w:p>
    <w:p w14:paraId="44BF988B"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101" w:name="_Toc385672091"/>
      <w:bookmarkStart w:id="102"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054BF7B9" w14:textId="77777777" w:rsidR="004C02EF" w:rsidRPr="00E77497" w:rsidRDefault="004C02EF" w:rsidP="004C02EF">
      <w:pPr>
        <w:pStyle w:val="TermNum"/>
      </w:pPr>
      <w:bookmarkStart w:id="103" w:name="_Toc472818726"/>
      <w:bookmarkStart w:id="104" w:name="_Toc235503272"/>
      <w:r w:rsidRPr="00E77497">
        <w:t>4.3.6</w:t>
      </w:r>
    </w:p>
    <w:p w14:paraId="4E6B24E9" w14:textId="77777777" w:rsidR="004C02EF" w:rsidRPr="00E77497" w:rsidRDefault="004C02EF" w:rsidP="004C02EF">
      <w:pPr>
        <w:pStyle w:val="Terms"/>
      </w:pPr>
      <w:r w:rsidRPr="00E77497">
        <w:t xml:space="preserve">native </w:t>
      </w:r>
      <w:bookmarkEnd w:id="101"/>
      <w:bookmarkEnd w:id="102"/>
      <w:bookmarkEnd w:id="103"/>
      <w:bookmarkEnd w:id="104"/>
      <w:r w:rsidRPr="00E77497">
        <w:t>object</w:t>
      </w:r>
    </w:p>
    <w:p w14:paraId="7F73DB07" w14:textId="77777777" w:rsidR="004C02EF" w:rsidRPr="00E77497" w:rsidRDefault="004C02EF" w:rsidP="004C02EF">
      <w:pPr>
        <w:pStyle w:val="Definition"/>
      </w:pPr>
      <w:r w:rsidRPr="00E77497">
        <w:t>object in an ECMAScript implementation whose semantics are fully defined by this specification rather than by  the host environment</w:t>
      </w:r>
    </w:p>
    <w:p w14:paraId="1AA69A53" w14:textId="77777777" w:rsidR="004C02EF" w:rsidRPr="00E77497" w:rsidRDefault="004C02EF" w:rsidP="004C02EF">
      <w:pPr>
        <w:pStyle w:val="Note"/>
      </w:pPr>
      <w:r w:rsidRPr="00E77497">
        <w:t>NOTE</w:t>
      </w:r>
      <w:r w:rsidRPr="00E77497">
        <w:tab/>
        <w:t>Standard native objects are defined in this specification. Some native objects are built-in; others may be constructed during the course of execution of an ECMAScript program.</w:t>
      </w:r>
      <w:bookmarkStart w:id="105" w:name="_Toc393690183"/>
      <w:bookmarkStart w:id="106" w:name="_Toc385672092"/>
    </w:p>
    <w:p w14:paraId="047B2285" w14:textId="77777777" w:rsidR="004C02EF" w:rsidRPr="00E77497" w:rsidRDefault="004C02EF" w:rsidP="004C02EF">
      <w:pPr>
        <w:pStyle w:val="TermNum"/>
      </w:pPr>
      <w:bookmarkStart w:id="107" w:name="_Toc472818727"/>
      <w:bookmarkStart w:id="108" w:name="_Toc235503273"/>
      <w:r w:rsidRPr="00E77497">
        <w:t>4.3.7</w:t>
      </w:r>
    </w:p>
    <w:p w14:paraId="02E7FCEC" w14:textId="77777777" w:rsidR="004C02EF" w:rsidRPr="00E77497" w:rsidRDefault="004C02EF" w:rsidP="004C02EF">
      <w:pPr>
        <w:pStyle w:val="TermNum"/>
      </w:pPr>
      <w:r w:rsidRPr="00E77497">
        <w:t xml:space="preserve">built-in </w:t>
      </w:r>
      <w:bookmarkEnd w:id="105"/>
      <w:bookmarkEnd w:id="107"/>
      <w:bookmarkEnd w:id="108"/>
      <w:r w:rsidRPr="00E77497">
        <w:t>object</w:t>
      </w:r>
    </w:p>
    <w:p w14:paraId="18DE8A7B"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2C7352A0" w14:textId="77777777" w:rsidR="004C02EF" w:rsidRPr="00E77497" w:rsidRDefault="004C02EF" w:rsidP="004C02EF">
      <w:pPr>
        <w:pStyle w:val="Note"/>
      </w:pPr>
      <w:r w:rsidRPr="00E77497">
        <w:t>NOTE</w:t>
      </w:r>
      <w:r w:rsidRPr="00E77497">
        <w:tab/>
        <w:t>Standard built-in objects are defined in this specification, and an ECMAScript implementation may specify and define others. Every built-in object is a native object.</w:t>
      </w:r>
      <w:bookmarkStart w:id="109" w:name="_Toc393690184"/>
      <w:r w:rsidRPr="00E77497">
        <w:t xml:space="preserve"> A </w:t>
      </w:r>
      <w:r w:rsidRPr="00E77497">
        <w:rPr>
          <w:i/>
        </w:rPr>
        <w:t>built-in constructor</w:t>
      </w:r>
      <w:r w:rsidRPr="00E77497">
        <w:rPr>
          <w:b/>
          <w:i/>
        </w:rPr>
        <w:t xml:space="preserve"> </w:t>
      </w:r>
      <w:r w:rsidRPr="00E77497">
        <w:t>is a built-in object that is also a constructor.</w:t>
      </w:r>
    </w:p>
    <w:p w14:paraId="5F35889C" w14:textId="77777777" w:rsidR="004C02EF" w:rsidRPr="00E77497" w:rsidRDefault="004C02EF" w:rsidP="004C02EF">
      <w:pPr>
        <w:pStyle w:val="TermNum"/>
      </w:pPr>
      <w:bookmarkStart w:id="110" w:name="_Toc472818728"/>
      <w:bookmarkStart w:id="111" w:name="_Toc235503274"/>
      <w:r w:rsidRPr="00E77497">
        <w:t>4.3.8</w:t>
      </w:r>
    </w:p>
    <w:p w14:paraId="23C6A343" w14:textId="77777777" w:rsidR="004C02EF" w:rsidRPr="00E77497" w:rsidRDefault="004C02EF" w:rsidP="004C02EF">
      <w:pPr>
        <w:pStyle w:val="Terms"/>
      </w:pPr>
      <w:r w:rsidRPr="00E77497">
        <w:t xml:space="preserve">host </w:t>
      </w:r>
      <w:bookmarkEnd w:id="106"/>
      <w:bookmarkEnd w:id="109"/>
      <w:bookmarkEnd w:id="110"/>
      <w:bookmarkEnd w:id="111"/>
      <w:r w:rsidRPr="00E77497">
        <w:t>object</w:t>
      </w:r>
    </w:p>
    <w:p w14:paraId="16720BF9" w14:textId="77777777" w:rsidR="004C02EF" w:rsidRPr="00E77497" w:rsidRDefault="004C02EF" w:rsidP="004C02EF">
      <w:pPr>
        <w:pStyle w:val="Definition"/>
      </w:pPr>
      <w:r w:rsidRPr="00E77497">
        <w:t>object supplied by the host environment to complete the execution environment of ECMAScript</w:t>
      </w:r>
    </w:p>
    <w:p w14:paraId="3041FFA3" w14:textId="77777777" w:rsidR="004C02EF" w:rsidRPr="00E77497" w:rsidRDefault="004C02EF" w:rsidP="004C02EF">
      <w:pPr>
        <w:pStyle w:val="Note"/>
      </w:pPr>
      <w:r w:rsidRPr="00E77497">
        <w:t>NOTE</w:t>
      </w:r>
      <w:r w:rsidRPr="00E77497">
        <w:tab/>
        <w:t>Any object that is not native is a host object.</w:t>
      </w:r>
      <w:bookmarkStart w:id="112" w:name="_Toc385672093"/>
      <w:bookmarkStart w:id="113" w:name="_Toc393690185"/>
      <w:bookmarkStart w:id="114" w:name="_Toc410465335"/>
      <w:bookmarkStart w:id="115" w:name="_Toc410465807"/>
      <w:bookmarkStart w:id="116" w:name="_Toc410466906"/>
      <w:bookmarkStart w:id="117" w:name="_Toc410533182"/>
    </w:p>
    <w:p w14:paraId="6EF8E22F" w14:textId="77777777" w:rsidR="004C02EF" w:rsidRPr="00E77497" w:rsidRDefault="004C02EF" w:rsidP="004C02EF">
      <w:pPr>
        <w:pStyle w:val="TermNum"/>
      </w:pPr>
      <w:bookmarkStart w:id="118" w:name="_Toc472818729"/>
      <w:bookmarkStart w:id="119" w:name="_Toc235503275"/>
      <w:r w:rsidRPr="00E77497">
        <w:t>4.3.9</w:t>
      </w:r>
    </w:p>
    <w:bookmarkEnd w:id="112"/>
    <w:bookmarkEnd w:id="113"/>
    <w:bookmarkEnd w:id="114"/>
    <w:bookmarkEnd w:id="115"/>
    <w:bookmarkEnd w:id="116"/>
    <w:bookmarkEnd w:id="117"/>
    <w:p w14:paraId="5D0A1A56" w14:textId="77777777" w:rsidR="004C02EF" w:rsidRPr="00E77497" w:rsidRDefault="004C02EF" w:rsidP="004C02EF">
      <w:pPr>
        <w:pStyle w:val="Terms"/>
      </w:pPr>
      <w:r w:rsidRPr="00E77497">
        <w:t xml:space="preserve">undefined </w:t>
      </w:r>
      <w:bookmarkEnd w:id="118"/>
      <w:bookmarkEnd w:id="119"/>
      <w:r w:rsidRPr="00E77497">
        <w:t>value</w:t>
      </w:r>
    </w:p>
    <w:p w14:paraId="67A1396B" w14:textId="77777777" w:rsidR="004C02EF" w:rsidRPr="00E77497" w:rsidRDefault="004C02EF" w:rsidP="004C02EF">
      <w:pPr>
        <w:pStyle w:val="Definition"/>
      </w:pPr>
      <w:r w:rsidRPr="00E77497">
        <w:t>primitive value used when a variabl</w:t>
      </w:r>
      <w:bookmarkStart w:id="120" w:name="_Toc385672094"/>
      <w:bookmarkStart w:id="121" w:name="_Toc393690186"/>
      <w:r w:rsidRPr="00E77497">
        <w:t>e has not been assigned a value</w:t>
      </w:r>
    </w:p>
    <w:p w14:paraId="2F24B875" w14:textId="77777777" w:rsidR="004C02EF" w:rsidRPr="00E77497" w:rsidRDefault="004C02EF" w:rsidP="004C02EF">
      <w:pPr>
        <w:pStyle w:val="TermNum"/>
      </w:pPr>
      <w:bookmarkStart w:id="122" w:name="_Toc472818730"/>
      <w:bookmarkStart w:id="123" w:name="_Toc235503276"/>
      <w:r w:rsidRPr="00E77497">
        <w:t>4.3.10</w:t>
      </w:r>
    </w:p>
    <w:p w14:paraId="2EC51A46" w14:textId="77777777" w:rsidR="004C02EF" w:rsidRPr="00E77497" w:rsidRDefault="004C02EF" w:rsidP="004C02EF">
      <w:pPr>
        <w:pStyle w:val="Terms"/>
      </w:pPr>
      <w:r w:rsidRPr="00E77497">
        <w:t xml:space="preserve">Undefined </w:t>
      </w:r>
      <w:bookmarkEnd w:id="120"/>
      <w:bookmarkEnd w:id="121"/>
      <w:bookmarkEnd w:id="122"/>
      <w:bookmarkEnd w:id="123"/>
      <w:r w:rsidRPr="00E77497">
        <w:t>type</w:t>
      </w:r>
    </w:p>
    <w:p w14:paraId="5A8DCAFE" w14:textId="77777777" w:rsidR="004C02EF" w:rsidRPr="00E77497" w:rsidRDefault="004C02EF" w:rsidP="004C02EF">
      <w:pPr>
        <w:pStyle w:val="Definition"/>
      </w:pPr>
      <w:r w:rsidRPr="00E77497">
        <w:t>type whose sole val</w:t>
      </w:r>
      <w:bookmarkStart w:id="124" w:name="_Toc385672095"/>
      <w:bookmarkStart w:id="125" w:name="_Toc393690187"/>
      <w:r w:rsidRPr="00E77497">
        <w:t>ue is the undefined value</w:t>
      </w:r>
    </w:p>
    <w:p w14:paraId="0CB14AC4" w14:textId="77777777" w:rsidR="004C02EF" w:rsidRPr="00E77497" w:rsidRDefault="004C02EF" w:rsidP="004C02EF">
      <w:pPr>
        <w:pStyle w:val="TermNum"/>
      </w:pPr>
      <w:bookmarkStart w:id="126" w:name="_Toc472818731"/>
      <w:bookmarkStart w:id="127" w:name="_Toc235503277"/>
      <w:r w:rsidRPr="00E77497">
        <w:t>4.3.11</w:t>
      </w:r>
    </w:p>
    <w:bookmarkEnd w:id="124"/>
    <w:bookmarkEnd w:id="125"/>
    <w:p w14:paraId="088E088A" w14:textId="77777777" w:rsidR="004C02EF" w:rsidRPr="00E77497" w:rsidRDefault="004C02EF" w:rsidP="004C02EF">
      <w:pPr>
        <w:pStyle w:val="Terms"/>
      </w:pPr>
      <w:r w:rsidRPr="00E77497">
        <w:t xml:space="preserve">null </w:t>
      </w:r>
      <w:bookmarkEnd w:id="126"/>
      <w:bookmarkEnd w:id="127"/>
      <w:r w:rsidRPr="00E77497">
        <w:t>value</w:t>
      </w:r>
    </w:p>
    <w:p w14:paraId="4BEA469C" w14:textId="77777777" w:rsidR="004C02EF" w:rsidRPr="00E77497" w:rsidRDefault="004C02EF" w:rsidP="004C02EF">
      <w:pPr>
        <w:pStyle w:val="Definition"/>
      </w:pPr>
      <w:r w:rsidRPr="00E77497">
        <w:t>primitive value that represents the intentio</w:t>
      </w:r>
      <w:bookmarkStart w:id="128" w:name="_Toc385672096"/>
      <w:bookmarkStart w:id="129" w:name="_Toc393690188"/>
      <w:r w:rsidRPr="00E77497">
        <w:t>nal absence of any object value</w:t>
      </w:r>
    </w:p>
    <w:p w14:paraId="75A3BC84" w14:textId="77777777" w:rsidR="004C02EF" w:rsidRPr="00E77497" w:rsidRDefault="004C02EF" w:rsidP="004C02EF">
      <w:pPr>
        <w:pStyle w:val="TermNum"/>
      </w:pPr>
      <w:bookmarkStart w:id="130" w:name="_Toc472818732"/>
      <w:bookmarkStart w:id="131" w:name="_Toc235503278"/>
      <w:r w:rsidRPr="00E77497">
        <w:t>4.3.12</w:t>
      </w:r>
    </w:p>
    <w:p w14:paraId="2583F8BC" w14:textId="77777777" w:rsidR="004C02EF" w:rsidRPr="00E77497" w:rsidRDefault="004C02EF" w:rsidP="004C02EF">
      <w:pPr>
        <w:pStyle w:val="Terms"/>
      </w:pPr>
      <w:r w:rsidRPr="00E77497">
        <w:t xml:space="preserve">Null </w:t>
      </w:r>
      <w:bookmarkEnd w:id="128"/>
      <w:bookmarkEnd w:id="129"/>
      <w:bookmarkEnd w:id="130"/>
      <w:bookmarkEnd w:id="131"/>
      <w:r w:rsidRPr="00E77497">
        <w:t>type</w:t>
      </w:r>
    </w:p>
    <w:p w14:paraId="52EA039C" w14:textId="77777777" w:rsidR="004C02EF" w:rsidRPr="00E77497" w:rsidRDefault="004C02EF" w:rsidP="004C02EF">
      <w:pPr>
        <w:pStyle w:val="Definition"/>
      </w:pPr>
      <w:r w:rsidRPr="00E77497">
        <w:t>type who</w:t>
      </w:r>
      <w:bookmarkStart w:id="132" w:name="_Toc385672097"/>
      <w:bookmarkStart w:id="133" w:name="_Toc393690189"/>
      <w:r w:rsidRPr="00E77497">
        <w:t>se sole value is the null value</w:t>
      </w:r>
    </w:p>
    <w:p w14:paraId="7699642A" w14:textId="77777777" w:rsidR="004C02EF" w:rsidRPr="00E77497" w:rsidRDefault="004C02EF" w:rsidP="004C02EF">
      <w:pPr>
        <w:pStyle w:val="TermNum"/>
      </w:pPr>
      <w:bookmarkStart w:id="134" w:name="_Toc472818733"/>
      <w:bookmarkStart w:id="135" w:name="_Toc235503279"/>
      <w:r w:rsidRPr="00E77497">
        <w:t>4.3.13</w:t>
      </w:r>
    </w:p>
    <w:p w14:paraId="75A4A00E" w14:textId="77777777" w:rsidR="004C02EF" w:rsidRPr="00E77497" w:rsidRDefault="004C02EF" w:rsidP="004C02EF">
      <w:pPr>
        <w:pStyle w:val="Terms"/>
      </w:pPr>
      <w:r w:rsidRPr="00E77497">
        <w:t xml:space="preserve">Boolean </w:t>
      </w:r>
      <w:bookmarkEnd w:id="132"/>
      <w:bookmarkEnd w:id="133"/>
      <w:bookmarkEnd w:id="134"/>
      <w:bookmarkEnd w:id="135"/>
      <w:r w:rsidRPr="00E77497">
        <w:t>value</w:t>
      </w:r>
    </w:p>
    <w:p w14:paraId="479D4294" w14:textId="77777777" w:rsidR="004C02EF" w:rsidRPr="00E77497" w:rsidRDefault="004C02EF" w:rsidP="004C02EF">
      <w:pPr>
        <w:pStyle w:val="Definition"/>
      </w:pPr>
      <w:r w:rsidRPr="00E77497">
        <w:t>member of the Boolean type</w:t>
      </w:r>
    </w:p>
    <w:p w14:paraId="77100D97"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136" w:name="_Toc385672098"/>
      <w:bookmarkStart w:id="137" w:name="_Toc393690190"/>
    </w:p>
    <w:p w14:paraId="3DE6544A" w14:textId="77777777" w:rsidR="004C02EF" w:rsidRPr="00E77497" w:rsidRDefault="004C02EF" w:rsidP="004C02EF">
      <w:pPr>
        <w:pStyle w:val="TermNum"/>
      </w:pPr>
      <w:bookmarkStart w:id="138" w:name="_Toc472818734"/>
      <w:bookmarkStart w:id="139" w:name="_Toc235503280"/>
      <w:r w:rsidRPr="00E77497">
        <w:t>4.3.14</w:t>
      </w:r>
    </w:p>
    <w:p w14:paraId="483C6D3B" w14:textId="77777777" w:rsidR="004C02EF" w:rsidRPr="00E77497" w:rsidRDefault="004C02EF" w:rsidP="004C02EF">
      <w:pPr>
        <w:pStyle w:val="Terms"/>
      </w:pPr>
      <w:r w:rsidRPr="00E77497">
        <w:t xml:space="preserve">Boolean </w:t>
      </w:r>
      <w:bookmarkEnd w:id="136"/>
      <w:bookmarkEnd w:id="137"/>
      <w:bookmarkEnd w:id="138"/>
      <w:bookmarkEnd w:id="139"/>
      <w:r w:rsidRPr="00E77497">
        <w:t>type</w:t>
      </w:r>
    </w:p>
    <w:p w14:paraId="51373BD0"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140" w:name="_Toc385672099"/>
      <w:bookmarkStart w:id="141" w:name="_Toc393690191"/>
    </w:p>
    <w:p w14:paraId="4EFE6A10" w14:textId="77777777" w:rsidR="004C02EF" w:rsidRPr="00E77497" w:rsidRDefault="004C02EF" w:rsidP="004C02EF">
      <w:pPr>
        <w:pStyle w:val="TermNum"/>
      </w:pPr>
      <w:bookmarkStart w:id="142" w:name="_Toc472818735"/>
      <w:bookmarkStart w:id="143" w:name="_Toc235503281"/>
      <w:r w:rsidRPr="00E77497">
        <w:t>4.3.15</w:t>
      </w:r>
    </w:p>
    <w:p w14:paraId="1137B6F1" w14:textId="77777777" w:rsidR="004C02EF" w:rsidRPr="00E77497" w:rsidRDefault="004C02EF" w:rsidP="004C02EF">
      <w:pPr>
        <w:pStyle w:val="Terms"/>
      </w:pPr>
      <w:r w:rsidRPr="00E77497">
        <w:t xml:space="preserve">Boolean </w:t>
      </w:r>
      <w:bookmarkEnd w:id="140"/>
      <w:bookmarkEnd w:id="141"/>
      <w:bookmarkEnd w:id="142"/>
      <w:bookmarkEnd w:id="143"/>
      <w:r w:rsidRPr="00E77497">
        <w:t>object</w:t>
      </w:r>
    </w:p>
    <w:p w14:paraId="2171E7D6"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29D7BDA2"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property whose value is the Boolean value. A Boolean object can be coerced to a Boolean value.</w:t>
      </w:r>
    </w:p>
    <w:p w14:paraId="5492AEDE" w14:textId="77777777" w:rsidR="004C02EF" w:rsidRPr="00E77497" w:rsidRDefault="004C02EF" w:rsidP="004C02EF">
      <w:pPr>
        <w:pStyle w:val="TermNum"/>
      </w:pPr>
      <w:bookmarkStart w:id="144" w:name="_Toc385672100"/>
      <w:bookmarkStart w:id="145" w:name="_Toc393690192"/>
      <w:bookmarkStart w:id="146" w:name="_Toc472818736"/>
      <w:bookmarkStart w:id="147" w:name="_Toc235503282"/>
      <w:r w:rsidRPr="00E77497">
        <w:t>4.3.16</w:t>
      </w:r>
    </w:p>
    <w:p w14:paraId="1A4B4B46" w14:textId="77777777" w:rsidR="004C02EF" w:rsidRPr="00E77497" w:rsidRDefault="004C02EF" w:rsidP="004C02EF">
      <w:pPr>
        <w:pStyle w:val="TermNum"/>
      </w:pPr>
      <w:r w:rsidRPr="00E77497">
        <w:t xml:space="preserve">String </w:t>
      </w:r>
      <w:bookmarkEnd w:id="144"/>
      <w:bookmarkEnd w:id="145"/>
      <w:bookmarkEnd w:id="146"/>
      <w:bookmarkEnd w:id="147"/>
      <w:r w:rsidRPr="00E77497">
        <w:t>value</w:t>
      </w:r>
    </w:p>
    <w:p w14:paraId="559380FD" w14:textId="77777777" w:rsidR="004C02EF" w:rsidRPr="00E77497" w:rsidRDefault="004C02EF" w:rsidP="004C02EF">
      <w:r w:rsidRPr="00E77497">
        <w:t>primitive value that is a finite ordered sequence of zero o</w:t>
      </w:r>
      <w:bookmarkStart w:id="148" w:name="_Toc385672101"/>
      <w:bookmarkStart w:id="149" w:name="_Toc393690193"/>
      <w:r w:rsidRPr="00E77497">
        <w:t>r more 16-bit unsigned integer</w:t>
      </w:r>
    </w:p>
    <w:p w14:paraId="16C84B78"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1D04011B" w14:textId="77777777" w:rsidR="004C02EF" w:rsidRPr="00E77497" w:rsidRDefault="004C02EF" w:rsidP="004C02EF">
      <w:pPr>
        <w:pStyle w:val="TermNum"/>
      </w:pPr>
      <w:bookmarkStart w:id="150" w:name="_Toc472818737"/>
      <w:bookmarkStart w:id="151" w:name="_Toc235503283"/>
      <w:r w:rsidRPr="00E77497">
        <w:t>4.3.17</w:t>
      </w:r>
    </w:p>
    <w:p w14:paraId="3DAB195D" w14:textId="77777777" w:rsidR="004C02EF" w:rsidRPr="00E77497" w:rsidRDefault="004C02EF" w:rsidP="004C02EF">
      <w:pPr>
        <w:pStyle w:val="Terms"/>
      </w:pPr>
      <w:r w:rsidRPr="00E77497">
        <w:t xml:space="preserve">String </w:t>
      </w:r>
      <w:bookmarkEnd w:id="148"/>
      <w:bookmarkEnd w:id="149"/>
      <w:bookmarkEnd w:id="150"/>
      <w:bookmarkEnd w:id="151"/>
      <w:r w:rsidRPr="00E77497">
        <w:t>type</w:t>
      </w:r>
    </w:p>
    <w:p w14:paraId="67F8D33C" w14:textId="77777777" w:rsidR="004C02EF" w:rsidRPr="00E77497" w:rsidRDefault="004C02EF" w:rsidP="004C02EF">
      <w:pPr>
        <w:pStyle w:val="Definition"/>
      </w:pPr>
      <w:r w:rsidRPr="00E77497">
        <w:t>se</w:t>
      </w:r>
      <w:bookmarkStart w:id="152" w:name="_Toc385672102"/>
      <w:bookmarkStart w:id="153" w:name="_Toc393690194"/>
      <w:r w:rsidRPr="00E77497">
        <w:t>t of all possible String values</w:t>
      </w:r>
    </w:p>
    <w:p w14:paraId="4FCC8574" w14:textId="77777777" w:rsidR="004C02EF" w:rsidRPr="00E77497" w:rsidRDefault="004C02EF" w:rsidP="004C02EF">
      <w:pPr>
        <w:pStyle w:val="TermNum"/>
      </w:pPr>
      <w:bookmarkStart w:id="154" w:name="_Ref457703934"/>
      <w:bookmarkStart w:id="155" w:name="_Toc472818738"/>
      <w:bookmarkStart w:id="156" w:name="_Toc235503284"/>
      <w:r w:rsidRPr="00E77497">
        <w:t>4.3.18</w:t>
      </w:r>
    </w:p>
    <w:p w14:paraId="7428991D" w14:textId="77777777" w:rsidR="004C02EF" w:rsidRPr="00E77497" w:rsidRDefault="004C02EF" w:rsidP="004C02EF">
      <w:pPr>
        <w:pStyle w:val="Terms"/>
      </w:pPr>
      <w:r w:rsidRPr="00E77497">
        <w:t xml:space="preserve">String </w:t>
      </w:r>
      <w:bookmarkEnd w:id="152"/>
      <w:bookmarkEnd w:id="153"/>
      <w:bookmarkEnd w:id="154"/>
      <w:bookmarkEnd w:id="155"/>
      <w:bookmarkEnd w:id="156"/>
      <w:r w:rsidRPr="00E77497">
        <w:t>object</w:t>
      </w:r>
    </w:p>
    <w:p w14:paraId="5486F5E7"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58948F3C"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14:paraId="5647D559" w14:textId="77777777" w:rsidR="004C02EF" w:rsidRPr="00E77497" w:rsidRDefault="004C02EF" w:rsidP="004C02EF">
      <w:pPr>
        <w:pStyle w:val="TermNum"/>
      </w:pPr>
      <w:bookmarkStart w:id="157" w:name="_Toc385672103"/>
      <w:bookmarkStart w:id="158" w:name="_Toc393690195"/>
      <w:bookmarkStart w:id="159" w:name="_Toc472818739"/>
      <w:bookmarkStart w:id="160" w:name="_Toc235503285"/>
      <w:r w:rsidRPr="00E77497">
        <w:t>4.3.19</w:t>
      </w:r>
    </w:p>
    <w:p w14:paraId="1CD0AE65" w14:textId="77777777" w:rsidR="004C02EF" w:rsidRPr="00E77497" w:rsidRDefault="004C02EF" w:rsidP="004C02EF">
      <w:pPr>
        <w:pStyle w:val="Terms"/>
      </w:pPr>
      <w:r w:rsidRPr="00E77497">
        <w:t xml:space="preserve">Number </w:t>
      </w:r>
      <w:bookmarkEnd w:id="157"/>
      <w:bookmarkEnd w:id="158"/>
      <w:bookmarkEnd w:id="159"/>
      <w:bookmarkEnd w:id="160"/>
      <w:r w:rsidRPr="00E77497">
        <w:t>value</w:t>
      </w:r>
    </w:p>
    <w:p w14:paraId="0CBF2439" w14:textId="77777777" w:rsidR="004C02EF" w:rsidRPr="00E77497" w:rsidRDefault="004C02EF" w:rsidP="004C02EF">
      <w:pPr>
        <w:pStyle w:val="Definition"/>
      </w:pPr>
      <w:r w:rsidRPr="00E77497">
        <w:t>primitive value corresponding to a double-precision 64-bit binary format IEEE 754 value</w:t>
      </w:r>
    </w:p>
    <w:p w14:paraId="1BDD55C8"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61" w:name="_Toc385672104"/>
      <w:bookmarkStart w:id="162" w:name="_Toc393690196"/>
    </w:p>
    <w:p w14:paraId="1530A08B" w14:textId="77777777" w:rsidR="004C02EF" w:rsidRPr="00E77497" w:rsidRDefault="004C02EF" w:rsidP="004C02EF">
      <w:pPr>
        <w:pStyle w:val="TermNum"/>
      </w:pPr>
      <w:bookmarkStart w:id="163" w:name="_Toc472818740"/>
      <w:bookmarkStart w:id="164" w:name="_Toc235503286"/>
      <w:r w:rsidRPr="00E77497">
        <w:t>4.3.20</w:t>
      </w:r>
    </w:p>
    <w:p w14:paraId="058BA188" w14:textId="77777777" w:rsidR="004C02EF" w:rsidRPr="00E77497" w:rsidRDefault="004C02EF" w:rsidP="004C02EF">
      <w:pPr>
        <w:pStyle w:val="Terms"/>
      </w:pPr>
      <w:r w:rsidRPr="00E77497">
        <w:t xml:space="preserve">Number </w:t>
      </w:r>
      <w:bookmarkEnd w:id="161"/>
      <w:bookmarkEnd w:id="162"/>
      <w:bookmarkEnd w:id="163"/>
      <w:bookmarkEnd w:id="164"/>
      <w:r w:rsidRPr="00E77497">
        <w:t>type</w:t>
      </w:r>
    </w:p>
    <w:p w14:paraId="58C09840" w14:textId="77777777" w:rsidR="004C02EF" w:rsidRPr="00E77497" w:rsidRDefault="004C02EF" w:rsidP="004C02EF">
      <w:pPr>
        <w:pStyle w:val="Definition"/>
      </w:pPr>
      <w:r w:rsidRPr="00E77497">
        <w:t xml:space="preserve">set of all possible Number values including the special “Not-a-Number” (NaN) values, positive </w:t>
      </w:r>
      <w:bookmarkStart w:id="165" w:name="_Toc385672105"/>
      <w:bookmarkStart w:id="166" w:name="_Toc393690197"/>
      <w:r w:rsidRPr="00E77497">
        <w:t>infinity, and negative infinity</w:t>
      </w:r>
    </w:p>
    <w:p w14:paraId="6F9DB1C7" w14:textId="77777777" w:rsidR="004C02EF" w:rsidRPr="00E77497" w:rsidRDefault="004C02EF" w:rsidP="004C02EF">
      <w:pPr>
        <w:pStyle w:val="TermNum"/>
      </w:pPr>
      <w:bookmarkStart w:id="167" w:name="_Toc472818741"/>
      <w:bookmarkStart w:id="168" w:name="_Toc235503287"/>
      <w:r w:rsidRPr="00E77497">
        <w:t>4.3.21</w:t>
      </w:r>
    </w:p>
    <w:p w14:paraId="0FBA1A07" w14:textId="77777777" w:rsidR="004C02EF" w:rsidRPr="00E77497" w:rsidRDefault="004C02EF" w:rsidP="004C02EF">
      <w:pPr>
        <w:pStyle w:val="Terms"/>
      </w:pPr>
      <w:r w:rsidRPr="00E77497">
        <w:t xml:space="preserve">Number </w:t>
      </w:r>
      <w:bookmarkEnd w:id="165"/>
      <w:bookmarkEnd w:id="166"/>
      <w:bookmarkEnd w:id="167"/>
      <w:bookmarkEnd w:id="168"/>
      <w:r w:rsidRPr="00E77497">
        <w:t>object</w:t>
      </w:r>
    </w:p>
    <w:p w14:paraId="71854666"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20EA9850"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169" w:name="_Toc385672106"/>
      <w:bookmarkStart w:id="170" w:name="_Toc393690198"/>
      <w:r w:rsidRPr="00E77497">
        <w:t>.</w:t>
      </w:r>
    </w:p>
    <w:p w14:paraId="62E20635" w14:textId="77777777" w:rsidR="004C02EF" w:rsidRPr="00E77497" w:rsidRDefault="004C02EF" w:rsidP="004C02EF">
      <w:pPr>
        <w:pStyle w:val="TermNum"/>
      </w:pPr>
      <w:bookmarkStart w:id="171" w:name="_Toc472818742"/>
      <w:bookmarkStart w:id="172" w:name="_Toc235503288"/>
      <w:r w:rsidRPr="00E77497">
        <w:t>4.3.22</w:t>
      </w:r>
    </w:p>
    <w:p w14:paraId="14151498" w14:textId="77777777" w:rsidR="004C02EF" w:rsidRPr="00E77497" w:rsidRDefault="004C02EF" w:rsidP="004C02EF">
      <w:pPr>
        <w:pStyle w:val="Terms"/>
      </w:pPr>
      <w:r w:rsidRPr="00E77497">
        <w:t>Infinit</w:t>
      </w:r>
      <w:bookmarkEnd w:id="169"/>
      <w:bookmarkEnd w:id="170"/>
      <w:r w:rsidRPr="00E77497">
        <w:t>y</w:t>
      </w:r>
      <w:bookmarkEnd w:id="171"/>
      <w:bookmarkEnd w:id="172"/>
    </w:p>
    <w:p w14:paraId="07C3CFEF"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73" w:name="_Toc385672107"/>
      <w:bookmarkStart w:id="174" w:name="_Toc393690199"/>
      <w:r w:rsidRPr="00E77497">
        <w:t xml:space="preserve"> positive infinite Number value</w:t>
      </w:r>
    </w:p>
    <w:p w14:paraId="7E0CA696" w14:textId="77777777" w:rsidR="004C02EF" w:rsidRPr="00E77497" w:rsidRDefault="004C02EF" w:rsidP="004C02EF">
      <w:pPr>
        <w:pStyle w:val="TermNum"/>
      </w:pPr>
      <w:bookmarkStart w:id="175" w:name="_Hlt424497426"/>
      <w:bookmarkStart w:id="176" w:name="_Toc472818743"/>
      <w:bookmarkStart w:id="177" w:name="_Toc235503289"/>
      <w:bookmarkEnd w:id="175"/>
      <w:r w:rsidRPr="00E77497">
        <w:t>4.3.23</w:t>
      </w:r>
    </w:p>
    <w:p w14:paraId="465FD37C" w14:textId="77777777" w:rsidR="004C02EF" w:rsidRPr="00E77497" w:rsidRDefault="004C02EF" w:rsidP="004C02EF">
      <w:pPr>
        <w:pStyle w:val="Terms"/>
      </w:pPr>
      <w:r w:rsidRPr="00E77497">
        <w:t>Na</w:t>
      </w:r>
      <w:bookmarkEnd w:id="173"/>
      <w:bookmarkEnd w:id="174"/>
      <w:r w:rsidRPr="00E77497">
        <w:t>N</w:t>
      </w:r>
      <w:bookmarkEnd w:id="176"/>
      <w:bookmarkEnd w:id="177"/>
    </w:p>
    <w:p w14:paraId="654113C9" w14:textId="77777777" w:rsidR="004C02EF" w:rsidRPr="00E77497" w:rsidRDefault="004C02EF" w:rsidP="004C02EF">
      <w:r w:rsidRPr="00E77497">
        <w:t>number value that is a IEEE 754 “Not-a-Number” value</w:t>
      </w:r>
    </w:p>
    <w:p w14:paraId="0CA0FAC3" w14:textId="77777777" w:rsidR="004C02EF" w:rsidRPr="00E77497" w:rsidRDefault="004C02EF" w:rsidP="004C02EF">
      <w:pPr>
        <w:pStyle w:val="TermNum"/>
      </w:pPr>
      <w:bookmarkStart w:id="178" w:name="_Toc235503290"/>
      <w:r w:rsidRPr="00E77497">
        <w:t>4.3.24</w:t>
      </w:r>
    </w:p>
    <w:bookmarkEnd w:id="178"/>
    <w:p w14:paraId="16C0BE2B" w14:textId="77777777" w:rsidR="004C02EF" w:rsidRPr="00E77497" w:rsidRDefault="004C02EF" w:rsidP="004C02EF">
      <w:pPr>
        <w:pStyle w:val="Terms"/>
      </w:pPr>
      <w:r w:rsidRPr="00E77497">
        <w:t>function</w:t>
      </w:r>
    </w:p>
    <w:p w14:paraId="7B4C3B5A"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Function</w:t>
      </w:r>
      <w:r w:rsidRPr="00E77497">
        <w:t xml:space="preserve"> constructor and that may be invoked as a subroutine</w:t>
      </w:r>
    </w:p>
    <w:p w14:paraId="368DF3B1" w14:textId="77777777" w:rsidR="004C02EF" w:rsidRPr="00E77497" w:rsidRDefault="004C02EF" w:rsidP="004C02EF">
      <w:pPr>
        <w:pStyle w:val="Note"/>
      </w:pPr>
      <w:r w:rsidRPr="00E77497">
        <w:t>NOTE</w:t>
      </w:r>
      <w:r w:rsidRPr="00E77497">
        <w:tab/>
        <w:t>In addition to its named properties, a function contains executable code and state that determine how it behaves when invoked. A function’s code may or may not be written in ECMAScript.</w:t>
      </w:r>
    </w:p>
    <w:p w14:paraId="7ECA9AD9" w14:textId="77777777" w:rsidR="004C02EF" w:rsidRPr="00E77497" w:rsidRDefault="004C02EF" w:rsidP="004C02EF">
      <w:pPr>
        <w:pStyle w:val="TermNum"/>
      </w:pPr>
      <w:bookmarkStart w:id="179" w:name="_Toc235503291"/>
      <w:r w:rsidRPr="00E77497">
        <w:t>4.3.25</w:t>
      </w:r>
    </w:p>
    <w:p w14:paraId="3DA376F6" w14:textId="77777777" w:rsidR="004C02EF" w:rsidRPr="00E77497" w:rsidRDefault="004C02EF" w:rsidP="004C02EF">
      <w:pPr>
        <w:pStyle w:val="Terms"/>
      </w:pPr>
      <w:r w:rsidRPr="00E77497">
        <w:t xml:space="preserve">built-in </w:t>
      </w:r>
      <w:bookmarkEnd w:id="179"/>
      <w:r w:rsidRPr="00E77497">
        <w:t>function</w:t>
      </w:r>
    </w:p>
    <w:p w14:paraId="43178638" w14:textId="77777777" w:rsidR="004C02EF" w:rsidRPr="00E77497" w:rsidRDefault="004C02EF" w:rsidP="004C02EF">
      <w:r w:rsidRPr="00E77497">
        <w:t>built-in object that is a function</w:t>
      </w:r>
    </w:p>
    <w:p w14:paraId="7884FDCA"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21091A5B" w14:textId="77777777" w:rsidR="004C02EF" w:rsidRPr="004D1BD1" w:rsidRDefault="004C02EF" w:rsidP="004C02EF">
      <w:pPr>
        <w:pStyle w:val="TermNum"/>
      </w:pPr>
      <w:bookmarkStart w:id="180" w:name="_Toc235503292"/>
      <w:r w:rsidRPr="004D1BD1">
        <w:t>4.3.26</w:t>
      </w:r>
    </w:p>
    <w:bookmarkEnd w:id="180"/>
    <w:p w14:paraId="7544E527" w14:textId="77777777" w:rsidR="004C02EF" w:rsidRPr="00E65A34" w:rsidRDefault="004C02EF" w:rsidP="004C02EF">
      <w:pPr>
        <w:pStyle w:val="Terms"/>
      </w:pPr>
      <w:r w:rsidRPr="00E65A34">
        <w:t>property</w:t>
      </w:r>
    </w:p>
    <w:p w14:paraId="6F181009" w14:textId="77777777" w:rsidR="004C02EF" w:rsidRPr="009C202C" w:rsidRDefault="004C02EF" w:rsidP="004C02EF">
      <w:r w:rsidRPr="009C202C">
        <w:t>association between a name and a value that is a part of an object</w:t>
      </w:r>
    </w:p>
    <w:p w14:paraId="092C27AD"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7DFADBCE" w14:textId="77777777" w:rsidR="004C02EF" w:rsidRPr="00675B74" w:rsidRDefault="004C02EF" w:rsidP="004C02EF">
      <w:pPr>
        <w:pStyle w:val="TermNum"/>
      </w:pPr>
      <w:bookmarkStart w:id="181" w:name="_Toc235503293"/>
      <w:r w:rsidRPr="00675B74">
        <w:t>4.3.27</w:t>
      </w:r>
    </w:p>
    <w:bookmarkEnd w:id="181"/>
    <w:p w14:paraId="1BCF6460" w14:textId="77777777" w:rsidR="004C02EF" w:rsidRPr="00E77497" w:rsidRDefault="004C02EF" w:rsidP="004C02EF">
      <w:pPr>
        <w:pStyle w:val="Terms"/>
      </w:pPr>
      <w:r w:rsidRPr="00E77497">
        <w:t>method</w:t>
      </w:r>
    </w:p>
    <w:p w14:paraId="7E4A7822" w14:textId="77777777" w:rsidR="004C02EF" w:rsidRPr="00E77497" w:rsidRDefault="004C02EF" w:rsidP="004C02EF">
      <w:r w:rsidRPr="00E77497">
        <w:t>function that is the value of a property</w:t>
      </w:r>
    </w:p>
    <w:p w14:paraId="09EFB893"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4C889B92" w14:textId="77777777" w:rsidR="004C02EF" w:rsidRPr="00E77497" w:rsidRDefault="004C02EF" w:rsidP="004C02EF">
      <w:pPr>
        <w:pStyle w:val="TermNum"/>
      </w:pPr>
      <w:bookmarkStart w:id="182" w:name="_Toc235503294"/>
      <w:r w:rsidRPr="00E77497">
        <w:t>4.3.28</w:t>
      </w:r>
    </w:p>
    <w:p w14:paraId="2FC50469" w14:textId="77777777" w:rsidR="004C02EF" w:rsidRPr="00E77497" w:rsidRDefault="004C02EF" w:rsidP="004C02EF">
      <w:pPr>
        <w:pStyle w:val="Terms"/>
      </w:pPr>
      <w:r w:rsidRPr="00E77497">
        <w:t>built-in method</w:t>
      </w:r>
    </w:p>
    <w:p w14:paraId="3446F7DA" w14:textId="77777777" w:rsidR="004C02EF" w:rsidRPr="00E77497" w:rsidRDefault="004C02EF" w:rsidP="004C02EF">
      <w:r w:rsidRPr="00E77497">
        <w:t>method that is a built-in function</w:t>
      </w:r>
    </w:p>
    <w:p w14:paraId="219F3985"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746E5631" w14:textId="77777777" w:rsidR="004C02EF" w:rsidRPr="00E77497" w:rsidRDefault="004C02EF" w:rsidP="004C02EF">
      <w:pPr>
        <w:pStyle w:val="TermNum"/>
      </w:pPr>
      <w:r w:rsidRPr="00E77497">
        <w:t>4.3.29</w:t>
      </w:r>
    </w:p>
    <w:bookmarkEnd w:id="182"/>
    <w:p w14:paraId="47ED7C74" w14:textId="77777777" w:rsidR="004C02EF" w:rsidRPr="00E77497" w:rsidRDefault="004C02EF" w:rsidP="004C02EF">
      <w:pPr>
        <w:pStyle w:val="Terms"/>
      </w:pPr>
      <w:r w:rsidRPr="00E77497">
        <w:t>attribute</w:t>
      </w:r>
    </w:p>
    <w:p w14:paraId="7CCC4248" w14:textId="77777777" w:rsidR="004C02EF" w:rsidRPr="00E77497" w:rsidRDefault="004C02EF" w:rsidP="004C02EF">
      <w:r w:rsidRPr="00E77497">
        <w:t>internal value that defines some characteristic of a property</w:t>
      </w:r>
    </w:p>
    <w:p w14:paraId="4317C3AF" w14:textId="77777777" w:rsidR="004C02EF" w:rsidRPr="00E77497" w:rsidRDefault="004C02EF" w:rsidP="004C02EF">
      <w:pPr>
        <w:pStyle w:val="TermNum"/>
      </w:pPr>
      <w:bookmarkStart w:id="183" w:name="_Toc235503295"/>
      <w:r w:rsidRPr="00E77497">
        <w:t>4.3.30</w:t>
      </w:r>
    </w:p>
    <w:p w14:paraId="01BAF069" w14:textId="77777777" w:rsidR="004C02EF" w:rsidRPr="00E77497" w:rsidRDefault="004C02EF" w:rsidP="004C02EF">
      <w:pPr>
        <w:pStyle w:val="Terms"/>
      </w:pPr>
      <w:r w:rsidRPr="00E77497">
        <w:t xml:space="preserve">own </w:t>
      </w:r>
      <w:bookmarkEnd w:id="183"/>
      <w:r w:rsidRPr="00E77497">
        <w:t>property</w:t>
      </w:r>
    </w:p>
    <w:p w14:paraId="7BA5ABD5" w14:textId="77777777" w:rsidR="004C02EF" w:rsidRPr="00E77497" w:rsidRDefault="004C02EF" w:rsidP="004C02EF">
      <w:r w:rsidRPr="00E77497">
        <w:t>property that is directly contained by its object</w:t>
      </w:r>
    </w:p>
    <w:p w14:paraId="1DBDF35C" w14:textId="77777777" w:rsidR="004C02EF" w:rsidRPr="00E77497" w:rsidRDefault="004C02EF" w:rsidP="004C02EF">
      <w:pPr>
        <w:pStyle w:val="TermNum"/>
      </w:pPr>
      <w:bookmarkStart w:id="184" w:name="_Toc235503296"/>
      <w:r w:rsidRPr="00E77497">
        <w:t>4.3.31</w:t>
      </w:r>
    </w:p>
    <w:p w14:paraId="1B2DC6E6" w14:textId="77777777" w:rsidR="004C02EF" w:rsidRPr="00E77497" w:rsidRDefault="004C02EF" w:rsidP="004C02EF">
      <w:pPr>
        <w:pStyle w:val="Terms"/>
      </w:pPr>
      <w:r w:rsidRPr="00E77497">
        <w:t xml:space="preserve">inherited </w:t>
      </w:r>
      <w:bookmarkEnd w:id="184"/>
      <w:r w:rsidRPr="00E77497">
        <w:t>property</w:t>
      </w:r>
    </w:p>
    <w:p w14:paraId="46341B0E" w14:textId="77777777" w:rsidR="004C02EF" w:rsidRPr="00E77497" w:rsidRDefault="004C02EF" w:rsidP="004C02EF">
      <w:r w:rsidRPr="00E77497">
        <w:t>property of an object that is not an own property but is a property (either own or inherited) of the object’s prototype</w:t>
      </w:r>
    </w:p>
    <w:p w14:paraId="57FEB616" w14:textId="77777777" w:rsidR="004C02EF" w:rsidRPr="00E77497" w:rsidRDefault="004C02EF" w:rsidP="004C02EF">
      <w:pPr>
        <w:pStyle w:val="1"/>
        <w:numPr>
          <w:ilvl w:val="0"/>
          <w:numId w:val="0"/>
        </w:numPr>
      </w:pPr>
      <w:bookmarkStart w:id="185" w:name="_Toc472818744"/>
      <w:bookmarkStart w:id="186" w:name="_Toc235503298"/>
      <w:bookmarkStart w:id="187" w:name="_Toc241509073"/>
      <w:bookmarkStart w:id="188" w:name="_Toc244416560"/>
      <w:bookmarkStart w:id="189" w:name="_Toc276630924"/>
      <w:bookmarkStart w:id="190" w:name="_Toc323907550"/>
      <w:r w:rsidRPr="00E77497">
        <w:t>5</w:t>
      </w:r>
      <w:r w:rsidRPr="00E77497">
        <w:tab/>
        <w:t>Notational Conventions</w:t>
      </w:r>
      <w:bookmarkStart w:id="191" w:name="_Toc381513606"/>
      <w:bookmarkStart w:id="192" w:name="_Ref381520185"/>
      <w:bookmarkStart w:id="193" w:name="_Ref381520193"/>
      <w:bookmarkStart w:id="194" w:name="_Ref381520231"/>
      <w:bookmarkStart w:id="195" w:name="_Toc382202747"/>
      <w:bookmarkStart w:id="196" w:name="_Toc382202967"/>
      <w:bookmarkStart w:id="197" w:name="_Toc382212128"/>
      <w:bookmarkStart w:id="198" w:name="_Toc382212307"/>
      <w:bookmarkStart w:id="199" w:name="_Toc382291473"/>
      <w:bookmarkStart w:id="200" w:name="_Ref382710935"/>
      <w:bookmarkStart w:id="201" w:name="_Toc385672110"/>
      <w:bookmarkStart w:id="202" w:name="_Toc393690201"/>
      <w:bookmarkEnd w:id="185"/>
      <w:bookmarkEnd w:id="186"/>
      <w:bookmarkEnd w:id="187"/>
      <w:bookmarkEnd w:id="188"/>
      <w:bookmarkEnd w:id="189"/>
      <w:bookmarkEnd w:id="190"/>
    </w:p>
    <w:p w14:paraId="619C4734" w14:textId="77777777" w:rsidR="004C02EF" w:rsidRPr="00E77497" w:rsidRDefault="004C02EF" w:rsidP="004C02EF">
      <w:pPr>
        <w:pStyle w:val="20"/>
        <w:numPr>
          <w:ilvl w:val="0"/>
          <w:numId w:val="0"/>
        </w:numPr>
      </w:pPr>
      <w:bookmarkStart w:id="203" w:name="_Toc472818745"/>
      <w:bookmarkStart w:id="204" w:name="_Toc235503299"/>
      <w:bookmarkStart w:id="205" w:name="_Toc241509074"/>
      <w:bookmarkStart w:id="206" w:name="_Toc244416561"/>
      <w:bookmarkStart w:id="207" w:name="_Toc276630925"/>
      <w:bookmarkStart w:id="208" w:name="_Toc323907551"/>
      <w:r w:rsidRPr="00E77497">
        <w:t>5.1</w:t>
      </w:r>
      <w:r w:rsidRPr="00E77497">
        <w:tab/>
        <w:t>Syntactic and Lexical Grammar</w:t>
      </w:r>
      <w:bookmarkEnd w:id="191"/>
      <w:bookmarkEnd w:id="192"/>
      <w:bookmarkEnd w:id="193"/>
      <w:bookmarkEnd w:id="194"/>
      <w:bookmarkEnd w:id="195"/>
      <w:bookmarkEnd w:id="196"/>
      <w:bookmarkEnd w:id="197"/>
      <w:bookmarkEnd w:id="198"/>
      <w:bookmarkEnd w:id="199"/>
      <w:bookmarkEnd w:id="200"/>
      <w:bookmarkEnd w:id="201"/>
      <w:bookmarkEnd w:id="202"/>
      <w:r w:rsidRPr="00E77497">
        <w:t>s</w:t>
      </w:r>
      <w:bookmarkEnd w:id="203"/>
      <w:bookmarkEnd w:id="204"/>
      <w:bookmarkEnd w:id="205"/>
      <w:bookmarkEnd w:id="206"/>
      <w:bookmarkEnd w:id="207"/>
      <w:bookmarkEnd w:id="208"/>
    </w:p>
    <w:p w14:paraId="43646E3B" w14:textId="77777777" w:rsidR="004C02EF" w:rsidRPr="00E77497" w:rsidRDefault="004C02EF" w:rsidP="004C02EF">
      <w:pPr>
        <w:pStyle w:val="30"/>
        <w:numPr>
          <w:ilvl w:val="0"/>
          <w:numId w:val="0"/>
        </w:numPr>
      </w:pPr>
      <w:bookmarkStart w:id="209" w:name="_Toc381513607"/>
      <w:bookmarkStart w:id="210" w:name="_Toc382202748"/>
      <w:bookmarkStart w:id="211" w:name="_Toc382202968"/>
      <w:bookmarkStart w:id="212" w:name="_Toc382212129"/>
      <w:bookmarkStart w:id="213" w:name="_Toc382212308"/>
      <w:bookmarkStart w:id="214" w:name="_Toc382291474"/>
      <w:bookmarkStart w:id="215" w:name="_Toc385672111"/>
      <w:bookmarkStart w:id="216" w:name="_Toc393690202"/>
      <w:bookmarkStart w:id="217" w:name="_Toc472818746"/>
      <w:bookmarkStart w:id="218" w:name="_Toc235503300"/>
      <w:bookmarkStart w:id="219" w:name="_Toc241509075"/>
      <w:bookmarkStart w:id="220" w:name="_Toc244416562"/>
      <w:bookmarkStart w:id="221" w:name="_Toc276630926"/>
      <w:bookmarkStart w:id="222" w:name="_Toc323907552"/>
      <w:r w:rsidRPr="00E77497">
        <w:t>5.1.1</w:t>
      </w:r>
      <w:r w:rsidRPr="00E77497">
        <w:tab/>
        <w:t>Context-Free Grammar</w:t>
      </w:r>
      <w:bookmarkEnd w:id="209"/>
      <w:bookmarkEnd w:id="210"/>
      <w:bookmarkEnd w:id="211"/>
      <w:bookmarkEnd w:id="212"/>
      <w:bookmarkEnd w:id="213"/>
      <w:bookmarkEnd w:id="214"/>
      <w:bookmarkEnd w:id="215"/>
      <w:bookmarkEnd w:id="216"/>
      <w:r w:rsidRPr="00E77497">
        <w:t>s</w:t>
      </w:r>
      <w:bookmarkEnd w:id="217"/>
      <w:bookmarkEnd w:id="218"/>
      <w:bookmarkEnd w:id="219"/>
      <w:bookmarkEnd w:id="220"/>
      <w:bookmarkEnd w:id="221"/>
      <w:bookmarkEnd w:id="222"/>
    </w:p>
    <w:p w14:paraId="7EE5AD30" w14:textId="77777777" w:rsidR="004C02EF" w:rsidRPr="00E77497"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14:paraId="4C320FE2"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23" w:name="_Toc381513608"/>
      <w:bookmarkStart w:id="224" w:name="_Toc382202749"/>
      <w:bookmarkStart w:id="225" w:name="_Toc382202969"/>
      <w:bookmarkStart w:id="226" w:name="_Toc382212130"/>
      <w:bookmarkStart w:id="227" w:name="_Toc382212309"/>
      <w:bookmarkStart w:id="228" w:name="_Toc382291475"/>
      <w:bookmarkStart w:id="229" w:name="_Ref382648155"/>
      <w:bookmarkStart w:id="230" w:name="_Ref384022086"/>
      <w:bookmarkStart w:id="231" w:name="_Toc385672112"/>
      <w:bookmarkStart w:id="232" w:name="_Toc393690203"/>
      <w:bookmarkStart w:id="233" w:name="_Ref404492853"/>
    </w:p>
    <w:p w14:paraId="37983E46" w14:textId="77777777" w:rsidR="004C02EF" w:rsidRPr="00E77497" w:rsidRDefault="004C02EF" w:rsidP="004C02EF">
      <w:pPr>
        <w:pStyle w:val="30"/>
        <w:numPr>
          <w:ilvl w:val="0"/>
          <w:numId w:val="0"/>
        </w:numPr>
      </w:pPr>
      <w:bookmarkStart w:id="234" w:name="_Ref424530657"/>
      <w:bookmarkStart w:id="235" w:name="_Toc472818747"/>
      <w:bookmarkStart w:id="236" w:name="_Toc235503301"/>
      <w:bookmarkStart w:id="237" w:name="_Toc241509076"/>
      <w:bookmarkStart w:id="238" w:name="_Toc244416563"/>
      <w:bookmarkStart w:id="239" w:name="_Toc276630927"/>
      <w:bookmarkStart w:id="240" w:name="_Toc323907553"/>
      <w:r w:rsidRPr="00E77497">
        <w:t>5.1.2</w:t>
      </w:r>
      <w:r w:rsidRPr="00E77497">
        <w:tab/>
        <w:t>The Lexical and RegExp Gramma</w:t>
      </w:r>
      <w:bookmarkEnd w:id="223"/>
      <w:bookmarkEnd w:id="224"/>
      <w:bookmarkEnd w:id="225"/>
      <w:bookmarkEnd w:id="226"/>
      <w:bookmarkEnd w:id="227"/>
      <w:bookmarkEnd w:id="228"/>
      <w:bookmarkEnd w:id="229"/>
      <w:bookmarkEnd w:id="230"/>
      <w:bookmarkEnd w:id="231"/>
      <w:bookmarkEnd w:id="232"/>
      <w:bookmarkEnd w:id="233"/>
      <w:r w:rsidRPr="00E77497">
        <w:t>r</w:t>
      </w:r>
      <w:bookmarkEnd w:id="234"/>
      <w:r w:rsidRPr="00E77497">
        <w:t>s</w:t>
      </w:r>
      <w:bookmarkEnd w:id="235"/>
      <w:bookmarkEnd w:id="236"/>
      <w:bookmarkEnd w:id="237"/>
      <w:bookmarkEnd w:id="238"/>
      <w:bookmarkEnd w:id="239"/>
      <w:bookmarkEnd w:id="240"/>
    </w:p>
    <w:p w14:paraId="6699CFDB"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35C7E8E3"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513E2E9F" w14:textId="77777777"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598F61A7"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241" w:name="_Toc381513609"/>
      <w:bookmarkStart w:id="242" w:name="_Toc382202750"/>
      <w:bookmarkStart w:id="243" w:name="_Toc382202970"/>
      <w:bookmarkStart w:id="244" w:name="_Toc382212131"/>
      <w:bookmarkStart w:id="245" w:name="_Toc382212310"/>
      <w:bookmarkStart w:id="246" w:name="_Toc382291476"/>
      <w:bookmarkStart w:id="247" w:name="_Toc385672113"/>
      <w:bookmarkStart w:id="248" w:name="_Toc393690204"/>
      <w:r w:rsidRPr="00E77497">
        <w:t xml:space="preserve"> The lexical and RegExp grammars share some productions.</w:t>
      </w:r>
    </w:p>
    <w:p w14:paraId="6CA21FFA" w14:textId="77777777" w:rsidR="004C02EF" w:rsidRPr="00E77497" w:rsidRDefault="004C02EF" w:rsidP="004C02EF">
      <w:pPr>
        <w:pStyle w:val="30"/>
        <w:numPr>
          <w:ilvl w:val="0"/>
          <w:numId w:val="0"/>
        </w:numPr>
      </w:pPr>
      <w:bookmarkStart w:id="249" w:name="_Toc472818748"/>
      <w:bookmarkStart w:id="250" w:name="_Toc235503302"/>
      <w:bookmarkStart w:id="251" w:name="_Toc241509077"/>
      <w:bookmarkStart w:id="252" w:name="_Toc244416564"/>
      <w:bookmarkStart w:id="253" w:name="_Toc276630928"/>
      <w:bookmarkStart w:id="254" w:name="_Toc323907554"/>
      <w:r w:rsidRPr="00E77497">
        <w:t>5.1.3</w:t>
      </w:r>
      <w:r w:rsidRPr="00E77497">
        <w:tab/>
        <w:t>The Numeric String Gramma</w:t>
      </w:r>
      <w:bookmarkEnd w:id="241"/>
      <w:bookmarkEnd w:id="242"/>
      <w:bookmarkEnd w:id="243"/>
      <w:bookmarkEnd w:id="244"/>
      <w:bookmarkEnd w:id="245"/>
      <w:bookmarkEnd w:id="246"/>
      <w:bookmarkEnd w:id="247"/>
      <w:bookmarkEnd w:id="248"/>
      <w:r w:rsidRPr="00E77497">
        <w:t>r</w:t>
      </w:r>
      <w:bookmarkEnd w:id="249"/>
      <w:bookmarkEnd w:id="250"/>
      <w:bookmarkEnd w:id="251"/>
      <w:bookmarkEnd w:id="252"/>
      <w:bookmarkEnd w:id="253"/>
      <w:bookmarkEnd w:id="254"/>
    </w:p>
    <w:p w14:paraId="22B1B1A2"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255" w:name="_Toc381513610"/>
    </w:p>
    <w:p w14:paraId="15F8586A"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56" w:name="_Toc382202751"/>
      <w:bookmarkStart w:id="257" w:name="_Toc382202971"/>
      <w:bookmarkStart w:id="258" w:name="_Toc382212132"/>
      <w:bookmarkStart w:id="259" w:name="_Toc382212311"/>
      <w:bookmarkStart w:id="260" w:name="_Toc382291477"/>
      <w:bookmarkStart w:id="261" w:name="_Ref384024372"/>
      <w:bookmarkStart w:id="262" w:name="_Toc385672114"/>
      <w:bookmarkStart w:id="263" w:name="_Toc393690205"/>
    </w:p>
    <w:p w14:paraId="736495B3" w14:textId="77777777" w:rsidR="004C02EF" w:rsidRPr="00E77497" w:rsidRDefault="004C02EF" w:rsidP="004C02EF">
      <w:pPr>
        <w:pStyle w:val="30"/>
        <w:numPr>
          <w:ilvl w:val="0"/>
          <w:numId w:val="0"/>
        </w:numPr>
      </w:pPr>
      <w:bookmarkStart w:id="264" w:name="_Toc472818749"/>
      <w:bookmarkStart w:id="265" w:name="_Toc235503303"/>
      <w:bookmarkStart w:id="266" w:name="_Toc241509078"/>
      <w:bookmarkStart w:id="267" w:name="_Toc244416565"/>
      <w:bookmarkStart w:id="268" w:name="_Toc276630929"/>
      <w:bookmarkStart w:id="269" w:name="_Toc323907555"/>
      <w:r w:rsidRPr="00E77497">
        <w:t>5.1.4</w:t>
      </w:r>
      <w:r w:rsidRPr="00E77497">
        <w:tab/>
        <w:t>The Syntactic Gramma</w:t>
      </w:r>
      <w:bookmarkEnd w:id="255"/>
      <w:bookmarkEnd w:id="256"/>
      <w:bookmarkEnd w:id="257"/>
      <w:bookmarkEnd w:id="258"/>
      <w:bookmarkEnd w:id="259"/>
      <w:bookmarkEnd w:id="260"/>
      <w:bookmarkEnd w:id="261"/>
      <w:bookmarkEnd w:id="262"/>
      <w:bookmarkEnd w:id="263"/>
      <w:r w:rsidRPr="00E77497">
        <w:t>r</w:t>
      </w:r>
      <w:bookmarkEnd w:id="264"/>
      <w:bookmarkEnd w:id="265"/>
      <w:bookmarkEnd w:id="266"/>
      <w:bookmarkEnd w:id="267"/>
      <w:bookmarkEnd w:id="268"/>
      <w:bookmarkEnd w:id="269"/>
    </w:p>
    <w:p w14:paraId="74CFE0E5" w14:textId="77777777" w:rsidR="004C02EF" w:rsidRPr="00E77497" w:rsidRDefault="004C02EF" w:rsidP="004C02EF">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r w:rsidRPr="00E77497">
        <w:rPr>
          <w:rStyle w:val="bnf"/>
        </w:rPr>
        <w:t>Program</w:t>
      </w:r>
      <w:r w:rsidRPr="00E77497">
        <w:t>, that describe how sequences of tokens can form syntactically correct ECMAScript programs.</w:t>
      </w:r>
    </w:p>
    <w:p w14:paraId="65F3AE8B" w14:textId="77777777" w:rsidR="004C02EF" w:rsidRPr="00E77497" w:rsidRDefault="004C02EF" w:rsidP="004C02EF">
      <w:r w:rsidRPr="00E77497">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E77497">
        <w:rPr>
          <w:rStyle w:val="bnf"/>
        </w:rPr>
        <w:t>Program</w:t>
      </w:r>
      <w:r w:rsidRPr="00E77497">
        <w:t>, with no tokens left over.</w:t>
      </w:r>
    </w:p>
    <w:p w14:paraId="507C065A"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410C8E33" w14:textId="77777777" w:rsidR="004C02EF" w:rsidRPr="00E77497" w:rsidRDefault="004C02EF" w:rsidP="004C02EF">
      <w:pPr>
        <w:rPr>
          <w:ins w:id="270" w:author="Allen Wirfs-Brock" w:date="2011-07-02T12:04:00Z"/>
        </w:rPr>
      </w:pPr>
      <w:r w:rsidRPr="00E77497">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71" w:name="_Toc381513611"/>
      <w:bookmarkStart w:id="272" w:name="_Toc382202752"/>
      <w:bookmarkStart w:id="273" w:name="_Toc382202972"/>
      <w:bookmarkStart w:id="274" w:name="_Toc382212133"/>
      <w:bookmarkStart w:id="275" w:name="_Toc382212312"/>
      <w:bookmarkStart w:id="276" w:name="_Toc382291478"/>
      <w:bookmarkStart w:id="277" w:name="_Ref382711005"/>
      <w:bookmarkStart w:id="278" w:name="_Toc385672115"/>
      <w:bookmarkStart w:id="279" w:name="_Toc393690206"/>
    </w:p>
    <w:p w14:paraId="19B81CC3" w14:textId="77777777" w:rsidR="00DD2A89" w:rsidRPr="00E77497" w:rsidRDefault="00DD2A89" w:rsidP="004C02EF">
      <w:ins w:id="280" w:author="Allen Wirfs-Brock" w:date="2011-07-02T12:04:00Z">
        <w:r w:rsidRPr="00E77497">
          <w:t xml:space="preserve">In certain cases in order to avoid </w:t>
        </w:r>
      </w:ins>
      <w:ins w:id="281" w:author="Allen Wirfs-Brock" w:date="2011-07-12T14:37:00Z">
        <w:r w:rsidR="00466989" w:rsidRPr="00E77497">
          <w:t>ambiguities</w:t>
        </w:r>
      </w:ins>
      <w:ins w:id="282" w:author="Allen Wirfs-Brock" w:date="2011-07-02T12:04:00Z">
        <w:r w:rsidRPr="00E77497">
          <w:t xml:space="preserve"> the syntactic</w:t>
        </w:r>
      </w:ins>
      <w:ins w:id="283" w:author="Allen Wirfs-Brock" w:date="2011-07-02T12:16:00Z">
        <w:r w:rsidR="008669D1" w:rsidRPr="00E77497">
          <w:t xml:space="preserve"> grammar</w:t>
        </w:r>
      </w:ins>
      <w:ins w:id="284" w:author="Allen Wirfs-Brock" w:date="2011-07-02T12:04:00Z">
        <w:r w:rsidRPr="00E77497">
          <w:t xml:space="preserve"> </w:t>
        </w:r>
      </w:ins>
      <w:ins w:id="285" w:author="Allen Wirfs-Brock" w:date="2011-07-02T12:06:00Z">
        <w:r w:rsidRPr="00E77497">
          <w:t xml:space="preserve">uses productions that </w:t>
        </w:r>
      </w:ins>
      <w:ins w:id="286" w:author="Allen Wirfs-Brock" w:date="2011-07-02T12:07:00Z">
        <w:r w:rsidRPr="00E77497">
          <w:t xml:space="preserve">permit token sequences that are not valid ECMAScript programs.  </w:t>
        </w:r>
      </w:ins>
      <w:ins w:id="287" w:author="Allen Wirfs-Brock" w:date="2011-07-02T12:17:00Z">
        <w:r w:rsidR="008669D1" w:rsidRPr="00E77497">
          <w:t xml:space="preserve">In such </w:t>
        </w:r>
      </w:ins>
      <w:ins w:id="288" w:author="Allen Wirfs-Brock" w:date="2011-07-02T12:18:00Z">
        <w:r w:rsidR="008669D1" w:rsidRPr="00E77497">
          <w:t>cases</w:t>
        </w:r>
      </w:ins>
      <w:ins w:id="289" w:author="Allen Wirfs-Brock" w:date="2011-07-02T12:17:00Z">
        <w:r w:rsidR="008669D1" w:rsidRPr="00E77497">
          <w:t xml:space="preserve"> </w:t>
        </w:r>
      </w:ins>
      <w:ins w:id="290" w:author="Allen Wirfs-Brock" w:date="2011-07-02T12:18:00Z">
        <w:r w:rsidR="008669D1" w:rsidRPr="00E77497">
          <w:t xml:space="preserve">a </w:t>
        </w:r>
      </w:ins>
      <w:ins w:id="291" w:author="Allen Wirfs-Brock" w:date="2011-07-02T12:20:00Z">
        <w:r w:rsidR="008669D1" w:rsidRPr="00E77497">
          <w:t xml:space="preserve">more restrictive </w:t>
        </w:r>
      </w:ins>
      <w:ins w:id="292" w:author="Allen Wirfs-Brock" w:date="2011-07-02T12:18:00Z">
        <w:r w:rsidR="008669D1" w:rsidRPr="00E77497">
          <w:rPr>
            <w:i/>
          </w:rPr>
          <w:t>supplemental</w:t>
        </w:r>
      </w:ins>
      <w:ins w:id="293" w:author="Allen Wirfs-Brock" w:date="2011-07-02T12:17:00Z">
        <w:r w:rsidR="008669D1" w:rsidRPr="00E77497">
          <w:rPr>
            <w:i/>
          </w:rPr>
          <w:t xml:space="preserve"> </w:t>
        </w:r>
      </w:ins>
      <w:ins w:id="294" w:author="Allen Wirfs-Brock" w:date="2011-07-02T12:18:00Z">
        <w:r w:rsidR="008669D1" w:rsidRPr="00E77497">
          <w:rPr>
            <w:i/>
          </w:rPr>
          <w:t>grammar</w:t>
        </w:r>
        <w:r w:rsidR="008669D1" w:rsidRPr="00E77497">
          <w:t xml:space="preserve"> is provided that further restricts </w:t>
        </w:r>
      </w:ins>
      <w:ins w:id="295" w:author="Allen Wirfs-Brock" w:date="2011-07-02T12:20:00Z">
        <w:r w:rsidR="008669D1" w:rsidRPr="00E77497">
          <w:t xml:space="preserve">the acceptable token sequences. </w:t>
        </w:r>
      </w:ins>
      <w:ins w:id="296" w:author="Allen Wirfs-Brock" w:date="2011-07-02T12:21:00Z">
        <w:r w:rsidR="008669D1" w:rsidRPr="00E77497">
          <w:t>In such situations</w:t>
        </w:r>
      </w:ins>
      <w:ins w:id="297" w:author="Allen Wirfs-Brock" w:date="2011-07-02T12:22:00Z">
        <w:r w:rsidR="008669D1" w:rsidRPr="00E77497">
          <w:t xml:space="preserve">, </w:t>
        </w:r>
      </w:ins>
      <w:ins w:id="298" w:author="Allen Wirfs-Brock" w:date="2011-07-02T12:23:00Z">
        <w:r w:rsidR="008669D1" w:rsidRPr="00E77497">
          <w:t>when</w:t>
        </w:r>
      </w:ins>
      <w:ins w:id="299" w:author="Allen Wirfs-Brock" w:date="2011-07-02T12:22:00Z">
        <w:r w:rsidR="008669D1" w:rsidRPr="00E77497">
          <w:t xml:space="preserve"> explicitly specific</w:t>
        </w:r>
      </w:ins>
      <w:ins w:id="300" w:author="Allen Wirfs-Brock" w:date="2011-07-12T14:37:00Z">
        <w:r w:rsidR="00466989" w:rsidRPr="00E77497">
          <w:t>, the</w:t>
        </w:r>
      </w:ins>
      <w:ins w:id="301" w:author="Allen Wirfs-Brock" w:date="2011-07-02T12:23:00Z">
        <w:r w:rsidR="008669D1" w:rsidRPr="00E77497">
          <w:t xml:space="preserve"> </w:t>
        </w:r>
      </w:ins>
      <w:ins w:id="302" w:author="Allen Wirfs-Brock" w:date="2011-07-02T12:29:00Z">
        <w:r w:rsidR="004571D2" w:rsidRPr="00E77497">
          <w:t>input elements</w:t>
        </w:r>
      </w:ins>
      <w:ins w:id="303" w:author="Allen Wirfs-Brock" w:date="2011-07-02T12:23:00Z">
        <w:r w:rsidR="008669D1" w:rsidRPr="00E77497">
          <w:t xml:space="preserve"> corresponding to</w:t>
        </w:r>
        <w:r w:rsidR="004571D2" w:rsidRPr="00E77497">
          <w:t xml:space="preserve"> such a production </w:t>
        </w:r>
      </w:ins>
      <w:ins w:id="304" w:author="Allen Wirfs-Brock" w:date="2011-07-02T12:27:00Z">
        <w:r w:rsidR="004571D2" w:rsidRPr="00E77497">
          <w:t>is</w:t>
        </w:r>
      </w:ins>
      <w:ins w:id="305" w:author="Allen Wirfs-Brock" w:date="2011-07-02T12:23:00Z">
        <w:r w:rsidR="004571D2" w:rsidRPr="00E77497">
          <w:t xml:space="preserve"> parsed again using </w:t>
        </w:r>
      </w:ins>
      <w:ins w:id="306" w:author="Allen Wirfs-Brock" w:date="2011-07-02T12:27:00Z">
        <w:r w:rsidR="004571D2" w:rsidRPr="00E77497">
          <w:t>a</w:t>
        </w:r>
      </w:ins>
      <w:ins w:id="307" w:author="Allen Wirfs-Brock" w:date="2011-07-02T12:23:00Z">
        <w:r w:rsidR="004571D2" w:rsidRPr="00E77497">
          <w:t xml:space="preserve"> goal symbol of a supplemental grammar.  </w:t>
        </w:r>
      </w:ins>
      <w:ins w:id="308" w:author="Allen Wirfs-Brock" w:date="2011-07-02T12:26:00Z">
        <w:r w:rsidR="004571D2" w:rsidRPr="00E77497">
          <w:t xml:space="preserve">The program is syntactically in error if the tokens in the stream of input elements cannot be parsed as a single instance of the </w:t>
        </w:r>
      </w:ins>
      <w:ins w:id="309" w:author="Allen Wirfs-Brock" w:date="2011-07-02T12:28:00Z">
        <w:r w:rsidR="004571D2" w:rsidRPr="00E77497">
          <w:t xml:space="preserve">supplemental </w:t>
        </w:r>
      </w:ins>
      <w:ins w:id="310" w:author="Allen Wirfs-Brock" w:date="2011-07-02T12:26:00Z">
        <w:r w:rsidR="004571D2" w:rsidRPr="00E77497">
          <w:t xml:space="preserve">goal </w:t>
        </w:r>
      </w:ins>
      <w:ins w:id="311" w:author="Allen Wirfs-Brock" w:date="2011-07-02T12:28:00Z">
        <w:r w:rsidR="004571D2" w:rsidRPr="00E77497">
          <w:t>symbol</w:t>
        </w:r>
      </w:ins>
      <w:ins w:id="312" w:author="Allen Wirfs-Brock" w:date="2011-07-02T12:26:00Z">
        <w:r w:rsidR="004571D2" w:rsidRPr="00E77497">
          <w:t>, with no tokens left over.</w:t>
        </w:r>
      </w:ins>
    </w:p>
    <w:p w14:paraId="47341D56" w14:textId="77777777" w:rsidR="004C02EF" w:rsidRPr="00E77497" w:rsidRDefault="004C02EF" w:rsidP="004C02EF">
      <w:pPr>
        <w:pStyle w:val="30"/>
        <w:numPr>
          <w:ilvl w:val="0"/>
          <w:numId w:val="0"/>
        </w:numPr>
      </w:pPr>
      <w:bookmarkStart w:id="313" w:name="_Toc235503304"/>
      <w:bookmarkStart w:id="314" w:name="_Toc241509079"/>
      <w:bookmarkStart w:id="315" w:name="_Toc244416566"/>
      <w:bookmarkStart w:id="316" w:name="_Toc276630930"/>
      <w:bookmarkStart w:id="317" w:name="_Toc323907556"/>
      <w:r w:rsidRPr="00E77497">
        <w:t>5.1.5</w:t>
      </w:r>
      <w:r w:rsidRPr="00E77497">
        <w:tab/>
        <w:t>The JSON Grammar</w:t>
      </w:r>
      <w:bookmarkEnd w:id="313"/>
      <w:bookmarkEnd w:id="314"/>
      <w:bookmarkEnd w:id="315"/>
      <w:bookmarkEnd w:id="316"/>
      <w:bookmarkEnd w:id="317"/>
    </w:p>
    <w:p w14:paraId="3556446F" w14:textId="77777777" w:rsidR="004C02EF" w:rsidRPr="00E77497" w:rsidRDefault="004C02EF" w:rsidP="004C02EF">
      <w:r w:rsidRPr="00E77497">
        <w:t>The JSON grammar is used to translate a String describing a set of ECMAScript objects into actual objects. The JSON grammar is given in 15.12.1.</w:t>
      </w:r>
    </w:p>
    <w:p w14:paraId="498C2825"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20ECFAC5"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3E5D1D8D" w14:textId="77777777" w:rsidR="004C02EF" w:rsidRPr="00E77497" w:rsidRDefault="004C02EF" w:rsidP="004C02EF">
      <w:pPr>
        <w:pStyle w:val="30"/>
        <w:numPr>
          <w:ilvl w:val="0"/>
          <w:numId w:val="0"/>
        </w:numPr>
      </w:pPr>
      <w:bookmarkStart w:id="318" w:name="_Ref456010386"/>
      <w:bookmarkStart w:id="319" w:name="_Toc472818750"/>
      <w:bookmarkStart w:id="320" w:name="_Toc235503305"/>
      <w:bookmarkStart w:id="321" w:name="_Toc241509080"/>
      <w:bookmarkStart w:id="322" w:name="_Toc244416567"/>
      <w:bookmarkStart w:id="323" w:name="_Toc276630931"/>
      <w:bookmarkStart w:id="324" w:name="_Toc323907557"/>
      <w:r w:rsidRPr="00E77497">
        <w:t>5.1.6</w:t>
      </w:r>
      <w:r w:rsidRPr="00E77497">
        <w:tab/>
        <w:t>Grammar Notatio</w:t>
      </w:r>
      <w:bookmarkEnd w:id="271"/>
      <w:bookmarkEnd w:id="272"/>
      <w:bookmarkEnd w:id="273"/>
      <w:bookmarkEnd w:id="274"/>
      <w:bookmarkEnd w:id="275"/>
      <w:bookmarkEnd w:id="276"/>
      <w:bookmarkEnd w:id="277"/>
      <w:bookmarkEnd w:id="278"/>
      <w:bookmarkEnd w:id="279"/>
      <w:r w:rsidRPr="00E77497">
        <w:t>n</w:t>
      </w:r>
      <w:bookmarkEnd w:id="318"/>
      <w:bookmarkEnd w:id="319"/>
      <w:bookmarkEnd w:id="320"/>
      <w:bookmarkEnd w:id="321"/>
      <w:bookmarkEnd w:id="322"/>
      <w:bookmarkEnd w:id="323"/>
      <w:bookmarkEnd w:id="324"/>
    </w:p>
    <w:p w14:paraId="154376BA" w14:textId="77777777" w:rsidR="004C02EF" w:rsidRPr="00E77497" w:rsidRDefault="004C02EF" w:rsidP="004C02EF">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582E8281"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ins w:id="325" w:author="Rev 7 Allen Wirfs-Brock" w:date="2012-04-23T12:12:00Z">
        <w:r w:rsidR="00E32893">
          <w:t xml:space="preserve"> (also called a “production”)</w:t>
        </w:r>
      </w:ins>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0B516CE7"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4DCB8BD2"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14BFD015"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1D9E7279"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629A5250"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5554B668"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2DE68A7A"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005B23DF"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437BC24E"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7DDA0F30" w14:textId="77777777" w:rsidR="004C02EF" w:rsidRPr="00E77497" w:rsidRDefault="004C02EF" w:rsidP="004C02EF">
      <w:r w:rsidRPr="00E77497">
        <w:t>is a convenient abbreviation for:</w:t>
      </w:r>
    </w:p>
    <w:p w14:paraId="31859F65"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6E40C260" w14:textId="77777777" w:rsidR="004C02EF" w:rsidRPr="00E77497" w:rsidRDefault="004C02EF" w:rsidP="004C02EF">
      <w:pPr>
        <w:pStyle w:val="SyntaxDefinition2"/>
      </w:pPr>
      <w:r w:rsidRPr="00E77497">
        <w:t>Identifier</w:t>
      </w:r>
      <w:r w:rsidRPr="00E77497">
        <w:br/>
        <w:t>Identifier Initialiser</w:t>
      </w:r>
    </w:p>
    <w:p w14:paraId="456DD12A" w14:textId="77777777" w:rsidR="004C02EF" w:rsidRPr="00E77497" w:rsidRDefault="004C02EF" w:rsidP="004C02EF">
      <w:r w:rsidRPr="00E77497">
        <w:t>and that:</w:t>
      </w:r>
    </w:p>
    <w:p w14:paraId="20FE0E81"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4D7F20F6" w14:textId="77777777" w:rsidR="004C02EF" w:rsidRPr="00E77497" w:rsidRDefault="004C02EF" w:rsidP="004C02EF">
      <w:pPr>
        <w:pStyle w:val="SyntaxDefinition2"/>
      </w:pPr>
      <w:r w:rsidRPr="00E77497">
        <w:rPr>
          <w:rFonts w:ascii="Courier New" w:hAnsi="Courier New"/>
          <w:b/>
          <w:i w:val="0"/>
        </w:rPr>
        <w:t xml:space="preserve">for ( </w:t>
      </w:r>
      <w:r w:rsidRPr="00E77497">
        <w:t>ExpressionNoIn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21205CC1" w14:textId="77777777" w:rsidR="004C02EF" w:rsidRPr="00E77497" w:rsidRDefault="004C02EF" w:rsidP="004C02EF">
      <w:r w:rsidRPr="00E77497">
        <w:t>is a convenient abbreviation for:</w:t>
      </w:r>
    </w:p>
    <w:p w14:paraId="7193145A"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3280C266" w14:textId="77777777" w:rsidR="004C02EF" w:rsidRPr="00E77497" w:rsidRDefault="004C02EF" w:rsidP="004C02EF">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10AE86B8" w14:textId="77777777" w:rsidR="004C02EF" w:rsidRPr="00E77497" w:rsidRDefault="004C02EF" w:rsidP="004C02EF">
      <w:r w:rsidRPr="00E77497">
        <w:t>which in turn is an abbreviation for:</w:t>
      </w:r>
    </w:p>
    <w:p w14:paraId="1272F526"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5F335E09" w14:textId="77777777" w:rsidR="004C02EF" w:rsidRPr="00E77497" w:rsidRDefault="004C02EF" w:rsidP="004C02EF">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50AB780E" w14:textId="77777777" w:rsidR="004C02EF" w:rsidRPr="00E77497" w:rsidRDefault="004C02EF" w:rsidP="004C02EF">
      <w:r w:rsidRPr="00E77497">
        <w:t>which in turn is an abbreviation for:</w:t>
      </w:r>
    </w:p>
    <w:p w14:paraId="5D29836E"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1CA404B4" w14:textId="77777777" w:rsidR="004C02EF" w:rsidRPr="00E77497" w:rsidRDefault="004C02EF" w:rsidP="004C02EF">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5B553CE3"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700DC5F3"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5B6FF449"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0FB7BD8"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7ACAF9D0" w14:textId="77777777" w:rsidR="004C02EF" w:rsidRPr="00E77497" w:rsidRDefault="004C02EF" w:rsidP="004C02EF">
      <w:r w:rsidRPr="00E77497">
        <w:t>which is merely a convenient abbreviation for:</w:t>
      </w:r>
    </w:p>
    <w:p w14:paraId="57DE9394"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10D067B7"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26278DE1"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567AC5A2"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3EFCA9F9"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E11924A"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0326231D"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691DB752" w14:textId="77777777" w:rsidR="004C02EF" w:rsidRPr="00E77497" w:rsidRDefault="004C02EF" w:rsidP="004C02EF">
      <w:pPr>
        <w:pStyle w:val="SyntaxDefinition2"/>
      </w:pPr>
      <w:r w:rsidRPr="00E77497">
        <w:t>DecimalDigit</w:t>
      </w:r>
      <w:r w:rsidRPr="00E77497">
        <w:br/>
        <w:t>DecimalDigits DecimalDigit</w:t>
      </w:r>
    </w:p>
    <w:p w14:paraId="340EAFF1" w14:textId="77777777" w:rsidR="004C02EF" w:rsidRPr="00E77497" w:rsidRDefault="004C02EF" w:rsidP="004C02EF">
      <w:r w:rsidRPr="00E77497">
        <w:t>the definition</w:t>
      </w:r>
    </w:p>
    <w:p w14:paraId="3280714A"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0486FB54"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49647804"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2E5D1BA1"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44F9B1BA"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3A23F5ED"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109E5845" w14:textId="77777777" w:rsidR="004C02EF" w:rsidRPr="00E77497" w:rsidRDefault="004C02EF" w:rsidP="004C02EF">
      <w:r w:rsidRPr="00E77497">
        <w:t xml:space="preserve">indicates that the production may not be used if a </w:t>
      </w:r>
      <w:r w:rsidRPr="00E77497">
        <w:rPr>
          <w:rStyle w:val="bnf"/>
        </w:rPr>
        <w:t>LineTerminator</w:t>
      </w:r>
      <w:r w:rsidRPr="00E77497">
        <w:t xml:space="preserve"> occurs in the program 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25AD1A5F" w14:textId="77777777" w:rsidR="004C02EF" w:rsidRPr="00E77497" w:rsidRDefault="004C02EF" w:rsidP="004C02EF">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program.</w:t>
      </w:r>
    </w:p>
    <w:p w14:paraId="7CD9770A"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3DB8B43E"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71E780DE"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5947B663"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2F2CE9FA"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6918F8E1"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7E10C080"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63B5FCDD" w14:textId="77777777" w:rsidR="004C02EF" w:rsidRPr="00E77497" w:rsidRDefault="004C02EF" w:rsidP="004C02EF">
      <w:pPr>
        <w:pStyle w:val="SyntaxDefinition2"/>
        <w:rPr>
          <w:rFonts w:ascii="Arial" w:hAnsi="Arial" w:cs="Arial"/>
          <w:i w:val="0"/>
        </w:rPr>
      </w:pPr>
      <w:r w:rsidRPr="00E77497">
        <w:rPr>
          <w:rFonts w:ascii="Arial" w:hAnsi="Arial" w:cs="Arial"/>
          <w:i w:val="0"/>
        </w:rPr>
        <w:t>any Unicode code unit</w:t>
      </w:r>
      <w:bookmarkStart w:id="326" w:name="_Toc381513612"/>
      <w:bookmarkStart w:id="327" w:name="_Toc382202753"/>
      <w:bookmarkStart w:id="328" w:name="_Toc382202973"/>
      <w:bookmarkStart w:id="329" w:name="_Toc382212134"/>
      <w:bookmarkStart w:id="330" w:name="_Toc382212313"/>
      <w:bookmarkStart w:id="331" w:name="_Toc382291479"/>
      <w:bookmarkStart w:id="332" w:name="_Ref385215256"/>
      <w:bookmarkStart w:id="333" w:name="_Ref385215268"/>
      <w:bookmarkStart w:id="334" w:name="_Toc385672116"/>
      <w:bookmarkStart w:id="335" w:name="_Toc393690207"/>
    </w:p>
    <w:p w14:paraId="57B2889E" w14:textId="77777777" w:rsidR="004C02EF" w:rsidRPr="00E77497" w:rsidRDefault="004C02EF" w:rsidP="004C02EF">
      <w:pPr>
        <w:pStyle w:val="20"/>
        <w:numPr>
          <w:ilvl w:val="0"/>
          <w:numId w:val="0"/>
        </w:numPr>
      </w:pPr>
      <w:bookmarkStart w:id="336" w:name="_Ref455935214"/>
      <w:bookmarkStart w:id="337" w:name="_Ref456011133"/>
      <w:bookmarkStart w:id="338" w:name="_Toc472818751"/>
      <w:bookmarkStart w:id="339" w:name="_Toc235503306"/>
      <w:bookmarkStart w:id="340" w:name="_Toc241509081"/>
      <w:bookmarkStart w:id="341" w:name="_Toc244416568"/>
      <w:bookmarkStart w:id="342" w:name="_Toc276630932"/>
      <w:bookmarkStart w:id="343" w:name="_Toc323907558"/>
      <w:r w:rsidRPr="00E77497">
        <w:t>5.2</w:t>
      </w:r>
      <w:r w:rsidRPr="00E77497">
        <w:tab/>
        <w:t>Algorithm Convention</w:t>
      </w:r>
      <w:bookmarkEnd w:id="326"/>
      <w:bookmarkEnd w:id="327"/>
      <w:bookmarkEnd w:id="328"/>
      <w:bookmarkEnd w:id="329"/>
      <w:bookmarkEnd w:id="330"/>
      <w:bookmarkEnd w:id="331"/>
      <w:bookmarkEnd w:id="332"/>
      <w:bookmarkEnd w:id="333"/>
      <w:bookmarkEnd w:id="334"/>
      <w:bookmarkEnd w:id="335"/>
      <w:r w:rsidRPr="00E77497">
        <w:t>s</w:t>
      </w:r>
      <w:bookmarkEnd w:id="336"/>
      <w:bookmarkEnd w:id="337"/>
      <w:bookmarkEnd w:id="338"/>
      <w:bookmarkEnd w:id="339"/>
      <w:bookmarkEnd w:id="340"/>
      <w:bookmarkEnd w:id="341"/>
      <w:bookmarkEnd w:id="342"/>
      <w:bookmarkEnd w:id="343"/>
    </w:p>
    <w:p w14:paraId="77300989"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08EABB71" w14:textId="77777777" w:rsidR="004C02EF" w:rsidRPr="00E77497" w:rsidRDefault="004C02EF" w:rsidP="004C02EF">
      <w:r w:rsidRPr="00E77497">
        <w:t xml:space="preserve">In order to facilitate their use in multiple parts of this specification, some algorithms, called </w:t>
      </w:r>
      <w:r w:rsidRPr="00E77497">
        <w:rPr>
          <w:i/>
        </w:rPr>
        <w:t>abstract</w:t>
      </w:r>
      <w:r w:rsidRPr="00E77497">
        <w:t xml:space="preserve"> </w:t>
      </w:r>
      <w:r w:rsidRPr="00E77497">
        <w:rPr>
          <w:i/>
        </w:rPr>
        <w:t>operations</w:t>
      </w:r>
      <w:r w:rsidRPr="00E77497">
        <w:t>, are named and written in parameterised functional form so that they may be referenced by name from within other algorithms.</w:t>
      </w:r>
    </w:p>
    <w:p w14:paraId="30259C78" w14:textId="77777777" w:rsidR="00E32893" w:rsidRDefault="00E32893" w:rsidP="004C02EF">
      <w:pPr>
        <w:rPr>
          <w:ins w:id="344" w:author="Rev 7 Allen Wirfs-Brock" w:date="2012-04-23T12:25:00Z"/>
        </w:rPr>
      </w:pPr>
      <w:ins w:id="345" w:author="Rev 7 Allen Wirfs-Brock" w:date="2012-04-23T12:25:00Z">
        <w:r>
          <w:t xml:space="preserve">Algoritms may be associated with productions of one of the ECMAScript grammars. </w:t>
        </w:r>
      </w:ins>
      <w:ins w:id="346" w:author="Rev 7 Allen Wirfs-Brock" w:date="2012-04-23T12:26:00Z">
        <w:r>
          <w:t xml:space="preserve"> </w:t>
        </w:r>
      </w:ins>
      <w:ins w:id="347" w:author="Rev 7 Allen Wirfs-Brock" w:date="2012-04-23T12:27:00Z">
        <w:r>
          <w:t>A</w:t>
        </w:r>
      </w:ins>
      <w:ins w:id="348" w:author="Rev 7 Allen Wirfs-Brock" w:date="2012-04-23T12:26:00Z">
        <w:r>
          <w:t xml:space="preserve"> production that has multiple alternative definitions will typically have a distinct algorithm</w:t>
        </w:r>
      </w:ins>
      <w:ins w:id="349" w:author="Rev 7 Allen Wirfs-Brock" w:date="2012-04-23T12:27:00Z">
        <w:r w:rsidRPr="00E32893">
          <w:t xml:space="preserve"> </w:t>
        </w:r>
        <w:r>
          <w:t>for each alternative. When an algorithm is associated with a</w:t>
        </w:r>
      </w:ins>
      <w:ins w:id="350" w:author="Rev 7 Allen Wirfs-Brock" w:date="2012-04-23T12:28:00Z">
        <w:r>
          <w:t xml:space="preserve"> grammar production, it may reference the </w:t>
        </w:r>
      </w:ins>
      <w:ins w:id="351" w:author="Rev 7 Allen Wirfs-Brock" w:date="2012-04-23T12:29:00Z">
        <w:r>
          <w:t xml:space="preserve">terminal and non-terminal </w:t>
        </w:r>
      </w:ins>
      <w:ins w:id="352" w:author="Rev 7 Allen Wirfs-Brock" w:date="2012-04-23T12:28:00Z">
        <w:r>
          <w:t xml:space="preserve">symbols of the </w:t>
        </w:r>
      </w:ins>
      <w:ins w:id="353" w:author="Rev 7 Allen Wirfs-Brock" w:date="2012-04-23T12:29:00Z">
        <w:r w:rsidR="009E2EC9">
          <w:t>production alternative</w:t>
        </w:r>
        <w:r>
          <w:t xml:space="preserve"> as if they were parameters of the algorithm.  When used in this manner, </w:t>
        </w:r>
      </w:ins>
      <w:ins w:id="354" w:author="Rev 7 Allen Wirfs-Brock" w:date="2012-04-23T12:31:00Z">
        <w:r>
          <w:t>non-terminal</w:t>
        </w:r>
      </w:ins>
      <w:ins w:id="355" w:author="Rev 7 Allen Wirfs-Brock" w:date="2012-04-23T12:30:00Z">
        <w:r>
          <w:t xml:space="preserve"> symbols </w:t>
        </w:r>
      </w:ins>
      <w:ins w:id="356" w:author="Rev 7 Allen Wirfs-Brock" w:date="2012-04-23T12:31:00Z">
        <w:r>
          <w:t>refer to the actual alternative definition that</w:t>
        </w:r>
      </w:ins>
      <w:ins w:id="357" w:author="Rev 7 Allen Wirfs-Brock" w:date="2012-04-23T12:33:00Z">
        <w:r>
          <w:t xml:space="preserve"> </w:t>
        </w:r>
      </w:ins>
      <w:ins w:id="358" w:author="Rev 7 Allen Wirfs-Brock" w:date="2012-04-23T12:37:00Z">
        <w:r w:rsidR="009E2EC9">
          <w:t>is</w:t>
        </w:r>
      </w:ins>
      <w:ins w:id="359" w:author="Rev 7 Allen Wirfs-Brock" w:date="2012-04-23T12:33:00Z">
        <w:r>
          <w:t xml:space="preserve"> matched when parsing the program souce code.</w:t>
        </w:r>
      </w:ins>
    </w:p>
    <w:p w14:paraId="2DF066D6" w14:textId="77777777" w:rsidR="004C02EF" w:rsidRPr="00E77497" w:rsidRDefault="004C02EF" w:rsidP="004C02EF">
      <w:r w:rsidRPr="00E77497">
        <w:t>When an algorithm is to produce a value as a result, the directive “</w:t>
      </w:r>
      <w:r w:rsidRPr="00E77497">
        <w:rPr>
          <w:rFonts w:ascii="Times New Roman" w:hAnsi="Times New Roman"/>
        </w:rPr>
        <w:t xml:space="preserve">return </w:t>
      </w:r>
      <w:r w:rsidRPr="00E77497">
        <w:rPr>
          <w:rFonts w:ascii="Times New Roman" w:hAnsi="Times New Roman"/>
          <w:i/>
        </w:rPr>
        <w:t>x</w:t>
      </w:r>
      <w:r w:rsidRPr="00E77497">
        <w:t xml:space="preserve">” is used to indicate that the result of the algorithm is the value of </w:t>
      </w:r>
      <w:r w:rsidRPr="00E77497">
        <w:rPr>
          <w:rFonts w:ascii="Times New Roman" w:hAnsi="Times New Roman"/>
          <w:i/>
        </w:rPr>
        <w:t>x</w:t>
      </w:r>
      <w:r w:rsidRPr="00E77497">
        <w:t xml:space="preserve"> and that the algorithm should terminate. The notation </w:t>
      </w:r>
      <w:r w:rsidRPr="00E77497">
        <w:rPr>
          <w:rFonts w:ascii="Times New Roman" w:hAnsi="Times New Roman"/>
        </w:rPr>
        <w:t>Result(</w:t>
      </w:r>
      <w:r w:rsidRPr="00E77497">
        <w:rPr>
          <w:rFonts w:ascii="Times New Roman" w:hAnsi="Times New Roman"/>
          <w:i/>
        </w:rPr>
        <w:t>n</w:t>
      </w:r>
      <w:r w:rsidRPr="00E77497">
        <w:rPr>
          <w:rFonts w:ascii="Times New Roman" w:hAnsi="Times New Roman"/>
        </w:rPr>
        <w:t>)</w:t>
      </w:r>
      <w:r w:rsidRPr="00E77497">
        <w:t xml:space="preserve"> is used as shorthand for “the </w:t>
      </w:r>
      <w:r w:rsidRPr="00E77497">
        <w:rPr>
          <w:rFonts w:ascii="Times New Roman" w:hAnsi="Times New Roman"/>
        </w:rPr>
        <w:t xml:space="preserve">result of step </w:t>
      </w:r>
      <w:r w:rsidRPr="00E77497">
        <w:rPr>
          <w:rFonts w:ascii="Times New Roman" w:hAnsi="Times New Roman"/>
          <w:i/>
        </w:rPr>
        <w:t>n</w:t>
      </w:r>
      <w:r w:rsidRPr="00E77497">
        <w:t xml:space="preserve">”. </w:t>
      </w:r>
    </w:p>
    <w:p w14:paraId="7AA5DEE7" w14:textId="77777777" w:rsidR="004C02EF" w:rsidRPr="00E77497"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486548D7" w14:textId="77777777" w:rsidR="004C02EF" w:rsidRPr="00E77497" w:rsidRDefault="004C02EF" w:rsidP="009A20C6">
      <w:pPr>
        <w:numPr>
          <w:ilvl w:val="0"/>
          <w:numId w:val="390"/>
        </w:numPr>
        <w:contextualSpacing/>
        <w:rPr>
          <w:rFonts w:ascii="Times New Roman" w:hAnsi="Times New Roman"/>
        </w:rPr>
      </w:pPr>
      <w:r w:rsidRPr="00E77497">
        <w:rPr>
          <w:rFonts w:ascii="Times New Roman" w:hAnsi="Times New Roman"/>
        </w:rPr>
        <w:t>Top-level step</w:t>
      </w:r>
    </w:p>
    <w:p w14:paraId="70A842EF"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Substep.</w:t>
      </w:r>
    </w:p>
    <w:p w14:paraId="021CBB12"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 xml:space="preserve">Substep </w:t>
      </w:r>
    </w:p>
    <w:p w14:paraId="234158EA"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1CFCC568"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282DDA55" w14:textId="77777777" w:rsidR="004C02EF" w:rsidRPr="00E77497" w:rsidRDefault="004C02EF" w:rsidP="009A20C6">
      <w:pPr>
        <w:numPr>
          <w:ilvl w:val="3"/>
          <w:numId w:val="390"/>
        </w:numPr>
        <w:contextualSpacing/>
        <w:rPr>
          <w:rFonts w:ascii="Times New Roman" w:hAnsi="Times New Roman"/>
        </w:rPr>
      </w:pPr>
      <w:r w:rsidRPr="00E77497">
        <w:rPr>
          <w:rFonts w:ascii="Times New Roman" w:hAnsi="Times New Roman"/>
        </w:rPr>
        <w:t>Subsubsubstep</w:t>
      </w:r>
    </w:p>
    <w:p w14:paraId="021DC786" w14:textId="77777777" w:rsidR="004C02EF" w:rsidRPr="00E77497" w:rsidRDefault="004C02EF" w:rsidP="009A20C6">
      <w:pPr>
        <w:numPr>
          <w:ilvl w:val="4"/>
          <w:numId w:val="390"/>
        </w:numPr>
        <w:contextualSpacing/>
        <w:rPr>
          <w:rFonts w:ascii="Times New Roman" w:hAnsi="Times New Roman"/>
        </w:rPr>
      </w:pPr>
      <w:r w:rsidRPr="00E77497">
        <w:rPr>
          <w:rFonts w:ascii="Times New Roman" w:hAnsi="Times New Roman"/>
        </w:rPr>
        <w:t>Subsubsubsubstep</w:t>
      </w:r>
    </w:p>
    <w:p w14:paraId="4B7C0E96"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71485F17" w14:textId="77777777" w:rsidR="004C02EF" w:rsidRPr="00E77497" w:rsidRDefault="004C02EF" w:rsidP="004C02EF">
      <w:r w:rsidRPr="00E77497">
        <w:t>A step may specify the iterative application of its substeps.</w:t>
      </w:r>
    </w:p>
    <w:p w14:paraId="0074FAF5"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22CC3763"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0F759527" w14:textId="77777777" w:rsidR="004C02EF" w:rsidRPr="00E77497" w:rsidRDefault="004C02EF" w:rsidP="004C02EF">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yields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2CE7C363" w14:textId="77777777" w:rsidR="004C02EF" w:rsidRPr="00E77497" w:rsidRDefault="004C02EF" w:rsidP="004C02EF">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yields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523F705D"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66C6753D" w14:textId="77777777" w:rsidR="004C02EF" w:rsidRPr="00E77497" w:rsidRDefault="004C02EF" w:rsidP="004C02EF">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yields the largest integer (closest to positive infinity) that is not larger than </w:t>
      </w:r>
      <w:r w:rsidRPr="00E77497">
        <w:rPr>
          <w:rFonts w:ascii="Times New Roman" w:hAnsi="Times New Roman"/>
          <w:i/>
        </w:rPr>
        <w:t>x</w:t>
      </w:r>
      <w:r w:rsidRPr="00E77497">
        <w:t>.</w:t>
      </w:r>
    </w:p>
    <w:p w14:paraId="668C9866" w14:textId="77777777" w:rsidR="004C02EF" w:rsidRPr="00E77497" w:rsidRDefault="004C02EF" w:rsidP="004C02EF">
      <w:pPr>
        <w:pStyle w:val="Note"/>
      </w:pPr>
      <w:r w:rsidRPr="00E77497">
        <w:t>NOTE</w:t>
      </w:r>
      <w:r w:rsidRPr="00E77497">
        <w:tab/>
      </w:r>
      <w:r w:rsidRPr="00E77497">
        <w:rPr>
          <w:rFonts w:ascii="Times New Roman" w:hAnsi="Times New Roman"/>
        </w:rPr>
        <w:t>floor(</w:t>
      </w:r>
      <w:r w:rsidRPr="00E77497">
        <w:rPr>
          <w:rFonts w:ascii="Times New Roman" w:hAnsi="Times New Roman"/>
          <w:i/>
        </w:rPr>
        <w:t>x</w:t>
      </w:r>
      <w:r w:rsidRPr="00E77497">
        <w:rPr>
          <w:rFonts w:ascii="Times New Roman" w:hAnsi="Times New Roman"/>
        </w:rPr>
        <w:t xml:space="preserve">) = </w:t>
      </w:r>
      <w:r w:rsidRPr="00E77497">
        <w:rPr>
          <w:rFonts w:ascii="Times New Roman" w:hAnsi="Times New Roman"/>
          <w:i/>
        </w:rPr>
        <w:t>x</w:t>
      </w:r>
      <w:r w:rsidRPr="00E77497">
        <w:rPr>
          <w:rFonts w:ascii="Times New Roman" w:hAnsi="Times New Roman"/>
        </w:rPr>
        <w:sym w:font="Symbol" w:char="F02D"/>
      </w:r>
      <w:r w:rsidRPr="00E77497">
        <w:rPr>
          <w:rFonts w:ascii="Times New Roman" w:hAnsi="Times New Roman"/>
        </w:rPr>
        <w:t>(</w:t>
      </w:r>
      <w:r w:rsidRPr="00E77497">
        <w:rPr>
          <w:rFonts w:ascii="Times New Roman" w:hAnsi="Times New Roman"/>
          <w:i/>
        </w:rPr>
        <w:t>x</w:t>
      </w:r>
      <w:r w:rsidRPr="00E77497">
        <w:rPr>
          <w:rFonts w:ascii="Times New Roman" w:hAnsi="Times New Roman"/>
        </w:rPr>
        <w:t xml:space="preserve"> modulo 1)</w:t>
      </w:r>
      <w:r w:rsidRPr="00E77497">
        <w:t>.</w:t>
      </w:r>
    </w:p>
    <w:p w14:paraId="3ABF68D5" w14:textId="77777777" w:rsidR="00DB2A0E" w:rsidRPr="00E77497" w:rsidRDefault="004C02EF" w:rsidP="004C02EF">
      <w:pPr>
        <w:pStyle w:val="Note"/>
        <w:rPr>
          <w:ins w:id="360" w:author="Allen Wirfs-Brock" w:date="2011-07-04T19:18:00Z"/>
          <w:sz w:val="20"/>
        </w:rPr>
      </w:pPr>
      <w:r w:rsidRPr="00E77497">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361" w:name="_Hlt410626652"/>
    </w:p>
    <w:p w14:paraId="5C257CCF" w14:textId="77777777" w:rsidR="00DB2A0E" w:rsidRPr="00E77497" w:rsidRDefault="00DB2A0E" w:rsidP="00DB2A0E">
      <w:pPr>
        <w:pStyle w:val="20"/>
        <w:numPr>
          <w:ilvl w:val="0"/>
          <w:numId w:val="0"/>
        </w:numPr>
        <w:rPr>
          <w:ins w:id="362" w:author="Allen Wirfs-Brock" w:date="2011-07-04T19:19:00Z"/>
          <w:highlight w:val="yellow"/>
        </w:rPr>
      </w:pPr>
      <w:bookmarkStart w:id="363" w:name="_Toc323907559"/>
      <w:ins w:id="364" w:author="Allen Wirfs-Brock" w:date="2011-07-04T19:19:00Z">
        <w:r w:rsidRPr="00E77497">
          <w:t>5.3 Static Semantic Rules</w:t>
        </w:r>
        <w:bookmarkEnd w:id="363"/>
      </w:ins>
    </w:p>
    <w:p w14:paraId="2531EB57" w14:textId="77777777" w:rsidR="004F5297" w:rsidRDefault="00DB2A0E" w:rsidP="00DB2A0E">
      <w:pPr>
        <w:rPr>
          <w:ins w:id="365" w:author="Rev 7 Allen Wirfs-Brock" w:date="2012-04-23T11:58:00Z"/>
        </w:rPr>
      </w:pPr>
      <w:ins w:id="366" w:author="Allen Wirfs-Brock" w:date="2011-07-04T19:21:00Z">
        <w:r w:rsidRPr="00E77497">
          <w:t>Context-</w:t>
        </w:r>
      </w:ins>
      <w:ins w:id="367" w:author="Allen Wirfs-Brock" w:date="2011-07-04T19:25:00Z">
        <w:r w:rsidR="002A0666" w:rsidRPr="00E77497">
          <w:t>f</w:t>
        </w:r>
      </w:ins>
      <w:ins w:id="368" w:author="Allen Wirfs-Brock" w:date="2011-07-04T19:21:00Z">
        <w:r w:rsidRPr="00E77497">
          <w:t xml:space="preserve">ree </w:t>
        </w:r>
      </w:ins>
      <w:ins w:id="369" w:author="Allen Wirfs-Brock" w:date="2011-07-04T19:25:00Z">
        <w:r w:rsidR="002A0666" w:rsidRPr="00E77497">
          <w:t>g</w:t>
        </w:r>
      </w:ins>
      <w:ins w:id="370" w:author="Allen Wirfs-Brock" w:date="2011-07-04T19:21:00Z">
        <w:r w:rsidRPr="00E77497">
          <w:t xml:space="preserve">rammars are not </w:t>
        </w:r>
      </w:ins>
      <w:ins w:id="371" w:author="Allen Wirfs-Brock rev2" w:date="2011-07-20T13:25:00Z">
        <w:r w:rsidR="00CD7A72" w:rsidRPr="00E77497">
          <w:t xml:space="preserve">sufficiently </w:t>
        </w:r>
      </w:ins>
      <w:ins w:id="372" w:author="Allen Wirfs-Brock" w:date="2011-07-04T19:21:00Z">
        <w:r w:rsidRPr="00E77497">
          <w:t xml:space="preserve">powerful to express all the rules that define </w:t>
        </w:r>
      </w:ins>
      <w:ins w:id="373" w:author="Allen Wirfs-Brock" w:date="2011-07-04T19:20:00Z">
        <w:r w:rsidR="002A0666" w:rsidRPr="00E77497">
          <w:t>whether a stream of input</w:t>
        </w:r>
      </w:ins>
      <w:ins w:id="374" w:author="Allen Wirfs-Brock" w:date="2011-07-04T19:24:00Z">
        <w:r w:rsidR="002A0666" w:rsidRPr="00E77497">
          <w:t xml:space="preserve"> elements make up a valid ECMAScript program that may be evaluated. </w:t>
        </w:r>
      </w:ins>
      <w:ins w:id="375" w:author="Allen Wirfs-Brock" w:date="2011-07-04T19:20:00Z">
        <w:r w:rsidR="002A0666" w:rsidRPr="00E77497">
          <w:t xml:space="preserve"> </w:t>
        </w:r>
      </w:ins>
      <w:ins w:id="376" w:author="Allen Wirfs-Brock" w:date="2011-07-04T19:25:00Z">
        <w:r w:rsidR="002A0666" w:rsidRPr="00E77497">
          <w:t>In some situations addi</w:t>
        </w:r>
      </w:ins>
      <w:ins w:id="377" w:author="Allen Wirfs-Brock" w:date="2011-07-04T19:29:00Z">
        <w:r w:rsidR="002A0666" w:rsidRPr="00E77497">
          <w:t>ti</w:t>
        </w:r>
      </w:ins>
      <w:ins w:id="378" w:author="Allen Wirfs-Brock" w:date="2011-07-04T19:25:00Z">
        <w:r w:rsidR="002A0666" w:rsidRPr="00E77497">
          <w:t xml:space="preserve">onal rules are needed that </w:t>
        </w:r>
      </w:ins>
      <w:ins w:id="379" w:author="Allen Wirfs-Brock" w:date="2011-07-04T19:29:00Z">
        <w:r w:rsidR="002A0666" w:rsidRPr="00E77497">
          <w:t>may</w:t>
        </w:r>
      </w:ins>
      <w:ins w:id="380" w:author="Allen Wirfs-Brock" w:date="2011-07-04T19:25:00Z">
        <w:r w:rsidR="002A0666" w:rsidRPr="00E77497">
          <w:t xml:space="preserve"> be expressed using </w:t>
        </w:r>
      </w:ins>
      <w:ins w:id="381" w:author="Allen Wirfs-Brock" w:date="2011-07-04T19:28:00Z">
        <w:r w:rsidR="002A0666" w:rsidRPr="00E77497">
          <w:t xml:space="preserve">either </w:t>
        </w:r>
      </w:ins>
      <w:ins w:id="382" w:author="Allen Wirfs-Brock" w:date="2011-07-04T19:25:00Z">
        <w:r w:rsidR="002A0666" w:rsidRPr="00E77497">
          <w:t xml:space="preserve">ECMAScript </w:t>
        </w:r>
      </w:ins>
      <w:ins w:id="383" w:author="Allen Wirfs-Brock" w:date="2011-07-04T19:27:00Z">
        <w:r w:rsidR="002A0666" w:rsidRPr="00E77497">
          <w:t>algorithm</w:t>
        </w:r>
      </w:ins>
      <w:ins w:id="384" w:author="Allen Wirfs-Brock" w:date="2011-07-04T19:25:00Z">
        <w:r w:rsidR="002A0666" w:rsidRPr="00E77497">
          <w:t xml:space="preserve"> </w:t>
        </w:r>
      </w:ins>
      <w:ins w:id="385" w:author="Allen Wirfs-Brock" w:date="2011-07-04T19:27:00Z">
        <w:r w:rsidR="002A0666" w:rsidRPr="00E77497">
          <w:t xml:space="preserve">conventions or </w:t>
        </w:r>
      </w:ins>
      <w:ins w:id="386" w:author="Allen Wirfs-Brock" w:date="2011-07-04T19:28:00Z">
        <w:r w:rsidR="002A0666" w:rsidRPr="00E77497">
          <w:t xml:space="preserve">prose requirements. </w:t>
        </w:r>
      </w:ins>
      <w:ins w:id="387" w:author="Allen Wirfs-Brock" w:date="2011-07-04T19:30:00Z">
        <w:r w:rsidR="002A0666" w:rsidRPr="00E77497">
          <w:t>Such rules are always associate</w:t>
        </w:r>
      </w:ins>
      <w:ins w:id="388" w:author="Allen Wirfs-Brock rev2" w:date="2011-07-20T13:25:00Z">
        <w:r w:rsidR="00CD7A72" w:rsidRPr="00E77497">
          <w:t>d</w:t>
        </w:r>
      </w:ins>
      <w:ins w:id="389" w:author="Allen Wirfs-Brock" w:date="2011-07-04T19:30:00Z">
        <w:r w:rsidR="002A0666" w:rsidRPr="00E77497">
          <w:t xml:space="preserve"> with a production of a grammar and are called the </w:t>
        </w:r>
        <w:r w:rsidR="002A0666" w:rsidRPr="00E77497">
          <w:rPr>
            <w:i/>
          </w:rPr>
          <w:t>static semantics</w:t>
        </w:r>
        <w:r w:rsidR="002A0666" w:rsidRPr="00E77497">
          <w:t xml:space="preserve"> of the production.</w:t>
        </w:r>
      </w:ins>
    </w:p>
    <w:p w14:paraId="071E2FCB" w14:textId="77777777" w:rsidR="009306E6" w:rsidRDefault="009306E6" w:rsidP="00DB2A0E">
      <w:pPr>
        <w:rPr>
          <w:ins w:id="390" w:author="Rev 7 Allen Wirfs-Brock" w:date="2012-04-23T11:58:00Z"/>
        </w:rPr>
      </w:pPr>
      <w:ins w:id="391" w:author="Rev 7 Allen Wirfs-Brock" w:date="2012-04-23T12:08:00Z">
        <w:r>
          <w:t xml:space="preserve">Static Semantic Rules have names </w:t>
        </w:r>
        <w:r w:rsidR="00E32893">
          <w:t xml:space="preserve">and </w:t>
        </w:r>
      </w:ins>
      <w:ins w:id="392" w:author="Rev 7 Allen Wirfs-Brock" w:date="2012-04-23T12:16:00Z">
        <w:r w:rsidR="00E32893">
          <w:t xml:space="preserve">typically are defined using an algorithm. Such algorithms </w:t>
        </w:r>
      </w:ins>
      <w:ins w:id="393" w:author="Rev 7 Allen Wirfs-Brock" w:date="2012-04-23T12:08:00Z">
        <w:r w:rsidR="00E32893">
          <w:t xml:space="preserve">may be parameterized.  </w:t>
        </w:r>
      </w:ins>
      <w:ins w:id="394" w:author="Rev 7 Allen Wirfs-Brock" w:date="2012-04-23T12:17:00Z">
        <w:r w:rsidR="00E32893">
          <w:t xml:space="preserve">Named </w:t>
        </w:r>
      </w:ins>
      <w:ins w:id="395" w:author="Rev 7 Allen Wirfs-Brock" w:date="2012-04-23T12:03:00Z">
        <w:r>
          <w:t xml:space="preserve">Static Semantic Rules are associated with </w:t>
        </w:r>
      </w:ins>
      <w:ins w:id="396" w:author="Rev 7 Allen Wirfs-Brock" w:date="2012-04-23T12:14:00Z">
        <w:r w:rsidR="00E32893">
          <w:t xml:space="preserve">grammar productions and a production that has multiple alternative definitions will typically </w:t>
        </w:r>
      </w:ins>
      <w:ins w:id="397" w:author="Rev 7 Allen Wirfs-Brock" w:date="2012-04-23T12:18:00Z">
        <w:r w:rsidR="00E32893">
          <w:t>have</w:t>
        </w:r>
      </w:ins>
      <w:ins w:id="398" w:author="Rev 7 Allen Wirfs-Brock" w:date="2012-04-23T12:17:00Z">
        <w:r w:rsidR="00E32893">
          <w:t xml:space="preserve"> </w:t>
        </w:r>
      </w:ins>
      <w:ins w:id="399" w:author="Rev 7 Allen Wirfs-Brock" w:date="2012-04-23T12:19:00Z">
        <w:r w:rsidR="00E32893">
          <w:t xml:space="preserve">for each alternative </w:t>
        </w:r>
      </w:ins>
      <w:ins w:id="400" w:author="Rev 7 Allen Wirfs-Brock" w:date="2012-04-23T12:17:00Z">
        <w:r w:rsidR="00E32893">
          <w:t xml:space="preserve">a distinct algorithm </w:t>
        </w:r>
      </w:ins>
      <w:ins w:id="401" w:author="Rev 7 Allen Wirfs-Brock" w:date="2012-04-23T12:19:00Z">
        <w:r w:rsidR="00E32893">
          <w:t xml:space="preserve">for each applicable </w:t>
        </w:r>
      </w:ins>
      <w:ins w:id="402" w:author="Rev 7 Allen Wirfs-Brock" w:date="2012-04-23T12:20:00Z">
        <w:r w:rsidR="00E32893">
          <w:t>named static semantic rule.</w:t>
        </w:r>
      </w:ins>
      <w:ins w:id="403" w:author="Rev 7 Allen Wirfs-Brock" w:date="2012-04-23T12:23:00Z">
        <w:r w:rsidR="00E32893">
          <w:t xml:space="preserve"> </w:t>
        </w:r>
      </w:ins>
    </w:p>
    <w:p w14:paraId="2C1C214A" w14:textId="77777777" w:rsidR="009306E6" w:rsidRDefault="00E32893" w:rsidP="00DB2A0E">
      <w:pPr>
        <w:rPr>
          <w:ins w:id="404" w:author="Rev 7 Allen Wirfs-Brock" w:date="2012-04-23T12:49:00Z"/>
        </w:rPr>
      </w:pPr>
      <w:ins w:id="405" w:author="Rev 7 Allen Wirfs-Brock" w:date="2012-04-23T12:22:00Z">
        <w:r>
          <w:t>Unless otherwise specified every grammar production</w:t>
        </w:r>
      </w:ins>
      <w:ins w:id="406" w:author="Rev 7 Allen Wirfs-Brock" w:date="2012-04-23T12:38:00Z">
        <w:r w:rsidR="009E2EC9">
          <w:t xml:space="preserve"> alternative</w:t>
        </w:r>
      </w:ins>
      <w:ins w:id="407" w:author="Rev 7 Allen Wirfs-Brock" w:date="2012-04-23T12:22:00Z">
        <w:r>
          <w:t xml:space="preserve"> in this specification implicitly </w:t>
        </w:r>
      </w:ins>
      <w:ins w:id="408" w:author="Rev 7 Allen Wirfs-Brock" w:date="2012-04-23T12:38:00Z">
        <w:r w:rsidR="009E2EC9">
          <w:t>has a de</w:t>
        </w:r>
      </w:ins>
      <w:ins w:id="409" w:author="Rev 7 Allen Wirfs-Brock" w:date="2012-04-23T12:41:00Z">
        <w:r w:rsidR="009E2EC9">
          <w:t xml:space="preserve">finition for a static semantic rule name </w:t>
        </w:r>
        <w:r w:rsidR="009E2EC9" w:rsidRPr="009E2EC9">
          <w:rPr>
            <w:rFonts w:ascii="Times New Roman" w:hAnsi="Times New Roman"/>
          </w:rPr>
          <w:t>Contains</w:t>
        </w:r>
        <w:r w:rsidR="009E2EC9">
          <w:t xml:space="preserve"> which takes an argument</w:t>
        </w:r>
      </w:ins>
      <w:ins w:id="410" w:author="Rev 7 Allen Wirfs-Brock" w:date="2012-04-23T12:42:00Z">
        <w:r w:rsidR="009E2EC9">
          <w:t xml:space="preserve"> named </w:t>
        </w:r>
        <w:r w:rsidR="009E2EC9" w:rsidRPr="009E2EC9">
          <w:rPr>
            <w:rFonts w:ascii="Times New Roman" w:hAnsi="Times New Roman"/>
            <w:i/>
          </w:rPr>
          <w:t>symbol</w:t>
        </w:r>
      </w:ins>
      <w:ins w:id="411" w:author="Rev 7 Allen Wirfs-Brock" w:date="2012-04-23T12:44:00Z">
        <w:r w:rsidR="009E2EC9">
          <w:t xml:space="preserve"> whose value</w:t>
        </w:r>
      </w:ins>
      <w:ins w:id="412" w:author="Rev 7 Allen Wirfs-Brock" w:date="2012-04-23T12:42:00Z">
        <w:r w:rsidR="009E2EC9">
          <w:t xml:space="preserve"> is a terminal or non-terminal of the grammer that</w:t>
        </w:r>
      </w:ins>
      <w:ins w:id="413" w:author="Rev 7 Allen Wirfs-Brock" w:date="2012-04-23T12:43:00Z">
        <w:r w:rsidR="009E2EC9">
          <w:t xml:space="preserve"> includes the associated production.</w:t>
        </w:r>
      </w:ins>
      <w:ins w:id="414" w:author="Rev 7 Allen Wirfs-Brock" w:date="2012-04-23T12:44:00Z">
        <w:r w:rsidR="009E2EC9">
          <w:t xml:space="preserve">  The default </w:t>
        </w:r>
      </w:ins>
      <w:ins w:id="415" w:author="Rev 7 Allen Wirfs-Brock" w:date="2012-04-23T12:45:00Z">
        <w:r w:rsidR="009E2EC9">
          <w:t>definition</w:t>
        </w:r>
      </w:ins>
      <w:ins w:id="416" w:author="Rev 7 Allen Wirfs-Brock" w:date="2012-04-23T12:44:00Z">
        <w:r w:rsidR="009E2EC9">
          <w:t xml:space="preserve"> of </w:t>
        </w:r>
        <w:r w:rsidR="009E2EC9" w:rsidRPr="009E2EC9">
          <w:rPr>
            <w:rFonts w:ascii="Times New Roman" w:hAnsi="Times New Roman"/>
          </w:rPr>
          <w:t>Contains</w:t>
        </w:r>
      </w:ins>
      <w:ins w:id="417" w:author="Rev 7 Allen Wirfs-Brock" w:date="2012-04-23T12:57:00Z">
        <w:r w:rsidR="009E2EC9">
          <w:t xml:space="preserve"> is:</w:t>
        </w:r>
      </w:ins>
      <w:ins w:id="418" w:author="Rev 7 Allen Wirfs-Brock" w:date="2012-04-23T12:44:00Z">
        <w:r w:rsidR="009E2EC9">
          <w:t xml:space="preserve"> </w:t>
        </w:r>
      </w:ins>
    </w:p>
    <w:p w14:paraId="4E35E39B" w14:textId="77777777" w:rsidR="009E2EC9" w:rsidRPr="00E77497" w:rsidRDefault="009E2EC9" w:rsidP="009E2EC9">
      <w:pPr>
        <w:pStyle w:val="Alg2"/>
        <w:numPr>
          <w:ilvl w:val="0"/>
          <w:numId w:val="682"/>
        </w:numPr>
        <w:rPr>
          <w:ins w:id="419" w:author="Rev 7 Allen Wirfs-Brock" w:date="2012-04-23T12:50:00Z"/>
        </w:rPr>
      </w:pPr>
      <w:ins w:id="420" w:author="Rev 7 Allen Wirfs-Brock" w:date="2012-04-23T12:50:00Z">
        <w:r>
          <w:t>For each terminal and non-terminal grammar symbol</w:t>
        </w:r>
      </w:ins>
      <w:ins w:id="421" w:author="Rev 7 Allen Wirfs-Brock" w:date="2012-04-23T12:51:00Z">
        <w:r>
          <w:t xml:space="preserve">, </w:t>
        </w:r>
        <w:r w:rsidRPr="009E2EC9">
          <w:rPr>
            <w:i/>
          </w:rPr>
          <w:t>sym</w:t>
        </w:r>
        <w:r>
          <w:t xml:space="preserve">, </w:t>
        </w:r>
      </w:ins>
      <w:ins w:id="422" w:author="Rev 7 Allen Wirfs-Brock" w:date="2012-04-23T12:50:00Z">
        <w:r>
          <w:t xml:space="preserve"> in the definition of this production</w:t>
        </w:r>
      </w:ins>
      <w:ins w:id="423" w:author="Rev 7 Allen Wirfs-Brock" w:date="2012-04-23T12:51:00Z">
        <w:r>
          <w:t xml:space="preserve"> do</w:t>
        </w:r>
      </w:ins>
      <w:ins w:id="424" w:author="Rev 7 Allen Wirfs-Brock" w:date="2012-04-23T12:50:00Z">
        <w:r>
          <w:t xml:space="preserve"> </w:t>
        </w:r>
        <w:r w:rsidRPr="00E77497">
          <w:t xml:space="preserve"> </w:t>
        </w:r>
      </w:ins>
    </w:p>
    <w:p w14:paraId="04699558" w14:textId="77777777" w:rsidR="009E2EC9" w:rsidRDefault="009E2EC9" w:rsidP="009E2EC9">
      <w:pPr>
        <w:pStyle w:val="Alg2"/>
        <w:numPr>
          <w:ilvl w:val="1"/>
          <w:numId w:val="682"/>
        </w:numPr>
        <w:contextualSpacing/>
        <w:rPr>
          <w:ins w:id="425" w:author="Rev 7 Allen Wirfs-Brock" w:date="2012-04-23T12:52:00Z"/>
        </w:rPr>
      </w:pPr>
      <w:ins w:id="426" w:author="Rev 7 Allen Wirfs-Brock" w:date="2012-04-23T12:52:00Z">
        <w:r>
          <w:t xml:space="preserve">If </w:t>
        </w:r>
        <w:r w:rsidRPr="009E2EC9">
          <w:rPr>
            <w:i/>
          </w:rPr>
          <w:t>sym</w:t>
        </w:r>
        <w:r>
          <w:t xml:space="preserve"> is the same grammar symbol as </w:t>
        </w:r>
        <w:r w:rsidRPr="009E2EC9">
          <w:rPr>
            <w:i/>
          </w:rPr>
          <w:t>symbol</w:t>
        </w:r>
        <w:r>
          <w:t xml:space="preserve">, return </w:t>
        </w:r>
        <w:r w:rsidRPr="009E2EC9">
          <w:rPr>
            <w:b/>
          </w:rPr>
          <w:t>true</w:t>
        </w:r>
        <w:r>
          <w:t>.</w:t>
        </w:r>
      </w:ins>
    </w:p>
    <w:p w14:paraId="6192F0E3" w14:textId="77777777" w:rsidR="009E2EC9" w:rsidRDefault="009E2EC9" w:rsidP="009E2EC9">
      <w:pPr>
        <w:pStyle w:val="Alg2"/>
        <w:numPr>
          <w:ilvl w:val="1"/>
          <w:numId w:val="682"/>
        </w:numPr>
        <w:contextualSpacing/>
        <w:rPr>
          <w:ins w:id="427" w:author="Rev 7 Allen Wirfs-Brock" w:date="2012-04-23T12:53:00Z"/>
        </w:rPr>
      </w:pPr>
      <w:ins w:id="428" w:author="Rev 7 Allen Wirfs-Brock" w:date="2012-04-23T12:53:00Z">
        <w:r>
          <w:t xml:space="preserve">If </w:t>
        </w:r>
        <w:r w:rsidRPr="009E2EC9">
          <w:rPr>
            <w:i/>
          </w:rPr>
          <w:t>sym</w:t>
        </w:r>
        <w:r>
          <w:t xml:space="preserve"> is a non-terminal, </w:t>
        </w:r>
      </w:ins>
      <w:ins w:id="429" w:author="Rev 7 Allen Wirfs-Brock" w:date="2012-04-23T12:54:00Z">
        <w:r>
          <w:t xml:space="preserve">let </w:t>
        </w:r>
        <w:r w:rsidRPr="009E2EC9">
          <w:rPr>
            <w:i/>
          </w:rPr>
          <w:t>contained</w:t>
        </w:r>
        <w:r>
          <w:t xml:space="preserve"> be the result of Contains for </w:t>
        </w:r>
        <w:r w:rsidRPr="009E2EC9">
          <w:rPr>
            <w:i/>
          </w:rPr>
          <w:t>sym</w:t>
        </w:r>
        <w:r>
          <w:t xml:space="preserve"> with argument </w:t>
        </w:r>
        <w:r w:rsidRPr="009E2EC9">
          <w:rPr>
            <w:i/>
          </w:rPr>
          <w:t>symbol</w:t>
        </w:r>
        <w:r>
          <w:t>.</w:t>
        </w:r>
      </w:ins>
    </w:p>
    <w:p w14:paraId="5D301CD7" w14:textId="77777777" w:rsidR="009E2EC9" w:rsidRDefault="009E2EC9" w:rsidP="009E2EC9">
      <w:pPr>
        <w:pStyle w:val="Alg2"/>
        <w:numPr>
          <w:ilvl w:val="1"/>
          <w:numId w:val="682"/>
        </w:numPr>
        <w:contextualSpacing/>
        <w:rPr>
          <w:ins w:id="430" w:author="Rev 7 Allen Wirfs-Brock" w:date="2012-04-23T12:50:00Z"/>
        </w:rPr>
      </w:pPr>
      <w:ins w:id="431" w:author="Rev 7 Allen Wirfs-Brock" w:date="2012-04-23T12:55:00Z">
        <w:r>
          <w:t xml:space="preserve">If </w:t>
        </w:r>
        <w:r w:rsidRPr="009E2EC9">
          <w:rPr>
            <w:i/>
          </w:rPr>
          <w:t>contained</w:t>
        </w:r>
        <w:r>
          <w:t xml:space="preserve"> is </w:t>
        </w:r>
      </w:ins>
      <w:ins w:id="432" w:author="Rev 7 Allen Wirfs-Brock" w:date="2012-04-23T12:56:00Z">
        <w:r w:rsidRPr="009E2EC9">
          <w:rPr>
            <w:b/>
          </w:rPr>
          <w:t>true</w:t>
        </w:r>
      </w:ins>
      <w:ins w:id="433" w:author="Rev 7 Allen Wirfs-Brock" w:date="2012-04-23T12:55:00Z">
        <w:r>
          <w:t xml:space="preserve">, return </w:t>
        </w:r>
        <w:r w:rsidRPr="009E2EC9">
          <w:rPr>
            <w:b/>
          </w:rPr>
          <w:t>true</w:t>
        </w:r>
        <w:r>
          <w:t>.</w:t>
        </w:r>
      </w:ins>
    </w:p>
    <w:p w14:paraId="19CF3EEC" w14:textId="77777777" w:rsidR="009E2EC9" w:rsidRPr="00E77497" w:rsidRDefault="009E2EC9" w:rsidP="009E2EC9">
      <w:pPr>
        <w:pStyle w:val="Alg4"/>
        <w:numPr>
          <w:ilvl w:val="0"/>
          <w:numId w:val="682"/>
        </w:numPr>
        <w:spacing w:after="220"/>
        <w:contextualSpacing/>
        <w:rPr>
          <w:ins w:id="434" w:author="Rev 7 Allen Wirfs-Brock" w:date="2012-04-23T12:50:00Z"/>
        </w:rPr>
      </w:pPr>
      <w:ins w:id="435" w:author="Rev 7 Allen Wirfs-Brock" w:date="2012-04-23T12:50:00Z">
        <w:r w:rsidRPr="00E77497">
          <w:t xml:space="preserve">Return </w:t>
        </w:r>
      </w:ins>
      <w:ins w:id="436" w:author="Rev 7 Allen Wirfs-Brock" w:date="2012-04-23T12:56:00Z">
        <w:r w:rsidRPr="009E2EC9">
          <w:rPr>
            <w:b/>
          </w:rPr>
          <w:t>false</w:t>
        </w:r>
      </w:ins>
      <w:ins w:id="437" w:author="Rev 7 Allen Wirfs-Brock" w:date="2012-04-23T12:50:00Z">
        <w:r w:rsidRPr="00E77497">
          <w:t>.</w:t>
        </w:r>
      </w:ins>
    </w:p>
    <w:p w14:paraId="3EAD9CE8" w14:textId="77777777" w:rsidR="009E2EC9" w:rsidRPr="00E77497" w:rsidRDefault="007372FF" w:rsidP="00DB2A0E">
      <w:pPr>
        <w:rPr>
          <w:ins w:id="438" w:author="Allen Wirfs-Brock" w:date="2011-07-04T19:41:00Z"/>
        </w:rPr>
      </w:pPr>
      <w:ins w:id="439" w:author="Rev 7 Allen Wirfs-Brock" w:date="2012-04-23T13:02:00Z">
        <w:r>
          <w:t xml:space="preserve">The above definition </w:t>
        </w:r>
      </w:ins>
      <w:ins w:id="440" w:author="Rev 7 Allen Wirfs-Brock" w:date="2012-05-01T17:35:00Z">
        <w:r w:rsidR="003B43C7">
          <w:t>is</w:t>
        </w:r>
      </w:ins>
      <w:ins w:id="441" w:author="Rev 7 Allen Wirfs-Brock" w:date="2012-04-23T13:02:00Z">
        <w:r>
          <w:t xml:space="preserve"> explicitly over-ridden for specific producti</w:t>
        </w:r>
      </w:ins>
      <w:ins w:id="442" w:author="Rev 7 Allen Wirfs-Brock" w:date="2012-05-01T17:36:00Z">
        <w:r w:rsidR="003B43C7">
          <w:t>o</w:t>
        </w:r>
      </w:ins>
      <w:ins w:id="443" w:author="Rev 7 Allen Wirfs-Brock" w:date="2012-04-23T13:02:00Z">
        <w:r>
          <w:t>ns.</w:t>
        </w:r>
      </w:ins>
    </w:p>
    <w:p w14:paraId="25693A76" w14:textId="77777777" w:rsidR="004C02EF" w:rsidRPr="00446E53" w:rsidRDefault="007372FF" w:rsidP="00DB2A0E">
      <w:ins w:id="444" w:author="Rev 7 Allen Wirfs-Brock" w:date="2012-04-23T13:03:00Z">
        <w:r>
          <w:t xml:space="preserve">A special kind of static semantic rule is an Early Error Rule. Early error rules define early error conditions (see clause 16) that are </w:t>
        </w:r>
      </w:ins>
      <w:ins w:id="445" w:author="Rev 7 Allen Wirfs-Brock" w:date="2012-04-23T13:05:00Z">
        <w:r>
          <w:t>associate</w:t>
        </w:r>
      </w:ins>
      <w:ins w:id="446" w:author="Rev 7 Allen Wirfs-Brock" w:date="2012-04-23T13:03:00Z">
        <w:r>
          <w:t xml:space="preserve"> </w:t>
        </w:r>
      </w:ins>
      <w:ins w:id="447" w:author="Rev 7 Allen Wirfs-Brock" w:date="2012-04-23T13:05:00Z">
        <w:r>
          <w:t xml:space="preserve">with specific grammar productions. </w:t>
        </w:r>
      </w:ins>
      <w:commentRangeStart w:id="448"/>
      <w:ins w:id="449" w:author="Allen Wirfs-Brock" w:date="2011-07-04T19:41:00Z">
        <w:del w:id="450" w:author="Rev 7 Allen Wirfs-Brock" w:date="2012-04-23T13:06:00Z">
          <w:r w:rsidR="004F5297" w:rsidRPr="00E77497" w:rsidDel="007372FF">
            <w:delText>An</w:delText>
          </w:r>
        </w:del>
      </w:ins>
      <w:ins w:id="451" w:author="Rev 7 Allen Wirfs-Brock" w:date="2012-04-23T13:06:00Z">
        <w:r>
          <w:t xml:space="preserve">Evaluation of </w:t>
        </w:r>
      </w:ins>
      <w:ins w:id="452" w:author="Rev 7 Allen Wirfs-Brock" w:date="2012-04-23T13:07:00Z">
        <w:r>
          <w:t xml:space="preserve">most </w:t>
        </w:r>
      </w:ins>
      <w:ins w:id="453" w:author="Rev 7 Allen Wirfs-Brock" w:date="2012-04-23T13:06:00Z">
        <w:r>
          <w:t xml:space="preserve">early error rules are not explicitly invoked within the algorithms of this specification. </w:t>
        </w:r>
      </w:ins>
      <w:ins w:id="454" w:author="Allen Wirfs-Brock" w:date="2011-07-04T19:41:00Z">
        <w:r w:rsidR="004F5297" w:rsidRPr="00E77497">
          <w:t xml:space="preserve"> </w:t>
        </w:r>
      </w:ins>
      <w:ins w:id="455" w:author="Rev 7 Allen Wirfs-Brock" w:date="2012-04-23T13:11:00Z">
        <w:r>
          <w:t>A c</w:t>
        </w:r>
      </w:ins>
      <w:ins w:id="456" w:author="Rev 7 Allen Wirfs-Brock" w:date="2012-04-23T13:07:00Z">
        <w:r>
          <w:t xml:space="preserve">omforming </w:t>
        </w:r>
      </w:ins>
      <w:ins w:id="457" w:author="Allen Wirfs-Brock" w:date="2011-07-04T19:41:00Z">
        <w:r w:rsidR="004F5297" w:rsidRPr="00E77497">
          <w:t>implementation must</w:t>
        </w:r>
      </w:ins>
      <w:ins w:id="458" w:author="Rev 7 Allen Wirfs-Brock" w:date="2012-04-23T13:08:00Z">
        <w:r>
          <w:t>,</w:t>
        </w:r>
      </w:ins>
      <w:ins w:id="459" w:author="Allen Wirfs-Brock" w:date="2011-07-04T19:41:00Z">
        <w:r w:rsidR="004F5297" w:rsidRPr="00E77497">
          <w:t xml:space="preserve"> </w:t>
        </w:r>
      </w:ins>
      <w:ins w:id="460" w:author="Rev 7 Allen Wirfs-Brock" w:date="2012-04-23T13:08:00Z">
        <w:r w:rsidRPr="00E77497">
          <w:t xml:space="preserve">prior to the first evaluation of </w:t>
        </w:r>
        <w:r>
          <w:t>a</w:t>
        </w:r>
        <w:r w:rsidRPr="00E77497">
          <w:t xml:space="preserve"> </w:t>
        </w:r>
        <w:r w:rsidRPr="00E77497">
          <w:rPr>
            <w:rFonts w:ascii="Times New Roman" w:hAnsi="Times New Roman"/>
            <w:i/>
          </w:rPr>
          <w:t>Program</w:t>
        </w:r>
      </w:ins>
      <w:ins w:id="461" w:author="Rev 7 Allen Wirfs-Brock" w:date="2012-04-23T13:09:00Z">
        <w:r>
          <w:rPr>
            <w:rFonts w:cs="Arial"/>
          </w:rPr>
          <w:t>,</w:t>
        </w:r>
      </w:ins>
      <w:ins w:id="462" w:author="Rev 7 Allen Wirfs-Brock" w:date="2012-04-23T13:08:00Z">
        <w:r w:rsidRPr="00E77497">
          <w:t xml:space="preserve"> </w:t>
        </w:r>
      </w:ins>
      <w:ins w:id="463" w:author="Allen Wirfs-Brock" w:date="2011-07-04T19:41:00Z">
        <w:r w:rsidR="004F5297" w:rsidRPr="00E77497">
          <w:t xml:space="preserve">validate all of the </w:t>
        </w:r>
        <w:del w:id="464" w:author="Rev 7 Allen Wirfs-Brock" w:date="2012-04-23T13:07:00Z">
          <w:r w:rsidR="004F5297" w:rsidRPr="00E77497" w:rsidDel="007372FF">
            <w:delText>static semantic</w:delText>
          </w:r>
        </w:del>
      </w:ins>
      <w:ins w:id="465" w:author="Rev 7 Allen Wirfs-Brock" w:date="2012-04-23T13:07:00Z">
        <w:r>
          <w:t>early error</w:t>
        </w:r>
      </w:ins>
      <w:ins w:id="466" w:author="Allen Wirfs-Brock" w:date="2011-07-04T19:41:00Z">
        <w:r w:rsidR="004F5297" w:rsidRPr="00E77497">
          <w:t xml:space="preserve"> rules </w:t>
        </w:r>
      </w:ins>
      <w:ins w:id="467" w:author="Allen Wirfs-Brock" w:date="2011-07-04T19:43:00Z">
        <w:del w:id="468" w:author="Rev 7 Allen Wirfs-Brock" w:date="2012-04-23T13:07:00Z">
          <w:r w:rsidR="004F5297" w:rsidRPr="00E77497" w:rsidDel="007372FF">
            <w:delText>used to</w:delText>
          </w:r>
        </w:del>
      </w:ins>
      <w:ins w:id="469" w:author="Rev 7 Allen Wirfs-Brock" w:date="2012-04-23T13:07:00Z">
        <w:r>
          <w:t xml:space="preserve">of the productions </w:t>
        </w:r>
      </w:ins>
      <w:ins w:id="470" w:author="Rev 7 Allen Wirfs-Brock" w:date="2012-04-23T13:10:00Z">
        <w:r>
          <w:t>used</w:t>
        </w:r>
      </w:ins>
      <w:ins w:id="471" w:author="Rev 7 Allen Wirfs-Brock" w:date="2012-04-23T13:07:00Z">
        <w:r>
          <w:t xml:space="preserve"> </w:t>
        </w:r>
      </w:ins>
      <w:ins w:id="472" w:author="Rev 7 Allen Wirfs-Brock" w:date="2012-04-23T13:10:00Z">
        <w:r>
          <w:t>to</w:t>
        </w:r>
      </w:ins>
      <w:ins w:id="473" w:author="Allen Wirfs-Brock" w:date="2011-07-04T19:43:00Z">
        <w:r w:rsidR="004F5297" w:rsidRPr="00E77497">
          <w:t xml:space="preserve"> parse </w:t>
        </w:r>
      </w:ins>
      <w:ins w:id="474" w:author="Allen Wirfs-Brock" w:date="2011-07-04T19:41:00Z">
        <w:del w:id="475" w:author="Rev 7 Allen Wirfs-Brock" w:date="2012-04-23T13:09:00Z">
          <w:r w:rsidR="004F5297" w:rsidRPr="00E77497" w:rsidDel="007372FF">
            <w:delText>a</w:delText>
          </w:r>
        </w:del>
      </w:ins>
      <w:ins w:id="476" w:author="Rev 7 Allen Wirfs-Brock" w:date="2012-04-23T13:09:00Z">
        <w:r>
          <w:t>that</w:t>
        </w:r>
      </w:ins>
      <w:ins w:id="477" w:author="Allen Wirfs-Brock" w:date="2011-07-04T19:41:00Z">
        <w:r w:rsidR="004F5297" w:rsidRPr="00E77497">
          <w:t xml:space="preserve"> </w:t>
        </w:r>
        <w:r w:rsidR="004F5297" w:rsidRPr="00E77497">
          <w:rPr>
            <w:rFonts w:ascii="Times New Roman" w:hAnsi="Times New Roman"/>
            <w:i/>
          </w:rPr>
          <w:t>Program</w:t>
        </w:r>
        <w:del w:id="478" w:author="Rev 7 Allen Wirfs-Brock" w:date="2012-04-23T13:09:00Z">
          <w:r w:rsidR="004F5297" w:rsidRPr="00E77497" w:rsidDel="007372FF">
            <w:delText xml:space="preserve"> prior to the first evaluation of that </w:delText>
          </w:r>
          <w:r w:rsidR="004F5297" w:rsidRPr="00E77497" w:rsidDel="007372FF">
            <w:rPr>
              <w:rFonts w:ascii="Times New Roman" w:hAnsi="Times New Roman"/>
              <w:i/>
            </w:rPr>
            <w:delText>Program</w:delText>
          </w:r>
        </w:del>
        <w:r w:rsidR="004F5297" w:rsidRPr="00E77497">
          <w:t xml:space="preserve">. </w:t>
        </w:r>
      </w:ins>
      <w:ins w:id="479" w:author="Allen Wirfs-Brock" w:date="2011-07-04T19:43:00Z">
        <w:r w:rsidR="004F5297" w:rsidRPr="00E77497">
          <w:t xml:space="preserve">If any of the </w:t>
        </w:r>
        <w:del w:id="480" w:author="Rev 7 Allen Wirfs-Brock" w:date="2012-04-23T13:10:00Z">
          <w:r w:rsidR="004F5297" w:rsidRPr="00E77497" w:rsidDel="007372FF">
            <w:delText>static semantic</w:delText>
          </w:r>
        </w:del>
      </w:ins>
      <w:ins w:id="481" w:author="Rev 7 Allen Wirfs-Brock" w:date="2012-04-23T13:10:00Z">
        <w:r>
          <w:t>early error</w:t>
        </w:r>
      </w:ins>
      <w:ins w:id="482" w:author="Allen Wirfs-Brock" w:date="2011-07-04T19:43:00Z">
        <w:r w:rsidR="004F5297" w:rsidRPr="00E77497">
          <w:t xml:space="preserve"> rules are violated the </w:t>
        </w:r>
      </w:ins>
      <w:ins w:id="483" w:author="Allen Wirfs-Brock" w:date="2011-07-04T19:44:00Z">
        <w:r w:rsidR="004F5297" w:rsidRPr="00E77497">
          <w:rPr>
            <w:rFonts w:ascii="Times New Roman" w:hAnsi="Times New Roman"/>
            <w:i/>
          </w:rPr>
          <w:t>Program</w:t>
        </w:r>
        <w:r w:rsidR="004F5297" w:rsidRPr="00E77497">
          <w:t xml:space="preserve"> is invalid and can not be evaluated. </w:t>
        </w:r>
        <w:del w:id="484" w:author="Rev 7 Allen Wirfs-Brock" w:date="2012-04-23T13:11:00Z">
          <w:r w:rsidR="004F5297" w:rsidRPr="00E77497" w:rsidDel="007372FF">
            <w:delText xml:space="preserve"> Static semantic rule violations are </w:delText>
          </w:r>
        </w:del>
      </w:ins>
      <w:ins w:id="485" w:author="Allen Wirfs-Brock" w:date="2011-07-04T19:45:00Z">
        <w:del w:id="486" w:author="Rev 7 Allen Wirfs-Brock" w:date="2012-04-23T13:11:00Z">
          <w:r w:rsidR="004F5297" w:rsidRPr="00E77497" w:rsidDel="007372FF">
            <w:delText>early</w:delText>
          </w:r>
        </w:del>
      </w:ins>
      <w:ins w:id="487" w:author="Allen Wirfs-Brock" w:date="2011-07-04T19:44:00Z">
        <w:del w:id="488" w:author="Rev 7 Allen Wirfs-Brock" w:date="2012-04-23T13:11:00Z">
          <w:r w:rsidR="004F5297" w:rsidRPr="00E77497" w:rsidDel="007372FF">
            <w:delText xml:space="preserve"> errors (</w:delText>
          </w:r>
        </w:del>
      </w:ins>
      <w:ins w:id="489" w:author="Allen Wirfs-Brock" w:date="2011-07-04T19:45:00Z">
        <w:del w:id="490" w:author="Rev 7 Allen Wirfs-Brock" w:date="2012-04-23T13:11:00Z">
          <w:r w:rsidR="004F5297" w:rsidRPr="00E77497" w:rsidDel="007372FF">
            <w:delText>see c</w:delText>
          </w:r>
        </w:del>
      </w:ins>
      <w:ins w:id="491" w:author="Allen Wirfs-Brock" w:date="2011-07-04T19:44:00Z">
        <w:del w:id="492" w:author="Rev 7 Allen Wirfs-Brock" w:date="2012-04-23T13:11:00Z">
          <w:r w:rsidR="004F5297" w:rsidRPr="00E77497" w:rsidDel="007372FF">
            <w:delText xml:space="preserve">lause 16) </w:delText>
          </w:r>
        </w:del>
      </w:ins>
      <w:ins w:id="493" w:author="Allen Wirfs-Brock" w:date="2011-07-04T19:47:00Z">
        <w:del w:id="494" w:author="Rev 7 Allen Wirfs-Brock" w:date="2012-04-23T13:11:00Z">
          <w:r w:rsidR="004F5297" w:rsidRPr="00E77497" w:rsidDel="007372FF">
            <w:delText>and reported in the same manner as syntax errors</w:delText>
          </w:r>
        </w:del>
      </w:ins>
      <w:ins w:id="495" w:author="Allen Wirfs-Brock" w:date="2011-07-04T19:45:00Z">
        <w:del w:id="496" w:author="Rev 7 Allen Wirfs-Brock" w:date="2012-04-23T13:11:00Z">
          <w:r w:rsidR="004F5297" w:rsidRPr="00E77497" w:rsidDel="007372FF">
            <w:delText>.</w:delText>
          </w:r>
        </w:del>
      </w:ins>
      <w:ins w:id="497" w:author="Allen Wirfs-Brock" w:date="2011-07-04T19:44:00Z">
        <w:del w:id="498" w:author="Rev 7 Allen Wirfs-Brock" w:date="2012-04-23T13:11:00Z">
          <w:r w:rsidR="004F5297" w:rsidRPr="00E77497" w:rsidDel="007372FF">
            <w:delText xml:space="preserve"> </w:delText>
          </w:r>
        </w:del>
      </w:ins>
      <w:r w:rsidR="004C02EF" w:rsidRPr="00446E53">
        <w:rPr>
          <w:highlight w:val="yellow"/>
        </w:rPr>
        <w:fldChar w:fldCharType="begin"/>
      </w:r>
      <w:r w:rsidR="004C02EF" w:rsidRPr="00E77497">
        <w:rPr>
          <w:highlight w:val="yellow"/>
        </w:rPr>
        <w:fldChar w:fldCharType="end"/>
      </w:r>
      <w:bookmarkStart w:id="499" w:name="_Toc375031117"/>
      <w:bookmarkStart w:id="500" w:name="_Toc381513613"/>
      <w:bookmarkStart w:id="501" w:name="_Toc382202754"/>
      <w:bookmarkStart w:id="502" w:name="_Toc382202974"/>
      <w:bookmarkStart w:id="503" w:name="_Toc382212135"/>
      <w:bookmarkStart w:id="504" w:name="_Toc382212314"/>
      <w:bookmarkStart w:id="505" w:name="_Toc382291480"/>
      <w:bookmarkStart w:id="506" w:name="_Ref382705463"/>
      <w:bookmarkStart w:id="507" w:name="_Ref382705468"/>
      <w:bookmarkStart w:id="508" w:name="_Toc385672117"/>
      <w:bookmarkStart w:id="509" w:name="_Toc393690208"/>
      <w:bookmarkStart w:id="510" w:name="_Ref421431579"/>
      <w:bookmarkStart w:id="511" w:name="_Ref421432870"/>
      <w:bookmarkStart w:id="512" w:name="_Ref421433084"/>
      <w:bookmarkStart w:id="513" w:name="_Ref424530778"/>
      <w:bookmarkStart w:id="514" w:name="_Ref424530884"/>
      <w:bookmarkEnd w:id="361"/>
      <w:commentRangeEnd w:id="448"/>
      <w:r w:rsidR="004F5297" w:rsidRPr="00E77497">
        <w:rPr>
          <w:rStyle w:val="af4"/>
          <w:lang w:val="en-GB"/>
        </w:rPr>
        <w:commentReference w:id="448"/>
      </w:r>
    </w:p>
    <w:p w14:paraId="50F493F6" w14:textId="77777777" w:rsidR="004C02EF" w:rsidRPr="00E65A34" w:rsidRDefault="004C02EF" w:rsidP="004C02EF">
      <w:pPr>
        <w:pStyle w:val="1"/>
        <w:numPr>
          <w:ilvl w:val="0"/>
          <w:numId w:val="0"/>
        </w:numPr>
      </w:pPr>
      <w:bookmarkStart w:id="515" w:name="_Ref440449662"/>
      <w:bookmarkStart w:id="516" w:name="_Ref457437433"/>
      <w:bookmarkStart w:id="517" w:name="_Ref459624386"/>
      <w:bookmarkStart w:id="518" w:name="_Ref459624423"/>
      <w:bookmarkStart w:id="519" w:name="_Ref459647164"/>
      <w:bookmarkStart w:id="520" w:name="_Toc472818752"/>
      <w:bookmarkStart w:id="521" w:name="_Toc235503307"/>
      <w:bookmarkStart w:id="522" w:name="_Toc241509082"/>
      <w:bookmarkStart w:id="523" w:name="_Toc244416569"/>
      <w:bookmarkStart w:id="524" w:name="_Toc276630933"/>
      <w:bookmarkStart w:id="525" w:name="_Toc323907560"/>
      <w:r w:rsidRPr="00E65A34">
        <w:t>6</w:t>
      </w:r>
      <w:r w:rsidRPr="00E65A34">
        <w:tab/>
        <w:t>Source Tex</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r w:rsidRPr="00E65A34">
        <w:t>t</w:t>
      </w:r>
      <w:bookmarkStart w:id="526" w:name="_Toc382202756"/>
      <w:bookmarkStart w:id="527" w:name="_Toc382202976"/>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51DD2F10" w14:textId="77777777" w:rsidR="004C02EF" w:rsidRPr="00E77497" w:rsidRDefault="004C02EF" w:rsidP="004C02EF">
      <w:r w:rsidRPr="009C202C">
        <w:t xml:space="preserve">ECMAScript source text is represented as a sequence of characters in the Unicode character encoding, version 3.0 or later. The text is expected to have been normalised to Unicode Normalization Form C (canonical composition), as described in Unicode Technical Report #15. Conforming ECMAScript implementations are not required to perform any normalisation of text, or behave as though they were performing normalisation of text, themselves.  ECMAScript source text is assumed to be a sequence of 16-bit code units for the purposes of </w:t>
      </w:r>
      <w:r w:rsidRPr="00675B74">
        <w:t>this specification. Such a source text may include sequences of 16-bit code units that are not valid UTF-16 character encodings. If an actual source text is encoded in a form other than 16-bit code units it must be processed as if it was first converted to</w:t>
      </w:r>
      <w:r w:rsidRPr="00E77497">
        <w:t xml:space="preserve"> UTF-16.</w:t>
      </w:r>
    </w:p>
    <w:p w14:paraId="2D636BD4" w14:textId="77777777" w:rsidR="004C02EF" w:rsidRPr="00C7794D" w:rsidRDefault="004C02EF" w:rsidP="004C02EF">
      <w:pPr>
        <w:pStyle w:val="Syntax"/>
      </w:pPr>
      <w:r w:rsidRPr="00C7794D">
        <w:t>Syntax</w:t>
      </w:r>
    </w:p>
    <w:p w14:paraId="5A2C76E3" w14:textId="77777777" w:rsidR="004C02EF" w:rsidRPr="00C7794D" w:rsidRDefault="004C02EF" w:rsidP="004C02EF">
      <w:pPr>
        <w:pStyle w:val="SyntaxRule2"/>
      </w:pPr>
      <w:r w:rsidRPr="00C7794D">
        <w:t xml:space="preserve">SourceCharacter </w:t>
      </w:r>
      <w:r w:rsidRPr="00C7794D">
        <w:rPr>
          <w:rFonts w:ascii="Arial" w:hAnsi="Arial"/>
          <w:b/>
          <w:i w:val="0"/>
        </w:rPr>
        <w:t>::</w:t>
      </w:r>
    </w:p>
    <w:p w14:paraId="76D9B841" w14:textId="77777777" w:rsidR="004C02EF" w:rsidRPr="00C7794D" w:rsidRDefault="004C02EF" w:rsidP="004C02EF">
      <w:pPr>
        <w:pStyle w:val="SyntaxDefinition2"/>
        <w:rPr>
          <w:rFonts w:ascii="Arial" w:hAnsi="Arial" w:cs="Arial"/>
          <w:i w:val="0"/>
        </w:rPr>
      </w:pPr>
      <w:r w:rsidRPr="00C7794D">
        <w:rPr>
          <w:rFonts w:ascii="Arial" w:hAnsi="Arial" w:cs="Arial"/>
          <w:i w:val="0"/>
        </w:rPr>
        <w:t>any Unicode code unit</w:t>
      </w:r>
    </w:p>
    <w:p w14:paraId="197E94FE" w14:textId="77777777" w:rsidR="004C02EF" w:rsidRPr="009C202C" w:rsidRDefault="004C02EF" w:rsidP="004C02EF">
      <w:r w:rsidRPr="004D1BD1">
        <w:t>Throughout the rest of this document, the phrase “code unit” and the word “character” will be used to refer to a 16-bit unsigned value used to represent a single 16-bit unit of text. The phrase “Unic</w:t>
      </w:r>
      <w:r w:rsidRPr="00E65A34">
        <w:t xml:space="preserve">ode character” will be used to refer to the abstract linguistic or typographical unit represented by a single Unicode scalar value (which may be longer than 16 bits and thus may be represented by more than one code unit). 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2826A606" w14:textId="77777777" w:rsidR="004C02EF" w:rsidRPr="00E77497" w:rsidRDefault="004C02EF" w:rsidP="004C02EF">
      <w:r w:rsidRPr="009C202C">
        <w:t xml:space="preserve">In string literals, regular expression literals, and identifiers, any character (code unit) may also be expressed as a Unicode escape sequence consisting of six characters, namely </w:t>
      </w:r>
      <w:r w:rsidRPr="00675B74">
        <w:rPr>
          <w:rFonts w:ascii="Courier New" w:hAnsi="Courier New"/>
          <w:b/>
        </w:rPr>
        <w:t>\u</w:t>
      </w:r>
      <w:r w:rsidRPr="00E77497">
        <w:t xml:space="preserve"> plus four hexadecimal digits. Within a comment, such an escape sequence is effectively ignored as part of the comment. Within a string literal or regular expression literal, the Unicode escape sequence contributes one character to the value of the literal. Within an identifier, the escape sequence contributes one character to the identifier.</w:t>
      </w:r>
    </w:p>
    <w:p w14:paraId="6DBBEE2C" w14:textId="77777777" w:rsidR="004C02EF" w:rsidRPr="00E77497" w:rsidRDefault="004C02EF" w:rsidP="004C02EF">
      <w:pPr>
        <w:pStyle w:val="Note"/>
      </w:pPr>
      <w:r w:rsidRPr="00E77497">
        <w:t>NOTE</w:t>
      </w:r>
      <w:r w:rsidRPr="00E77497">
        <w:tab/>
        <w: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t>
      </w:r>
    </w:p>
    <w:p w14:paraId="5DACFE73" w14:textId="77777777" w:rsidR="004C02EF" w:rsidRPr="00E77497" w:rsidRDefault="004C02EF" w:rsidP="004C02EF">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character to the String value of the literal and is never interpreted as a line terminator or as a quote mark that might terminate the string literal.</w:t>
      </w:r>
      <w:bookmarkStart w:id="528" w:name="_Toc381513616"/>
      <w:bookmarkStart w:id="529" w:name="_Toc382202758"/>
      <w:bookmarkStart w:id="530" w:name="_Toc382202978"/>
      <w:bookmarkStart w:id="531" w:name="_Toc382212138"/>
      <w:bookmarkStart w:id="532" w:name="_Toc382212317"/>
      <w:bookmarkStart w:id="533" w:name="_Toc382291483"/>
      <w:bookmarkStart w:id="534" w:name="_Toc385672118"/>
      <w:bookmarkStart w:id="535" w:name="_Ref386878476"/>
      <w:bookmarkStart w:id="536" w:name="_Toc393690209"/>
    </w:p>
    <w:p w14:paraId="50AA7458" w14:textId="77777777" w:rsidR="004C02EF" w:rsidRPr="00E77497" w:rsidRDefault="004C02EF" w:rsidP="004C02EF">
      <w:pPr>
        <w:pStyle w:val="1"/>
        <w:numPr>
          <w:ilvl w:val="0"/>
          <w:numId w:val="0"/>
        </w:numPr>
      </w:pPr>
      <w:bookmarkStart w:id="537" w:name="_Ref456010393"/>
      <w:bookmarkStart w:id="538" w:name="_Ref457437434"/>
      <w:bookmarkStart w:id="539" w:name="_Ref463686584"/>
      <w:bookmarkStart w:id="540" w:name="_Toc472818753"/>
      <w:bookmarkStart w:id="541" w:name="_Toc235503308"/>
      <w:bookmarkStart w:id="542" w:name="_Toc241509083"/>
      <w:bookmarkStart w:id="543" w:name="_Toc244416570"/>
      <w:bookmarkStart w:id="544" w:name="_Toc276630934"/>
      <w:bookmarkStart w:id="545" w:name="_Toc323907561"/>
      <w:r w:rsidRPr="00E77497">
        <w:t>7</w:t>
      </w:r>
      <w:r w:rsidRPr="00E77497">
        <w:tab/>
        <w:t>Lexical Convention</w:t>
      </w:r>
      <w:bookmarkEnd w:id="528"/>
      <w:bookmarkEnd w:id="529"/>
      <w:bookmarkEnd w:id="530"/>
      <w:bookmarkEnd w:id="531"/>
      <w:bookmarkEnd w:id="532"/>
      <w:bookmarkEnd w:id="533"/>
      <w:bookmarkEnd w:id="534"/>
      <w:bookmarkEnd w:id="535"/>
      <w:bookmarkEnd w:id="536"/>
      <w:r w:rsidRPr="00E77497">
        <w:t>s</w:t>
      </w:r>
      <w:bookmarkEnd w:id="537"/>
      <w:bookmarkEnd w:id="538"/>
      <w:bookmarkEnd w:id="539"/>
      <w:bookmarkEnd w:id="540"/>
      <w:bookmarkEnd w:id="541"/>
      <w:bookmarkEnd w:id="542"/>
      <w:bookmarkEnd w:id="543"/>
      <w:bookmarkEnd w:id="544"/>
      <w:bookmarkEnd w:id="545"/>
    </w:p>
    <w:p w14:paraId="363E2365" w14:textId="77777777" w:rsidR="004C02EF" w:rsidRPr="00E77497" w:rsidRDefault="004C02EF" w:rsidP="004C02EF">
      <w:r w:rsidRPr="00E77497">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08E0A1DA" w14:textId="77777777" w:rsidR="004C02EF" w:rsidRPr="00E77497" w:rsidRDefault="004C02EF" w:rsidP="004C02EF">
      <w:r w:rsidRPr="00E77497">
        <w:t xml:space="preserve">There are two goal symbols for the lexical grammar. The </w:t>
      </w:r>
      <w:r w:rsidRPr="00E77497">
        <w:rPr>
          <w:rStyle w:val="bnf"/>
        </w:rPr>
        <w:t>InputElementDiv</w:t>
      </w:r>
      <w:r w:rsidRPr="00E77497">
        <w:t xml:space="preserve"> symbol is used in those syntactic grammar contexts where a leading division (</w:t>
      </w:r>
      <w:r w:rsidRPr="00E77497">
        <w:rPr>
          <w:rFonts w:ascii="Courier New" w:hAnsi="Courier New"/>
          <w:b/>
        </w:rPr>
        <w:t>/</w:t>
      </w:r>
      <w:r w:rsidRPr="00E77497">
        <w:t>) or division-assignment (</w:t>
      </w:r>
      <w:r w:rsidRPr="00E77497">
        <w:rPr>
          <w:rFonts w:ascii="Courier New" w:hAnsi="Courier New"/>
          <w:b/>
        </w:rPr>
        <w:t>/=</w:t>
      </w:r>
      <w:r w:rsidRPr="00E77497">
        <w:t xml:space="preserve">) operator is permitted. The </w:t>
      </w:r>
      <w:r w:rsidRPr="00E77497">
        <w:rPr>
          <w:rStyle w:val="bnf"/>
        </w:rPr>
        <w:t>InputElementRegExp</w:t>
      </w:r>
      <w:r w:rsidRPr="00E77497">
        <w:t xml:space="preserve"> symbol is used in other syntactic grammar contexts.</w:t>
      </w:r>
    </w:p>
    <w:p w14:paraId="2CADD89A" w14:textId="77777777" w:rsidR="004C02EF" w:rsidRPr="00E77497" w:rsidRDefault="004C02EF" w:rsidP="004C02EF">
      <w:pPr>
        <w:pStyle w:val="Note"/>
        <w:rPr>
          <w:i/>
        </w:rPr>
      </w:pPr>
      <w:r w:rsidRPr="00E77497">
        <w:t>NOTE</w:t>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14:paraId="245B4C76"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5D910D67"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20BC0DA6"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69645BFD" w14:textId="77777777" w:rsidR="004C02EF" w:rsidRPr="00E65A34" w:rsidRDefault="004C02EF" w:rsidP="004C02EF">
      <w:pPr>
        <w:pStyle w:val="Syntax"/>
      </w:pPr>
      <w:r w:rsidRPr="004D1BD1">
        <w:t>Syntax</w:t>
      </w:r>
    </w:p>
    <w:p w14:paraId="4A29EC13" w14:textId="77777777" w:rsidR="004C02EF" w:rsidRPr="009C202C" w:rsidRDefault="004C02EF" w:rsidP="004C02EF">
      <w:pPr>
        <w:pStyle w:val="SyntaxRule"/>
      </w:pPr>
      <w:bookmarkStart w:id="546" w:name="_Ref451679175"/>
      <w:bookmarkStart w:id="547" w:name="_Ref378386056"/>
      <w:bookmarkStart w:id="548" w:name="_Toc381513617"/>
      <w:bookmarkStart w:id="549" w:name="_Toc382202759"/>
      <w:bookmarkStart w:id="550" w:name="_Toc382202979"/>
      <w:bookmarkStart w:id="551" w:name="_Toc382212139"/>
      <w:bookmarkStart w:id="552" w:name="_Toc382212318"/>
      <w:bookmarkStart w:id="553" w:name="_Toc382291484"/>
      <w:bookmarkStart w:id="554" w:name="_Toc385672119"/>
      <w:bookmarkStart w:id="555" w:name="_Toc393690210"/>
      <w:bookmarkStart w:id="556" w:name="_Ref449966391"/>
      <w:r w:rsidRPr="009C202C">
        <w:t xml:space="preserve">InputElementDiv </w:t>
      </w:r>
      <w:r w:rsidRPr="009C202C">
        <w:rPr>
          <w:rFonts w:ascii="Arial" w:hAnsi="Arial" w:cs="Arial"/>
          <w:b/>
          <w:i w:val="0"/>
        </w:rPr>
        <w:t>::</w:t>
      </w:r>
    </w:p>
    <w:p w14:paraId="455275B6"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Pr="00675B74">
        <w:br/>
      </w:r>
    </w:p>
    <w:p w14:paraId="077A94AC"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04A63DE4"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t>RegularExpressionLiteral</w:t>
      </w:r>
    </w:p>
    <w:p w14:paraId="78A0F82A" w14:textId="77777777" w:rsidR="004C02EF" w:rsidRPr="00E77497" w:rsidRDefault="004C02EF" w:rsidP="004C02EF">
      <w:pPr>
        <w:pStyle w:val="20"/>
        <w:numPr>
          <w:ilvl w:val="0"/>
          <w:numId w:val="0"/>
        </w:numPr>
      </w:pPr>
      <w:bookmarkStart w:id="557" w:name="_Ref456028559"/>
      <w:bookmarkStart w:id="558" w:name="_Toc472818754"/>
      <w:bookmarkStart w:id="559" w:name="_Toc235503309"/>
      <w:bookmarkStart w:id="560" w:name="_Toc241509084"/>
      <w:bookmarkStart w:id="561" w:name="_Toc244416571"/>
      <w:bookmarkStart w:id="562" w:name="_Toc276630935"/>
      <w:bookmarkStart w:id="563" w:name="_Toc323907562"/>
      <w:r w:rsidRPr="00E77497">
        <w:t>7.1</w:t>
      </w:r>
      <w:r w:rsidRPr="00E77497">
        <w:tab/>
        <w:t>Unicode Format-Control Characters</w:t>
      </w:r>
      <w:bookmarkEnd w:id="546"/>
      <w:bookmarkEnd w:id="557"/>
      <w:bookmarkEnd w:id="558"/>
      <w:bookmarkEnd w:id="559"/>
      <w:bookmarkEnd w:id="560"/>
      <w:bookmarkEnd w:id="561"/>
      <w:bookmarkEnd w:id="562"/>
      <w:bookmarkEnd w:id="563"/>
    </w:p>
    <w:p w14:paraId="525D6721" w14:textId="77777777" w:rsidR="004C02EF" w:rsidRPr="00E77497" w:rsidRDefault="004C02EF" w:rsidP="004C02EF">
      <w:r w:rsidRPr="00E77497">
        <w:t xml:space="preserve">The Unicode format-control characters (i.e., the characters in category “Cf” in the Unicode Character Database such as </w:t>
      </w:r>
      <w:r w:rsidRPr="00550FEB">
        <w:rPr>
          <w:caps/>
          <w:rPrChange w:id="564" w:author="Rev 6 Allen Wirfs-Brock" w:date="2012-02-23T16:42:00Z">
            <w:rPr>
              <w:smallCaps/>
            </w:rPr>
          </w:rPrChange>
        </w:rPr>
        <w:t>left-to-right mark</w:t>
      </w:r>
      <w:r w:rsidRPr="00E77497">
        <w:t xml:space="preserve"> or </w:t>
      </w:r>
      <w:r w:rsidRPr="00550FEB">
        <w:rPr>
          <w:caps/>
          <w:rPrChange w:id="565" w:author="Rev 6 Allen Wirfs-Brock" w:date="2012-02-23T16:42:00Z">
            <w:rPr>
              <w:smallCaps/>
            </w:rPr>
          </w:rPrChange>
        </w:rPr>
        <w:t>right-to-left mark</w:t>
      </w:r>
      <w:r w:rsidRPr="00E77497">
        <w:t>) are control codes used to control the formatting of a range of text in the absence of higher-level protocols for this (such as mark-up languages).</w:t>
      </w:r>
    </w:p>
    <w:p w14:paraId="644A5133"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 and regular expression literals.</w:t>
      </w:r>
    </w:p>
    <w:p w14:paraId="121A072B"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0B91B6D8"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14:paraId="7020351D" w14:textId="77777777" w:rsidR="004C02EF" w:rsidRPr="00E77497" w:rsidRDefault="004C02EF" w:rsidP="004C02EF">
      <w:pPr>
        <w:spacing w:after="120"/>
      </w:pPr>
      <w:r w:rsidRPr="00E77497">
        <w:t>The special treatment of certain format-control characters outside of comments, string literals, and regular expression literals is summarised in Table 1.</w:t>
      </w:r>
    </w:p>
    <w:p w14:paraId="1EA27FAA" w14:textId="77777777" w:rsidR="004C02EF" w:rsidRPr="00E77497" w:rsidRDefault="004C02EF" w:rsidP="004C02EF">
      <w:pPr>
        <w:pStyle w:val="Tabletitle"/>
        <w:rPr>
          <w:rFonts w:eastAsia="Arial Unicode MS"/>
        </w:rPr>
      </w:pPr>
      <w:r w:rsidRPr="00E77497">
        <w:rPr>
          <w:rFonts w:eastAsia="Arial Unicode MS"/>
        </w:rPr>
        <w:t>Table 1 — Format-Control Character Usage</w:t>
      </w:r>
    </w:p>
    <w:tbl>
      <w:tblPr>
        <w:tblW w:w="0" w:type="auto"/>
        <w:jc w:val="center"/>
        <w:tblInd w:w="-705" w:type="dxa"/>
        <w:tblCellMar>
          <w:left w:w="288" w:type="dxa"/>
          <w:right w:w="288" w:type="dxa"/>
        </w:tblCellMar>
        <w:tblLook w:val="0007" w:firstRow="0" w:lastRow="0" w:firstColumn="0" w:lastColumn="0" w:noHBand="0" w:noVBand="0"/>
      </w:tblPr>
      <w:tblGrid>
        <w:gridCol w:w="2245"/>
        <w:gridCol w:w="2610"/>
        <w:gridCol w:w="2112"/>
        <w:gridCol w:w="1890"/>
      </w:tblGrid>
      <w:tr w:rsidR="004C02EF" w:rsidRPr="00E77497" w14:paraId="39E1D8DA" w14:textId="7777777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5B086669"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Code Unit Value</w:t>
            </w:r>
          </w:p>
        </w:tc>
        <w:tc>
          <w:tcPr>
            <w:tcW w:w="2610" w:type="dxa"/>
            <w:tcBorders>
              <w:top w:val="single" w:sz="12" w:space="0" w:color="000000"/>
              <w:bottom w:val="single" w:sz="6" w:space="0" w:color="000000"/>
            </w:tcBorders>
            <w:shd w:val="solid" w:color="C0C0C0" w:fill="FFFFFF"/>
          </w:tcPr>
          <w:p w14:paraId="6C4DB930"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7CC6479E"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5DB668DD"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460491D4" w14:textId="77777777" w:rsidTr="00360FC8">
        <w:trPr>
          <w:jc w:val="center"/>
        </w:trPr>
        <w:tc>
          <w:tcPr>
            <w:tcW w:w="2245" w:type="dxa"/>
            <w:tcBorders>
              <w:left w:val="single" w:sz="6" w:space="0" w:color="000000"/>
            </w:tcBorders>
          </w:tcPr>
          <w:p w14:paraId="2848F29F"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\u200C</w:t>
            </w:r>
          </w:p>
        </w:tc>
        <w:tc>
          <w:tcPr>
            <w:tcW w:w="2610" w:type="dxa"/>
          </w:tcPr>
          <w:p w14:paraId="119085EC"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706E5F23"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5544A897"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273076E6" w14:textId="77777777" w:rsidTr="00360FC8">
        <w:trPr>
          <w:jc w:val="center"/>
        </w:trPr>
        <w:tc>
          <w:tcPr>
            <w:tcW w:w="2245" w:type="dxa"/>
            <w:tcBorders>
              <w:left w:val="single" w:sz="6" w:space="0" w:color="000000"/>
            </w:tcBorders>
          </w:tcPr>
          <w:p w14:paraId="385B5E36"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\u200D</w:t>
            </w:r>
          </w:p>
        </w:tc>
        <w:tc>
          <w:tcPr>
            <w:tcW w:w="2610" w:type="dxa"/>
          </w:tcPr>
          <w:p w14:paraId="243A228C"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654C2209"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34C2908E"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22C01716" w14:textId="77777777" w:rsidTr="00360FC8">
        <w:trPr>
          <w:jc w:val="center"/>
        </w:trPr>
        <w:tc>
          <w:tcPr>
            <w:tcW w:w="2245" w:type="dxa"/>
            <w:tcBorders>
              <w:left w:val="single" w:sz="6" w:space="0" w:color="000000"/>
              <w:bottom w:val="single" w:sz="12" w:space="0" w:color="000000"/>
            </w:tcBorders>
          </w:tcPr>
          <w:p w14:paraId="094E0AD5" w14:textId="77777777" w:rsidR="004C02EF" w:rsidRPr="00E77497" w:rsidRDefault="004C02EF" w:rsidP="003A4B22">
            <w:pPr>
              <w:spacing w:after="40"/>
              <w:rPr>
                <w:rFonts w:ascii="Courier New" w:hAnsi="Courier New" w:cs="Courier New"/>
              </w:rPr>
            </w:pPr>
            <w:r w:rsidRPr="00E77497">
              <w:rPr>
                <w:rFonts w:ascii="Courier New" w:hAnsi="Courier New" w:cs="Courier New"/>
                <w:b/>
              </w:rPr>
              <w:t>\uFEFF</w:t>
            </w:r>
          </w:p>
        </w:tc>
        <w:tc>
          <w:tcPr>
            <w:tcW w:w="2610" w:type="dxa"/>
            <w:tcBorders>
              <w:bottom w:val="single" w:sz="12" w:space="0" w:color="000000"/>
            </w:tcBorders>
          </w:tcPr>
          <w:p w14:paraId="1202467A"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7C567987"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1C812DA0"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3E42772A" w14:textId="77777777" w:rsidR="004C02EF" w:rsidRPr="00E77497" w:rsidRDefault="004C02EF" w:rsidP="004C02EF">
      <w:pPr>
        <w:pStyle w:val="20"/>
        <w:numPr>
          <w:ilvl w:val="0"/>
          <w:numId w:val="0"/>
        </w:numPr>
        <w:spacing w:before="240"/>
      </w:pPr>
      <w:bookmarkStart w:id="566" w:name="_Ref451679260"/>
      <w:bookmarkStart w:id="567" w:name="_Toc472818755"/>
      <w:bookmarkStart w:id="568" w:name="_Toc235503310"/>
      <w:bookmarkStart w:id="569" w:name="_Toc241509085"/>
      <w:bookmarkStart w:id="570" w:name="_Toc244416572"/>
      <w:bookmarkStart w:id="571" w:name="_Toc276630936"/>
      <w:bookmarkStart w:id="572" w:name="_Toc323907563"/>
      <w:r w:rsidRPr="00E77497">
        <w:t>7.2</w:t>
      </w:r>
      <w:r w:rsidRPr="00E77497">
        <w:tab/>
        <w:t>White Spac</w:t>
      </w:r>
      <w:bookmarkEnd w:id="547"/>
      <w:bookmarkEnd w:id="548"/>
      <w:bookmarkEnd w:id="549"/>
      <w:bookmarkEnd w:id="550"/>
      <w:bookmarkEnd w:id="551"/>
      <w:bookmarkEnd w:id="552"/>
      <w:bookmarkEnd w:id="553"/>
      <w:bookmarkEnd w:id="554"/>
      <w:bookmarkEnd w:id="555"/>
      <w:r w:rsidRPr="00E77497">
        <w:t>e</w:t>
      </w:r>
      <w:bookmarkEnd w:id="556"/>
      <w:bookmarkEnd w:id="566"/>
      <w:bookmarkEnd w:id="567"/>
      <w:bookmarkEnd w:id="568"/>
      <w:bookmarkEnd w:id="569"/>
      <w:bookmarkEnd w:id="570"/>
      <w:bookmarkEnd w:id="571"/>
      <w:bookmarkEnd w:id="572"/>
    </w:p>
    <w:p w14:paraId="16E26DBD"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also occur within a </w:t>
      </w:r>
      <w:r w:rsidRPr="00E77497">
        <w:rPr>
          <w:rFonts w:ascii="Times New Roman" w:hAnsi="Times New Roman"/>
          <w:i/>
        </w:rPr>
        <w:t>StringLiteral</w:t>
      </w:r>
      <w:r w:rsidRPr="00E77497">
        <w:t xml:space="preserve"> or a </w:t>
      </w:r>
      <w:r w:rsidRPr="00E77497">
        <w:rPr>
          <w:rFonts w:ascii="Times New Roman" w:hAnsi="Times New Roman"/>
          <w:i/>
        </w:rPr>
        <w:t>RegularExpressionLiteral</w:t>
      </w:r>
      <w:r w:rsidRPr="00E77497">
        <w:t xml:space="preserve"> (where they are considered significant characters forming part of the literal value) or within a </w:t>
      </w:r>
      <w:r w:rsidRPr="00E77497">
        <w:rPr>
          <w:rFonts w:ascii="Times New Roman" w:hAnsi="Times New Roman"/>
          <w:i/>
        </w:rPr>
        <w:t>Comment</w:t>
      </w:r>
      <w:r w:rsidRPr="00E77497">
        <w:t>, but cannot appear within any other kind of token.</w:t>
      </w:r>
    </w:p>
    <w:p w14:paraId="07989938" w14:textId="77777777" w:rsidR="004C02EF" w:rsidRPr="00E77497" w:rsidRDefault="004C02EF" w:rsidP="004C02EF">
      <w:pPr>
        <w:spacing w:after="120"/>
      </w:pPr>
      <w:r w:rsidRPr="00E77497">
        <w:t>The ECMAScript white space characters are listed in Table 2.</w:t>
      </w:r>
    </w:p>
    <w:p w14:paraId="043ABD9B" w14:textId="77777777" w:rsidR="004C02EF" w:rsidRPr="00E77497" w:rsidRDefault="004C02EF" w:rsidP="004C02EF">
      <w:pPr>
        <w:pStyle w:val="Tabletitle"/>
        <w:rPr>
          <w:rFonts w:eastAsia="Arial Unicode MS"/>
        </w:rPr>
      </w:pPr>
      <w:r w:rsidRPr="00E77497">
        <w:rPr>
          <w:rFonts w:eastAsia="Arial Unicode MS"/>
        </w:rPr>
        <w:t>Table 2 — Whitespace Characters</w:t>
      </w:r>
    </w:p>
    <w:tbl>
      <w:tblPr>
        <w:tblW w:w="0" w:type="auto"/>
        <w:jc w:val="center"/>
        <w:tblCellMar>
          <w:left w:w="288" w:type="dxa"/>
          <w:right w:w="288" w:type="dxa"/>
        </w:tblCellMar>
        <w:tblLook w:val="0007" w:firstRow="0" w:lastRow="0" w:firstColumn="0" w:lastColumn="0" w:noHBand="0" w:noVBand="0"/>
      </w:tblPr>
      <w:tblGrid>
        <w:gridCol w:w="9"/>
        <w:gridCol w:w="2387"/>
        <w:gridCol w:w="2399"/>
        <w:gridCol w:w="13"/>
        <w:gridCol w:w="1967"/>
        <w:gridCol w:w="13"/>
      </w:tblGrid>
      <w:tr w:rsidR="004C02EF" w:rsidRPr="00E77497" w14:paraId="2FC056CD" w14:textId="7777777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5C88A8FE"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399" w:type="dxa"/>
            <w:tcBorders>
              <w:top w:val="single" w:sz="12" w:space="0" w:color="000000"/>
              <w:bottom w:val="single" w:sz="6" w:space="0" w:color="000000"/>
            </w:tcBorders>
            <w:shd w:val="solid" w:color="C0C0C0" w:fill="FFFFFF"/>
          </w:tcPr>
          <w:p w14:paraId="01C7EF45"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6E32D91E"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6191F0F5" w14:textId="77777777" w:rsidTr="00360FC8">
        <w:trPr>
          <w:gridAfter w:val="1"/>
          <w:wAfter w:w="13" w:type="dxa"/>
          <w:jc w:val="center"/>
        </w:trPr>
        <w:tc>
          <w:tcPr>
            <w:tcW w:w="2396" w:type="dxa"/>
            <w:gridSpan w:val="2"/>
            <w:tcBorders>
              <w:left w:val="single" w:sz="6" w:space="0" w:color="000000"/>
            </w:tcBorders>
          </w:tcPr>
          <w:p w14:paraId="00CECD78" w14:textId="77777777" w:rsidR="004C02EF" w:rsidRPr="00C7794D" w:rsidRDefault="004C02EF" w:rsidP="003A4B22">
            <w:pPr>
              <w:keepNext/>
              <w:keepLines/>
              <w:spacing w:after="40"/>
              <w:rPr>
                <w:rFonts w:ascii="Courier New" w:hAnsi="Courier New"/>
                <w:b/>
              </w:rPr>
            </w:pPr>
            <w:r w:rsidRPr="00E77497">
              <w:rPr>
                <w:rFonts w:ascii="Courier New" w:hAnsi="Courier New"/>
                <w:b/>
              </w:rPr>
              <w:t>\u0009</w:t>
            </w:r>
          </w:p>
        </w:tc>
        <w:tc>
          <w:tcPr>
            <w:tcW w:w="2399" w:type="dxa"/>
          </w:tcPr>
          <w:p w14:paraId="18AD23A7"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453D73D8" w14:textId="77777777" w:rsidR="004C02EF" w:rsidRPr="004D1BD1" w:rsidRDefault="004C02EF" w:rsidP="003A4B22">
            <w:pPr>
              <w:keepNext/>
              <w:keepLines/>
              <w:spacing w:after="40"/>
            </w:pPr>
            <w:r w:rsidRPr="004D1BD1">
              <w:t>&lt;TAB&gt;</w:t>
            </w:r>
          </w:p>
        </w:tc>
      </w:tr>
      <w:tr w:rsidR="004C02EF" w:rsidRPr="00E77497" w14:paraId="48A743EE" w14:textId="77777777" w:rsidTr="00360FC8">
        <w:trPr>
          <w:gridAfter w:val="1"/>
          <w:wAfter w:w="13" w:type="dxa"/>
          <w:jc w:val="center"/>
        </w:trPr>
        <w:tc>
          <w:tcPr>
            <w:tcW w:w="2396" w:type="dxa"/>
            <w:gridSpan w:val="2"/>
            <w:tcBorders>
              <w:left w:val="single" w:sz="6" w:space="0" w:color="000000"/>
            </w:tcBorders>
          </w:tcPr>
          <w:p w14:paraId="36D5D41A" w14:textId="77777777" w:rsidR="004C02EF" w:rsidRPr="00E77497" w:rsidRDefault="004C02EF" w:rsidP="003A4B22">
            <w:pPr>
              <w:keepNext/>
              <w:keepLines/>
              <w:spacing w:after="40"/>
              <w:rPr>
                <w:rFonts w:ascii="Courier New" w:hAnsi="Courier New"/>
                <w:b/>
              </w:rPr>
            </w:pPr>
            <w:r w:rsidRPr="00E77497">
              <w:rPr>
                <w:rFonts w:ascii="Courier New" w:hAnsi="Courier New"/>
                <w:b/>
              </w:rPr>
              <w:t>\u000B</w:t>
            </w:r>
          </w:p>
        </w:tc>
        <w:tc>
          <w:tcPr>
            <w:tcW w:w="2399" w:type="dxa"/>
          </w:tcPr>
          <w:p w14:paraId="4436AEE7"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00E0BC5F" w14:textId="77777777" w:rsidR="004C02EF" w:rsidRPr="00E77497" w:rsidRDefault="004C02EF" w:rsidP="003A4B22">
            <w:pPr>
              <w:keepNext/>
              <w:keepLines/>
              <w:spacing w:after="40"/>
            </w:pPr>
            <w:r w:rsidRPr="00E77497">
              <w:t>&lt;VT&gt;</w:t>
            </w:r>
          </w:p>
        </w:tc>
      </w:tr>
      <w:tr w:rsidR="004C02EF" w:rsidRPr="00E77497" w14:paraId="16CD89A3" w14:textId="77777777" w:rsidTr="00360FC8">
        <w:trPr>
          <w:gridBefore w:val="1"/>
          <w:wBefore w:w="9" w:type="dxa"/>
          <w:jc w:val="center"/>
        </w:trPr>
        <w:tc>
          <w:tcPr>
            <w:tcW w:w="2387" w:type="dxa"/>
            <w:tcBorders>
              <w:left w:val="single" w:sz="6" w:space="0" w:color="000000"/>
            </w:tcBorders>
          </w:tcPr>
          <w:p w14:paraId="53E5DCE0" w14:textId="77777777" w:rsidR="004C02EF" w:rsidRPr="00E77497" w:rsidRDefault="004C02EF" w:rsidP="003A4B22">
            <w:pPr>
              <w:keepNext/>
              <w:keepLines/>
              <w:spacing w:after="40"/>
              <w:rPr>
                <w:rFonts w:ascii="Courier New" w:hAnsi="Courier New"/>
                <w:b/>
              </w:rPr>
            </w:pPr>
            <w:r w:rsidRPr="00E77497">
              <w:rPr>
                <w:rFonts w:ascii="Courier New" w:hAnsi="Courier New"/>
                <w:b/>
              </w:rPr>
              <w:t>\u000C</w:t>
            </w:r>
          </w:p>
        </w:tc>
        <w:tc>
          <w:tcPr>
            <w:tcW w:w="2412" w:type="dxa"/>
            <w:gridSpan w:val="2"/>
          </w:tcPr>
          <w:p w14:paraId="34575365"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15271140" w14:textId="77777777" w:rsidR="004C02EF" w:rsidRPr="00E77497" w:rsidRDefault="004C02EF" w:rsidP="003A4B22">
            <w:pPr>
              <w:keepNext/>
              <w:keepLines/>
              <w:spacing w:after="40"/>
            </w:pPr>
            <w:r w:rsidRPr="00E77497">
              <w:t>&lt;FF&gt;</w:t>
            </w:r>
          </w:p>
        </w:tc>
      </w:tr>
      <w:tr w:rsidR="004C02EF" w:rsidRPr="00E77497" w14:paraId="5DA7F4BD" w14:textId="77777777" w:rsidTr="00360FC8">
        <w:trPr>
          <w:gridAfter w:val="1"/>
          <w:wAfter w:w="13" w:type="dxa"/>
          <w:jc w:val="center"/>
        </w:trPr>
        <w:tc>
          <w:tcPr>
            <w:tcW w:w="2396" w:type="dxa"/>
            <w:gridSpan w:val="2"/>
            <w:tcBorders>
              <w:left w:val="single" w:sz="6" w:space="0" w:color="000000"/>
            </w:tcBorders>
          </w:tcPr>
          <w:p w14:paraId="6625ED55" w14:textId="77777777" w:rsidR="004C02EF" w:rsidRPr="00E77497" w:rsidRDefault="004C02EF" w:rsidP="003A4B22">
            <w:pPr>
              <w:keepNext/>
              <w:keepLines/>
              <w:spacing w:after="40"/>
              <w:rPr>
                <w:rFonts w:ascii="Courier New" w:hAnsi="Courier New"/>
                <w:b/>
              </w:rPr>
            </w:pPr>
            <w:r w:rsidRPr="00E77497">
              <w:rPr>
                <w:rFonts w:ascii="Courier New" w:hAnsi="Courier New"/>
                <w:b/>
              </w:rPr>
              <w:t>\u0020</w:t>
            </w:r>
          </w:p>
        </w:tc>
        <w:tc>
          <w:tcPr>
            <w:tcW w:w="2399" w:type="dxa"/>
          </w:tcPr>
          <w:p w14:paraId="580EBBC8"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4846C2B2" w14:textId="77777777" w:rsidR="004C02EF" w:rsidRPr="00E77497" w:rsidRDefault="004C02EF" w:rsidP="003A4B22">
            <w:pPr>
              <w:keepNext/>
              <w:keepLines/>
              <w:spacing w:after="40"/>
            </w:pPr>
            <w:r w:rsidRPr="00E77497">
              <w:t>&lt;SP&gt;</w:t>
            </w:r>
          </w:p>
        </w:tc>
      </w:tr>
      <w:tr w:rsidR="004C02EF" w:rsidRPr="00E77497" w14:paraId="06AC8A16" w14:textId="77777777" w:rsidTr="00360FC8">
        <w:trPr>
          <w:gridAfter w:val="1"/>
          <w:wAfter w:w="13" w:type="dxa"/>
          <w:jc w:val="center"/>
        </w:trPr>
        <w:tc>
          <w:tcPr>
            <w:tcW w:w="2396" w:type="dxa"/>
            <w:gridSpan w:val="2"/>
            <w:tcBorders>
              <w:left w:val="single" w:sz="6" w:space="0" w:color="000000"/>
            </w:tcBorders>
          </w:tcPr>
          <w:p w14:paraId="0F64DAD8" w14:textId="77777777" w:rsidR="004C02EF" w:rsidRPr="00E77497" w:rsidRDefault="004C02EF" w:rsidP="003A4B22">
            <w:pPr>
              <w:keepNext/>
              <w:keepLines/>
              <w:spacing w:after="40"/>
              <w:rPr>
                <w:rFonts w:ascii="Courier New" w:hAnsi="Courier New"/>
                <w:b/>
              </w:rPr>
            </w:pPr>
            <w:r w:rsidRPr="00E77497">
              <w:rPr>
                <w:rFonts w:ascii="Courier New" w:hAnsi="Courier New"/>
                <w:b/>
              </w:rPr>
              <w:t>\u00A0</w:t>
            </w:r>
          </w:p>
        </w:tc>
        <w:tc>
          <w:tcPr>
            <w:tcW w:w="2399" w:type="dxa"/>
          </w:tcPr>
          <w:p w14:paraId="2B2C3E54"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5B5FD649" w14:textId="77777777" w:rsidR="004C02EF" w:rsidRPr="00E77497" w:rsidRDefault="004C02EF" w:rsidP="003A4B22">
            <w:pPr>
              <w:keepNext/>
              <w:keepLines/>
              <w:spacing w:after="40"/>
            </w:pPr>
            <w:r w:rsidRPr="00E77497">
              <w:t>&lt;NBSP&gt;</w:t>
            </w:r>
          </w:p>
        </w:tc>
      </w:tr>
      <w:tr w:rsidR="004C02EF" w:rsidRPr="00E77497" w14:paraId="5E353586" w14:textId="77777777" w:rsidTr="00360FC8">
        <w:trPr>
          <w:gridAfter w:val="1"/>
          <w:wAfter w:w="13" w:type="dxa"/>
          <w:jc w:val="center"/>
        </w:trPr>
        <w:tc>
          <w:tcPr>
            <w:tcW w:w="2396" w:type="dxa"/>
            <w:gridSpan w:val="2"/>
            <w:tcBorders>
              <w:left w:val="single" w:sz="6" w:space="0" w:color="000000"/>
              <w:bottom w:val="single" w:sz="12" w:space="0" w:color="000000"/>
            </w:tcBorders>
          </w:tcPr>
          <w:p w14:paraId="243A201F" w14:textId="77777777" w:rsidR="004C02EF" w:rsidRPr="00E77497" w:rsidRDefault="004C02EF" w:rsidP="003A4B22">
            <w:pPr>
              <w:keepLines/>
              <w:spacing w:after="40"/>
              <w:rPr>
                <w:rFonts w:ascii="Courier New" w:hAnsi="Courier New" w:cs="Courier New"/>
                <w:b/>
              </w:rPr>
            </w:pPr>
            <w:r w:rsidRPr="00E77497">
              <w:rPr>
                <w:rFonts w:ascii="Courier New" w:hAnsi="Courier New" w:cs="Courier New"/>
                <w:b/>
              </w:rPr>
              <w:t>\uFEFF</w:t>
            </w:r>
          </w:p>
          <w:p w14:paraId="64EF0C97" w14:textId="77777777" w:rsidR="004C02EF" w:rsidRPr="00E77497" w:rsidRDefault="004C02EF" w:rsidP="003A4B22">
            <w:pPr>
              <w:keepLines/>
              <w:spacing w:after="40"/>
            </w:pPr>
            <w:r w:rsidRPr="00E77497">
              <w:t>Other category “Zs”</w:t>
            </w:r>
          </w:p>
        </w:tc>
        <w:tc>
          <w:tcPr>
            <w:tcW w:w="2399" w:type="dxa"/>
            <w:tcBorders>
              <w:bottom w:val="single" w:sz="12" w:space="0" w:color="000000"/>
            </w:tcBorders>
          </w:tcPr>
          <w:p w14:paraId="41C2FA10" w14:textId="77777777" w:rsidR="004C02EF" w:rsidRPr="00E77497" w:rsidRDefault="004C02EF" w:rsidP="003A4B22">
            <w:pPr>
              <w:keepLines/>
              <w:spacing w:after="40"/>
            </w:pPr>
            <w:r w:rsidRPr="00E77497">
              <w:t>Byte Order Mark</w:t>
            </w:r>
          </w:p>
          <w:p w14:paraId="6FFFFF4B" w14:textId="77777777" w:rsidR="004C02EF" w:rsidRPr="00E77497" w:rsidRDefault="004C02EF" w:rsidP="003A4B22">
            <w:pPr>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4AF1C506" w14:textId="77777777" w:rsidR="004C02EF" w:rsidRPr="00E77497" w:rsidRDefault="004C02EF" w:rsidP="003A4B22">
            <w:pPr>
              <w:keepLines/>
              <w:spacing w:after="40"/>
            </w:pPr>
            <w:r w:rsidRPr="00E77497">
              <w:t>&lt;BOM&gt;</w:t>
            </w:r>
          </w:p>
          <w:p w14:paraId="38205CDC" w14:textId="77777777" w:rsidR="004C02EF" w:rsidRPr="00E77497" w:rsidRDefault="004C02EF" w:rsidP="003A4B22">
            <w:pPr>
              <w:keepLines/>
              <w:spacing w:after="40"/>
            </w:pPr>
            <w:r w:rsidRPr="00E77497">
              <w:t>&lt;USP&gt;</w:t>
            </w:r>
          </w:p>
          <w:p w14:paraId="4C972A0E" w14:textId="77777777" w:rsidR="004C02EF" w:rsidRPr="00E77497" w:rsidRDefault="004C02EF" w:rsidP="003A4B22">
            <w:pPr>
              <w:keepLines/>
              <w:spacing w:after="40"/>
            </w:pPr>
          </w:p>
        </w:tc>
      </w:tr>
    </w:tbl>
    <w:p w14:paraId="3A5338BC" w14:textId="77777777" w:rsidR="004C02EF" w:rsidRPr="00E77497" w:rsidRDefault="004C02EF" w:rsidP="004C02EF">
      <w:pPr>
        <w:spacing w:after="120"/>
      </w:pPr>
    </w:p>
    <w:p w14:paraId="25B46315" w14:textId="77777777" w:rsidR="004C02EF" w:rsidRPr="00E77497" w:rsidRDefault="004C02EF" w:rsidP="004C02EF">
      <w:r w:rsidRPr="00E77497">
        <w:t>ECMAScript implementations must recognise all of the white space characters defined in Unicode 3.0. Later editions of the Unicode Standard may define other white space characters. ECMAScript implementations may recognise white space characters from later editions of the Unicode Standard.</w:t>
      </w:r>
    </w:p>
    <w:p w14:paraId="1449EDDB" w14:textId="77777777" w:rsidR="004C02EF" w:rsidRPr="00E77497" w:rsidRDefault="004C02EF" w:rsidP="004C02EF">
      <w:pPr>
        <w:pStyle w:val="Syntax"/>
      </w:pPr>
      <w:r w:rsidRPr="00E77497">
        <w:t>Syntax</w:t>
      </w:r>
    </w:p>
    <w:p w14:paraId="73369A23"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10C417AB"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573" w:name="_Toc385672120"/>
      <w:bookmarkStart w:id="574" w:name="_Toc393690211"/>
      <w:r w:rsidRPr="00E77497">
        <w:rPr>
          <w:i w:val="0"/>
        </w:rPr>
        <w:br/>
        <w:t>&lt;NBSP&gt;</w:t>
      </w:r>
      <w:r w:rsidRPr="00E77497">
        <w:rPr>
          <w:i w:val="0"/>
        </w:rPr>
        <w:br/>
        <w:t>&lt;BOM&gt;</w:t>
      </w:r>
      <w:r w:rsidRPr="00E77497">
        <w:rPr>
          <w:i w:val="0"/>
        </w:rPr>
        <w:br/>
        <w:t>&lt;USP&gt;</w:t>
      </w:r>
    </w:p>
    <w:p w14:paraId="4DCCC4C6" w14:textId="77777777" w:rsidR="004C02EF" w:rsidRPr="00E77497" w:rsidRDefault="004C02EF" w:rsidP="004C02EF">
      <w:pPr>
        <w:pStyle w:val="20"/>
        <w:numPr>
          <w:ilvl w:val="0"/>
          <w:numId w:val="0"/>
        </w:numPr>
      </w:pPr>
      <w:bookmarkStart w:id="575" w:name="_Ref449966403"/>
      <w:bookmarkStart w:id="576" w:name="_Toc472818756"/>
      <w:bookmarkStart w:id="577" w:name="_Toc235503311"/>
      <w:bookmarkStart w:id="578" w:name="_Toc241509086"/>
      <w:bookmarkStart w:id="579" w:name="_Toc244416573"/>
      <w:bookmarkStart w:id="580" w:name="_Toc276630937"/>
      <w:bookmarkStart w:id="581" w:name="_Toc323907564"/>
      <w:r w:rsidRPr="00E77497">
        <w:t>7.3</w:t>
      </w:r>
      <w:r w:rsidRPr="00E77497">
        <w:tab/>
        <w:t>Line Terminator</w:t>
      </w:r>
      <w:bookmarkEnd w:id="573"/>
      <w:bookmarkEnd w:id="574"/>
      <w:r w:rsidRPr="00E77497">
        <w:t>s</w:t>
      </w:r>
      <w:bookmarkEnd w:id="575"/>
      <w:bookmarkEnd w:id="576"/>
      <w:bookmarkEnd w:id="577"/>
      <w:bookmarkEnd w:id="578"/>
      <w:bookmarkEnd w:id="579"/>
      <w:bookmarkEnd w:id="580"/>
      <w:bookmarkEnd w:id="581"/>
    </w:p>
    <w:p w14:paraId="43A5CEF9" w14:textId="77777777"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4B0207A4"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14:paraId="27EBE89C"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20476DD5" w14:textId="77777777" w:rsidR="004C02EF" w:rsidRPr="00E77497" w:rsidRDefault="004C02EF" w:rsidP="004C02EF">
      <w:pPr>
        <w:spacing w:after="120"/>
      </w:pPr>
      <w:r w:rsidRPr="00E77497">
        <w:t>The ECMAScript line terminator characters are listed in Table 3.</w:t>
      </w:r>
    </w:p>
    <w:p w14:paraId="6F4D50F4" w14:textId="77777777" w:rsidR="004C02EF" w:rsidRPr="00E77497" w:rsidRDefault="004C02EF" w:rsidP="004C02EF">
      <w:pPr>
        <w:pStyle w:val="Tabletitle"/>
        <w:rPr>
          <w:rFonts w:eastAsia="Arial Unicode MS"/>
        </w:rPr>
      </w:pPr>
      <w:r w:rsidRPr="00E77497">
        <w:rPr>
          <w:rFonts w:eastAsia="Arial Unicode MS"/>
        </w:rPr>
        <w:t>Table 3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7" w:firstRow="0" w:lastRow="0" w:firstColumn="0" w:lastColumn="0" w:noHBand="0" w:noVBand="0"/>
      </w:tblPr>
      <w:tblGrid>
        <w:gridCol w:w="2292"/>
        <w:gridCol w:w="2520"/>
        <w:gridCol w:w="2449"/>
      </w:tblGrid>
      <w:tr w:rsidR="004C02EF" w:rsidRPr="00E77497" w14:paraId="1B7843FF" w14:textId="77777777" w:rsidTr="00360FC8">
        <w:trPr>
          <w:trHeight w:val="317"/>
          <w:jc w:val="center"/>
        </w:trPr>
        <w:tc>
          <w:tcPr>
            <w:tcW w:w="2292" w:type="dxa"/>
            <w:shd w:val="solid" w:color="C0C0C0" w:fill="FFFFFF"/>
          </w:tcPr>
          <w:p w14:paraId="042792E9"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520" w:type="dxa"/>
            <w:shd w:val="solid" w:color="C0C0C0" w:fill="FFFFFF"/>
          </w:tcPr>
          <w:p w14:paraId="7D3BA844"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74B33EAC"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64D63386" w14:textId="77777777" w:rsidTr="00360FC8">
        <w:trPr>
          <w:jc w:val="center"/>
        </w:trPr>
        <w:tc>
          <w:tcPr>
            <w:tcW w:w="2292" w:type="dxa"/>
          </w:tcPr>
          <w:p w14:paraId="6FD55CAF" w14:textId="77777777" w:rsidR="004C02EF" w:rsidRPr="00E77497" w:rsidRDefault="004C02EF" w:rsidP="003A4B22">
            <w:pPr>
              <w:keepNext/>
              <w:keepLines/>
              <w:spacing w:after="60"/>
              <w:rPr>
                <w:rFonts w:ascii="Courier New" w:hAnsi="Courier New"/>
                <w:b/>
              </w:rPr>
            </w:pPr>
            <w:r w:rsidRPr="00E77497">
              <w:rPr>
                <w:rFonts w:ascii="Courier New" w:hAnsi="Courier New"/>
                <w:b/>
              </w:rPr>
              <w:t>\u000A</w:t>
            </w:r>
          </w:p>
        </w:tc>
        <w:tc>
          <w:tcPr>
            <w:tcW w:w="2520" w:type="dxa"/>
          </w:tcPr>
          <w:p w14:paraId="6751979D" w14:textId="77777777" w:rsidR="004C02EF" w:rsidRPr="00E77497" w:rsidRDefault="004C02EF" w:rsidP="003A4B22">
            <w:pPr>
              <w:keepNext/>
              <w:keepLines/>
              <w:spacing w:after="60"/>
            </w:pPr>
            <w:r w:rsidRPr="00E77497">
              <w:t>Line Feed</w:t>
            </w:r>
          </w:p>
        </w:tc>
        <w:tc>
          <w:tcPr>
            <w:tcW w:w="2449" w:type="dxa"/>
          </w:tcPr>
          <w:p w14:paraId="40324D8F" w14:textId="77777777" w:rsidR="004C02EF" w:rsidRPr="00E77497" w:rsidRDefault="004C02EF" w:rsidP="003A4B22">
            <w:pPr>
              <w:keepNext/>
              <w:keepLines/>
              <w:spacing w:after="60"/>
            </w:pPr>
            <w:r w:rsidRPr="00E77497">
              <w:t>&lt;LF&gt;</w:t>
            </w:r>
          </w:p>
        </w:tc>
      </w:tr>
      <w:tr w:rsidR="004C02EF" w:rsidRPr="00E77497" w14:paraId="005B914E" w14:textId="77777777" w:rsidTr="00360FC8">
        <w:trPr>
          <w:jc w:val="center"/>
        </w:trPr>
        <w:tc>
          <w:tcPr>
            <w:tcW w:w="2292" w:type="dxa"/>
          </w:tcPr>
          <w:p w14:paraId="08838DF3" w14:textId="77777777" w:rsidR="004C02EF" w:rsidRPr="00E77497" w:rsidRDefault="004C02EF" w:rsidP="003A4B22">
            <w:pPr>
              <w:keepNext/>
              <w:keepLines/>
              <w:spacing w:after="60"/>
              <w:rPr>
                <w:b/>
              </w:rPr>
            </w:pPr>
            <w:r w:rsidRPr="00E77497">
              <w:rPr>
                <w:rFonts w:ascii="Courier New" w:hAnsi="Courier New"/>
                <w:b/>
              </w:rPr>
              <w:t>\u000D</w:t>
            </w:r>
          </w:p>
        </w:tc>
        <w:tc>
          <w:tcPr>
            <w:tcW w:w="2520" w:type="dxa"/>
          </w:tcPr>
          <w:p w14:paraId="39E956D4" w14:textId="77777777" w:rsidR="004C02EF" w:rsidRPr="00E77497" w:rsidRDefault="004C02EF" w:rsidP="003A4B22">
            <w:pPr>
              <w:keepNext/>
              <w:keepLines/>
              <w:spacing w:after="60"/>
            </w:pPr>
            <w:r w:rsidRPr="00E77497">
              <w:t xml:space="preserve">Carriage Return </w:t>
            </w:r>
          </w:p>
        </w:tc>
        <w:tc>
          <w:tcPr>
            <w:tcW w:w="2449" w:type="dxa"/>
          </w:tcPr>
          <w:p w14:paraId="47B4DBA8" w14:textId="77777777" w:rsidR="004C02EF" w:rsidRPr="00E77497" w:rsidRDefault="004C02EF" w:rsidP="003A4B22">
            <w:pPr>
              <w:keepNext/>
              <w:keepLines/>
              <w:spacing w:after="60"/>
            </w:pPr>
            <w:r w:rsidRPr="00E77497">
              <w:t>&lt;CR&gt;</w:t>
            </w:r>
          </w:p>
        </w:tc>
      </w:tr>
      <w:tr w:rsidR="004C02EF" w:rsidRPr="00E77497" w14:paraId="459AF86B" w14:textId="77777777" w:rsidTr="00360FC8">
        <w:trPr>
          <w:jc w:val="center"/>
        </w:trPr>
        <w:tc>
          <w:tcPr>
            <w:tcW w:w="2292" w:type="dxa"/>
          </w:tcPr>
          <w:p w14:paraId="53E20592" w14:textId="77777777" w:rsidR="004C02EF" w:rsidRPr="00E77497" w:rsidRDefault="004C02EF" w:rsidP="003A4B22">
            <w:pPr>
              <w:keepNext/>
              <w:keepLines/>
              <w:spacing w:after="60"/>
              <w:rPr>
                <w:rFonts w:ascii="Courier New" w:hAnsi="Courier New"/>
                <w:b/>
              </w:rPr>
            </w:pPr>
            <w:r w:rsidRPr="00E77497">
              <w:rPr>
                <w:rFonts w:ascii="Courier New" w:hAnsi="Courier New"/>
                <w:b/>
              </w:rPr>
              <w:t>\u2028</w:t>
            </w:r>
          </w:p>
        </w:tc>
        <w:tc>
          <w:tcPr>
            <w:tcW w:w="2520" w:type="dxa"/>
          </w:tcPr>
          <w:p w14:paraId="20FCA0A3" w14:textId="77777777" w:rsidR="004C02EF" w:rsidRPr="00E77497" w:rsidRDefault="004C02EF" w:rsidP="003A4B22">
            <w:pPr>
              <w:keepNext/>
              <w:keepLines/>
              <w:spacing w:after="60"/>
            </w:pPr>
            <w:r w:rsidRPr="00E77497">
              <w:t>Line separator</w:t>
            </w:r>
          </w:p>
        </w:tc>
        <w:tc>
          <w:tcPr>
            <w:tcW w:w="2449" w:type="dxa"/>
          </w:tcPr>
          <w:p w14:paraId="16AB52FA" w14:textId="77777777" w:rsidR="004C02EF" w:rsidRPr="00E77497" w:rsidRDefault="004C02EF" w:rsidP="003A4B22">
            <w:pPr>
              <w:keepNext/>
              <w:keepLines/>
              <w:spacing w:after="60"/>
            </w:pPr>
            <w:r w:rsidRPr="00E77497">
              <w:t>&lt;LS&gt;</w:t>
            </w:r>
          </w:p>
        </w:tc>
      </w:tr>
      <w:tr w:rsidR="004C02EF" w:rsidRPr="00E77497" w14:paraId="082E9A0B" w14:textId="77777777" w:rsidTr="00360FC8">
        <w:trPr>
          <w:jc w:val="center"/>
        </w:trPr>
        <w:tc>
          <w:tcPr>
            <w:tcW w:w="2292" w:type="dxa"/>
          </w:tcPr>
          <w:p w14:paraId="6538F22B" w14:textId="77777777" w:rsidR="004C02EF" w:rsidRPr="00E77497" w:rsidRDefault="004C02EF" w:rsidP="003A4B22">
            <w:pPr>
              <w:keepLines/>
              <w:spacing w:after="60"/>
              <w:rPr>
                <w:rFonts w:ascii="Courier New" w:hAnsi="Courier New"/>
                <w:b/>
              </w:rPr>
            </w:pPr>
            <w:r w:rsidRPr="00E77497">
              <w:rPr>
                <w:rFonts w:ascii="Courier New" w:hAnsi="Courier New"/>
                <w:b/>
              </w:rPr>
              <w:t>\u2029</w:t>
            </w:r>
          </w:p>
        </w:tc>
        <w:tc>
          <w:tcPr>
            <w:tcW w:w="2520" w:type="dxa"/>
          </w:tcPr>
          <w:p w14:paraId="54AF3888" w14:textId="77777777" w:rsidR="004C02EF" w:rsidRPr="00E77497" w:rsidRDefault="004C02EF" w:rsidP="003A4B22">
            <w:pPr>
              <w:keepLines/>
              <w:spacing w:after="60"/>
            </w:pPr>
            <w:r w:rsidRPr="00E77497">
              <w:t>Paragraph separator</w:t>
            </w:r>
          </w:p>
        </w:tc>
        <w:tc>
          <w:tcPr>
            <w:tcW w:w="2449" w:type="dxa"/>
          </w:tcPr>
          <w:p w14:paraId="61189C3C" w14:textId="77777777" w:rsidR="004C02EF" w:rsidRPr="00E77497" w:rsidRDefault="004C02EF" w:rsidP="003A4B22">
            <w:pPr>
              <w:keepLines/>
              <w:spacing w:after="60"/>
            </w:pPr>
            <w:r w:rsidRPr="00E77497">
              <w:t>&lt;PS&gt;</w:t>
            </w:r>
          </w:p>
        </w:tc>
      </w:tr>
    </w:tbl>
    <w:p w14:paraId="7ED84F37" w14:textId="77777777" w:rsidR="004C02EF" w:rsidRPr="00E77497" w:rsidRDefault="004C02EF" w:rsidP="004C02EF">
      <w:r w:rsidRPr="00E77497">
        <w:t>Only the characters in Table 3 are treated as line terminators. Other new line or line breaking characters are treated as white space but not as line terminators. The character sequence &lt;CR&gt;&lt;LF&gt; is commonly used as a line terminator. It should be considered a single character for the purpose of reporting line numbers.</w:t>
      </w:r>
    </w:p>
    <w:p w14:paraId="4B63EC2A" w14:textId="77777777" w:rsidR="004C02EF" w:rsidRPr="00E77497" w:rsidRDefault="004C02EF" w:rsidP="004C02EF">
      <w:pPr>
        <w:pStyle w:val="Syntax"/>
      </w:pPr>
      <w:r w:rsidRPr="00E77497">
        <w:t>Syntax</w:t>
      </w:r>
    </w:p>
    <w:p w14:paraId="5367D269"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50FFE71A" w14:textId="77777777" w:rsidR="004C02EF" w:rsidRPr="00E77497" w:rsidRDefault="004C02EF" w:rsidP="004C02EF">
      <w:pPr>
        <w:pStyle w:val="SyntaxDefinition"/>
        <w:rPr>
          <w:i w:val="0"/>
        </w:rPr>
      </w:pPr>
      <w:r w:rsidRPr="00E77497">
        <w:rPr>
          <w:i w:val="0"/>
        </w:rPr>
        <w:t>&lt;LF&gt;</w:t>
      </w:r>
      <w:r w:rsidRPr="00E77497">
        <w:rPr>
          <w:i w:val="0"/>
        </w:rPr>
        <w:br/>
        <w:t>&lt;CR&gt;</w:t>
      </w:r>
      <w:bookmarkStart w:id="582" w:name="_Ref379871138"/>
      <w:bookmarkStart w:id="583" w:name="_Toc381513618"/>
      <w:bookmarkStart w:id="584" w:name="_Toc382202760"/>
      <w:bookmarkStart w:id="585" w:name="_Toc382202980"/>
      <w:bookmarkStart w:id="586" w:name="_Toc382212140"/>
      <w:bookmarkStart w:id="587" w:name="_Toc382212319"/>
      <w:bookmarkStart w:id="588" w:name="_Toc382291485"/>
      <w:bookmarkStart w:id="589" w:name="_Toc385672121"/>
      <w:bookmarkStart w:id="590" w:name="_Toc393690212"/>
      <w:r w:rsidRPr="00E77497">
        <w:rPr>
          <w:i w:val="0"/>
        </w:rPr>
        <w:br/>
        <w:t>&lt;LS&gt;</w:t>
      </w:r>
      <w:r w:rsidRPr="00E77497">
        <w:rPr>
          <w:i w:val="0"/>
        </w:rPr>
        <w:br/>
        <w:t>&lt;PS&gt;</w:t>
      </w:r>
    </w:p>
    <w:p w14:paraId="0451ABF0"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4C3DC159"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782F3EC8" w14:textId="77777777" w:rsidR="004C02EF" w:rsidRPr="00E77497" w:rsidRDefault="004C02EF" w:rsidP="004C02EF">
      <w:pPr>
        <w:pStyle w:val="20"/>
        <w:numPr>
          <w:ilvl w:val="0"/>
          <w:numId w:val="0"/>
        </w:numPr>
      </w:pPr>
      <w:bookmarkStart w:id="591" w:name="_Ref457437441"/>
      <w:bookmarkStart w:id="592" w:name="_Ref457437442"/>
      <w:bookmarkStart w:id="593" w:name="_Ref457437443"/>
      <w:bookmarkStart w:id="594" w:name="_Ref457437444"/>
      <w:bookmarkStart w:id="595" w:name="_Ref457437448"/>
      <w:bookmarkStart w:id="596" w:name="_Ref457437449"/>
      <w:bookmarkStart w:id="597" w:name="_Ref457437450"/>
      <w:bookmarkStart w:id="598" w:name="_Ref457437451"/>
      <w:bookmarkStart w:id="599" w:name="_Ref457437452"/>
      <w:bookmarkStart w:id="600" w:name="_Toc472818757"/>
      <w:bookmarkStart w:id="601" w:name="_Toc235503312"/>
      <w:bookmarkStart w:id="602" w:name="_Toc241509087"/>
      <w:bookmarkStart w:id="603" w:name="_Toc244416574"/>
      <w:bookmarkStart w:id="604" w:name="_Toc276630938"/>
      <w:bookmarkStart w:id="605" w:name="_Toc323907565"/>
      <w:r w:rsidRPr="00E77497">
        <w:t>7.4</w:t>
      </w:r>
      <w:r w:rsidRPr="00E77497">
        <w:tab/>
        <w:t>Comment</w:t>
      </w:r>
      <w:bookmarkEnd w:id="582"/>
      <w:bookmarkEnd w:id="583"/>
      <w:bookmarkEnd w:id="584"/>
      <w:bookmarkEnd w:id="585"/>
      <w:bookmarkEnd w:id="586"/>
      <w:bookmarkEnd w:id="587"/>
      <w:bookmarkEnd w:id="588"/>
      <w:bookmarkEnd w:id="589"/>
      <w:bookmarkEnd w:id="590"/>
      <w:r w:rsidRPr="00E77497">
        <w:t>s</w:t>
      </w:r>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p>
    <w:p w14:paraId="47887B7D" w14:textId="77777777" w:rsidR="004C02EF" w:rsidRPr="00E77497" w:rsidRDefault="004C02EF" w:rsidP="004C02EF">
      <w:r w:rsidRPr="00E77497">
        <w:t>Comments can be either single or multi-line. Multi-line comments cannot nest.</w:t>
      </w:r>
    </w:p>
    <w:p w14:paraId="59F63590" w14:textId="77777777" w:rsidR="004C02EF" w:rsidRPr="00E77497" w:rsidRDefault="004C02EF" w:rsidP="004C02EF">
      <w:r w:rsidRPr="00E77497">
        <w:t xml:space="preserve">Because a single-line comment can contain any 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5571B645"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066A508F" w14:textId="77777777" w:rsidR="004C02EF" w:rsidRPr="00E77497" w:rsidRDefault="004C02EF" w:rsidP="004C02EF">
      <w:pPr>
        <w:pStyle w:val="Syntax"/>
      </w:pPr>
      <w:r w:rsidRPr="00E77497">
        <w:t>Syntax</w:t>
      </w:r>
    </w:p>
    <w:p w14:paraId="37A1291C"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3CB2E2A0" w14:textId="77777777" w:rsidR="004C02EF" w:rsidRPr="00E77497" w:rsidRDefault="004C02EF" w:rsidP="004C02EF">
      <w:pPr>
        <w:pStyle w:val="SyntaxDefinition"/>
      </w:pPr>
      <w:r w:rsidRPr="00E77497">
        <w:t>MultiLineComment</w:t>
      </w:r>
      <w:r w:rsidRPr="00E77497">
        <w:br/>
        <w:t>SingleLineComment</w:t>
      </w:r>
    </w:p>
    <w:p w14:paraId="35ACEA98"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45B09439"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223321BB"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1EA1C04D"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3E5B1ABF"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481DE3E2"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3DBC2E6B"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774D8620"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741F6FDC"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75133D09"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7E1974AE"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319E4580"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1FDD16F2"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7FC5F46A"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683E70AE"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3E75ABE3"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606" w:name="_Toc381513619"/>
      <w:bookmarkStart w:id="607" w:name="_Toc382202761"/>
      <w:bookmarkStart w:id="608" w:name="_Toc382202981"/>
      <w:bookmarkStart w:id="609" w:name="_Toc382212141"/>
      <w:bookmarkStart w:id="610" w:name="_Toc382212320"/>
      <w:bookmarkStart w:id="611" w:name="_Toc382291486"/>
      <w:bookmarkStart w:id="612" w:name="_Toc385672122"/>
      <w:bookmarkStart w:id="613" w:name="_Toc393690213"/>
    </w:p>
    <w:p w14:paraId="434FF3CA" w14:textId="77777777" w:rsidR="004C02EF" w:rsidRPr="00E77497" w:rsidRDefault="004C02EF" w:rsidP="004C02EF">
      <w:pPr>
        <w:pStyle w:val="20"/>
        <w:numPr>
          <w:ilvl w:val="0"/>
          <w:numId w:val="0"/>
        </w:numPr>
      </w:pPr>
      <w:bookmarkStart w:id="614" w:name="_Ref457437455"/>
      <w:bookmarkStart w:id="615" w:name="_Toc472818758"/>
      <w:bookmarkStart w:id="616" w:name="_Toc235503313"/>
      <w:bookmarkStart w:id="617" w:name="_Toc241509088"/>
      <w:bookmarkStart w:id="618" w:name="_Toc244416575"/>
      <w:bookmarkStart w:id="619" w:name="_Toc276630939"/>
      <w:bookmarkStart w:id="620" w:name="_Toc323907566"/>
      <w:r w:rsidRPr="00E77497">
        <w:t>7.5</w:t>
      </w:r>
      <w:r w:rsidRPr="00E77497">
        <w:tab/>
        <w:t>Token</w:t>
      </w:r>
      <w:bookmarkEnd w:id="606"/>
      <w:bookmarkEnd w:id="607"/>
      <w:bookmarkEnd w:id="608"/>
      <w:bookmarkEnd w:id="609"/>
      <w:bookmarkEnd w:id="610"/>
      <w:bookmarkEnd w:id="611"/>
      <w:bookmarkEnd w:id="612"/>
      <w:bookmarkEnd w:id="613"/>
      <w:r w:rsidRPr="00E77497">
        <w:t>s</w:t>
      </w:r>
      <w:bookmarkEnd w:id="614"/>
      <w:bookmarkEnd w:id="615"/>
      <w:bookmarkEnd w:id="616"/>
      <w:bookmarkEnd w:id="617"/>
      <w:bookmarkEnd w:id="618"/>
      <w:bookmarkEnd w:id="619"/>
      <w:bookmarkEnd w:id="620"/>
    </w:p>
    <w:p w14:paraId="6D485B6E" w14:textId="77777777" w:rsidR="004C02EF" w:rsidRPr="00E77497" w:rsidRDefault="004C02EF" w:rsidP="004C02EF">
      <w:pPr>
        <w:pStyle w:val="Syntax"/>
      </w:pPr>
      <w:r w:rsidRPr="00E77497">
        <w:t>Syntax</w:t>
      </w:r>
    </w:p>
    <w:p w14:paraId="0BE87D01" w14:textId="77777777" w:rsidR="004C02EF" w:rsidRPr="00E77497" w:rsidRDefault="004C02EF" w:rsidP="004C02EF">
      <w:pPr>
        <w:pStyle w:val="SyntaxRule"/>
      </w:pPr>
      <w:r w:rsidRPr="00E77497">
        <w:t xml:space="preserve">Token </w:t>
      </w:r>
      <w:r w:rsidRPr="00E77497">
        <w:rPr>
          <w:rFonts w:ascii="Arial" w:hAnsi="Arial" w:cs="Arial"/>
          <w:b/>
          <w:i w:val="0"/>
        </w:rPr>
        <w:t>::</w:t>
      </w:r>
    </w:p>
    <w:p w14:paraId="71105485"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621" w:name="_Toc381513620"/>
      <w:bookmarkStart w:id="622" w:name="_Toc382202762"/>
      <w:bookmarkStart w:id="623" w:name="_Toc382202982"/>
      <w:bookmarkStart w:id="624" w:name="_Toc382212142"/>
      <w:bookmarkStart w:id="625" w:name="_Toc382212321"/>
      <w:bookmarkStart w:id="626" w:name="_Toc382291487"/>
      <w:bookmarkStart w:id="627" w:name="_Toc385672123"/>
      <w:bookmarkStart w:id="628" w:name="_Toc393690214"/>
    </w:p>
    <w:p w14:paraId="1A876542"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Pr="00E77497">
        <w:t xml:space="preserve"> and </w:t>
      </w:r>
      <w:r w:rsidRPr="00E77497">
        <w:rPr>
          <w:rFonts w:ascii="Times New Roman" w:hAnsi="Times New Roman"/>
          <w:i/>
        </w:rPr>
        <w:t>RegularExpressionLiteral</w:t>
      </w:r>
      <w:r w:rsidRPr="00E77497">
        <w:t xml:space="preserve"> productions define tokens, but are not included in the </w:t>
      </w:r>
      <w:r w:rsidRPr="00E77497">
        <w:rPr>
          <w:rFonts w:ascii="Times New Roman" w:hAnsi="Times New Roman"/>
          <w:i/>
        </w:rPr>
        <w:t>Token</w:t>
      </w:r>
      <w:r w:rsidRPr="00E77497">
        <w:t xml:space="preserve"> production.</w:t>
      </w:r>
      <w:bookmarkStart w:id="629" w:name="_Toc381513623"/>
      <w:bookmarkStart w:id="630" w:name="_Toc382202765"/>
      <w:bookmarkStart w:id="631" w:name="_Toc382202985"/>
      <w:bookmarkStart w:id="632" w:name="_Toc382212145"/>
      <w:bookmarkStart w:id="633" w:name="_Toc382212324"/>
      <w:bookmarkStart w:id="634" w:name="_Toc382291490"/>
      <w:bookmarkStart w:id="635" w:name="_Ref382709859"/>
      <w:bookmarkStart w:id="636" w:name="_Toc385672126"/>
      <w:bookmarkStart w:id="637" w:name="_Toc393690217"/>
      <w:bookmarkEnd w:id="621"/>
      <w:bookmarkEnd w:id="622"/>
      <w:bookmarkEnd w:id="623"/>
      <w:bookmarkEnd w:id="624"/>
      <w:bookmarkEnd w:id="625"/>
      <w:bookmarkEnd w:id="626"/>
      <w:bookmarkEnd w:id="627"/>
      <w:bookmarkEnd w:id="628"/>
    </w:p>
    <w:p w14:paraId="57446107" w14:textId="77777777" w:rsidR="004C02EF" w:rsidRPr="004D1BD1" w:rsidRDefault="004C02EF" w:rsidP="004C02EF">
      <w:pPr>
        <w:pStyle w:val="20"/>
        <w:numPr>
          <w:ilvl w:val="0"/>
          <w:numId w:val="0"/>
        </w:numPr>
      </w:pPr>
      <w:bookmarkStart w:id="638" w:name="_Ref451679320"/>
      <w:bookmarkStart w:id="639" w:name="_Toc472818762"/>
      <w:bookmarkStart w:id="640" w:name="_Toc235503314"/>
      <w:bookmarkStart w:id="641" w:name="_Toc241509089"/>
      <w:bookmarkStart w:id="642" w:name="_Toc244416576"/>
      <w:bookmarkStart w:id="643" w:name="_Toc276630940"/>
      <w:bookmarkStart w:id="644" w:name="_Toc323907567"/>
      <w:r w:rsidRPr="004D1BD1">
        <w:t>7.6</w:t>
      </w:r>
      <w:r w:rsidRPr="004D1BD1">
        <w:tab/>
        <w:t>Identifier Names and Identifier</w:t>
      </w:r>
      <w:bookmarkEnd w:id="629"/>
      <w:bookmarkEnd w:id="630"/>
      <w:bookmarkEnd w:id="631"/>
      <w:bookmarkEnd w:id="632"/>
      <w:bookmarkEnd w:id="633"/>
      <w:bookmarkEnd w:id="634"/>
      <w:bookmarkEnd w:id="635"/>
      <w:bookmarkEnd w:id="636"/>
      <w:bookmarkEnd w:id="637"/>
      <w:r w:rsidRPr="004D1BD1">
        <w:t>s</w:t>
      </w:r>
      <w:bookmarkEnd w:id="638"/>
      <w:bookmarkEnd w:id="639"/>
      <w:bookmarkEnd w:id="640"/>
      <w:bookmarkEnd w:id="641"/>
      <w:bookmarkEnd w:id="642"/>
      <w:bookmarkEnd w:id="643"/>
      <w:bookmarkEnd w:id="644"/>
    </w:p>
    <w:p w14:paraId="754B3164" w14:textId="77777777" w:rsidR="004C02EF" w:rsidRPr="00E77497" w:rsidRDefault="00F170FE" w:rsidP="004C02EF">
      <w:ins w:id="645" w:author="Rev 7 Allen Wirfs-Brock" w:date="2012-04-13T14:15:00Z">
        <w:r w:rsidRPr="00F170FE">
          <w:rPr>
            <w:rFonts w:ascii="Times New Roman" w:hAnsi="Times New Roman"/>
            <w:i/>
            <w:rPrChange w:id="646" w:author="Rev 7 Allen Wirfs-Brock" w:date="2012-04-13T14:16:00Z">
              <w:rPr/>
            </w:rPrChange>
          </w:rPr>
          <w:t>Identifer</w:t>
        </w:r>
      </w:ins>
      <w:ins w:id="647" w:author="Rev 7 Allen Wirfs-Brock" w:date="2012-04-13T14:16:00Z">
        <w:r w:rsidRPr="00F170FE">
          <w:rPr>
            <w:rFonts w:cs="Arial"/>
            <w:rPrChange w:id="648" w:author="Rev 7 Allen Wirfs-Brock" w:date="2012-04-13T14:17:00Z">
              <w:rPr>
                <w:rFonts w:ascii="Times New Roman" w:hAnsi="Times New Roman"/>
              </w:rPr>
            </w:rPrChange>
          </w:rPr>
          <w:t>,</w:t>
        </w:r>
      </w:ins>
      <w:ins w:id="649" w:author="Rev 7 Allen Wirfs-Brock" w:date="2012-04-13T14:15:00Z">
        <w:r>
          <w:t xml:space="preserve"> </w:t>
        </w:r>
        <w:r w:rsidRPr="00F170FE">
          <w:rPr>
            <w:rFonts w:ascii="Times New Roman" w:hAnsi="Times New Roman"/>
            <w:i/>
            <w:rPrChange w:id="650" w:author="Rev 7 Allen Wirfs-Brock" w:date="2012-04-13T14:17:00Z">
              <w:rPr/>
            </w:rPrChange>
          </w:rPr>
          <w:t>IdentifierName</w:t>
        </w:r>
        <w:r>
          <w:t xml:space="preserve">, and </w:t>
        </w:r>
        <w:r w:rsidRPr="00F170FE">
          <w:rPr>
            <w:rFonts w:ascii="Times New Roman" w:hAnsi="Times New Roman"/>
            <w:i/>
            <w:rPrChange w:id="651" w:author="Rev 7 Allen Wirfs-Brock" w:date="2012-04-13T14:17:00Z">
              <w:rPr/>
            </w:rPrChange>
          </w:rPr>
          <w:t>ReservedWord</w:t>
        </w:r>
        <w:r>
          <w:t xml:space="preserve"> </w:t>
        </w:r>
      </w:ins>
      <w:del w:id="652" w:author="Rev 7 Allen Wirfs-Brock" w:date="2012-04-13T14:17:00Z">
        <w:r w:rsidR="004C02EF" w:rsidRPr="00E65A34" w:rsidDel="00F170FE">
          <w:delText xml:space="preserve">Identifier Names </w:delText>
        </w:r>
      </w:del>
      <w:r w:rsidR="004C02EF" w:rsidRPr="00E65A34">
        <w:t>are tokens that are interpreted according to the grammar given in the “Identifiers” section of chapter 5 of the Unicode standard, with some small mod</w:t>
      </w:r>
      <w:r w:rsidR="004C02EF" w:rsidRPr="009C202C">
        <w:t xml:space="preserve">ifications. An </w:t>
      </w:r>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7.6.1). The Unicode identifier grammar is based on both normative and informative character categories specified by the Unicode Standard. The characters in the specified categories in version 3.0 of the Unicode standard must be treated as in those categories by all conforming ECMAScript implementations.</w:t>
      </w:r>
    </w:p>
    <w:p w14:paraId="60B2C016" w14:textId="77777777" w:rsidR="004C02EF" w:rsidRPr="00E77497" w:rsidRDefault="004C02EF" w:rsidP="004C02EF">
      <w:r w:rsidRPr="00E77497">
        <w:t>This standard specifies specific character additions: The dollar sign (</w:t>
      </w:r>
      <w:r w:rsidRPr="00E77497">
        <w:rPr>
          <w:rFonts w:ascii="Courier New" w:hAnsi="Courier New" w:cs="Courier New"/>
          <w:b/>
        </w:rPr>
        <w:t>$</w:t>
      </w:r>
      <w:r w:rsidRPr="00E77497">
        <w:t>) and the underscore (</w:t>
      </w:r>
      <w:r w:rsidRPr="00E77497">
        <w:rPr>
          <w:rFonts w:ascii="Courier New" w:hAnsi="Courier New" w:cs="Courier New"/>
          <w:b/>
        </w:rPr>
        <w:t>_</w:t>
      </w:r>
      <w:r w:rsidRPr="00E77497">
        <w:t xml:space="preserve">) are permitted anywhere in an </w:t>
      </w:r>
      <w:r w:rsidRPr="00E77497">
        <w:rPr>
          <w:rFonts w:ascii="Times New Roman" w:hAnsi="Times New Roman"/>
          <w:i/>
        </w:rPr>
        <w:t>IdentifierName</w:t>
      </w:r>
      <w:r w:rsidRPr="00E77497">
        <w:t>.</w:t>
      </w:r>
    </w:p>
    <w:p w14:paraId="44800873" w14:textId="77777777" w:rsidR="004C02EF" w:rsidRPr="00E77497" w:rsidRDefault="004C02EF" w:rsidP="004C02EF">
      <w:r w:rsidRPr="00E77497">
        <w:t xml:space="preserve">Unicode escape sequences are also permitted in an </w:t>
      </w:r>
      <w:r w:rsidRPr="00E77497">
        <w:rPr>
          <w:rFonts w:ascii="Times New Roman" w:hAnsi="Times New Roman"/>
          <w:i/>
        </w:rPr>
        <w:t>IdentifierName</w:t>
      </w:r>
      <w:r w:rsidRPr="00E77497">
        <w:t xml:space="preserve">, where they contribute a single character to the </w:t>
      </w:r>
      <w:r w:rsidRPr="00E77497">
        <w:rPr>
          <w:rFonts w:ascii="Times New Roman" w:hAnsi="Times New Roman"/>
          <w:i/>
        </w:rPr>
        <w:t>IdentifierName</w:t>
      </w:r>
      <w:r w:rsidRPr="00E77497">
        <w:t xml:space="preserve">, as computed by the CV of the </w:t>
      </w:r>
      <w:r w:rsidRPr="00E77497">
        <w:rPr>
          <w:rFonts w:ascii="Times New Roman" w:hAnsi="Times New Roman"/>
          <w:i/>
        </w:rPr>
        <w:t>UnicodeEscapeSequence</w:t>
      </w:r>
      <w:r w:rsidRPr="00E77497">
        <w:t xml:space="preserve"> (see 7.8.4).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does not contribute a character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its </w:t>
      </w:r>
      <w:r w:rsidRPr="00E77497">
        <w:rPr>
          <w:rFonts w:ascii="Times New Roman" w:hAnsi="Times New Roman"/>
          <w:i/>
        </w:rPr>
        <w:t>UnicodeEscapeSequence</w:t>
      </w:r>
      <w:r w:rsidRPr="00E77497">
        <w:t xml:space="preserve">'s CV,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ins w:id="653" w:author="Rev 7 Allen Wirfs-Brock" w:date="2012-04-13T14:57:00Z">
        <w:r w:rsidR="0030647A" w:rsidRPr="00E77497">
          <w:rPr>
            <w:rFonts w:ascii="Times New Roman" w:hAnsi="Times New Roman"/>
            <w:i/>
          </w:rPr>
          <w:t xml:space="preserve">IdentifierName </w:t>
        </w:r>
      </w:ins>
      <w:del w:id="654" w:author="Rev 7 Allen Wirfs-Brock" w:date="2012-04-13T14:57:00Z">
        <w:r w:rsidRPr="00E77497" w:rsidDel="0030647A">
          <w:delText xml:space="preserve">identifiers </w:delText>
        </w:r>
      </w:del>
      <w:r w:rsidRPr="00E77497">
        <w:t>within this specification are based upon their actual characters regardless of whether or not an escape sequence was used to contribute any particular characters.</w:t>
      </w:r>
    </w:p>
    <w:p w14:paraId="7ED0F24C"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The intent is that the incoming source text has been converted to normalised form C before it reaches the compiler.</w:t>
      </w:r>
    </w:p>
    <w:p w14:paraId="30EC5B9A" w14:textId="77777777" w:rsidR="004C02EF" w:rsidRPr="00E77497" w:rsidRDefault="004C02EF" w:rsidP="004C02EF">
      <w:r w:rsidRPr="00E77497">
        <w:t>ECMAScript implementations may recognise identifier characters defined in later editions of the Unicode Standard. If portability is a concern, programmers should only employ identifier characters defined in Unicode 3.0.</w:t>
      </w:r>
    </w:p>
    <w:p w14:paraId="7682DE83" w14:textId="77777777" w:rsidR="004C02EF" w:rsidRPr="00E77497" w:rsidRDefault="004C02EF" w:rsidP="004C02EF">
      <w:pPr>
        <w:pStyle w:val="Syntax"/>
      </w:pPr>
      <w:r w:rsidRPr="00E77497">
        <w:t>Syntax</w:t>
      </w:r>
    </w:p>
    <w:p w14:paraId="159F30F1"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17255004"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0D7B615A"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51528080" w14:textId="77777777" w:rsidR="004C02EF" w:rsidRPr="00E77497" w:rsidRDefault="004C02EF" w:rsidP="004C02EF">
      <w:pPr>
        <w:pStyle w:val="SyntaxDefinition"/>
      </w:pPr>
      <w:r w:rsidRPr="00E77497">
        <w:t>IdentifierStart</w:t>
      </w:r>
      <w:r w:rsidRPr="00E77497">
        <w:br/>
        <w:t>IdentifierName IdentifierPart</w:t>
      </w:r>
    </w:p>
    <w:p w14:paraId="6518A14A" w14:textId="77777777" w:rsidR="004C02EF" w:rsidRPr="00E77497" w:rsidRDefault="004C02EF" w:rsidP="004C02EF">
      <w:pPr>
        <w:pStyle w:val="SyntaxRule"/>
      </w:pPr>
      <w:bookmarkStart w:id="655" w:name="_Toc381513624"/>
      <w:bookmarkStart w:id="656" w:name="_Toc382202766"/>
      <w:bookmarkStart w:id="657" w:name="_Toc382202986"/>
      <w:bookmarkStart w:id="658" w:name="_Toc382212146"/>
      <w:bookmarkStart w:id="659" w:name="_Toc382212325"/>
      <w:bookmarkStart w:id="660" w:name="_Toc382291491"/>
      <w:bookmarkStart w:id="661" w:name="_Ref382710006"/>
      <w:bookmarkStart w:id="662" w:name="_Toc385672127"/>
      <w:bookmarkStart w:id="663" w:name="_Toc393690218"/>
      <w:r w:rsidRPr="00E77497">
        <w:t xml:space="preserve">IdentifierStart </w:t>
      </w:r>
      <w:r w:rsidRPr="00E77497">
        <w:rPr>
          <w:rFonts w:ascii="Arial" w:hAnsi="Arial" w:cs="Arial"/>
          <w:b/>
          <w:i w:val="0"/>
        </w:rPr>
        <w:t>::</w:t>
      </w:r>
    </w:p>
    <w:p w14:paraId="7CF07835" w14:textId="77777777" w:rsidR="004C02EF" w:rsidRPr="00E77497" w:rsidRDefault="004C02EF" w:rsidP="004C02EF">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304091C6"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382530F9" w14:textId="77777777" w:rsidR="004C02EF" w:rsidRPr="00E77497" w:rsidRDefault="004C02EF" w:rsidP="004C02EF">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05D48459" w14:textId="77777777" w:rsidR="004C02EF" w:rsidRPr="00E77497" w:rsidRDefault="004C02EF" w:rsidP="004C02EF">
      <w:pPr>
        <w:pStyle w:val="SyntaxRule"/>
      </w:pPr>
      <w:r w:rsidRPr="00E77497">
        <w:t xml:space="preserve">UnicodeLetter </w:t>
      </w:r>
      <w:r w:rsidRPr="00E77497">
        <w:rPr>
          <w:rFonts w:ascii="Arial" w:hAnsi="Arial" w:cs="Arial"/>
          <w:b/>
          <w:i w:val="0"/>
        </w:rPr>
        <w:t>::</w:t>
      </w:r>
    </w:p>
    <w:p w14:paraId="44E5ED2C"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“Uppercase letter (Lu)”, “Lowercase letter (Ll)”, “Titlecase letter (Lt)”, “Modifier letter (Lm)”, “Other letter (Lo)”, or “Letter number (Nl)”.</w:t>
      </w:r>
    </w:p>
    <w:p w14:paraId="43C89C95" w14:textId="77777777" w:rsidR="004C02EF" w:rsidRPr="00E77497" w:rsidRDefault="004C02EF" w:rsidP="004C02EF">
      <w:pPr>
        <w:pStyle w:val="SyntaxRule"/>
      </w:pPr>
      <w:r w:rsidRPr="00E77497">
        <w:t xml:space="preserve">UnicodeCombiningMark </w:t>
      </w:r>
      <w:r w:rsidRPr="00E77497">
        <w:rPr>
          <w:rFonts w:ascii="Arial" w:hAnsi="Arial" w:cs="Arial"/>
          <w:b/>
          <w:i w:val="0"/>
        </w:rPr>
        <w:t>::</w:t>
      </w:r>
    </w:p>
    <w:p w14:paraId="022BD3AE"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“Non-spacing mark (Mn)” or “Combining spacing mark (Mc)”</w:t>
      </w:r>
    </w:p>
    <w:p w14:paraId="66645BA0" w14:textId="77777777" w:rsidR="004C02EF" w:rsidRPr="00E77497" w:rsidRDefault="004C02EF" w:rsidP="004C02EF">
      <w:pPr>
        <w:pStyle w:val="SyntaxRule"/>
      </w:pPr>
      <w:r w:rsidRPr="00E77497">
        <w:t xml:space="preserve">UnicodeDigit </w:t>
      </w:r>
      <w:r w:rsidRPr="00E77497">
        <w:rPr>
          <w:rFonts w:ascii="Arial" w:hAnsi="Arial" w:cs="Arial"/>
          <w:b/>
          <w:i w:val="0"/>
        </w:rPr>
        <w:t>::</w:t>
      </w:r>
    </w:p>
    <w:p w14:paraId="331C09C8"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“Decimal number (Nd)”</w:t>
      </w:r>
    </w:p>
    <w:p w14:paraId="55B0036A" w14:textId="77777777" w:rsidR="004C02EF" w:rsidRPr="00E77497" w:rsidRDefault="004C02EF" w:rsidP="004C02EF">
      <w:pPr>
        <w:pStyle w:val="SyntaxRule"/>
      </w:pPr>
      <w:r w:rsidRPr="00E77497">
        <w:t xml:space="preserve">UnicodeConnectorPunctuation </w:t>
      </w:r>
      <w:r w:rsidRPr="00E77497">
        <w:rPr>
          <w:rFonts w:ascii="Arial" w:hAnsi="Arial" w:cs="Arial"/>
          <w:b/>
          <w:i w:val="0"/>
        </w:rPr>
        <w:t>::</w:t>
      </w:r>
    </w:p>
    <w:p w14:paraId="5C7FD777"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“Connector punctuation (Pc)”</w:t>
      </w:r>
    </w:p>
    <w:p w14:paraId="2F79E7E4" w14:textId="77777777" w:rsidR="004C02EF" w:rsidRPr="00E77497" w:rsidRDefault="004C02EF" w:rsidP="004C02EF">
      <w:r w:rsidRPr="00E77497">
        <w:t xml:space="preserve">The definitions of the nonterminal </w:t>
      </w:r>
      <w:r w:rsidRPr="00E77497">
        <w:rPr>
          <w:rFonts w:ascii="Times New Roman" w:hAnsi="Times New Roman"/>
          <w:i/>
        </w:rPr>
        <w:t>UnicodeEscapeSequence</w:t>
      </w:r>
      <w:r w:rsidRPr="00E77497">
        <w:t xml:space="preserve"> is given in 7.8.4</w:t>
      </w:r>
    </w:p>
    <w:p w14:paraId="72C1F2BD" w14:textId="77777777" w:rsidR="00A2366F" w:rsidRPr="00E77497" w:rsidRDefault="00A2366F" w:rsidP="00A2366F">
      <w:pPr>
        <w:rPr>
          <w:ins w:id="664" w:author="Rev 4 Allen Wirfs-Brock" w:date="2011-10-19T12:33:00Z"/>
          <w:rFonts w:ascii="Helvetica" w:hAnsi="Helvetica"/>
          <w:b/>
        </w:rPr>
      </w:pPr>
      <w:bookmarkStart w:id="665" w:name="_Toc235503315"/>
      <w:bookmarkStart w:id="666" w:name="_Toc241509090"/>
      <w:bookmarkStart w:id="667" w:name="_Toc244416577"/>
      <w:bookmarkStart w:id="668" w:name="_Toc276630941"/>
      <w:ins w:id="669" w:author="Rev 4 Allen Wirfs-Brock" w:date="2011-10-19T12:33:00Z">
        <w:r w:rsidRPr="00E77497">
          <w:rPr>
            <w:rFonts w:ascii="Helvetica" w:hAnsi="Helvetica"/>
            <w:b/>
          </w:rPr>
          <w:t xml:space="preserve">Static Semantics:  </w:t>
        </w:r>
        <w:r w:rsidRPr="00E77497">
          <w:rPr>
            <w:rStyle w:val="bnf"/>
            <w:rFonts w:ascii="Helvetica" w:hAnsi="Helvetica"/>
            <w:b/>
            <w:i w:val="0"/>
          </w:rPr>
          <w:t>String Value</w:t>
        </w:r>
      </w:ins>
    </w:p>
    <w:p w14:paraId="158A1F7E" w14:textId="77777777" w:rsidR="009D6071" w:rsidRPr="00E77497" w:rsidDel="00A2366F" w:rsidRDefault="009D6071" w:rsidP="009D6071">
      <w:pPr>
        <w:pStyle w:val="Syntax"/>
        <w:rPr>
          <w:ins w:id="670" w:author="Rev 3 Allen Wirfs-Brock" w:date="2011-09-22T13:54:00Z"/>
          <w:del w:id="671" w:author="Rev 4 Allen Wirfs-Brock" w:date="2011-10-19T12:33:00Z"/>
        </w:rPr>
      </w:pPr>
      <w:ins w:id="672" w:author="Rev 3 Allen Wirfs-Brock" w:date="2011-09-22T13:54:00Z">
        <w:del w:id="673" w:author="Rev 4 Allen Wirfs-Brock" w:date="2011-10-19T12:33:00Z">
          <w:r w:rsidRPr="00E77497" w:rsidDel="00A2366F">
            <w:delText>Semantics</w:delText>
          </w:r>
        </w:del>
      </w:ins>
    </w:p>
    <w:p w14:paraId="6EE6EEBA" w14:textId="77777777" w:rsidR="009D6071" w:rsidRPr="00E77497" w:rsidRDefault="009D6071" w:rsidP="009D6071">
      <w:pPr>
        <w:rPr>
          <w:ins w:id="674" w:author="Rev 3 Allen Wirfs-Brock" w:date="2011-09-22T13:54:00Z"/>
        </w:rPr>
      </w:pPr>
      <w:ins w:id="675" w:author="Rev 3 Allen Wirfs-Brock" w:date="2011-09-22T13:54:00Z">
        <w:del w:id="676" w:author="Rev 4 Allen Wirfs-Brock" w:date="2011-10-19T12:33:00Z">
          <w:r w:rsidRPr="00E77497" w:rsidDel="00A2366F">
            <w:delText xml:space="preserve">The </w:delText>
          </w:r>
          <w:r w:rsidRPr="00E77497" w:rsidDel="00A2366F">
            <w:rPr>
              <w:rFonts w:ascii="Times New Roman" w:eastAsia="Times New Roman" w:hAnsi="Times New Roman"/>
              <w:spacing w:val="6"/>
              <w:lang w:eastAsia="en-US"/>
            </w:rPr>
            <w:delText xml:space="preserve">String </w:delText>
          </w:r>
        </w:del>
        <w:del w:id="677" w:author="Rev 4 Allen Wirfs-Brock" w:date="2011-10-19T12:31:00Z">
          <w:r w:rsidRPr="00E77497" w:rsidDel="00A2366F">
            <w:rPr>
              <w:rFonts w:ascii="Times New Roman" w:eastAsia="Times New Roman" w:hAnsi="Times New Roman"/>
              <w:spacing w:val="6"/>
              <w:lang w:eastAsia="en-US"/>
            </w:rPr>
            <w:delText>v</w:delText>
          </w:r>
        </w:del>
        <w:del w:id="678" w:author="Rev 4 Allen Wirfs-Brock" w:date="2011-10-19T12:33:00Z">
          <w:r w:rsidRPr="00E77497" w:rsidDel="00A2366F">
            <w:rPr>
              <w:rFonts w:ascii="Times New Roman" w:eastAsia="Times New Roman" w:hAnsi="Times New Roman"/>
              <w:spacing w:val="6"/>
              <w:lang w:eastAsia="en-US"/>
            </w:rPr>
            <w:delText xml:space="preserve">alue </w:delText>
          </w:r>
          <w:r w:rsidRPr="00E77497" w:rsidDel="00A2366F">
            <w:delText xml:space="preserve">of </w:delText>
          </w:r>
        </w:del>
      </w:ins>
      <w:ins w:id="679" w:author="Rev 3 Allen Wirfs-Brock" w:date="2011-09-22T13:55:00Z">
        <w:del w:id="680" w:author="Rev 4 Allen Wirfs-Brock" w:date="2011-10-19T12:33:00Z">
          <w:r w:rsidRPr="00E77497" w:rsidDel="00A2366F">
            <w:delText>the production</w:delText>
          </w:r>
        </w:del>
      </w:ins>
      <w:ins w:id="681" w:author="Rev 3 Allen Wirfs-Brock" w:date="2011-09-22T13:54:00Z">
        <w:del w:id="682" w:author="Rev 4 Allen Wirfs-Brock" w:date="2011-10-19T12:33:00Z">
          <w:r w:rsidRPr="00E77497" w:rsidDel="00A2366F">
            <w:delText xml:space="preserve"> </w:delText>
          </w:r>
        </w:del>
        <w:r w:rsidRPr="00E77497">
          <w:rPr>
            <w:rStyle w:val="bnf"/>
          </w:rPr>
          <w:t>Identifier</w:t>
        </w:r>
        <w:r w:rsidRPr="00E77497">
          <w:t xml:space="preserve"> </w:t>
        </w:r>
      </w:ins>
      <w:ins w:id="683" w:author="Rev 3 Allen Wirfs-Brock" w:date="2011-09-22T13:56:00Z">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ins>
      <w:ins w:id="684" w:author="Rev 3 Allen Wirfs-Brock" w:date="2011-09-22T13:54:00Z">
        <w:del w:id="685" w:author="Rev 4 Allen Wirfs-Brock" w:date="2011-10-19T12:33:00Z">
          <w:r w:rsidRPr="00E77497" w:rsidDel="00A2366F">
            <w:delText>is determined as follows:</w:delText>
          </w:r>
        </w:del>
      </w:ins>
    </w:p>
    <w:p w14:paraId="2C613A20" w14:textId="77777777" w:rsidR="009D6071" w:rsidRPr="00E77497" w:rsidRDefault="009D6071" w:rsidP="009A20C6">
      <w:pPr>
        <w:pStyle w:val="Alg4"/>
        <w:numPr>
          <w:ilvl w:val="0"/>
          <w:numId w:val="452"/>
        </w:numPr>
        <w:spacing w:after="220"/>
        <w:contextualSpacing/>
        <w:rPr>
          <w:ins w:id="686" w:author="Rev 3 Allen Wirfs-Brock" w:date="2011-09-22T13:54:00Z"/>
        </w:rPr>
      </w:pPr>
      <w:ins w:id="687" w:author="Rev 3 Allen Wirfs-Brock" w:date="2011-09-22T13:54:00Z">
        <w:r w:rsidRPr="00E77497">
          <w:t xml:space="preserve">Return </w:t>
        </w:r>
      </w:ins>
      <w:ins w:id="688" w:author="Rev 3 Allen Wirfs-Brock" w:date="2011-09-22T13:57:00Z">
        <w:r w:rsidR="006B058A" w:rsidRPr="00E77497">
          <w:t>the</w:t>
        </w:r>
      </w:ins>
      <w:ins w:id="689" w:author="Rev 3 Allen Wirfs-Brock" w:date="2011-09-22T13:54:00Z">
        <w:r w:rsidRPr="00E77497">
          <w:t xml:space="preserve"> String </w:t>
        </w:r>
        <w:del w:id="690" w:author="Rev 4 Allen Wirfs-Brock" w:date="2011-10-19T12:33:00Z">
          <w:r w:rsidRPr="00E77497" w:rsidDel="00A2366F">
            <w:delText>v</w:delText>
          </w:r>
        </w:del>
      </w:ins>
      <w:ins w:id="691" w:author="Rev 4 Allen Wirfs-Brock" w:date="2011-10-19T12:33:00Z">
        <w:r w:rsidR="00A2366F" w:rsidRPr="00E77497">
          <w:t>V</w:t>
        </w:r>
      </w:ins>
      <w:ins w:id="692" w:author="Rev 3 Allen Wirfs-Brock" w:date="2011-09-22T13:54:00Z">
        <w:r w:rsidRPr="00E77497">
          <w:t xml:space="preserve">alue </w:t>
        </w:r>
        <w:del w:id="693" w:author="Rev 4 Allen Wirfs-Brock" w:date="2011-10-20T13:01:00Z">
          <w:r w:rsidRPr="00E77497" w:rsidDel="00877847">
            <w:delText xml:space="preserve">consisting </w:delText>
          </w:r>
        </w:del>
        <w:r w:rsidRPr="00E77497">
          <w:t xml:space="preserve">of </w:t>
        </w:r>
        <w:r w:rsidRPr="00E77497">
          <w:rPr>
            <w:rStyle w:val="bnf"/>
          </w:rPr>
          <w:t>IdentifierName</w:t>
        </w:r>
        <w:r w:rsidRPr="00E77497">
          <w:t>.</w:t>
        </w:r>
      </w:ins>
    </w:p>
    <w:p w14:paraId="28FFAE79" w14:textId="77777777" w:rsidR="00CB32E0" w:rsidRPr="00E77497" w:rsidRDefault="00CB32E0" w:rsidP="00CB32E0">
      <w:pPr>
        <w:pStyle w:val="SyntaxRule"/>
        <w:rPr>
          <w:ins w:id="694" w:author="Rev 4 Allen Wirfs-Brock" w:date="2011-10-19T12:35:00Z"/>
        </w:rPr>
      </w:pPr>
      <w:ins w:id="695" w:author="Rev 4 Allen Wirfs-Brock" w:date="2011-10-19T12:35:00Z">
        <w:r w:rsidRPr="00E77497">
          <w:t>IdentifierName</w:t>
        </w:r>
        <w:r w:rsidRPr="00E77497">
          <w:rPr>
            <w:rFonts w:ascii="Arial" w:hAnsi="Arial" w:cs="Arial"/>
            <w:b/>
          </w:rPr>
          <w:t xml:space="preserve"> </w:t>
        </w:r>
        <w:r w:rsidRPr="00E77497">
          <w:rPr>
            <w:rFonts w:ascii="Arial" w:hAnsi="Arial" w:cs="Arial"/>
            <w:b/>
            <w:i w:val="0"/>
          </w:rPr>
          <w:t>::</w:t>
        </w:r>
      </w:ins>
    </w:p>
    <w:p w14:paraId="73D5316B" w14:textId="77777777" w:rsidR="006B058A" w:rsidRPr="00E77497" w:rsidRDefault="00CB32E0" w:rsidP="00C7794D">
      <w:pPr>
        <w:pStyle w:val="SyntaxDefinition"/>
        <w:rPr>
          <w:ins w:id="696" w:author="Rev 3 Allen Wirfs-Brock" w:date="2011-09-22T13:58:00Z"/>
        </w:rPr>
      </w:pPr>
      <w:ins w:id="697" w:author="Rev 4 Allen Wirfs-Brock" w:date="2011-10-19T12:35:00Z">
        <w:r w:rsidRPr="00E77497">
          <w:t>IdentifierStart</w:t>
        </w:r>
        <w:r w:rsidRPr="00E77497">
          <w:br/>
          <w:t>IdentifierName IdentifierPart</w:t>
        </w:r>
      </w:ins>
      <w:ins w:id="698" w:author="Rev 3 Allen Wirfs-Brock" w:date="2011-09-22T13:58:00Z">
        <w:del w:id="699" w:author="Rev 4 Allen Wirfs-Brock" w:date="2011-10-19T12:34:00Z">
          <w:r w:rsidR="006B058A" w:rsidRPr="00E77497" w:rsidDel="00A2366F">
            <w:delText xml:space="preserve">The </w:delText>
          </w:r>
          <w:r w:rsidR="006B058A" w:rsidRPr="00E77497" w:rsidDel="00A2366F">
            <w:rPr>
              <w:spacing w:val="6"/>
            </w:rPr>
            <w:delText xml:space="preserve">String value </w:delText>
          </w:r>
          <w:r w:rsidR="006B058A" w:rsidRPr="00E77497" w:rsidDel="00A2366F">
            <w:delText xml:space="preserve">of </w:delText>
          </w:r>
        </w:del>
        <w:del w:id="700" w:author="Rev 4 Allen Wirfs-Brock" w:date="2011-10-19T12:35:00Z">
          <w:r w:rsidR="006B058A" w:rsidRPr="00E77497" w:rsidDel="00CB32E0">
            <w:rPr>
              <w:rStyle w:val="bnf"/>
            </w:rPr>
            <w:delText>IdentifierName</w:delText>
          </w:r>
          <w:r w:rsidR="006B058A" w:rsidRPr="00E77497" w:rsidDel="00CB32E0">
            <w:delText xml:space="preserve"> </w:delText>
          </w:r>
        </w:del>
        <w:del w:id="701" w:author="Rev 4 Allen Wirfs-Brock" w:date="2011-10-19T12:34:00Z">
          <w:r w:rsidR="006B058A" w:rsidRPr="00E77497" w:rsidDel="00A2366F">
            <w:delText>is determined as follows:</w:delText>
          </w:r>
        </w:del>
      </w:ins>
    </w:p>
    <w:p w14:paraId="54D5D16D" w14:textId="77777777" w:rsidR="006B058A" w:rsidRPr="00E77497" w:rsidRDefault="006B058A" w:rsidP="009A20C6">
      <w:pPr>
        <w:pStyle w:val="Alg4"/>
        <w:numPr>
          <w:ilvl w:val="0"/>
          <w:numId w:val="560"/>
        </w:numPr>
        <w:spacing w:after="220"/>
        <w:contextualSpacing/>
        <w:rPr>
          <w:ins w:id="702" w:author="Rev 3 Allen Wirfs-Brock" w:date="2011-09-22T13:58:00Z"/>
        </w:rPr>
      </w:pPr>
      <w:ins w:id="703" w:author="Rev 3 Allen Wirfs-Brock" w:date="2011-09-22T13:58:00Z">
        <w:r w:rsidRPr="00E77497">
          <w:t>Return the String value consisting of</w:t>
        </w:r>
      </w:ins>
      <w:ins w:id="704" w:author="Rev 3 Allen Wirfs-Brock" w:date="2011-09-22T13:59:00Z">
        <w:r w:rsidRPr="00E77497">
          <w:t xml:space="preserve"> the sequence of characters corresponding to</w:t>
        </w:r>
      </w:ins>
      <w:ins w:id="705" w:author="Rev 3 Allen Wirfs-Brock" w:date="2011-09-22T13:58:00Z">
        <w:r w:rsidRPr="00E77497">
          <w:t xml:space="preserve"> </w:t>
        </w:r>
        <w:r w:rsidRPr="00E77497">
          <w:rPr>
            <w:rStyle w:val="bnf"/>
          </w:rPr>
          <w:t>IdentifierName</w:t>
        </w:r>
        <w:r w:rsidRPr="00E77497">
          <w:t>.</w:t>
        </w:r>
      </w:ins>
    </w:p>
    <w:p w14:paraId="29D030AB" w14:textId="77777777" w:rsidR="004C02EF" w:rsidRPr="00E77497" w:rsidRDefault="004C02EF" w:rsidP="004C02EF">
      <w:pPr>
        <w:pStyle w:val="30"/>
        <w:numPr>
          <w:ilvl w:val="0"/>
          <w:numId w:val="0"/>
        </w:numPr>
      </w:pPr>
      <w:bookmarkStart w:id="706" w:name="_Toc323907568"/>
      <w:r w:rsidRPr="00E77497">
        <w:t>7.6.1</w:t>
      </w:r>
      <w:r w:rsidRPr="00E77497">
        <w:tab/>
        <w:t>Reserved Words</w:t>
      </w:r>
      <w:bookmarkEnd w:id="665"/>
      <w:bookmarkEnd w:id="666"/>
      <w:bookmarkEnd w:id="667"/>
      <w:bookmarkEnd w:id="668"/>
      <w:bookmarkEnd w:id="706"/>
    </w:p>
    <w:p w14:paraId="32E7E371"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050D3F4B" w14:textId="77777777" w:rsidR="004C02EF" w:rsidRPr="00E77497" w:rsidRDefault="004C02EF" w:rsidP="004C02EF">
      <w:pPr>
        <w:pStyle w:val="Syntax"/>
      </w:pPr>
      <w:r w:rsidRPr="00E77497">
        <w:t>Syntax</w:t>
      </w:r>
    </w:p>
    <w:p w14:paraId="6841E088"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424FBBC4" w14:textId="77777777" w:rsidR="004C02EF" w:rsidRPr="00E77497" w:rsidRDefault="004C02EF" w:rsidP="004C02EF">
      <w:pPr>
        <w:pStyle w:val="SyntaxDefinition"/>
      </w:pPr>
      <w:r w:rsidRPr="00E77497">
        <w:t>Keyword</w:t>
      </w:r>
      <w:r w:rsidRPr="00E77497">
        <w:br/>
        <w:t>FutureReservedWord</w:t>
      </w:r>
      <w:r w:rsidRPr="00E77497">
        <w:br/>
        <w:t>NullLiteral</w:t>
      </w:r>
      <w:r w:rsidRPr="00E77497">
        <w:br/>
        <w:t>BooleanLiteral</w:t>
      </w:r>
    </w:p>
    <w:p w14:paraId="07E3196F" w14:textId="77777777" w:rsidR="004C02EF" w:rsidRPr="00E77497" w:rsidRDefault="004C02EF" w:rsidP="004C02EF">
      <w:pPr>
        <w:pStyle w:val="40"/>
        <w:numPr>
          <w:ilvl w:val="0"/>
          <w:numId w:val="0"/>
        </w:numPr>
      </w:pPr>
      <w:r w:rsidRPr="00E77497">
        <w:t>7.6.1.1</w:t>
      </w:r>
      <w:r w:rsidRPr="00E77497">
        <w:tab/>
        <w:t>Keywords</w:t>
      </w:r>
    </w:p>
    <w:p w14:paraId="2E5378E3"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535173D5" w14:textId="77777777" w:rsidR="004C02EF" w:rsidRPr="00E77497" w:rsidRDefault="004C02EF" w:rsidP="004C02EF">
      <w:pPr>
        <w:pStyle w:val="Syntax"/>
      </w:pPr>
      <w:r w:rsidRPr="00E77497">
        <w:t>Syntax</w:t>
      </w:r>
    </w:p>
    <w:p w14:paraId="76D58446"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ook w:val="0000" w:firstRow="0" w:lastRow="0" w:firstColumn="0" w:lastColumn="0" w:noHBand="0" w:noVBand="0"/>
        <w:tblPrChange w:id="707" w:author="Rev 6 Allen Wirfs-Brock" w:date="2012-02-23T16:42:00Z">
          <w:tblPr>
            <w:tblW w:w="0" w:type="auto"/>
            <w:tblInd w:w="1152" w:type="dxa"/>
            <w:tblLayout w:type="fixed"/>
            <w:tblLook w:val="0000" w:firstRow="0" w:lastRow="0" w:firstColumn="0" w:lastColumn="0" w:noHBand="0" w:noVBand="0"/>
          </w:tblPr>
        </w:tblPrChange>
      </w:tblPr>
      <w:tblGrid>
        <w:gridCol w:w="1895"/>
        <w:gridCol w:w="1895"/>
        <w:gridCol w:w="1895"/>
        <w:gridCol w:w="1895"/>
        <w:tblGridChange w:id="708">
          <w:tblGrid>
            <w:gridCol w:w="1895"/>
            <w:gridCol w:w="1895"/>
            <w:gridCol w:w="1895"/>
            <w:gridCol w:w="1895"/>
          </w:tblGrid>
        </w:tblGridChange>
      </w:tblGrid>
      <w:tr w:rsidR="004C02EF" w:rsidRPr="00E77497" w14:paraId="2E069AA8" w14:textId="77777777" w:rsidTr="00550FEB">
        <w:trPr>
          <w:trHeight w:val="240"/>
          <w:trPrChange w:id="709" w:author="Rev 6 Allen Wirfs-Brock" w:date="2012-02-23T16:42:00Z">
            <w:trPr>
              <w:trHeight w:hRule="exact" w:val="240"/>
            </w:trPr>
          </w:trPrChange>
        </w:trPr>
        <w:tc>
          <w:tcPr>
            <w:tcW w:w="1895" w:type="dxa"/>
            <w:tcPrChange w:id="710" w:author="Rev 6 Allen Wirfs-Brock" w:date="2012-02-23T16:42:00Z">
              <w:tcPr>
                <w:tcW w:w="1895" w:type="dxa"/>
              </w:tcPr>
            </w:tcPrChange>
          </w:tcPr>
          <w:p w14:paraId="78405FB9" w14:textId="77777777" w:rsidR="004C02EF" w:rsidRPr="00E77497" w:rsidRDefault="004C02EF" w:rsidP="003A4B22">
            <w:pPr>
              <w:pStyle w:val="SyntaxOneOf"/>
              <w:keepNext/>
            </w:pPr>
            <w:r w:rsidRPr="00E77497">
              <w:t>break</w:t>
            </w:r>
          </w:p>
        </w:tc>
        <w:tc>
          <w:tcPr>
            <w:tcW w:w="1895" w:type="dxa"/>
            <w:tcPrChange w:id="711" w:author="Rev 6 Allen Wirfs-Brock" w:date="2012-02-23T16:42:00Z">
              <w:tcPr>
                <w:tcW w:w="1895" w:type="dxa"/>
              </w:tcPr>
            </w:tcPrChange>
          </w:tcPr>
          <w:p w14:paraId="58A5246E" w14:textId="77777777" w:rsidR="004C02EF" w:rsidRPr="00E77497" w:rsidRDefault="004C02EF" w:rsidP="003A4B22">
            <w:pPr>
              <w:pStyle w:val="SyntaxOneOf"/>
              <w:keepNext/>
            </w:pPr>
            <w:r w:rsidRPr="00E77497">
              <w:t>do</w:t>
            </w:r>
            <w:r w:rsidRPr="00E77497" w:rsidDel="00777190">
              <w:t xml:space="preserve"> </w:t>
            </w:r>
          </w:p>
        </w:tc>
        <w:tc>
          <w:tcPr>
            <w:tcW w:w="1895" w:type="dxa"/>
            <w:tcPrChange w:id="712" w:author="Rev 6 Allen Wirfs-Brock" w:date="2012-02-23T16:42:00Z">
              <w:tcPr>
                <w:tcW w:w="1895" w:type="dxa"/>
              </w:tcPr>
            </w:tcPrChange>
          </w:tcPr>
          <w:p w14:paraId="52738346" w14:textId="77777777" w:rsidR="004C02EF" w:rsidRPr="00E77497" w:rsidRDefault="004C02EF" w:rsidP="003A4B22">
            <w:pPr>
              <w:pStyle w:val="SyntaxOneOf"/>
              <w:keepNext/>
            </w:pPr>
            <w:r w:rsidRPr="00E77497">
              <w:t>instanceof</w:t>
            </w:r>
            <w:r w:rsidRPr="00E77497" w:rsidDel="00777190">
              <w:t xml:space="preserve"> </w:t>
            </w:r>
          </w:p>
        </w:tc>
        <w:tc>
          <w:tcPr>
            <w:tcW w:w="1895" w:type="dxa"/>
            <w:tcPrChange w:id="713" w:author="Rev 6 Allen Wirfs-Brock" w:date="2012-02-23T16:42:00Z">
              <w:tcPr>
                <w:tcW w:w="1895" w:type="dxa"/>
              </w:tcPr>
            </w:tcPrChange>
          </w:tcPr>
          <w:p w14:paraId="3480032D" w14:textId="77777777" w:rsidR="004C02EF" w:rsidRPr="00E77497" w:rsidRDefault="004C02EF" w:rsidP="003A4B22">
            <w:pPr>
              <w:pStyle w:val="SyntaxOneOf"/>
              <w:keepNext/>
            </w:pPr>
            <w:r w:rsidRPr="00E77497">
              <w:t>typeof</w:t>
            </w:r>
            <w:r w:rsidRPr="00E77497" w:rsidDel="00777190">
              <w:t xml:space="preserve"> </w:t>
            </w:r>
          </w:p>
        </w:tc>
      </w:tr>
      <w:tr w:rsidR="004C02EF" w:rsidRPr="00E77497" w14:paraId="275FC814" w14:textId="77777777" w:rsidTr="00550FEB">
        <w:trPr>
          <w:trHeight w:val="240"/>
          <w:trPrChange w:id="714" w:author="Rev 6 Allen Wirfs-Brock" w:date="2012-02-23T16:42:00Z">
            <w:trPr>
              <w:trHeight w:hRule="exact" w:val="240"/>
            </w:trPr>
          </w:trPrChange>
        </w:trPr>
        <w:tc>
          <w:tcPr>
            <w:tcW w:w="1895" w:type="dxa"/>
            <w:tcPrChange w:id="715" w:author="Rev 6 Allen Wirfs-Brock" w:date="2012-02-23T16:42:00Z">
              <w:tcPr>
                <w:tcW w:w="1895" w:type="dxa"/>
              </w:tcPr>
            </w:tcPrChange>
          </w:tcPr>
          <w:p w14:paraId="4E67F98B" w14:textId="77777777" w:rsidR="004C02EF" w:rsidRPr="00E77497" w:rsidRDefault="004C02EF" w:rsidP="003A4B22">
            <w:pPr>
              <w:pStyle w:val="SyntaxOneOf"/>
              <w:keepNext/>
            </w:pPr>
            <w:r w:rsidRPr="00E77497">
              <w:t>case</w:t>
            </w:r>
          </w:p>
        </w:tc>
        <w:tc>
          <w:tcPr>
            <w:tcW w:w="1895" w:type="dxa"/>
            <w:tcPrChange w:id="716" w:author="Rev 6 Allen Wirfs-Brock" w:date="2012-02-23T16:42:00Z">
              <w:tcPr>
                <w:tcW w:w="1895" w:type="dxa"/>
              </w:tcPr>
            </w:tcPrChange>
          </w:tcPr>
          <w:p w14:paraId="05DD3386" w14:textId="77777777" w:rsidR="004C02EF" w:rsidRPr="00E77497" w:rsidRDefault="004C02EF" w:rsidP="003A4B22">
            <w:pPr>
              <w:pStyle w:val="SyntaxOneOf"/>
              <w:keepNext/>
            </w:pPr>
            <w:r w:rsidRPr="00E77497">
              <w:t>else</w:t>
            </w:r>
          </w:p>
        </w:tc>
        <w:tc>
          <w:tcPr>
            <w:tcW w:w="1895" w:type="dxa"/>
            <w:tcPrChange w:id="717" w:author="Rev 6 Allen Wirfs-Brock" w:date="2012-02-23T16:42:00Z">
              <w:tcPr>
                <w:tcW w:w="1895" w:type="dxa"/>
              </w:tcPr>
            </w:tcPrChange>
          </w:tcPr>
          <w:p w14:paraId="120E4FFC" w14:textId="77777777" w:rsidR="004C02EF" w:rsidRPr="00E77497" w:rsidRDefault="004C02EF" w:rsidP="003A4B22">
            <w:pPr>
              <w:pStyle w:val="SyntaxOneOf"/>
              <w:keepNext/>
            </w:pPr>
            <w:r w:rsidRPr="00E77497">
              <w:t>new</w:t>
            </w:r>
          </w:p>
        </w:tc>
        <w:tc>
          <w:tcPr>
            <w:tcW w:w="1895" w:type="dxa"/>
            <w:tcPrChange w:id="718" w:author="Rev 6 Allen Wirfs-Brock" w:date="2012-02-23T16:42:00Z">
              <w:tcPr>
                <w:tcW w:w="1895" w:type="dxa"/>
              </w:tcPr>
            </w:tcPrChange>
          </w:tcPr>
          <w:p w14:paraId="4A1F21C8" w14:textId="77777777" w:rsidR="004C02EF" w:rsidRPr="00E77497" w:rsidRDefault="004C02EF" w:rsidP="003A4B22">
            <w:pPr>
              <w:pStyle w:val="SyntaxOneOf"/>
              <w:keepNext/>
            </w:pPr>
            <w:r w:rsidRPr="00E77497">
              <w:t>var</w:t>
            </w:r>
          </w:p>
        </w:tc>
      </w:tr>
      <w:tr w:rsidR="004C02EF" w:rsidRPr="00E77497" w14:paraId="753671D7" w14:textId="77777777" w:rsidTr="00550FEB">
        <w:trPr>
          <w:trHeight w:val="240"/>
          <w:trPrChange w:id="719" w:author="Rev 6 Allen Wirfs-Brock" w:date="2012-02-23T16:42:00Z">
            <w:trPr>
              <w:trHeight w:hRule="exact" w:val="240"/>
            </w:trPr>
          </w:trPrChange>
        </w:trPr>
        <w:tc>
          <w:tcPr>
            <w:tcW w:w="1895" w:type="dxa"/>
            <w:tcPrChange w:id="720" w:author="Rev 6 Allen Wirfs-Brock" w:date="2012-02-23T16:42:00Z">
              <w:tcPr>
                <w:tcW w:w="1895" w:type="dxa"/>
              </w:tcPr>
            </w:tcPrChange>
          </w:tcPr>
          <w:p w14:paraId="208B799D" w14:textId="77777777" w:rsidR="004C02EF" w:rsidRPr="00E77497" w:rsidRDefault="004C02EF" w:rsidP="003A4B22">
            <w:pPr>
              <w:pStyle w:val="SyntaxOneOf"/>
              <w:keepNext/>
            </w:pPr>
            <w:r w:rsidRPr="00E77497">
              <w:t>catch</w:t>
            </w:r>
          </w:p>
        </w:tc>
        <w:tc>
          <w:tcPr>
            <w:tcW w:w="1895" w:type="dxa"/>
            <w:tcPrChange w:id="721" w:author="Rev 6 Allen Wirfs-Brock" w:date="2012-02-23T16:42:00Z">
              <w:tcPr>
                <w:tcW w:w="1895" w:type="dxa"/>
              </w:tcPr>
            </w:tcPrChange>
          </w:tcPr>
          <w:p w14:paraId="21C5476A" w14:textId="77777777" w:rsidR="004C02EF" w:rsidRPr="00E77497" w:rsidRDefault="004C02EF" w:rsidP="003A4B22">
            <w:pPr>
              <w:pStyle w:val="SyntaxOneOf"/>
              <w:keepNext/>
            </w:pPr>
            <w:r w:rsidRPr="00E77497">
              <w:t>finally</w:t>
            </w:r>
          </w:p>
        </w:tc>
        <w:tc>
          <w:tcPr>
            <w:tcW w:w="1895" w:type="dxa"/>
            <w:tcPrChange w:id="722" w:author="Rev 6 Allen Wirfs-Brock" w:date="2012-02-23T16:42:00Z">
              <w:tcPr>
                <w:tcW w:w="1895" w:type="dxa"/>
              </w:tcPr>
            </w:tcPrChange>
          </w:tcPr>
          <w:p w14:paraId="28517D02" w14:textId="77777777" w:rsidR="004C02EF" w:rsidRPr="00E77497" w:rsidRDefault="004C02EF" w:rsidP="003A4B22">
            <w:pPr>
              <w:pStyle w:val="SyntaxOneOf"/>
              <w:keepNext/>
            </w:pPr>
            <w:r w:rsidRPr="00E77497">
              <w:t>return</w:t>
            </w:r>
          </w:p>
        </w:tc>
        <w:tc>
          <w:tcPr>
            <w:tcW w:w="1895" w:type="dxa"/>
            <w:tcPrChange w:id="723" w:author="Rev 6 Allen Wirfs-Brock" w:date="2012-02-23T16:42:00Z">
              <w:tcPr>
                <w:tcW w:w="1895" w:type="dxa"/>
              </w:tcPr>
            </w:tcPrChange>
          </w:tcPr>
          <w:p w14:paraId="593584DA" w14:textId="77777777" w:rsidR="004C02EF" w:rsidRPr="00E77497" w:rsidRDefault="004C02EF" w:rsidP="003A4B22">
            <w:pPr>
              <w:pStyle w:val="SyntaxOneOf"/>
              <w:keepNext/>
            </w:pPr>
            <w:r w:rsidRPr="00E77497">
              <w:t>void</w:t>
            </w:r>
          </w:p>
        </w:tc>
      </w:tr>
      <w:tr w:rsidR="004C02EF" w:rsidRPr="00E77497" w14:paraId="4F0A27B9" w14:textId="77777777" w:rsidTr="00550FEB">
        <w:trPr>
          <w:trHeight w:val="240"/>
          <w:trPrChange w:id="724" w:author="Rev 6 Allen Wirfs-Brock" w:date="2012-02-23T16:42:00Z">
            <w:trPr>
              <w:trHeight w:hRule="exact" w:val="240"/>
            </w:trPr>
          </w:trPrChange>
        </w:trPr>
        <w:tc>
          <w:tcPr>
            <w:tcW w:w="1895" w:type="dxa"/>
            <w:tcPrChange w:id="725" w:author="Rev 6 Allen Wirfs-Brock" w:date="2012-02-23T16:42:00Z">
              <w:tcPr>
                <w:tcW w:w="1895" w:type="dxa"/>
              </w:tcPr>
            </w:tcPrChange>
          </w:tcPr>
          <w:p w14:paraId="44BA2C5B" w14:textId="77777777" w:rsidR="004C02EF" w:rsidRPr="00E77497" w:rsidRDefault="004C02EF" w:rsidP="003A4B22">
            <w:pPr>
              <w:pStyle w:val="SyntaxOneOf"/>
              <w:keepNext/>
            </w:pPr>
            <w:r w:rsidRPr="00E77497">
              <w:t>continue</w:t>
            </w:r>
          </w:p>
        </w:tc>
        <w:tc>
          <w:tcPr>
            <w:tcW w:w="1895" w:type="dxa"/>
            <w:tcPrChange w:id="726" w:author="Rev 6 Allen Wirfs-Brock" w:date="2012-02-23T16:42:00Z">
              <w:tcPr>
                <w:tcW w:w="1895" w:type="dxa"/>
              </w:tcPr>
            </w:tcPrChange>
          </w:tcPr>
          <w:p w14:paraId="35448496" w14:textId="77777777" w:rsidR="004C02EF" w:rsidRPr="00E77497" w:rsidRDefault="004C02EF" w:rsidP="003A4B22">
            <w:pPr>
              <w:pStyle w:val="SyntaxOneOf"/>
              <w:keepNext/>
            </w:pPr>
            <w:r w:rsidRPr="00E77497">
              <w:t>for</w:t>
            </w:r>
          </w:p>
        </w:tc>
        <w:tc>
          <w:tcPr>
            <w:tcW w:w="1895" w:type="dxa"/>
            <w:tcPrChange w:id="727" w:author="Rev 6 Allen Wirfs-Brock" w:date="2012-02-23T16:42:00Z">
              <w:tcPr>
                <w:tcW w:w="1895" w:type="dxa"/>
              </w:tcPr>
            </w:tcPrChange>
          </w:tcPr>
          <w:p w14:paraId="209F4D0E" w14:textId="77777777" w:rsidR="004C02EF" w:rsidRPr="00E77497" w:rsidRDefault="004C02EF" w:rsidP="003A4B22">
            <w:pPr>
              <w:pStyle w:val="SyntaxOneOf"/>
              <w:keepNext/>
            </w:pPr>
            <w:r w:rsidRPr="00E77497">
              <w:t>switch</w:t>
            </w:r>
          </w:p>
        </w:tc>
        <w:tc>
          <w:tcPr>
            <w:tcW w:w="1895" w:type="dxa"/>
            <w:tcPrChange w:id="728" w:author="Rev 6 Allen Wirfs-Brock" w:date="2012-02-23T16:42:00Z">
              <w:tcPr>
                <w:tcW w:w="1895" w:type="dxa"/>
              </w:tcPr>
            </w:tcPrChange>
          </w:tcPr>
          <w:p w14:paraId="1A5BCE68" w14:textId="77777777" w:rsidR="004C02EF" w:rsidRPr="00E77497" w:rsidRDefault="004C02EF" w:rsidP="003A4B22">
            <w:pPr>
              <w:pStyle w:val="SyntaxOneOf"/>
              <w:keepNext/>
            </w:pPr>
            <w:r w:rsidRPr="00E77497">
              <w:t>while</w:t>
            </w:r>
          </w:p>
        </w:tc>
      </w:tr>
      <w:tr w:rsidR="004C02EF" w:rsidRPr="00E77497" w14:paraId="6EAEE588" w14:textId="77777777" w:rsidTr="00550FEB">
        <w:trPr>
          <w:trHeight w:val="240"/>
          <w:trPrChange w:id="729" w:author="Rev 6 Allen Wirfs-Brock" w:date="2012-02-23T16:42:00Z">
            <w:trPr>
              <w:trHeight w:hRule="exact" w:val="240"/>
            </w:trPr>
          </w:trPrChange>
        </w:trPr>
        <w:tc>
          <w:tcPr>
            <w:tcW w:w="1895" w:type="dxa"/>
            <w:tcPrChange w:id="730" w:author="Rev 6 Allen Wirfs-Brock" w:date="2012-02-23T16:42:00Z">
              <w:tcPr>
                <w:tcW w:w="1895" w:type="dxa"/>
              </w:tcPr>
            </w:tcPrChange>
          </w:tcPr>
          <w:p w14:paraId="53A2CA09" w14:textId="77777777" w:rsidR="004C02EF" w:rsidRPr="00E77497" w:rsidRDefault="004C02EF" w:rsidP="003A4B22">
            <w:pPr>
              <w:pStyle w:val="SyntaxOneOf"/>
            </w:pPr>
            <w:r w:rsidRPr="00E77497">
              <w:t>debugger</w:t>
            </w:r>
            <w:r w:rsidRPr="00E77497" w:rsidDel="00777190">
              <w:t xml:space="preserve"> </w:t>
            </w:r>
          </w:p>
        </w:tc>
        <w:tc>
          <w:tcPr>
            <w:tcW w:w="1895" w:type="dxa"/>
            <w:tcPrChange w:id="731" w:author="Rev 6 Allen Wirfs-Brock" w:date="2012-02-23T16:42:00Z">
              <w:tcPr>
                <w:tcW w:w="1895" w:type="dxa"/>
              </w:tcPr>
            </w:tcPrChange>
          </w:tcPr>
          <w:p w14:paraId="272D8F57" w14:textId="77777777" w:rsidR="004C02EF" w:rsidRPr="00E77497" w:rsidRDefault="004C02EF" w:rsidP="003A4B22">
            <w:pPr>
              <w:pStyle w:val="SyntaxOneOf"/>
            </w:pPr>
            <w:r w:rsidRPr="00E77497">
              <w:t>function</w:t>
            </w:r>
          </w:p>
        </w:tc>
        <w:tc>
          <w:tcPr>
            <w:tcW w:w="1895" w:type="dxa"/>
            <w:tcPrChange w:id="732" w:author="Rev 6 Allen Wirfs-Brock" w:date="2012-02-23T16:42:00Z">
              <w:tcPr>
                <w:tcW w:w="1895" w:type="dxa"/>
              </w:tcPr>
            </w:tcPrChange>
          </w:tcPr>
          <w:p w14:paraId="19E0CECE" w14:textId="77777777" w:rsidR="004C02EF" w:rsidRPr="00E77497" w:rsidRDefault="004C02EF" w:rsidP="003A4B22">
            <w:pPr>
              <w:pStyle w:val="SyntaxOneOf"/>
            </w:pPr>
            <w:r w:rsidRPr="00E77497">
              <w:t>this</w:t>
            </w:r>
          </w:p>
        </w:tc>
        <w:tc>
          <w:tcPr>
            <w:tcW w:w="1895" w:type="dxa"/>
            <w:tcPrChange w:id="733" w:author="Rev 6 Allen Wirfs-Brock" w:date="2012-02-23T16:42:00Z">
              <w:tcPr>
                <w:tcW w:w="1895" w:type="dxa"/>
              </w:tcPr>
            </w:tcPrChange>
          </w:tcPr>
          <w:p w14:paraId="606A7247" w14:textId="77777777" w:rsidR="004C02EF" w:rsidRPr="00E77497" w:rsidRDefault="004C02EF" w:rsidP="003A4B22">
            <w:pPr>
              <w:pStyle w:val="SyntaxOneOf"/>
            </w:pPr>
            <w:r w:rsidRPr="00E77497">
              <w:t>with</w:t>
            </w:r>
          </w:p>
        </w:tc>
      </w:tr>
      <w:tr w:rsidR="004C02EF" w:rsidRPr="00E77497" w14:paraId="74E8AD01" w14:textId="77777777" w:rsidTr="00550FEB">
        <w:trPr>
          <w:trHeight w:val="240"/>
          <w:trPrChange w:id="734" w:author="Rev 6 Allen Wirfs-Brock" w:date="2012-02-23T16:42:00Z">
            <w:trPr>
              <w:trHeight w:hRule="exact" w:val="240"/>
            </w:trPr>
          </w:trPrChange>
        </w:trPr>
        <w:tc>
          <w:tcPr>
            <w:tcW w:w="1895" w:type="dxa"/>
            <w:tcPrChange w:id="735" w:author="Rev 6 Allen Wirfs-Brock" w:date="2012-02-23T16:42:00Z">
              <w:tcPr>
                <w:tcW w:w="1895" w:type="dxa"/>
              </w:tcPr>
            </w:tcPrChange>
          </w:tcPr>
          <w:p w14:paraId="46A88725" w14:textId="77777777" w:rsidR="004C02EF" w:rsidRPr="00E77497" w:rsidRDefault="004C02EF" w:rsidP="003A4B22">
            <w:pPr>
              <w:pStyle w:val="SyntaxOneOf"/>
            </w:pPr>
            <w:r w:rsidRPr="00E77497">
              <w:t>default</w:t>
            </w:r>
          </w:p>
        </w:tc>
        <w:tc>
          <w:tcPr>
            <w:tcW w:w="1895" w:type="dxa"/>
            <w:tcPrChange w:id="736" w:author="Rev 6 Allen Wirfs-Brock" w:date="2012-02-23T16:42:00Z">
              <w:tcPr>
                <w:tcW w:w="1895" w:type="dxa"/>
              </w:tcPr>
            </w:tcPrChange>
          </w:tcPr>
          <w:p w14:paraId="4A557048" w14:textId="77777777" w:rsidR="004C02EF" w:rsidRPr="00E77497" w:rsidRDefault="004C02EF" w:rsidP="003A4B22">
            <w:pPr>
              <w:pStyle w:val="SyntaxOneOf"/>
            </w:pPr>
            <w:r w:rsidRPr="00E77497">
              <w:t>if</w:t>
            </w:r>
          </w:p>
        </w:tc>
        <w:tc>
          <w:tcPr>
            <w:tcW w:w="1895" w:type="dxa"/>
            <w:tcPrChange w:id="737" w:author="Rev 6 Allen Wirfs-Brock" w:date="2012-02-23T16:42:00Z">
              <w:tcPr>
                <w:tcW w:w="1895" w:type="dxa"/>
              </w:tcPr>
            </w:tcPrChange>
          </w:tcPr>
          <w:p w14:paraId="4AC14BD4" w14:textId="77777777" w:rsidR="004C02EF" w:rsidRPr="00E77497" w:rsidRDefault="004C02EF" w:rsidP="003A4B22">
            <w:pPr>
              <w:pStyle w:val="SyntaxOneOf"/>
            </w:pPr>
            <w:r w:rsidRPr="00E77497">
              <w:t>throw</w:t>
            </w:r>
          </w:p>
        </w:tc>
        <w:tc>
          <w:tcPr>
            <w:tcW w:w="1895" w:type="dxa"/>
            <w:tcPrChange w:id="738" w:author="Rev 6 Allen Wirfs-Brock" w:date="2012-02-23T16:42:00Z">
              <w:tcPr>
                <w:tcW w:w="1895" w:type="dxa"/>
              </w:tcPr>
            </w:tcPrChange>
          </w:tcPr>
          <w:p w14:paraId="7486DD67" w14:textId="77777777" w:rsidR="004C02EF" w:rsidRPr="00E77497" w:rsidRDefault="004C02EF" w:rsidP="003A4B22">
            <w:pPr>
              <w:pStyle w:val="SyntaxOneOf"/>
            </w:pPr>
          </w:p>
        </w:tc>
      </w:tr>
      <w:tr w:rsidR="004C02EF" w:rsidRPr="00E77497" w14:paraId="08D771E9" w14:textId="77777777" w:rsidTr="00550FEB">
        <w:trPr>
          <w:trHeight w:val="240"/>
          <w:trPrChange w:id="739" w:author="Rev 6 Allen Wirfs-Brock" w:date="2012-02-23T16:42:00Z">
            <w:trPr>
              <w:trHeight w:hRule="exact" w:val="240"/>
            </w:trPr>
          </w:trPrChange>
        </w:trPr>
        <w:tc>
          <w:tcPr>
            <w:tcW w:w="1895" w:type="dxa"/>
            <w:tcPrChange w:id="740" w:author="Rev 6 Allen Wirfs-Brock" w:date="2012-02-23T16:42:00Z">
              <w:tcPr>
                <w:tcW w:w="1895" w:type="dxa"/>
              </w:tcPr>
            </w:tcPrChange>
          </w:tcPr>
          <w:p w14:paraId="1D41F17B" w14:textId="77777777" w:rsidR="004C02EF" w:rsidRPr="00E77497" w:rsidRDefault="004C02EF" w:rsidP="003A4B22">
            <w:pPr>
              <w:pStyle w:val="SyntaxOneOf"/>
            </w:pPr>
            <w:r w:rsidRPr="00E77497">
              <w:t>delete</w:t>
            </w:r>
          </w:p>
        </w:tc>
        <w:tc>
          <w:tcPr>
            <w:tcW w:w="1895" w:type="dxa"/>
            <w:tcPrChange w:id="741" w:author="Rev 6 Allen Wirfs-Brock" w:date="2012-02-23T16:42:00Z">
              <w:tcPr>
                <w:tcW w:w="1895" w:type="dxa"/>
              </w:tcPr>
            </w:tcPrChange>
          </w:tcPr>
          <w:p w14:paraId="05D9C7BD" w14:textId="77777777" w:rsidR="004C02EF" w:rsidRPr="00E77497" w:rsidRDefault="004C02EF" w:rsidP="003A4B22">
            <w:pPr>
              <w:pStyle w:val="SyntaxOneOf"/>
            </w:pPr>
            <w:r w:rsidRPr="00E77497">
              <w:t>in</w:t>
            </w:r>
          </w:p>
        </w:tc>
        <w:tc>
          <w:tcPr>
            <w:tcW w:w="1895" w:type="dxa"/>
            <w:tcPrChange w:id="742" w:author="Rev 6 Allen Wirfs-Brock" w:date="2012-02-23T16:42:00Z">
              <w:tcPr>
                <w:tcW w:w="1895" w:type="dxa"/>
              </w:tcPr>
            </w:tcPrChange>
          </w:tcPr>
          <w:p w14:paraId="0ED05F27" w14:textId="77777777" w:rsidR="004C02EF" w:rsidRPr="00E77497" w:rsidRDefault="004C02EF" w:rsidP="003A4B22">
            <w:pPr>
              <w:pStyle w:val="SyntaxOneOf"/>
            </w:pPr>
            <w:r w:rsidRPr="00E77497">
              <w:t>try</w:t>
            </w:r>
          </w:p>
        </w:tc>
        <w:tc>
          <w:tcPr>
            <w:tcW w:w="1895" w:type="dxa"/>
            <w:tcPrChange w:id="743" w:author="Rev 6 Allen Wirfs-Brock" w:date="2012-02-23T16:42:00Z">
              <w:tcPr>
                <w:tcW w:w="1895" w:type="dxa"/>
              </w:tcPr>
            </w:tcPrChange>
          </w:tcPr>
          <w:p w14:paraId="6ADF0533" w14:textId="77777777" w:rsidR="004C02EF" w:rsidRPr="00E77497" w:rsidRDefault="004C02EF" w:rsidP="003A4B22">
            <w:pPr>
              <w:pStyle w:val="SyntaxOneOf"/>
            </w:pPr>
          </w:p>
        </w:tc>
      </w:tr>
    </w:tbl>
    <w:p w14:paraId="4C39BF33" w14:textId="77777777" w:rsidR="004C02EF" w:rsidRPr="00E77497" w:rsidRDefault="004C02EF" w:rsidP="004C02EF">
      <w:pPr>
        <w:pStyle w:val="40"/>
        <w:numPr>
          <w:ilvl w:val="0"/>
          <w:numId w:val="0"/>
        </w:numPr>
      </w:pPr>
      <w:r w:rsidRPr="00E77497">
        <w:t>7.6.1.2</w:t>
      </w:r>
      <w:r w:rsidRPr="00E77497">
        <w:tab/>
        <w:t>Future Reserved Words</w:t>
      </w:r>
    </w:p>
    <w:p w14:paraId="5E68F346"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7B49A5E8" w14:textId="77777777" w:rsidR="004C02EF" w:rsidRPr="00E77497" w:rsidRDefault="004C02EF" w:rsidP="004C02EF">
      <w:pPr>
        <w:pStyle w:val="Syntax"/>
      </w:pPr>
      <w:r w:rsidRPr="00E77497">
        <w:t>Syntax</w:t>
      </w:r>
    </w:p>
    <w:p w14:paraId="536EC18C"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ook w:val="0000" w:firstRow="0" w:lastRow="0" w:firstColumn="0" w:lastColumn="0" w:noHBand="0" w:noVBand="0"/>
        <w:tblPrChange w:id="744" w:author="Rev 6 Allen Wirfs-Brock" w:date="2012-02-23T16:42:00Z">
          <w:tblPr>
            <w:tblW w:w="0" w:type="auto"/>
            <w:tblInd w:w="1152" w:type="dxa"/>
            <w:tblLayout w:type="fixed"/>
            <w:tblLook w:val="0000" w:firstRow="0" w:lastRow="0" w:firstColumn="0" w:lastColumn="0" w:noHBand="0" w:noVBand="0"/>
          </w:tblPr>
        </w:tblPrChange>
      </w:tblPr>
      <w:tblGrid>
        <w:gridCol w:w="1895"/>
        <w:gridCol w:w="1895"/>
        <w:gridCol w:w="1895"/>
        <w:gridCol w:w="1895"/>
        <w:tblGridChange w:id="745">
          <w:tblGrid>
            <w:gridCol w:w="1895"/>
            <w:gridCol w:w="1895"/>
            <w:gridCol w:w="1895"/>
            <w:gridCol w:w="1895"/>
          </w:tblGrid>
        </w:tblGridChange>
      </w:tblGrid>
      <w:tr w:rsidR="004C02EF" w:rsidRPr="00E77497" w14:paraId="46B91CBD" w14:textId="77777777" w:rsidTr="00550FEB">
        <w:trPr>
          <w:trHeight w:val="240"/>
          <w:trPrChange w:id="746" w:author="Rev 6 Allen Wirfs-Brock" w:date="2012-02-23T16:42:00Z">
            <w:trPr>
              <w:trHeight w:hRule="exact" w:val="240"/>
            </w:trPr>
          </w:trPrChange>
        </w:trPr>
        <w:tc>
          <w:tcPr>
            <w:tcW w:w="1895" w:type="dxa"/>
            <w:tcPrChange w:id="747" w:author="Rev 6 Allen Wirfs-Brock" w:date="2012-02-23T16:42:00Z">
              <w:tcPr>
                <w:tcW w:w="1895" w:type="dxa"/>
              </w:tcPr>
            </w:tcPrChange>
          </w:tcPr>
          <w:p w14:paraId="5B03F2E5" w14:textId="77777777" w:rsidR="004C02EF" w:rsidRPr="00E77497" w:rsidRDefault="004C02EF" w:rsidP="003A4B22">
            <w:pPr>
              <w:pStyle w:val="SyntaxOneOf"/>
            </w:pPr>
            <w:r w:rsidRPr="00E77497">
              <w:t>class</w:t>
            </w:r>
          </w:p>
        </w:tc>
        <w:tc>
          <w:tcPr>
            <w:tcW w:w="1895" w:type="dxa"/>
            <w:tcPrChange w:id="748" w:author="Rev 6 Allen Wirfs-Brock" w:date="2012-02-23T16:42:00Z">
              <w:tcPr>
                <w:tcW w:w="1895" w:type="dxa"/>
              </w:tcPr>
            </w:tcPrChange>
          </w:tcPr>
          <w:p w14:paraId="418A2FA1" w14:textId="77777777" w:rsidR="004C02EF" w:rsidRPr="00E77497" w:rsidRDefault="004C02EF" w:rsidP="003A4B22">
            <w:pPr>
              <w:pStyle w:val="SyntaxOneOf"/>
            </w:pPr>
            <w:r w:rsidRPr="00E77497">
              <w:t>enum</w:t>
            </w:r>
          </w:p>
        </w:tc>
        <w:tc>
          <w:tcPr>
            <w:tcW w:w="1895" w:type="dxa"/>
            <w:tcPrChange w:id="749" w:author="Rev 6 Allen Wirfs-Brock" w:date="2012-02-23T16:42:00Z">
              <w:tcPr>
                <w:tcW w:w="1895" w:type="dxa"/>
              </w:tcPr>
            </w:tcPrChange>
          </w:tcPr>
          <w:p w14:paraId="6D5217AA" w14:textId="77777777" w:rsidR="004C02EF" w:rsidRPr="00E77497" w:rsidRDefault="004C02EF" w:rsidP="003A4B22">
            <w:pPr>
              <w:pStyle w:val="SyntaxOneOf"/>
            </w:pPr>
            <w:r w:rsidRPr="00E77497">
              <w:t>extends</w:t>
            </w:r>
          </w:p>
        </w:tc>
        <w:tc>
          <w:tcPr>
            <w:tcW w:w="1895" w:type="dxa"/>
            <w:tcPrChange w:id="750" w:author="Rev 6 Allen Wirfs-Brock" w:date="2012-02-23T16:42:00Z">
              <w:tcPr>
                <w:tcW w:w="1895" w:type="dxa"/>
              </w:tcPr>
            </w:tcPrChange>
          </w:tcPr>
          <w:p w14:paraId="0162CF58" w14:textId="77777777" w:rsidR="004C02EF" w:rsidRPr="00E77497" w:rsidRDefault="004C02EF" w:rsidP="003A4B22">
            <w:pPr>
              <w:pStyle w:val="SyntaxOneOf"/>
            </w:pPr>
            <w:r w:rsidRPr="00E77497">
              <w:t>super</w:t>
            </w:r>
          </w:p>
        </w:tc>
      </w:tr>
      <w:tr w:rsidR="004C02EF" w:rsidRPr="00E77497" w14:paraId="30D757B6" w14:textId="77777777" w:rsidTr="00550FEB">
        <w:trPr>
          <w:trHeight w:val="240"/>
          <w:trPrChange w:id="751" w:author="Rev 6 Allen Wirfs-Brock" w:date="2012-02-23T16:42:00Z">
            <w:trPr>
              <w:trHeight w:hRule="exact" w:val="240"/>
            </w:trPr>
          </w:trPrChange>
        </w:trPr>
        <w:tc>
          <w:tcPr>
            <w:tcW w:w="1895" w:type="dxa"/>
            <w:tcPrChange w:id="752" w:author="Rev 6 Allen Wirfs-Brock" w:date="2012-02-23T16:42:00Z">
              <w:tcPr>
                <w:tcW w:w="1895" w:type="dxa"/>
              </w:tcPr>
            </w:tcPrChange>
          </w:tcPr>
          <w:p w14:paraId="46905A39" w14:textId="77777777" w:rsidR="004C02EF" w:rsidRPr="00E77497" w:rsidRDefault="004C02EF" w:rsidP="003A4B22">
            <w:pPr>
              <w:pStyle w:val="SyntaxOneOf"/>
            </w:pPr>
            <w:r w:rsidRPr="00E77497">
              <w:t>const</w:t>
            </w:r>
          </w:p>
        </w:tc>
        <w:tc>
          <w:tcPr>
            <w:tcW w:w="1895" w:type="dxa"/>
            <w:tcPrChange w:id="753" w:author="Rev 6 Allen Wirfs-Brock" w:date="2012-02-23T16:42:00Z">
              <w:tcPr>
                <w:tcW w:w="1895" w:type="dxa"/>
              </w:tcPr>
            </w:tcPrChange>
          </w:tcPr>
          <w:p w14:paraId="2AE220AA" w14:textId="77777777" w:rsidR="004C02EF" w:rsidRPr="00E77497" w:rsidRDefault="004C02EF" w:rsidP="003A4B22">
            <w:pPr>
              <w:pStyle w:val="SyntaxOneOf"/>
            </w:pPr>
            <w:r w:rsidRPr="00E77497">
              <w:t>export</w:t>
            </w:r>
          </w:p>
        </w:tc>
        <w:tc>
          <w:tcPr>
            <w:tcW w:w="1895" w:type="dxa"/>
            <w:tcPrChange w:id="754" w:author="Rev 6 Allen Wirfs-Brock" w:date="2012-02-23T16:42:00Z">
              <w:tcPr>
                <w:tcW w:w="1895" w:type="dxa"/>
              </w:tcPr>
            </w:tcPrChange>
          </w:tcPr>
          <w:p w14:paraId="400BD913" w14:textId="77777777" w:rsidR="004C02EF" w:rsidRPr="00E77497" w:rsidRDefault="004C02EF" w:rsidP="003A4B22">
            <w:pPr>
              <w:pStyle w:val="SyntaxOneOf"/>
            </w:pPr>
            <w:r w:rsidRPr="00E77497">
              <w:t>import</w:t>
            </w:r>
          </w:p>
        </w:tc>
        <w:tc>
          <w:tcPr>
            <w:tcW w:w="1895" w:type="dxa"/>
            <w:tcPrChange w:id="755" w:author="Rev 6 Allen Wirfs-Brock" w:date="2012-02-23T16:42:00Z">
              <w:tcPr>
                <w:tcW w:w="1895" w:type="dxa"/>
              </w:tcPr>
            </w:tcPrChange>
          </w:tcPr>
          <w:p w14:paraId="2193740A" w14:textId="77777777" w:rsidR="004C02EF" w:rsidRPr="00E77497" w:rsidRDefault="004C02EF" w:rsidP="003A4B22">
            <w:pPr>
              <w:pStyle w:val="SyntaxOneOf"/>
            </w:pPr>
          </w:p>
        </w:tc>
      </w:tr>
    </w:tbl>
    <w:p w14:paraId="504C9DCF" w14:textId="77777777" w:rsidR="004C02EF" w:rsidRPr="00E77497" w:rsidRDefault="004C02EF" w:rsidP="004C02EF"/>
    <w:p w14:paraId="264EECFC"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ook w:val="0000" w:firstRow="0" w:lastRow="0" w:firstColumn="0" w:lastColumn="0" w:noHBand="0" w:noVBand="0"/>
        <w:tblPrChange w:id="756" w:author="Rev 6 Allen Wirfs-Brock" w:date="2012-02-23T16:42:00Z">
          <w:tblPr>
            <w:tblW w:w="0" w:type="auto"/>
            <w:tblLayout w:type="fixed"/>
            <w:tblLook w:val="0000" w:firstRow="0" w:lastRow="0" w:firstColumn="0" w:lastColumn="0" w:noHBand="0" w:noVBand="0"/>
          </w:tblPr>
        </w:tblPrChange>
      </w:tblPr>
      <w:tblGrid>
        <w:gridCol w:w="1895"/>
        <w:gridCol w:w="1895"/>
        <w:gridCol w:w="1895"/>
        <w:gridCol w:w="1895"/>
        <w:gridCol w:w="1895"/>
        <w:tblGridChange w:id="757">
          <w:tblGrid>
            <w:gridCol w:w="1895"/>
            <w:gridCol w:w="1895"/>
            <w:gridCol w:w="1895"/>
            <w:gridCol w:w="1895"/>
            <w:gridCol w:w="1895"/>
          </w:tblGrid>
        </w:tblGridChange>
      </w:tblGrid>
      <w:tr w:rsidR="004C02EF" w:rsidRPr="00E77497" w14:paraId="469B5B6B" w14:textId="77777777" w:rsidTr="00550FEB">
        <w:trPr>
          <w:trHeight w:val="240"/>
          <w:trPrChange w:id="758" w:author="Rev 6 Allen Wirfs-Brock" w:date="2012-02-23T16:42:00Z">
            <w:trPr>
              <w:trHeight w:hRule="exact" w:val="240"/>
            </w:trPr>
          </w:trPrChange>
        </w:trPr>
        <w:tc>
          <w:tcPr>
            <w:tcW w:w="1895" w:type="dxa"/>
            <w:tcPrChange w:id="759" w:author="Rev 6 Allen Wirfs-Brock" w:date="2012-02-23T16:42:00Z">
              <w:tcPr>
                <w:tcW w:w="1895" w:type="dxa"/>
              </w:tcPr>
            </w:tcPrChange>
          </w:tcPr>
          <w:p w14:paraId="3CE650C5" w14:textId="77777777" w:rsidR="004C02EF" w:rsidRPr="00E65A34" w:rsidRDefault="004C02EF" w:rsidP="003A4B22">
            <w:pPr>
              <w:pStyle w:val="SyntaxOneOf"/>
            </w:pPr>
            <w:r w:rsidRPr="004D1BD1">
              <w:t>imp</w:t>
            </w:r>
            <w:r w:rsidRPr="00E65A34">
              <w:t>lements</w:t>
            </w:r>
          </w:p>
        </w:tc>
        <w:tc>
          <w:tcPr>
            <w:tcW w:w="1895" w:type="dxa"/>
            <w:tcPrChange w:id="760" w:author="Rev 6 Allen Wirfs-Brock" w:date="2012-02-23T16:42:00Z">
              <w:tcPr>
                <w:tcW w:w="1895" w:type="dxa"/>
              </w:tcPr>
            </w:tcPrChange>
          </w:tcPr>
          <w:p w14:paraId="6AB56B82" w14:textId="77777777" w:rsidR="004C02EF" w:rsidRPr="009C202C" w:rsidRDefault="004C02EF" w:rsidP="003A4B22">
            <w:pPr>
              <w:pStyle w:val="SyntaxOneOf"/>
            </w:pPr>
            <w:r w:rsidRPr="009C202C">
              <w:t>let</w:t>
            </w:r>
          </w:p>
        </w:tc>
        <w:tc>
          <w:tcPr>
            <w:tcW w:w="1895" w:type="dxa"/>
            <w:tcPrChange w:id="761" w:author="Rev 6 Allen Wirfs-Brock" w:date="2012-02-23T16:42:00Z">
              <w:tcPr>
                <w:tcW w:w="1895" w:type="dxa"/>
              </w:tcPr>
            </w:tcPrChange>
          </w:tcPr>
          <w:p w14:paraId="4CEA412D" w14:textId="77777777" w:rsidR="004C02EF" w:rsidRPr="009C202C" w:rsidRDefault="004C02EF" w:rsidP="003A4B22">
            <w:pPr>
              <w:pStyle w:val="SyntaxOneOf"/>
            </w:pPr>
            <w:r w:rsidRPr="009C202C">
              <w:t>private</w:t>
            </w:r>
          </w:p>
        </w:tc>
        <w:tc>
          <w:tcPr>
            <w:tcW w:w="1895" w:type="dxa"/>
            <w:tcPrChange w:id="762" w:author="Rev 6 Allen Wirfs-Brock" w:date="2012-02-23T16:42:00Z">
              <w:tcPr>
                <w:tcW w:w="1895" w:type="dxa"/>
              </w:tcPr>
            </w:tcPrChange>
          </w:tcPr>
          <w:p w14:paraId="51D34B37" w14:textId="77777777" w:rsidR="004C02EF" w:rsidRPr="009C202C" w:rsidRDefault="004C02EF" w:rsidP="003A4B22">
            <w:pPr>
              <w:pStyle w:val="SyntaxOneOf"/>
            </w:pPr>
            <w:r w:rsidRPr="009C202C">
              <w:t>public</w:t>
            </w:r>
          </w:p>
        </w:tc>
        <w:tc>
          <w:tcPr>
            <w:tcW w:w="1895" w:type="dxa"/>
            <w:tcPrChange w:id="763" w:author="Rev 6 Allen Wirfs-Brock" w:date="2012-02-23T16:42:00Z">
              <w:tcPr>
                <w:tcW w:w="1895" w:type="dxa"/>
              </w:tcPr>
            </w:tcPrChange>
          </w:tcPr>
          <w:p w14:paraId="31F95E17" w14:textId="77777777" w:rsidR="004C02EF" w:rsidRPr="00675B74" w:rsidRDefault="004C02EF" w:rsidP="003A4B22">
            <w:pPr>
              <w:pStyle w:val="SyntaxOneOf"/>
            </w:pPr>
            <w:r w:rsidRPr="00675B74">
              <w:t>yield</w:t>
            </w:r>
          </w:p>
        </w:tc>
      </w:tr>
      <w:tr w:rsidR="004C02EF" w:rsidRPr="00E77497" w14:paraId="611FA02C" w14:textId="77777777" w:rsidTr="00550FEB">
        <w:trPr>
          <w:trHeight w:val="240"/>
          <w:trPrChange w:id="764" w:author="Rev 6 Allen Wirfs-Brock" w:date="2012-02-23T16:42:00Z">
            <w:trPr>
              <w:trHeight w:hRule="exact" w:val="240"/>
            </w:trPr>
          </w:trPrChange>
        </w:trPr>
        <w:tc>
          <w:tcPr>
            <w:tcW w:w="1895" w:type="dxa"/>
            <w:tcPrChange w:id="765" w:author="Rev 6 Allen Wirfs-Brock" w:date="2012-02-23T16:42:00Z">
              <w:tcPr>
                <w:tcW w:w="1895" w:type="dxa"/>
              </w:tcPr>
            </w:tcPrChange>
          </w:tcPr>
          <w:p w14:paraId="510EE126" w14:textId="77777777" w:rsidR="004C02EF" w:rsidRPr="00E77497" w:rsidRDefault="004C02EF" w:rsidP="003A4B22">
            <w:pPr>
              <w:pStyle w:val="SyntaxOneOf"/>
            </w:pPr>
            <w:r w:rsidRPr="00E77497">
              <w:t>interface</w:t>
            </w:r>
          </w:p>
        </w:tc>
        <w:tc>
          <w:tcPr>
            <w:tcW w:w="1895" w:type="dxa"/>
            <w:tcPrChange w:id="766" w:author="Rev 6 Allen Wirfs-Brock" w:date="2012-02-23T16:42:00Z">
              <w:tcPr>
                <w:tcW w:w="1895" w:type="dxa"/>
              </w:tcPr>
            </w:tcPrChange>
          </w:tcPr>
          <w:p w14:paraId="42E0615F" w14:textId="77777777" w:rsidR="004C02EF" w:rsidRPr="00E77497" w:rsidRDefault="004C02EF" w:rsidP="003A4B22">
            <w:pPr>
              <w:pStyle w:val="SyntaxOneOf"/>
            </w:pPr>
            <w:r w:rsidRPr="00E77497">
              <w:t>package</w:t>
            </w:r>
          </w:p>
        </w:tc>
        <w:tc>
          <w:tcPr>
            <w:tcW w:w="1895" w:type="dxa"/>
            <w:tcPrChange w:id="767" w:author="Rev 6 Allen Wirfs-Brock" w:date="2012-02-23T16:42:00Z">
              <w:tcPr>
                <w:tcW w:w="1895" w:type="dxa"/>
              </w:tcPr>
            </w:tcPrChange>
          </w:tcPr>
          <w:p w14:paraId="350448F0" w14:textId="77777777" w:rsidR="004C02EF" w:rsidRPr="00E77497" w:rsidRDefault="004C02EF" w:rsidP="003A4B22">
            <w:pPr>
              <w:pStyle w:val="SyntaxOneOf"/>
            </w:pPr>
            <w:r w:rsidRPr="00E77497">
              <w:t>protected</w:t>
            </w:r>
          </w:p>
        </w:tc>
        <w:tc>
          <w:tcPr>
            <w:tcW w:w="1895" w:type="dxa"/>
            <w:tcPrChange w:id="768" w:author="Rev 6 Allen Wirfs-Brock" w:date="2012-02-23T16:42:00Z">
              <w:tcPr>
                <w:tcW w:w="1895" w:type="dxa"/>
              </w:tcPr>
            </w:tcPrChange>
          </w:tcPr>
          <w:p w14:paraId="006EE759" w14:textId="77777777" w:rsidR="004C02EF" w:rsidRPr="00E77497" w:rsidRDefault="004C02EF" w:rsidP="003A4B22">
            <w:pPr>
              <w:pStyle w:val="SyntaxOneOf"/>
            </w:pPr>
            <w:r w:rsidRPr="00E77497">
              <w:t>static</w:t>
            </w:r>
          </w:p>
        </w:tc>
        <w:tc>
          <w:tcPr>
            <w:tcW w:w="1895" w:type="dxa"/>
            <w:tcPrChange w:id="769" w:author="Rev 6 Allen Wirfs-Brock" w:date="2012-02-23T16:42:00Z">
              <w:tcPr>
                <w:tcW w:w="1895" w:type="dxa"/>
              </w:tcPr>
            </w:tcPrChange>
          </w:tcPr>
          <w:p w14:paraId="39ADF1BD" w14:textId="77777777" w:rsidR="004C02EF" w:rsidRPr="00E77497" w:rsidRDefault="004C02EF" w:rsidP="003A4B22">
            <w:pPr>
              <w:pStyle w:val="SyntaxOneOf"/>
            </w:pPr>
          </w:p>
        </w:tc>
      </w:tr>
    </w:tbl>
    <w:p w14:paraId="1550AC5A" w14:textId="77777777" w:rsidR="004C02EF" w:rsidRPr="00E77497" w:rsidRDefault="004C02EF" w:rsidP="004C02EF">
      <w:pPr>
        <w:pStyle w:val="SyntaxDefinition"/>
      </w:pPr>
    </w:p>
    <w:p w14:paraId="52F0AF8B" w14:textId="77777777" w:rsidR="004C02EF" w:rsidRPr="00E77497" w:rsidRDefault="004C02EF" w:rsidP="004C02EF">
      <w:pPr>
        <w:pStyle w:val="20"/>
        <w:numPr>
          <w:ilvl w:val="0"/>
          <w:numId w:val="0"/>
        </w:numPr>
      </w:pPr>
      <w:bookmarkStart w:id="770" w:name="_Ref456010399"/>
      <w:bookmarkStart w:id="771" w:name="_Toc472818763"/>
      <w:bookmarkStart w:id="772" w:name="_Toc235503316"/>
      <w:bookmarkStart w:id="773" w:name="_Toc241509091"/>
      <w:bookmarkStart w:id="774" w:name="_Toc244416578"/>
      <w:bookmarkStart w:id="775" w:name="_Toc276630942"/>
      <w:bookmarkStart w:id="776" w:name="_Toc323907569"/>
      <w:r w:rsidRPr="00E77497">
        <w:t>7.7</w:t>
      </w:r>
      <w:r w:rsidRPr="00E77497">
        <w:tab/>
        <w:t>Punctuator</w:t>
      </w:r>
      <w:bookmarkEnd w:id="655"/>
      <w:bookmarkEnd w:id="656"/>
      <w:bookmarkEnd w:id="657"/>
      <w:bookmarkEnd w:id="658"/>
      <w:bookmarkEnd w:id="659"/>
      <w:bookmarkEnd w:id="660"/>
      <w:bookmarkEnd w:id="661"/>
      <w:bookmarkEnd w:id="662"/>
      <w:bookmarkEnd w:id="663"/>
      <w:r w:rsidRPr="00E77497">
        <w:t>s</w:t>
      </w:r>
      <w:bookmarkEnd w:id="770"/>
      <w:bookmarkEnd w:id="771"/>
      <w:bookmarkEnd w:id="772"/>
      <w:bookmarkEnd w:id="773"/>
      <w:bookmarkEnd w:id="774"/>
      <w:bookmarkEnd w:id="775"/>
      <w:bookmarkEnd w:id="776"/>
    </w:p>
    <w:p w14:paraId="768B3FD5" w14:textId="77777777" w:rsidR="004C02EF" w:rsidRPr="00E77497" w:rsidRDefault="004C02EF" w:rsidP="004C02EF">
      <w:pPr>
        <w:pStyle w:val="Syntax"/>
      </w:pPr>
      <w:bookmarkStart w:id="777" w:name="_Ref377322467"/>
      <w:bookmarkStart w:id="778" w:name="_Ref377322512"/>
      <w:bookmarkStart w:id="779" w:name="_Toc381513625"/>
      <w:bookmarkStart w:id="780" w:name="_Toc382202767"/>
      <w:bookmarkStart w:id="781" w:name="_Toc382202987"/>
      <w:bookmarkStart w:id="782" w:name="_Toc382212147"/>
      <w:bookmarkStart w:id="783" w:name="_Toc382212326"/>
      <w:bookmarkStart w:id="784" w:name="_Toc382291492"/>
      <w:bookmarkStart w:id="785" w:name="_Toc385672128"/>
      <w:bookmarkStart w:id="786" w:name="_Toc393690219"/>
      <w:r w:rsidRPr="00E77497">
        <w:t>Syntax</w:t>
      </w:r>
    </w:p>
    <w:p w14:paraId="571CD480"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ook w:val="0000" w:firstRow="0" w:lastRow="0" w:firstColumn="0" w:lastColumn="0" w:noHBand="0" w:noVBand="0"/>
        <w:tblPrChange w:id="787" w:author="Rev 6 Allen Wirfs-Brock" w:date="2012-02-23T16:42:00Z">
          <w:tblPr>
            <w:tblW w:w="0" w:type="auto"/>
            <w:tblInd w:w="576" w:type="dxa"/>
            <w:tblLayout w:type="fixed"/>
            <w:tblLook w:val="0000" w:firstRow="0" w:lastRow="0" w:firstColumn="0" w:lastColumn="0" w:noHBand="0" w:noVBand="0"/>
          </w:tblPr>
        </w:tblPrChange>
      </w:tblPr>
      <w:tblGrid>
        <w:gridCol w:w="1263"/>
        <w:gridCol w:w="1263"/>
        <w:gridCol w:w="1263"/>
        <w:gridCol w:w="1263"/>
        <w:gridCol w:w="1263"/>
        <w:gridCol w:w="1263"/>
        <w:tblGridChange w:id="788">
          <w:tblGrid>
            <w:gridCol w:w="1263"/>
            <w:gridCol w:w="1263"/>
            <w:gridCol w:w="1263"/>
            <w:gridCol w:w="1263"/>
            <w:gridCol w:w="1263"/>
            <w:gridCol w:w="1263"/>
          </w:tblGrid>
        </w:tblGridChange>
      </w:tblGrid>
      <w:tr w:rsidR="004C02EF" w:rsidRPr="00E77497" w14:paraId="2A8FD7BC" w14:textId="77777777" w:rsidTr="00550FEB">
        <w:tc>
          <w:tcPr>
            <w:tcW w:w="1263" w:type="dxa"/>
            <w:tcPrChange w:id="789" w:author="Rev 6 Allen Wirfs-Brock" w:date="2012-02-23T16:42:00Z">
              <w:tcPr>
                <w:tcW w:w="1263" w:type="dxa"/>
              </w:tcPr>
            </w:tcPrChange>
          </w:tcPr>
          <w:p w14:paraId="081111BD" w14:textId="77777777" w:rsidR="004C02EF" w:rsidRPr="00E77497" w:rsidRDefault="004C02EF" w:rsidP="003A4B22">
            <w:pPr>
              <w:pStyle w:val="SyntaxOneOf"/>
              <w:keepNext/>
            </w:pPr>
            <w:r w:rsidRPr="00E77497">
              <w:t>{</w:t>
            </w:r>
          </w:p>
        </w:tc>
        <w:tc>
          <w:tcPr>
            <w:tcW w:w="1263" w:type="dxa"/>
            <w:tcPrChange w:id="790" w:author="Rev 6 Allen Wirfs-Brock" w:date="2012-02-23T16:42:00Z">
              <w:tcPr>
                <w:tcW w:w="1263" w:type="dxa"/>
              </w:tcPr>
            </w:tcPrChange>
          </w:tcPr>
          <w:p w14:paraId="11E22DF8" w14:textId="77777777" w:rsidR="004C02EF" w:rsidRPr="00E77497" w:rsidRDefault="004C02EF" w:rsidP="003A4B22">
            <w:pPr>
              <w:pStyle w:val="SyntaxOneOf"/>
              <w:keepNext/>
            </w:pPr>
            <w:r w:rsidRPr="00E77497">
              <w:t>}</w:t>
            </w:r>
          </w:p>
        </w:tc>
        <w:tc>
          <w:tcPr>
            <w:tcW w:w="1263" w:type="dxa"/>
            <w:tcPrChange w:id="791" w:author="Rev 6 Allen Wirfs-Brock" w:date="2012-02-23T16:42:00Z">
              <w:tcPr>
                <w:tcW w:w="1263" w:type="dxa"/>
              </w:tcPr>
            </w:tcPrChange>
          </w:tcPr>
          <w:p w14:paraId="2D0A4050" w14:textId="77777777" w:rsidR="004C02EF" w:rsidRPr="00E77497" w:rsidRDefault="004C02EF" w:rsidP="003A4B22">
            <w:pPr>
              <w:pStyle w:val="SyntaxOneOf"/>
              <w:keepNext/>
            </w:pPr>
            <w:r w:rsidRPr="00E77497">
              <w:t>(</w:t>
            </w:r>
          </w:p>
        </w:tc>
        <w:tc>
          <w:tcPr>
            <w:tcW w:w="1263" w:type="dxa"/>
            <w:tcPrChange w:id="792" w:author="Rev 6 Allen Wirfs-Brock" w:date="2012-02-23T16:42:00Z">
              <w:tcPr>
                <w:tcW w:w="1263" w:type="dxa"/>
              </w:tcPr>
            </w:tcPrChange>
          </w:tcPr>
          <w:p w14:paraId="7D51FFE5" w14:textId="77777777" w:rsidR="004C02EF" w:rsidRPr="00E77497" w:rsidRDefault="004C02EF" w:rsidP="003A4B22">
            <w:pPr>
              <w:pStyle w:val="SyntaxOneOf"/>
              <w:keepNext/>
            </w:pPr>
            <w:r w:rsidRPr="00E77497">
              <w:t>)</w:t>
            </w:r>
          </w:p>
        </w:tc>
        <w:tc>
          <w:tcPr>
            <w:tcW w:w="1263" w:type="dxa"/>
            <w:tcPrChange w:id="793" w:author="Rev 6 Allen Wirfs-Brock" w:date="2012-02-23T16:42:00Z">
              <w:tcPr>
                <w:tcW w:w="1263" w:type="dxa"/>
              </w:tcPr>
            </w:tcPrChange>
          </w:tcPr>
          <w:p w14:paraId="4DD2F54B" w14:textId="77777777" w:rsidR="004C02EF" w:rsidRPr="00E77497" w:rsidRDefault="004C02EF" w:rsidP="003A4B22">
            <w:pPr>
              <w:pStyle w:val="SyntaxOneOf"/>
              <w:keepNext/>
            </w:pPr>
            <w:r w:rsidRPr="00E77497">
              <w:t>[</w:t>
            </w:r>
          </w:p>
        </w:tc>
        <w:tc>
          <w:tcPr>
            <w:tcW w:w="1263" w:type="dxa"/>
            <w:tcPrChange w:id="794" w:author="Rev 6 Allen Wirfs-Brock" w:date="2012-02-23T16:42:00Z">
              <w:tcPr>
                <w:tcW w:w="1263" w:type="dxa"/>
              </w:tcPr>
            </w:tcPrChange>
          </w:tcPr>
          <w:p w14:paraId="311916E3" w14:textId="77777777" w:rsidR="004C02EF" w:rsidRPr="00E77497" w:rsidRDefault="004C02EF" w:rsidP="003A4B22">
            <w:pPr>
              <w:pStyle w:val="SyntaxOneOf"/>
              <w:keepNext/>
            </w:pPr>
            <w:r w:rsidRPr="00E77497">
              <w:t>]</w:t>
            </w:r>
          </w:p>
        </w:tc>
      </w:tr>
      <w:tr w:rsidR="004C02EF" w:rsidRPr="00E77497" w14:paraId="026F95CC" w14:textId="77777777" w:rsidTr="00550FEB">
        <w:tc>
          <w:tcPr>
            <w:tcW w:w="1263" w:type="dxa"/>
            <w:tcPrChange w:id="795" w:author="Rev 6 Allen Wirfs-Brock" w:date="2012-02-23T16:42:00Z">
              <w:tcPr>
                <w:tcW w:w="1263" w:type="dxa"/>
              </w:tcPr>
            </w:tcPrChange>
          </w:tcPr>
          <w:p w14:paraId="6B5415E5" w14:textId="77777777" w:rsidR="004C02EF" w:rsidRPr="00E77497" w:rsidRDefault="004C02EF" w:rsidP="003A4B22">
            <w:pPr>
              <w:pStyle w:val="SyntaxOneOf"/>
              <w:keepNext/>
            </w:pPr>
            <w:r w:rsidRPr="00E77497">
              <w:t>.</w:t>
            </w:r>
          </w:p>
        </w:tc>
        <w:tc>
          <w:tcPr>
            <w:tcW w:w="1263" w:type="dxa"/>
            <w:tcPrChange w:id="796" w:author="Rev 6 Allen Wirfs-Brock" w:date="2012-02-23T16:42:00Z">
              <w:tcPr>
                <w:tcW w:w="1263" w:type="dxa"/>
              </w:tcPr>
            </w:tcPrChange>
          </w:tcPr>
          <w:p w14:paraId="13D8E0CA" w14:textId="77777777" w:rsidR="004C02EF" w:rsidRPr="00E77497" w:rsidRDefault="004C02EF" w:rsidP="003A4B22">
            <w:pPr>
              <w:pStyle w:val="SyntaxOneOf"/>
              <w:keepNext/>
            </w:pPr>
            <w:r w:rsidRPr="00E77497">
              <w:t>;</w:t>
            </w:r>
          </w:p>
        </w:tc>
        <w:tc>
          <w:tcPr>
            <w:tcW w:w="1263" w:type="dxa"/>
            <w:tcPrChange w:id="797" w:author="Rev 6 Allen Wirfs-Brock" w:date="2012-02-23T16:42:00Z">
              <w:tcPr>
                <w:tcW w:w="1263" w:type="dxa"/>
              </w:tcPr>
            </w:tcPrChange>
          </w:tcPr>
          <w:p w14:paraId="02345CC2" w14:textId="77777777" w:rsidR="004C02EF" w:rsidRPr="00E77497" w:rsidRDefault="004C02EF" w:rsidP="003A4B22">
            <w:pPr>
              <w:pStyle w:val="SyntaxOneOf"/>
              <w:keepNext/>
            </w:pPr>
            <w:r w:rsidRPr="00E77497">
              <w:t>,</w:t>
            </w:r>
          </w:p>
        </w:tc>
        <w:tc>
          <w:tcPr>
            <w:tcW w:w="1263" w:type="dxa"/>
            <w:tcPrChange w:id="798" w:author="Rev 6 Allen Wirfs-Brock" w:date="2012-02-23T16:42:00Z">
              <w:tcPr>
                <w:tcW w:w="1263" w:type="dxa"/>
              </w:tcPr>
            </w:tcPrChange>
          </w:tcPr>
          <w:p w14:paraId="2DD73ADF" w14:textId="77777777" w:rsidR="004C02EF" w:rsidRPr="00E77497" w:rsidRDefault="004C02EF" w:rsidP="003A4B22">
            <w:pPr>
              <w:pStyle w:val="SyntaxOneOf"/>
              <w:keepNext/>
            </w:pPr>
            <w:r w:rsidRPr="00E77497">
              <w:t>&lt;</w:t>
            </w:r>
          </w:p>
        </w:tc>
        <w:tc>
          <w:tcPr>
            <w:tcW w:w="1263" w:type="dxa"/>
            <w:tcPrChange w:id="799" w:author="Rev 6 Allen Wirfs-Brock" w:date="2012-02-23T16:42:00Z">
              <w:tcPr>
                <w:tcW w:w="1263" w:type="dxa"/>
              </w:tcPr>
            </w:tcPrChange>
          </w:tcPr>
          <w:p w14:paraId="34FA3FED" w14:textId="77777777" w:rsidR="004C02EF" w:rsidRPr="00E77497" w:rsidRDefault="004C02EF" w:rsidP="003A4B22">
            <w:pPr>
              <w:pStyle w:val="SyntaxOneOf"/>
              <w:keepNext/>
            </w:pPr>
            <w:r w:rsidRPr="00E77497">
              <w:t>&gt;</w:t>
            </w:r>
          </w:p>
        </w:tc>
        <w:tc>
          <w:tcPr>
            <w:tcW w:w="1263" w:type="dxa"/>
            <w:tcPrChange w:id="800" w:author="Rev 6 Allen Wirfs-Brock" w:date="2012-02-23T16:42:00Z">
              <w:tcPr>
                <w:tcW w:w="1263" w:type="dxa"/>
              </w:tcPr>
            </w:tcPrChange>
          </w:tcPr>
          <w:p w14:paraId="7F733971" w14:textId="77777777" w:rsidR="004C02EF" w:rsidRPr="00E77497" w:rsidRDefault="004C02EF" w:rsidP="003A4B22">
            <w:pPr>
              <w:pStyle w:val="SyntaxOneOf"/>
              <w:keepNext/>
            </w:pPr>
            <w:r w:rsidRPr="00E77497">
              <w:t>&lt;=</w:t>
            </w:r>
          </w:p>
        </w:tc>
      </w:tr>
      <w:tr w:rsidR="004C02EF" w:rsidRPr="00E77497" w14:paraId="5C831E3E" w14:textId="77777777" w:rsidTr="00550FEB">
        <w:tc>
          <w:tcPr>
            <w:tcW w:w="1263" w:type="dxa"/>
            <w:tcPrChange w:id="801" w:author="Rev 6 Allen Wirfs-Brock" w:date="2012-02-23T16:42:00Z">
              <w:tcPr>
                <w:tcW w:w="1263" w:type="dxa"/>
              </w:tcPr>
            </w:tcPrChange>
          </w:tcPr>
          <w:p w14:paraId="0DD25C66" w14:textId="77777777" w:rsidR="004C02EF" w:rsidRPr="00E77497" w:rsidRDefault="004C02EF" w:rsidP="003A4B22">
            <w:pPr>
              <w:pStyle w:val="SyntaxOneOf"/>
              <w:keepNext/>
            </w:pPr>
            <w:r w:rsidRPr="00E77497">
              <w:t>&gt;=</w:t>
            </w:r>
          </w:p>
        </w:tc>
        <w:tc>
          <w:tcPr>
            <w:tcW w:w="1263" w:type="dxa"/>
            <w:tcPrChange w:id="802" w:author="Rev 6 Allen Wirfs-Brock" w:date="2012-02-23T16:42:00Z">
              <w:tcPr>
                <w:tcW w:w="1263" w:type="dxa"/>
              </w:tcPr>
            </w:tcPrChange>
          </w:tcPr>
          <w:p w14:paraId="5A2F6BC1" w14:textId="77777777" w:rsidR="004C02EF" w:rsidRPr="00E77497" w:rsidRDefault="004C02EF" w:rsidP="003A4B22">
            <w:pPr>
              <w:pStyle w:val="SyntaxOneOf"/>
              <w:keepNext/>
            </w:pPr>
            <w:r w:rsidRPr="00E77497">
              <w:t>==</w:t>
            </w:r>
          </w:p>
        </w:tc>
        <w:tc>
          <w:tcPr>
            <w:tcW w:w="1263" w:type="dxa"/>
            <w:tcPrChange w:id="803" w:author="Rev 6 Allen Wirfs-Brock" w:date="2012-02-23T16:42:00Z">
              <w:tcPr>
                <w:tcW w:w="1263" w:type="dxa"/>
              </w:tcPr>
            </w:tcPrChange>
          </w:tcPr>
          <w:p w14:paraId="6845AC85" w14:textId="77777777" w:rsidR="004C02EF" w:rsidRPr="00E77497" w:rsidRDefault="004C02EF" w:rsidP="003A4B22">
            <w:pPr>
              <w:pStyle w:val="SyntaxOneOf"/>
              <w:keepNext/>
            </w:pPr>
            <w:r w:rsidRPr="00E77497">
              <w:t>!=</w:t>
            </w:r>
          </w:p>
        </w:tc>
        <w:tc>
          <w:tcPr>
            <w:tcW w:w="1263" w:type="dxa"/>
            <w:tcPrChange w:id="804" w:author="Rev 6 Allen Wirfs-Brock" w:date="2012-02-23T16:42:00Z">
              <w:tcPr>
                <w:tcW w:w="1263" w:type="dxa"/>
              </w:tcPr>
            </w:tcPrChange>
          </w:tcPr>
          <w:p w14:paraId="53F84940" w14:textId="77777777" w:rsidR="004C02EF" w:rsidRPr="00E77497" w:rsidRDefault="004C02EF" w:rsidP="003A4B22">
            <w:pPr>
              <w:pStyle w:val="SyntaxOneOf"/>
              <w:keepNext/>
            </w:pPr>
            <w:r w:rsidRPr="00E77497">
              <w:t>===</w:t>
            </w:r>
          </w:p>
        </w:tc>
        <w:tc>
          <w:tcPr>
            <w:tcW w:w="1263" w:type="dxa"/>
            <w:tcPrChange w:id="805" w:author="Rev 6 Allen Wirfs-Brock" w:date="2012-02-23T16:42:00Z">
              <w:tcPr>
                <w:tcW w:w="1263" w:type="dxa"/>
              </w:tcPr>
            </w:tcPrChange>
          </w:tcPr>
          <w:p w14:paraId="771EFB68" w14:textId="77777777" w:rsidR="004C02EF" w:rsidRPr="00E77497" w:rsidRDefault="004C02EF" w:rsidP="003A4B22">
            <w:pPr>
              <w:pStyle w:val="SyntaxOneOf"/>
              <w:keepNext/>
            </w:pPr>
            <w:r w:rsidRPr="00E77497">
              <w:t>!==</w:t>
            </w:r>
          </w:p>
        </w:tc>
        <w:tc>
          <w:tcPr>
            <w:tcW w:w="1263" w:type="dxa"/>
            <w:tcPrChange w:id="806" w:author="Rev 6 Allen Wirfs-Brock" w:date="2012-02-23T16:42:00Z">
              <w:tcPr>
                <w:tcW w:w="1263" w:type="dxa"/>
              </w:tcPr>
            </w:tcPrChange>
          </w:tcPr>
          <w:p w14:paraId="7A9FB8D8" w14:textId="77777777" w:rsidR="004C02EF" w:rsidRPr="00E77497" w:rsidRDefault="004C02EF" w:rsidP="003A4B22">
            <w:pPr>
              <w:pStyle w:val="SyntaxOneOf"/>
              <w:keepNext/>
            </w:pPr>
          </w:p>
        </w:tc>
      </w:tr>
      <w:tr w:rsidR="004C02EF" w:rsidRPr="00E77497" w14:paraId="3923C109" w14:textId="77777777" w:rsidTr="00550FEB">
        <w:tc>
          <w:tcPr>
            <w:tcW w:w="1263" w:type="dxa"/>
            <w:tcPrChange w:id="807" w:author="Rev 6 Allen Wirfs-Brock" w:date="2012-02-23T16:42:00Z">
              <w:tcPr>
                <w:tcW w:w="1263" w:type="dxa"/>
              </w:tcPr>
            </w:tcPrChange>
          </w:tcPr>
          <w:p w14:paraId="2D2C2065" w14:textId="77777777" w:rsidR="004C02EF" w:rsidRPr="00E77497" w:rsidRDefault="004C02EF" w:rsidP="003A4B22">
            <w:pPr>
              <w:pStyle w:val="SyntaxOneOf"/>
              <w:keepNext/>
            </w:pPr>
            <w:r w:rsidRPr="00E77497">
              <w:t>+</w:t>
            </w:r>
          </w:p>
        </w:tc>
        <w:tc>
          <w:tcPr>
            <w:tcW w:w="1263" w:type="dxa"/>
            <w:tcPrChange w:id="808" w:author="Rev 6 Allen Wirfs-Brock" w:date="2012-02-23T16:42:00Z">
              <w:tcPr>
                <w:tcW w:w="1263" w:type="dxa"/>
              </w:tcPr>
            </w:tcPrChange>
          </w:tcPr>
          <w:p w14:paraId="10E37D70" w14:textId="77777777" w:rsidR="004C02EF" w:rsidRPr="00E77497" w:rsidRDefault="004C02EF" w:rsidP="003A4B22">
            <w:pPr>
              <w:pStyle w:val="SyntaxOneOf"/>
              <w:keepNext/>
            </w:pPr>
            <w:r w:rsidRPr="00E77497">
              <w:t>-</w:t>
            </w:r>
          </w:p>
        </w:tc>
        <w:tc>
          <w:tcPr>
            <w:tcW w:w="1263" w:type="dxa"/>
            <w:tcPrChange w:id="809" w:author="Rev 6 Allen Wirfs-Brock" w:date="2012-02-23T16:42:00Z">
              <w:tcPr>
                <w:tcW w:w="1263" w:type="dxa"/>
              </w:tcPr>
            </w:tcPrChange>
          </w:tcPr>
          <w:p w14:paraId="024FF4C1" w14:textId="77777777" w:rsidR="004C02EF" w:rsidRPr="00E77497" w:rsidRDefault="004C02EF" w:rsidP="003A4B22">
            <w:pPr>
              <w:pStyle w:val="SyntaxOneOf"/>
              <w:keepNext/>
            </w:pPr>
            <w:r w:rsidRPr="00E77497">
              <w:t>*</w:t>
            </w:r>
          </w:p>
        </w:tc>
        <w:tc>
          <w:tcPr>
            <w:tcW w:w="1263" w:type="dxa"/>
            <w:tcPrChange w:id="810" w:author="Rev 6 Allen Wirfs-Brock" w:date="2012-02-23T16:42:00Z">
              <w:tcPr>
                <w:tcW w:w="1263" w:type="dxa"/>
              </w:tcPr>
            </w:tcPrChange>
          </w:tcPr>
          <w:p w14:paraId="506D3307" w14:textId="77777777" w:rsidR="004C02EF" w:rsidRPr="00E77497" w:rsidRDefault="004C02EF" w:rsidP="003A4B22">
            <w:pPr>
              <w:pStyle w:val="SyntaxOneOf"/>
              <w:keepNext/>
            </w:pPr>
            <w:r w:rsidRPr="00E77497">
              <w:t>%</w:t>
            </w:r>
          </w:p>
        </w:tc>
        <w:tc>
          <w:tcPr>
            <w:tcW w:w="1263" w:type="dxa"/>
            <w:tcPrChange w:id="811" w:author="Rev 6 Allen Wirfs-Brock" w:date="2012-02-23T16:42:00Z">
              <w:tcPr>
                <w:tcW w:w="1263" w:type="dxa"/>
              </w:tcPr>
            </w:tcPrChange>
          </w:tcPr>
          <w:p w14:paraId="084B861D" w14:textId="77777777" w:rsidR="004C02EF" w:rsidRPr="00E77497" w:rsidRDefault="004C02EF" w:rsidP="003A4B22">
            <w:pPr>
              <w:pStyle w:val="SyntaxOneOf"/>
              <w:keepNext/>
            </w:pPr>
            <w:r w:rsidRPr="00E77497">
              <w:t>++</w:t>
            </w:r>
          </w:p>
        </w:tc>
        <w:tc>
          <w:tcPr>
            <w:tcW w:w="1263" w:type="dxa"/>
            <w:tcPrChange w:id="812" w:author="Rev 6 Allen Wirfs-Brock" w:date="2012-02-23T16:42:00Z">
              <w:tcPr>
                <w:tcW w:w="1263" w:type="dxa"/>
              </w:tcPr>
            </w:tcPrChange>
          </w:tcPr>
          <w:p w14:paraId="5464C699" w14:textId="77777777" w:rsidR="004C02EF" w:rsidRPr="00E77497" w:rsidRDefault="004C02EF" w:rsidP="003A4B22">
            <w:pPr>
              <w:pStyle w:val="SyntaxOneOf"/>
              <w:keepNext/>
            </w:pPr>
            <w:r w:rsidRPr="00E77497">
              <w:t>--</w:t>
            </w:r>
          </w:p>
        </w:tc>
      </w:tr>
      <w:tr w:rsidR="004C02EF" w:rsidRPr="00E77497" w14:paraId="5FE4EA20" w14:textId="77777777" w:rsidTr="00550FEB">
        <w:tc>
          <w:tcPr>
            <w:tcW w:w="1263" w:type="dxa"/>
            <w:tcPrChange w:id="813" w:author="Rev 6 Allen Wirfs-Brock" w:date="2012-02-23T16:42:00Z">
              <w:tcPr>
                <w:tcW w:w="1263" w:type="dxa"/>
              </w:tcPr>
            </w:tcPrChange>
          </w:tcPr>
          <w:p w14:paraId="2BB14DDD" w14:textId="77777777" w:rsidR="004C02EF" w:rsidRPr="00E77497" w:rsidRDefault="004C02EF" w:rsidP="003A4B22">
            <w:pPr>
              <w:pStyle w:val="SyntaxOneOf"/>
              <w:keepNext/>
            </w:pPr>
            <w:r w:rsidRPr="00E77497">
              <w:t>&lt;&lt;</w:t>
            </w:r>
          </w:p>
        </w:tc>
        <w:tc>
          <w:tcPr>
            <w:tcW w:w="1263" w:type="dxa"/>
            <w:tcPrChange w:id="814" w:author="Rev 6 Allen Wirfs-Brock" w:date="2012-02-23T16:42:00Z">
              <w:tcPr>
                <w:tcW w:w="1263" w:type="dxa"/>
              </w:tcPr>
            </w:tcPrChange>
          </w:tcPr>
          <w:p w14:paraId="4C04D7B9" w14:textId="77777777" w:rsidR="004C02EF" w:rsidRPr="00E77497" w:rsidRDefault="004C02EF" w:rsidP="003A4B22">
            <w:pPr>
              <w:pStyle w:val="SyntaxOneOf"/>
              <w:keepNext/>
            </w:pPr>
            <w:r w:rsidRPr="00E77497">
              <w:t>&gt;&gt;</w:t>
            </w:r>
          </w:p>
        </w:tc>
        <w:tc>
          <w:tcPr>
            <w:tcW w:w="1263" w:type="dxa"/>
            <w:tcPrChange w:id="815" w:author="Rev 6 Allen Wirfs-Brock" w:date="2012-02-23T16:42:00Z">
              <w:tcPr>
                <w:tcW w:w="1263" w:type="dxa"/>
              </w:tcPr>
            </w:tcPrChange>
          </w:tcPr>
          <w:p w14:paraId="70D4B623" w14:textId="77777777" w:rsidR="004C02EF" w:rsidRPr="00E77497" w:rsidRDefault="004C02EF" w:rsidP="003A4B22">
            <w:pPr>
              <w:pStyle w:val="SyntaxOneOf"/>
              <w:keepNext/>
            </w:pPr>
            <w:r w:rsidRPr="00E77497">
              <w:t>&gt;&gt;&gt;</w:t>
            </w:r>
          </w:p>
        </w:tc>
        <w:tc>
          <w:tcPr>
            <w:tcW w:w="1263" w:type="dxa"/>
            <w:tcPrChange w:id="816" w:author="Rev 6 Allen Wirfs-Brock" w:date="2012-02-23T16:42:00Z">
              <w:tcPr>
                <w:tcW w:w="1263" w:type="dxa"/>
              </w:tcPr>
            </w:tcPrChange>
          </w:tcPr>
          <w:p w14:paraId="2B5C4611" w14:textId="77777777" w:rsidR="004C02EF" w:rsidRPr="00E77497" w:rsidRDefault="004C02EF" w:rsidP="003A4B22">
            <w:pPr>
              <w:pStyle w:val="SyntaxOneOf"/>
              <w:keepNext/>
            </w:pPr>
            <w:r w:rsidRPr="00E77497">
              <w:t>&amp;</w:t>
            </w:r>
          </w:p>
        </w:tc>
        <w:tc>
          <w:tcPr>
            <w:tcW w:w="1263" w:type="dxa"/>
            <w:tcPrChange w:id="817" w:author="Rev 6 Allen Wirfs-Brock" w:date="2012-02-23T16:42:00Z">
              <w:tcPr>
                <w:tcW w:w="1263" w:type="dxa"/>
              </w:tcPr>
            </w:tcPrChange>
          </w:tcPr>
          <w:p w14:paraId="0DF8BCA4" w14:textId="77777777" w:rsidR="004C02EF" w:rsidRPr="00E77497" w:rsidRDefault="004C02EF" w:rsidP="003A4B22">
            <w:pPr>
              <w:pStyle w:val="SyntaxOneOf"/>
              <w:keepNext/>
            </w:pPr>
            <w:r w:rsidRPr="00E77497">
              <w:t>|</w:t>
            </w:r>
          </w:p>
        </w:tc>
        <w:tc>
          <w:tcPr>
            <w:tcW w:w="1263" w:type="dxa"/>
            <w:tcPrChange w:id="818" w:author="Rev 6 Allen Wirfs-Brock" w:date="2012-02-23T16:42:00Z">
              <w:tcPr>
                <w:tcW w:w="1263" w:type="dxa"/>
              </w:tcPr>
            </w:tcPrChange>
          </w:tcPr>
          <w:p w14:paraId="1A69977A" w14:textId="77777777" w:rsidR="004C02EF" w:rsidRPr="00E77497" w:rsidRDefault="004C02EF" w:rsidP="003A4B22">
            <w:pPr>
              <w:pStyle w:val="SyntaxOneOf"/>
              <w:keepNext/>
            </w:pPr>
            <w:r w:rsidRPr="00E77497">
              <w:t>^</w:t>
            </w:r>
          </w:p>
        </w:tc>
      </w:tr>
      <w:tr w:rsidR="004C02EF" w:rsidRPr="00E77497" w14:paraId="17B82DE0" w14:textId="77777777" w:rsidTr="00550FEB">
        <w:tc>
          <w:tcPr>
            <w:tcW w:w="1263" w:type="dxa"/>
            <w:tcPrChange w:id="819" w:author="Rev 6 Allen Wirfs-Brock" w:date="2012-02-23T16:42:00Z">
              <w:tcPr>
                <w:tcW w:w="1263" w:type="dxa"/>
              </w:tcPr>
            </w:tcPrChange>
          </w:tcPr>
          <w:p w14:paraId="6BF6C06A" w14:textId="77777777" w:rsidR="004C02EF" w:rsidRPr="00E77497" w:rsidRDefault="004C02EF" w:rsidP="003A4B22">
            <w:pPr>
              <w:pStyle w:val="SyntaxOneOf"/>
              <w:keepNext/>
            </w:pPr>
            <w:r w:rsidRPr="00E77497">
              <w:t>!</w:t>
            </w:r>
          </w:p>
        </w:tc>
        <w:tc>
          <w:tcPr>
            <w:tcW w:w="1263" w:type="dxa"/>
            <w:tcPrChange w:id="820" w:author="Rev 6 Allen Wirfs-Brock" w:date="2012-02-23T16:42:00Z">
              <w:tcPr>
                <w:tcW w:w="1263" w:type="dxa"/>
              </w:tcPr>
            </w:tcPrChange>
          </w:tcPr>
          <w:p w14:paraId="744086D5" w14:textId="77777777" w:rsidR="004C02EF" w:rsidRPr="00E77497" w:rsidRDefault="004C02EF" w:rsidP="003A4B22">
            <w:pPr>
              <w:pStyle w:val="SyntaxOneOf"/>
              <w:keepNext/>
            </w:pPr>
            <w:r w:rsidRPr="00E77497">
              <w:t>~</w:t>
            </w:r>
          </w:p>
        </w:tc>
        <w:tc>
          <w:tcPr>
            <w:tcW w:w="1263" w:type="dxa"/>
            <w:tcPrChange w:id="821" w:author="Rev 6 Allen Wirfs-Brock" w:date="2012-02-23T16:42:00Z">
              <w:tcPr>
                <w:tcW w:w="1263" w:type="dxa"/>
              </w:tcPr>
            </w:tcPrChange>
          </w:tcPr>
          <w:p w14:paraId="6A81A1F9" w14:textId="77777777" w:rsidR="004C02EF" w:rsidRPr="00E77497" w:rsidRDefault="004C02EF" w:rsidP="003A4B22">
            <w:pPr>
              <w:pStyle w:val="SyntaxOneOf"/>
              <w:keepNext/>
            </w:pPr>
            <w:r w:rsidRPr="00E77497">
              <w:t>&amp;&amp;</w:t>
            </w:r>
          </w:p>
        </w:tc>
        <w:tc>
          <w:tcPr>
            <w:tcW w:w="1263" w:type="dxa"/>
            <w:tcPrChange w:id="822" w:author="Rev 6 Allen Wirfs-Brock" w:date="2012-02-23T16:42:00Z">
              <w:tcPr>
                <w:tcW w:w="1263" w:type="dxa"/>
              </w:tcPr>
            </w:tcPrChange>
          </w:tcPr>
          <w:p w14:paraId="0A2FAC65" w14:textId="77777777" w:rsidR="004C02EF" w:rsidRPr="00E77497" w:rsidRDefault="004C02EF" w:rsidP="003A4B22">
            <w:pPr>
              <w:pStyle w:val="SyntaxOneOf"/>
              <w:keepNext/>
            </w:pPr>
            <w:r w:rsidRPr="00E77497">
              <w:t>||</w:t>
            </w:r>
          </w:p>
        </w:tc>
        <w:tc>
          <w:tcPr>
            <w:tcW w:w="1263" w:type="dxa"/>
            <w:tcPrChange w:id="823" w:author="Rev 6 Allen Wirfs-Brock" w:date="2012-02-23T16:42:00Z">
              <w:tcPr>
                <w:tcW w:w="1263" w:type="dxa"/>
              </w:tcPr>
            </w:tcPrChange>
          </w:tcPr>
          <w:p w14:paraId="61F5577C" w14:textId="77777777" w:rsidR="004C02EF" w:rsidRPr="00E77497" w:rsidRDefault="004C02EF" w:rsidP="003A4B22">
            <w:pPr>
              <w:pStyle w:val="SyntaxOneOf"/>
              <w:keepNext/>
            </w:pPr>
            <w:r w:rsidRPr="00E77497">
              <w:t>?</w:t>
            </w:r>
          </w:p>
        </w:tc>
        <w:tc>
          <w:tcPr>
            <w:tcW w:w="1263" w:type="dxa"/>
            <w:tcPrChange w:id="824" w:author="Rev 6 Allen Wirfs-Brock" w:date="2012-02-23T16:42:00Z">
              <w:tcPr>
                <w:tcW w:w="1263" w:type="dxa"/>
              </w:tcPr>
            </w:tcPrChange>
          </w:tcPr>
          <w:p w14:paraId="1C2A241D" w14:textId="77777777" w:rsidR="004C02EF" w:rsidRPr="00E77497" w:rsidRDefault="004C02EF" w:rsidP="003A4B22">
            <w:pPr>
              <w:pStyle w:val="SyntaxOneOf"/>
              <w:keepNext/>
            </w:pPr>
            <w:r w:rsidRPr="00E77497">
              <w:t>:</w:t>
            </w:r>
          </w:p>
        </w:tc>
      </w:tr>
      <w:tr w:rsidR="004C02EF" w:rsidRPr="00E77497" w14:paraId="58BFB16D" w14:textId="77777777" w:rsidTr="00550FEB">
        <w:tc>
          <w:tcPr>
            <w:tcW w:w="1263" w:type="dxa"/>
            <w:tcPrChange w:id="825" w:author="Rev 6 Allen Wirfs-Brock" w:date="2012-02-23T16:42:00Z">
              <w:tcPr>
                <w:tcW w:w="1263" w:type="dxa"/>
              </w:tcPr>
            </w:tcPrChange>
          </w:tcPr>
          <w:p w14:paraId="0FC4ACD7" w14:textId="77777777" w:rsidR="004C02EF" w:rsidRPr="00E77497" w:rsidRDefault="004C02EF" w:rsidP="003A4B22">
            <w:pPr>
              <w:pStyle w:val="SyntaxOneOf"/>
              <w:keepNext/>
            </w:pPr>
            <w:r w:rsidRPr="00E77497">
              <w:t>=</w:t>
            </w:r>
          </w:p>
        </w:tc>
        <w:tc>
          <w:tcPr>
            <w:tcW w:w="1263" w:type="dxa"/>
            <w:tcPrChange w:id="826" w:author="Rev 6 Allen Wirfs-Brock" w:date="2012-02-23T16:42:00Z">
              <w:tcPr>
                <w:tcW w:w="1263" w:type="dxa"/>
              </w:tcPr>
            </w:tcPrChange>
          </w:tcPr>
          <w:p w14:paraId="07276C01" w14:textId="77777777" w:rsidR="004C02EF" w:rsidRPr="00E77497" w:rsidRDefault="004C02EF" w:rsidP="003A4B22">
            <w:pPr>
              <w:pStyle w:val="SyntaxOneOf"/>
              <w:keepNext/>
            </w:pPr>
            <w:r w:rsidRPr="00E77497">
              <w:t>+=</w:t>
            </w:r>
          </w:p>
        </w:tc>
        <w:tc>
          <w:tcPr>
            <w:tcW w:w="1263" w:type="dxa"/>
            <w:tcPrChange w:id="827" w:author="Rev 6 Allen Wirfs-Brock" w:date="2012-02-23T16:42:00Z">
              <w:tcPr>
                <w:tcW w:w="1263" w:type="dxa"/>
              </w:tcPr>
            </w:tcPrChange>
          </w:tcPr>
          <w:p w14:paraId="0E67292D" w14:textId="77777777" w:rsidR="004C02EF" w:rsidRPr="00E77497" w:rsidRDefault="004C02EF" w:rsidP="003A4B22">
            <w:pPr>
              <w:pStyle w:val="SyntaxOneOf"/>
              <w:keepNext/>
            </w:pPr>
            <w:r w:rsidRPr="00E77497">
              <w:t>-=</w:t>
            </w:r>
          </w:p>
        </w:tc>
        <w:tc>
          <w:tcPr>
            <w:tcW w:w="1263" w:type="dxa"/>
            <w:tcPrChange w:id="828" w:author="Rev 6 Allen Wirfs-Brock" w:date="2012-02-23T16:42:00Z">
              <w:tcPr>
                <w:tcW w:w="1263" w:type="dxa"/>
              </w:tcPr>
            </w:tcPrChange>
          </w:tcPr>
          <w:p w14:paraId="26A3496A" w14:textId="77777777" w:rsidR="004C02EF" w:rsidRPr="00E77497" w:rsidRDefault="004C02EF" w:rsidP="003A4B22">
            <w:pPr>
              <w:pStyle w:val="SyntaxOneOf"/>
              <w:keepNext/>
            </w:pPr>
            <w:r w:rsidRPr="00E77497">
              <w:t>*=</w:t>
            </w:r>
          </w:p>
        </w:tc>
        <w:tc>
          <w:tcPr>
            <w:tcW w:w="1263" w:type="dxa"/>
            <w:tcPrChange w:id="829" w:author="Rev 6 Allen Wirfs-Brock" w:date="2012-02-23T16:42:00Z">
              <w:tcPr>
                <w:tcW w:w="1263" w:type="dxa"/>
              </w:tcPr>
            </w:tcPrChange>
          </w:tcPr>
          <w:p w14:paraId="61442579" w14:textId="77777777" w:rsidR="004C02EF" w:rsidRPr="00E77497" w:rsidRDefault="004C02EF" w:rsidP="003A4B22">
            <w:pPr>
              <w:pStyle w:val="SyntaxOneOf"/>
              <w:keepNext/>
            </w:pPr>
            <w:r w:rsidRPr="00E77497">
              <w:t>%=</w:t>
            </w:r>
          </w:p>
        </w:tc>
        <w:tc>
          <w:tcPr>
            <w:tcW w:w="1263" w:type="dxa"/>
            <w:tcPrChange w:id="830" w:author="Rev 6 Allen Wirfs-Brock" w:date="2012-02-23T16:42:00Z">
              <w:tcPr>
                <w:tcW w:w="1263" w:type="dxa"/>
              </w:tcPr>
            </w:tcPrChange>
          </w:tcPr>
          <w:p w14:paraId="0E5E751E" w14:textId="77777777" w:rsidR="004C02EF" w:rsidRPr="00E77497" w:rsidRDefault="004C02EF" w:rsidP="003A4B22">
            <w:pPr>
              <w:pStyle w:val="SyntaxOneOf"/>
              <w:keepNext/>
            </w:pPr>
            <w:r w:rsidRPr="00E77497">
              <w:t>&lt;&lt;=</w:t>
            </w:r>
          </w:p>
        </w:tc>
      </w:tr>
      <w:tr w:rsidR="004C02EF" w:rsidRPr="00E77497" w14:paraId="3A6CF448" w14:textId="77777777" w:rsidTr="00550FEB">
        <w:tc>
          <w:tcPr>
            <w:tcW w:w="1263" w:type="dxa"/>
            <w:tcPrChange w:id="831" w:author="Rev 6 Allen Wirfs-Brock" w:date="2012-02-23T16:42:00Z">
              <w:tcPr>
                <w:tcW w:w="1263" w:type="dxa"/>
              </w:tcPr>
            </w:tcPrChange>
          </w:tcPr>
          <w:p w14:paraId="4D067EE9" w14:textId="77777777" w:rsidR="004C02EF" w:rsidRPr="00E77497" w:rsidRDefault="004C02EF" w:rsidP="003A4B22">
            <w:pPr>
              <w:pStyle w:val="SyntaxOneOf"/>
            </w:pPr>
            <w:r w:rsidRPr="00E77497">
              <w:t>&gt;&gt;=</w:t>
            </w:r>
          </w:p>
        </w:tc>
        <w:tc>
          <w:tcPr>
            <w:tcW w:w="1263" w:type="dxa"/>
            <w:tcPrChange w:id="832" w:author="Rev 6 Allen Wirfs-Brock" w:date="2012-02-23T16:42:00Z">
              <w:tcPr>
                <w:tcW w:w="1263" w:type="dxa"/>
              </w:tcPr>
            </w:tcPrChange>
          </w:tcPr>
          <w:p w14:paraId="0D3F8218" w14:textId="77777777" w:rsidR="004C02EF" w:rsidRPr="00E77497" w:rsidRDefault="004C02EF" w:rsidP="003A4B22">
            <w:pPr>
              <w:pStyle w:val="SyntaxOneOf"/>
            </w:pPr>
            <w:r w:rsidRPr="00E77497">
              <w:t>&gt;&gt;&gt;=</w:t>
            </w:r>
          </w:p>
        </w:tc>
        <w:tc>
          <w:tcPr>
            <w:tcW w:w="1263" w:type="dxa"/>
            <w:tcPrChange w:id="833" w:author="Rev 6 Allen Wirfs-Brock" w:date="2012-02-23T16:42:00Z">
              <w:tcPr>
                <w:tcW w:w="1263" w:type="dxa"/>
              </w:tcPr>
            </w:tcPrChange>
          </w:tcPr>
          <w:p w14:paraId="586E9734" w14:textId="77777777" w:rsidR="004C02EF" w:rsidRPr="00E77497" w:rsidRDefault="004C02EF" w:rsidP="003A4B22">
            <w:pPr>
              <w:pStyle w:val="SyntaxOneOf"/>
            </w:pPr>
            <w:r w:rsidRPr="00E77497">
              <w:t>&amp;=</w:t>
            </w:r>
          </w:p>
        </w:tc>
        <w:tc>
          <w:tcPr>
            <w:tcW w:w="1263" w:type="dxa"/>
            <w:tcPrChange w:id="834" w:author="Rev 6 Allen Wirfs-Brock" w:date="2012-02-23T16:42:00Z">
              <w:tcPr>
                <w:tcW w:w="1263" w:type="dxa"/>
              </w:tcPr>
            </w:tcPrChange>
          </w:tcPr>
          <w:p w14:paraId="25AB807B" w14:textId="77777777" w:rsidR="004C02EF" w:rsidRPr="00E77497" w:rsidRDefault="004C02EF" w:rsidP="003A4B22">
            <w:pPr>
              <w:pStyle w:val="SyntaxOneOf"/>
            </w:pPr>
            <w:r w:rsidRPr="00E77497">
              <w:t>|=</w:t>
            </w:r>
          </w:p>
        </w:tc>
        <w:tc>
          <w:tcPr>
            <w:tcW w:w="1263" w:type="dxa"/>
            <w:tcPrChange w:id="835" w:author="Rev 6 Allen Wirfs-Brock" w:date="2012-02-23T16:42:00Z">
              <w:tcPr>
                <w:tcW w:w="1263" w:type="dxa"/>
              </w:tcPr>
            </w:tcPrChange>
          </w:tcPr>
          <w:p w14:paraId="3F6CB950" w14:textId="77777777" w:rsidR="004C02EF" w:rsidRPr="00E77497" w:rsidRDefault="004C02EF" w:rsidP="003A4B22">
            <w:pPr>
              <w:pStyle w:val="SyntaxOneOf"/>
            </w:pPr>
            <w:r w:rsidRPr="00E77497">
              <w:t>^=</w:t>
            </w:r>
          </w:p>
        </w:tc>
        <w:tc>
          <w:tcPr>
            <w:tcW w:w="1263" w:type="dxa"/>
            <w:tcPrChange w:id="836" w:author="Rev 6 Allen Wirfs-Brock" w:date="2012-02-23T16:42:00Z">
              <w:tcPr>
                <w:tcW w:w="1263" w:type="dxa"/>
              </w:tcPr>
            </w:tcPrChange>
          </w:tcPr>
          <w:p w14:paraId="490E089B" w14:textId="77777777" w:rsidR="004C02EF" w:rsidRPr="00E77497" w:rsidRDefault="00B23154" w:rsidP="003A4B22">
            <w:pPr>
              <w:pStyle w:val="SyntaxOneOf"/>
            </w:pPr>
            <w:ins w:id="837" w:author="Rev 4 Allen Wirfs-Brock" w:date="2011-10-18T17:50:00Z">
              <w:r w:rsidRPr="00E77497">
                <w:t>&lt;|</w:t>
              </w:r>
            </w:ins>
          </w:p>
        </w:tc>
      </w:tr>
    </w:tbl>
    <w:p w14:paraId="00E43D0F"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ook w:val="0000" w:firstRow="0" w:lastRow="0" w:firstColumn="0" w:lastColumn="0" w:noHBand="0" w:noVBand="0"/>
        <w:tblPrChange w:id="838" w:author="Rev 6 Allen Wirfs-Brock" w:date="2012-02-23T16:42:00Z">
          <w:tblPr>
            <w:tblW w:w="0" w:type="auto"/>
            <w:tblInd w:w="576" w:type="dxa"/>
            <w:tblLayout w:type="fixed"/>
            <w:tblLook w:val="0000" w:firstRow="0" w:lastRow="0" w:firstColumn="0" w:lastColumn="0" w:noHBand="0" w:noVBand="0"/>
          </w:tblPr>
        </w:tblPrChange>
      </w:tblPr>
      <w:tblGrid>
        <w:gridCol w:w="1263"/>
        <w:gridCol w:w="1263"/>
        <w:gridCol w:w="1263"/>
        <w:gridCol w:w="1263"/>
        <w:gridCol w:w="1263"/>
        <w:gridCol w:w="1263"/>
        <w:tblGridChange w:id="839">
          <w:tblGrid>
            <w:gridCol w:w="1263"/>
            <w:gridCol w:w="1263"/>
            <w:gridCol w:w="1263"/>
            <w:gridCol w:w="1263"/>
            <w:gridCol w:w="1263"/>
            <w:gridCol w:w="1263"/>
          </w:tblGrid>
        </w:tblGridChange>
      </w:tblGrid>
      <w:tr w:rsidR="004C02EF" w:rsidRPr="00E77497" w14:paraId="5C91DF01" w14:textId="77777777" w:rsidTr="00550FEB">
        <w:tc>
          <w:tcPr>
            <w:tcW w:w="1263" w:type="dxa"/>
            <w:tcPrChange w:id="840" w:author="Rev 6 Allen Wirfs-Brock" w:date="2012-02-23T16:42:00Z">
              <w:tcPr>
                <w:tcW w:w="1263" w:type="dxa"/>
              </w:tcPr>
            </w:tcPrChange>
          </w:tcPr>
          <w:p w14:paraId="4F072631" w14:textId="77777777" w:rsidR="004C02EF" w:rsidRPr="00E77497" w:rsidRDefault="004C02EF" w:rsidP="003A4B22">
            <w:pPr>
              <w:pStyle w:val="SyntaxOneOf"/>
            </w:pPr>
            <w:r w:rsidRPr="00E77497">
              <w:t>/</w:t>
            </w:r>
          </w:p>
        </w:tc>
        <w:tc>
          <w:tcPr>
            <w:tcW w:w="1263" w:type="dxa"/>
            <w:tcPrChange w:id="841" w:author="Rev 6 Allen Wirfs-Brock" w:date="2012-02-23T16:42:00Z">
              <w:tcPr>
                <w:tcW w:w="1263" w:type="dxa"/>
              </w:tcPr>
            </w:tcPrChange>
          </w:tcPr>
          <w:p w14:paraId="6050F30D" w14:textId="77777777" w:rsidR="004C02EF" w:rsidRPr="00E77497" w:rsidRDefault="004C02EF" w:rsidP="003A4B22">
            <w:pPr>
              <w:pStyle w:val="SyntaxOneOf"/>
            </w:pPr>
            <w:r w:rsidRPr="00E77497">
              <w:t>/=</w:t>
            </w:r>
          </w:p>
        </w:tc>
        <w:tc>
          <w:tcPr>
            <w:tcW w:w="1263" w:type="dxa"/>
            <w:tcPrChange w:id="842" w:author="Rev 6 Allen Wirfs-Brock" w:date="2012-02-23T16:42:00Z">
              <w:tcPr>
                <w:tcW w:w="1263" w:type="dxa"/>
              </w:tcPr>
            </w:tcPrChange>
          </w:tcPr>
          <w:p w14:paraId="1C892971" w14:textId="77777777" w:rsidR="004C02EF" w:rsidRPr="00E77497" w:rsidRDefault="004C02EF" w:rsidP="003A4B22">
            <w:pPr>
              <w:pStyle w:val="SyntaxOneOf"/>
            </w:pPr>
          </w:p>
        </w:tc>
        <w:tc>
          <w:tcPr>
            <w:tcW w:w="1263" w:type="dxa"/>
            <w:tcPrChange w:id="843" w:author="Rev 6 Allen Wirfs-Brock" w:date="2012-02-23T16:42:00Z">
              <w:tcPr>
                <w:tcW w:w="1263" w:type="dxa"/>
              </w:tcPr>
            </w:tcPrChange>
          </w:tcPr>
          <w:p w14:paraId="5507A738" w14:textId="77777777" w:rsidR="004C02EF" w:rsidRPr="00E77497" w:rsidRDefault="004C02EF" w:rsidP="003A4B22">
            <w:pPr>
              <w:pStyle w:val="SyntaxOneOf"/>
            </w:pPr>
          </w:p>
        </w:tc>
        <w:tc>
          <w:tcPr>
            <w:tcW w:w="1263" w:type="dxa"/>
            <w:tcPrChange w:id="844" w:author="Rev 6 Allen Wirfs-Brock" w:date="2012-02-23T16:42:00Z">
              <w:tcPr>
                <w:tcW w:w="1263" w:type="dxa"/>
              </w:tcPr>
            </w:tcPrChange>
          </w:tcPr>
          <w:p w14:paraId="21A70103" w14:textId="77777777" w:rsidR="004C02EF" w:rsidRPr="00E77497" w:rsidRDefault="004C02EF" w:rsidP="003A4B22">
            <w:pPr>
              <w:pStyle w:val="SyntaxOneOf"/>
            </w:pPr>
          </w:p>
        </w:tc>
        <w:tc>
          <w:tcPr>
            <w:tcW w:w="1263" w:type="dxa"/>
            <w:tcPrChange w:id="845" w:author="Rev 6 Allen Wirfs-Brock" w:date="2012-02-23T16:42:00Z">
              <w:tcPr>
                <w:tcW w:w="1263" w:type="dxa"/>
              </w:tcPr>
            </w:tcPrChange>
          </w:tcPr>
          <w:p w14:paraId="1EDE989F" w14:textId="77777777" w:rsidR="004C02EF" w:rsidRPr="00E77497" w:rsidRDefault="004C02EF" w:rsidP="003A4B22">
            <w:pPr>
              <w:pStyle w:val="SyntaxOneOf"/>
            </w:pPr>
          </w:p>
        </w:tc>
      </w:tr>
    </w:tbl>
    <w:p w14:paraId="632521FF" w14:textId="77777777" w:rsidR="004C02EF" w:rsidRPr="00E77497" w:rsidRDefault="004C02EF" w:rsidP="004C02EF">
      <w:pPr>
        <w:pStyle w:val="20"/>
        <w:numPr>
          <w:ilvl w:val="0"/>
          <w:numId w:val="0"/>
        </w:numPr>
      </w:pPr>
      <w:bookmarkStart w:id="846" w:name="_Ref431982634"/>
      <w:bookmarkStart w:id="847" w:name="_Toc472818764"/>
      <w:bookmarkStart w:id="848" w:name="_Toc235503317"/>
      <w:bookmarkStart w:id="849" w:name="_Toc241509092"/>
      <w:bookmarkStart w:id="850" w:name="_Toc244416579"/>
      <w:bookmarkStart w:id="851" w:name="_Toc276630943"/>
      <w:bookmarkStart w:id="852" w:name="_Toc323907570"/>
      <w:r w:rsidRPr="00E77497">
        <w:t>7.8</w:t>
      </w:r>
      <w:r w:rsidRPr="00E77497">
        <w:tab/>
        <w:t>Literal</w:t>
      </w:r>
      <w:bookmarkEnd w:id="777"/>
      <w:bookmarkEnd w:id="778"/>
      <w:bookmarkEnd w:id="779"/>
      <w:bookmarkEnd w:id="780"/>
      <w:bookmarkEnd w:id="781"/>
      <w:bookmarkEnd w:id="782"/>
      <w:bookmarkEnd w:id="783"/>
      <w:bookmarkEnd w:id="784"/>
      <w:bookmarkEnd w:id="785"/>
      <w:bookmarkEnd w:id="786"/>
      <w:r w:rsidRPr="00E77497">
        <w:t>s</w:t>
      </w:r>
      <w:bookmarkEnd w:id="846"/>
      <w:bookmarkEnd w:id="847"/>
      <w:bookmarkEnd w:id="848"/>
      <w:bookmarkEnd w:id="849"/>
      <w:bookmarkEnd w:id="850"/>
      <w:bookmarkEnd w:id="851"/>
      <w:bookmarkEnd w:id="852"/>
    </w:p>
    <w:p w14:paraId="22961E69" w14:textId="77777777" w:rsidR="004C02EF" w:rsidRPr="00E77497" w:rsidRDefault="004C02EF" w:rsidP="004C02EF">
      <w:pPr>
        <w:pStyle w:val="Syntax"/>
      </w:pPr>
      <w:r w:rsidRPr="00E77497">
        <w:t>Syntax</w:t>
      </w:r>
    </w:p>
    <w:p w14:paraId="741975C3" w14:textId="77777777" w:rsidR="004C02EF" w:rsidRPr="00E77497" w:rsidRDefault="004C02EF" w:rsidP="004C02EF">
      <w:pPr>
        <w:pStyle w:val="SyntaxRule"/>
      </w:pPr>
      <w:r w:rsidRPr="00E77497">
        <w:t xml:space="preserve">Literal </w:t>
      </w:r>
      <w:r w:rsidRPr="00E77497">
        <w:rPr>
          <w:rFonts w:ascii="Arial" w:hAnsi="Arial" w:cs="Arial"/>
          <w:b/>
          <w:i w:val="0"/>
        </w:rPr>
        <w:t>::</w:t>
      </w:r>
    </w:p>
    <w:p w14:paraId="0FC7AEF5" w14:textId="77777777" w:rsidR="00B23154" w:rsidRPr="00E77497" w:rsidRDefault="004C02EF" w:rsidP="004C02EF">
      <w:pPr>
        <w:pStyle w:val="SyntaxDefinition"/>
        <w:rPr>
          <w:ins w:id="853" w:author="Rev 4 Allen Wirfs-Brock" w:date="2011-10-18T17:51:00Z"/>
        </w:rPr>
      </w:pPr>
      <w:r w:rsidRPr="00E77497">
        <w:t>NullLiteral</w:t>
      </w:r>
      <w:ins w:id="854" w:author="Rev 4 Allen Wirfs-Brock" w:date="2011-10-18T17:52:00Z">
        <w:r w:rsidR="00B23154" w:rsidRPr="00E77497">
          <w:br/>
          <w:t>ValueLiteral</w:t>
        </w:r>
      </w:ins>
      <w:del w:id="855" w:author="Rev 4 Allen Wirfs-Brock" w:date="2011-10-18T17:51:00Z">
        <w:r w:rsidRPr="00E77497" w:rsidDel="00B23154">
          <w:br/>
        </w:r>
      </w:del>
    </w:p>
    <w:p w14:paraId="7A8F9CE1" w14:textId="77777777" w:rsidR="00B23154" w:rsidRPr="00E77497" w:rsidRDefault="00B23154" w:rsidP="00B23154">
      <w:pPr>
        <w:pStyle w:val="SyntaxRule"/>
        <w:rPr>
          <w:ins w:id="856" w:author="Rev 4 Allen Wirfs-Brock" w:date="2011-10-18T17:51:00Z"/>
        </w:rPr>
      </w:pPr>
      <w:ins w:id="857" w:author="Rev 4 Allen Wirfs-Brock" w:date="2011-10-18T17:51:00Z">
        <w:r w:rsidRPr="00E77497">
          <w:t xml:space="preserve">ValueLiteral </w:t>
        </w:r>
        <w:r w:rsidRPr="00E77497">
          <w:rPr>
            <w:rFonts w:ascii="Arial" w:hAnsi="Arial" w:cs="Arial"/>
            <w:b/>
            <w:i w:val="0"/>
          </w:rPr>
          <w:t>::</w:t>
        </w:r>
      </w:ins>
    </w:p>
    <w:p w14:paraId="7282668F" w14:textId="77777777" w:rsidR="004C02EF" w:rsidRPr="00E77497" w:rsidRDefault="004C02EF" w:rsidP="004C02EF">
      <w:pPr>
        <w:pStyle w:val="SyntaxDefinition"/>
      </w:pPr>
      <w:r w:rsidRPr="00E77497">
        <w:t>BooleanLiteral</w:t>
      </w:r>
      <w:r w:rsidRPr="00E77497">
        <w:br/>
        <w:t>NumericLiteral</w:t>
      </w:r>
      <w:r w:rsidRPr="00E77497">
        <w:br/>
        <w:t>StringLiteral</w:t>
      </w:r>
      <w:bookmarkStart w:id="858" w:name="_Toc381513626"/>
      <w:bookmarkStart w:id="859" w:name="_Ref381608289"/>
      <w:bookmarkStart w:id="860" w:name="_Toc382202768"/>
      <w:bookmarkStart w:id="861" w:name="_Toc382202988"/>
      <w:bookmarkStart w:id="862" w:name="_Toc382212148"/>
      <w:bookmarkStart w:id="863" w:name="_Toc382212327"/>
      <w:bookmarkStart w:id="864" w:name="_Toc382291493"/>
      <w:bookmarkStart w:id="865" w:name="_Toc385672129"/>
      <w:bookmarkStart w:id="866" w:name="_Toc393690220"/>
      <w:r w:rsidRPr="00E77497">
        <w:t xml:space="preserve"> </w:t>
      </w:r>
      <w:r w:rsidRPr="00E77497">
        <w:br/>
        <w:t>RegularExpressionLiteral</w:t>
      </w:r>
    </w:p>
    <w:p w14:paraId="0FA581D9" w14:textId="77777777" w:rsidR="004C02EF" w:rsidRPr="00E77497" w:rsidRDefault="004C02EF" w:rsidP="004C02EF">
      <w:pPr>
        <w:pStyle w:val="30"/>
        <w:numPr>
          <w:ilvl w:val="0"/>
          <w:numId w:val="0"/>
        </w:numPr>
      </w:pPr>
      <w:bookmarkStart w:id="867" w:name="_Ref457437478"/>
      <w:bookmarkStart w:id="868" w:name="_Toc472818765"/>
      <w:bookmarkStart w:id="869" w:name="_Toc235503318"/>
      <w:bookmarkStart w:id="870" w:name="_Toc241509093"/>
      <w:bookmarkStart w:id="871" w:name="_Toc244416580"/>
      <w:bookmarkStart w:id="872" w:name="_Toc276630944"/>
      <w:bookmarkStart w:id="873" w:name="_Toc323907571"/>
      <w:r w:rsidRPr="00E77497">
        <w:t>7.8.1</w:t>
      </w:r>
      <w:r w:rsidRPr="00E77497">
        <w:tab/>
        <w:t>Null Literal</w:t>
      </w:r>
      <w:bookmarkEnd w:id="858"/>
      <w:bookmarkEnd w:id="859"/>
      <w:bookmarkEnd w:id="860"/>
      <w:bookmarkEnd w:id="861"/>
      <w:bookmarkEnd w:id="862"/>
      <w:bookmarkEnd w:id="863"/>
      <w:bookmarkEnd w:id="864"/>
      <w:bookmarkEnd w:id="865"/>
      <w:bookmarkEnd w:id="866"/>
      <w:r w:rsidRPr="00E77497">
        <w:t>s</w:t>
      </w:r>
      <w:bookmarkEnd w:id="867"/>
      <w:bookmarkEnd w:id="868"/>
      <w:bookmarkEnd w:id="869"/>
      <w:bookmarkEnd w:id="870"/>
      <w:bookmarkEnd w:id="871"/>
      <w:bookmarkEnd w:id="872"/>
      <w:bookmarkEnd w:id="873"/>
    </w:p>
    <w:p w14:paraId="5B732C16" w14:textId="77777777" w:rsidR="004C02EF" w:rsidRPr="00E77497" w:rsidRDefault="004C02EF" w:rsidP="004C02EF">
      <w:pPr>
        <w:pStyle w:val="Syntax"/>
      </w:pPr>
      <w:r w:rsidRPr="00E77497">
        <w:t>Syntax</w:t>
      </w:r>
    </w:p>
    <w:p w14:paraId="6C6F220E"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7E7A59A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36CE9BDC" w14:textId="77777777" w:rsidR="004C02EF" w:rsidRPr="00E77497" w:rsidRDefault="004C02EF" w:rsidP="004C02EF">
      <w:pPr>
        <w:pStyle w:val="Syntax"/>
      </w:pPr>
      <w:bookmarkStart w:id="874" w:name="_Toc381513627"/>
      <w:bookmarkStart w:id="875" w:name="_Ref381607899"/>
      <w:r w:rsidRPr="00E77497">
        <w:t>Semantics</w:t>
      </w:r>
    </w:p>
    <w:p w14:paraId="2F3E1D51" w14:textId="77777777" w:rsidR="004C02EF" w:rsidRPr="00E77497" w:rsidRDefault="004C02EF" w:rsidP="004C02EF">
      <w:r w:rsidRPr="00E77497">
        <w:t xml:space="preserve">The value of the null literal </w:t>
      </w:r>
      <w:r w:rsidRPr="00E77497">
        <w:rPr>
          <w:rFonts w:ascii="Courier New" w:hAnsi="Courier New"/>
          <w:b/>
        </w:rPr>
        <w:t>null</w:t>
      </w:r>
      <w:r w:rsidRPr="00E77497">
        <w:t xml:space="preserve"> is the sole value of the Null type, namely </w:t>
      </w:r>
      <w:r w:rsidRPr="00E77497">
        <w:rPr>
          <w:b/>
        </w:rPr>
        <w:t>null</w:t>
      </w:r>
      <w:r w:rsidRPr="00E77497">
        <w:t>.</w:t>
      </w:r>
      <w:bookmarkStart w:id="876" w:name="_Toc382202769"/>
      <w:bookmarkStart w:id="877" w:name="_Toc382202989"/>
      <w:bookmarkStart w:id="878" w:name="_Toc382212149"/>
      <w:bookmarkStart w:id="879" w:name="_Toc382212328"/>
      <w:bookmarkStart w:id="880" w:name="_Toc382291494"/>
      <w:bookmarkStart w:id="881" w:name="_Toc385672130"/>
      <w:bookmarkStart w:id="882" w:name="_Toc393690221"/>
    </w:p>
    <w:p w14:paraId="7CF77075" w14:textId="77777777" w:rsidR="004C02EF" w:rsidRPr="00E77497" w:rsidRDefault="004C02EF" w:rsidP="004C02EF">
      <w:pPr>
        <w:pStyle w:val="30"/>
        <w:numPr>
          <w:ilvl w:val="0"/>
          <w:numId w:val="0"/>
        </w:numPr>
      </w:pPr>
      <w:bookmarkStart w:id="883" w:name="_Ref457437479"/>
      <w:bookmarkStart w:id="884" w:name="_Toc472818766"/>
      <w:bookmarkStart w:id="885" w:name="_Toc235503319"/>
      <w:bookmarkStart w:id="886" w:name="_Toc241509094"/>
      <w:bookmarkStart w:id="887" w:name="_Toc244416581"/>
      <w:bookmarkStart w:id="888" w:name="_Toc276630945"/>
      <w:bookmarkStart w:id="889" w:name="_Toc323907572"/>
      <w:r w:rsidRPr="00E77497">
        <w:t>7.8.2</w:t>
      </w:r>
      <w:r w:rsidRPr="00E77497">
        <w:tab/>
        <w:t>Boolean Literal</w:t>
      </w:r>
      <w:bookmarkEnd w:id="874"/>
      <w:bookmarkEnd w:id="875"/>
      <w:bookmarkEnd w:id="876"/>
      <w:bookmarkEnd w:id="877"/>
      <w:bookmarkEnd w:id="878"/>
      <w:bookmarkEnd w:id="879"/>
      <w:bookmarkEnd w:id="880"/>
      <w:bookmarkEnd w:id="881"/>
      <w:bookmarkEnd w:id="882"/>
      <w:r w:rsidRPr="00E77497">
        <w:t>s</w:t>
      </w:r>
      <w:bookmarkEnd w:id="883"/>
      <w:bookmarkEnd w:id="884"/>
      <w:bookmarkEnd w:id="885"/>
      <w:bookmarkEnd w:id="886"/>
      <w:bookmarkEnd w:id="887"/>
      <w:bookmarkEnd w:id="888"/>
      <w:bookmarkEnd w:id="889"/>
    </w:p>
    <w:p w14:paraId="3BA23602" w14:textId="77777777" w:rsidR="004C02EF" w:rsidRPr="00E77497" w:rsidRDefault="004C02EF" w:rsidP="004C02EF">
      <w:pPr>
        <w:pStyle w:val="Syntax"/>
      </w:pPr>
      <w:r w:rsidRPr="00E77497">
        <w:t>Syntax</w:t>
      </w:r>
    </w:p>
    <w:p w14:paraId="58FECE28" w14:textId="77777777" w:rsidR="004C02EF" w:rsidRPr="00E77497" w:rsidRDefault="004C02EF" w:rsidP="004C02EF">
      <w:pPr>
        <w:pStyle w:val="SyntaxRule"/>
      </w:pPr>
      <w:r w:rsidRPr="00E77497">
        <w:t xml:space="preserve">BooleanLiteral </w:t>
      </w:r>
      <w:r w:rsidRPr="00E77497">
        <w:rPr>
          <w:rFonts w:ascii="Arial" w:hAnsi="Arial" w:cs="Arial"/>
          <w:b/>
          <w:i w:val="0"/>
        </w:rPr>
        <w:t>::</w:t>
      </w:r>
    </w:p>
    <w:p w14:paraId="4237AFCB"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6D5FE1B9" w14:textId="77777777" w:rsidR="004C02EF" w:rsidRPr="00E77497" w:rsidRDefault="004C02EF" w:rsidP="004C02EF">
      <w:pPr>
        <w:pStyle w:val="Syntax"/>
      </w:pPr>
      <w:r w:rsidRPr="00E77497">
        <w:t>Semantics</w:t>
      </w:r>
    </w:p>
    <w:p w14:paraId="12637464" w14:textId="77777777" w:rsidR="004C02EF" w:rsidRPr="00E77497" w:rsidRDefault="004C02EF" w:rsidP="004C02EF">
      <w:r w:rsidRPr="00E77497">
        <w:t xml:space="preserve">The value of the Boolean literal </w:t>
      </w:r>
      <w:r w:rsidRPr="00E77497">
        <w:rPr>
          <w:rFonts w:ascii="Courier New" w:hAnsi="Courier New"/>
          <w:b/>
        </w:rPr>
        <w:t>true</w:t>
      </w:r>
      <w:r w:rsidRPr="00E77497">
        <w:t xml:space="preserve"> is a value of the Boolean type, namely </w:t>
      </w:r>
      <w:r w:rsidRPr="00E77497">
        <w:rPr>
          <w:b/>
        </w:rPr>
        <w:t>true</w:t>
      </w:r>
      <w:r w:rsidRPr="00E77497">
        <w:t>.</w:t>
      </w:r>
    </w:p>
    <w:p w14:paraId="0C74CF50" w14:textId="77777777" w:rsidR="004C02EF" w:rsidRPr="00E77497" w:rsidRDefault="004C02EF" w:rsidP="004C02EF">
      <w:r w:rsidRPr="00E77497">
        <w:t xml:space="preserve">The value of the Boolean literal </w:t>
      </w:r>
      <w:r w:rsidRPr="00E77497">
        <w:rPr>
          <w:rFonts w:ascii="Courier New" w:hAnsi="Courier New"/>
          <w:b/>
        </w:rPr>
        <w:t>false</w:t>
      </w:r>
      <w:r w:rsidRPr="00E77497">
        <w:t xml:space="preserve"> is a value of the Boolean type, namely </w:t>
      </w:r>
      <w:r w:rsidRPr="00E77497">
        <w:rPr>
          <w:b/>
        </w:rPr>
        <w:t>false</w:t>
      </w:r>
      <w:bookmarkStart w:id="890" w:name="_Ref379263013"/>
      <w:bookmarkStart w:id="891" w:name="_Toc381513628"/>
      <w:r w:rsidRPr="00E77497">
        <w:t>.</w:t>
      </w:r>
      <w:bookmarkStart w:id="892" w:name="_Toc382202770"/>
      <w:bookmarkStart w:id="893" w:name="_Toc382202990"/>
      <w:bookmarkStart w:id="894" w:name="_Toc382212150"/>
      <w:bookmarkStart w:id="895" w:name="_Toc382212329"/>
      <w:bookmarkStart w:id="896" w:name="_Toc382291495"/>
      <w:bookmarkStart w:id="897" w:name="_Ref382706882"/>
      <w:bookmarkStart w:id="898" w:name="_Ref382707062"/>
      <w:bookmarkStart w:id="899" w:name="_Ref383597354"/>
      <w:bookmarkStart w:id="900" w:name="_Toc385672131"/>
      <w:bookmarkStart w:id="901" w:name="_Toc393690222"/>
      <w:bookmarkStart w:id="902" w:name="_Ref404492947"/>
      <w:bookmarkStart w:id="903" w:name="_Ref404492964"/>
      <w:bookmarkStart w:id="904" w:name="_Ref404493248"/>
      <w:bookmarkStart w:id="905" w:name="_Ref404493273"/>
    </w:p>
    <w:p w14:paraId="7841DF44" w14:textId="77777777" w:rsidR="004C02EF" w:rsidRPr="00E77497" w:rsidRDefault="004C02EF" w:rsidP="004C02EF">
      <w:pPr>
        <w:pStyle w:val="30"/>
        <w:numPr>
          <w:ilvl w:val="0"/>
          <w:numId w:val="0"/>
        </w:numPr>
      </w:pPr>
      <w:bookmarkStart w:id="906" w:name="_Hlt424531226"/>
      <w:bookmarkStart w:id="907" w:name="_Ref424530746"/>
      <w:bookmarkStart w:id="908" w:name="_Ref424530811"/>
      <w:bookmarkStart w:id="909" w:name="_Ref424531213"/>
      <w:bookmarkStart w:id="910" w:name="_Ref424531238"/>
      <w:bookmarkStart w:id="911" w:name="_Toc472818767"/>
      <w:bookmarkStart w:id="912" w:name="_Toc235503320"/>
      <w:bookmarkStart w:id="913" w:name="_Toc241509095"/>
      <w:bookmarkStart w:id="914" w:name="_Toc244416582"/>
      <w:bookmarkStart w:id="915" w:name="_Toc276630946"/>
      <w:bookmarkStart w:id="916" w:name="_Toc323907573"/>
      <w:bookmarkEnd w:id="906"/>
      <w:r w:rsidRPr="00E77497">
        <w:t>7.8.3</w:t>
      </w:r>
      <w:r w:rsidRPr="00E77497">
        <w:tab/>
        <w:t>Numeric Literal</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r w:rsidRPr="00E77497">
        <w:t>s</w:t>
      </w:r>
      <w:bookmarkEnd w:id="907"/>
      <w:bookmarkEnd w:id="908"/>
      <w:bookmarkEnd w:id="909"/>
      <w:bookmarkEnd w:id="910"/>
      <w:bookmarkEnd w:id="911"/>
      <w:bookmarkEnd w:id="912"/>
      <w:bookmarkEnd w:id="913"/>
      <w:bookmarkEnd w:id="914"/>
      <w:bookmarkEnd w:id="915"/>
      <w:bookmarkEnd w:id="916"/>
    </w:p>
    <w:p w14:paraId="121F1E2E" w14:textId="77777777" w:rsidR="004C02EF" w:rsidRPr="00E77497" w:rsidRDefault="004C02EF" w:rsidP="004C02EF">
      <w:pPr>
        <w:pStyle w:val="Syntax"/>
      </w:pPr>
      <w:commentRangeStart w:id="917"/>
      <w:r w:rsidRPr="00E77497">
        <w:t>Syntax</w:t>
      </w:r>
      <w:commentRangeEnd w:id="917"/>
      <w:r w:rsidR="007648B6">
        <w:rPr>
          <w:rStyle w:val="af4"/>
          <w:rFonts w:ascii="Arial" w:eastAsia="MS Mincho" w:hAnsi="Arial"/>
          <w:b w:val="0"/>
          <w:lang w:eastAsia="ja-JP"/>
        </w:rPr>
        <w:commentReference w:id="917"/>
      </w:r>
    </w:p>
    <w:p w14:paraId="4ED58288"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6FFD819B" w14:textId="77777777" w:rsidR="004C02EF" w:rsidRPr="00E77497" w:rsidRDefault="004C02EF" w:rsidP="004C02EF">
      <w:pPr>
        <w:pStyle w:val="SyntaxDefinition"/>
      </w:pPr>
      <w:r w:rsidRPr="00E77497">
        <w:t>DecimalLiteral</w:t>
      </w:r>
      <w:ins w:id="918" w:author="Rev 7 Allen Wirfs-Brock" w:date="2012-05-04T10:19:00Z">
        <w:r w:rsidR="00591F2A">
          <w:br/>
          <w:t>BinaryIntegerLiteral</w:t>
        </w:r>
        <w:r w:rsidR="00591F2A">
          <w:br/>
          <w:t>OctalIntegerLiteral</w:t>
        </w:r>
      </w:ins>
      <w:r w:rsidRPr="00E77497">
        <w:br/>
        <w:t>HexIntegerLiteral</w:t>
      </w:r>
    </w:p>
    <w:p w14:paraId="6B620E38"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2BC85E60"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40D94F3C"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6BC179C6"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78699DFB"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06DEAC89" w14:textId="77777777" w:rsidR="004C02EF" w:rsidRPr="00E77497" w:rsidRDefault="004C02EF" w:rsidP="004C02EF">
      <w:pPr>
        <w:pStyle w:val="SyntaxDefinition"/>
      </w:pPr>
      <w:r w:rsidRPr="00E77497">
        <w:t>DecimalDigit</w:t>
      </w:r>
      <w:r w:rsidRPr="00E77497">
        <w:br/>
        <w:t>DecimalDigits DecimalDigit</w:t>
      </w:r>
    </w:p>
    <w:p w14:paraId="278DAB1C" w14:textId="77777777" w:rsidR="004C02EF" w:rsidRPr="00E77497" w:rsidRDefault="004C02EF" w:rsidP="004C02EF">
      <w:pPr>
        <w:pStyle w:val="SyntaxRule"/>
      </w:pPr>
      <w:commentRangeStart w:id="919"/>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919"/>
      <w:r w:rsidR="00591F2A">
        <w:rPr>
          <w:rStyle w:val="af4"/>
          <w:rFonts w:ascii="Arial" w:eastAsia="MS Mincho" w:hAnsi="Arial"/>
          <w:i w:val="0"/>
          <w:lang w:eastAsia="ja-JP"/>
        </w:rPr>
        <w:commentReference w:id="919"/>
      </w:r>
    </w:p>
    <w:p w14:paraId="00EA128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2ED4EE0D"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39BD46F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2D5903DB"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4AF5C3AC" w14:textId="77777777" w:rsidR="004C02EF" w:rsidRPr="00E77497" w:rsidRDefault="004C02EF" w:rsidP="004C02EF">
      <w:pPr>
        <w:pStyle w:val="SyntaxDefinition"/>
      </w:pPr>
      <w:r w:rsidRPr="00E77497">
        <w:t>ExponentIndicator SignedInteger</w:t>
      </w:r>
    </w:p>
    <w:p w14:paraId="51607287"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C16851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06FD0B0B"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349D5B52"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13C526B8" w14:textId="77777777" w:rsidR="00591F2A" w:rsidRPr="00E77497" w:rsidRDefault="00591F2A" w:rsidP="00591F2A">
      <w:pPr>
        <w:pStyle w:val="SyntaxRule"/>
        <w:rPr>
          <w:ins w:id="920" w:author="Rev 7 Allen Wirfs-Brock" w:date="2012-05-04T10:39:00Z"/>
        </w:rPr>
      </w:pPr>
      <w:ins w:id="921" w:author="Rev 7 Allen Wirfs-Brock" w:date="2012-05-04T10:39:00Z">
        <w:r>
          <w:t>Binary</w:t>
        </w:r>
        <w:r w:rsidRPr="00E77497">
          <w:t xml:space="preserve">IntegerLiteral </w:t>
        </w:r>
        <w:r w:rsidRPr="00E77497">
          <w:rPr>
            <w:rFonts w:ascii="Arial" w:hAnsi="Arial"/>
            <w:b/>
            <w:i w:val="0"/>
          </w:rPr>
          <w:t>::</w:t>
        </w:r>
      </w:ins>
    </w:p>
    <w:p w14:paraId="0D6B10BA" w14:textId="77777777" w:rsidR="00591F2A" w:rsidRPr="00E77497" w:rsidRDefault="00591F2A" w:rsidP="00591F2A">
      <w:pPr>
        <w:pStyle w:val="SyntaxDefinition"/>
        <w:rPr>
          <w:ins w:id="922" w:author="Rev 7 Allen Wirfs-Brock" w:date="2012-05-04T10:39:00Z"/>
        </w:rPr>
      </w:pPr>
      <w:ins w:id="923" w:author="Rev 7 Allen Wirfs-Brock" w:date="2012-05-04T10:39:00Z">
        <w:r>
          <w:rPr>
            <w:rFonts w:ascii="Courier New" w:hAnsi="Courier New"/>
            <w:b/>
            <w:i w:val="0"/>
          </w:rPr>
          <w:t>0b</w:t>
        </w:r>
        <w:r w:rsidRPr="00E77497">
          <w:t xml:space="preserve"> </w:t>
        </w:r>
        <w:r>
          <w:t>Binary</w:t>
        </w:r>
        <w:r w:rsidRPr="00E77497">
          <w:t>Digit</w:t>
        </w:r>
        <w:r>
          <w:br/>
        </w:r>
        <w:r>
          <w:rPr>
            <w:rFonts w:ascii="Courier New" w:hAnsi="Courier New"/>
            <w:b/>
            <w:i w:val="0"/>
          </w:rPr>
          <w:t>0B</w:t>
        </w:r>
        <w:r w:rsidRPr="00E77497">
          <w:t xml:space="preserve"> </w:t>
        </w:r>
        <w:r>
          <w:t>Binary</w:t>
        </w:r>
        <w:r w:rsidRPr="00E77497">
          <w:t>Digit</w:t>
        </w:r>
        <w:r w:rsidRPr="00E77497">
          <w:br/>
        </w:r>
      </w:ins>
      <w:ins w:id="924" w:author="Rev 7 Allen Wirfs-Brock" w:date="2012-05-04T10:40:00Z">
        <w:r>
          <w:t>Binary</w:t>
        </w:r>
      </w:ins>
      <w:ins w:id="925" w:author="Rev 7 Allen Wirfs-Brock" w:date="2012-05-04T10:39:00Z">
        <w:r w:rsidRPr="00E77497">
          <w:t xml:space="preserve">IntegerLiteral </w:t>
        </w:r>
      </w:ins>
      <w:ins w:id="926" w:author="Rev 7 Allen Wirfs-Brock" w:date="2012-05-04T10:40:00Z">
        <w:r>
          <w:t>Binary</w:t>
        </w:r>
      </w:ins>
      <w:ins w:id="927" w:author="Rev 7 Allen Wirfs-Brock" w:date="2012-05-04T10:39:00Z">
        <w:r w:rsidRPr="00E77497">
          <w:t>Digit</w:t>
        </w:r>
      </w:ins>
    </w:p>
    <w:p w14:paraId="5F6D65AB" w14:textId="77777777" w:rsidR="00591F2A" w:rsidRPr="00C7794D" w:rsidRDefault="00591F2A" w:rsidP="00591F2A">
      <w:pPr>
        <w:pStyle w:val="SyntaxRule"/>
        <w:rPr>
          <w:ins w:id="928" w:author="Rev 7 Allen Wirfs-Brock" w:date="2012-05-04T10:39:00Z"/>
          <w:rFonts w:ascii="Courier New" w:hAnsi="Courier New" w:cs="Courier New"/>
          <w:i w:val="0"/>
        </w:rPr>
      </w:pPr>
      <w:ins w:id="929" w:author="Rev 7 Allen Wirfs-Brock" w:date="2012-05-04T10:40:00Z">
        <w:r>
          <w:t>Binary</w:t>
        </w:r>
      </w:ins>
      <w:ins w:id="930" w:author="Rev 7 Allen Wirfs-Brock" w:date="2012-05-04T10:39:00Z">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02E23082" w14:textId="77777777" w:rsidR="00591F2A" w:rsidRPr="00C7794D" w:rsidRDefault="00591F2A" w:rsidP="00591F2A">
      <w:pPr>
        <w:pStyle w:val="SyntaxDefinition"/>
        <w:rPr>
          <w:ins w:id="931" w:author="Rev 7 Allen Wirfs-Brock" w:date="2012-05-04T10:39:00Z"/>
          <w:b/>
          <w:bCs/>
        </w:rPr>
      </w:pPr>
      <w:ins w:id="932" w:author="Rev 7 Allen Wirfs-Brock" w:date="2012-05-04T10:39: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ins>
    </w:p>
    <w:p w14:paraId="3A6BA778" w14:textId="77777777" w:rsidR="00591F2A" w:rsidRPr="00E77497" w:rsidRDefault="00591F2A" w:rsidP="00591F2A">
      <w:pPr>
        <w:pStyle w:val="SyntaxRule"/>
        <w:rPr>
          <w:ins w:id="933" w:author="Rev 7 Allen Wirfs-Brock" w:date="2012-05-04T10:22:00Z"/>
        </w:rPr>
      </w:pPr>
      <w:ins w:id="934" w:author="Rev 7 Allen Wirfs-Brock" w:date="2012-05-04T10:22:00Z">
        <w:r w:rsidRPr="00E77497">
          <w:t xml:space="preserve">OctalIntegerLiteral </w:t>
        </w:r>
        <w:r w:rsidRPr="00E77497">
          <w:rPr>
            <w:rFonts w:ascii="Arial" w:hAnsi="Arial"/>
            <w:b/>
            <w:i w:val="0"/>
          </w:rPr>
          <w:t>::</w:t>
        </w:r>
      </w:ins>
    </w:p>
    <w:p w14:paraId="4F0481EF" w14:textId="77777777" w:rsidR="00591F2A" w:rsidRPr="00E77497" w:rsidRDefault="00591F2A" w:rsidP="00591F2A">
      <w:pPr>
        <w:pStyle w:val="SyntaxDefinition"/>
        <w:rPr>
          <w:ins w:id="935" w:author="Rev 7 Allen Wirfs-Brock" w:date="2012-05-04T10:22:00Z"/>
        </w:rPr>
      </w:pPr>
      <w:ins w:id="936" w:author="Rev 7 Allen Wirfs-Brock" w:date="2012-05-04T10:22:00Z">
        <w:r>
          <w:rPr>
            <w:rFonts w:ascii="Courier New" w:hAnsi="Courier New"/>
            <w:b/>
            <w:i w:val="0"/>
          </w:rPr>
          <w:t>0o</w:t>
        </w:r>
        <w:r w:rsidRPr="00E77497">
          <w:t xml:space="preserve"> OctalDigit</w:t>
        </w:r>
        <w:r>
          <w:br/>
        </w:r>
        <w:r>
          <w:rPr>
            <w:rFonts w:ascii="Courier New" w:hAnsi="Courier New"/>
            <w:b/>
            <w:i w:val="0"/>
          </w:rPr>
          <w:t>0O</w:t>
        </w:r>
        <w:r w:rsidRPr="00E77497">
          <w:t xml:space="preserve"> OctalDigit</w:t>
        </w:r>
        <w:r w:rsidRPr="00E77497">
          <w:br/>
          <w:t>OctalIntegerLiteral OctalDigit</w:t>
        </w:r>
      </w:ins>
    </w:p>
    <w:p w14:paraId="7AF98869" w14:textId="77777777" w:rsidR="00591F2A" w:rsidRPr="00C7794D" w:rsidRDefault="00591F2A" w:rsidP="00591F2A">
      <w:pPr>
        <w:pStyle w:val="SyntaxRule"/>
        <w:rPr>
          <w:ins w:id="937" w:author="Rev 7 Allen Wirfs-Brock" w:date="2012-05-04T10:22:00Z"/>
          <w:rFonts w:ascii="Courier New" w:hAnsi="Courier New" w:cs="Courier New"/>
          <w:i w:val="0"/>
        </w:rPr>
      </w:pPr>
      <w:ins w:id="938" w:author="Rev 7 Allen Wirfs-Brock" w:date="2012-05-04T10:22:00Z">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51F31523" w14:textId="77777777" w:rsidR="00591F2A" w:rsidRPr="00C7794D" w:rsidRDefault="00591F2A" w:rsidP="00591F2A">
      <w:pPr>
        <w:pStyle w:val="SyntaxDefinition"/>
        <w:rPr>
          <w:ins w:id="939" w:author="Rev 7 Allen Wirfs-Brock" w:date="2012-05-04T10:22:00Z"/>
          <w:b/>
          <w:bCs/>
        </w:rPr>
      </w:pPr>
      <w:ins w:id="940" w:author="Rev 7 Allen Wirfs-Brock" w:date="2012-05-04T10:22: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ins>
    </w:p>
    <w:p w14:paraId="757EB641"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1922D3F3"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6829E053" w14:textId="77777777" w:rsidR="004C02EF" w:rsidRPr="00E77497" w:rsidRDefault="004C02EF" w:rsidP="004C02EF">
      <w:pPr>
        <w:pStyle w:val="SyntaxRule"/>
      </w:pPr>
      <w:r w:rsidRPr="00E77497">
        <w:t xml:space="preserve">HexDigit </w:t>
      </w:r>
      <w:r w:rsidRPr="00E77497">
        <w:rPr>
          <w:rFonts w:ascii="Arial" w:hAnsi="Arial" w:cs="Arial"/>
          <w:i w:val="0"/>
        </w:rPr>
        <w:t>::</w:t>
      </w:r>
      <w:r w:rsidRPr="00E77497">
        <w:rPr>
          <w:rFonts w:ascii="Arial" w:hAnsi="Arial" w:cs="Arial"/>
        </w:rPr>
        <w:t xml:space="preserve"> </w:t>
      </w:r>
      <w:r w:rsidRPr="00E77497">
        <w:rPr>
          <w:rFonts w:ascii="Arial" w:hAnsi="Arial" w:cs="Arial"/>
          <w:i w:val="0"/>
        </w:rPr>
        <w:t>one of</w:t>
      </w:r>
      <w:r w:rsidRPr="00E77497">
        <w:tab/>
      </w:r>
    </w:p>
    <w:p w14:paraId="298FC232"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0B19BD2D" w14:textId="77777777" w:rsidR="004C02EF" w:rsidRPr="00E77497" w:rsidRDefault="004C02EF" w:rsidP="004C02EF">
      <w:r w:rsidRPr="00E77497">
        <w:t xml:space="preserve">The source character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757B25FC" w14:textId="77777777" w:rsidR="004C02EF" w:rsidRPr="00E77497" w:rsidRDefault="004C02EF" w:rsidP="004C02EF">
      <w:pPr>
        <w:pStyle w:val="Note"/>
        <w:keepNext/>
        <w:spacing w:after="60"/>
      </w:pPr>
      <w:r w:rsidRPr="00E77497">
        <w:t>NOTE</w:t>
      </w:r>
      <w:r w:rsidRPr="00E77497">
        <w:tab/>
        <w:t>For example:</w:t>
      </w:r>
    </w:p>
    <w:p w14:paraId="106D2F0F" w14:textId="77777777" w:rsidR="004C02EF" w:rsidRPr="00E77497" w:rsidRDefault="004C02EF" w:rsidP="004C02EF">
      <w:pPr>
        <w:pStyle w:val="CodeSample3"/>
        <w:keepNext/>
        <w:spacing w:after="60"/>
        <w:ind w:left="1440"/>
        <w:rPr>
          <w:sz w:val="18"/>
          <w:szCs w:val="18"/>
        </w:rPr>
      </w:pPr>
      <w:r w:rsidRPr="00E77497">
        <w:rPr>
          <w:sz w:val="18"/>
          <w:szCs w:val="18"/>
        </w:rPr>
        <w:t>3in</w:t>
      </w:r>
    </w:p>
    <w:p w14:paraId="47B30553"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39E027CE" w14:textId="77777777" w:rsidR="004C02EF" w:rsidRPr="00E77497" w:rsidRDefault="004C02EF" w:rsidP="004C02EF">
      <w:pPr>
        <w:pStyle w:val="Syntax"/>
      </w:pPr>
      <w:r w:rsidRPr="00E77497">
        <w:t>Semantics</w:t>
      </w:r>
    </w:p>
    <w:p w14:paraId="6763DDD4"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7D41FF9A" w14:textId="77777777" w:rsidR="004C02EF" w:rsidRPr="00E77497" w:rsidRDefault="004C02EF" w:rsidP="004C02EF">
      <w:pPr>
        <w:pStyle w:val="MathSpecialCase3"/>
        <w:numPr>
          <w:ilvl w:val="2"/>
          <w:numId w:val="31"/>
        </w:numPr>
        <w:tabs>
          <w:tab w:val="left" w:pos="450"/>
        </w:tabs>
        <w:spacing w:after="0"/>
        <w:ind w:left="446" w:hanging="446"/>
      </w:pPr>
      <w:bookmarkStart w:id="941" w:name="_Ref378386289"/>
      <w:bookmarkStart w:id="942"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67F7C53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2756663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389D0B0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s.</w:t>
      </w:r>
    </w:p>
    <w:p w14:paraId="7BBCCF5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156B984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times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 xml:space="preserve">s </w:t>
      </w:r>
      <w:r w:rsidRPr="00E77497">
        <w:rPr>
          <w:rFonts w:ascii="Courier New" w:hAnsi="Courier New" w:cs="Courier New"/>
        </w:rPr>
        <w:t>and e</w:t>
      </w:r>
      <w:r w:rsidRPr="00E77497">
        <w:t xml:space="preserve"> </w:t>
      </w:r>
      <w:r w:rsidRPr="00E77497">
        <w:rPr>
          <w:rFonts w:ascii="Arial" w:hAnsi="Arial"/>
        </w:rPr>
        <w:t xml:space="preserve">is the MV of </w:t>
      </w:r>
      <w:r w:rsidRPr="00E77497">
        <w:rPr>
          <w:i/>
        </w:rPr>
        <w:t>ExponentPart</w:t>
      </w:r>
      <w:r w:rsidRPr="00E77497">
        <w:t>.</w:t>
      </w:r>
    </w:p>
    <w:p w14:paraId="5BBE64F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E77497">
        <w:t>s.</w:t>
      </w:r>
    </w:p>
    <w:p w14:paraId="32342AE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E77497">
        <w:t xml:space="preserve">s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165EAB3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48DB723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25BA616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7A37A50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43C3CE7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Pr="00E77497">
        <w:rPr>
          <w:rFonts w:ascii="Arial" w:hAnsi="Arial" w:cs="Arial"/>
        </w:rPr>
        <w:t xml:space="preserve">times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49D5B1D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26140E1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Pr="00E77497">
        <w:rPr>
          <w:rFonts w:ascii="Arial" w:hAnsi="Arial" w:cs="Arial"/>
        </w:rPr>
        <w:t>times 10) plus the MV of</w:t>
      </w:r>
      <w:r w:rsidRPr="00E77497">
        <w:t xml:space="preserve"> </w:t>
      </w:r>
      <w:r w:rsidRPr="00E77497">
        <w:rPr>
          <w:i/>
        </w:rPr>
        <w:t>DecimalDigit</w:t>
      </w:r>
      <w:r w:rsidRPr="00E77497">
        <w:t>.</w:t>
      </w:r>
    </w:p>
    <w:p w14:paraId="6A6DA72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0BB172D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31901B8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007D712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676992F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 xml:space="preserve">is </w:t>
      </w:r>
      <w:r w:rsidRPr="00E77497">
        <w:t>0</w:t>
      </w:r>
      <w:r w:rsidRPr="00E77497">
        <w:rPr>
          <w:rFonts w:ascii="Arial" w:hAnsi="Arial" w:cs="Arial"/>
        </w:rPr>
        <w:t>.</w:t>
      </w:r>
    </w:p>
    <w:p w14:paraId="5839073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cs="Arial"/>
        </w:rPr>
        <w:t xml:space="preserve">is </w:t>
      </w:r>
      <w:r w:rsidRPr="00E77497">
        <w:t>1</w:t>
      </w:r>
      <w:r w:rsidRPr="00E77497">
        <w:rPr>
          <w:rFonts w:ascii="Arial" w:hAnsi="Arial" w:cs="Arial"/>
        </w:rPr>
        <w:t>.</w:t>
      </w:r>
    </w:p>
    <w:p w14:paraId="1ED6D8B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cs="Arial"/>
        </w:rPr>
        <w:t xml:space="preserve">is </w:t>
      </w:r>
      <w:r w:rsidRPr="00E77497">
        <w:t>2</w:t>
      </w:r>
      <w:r w:rsidRPr="00E77497">
        <w:rPr>
          <w:rFonts w:ascii="Arial" w:hAnsi="Arial" w:cs="Arial"/>
        </w:rPr>
        <w:t>.</w:t>
      </w:r>
    </w:p>
    <w:p w14:paraId="3343E6F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cs="Arial"/>
        </w:rPr>
        <w:t xml:space="preserve">is </w:t>
      </w:r>
      <w:r w:rsidRPr="00E77497">
        <w:t>3</w:t>
      </w:r>
      <w:r w:rsidRPr="00E77497">
        <w:rPr>
          <w:rFonts w:ascii="Arial" w:hAnsi="Arial" w:cs="Arial"/>
        </w:rPr>
        <w:t>.</w:t>
      </w:r>
    </w:p>
    <w:p w14:paraId="4F00D52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cs="Arial"/>
        </w:rPr>
        <w:t xml:space="preserve">is </w:t>
      </w:r>
      <w:r w:rsidRPr="00E77497">
        <w:t>4</w:t>
      </w:r>
      <w:r w:rsidRPr="00E77497">
        <w:rPr>
          <w:rFonts w:ascii="Arial" w:hAnsi="Arial" w:cs="Arial"/>
        </w:rPr>
        <w:t>.</w:t>
      </w:r>
    </w:p>
    <w:p w14:paraId="6DFDBB7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cs="Arial"/>
        </w:rPr>
        <w:t xml:space="preserve">is </w:t>
      </w:r>
      <w:r w:rsidRPr="00E77497">
        <w:t>5</w:t>
      </w:r>
      <w:r w:rsidRPr="00E77497">
        <w:rPr>
          <w:rFonts w:ascii="Arial" w:hAnsi="Arial" w:cs="Arial"/>
        </w:rPr>
        <w:t>.</w:t>
      </w:r>
    </w:p>
    <w:p w14:paraId="3A0E9C7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cs="Arial"/>
        </w:rPr>
        <w:t xml:space="preserve">is </w:t>
      </w:r>
      <w:r w:rsidRPr="00E77497">
        <w:t>6</w:t>
      </w:r>
      <w:r w:rsidRPr="00E77497">
        <w:rPr>
          <w:rFonts w:ascii="Arial" w:hAnsi="Arial" w:cs="Arial"/>
        </w:rPr>
        <w:t>.</w:t>
      </w:r>
    </w:p>
    <w:p w14:paraId="5D94D34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cs="Arial"/>
        </w:rPr>
        <w:t xml:space="preserve">is </w:t>
      </w:r>
      <w:r w:rsidRPr="00591F2A">
        <w:t>7</w:t>
      </w:r>
      <w:r w:rsidRPr="00E77497">
        <w:rPr>
          <w:rFonts w:ascii="Arial" w:hAnsi="Arial" w:cs="Arial"/>
        </w:rPr>
        <w:t>.</w:t>
      </w:r>
    </w:p>
    <w:p w14:paraId="317AFD8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565DD62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68EC6389" w14:textId="77777777" w:rsidR="00591F2A" w:rsidRPr="00A67AF2" w:rsidRDefault="00591F2A" w:rsidP="00591F2A">
      <w:pPr>
        <w:pStyle w:val="MathSpecialCase3"/>
        <w:numPr>
          <w:ilvl w:val="2"/>
          <w:numId w:val="31"/>
        </w:numPr>
        <w:tabs>
          <w:tab w:val="left" w:pos="450"/>
        </w:tabs>
        <w:spacing w:after="0"/>
        <w:ind w:left="446" w:hanging="446"/>
        <w:rPr>
          <w:ins w:id="943" w:author="Rev 7 Allen Wirfs-Brock" w:date="2012-05-04T10:41:00Z"/>
          <w:rFonts w:ascii="Arial" w:hAnsi="Arial"/>
        </w:rPr>
      </w:pPr>
      <w:ins w:id="944" w:author="Rev 7 Allen Wirfs-Brock" w:date="2012-05-04T10:41: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ins>
      <w:ins w:id="945" w:author="Rev 7 Allen Wirfs-Brock" w:date="2012-05-04T10:42:00Z">
        <w:r>
          <w:rPr>
            <w:i/>
          </w:rPr>
          <w:t>Binary</w:t>
        </w:r>
      </w:ins>
      <w:ins w:id="946" w:author="Rev 7 Allen Wirfs-Brock" w:date="2012-05-04T10:41:00Z">
        <w:r w:rsidRPr="00591F2A">
          <w:rPr>
            <w:i/>
          </w:rPr>
          <w:t>IntegerLiteral</w:t>
        </w:r>
        <w:r w:rsidRPr="00A67AF2">
          <w:rPr>
            <w:rFonts w:ascii="Arial" w:hAnsi="Arial"/>
          </w:rPr>
          <w:t>.</w:t>
        </w:r>
      </w:ins>
    </w:p>
    <w:p w14:paraId="4FB37DC6" w14:textId="77777777" w:rsidR="00591F2A" w:rsidRPr="00E77497" w:rsidRDefault="00591F2A" w:rsidP="00591F2A">
      <w:pPr>
        <w:pStyle w:val="MathSpecialCase3"/>
        <w:numPr>
          <w:ilvl w:val="2"/>
          <w:numId w:val="31"/>
        </w:numPr>
        <w:tabs>
          <w:tab w:val="left" w:pos="450"/>
        </w:tabs>
        <w:spacing w:after="0"/>
        <w:ind w:left="446" w:hanging="446"/>
        <w:rPr>
          <w:ins w:id="947" w:author="Rev 7 Allen Wirfs-Brock" w:date="2012-05-04T10:41:00Z"/>
          <w:rFonts w:ascii="Arial" w:hAnsi="Arial"/>
        </w:rPr>
      </w:pPr>
      <w:ins w:id="948" w:author="Rev 7 Allen Wirfs-Brock" w:date="2012-05-04T10:41:00Z">
        <w:r w:rsidRPr="00B820AB">
          <w:rPr>
            <w:rFonts w:ascii="Arial" w:hAnsi="Arial"/>
          </w:rPr>
          <w:t xml:space="preserve">The MV of </w:t>
        </w:r>
      </w:ins>
      <w:ins w:id="949" w:author="Rev 7 Allen Wirfs-Brock" w:date="2012-05-04T10:42:00Z">
        <w:r>
          <w:rPr>
            <w:i/>
          </w:rPr>
          <w:t>Binary</w:t>
        </w:r>
      </w:ins>
      <w:ins w:id="950" w:author="Rev 7 Allen Wirfs-Brock" w:date="2012-05-04T10:41:00Z">
        <w:r w:rsidRPr="00591F2A">
          <w:rPr>
            <w:i/>
          </w:rPr>
          <w:t>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0</w:t>
        </w:r>
        <w:r w:rsidRPr="00E77497">
          <w:rPr>
            <w:rFonts w:ascii="Arial" w:hAnsi="Arial"/>
          </w:rPr>
          <w:t xml:space="preserve"> is </w:t>
        </w:r>
        <w:r w:rsidRPr="00591F2A">
          <w:t>0</w:t>
        </w:r>
        <w:r w:rsidRPr="00E77497">
          <w:rPr>
            <w:rFonts w:ascii="Arial" w:hAnsi="Arial"/>
          </w:rPr>
          <w:t>.</w:t>
        </w:r>
      </w:ins>
    </w:p>
    <w:p w14:paraId="33ECEA33" w14:textId="77777777" w:rsidR="00591F2A" w:rsidRPr="00E77497" w:rsidRDefault="00591F2A" w:rsidP="00591F2A">
      <w:pPr>
        <w:pStyle w:val="MathSpecialCase3"/>
        <w:numPr>
          <w:ilvl w:val="2"/>
          <w:numId w:val="31"/>
        </w:numPr>
        <w:tabs>
          <w:tab w:val="left" w:pos="450"/>
        </w:tabs>
        <w:spacing w:after="0"/>
        <w:ind w:left="446" w:hanging="446"/>
        <w:rPr>
          <w:ins w:id="951" w:author="Rev 7 Allen Wirfs-Brock" w:date="2012-05-04T10:41:00Z"/>
          <w:rFonts w:ascii="Arial" w:hAnsi="Arial"/>
        </w:rPr>
      </w:pPr>
      <w:ins w:id="952" w:author="Rev 7 Allen Wirfs-Brock" w:date="2012-05-04T10:41:00Z">
        <w:r w:rsidRPr="00E77497">
          <w:rPr>
            <w:rFonts w:ascii="Arial" w:hAnsi="Arial"/>
          </w:rPr>
          <w:t xml:space="preserve">The MV of </w:t>
        </w:r>
      </w:ins>
      <w:ins w:id="953" w:author="Rev 7 Allen Wirfs-Brock" w:date="2012-05-04T10:42:00Z">
        <w:r>
          <w:rPr>
            <w:i/>
          </w:rPr>
          <w:t>Binary</w:t>
        </w:r>
      </w:ins>
      <w:ins w:id="954" w:author="Rev 7 Allen Wirfs-Brock" w:date="2012-05-04T10:41:00Z">
        <w:r w:rsidRPr="00591F2A">
          <w:rPr>
            <w:i/>
          </w:rPr>
          <w:t>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1</w:t>
        </w:r>
        <w:r w:rsidRPr="00E77497">
          <w:rPr>
            <w:rFonts w:ascii="Arial" w:hAnsi="Arial"/>
          </w:rPr>
          <w:t xml:space="preserve"> is </w:t>
        </w:r>
        <w:r w:rsidRPr="00591F2A">
          <w:t>1</w:t>
        </w:r>
        <w:r w:rsidRPr="00E77497">
          <w:rPr>
            <w:rFonts w:ascii="Arial" w:hAnsi="Arial"/>
          </w:rPr>
          <w:t>.</w:t>
        </w:r>
      </w:ins>
    </w:p>
    <w:p w14:paraId="22E17521" w14:textId="77777777" w:rsidR="00591F2A" w:rsidRPr="00E77497" w:rsidRDefault="00591F2A" w:rsidP="00591F2A">
      <w:pPr>
        <w:pStyle w:val="MathSpecialCase3"/>
        <w:numPr>
          <w:ilvl w:val="2"/>
          <w:numId w:val="31"/>
        </w:numPr>
        <w:tabs>
          <w:tab w:val="left" w:pos="450"/>
        </w:tabs>
        <w:spacing w:after="0"/>
        <w:ind w:left="446" w:hanging="446"/>
        <w:rPr>
          <w:ins w:id="955" w:author="Rev 7 Allen Wirfs-Brock" w:date="2012-05-04T10:43:00Z"/>
          <w:rFonts w:ascii="Arial" w:hAnsi="Arial"/>
        </w:rPr>
      </w:pPr>
      <w:ins w:id="956" w:author="Rev 7 Allen Wirfs-Brock" w:date="2012-05-04T10:43: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ins>
      <w:ins w:id="957" w:author="Rev 7 Allen Wirfs-Brock" w:date="2012-05-04T10:44:00Z">
        <w:r>
          <w:rPr>
            <w:i/>
          </w:rPr>
          <w:t>Binary</w:t>
        </w:r>
        <w:r w:rsidRPr="00591F2A">
          <w:rPr>
            <w:i/>
          </w:rPr>
          <w:t>Digit</w:t>
        </w:r>
        <w:r w:rsidRPr="00E77497">
          <w:rPr>
            <w:rFonts w:ascii="Arial" w:hAnsi="Arial"/>
          </w:rPr>
          <w:t xml:space="preserve"> </w:t>
        </w:r>
      </w:ins>
      <w:ins w:id="958" w:author="Rev 7 Allen Wirfs-Brock" w:date="2012-05-04T10:43:00Z">
        <w:r w:rsidRPr="00E77497">
          <w:rPr>
            <w:rFonts w:ascii="Arial" w:hAnsi="Arial"/>
          </w:rPr>
          <w:t xml:space="preserve">is the MV of </w:t>
        </w:r>
      </w:ins>
      <w:ins w:id="959" w:author="Rev 7 Allen Wirfs-Brock" w:date="2012-05-04T10:44:00Z">
        <w:r>
          <w:rPr>
            <w:i/>
          </w:rPr>
          <w:t>Binary</w:t>
        </w:r>
        <w:r w:rsidRPr="00591F2A">
          <w:rPr>
            <w:i/>
          </w:rPr>
          <w:t>Digit</w:t>
        </w:r>
      </w:ins>
      <w:ins w:id="960" w:author="Rev 7 Allen Wirfs-Brock" w:date="2012-05-04T10:43:00Z">
        <w:r w:rsidRPr="00E77497">
          <w:rPr>
            <w:rFonts w:ascii="Arial" w:hAnsi="Arial"/>
          </w:rPr>
          <w:t>.</w:t>
        </w:r>
      </w:ins>
    </w:p>
    <w:p w14:paraId="3E573B38" w14:textId="77777777" w:rsidR="00591F2A" w:rsidRPr="00E77497" w:rsidRDefault="00591F2A" w:rsidP="00591F2A">
      <w:pPr>
        <w:pStyle w:val="MathSpecialCase3"/>
        <w:numPr>
          <w:ilvl w:val="2"/>
          <w:numId w:val="31"/>
        </w:numPr>
        <w:tabs>
          <w:tab w:val="left" w:pos="450"/>
        </w:tabs>
        <w:spacing w:after="0"/>
        <w:ind w:left="446" w:hanging="446"/>
        <w:rPr>
          <w:ins w:id="961" w:author="Rev 7 Allen Wirfs-Brock" w:date="2012-05-04T10:43:00Z"/>
          <w:rFonts w:ascii="Arial" w:hAnsi="Arial"/>
        </w:rPr>
      </w:pPr>
      <w:ins w:id="962" w:author="Rev 7 Allen Wirfs-Brock" w:date="2012-05-04T10:43:00Z">
        <w:r w:rsidRPr="00E77497">
          <w:rPr>
            <w:rFonts w:ascii="Arial" w:hAnsi="Arial"/>
          </w:rPr>
          <w:t xml:space="preserve">The MV of </w:t>
        </w:r>
      </w:ins>
      <w:ins w:id="963" w:author="Rev 7 Allen Wirfs-Brock" w:date="2012-05-04T10:44:00Z">
        <w:r>
          <w:rPr>
            <w:i/>
          </w:rPr>
          <w:t>Binary</w:t>
        </w:r>
        <w:r w:rsidRPr="00591F2A">
          <w:rPr>
            <w:i/>
          </w:rPr>
          <w:t>IntegerLiteral</w:t>
        </w:r>
        <w:r>
          <w:rPr>
            <w:i/>
          </w:rPr>
          <w:t xml:space="preserve"> </w:t>
        </w:r>
      </w:ins>
      <w:ins w:id="964" w:author="Rev 7 Allen Wirfs-Brock" w:date="2012-05-04T10:43:00Z">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ins>
      <w:ins w:id="965" w:author="Rev 7 Allen Wirfs-Brock" w:date="2012-05-04T10:45:00Z">
        <w:r>
          <w:rPr>
            <w:i/>
          </w:rPr>
          <w:t>Binary</w:t>
        </w:r>
        <w:r w:rsidRPr="00591F2A">
          <w:rPr>
            <w:i/>
          </w:rPr>
          <w:t>Digit</w:t>
        </w:r>
        <w:r w:rsidRPr="00E77497">
          <w:rPr>
            <w:rFonts w:ascii="Arial" w:hAnsi="Arial"/>
          </w:rPr>
          <w:t xml:space="preserve"> </w:t>
        </w:r>
      </w:ins>
      <w:ins w:id="966" w:author="Rev 7 Allen Wirfs-Brock" w:date="2012-05-04T10:43:00Z">
        <w:r w:rsidRPr="00E77497">
          <w:rPr>
            <w:rFonts w:ascii="Arial" w:hAnsi="Arial"/>
          </w:rPr>
          <w:t xml:space="preserve">is the MV of </w:t>
        </w:r>
      </w:ins>
      <w:ins w:id="967" w:author="Rev 7 Allen Wirfs-Brock" w:date="2012-05-04T10:45:00Z">
        <w:r>
          <w:rPr>
            <w:i/>
          </w:rPr>
          <w:t>Binary</w:t>
        </w:r>
        <w:r w:rsidRPr="00591F2A">
          <w:rPr>
            <w:i/>
          </w:rPr>
          <w:t>Digit</w:t>
        </w:r>
      </w:ins>
      <w:ins w:id="968" w:author="Rev 7 Allen Wirfs-Brock" w:date="2012-05-04T10:43:00Z">
        <w:r w:rsidRPr="00E77497">
          <w:rPr>
            <w:rFonts w:ascii="Arial" w:hAnsi="Arial"/>
          </w:rPr>
          <w:t>.</w:t>
        </w:r>
      </w:ins>
    </w:p>
    <w:p w14:paraId="3387B115" w14:textId="77777777" w:rsidR="00591F2A" w:rsidRPr="00E77497" w:rsidRDefault="00591F2A" w:rsidP="00591F2A">
      <w:pPr>
        <w:pStyle w:val="MathSpecialCase3"/>
        <w:numPr>
          <w:ilvl w:val="2"/>
          <w:numId w:val="31"/>
        </w:numPr>
        <w:tabs>
          <w:tab w:val="left" w:pos="450"/>
        </w:tabs>
        <w:spacing w:after="0"/>
        <w:ind w:left="446" w:hanging="446"/>
        <w:rPr>
          <w:ins w:id="969" w:author="Rev 7 Allen Wirfs-Brock" w:date="2012-05-04T10:43:00Z"/>
          <w:rFonts w:ascii="Arial" w:hAnsi="Arial"/>
        </w:rPr>
      </w:pPr>
      <w:ins w:id="970" w:author="Rev 7 Allen Wirfs-Brock" w:date="2012-05-04T10:43:00Z">
        <w:r w:rsidRPr="00E77497">
          <w:rPr>
            <w:rFonts w:ascii="Arial" w:hAnsi="Arial"/>
          </w:rPr>
          <w:t xml:space="preserve">The MV of </w:t>
        </w:r>
      </w:ins>
      <w:ins w:id="971" w:author="Rev 7 Allen Wirfs-Brock" w:date="2012-05-04T10:44:00Z">
        <w:r>
          <w:rPr>
            <w:i/>
          </w:rPr>
          <w:t>Binary</w:t>
        </w:r>
        <w:r w:rsidRPr="00591F2A">
          <w:rPr>
            <w:i/>
          </w:rPr>
          <w:t>IntegerLiteral</w:t>
        </w:r>
        <w:r>
          <w:rPr>
            <w:i/>
          </w:rPr>
          <w:t xml:space="preserve"> </w:t>
        </w:r>
      </w:ins>
      <w:ins w:id="972" w:author="Rev 7 Allen Wirfs-Brock" w:date="2012-05-04T10:43:00Z">
        <w:r w:rsidRPr="00591F2A">
          <w:rPr>
            <w:rFonts w:ascii="Arial" w:hAnsi="Arial"/>
            <w:b/>
          </w:rPr>
          <w:t>::</w:t>
        </w:r>
        <w:r w:rsidRPr="00E77497">
          <w:rPr>
            <w:rFonts w:ascii="Arial" w:hAnsi="Arial"/>
          </w:rPr>
          <w:t xml:space="preserve"> </w:t>
        </w:r>
      </w:ins>
      <w:ins w:id="973" w:author="Rev 7 Allen Wirfs-Brock" w:date="2012-05-04T10:44:00Z">
        <w:r>
          <w:rPr>
            <w:i/>
          </w:rPr>
          <w:t>Binary</w:t>
        </w:r>
        <w:r w:rsidRPr="00591F2A">
          <w:rPr>
            <w:i/>
          </w:rPr>
          <w:t>IntegerLiteral</w:t>
        </w:r>
        <w:r w:rsidRPr="00A67AF2">
          <w:rPr>
            <w:rFonts w:ascii="Arial" w:hAnsi="Arial"/>
          </w:rPr>
          <w:t xml:space="preserve"> </w:t>
        </w:r>
      </w:ins>
      <w:ins w:id="974" w:author="Rev 7 Allen Wirfs-Brock" w:date="2012-05-04T10:45:00Z">
        <w:r>
          <w:rPr>
            <w:i/>
          </w:rPr>
          <w:t>Binary</w:t>
        </w:r>
        <w:r w:rsidRPr="00591F2A">
          <w:rPr>
            <w:i/>
          </w:rPr>
          <w:t>Digit</w:t>
        </w:r>
        <w:r w:rsidRPr="00E77497">
          <w:rPr>
            <w:rFonts w:ascii="Arial" w:hAnsi="Arial"/>
          </w:rPr>
          <w:t xml:space="preserve"> </w:t>
        </w:r>
      </w:ins>
      <w:ins w:id="975" w:author="Rev 7 Allen Wirfs-Brock" w:date="2012-05-04T10:43:00Z">
        <w:r w:rsidRPr="00E77497">
          <w:rPr>
            <w:rFonts w:ascii="Arial" w:hAnsi="Arial"/>
          </w:rPr>
          <w:t xml:space="preserve">is (the MV of </w:t>
        </w:r>
      </w:ins>
      <w:ins w:id="976" w:author="Rev 7 Allen Wirfs-Brock" w:date="2012-05-04T10:44:00Z">
        <w:r>
          <w:rPr>
            <w:i/>
          </w:rPr>
          <w:t>Binary</w:t>
        </w:r>
        <w:r w:rsidRPr="00591F2A">
          <w:rPr>
            <w:i/>
          </w:rPr>
          <w:t>IntegerLiteral</w:t>
        </w:r>
        <w:r w:rsidRPr="00A67AF2">
          <w:rPr>
            <w:rFonts w:ascii="Arial" w:hAnsi="Arial"/>
          </w:rPr>
          <w:t xml:space="preserve"> </w:t>
        </w:r>
      </w:ins>
      <w:ins w:id="977" w:author="Rev 7 Allen Wirfs-Brock" w:date="2012-05-04T10:43:00Z">
        <w:r w:rsidRPr="00E77497">
          <w:rPr>
            <w:rFonts w:ascii="Arial" w:hAnsi="Arial"/>
          </w:rPr>
          <w:t xml:space="preserve">times </w:t>
        </w:r>
      </w:ins>
      <w:ins w:id="978" w:author="Rev 7 Allen Wirfs-Brock" w:date="2012-05-04T10:46:00Z">
        <w:r>
          <w:t>2</w:t>
        </w:r>
      </w:ins>
      <w:ins w:id="979" w:author="Rev 7 Allen Wirfs-Brock" w:date="2012-05-04T10:43:00Z">
        <w:r w:rsidRPr="00E77497">
          <w:rPr>
            <w:rFonts w:ascii="Arial" w:hAnsi="Arial"/>
          </w:rPr>
          <w:t xml:space="preserve">) plus the MV of </w:t>
        </w:r>
      </w:ins>
      <w:ins w:id="980" w:author="Rev 7 Allen Wirfs-Brock" w:date="2012-05-04T10:46:00Z">
        <w:r>
          <w:rPr>
            <w:i/>
          </w:rPr>
          <w:t>Binary</w:t>
        </w:r>
        <w:r w:rsidRPr="00591F2A">
          <w:rPr>
            <w:i/>
          </w:rPr>
          <w:t>Digit</w:t>
        </w:r>
      </w:ins>
      <w:ins w:id="981" w:author="Rev 7 Allen Wirfs-Brock" w:date="2012-05-04T10:43:00Z">
        <w:r w:rsidRPr="00E77497">
          <w:rPr>
            <w:rFonts w:ascii="Arial" w:hAnsi="Arial"/>
          </w:rPr>
          <w:t>.</w:t>
        </w:r>
      </w:ins>
    </w:p>
    <w:p w14:paraId="77A12F05" w14:textId="77777777" w:rsidR="00591F2A" w:rsidRPr="00A67AF2" w:rsidRDefault="00591F2A" w:rsidP="00591F2A">
      <w:pPr>
        <w:pStyle w:val="MathSpecialCase3"/>
        <w:numPr>
          <w:ilvl w:val="2"/>
          <w:numId w:val="31"/>
        </w:numPr>
        <w:tabs>
          <w:tab w:val="left" w:pos="450"/>
        </w:tabs>
        <w:spacing w:after="0"/>
        <w:ind w:left="446" w:hanging="446"/>
        <w:rPr>
          <w:ins w:id="982" w:author="Rev 7 Allen Wirfs-Brock" w:date="2012-05-04T10:28:00Z"/>
          <w:rFonts w:ascii="Arial" w:hAnsi="Arial"/>
        </w:rPr>
      </w:pPr>
      <w:ins w:id="983" w:author="Rev 7 Allen Wirfs-Brock" w:date="2012-05-04T10:28: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ins>
    </w:p>
    <w:p w14:paraId="7D95BC16" w14:textId="77777777" w:rsidR="00591F2A" w:rsidRPr="00E77497" w:rsidRDefault="00591F2A" w:rsidP="00591F2A">
      <w:pPr>
        <w:pStyle w:val="MathSpecialCase3"/>
        <w:numPr>
          <w:ilvl w:val="2"/>
          <w:numId w:val="31"/>
        </w:numPr>
        <w:tabs>
          <w:tab w:val="left" w:pos="450"/>
        </w:tabs>
        <w:spacing w:after="0"/>
        <w:ind w:left="446" w:hanging="446"/>
        <w:rPr>
          <w:ins w:id="984" w:author="Rev 7 Allen Wirfs-Brock" w:date="2012-05-04T10:28:00Z"/>
          <w:rFonts w:ascii="Arial" w:hAnsi="Arial"/>
        </w:rPr>
      </w:pPr>
      <w:ins w:id="985" w:author="Rev 7 Allen Wirfs-Brock" w:date="2012-05-04T10:28:00Z">
        <w:r w:rsidRPr="00B820AB">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0</w:t>
        </w:r>
        <w:r w:rsidRPr="00E77497">
          <w:rPr>
            <w:rFonts w:ascii="Arial" w:hAnsi="Arial"/>
          </w:rPr>
          <w:t xml:space="preserve"> is </w:t>
        </w:r>
        <w:r w:rsidRPr="00591F2A">
          <w:t>0</w:t>
        </w:r>
        <w:r w:rsidRPr="00E77497">
          <w:rPr>
            <w:rFonts w:ascii="Arial" w:hAnsi="Arial"/>
          </w:rPr>
          <w:t>.</w:t>
        </w:r>
      </w:ins>
    </w:p>
    <w:p w14:paraId="745DA022" w14:textId="77777777" w:rsidR="00591F2A" w:rsidRPr="00E77497" w:rsidRDefault="00591F2A" w:rsidP="00591F2A">
      <w:pPr>
        <w:pStyle w:val="MathSpecialCase3"/>
        <w:numPr>
          <w:ilvl w:val="2"/>
          <w:numId w:val="31"/>
        </w:numPr>
        <w:tabs>
          <w:tab w:val="left" w:pos="450"/>
        </w:tabs>
        <w:spacing w:after="0"/>
        <w:ind w:left="446" w:hanging="446"/>
        <w:rPr>
          <w:ins w:id="986" w:author="Rev 7 Allen Wirfs-Brock" w:date="2012-05-04T10:28:00Z"/>
          <w:rFonts w:ascii="Arial" w:hAnsi="Arial"/>
        </w:rPr>
      </w:pPr>
      <w:ins w:id="987"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1</w:t>
        </w:r>
        <w:r w:rsidRPr="00E77497">
          <w:rPr>
            <w:rFonts w:ascii="Arial" w:hAnsi="Arial"/>
          </w:rPr>
          <w:t xml:space="preserve"> is </w:t>
        </w:r>
        <w:r w:rsidRPr="00591F2A">
          <w:t>1</w:t>
        </w:r>
        <w:r w:rsidRPr="00E77497">
          <w:rPr>
            <w:rFonts w:ascii="Arial" w:hAnsi="Arial"/>
          </w:rPr>
          <w:t>.</w:t>
        </w:r>
      </w:ins>
    </w:p>
    <w:p w14:paraId="46D53A34" w14:textId="77777777" w:rsidR="00591F2A" w:rsidRPr="00E77497" w:rsidRDefault="00591F2A" w:rsidP="00591F2A">
      <w:pPr>
        <w:pStyle w:val="MathSpecialCase3"/>
        <w:numPr>
          <w:ilvl w:val="2"/>
          <w:numId w:val="31"/>
        </w:numPr>
        <w:tabs>
          <w:tab w:val="left" w:pos="450"/>
        </w:tabs>
        <w:spacing w:after="0"/>
        <w:ind w:left="446" w:hanging="446"/>
        <w:rPr>
          <w:ins w:id="988" w:author="Rev 7 Allen Wirfs-Brock" w:date="2012-05-04T10:28:00Z"/>
          <w:rFonts w:ascii="Arial" w:hAnsi="Arial"/>
        </w:rPr>
      </w:pPr>
      <w:ins w:id="989"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2</w:t>
        </w:r>
        <w:r w:rsidRPr="00E77497">
          <w:rPr>
            <w:rFonts w:ascii="Arial" w:hAnsi="Arial"/>
          </w:rPr>
          <w:t xml:space="preserve"> is </w:t>
        </w:r>
        <w:r w:rsidRPr="00591F2A">
          <w:t>2</w:t>
        </w:r>
        <w:r w:rsidRPr="00E77497">
          <w:rPr>
            <w:rFonts w:ascii="Arial" w:hAnsi="Arial"/>
          </w:rPr>
          <w:t>.</w:t>
        </w:r>
      </w:ins>
    </w:p>
    <w:p w14:paraId="7D26AE7C" w14:textId="77777777" w:rsidR="00591F2A" w:rsidRPr="00E77497" w:rsidRDefault="00591F2A" w:rsidP="00591F2A">
      <w:pPr>
        <w:pStyle w:val="MathSpecialCase3"/>
        <w:numPr>
          <w:ilvl w:val="2"/>
          <w:numId w:val="31"/>
        </w:numPr>
        <w:tabs>
          <w:tab w:val="left" w:pos="450"/>
        </w:tabs>
        <w:spacing w:after="0"/>
        <w:ind w:left="446" w:hanging="446"/>
        <w:rPr>
          <w:ins w:id="990" w:author="Rev 7 Allen Wirfs-Brock" w:date="2012-05-04T10:28:00Z"/>
          <w:rFonts w:ascii="Arial" w:hAnsi="Arial"/>
        </w:rPr>
      </w:pPr>
      <w:ins w:id="991"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3</w:t>
        </w:r>
        <w:r w:rsidRPr="00E77497">
          <w:rPr>
            <w:rFonts w:ascii="Arial" w:hAnsi="Arial"/>
          </w:rPr>
          <w:t xml:space="preserve"> is </w:t>
        </w:r>
        <w:r w:rsidRPr="00591F2A">
          <w:t>3</w:t>
        </w:r>
        <w:r w:rsidRPr="00E77497">
          <w:rPr>
            <w:rFonts w:ascii="Arial" w:hAnsi="Arial"/>
          </w:rPr>
          <w:t>.</w:t>
        </w:r>
      </w:ins>
    </w:p>
    <w:p w14:paraId="5000C3D5" w14:textId="77777777" w:rsidR="00591F2A" w:rsidRPr="00E77497" w:rsidRDefault="00591F2A" w:rsidP="00591F2A">
      <w:pPr>
        <w:pStyle w:val="MathSpecialCase3"/>
        <w:numPr>
          <w:ilvl w:val="2"/>
          <w:numId w:val="31"/>
        </w:numPr>
        <w:tabs>
          <w:tab w:val="left" w:pos="450"/>
        </w:tabs>
        <w:spacing w:after="0"/>
        <w:ind w:left="446" w:hanging="446"/>
        <w:rPr>
          <w:ins w:id="992" w:author="Rev 7 Allen Wirfs-Brock" w:date="2012-05-04T10:28:00Z"/>
          <w:rFonts w:ascii="Arial" w:hAnsi="Arial"/>
        </w:rPr>
      </w:pPr>
      <w:ins w:id="993"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4</w:t>
        </w:r>
        <w:r w:rsidRPr="00E77497">
          <w:rPr>
            <w:rFonts w:ascii="Arial" w:hAnsi="Arial"/>
          </w:rPr>
          <w:t xml:space="preserve"> is </w:t>
        </w:r>
        <w:r w:rsidRPr="00591F2A">
          <w:t>4</w:t>
        </w:r>
        <w:r w:rsidRPr="00E77497">
          <w:rPr>
            <w:rFonts w:ascii="Arial" w:hAnsi="Arial"/>
          </w:rPr>
          <w:t>.</w:t>
        </w:r>
      </w:ins>
    </w:p>
    <w:p w14:paraId="486594BA" w14:textId="77777777" w:rsidR="00591F2A" w:rsidRPr="00E77497" w:rsidRDefault="00591F2A" w:rsidP="00591F2A">
      <w:pPr>
        <w:pStyle w:val="MathSpecialCase3"/>
        <w:numPr>
          <w:ilvl w:val="2"/>
          <w:numId w:val="31"/>
        </w:numPr>
        <w:tabs>
          <w:tab w:val="left" w:pos="450"/>
        </w:tabs>
        <w:spacing w:after="0"/>
        <w:ind w:left="446" w:hanging="446"/>
        <w:rPr>
          <w:ins w:id="994" w:author="Rev 7 Allen Wirfs-Brock" w:date="2012-05-04T10:28:00Z"/>
          <w:rFonts w:ascii="Arial" w:hAnsi="Arial"/>
        </w:rPr>
      </w:pPr>
      <w:ins w:id="995"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5</w:t>
        </w:r>
        <w:r w:rsidRPr="00E77497">
          <w:rPr>
            <w:rFonts w:ascii="Arial" w:hAnsi="Arial"/>
          </w:rPr>
          <w:t xml:space="preserve"> is </w:t>
        </w:r>
        <w:r w:rsidRPr="00591F2A">
          <w:t>5</w:t>
        </w:r>
        <w:r w:rsidRPr="00E77497">
          <w:rPr>
            <w:rFonts w:ascii="Arial" w:hAnsi="Arial"/>
          </w:rPr>
          <w:t>.</w:t>
        </w:r>
      </w:ins>
    </w:p>
    <w:p w14:paraId="7C076EF2" w14:textId="77777777" w:rsidR="00591F2A" w:rsidRPr="00E77497" w:rsidRDefault="00591F2A" w:rsidP="00591F2A">
      <w:pPr>
        <w:pStyle w:val="MathSpecialCase3"/>
        <w:numPr>
          <w:ilvl w:val="2"/>
          <w:numId w:val="31"/>
        </w:numPr>
        <w:tabs>
          <w:tab w:val="left" w:pos="450"/>
        </w:tabs>
        <w:spacing w:after="0"/>
        <w:ind w:left="446" w:hanging="446"/>
        <w:rPr>
          <w:ins w:id="996" w:author="Rev 7 Allen Wirfs-Brock" w:date="2012-05-04T10:28:00Z"/>
          <w:rFonts w:ascii="Arial" w:hAnsi="Arial"/>
        </w:rPr>
      </w:pPr>
      <w:ins w:id="997"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6</w:t>
        </w:r>
        <w:r w:rsidRPr="00E77497">
          <w:rPr>
            <w:rFonts w:ascii="Arial" w:hAnsi="Arial"/>
          </w:rPr>
          <w:t xml:space="preserve"> is </w:t>
        </w:r>
        <w:r w:rsidRPr="00591F2A">
          <w:t>6</w:t>
        </w:r>
        <w:r w:rsidRPr="00E77497">
          <w:rPr>
            <w:rFonts w:ascii="Arial" w:hAnsi="Arial"/>
          </w:rPr>
          <w:t>.</w:t>
        </w:r>
      </w:ins>
    </w:p>
    <w:p w14:paraId="44382FC7" w14:textId="77777777" w:rsidR="00591F2A" w:rsidRPr="00E77497" w:rsidRDefault="00591F2A" w:rsidP="00591F2A">
      <w:pPr>
        <w:pStyle w:val="MathSpecialCase3"/>
        <w:numPr>
          <w:ilvl w:val="2"/>
          <w:numId w:val="31"/>
        </w:numPr>
        <w:tabs>
          <w:tab w:val="left" w:pos="450"/>
        </w:tabs>
        <w:spacing w:after="0"/>
        <w:ind w:left="446" w:hanging="446"/>
        <w:rPr>
          <w:ins w:id="998" w:author="Rev 7 Allen Wirfs-Brock" w:date="2012-05-04T10:28:00Z"/>
          <w:rFonts w:ascii="Arial" w:hAnsi="Arial"/>
        </w:rPr>
      </w:pPr>
      <w:ins w:id="999"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7</w:t>
        </w:r>
        <w:r w:rsidRPr="00E77497">
          <w:rPr>
            <w:rFonts w:ascii="Arial" w:hAnsi="Arial"/>
          </w:rPr>
          <w:t xml:space="preserve"> is </w:t>
        </w:r>
        <w:r w:rsidRPr="00591F2A">
          <w:t>7</w:t>
        </w:r>
        <w:r w:rsidRPr="00E77497">
          <w:rPr>
            <w:rFonts w:ascii="Arial" w:hAnsi="Arial"/>
          </w:rPr>
          <w:t>.</w:t>
        </w:r>
      </w:ins>
    </w:p>
    <w:p w14:paraId="3A8DB47E" w14:textId="77777777" w:rsidR="00591F2A" w:rsidRPr="00E77497" w:rsidRDefault="00591F2A" w:rsidP="00591F2A">
      <w:pPr>
        <w:pStyle w:val="MathSpecialCase3"/>
        <w:numPr>
          <w:ilvl w:val="2"/>
          <w:numId w:val="31"/>
        </w:numPr>
        <w:tabs>
          <w:tab w:val="left" w:pos="450"/>
        </w:tabs>
        <w:spacing w:after="0"/>
        <w:ind w:left="446" w:hanging="446"/>
        <w:rPr>
          <w:ins w:id="1000" w:author="Rev 7 Allen Wirfs-Brock" w:date="2012-05-04T10:28:00Z"/>
          <w:rFonts w:ascii="Arial" w:hAnsi="Arial"/>
        </w:rPr>
      </w:pPr>
      <w:ins w:id="1001" w:author="Rev 7 Allen Wirfs-Brock" w:date="2012-05-04T10:28: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ins>
      <w:ins w:id="1002" w:author="Rev 7 Allen Wirfs-Brock" w:date="2012-05-04T10:35:00Z">
        <w:r>
          <w:rPr>
            <w:rFonts w:ascii="Courier New" w:hAnsi="Courier New" w:cs="Courier New"/>
            <w:b/>
          </w:rPr>
          <w:t>0o</w:t>
        </w:r>
      </w:ins>
      <w:ins w:id="1003" w:author="Rev 7 Allen Wirfs-Brock" w:date="2012-05-04T10:28:00Z">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69521F63" w14:textId="77777777" w:rsidR="00591F2A" w:rsidRPr="00E77497" w:rsidRDefault="00591F2A" w:rsidP="00591F2A">
      <w:pPr>
        <w:pStyle w:val="MathSpecialCase3"/>
        <w:numPr>
          <w:ilvl w:val="2"/>
          <w:numId w:val="31"/>
        </w:numPr>
        <w:tabs>
          <w:tab w:val="left" w:pos="450"/>
        </w:tabs>
        <w:spacing w:after="0"/>
        <w:ind w:left="446" w:hanging="446"/>
        <w:rPr>
          <w:ins w:id="1004" w:author="Rev 7 Allen Wirfs-Brock" w:date="2012-05-04T10:36:00Z"/>
          <w:rFonts w:ascii="Arial" w:hAnsi="Arial"/>
        </w:rPr>
      </w:pPr>
      <w:ins w:id="1005" w:author="Rev 7 Allen Wirfs-Brock" w:date="2012-05-04T10:3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0E8AFC19" w14:textId="77777777" w:rsidR="00591F2A" w:rsidRPr="00E77497" w:rsidRDefault="00591F2A" w:rsidP="00591F2A">
      <w:pPr>
        <w:pStyle w:val="MathSpecialCase3"/>
        <w:numPr>
          <w:ilvl w:val="2"/>
          <w:numId w:val="31"/>
        </w:numPr>
        <w:tabs>
          <w:tab w:val="left" w:pos="450"/>
        </w:tabs>
        <w:spacing w:after="0"/>
        <w:ind w:left="446" w:hanging="446"/>
        <w:rPr>
          <w:ins w:id="1006" w:author="Rev 7 Allen Wirfs-Brock" w:date="2012-05-04T10:28:00Z"/>
          <w:rFonts w:ascii="Arial" w:hAnsi="Arial"/>
        </w:rPr>
      </w:pPr>
      <w:ins w:id="1007" w:author="Rev 7 Allen Wirfs-Brock" w:date="2012-05-04T10:28: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OctalIntegerLiteral</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OctalIntegerLiteral</w:t>
        </w:r>
        <w:r w:rsidRPr="00E77497">
          <w:rPr>
            <w:rFonts w:ascii="Arial" w:hAnsi="Arial"/>
          </w:rPr>
          <w:t xml:space="preserve"> times </w:t>
        </w:r>
        <w:r w:rsidRPr="00591F2A">
          <w:t>8</w:t>
        </w:r>
        <w:r w:rsidRPr="00E77497">
          <w:rPr>
            <w:rFonts w:ascii="Arial" w:hAnsi="Arial"/>
          </w:rPr>
          <w:t xml:space="preserve">) plus the MV of </w:t>
        </w:r>
        <w:r w:rsidRPr="00591F2A">
          <w:rPr>
            <w:i/>
          </w:rPr>
          <w:t>OctalDigit</w:t>
        </w:r>
        <w:r w:rsidRPr="00E77497">
          <w:rPr>
            <w:rFonts w:ascii="Arial" w:hAnsi="Arial"/>
          </w:rPr>
          <w:t>.</w:t>
        </w:r>
      </w:ins>
    </w:p>
    <w:p w14:paraId="04F60A7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6DFC910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0D55C2C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2E1DBCA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45DA6E1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67BF318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2CDB6CC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8E896E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0DF23E37" w14:textId="77777777" w:rsidR="004C02EF" w:rsidRPr="00E77497" w:rsidRDefault="004C02EF" w:rsidP="004C02E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i/>
        </w:rPr>
        <w:t>HexIntegerLiteral</w:t>
      </w:r>
      <w:r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Pr="00E77497">
        <w:rPr>
          <w:i/>
        </w:rPr>
        <w:t>HexIntegerLiteral</w:t>
      </w:r>
      <w:r w:rsidRPr="00E77497">
        <w:t xml:space="preserve"> </w:t>
      </w:r>
      <w:r w:rsidRPr="00E77497">
        <w:rPr>
          <w:rFonts w:ascii="Arial" w:hAnsi="Arial" w:cs="Arial"/>
        </w:rPr>
        <w:t xml:space="preserve">times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2149883E"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1CFC7836"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1C9C6040"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008" w:name="_Toc382202771"/>
      <w:bookmarkStart w:id="1009" w:name="_Toc382202991"/>
      <w:bookmarkStart w:id="1010" w:name="_Toc382212151"/>
      <w:bookmarkStart w:id="1011" w:name="_Toc382212330"/>
      <w:bookmarkStart w:id="1012" w:name="_Toc382291496"/>
      <w:bookmarkStart w:id="1013" w:name="_Ref382709603"/>
      <w:bookmarkStart w:id="1014" w:name="_Ref382709689"/>
      <w:bookmarkStart w:id="1015" w:name="_Toc385672132"/>
      <w:bookmarkStart w:id="1016" w:name="_Toc393690223"/>
    </w:p>
    <w:p w14:paraId="3625264E" w14:textId="77777777" w:rsidR="004C02EF" w:rsidRPr="00E77497" w:rsidRDefault="004C02EF" w:rsidP="004C02EF">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Pr="00E77497">
        <w:rPr>
          <w:rFonts w:ascii="Times New Roman" w:hAnsi="Times New Roman"/>
          <w:i/>
        </w:rPr>
        <w:t>OctalIntegerLiteral</w:t>
      </w:r>
      <w:r w:rsidRPr="00E77497">
        <w:t xml:space="preserve"> as described in B.1.1.</w:t>
      </w:r>
    </w:p>
    <w:p w14:paraId="4A3B5ADF" w14:textId="77777777" w:rsidR="004C02EF" w:rsidRPr="00E77497" w:rsidRDefault="004C02EF" w:rsidP="004C02EF">
      <w:pPr>
        <w:pStyle w:val="30"/>
        <w:numPr>
          <w:ilvl w:val="0"/>
          <w:numId w:val="0"/>
        </w:numPr>
      </w:pPr>
      <w:bookmarkStart w:id="1017" w:name="_Hlt463778258"/>
      <w:bookmarkStart w:id="1018" w:name="_Ref440437891"/>
      <w:bookmarkStart w:id="1019" w:name="_Toc472818768"/>
      <w:bookmarkStart w:id="1020" w:name="_Toc235503321"/>
      <w:bookmarkStart w:id="1021" w:name="_Toc241509096"/>
      <w:bookmarkStart w:id="1022" w:name="_Toc244416583"/>
      <w:bookmarkStart w:id="1023" w:name="_Toc276630947"/>
      <w:bookmarkStart w:id="1024" w:name="_Toc323907574"/>
      <w:bookmarkEnd w:id="1017"/>
      <w:r w:rsidRPr="00E77497">
        <w:t>7.8.4</w:t>
      </w:r>
      <w:r w:rsidRPr="00E77497">
        <w:tab/>
        <w:t>String Literal</w:t>
      </w:r>
      <w:bookmarkEnd w:id="941"/>
      <w:bookmarkEnd w:id="942"/>
      <w:bookmarkEnd w:id="1008"/>
      <w:bookmarkEnd w:id="1009"/>
      <w:bookmarkEnd w:id="1010"/>
      <w:bookmarkEnd w:id="1011"/>
      <w:bookmarkEnd w:id="1012"/>
      <w:bookmarkEnd w:id="1013"/>
      <w:bookmarkEnd w:id="1014"/>
      <w:bookmarkEnd w:id="1015"/>
      <w:bookmarkEnd w:id="1016"/>
      <w:r w:rsidRPr="00E77497">
        <w:t>s</w:t>
      </w:r>
      <w:bookmarkEnd w:id="1018"/>
      <w:bookmarkEnd w:id="1019"/>
      <w:bookmarkEnd w:id="1020"/>
      <w:bookmarkEnd w:id="1021"/>
      <w:bookmarkEnd w:id="1022"/>
      <w:bookmarkEnd w:id="1023"/>
      <w:bookmarkEnd w:id="1024"/>
    </w:p>
    <w:p w14:paraId="621A035D" w14:textId="77777777" w:rsidR="004C02EF" w:rsidRPr="00E77497" w:rsidRDefault="004C02EF" w:rsidP="004C02EF">
      <w:r w:rsidRPr="00E77497">
        <w:t>A string literal is zero or more characters enclosed in single or double quotes. Each character may be represented by an escape sequence. All characters may appear literally in a string literal except for the closing quote character, backslash, carriage return, line separator, paragraph separator, and line feed. Any character may appear in the form of an escape sequence.</w:t>
      </w:r>
    </w:p>
    <w:p w14:paraId="1AFFE546" w14:textId="77777777" w:rsidR="004C02EF" w:rsidRPr="00E77497" w:rsidRDefault="004C02EF" w:rsidP="004C02EF">
      <w:pPr>
        <w:pStyle w:val="Syntax"/>
      </w:pPr>
      <w:r w:rsidRPr="00E77497">
        <w:t>Syntax</w:t>
      </w:r>
    </w:p>
    <w:p w14:paraId="660B63C7" w14:textId="77777777" w:rsidR="004C02EF" w:rsidRPr="00E77497" w:rsidRDefault="004C02EF" w:rsidP="004C02EF">
      <w:pPr>
        <w:pStyle w:val="SyntaxRule"/>
      </w:pPr>
      <w:r w:rsidRPr="00E77497">
        <w:t xml:space="preserve">StringLiteral </w:t>
      </w:r>
      <w:r w:rsidRPr="00E77497">
        <w:rPr>
          <w:rFonts w:ascii="Arial" w:hAnsi="Arial" w:cs="Arial"/>
          <w:b/>
          <w:i w:val="0"/>
        </w:rPr>
        <w:t>::</w:t>
      </w:r>
    </w:p>
    <w:p w14:paraId="5DFFAFB8" w14:textId="77777777" w:rsidR="004C02EF" w:rsidRPr="00E77497" w:rsidRDefault="004C02EF" w:rsidP="004C02EF">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35050B4C" w14:textId="77777777" w:rsidR="004C02EF" w:rsidRPr="00E77497" w:rsidRDefault="004C02EF" w:rsidP="004C02EF">
      <w:pPr>
        <w:pStyle w:val="SyntaxRule"/>
      </w:pPr>
      <w:r w:rsidRPr="00E77497">
        <w:t xml:space="preserve">DoubleStringCharacters </w:t>
      </w:r>
      <w:r w:rsidRPr="00E77497">
        <w:rPr>
          <w:rFonts w:ascii="Arial" w:hAnsi="Arial" w:cs="Arial"/>
          <w:b/>
          <w:i w:val="0"/>
        </w:rPr>
        <w:t>::</w:t>
      </w:r>
    </w:p>
    <w:p w14:paraId="1D8F3A34" w14:textId="77777777" w:rsidR="004C02EF" w:rsidRPr="00E77497" w:rsidRDefault="004C02EF" w:rsidP="004C02EF">
      <w:pPr>
        <w:pStyle w:val="SyntaxDefinition"/>
        <w:rPr>
          <w:vertAlign w:val="subscript"/>
        </w:rPr>
      </w:pPr>
      <w:r w:rsidRPr="00E77497">
        <w:t>DoubleStringCharacter DoubleStringCharacters</w:t>
      </w:r>
      <w:r w:rsidRPr="00E77497">
        <w:rPr>
          <w:rFonts w:ascii="Arial" w:hAnsi="Arial"/>
          <w:i w:val="0"/>
          <w:vertAlign w:val="subscript"/>
        </w:rPr>
        <w:t>opt</w:t>
      </w:r>
    </w:p>
    <w:p w14:paraId="1AB89D55" w14:textId="77777777" w:rsidR="004C02EF" w:rsidRPr="00E77497" w:rsidRDefault="004C02EF" w:rsidP="004C02EF">
      <w:pPr>
        <w:pStyle w:val="SyntaxRule"/>
      </w:pPr>
      <w:r w:rsidRPr="00E77497">
        <w:t xml:space="preserve">SingleStringCharacters </w:t>
      </w:r>
      <w:r w:rsidRPr="00E77497">
        <w:rPr>
          <w:rFonts w:ascii="Arial" w:hAnsi="Arial" w:cs="Arial"/>
          <w:b/>
          <w:i w:val="0"/>
        </w:rPr>
        <w:t>::</w:t>
      </w:r>
    </w:p>
    <w:p w14:paraId="37788173" w14:textId="77777777" w:rsidR="004C02EF" w:rsidRPr="00E77497" w:rsidRDefault="004C02EF" w:rsidP="004C02EF">
      <w:pPr>
        <w:pStyle w:val="SyntaxDefinition"/>
        <w:rPr>
          <w:vertAlign w:val="subscript"/>
        </w:rPr>
      </w:pPr>
      <w:r w:rsidRPr="00E77497">
        <w:t>SingleStringCharacter SingleStringCharacters</w:t>
      </w:r>
      <w:r w:rsidRPr="00E77497">
        <w:rPr>
          <w:rFonts w:ascii="Arial" w:hAnsi="Arial"/>
          <w:i w:val="0"/>
          <w:vertAlign w:val="subscript"/>
        </w:rPr>
        <w:t>opt</w:t>
      </w:r>
    </w:p>
    <w:p w14:paraId="250ADBC4" w14:textId="77777777" w:rsidR="004C02EF" w:rsidRPr="00E77497" w:rsidRDefault="004C02EF" w:rsidP="004C02EF">
      <w:pPr>
        <w:pStyle w:val="SyntaxRule"/>
      </w:pPr>
      <w:r w:rsidRPr="00E77497">
        <w:t xml:space="preserve">DoubleStringCharacter </w:t>
      </w:r>
      <w:r w:rsidRPr="00E77497">
        <w:rPr>
          <w:rFonts w:ascii="Arial" w:hAnsi="Arial" w:cs="Arial"/>
          <w:b/>
          <w:i w:val="0"/>
        </w:rPr>
        <w:t>::</w:t>
      </w:r>
    </w:p>
    <w:p w14:paraId="2C9DB084"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8898847" w14:textId="77777777" w:rsidR="004C02EF" w:rsidRPr="00E77497" w:rsidRDefault="004C02EF" w:rsidP="004C02EF">
      <w:pPr>
        <w:pStyle w:val="SyntaxRule"/>
      </w:pPr>
      <w:r w:rsidRPr="00E77497">
        <w:t xml:space="preserve">SingleStringCharacter </w:t>
      </w:r>
      <w:r w:rsidRPr="00E77497">
        <w:rPr>
          <w:rFonts w:ascii="Arial" w:hAnsi="Arial" w:cs="Arial"/>
          <w:b/>
          <w:i w:val="0"/>
        </w:rPr>
        <w:t>::</w:t>
      </w:r>
    </w:p>
    <w:p w14:paraId="0F3DDAD8"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53015C25" w14:textId="77777777" w:rsidR="004C02EF" w:rsidRPr="00E77497" w:rsidRDefault="004C02EF" w:rsidP="004C02EF">
      <w:pPr>
        <w:pStyle w:val="SyntaxRule"/>
        <w:rPr>
          <w:b/>
        </w:rPr>
      </w:pPr>
      <w:r w:rsidRPr="00E77497">
        <w:t xml:space="preserve">LineContinuation </w:t>
      </w:r>
      <w:r w:rsidRPr="00E77497">
        <w:rPr>
          <w:rFonts w:ascii="Arial" w:hAnsi="Arial" w:cs="Arial"/>
          <w:b/>
          <w:i w:val="0"/>
        </w:rPr>
        <w:t>::</w:t>
      </w:r>
    </w:p>
    <w:p w14:paraId="7638E2D0" w14:textId="77777777" w:rsidR="004C02EF" w:rsidRPr="00E77497" w:rsidRDefault="004C02EF" w:rsidP="004C02EF">
      <w:pPr>
        <w:pStyle w:val="SyntaxDefinition"/>
      </w:pPr>
      <w:r w:rsidRPr="00E77497">
        <w:rPr>
          <w:rFonts w:ascii="Courier New" w:hAnsi="Courier New" w:cs="Courier New"/>
          <w:b/>
          <w:i w:val="0"/>
        </w:rPr>
        <w:t xml:space="preserve">\ </w:t>
      </w:r>
      <w:r w:rsidRPr="00E77497">
        <w:t>LineTerminatorSequence</w:t>
      </w:r>
    </w:p>
    <w:p w14:paraId="7F622A90" w14:textId="77777777" w:rsidR="004C02EF" w:rsidRPr="00E77497" w:rsidRDefault="004C02EF" w:rsidP="004C02EF">
      <w:pPr>
        <w:pStyle w:val="SyntaxRule"/>
      </w:pPr>
      <w:r w:rsidRPr="00E77497">
        <w:t xml:space="preserve">EscapeSequence </w:t>
      </w:r>
      <w:r w:rsidRPr="00E77497">
        <w:rPr>
          <w:rFonts w:ascii="Arial" w:hAnsi="Arial" w:cs="Arial"/>
          <w:b/>
          <w:i w:val="0"/>
        </w:rPr>
        <w:t>::</w:t>
      </w:r>
    </w:p>
    <w:p w14:paraId="7407D0D1" w14:textId="77777777" w:rsidR="004C02EF" w:rsidRPr="00E77497" w:rsidRDefault="004C02EF" w:rsidP="004C02EF">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6AE2E187" w14:textId="77777777" w:rsidR="004C02EF" w:rsidRPr="00E77497" w:rsidRDefault="004C02EF" w:rsidP="004C02EF">
      <w:pPr>
        <w:pStyle w:val="SyntaxRule"/>
      </w:pPr>
      <w:r w:rsidRPr="00E77497">
        <w:t xml:space="preserve">CharacterEscapeSequence </w:t>
      </w:r>
      <w:r w:rsidRPr="00E77497">
        <w:rPr>
          <w:rFonts w:ascii="Arial" w:hAnsi="Arial" w:cs="Arial"/>
          <w:b/>
          <w:i w:val="0"/>
        </w:rPr>
        <w:t>::</w:t>
      </w:r>
    </w:p>
    <w:p w14:paraId="1CF2DEC6" w14:textId="77777777" w:rsidR="004C02EF" w:rsidRPr="00E77497" w:rsidRDefault="004C02EF" w:rsidP="004C02EF">
      <w:pPr>
        <w:pStyle w:val="SyntaxDefinition"/>
      </w:pPr>
      <w:r w:rsidRPr="00E77497">
        <w:t>SingleEscapeCharacter</w:t>
      </w:r>
      <w:r w:rsidRPr="00E77497">
        <w:br/>
        <w:t>NonEscapeCharacter</w:t>
      </w:r>
    </w:p>
    <w:p w14:paraId="2C59069B" w14:textId="77777777" w:rsidR="004C02EF" w:rsidRPr="00E77497" w:rsidRDefault="004C02EF" w:rsidP="004C02EF">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6E5F3662" w14:textId="77777777" w:rsidR="004C02EF" w:rsidRPr="00C7794D" w:rsidRDefault="004C02EF" w:rsidP="004C02EF">
      <w:pPr>
        <w:pStyle w:val="SyntaxDefinition"/>
        <w:rPr>
          <w:rFonts w:ascii="Courier New" w:hAnsi="Courier New" w:cs="Courier New"/>
          <w:b/>
          <w:i w:val="0"/>
        </w:rPr>
      </w:pPr>
      <w:r w:rsidRPr="00C7794D">
        <w:rPr>
          <w:rFonts w:ascii="Courier New" w:hAnsi="Courier New" w:cs="Courier New"/>
          <w:b/>
          <w:i w:val="0"/>
        </w:rPr>
        <w:t>'  "  \  b  f  n  r  t  v</w:t>
      </w:r>
    </w:p>
    <w:p w14:paraId="55B631C8" w14:textId="77777777" w:rsidR="004C02EF" w:rsidRPr="009C202C" w:rsidRDefault="004C02EF" w:rsidP="004C02EF">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49A099F3" w14:textId="77777777" w:rsidR="004C02EF" w:rsidRPr="00E77497" w:rsidRDefault="004C02EF" w:rsidP="004C02EF">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313EE661" w14:textId="77777777" w:rsidR="004C02EF" w:rsidRPr="00E77497" w:rsidRDefault="004C02EF" w:rsidP="004C02EF">
      <w:pPr>
        <w:pStyle w:val="SyntaxRule"/>
      </w:pPr>
      <w:r w:rsidRPr="00E77497">
        <w:t xml:space="preserve">EscapeCharacter </w:t>
      </w:r>
      <w:r w:rsidRPr="00E77497">
        <w:rPr>
          <w:rFonts w:ascii="Arial" w:hAnsi="Arial" w:cs="Arial"/>
          <w:b/>
          <w:i w:val="0"/>
        </w:rPr>
        <w:t>::</w:t>
      </w:r>
    </w:p>
    <w:p w14:paraId="5518EEAE" w14:textId="77777777" w:rsidR="004C02EF" w:rsidRPr="00E77497" w:rsidRDefault="004C02EF" w:rsidP="004C02EF">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38896214" w14:textId="77777777" w:rsidR="004C02EF" w:rsidRPr="00E77497" w:rsidRDefault="004C02EF" w:rsidP="004C02EF">
      <w:pPr>
        <w:pStyle w:val="SyntaxRule"/>
      </w:pPr>
      <w:r w:rsidRPr="00E77497">
        <w:t xml:space="preserve">HexEscapeSequence </w:t>
      </w:r>
      <w:r w:rsidRPr="00E77497">
        <w:rPr>
          <w:rFonts w:ascii="Arial" w:hAnsi="Arial" w:cs="Arial"/>
          <w:b/>
          <w:i w:val="0"/>
        </w:rPr>
        <w:t>::</w:t>
      </w:r>
    </w:p>
    <w:p w14:paraId="09845D14" w14:textId="77777777" w:rsidR="004C02EF" w:rsidRPr="00E77497" w:rsidRDefault="004C02EF" w:rsidP="004C02EF">
      <w:pPr>
        <w:pStyle w:val="SyntaxDefinition"/>
      </w:pPr>
      <w:r w:rsidRPr="00E77497">
        <w:rPr>
          <w:rFonts w:ascii="Courier New" w:hAnsi="Courier New"/>
          <w:b/>
          <w:i w:val="0"/>
        </w:rPr>
        <w:t xml:space="preserve">x </w:t>
      </w:r>
      <w:r w:rsidRPr="00E77497">
        <w:t>HexDigit HexDigit</w:t>
      </w:r>
    </w:p>
    <w:p w14:paraId="35F38A81" w14:textId="77777777" w:rsidR="004C02EF" w:rsidRPr="00E77497" w:rsidRDefault="004C02EF" w:rsidP="004C02EF">
      <w:pPr>
        <w:pStyle w:val="SyntaxRule"/>
      </w:pPr>
      <w:r w:rsidRPr="00E77497">
        <w:t xml:space="preserve">UnicodeEscapeSequence </w:t>
      </w:r>
      <w:r w:rsidRPr="00E77497">
        <w:rPr>
          <w:rFonts w:ascii="Arial" w:hAnsi="Arial" w:cs="Arial"/>
          <w:b/>
          <w:i w:val="0"/>
        </w:rPr>
        <w:t>::</w:t>
      </w:r>
    </w:p>
    <w:p w14:paraId="5B154037" w14:textId="77777777" w:rsidR="004C02EF" w:rsidRPr="00E77497" w:rsidRDefault="004C02EF" w:rsidP="004C02EF">
      <w:pPr>
        <w:pStyle w:val="SyntaxDefinition"/>
      </w:pPr>
      <w:r w:rsidRPr="00E77497">
        <w:rPr>
          <w:rFonts w:ascii="Courier New" w:hAnsi="Courier New"/>
          <w:b/>
          <w:i w:val="0"/>
        </w:rPr>
        <w:t>u</w:t>
      </w:r>
      <w:r w:rsidRPr="00E77497">
        <w:t xml:space="preserve"> HexDigit HexDigit HexDigit HexDigit</w:t>
      </w:r>
    </w:p>
    <w:p w14:paraId="594D7783" w14:textId="77777777" w:rsidR="004C02EF" w:rsidRPr="00E77497" w:rsidRDefault="004C02EF" w:rsidP="004C02EF">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14:paraId="0BEECE42" w14:textId="77777777" w:rsidR="004C02EF" w:rsidRPr="00E77497" w:rsidRDefault="004C02EF" w:rsidP="004C02EF">
      <w:pPr>
        <w:pStyle w:val="Syntax"/>
      </w:pPr>
      <w:r w:rsidRPr="00E77497">
        <w:t>Semantics</w:t>
      </w:r>
    </w:p>
    <w:p w14:paraId="636B8281" w14:textId="77777777" w:rsidR="004C02EF" w:rsidRPr="00E77497" w:rsidRDefault="004C02EF" w:rsidP="004C02EF">
      <w:r w:rsidRPr="00E77497">
        <w:t>A string literal stands for a value of the String type. The String value (SV) of the literal is described in terms of character values (CV) contributed by the various parts of the string literal. As part of this process, some characters within the string literal are interpreted as having a mathematical value (MV), as described below or in 7.8.3.</w:t>
      </w:r>
    </w:p>
    <w:p w14:paraId="2E7A887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2DD25C3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7A2907D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131EBD1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1D48EA1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 xml:space="preserve">is a sequence of one character, the CV of </w:t>
      </w:r>
      <w:r w:rsidRPr="00E77497">
        <w:rPr>
          <w:i/>
        </w:rPr>
        <w:t>DoubleStringCharacter</w:t>
      </w:r>
      <w:r w:rsidRPr="00E77497">
        <w:t>.</w:t>
      </w:r>
    </w:p>
    <w:p w14:paraId="1149E3F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the CV of</w:t>
      </w:r>
      <w:r w:rsidRPr="00E77497">
        <w:t xml:space="preserve"> </w:t>
      </w:r>
      <w:r w:rsidRPr="00E77497">
        <w:rPr>
          <w:i/>
        </w:rPr>
        <w:t>DoubleStringCharacter</w:t>
      </w:r>
      <w:r w:rsidRPr="00E77497">
        <w:t xml:space="preserve"> followed </w:t>
      </w:r>
      <w:r w:rsidRPr="00E77497">
        <w:rPr>
          <w:rFonts w:ascii="Arial" w:hAnsi="Arial" w:cs="Arial"/>
        </w:rPr>
        <w:t xml:space="preserve">by all the characters in the SV of </w:t>
      </w:r>
      <w:r w:rsidRPr="00E77497">
        <w:rPr>
          <w:i/>
        </w:rPr>
        <w:t>DoubleStringCharacters</w:t>
      </w:r>
      <w:r w:rsidRPr="00E77497">
        <w:rPr>
          <w:rFonts w:ascii="Arial" w:hAnsi="Arial" w:cs="Arial"/>
        </w:rPr>
        <w:t xml:space="preserve"> in order.</w:t>
      </w:r>
    </w:p>
    <w:p w14:paraId="5ABBC35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is a sequence of one character, the CV of</w:t>
      </w:r>
      <w:r w:rsidRPr="00E77497">
        <w:t xml:space="preserve"> </w:t>
      </w:r>
      <w:r w:rsidRPr="00E77497">
        <w:rPr>
          <w:i/>
        </w:rPr>
        <w:t>SingleStringCharacter</w:t>
      </w:r>
      <w:r w:rsidRPr="00E77497">
        <w:t>.</w:t>
      </w:r>
    </w:p>
    <w:p w14:paraId="7040B79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 the CV of</w:t>
      </w:r>
      <w:r w:rsidRPr="009C202C">
        <w:t xml:space="preserve"> </w:t>
      </w:r>
      <w:r w:rsidRPr="009C202C">
        <w:rPr>
          <w:i/>
        </w:rPr>
        <w:t>SingleStringCharacter</w:t>
      </w:r>
      <w:r w:rsidRPr="009C202C">
        <w:t xml:space="preserve"> </w:t>
      </w:r>
      <w:r w:rsidRPr="00675B74">
        <w:rPr>
          <w:rFonts w:ascii="Arial" w:hAnsi="Arial" w:cs="Arial"/>
        </w:rPr>
        <w:t>followed by all the characters in the SV of</w:t>
      </w:r>
      <w:r w:rsidRPr="00E77497">
        <w:t xml:space="preserve"> </w:t>
      </w:r>
      <w:r w:rsidRPr="00E77497">
        <w:rPr>
          <w:i/>
        </w:rPr>
        <w:t>SingleStringCharacters</w:t>
      </w:r>
      <w:r w:rsidRPr="00E77497">
        <w:t xml:space="preserve"> </w:t>
      </w:r>
      <w:r w:rsidRPr="00E77497">
        <w:rPr>
          <w:rFonts w:ascii="Arial" w:hAnsi="Arial" w:cs="Arial"/>
        </w:rPr>
        <w:t>in order.</w:t>
      </w:r>
    </w:p>
    <w:p w14:paraId="7DCF17E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is the empty character sequence.</w:t>
      </w:r>
    </w:p>
    <w:p w14:paraId="0CD4FE3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6229633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68D009A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100F08E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2BD4AF4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1955F7B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120CD9B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1207DCE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is a &lt;NUL&gt; character (Unicode value 0000).</w:t>
      </w:r>
    </w:p>
    <w:p w14:paraId="52B1501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775A96E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695D5671" w14:textId="77777777" w:rsidR="004C02EF" w:rsidRPr="00E77497" w:rsidRDefault="004C02EF" w:rsidP="004C02EF">
      <w:pPr>
        <w:pStyle w:val="MathSpecialCase3"/>
        <w:numPr>
          <w:ilvl w:val="2"/>
          <w:numId w:val="31"/>
        </w:numPr>
        <w:tabs>
          <w:tab w:val="left" w:pos="450"/>
        </w:tabs>
        <w:spacing w:after="60"/>
        <w:ind w:left="446" w:hanging="446"/>
        <w:rPr>
          <w:rFonts w:ascii="Arial" w:hAnsi="Arial" w:cs="Arial"/>
          <w:i/>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 to Table 4:</w:t>
      </w:r>
    </w:p>
    <w:p w14:paraId="3CCA2490" w14:textId="77777777" w:rsidR="004C02EF" w:rsidRPr="00E77497" w:rsidRDefault="004C02EF" w:rsidP="004C02EF">
      <w:pPr>
        <w:pStyle w:val="Tabletitle"/>
        <w:keepNext w:val="0"/>
        <w:widowControl w:val="0"/>
        <w:rPr>
          <w:rFonts w:eastAsia="Arial Unicode MS"/>
        </w:rPr>
      </w:pPr>
      <w:r w:rsidRPr="00E77497">
        <w:rPr>
          <w:rFonts w:eastAsia="Arial Unicode MS"/>
        </w:rPr>
        <w:t>Table 4 — String Single Character Escape Sequences</w:t>
      </w:r>
    </w:p>
    <w:tbl>
      <w:tblPr>
        <w:tblW w:w="0" w:type="auto"/>
        <w:jc w:val="center"/>
        <w:tblCellMar>
          <w:left w:w="216" w:type="dxa"/>
          <w:right w:w="216" w:type="dxa"/>
        </w:tblCellMar>
        <w:tblLook w:val="0007" w:firstRow="0" w:lastRow="0" w:firstColumn="0" w:lastColumn="0" w:noHBand="0" w:noVBand="0"/>
        <w:tblPrChange w:id="1025" w:author="Rev 6 Allen Wirfs-Brock" w:date="2012-02-23T16:42:00Z">
          <w:tblPr>
            <w:tblW w:w="0" w:type="auto"/>
            <w:jc w:val="center"/>
            <w:tblLayout w:type="fixed"/>
            <w:tblCellMar>
              <w:left w:w="216" w:type="dxa"/>
              <w:right w:w="216" w:type="dxa"/>
            </w:tblCellMar>
            <w:tblLook w:val="0007" w:firstRow="0" w:lastRow="0" w:firstColumn="0" w:lastColumn="0" w:noHBand="0" w:noVBand="0"/>
          </w:tblPr>
        </w:tblPrChange>
      </w:tblPr>
      <w:tblGrid>
        <w:gridCol w:w="2198"/>
        <w:gridCol w:w="2160"/>
        <w:gridCol w:w="2148"/>
        <w:gridCol w:w="1264"/>
        <w:tblGridChange w:id="1026">
          <w:tblGrid>
            <w:gridCol w:w="2198"/>
            <w:gridCol w:w="2160"/>
            <w:gridCol w:w="2148"/>
            <w:gridCol w:w="1264"/>
          </w:tblGrid>
        </w:tblGridChange>
      </w:tblGrid>
      <w:tr w:rsidR="004C02EF" w:rsidRPr="00E77497" w14:paraId="129B4509" w14:textId="77777777" w:rsidTr="00550FEB">
        <w:trPr>
          <w:trHeight w:val="347"/>
          <w:jc w:val="center"/>
          <w:trPrChange w:id="1027" w:author="Rev 6 Allen Wirfs-Brock" w:date="2012-02-23T16:42:00Z">
            <w:trPr>
              <w:trHeight w:val="347"/>
              <w:jc w:val="center"/>
            </w:trPr>
          </w:trPrChange>
        </w:trPr>
        <w:tc>
          <w:tcPr>
            <w:tcW w:w="2198" w:type="dxa"/>
            <w:tcBorders>
              <w:top w:val="single" w:sz="12" w:space="0" w:color="000000"/>
              <w:left w:val="single" w:sz="6" w:space="0" w:color="000000"/>
              <w:bottom w:val="single" w:sz="6" w:space="0" w:color="000000"/>
            </w:tcBorders>
            <w:shd w:val="solid" w:color="C0C0C0" w:fill="FFFFFF"/>
            <w:tcPrChange w:id="1028" w:author="Rev 6 Allen Wirfs-Brock" w:date="2012-02-23T16:42:00Z">
              <w:tcPr>
                <w:tcW w:w="2198" w:type="dxa"/>
                <w:tcBorders>
                  <w:top w:val="single" w:sz="12" w:space="0" w:color="000000"/>
                  <w:left w:val="single" w:sz="6" w:space="0" w:color="000000"/>
                  <w:bottom w:val="single" w:sz="6" w:space="0" w:color="000000"/>
                </w:tcBorders>
                <w:shd w:val="solid" w:color="C0C0C0" w:fill="FFFFFF"/>
              </w:tcPr>
            </w:tcPrChange>
          </w:tcPr>
          <w:p w14:paraId="31E9774A"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Change w:id="1029" w:author="Rev 6 Allen Wirfs-Brock" w:date="2012-02-23T16:42:00Z">
              <w:tcPr>
                <w:tcW w:w="2160" w:type="dxa"/>
                <w:tcBorders>
                  <w:top w:val="single" w:sz="12" w:space="0" w:color="000000"/>
                  <w:bottom w:val="single" w:sz="6" w:space="0" w:color="000000"/>
                </w:tcBorders>
                <w:shd w:val="solid" w:color="C0C0C0" w:fill="FFFFFF"/>
              </w:tcPr>
            </w:tcPrChange>
          </w:tcPr>
          <w:p w14:paraId="6492169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Change w:id="1030" w:author="Rev 6 Allen Wirfs-Brock" w:date="2012-02-23T16:42:00Z">
              <w:tcPr>
                <w:tcW w:w="2148" w:type="dxa"/>
                <w:tcBorders>
                  <w:top w:val="single" w:sz="12" w:space="0" w:color="000000"/>
                  <w:bottom w:val="single" w:sz="6" w:space="0" w:color="000000"/>
                </w:tcBorders>
                <w:shd w:val="solid" w:color="C0C0C0" w:fill="FFFFFF"/>
              </w:tcPr>
            </w:tcPrChange>
          </w:tcPr>
          <w:p w14:paraId="53798E59"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Change w:id="1031" w:author="Rev 6 Allen Wirfs-Brock" w:date="2012-02-23T16:42:00Z">
              <w:tcPr>
                <w:tcW w:w="1264" w:type="dxa"/>
                <w:tcBorders>
                  <w:top w:val="single" w:sz="12" w:space="0" w:color="000000"/>
                  <w:bottom w:val="single" w:sz="6" w:space="0" w:color="000000"/>
                  <w:right w:val="single" w:sz="6" w:space="0" w:color="000000"/>
                </w:tcBorders>
                <w:shd w:val="solid" w:color="C0C0C0" w:fill="FFFFFF"/>
              </w:tcPr>
            </w:tcPrChange>
          </w:tcPr>
          <w:p w14:paraId="7956D0F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4C02EF" w:rsidRPr="00E77497" w14:paraId="5419E785" w14:textId="77777777" w:rsidTr="00550FEB">
        <w:trPr>
          <w:jc w:val="center"/>
          <w:trPrChange w:id="1032" w:author="Rev 6 Allen Wirfs-Brock" w:date="2012-02-23T16:42:00Z">
            <w:trPr>
              <w:jc w:val="center"/>
            </w:trPr>
          </w:trPrChange>
        </w:trPr>
        <w:tc>
          <w:tcPr>
            <w:tcW w:w="2198" w:type="dxa"/>
            <w:tcBorders>
              <w:left w:val="single" w:sz="6" w:space="0" w:color="000000"/>
            </w:tcBorders>
            <w:tcPrChange w:id="1033" w:author="Rev 6 Allen Wirfs-Brock" w:date="2012-02-23T16:42:00Z">
              <w:tcPr>
                <w:tcW w:w="2198" w:type="dxa"/>
                <w:tcBorders>
                  <w:left w:val="single" w:sz="6" w:space="0" w:color="000000"/>
                </w:tcBorders>
              </w:tcPr>
            </w:tcPrChange>
          </w:tcPr>
          <w:p w14:paraId="69B431D3" w14:textId="77777777" w:rsidR="004C02EF" w:rsidRPr="00E77497" w:rsidRDefault="004C02EF" w:rsidP="003A4B22">
            <w:pPr>
              <w:keepNext/>
              <w:spacing w:after="60"/>
              <w:jc w:val="center"/>
            </w:pPr>
            <w:r w:rsidRPr="00E77497">
              <w:rPr>
                <w:rFonts w:ascii="Courier New" w:hAnsi="Courier New"/>
                <w:b/>
              </w:rPr>
              <w:t>\b</w:t>
            </w:r>
          </w:p>
        </w:tc>
        <w:tc>
          <w:tcPr>
            <w:tcW w:w="2160" w:type="dxa"/>
            <w:tcPrChange w:id="1034" w:author="Rev 6 Allen Wirfs-Brock" w:date="2012-02-23T16:42:00Z">
              <w:tcPr>
                <w:tcW w:w="2160" w:type="dxa"/>
              </w:tcPr>
            </w:tcPrChange>
          </w:tcPr>
          <w:p w14:paraId="40E85766" w14:textId="77777777" w:rsidR="004C02EF" w:rsidRPr="00E77497" w:rsidRDefault="004C02EF" w:rsidP="003A4B22">
            <w:pPr>
              <w:keepNext/>
              <w:spacing w:after="60"/>
            </w:pPr>
            <w:r w:rsidRPr="00E77497">
              <w:rPr>
                <w:rFonts w:ascii="Courier New" w:hAnsi="Courier New"/>
                <w:b/>
              </w:rPr>
              <w:t>\u0008</w:t>
            </w:r>
          </w:p>
        </w:tc>
        <w:tc>
          <w:tcPr>
            <w:tcW w:w="2148" w:type="dxa"/>
            <w:tcPrChange w:id="1035" w:author="Rev 6 Allen Wirfs-Brock" w:date="2012-02-23T16:42:00Z">
              <w:tcPr>
                <w:tcW w:w="2148" w:type="dxa"/>
              </w:tcPr>
            </w:tcPrChange>
          </w:tcPr>
          <w:p w14:paraId="2C6DC58A" w14:textId="77777777" w:rsidR="004C02EF" w:rsidRPr="00E77497" w:rsidRDefault="004C02EF" w:rsidP="003A4B22">
            <w:pPr>
              <w:keepNext/>
              <w:spacing w:after="60"/>
            </w:pPr>
            <w:r w:rsidRPr="00E77497">
              <w:t>backspace</w:t>
            </w:r>
          </w:p>
        </w:tc>
        <w:tc>
          <w:tcPr>
            <w:tcW w:w="1264" w:type="dxa"/>
            <w:tcBorders>
              <w:right w:val="single" w:sz="6" w:space="0" w:color="000000"/>
            </w:tcBorders>
            <w:tcPrChange w:id="1036" w:author="Rev 6 Allen Wirfs-Brock" w:date="2012-02-23T16:42:00Z">
              <w:tcPr>
                <w:tcW w:w="1264" w:type="dxa"/>
                <w:tcBorders>
                  <w:right w:val="single" w:sz="6" w:space="0" w:color="000000"/>
                </w:tcBorders>
              </w:tcPr>
            </w:tcPrChange>
          </w:tcPr>
          <w:p w14:paraId="0A3FFEAD" w14:textId="77777777" w:rsidR="004C02EF" w:rsidRPr="00E77497" w:rsidRDefault="004C02EF" w:rsidP="003A4B22">
            <w:pPr>
              <w:keepNext/>
              <w:spacing w:after="60"/>
            </w:pPr>
            <w:r w:rsidRPr="00E77497">
              <w:t>&lt;BS&gt;</w:t>
            </w:r>
          </w:p>
        </w:tc>
      </w:tr>
      <w:tr w:rsidR="004C02EF" w:rsidRPr="00E77497" w14:paraId="66011E8F" w14:textId="77777777" w:rsidTr="00550FEB">
        <w:trPr>
          <w:jc w:val="center"/>
          <w:trPrChange w:id="1037" w:author="Rev 6 Allen Wirfs-Brock" w:date="2012-02-23T16:42:00Z">
            <w:trPr>
              <w:jc w:val="center"/>
            </w:trPr>
          </w:trPrChange>
        </w:trPr>
        <w:tc>
          <w:tcPr>
            <w:tcW w:w="2198" w:type="dxa"/>
            <w:tcBorders>
              <w:left w:val="single" w:sz="6" w:space="0" w:color="000000"/>
            </w:tcBorders>
            <w:tcPrChange w:id="1038" w:author="Rev 6 Allen Wirfs-Brock" w:date="2012-02-23T16:42:00Z">
              <w:tcPr>
                <w:tcW w:w="2198" w:type="dxa"/>
                <w:tcBorders>
                  <w:left w:val="single" w:sz="6" w:space="0" w:color="000000"/>
                </w:tcBorders>
              </w:tcPr>
            </w:tcPrChange>
          </w:tcPr>
          <w:p w14:paraId="00D3CDC2" w14:textId="77777777" w:rsidR="004C02EF" w:rsidRPr="00E77497" w:rsidRDefault="004C02EF" w:rsidP="003A4B22">
            <w:pPr>
              <w:keepNext/>
              <w:spacing w:after="60"/>
              <w:jc w:val="center"/>
              <w:rPr>
                <w:rFonts w:ascii="Courier" w:hAnsi="Courier"/>
                <w:b/>
              </w:rPr>
            </w:pPr>
            <w:r w:rsidRPr="00E77497">
              <w:rPr>
                <w:rFonts w:ascii="Courier New" w:hAnsi="Courier New"/>
                <w:b/>
              </w:rPr>
              <w:t>\t</w:t>
            </w:r>
          </w:p>
        </w:tc>
        <w:tc>
          <w:tcPr>
            <w:tcW w:w="2160" w:type="dxa"/>
            <w:tcPrChange w:id="1039" w:author="Rev 6 Allen Wirfs-Brock" w:date="2012-02-23T16:42:00Z">
              <w:tcPr>
                <w:tcW w:w="2160" w:type="dxa"/>
              </w:tcPr>
            </w:tcPrChange>
          </w:tcPr>
          <w:p w14:paraId="5889494B" w14:textId="77777777" w:rsidR="004C02EF" w:rsidRPr="00E77497" w:rsidRDefault="004C02EF" w:rsidP="003A4B22">
            <w:pPr>
              <w:keepNext/>
              <w:spacing w:after="60"/>
              <w:rPr>
                <w:rFonts w:ascii="Courier" w:hAnsi="Courier"/>
                <w:b/>
              </w:rPr>
            </w:pPr>
            <w:r w:rsidRPr="00E77497">
              <w:rPr>
                <w:rFonts w:ascii="Courier New" w:hAnsi="Courier New"/>
                <w:b/>
              </w:rPr>
              <w:t>\u0009</w:t>
            </w:r>
          </w:p>
        </w:tc>
        <w:tc>
          <w:tcPr>
            <w:tcW w:w="2148" w:type="dxa"/>
            <w:tcPrChange w:id="1040" w:author="Rev 6 Allen Wirfs-Brock" w:date="2012-02-23T16:42:00Z">
              <w:tcPr>
                <w:tcW w:w="2148" w:type="dxa"/>
              </w:tcPr>
            </w:tcPrChange>
          </w:tcPr>
          <w:p w14:paraId="25CD9678" w14:textId="77777777" w:rsidR="004C02EF" w:rsidRPr="00E77497" w:rsidRDefault="004C02EF" w:rsidP="003A4B22">
            <w:pPr>
              <w:keepNext/>
              <w:spacing w:after="60"/>
            </w:pPr>
            <w:r w:rsidRPr="00E77497">
              <w:t>horizontal tab</w:t>
            </w:r>
          </w:p>
        </w:tc>
        <w:tc>
          <w:tcPr>
            <w:tcW w:w="1264" w:type="dxa"/>
            <w:tcBorders>
              <w:right w:val="single" w:sz="6" w:space="0" w:color="000000"/>
            </w:tcBorders>
            <w:tcPrChange w:id="1041" w:author="Rev 6 Allen Wirfs-Brock" w:date="2012-02-23T16:42:00Z">
              <w:tcPr>
                <w:tcW w:w="1264" w:type="dxa"/>
                <w:tcBorders>
                  <w:right w:val="single" w:sz="6" w:space="0" w:color="000000"/>
                </w:tcBorders>
              </w:tcPr>
            </w:tcPrChange>
          </w:tcPr>
          <w:p w14:paraId="5B123ED3" w14:textId="77777777" w:rsidR="004C02EF" w:rsidRPr="00E77497" w:rsidRDefault="004C02EF" w:rsidP="003A4B22">
            <w:pPr>
              <w:keepNext/>
              <w:spacing w:after="60"/>
            </w:pPr>
            <w:r w:rsidRPr="00E77497">
              <w:t>&lt;HT&gt;</w:t>
            </w:r>
          </w:p>
        </w:tc>
      </w:tr>
      <w:tr w:rsidR="004C02EF" w:rsidRPr="00E77497" w14:paraId="09C7F39D" w14:textId="77777777" w:rsidTr="00550FEB">
        <w:trPr>
          <w:jc w:val="center"/>
          <w:trPrChange w:id="1042" w:author="Rev 6 Allen Wirfs-Brock" w:date="2012-02-23T16:42:00Z">
            <w:trPr>
              <w:jc w:val="center"/>
            </w:trPr>
          </w:trPrChange>
        </w:trPr>
        <w:tc>
          <w:tcPr>
            <w:tcW w:w="2198" w:type="dxa"/>
            <w:tcBorders>
              <w:left w:val="single" w:sz="6" w:space="0" w:color="000000"/>
            </w:tcBorders>
            <w:tcPrChange w:id="1043" w:author="Rev 6 Allen Wirfs-Brock" w:date="2012-02-23T16:42:00Z">
              <w:tcPr>
                <w:tcW w:w="2198" w:type="dxa"/>
                <w:tcBorders>
                  <w:left w:val="single" w:sz="6" w:space="0" w:color="000000"/>
                </w:tcBorders>
              </w:tcPr>
            </w:tcPrChange>
          </w:tcPr>
          <w:p w14:paraId="53FE4218" w14:textId="77777777" w:rsidR="004C02EF" w:rsidRPr="00E77497" w:rsidRDefault="004C02EF" w:rsidP="003A4B22">
            <w:pPr>
              <w:keepNext/>
              <w:spacing w:after="60"/>
              <w:jc w:val="center"/>
              <w:rPr>
                <w:rFonts w:ascii="Courier" w:hAnsi="Courier"/>
                <w:b/>
              </w:rPr>
            </w:pPr>
            <w:r w:rsidRPr="00E77497">
              <w:rPr>
                <w:rFonts w:ascii="Courier New" w:hAnsi="Courier New"/>
                <w:b/>
              </w:rPr>
              <w:t>\n</w:t>
            </w:r>
          </w:p>
        </w:tc>
        <w:tc>
          <w:tcPr>
            <w:tcW w:w="2160" w:type="dxa"/>
            <w:tcPrChange w:id="1044" w:author="Rev 6 Allen Wirfs-Brock" w:date="2012-02-23T16:42:00Z">
              <w:tcPr>
                <w:tcW w:w="2160" w:type="dxa"/>
              </w:tcPr>
            </w:tcPrChange>
          </w:tcPr>
          <w:p w14:paraId="5C3A6D02" w14:textId="77777777" w:rsidR="004C02EF" w:rsidRPr="00E77497" w:rsidRDefault="004C02EF" w:rsidP="003A4B22">
            <w:pPr>
              <w:keepNext/>
              <w:spacing w:after="60"/>
            </w:pPr>
            <w:r w:rsidRPr="00E77497">
              <w:rPr>
                <w:rFonts w:ascii="Courier New" w:hAnsi="Courier New"/>
                <w:b/>
              </w:rPr>
              <w:t>\u000A</w:t>
            </w:r>
          </w:p>
        </w:tc>
        <w:tc>
          <w:tcPr>
            <w:tcW w:w="2148" w:type="dxa"/>
            <w:tcPrChange w:id="1045" w:author="Rev 6 Allen Wirfs-Brock" w:date="2012-02-23T16:42:00Z">
              <w:tcPr>
                <w:tcW w:w="2148" w:type="dxa"/>
              </w:tcPr>
            </w:tcPrChange>
          </w:tcPr>
          <w:p w14:paraId="4874BAD8" w14:textId="77777777" w:rsidR="004C02EF" w:rsidRPr="00E77497" w:rsidRDefault="004C02EF" w:rsidP="003A4B22">
            <w:pPr>
              <w:keepNext/>
              <w:spacing w:after="60"/>
            </w:pPr>
            <w:r w:rsidRPr="00E77497">
              <w:t>line feed (new line)</w:t>
            </w:r>
          </w:p>
        </w:tc>
        <w:tc>
          <w:tcPr>
            <w:tcW w:w="1264" w:type="dxa"/>
            <w:tcBorders>
              <w:right w:val="single" w:sz="6" w:space="0" w:color="000000"/>
            </w:tcBorders>
            <w:tcPrChange w:id="1046" w:author="Rev 6 Allen Wirfs-Brock" w:date="2012-02-23T16:42:00Z">
              <w:tcPr>
                <w:tcW w:w="1264" w:type="dxa"/>
                <w:tcBorders>
                  <w:right w:val="single" w:sz="6" w:space="0" w:color="000000"/>
                </w:tcBorders>
              </w:tcPr>
            </w:tcPrChange>
          </w:tcPr>
          <w:p w14:paraId="4130D77F" w14:textId="77777777" w:rsidR="004C02EF" w:rsidRPr="00E77497" w:rsidRDefault="004C02EF" w:rsidP="003A4B22">
            <w:pPr>
              <w:keepNext/>
              <w:spacing w:after="60"/>
            </w:pPr>
            <w:r w:rsidRPr="00E77497">
              <w:t>&lt;LF&gt;</w:t>
            </w:r>
          </w:p>
        </w:tc>
      </w:tr>
      <w:tr w:rsidR="004C02EF" w:rsidRPr="00E77497" w14:paraId="5B48F504" w14:textId="77777777" w:rsidTr="00550FEB">
        <w:tblPrEx>
          <w:tblLook w:val="0000" w:firstRow="0" w:lastRow="0" w:firstColumn="0" w:lastColumn="0" w:noHBand="0" w:noVBand="0"/>
          <w:tblPrExChange w:id="1047" w:author="Rev 6 Allen Wirfs-Brock" w:date="2012-02-23T16:42:00Z">
            <w:tblPrEx>
              <w:tblLook w:val="0000" w:firstRow="0" w:lastRow="0" w:firstColumn="0" w:lastColumn="0" w:noHBand="0" w:noVBand="0"/>
            </w:tblPrEx>
          </w:tblPrExChange>
        </w:tblPrEx>
        <w:trPr>
          <w:jc w:val="center"/>
          <w:trPrChange w:id="1048" w:author="Rev 6 Allen Wirfs-Brock" w:date="2012-02-23T16:42:00Z">
            <w:trPr>
              <w:jc w:val="center"/>
            </w:trPr>
          </w:trPrChange>
        </w:trPr>
        <w:tc>
          <w:tcPr>
            <w:tcW w:w="2198" w:type="dxa"/>
            <w:tcBorders>
              <w:left w:val="single" w:sz="6" w:space="0" w:color="000000"/>
            </w:tcBorders>
            <w:tcPrChange w:id="1049" w:author="Rev 6 Allen Wirfs-Brock" w:date="2012-02-23T16:42:00Z">
              <w:tcPr>
                <w:tcW w:w="2198" w:type="dxa"/>
                <w:tcBorders>
                  <w:left w:val="single" w:sz="6" w:space="0" w:color="000000"/>
                </w:tcBorders>
              </w:tcPr>
            </w:tcPrChange>
          </w:tcPr>
          <w:p w14:paraId="56D984A8" w14:textId="77777777" w:rsidR="004C02EF" w:rsidRPr="00E77497" w:rsidRDefault="004C02EF" w:rsidP="003A4B22">
            <w:pPr>
              <w:keepNext/>
              <w:spacing w:after="60"/>
              <w:jc w:val="center"/>
              <w:rPr>
                <w:rFonts w:ascii="Courier New" w:hAnsi="Courier New"/>
                <w:b/>
              </w:rPr>
            </w:pPr>
            <w:r w:rsidRPr="00E77497">
              <w:rPr>
                <w:rFonts w:ascii="Courier New" w:hAnsi="Courier New"/>
                <w:b/>
              </w:rPr>
              <w:t>\v</w:t>
            </w:r>
          </w:p>
        </w:tc>
        <w:tc>
          <w:tcPr>
            <w:tcW w:w="2160" w:type="dxa"/>
            <w:tcPrChange w:id="1050" w:author="Rev 6 Allen Wirfs-Brock" w:date="2012-02-23T16:42:00Z">
              <w:tcPr>
                <w:tcW w:w="2160" w:type="dxa"/>
              </w:tcPr>
            </w:tcPrChange>
          </w:tcPr>
          <w:p w14:paraId="71C30AD4" w14:textId="77777777" w:rsidR="004C02EF" w:rsidRPr="00E77497" w:rsidRDefault="004C02EF" w:rsidP="003A4B22">
            <w:pPr>
              <w:keepNext/>
              <w:spacing w:after="60"/>
              <w:rPr>
                <w:rFonts w:ascii="Courier New" w:hAnsi="Courier New"/>
                <w:b/>
              </w:rPr>
            </w:pPr>
            <w:r w:rsidRPr="00E77497">
              <w:rPr>
                <w:rFonts w:ascii="Courier New" w:hAnsi="Courier New"/>
                <w:b/>
              </w:rPr>
              <w:t>\u000B</w:t>
            </w:r>
          </w:p>
        </w:tc>
        <w:tc>
          <w:tcPr>
            <w:tcW w:w="2148" w:type="dxa"/>
            <w:tcPrChange w:id="1051" w:author="Rev 6 Allen Wirfs-Brock" w:date="2012-02-23T16:42:00Z">
              <w:tcPr>
                <w:tcW w:w="2148" w:type="dxa"/>
              </w:tcPr>
            </w:tcPrChange>
          </w:tcPr>
          <w:p w14:paraId="62835323" w14:textId="77777777" w:rsidR="004C02EF" w:rsidRPr="00E77497" w:rsidRDefault="004C02EF" w:rsidP="003A4B22">
            <w:pPr>
              <w:keepNext/>
              <w:spacing w:after="60"/>
            </w:pPr>
            <w:r w:rsidRPr="00E77497">
              <w:t>vertical tab</w:t>
            </w:r>
          </w:p>
        </w:tc>
        <w:tc>
          <w:tcPr>
            <w:tcW w:w="1264" w:type="dxa"/>
            <w:tcBorders>
              <w:right w:val="single" w:sz="6" w:space="0" w:color="000000"/>
            </w:tcBorders>
            <w:tcPrChange w:id="1052" w:author="Rev 6 Allen Wirfs-Brock" w:date="2012-02-23T16:42:00Z">
              <w:tcPr>
                <w:tcW w:w="1264" w:type="dxa"/>
                <w:tcBorders>
                  <w:right w:val="single" w:sz="6" w:space="0" w:color="000000"/>
                </w:tcBorders>
              </w:tcPr>
            </w:tcPrChange>
          </w:tcPr>
          <w:p w14:paraId="631943BF" w14:textId="77777777" w:rsidR="004C02EF" w:rsidRPr="00E77497" w:rsidRDefault="004C02EF" w:rsidP="003A4B22">
            <w:pPr>
              <w:keepNext/>
              <w:spacing w:after="60"/>
            </w:pPr>
            <w:r w:rsidRPr="00E77497">
              <w:t>&lt;VT&gt;</w:t>
            </w:r>
          </w:p>
        </w:tc>
      </w:tr>
      <w:tr w:rsidR="004C02EF" w:rsidRPr="00E77497" w14:paraId="763DA5C2" w14:textId="77777777" w:rsidTr="00550FEB">
        <w:trPr>
          <w:jc w:val="center"/>
          <w:trPrChange w:id="1053" w:author="Rev 6 Allen Wirfs-Brock" w:date="2012-02-23T16:42:00Z">
            <w:trPr>
              <w:jc w:val="center"/>
            </w:trPr>
          </w:trPrChange>
        </w:trPr>
        <w:tc>
          <w:tcPr>
            <w:tcW w:w="2198" w:type="dxa"/>
            <w:tcBorders>
              <w:left w:val="single" w:sz="6" w:space="0" w:color="000000"/>
            </w:tcBorders>
            <w:tcPrChange w:id="1054" w:author="Rev 6 Allen Wirfs-Brock" w:date="2012-02-23T16:42:00Z">
              <w:tcPr>
                <w:tcW w:w="2198" w:type="dxa"/>
                <w:tcBorders>
                  <w:left w:val="single" w:sz="6" w:space="0" w:color="000000"/>
                </w:tcBorders>
              </w:tcPr>
            </w:tcPrChange>
          </w:tcPr>
          <w:p w14:paraId="18EC733F" w14:textId="77777777" w:rsidR="004C02EF" w:rsidRPr="00C7794D" w:rsidRDefault="004C02EF" w:rsidP="003A4B22">
            <w:pPr>
              <w:keepNext/>
              <w:spacing w:after="60"/>
              <w:jc w:val="center"/>
              <w:rPr>
                <w:rFonts w:ascii="Courier" w:hAnsi="Courier"/>
                <w:b/>
              </w:rPr>
            </w:pPr>
            <w:r w:rsidRPr="00E77497">
              <w:rPr>
                <w:rFonts w:ascii="Courier New" w:hAnsi="Courier New"/>
                <w:b/>
              </w:rPr>
              <w:t>\f</w:t>
            </w:r>
          </w:p>
        </w:tc>
        <w:tc>
          <w:tcPr>
            <w:tcW w:w="2160" w:type="dxa"/>
            <w:tcPrChange w:id="1055" w:author="Rev 6 Allen Wirfs-Brock" w:date="2012-02-23T16:42:00Z">
              <w:tcPr>
                <w:tcW w:w="2160" w:type="dxa"/>
              </w:tcPr>
            </w:tcPrChange>
          </w:tcPr>
          <w:p w14:paraId="420DF4BB" w14:textId="77777777" w:rsidR="004C02EF" w:rsidRPr="00E65A34" w:rsidRDefault="004C02EF" w:rsidP="003A4B22">
            <w:pPr>
              <w:keepNext/>
              <w:spacing w:after="60"/>
            </w:pPr>
            <w:r w:rsidRPr="004D1BD1">
              <w:rPr>
                <w:rFonts w:ascii="Courier New" w:hAnsi="Courier New"/>
                <w:b/>
              </w:rPr>
              <w:t>\u000C</w:t>
            </w:r>
          </w:p>
        </w:tc>
        <w:tc>
          <w:tcPr>
            <w:tcW w:w="2148" w:type="dxa"/>
            <w:tcPrChange w:id="1056" w:author="Rev 6 Allen Wirfs-Brock" w:date="2012-02-23T16:42:00Z">
              <w:tcPr>
                <w:tcW w:w="2148" w:type="dxa"/>
              </w:tcPr>
            </w:tcPrChange>
          </w:tcPr>
          <w:p w14:paraId="2C72704B" w14:textId="77777777" w:rsidR="004C02EF" w:rsidRPr="009C202C" w:rsidRDefault="004C02EF" w:rsidP="003A4B22">
            <w:pPr>
              <w:keepNext/>
              <w:spacing w:after="60"/>
            </w:pPr>
            <w:r w:rsidRPr="009C202C">
              <w:t>form feed</w:t>
            </w:r>
          </w:p>
        </w:tc>
        <w:tc>
          <w:tcPr>
            <w:tcW w:w="1264" w:type="dxa"/>
            <w:tcBorders>
              <w:right w:val="single" w:sz="6" w:space="0" w:color="000000"/>
            </w:tcBorders>
            <w:tcPrChange w:id="1057" w:author="Rev 6 Allen Wirfs-Brock" w:date="2012-02-23T16:42:00Z">
              <w:tcPr>
                <w:tcW w:w="1264" w:type="dxa"/>
                <w:tcBorders>
                  <w:right w:val="single" w:sz="6" w:space="0" w:color="000000"/>
                </w:tcBorders>
              </w:tcPr>
            </w:tcPrChange>
          </w:tcPr>
          <w:p w14:paraId="3D4AB63A" w14:textId="77777777" w:rsidR="004C02EF" w:rsidRPr="009C202C" w:rsidRDefault="004C02EF" w:rsidP="003A4B22">
            <w:pPr>
              <w:keepNext/>
              <w:spacing w:after="60"/>
            </w:pPr>
            <w:r w:rsidRPr="009C202C">
              <w:t>&lt;FF&gt;</w:t>
            </w:r>
          </w:p>
        </w:tc>
      </w:tr>
      <w:tr w:rsidR="004C02EF" w:rsidRPr="00E77497" w14:paraId="331376B8" w14:textId="77777777" w:rsidTr="00550FEB">
        <w:trPr>
          <w:jc w:val="center"/>
          <w:trPrChange w:id="1058" w:author="Rev 6 Allen Wirfs-Brock" w:date="2012-02-23T16:42:00Z">
            <w:trPr>
              <w:jc w:val="center"/>
            </w:trPr>
          </w:trPrChange>
        </w:trPr>
        <w:tc>
          <w:tcPr>
            <w:tcW w:w="2198" w:type="dxa"/>
            <w:tcBorders>
              <w:left w:val="single" w:sz="6" w:space="0" w:color="000000"/>
            </w:tcBorders>
            <w:tcPrChange w:id="1059" w:author="Rev 6 Allen Wirfs-Brock" w:date="2012-02-23T16:42:00Z">
              <w:tcPr>
                <w:tcW w:w="2198" w:type="dxa"/>
                <w:tcBorders>
                  <w:left w:val="single" w:sz="6" w:space="0" w:color="000000"/>
                </w:tcBorders>
              </w:tcPr>
            </w:tcPrChange>
          </w:tcPr>
          <w:p w14:paraId="360D09C0" w14:textId="77777777" w:rsidR="004C02EF" w:rsidRPr="00E77497" w:rsidRDefault="004C02EF" w:rsidP="003A4B22">
            <w:pPr>
              <w:keepNext/>
              <w:spacing w:after="60"/>
              <w:jc w:val="center"/>
            </w:pPr>
            <w:r w:rsidRPr="00E77497">
              <w:rPr>
                <w:rFonts w:ascii="Courier New" w:hAnsi="Courier New"/>
                <w:b/>
              </w:rPr>
              <w:t>\r</w:t>
            </w:r>
          </w:p>
        </w:tc>
        <w:tc>
          <w:tcPr>
            <w:tcW w:w="2160" w:type="dxa"/>
            <w:tcPrChange w:id="1060" w:author="Rev 6 Allen Wirfs-Brock" w:date="2012-02-23T16:42:00Z">
              <w:tcPr>
                <w:tcW w:w="2160" w:type="dxa"/>
              </w:tcPr>
            </w:tcPrChange>
          </w:tcPr>
          <w:p w14:paraId="2D3BD169" w14:textId="77777777" w:rsidR="004C02EF" w:rsidRPr="00E77497" w:rsidRDefault="004C02EF" w:rsidP="003A4B22">
            <w:pPr>
              <w:keepNext/>
              <w:spacing w:after="60"/>
            </w:pPr>
            <w:r w:rsidRPr="00E77497">
              <w:rPr>
                <w:rFonts w:ascii="Courier New" w:hAnsi="Courier New"/>
                <w:b/>
              </w:rPr>
              <w:t>\u000D</w:t>
            </w:r>
          </w:p>
        </w:tc>
        <w:tc>
          <w:tcPr>
            <w:tcW w:w="2148" w:type="dxa"/>
            <w:tcPrChange w:id="1061" w:author="Rev 6 Allen Wirfs-Brock" w:date="2012-02-23T16:42:00Z">
              <w:tcPr>
                <w:tcW w:w="2148" w:type="dxa"/>
              </w:tcPr>
            </w:tcPrChange>
          </w:tcPr>
          <w:p w14:paraId="6ADD67A2" w14:textId="77777777" w:rsidR="004C02EF" w:rsidRPr="00E77497" w:rsidRDefault="004C02EF" w:rsidP="003A4B22">
            <w:pPr>
              <w:keepNext/>
              <w:spacing w:after="60"/>
            </w:pPr>
            <w:r w:rsidRPr="00E77497">
              <w:t>carriage return</w:t>
            </w:r>
          </w:p>
        </w:tc>
        <w:tc>
          <w:tcPr>
            <w:tcW w:w="1264" w:type="dxa"/>
            <w:tcBorders>
              <w:right w:val="single" w:sz="6" w:space="0" w:color="000000"/>
            </w:tcBorders>
            <w:tcPrChange w:id="1062" w:author="Rev 6 Allen Wirfs-Brock" w:date="2012-02-23T16:42:00Z">
              <w:tcPr>
                <w:tcW w:w="1264" w:type="dxa"/>
                <w:tcBorders>
                  <w:right w:val="single" w:sz="6" w:space="0" w:color="000000"/>
                </w:tcBorders>
              </w:tcPr>
            </w:tcPrChange>
          </w:tcPr>
          <w:p w14:paraId="4ADD9E6C" w14:textId="77777777" w:rsidR="004C02EF" w:rsidRPr="00E77497" w:rsidRDefault="004C02EF" w:rsidP="003A4B22">
            <w:pPr>
              <w:keepNext/>
              <w:spacing w:after="60"/>
            </w:pPr>
            <w:r w:rsidRPr="00E77497">
              <w:t>&lt;CR&gt;</w:t>
            </w:r>
          </w:p>
        </w:tc>
      </w:tr>
      <w:tr w:rsidR="004C02EF" w:rsidRPr="00E77497" w14:paraId="169A25CC" w14:textId="77777777" w:rsidTr="00550FEB">
        <w:trPr>
          <w:jc w:val="center"/>
          <w:trPrChange w:id="1063" w:author="Rev 6 Allen Wirfs-Brock" w:date="2012-02-23T16:42:00Z">
            <w:trPr>
              <w:jc w:val="center"/>
            </w:trPr>
          </w:trPrChange>
        </w:trPr>
        <w:tc>
          <w:tcPr>
            <w:tcW w:w="2198" w:type="dxa"/>
            <w:tcBorders>
              <w:left w:val="single" w:sz="6" w:space="0" w:color="000000"/>
            </w:tcBorders>
            <w:tcPrChange w:id="1064" w:author="Rev 6 Allen Wirfs-Brock" w:date="2012-02-23T16:42:00Z">
              <w:tcPr>
                <w:tcW w:w="2198" w:type="dxa"/>
                <w:tcBorders>
                  <w:left w:val="single" w:sz="6" w:space="0" w:color="000000"/>
                </w:tcBorders>
              </w:tcPr>
            </w:tcPrChange>
          </w:tcPr>
          <w:p w14:paraId="0CBE3063" w14:textId="77777777" w:rsidR="004C02EF" w:rsidRPr="00C7794D" w:rsidRDefault="004C02EF" w:rsidP="003A4B22">
            <w:pPr>
              <w:keepNext/>
              <w:spacing w:after="60"/>
              <w:jc w:val="center"/>
            </w:pPr>
            <w:r w:rsidRPr="00E77497">
              <w:rPr>
                <w:rFonts w:ascii="Courier New" w:hAnsi="Courier New"/>
                <w:b/>
              </w:rPr>
              <w:t>\"</w:t>
            </w:r>
          </w:p>
        </w:tc>
        <w:tc>
          <w:tcPr>
            <w:tcW w:w="2160" w:type="dxa"/>
            <w:tcPrChange w:id="1065" w:author="Rev 6 Allen Wirfs-Brock" w:date="2012-02-23T16:42:00Z">
              <w:tcPr>
                <w:tcW w:w="2160" w:type="dxa"/>
              </w:tcPr>
            </w:tcPrChange>
          </w:tcPr>
          <w:p w14:paraId="7752FAA3" w14:textId="77777777" w:rsidR="004C02EF" w:rsidRPr="00C7794D" w:rsidRDefault="004C02EF" w:rsidP="003A4B22">
            <w:pPr>
              <w:keepNext/>
              <w:spacing w:after="60"/>
            </w:pPr>
            <w:r w:rsidRPr="004D1BD1">
              <w:rPr>
                <w:rFonts w:ascii="Courier New" w:hAnsi="Courier New"/>
                <w:b/>
              </w:rPr>
              <w:t>\u0022</w:t>
            </w:r>
          </w:p>
        </w:tc>
        <w:tc>
          <w:tcPr>
            <w:tcW w:w="2148" w:type="dxa"/>
            <w:tcPrChange w:id="1066" w:author="Rev 6 Allen Wirfs-Brock" w:date="2012-02-23T16:42:00Z">
              <w:tcPr>
                <w:tcW w:w="2148" w:type="dxa"/>
              </w:tcPr>
            </w:tcPrChange>
          </w:tcPr>
          <w:p w14:paraId="456633A7" w14:textId="77777777" w:rsidR="004C02EF" w:rsidRPr="00E65A34" w:rsidRDefault="004C02EF" w:rsidP="003A4B22">
            <w:pPr>
              <w:keepNext/>
              <w:spacing w:after="60"/>
            </w:pPr>
            <w:r w:rsidRPr="004D1BD1">
              <w:t>double</w:t>
            </w:r>
            <w:r w:rsidRPr="00E65A34">
              <w:t xml:space="preserve"> quote</w:t>
            </w:r>
          </w:p>
        </w:tc>
        <w:tc>
          <w:tcPr>
            <w:tcW w:w="1264" w:type="dxa"/>
            <w:tcBorders>
              <w:right w:val="single" w:sz="6" w:space="0" w:color="000000"/>
            </w:tcBorders>
            <w:tcPrChange w:id="1067" w:author="Rev 6 Allen Wirfs-Brock" w:date="2012-02-23T16:42:00Z">
              <w:tcPr>
                <w:tcW w:w="1264" w:type="dxa"/>
                <w:tcBorders>
                  <w:right w:val="single" w:sz="6" w:space="0" w:color="000000"/>
                </w:tcBorders>
              </w:tcPr>
            </w:tcPrChange>
          </w:tcPr>
          <w:p w14:paraId="7CD871FE" w14:textId="77777777" w:rsidR="004C02EF" w:rsidRPr="009C202C" w:rsidRDefault="004C02EF" w:rsidP="003A4B22">
            <w:pPr>
              <w:keepNext/>
              <w:spacing w:after="60"/>
              <w:rPr>
                <w:rFonts w:ascii="Courier New" w:hAnsi="Courier New"/>
              </w:rPr>
            </w:pPr>
            <w:r w:rsidRPr="009C202C">
              <w:rPr>
                <w:rFonts w:ascii="Courier New" w:hAnsi="Courier New"/>
                <w:b/>
              </w:rPr>
              <w:t>"</w:t>
            </w:r>
          </w:p>
        </w:tc>
      </w:tr>
      <w:tr w:rsidR="004C02EF" w:rsidRPr="00E77497" w14:paraId="6C33884D" w14:textId="77777777" w:rsidTr="00550FEB">
        <w:trPr>
          <w:jc w:val="center"/>
          <w:trPrChange w:id="1068" w:author="Rev 6 Allen Wirfs-Brock" w:date="2012-02-23T16:42:00Z">
            <w:trPr>
              <w:jc w:val="center"/>
            </w:trPr>
          </w:trPrChange>
        </w:trPr>
        <w:tc>
          <w:tcPr>
            <w:tcW w:w="2198" w:type="dxa"/>
            <w:tcBorders>
              <w:left w:val="single" w:sz="6" w:space="0" w:color="000000"/>
            </w:tcBorders>
            <w:tcPrChange w:id="1069" w:author="Rev 6 Allen Wirfs-Brock" w:date="2012-02-23T16:42:00Z">
              <w:tcPr>
                <w:tcW w:w="2198" w:type="dxa"/>
                <w:tcBorders>
                  <w:left w:val="single" w:sz="6" w:space="0" w:color="000000"/>
                </w:tcBorders>
              </w:tcPr>
            </w:tcPrChange>
          </w:tcPr>
          <w:p w14:paraId="32A8B4CA"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PrChange w:id="1070" w:author="Rev 6 Allen Wirfs-Brock" w:date="2012-02-23T16:42:00Z">
              <w:tcPr>
                <w:tcW w:w="2160" w:type="dxa"/>
              </w:tcPr>
            </w:tcPrChange>
          </w:tcPr>
          <w:p w14:paraId="0D2C6D45" w14:textId="77777777" w:rsidR="004C02EF" w:rsidRPr="00E77497" w:rsidRDefault="004C02EF" w:rsidP="003A4B22">
            <w:pPr>
              <w:keepNext/>
              <w:spacing w:after="60"/>
            </w:pPr>
            <w:r w:rsidRPr="00E77497">
              <w:rPr>
                <w:rFonts w:ascii="Courier New" w:hAnsi="Courier New"/>
                <w:b/>
              </w:rPr>
              <w:t>\u0027</w:t>
            </w:r>
          </w:p>
        </w:tc>
        <w:tc>
          <w:tcPr>
            <w:tcW w:w="2148" w:type="dxa"/>
            <w:tcPrChange w:id="1071" w:author="Rev 6 Allen Wirfs-Brock" w:date="2012-02-23T16:42:00Z">
              <w:tcPr>
                <w:tcW w:w="2148" w:type="dxa"/>
              </w:tcPr>
            </w:tcPrChange>
          </w:tcPr>
          <w:p w14:paraId="7C68B945" w14:textId="77777777" w:rsidR="004C02EF" w:rsidRPr="00E77497" w:rsidRDefault="004C02EF" w:rsidP="003A4B22">
            <w:pPr>
              <w:keepNext/>
              <w:spacing w:after="60"/>
            </w:pPr>
            <w:r w:rsidRPr="00E77497">
              <w:t>single quote</w:t>
            </w:r>
          </w:p>
        </w:tc>
        <w:tc>
          <w:tcPr>
            <w:tcW w:w="1264" w:type="dxa"/>
            <w:tcBorders>
              <w:right w:val="single" w:sz="6" w:space="0" w:color="000000"/>
            </w:tcBorders>
            <w:tcPrChange w:id="1072" w:author="Rev 6 Allen Wirfs-Brock" w:date="2012-02-23T16:42:00Z">
              <w:tcPr>
                <w:tcW w:w="1264" w:type="dxa"/>
                <w:tcBorders>
                  <w:right w:val="single" w:sz="6" w:space="0" w:color="000000"/>
                </w:tcBorders>
              </w:tcPr>
            </w:tcPrChange>
          </w:tcPr>
          <w:p w14:paraId="589877AA" w14:textId="77777777" w:rsidR="004C02EF" w:rsidRPr="00E77497" w:rsidRDefault="004C02EF" w:rsidP="003A4B22">
            <w:pPr>
              <w:keepNext/>
              <w:spacing w:after="60"/>
            </w:pPr>
            <w:r w:rsidRPr="00E77497">
              <w:rPr>
                <w:rFonts w:ascii="Courier New" w:hAnsi="Courier New"/>
                <w:b/>
              </w:rPr>
              <w:t>'</w:t>
            </w:r>
          </w:p>
        </w:tc>
      </w:tr>
      <w:tr w:rsidR="004C02EF" w:rsidRPr="00E77497" w14:paraId="6FD800E9" w14:textId="77777777" w:rsidTr="00550FEB">
        <w:trPr>
          <w:jc w:val="center"/>
          <w:trPrChange w:id="1073" w:author="Rev 6 Allen Wirfs-Brock" w:date="2012-02-23T16:42:00Z">
            <w:trPr>
              <w:jc w:val="center"/>
            </w:trPr>
          </w:trPrChange>
        </w:trPr>
        <w:tc>
          <w:tcPr>
            <w:tcW w:w="2198" w:type="dxa"/>
            <w:tcBorders>
              <w:left w:val="single" w:sz="6" w:space="0" w:color="000000"/>
              <w:bottom w:val="single" w:sz="12" w:space="0" w:color="000000"/>
            </w:tcBorders>
            <w:tcPrChange w:id="1074" w:author="Rev 6 Allen Wirfs-Brock" w:date="2012-02-23T16:42:00Z">
              <w:tcPr>
                <w:tcW w:w="2198" w:type="dxa"/>
                <w:tcBorders>
                  <w:left w:val="single" w:sz="6" w:space="0" w:color="000000"/>
                  <w:bottom w:val="single" w:sz="12" w:space="0" w:color="000000"/>
                </w:tcBorders>
              </w:tcPr>
            </w:tcPrChange>
          </w:tcPr>
          <w:p w14:paraId="1000E01F"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Change w:id="1075" w:author="Rev 6 Allen Wirfs-Brock" w:date="2012-02-23T16:42:00Z">
              <w:tcPr>
                <w:tcW w:w="2160" w:type="dxa"/>
                <w:tcBorders>
                  <w:bottom w:val="single" w:sz="12" w:space="0" w:color="000000"/>
                </w:tcBorders>
              </w:tcPr>
            </w:tcPrChange>
          </w:tcPr>
          <w:p w14:paraId="0CA2B957" w14:textId="77777777" w:rsidR="004C02EF" w:rsidRPr="00E77497" w:rsidRDefault="004C02EF" w:rsidP="003A4B22">
            <w:pPr>
              <w:keepNext/>
              <w:spacing w:after="60"/>
              <w:rPr>
                <w:rFonts w:ascii="Courier" w:hAnsi="Courier"/>
                <w:b/>
              </w:rPr>
            </w:pPr>
            <w:r w:rsidRPr="00E77497">
              <w:rPr>
                <w:rFonts w:ascii="Courier New" w:hAnsi="Courier New"/>
                <w:b/>
              </w:rPr>
              <w:t>\u005C</w:t>
            </w:r>
          </w:p>
        </w:tc>
        <w:tc>
          <w:tcPr>
            <w:tcW w:w="2148" w:type="dxa"/>
            <w:tcBorders>
              <w:bottom w:val="single" w:sz="12" w:space="0" w:color="000000"/>
            </w:tcBorders>
            <w:tcPrChange w:id="1076" w:author="Rev 6 Allen Wirfs-Brock" w:date="2012-02-23T16:42:00Z">
              <w:tcPr>
                <w:tcW w:w="2148" w:type="dxa"/>
                <w:tcBorders>
                  <w:bottom w:val="single" w:sz="12" w:space="0" w:color="000000"/>
                </w:tcBorders>
              </w:tcPr>
            </w:tcPrChange>
          </w:tcPr>
          <w:p w14:paraId="59ACFB4C" w14:textId="77777777" w:rsidR="004C02EF" w:rsidRPr="00E77497" w:rsidRDefault="004C02EF" w:rsidP="003A4B22">
            <w:pPr>
              <w:keepNext/>
              <w:spacing w:after="60"/>
            </w:pPr>
            <w:r w:rsidRPr="00E77497">
              <w:t>backslash</w:t>
            </w:r>
          </w:p>
        </w:tc>
        <w:tc>
          <w:tcPr>
            <w:tcW w:w="1264" w:type="dxa"/>
            <w:tcBorders>
              <w:bottom w:val="single" w:sz="12" w:space="0" w:color="000000"/>
              <w:right w:val="single" w:sz="6" w:space="0" w:color="000000"/>
            </w:tcBorders>
            <w:tcPrChange w:id="1077" w:author="Rev 6 Allen Wirfs-Brock" w:date="2012-02-23T16:42:00Z">
              <w:tcPr>
                <w:tcW w:w="1264" w:type="dxa"/>
                <w:tcBorders>
                  <w:bottom w:val="single" w:sz="12" w:space="0" w:color="000000"/>
                  <w:right w:val="single" w:sz="6" w:space="0" w:color="000000"/>
                </w:tcBorders>
              </w:tcPr>
            </w:tcPrChange>
          </w:tcPr>
          <w:p w14:paraId="5C317164" w14:textId="77777777" w:rsidR="004C02EF" w:rsidRPr="00E77497" w:rsidRDefault="004C02EF" w:rsidP="003A4B22">
            <w:pPr>
              <w:keepNext/>
              <w:spacing w:after="60"/>
              <w:rPr>
                <w:rFonts w:ascii="Courier" w:hAnsi="Courier"/>
                <w:b/>
              </w:rPr>
            </w:pPr>
            <w:r w:rsidRPr="00E77497">
              <w:rPr>
                <w:rFonts w:ascii="Courier New" w:hAnsi="Courier New"/>
                <w:b/>
              </w:rPr>
              <w:t>\</w:t>
            </w:r>
          </w:p>
        </w:tc>
      </w:tr>
    </w:tbl>
    <w:p w14:paraId="4CA7E6F3" w14:textId="77777777" w:rsidR="004C02EF" w:rsidRPr="00E77497" w:rsidRDefault="004C02EF" w:rsidP="004C02EF">
      <w:bookmarkStart w:id="1078" w:name="_Toc375031153"/>
      <w:bookmarkStart w:id="1079" w:name="_Ref378393823"/>
      <w:bookmarkStart w:id="1080" w:name="_Ref379172559"/>
      <w:bookmarkStart w:id="1081" w:name="_Ref379873477"/>
      <w:bookmarkStart w:id="1082" w:name="_Ref381174987"/>
      <w:bookmarkStart w:id="1083" w:name="_Ref381506868"/>
      <w:bookmarkStart w:id="1084" w:name="_Toc381513630"/>
      <w:bookmarkStart w:id="1085" w:name="_Toc382202772"/>
      <w:bookmarkStart w:id="1086" w:name="_Toc382202992"/>
      <w:bookmarkStart w:id="1087" w:name="_Toc382212152"/>
      <w:bookmarkStart w:id="1088" w:name="_Toc382212331"/>
      <w:bookmarkStart w:id="1089" w:name="_Toc382291497"/>
      <w:bookmarkStart w:id="1090" w:name="_Ref382649260"/>
      <w:bookmarkStart w:id="1091" w:name="_Ref382649794"/>
    </w:p>
    <w:p w14:paraId="6053DF4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0CAA83D0"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 xml:space="preserve">is the </w:t>
      </w:r>
      <w:r w:rsidRPr="00E77497">
        <w:rPr>
          <w:i/>
        </w:rPr>
        <w:t>SourceCharacter</w:t>
      </w:r>
      <w:r w:rsidRPr="00E77497">
        <w:t xml:space="preserve"> </w:t>
      </w:r>
      <w:r w:rsidRPr="00E77497">
        <w:rPr>
          <w:rFonts w:ascii="Arial" w:hAnsi="Arial" w:cs="Arial"/>
        </w:rPr>
        <w:t>character itself.</w:t>
      </w:r>
    </w:p>
    <w:p w14:paraId="048F793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is the character whose code unit value 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0F28E9E0" w14:textId="77777777" w:rsidR="004C02EF" w:rsidRPr="00E77497" w:rsidRDefault="004C02EF" w:rsidP="004C02EF">
      <w:pPr>
        <w:pStyle w:val="MathSpecialCase3"/>
        <w:numPr>
          <w:ilvl w:val="2"/>
          <w:numId w:val="31"/>
        </w:numPr>
        <w:tabs>
          <w:tab w:val="left" w:pos="450"/>
        </w:tabs>
        <w:spacing w:after="240"/>
        <w:ind w:left="450" w:hanging="450"/>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is </w:t>
      </w:r>
      <w:r w:rsidRPr="00E77497">
        <w:rPr>
          <w:rFonts w:ascii="Arial" w:hAnsi="Arial" w:cs="Arial"/>
        </w:rPr>
        <w:t>the character whose code unit value 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2FA0FC22" w14:textId="77777777" w:rsidR="004C02EF" w:rsidRPr="00E77497" w:rsidRDefault="004C02EF" w:rsidP="004C02EF">
      <w:r w:rsidRPr="00E77497">
        <w:t xml:space="preserve">A conforming implementation, when processing strict mode code (see 10.1.1), may not extend the syntax of </w:t>
      </w:r>
      <w:r w:rsidRPr="00E77497">
        <w:rPr>
          <w:rFonts w:ascii="Times New Roman" w:hAnsi="Times New Roman"/>
          <w:i/>
        </w:rPr>
        <w:t>EscapeSequence</w:t>
      </w:r>
      <w:r w:rsidRPr="00E77497">
        <w:t xml:space="preserve"> to include </w:t>
      </w:r>
      <w:r w:rsidRPr="00E77497">
        <w:rPr>
          <w:rFonts w:ascii="Times New Roman" w:hAnsi="Times New Roman"/>
          <w:i/>
        </w:rPr>
        <w:t>OctalEscapeSequence</w:t>
      </w:r>
      <w:r w:rsidRPr="00E77497">
        <w:t xml:space="preserve"> as described in B.1.2.</w:t>
      </w:r>
    </w:p>
    <w:p w14:paraId="4DF58250" w14:textId="77777777" w:rsidR="004C02EF" w:rsidRPr="00E77497" w:rsidRDefault="004C02EF" w:rsidP="004C02EF">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bookmarkStart w:id="1092" w:name="_Ref383594745"/>
      <w:bookmarkStart w:id="1093" w:name="_Toc385672133"/>
      <w:bookmarkStart w:id="1094" w:name="_Toc393690224"/>
    </w:p>
    <w:p w14:paraId="5E95085C" w14:textId="77777777" w:rsidR="004C02EF" w:rsidRPr="00E77497" w:rsidRDefault="004C02EF" w:rsidP="004C02EF">
      <w:pPr>
        <w:pStyle w:val="30"/>
        <w:numPr>
          <w:ilvl w:val="0"/>
          <w:numId w:val="0"/>
        </w:numPr>
      </w:pPr>
      <w:bookmarkStart w:id="1095" w:name="_Toc432237481"/>
      <w:bookmarkStart w:id="1096" w:name="_Toc432984690"/>
      <w:bookmarkStart w:id="1097" w:name="_Ref456010409"/>
      <w:bookmarkStart w:id="1098" w:name="_Ref457437516"/>
      <w:bookmarkStart w:id="1099" w:name="_Ref457437517"/>
      <w:bookmarkStart w:id="1100" w:name="_Ref457437518"/>
      <w:bookmarkStart w:id="1101" w:name="_Ref457437523"/>
      <w:bookmarkStart w:id="1102" w:name="_Ref457437524"/>
      <w:bookmarkStart w:id="1103" w:name="_Ref457437525"/>
      <w:bookmarkStart w:id="1104" w:name="_Ref457437526"/>
      <w:bookmarkStart w:id="1105" w:name="_Ref457437527"/>
      <w:bookmarkStart w:id="1106" w:name="_Ref457705277"/>
      <w:bookmarkStart w:id="1107" w:name="_Ref457705317"/>
      <w:bookmarkStart w:id="1108" w:name="_Ref457792658"/>
      <w:bookmarkStart w:id="1109" w:name="_Ref457792662"/>
      <w:bookmarkStart w:id="1110" w:name="_Toc472818769"/>
      <w:bookmarkStart w:id="1111" w:name="_Ref424530589"/>
      <w:bookmarkStart w:id="1112" w:name="_Ref424535009"/>
      <w:bookmarkStart w:id="1113" w:name="_Toc235503322"/>
      <w:bookmarkStart w:id="1114" w:name="_Toc241509097"/>
      <w:bookmarkStart w:id="1115" w:name="_Toc244416584"/>
      <w:bookmarkStart w:id="1116" w:name="_Toc276630948"/>
      <w:bookmarkStart w:id="1117" w:name="_Toc323907575"/>
      <w:r w:rsidRPr="00E77497">
        <w:t>7.8.5</w:t>
      </w:r>
      <w:r w:rsidRPr="00E77497">
        <w:tab/>
        <w:t>Regular Expression Literals</w:t>
      </w:r>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3"/>
      <w:bookmarkEnd w:id="1114"/>
      <w:bookmarkEnd w:id="1115"/>
      <w:bookmarkEnd w:id="1116"/>
      <w:bookmarkEnd w:id="1117"/>
    </w:p>
    <w:p w14:paraId="166E8E56" w14:textId="77777777" w:rsidR="004C02EF" w:rsidRPr="00E77497" w:rsidRDefault="004C02EF" w:rsidP="004C02EF">
      <w:r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Pr="00E77497">
        <w:rPr>
          <w:rFonts w:ascii="Courier New" w:hAnsi="Courier New"/>
          <w:b/>
        </w:rPr>
        <w:t>===</w:t>
      </w:r>
      <w:r w:rsidRPr="00E77497">
        <w:t xml:space="preserve"> to each other even if the two literals' contents are identical. A RegExp</w:t>
      </w:r>
      <w:r w:rsidRPr="00E77497">
        <w:rPr>
          <w:b/>
        </w:rPr>
        <w:t xml:space="preserve"> </w:t>
      </w:r>
      <w:r w:rsidRPr="00E77497">
        <w:t xml:space="preserve">object may also be created at runtime by </w:t>
      </w:r>
      <w:r w:rsidRPr="00E77497">
        <w:rPr>
          <w:rFonts w:ascii="Courier New" w:hAnsi="Courier New"/>
          <w:b/>
        </w:rPr>
        <w:t>new RegExp</w:t>
      </w:r>
      <w:r w:rsidRPr="00E77497">
        <w:t xml:space="preserve"> (see 15.10.4) or calling the </w:t>
      </w:r>
      <w:r w:rsidRPr="00E77497">
        <w:rPr>
          <w:rFonts w:ascii="Courier New" w:hAnsi="Courier New"/>
          <w:b/>
        </w:rPr>
        <w:t>RegExp</w:t>
      </w:r>
      <w:r w:rsidRPr="00E77497">
        <w:t xml:space="preserve"> constructor as a function (15.10.3).</w:t>
      </w:r>
    </w:p>
    <w:p w14:paraId="2A5735B6" w14:textId="77777777" w:rsidR="004C02EF" w:rsidRPr="00E77497" w:rsidRDefault="004C02EF" w:rsidP="004C02EF">
      <w:r w:rsidRPr="00E77497">
        <w:t xml:space="preserve">The productions below describe the syntax for a regular expression literal and are used by the input element scanner to find the end of the regular expression literal. The Strings of characters comprising the </w:t>
      </w:r>
      <w:r w:rsidRPr="00E77497">
        <w:rPr>
          <w:rStyle w:val="bnf"/>
        </w:rPr>
        <w:t>RegularExpressionBody</w:t>
      </w:r>
      <w:r w:rsidRPr="00E77497">
        <w:t xml:space="preserve"> and the </w:t>
      </w:r>
      <w:r w:rsidRPr="00E77497">
        <w:rPr>
          <w:rStyle w:val="bnf"/>
        </w:rPr>
        <w:t>RegularExpressionFlags</w:t>
      </w:r>
      <w:r w:rsidRPr="00E77497">
        <w:t xml:space="preserve"> are passed uninterpreted to the regular expression constructor, which interprets them according to its own, more stringent grammar. An implementation may extend the regular expression constructor's grammar,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or the productions used by these productions.</w:t>
      </w:r>
    </w:p>
    <w:p w14:paraId="6EB450FE" w14:textId="77777777" w:rsidR="004C02EF" w:rsidRPr="00E77497" w:rsidRDefault="004C02EF" w:rsidP="004C02EF">
      <w:pPr>
        <w:pStyle w:val="Syntax"/>
      </w:pPr>
      <w:r w:rsidRPr="00E77497">
        <w:t>Syntax</w:t>
      </w:r>
    </w:p>
    <w:p w14:paraId="1694243A"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4C3E739A"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12E5AD12"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102D4204" w14:textId="77777777" w:rsidR="004C02EF" w:rsidRPr="00E77497" w:rsidRDefault="004C02EF" w:rsidP="004C02EF">
      <w:pPr>
        <w:pStyle w:val="SyntaxDefinition"/>
      </w:pPr>
      <w:r w:rsidRPr="00E77497">
        <w:t>RegularExpressionFirstChar RegularExpressionChars</w:t>
      </w:r>
    </w:p>
    <w:p w14:paraId="334A48F4"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43DD86A4"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24831ECA"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554103B9"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3A38AFF7"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2BC375D1"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048B99A9"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7A92ADDA"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68246CA5"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5868D7DF"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492E6F5C"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1573051A"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78976067"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625A44D4"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3C0F6B22"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368DC354"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778B4E65"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364B7393"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079DA40D"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45AB2B70" w14:textId="77777777" w:rsidR="004C02EF" w:rsidRPr="00E77497" w:rsidRDefault="004C02EF" w:rsidP="004C02EF">
      <w:pPr>
        <w:pStyle w:val="Syntax"/>
      </w:pPr>
      <w:r w:rsidRPr="00E77497">
        <w:t>Semantics</w:t>
      </w:r>
    </w:p>
    <w:p w14:paraId="52AE41AD" w14:textId="77777777" w:rsidR="004C02EF" w:rsidRPr="00E77497" w:rsidRDefault="004C02EF" w:rsidP="004C02EF">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 xml:space="preserve">. If the call to </w:t>
      </w:r>
      <w:r w:rsidRPr="00E77497">
        <w:rPr>
          <w:rFonts w:ascii="Courier New" w:hAnsi="Courier New"/>
          <w:b/>
        </w:rPr>
        <w:t>new RegExp</w:t>
      </w:r>
      <w:r w:rsidRPr="00E77497">
        <w:t xml:space="preserve"> would generate an error as specified in 15.10.4.1, the error must be treated as an early error (Clause 16).</w:t>
      </w:r>
    </w:p>
    <w:p w14:paraId="021A6976" w14:textId="77777777" w:rsidR="004C02EF" w:rsidRPr="00E77497" w:rsidRDefault="004C02EF" w:rsidP="004C02EF">
      <w:pPr>
        <w:pStyle w:val="20"/>
        <w:numPr>
          <w:ilvl w:val="0"/>
          <w:numId w:val="0"/>
        </w:numPr>
      </w:pPr>
      <w:bookmarkStart w:id="1118" w:name="_Ref463859562"/>
      <w:bookmarkStart w:id="1119" w:name="_Toc472818770"/>
      <w:bookmarkStart w:id="1120" w:name="_Toc235503323"/>
      <w:bookmarkStart w:id="1121" w:name="_Toc241509098"/>
      <w:bookmarkStart w:id="1122" w:name="_Toc244416585"/>
      <w:bookmarkStart w:id="1123" w:name="_Toc276630949"/>
      <w:bookmarkStart w:id="1124" w:name="_Toc323907576"/>
      <w:r w:rsidRPr="00E77497">
        <w:t>7.9</w:t>
      </w:r>
      <w:r w:rsidRPr="00E77497">
        <w:tab/>
        <w:t>Automatic Semicolon Insertio</w:t>
      </w:r>
      <w:bookmarkStart w:id="1125" w:name="_Toc382202773"/>
      <w:bookmarkStart w:id="1126" w:name="_Toc382202993"/>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125"/>
      <w:bookmarkEnd w:id="1126"/>
      <w:r w:rsidRPr="00E77497">
        <w:t>n</w:t>
      </w:r>
      <w:bookmarkEnd w:id="1111"/>
      <w:bookmarkEnd w:id="1112"/>
      <w:bookmarkEnd w:id="1118"/>
      <w:bookmarkEnd w:id="1119"/>
      <w:bookmarkEnd w:id="1120"/>
      <w:bookmarkEnd w:id="1121"/>
      <w:bookmarkEnd w:id="1122"/>
      <w:bookmarkEnd w:id="1123"/>
      <w:bookmarkEnd w:id="1124"/>
    </w:p>
    <w:p w14:paraId="4A4C7EA7" w14:textId="77777777" w:rsidR="004C02EF" w:rsidRPr="00E77497" w:rsidRDefault="004C02EF" w:rsidP="004C02EF">
      <w:r w:rsidRPr="00E77497">
        <w:t xml:space="preserve">Certain ECMAScript statements (empty statement, variable statement, expression statement, </w:t>
      </w:r>
      <w:r w:rsidRPr="00E77497">
        <w:rPr>
          <w:rFonts w:ascii="Courier New" w:hAnsi="Courier New"/>
          <w:b/>
        </w:rPr>
        <w:t>do</w:t>
      </w:r>
      <w:r w:rsidRPr="00E77497">
        <w:t>-</w:t>
      </w:r>
      <w:r w:rsidRPr="00E77497">
        <w:rPr>
          <w:rFonts w:ascii="Courier New" w:hAnsi="Courier New"/>
          <w:b/>
        </w:rPr>
        <w:t>while</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127" w:name="_Toc393690225"/>
    </w:p>
    <w:p w14:paraId="73A39BA4" w14:textId="77777777" w:rsidR="004C02EF" w:rsidRPr="00E77497" w:rsidRDefault="004C02EF" w:rsidP="004C02EF">
      <w:pPr>
        <w:pStyle w:val="30"/>
        <w:numPr>
          <w:ilvl w:val="0"/>
          <w:numId w:val="0"/>
        </w:numPr>
      </w:pPr>
      <w:bookmarkStart w:id="1128" w:name="_Ref456011139"/>
      <w:bookmarkStart w:id="1129" w:name="_Toc472818771"/>
      <w:bookmarkStart w:id="1130" w:name="_Toc235503324"/>
      <w:bookmarkStart w:id="1131" w:name="_Toc241509099"/>
      <w:bookmarkStart w:id="1132" w:name="_Toc244416586"/>
      <w:bookmarkStart w:id="1133" w:name="_Toc276630950"/>
      <w:bookmarkStart w:id="1134" w:name="_Toc323907577"/>
      <w:r w:rsidRPr="00E77497">
        <w:t>7.9.1</w:t>
      </w:r>
      <w:r w:rsidRPr="00E77497">
        <w:tab/>
        <w:t>Rules of Automatic Semicolon Insertio</w:t>
      </w:r>
      <w:bookmarkEnd w:id="1127"/>
      <w:r w:rsidRPr="00E77497">
        <w:t>n</w:t>
      </w:r>
      <w:bookmarkEnd w:id="1128"/>
      <w:bookmarkEnd w:id="1129"/>
      <w:bookmarkEnd w:id="1130"/>
      <w:bookmarkEnd w:id="1131"/>
      <w:bookmarkEnd w:id="1132"/>
      <w:bookmarkEnd w:id="1133"/>
      <w:bookmarkEnd w:id="1134"/>
    </w:p>
    <w:p w14:paraId="6696E4A7" w14:textId="77777777" w:rsidR="004C02EF" w:rsidRPr="00E77497" w:rsidRDefault="004C02EF" w:rsidP="004C02EF">
      <w:r w:rsidRPr="00E77497">
        <w:t>There are three basic rules of semicolon insertion:</w:t>
      </w:r>
    </w:p>
    <w:p w14:paraId="45CEC118" w14:textId="77777777" w:rsidR="004C02EF" w:rsidRPr="00E77497" w:rsidRDefault="004C02EF" w:rsidP="004C02EF">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program 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27D29B2C"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5597BE93"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3976F434"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E77497">
        <w:rPr>
          <w:rStyle w:val="bnf"/>
        </w:rPr>
        <w:t>Program</w:t>
      </w:r>
      <w:r w:rsidRPr="00E77497">
        <w:rPr>
          <w:rFonts w:ascii="Arial" w:hAnsi="Arial" w:cs="Arial"/>
        </w:rPr>
        <w:t>, then a semicolon is automatically inserted at the end of the input stream.</w:t>
      </w:r>
    </w:p>
    <w:p w14:paraId="238350D3"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7FC071A2"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14:paraId="14D462E5" w14:textId="77777777" w:rsidR="004C02EF" w:rsidRPr="00E77497" w:rsidRDefault="004C02EF" w:rsidP="004C02EF">
      <w:pPr>
        <w:pStyle w:val="Note"/>
        <w:spacing w:after="120"/>
      </w:pPr>
      <w:bookmarkStart w:id="1135" w:name="_Toc393690226"/>
      <w:bookmarkStart w:id="1136" w:name="_Ref404492883"/>
      <w:bookmarkStart w:id="1137" w:name="_Ref404492911"/>
      <w:r w:rsidRPr="00E77497">
        <w:t>NOTE</w:t>
      </w:r>
      <w:r w:rsidRPr="00E77497">
        <w:tab/>
        <w:t>The following are the only restricted productions in the grammar:</w:t>
      </w:r>
    </w:p>
    <w:p w14:paraId="32E2953A"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3983A817"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0AD441EA"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0BF17365"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48E4A4CF"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06937F1B"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637FE37B"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3C46DA1F"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052ABB72"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5365B245"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7F74E132" w14:textId="77777777" w:rsidR="004C02EF" w:rsidRPr="00E77497" w:rsidRDefault="004C02EF" w:rsidP="004C02EF">
      <w:pPr>
        <w:rPr>
          <w:sz w:val="18"/>
        </w:rPr>
      </w:pPr>
      <w:bookmarkStart w:id="1138" w:name="_Ref424532635"/>
      <w:bookmarkStart w:id="1139" w:name="_Ref424532665"/>
      <w:r w:rsidRPr="00E77497">
        <w:rPr>
          <w:sz w:val="18"/>
        </w:rPr>
        <w:t>The practical effect of these restricted productions is as follows:</w:t>
      </w:r>
    </w:p>
    <w:p w14:paraId="41F03D17"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386473FF"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00C2D2E9" w14:textId="77777777" w:rsidR="004C02EF" w:rsidRPr="00E77497" w:rsidRDefault="004C02EF" w:rsidP="004C02EF">
      <w:pPr>
        <w:spacing w:after="220"/>
        <w:ind w:left="400"/>
        <w:rPr>
          <w:sz w:val="18"/>
        </w:rPr>
      </w:pPr>
      <w:r w:rsidRPr="00E77497">
        <w:rPr>
          <w:sz w:val="18"/>
        </w:rPr>
        <w:t>The resulting practical advice to ECMAScript programmers is:</w:t>
      </w:r>
    </w:p>
    <w:p w14:paraId="4D21DCE1"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27239256"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1AB1B015"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2DBCCA01" w14:textId="77777777" w:rsidR="004C02EF" w:rsidRPr="00E77497" w:rsidRDefault="004C02EF" w:rsidP="004C02EF">
      <w:pPr>
        <w:pStyle w:val="30"/>
        <w:numPr>
          <w:ilvl w:val="0"/>
          <w:numId w:val="0"/>
        </w:numPr>
      </w:pPr>
      <w:bookmarkStart w:id="1140" w:name="_Toc472818772"/>
      <w:bookmarkStart w:id="1141" w:name="_Toc235503325"/>
      <w:bookmarkStart w:id="1142" w:name="_Toc241509100"/>
      <w:bookmarkStart w:id="1143" w:name="_Toc244416587"/>
      <w:bookmarkStart w:id="1144" w:name="_Toc276630951"/>
      <w:bookmarkStart w:id="1145" w:name="_Toc323907578"/>
      <w:r w:rsidRPr="00E77497">
        <w:t>7.9.2</w:t>
      </w:r>
      <w:r w:rsidRPr="00E77497">
        <w:tab/>
        <w:t>Examples of Automatic Semicolon Insertio</w:t>
      </w:r>
      <w:bookmarkEnd w:id="1135"/>
      <w:bookmarkEnd w:id="1136"/>
      <w:bookmarkEnd w:id="1137"/>
      <w:r w:rsidRPr="00E77497">
        <w:t>n</w:t>
      </w:r>
      <w:bookmarkEnd w:id="1138"/>
      <w:bookmarkEnd w:id="1139"/>
      <w:bookmarkEnd w:id="1140"/>
      <w:bookmarkEnd w:id="1141"/>
      <w:bookmarkEnd w:id="1142"/>
      <w:bookmarkEnd w:id="1143"/>
      <w:bookmarkEnd w:id="1144"/>
      <w:bookmarkEnd w:id="1145"/>
    </w:p>
    <w:p w14:paraId="3E9E60EE" w14:textId="77777777" w:rsidR="004C02EF" w:rsidRPr="00E77497" w:rsidRDefault="004C02EF" w:rsidP="004C02EF">
      <w:pPr>
        <w:keepNext/>
        <w:spacing w:after="60"/>
      </w:pPr>
      <w:r w:rsidRPr="00E77497">
        <w:t>The source</w:t>
      </w:r>
    </w:p>
    <w:p w14:paraId="5CF958C2" w14:textId="77777777" w:rsidR="004C02EF" w:rsidRPr="00E77497" w:rsidRDefault="004C02EF" w:rsidP="004C02EF">
      <w:pPr>
        <w:pStyle w:val="CodeSample3"/>
        <w:spacing w:after="60"/>
        <w:ind w:left="1440"/>
        <w:jc w:val="left"/>
      </w:pPr>
      <w:r w:rsidRPr="00E77497">
        <w:t>{ 1 2 } 3</w:t>
      </w:r>
    </w:p>
    <w:p w14:paraId="64CF038F"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74C8732A" w14:textId="77777777" w:rsidR="004C02EF" w:rsidRPr="00E77497" w:rsidRDefault="004C02EF" w:rsidP="004C02EF">
      <w:pPr>
        <w:pStyle w:val="CodeSample3"/>
        <w:ind w:left="1440"/>
        <w:jc w:val="left"/>
      </w:pPr>
      <w:r w:rsidRPr="00E77497">
        <w:t>{ 1</w:t>
      </w:r>
      <w:r w:rsidRPr="00E77497">
        <w:br/>
        <w:t>2 } 3</w:t>
      </w:r>
    </w:p>
    <w:p w14:paraId="48F719E1" w14:textId="77777777" w:rsidR="004C02EF" w:rsidRPr="00E77497" w:rsidRDefault="004C02EF" w:rsidP="004C02EF">
      <w:pPr>
        <w:spacing w:after="60"/>
      </w:pPr>
      <w:r w:rsidRPr="00E77497">
        <w:t>is also not a valid ECMAScript sentence, but is transformed by automatic semicolon insertion into the following:</w:t>
      </w:r>
    </w:p>
    <w:p w14:paraId="4AA89DE3" w14:textId="77777777" w:rsidR="004C02EF" w:rsidRPr="00E77497" w:rsidRDefault="004C02EF" w:rsidP="004C02EF">
      <w:pPr>
        <w:pStyle w:val="CodeSample3"/>
        <w:spacing w:after="60"/>
        <w:ind w:left="1440"/>
        <w:jc w:val="left"/>
      </w:pPr>
      <w:r w:rsidRPr="00E77497">
        <w:t>{ 1</w:t>
      </w:r>
      <w:r w:rsidRPr="00E77497">
        <w:br/>
        <w:t>;2 ;} 3;</w:t>
      </w:r>
    </w:p>
    <w:p w14:paraId="41BDDC71" w14:textId="77777777" w:rsidR="004C02EF" w:rsidRPr="00E77497" w:rsidRDefault="004C02EF" w:rsidP="004C02EF">
      <w:r w:rsidRPr="00E77497">
        <w:t>which is a valid ECMAScript sentence.</w:t>
      </w:r>
    </w:p>
    <w:p w14:paraId="2BBE9FC3" w14:textId="77777777" w:rsidR="004C02EF" w:rsidRPr="00E77497" w:rsidRDefault="004C02EF" w:rsidP="004C02EF">
      <w:pPr>
        <w:spacing w:after="60"/>
      </w:pPr>
      <w:r w:rsidRPr="00E77497">
        <w:t>The source</w:t>
      </w:r>
    </w:p>
    <w:p w14:paraId="4B03C4F8" w14:textId="77777777" w:rsidR="004C02EF" w:rsidRPr="00E77497" w:rsidRDefault="004C02EF" w:rsidP="004C02EF">
      <w:pPr>
        <w:pStyle w:val="CodeSample3"/>
        <w:spacing w:after="60"/>
        <w:ind w:left="1440"/>
        <w:jc w:val="left"/>
      </w:pPr>
      <w:r w:rsidRPr="00E77497">
        <w:t>for (a; b</w:t>
      </w:r>
      <w:r w:rsidRPr="00E77497">
        <w:br/>
        <w:t>)</w:t>
      </w:r>
    </w:p>
    <w:p w14:paraId="6AA842B8"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54148ADF" w14:textId="77777777" w:rsidR="004C02EF" w:rsidRPr="00E77497" w:rsidRDefault="004C02EF" w:rsidP="004C02EF">
      <w:pPr>
        <w:spacing w:after="60"/>
      </w:pPr>
      <w:r w:rsidRPr="00E77497">
        <w:t>The source</w:t>
      </w:r>
    </w:p>
    <w:p w14:paraId="33207AC8" w14:textId="77777777" w:rsidR="004C02EF" w:rsidRPr="00E77497" w:rsidRDefault="004C02EF" w:rsidP="004C02EF">
      <w:pPr>
        <w:pStyle w:val="CodeSample3"/>
        <w:spacing w:after="60"/>
        <w:ind w:left="1440"/>
      </w:pPr>
      <w:r w:rsidRPr="00E77497">
        <w:t>return</w:t>
      </w:r>
      <w:r w:rsidRPr="00E77497">
        <w:br/>
        <w:t>a + b</w:t>
      </w:r>
    </w:p>
    <w:p w14:paraId="00132878" w14:textId="77777777" w:rsidR="004C02EF" w:rsidRPr="00E77497" w:rsidRDefault="004C02EF" w:rsidP="004C02EF">
      <w:pPr>
        <w:spacing w:after="60"/>
      </w:pPr>
      <w:r w:rsidRPr="00E77497">
        <w:t>is transformed by automatic semicolon insertion into the following:</w:t>
      </w:r>
    </w:p>
    <w:p w14:paraId="7A0446F3" w14:textId="77777777" w:rsidR="004C02EF" w:rsidRPr="00E77497" w:rsidRDefault="004C02EF" w:rsidP="004C02EF">
      <w:pPr>
        <w:pStyle w:val="CodeSample3"/>
        <w:ind w:left="1440"/>
      </w:pPr>
      <w:r w:rsidRPr="00E77497">
        <w:t>return;</w:t>
      </w:r>
      <w:r w:rsidRPr="00E77497">
        <w:br/>
        <w:t>a + b;</w:t>
      </w:r>
    </w:p>
    <w:p w14:paraId="1122E3CC"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0289D29E" w14:textId="77777777" w:rsidR="004C02EF" w:rsidRPr="00E77497" w:rsidRDefault="004C02EF" w:rsidP="004C02EF">
      <w:pPr>
        <w:spacing w:after="60"/>
      </w:pPr>
      <w:r w:rsidRPr="00E77497">
        <w:t>The source</w:t>
      </w:r>
    </w:p>
    <w:p w14:paraId="7C61B224" w14:textId="77777777" w:rsidR="004C02EF" w:rsidRPr="00E77497" w:rsidRDefault="004C02EF" w:rsidP="004C02EF">
      <w:pPr>
        <w:pStyle w:val="CodeSample3"/>
        <w:spacing w:after="60"/>
        <w:ind w:left="1440"/>
        <w:jc w:val="left"/>
      </w:pPr>
      <w:r w:rsidRPr="00E77497">
        <w:t>a = b</w:t>
      </w:r>
      <w:r w:rsidRPr="00E77497">
        <w:br/>
        <w:t>++c</w:t>
      </w:r>
    </w:p>
    <w:p w14:paraId="4AFBF881" w14:textId="77777777" w:rsidR="004C02EF" w:rsidRPr="00E77497" w:rsidRDefault="004C02EF" w:rsidP="004C02EF">
      <w:pPr>
        <w:spacing w:after="60"/>
      </w:pPr>
      <w:r w:rsidRPr="00E77497">
        <w:t>is transformed by automatic semicolon insertion into the following:</w:t>
      </w:r>
    </w:p>
    <w:p w14:paraId="3F794D26" w14:textId="77777777" w:rsidR="004C02EF" w:rsidRPr="00E77497" w:rsidRDefault="004C02EF" w:rsidP="004C02EF">
      <w:pPr>
        <w:pStyle w:val="CodeSample3"/>
        <w:ind w:left="1440"/>
        <w:jc w:val="left"/>
      </w:pPr>
      <w:r w:rsidRPr="00E77497">
        <w:t>a = b;</w:t>
      </w:r>
      <w:r w:rsidRPr="00E77497">
        <w:br/>
        <w:t>++c;</w:t>
      </w:r>
    </w:p>
    <w:p w14:paraId="2B916DF1"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053386CE" w14:textId="77777777" w:rsidR="004C02EF" w:rsidRPr="00E77497" w:rsidRDefault="004C02EF" w:rsidP="004C02EF">
      <w:pPr>
        <w:spacing w:after="60"/>
      </w:pPr>
      <w:r w:rsidRPr="00E77497">
        <w:t>The source</w:t>
      </w:r>
    </w:p>
    <w:p w14:paraId="24C72E8E" w14:textId="77777777" w:rsidR="004C02EF" w:rsidRPr="00E77497" w:rsidRDefault="004C02EF" w:rsidP="004C02EF">
      <w:pPr>
        <w:pStyle w:val="CodeSample3"/>
        <w:spacing w:after="60"/>
        <w:ind w:left="1440"/>
        <w:jc w:val="left"/>
      </w:pPr>
      <w:r w:rsidRPr="00E77497">
        <w:t>if (a &gt; b)</w:t>
      </w:r>
      <w:r w:rsidRPr="00E77497">
        <w:br/>
        <w:t>else c = d</w:t>
      </w:r>
    </w:p>
    <w:p w14:paraId="0851CD63"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1146" w:name="_Toc381513631"/>
      <w:bookmarkStart w:id="1147" w:name="_Toc382202774"/>
      <w:bookmarkStart w:id="1148" w:name="_Toc382202994"/>
      <w:bookmarkStart w:id="1149" w:name="_Toc382212153"/>
      <w:bookmarkStart w:id="1150" w:name="_Toc382212332"/>
      <w:bookmarkStart w:id="1151" w:name="_Toc382291498"/>
      <w:bookmarkStart w:id="1152" w:name="_Toc385672134"/>
    </w:p>
    <w:p w14:paraId="45411399" w14:textId="77777777" w:rsidR="004C02EF" w:rsidRPr="00E77497" w:rsidRDefault="004C02EF" w:rsidP="004C02EF">
      <w:pPr>
        <w:spacing w:after="60"/>
      </w:pPr>
      <w:r w:rsidRPr="00E77497">
        <w:t>The source</w:t>
      </w:r>
    </w:p>
    <w:p w14:paraId="6C99BD1B" w14:textId="77777777" w:rsidR="004C02EF" w:rsidRPr="00E77497" w:rsidRDefault="004C02EF" w:rsidP="004C02EF">
      <w:pPr>
        <w:pStyle w:val="CodeSample3"/>
        <w:spacing w:after="60"/>
        <w:ind w:left="1440"/>
        <w:jc w:val="left"/>
      </w:pPr>
      <w:r w:rsidRPr="00E77497">
        <w:t>a = b + c</w:t>
      </w:r>
      <w:r w:rsidRPr="00E77497">
        <w:br/>
        <w:t>(d + e).print()</w:t>
      </w:r>
    </w:p>
    <w:p w14:paraId="60F89D8F"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3CC14E64" w14:textId="77777777" w:rsidR="004C02EF" w:rsidRPr="00E77497" w:rsidRDefault="004C02EF" w:rsidP="004C02EF">
      <w:pPr>
        <w:pStyle w:val="CodeSample3"/>
        <w:ind w:firstLine="720"/>
      </w:pPr>
      <w:r w:rsidRPr="00E77497">
        <w:t>a = b + c(d + e).print()</w:t>
      </w:r>
    </w:p>
    <w:p w14:paraId="5EE92B31"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1153" w:name="_Toc393690227"/>
    </w:p>
    <w:p w14:paraId="322AE0FA" w14:textId="77777777" w:rsidR="004C02EF" w:rsidRPr="00E77497" w:rsidRDefault="004C02EF" w:rsidP="004C02EF">
      <w:pPr>
        <w:pStyle w:val="1"/>
        <w:numPr>
          <w:ilvl w:val="0"/>
          <w:numId w:val="0"/>
        </w:numPr>
        <w:spacing w:after="120"/>
      </w:pPr>
      <w:bookmarkStart w:id="1154" w:name="_Toc472818773"/>
      <w:bookmarkStart w:id="1155" w:name="_Toc235503326"/>
      <w:bookmarkStart w:id="1156" w:name="_Toc241509101"/>
      <w:bookmarkStart w:id="1157" w:name="_Toc244416588"/>
      <w:bookmarkStart w:id="1158" w:name="_Toc276630952"/>
      <w:bookmarkStart w:id="1159" w:name="_Toc323907579"/>
      <w:r w:rsidRPr="00E77497">
        <w:t>8</w:t>
      </w:r>
      <w:r w:rsidRPr="00E77497">
        <w:tab/>
        <w:t>Type</w:t>
      </w:r>
      <w:bookmarkEnd w:id="1146"/>
      <w:bookmarkEnd w:id="1147"/>
      <w:bookmarkEnd w:id="1148"/>
      <w:bookmarkEnd w:id="1149"/>
      <w:bookmarkEnd w:id="1150"/>
      <w:bookmarkEnd w:id="1151"/>
      <w:bookmarkEnd w:id="1152"/>
      <w:bookmarkEnd w:id="1153"/>
      <w:r w:rsidRPr="00E77497">
        <w:t>s</w:t>
      </w:r>
      <w:bookmarkEnd w:id="1154"/>
      <w:bookmarkEnd w:id="1155"/>
      <w:bookmarkEnd w:id="1156"/>
      <w:bookmarkEnd w:id="1157"/>
      <w:bookmarkEnd w:id="1158"/>
      <w:bookmarkEnd w:id="1159"/>
    </w:p>
    <w:p w14:paraId="3205990F" w14:textId="77777777"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1BCD9DCE" w14:textId="77777777" w:rsidR="004C02EF" w:rsidRPr="00E77497" w:rsidRDefault="004C02EF" w:rsidP="004C02EF">
      <w:r w:rsidRPr="00E77497">
        <w:t>An ECMAScript language type corresponds to values that are directly manipulated by an ECMAScript programmer using the ECMAScript language. The ECMAScript language types are Undefined, Null, Boolean, String, Number, and Object.</w:t>
      </w:r>
    </w:p>
    <w:p w14:paraId="3A2BBB02" w14:textId="77777777" w:rsidR="004C02EF" w:rsidRPr="00E77497" w:rsidRDefault="004C02EF" w:rsidP="004C02EF">
      <w:r w:rsidRPr="00E77497">
        <w:t>A specification type corresponds to meta-values that are used within algorithms to describe the semantics of ECMAScript language constructs and ECMAScript language types. The specification types are Reference, List, Completion, Property Descriptor, Property Identifier, Lexical Environment, and Environment Record.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3AB20708" w14:textId="77777777"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1160" w:name="_Toc381513632"/>
      <w:bookmarkStart w:id="1161" w:name="_Toc382202775"/>
      <w:bookmarkStart w:id="1162" w:name="_Toc382202995"/>
      <w:bookmarkStart w:id="1163" w:name="_Toc382212154"/>
      <w:bookmarkStart w:id="1164" w:name="_Toc382212333"/>
      <w:bookmarkStart w:id="1165" w:name="_Toc382291499"/>
      <w:bookmarkStart w:id="1166" w:name="_Toc385672135"/>
      <w:bookmarkStart w:id="1167" w:name="_Toc393690228"/>
    </w:p>
    <w:p w14:paraId="5AC4866F" w14:textId="77777777" w:rsidR="004C02EF" w:rsidRPr="00E77497" w:rsidRDefault="004C02EF" w:rsidP="004C02EF">
      <w:pPr>
        <w:pStyle w:val="20"/>
        <w:numPr>
          <w:ilvl w:val="0"/>
          <w:numId w:val="0"/>
        </w:numPr>
      </w:pPr>
      <w:bookmarkStart w:id="1168" w:name="_Ref449763253"/>
      <w:bookmarkStart w:id="1169" w:name="_Toc472818774"/>
      <w:bookmarkStart w:id="1170" w:name="_Toc235503327"/>
      <w:bookmarkStart w:id="1171" w:name="_Toc241509102"/>
      <w:bookmarkStart w:id="1172" w:name="_Toc244416589"/>
      <w:bookmarkStart w:id="1173" w:name="_Toc276630953"/>
      <w:bookmarkStart w:id="1174" w:name="_Toc323907580"/>
      <w:r w:rsidRPr="00E77497">
        <w:t>8.1</w:t>
      </w:r>
      <w:r w:rsidRPr="00E77497">
        <w:tab/>
        <w:t>The Undefined Typ</w:t>
      </w:r>
      <w:bookmarkEnd w:id="1160"/>
      <w:bookmarkEnd w:id="1161"/>
      <w:bookmarkEnd w:id="1162"/>
      <w:bookmarkEnd w:id="1163"/>
      <w:bookmarkEnd w:id="1164"/>
      <w:bookmarkEnd w:id="1165"/>
      <w:bookmarkEnd w:id="1166"/>
      <w:bookmarkEnd w:id="1167"/>
      <w:r w:rsidRPr="00E77497">
        <w:t>e</w:t>
      </w:r>
      <w:bookmarkEnd w:id="1168"/>
      <w:bookmarkEnd w:id="1169"/>
      <w:bookmarkEnd w:id="1170"/>
      <w:bookmarkEnd w:id="1171"/>
      <w:bookmarkEnd w:id="1172"/>
      <w:bookmarkEnd w:id="1173"/>
      <w:bookmarkEnd w:id="1174"/>
    </w:p>
    <w:p w14:paraId="406649EF" w14:textId="77777777"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1175" w:name="_Toc381513633"/>
      <w:bookmarkStart w:id="1176" w:name="_Toc382202776"/>
      <w:bookmarkStart w:id="1177" w:name="_Toc382202996"/>
      <w:bookmarkStart w:id="1178" w:name="_Toc382212155"/>
      <w:bookmarkStart w:id="1179" w:name="_Toc382212334"/>
      <w:bookmarkStart w:id="1180" w:name="_Toc382291500"/>
      <w:bookmarkStart w:id="1181" w:name="_Toc385672136"/>
      <w:bookmarkStart w:id="1182" w:name="_Toc393690229"/>
    </w:p>
    <w:p w14:paraId="2F2F2819" w14:textId="77777777" w:rsidR="004C02EF" w:rsidRPr="00E77497" w:rsidRDefault="004C02EF" w:rsidP="004C02EF">
      <w:pPr>
        <w:pStyle w:val="20"/>
        <w:numPr>
          <w:ilvl w:val="0"/>
          <w:numId w:val="0"/>
        </w:numPr>
      </w:pPr>
      <w:bookmarkStart w:id="1183" w:name="_Toc472818775"/>
      <w:bookmarkStart w:id="1184" w:name="_Toc235503328"/>
      <w:bookmarkStart w:id="1185" w:name="_Toc241509103"/>
      <w:bookmarkStart w:id="1186" w:name="_Toc244416590"/>
      <w:bookmarkStart w:id="1187" w:name="_Toc276630954"/>
      <w:bookmarkStart w:id="1188" w:name="_Toc323907581"/>
      <w:r w:rsidRPr="00E77497">
        <w:t>8.2</w:t>
      </w:r>
      <w:r w:rsidRPr="00E77497">
        <w:tab/>
        <w:t>The Null Typ</w:t>
      </w:r>
      <w:bookmarkEnd w:id="1175"/>
      <w:bookmarkEnd w:id="1176"/>
      <w:bookmarkEnd w:id="1177"/>
      <w:bookmarkEnd w:id="1178"/>
      <w:bookmarkEnd w:id="1179"/>
      <w:bookmarkEnd w:id="1180"/>
      <w:bookmarkEnd w:id="1181"/>
      <w:bookmarkEnd w:id="1182"/>
      <w:r w:rsidRPr="00E77497">
        <w:t>e</w:t>
      </w:r>
      <w:bookmarkEnd w:id="1183"/>
      <w:bookmarkEnd w:id="1184"/>
      <w:bookmarkEnd w:id="1185"/>
      <w:bookmarkEnd w:id="1186"/>
      <w:bookmarkEnd w:id="1187"/>
      <w:bookmarkEnd w:id="1188"/>
    </w:p>
    <w:p w14:paraId="3F220B7E" w14:textId="77777777" w:rsidR="004C02EF" w:rsidRPr="00E77497" w:rsidRDefault="004C02EF" w:rsidP="004C02EF">
      <w:r w:rsidRPr="00E77497">
        <w:t xml:space="preserve">The Null type has exactly one value, called </w:t>
      </w:r>
      <w:r w:rsidRPr="00E77497">
        <w:rPr>
          <w:b/>
        </w:rPr>
        <w:t>null</w:t>
      </w:r>
      <w:r w:rsidRPr="00E77497">
        <w:t>.</w:t>
      </w:r>
      <w:bookmarkStart w:id="1189" w:name="_Toc381513634"/>
      <w:bookmarkStart w:id="1190" w:name="_Toc382202777"/>
      <w:bookmarkStart w:id="1191" w:name="_Toc382202997"/>
      <w:bookmarkStart w:id="1192" w:name="_Toc382212156"/>
      <w:bookmarkStart w:id="1193" w:name="_Toc382212335"/>
      <w:bookmarkStart w:id="1194" w:name="_Toc382291501"/>
      <w:bookmarkStart w:id="1195" w:name="_Toc385672137"/>
      <w:bookmarkStart w:id="1196" w:name="_Toc393690230"/>
    </w:p>
    <w:p w14:paraId="181FB465" w14:textId="77777777" w:rsidR="004C02EF" w:rsidRPr="00E77497" w:rsidRDefault="004C02EF" w:rsidP="004C02EF">
      <w:pPr>
        <w:pStyle w:val="20"/>
        <w:numPr>
          <w:ilvl w:val="0"/>
          <w:numId w:val="0"/>
        </w:numPr>
      </w:pPr>
      <w:bookmarkStart w:id="1197" w:name="_Toc472818776"/>
      <w:bookmarkStart w:id="1198" w:name="_Toc235503329"/>
      <w:bookmarkStart w:id="1199" w:name="_Toc241509104"/>
      <w:bookmarkStart w:id="1200" w:name="_Toc244416591"/>
      <w:bookmarkStart w:id="1201" w:name="_Toc276630955"/>
      <w:bookmarkStart w:id="1202" w:name="_Toc323907582"/>
      <w:r w:rsidRPr="00E77497">
        <w:t>8.3</w:t>
      </w:r>
      <w:r w:rsidRPr="00E77497">
        <w:tab/>
        <w:t>The Boolean Typ</w:t>
      </w:r>
      <w:bookmarkEnd w:id="1189"/>
      <w:bookmarkEnd w:id="1190"/>
      <w:bookmarkEnd w:id="1191"/>
      <w:bookmarkEnd w:id="1192"/>
      <w:bookmarkEnd w:id="1193"/>
      <w:bookmarkEnd w:id="1194"/>
      <w:bookmarkEnd w:id="1195"/>
      <w:bookmarkEnd w:id="1196"/>
      <w:r w:rsidRPr="00E77497">
        <w:t>e</w:t>
      </w:r>
      <w:bookmarkEnd w:id="1197"/>
      <w:bookmarkEnd w:id="1198"/>
      <w:bookmarkEnd w:id="1199"/>
      <w:bookmarkEnd w:id="1200"/>
      <w:bookmarkEnd w:id="1201"/>
      <w:bookmarkEnd w:id="1202"/>
    </w:p>
    <w:p w14:paraId="13585572" w14:textId="77777777"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1203" w:name="_Ref384033349"/>
      <w:bookmarkStart w:id="1204" w:name="_Toc385672138"/>
      <w:bookmarkStart w:id="1205" w:name="_Toc393690231"/>
      <w:bookmarkStart w:id="1206" w:name="_Ref379873913"/>
      <w:bookmarkStart w:id="1207" w:name="_Ref379873915"/>
      <w:bookmarkStart w:id="1208" w:name="_Toc381513635"/>
      <w:bookmarkStart w:id="1209" w:name="_Toc382202778"/>
      <w:bookmarkStart w:id="1210" w:name="_Toc382202998"/>
      <w:bookmarkStart w:id="1211" w:name="_Toc382212157"/>
      <w:bookmarkStart w:id="1212" w:name="_Toc382212336"/>
      <w:bookmarkStart w:id="1213" w:name="_Toc382291502"/>
    </w:p>
    <w:p w14:paraId="3ED2A638" w14:textId="77777777" w:rsidR="004C02EF" w:rsidRPr="00E77497" w:rsidRDefault="004C02EF" w:rsidP="004C02EF">
      <w:pPr>
        <w:pStyle w:val="20"/>
        <w:numPr>
          <w:ilvl w:val="0"/>
          <w:numId w:val="0"/>
        </w:numPr>
      </w:pPr>
      <w:bookmarkStart w:id="1214" w:name="_Ref451679925"/>
      <w:bookmarkStart w:id="1215" w:name="_Toc472818777"/>
      <w:bookmarkStart w:id="1216" w:name="_Toc235503330"/>
      <w:bookmarkStart w:id="1217" w:name="_Toc241509105"/>
      <w:bookmarkStart w:id="1218" w:name="_Toc244416592"/>
      <w:bookmarkStart w:id="1219" w:name="_Toc276630956"/>
      <w:bookmarkStart w:id="1220" w:name="_Toc323907583"/>
      <w:r w:rsidRPr="00E77497">
        <w:t>8.4</w:t>
      </w:r>
      <w:r w:rsidRPr="00E77497">
        <w:tab/>
        <w:t xml:space="preserve">The String </w:t>
      </w:r>
      <w:bookmarkEnd w:id="1203"/>
      <w:bookmarkEnd w:id="1204"/>
      <w:bookmarkEnd w:id="1205"/>
      <w:r w:rsidRPr="00E77497">
        <w:t>Type</w:t>
      </w:r>
      <w:bookmarkEnd w:id="1214"/>
      <w:bookmarkEnd w:id="1215"/>
      <w:bookmarkEnd w:id="1216"/>
      <w:bookmarkEnd w:id="1217"/>
      <w:bookmarkEnd w:id="1218"/>
      <w:bookmarkEnd w:id="1219"/>
      <w:bookmarkEnd w:id="1220"/>
    </w:p>
    <w:p w14:paraId="323F87D7" w14:textId="77777777" w:rsidR="004C02EF" w:rsidRPr="00E77497" w:rsidRDefault="004C02EF" w:rsidP="004C02EF">
      <w:r w:rsidRPr="00E77497">
        <w:t>The String type is the set of all finite ordered sequences of zero or more 16-bit unsigned integer values (“elements”). The String type is generally used to represent textual data in a running ECMAScript program, in which case each element in the String is treated as a code unit value (see Clause 6).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1221" w:name="_Toc385672139"/>
      <w:bookmarkStart w:id="1222" w:name="_Ref393616595"/>
      <w:bookmarkStart w:id="1223" w:name="_Toc393690232"/>
      <w:bookmarkStart w:id="1224" w:name="_Ref404492926"/>
      <w:bookmarkStart w:id="1225" w:name="_Ref404493293"/>
      <w:bookmarkStart w:id="1226" w:name="_Ref404504794"/>
    </w:p>
    <w:p w14:paraId="4A4B003F" w14:textId="77777777" w:rsidR="004C02EF" w:rsidRPr="00E77497" w:rsidRDefault="004C02EF" w:rsidP="004C02EF">
      <w:r w:rsidRPr="00E77497">
        <w:t>When a String contains actual textual data, each element is considered to be a single UTF-16 code unit. Whether or not this is the actual storage format of a String, the characters 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t>
      </w:r>
    </w:p>
    <w:p w14:paraId="3A55531E" w14:textId="77777777" w:rsidR="004C02EF" w:rsidRPr="00E77497" w:rsidRDefault="004C02EF" w:rsidP="004C02EF">
      <w:pPr>
        <w:pStyle w:val="Note"/>
      </w:pPr>
      <w:r w:rsidRPr="00E77497">
        <w:t>NOTE</w:t>
      </w:r>
      <w:r w:rsidRPr="00E77497">
        <w:tab/>
        <w:t>The rationale behind this design was to keep the implementation of Strings as simple and high-performing as possible. 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Since it is recommended that ECMAScript source code be in Normalised Form C, string literals are guaranteed to be normalised (if source text is guaranteed to be normalised), as long as they do not contain any Unicode escape sequences.</w:t>
      </w:r>
    </w:p>
    <w:p w14:paraId="766284C1" w14:textId="77777777" w:rsidR="004C02EF" w:rsidRPr="00E77497" w:rsidRDefault="004C02EF" w:rsidP="004C02EF">
      <w:pPr>
        <w:pStyle w:val="20"/>
        <w:numPr>
          <w:ilvl w:val="0"/>
          <w:numId w:val="0"/>
        </w:numPr>
      </w:pPr>
      <w:bookmarkStart w:id="1227" w:name="_Ref424530687"/>
      <w:bookmarkStart w:id="1228" w:name="_Ref424531262"/>
      <w:bookmarkStart w:id="1229" w:name="_Ref424532158"/>
      <w:bookmarkStart w:id="1230" w:name="_Toc472818778"/>
      <w:bookmarkStart w:id="1231" w:name="_Toc235503331"/>
      <w:bookmarkStart w:id="1232" w:name="_Toc241509106"/>
      <w:bookmarkStart w:id="1233" w:name="_Toc244416593"/>
      <w:bookmarkStart w:id="1234" w:name="_Toc276630957"/>
      <w:bookmarkStart w:id="1235" w:name="_Toc323907584"/>
      <w:r w:rsidRPr="00E77497">
        <w:t>8.5</w:t>
      </w:r>
      <w:r w:rsidRPr="00E77497">
        <w:tab/>
        <w:t>The Number Typ</w:t>
      </w:r>
      <w:bookmarkEnd w:id="1206"/>
      <w:bookmarkEnd w:id="1207"/>
      <w:bookmarkEnd w:id="1208"/>
      <w:bookmarkEnd w:id="1209"/>
      <w:bookmarkEnd w:id="1210"/>
      <w:bookmarkEnd w:id="1211"/>
      <w:bookmarkEnd w:id="1212"/>
      <w:bookmarkEnd w:id="1213"/>
      <w:bookmarkEnd w:id="1221"/>
      <w:bookmarkEnd w:id="1222"/>
      <w:bookmarkEnd w:id="1223"/>
      <w:bookmarkEnd w:id="1224"/>
      <w:bookmarkEnd w:id="1225"/>
      <w:bookmarkEnd w:id="1226"/>
      <w:r w:rsidRPr="00E77497">
        <w:t>e</w:t>
      </w:r>
      <w:bookmarkEnd w:id="1227"/>
      <w:bookmarkEnd w:id="1228"/>
      <w:bookmarkEnd w:id="1229"/>
      <w:bookmarkEnd w:id="1230"/>
      <w:bookmarkEnd w:id="1231"/>
      <w:bookmarkEnd w:id="1232"/>
      <w:bookmarkEnd w:id="1233"/>
      <w:bookmarkEnd w:id="1234"/>
      <w:bookmarkEnd w:id="1235"/>
    </w:p>
    <w:p w14:paraId="3C8BDEAB" w14:textId="77777777"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5CEA1804" w14:textId="77777777"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1BA83FC0" w14:textId="77777777"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20A26A9D" w14:textId="77777777"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11E0D5EA" w14:textId="77777777"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797B336B" w14:textId="77777777"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06707FAB" w14:textId="77777777"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24DE76E6" w14:textId="77777777"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05841CBE" w14:textId="77777777"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384F4791" w14:textId="77777777"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54795566" w14:textId="77777777"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4DCE0E15" w14:textId="77777777"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74FF2846" w14:textId="77777777"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7BB8EDCD" w14:textId="77777777"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0087D2BA" w14:textId="77777777"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1236" w:name="_Toc381513636"/>
      <w:bookmarkStart w:id="1237" w:name="_Toc382202779"/>
      <w:bookmarkStart w:id="1238" w:name="_Toc382202999"/>
      <w:bookmarkStart w:id="1239" w:name="_Toc382212158"/>
      <w:bookmarkStart w:id="1240" w:name="_Toc382212337"/>
      <w:bookmarkStart w:id="1241" w:name="_Toc382291503"/>
      <w:bookmarkStart w:id="1242" w:name="_Toc385672140"/>
      <w:bookmarkStart w:id="1243" w:name="_Toc393690233"/>
    </w:p>
    <w:p w14:paraId="75ABE9C8" w14:textId="77777777" w:rsidR="004C02EF" w:rsidRPr="00675B74" w:rsidRDefault="004C02EF" w:rsidP="004C02EF">
      <w:pPr>
        <w:pStyle w:val="20"/>
        <w:numPr>
          <w:ilvl w:val="0"/>
          <w:numId w:val="0"/>
        </w:numPr>
      </w:pPr>
      <w:bookmarkStart w:id="1244" w:name="_Toc472818779"/>
      <w:bookmarkStart w:id="1245" w:name="_Toc235503332"/>
      <w:bookmarkStart w:id="1246" w:name="_Toc241509107"/>
      <w:bookmarkStart w:id="1247" w:name="_Toc244416594"/>
      <w:bookmarkStart w:id="1248" w:name="_Toc276630958"/>
      <w:bookmarkStart w:id="1249" w:name="_Toc323907585"/>
      <w:r w:rsidRPr="00675B74">
        <w:t>8.6</w:t>
      </w:r>
      <w:r w:rsidRPr="00675B74">
        <w:tab/>
        <w:t>The Object Typ</w:t>
      </w:r>
      <w:bookmarkEnd w:id="1236"/>
      <w:bookmarkEnd w:id="1237"/>
      <w:bookmarkEnd w:id="1238"/>
      <w:bookmarkEnd w:id="1239"/>
      <w:bookmarkEnd w:id="1240"/>
      <w:bookmarkEnd w:id="1241"/>
      <w:bookmarkEnd w:id="1242"/>
      <w:bookmarkEnd w:id="1243"/>
      <w:r w:rsidRPr="00675B74">
        <w:t>e</w:t>
      </w:r>
      <w:bookmarkEnd w:id="1244"/>
      <w:bookmarkEnd w:id="1245"/>
      <w:bookmarkEnd w:id="1246"/>
      <w:bookmarkEnd w:id="1247"/>
      <w:bookmarkEnd w:id="1248"/>
      <w:bookmarkEnd w:id="1249"/>
    </w:p>
    <w:p w14:paraId="5F34910C" w14:textId="77777777" w:rsidR="004C02EF" w:rsidRPr="00E77497" w:rsidRDefault="004C02EF" w:rsidP="004C02EF">
      <w:r w:rsidRPr="00E77497">
        <w:t>An Object is a collection of properties.</w:t>
      </w:r>
      <w:r w:rsidRPr="00E77497">
        <w:rPr>
          <w:i/>
        </w:rPr>
        <w:t xml:space="preserve"> </w:t>
      </w:r>
      <w:r w:rsidRPr="00E77497">
        <w:t>Each property is either a named data property, a named accessor property, or an internal property:</w:t>
      </w:r>
    </w:p>
    <w:p w14:paraId="7EAD543E" w14:textId="77777777" w:rsidR="004C02EF" w:rsidRPr="00E77497" w:rsidRDefault="004C02EF" w:rsidP="004C02EF">
      <w:pPr>
        <w:numPr>
          <w:ilvl w:val="0"/>
          <w:numId w:val="34"/>
        </w:numPr>
      </w:pPr>
      <w:r w:rsidRPr="00E77497">
        <w:t xml:space="preserve">A </w:t>
      </w:r>
      <w:r w:rsidRPr="00E77497">
        <w:rPr>
          <w:i/>
        </w:rPr>
        <w:t>named data property</w:t>
      </w:r>
      <w:r w:rsidRPr="00E77497">
        <w:t xml:space="preserve"> associates a name with an ECMAScript language value and a set of Boolean attributes.</w:t>
      </w:r>
    </w:p>
    <w:p w14:paraId="5A85DB63" w14:textId="77777777" w:rsidR="004C02EF" w:rsidRPr="00E77497" w:rsidRDefault="004C02EF" w:rsidP="004C02EF">
      <w:pPr>
        <w:numPr>
          <w:ilvl w:val="0"/>
          <w:numId w:val="34"/>
        </w:numPr>
      </w:pPr>
      <w:r w:rsidRPr="00E77497">
        <w:t xml:space="preserve">A </w:t>
      </w:r>
      <w:r w:rsidRPr="00E77497">
        <w:rPr>
          <w:i/>
        </w:rPr>
        <w:t>named accessor property</w:t>
      </w:r>
      <w:r w:rsidRPr="00E77497">
        <w:t xml:space="preserve"> associates a name with one or two accessor functions, and a set of Boolean attributes. The accessor functions are used to store or retrieve an ECMAScript language value that is associated with the property. </w:t>
      </w:r>
    </w:p>
    <w:p w14:paraId="5C3E5162" w14:textId="77777777" w:rsidR="004C02EF" w:rsidRPr="00E77497" w:rsidRDefault="004C02EF" w:rsidP="004C02EF">
      <w:pPr>
        <w:numPr>
          <w:ilvl w:val="0"/>
          <w:numId w:val="34"/>
        </w:numPr>
      </w:pPr>
      <w:r w:rsidRPr="00E77497">
        <w:t xml:space="preserve">An </w:t>
      </w:r>
      <w:r w:rsidRPr="00E77497">
        <w:rPr>
          <w:i/>
        </w:rPr>
        <w:t>internal property</w:t>
      </w:r>
      <w:r w:rsidRPr="00E77497">
        <w:t xml:space="preserve"> has no name and is not directly accessible via ECMAScript language operators. Internal properties exist purely for specification purposes. </w:t>
      </w:r>
    </w:p>
    <w:p w14:paraId="5DC5166F" w14:textId="77777777" w:rsidR="004C02EF" w:rsidRPr="00E77497" w:rsidRDefault="004C02EF" w:rsidP="004C02EF">
      <w:r w:rsidRPr="00E77497">
        <w:t xml:space="preserve">There are two kinds of access for named (non-internal) properties: </w:t>
      </w:r>
      <w:r w:rsidRPr="00E77497">
        <w:rPr>
          <w:i/>
        </w:rPr>
        <w:t xml:space="preserve">get </w:t>
      </w:r>
      <w:r w:rsidRPr="00E77497">
        <w:t xml:space="preserve">and </w:t>
      </w:r>
      <w:r w:rsidRPr="00E77497">
        <w:rPr>
          <w:i/>
        </w:rPr>
        <w:t>put</w:t>
      </w:r>
      <w:r w:rsidRPr="00E77497">
        <w:t>, corresponding to retrieval and assignment, respectively.</w:t>
      </w:r>
    </w:p>
    <w:p w14:paraId="6CFA8780" w14:textId="77777777" w:rsidR="004C02EF" w:rsidRPr="00E77497" w:rsidRDefault="004C02EF" w:rsidP="004C02EF">
      <w:pPr>
        <w:pStyle w:val="30"/>
        <w:numPr>
          <w:ilvl w:val="0"/>
          <w:numId w:val="0"/>
        </w:numPr>
      </w:pPr>
      <w:bookmarkStart w:id="1250" w:name="_Ref379172771"/>
      <w:bookmarkStart w:id="1251" w:name="_Toc381513637"/>
      <w:bookmarkStart w:id="1252" w:name="_Toc382202780"/>
      <w:bookmarkStart w:id="1253" w:name="_Toc382203000"/>
      <w:bookmarkStart w:id="1254" w:name="_Toc382212159"/>
      <w:bookmarkStart w:id="1255" w:name="_Toc382212338"/>
      <w:bookmarkStart w:id="1256" w:name="_Toc382291504"/>
      <w:bookmarkStart w:id="1257" w:name="_Toc385672141"/>
      <w:bookmarkStart w:id="1258" w:name="_Toc393690234"/>
      <w:bookmarkStart w:id="1259" w:name="_Ref457707512"/>
      <w:bookmarkStart w:id="1260" w:name="_Toc472818780"/>
      <w:bookmarkStart w:id="1261" w:name="_Toc235503333"/>
      <w:bookmarkStart w:id="1262" w:name="_Toc241509108"/>
      <w:bookmarkStart w:id="1263" w:name="_Toc244416595"/>
      <w:bookmarkStart w:id="1264" w:name="_Toc276630959"/>
      <w:bookmarkStart w:id="1265" w:name="_Toc323907586"/>
      <w:r w:rsidRPr="00E77497">
        <w:t>8.6.1</w:t>
      </w:r>
      <w:r w:rsidRPr="00E77497">
        <w:tab/>
        <w:t>Property Attribute</w:t>
      </w:r>
      <w:bookmarkEnd w:id="1250"/>
      <w:bookmarkEnd w:id="1251"/>
      <w:bookmarkEnd w:id="1252"/>
      <w:bookmarkEnd w:id="1253"/>
      <w:bookmarkEnd w:id="1254"/>
      <w:bookmarkEnd w:id="1255"/>
      <w:bookmarkEnd w:id="1256"/>
      <w:bookmarkEnd w:id="1257"/>
      <w:bookmarkEnd w:id="1258"/>
      <w:r w:rsidRPr="00E77497">
        <w:t>s</w:t>
      </w:r>
      <w:bookmarkEnd w:id="1259"/>
      <w:bookmarkEnd w:id="1260"/>
      <w:bookmarkEnd w:id="1261"/>
      <w:bookmarkEnd w:id="1262"/>
      <w:bookmarkEnd w:id="1263"/>
      <w:bookmarkEnd w:id="1264"/>
      <w:bookmarkEnd w:id="1265"/>
    </w:p>
    <w:p w14:paraId="622D17E8" w14:textId="77777777" w:rsidR="004C02EF" w:rsidRPr="00E77497" w:rsidRDefault="004C02EF" w:rsidP="004C02EF">
      <w:r w:rsidRPr="00E77497">
        <w:t>Attributes are used in this specification to define and explain the state of named properties. A named data property associates a name with the attributes listed in Table 5</w:t>
      </w:r>
    </w:p>
    <w:p w14:paraId="76FB1A63" w14:textId="77777777" w:rsidR="004C02EF" w:rsidRPr="00E77497" w:rsidRDefault="004C02EF" w:rsidP="004C02EF">
      <w:pPr>
        <w:pStyle w:val="Tabletitle"/>
        <w:keepLines/>
        <w:widowControl w:val="0"/>
        <w:rPr>
          <w:rFonts w:eastAsia="Arial Unicode MS"/>
        </w:rPr>
      </w:pPr>
      <w:r w:rsidRPr="00E77497">
        <w:rPr>
          <w:rFonts w:eastAsia="Arial Unicode MS"/>
        </w:rPr>
        <w:t xml:space="preserve">Table 5 — </w:t>
      </w:r>
      <w:r w:rsidRPr="00E77497">
        <w:t>Attributes of a Named Data Property</w:t>
      </w:r>
    </w:p>
    <w:tbl>
      <w:tblPr>
        <w:tblW w:w="9090" w:type="dxa"/>
        <w:tblInd w:w="648" w:type="dxa"/>
        <w:tblLook w:val="04A0" w:firstRow="1" w:lastRow="0" w:firstColumn="1" w:lastColumn="0" w:noHBand="0" w:noVBand="1"/>
      </w:tblPr>
      <w:tblGrid>
        <w:gridCol w:w="1710"/>
        <w:gridCol w:w="1925"/>
        <w:gridCol w:w="5455"/>
      </w:tblGrid>
      <w:tr w:rsidR="004C02EF" w:rsidRPr="00E77497" w14:paraId="3457859F"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1A303284" w14:textId="77777777"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460EB0D1" w14:textId="77777777"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3CA22AFA" w14:textId="77777777" w:rsidR="004C02EF" w:rsidRPr="00E77497" w:rsidRDefault="004C02EF" w:rsidP="003A4B22">
            <w:pPr>
              <w:keepNext/>
              <w:keepLines/>
              <w:spacing w:after="0"/>
              <w:jc w:val="center"/>
              <w:rPr>
                <w:b/>
                <w:i/>
              </w:rPr>
            </w:pPr>
            <w:r w:rsidRPr="00E77497">
              <w:rPr>
                <w:b/>
                <w:i/>
              </w:rPr>
              <w:t>Description</w:t>
            </w:r>
          </w:p>
        </w:tc>
      </w:tr>
      <w:tr w:rsidR="004C02EF" w:rsidRPr="00E77497" w14:paraId="1822A778"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1CAE0592" w14:textId="77777777"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5B187F97" w14:textId="77777777"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55E39D9E" w14:textId="77777777" w:rsidR="004C02EF" w:rsidRPr="00E77497" w:rsidRDefault="004C02EF" w:rsidP="003A4B22">
            <w:pPr>
              <w:keepNext/>
              <w:keepLines/>
              <w:spacing w:after="0"/>
              <w:jc w:val="left"/>
            </w:pPr>
            <w:r w:rsidRPr="00E77497">
              <w:t>The value retrieved by reading the property.</w:t>
            </w:r>
          </w:p>
        </w:tc>
      </w:tr>
      <w:tr w:rsidR="004C02EF" w:rsidRPr="00E77497" w14:paraId="217967E4"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047F5DBF" w14:textId="77777777"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253C0FE0"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0C39D3A7" w14:textId="77777777" w:rsidR="004C02EF" w:rsidRPr="00E77497" w:rsidRDefault="004C02EF" w:rsidP="003A4B22">
            <w:pPr>
              <w:keepNext/>
              <w:keepLines/>
              <w:spacing w:after="0"/>
              <w:jc w:val="left"/>
            </w:pPr>
            <w:r w:rsidRPr="00E77497">
              <w:t xml:space="preserve">If </w:t>
            </w:r>
            <w:r w:rsidRPr="00E77497">
              <w:rPr>
                <w:b/>
              </w:rPr>
              <w:t>false</w:t>
            </w:r>
            <w:r w:rsidRPr="00E77497">
              <w:t>, attempts by ECMAScript code to change the property’s [[Value]] attribute using [[Put]] will not succeed.</w:t>
            </w:r>
          </w:p>
        </w:tc>
      </w:tr>
      <w:tr w:rsidR="004C02EF" w:rsidRPr="00E77497" w14:paraId="4E2E381D"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49934E79" w14:textId="77777777"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33365E16"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47C43B92" w14:textId="77777777"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14:paraId="36DDDE80"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5E2B95D6" w14:textId="77777777"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492022C2"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70E25B85" w14:textId="77777777" w:rsidR="004C02EF" w:rsidRPr="00E77497" w:rsidRDefault="004C02EF" w:rsidP="003A4B22">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 will fail.</w:t>
            </w:r>
          </w:p>
        </w:tc>
      </w:tr>
    </w:tbl>
    <w:p w14:paraId="78AD9E9A" w14:textId="77777777" w:rsidR="004C02EF" w:rsidRPr="00E77497" w:rsidRDefault="004C02EF" w:rsidP="004C02EF">
      <w:pPr>
        <w:spacing w:after="0"/>
      </w:pPr>
    </w:p>
    <w:p w14:paraId="37AA6C70" w14:textId="77777777" w:rsidR="004C02EF" w:rsidRPr="00E77497" w:rsidRDefault="004C02EF" w:rsidP="004C02EF">
      <w:pPr>
        <w:spacing w:after="120"/>
      </w:pPr>
      <w:r w:rsidRPr="00E77497">
        <w:t>A named accessor property associates a name with the attributes listed in Table 6.</w:t>
      </w:r>
    </w:p>
    <w:p w14:paraId="200ECD25" w14:textId="77777777" w:rsidR="004C02EF" w:rsidRPr="00E77497" w:rsidRDefault="004C02EF" w:rsidP="004C02EF">
      <w:pPr>
        <w:pStyle w:val="Tabletitle"/>
        <w:widowControl w:val="0"/>
      </w:pPr>
      <w:r w:rsidRPr="00E77497">
        <w:rPr>
          <w:rFonts w:eastAsia="Arial Unicode MS"/>
        </w:rPr>
        <w:t xml:space="preserve">Table 6 — </w:t>
      </w:r>
      <w:r w:rsidRPr="00E77497">
        <w:t>Attributes of a Named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14:paraId="029FFE2E"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72E0D0B7" w14:textId="77777777"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35B3F93D" w14:textId="77777777"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546D5D45" w14:textId="77777777" w:rsidR="004C02EF" w:rsidRPr="00E77497" w:rsidRDefault="004C02EF" w:rsidP="003A4B22">
            <w:pPr>
              <w:keepNext/>
              <w:spacing w:after="0"/>
              <w:contextualSpacing/>
              <w:jc w:val="center"/>
              <w:rPr>
                <w:b/>
                <w:i/>
              </w:rPr>
            </w:pPr>
            <w:r w:rsidRPr="00E77497">
              <w:rPr>
                <w:b/>
                <w:i/>
              </w:rPr>
              <w:t>Description</w:t>
            </w:r>
          </w:p>
        </w:tc>
      </w:tr>
      <w:tr w:rsidR="004C02EF" w:rsidRPr="00E77497" w14:paraId="10BE1970"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4EE6E395" w14:textId="77777777"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0AB59FCE"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74C04FB0"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empty arguments list to return the property value each time a get access of the property is performed.</w:t>
            </w:r>
          </w:p>
        </w:tc>
      </w:tr>
      <w:tr w:rsidR="004C02EF" w:rsidRPr="00E77497" w14:paraId="4BC8665D"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67E292F6" w14:textId="77777777"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7A2CC6D3"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22D4763A"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14:paraId="296B1987"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620BC8B6" w14:textId="77777777"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791FE088" w14:textId="77777777"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56F5A941" w14:textId="77777777"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14:paraId="30858093"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0CBF0DA3" w14:textId="77777777"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187AE588" w14:textId="77777777"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3DC4588A" w14:textId="77777777"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0CA24419" w14:textId="77777777" w:rsidR="004C02EF" w:rsidRPr="00E77497" w:rsidRDefault="004C02EF" w:rsidP="004C02EF">
      <w:pPr>
        <w:spacing w:after="120"/>
      </w:pPr>
      <w:bookmarkStart w:id="1266" w:name="_Toc381513638"/>
      <w:bookmarkStart w:id="1267" w:name="_Toc382202781"/>
      <w:bookmarkStart w:id="1268" w:name="_Toc382203001"/>
      <w:bookmarkStart w:id="1269" w:name="_Toc382212160"/>
      <w:bookmarkStart w:id="1270" w:name="_Toc382212339"/>
      <w:bookmarkStart w:id="1271" w:name="_Toc382291505"/>
      <w:bookmarkStart w:id="1272" w:name="_Ref382731829"/>
      <w:bookmarkStart w:id="1273" w:name="_Toc385672142"/>
      <w:bookmarkStart w:id="1274" w:name="_Toc393690235"/>
      <w:bookmarkStart w:id="1275" w:name="_Ref440438264"/>
      <w:bookmarkStart w:id="1276" w:name="_Toc472818781"/>
    </w:p>
    <w:p w14:paraId="481B2B81" w14:textId="77777777" w:rsidR="004C02EF" w:rsidRPr="00E77497" w:rsidRDefault="004C02EF" w:rsidP="004C02EF">
      <w:r w:rsidRPr="00E77497">
        <w:t>If the value of an attribute is not explicitly specified by this specification for a named property, the default value defined in Table 7 is used.</w:t>
      </w:r>
    </w:p>
    <w:p w14:paraId="5560C516" w14:textId="77777777" w:rsidR="004C02EF" w:rsidRPr="00E77497" w:rsidRDefault="004C02EF" w:rsidP="004C02EF">
      <w:pPr>
        <w:pStyle w:val="Tabletitle"/>
        <w:widowControl w:val="0"/>
        <w:rPr>
          <w:rFonts w:eastAsia="Arial Unicode MS"/>
        </w:rPr>
      </w:pPr>
      <w:r w:rsidRPr="00E77497">
        <w:rPr>
          <w:rFonts w:eastAsia="Arial Unicode MS"/>
        </w:rPr>
        <w:t xml:space="preserve">Table 7 — </w:t>
      </w:r>
      <w:r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14:paraId="21D9D8F3"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7C75B2EE" w14:textId="77777777"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4A5E61C7" w14:textId="77777777" w:rsidR="004C02EF" w:rsidRPr="00E77497" w:rsidRDefault="004C02EF" w:rsidP="003A4B22">
            <w:pPr>
              <w:keepNext/>
              <w:spacing w:after="0"/>
              <w:jc w:val="center"/>
              <w:rPr>
                <w:b/>
              </w:rPr>
            </w:pPr>
            <w:r w:rsidRPr="00E77497">
              <w:rPr>
                <w:b/>
              </w:rPr>
              <w:t>Default Value</w:t>
            </w:r>
          </w:p>
        </w:tc>
      </w:tr>
      <w:tr w:rsidR="004C02EF" w:rsidRPr="00E77497" w14:paraId="3433AD78"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3D64AAF5" w14:textId="77777777"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59FF5A2F" w14:textId="77777777" w:rsidR="004C02EF" w:rsidRPr="00E77497" w:rsidRDefault="004C02EF" w:rsidP="003A4B22">
            <w:pPr>
              <w:keepNext/>
              <w:spacing w:after="0"/>
              <w:jc w:val="left"/>
              <w:rPr>
                <w:b/>
              </w:rPr>
            </w:pPr>
            <w:r w:rsidRPr="00E77497">
              <w:rPr>
                <w:b/>
              </w:rPr>
              <w:t>undefined</w:t>
            </w:r>
          </w:p>
        </w:tc>
      </w:tr>
      <w:tr w:rsidR="004C02EF" w:rsidRPr="00E77497" w14:paraId="64AE4B34"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3D9299C1" w14:textId="77777777"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3C214DB1" w14:textId="77777777" w:rsidR="004C02EF" w:rsidRPr="00E77497" w:rsidRDefault="004C02EF" w:rsidP="003A4B22">
            <w:pPr>
              <w:keepNext/>
              <w:spacing w:after="0"/>
              <w:jc w:val="left"/>
              <w:rPr>
                <w:b/>
              </w:rPr>
            </w:pPr>
            <w:r w:rsidRPr="00E77497">
              <w:rPr>
                <w:b/>
              </w:rPr>
              <w:t>undefined</w:t>
            </w:r>
          </w:p>
        </w:tc>
      </w:tr>
      <w:tr w:rsidR="004C02EF" w:rsidRPr="00E77497" w14:paraId="4672D397"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D87E3CF" w14:textId="77777777"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313B2E7A" w14:textId="77777777" w:rsidR="004C02EF" w:rsidRPr="00E77497" w:rsidRDefault="004C02EF" w:rsidP="003A4B22">
            <w:pPr>
              <w:keepNext/>
              <w:spacing w:after="0"/>
              <w:jc w:val="left"/>
              <w:rPr>
                <w:b/>
              </w:rPr>
            </w:pPr>
            <w:r w:rsidRPr="00E77497">
              <w:rPr>
                <w:b/>
              </w:rPr>
              <w:t>undefined</w:t>
            </w:r>
          </w:p>
        </w:tc>
      </w:tr>
      <w:tr w:rsidR="004C02EF" w:rsidRPr="00E77497" w14:paraId="3BE76008"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E2C1675" w14:textId="77777777"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3C664EBC" w14:textId="77777777" w:rsidR="004C02EF" w:rsidRPr="00E77497" w:rsidRDefault="004C02EF" w:rsidP="003A4B22">
            <w:pPr>
              <w:keepNext/>
              <w:spacing w:after="0"/>
              <w:jc w:val="left"/>
              <w:rPr>
                <w:b/>
              </w:rPr>
            </w:pPr>
            <w:r w:rsidRPr="00E77497">
              <w:rPr>
                <w:b/>
              </w:rPr>
              <w:t>false</w:t>
            </w:r>
          </w:p>
        </w:tc>
      </w:tr>
      <w:tr w:rsidR="004C02EF" w:rsidRPr="00E77497" w14:paraId="0206AAD5"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65BF5AA" w14:textId="77777777"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00EC3DAC" w14:textId="77777777" w:rsidR="004C02EF" w:rsidRPr="00E77497" w:rsidRDefault="004C02EF" w:rsidP="003A4B22">
            <w:pPr>
              <w:keepNext/>
              <w:spacing w:after="0"/>
              <w:jc w:val="left"/>
              <w:rPr>
                <w:b/>
              </w:rPr>
            </w:pPr>
            <w:r w:rsidRPr="00E77497">
              <w:rPr>
                <w:b/>
              </w:rPr>
              <w:t>false</w:t>
            </w:r>
          </w:p>
        </w:tc>
      </w:tr>
      <w:tr w:rsidR="004C02EF" w:rsidRPr="00E77497" w14:paraId="4466A4E1"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4D45B76" w14:textId="77777777"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71C5980A" w14:textId="77777777" w:rsidR="004C02EF" w:rsidRPr="00E77497" w:rsidRDefault="004C02EF" w:rsidP="003A4B22">
            <w:pPr>
              <w:spacing w:after="0"/>
              <w:jc w:val="left"/>
              <w:rPr>
                <w:b/>
              </w:rPr>
            </w:pPr>
            <w:r w:rsidRPr="00E77497">
              <w:rPr>
                <w:b/>
              </w:rPr>
              <w:t>false</w:t>
            </w:r>
          </w:p>
        </w:tc>
      </w:tr>
    </w:tbl>
    <w:p w14:paraId="30D01F49" w14:textId="77777777" w:rsidR="004C02EF" w:rsidRPr="00E77497" w:rsidRDefault="004C02EF" w:rsidP="004C02EF">
      <w:bookmarkStart w:id="1277" w:name="_Toc235503334"/>
    </w:p>
    <w:p w14:paraId="3B4CFB4D" w14:textId="77777777" w:rsidR="004C02EF" w:rsidRPr="00E77497" w:rsidRDefault="004C02EF" w:rsidP="004C02EF">
      <w:pPr>
        <w:pStyle w:val="30"/>
        <w:numPr>
          <w:ilvl w:val="0"/>
          <w:numId w:val="0"/>
        </w:numPr>
      </w:pPr>
      <w:bookmarkStart w:id="1278" w:name="_Toc241509109"/>
      <w:bookmarkStart w:id="1279" w:name="_Toc244416596"/>
      <w:bookmarkStart w:id="1280" w:name="_Toc276630960"/>
      <w:bookmarkStart w:id="1281" w:name="_Toc323907587"/>
      <w:r w:rsidRPr="00E77497">
        <w:t>8.6.2</w:t>
      </w:r>
      <w:r w:rsidRPr="00E77497">
        <w:tab/>
        <w:t>Object Internal Properties and Method</w:t>
      </w:r>
      <w:bookmarkEnd w:id="1266"/>
      <w:bookmarkEnd w:id="1267"/>
      <w:bookmarkEnd w:id="1268"/>
      <w:bookmarkEnd w:id="1269"/>
      <w:bookmarkEnd w:id="1270"/>
      <w:bookmarkEnd w:id="1271"/>
      <w:bookmarkEnd w:id="1272"/>
      <w:bookmarkEnd w:id="1273"/>
      <w:bookmarkEnd w:id="1274"/>
      <w:r w:rsidRPr="00E77497">
        <w:t>s</w:t>
      </w:r>
      <w:bookmarkEnd w:id="1275"/>
      <w:bookmarkEnd w:id="1276"/>
      <w:bookmarkEnd w:id="1277"/>
      <w:bookmarkEnd w:id="1278"/>
      <w:bookmarkEnd w:id="1279"/>
      <w:bookmarkEnd w:id="1280"/>
      <w:bookmarkEnd w:id="1281"/>
    </w:p>
    <w:p w14:paraId="13519344" w14:textId="77777777" w:rsidR="004C02EF" w:rsidRPr="00E77497" w:rsidRDefault="004C02EF" w:rsidP="004C02EF">
      <w:r w:rsidRPr="00E77497">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sidRPr="00E77497">
        <w:rPr>
          <w:b/>
        </w:rPr>
        <w:t>TypeError</w:t>
      </w:r>
      <w:r w:rsidRPr="00E77497">
        <w:t xml:space="preserve"> exception is thrown.</w:t>
      </w:r>
    </w:p>
    <w:p w14:paraId="3B8B4675" w14:textId="77777777" w:rsidR="004C02EF" w:rsidRPr="00E77497" w:rsidRDefault="004C02EF" w:rsidP="004C02EF">
      <w:pPr>
        <w:rPr>
          <w:ins w:id="1282" w:author="Allen Wirfs-Brock" w:date="2011-07-02T12:59:00Z"/>
        </w:rPr>
      </w:pPr>
      <w:r w:rsidRPr="00E77497">
        <w:t>The Table 8 summarises the internal properties used by this specification that are applicable to all ECMAScript objects. The Table 9 summarises the internal properties used by this specification that are only applicable to some ECMAScript objects. The descriptions in these tables indicate their behaviour for native ECMAScript objects, unless stated otherwise in this document for particular kinds of native ECMAScript objects. Host objects may support these internal properties with any implementation-dependent behaviour as long as it is consistent with the specific host object restrictions stated in this document.</w:t>
      </w:r>
    </w:p>
    <w:p w14:paraId="691ADD87" w14:textId="77777777" w:rsidR="004C02EF" w:rsidRPr="00E77497" w:rsidRDefault="004C02EF" w:rsidP="004C02EF">
      <w:r w:rsidRPr="00E77497">
        <w:t>The “Value Type Domain” columns of the following tables define the types of values associated with internal properties. The type names refer to the types defined in Clause 8 augmented by the following additional names. “</w:t>
      </w:r>
      <w:r w:rsidRPr="00E77497">
        <w:rPr>
          <w:i/>
        </w:rPr>
        <w:t>any</w:t>
      </w:r>
      <w:r w:rsidRPr="00E77497">
        <w:t>” means the value may be any ECMAScript language type. “</w:t>
      </w:r>
      <w:r w:rsidRPr="00E77497">
        <w:rPr>
          <w:i/>
        </w:rPr>
        <w:t>primitive</w:t>
      </w:r>
      <w:r w:rsidRPr="00E77497">
        <w:t>” means Undefined, Null, Boolean, String, or Number. “</w:t>
      </w:r>
      <w:r w:rsidRPr="00E77497">
        <w:rPr>
          <w:i/>
        </w:rPr>
        <w:t>SpecOp</w:t>
      </w:r>
      <w:r w:rsidRPr="00E77497">
        <w:t>” means the internal property is an internal method, an implementation provided procedure defined by an abstract operation specification. “SpecOp” is followed by a list of descriptive parameter names. If a parameter name is the same as a type name then the name describes the type of the parameter. If a “SpecOp” returns a value, its parameter list is followed by the symbol “→” and the type of the returned value.</w:t>
      </w:r>
    </w:p>
    <w:p w14:paraId="46B17AE1" w14:textId="77777777" w:rsidR="004C02EF" w:rsidRPr="00E77497" w:rsidRDefault="004C02EF" w:rsidP="004C02EF">
      <w:pPr>
        <w:pStyle w:val="Tabletitle"/>
        <w:widowControl w:val="0"/>
      </w:pPr>
      <w:r w:rsidRPr="00E77497">
        <w:rPr>
          <w:rFonts w:eastAsia="Arial Unicode MS"/>
        </w:rPr>
        <w:t xml:space="preserve">Table 8 — </w:t>
      </w:r>
      <w:r w:rsidRPr="00E77497">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B7" w:firstRow="1" w:lastRow="0" w:firstColumn="1" w:lastColumn="0" w:noHBand="0" w:noVBand="0"/>
        <w:tblPrChange w:id="1283" w:author="Rev 6 Allen Wirfs-Brock" w:date="2012-02-23T16:42: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PrChange>
      </w:tblPr>
      <w:tblGrid>
        <w:gridCol w:w="2245"/>
        <w:gridCol w:w="2697"/>
        <w:gridCol w:w="4553"/>
        <w:tblGridChange w:id="1284">
          <w:tblGrid>
            <w:gridCol w:w="2245"/>
            <w:gridCol w:w="2697"/>
            <w:gridCol w:w="4553"/>
          </w:tblGrid>
        </w:tblGridChange>
      </w:tblGrid>
      <w:tr w:rsidR="004C02EF" w:rsidRPr="00E77497" w14:paraId="164D7616" w14:textId="77777777" w:rsidTr="00550FEB">
        <w:trPr>
          <w:jc w:val="right"/>
          <w:trPrChange w:id="1285" w:author="Rev 6 Allen Wirfs-Brock" w:date="2012-02-23T16:42:00Z">
            <w:trPr>
              <w:jc w:val="right"/>
            </w:trPr>
          </w:trPrChange>
        </w:trPr>
        <w:tc>
          <w:tcPr>
            <w:tcW w:w="2245" w:type="dxa"/>
            <w:tcBorders>
              <w:top w:val="single" w:sz="12" w:space="0" w:color="000000"/>
              <w:left w:val="single" w:sz="6" w:space="0" w:color="000000"/>
              <w:bottom w:val="single" w:sz="6" w:space="0" w:color="000000"/>
              <w:right w:val="nil"/>
            </w:tcBorders>
            <w:shd w:val="solid" w:color="C0C0C0" w:fill="FFFFFF"/>
            <w:tcPrChange w:id="1286" w:author="Rev 6 Allen Wirfs-Brock" w:date="2012-02-23T16:42:00Z">
              <w:tcPr>
                <w:tcW w:w="2245" w:type="dxa"/>
                <w:tcBorders>
                  <w:top w:val="single" w:sz="12" w:space="0" w:color="000000"/>
                  <w:left w:val="single" w:sz="6" w:space="0" w:color="000000"/>
                  <w:bottom w:val="single" w:sz="6" w:space="0" w:color="000000"/>
                  <w:right w:val="nil"/>
                </w:tcBorders>
                <w:shd w:val="solid" w:color="C0C0C0" w:fill="FFFFFF"/>
              </w:tcPr>
            </w:tcPrChange>
          </w:tcPr>
          <w:p w14:paraId="21C3E6BA"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Change w:id="1287" w:author="Rev 6 Allen Wirfs-Brock" w:date="2012-02-23T16:42:00Z">
              <w:tcPr>
                <w:tcW w:w="2697" w:type="dxa"/>
                <w:tcBorders>
                  <w:top w:val="single" w:sz="12" w:space="0" w:color="000000"/>
                  <w:left w:val="nil"/>
                  <w:bottom w:val="single" w:sz="6" w:space="0" w:color="000000"/>
                  <w:right w:val="nil"/>
                </w:tcBorders>
                <w:shd w:val="solid" w:color="C0C0C0" w:fill="FFFFFF"/>
              </w:tcPr>
            </w:tcPrChange>
          </w:tcPr>
          <w:p w14:paraId="73773101"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Change w:id="1288" w:author="Rev 6 Allen Wirfs-Brock" w:date="2012-02-23T16:42:00Z">
              <w:tcPr>
                <w:tcW w:w="4553" w:type="dxa"/>
                <w:tcBorders>
                  <w:top w:val="single" w:sz="12" w:space="0" w:color="000000"/>
                  <w:left w:val="nil"/>
                  <w:bottom w:val="single" w:sz="6" w:space="0" w:color="000000"/>
                  <w:right w:val="single" w:sz="6" w:space="0" w:color="000000"/>
                </w:tcBorders>
                <w:shd w:val="solid" w:color="C0C0C0" w:fill="FFFFFF"/>
              </w:tcPr>
            </w:tcPrChange>
          </w:tcPr>
          <w:p w14:paraId="3E9FDF7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4C02EF" w:rsidRPr="00E77497" w14:paraId="676FBAAF" w14:textId="77777777" w:rsidTr="00550FEB">
        <w:trPr>
          <w:jc w:val="right"/>
          <w:trPrChange w:id="1289" w:author="Rev 6 Allen Wirfs-Brock" w:date="2012-02-23T16:42:00Z">
            <w:trPr>
              <w:jc w:val="right"/>
            </w:trPr>
          </w:trPrChange>
        </w:trPr>
        <w:tc>
          <w:tcPr>
            <w:tcW w:w="2245" w:type="dxa"/>
            <w:tcBorders>
              <w:top w:val="nil"/>
            </w:tcBorders>
            <w:tcPrChange w:id="1290" w:author="Rev 6 Allen Wirfs-Brock" w:date="2012-02-23T16:42:00Z">
              <w:tcPr>
                <w:tcW w:w="2245" w:type="dxa"/>
                <w:tcBorders>
                  <w:top w:val="nil"/>
                </w:tcBorders>
              </w:tcPr>
            </w:tcPrChange>
          </w:tcPr>
          <w:p w14:paraId="34B7DBE5" w14:textId="77777777" w:rsidR="004C02EF" w:rsidRPr="00E77497" w:rsidRDefault="004C02EF" w:rsidP="003A4B22">
            <w:pPr>
              <w:keepNext/>
              <w:spacing w:after="0"/>
            </w:pPr>
            <w:r w:rsidRPr="00E77497">
              <w:t>[[Prototype]]</w:t>
            </w:r>
          </w:p>
        </w:tc>
        <w:tc>
          <w:tcPr>
            <w:tcW w:w="2697" w:type="dxa"/>
            <w:tcBorders>
              <w:top w:val="nil"/>
            </w:tcBorders>
            <w:tcPrChange w:id="1291" w:author="Rev 6 Allen Wirfs-Brock" w:date="2012-02-23T16:42:00Z">
              <w:tcPr>
                <w:tcW w:w="2697" w:type="dxa"/>
                <w:tcBorders>
                  <w:top w:val="nil"/>
                </w:tcBorders>
              </w:tcPr>
            </w:tcPrChange>
          </w:tcPr>
          <w:p w14:paraId="0C7BB8FC" w14:textId="77777777" w:rsidR="004C02EF" w:rsidRPr="00E77497" w:rsidRDefault="004C02EF" w:rsidP="003A4B22">
            <w:pPr>
              <w:keepNext/>
              <w:spacing w:after="0"/>
              <w:jc w:val="left"/>
            </w:pPr>
            <w:r w:rsidRPr="00E77497">
              <w:t xml:space="preserve">Object </w:t>
            </w:r>
            <w:r w:rsidRPr="00E77497">
              <w:rPr>
                <w:i/>
              </w:rPr>
              <w:t xml:space="preserve">or </w:t>
            </w:r>
            <w:r w:rsidRPr="00E77497">
              <w:t>Null</w:t>
            </w:r>
          </w:p>
        </w:tc>
        <w:tc>
          <w:tcPr>
            <w:tcW w:w="4553" w:type="dxa"/>
            <w:tcBorders>
              <w:top w:val="nil"/>
            </w:tcBorders>
            <w:tcPrChange w:id="1292" w:author="Rev 6 Allen Wirfs-Brock" w:date="2012-02-23T16:42:00Z">
              <w:tcPr>
                <w:tcW w:w="4553" w:type="dxa"/>
                <w:tcBorders>
                  <w:top w:val="nil"/>
                </w:tcBorders>
              </w:tcPr>
            </w:tcPrChange>
          </w:tcPr>
          <w:p w14:paraId="01745865" w14:textId="77777777" w:rsidR="004C02EF" w:rsidRPr="00E77497" w:rsidRDefault="004C02EF" w:rsidP="003A4B22">
            <w:pPr>
              <w:keepNext/>
              <w:spacing w:after="0"/>
            </w:pPr>
            <w:r w:rsidRPr="00E77497">
              <w:t>The prototype of this object.</w:t>
            </w:r>
          </w:p>
        </w:tc>
      </w:tr>
      <w:tr w:rsidR="004C02EF" w:rsidRPr="00E77497" w:rsidDel="000011A1" w14:paraId="1E297A23" w14:textId="77777777" w:rsidTr="00550FEB">
        <w:trPr>
          <w:jc w:val="right"/>
          <w:del w:id="1293" w:author="Allen Wirfs-Brock" w:date="2011-07-02T13:14:00Z"/>
          <w:trPrChange w:id="1294" w:author="Rev 6 Allen Wirfs-Brock" w:date="2012-02-23T16:42:00Z">
            <w:trPr>
              <w:jc w:val="right"/>
            </w:trPr>
          </w:trPrChange>
        </w:trPr>
        <w:tc>
          <w:tcPr>
            <w:tcW w:w="2245" w:type="dxa"/>
            <w:tcPrChange w:id="1295" w:author="Rev 6 Allen Wirfs-Brock" w:date="2012-02-23T16:42:00Z">
              <w:tcPr>
                <w:tcW w:w="2245" w:type="dxa"/>
              </w:tcPr>
            </w:tcPrChange>
          </w:tcPr>
          <w:p w14:paraId="4459BAEB" w14:textId="77777777" w:rsidR="004C02EF" w:rsidRPr="00E77497" w:rsidDel="000011A1" w:rsidRDefault="004C02EF" w:rsidP="003A4B22">
            <w:pPr>
              <w:keepNext/>
              <w:spacing w:after="0"/>
              <w:rPr>
                <w:del w:id="1296" w:author="Allen Wirfs-Brock" w:date="2011-07-02T13:14:00Z"/>
              </w:rPr>
            </w:pPr>
            <w:del w:id="1297" w:author="Allen Wirfs-Brock" w:date="2011-07-02T13:14:00Z">
              <w:r w:rsidRPr="00E77497" w:rsidDel="000011A1">
                <w:delText>[[Class]]</w:delText>
              </w:r>
            </w:del>
          </w:p>
        </w:tc>
        <w:tc>
          <w:tcPr>
            <w:tcW w:w="2697" w:type="dxa"/>
            <w:tcPrChange w:id="1298" w:author="Rev 6 Allen Wirfs-Brock" w:date="2012-02-23T16:42:00Z">
              <w:tcPr>
                <w:tcW w:w="2697" w:type="dxa"/>
              </w:tcPr>
            </w:tcPrChange>
          </w:tcPr>
          <w:p w14:paraId="4164AB87" w14:textId="77777777" w:rsidR="004C02EF" w:rsidRPr="00E77497" w:rsidDel="000011A1" w:rsidRDefault="004C02EF" w:rsidP="003A4B22">
            <w:pPr>
              <w:keepNext/>
              <w:spacing w:after="0"/>
              <w:jc w:val="left"/>
              <w:rPr>
                <w:del w:id="1299" w:author="Allen Wirfs-Brock" w:date="2011-07-02T13:14:00Z"/>
              </w:rPr>
            </w:pPr>
            <w:del w:id="1300" w:author="Allen Wirfs-Brock" w:date="2011-07-02T13:14:00Z">
              <w:r w:rsidRPr="00E77497" w:rsidDel="000011A1">
                <w:delText>String</w:delText>
              </w:r>
            </w:del>
          </w:p>
        </w:tc>
        <w:tc>
          <w:tcPr>
            <w:tcW w:w="4553" w:type="dxa"/>
            <w:tcPrChange w:id="1301" w:author="Rev 6 Allen Wirfs-Brock" w:date="2012-02-23T16:42:00Z">
              <w:tcPr>
                <w:tcW w:w="4553" w:type="dxa"/>
              </w:tcPr>
            </w:tcPrChange>
          </w:tcPr>
          <w:p w14:paraId="4E1531EF" w14:textId="77777777" w:rsidR="004C02EF" w:rsidRPr="00E77497" w:rsidDel="000011A1" w:rsidRDefault="004C02EF" w:rsidP="003A4B22">
            <w:pPr>
              <w:keepNext/>
              <w:spacing w:after="0"/>
              <w:rPr>
                <w:del w:id="1302" w:author="Allen Wirfs-Brock" w:date="2011-07-02T13:14:00Z"/>
              </w:rPr>
            </w:pPr>
            <w:del w:id="1303" w:author="Allen Wirfs-Brock" w:date="2011-07-02T13:14:00Z">
              <w:r w:rsidRPr="00E77497" w:rsidDel="000011A1">
                <w:delText>A String value indicating a specification defined classification of objects.</w:delText>
              </w:r>
            </w:del>
          </w:p>
        </w:tc>
      </w:tr>
      <w:tr w:rsidR="004C02EF" w:rsidRPr="00E77497" w14:paraId="045029BE" w14:textId="77777777" w:rsidTr="00550FEB">
        <w:trPr>
          <w:jc w:val="right"/>
          <w:trPrChange w:id="1304" w:author="Rev 6 Allen Wirfs-Brock" w:date="2012-02-23T16:42:00Z">
            <w:trPr>
              <w:jc w:val="right"/>
            </w:trPr>
          </w:trPrChange>
        </w:trPr>
        <w:tc>
          <w:tcPr>
            <w:tcW w:w="2245" w:type="dxa"/>
            <w:tcPrChange w:id="1305" w:author="Rev 6 Allen Wirfs-Brock" w:date="2012-02-23T16:42:00Z">
              <w:tcPr>
                <w:tcW w:w="2245" w:type="dxa"/>
              </w:tcPr>
            </w:tcPrChange>
          </w:tcPr>
          <w:p w14:paraId="383F622A" w14:textId="77777777" w:rsidR="004C02EF" w:rsidRPr="00E77497" w:rsidRDefault="004C02EF" w:rsidP="003A4B22">
            <w:pPr>
              <w:keepNext/>
              <w:spacing w:after="0"/>
            </w:pPr>
            <w:r w:rsidRPr="00E77497">
              <w:t>[[Extensible]]</w:t>
            </w:r>
          </w:p>
        </w:tc>
        <w:tc>
          <w:tcPr>
            <w:tcW w:w="2697" w:type="dxa"/>
            <w:tcPrChange w:id="1306" w:author="Rev 6 Allen Wirfs-Brock" w:date="2012-02-23T16:42:00Z">
              <w:tcPr>
                <w:tcW w:w="2697" w:type="dxa"/>
              </w:tcPr>
            </w:tcPrChange>
          </w:tcPr>
          <w:p w14:paraId="72A5A9BD" w14:textId="77777777" w:rsidR="004C02EF" w:rsidRPr="00E77497" w:rsidRDefault="004C02EF" w:rsidP="003A4B22">
            <w:pPr>
              <w:keepNext/>
              <w:spacing w:after="0"/>
              <w:jc w:val="left"/>
            </w:pPr>
            <w:r w:rsidRPr="00E77497">
              <w:t>Boolean</w:t>
            </w:r>
          </w:p>
        </w:tc>
        <w:tc>
          <w:tcPr>
            <w:tcW w:w="4553" w:type="dxa"/>
            <w:tcPrChange w:id="1307" w:author="Rev 6 Allen Wirfs-Brock" w:date="2012-02-23T16:42:00Z">
              <w:tcPr>
                <w:tcW w:w="4553" w:type="dxa"/>
              </w:tcPr>
            </w:tcPrChange>
          </w:tcPr>
          <w:p w14:paraId="586DB89C" w14:textId="77777777" w:rsidR="004C02EF" w:rsidRPr="00E77497" w:rsidRDefault="004C02EF" w:rsidP="003A4B22">
            <w:pPr>
              <w:keepNext/>
              <w:spacing w:after="0"/>
            </w:pPr>
            <w:r w:rsidRPr="00E77497">
              <w:t xml:space="preserve">If </w:t>
            </w:r>
            <w:r w:rsidRPr="00E77497">
              <w:rPr>
                <w:b/>
              </w:rPr>
              <w:t>true</w:t>
            </w:r>
            <w:r w:rsidRPr="00E77497">
              <w:t>, own properties may be added to the object.</w:t>
            </w:r>
          </w:p>
        </w:tc>
      </w:tr>
      <w:tr w:rsidR="004C02EF" w:rsidRPr="00E77497" w14:paraId="3DCAED09" w14:textId="77777777" w:rsidTr="00550FEB">
        <w:trPr>
          <w:jc w:val="right"/>
          <w:trPrChange w:id="1308" w:author="Rev 6 Allen Wirfs-Brock" w:date="2012-02-23T16:42:00Z">
            <w:trPr>
              <w:jc w:val="right"/>
            </w:trPr>
          </w:trPrChange>
        </w:trPr>
        <w:tc>
          <w:tcPr>
            <w:tcW w:w="2245" w:type="dxa"/>
            <w:tcPrChange w:id="1309" w:author="Rev 6 Allen Wirfs-Brock" w:date="2012-02-23T16:42:00Z">
              <w:tcPr>
                <w:tcW w:w="2245" w:type="dxa"/>
              </w:tcPr>
            </w:tcPrChange>
          </w:tcPr>
          <w:p w14:paraId="125E152C" w14:textId="77777777" w:rsidR="004C02EF" w:rsidRPr="00E77497" w:rsidRDefault="004C02EF" w:rsidP="003A4B22">
            <w:pPr>
              <w:keepNext/>
              <w:spacing w:after="0"/>
            </w:pPr>
            <w:r w:rsidRPr="00E77497">
              <w:t>[[Get]]</w:t>
            </w:r>
          </w:p>
        </w:tc>
        <w:tc>
          <w:tcPr>
            <w:tcW w:w="2697" w:type="dxa"/>
            <w:tcPrChange w:id="1310" w:author="Rev 6 Allen Wirfs-Brock" w:date="2012-02-23T16:42:00Z">
              <w:tcPr>
                <w:tcW w:w="2697" w:type="dxa"/>
              </w:tcPr>
            </w:tcPrChange>
          </w:tcPr>
          <w:p w14:paraId="3E5F06D6" w14:textId="77777777" w:rsidR="004C02EF" w:rsidRPr="00E77497" w:rsidRDefault="004C02EF" w:rsidP="003A4B22">
            <w:pPr>
              <w:keepNext/>
              <w:spacing w:after="0"/>
              <w:jc w:val="left"/>
            </w:pPr>
            <w:r w:rsidRPr="00E77497">
              <w:t>SpecOp(</w:t>
            </w:r>
            <w:r w:rsidRPr="00E77497">
              <w:rPr>
                <w:i/>
              </w:rPr>
              <w:t>propertyName</w:t>
            </w:r>
            <w:r w:rsidRPr="00E77497">
              <w:t xml:space="preserve">) </w:t>
            </w:r>
            <w:r w:rsidRPr="00E77497">
              <w:rPr>
                <w:b/>
                <w:i/>
                <w:color w:val="000000"/>
              </w:rPr>
              <w:t>→</w:t>
            </w:r>
            <w:r w:rsidRPr="00E77497">
              <w:t xml:space="preserve"> any</w:t>
            </w:r>
          </w:p>
        </w:tc>
        <w:tc>
          <w:tcPr>
            <w:tcW w:w="4553" w:type="dxa"/>
            <w:tcPrChange w:id="1311" w:author="Rev 6 Allen Wirfs-Brock" w:date="2012-02-23T16:42:00Z">
              <w:tcPr>
                <w:tcW w:w="4553" w:type="dxa"/>
              </w:tcPr>
            </w:tcPrChange>
          </w:tcPr>
          <w:p w14:paraId="5E960F04" w14:textId="77777777" w:rsidR="004C02EF" w:rsidRPr="00E77497" w:rsidRDefault="004C02EF" w:rsidP="003A4B22">
            <w:pPr>
              <w:keepNext/>
              <w:spacing w:after="0"/>
            </w:pPr>
            <w:r w:rsidRPr="00E77497">
              <w:t>Returns the value of the named property.</w:t>
            </w:r>
          </w:p>
        </w:tc>
      </w:tr>
      <w:tr w:rsidR="004C02EF" w:rsidRPr="00E77497" w14:paraId="193FC205" w14:textId="77777777" w:rsidTr="00550FEB">
        <w:trPr>
          <w:jc w:val="right"/>
          <w:trPrChange w:id="1312" w:author="Rev 6 Allen Wirfs-Brock" w:date="2012-02-23T16:42:00Z">
            <w:trPr>
              <w:jc w:val="right"/>
            </w:trPr>
          </w:trPrChange>
        </w:trPr>
        <w:tc>
          <w:tcPr>
            <w:tcW w:w="2245" w:type="dxa"/>
            <w:tcPrChange w:id="1313" w:author="Rev 6 Allen Wirfs-Brock" w:date="2012-02-23T16:42:00Z">
              <w:tcPr>
                <w:tcW w:w="2245" w:type="dxa"/>
              </w:tcPr>
            </w:tcPrChange>
          </w:tcPr>
          <w:p w14:paraId="2CF45148" w14:textId="77777777" w:rsidR="004C02EF" w:rsidRPr="00E77497" w:rsidRDefault="004C02EF" w:rsidP="003A4B22">
            <w:pPr>
              <w:keepNext/>
              <w:spacing w:after="0"/>
            </w:pPr>
            <w:r w:rsidRPr="00E77497">
              <w:t>[[GetOwnProperty]]</w:t>
            </w:r>
          </w:p>
        </w:tc>
        <w:tc>
          <w:tcPr>
            <w:tcW w:w="2697" w:type="dxa"/>
            <w:tcPrChange w:id="1314" w:author="Rev 6 Allen Wirfs-Brock" w:date="2012-02-23T16:42:00Z">
              <w:tcPr>
                <w:tcW w:w="2697" w:type="dxa"/>
              </w:tcPr>
            </w:tcPrChange>
          </w:tcPr>
          <w:p w14:paraId="33DEF6EC"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0BB38551"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1315" w:author="Rev 6 Allen Wirfs-Brock" w:date="2012-02-23T16:42:00Z">
              <w:tcPr>
                <w:tcW w:w="4553" w:type="dxa"/>
              </w:tcPr>
            </w:tcPrChange>
          </w:tcPr>
          <w:p w14:paraId="010E3624" w14:textId="77777777" w:rsidR="004C02EF" w:rsidRPr="00E77497" w:rsidRDefault="004C02EF" w:rsidP="003A4B22">
            <w:pPr>
              <w:keepNext/>
              <w:spacing w:after="0"/>
            </w:pPr>
            <w:r w:rsidRPr="00E77497">
              <w:t xml:space="preserve">Returns the Property Descriptor of the named own property of this object, or </w:t>
            </w:r>
            <w:r w:rsidRPr="00E77497">
              <w:rPr>
                <w:b/>
              </w:rPr>
              <w:t xml:space="preserve">undefined </w:t>
            </w:r>
            <w:r w:rsidRPr="00E77497">
              <w:t>if absent.</w:t>
            </w:r>
          </w:p>
        </w:tc>
      </w:tr>
      <w:tr w:rsidR="004C02EF" w:rsidRPr="00E77497" w14:paraId="72291D54" w14:textId="77777777" w:rsidTr="00550FEB">
        <w:trPr>
          <w:jc w:val="right"/>
          <w:trPrChange w:id="1316" w:author="Rev 6 Allen Wirfs-Brock" w:date="2012-02-23T16:42:00Z">
            <w:trPr>
              <w:jc w:val="right"/>
            </w:trPr>
          </w:trPrChange>
        </w:trPr>
        <w:tc>
          <w:tcPr>
            <w:tcW w:w="2245" w:type="dxa"/>
            <w:tcPrChange w:id="1317" w:author="Rev 6 Allen Wirfs-Brock" w:date="2012-02-23T16:42:00Z">
              <w:tcPr>
                <w:tcW w:w="2245" w:type="dxa"/>
              </w:tcPr>
            </w:tcPrChange>
          </w:tcPr>
          <w:p w14:paraId="3E030379" w14:textId="77777777" w:rsidR="004C02EF" w:rsidRPr="00E77497" w:rsidRDefault="004C02EF" w:rsidP="003A4B22">
            <w:pPr>
              <w:keepNext/>
              <w:spacing w:after="0"/>
            </w:pPr>
            <w:r w:rsidRPr="00E77497">
              <w:t>[[GetProperty]]</w:t>
            </w:r>
          </w:p>
        </w:tc>
        <w:tc>
          <w:tcPr>
            <w:tcW w:w="2697" w:type="dxa"/>
            <w:tcPrChange w:id="1318" w:author="Rev 6 Allen Wirfs-Brock" w:date="2012-02-23T16:42:00Z">
              <w:tcPr>
                <w:tcW w:w="2697" w:type="dxa"/>
              </w:tcPr>
            </w:tcPrChange>
          </w:tcPr>
          <w:p w14:paraId="14A90D24"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3469E782"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1319" w:author="Rev 6 Allen Wirfs-Brock" w:date="2012-02-23T16:42:00Z">
              <w:tcPr>
                <w:tcW w:w="4553" w:type="dxa"/>
              </w:tcPr>
            </w:tcPrChange>
          </w:tcPr>
          <w:p w14:paraId="5DE3405D" w14:textId="77777777" w:rsidR="004C02EF" w:rsidRPr="00E77497" w:rsidRDefault="004C02EF" w:rsidP="003A4B22">
            <w:pPr>
              <w:keepNext/>
              <w:spacing w:after="0"/>
            </w:pPr>
            <w:r w:rsidRPr="00E77497">
              <w:t xml:space="preserve">Returns the fully populated Property Descriptor of the named property of this object, or </w:t>
            </w:r>
            <w:r w:rsidRPr="00E77497">
              <w:rPr>
                <w:b/>
              </w:rPr>
              <w:t xml:space="preserve">undefined </w:t>
            </w:r>
            <w:r w:rsidRPr="00E77497">
              <w:t>if absent.</w:t>
            </w:r>
          </w:p>
        </w:tc>
      </w:tr>
      <w:tr w:rsidR="004C02EF" w:rsidRPr="00E77497" w14:paraId="18383643" w14:textId="77777777" w:rsidTr="00550FEB">
        <w:trPr>
          <w:jc w:val="right"/>
          <w:trPrChange w:id="1320" w:author="Rev 6 Allen Wirfs-Brock" w:date="2012-02-23T16:42:00Z">
            <w:trPr>
              <w:jc w:val="right"/>
            </w:trPr>
          </w:trPrChange>
        </w:trPr>
        <w:tc>
          <w:tcPr>
            <w:tcW w:w="2245" w:type="dxa"/>
            <w:tcBorders>
              <w:bottom w:val="nil"/>
            </w:tcBorders>
            <w:tcPrChange w:id="1321" w:author="Rev 6 Allen Wirfs-Brock" w:date="2012-02-23T16:42:00Z">
              <w:tcPr>
                <w:tcW w:w="2245" w:type="dxa"/>
                <w:tcBorders>
                  <w:bottom w:val="nil"/>
                </w:tcBorders>
              </w:tcPr>
            </w:tcPrChange>
          </w:tcPr>
          <w:p w14:paraId="2E570EC9" w14:textId="77777777" w:rsidR="004C02EF" w:rsidRPr="00E77497" w:rsidRDefault="004C02EF" w:rsidP="003A4B22">
            <w:pPr>
              <w:keepNext/>
              <w:spacing w:after="0"/>
            </w:pPr>
            <w:r w:rsidRPr="00E77497">
              <w:t>[[Put]]</w:t>
            </w:r>
          </w:p>
        </w:tc>
        <w:tc>
          <w:tcPr>
            <w:tcW w:w="2697" w:type="dxa"/>
            <w:tcPrChange w:id="1322" w:author="Rev 6 Allen Wirfs-Brock" w:date="2012-02-23T16:42:00Z">
              <w:tcPr>
                <w:tcW w:w="2697" w:type="dxa"/>
              </w:tcPr>
            </w:tcPrChange>
          </w:tcPr>
          <w:p w14:paraId="5CDF04D1"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i/>
              </w:rPr>
              <w:t>any, Boolean</w:t>
            </w:r>
            <w:r w:rsidRPr="00E77497">
              <w:t>)</w:t>
            </w:r>
          </w:p>
        </w:tc>
        <w:tc>
          <w:tcPr>
            <w:tcW w:w="4553" w:type="dxa"/>
            <w:tcPrChange w:id="1323" w:author="Rev 6 Allen Wirfs-Brock" w:date="2012-02-23T16:42:00Z">
              <w:tcPr>
                <w:tcW w:w="4553" w:type="dxa"/>
              </w:tcPr>
            </w:tcPrChange>
          </w:tcPr>
          <w:p w14:paraId="72C8B0EC" w14:textId="77777777" w:rsidR="004C02EF" w:rsidRPr="00E77497" w:rsidRDefault="004C02EF" w:rsidP="003A4B22">
            <w:pPr>
              <w:keepNext/>
              <w:spacing w:after="0"/>
            </w:pPr>
            <w:r w:rsidRPr="00E77497">
              <w:t>Sets the specified named property to the value of the second parameter. The flag controls failure handling.</w:t>
            </w:r>
          </w:p>
        </w:tc>
      </w:tr>
      <w:tr w:rsidR="004C02EF" w:rsidRPr="00E77497" w14:paraId="1869F73D" w14:textId="77777777" w:rsidTr="00550FEB">
        <w:trPr>
          <w:jc w:val="right"/>
          <w:trPrChange w:id="1324" w:author="Rev 6 Allen Wirfs-Brock" w:date="2012-02-23T16:42:00Z">
            <w:trPr>
              <w:jc w:val="right"/>
            </w:trPr>
          </w:trPrChange>
        </w:trPr>
        <w:tc>
          <w:tcPr>
            <w:tcW w:w="2245" w:type="dxa"/>
            <w:tcPrChange w:id="1325" w:author="Rev 6 Allen Wirfs-Brock" w:date="2012-02-23T16:42:00Z">
              <w:tcPr>
                <w:tcW w:w="2245" w:type="dxa"/>
              </w:tcPr>
            </w:tcPrChange>
          </w:tcPr>
          <w:p w14:paraId="3F866ACD" w14:textId="77777777" w:rsidR="004C02EF" w:rsidRPr="00E77497" w:rsidRDefault="004C02EF" w:rsidP="003A4B22">
            <w:pPr>
              <w:keepNext/>
              <w:spacing w:after="0"/>
            </w:pPr>
            <w:r w:rsidRPr="00E77497">
              <w:t>[[CanPut]]</w:t>
            </w:r>
          </w:p>
        </w:tc>
        <w:tc>
          <w:tcPr>
            <w:tcW w:w="2697" w:type="dxa"/>
            <w:tcPrChange w:id="1326" w:author="Rev 6 Allen Wirfs-Brock" w:date="2012-02-23T16:42:00Z">
              <w:tcPr>
                <w:tcW w:w="2697" w:type="dxa"/>
              </w:tcPr>
            </w:tcPrChange>
          </w:tcPr>
          <w:p w14:paraId="22BC18BC"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Boolean</w:t>
            </w:r>
          </w:p>
        </w:tc>
        <w:tc>
          <w:tcPr>
            <w:tcW w:w="4553" w:type="dxa"/>
            <w:tcPrChange w:id="1327" w:author="Rev 6 Allen Wirfs-Brock" w:date="2012-02-23T16:42:00Z">
              <w:tcPr>
                <w:tcW w:w="4553" w:type="dxa"/>
              </w:tcPr>
            </w:tcPrChange>
          </w:tcPr>
          <w:p w14:paraId="250DAB1B" w14:textId="77777777" w:rsidR="004C02EF" w:rsidRPr="00E77497" w:rsidRDefault="004C02EF" w:rsidP="003A4B22">
            <w:pPr>
              <w:keepNext/>
              <w:spacing w:after="0"/>
            </w:pPr>
            <w:r w:rsidRPr="00E77497">
              <w:t xml:space="preserve">Returns a Boolean value indicating whether a [[Put]] operation with </w:t>
            </w:r>
            <w:r w:rsidRPr="00E77497">
              <w:rPr>
                <w:i/>
              </w:rPr>
              <w:t>PropertyName</w:t>
            </w:r>
            <w:r w:rsidRPr="00E77497">
              <w:t xml:space="preserve"> can be performed.</w:t>
            </w:r>
          </w:p>
        </w:tc>
      </w:tr>
      <w:tr w:rsidR="004C02EF" w:rsidRPr="00E77497" w14:paraId="0C0A4D2D" w14:textId="77777777" w:rsidTr="00550FEB">
        <w:trPr>
          <w:jc w:val="right"/>
          <w:trPrChange w:id="1328" w:author="Rev 6 Allen Wirfs-Brock" w:date="2012-02-23T16:42:00Z">
            <w:trPr>
              <w:jc w:val="right"/>
            </w:trPr>
          </w:trPrChange>
        </w:trPr>
        <w:tc>
          <w:tcPr>
            <w:tcW w:w="2245" w:type="dxa"/>
            <w:tcPrChange w:id="1329" w:author="Rev 6 Allen Wirfs-Brock" w:date="2012-02-23T16:42:00Z">
              <w:tcPr>
                <w:tcW w:w="2245" w:type="dxa"/>
              </w:tcPr>
            </w:tcPrChange>
          </w:tcPr>
          <w:p w14:paraId="343E9D20" w14:textId="77777777" w:rsidR="004C02EF" w:rsidRPr="00E77497" w:rsidRDefault="004C02EF" w:rsidP="003A4B22">
            <w:pPr>
              <w:keepNext/>
              <w:spacing w:after="0"/>
            </w:pPr>
            <w:r w:rsidRPr="00E77497">
              <w:t>[[HasProperty]]</w:t>
            </w:r>
          </w:p>
        </w:tc>
        <w:tc>
          <w:tcPr>
            <w:tcW w:w="2697" w:type="dxa"/>
            <w:tcPrChange w:id="1330" w:author="Rev 6 Allen Wirfs-Brock" w:date="2012-02-23T16:42:00Z">
              <w:tcPr>
                <w:tcW w:w="2697" w:type="dxa"/>
              </w:tcPr>
            </w:tcPrChange>
          </w:tcPr>
          <w:p w14:paraId="611EB6C8"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w:t>
            </w:r>
            <w:r w:rsidRPr="00E77497">
              <w:rPr>
                <w:i/>
              </w:rPr>
              <w:t>Boolean</w:t>
            </w:r>
          </w:p>
        </w:tc>
        <w:tc>
          <w:tcPr>
            <w:tcW w:w="4553" w:type="dxa"/>
            <w:tcPrChange w:id="1331" w:author="Rev 6 Allen Wirfs-Brock" w:date="2012-02-23T16:42:00Z">
              <w:tcPr>
                <w:tcW w:w="4553" w:type="dxa"/>
              </w:tcPr>
            </w:tcPrChange>
          </w:tcPr>
          <w:p w14:paraId="7256EE8B" w14:textId="77777777" w:rsidR="004C02EF" w:rsidRPr="00E77497" w:rsidRDefault="004C02EF" w:rsidP="003A4B22">
            <w:pPr>
              <w:keepNext/>
              <w:spacing w:after="0"/>
            </w:pPr>
            <w:r w:rsidRPr="00E77497">
              <w:t>Returns a Boolean value indicating whether the object already has a property with the given name.</w:t>
            </w:r>
          </w:p>
        </w:tc>
      </w:tr>
      <w:tr w:rsidR="004C02EF" w:rsidRPr="00E77497" w14:paraId="6B652A03" w14:textId="77777777" w:rsidTr="00550FEB">
        <w:trPr>
          <w:jc w:val="right"/>
          <w:trPrChange w:id="1332" w:author="Rev 6 Allen Wirfs-Brock" w:date="2012-02-23T16:42:00Z">
            <w:trPr>
              <w:jc w:val="right"/>
            </w:trPr>
          </w:trPrChange>
        </w:trPr>
        <w:tc>
          <w:tcPr>
            <w:tcW w:w="2245" w:type="dxa"/>
            <w:tcPrChange w:id="1333" w:author="Rev 6 Allen Wirfs-Brock" w:date="2012-02-23T16:42:00Z">
              <w:tcPr>
                <w:tcW w:w="2245" w:type="dxa"/>
              </w:tcPr>
            </w:tcPrChange>
          </w:tcPr>
          <w:p w14:paraId="023F626F" w14:textId="77777777" w:rsidR="004C02EF" w:rsidRPr="00E77497" w:rsidRDefault="004C02EF" w:rsidP="003A4B22">
            <w:pPr>
              <w:keepNext/>
              <w:spacing w:after="0"/>
            </w:pPr>
            <w:r w:rsidRPr="00E77497">
              <w:t>[[Delete]]</w:t>
            </w:r>
          </w:p>
        </w:tc>
        <w:tc>
          <w:tcPr>
            <w:tcW w:w="2697" w:type="dxa"/>
            <w:tcPrChange w:id="1334" w:author="Rev 6 Allen Wirfs-Brock" w:date="2012-02-23T16:42:00Z">
              <w:tcPr>
                <w:tcW w:w="2697" w:type="dxa"/>
              </w:tcPr>
            </w:tcPrChange>
          </w:tcPr>
          <w:p w14:paraId="54B000CF" w14:textId="77777777" w:rsidR="004C02EF" w:rsidRPr="00E77497" w:rsidRDefault="004C02EF" w:rsidP="003A4B22">
            <w:pPr>
              <w:keepNext/>
              <w:spacing w:after="0"/>
              <w:jc w:val="left"/>
            </w:pPr>
            <w:r w:rsidRPr="00E77497">
              <w:t>SpecOp (</w:t>
            </w:r>
            <w:r w:rsidRPr="00E77497">
              <w:rPr>
                <w:i/>
              </w:rPr>
              <w:t>propertyName, Boolean</w:t>
            </w:r>
            <w:r w:rsidRPr="00E77497">
              <w:t xml:space="preserve">) </w:t>
            </w:r>
            <w:r w:rsidRPr="00E77497">
              <w:rPr>
                <w:b/>
                <w:i/>
                <w:color w:val="000000"/>
              </w:rPr>
              <w:t>→</w:t>
            </w:r>
            <w:r w:rsidRPr="00E77497">
              <w:t xml:space="preserve"> Boolean</w:t>
            </w:r>
          </w:p>
        </w:tc>
        <w:tc>
          <w:tcPr>
            <w:tcW w:w="4553" w:type="dxa"/>
            <w:tcPrChange w:id="1335" w:author="Rev 6 Allen Wirfs-Brock" w:date="2012-02-23T16:42:00Z">
              <w:tcPr>
                <w:tcW w:w="4553" w:type="dxa"/>
              </w:tcPr>
            </w:tcPrChange>
          </w:tcPr>
          <w:p w14:paraId="7F1BDFC9" w14:textId="77777777" w:rsidR="004C02EF" w:rsidRPr="00E77497" w:rsidRDefault="004C02EF" w:rsidP="003A4B22">
            <w:pPr>
              <w:keepNext/>
              <w:spacing w:after="0"/>
            </w:pPr>
            <w:r w:rsidRPr="00E77497">
              <w:t>Removes the specified named own property from the object. The flag controls failure handling.</w:t>
            </w:r>
          </w:p>
        </w:tc>
      </w:tr>
      <w:tr w:rsidR="004C02EF" w:rsidRPr="00E77497" w14:paraId="5D3466B3" w14:textId="77777777" w:rsidTr="00550FEB">
        <w:trPr>
          <w:jc w:val="right"/>
          <w:trPrChange w:id="1336" w:author="Rev 6 Allen Wirfs-Brock" w:date="2012-02-23T16:42:00Z">
            <w:trPr>
              <w:jc w:val="right"/>
            </w:trPr>
          </w:trPrChange>
        </w:trPr>
        <w:tc>
          <w:tcPr>
            <w:tcW w:w="2245" w:type="dxa"/>
            <w:tcPrChange w:id="1337" w:author="Rev 6 Allen Wirfs-Brock" w:date="2012-02-23T16:42:00Z">
              <w:tcPr>
                <w:tcW w:w="2245" w:type="dxa"/>
              </w:tcPr>
            </w:tcPrChange>
          </w:tcPr>
          <w:p w14:paraId="2309A902" w14:textId="77777777" w:rsidR="004C02EF" w:rsidRPr="00E77497" w:rsidRDefault="004C02EF" w:rsidP="003A4B22">
            <w:pPr>
              <w:keepNext/>
              <w:spacing w:after="0"/>
            </w:pPr>
            <w:r w:rsidRPr="00E77497">
              <w:t>[[DefaultValue]]</w:t>
            </w:r>
          </w:p>
        </w:tc>
        <w:tc>
          <w:tcPr>
            <w:tcW w:w="2697" w:type="dxa"/>
            <w:tcPrChange w:id="1338" w:author="Rev 6 Allen Wirfs-Brock" w:date="2012-02-23T16:42:00Z">
              <w:tcPr>
                <w:tcW w:w="2697" w:type="dxa"/>
              </w:tcPr>
            </w:tcPrChange>
          </w:tcPr>
          <w:p w14:paraId="44A56534" w14:textId="77777777" w:rsidR="004C02EF" w:rsidRPr="00E77497" w:rsidRDefault="004C02EF" w:rsidP="003A4B22">
            <w:pPr>
              <w:keepNext/>
              <w:spacing w:after="0"/>
              <w:jc w:val="left"/>
            </w:pPr>
            <w:r w:rsidRPr="00E77497">
              <w:t>SpecOp (</w:t>
            </w:r>
            <w:r w:rsidRPr="00E77497">
              <w:rPr>
                <w:i/>
              </w:rPr>
              <w:t>Hint</w:t>
            </w:r>
            <w:r w:rsidRPr="00E77497">
              <w:t xml:space="preserve">) </w:t>
            </w:r>
            <w:r w:rsidRPr="00E77497">
              <w:rPr>
                <w:b/>
                <w:i/>
                <w:color w:val="000000"/>
              </w:rPr>
              <w:t>→</w:t>
            </w:r>
            <w:r w:rsidRPr="00E77497">
              <w:t xml:space="preserve"> </w:t>
            </w:r>
            <w:r w:rsidRPr="00E77497">
              <w:rPr>
                <w:i/>
              </w:rPr>
              <w:t>primitive</w:t>
            </w:r>
          </w:p>
        </w:tc>
        <w:tc>
          <w:tcPr>
            <w:tcW w:w="4553" w:type="dxa"/>
            <w:tcPrChange w:id="1339" w:author="Rev 6 Allen Wirfs-Brock" w:date="2012-02-23T16:42:00Z">
              <w:tcPr>
                <w:tcW w:w="4553" w:type="dxa"/>
              </w:tcPr>
            </w:tcPrChange>
          </w:tcPr>
          <w:p w14:paraId="18284D91" w14:textId="77777777" w:rsidR="004C02EF" w:rsidRPr="00E77497" w:rsidRDefault="004C02EF" w:rsidP="003A4B22">
            <w:pPr>
              <w:keepNext/>
              <w:spacing w:after="0"/>
            </w:pPr>
            <w:r w:rsidRPr="00E77497">
              <w:t>Hint is a String. Returns a default value for the object.</w:t>
            </w:r>
          </w:p>
        </w:tc>
      </w:tr>
      <w:tr w:rsidR="004C02EF" w:rsidRPr="00E77497" w14:paraId="46382A53" w14:textId="77777777" w:rsidTr="00550FEB">
        <w:trPr>
          <w:jc w:val="right"/>
          <w:trPrChange w:id="1340" w:author="Rev 6 Allen Wirfs-Brock" w:date="2012-02-23T16:42:00Z">
            <w:trPr>
              <w:jc w:val="right"/>
            </w:trPr>
          </w:trPrChange>
        </w:trPr>
        <w:tc>
          <w:tcPr>
            <w:tcW w:w="2245" w:type="dxa"/>
            <w:tcPrChange w:id="1341" w:author="Rev 6 Allen Wirfs-Brock" w:date="2012-02-23T16:42:00Z">
              <w:tcPr>
                <w:tcW w:w="2245" w:type="dxa"/>
              </w:tcPr>
            </w:tcPrChange>
          </w:tcPr>
          <w:p w14:paraId="3E54D59E" w14:textId="77777777" w:rsidR="004C02EF" w:rsidRPr="00E77497" w:rsidRDefault="004C02EF" w:rsidP="003A4B22">
            <w:pPr>
              <w:keepNext/>
              <w:spacing w:after="0"/>
            </w:pPr>
            <w:r w:rsidRPr="00E77497">
              <w:t>[[DefineOwnProperty]]</w:t>
            </w:r>
          </w:p>
        </w:tc>
        <w:tc>
          <w:tcPr>
            <w:tcW w:w="2697" w:type="dxa"/>
            <w:tcPrChange w:id="1342" w:author="Rev 6 Allen Wirfs-Brock" w:date="2012-02-23T16:42:00Z">
              <w:tcPr>
                <w:tcW w:w="2697" w:type="dxa"/>
              </w:tcPr>
            </w:tcPrChange>
          </w:tcPr>
          <w:p w14:paraId="5793DA26" w14:textId="77777777" w:rsidR="004C02EF" w:rsidRPr="00E77497" w:rsidRDefault="004C02EF" w:rsidP="003A4B22">
            <w:pPr>
              <w:keepNext/>
              <w:spacing w:after="0"/>
              <w:jc w:val="left"/>
            </w:pPr>
            <w:r w:rsidRPr="00E77497">
              <w:t>SpecOp (</w:t>
            </w:r>
            <w:r w:rsidRPr="00E77497">
              <w:rPr>
                <w:i/>
              </w:rPr>
              <w:t>propertyName, PropertyDescriptor, Boolean</w:t>
            </w:r>
            <w:r w:rsidRPr="00E77497">
              <w:t>)</w:t>
            </w:r>
            <w:r w:rsidRPr="00E77497">
              <w:rPr>
                <w:b/>
                <w:i/>
                <w:color w:val="000000"/>
              </w:rPr>
              <w:t xml:space="preserve"> →</w:t>
            </w:r>
            <w:r w:rsidRPr="00E77497">
              <w:t xml:space="preserve"> Boolean</w:t>
            </w:r>
          </w:p>
        </w:tc>
        <w:tc>
          <w:tcPr>
            <w:tcW w:w="4553" w:type="dxa"/>
            <w:tcPrChange w:id="1343" w:author="Rev 6 Allen Wirfs-Brock" w:date="2012-02-23T16:42:00Z">
              <w:tcPr>
                <w:tcW w:w="4553" w:type="dxa"/>
              </w:tcPr>
            </w:tcPrChange>
          </w:tcPr>
          <w:p w14:paraId="5E24D625" w14:textId="77777777" w:rsidR="004C02EF" w:rsidRPr="00E77497" w:rsidRDefault="004C02EF" w:rsidP="003A4B22">
            <w:pPr>
              <w:keepNext/>
              <w:spacing w:after="0"/>
            </w:pPr>
            <w:r w:rsidRPr="00E77497">
              <w:t>Creates or alters the named own property to have the state described by a Property Descriptor. The flag controls failure handling.</w:t>
            </w:r>
          </w:p>
        </w:tc>
      </w:tr>
      <w:tr w:rsidR="00FF7312" w:rsidRPr="00E77497" w14:paraId="466D0909" w14:textId="77777777" w:rsidTr="00550FEB">
        <w:trPr>
          <w:jc w:val="right"/>
          <w:ins w:id="1344" w:author="Rev 6 Allen Wirfs-Brock" w:date="2012-02-01T13:59:00Z"/>
          <w:trPrChange w:id="1345" w:author="Rev 6 Allen Wirfs-Brock" w:date="2012-02-23T16:42:00Z">
            <w:trPr>
              <w:jc w:val="right"/>
            </w:trPr>
          </w:trPrChange>
        </w:trPr>
        <w:tc>
          <w:tcPr>
            <w:tcW w:w="2245" w:type="dxa"/>
            <w:tcPrChange w:id="1346" w:author="Rev 6 Allen Wirfs-Brock" w:date="2012-02-23T16:42:00Z">
              <w:tcPr>
                <w:tcW w:w="2245" w:type="dxa"/>
              </w:tcPr>
            </w:tcPrChange>
          </w:tcPr>
          <w:p w14:paraId="73BC86AB" w14:textId="77777777" w:rsidR="00FF7312" w:rsidRPr="00E77497" w:rsidRDefault="00FF7312" w:rsidP="003A4B22">
            <w:pPr>
              <w:keepNext/>
              <w:spacing w:after="0"/>
              <w:rPr>
                <w:ins w:id="1347" w:author="Rev 6 Allen Wirfs-Brock" w:date="2012-02-01T13:59:00Z"/>
              </w:rPr>
            </w:pPr>
            <w:ins w:id="1348" w:author="Rev 6 Allen Wirfs-Brock" w:date="2012-02-01T13:59:00Z">
              <w:r>
                <w:t>[[Enumerate]]</w:t>
              </w:r>
            </w:ins>
          </w:p>
        </w:tc>
        <w:tc>
          <w:tcPr>
            <w:tcW w:w="2697" w:type="dxa"/>
            <w:tcPrChange w:id="1349" w:author="Rev 6 Allen Wirfs-Brock" w:date="2012-02-23T16:42:00Z">
              <w:tcPr>
                <w:tcW w:w="2697" w:type="dxa"/>
              </w:tcPr>
            </w:tcPrChange>
          </w:tcPr>
          <w:p w14:paraId="22874A21" w14:textId="77777777" w:rsidR="00FF7312" w:rsidRPr="00FF7312" w:rsidRDefault="00FF7312" w:rsidP="00BB04E8">
            <w:pPr>
              <w:keepNext/>
              <w:spacing w:after="0"/>
              <w:jc w:val="left"/>
              <w:rPr>
                <w:ins w:id="1350" w:author="Rev 6 Allen Wirfs-Brock" w:date="2012-02-01T13:59:00Z"/>
              </w:rPr>
            </w:pPr>
            <w:ins w:id="1351" w:author="Rev 6 Allen Wirfs-Brock" w:date="2012-02-01T14:00:00Z">
              <w:r>
                <w:t>SpecOp()</w:t>
              </w:r>
              <w:r w:rsidRPr="00E77497">
                <w:rPr>
                  <w:b/>
                  <w:i/>
                  <w:color w:val="000000"/>
                </w:rPr>
                <w:t>→</w:t>
              </w:r>
            </w:ins>
            <w:ins w:id="1352" w:author="Rev 6 Allen Wirfs-Brock" w:date="2012-02-26T16:37:00Z">
              <w:r w:rsidR="00BB04E8">
                <w:rPr>
                  <w:color w:val="000000"/>
                </w:rPr>
                <w:t>Object</w:t>
              </w:r>
            </w:ins>
          </w:p>
        </w:tc>
        <w:tc>
          <w:tcPr>
            <w:tcW w:w="4553" w:type="dxa"/>
            <w:tcPrChange w:id="1353" w:author="Rev 6 Allen Wirfs-Brock" w:date="2012-02-23T16:42:00Z">
              <w:tcPr>
                <w:tcW w:w="4553" w:type="dxa"/>
              </w:tcPr>
            </w:tcPrChange>
          </w:tcPr>
          <w:p w14:paraId="3B339F24" w14:textId="77777777" w:rsidR="00FF7312" w:rsidRPr="00E77497" w:rsidRDefault="00BB04E8" w:rsidP="00BB04E8">
            <w:pPr>
              <w:keepNext/>
              <w:spacing w:after="0"/>
              <w:rPr>
                <w:ins w:id="1354" w:author="Rev 6 Allen Wirfs-Brock" w:date="2012-02-01T13:59:00Z"/>
              </w:rPr>
            </w:pPr>
            <w:ins w:id="1355" w:author="Rev 6 Allen Wirfs-Brock" w:date="2012-02-01T14:01:00Z">
              <w:r>
                <w:t xml:space="preserve">Returns an object that </w:t>
              </w:r>
            </w:ins>
            <w:ins w:id="1356" w:author="Rev 6 Allen Wirfs-Brock" w:date="2012-02-26T16:39:00Z">
              <w:r>
                <w:t>can</w:t>
              </w:r>
            </w:ins>
            <w:ins w:id="1357" w:author="Rev 6 Allen Wirfs-Brock" w:date="2012-02-01T14:01:00Z">
              <w:r>
                <w:t xml:space="preserve"> </w:t>
              </w:r>
            </w:ins>
            <w:ins w:id="1358" w:author="Rev 6 Allen Wirfs-Brock" w:date="2012-02-26T16:39:00Z">
              <w:r>
                <w:t>enumerate</w:t>
              </w:r>
            </w:ins>
            <w:ins w:id="1359" w:author="Rev 6 Allen Wirfs-Brock" w:date="2012-02-01T14:01:00Z">
              <w:r w:rsidR="00FF7312">
                <w:t xml:space="preserve"> </w:t>
              </w:r>
            </w:ins>
            <w:ins w:id="1360" w:author="Rev 6 Allen Wirfs-Brock" w:date="2012-02-01T14:02:00Z">
              <w:r w:rsidR="00FF7312">
                <w:t xml:space="preserve">the </w:t>
              </w:r>
            </w:ins>
            <w:ins w:id="1361" w:author="Rev 6 Allen Wirfs-Brock" w:date="2012-02-01T14:01:00Z">
              <w:r w:rsidR="00FF7312">
                <w:t>string values of the keys of the enumerable propert</w:t>
              </w:r>
            </w:ins>
            <w:ins w:id="1362" w:author="Rev 6 Allen Wirfs-Brock" w:date="2012-02-26T16:39:00Z">
              <w:r>
                <w:t>ie</w:t>
              </w:r>
            </w:ins>
            <w:ins w:id="1363" w:author="Rev 6 Allen Wirfs-Brock" w:date="2012-02-01T14:01:00Z">
              <w:r w:rsidR="00FF7312">
                <w:t>s of the object.</w:t>
              </w:r>
            </w:ins>
            <w:ins w:id="1364" w:author="Rev 6 Allen Wirfs-Brock" w:date="2012-02-26T16:39:00Z">
              <w:r>
                <w:t xml:space="preserve"> The return</w:t>
              </w:r>
            </w:ins>
            <w:ins w:id="1365" w:author="Rev 6 Allen Wirfs-Brock" w:date="2012-02-26T16:41:00Z">
              <w:r>
                <w:t>ed</w:t>
              </w:r>
            </w:ins>
            <w:ins w:id="1366" w:author="Rev 6 Allen Wirfs-Brock" w:date="2012-02-26T16:39:00Z">
              <w:r>
                <w:t xml:space="preserve"> object is an Iterator object.</w:t>
              </w:r>
            </w:ins>
          </w:p>
        </w:tc>
      </w:tr>
      <w:tr w:rsidR="00FF7312" w:rsidRPr="00E77497" w14:paraId="2BA8589C" w14:textId="77777777" w:rsidTr="00550FEB">
        <w:trPr>
          <w:jc w:val="right"/>
          <w:ins w:id="1367" w:author="Rev 6 Allen Wirfs-Brock" w:date="2012-02-01T13:59:00Z"/>
          <w:trPrChange w:id="1368" w:author="Rev 6 Allen Wirfs-Brock" w:date="2012-02-23T16:42:00Z">
            <w:trPr>
              <w:jc w:val="right"/>
            </w:trPr>
          </w:trPrChange>
        </w:trPr>
        <w:tc>
          <w:tcPr>
            <w:tcW w:w="2245" w:type="dxa"/>
            <w:tcPrChange w:id="1369" w:author="Rev 6 Allen Wirfs-Brock" w:date="2012-02-23T16:42:00Z">
              <w:tcPr>
                <w:tcW w:w="2245" w:type="dxa"/>
              </w:tcPr>
            </w:tcPrChange>
          </w:tcPr>
          <w:p w14:paraId="600079C1" w14:textId="77777777" w:rsidR="00FF7312" w:rsidRPr="00E77497" w:rsidRDefault="00FF7312" w:rsidP="003A4B22">
            <w:pPr>
              <w:keepNext/>
              <w:spacing w:after="0"/>
              <w:rPr>
                <w:ins w:id="1370" w:author="Rev 6 Allen Wirfs-Brock" w:date="2012-02-01T13:59:00Z"/>
              </w:rPr>
            </w:pPr>
            <w:ins w:id="1371" w:author="Rev 6 Allen Wirfs-Brock" w:date="2012-02-01T14:00:00Z">
              <w:r>
                <w:t>[[Iterate]]</w:t>
              </w:r>
            </w:ins>
          </w:p>
        </w:tc>
        <w:tc>
          <w:tcPr>
            <w:tcW w:w="2697" w:type="dxa"/>
            <w:tcPrChange w:id="1372" w:author="Rev 6 Allen Wirfs-Brock" w:date="2012-02-23T16:42:00Z">
              <w:tcPr>
                <w:tcW w:w="2697" w:type="dxa"/>
              </w:tcPr>
            </w:tcPrChange>
          </w:tcPr>
          <w:p w14:paraId="0D4BD901" w14:textId="77777777" w:rsidR="00FF7312" w:rsidRPr="00E77497" w:rsidRDefault="00BB04E8" w:rsidP="003A4B22">
            <w:pPr>
              <w:keepNext/>
              <w:spacing w:after="0"/>
              <w:jc w:val="left"/>
              <w:rPr>
                <w:ins w:id="1373" w:author="Rev 6 Allen Wirfs-Brock" w:date="2012-02-01T13:59:00Z"/>
              </w:rPr>
            </w:pPr>
            <w:ins w:id="1374" w:author="Rev 6 Allen Wirfs-Brock" w:date="2012-02-26T16:37:00Z">
              <w:r>
                <w:t>SpecOp()</w:t>
              </w:r>
              <w:r w:rsidRPr="00E77497">
                <w:rPr>
                  <w:b/>
                  <w:i/>
                  <w:color w:val="000000"/>
                </w:rPr>
                <w:t>→</w:t>
              </w:r>
              <w:r>
                <w:rPr>
                  <w:color w:val="000000"/>
                </w:rPr>
                <w:t>Object</w:t>
              </w:r>
            </w:ins>
          </w:p>
        </w:tc>
        <w:tc>
          <w:tcPr>
            <w:tcW w:w="4553" w:type="dxa"/>
            <w:tcPrChange w:id="1375" w:author="Rev 6 Allen Wirfs-Brock" w:date="2012-02-23T16:42:00Z">
              <w:tcPr>
                <w:tcW w:w="4553" w:type="dxa"/>
              </w:tcPr>
            </w:tcPrChange>
          </w:tcPr>
          <w:p w14:paraId="31D0A074" w14:textId="77777777" w:rsidR="00FF7312" w:rsidRPr="00E77497" w:rsidRDefault="00BB04E8" w:rsidP="00BB04E8">
            <w:pPr>
              <w:keepNext/>
              <w:spacing w:after="0"/>
              <w:rPr>
                <w:ins w:id="1376" w:author="Rev 6 Allen Wirfs-Brock" w:date="2012-02-01T13:59:00Z"/>
              </w:rPr>
            </w:pPr>
            <w:ins w:id="1377" w:author="Rev 6 Allen Wirfs-Brock" w:date="2012-02-26T16:39:00Z">
              <w:r>
                <w:t xml:space="preserve">Returns an object that can enumate the </w:t>
              </w:r>
            </w:ins>
            <w:ins w:id="1378" w:author="Rev 6 Allen Wirfs-Brock" w:date="2012-02-26T16:40:00Z">
              <w:r>
                <w:t>logical component</w:t>
              </w:r>
            </w:ins>
            <w:ins w:id="1379" w:author="Rev 6 Allen Wirfs-Brock" w:date="2012-02-26T16:39:00Z">
              <w:r>
                <w:t xml:space="preserve"> values of the object. The return</w:t>
              </w:r>
            </w:ins>
            <w:ins w:id="1380" w:author="Rev 6 Allen Wirfs-Brock" w:date="2012-02-26T16:41:00Z">
              <w:r>
                <w:t>ed</w:t>
              </w:r>
            </w:ins>
            <w:ins w:id="1381" w:author="Rev 6 Allen Wirfs-Brock" w:date="2012-02-26T16:39:00Z">
              <w:r>
                <w:t xml:space="preserve"> object is an Iterator object.</w:t>
              </w:r>
            </w:ins>
          </w:p>
        </w:tc>
      </w:tr>
    </w:tbl>
    <w:p w14:paraId="745C23AC" w14:textId="77777777" w:rsidR="004C02EF" w:rsidRPr="00E77497" w:rsidRDefault="004C02EF" w:rsidP="004C02EF">
      <w:pPr>
        <w:spacing w:after="120"/>
      </w:pPr>
    </w:p>
    <w:p w14:paraId="0DD176DF" w14:textId="77777777" w:rsidR="004C02EF" w:rsidRPr="00E77497" w:rsidRDefault="004C02EF" w:rsidP="004C02EF">
      <w:r w:rsidRPr="00E77497">
        <w:t xml:space="preserve">Every object (including host objects) must implement all of the internal properties listed in Table 8. However, the [[DefaultValue]] internal method may, for some objects, simply throw a </w:t>
      </w:r>
      <w:r w:rsidRPr="00E77497">
        <w:rPr>
          <w:b/>
        </w:rPr>
        <w:t>TypeError</w:t>
      </w:r>
      <w:r w:rsidRPr="00E77497">
        <w:t xml:space="preserve"> exception.</w:t>
      </w:r>
    </w:p>
    <w:p w14:paraId="37CA0661" w14:textId="77777777" w:rsidR="004C02EF" w:rsidRPr="00E77497" w:rsidRDefault="004C02EF" w:rsidP="004C02EF">
      <w:r w:rsidRPr="00E77497">
        <w:t xml:space="preserve">All objects have an internal property called [[Prototype]]. The value of this property is either </w:t>
      </w:r>
      <w:r w:rsidRPr="00E77497">
        <w:rPr>
          <w:b/>
        </w:rPr>
        <w:t>null</w:t>
      </w:r>
      <w:r w:rsidRPr="00E77497">
        <w:t xml:space="preserve"> or an object and is used for implementing inheritance. Whether or not a native object can have a host object as its [[Prototype]] depends on the implementation. Every [[Prototype]] chain must have finite length (that is, starting from any object, recursively accessing the [[Prototype]] internal property must eventually lead to a </w:t>
      </w:r>
      <w:r w:rsidRPr="00E77497">
        <w:rPr>
          <w:b/>
        </w:rPr>
        <w:t>null</w:t>
      </w:r>
      <w:r w:rsidRPr="00E77497">
        <w:t xml:space="preserve"> value). Named data properties of the [[Prototype]] object are inherited (are visible as properties of the child object) for the purposes of get access, but not for put access. Named accessor properties are inherited for both get access and put access.</w:t>
      </w:r>
    </w:p>
    <w:p w14:paraId="5C638802" w14:textId="77777777" w:rsidR="004C02EF" w:rsidRPr="00E77497" w:rsidRDefault="004C02EF" w:rsidP="004C02EF">
      <w:r w:rsidRPr="00E77497">
        <w:t xml:space="preserve">Every ECMAScript object has a Boolean-valued [[Extensible]] internal property that controls whether or not named properties may be added to the object. If the value of the [[Extensible]] internal property is </w:t>
      </w:r>
      <w:r w:rsidRPr="00E77497">
        <w:rPr>
          <w:b/>
        </w:rPr>
        <w:t>false</w:t>
      </w:r>
      <w:r w:rsidRPr="00E77497">
        <w:t xml:space="preserve"> then additional named properties may not be added to the object.  In addition, if [[Extensible]] is </w:t>
      </w:r>
      <w:r w:rsidRPr="00E77497">
        <w:rPr>
          <w:b/>
        </w:rPr>
        <w:t>false</w:t>
      </w:r>
      <w:r w:rsidRPr="00E77497">
        <w:t xml:space="preserve"> the value of </w:t>
      </w:r>
      <w:del w:id="1382" w:author="Allen Wirfs-Brock" w:date="2011-07-02T13:16:00Z">
        <w:r w:rsidRPr="00E77497" w:rsidDel="000011A1">
          <w:delText xml:space="preserve">the [[Class]] and </w:delText>
        </w:r>
      </w:del>
      <w:r w:rsidRPr="00E77497">
        <w:t xml:space="preserve">[[Prototype]] internal properties of the object may not be modified.  Once the value of an [[Extensible]] internal property has been set to </w:t>
      </w:r>
      <w:r w:rsidRPr="00E77497">
        <w:rPr>
          <w:b/>
        </w:rPr>
        <w:t>false</w:t>
      </w:r>
      <w:r w:rsidRPr="00E77497">
        <w:t xml:space="preserve"> it may not be subsequently changed to </w:t>
      </w:r>
      <w:r w:rsidRPr="00E77497">
        <w:rPr>
          <w:b/>
        </w:rPr>
        <w:t>true</w:t>
      </w:r>
      <w:r w:rsidRPr="00E77497">
        <w:t>.</w:t>
      </w:r>
    </w:p>
    <w:p w14:paraId="7165AD95" w14:textId="77777777" w:rsidR="004C02EF" w:rsidRPr="00E77497" w:rsidRDefault="004C02EF" w:rsidP="004C02EF">
      <w:pPr>
        <w:pStyle w:val="Note"/>
      </w:pPr>
      <w:r w:rsidRPr="00E77497">
        <w:t>NOTE</w:t>
      </w:r>
      <w:r w:rsidRPr="00E77497">
        <w:tab/>
        <w:t xml:space="preserve">This specification defines no ECMAScript language operators or built-in functions that permit a program to modify an object’s </w:t>
      </w:r>
      <w:del w:id="1383" w:author="Allen Wirfs-Brock" w:date="2011-07-02T13:16:00Z">
        <w:r w:rsidRPr="00E77497" w:rsidDel="000011A1">
          <w:delText xml:space="preserve">[[Class]] or </w:delText>
        </w:r>
      </w:del>
      <w:r w:rsidRPr="00E77497">
        <w:t xml:space="preserve">[[Prototype]] internal properties or to change the value of [[Extensible]] from </w:t>
      </w:r>
      <w:r w:rsidRPr="00E77497">
        <w:rPr>
          <w:b/>
        </w:rPr>
        <w:t>false</w:t>
      </w:r>
      <w:r w:rsidRPr="00E77497">
        <w:t xml:space="preserve"> to </w:t>
      </w:r>
      <w:r w:rsidRPr="00E77497">
        <w:rPr>
          <w:b/>
        </w:rPr>
        <w:t>true</w:t>
      </w:r>
      <w:r w:rsidRPr="00E77497">
        <w:t xml:space="preserve">. Implementation specific extensions that modify </w:t>
      </w:r>
      <w:del w:id="1384" w:author="Allen Wirfs-Brock" w:date="2011-07-02T13:16:00Z">
        <w:r w:rsidRPr="00E77497" w:rsidDel="000011A1">
          <w:delText xml:space="preserve">[[Class]], </w:delText>
        </w:r>
      </w:del>
      <w:r w:rsidRPr="00E77497">
        <w:t>[[Prototype]] or [[Extensible]] must not violate the invariants defined in the preceding paragraph.</w:t>
      </w:r>
    </w:p>
    <w:p w14:paraId="64C12CCE" w14:textId="77777777" w:rsidR="004C02EF" w:rsidRPr="00E77497" w:rsidDel="000011A1" w:rsidRDefault="004C02EF" w:rsidP="004C02EF">
      <w:pPr>
        <w:rPr>
          <w:del w:id="1385" w:author="Allen Wirfs-Brock" w:date="2011-07-02T13:17:00Z"/>
        </w:rPr>
      </w:pPr>
      <w:del w:id="1386" w:author="Allen Wirfs-Brock" w:date="2011-07-02T13:17:00Z">
        <w:r w:rsidRPr="00E77497" w:rsidDel="000011A1">
          <w:delText xml:space="preserve">The value of the [[Class]] internal property is defined by this specification for every kind of built-in object. The value of the [[Class]] internal property of a host object may be any String value except one of </w:delText>
        </w:r>
        <w:r w:rsidRPr="00E77497" w:rsidDel="000011A1">
          <w:rPr>
            <w:rFonts w:ascii="Courier New" w:hAnsi="Courier New" w:cs="Courier New"/>
            <w:b/>
          </w:rPr>
          <w:delText>"Arguments"</w:delText>
        </w:r>
        <w:r w:rsidRPr="00E77497" w:rsidDel="000011A1">
          <w:delText xml:space="preserve">, </w:delText>
        </w:r>
        <w:r w:rsidRPr="00E77497" w:rsidDel="000011A1">
          <w:rPr>
            <w:rFonts w:ascii="Courier New" w:hAnsi="Courier New" w:cs="Courier New"/>
            <w:b/>
          </w:rPr>
          <w:delText>"Array"</w:delText>
        </w:r>
        <w:r w:rsidRPr="00E77497" w:rsidDel="000011A1">
          <w:delText xml:space="preserve">, </w:delText>
        </w:r>
        <w:r w:rsidRPr="00E77497" w:rsidDel="000011A1">
          <w:rPr>
            <w:rFonts w:ascii="Courier New" w:hAnsi="Courier New" w:cs="Courier New"/>
            <w:b/>
          </w:rPr>
          <w:delText>"Boolean"</w:delText>
        </w:r>
        <w:r w:rsidRPr="00E77497" w:rsidDel="000011A1">
          <w:delText xml:space="preserve">, </w:delText>
        </w:r>
        <w:r w:rsidRPr="00E77497" w:rsidDel="000011A1">
          <w:rPr>
            <w:rFonts w:ascii="Courier New" w:hAnsi="Courier New" w:cs="Courier New"/>
            <w:b/>
          </w:rPr>
          <w:delText>"Date"</w:delText>
        </w:r>
        <w:r w:rsidRPr="00E77497" w:rsidDel="000011A1">
          <w:delText xml:space="preserve">, </w:delText>
        </w:r>
        <w:r w:rsidRPr="00E77497" w:rsidDel="000011A1">
          <w:rPr>
            <w:rFonts w:ascii="Courier New" w:hAnsi="Courier New" w:cs="Courier New"/>
            <w:b/>
          </w:rPr>
          <w:delText>"Error"</w:delText>
        </w:r>
        <w:r w:rsidRPr="00E77497" w:rsidDel="000011A1">
          <w:delText xml:space="preserve">, </w:delText>
        </w:r>
        <w:r w:rsidRPr="00E77497" w:rsidDel="000011A1">
          <w:rPr>
            <w:rFonts w:ascii="Courier New" w:hAnsi="Courier New" w:cs="Courier New"/>
            <w:b/>
          </w:rPr>
          <w:delText>"Function"</w:delText>
        </w:r>
        <w:r w:rsidRPr="00E77497" w:rsidDel="000011A1">
          <w:delText xml:space="preserve">, </w:delText>
        </w:r>
        <w:r w:rsidRPr="00E77497" w:rsidDel="000011A1">
          <w:rPr>
            <w:rFonts w:ascii="Courier New" w:hAnsi="Courier New" w:cs="Courier New"/>
            <w:b/>
          </w:rPr>
          <w:delText>"JSON"</w:delText>
        </w:r>
        <w:r w:rsidRPr="00E77497" w:rsidDel="000011A1">
          <w:delText xml:space="preserve">, </w:delText>
        </w:r>
        <w:r w:rsidRPr="00E77497" w:rsidDel="000011A1">
          <w:rPr>
            <w:rFonts w:ascii="Courier New" w:hAnsi="Courier New" w:cs="Courier New"/>
            <w:b/>
          </w:rPr>
          <w:delText>"Math"</w:delText>
        </w:r>
        <w:r w:rsidRPr="00E77497" w:rsidDel="000011A1">
          <w:delText xml:space="preserve">, </w:delText>
        </w:r>
        <w:r w:rsidRPr="00E77497" w:rsidDel="000011A1">
          <w:rPr>
            <w:rFonts w:ascii="Courier New" w:hAnsi="Courier New" w:cs="Courier New"/>
            <w:b/>
          </w:rPr>
          <w:delText>"Number"</w:delText>
        </w:r>
        <w:r w:rsidRPr="00E77497" w:rsidDel="000011A1">
          <w:delText xml:space="preserve">, </w:delText>
        </w:r>
        <w:r w:rsidRPr="00E77497" w:rsidDel="000011A1">
          <w:rPr>
            <w:rFonts w:ascii="Courier New" w:hAnsi="Courier New" w:cs="Courier New"/>
            <w:b/>
          </w:rPr>
          <w:delText>"Object"</w:delText>
        </w:r>
        <w:r w:rsidRPr="00E77497" w:rsidDel="000011A1">
          <w:delText xml:space="preserve">, </w:delText>
        </w:r>
        <w:r w:rsidRPr="00E77497" w:rsidDel="000011A1">
          <w:rPr>
            <w:rFonts w:ascii="Courier New" w:hAnsi="Courier New" w:cs="Courier New"/>
            <w:b/>
          </w:rPr>
          <w:delText>"RegExp"</w:delText>
        </w:r>
        <w:r w:rsidRPr="00E77497" w:rsidDel="000011A1">
          <w:delText xml:space="preserve">, and </w:delText>
        </w:r>
        <w:r w:rsidRPr="00E77497" w:rsidDel="000011A1">
          <w:rPr>
            <w:rFonts w:ascii="Courier New" w:hAnsi="Courier New" w:cs="Courier New"/>
            <w:b/>
          </w:rPr>
          <w:delText>"String"</w:delText>
        </w:r>
        <w:r w:rsidRPr="00E77497" w:rsidDel="000011A1">
          <w:delText xml:space="preserve">. The value of a [[Class]] internal property is used internally to distinguish different kinds of objects. Note that this specification does not provide any means for a program to access that value except through </w:delText>
        </w:r>
        <w:r w:rsidRPr="00E77497" w:rsidDel="000011A1">
          <w:rPr>
            <w:rFonts w:ascii="Courier New" w:hAnsi="Courier New"/>
            <w:b/>
          </w:rPr>
          <w:delText>Object.prototype.toString</w:delText>
        </w:r>
        <w:r w:rsidRPr="00E77497" w:rsidDel="000011A1">
          <w:delText xml:space="preserve"> (see 15.2.4.2).</w:delText>
        </w:r>
      </w:del>
    </w:p>
    <w:p w14:paraId="61E0C874" w14:textId="77777777" w:rsidR="004C02EF" w:rsidRPr="00E77497" w:rsidRDefault="004C02EF" w:rsidP="004C02EF">
      <w:r w:rsidRPr="00E77497">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07770062" w14:textId="77777777" w:rsidR="004C02EF" w:rsidRPr="00E77497" w:rsidRDefault="004C02EF" w:rsidP="004C02EF">
      <w:r w:rsidRPr="00E77497">
        <w:t xml:space="preserve">Host objects may implement these internal methods in any manner unless specified otherwise; for example, one possibility is that [[Get]] and [[Put]] for a particular host object indeed fetch and store property values but [[HasProperty]] always generates </w:t>
      </w:r>
      <w:r w:rsidRPr="00E77497">
        <w:rPr>
          <w:b/>
        </w:rPr>
        <w:t>false</w:t>
      </w:r>
      <w:r w:rsidRPr="00E77497">
        <w:t xml:space="preserve">. However, if any specified manipulation of a host object's internal properties is not supported by an implementation, that manipulation must throw a </w:t>
      </w:r>
      <w:r w:rsidRPr="00E77497">
        <w:rPr>
          <w:b/>
        </w:rPr>
        <w:t>TypeError</w:t>
      </w:r>
      <w:r w:rsidRPr="00E77497">
        <w:t xml:space="preserve"> exception when attempted.</w:t>
      </w:r>
    </w:p>
    <w:p w14:paraId="7B5654D6" w14:textId="77777777" w:rsidR="004C02EF" w:rsidRPr="00E77497" w:rsidRDefault="004C02EF" w:rsidP="004C02EF">
      <w:pPr>
        <w:spacing w:after="120"/>
      </w:pPr>
      <w:r w:rsidRPr="00E77497">
        <w:t>The [[GetOwnProperty]] internal method of a host object must conform to the following invariants for each property of the host object:</w:t>
      </w:r>
    </w:p>
    <w:p w14:paraId="3A01A083" w14:textId="77777777"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6B778459" w14:textId="77777777"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14:paraId="631D4477" w14:textId="77777777"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74D86610" w14:textId="77777777"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2CD0760A" w14:textId="77777777" w:rsidR="004C02EF" w:rsidRPr="00E77497" w:rsidRDefault="004C02EF" w:rsidP="004C02EF">
      <w:pPr>
        <w:numPr>
          <w:ilvl w:val="0"/>
          <w:numId w:val="35"/>
        </w:numPr>
      </w:pPr>
      <w:r w:rsidRPr="00E77497">
        <w:t xml:space="preserve">If the value of the host object’s [[Extensible]] internal property has been observed by ECMAScript code to be </w:t>
      </w:r>
      <w:r w:rsidRPr="00E77497">
        <w:rPr>
          <w:b/>
        </w:rPr>
        <w:t>false</w:t>
      </w:r>
      <w:r w:rsidRPr="00E77497">
        <w:t>, then if a call to [[GetOwnProperty]] describes a property as non-existent all subsequent calls must also describe that property as non-existent.</w:t>
      </w:r>
    </w:p>
    <w:p w14:paraId="544D2BC8" w14:textId="77777777" w:rsidR="004C02EF" w:rsidRPr="00E77497" w:rsidRDefault="004C02EF" w:rsidP="004C02EF">
      <w:r w:rsidRPr="00E77497">
        <w:t xml:space="preserve">The [[DefineOwnProperty]] internal method of a host object must not permit the addition of a new property to a host object if the [[Extensible]] internal property of that host object has been observed by ECMAScript code to be </w:t>
      </w:r>
      <w:r w:rsidRPr="00E77497">
        <w:rPr>
          <w:b/>
        </w:rPr>
        <w:t>false</w:t>
      </w:r>
      <w:r w:rsidRPr="00E77497">
        <w:t xml:space="preserve">. </w:t>
      </w:r>
    </w:p>
    <w:p w14:paraId="2F9582CE" w14:textId="77777777" w:rsidR="004C02EF" w:rsidRPr="00E77497" w:rsidRDefault="004C02EF" w:rsidP="004C02EF">
      <w:r w:rsidRPr="00E77497">
        <w:t xml:space="preserve">If the [[Extensible]] internal property of that host object has been observed by ECMAScript code to be </w:t>
      </w:r>
      <w:r w:rsidRPr="00E77497">
        <w:rPr>
          <w:b/>
        </w:rPr>
        <w:t>false</w:t>
      </w:r>
      <w:r w:rsidRPr="00E77497">
        <w:t xml:space="preserve"> then it must not subsequently become </w:t>
      </w:r>
      <w:r w:rsidRPr="00E77497">
        <w:rPr>
          <w:b/>
        </w:rPr>
        <w:t>true</w:t>
      </w:r>
      <w:r w:rsidRPr="00E77497">
        <w:t>.</w:t>
      </w:r>
    </w:p>
    <w:p w14:paraId="15C7E8F0" w14:textId="77777777" w:rsidR="004C02EF" w:rsidRPr="00E77497" w:rsidRDefault="00787AF9" w:rsidP="004C02EF">
      <w:pPr>
        <w:pStyle w:val="Tabletitle"/>
        <w:keepNext w:val="0"/>
        <w:widowControl w:val="0"/>
      </w:pPr>
      <w:bookmarkStart w:id="1387" w:name="_Toc381513640"/>
      <w:bookmarkStart w:id="1388" w:name="_Toc382202783"/>
      <w:bookmarkStart w:id="1389" w:name="_Toc382203003"/>
      <w:bookmarkStart w:id="1390" w:name="_Toc382212162"/>
      <w:bookmarkStart w:id="1391" w:name="_Toc382212345"/>
      <w:bookmarkStart w:id="1392" w:name="_Toc382291507"/>
      <w:bookmarkStart w:id="1393" w:name="_Ref382730731"/>
      <w:bookmarkStart w:id="1394" w:name="_Ref382730741"/>
      <w:bookmarkStart w:id="1395" w:name="_Toc385672143"/>
      <w:bookmarkStart w:id="1396" w:name="_Ref393616854"/>
      <w:bookmarkStart w:id="1397" w:name="_Toc393690236"/>
      <w:bookmarkStart w:id="1398" w:name="_Ref404493061"/>
      <w:r w:rsidRPr="00E77497">
        <w:rPr>
          <w:rFonts w:eastAsia="Arial Unicode MS"/>
        </w:rPr>
        <w:br w:type="page"/>
      </w:r>
      <w:r w:rsidR="004C02EF" w:rsidRPr="00E77497">
        <w:rPr>
          <w:rFonts w:eastAsia="Arial Unicode MS"/>
        </w:rPr>
        <w:t xml:space="preserve">Table 9 — </w:t>
      </w:r>
      <w:r w:rsidR="004C02EF"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B7" w:firstRow="1" w:lastRow="0" w:firstColumn="1" w:lastColumn="0" w:noHBand="0" w:noVBand="0"/>
        <w:tblPrChange w:id="1399" w:author="Rev 6 Allen Wirfs-Brock" w:date="2012-02-23T16:42:00Z">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PrChange>
      </w:tblPr>
      <w:tblGrid>
        <w:gridCol w:w="2192"/>
        <w:gridCol w:w="2043"/>
        <w:gridCol w:w="5580"/>
        <w:tblGridChange w:id="1400">
          <w:tblGrid>
            <w:gridCol w:w="2192"/>
            <w:gridCol w:w="2043"/>
            <w:gridCol w:w="5580"/>
          </w:tblGrid>
        </w:tblGridChange>
      </w:tblGrid>
      <w:tr w:rsidR="004C02EF" w:rsidRPr="00E77497" w14:paraId="61A7AB1D" w14:textId="77777777" w:rsidTr="00550FEB">
        <w:trPr>
          <w:jc w:val="center"/>
          <w:trPrChange w:id="1401" w:author="Rev 6 Allen Wirfs-Brock" w:date="2012-02-23T16:42:00Z">
            <w:trPr>
              <w:jc w:val="center"/>
            </w:trPr>
          </w:trPrChange>
        </w:trPr>
        <w:tc>
          <w:tcPr>
            <w:tcW w:w="2192" w:type="dxa"/>
            <w:tcBorders>
              <w:top w:val="single" w:sz="12" w:space="0" w:color="000000"/>
              <w:left w:val="single" w:sz="6" w:space="0" w:color="000000"/>
              <w:bottom w:val="single" w:sz="6" w:space="0" w:color="000000"/>
              <w:right w:val="nil"/>
            </w:tcBorders>
            <w:shd w:val="solid" w:color="C0C0C0" w:fill="FFFFFF"/>
            <w:tcPrChange w:id="1402" w:author="Rev 6 Allen Wirfs-Brock" w:date="2012-02-23T16:42:00Z">
              <w:tcPr>
                <w:tcW w:w="2192" w:type="dxa"/>
                <w:tcBorders>
                  <w:top w:val="single" w:sz="12" w:space="0" w:color="000000"/>
                  <w:left w:val="single" w:sz="6" w:space="0" w:color="000000"/>
                  <w:bottom w:val="single" w:sz="6" w:space="0" w:color="000000"/>
                  <w:right w:val="nil"/>
                </w:tcBorders>
                <w:shd w:val="solid" w:color="C0C0C0" w:fill="FFFFFF"/>
              </w:tcPr>
            </w:tcPrChange>
          </w:tcPr>
          <w:p w14:paraId="313FF95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Change w:id="1403" w:author="Rev 6 Allen Wirfs-Brock" w:date="2012-02-23T16:42:00Z">
              <w:tcPr>
                <w:tcW w:w="2043" w:type="dxa"/>
                <w:tcBorders>
                  <w:top w:val="single" w:sz="12" w:space="0" w:color="000000"/>
                  <w:left w:val="nil"/>
                  <w:bottom w:val="single" w:sz="6" w:space="0" w:color="000000"/>
                  <w:right w:val="nil"/>
                </w:tcBorders>
                <w:shd w:val="solid" w:color="C0C0C0" w:fill="FFFFFF"/>
              </w:tcPr>
            </w:tcPrChange>
          </w:tcPr>
          <w:p w14:paraId="7E4D09EB"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Change w:id="1404" w:author="Rev 6 Allen Wirfs-Brock" w:date="2012-02-23T16:42:00Z">
              <w:tcPr>
                <w:tcW w:w="5580" w:type="dxa"/>
                <w:tcBorders>
                  <w:top w:val="single" w:sz="12" w:space="0" w:color="000000"/>
                  <w:left w:val="nil"/>
                  <w:bottom w:val="single" w:sz="6" w:space="0" w:color="000000"/>
                  <w:right w:val="single" w:sz="6" w:space="0" w:color="000000"/>
                </w:tcBorders>
                <w:shd w:val="solid" w:color="C0C0C0" w:fill="FFFFFF"/>
              </w:tcPr>
            </w:tcPrChange>
          </w:tcPr>
          <w:p w14:paraId="6C82669E"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6558F" w:rsidRPr="00E77497" w14:paraId="58186830" w14:textId="77777777" w:rsidTr="00550FEB">
        <w:trPr>
          <w:jc w:val="center"/>
          <w:ins w:id="1405" w:author="Rev 3 Allen Wirfs-Brock" w:date="2011-09-07T15:03:00Z"/>
          <w:trPrChange w:id="1406" w:author="Rev 6 Allen Wirfs-Brock" w:date="2012-02-23T16:42:00Z">
            <w:trPr>
              <w:jc w:val="center"/>
            </w:trPr>
          </w:trPrChange>
        </w:trPr>
        <w:tc>
          <w:tcPr>
            <w:tcW w:w="2192" w:type="dxa"/>
            <w:tcPrChange w:id="1407" w:author="Rev 6 Allen Wirfs-Brock" w:date="2012-02-23T16:42:00Z">
              <w:tcPr>
                <w:tcW w:w="2192" w:type="dxa"/>
              </w:tcPr>
            </w:tcPrChange>
          </w:tcPr>
          <w:p w14:paraId="785C7124" w14:textId="77777777" w:rsidR="0066558F" w:rsidRPr="00E77497" w:rsidRDefault="0066558F" w:rsidP="003A4B22">
            <w:pPr>
              <w:keepNext/>
              <w:spacing w:after="0"/>
              <w:rPr>
                <w:ins w:id="1408" w:author="Rev 3 Allen Wirfs-Brock" w:date="2011-09-07T15:03:00Z"/>
              </w:rPr>
            </w:pPr>
            <w:ins w:id="1409" w:author="Rev 3 Allen Wirfs-Brock" w:date="2011-09-07T15:03:00Z">
              <w:r w:rsidRPr="00E77497">
                <w:t>[[Native</w:t>
              </w:r>
            </w:ins>
            <w:ins w:id="1410" w:author="Rev 3 Allen Wirfs-Brock" w:date="2011-09-07T15:04:00Z">
              <w:r w:rsidRPr="00E77497">
                <w:t>Brand]]</w:t>
              </w:r>
            </w:ins>
          </w:p>
        </w:tc>
        <w:tc>
          <w:tcPr>
            <w:tcW w:w="2043" w:type="dxa"/>
            <w:tcPrChange w:id="1411" w:author="Rev 6 Allen Wirfs-Brock" w:date="2012-02-23T16:42:00Z">
              <w:tcPr>
                <w:tcW w:w="2043" w:type="dxa"/>
              </w:tcPr>
            </w:tcPrChange>
          </w:tcPr>
          <w:p w14:paraId="0D6D6AB7" w14:textId="77777777" w:rsidR="0066558F" w:rsidRPr="00E77497" w:rsidRDefault="0066558F" w:rsidP="003A4B22">
            <w:pPr>
              <w:keepNext/>
              <w:spacing w:after="0"/>
              <w:jc w:val="left"/>
              <w:rPr>
                <w:ins w:id="1412" w:author="Rev 3 Allen Wirfs-Brock" w:date="2011-09-07T15:03:00Z"/>
                <w:i/>
              </w:rPr>
            </w:pPr>
            <w:ins w:id="1413" w:author="Rev 3 Allen Wirfs-Brock" w:date="2011-09-07T15:06:00Z">
              <w:r w:rsidRPr="00E77497">
                <w:t>Members of the NativeBrand enumeration.</w:t>
              </w:r>
            </w:ins>
          </w:p>
        </w:tc>
        <w:tc>
          <w:tcPr>
            <w:tcW w:w="5580" w:type="dxa"/>
            <w:tcPrChange w:id="1414" w:author="Rev 6 Allen Wirfs-Brock" w:date="2012-02-23T16:42:00Z">
              <w:tcPr>
                <w:tcW w:w="5580" w:type="dxa"/>
              </w:tcPr>
            </w:tcPrChange>
          </w:tcPr>
          <w:p w14:paraId="39A3B30A" w14:textId="77777777" w:rsidR="0066558F" w:rsidRPr="00E77497" w:rsidRDefault="0066558F" w:rsidP="003A4B22">
            <w:pPr>
              <w:keepNext/>
              <w:spacing w:after="0"/>
              <w:rPr>
                <w:ins w:id="1415" w:author="Rev 3 Allen Wirfs-Brock" w:date="2011-09-07T15:03:00Z"/>
              </w:rPr>
            </w:pPr>
            <w:ins w:id="1416" w:author="Rev 3 Allen Wirfs-Brock" w:date="2011-09-07T15:05:00Z">
              <w:r w:rsidRPr="00E77497">
                <w:t>A tag value used by this specification to categorize various kinds of native ECMAScript objects defined in this specification.</w:t>
              </w:r>
            </w:ins>
            <w:ins w:id="1417" w:author="Rev 3 Allen Wirfs-Brock" w:date="2011-09-07T15:07:00Z">
              <w:r w:rsidRPr="00E77497">
                <w:t xml:space="preserve"> Host objects do not have this internal property.</w:t>
              </w:r>
            </w:ins>
          </w:p>
        </w:tc>
      </w:tr>
      <w:tr w:rsidR="004C02EF" w:rsidRPr="00E77497" w14:paraId="2962677E" w14:textId="77777777" w:rsidTr="00550FEB">
        <w:trPr>
          <w:jc w:val="center"/>
          <w:trPrChange w:id="1418" w:author="Rev 6 Allen Wirfs-Brock" w:date="2012-02-23T16:42:00Z">
            <w:trPr>
              <w:jc w:val="center"/>
            </w:trPr>
          </w:trPrChange>
        </w:trPr>
        <w:tc>
          <w:tcPr>
            <w:tcW w:w="2192" w:type="dxa"/>
            <w:tcPrChange w:id="1419" w:author="Rev 6 Allen Wirfs-Brock" w:date="2012-02-23T16:42:00Z">
              <w:tcPr>
                <w:tcW w:w="2192" w:type="dxa"/>
              </w:tcPr>
            </w:tcPrChange>
          </w:tcPr>
          <w:p w14:paraId="3B61E64F" w14:textId="77777777" w:rsidR="004C02EF" w:rsidRPr="00E77497" w:rsidRDefault="004C02EF" w:rsidP="003A4B22">
            <w:pPr>
              <w:keepNext/>
              <w:spacing w:after="0"/>
            </w:pPr>
            <w:r w:rsidRPr="00E77497">
              <w:t>[[PrimitiveValue]]</w:t>
            </w:r>
          </w:p>
        </w:tc>
        <w:tc>
          <w:tcPr>
            <w:tcW w:w="2043" w:type="dxa"/>
            <w:tcPrChange w:id="1420" w:author="Rev 6 Allen Wirfs-Brock" w:date="2012-02-23T16:42:00Z">
              <w:tcPr>
                <w:tcW w:w="2043" w:type="dxa"/>
              </w:tcPr>
            </w:tcPrChange>
          </w:tcPr>
          <w:p w14:paraId="35CD3B9E" w14:textId="77777777" w:rsidR="004C02EF" w:rsidRPr="00E77497" w:rsidRDefault="004C02EF" w:rsidP="003A4B22">
            <w:pPr>
              <w:keepNext/>
              <w:spacing w:after="0"/>
              <w:jc w:val="left"/>
            </w:pPr>
            <w:r w:rsidRPr="00E77497">
              <w:rPr>
                <w:i/>
              </w:rPr>
              <w:t>primitive</w:t>
            </w:r>
          </w:p>
        </w:tc>
        <w:tc>
          <w:tcPr>
            <w:tcW w:w="5580" w:type="dxa"/>
            <w:tcPrChange w:id="1421" w:author="Rev 6 Allen Wirfs-Brock" w:date="2012-02-23T16:42:00Z">
              <w:tcPr>
                <w:tcW w:w="5580" w:type="dxa"/>
              </w:tcPr>
            </w:tcPrChange>
          </w:tcPr>
          <w:p w14:paraId="1D74EADA" w14:textId="77777777" w:rsidR="004C02EF" w:rsidRPr="00E77497" w:rsidRDefault="004C02EF" w:rsidP="003A4B22">
            <w:pPr>
              <w:keepNext/>
              <w:spacing w:after="0"/>
            </w:pPr>
            <w:r w:rsidRPr="00E77497">
              <w:t>Internal state information associated with this object. Of the standard built-in ECMAScript objects, only Boolean, Date, Number, and String objects implement [[PrimitiveValue]].</w:t>
            </w:r>
          </w:p>
        </w:tc>
      </w:tr>
      <w:tr w:rsidR="004C02EF" w:rsidRPr="00E77497" w14:paraId="6536FDB2" w14:textId="77777777" w:rsidTr="00550FEB">
        <w:trPr>
          <w:jc w:val="center"/>
          <w:trPrChange w:id="1422" w:author="Rev 6 Allen Wirfs-Brock" w:date="2012-02-23T16:42:00Z">
            <w:trPr>
              <w:jc w:val="center"/>
            </w:trPr>
          </w:trPrChange>
        </w:trPr>
        <w:tc>
          <w:tcPr>
            <w:tcW w:w="2192" w:type="dxa"/>
            <w:tcPrChange w:id="1423" w:author="Rev 6 Allen Wirfs-Brock" w:date="2012-02-23T16:42:00Z">
              <w:tcPr>
                <w:tcW w:w="2192" w:type="dxa"/>
              </w:tcPr>
            </w:tcPrChange>
          </w:tcPr>
          <w:p w14:paraId="3F290C63" w14:textId="77777777" w:rsidR="004C02EF" w:rsidRPr="00E77497" w:rsidRDefault="004C02EF" w:rsidP="003A4B22">
            <w:pPr>
              <w:keepNext/>
              <w:spacing w:after="0"/>
            </w:pPr>
            <w:r w:rsidRPr="00E77497">
              <w:t>[[Construct]]</w:t>
            </w:r>
          </w:p>
        </w:tc>
        <w:tc>
          <w:tcPr>
            <w:tcW w:w="2043" w:type="dxa"/>
            <w:tcPrChange w:id="1424" w:author="Rev 6 Allen Wirfs-Brock" w:date="2012-02-23T16:42:00Z">
              <w:tcPr>
                <w:tcW w:w="2043" w:type="dxa"/>
              </w:tcPr>
            </w:tcPrChange>
          </w:tcPr>
          <w:p w14:paraId="24CD13F9" w14:textId="77777777" w:rsidR="004C02EF" w:rsidRPr="00E77497" w:rsidRDefault="004C02EF" w:rsidP="003A4B22">
            <w:pPr>
              <w:keepNext/>
              <w:spacing w:after="0"/>
              <w:jc w:val="left"/>
            </w:pPr>
            <w:r w:rsidRPr="00E77497">
              <w:t xml:space="preserve">SpecOp(a List of </w:t>
            </w:r>
            <w:r w:rsidRPr="00E77497">
              <w:rPr>
                <w:i/>
              </w:rPr>
              <w:t>any</w:t>
            </w:r>
            <w:r w:rsidRPr="00E77497">
              <w:t xml:space="preserve">) </w:t>
            </w:r>
            <w:r w:rsidRPr="00E77497">
              <w:rPr>
                <w:rFonts w:ascii="Times New Roman" w:hAnsi="Times New Roman"/>
                <w:b/>
                <w:i/>
                <w:color w:val="000000"/>
              </w:rPr>
              <w:t>→</w:t>
            </w:r>
            <w:r w:rsidRPr="00E77497">
              <w:t xml:space="preserve"> Object</w:t>
            </w:r>
          </w:p>
        </w:tc>
        <w:tc>
          <w:tcPr>
            <w:tcW w:w="5580" w:type="dxa"/>
            <w:tcPrChange w:id="1425" w:author="Rev 6 Allen Wirfs-Brock" w:date="2012-02-23T16:42:00Z">
              <w:tcPr>
                <w:tcW w:w="5580" w:type="dxa"/>
              </w:tcPr>
            </w:tcPrChange>
          </w:tcPr>
          <w:p w14:paraId="6A840169" w14:textId="77777777" w:rsidR="004C02EF" w:rsidRPr="00E77497" w:rsidRDefault="004C02EF" w:rsidP="003A4B22">
            <w:pPr>
              <w:keepNext/>
              <w:spacing w:after="0"/>
            </w:pPr>
            <w:r w:rsidRPr="00E77497">
              <w:t xml:space="preserve">Creates an object. Invoked via the </w:t>
            </w:r>
            <w:r w:rsidRPr="00E77497">
              <w:rPr>
                <w:rFonts w:ascii="Courier New" w:hAnsi="Courier New"/>
                <w:b/>
              </w:rPr>
              <w:t>new</w:t>
            </w:r>
            <w:r w:rsidRPr="00E77497">
              <w:t xml:space="preserve"> operator. The arguments to the SpecOp are the arguments passed to the </w:t>
            </w:r>
            <w:r w:rsidRPr="00E77497">
              <w:rPr>
                <w:b/>
              </w:rPr>
              <w:t>new</w:t>
            </w:r>
            <w:r w:rsidRPr="00E77497">
              <w:t xml:space="preserve"> operator. Objects that implement this internal method are called </w:t>
            </w:r>
            <w:r w:rsidRPr="00E77497">
              <w:rPr>
                <w:i/>
              </w:rPr>
              <w:t>constructors</w:t>
            </w:r>
            <w:r w:rsidRPr="00E77497">
              <w:t>.</w:t>
            </w:r>
          </w:p>
        </w:tc>
      </w:tr>
      <w:tr w:rsidR="004C02EF" w:rsidRPr="00E77497" w14:paraId="0F4C6034" w14:textId="77777777" w:rsidTr="00550FEB">
        <w:trPr>
          <w:jc w:val="center"/>
          <w:trPrChange w:id="1426" w:author="Rev 6 Allen Wirfs-Brock" w:date="2012-02-23T16:42:00Z">
            <w:trPr>
              <w:jc w:val="center"/>
            </w:trPr>
          </w:trPrChange>
        </w:trPr>
        <w:tc>
          <w:tcPr>
            <w:tcW w:w="2192" w:type="dxa"/>
            <w:tcPrChange w:id="1427" w:author="Rev 6 Allen Wirfs-Brock" w:date="2012-02-23T16:42:00Z">
              <w:tcPr>
                <w:tcW w:w="2192" w:type="dxa"/>
              </w:tcPr>
            </w:tcPrChange>
          </w:tcPr>
          <w:p w14:paraId="09AF8CBB" w14:textId="77777777" w:rsidR="004C02EF" w:rsidRPr="00E77497" w:rsidRDefault="004C02EF" w:rsidP="003A4B22">
            <w:pPr>
              <w:keepNext/>
              <w:spacing w:after="0"/>
            </w:pPr>
            <w:r w:rsidRPr="00E77497">
              <w:t>[[Call]]</w:t>
            </w:r>
          </w:p>
        </w:tc>
        <w:tc>
          <w:tcPr>
            <w:tcW w:w="2043" w:type="dxa"/>
            <w:tcPrChange w:id="1428" w:author="Rev 6 Allen Wirfs-Brock" w:date="2012-02-23T16:42:00Z">
              <w:tcPr>
                <w:tcW w:w="2043" w:type="dxa"/>
              </w:tcPr>
            </w:tcPrChange>
          </w:tcPr>
          <w:p w14:paraId="2EB68719" w14:textId="77777777" w:rsidR="004C02EF" w:rsidRPr="00E77497" w:rsidRDefault="004C02EF" w:rsidP="003A4B22">
            <w:pPr>
              <w:keepNext/>
              <w:spacing w:after="0"/>
              <w:jc w:val="left"/>
            </w:pPr>
            <w:r w:rsidRPr="00E77497">
              <w:t>SpecOp(</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 xml:space="preserve">any </w:t>
            </w:r>
            <w:r w:rsidRPr="00E77497">
              <w:t>or Reference</w:t>
            </w:r>
          </w:p>
        </w:tc>
        <w:tc>
          <w:tcPr>
            <w:tcW w:w="5580" w:type="dxa"/>
            <w:tcPrChange w:id="1429" w:author="Rev 6 Allen Wirfs-Brock" w:date="2012-02-23T16:42:00Z">
              <w:tcPr>
                <w:tcW w:w="5580" w:type="dxa"/>
              </w:tcPr>
            </w:tcPrChange>
          </w:tcPr>
          <w:p w14:paraId="2B69A785" w14:textId="77777777" w:rsidR="004C02EF" w:rsidRPr="00E77497" w:rsidRDefault="004C02EF" w:rsidP="003A4B22">
            <w:pPr>
              <w:keepNext/>
              <w:spacing w:after="0"/>
            </w:pPr>
            <w:r w:rsidRPr="00E77497">
              <w:t xml:space="preserve">Executes code associated with the object. Invoked via a function call expression. The arguments to the SpecOp are this object and a list containing the arguments passed to the function call expression. Objects that implement this internal method are </w:t>
            </w:r>
            <w:r w:rsidRPr="00E77497">
              <w:rPr>
                <w:i/>
              </w:rPr>
              <w:t>callable</w:t>
            </w:r>
            <w:r w:rsidRPr="00E77497">
              <w:t>. Only callable objects that are host objects may return Reference values.</w:t>
            </w:r>
          </w:p>
        </w:tc>
      </w:tr>
      <w:tr w:rsidR="004C02EF" w:rsidRPr="00E77497" w14:paraId="0C1E9FA8" w14:textId="77777777" w:rsidTr="00550FEB">
        <w:trPr>
          <w:jc w:val="center"/>
          <w:trPrChange w:id="1430" w:author="Rev 6 Allen Wirfs-Brock" w:date="2012-02-23T16:42:00Z">
            <w:trPr>
              <w:jc w:val="center"/>
            </w:trPr>
          </w:trPrChange>
        </w:trPr>
        <w:tc>
          <w:tcPr>
            <w:tcW w:w="2192" w:type="dxa"/>
            <w:tcPrChange w:id="1431" w:author="Rev 6 Allen Wirfs-Brock" w:date="2012-02-23T16:42:00Z">
              <w:tcPr>
                <w:tcW w:w="2192" w:type="dxa"/>
              </w:tcPr>
            </w:tcPrChange>
          </w:tcPr>
          <w:p w14:paraId="001357ED" w14:textId="77777777" w:rsidR="004C02EF" w:rsidRPr="00E77497" w:rsidRDefault="004C02EF" w:rsidP="003A4B22">
            <w:pPr>
              <w:keepNext/>
              <w:spacing w:after="0"/>
            </w:pPr>
            <w:r w:rsidRPr="00E77497">
              <w:t>[[HasInstance]]</w:t>
            </w:r>
          </w:p>
        </w:tc>
        <w:tc>
          <w:tcPr>
            <w:tcW w:w="2043" w:type="dxa"/>
            <w:tcPrChange w:id="1432" w:author="Rev 6 Allen Wirfs-Brock" w:date="2012-02-23T16:42:00Z">
              <w:tcPr>
                <w:tcW w:w="2043" w:type="dxa"/>
              </w:tcPr>
            </w:tcPrChange>
          </w:tcPr>
          <w:p w14:paraId="0120D8F2" w14:textId="77777777" w:rsidR="004C02EF" w:rsidRPr="00E77497" w:rsidRDefault="004C02EF" w:rsidP="003A4B22">
            <w:pPr>
              <w:keepNext/>
              <w:spacing w:after="0"/>
              <w:jc w:val="left"/>
            </w:pPr>
            <w:r w:rsidRPr="00E77497">
              <w:t>SpecOp(</w:t>
            </w:r>
            <w:r w:rsidRPr="00E77497">
              <w:rPr>
                <w:i/>
              </w:rPr>
              <w:t>any</w:t>
            </w:r>
            <w:r w:rsidRPr="00E77497">
              <w:t xml:space="preserve">) </w:t>
            </w:r>
            <w:r w:rsidRPr="00E77497">
              <w:rPr>
                <w:rFonts w:ascii="Times New Roman" w:hAnsi="Times New Roman"/>
                <w:b/>
                <w:i/>
                <w:color w:val="000000"/>
              </w:rPr>
              <w:t>→</w:t>
            </w:r>
            <w:r w:rsidRPr="00E77497">
              <w:t xml:space="preserve"> Boolean</w:t>
            </w:r>
          </w:p>
        </w:tc>
        <w:tc>
          <w:tcPr>
            <w:tcW w:w="5580" w:type="dxa"/>
            <w:tcPrChange w:id="1433" w:author="Rev 6 Allen Wirfs-Brock" w:date="2012-02-23T16:42:00Z">
              <w:tcPr>
                <w:tcW w:w="5580" w:type="dxa"/>
              </w:tcPr>
            </w:tcPrChange>
          </w:tcPr>
          <w:p w14:paraId="642F7815" w14:textId="77777777" w:rsidR="004C02EF" w:rsidRPr="00E77497" w:rsidRDefault="004C02EF" w:rsidP="003A4B22">
            <w:pPr>
              <w:keepNext/>
              <w:spacing w:after="0"/>
            </w:pPr>
            <w:r w:rsidRPr="00E77497">
              <w:t>Returns a Boolean value indicating whether the argument is likely an Object that was constructed by this object. Of the standard built-in ECMAScript objects, only Function objects implement [[HasInstance]].</w:t>
            </w:r>
          </w:p>
        </w:tc>
      </w:tr>
      <w:tr w:rsidR="004C02EF" w:rsidRPr="00E77497" w14:paraId="39F425A8" w14:textId="77777777" w:rsidTr="00550FEB">
        <w:trPr>
          <w:jc w:val="center"/>
          <w:trPrChange w:id="1434" w:author="Rev 6 Allen Wirfs-Brock" w:date="2012-02-23T16:42:00Z">
            <w:trPr>
              <w:jc w:val="center"/>
            </w:trPr>
          </w:trPrChange>
        </w:trPr>
        <w:tc>
          <w:tcPr>
            <w:tcW w:w="2192" w:type="dxa"/>
            <w:tcPrChange w:id="1435" w:author="Rev 6 Allen Wirfs-Brock" w:date="2012-02-23T16:42:00Z">
              <w:tcPr>
                <w:tcW w:w="2192" w:type="dxa"/>
              </w:tcPr>
            </w:tcPrChange>
          </w:tcPr>
          <w:p w14:paraId="0DDFA6A8" w14:textId="77777777" w:rsidR="004C02EF" w:rsidRPr="00E77497" w:rsidRDefault="004C02EF" w:rsidP="003A4B22">
            <w:pPr>
              <w:keepNext/>
              <w:spacing w:after="0"/>
            </w:pPr>
            <w:r w:rsidRPr="00E77497">
              <w:t>[[Scope]]</w:t>
            </w:r>
          </w:p>
        </w:tc>
        <w:tc>
          <w:tcPr>
            <w:tcW w:w="2043" w:type="dxa"/>
            <w:tcPrChange w:id="1436" w:author="Rev 6 Allen Wirfs-Brock" w:date="2012-02-23T16:42:00Z">
              <w:tcPr>
                <w:tcW w:w="2043" w:type="dxa"/>
              </w:tcPr>
            </w:tcPrChange>
          </w:tcPr>
          <w:p w14:paraId="58093E77" w14:textId="77777777" w:rsidR="004C02EF" w:rsidRPr="00E77497" w:rsidRDefault="004C02EF" w:rsidP="003A4B22">
            <w:pPr>
              <w:keepNext/>
              <w:spacing w:after="0"/>
              <w:jc w:val="left"/>
            </w:pPr>
            <w:r w:rsidRPr="00E77497">
              <w:t>Lexical Environment</w:t>
            </w:r>
          </w:p>
        </w:tc>
        <w:tc>
          <w:tcPr>
            <w:tcW w:w="5580" w:type="dxa"/>
            <w:tcPrChange w:id="1437" w:author="Rev 6 Allen Wirfs-Brock" w:date="2012-02-23T16:42:00Z">
              <w:tcPr>
                <w:tcW w:w="5580" w:type="dxa"/>
              </w:tcPr>
            </w:tcPrChange>
          </w:tcPr>
          <w:p w14:paraId="75AE4759" w14:textId="77777777" w:rsidR="004C02EF" w:rsidRPr="00E77497" w:rsidRDefault="004C02EF" w:rsidP="001F03D6">
            <w:pPr>
              <w:keepNext/>
              <w:spacing w:after="0"/>
            </w:pPr>
            <w:r w:rsidRPr="00E77497">
              <w:t xml:space="preserve">A lexical environment that </w:t>
            </w:r>
            <w:del w:id="1438" w:author="Rev 4 Allen Wirfs-Brock" w:date="2011-10-18T12:18:00Z">
              <w:r w:rsidRPr="00E77497" w:rsidDel="001F03D6">
                <w:delText xml:space="preserve">defines </w:delText>
              </w:r>
            </w:del>
            <w:ins w:id="1439" w:author="Rev 4 Allen Wirfs-Brock" w:date="2011-10-18T12:18:00Z">
              <w:r w:rsidR="001F03D6" w:rsidRPr="00E77497">
                <w:t xml:space="preserve">is </w:t>
              </w:r>
            </w:ins>
            <w:r w:rsidRPr="00E77497">
              <w:t>the environment in which a Function object is executed. Of the standard built-in ECMAScript objects, only Function objects implement [[Scope]].</w:t>
            </w:r>
          </w:p>
        </w:tc>
      </w:tr>
      <w:tr w:rsidR="004C02EF" w:rsidRPr="00E77497" w14:paraId="6AE8B452" w14:textId="77777777" w:rsidTr="00550FEB">
        <w:trPr>
          <w:jc w:val="center"/>
          <w:trPrChange w:id="1440" w:author="Rev 6 Allen Wirfs-Brock" w:date="2012-02-23T16:42:00Z">
            <w:trPr>
              <w:jc w:val="center"/>
            </w:trPr>
          </w:trPrChange>
        </w:trPr>
        <w:tc>
          <w:tcPr>
            <w:tcW w:w="2192" w:type="dxa"/>
            <w:tcPrChange w:id="1441" w:author="Rev 6 Allen Wirfs-Brock" w:date="2012-02-23T16:42:00Z">
              <w:tcPr>
                <w:tcW w:w="2192" w:type="dxa"/>
              </w:tcPr>
            </w:tcPrChange>
          </w:tcPr>
          <w:p w14:paraId="66556F7A" w14:textId="77777777" w:rsidR="004C02EF" w:rsidRPr="00E77497" w:rsidRDefault="004C02EF" w:rsidP="003A4B22">
            <w:pPr>
              <w:keepNext/>
              <w:spacing w:after="0"/>
            </w:pPr>
            <w:r w:rsidRPr="00E77497">
              <w:t>[[FormalParameters]]</w:t>
            </w:r>
          </w:p>
        </w:tc>
        <w:tc>
          <w:tcPr>
            <w:tcW w:w="2043" w:type="dxa"/>
            <w:tcPrChange w:id="1442" w:author="Rev 6 Allen Wirfs-Brock" w:date="2012-02-23T16:42:00Z">
              <w:tcPr>
                <w:tcW w:w="2043" w:type="dxa"/>
              </w:tcPr>
            </w:tcPrChange>
          </w:tcPr>
          <w:p w14:paraId="76A2862A" w14:textId="77777777" w:rsidR="004C02EF" w:rsidRPr="00E77497" w:rsidRDefault="004C02EF" w:rsidP="003A4B22">
            <w:pPr>
              <w:keepNext/>
              <w:spacing w:after="0"/>
              <w:jc w:val="left"/>
            </w:pPr>
            <w:del w:id="1443" w:author="Rev 4 Allen Wirfs-Brock" w:date="2011-10-18T11:54:00Z">
              <w:r w:rsidRPr="00E77497" w:rsidDel="00E33CF9">
                <w:delText>List of Strings</w:delText>
              </w:r>
            </w:del>
            <w:ins w:id="1444" w:author="Rev 4 Allen Wirfs-Brock" w:date="2011-10-18T11:54:00Z">
              <w:r w:rsidR="00E33CF9" w:rsidRPr="00E77497">
                <w:t>Parse Tree</w:t>
              </w:r>
            </w:ins>
          </w:p>
        </w:tc>
        <w:tc>
          <w:tcPr>
            <w:tcW w:w="5580" w:type="dxa"/>
            <w:tcPrChange w:id="1445" w:author="Rev 6 Allen Wirfs-Brock" w:date="2012-02-23T16:42:00Z">
              <w:tcPr>
                <w:tcW w:w="5580" w:type="dxa"/>
              </w:tcPr>
            </w:tcPrChange>
          </w:tcPr>
          <w:p w14:paraId="5401FA35" w14:textId="77777777" w:rsidR="004C02EF" w:rsidRPr="009C202C" w:rsidRDefault="004C02EF" w:rsidP="006F049D">
            <w:pPr>
              <w:keepNext/>
              <w:spacing w:after="0"/>
            </w:pPr>
            <w:del w:id="1446" w:author="Rev 4 Allen Wirfs-Brock" w:date="2011-10-18T11:56:00Z">
              <w:r w:rsidRPr="00E77497" w:rsidDel="00E33CF9">
                <w:delText>A possibly empty List containing the identifier Strings of a Function’s</w:delText>
              </w:r>
            </w:del>
            <w:ins w:id="1447" w:author="Rev 4 Allen Wirfs-Brock" w:date="2011-10-18T11:56:00Z">
              <w:r w:rsidR="00E33CF9" w:rsidRPr="00E77497">
                <w:t xml:space="preserve">A parse tree for ECMAScript code </w:t>
              </w:r>
            </w:ins>
            <w:ins w:id="1448" w:author="Rev 4 Allen Wirfs-Brock" w:date="2011-10-18T11:58:00Z">
              <w:r w:rsidR="005F1687" w:rsidRPr="00E77497">
                <w:t>parsed</w:t>
              </w:r>
            </w:ins>
            <w:ins w:id="1449" w:author="Rev 4 Allen Wirfs-Brock" w:date="2011-10-18T11:56:00Z">
              <w:r w:rsidR="00E33CF9" w:rsidRPr="00E77497">
                <w:t xml:space="preserve"> </w:t>
              </w:r>
            </w:ins>
            <w:ins w:id="1450" w:author="Rev 4 Allen Wirfs-Brock" w:date="2011-10-18T12:18:00Z">
              <w:r w:rsidR="006F049D" w:rsidRPr="00E77497">
                <w:t>with</w:t>
              </w:r>
            </w:ins>
            <w:r w:rsidRPr="00E77497">
              <w:t xml:space="preserve"> </w:t>
            </w:r>
            <w:r w:rsidRPr="004D1BD1">
              <w:rPr>
                <w:rStyle w:val="bnf"/>
              </w:rPr>
              <w:t>FormalParameterList</w:t>
            </w:r>
            <w:ins w:id="1451" w:author="Rev 4 Allen Wirfs-Brock" w:date="2011-10-18T11:57:00Z">
              <w:r w:rsidR="00E33CF9" w:rsidRPr="00E65A34">
                <w:rPr>
                  <w:rStyle w:val="bnf"/>
                </w:rPr>
                <w:t xml:space="preserve"> </w:t>
              </w:r>
              <w:r w:rsidR="00E33CF9" w:rsidRPr="00C7794D">
                <w:t>as the goal symbol</w:t>
              </w:r>
            </w:ins>
            <w:r w:rsidRPr="004D1BD1">
              <w:t xml:space="preserve">. Of the standard built-in ECMAScript objects, only </w:t>
            </w:r>
            <w:r w:rsidRPr="00E65A34">
              <w:t>Function objects implement [[</w:t>
            </w:r>
            <w:del w:id="1452" w:author="Rev 4 Allen Wirfs-Brock" w:date="2011-10-18T11:56:00Z">
              <w:r w:rsidRPr="009C202C" w:rsidDel="00E33CF9">
                <w:delText>FormalParameterList</w:delText>
              </w:r>
            </w:del>
            <w:ins w:id="1453" w:author="Rev 4 Allen Wirfs-Brock" w:date="2011-10-18T11:56:00Z">
              <w:r w:rsidR="00E33CF9" w:rsidRPr="009C202C">
                <w:t>FormalParameters</w:t>
              </w:r>
            </w:ins>
            <w:r w:rsidRPr="009C202C">
              <w:t>]].</w:t>
            </w:r>
          </w:p>
        </w:tc>
      </w:tr>
      <w:tr w:rsidR="004C02EF" w:rsidRPr="00E77497" w14:paraId="7538E38C" w14:textId="77777777" w:rsidTr="00550FEB">
        <w:trPr>
          <w:jc w:val="center"/>
          <w:trPrChange w:id="1454" w:author="Rev 6 Allen Wirfs-Brock" w:date="2012-02-23T16:42:00Z">
            <w:trPr>
              <w:jc w:val="center"/>
            </w:trPr>
          </w:trPrChange>
        </w:trPr>
        <w:tc>
          <w:tcPr>
            <w:tcW w:w="2192" w:type="dxa"/>
            <w:tcPrChange w:id="1455" w:author="Rev 6 Allen Wirfs-Brock" w:date="2012-02-23T16:42:00Z">
              <w:tcPr>
                <w:tcW w:w="2192" w:type="dxa"/>
              </w:tcPr>
            </w:tcPrChange>
          </w:tcPr>
          <w:p w14:paraId="7C5A8B4C" w14:textId="77777777" w:rsidR="004C02EF" w:rsidRPr="00E77497" w:rsidRDefault="004C02EF" w:rsidP="003A4B22">
            <w:pPr>
              <w:keepNext/>
              <w:spacing w:after="0"/>
            </w:pPr>
            <w:r w:rsidRPr="00E77497">
              <w:t>[[Code]]</w:t>
            </w:r>
          </w:p>
        </w:tc>
        <w:tc>
          <w:tcPr>
            <w:tcW w:w="2043" w:type="dxa"/>
            <w:tcPrChange w:id="1456" w:author="Rev 6 Allen Wirfs-Brock" w:date="2012-02-23T16:42:00Z">
              <w:tcPr>
                <w:tcW w:w="2043" w:type="dxa"/>
              </w:tcPr>
            </w:tcPrChange>
          </w:tcPr>
          <w:p w14:paraId="389ED6D3" w14:textId="77777777" w:rsidR="004C02EF" w:rsidRPr="00E77497" w:rsidRDefault="004C02EF" w:rsidP="003A4B22">
            <w:pPr>
              <w:keepNext/>
              <w:spacing w:after="0"/>
              <w:jc w:val="left"/>
            </w:pPr>
            <w:del w:id="1457" w:author="Rev 4 Allen Wirfs-Brock" w:date="2011-10-18T11:55:00Z">
              <w:r w:rsidRPr="00E77497" w:rsidDel="00E33CF9">
                <w:delText>ECMAScript code</w:delText>
              </w:r>
            </w:del>
            <w:ins w:id="1458" w:author="Rev 4 Allen Wirfs-Brock" w:date="2011-10-18T11:55:00Z">
              <w:r w:rsidR="00E33CF9" w:rsidRPr="00E77497">
                <w:t>Parse Tree</w:t>
              </w:r>
            </w:ins>
          </w:p>
        </w:tc>
        <w:tc>
          <w:tcPr>
            <w:tcW w:w="5580" w:type="dxa"/>
            <w:tcPrChange w:id="1459" w:author="Rev 6 Allen Wirfs-Brock" w:date="2012-02-23T16:42:00Z">
              <w:tcPr>
                <w:tcW w:w="5580" w:type="dxa"/>
              </w:tcPr>
            </w:tcPrChange>
          </w:tcPr>
          <w:p w14:paraId="40A42C00" w14:textId="77777777" w:rsidR="004C02EF" w:rsidRPr="00E77497" w:rsidRDefault="005F1687" w:rsidP="006F049D">
            <w:pPr>
              <w:keepNext/>
              <w:spacing w:after="0"/>
            </w:pPr>
            <w:ins w:id="1460" w:author="Rev 4 Allen Wirfs-Brock" w:date="2011-10-18T11:58:00Z">
              <w:r w:rsidRPr="00E77497">
                <w:t xml:space="preserve">A parse tree for ECMAScript code parsed </w:t>
              </w:r>
            </w:ins>
            <w:ins w:id="1461" w:author="Rev 4 Allen Wirfs-Brock" w:date="2011-10-18T12:17:00Z">
              <w:r w:rsidR="006F049D" w:rsidRPr="00E77497">
                <w:t>with</w:t>
              </w:r>
            </w:ins>
            <w:ins w:id="1462" w:author="Rev 4 Allen Wirfs-Brock" w:date="2011-10-18T11:58:00Z">
              <w:r w:rsidRPr="00E77497">
                <w:t xml:space="preserve"> </w:t>
              </w:r>
              <w:r w:rsidRPr="00E77497">
                <w:rPr>
                  <w:rStyle w:val="bnf"/>
                </w:rPr>
                <w:t xml:space="preserve">FunctionBody </w:t>
              </w:r>
              <w:r w:rsidRPr="00E77497">
                <w:t xml:space="preserve">as the goal symbol. </w:t>
              </w:r>
            </w:ins>
            <w:del w:id="1463" w:author="Rev 4 Allen Wirfs-Brock" w:date="2011-10-18T11:58:00Z">
              <w:r w:rsidR="004C02EF" w:rsidRPr="00E77497" w:rsidDel="005F1687">
                <w:delText>The ECMAScript code of a function.</w:delText>
              </w:r>
            </w:del>
            <w:r w:rsidR="004C02EF" w:rsidRPr="00E77497">
              <w:t xml:space="preserve"> Of the standard built-in ECMAScript objects, only Function objects implement [[Code]].</w:t>
            </w:r>
          </w:p>
        </w:tc>
      </w:tr>
      <w:tr w:rsidR="006F049D" w:rsidRPr="00E77497" w14:paraId="2B64C2A5" w14:textId="77777777" w:rsidTr="00550FEB">
        <w:trPr>
          <w:jc w:val="center"/>
          <w:ins w:id="1464" w:author="Rev 4 Allen Wirfs-Brock" w:date="2011-10-18T12:13:00Z"/>
          <w:trPrChange w:id="1465" w:author="Rev 6 Allen Wirfs-Brock" w:date="2012-02-23T16:42:00Z">
            <w:trPr>
              <w:jc w:val="center"/>
            </w:trPr>
          </w:trPrChange>
        </w:trPr>
        <w:tc>
          <w:tcPr>
            <w:tcW w:w="2192" w:type="dxa"/>
            <w:tcPrChange w:id="1466" w:author="Rev 6 Allen Wirfs-Brock" w:date="2012-02-23T16:42:00Z">
              <w:tcPr>
                <w:tcW w:w="2192" w:type="dxa"/>
              </w:tcPr>
            </w:tcPrChange>
          </w:tcPr>
          <w:p w14:paraId="227E731D" w14:textId="77777777" w:rsidR="006F049D" w:rsidRPr="00E77497" w:rsidRDefault="006F049D" w:rsidP="003A4B22">
            <w:pPr>
              <w:keepNext/>
              <w:spacing w:after="0"/>
              <w:rPr>
                <w:ins w:id="1467" w:author="Rev 4 Allen Wirfs-Brock" w:date="2011-10-18T12:13:00Z"/>
              </w:rPr>
            </w:pPr>
            <w:ins w:id="1468" w:author="Rev 4 Allen Wirfs-Brock" w:date="2011-10-18T12:13:00Z">
              <w:r w:rsidRPr="00E77497">
                <w:t>[[Strict]]</w:t>
              </w:r>
            </w:ins>
          </w:p>
        </w:tc>
        <w:tc>
          <w:tcPr>
            <w:tcW w:w="2043" w:type="dxa"/>
            <w:tcPrChange w:id="1469" w:author="Rev 6 Allen Wirfs-Brock" w:date="2012-02-23T16:42:00Z">
              <w:tcPr>
                <w:tcW w:w="2043" w:type="dxa"/>
              </w:tcPr>
            </w:tcPrChange>
          </w:tcPr>
          <w:p w14:paraId="6812DFBF" w14:textId="77777777" w:rsidR="006F049D" w:rsidRPr="00E77497" w:rsidRDefault="006F049D" w:rsidP="003A4B22">
            <w:pPr>
              <w:keepNext/>
              <w:spacing w:after="0"/>
              <w:jc w:val="left"/>
              <w:rPr>
                <w:ins w:id="1470" w:author="Rev 4 Allen Wirfs-Brock" w:date="2011-10-18T12:13:00Z"/>
              </w:rPr>
            </w:pPr>
            <w:ins w:id="1471" w:author="Rev 4 Allen Wirfs-Brock" w:date="2011-10-18T12:13:00Z">
              <w:r w:rsidRPr="00E77497">
                <w:t>Boolean</w:t>
              </w:r>
            </w:ins>
          </w:p>
        </w:tc>
        <w:tc>
          <w:tcPr>
            <w:tcW w:w="5580" w:type="dxa"/>
            <w:tcPrChange w:id="1472" w:author="Rev 6 Allen Wirfs-Brock" w:date="2012-02-23T16:42:00Z">
              <w:tcPr>
                <w:tcW w:w="5580" w:type="dxa"/>
              </w:tcPr>
            </w:tcPrChange>
          </w:tcPr>
          <w:p w14:paraId="371E95C7" w14:textId="77777777" w:rsidR="006F049D" w:rsidRPr="00E77497" w:rsidRDefault="006F049D" w:rsidP="006F049D">
            <w:pPr>
              <w:keepNext/>
              <w:spacing w:after="0"/>
              <w:rPr>
                <w:ins w:id="1473" w:author="Rev 4 Allen Wirfs-Brock" w:date="2011-10-18T12:13:00Z"/>
              </w:rPr>
            </w:pPr>
            <w:ins w:id="1474" w:author="Rev 4 Allen Wirfs-Brock" w:date="2011-10-18T12:14:00Z">
              <w:r w:rsidRPr="00E77497">
                <w:t>True if a Function object is a strict mode function.</w:t>
              </w:r>
            </w:ins>
            <w:ins w:id="1475" w:author="Rev 4 Allen Wirfs-Brock" w:date="2011-10-18T12:15:00Z">
              <w:r w:rsidRPr="00E77497">
                <w:t xml:space="preserve"> Of the standard built-in ECMAScript objects, only Function objects implement [[Strict]].</w:t>
              </w:r>
            </w:ins>
          </w:p>
        </w:tc>
      </w:tr>
      <w:tr w:rsidR="004C02EF" w:rsidRPr="00E77497" w14:paraId="6172ADCB" w14:textId="77777777" w:rsidTr="00550FEB">
        <w:trPr>
          <w:jc w:val="center"/>
          <w:trPrChange w:id="1476" w:author="Rev 6 Allen Wirfs-Brock" w:date="2012-02-23T16:42:00Z">
            <w:trPr>
              <w:jc w:val="center"/>
            </w:trPr>
          </w:trPrChange>
        </w:trPr>
        <w:tc>
          <w:tcPr>
            <w:tcW w:w="2192" w:type="dxa"/>
            <w:tcPrChange w:id="1477" w:author="Rev 6 Allen Wirfs-Brock" w:date="2012-02-23T16:42:00Z">
              <w:tcPr>
                <w:tcW w:w="2192" w:type="dxa"/>
              </w:tcPr>
            </w:tcPrChange>
          </w:tcPr>
          <w:p w14:paraId="538BF521" w14:textId="77777777" w:rsidR="004C02EF" w:rsidRPr="00E77497" w:rsidRDefault="004C02EF" w:rsidP="003A4B22">
            <w:pPr>
              <w:keepNext/>
              <w:spacing w:after="0"/>
            </w:pPr>
            <w:r w:rsidRPr="00E77497">
              <w:t>[[TargetFunction]]</w:t>
            </w:r>
          </w:p>
        </w:tc>
        <w:tc>
          <w:tcPr>
            <w:tcW w:w="2043" w:type="dxa"/>
            <w:tcPrChange w:id="1478" w:author="Rev 6 Allen Wirfs-Brock" w:date="2012-02-23T16:42:00Z">
              <w:tcPr>
                <w:tcW w:w="2043" w:type="dxa"/>
              </w:tcPr>
            </w:tcPrChange>
          </w:tcPr>
          <w:p w14:paraId="3B47CDE0" w14:textId="77777777" w:rsidR="004C02EF" w:rsidRPr="00E77497" w:rsidRDefault="004C02EF" w:rsidP="003A4B22">
            <w:pPr>
              <w:keepNext/>
              <w:spacing w:after="0"/>
              <w:jc w:val="left"/>
            </w:pPr>
            <w:r w:rsidRPr="00E77497">
              <w:t>Object</w:t>
            </w:r>
          </w:p>
        </w:tc>
        <w:tc>
          <w:tcPr>
            <w:tcW w:w="5580" w:type="dxa"/>
            <w:tcPrChange w:id="1479" w:author="Rev 6 Allen Wirfs-Brock" w:date="2012-02-23T16:42:00Z">
              <w:tcPr>
                <w:tcW w:w="5580" w:type="dxa"/>
              </w:tcPr>
            </w:tcPrChange>
          </w:tcPr>
          <w:p w14:paraId="4CB1F0E0" w14:textId="77777777" w:rsidR="004C02EF" w:rsidRPr="00E77497" w:rsidRDefault="004C02EF" w:rsidP="003A4B22">
            <w:pPr>
              <w:keepNext/>
              <w:spacing w:after="0"/>
            </w:pPr>
            <w:r w:rsidRPr="00E77497">
              <w:t>The target function of a function object created using the standard built-in Function.prototype.bind method. Only ECMAScript objects created using Function.prototype.bind have a [[TargetFunction]] internal property.</w:t>
            </w:r>
          </w:p>
        </w:tc>
      </w:tr>
      <w:tr w:rsidR="004C02EF" w:rsidRPr="00E77497" w14:paraId="6188CB1C" w14:textId="77777777" w:rsidTr="00550FEB">
        <w:trPr>
          <w:jc w:val="center"/>
          <w:trPrChange w:id="1480" w:author="Rev 6 Allen Wirfs-Brock" w:date="2012-02-23T16:42:00Z">
            <w:trPr>
              <w:jc w:val="center"/>
            </w:trPr>
          </w:trPrChange>
        </w:trPr>
        <w:tc>
          <w:tcPr>
            <w:tcW w:w="2192" w:type="dxa"/>
            <w:tcPrChange w:id="1481" w:author="Rev 6 Allen Wirfs-Brock" w:date="2012-02-23T16:42:00Z">
              <w:tcPr>
                <w:tcW w:w="2192" w:type="dxa"/>
              </w:tcPr>
            </w:tcPrChange>
          </w:tcPr>
          <w:p w14:paraId="07823E95" w14:textId="77777777" w:rsidR="004C02EF" w:rsidRPr="00E77497" w:rsidRDefault="004C02EF" w:rsidP="003A4B22">
            <w:pPr>
              <w:keepNext/>
              <w:spacing w:after="0"/>
            </w:pPr>
            <w:r w:rsidRPr="00E77497">
              <w:t>[[BoundThis]]</w:t>
            </w:r>
          </w:p>
        </w:tc>
        <w:tc>
          <w:tcPr>
            <w:tcW w:w="2043" w:type="dxa"/>
            <w:tcPrChange w:id="1482" w:author="Rev 6 Allen Wirfs-Brock" w:date="2012-02-23T16:42:00Z">
              <w:tcPr>
                <w:tcW w:w="2043" w:type="dxa"/>
              </w:tcPr>
            </w:tcPrChange>
          </w:tcPr>
          <w:p w14:paraId="2AA79AF2" w14:textId="77777777" w:rsidR="004C02EF" w:rsidRPr="00E77497" w:rsidRDefault="004C02EF" w:rsidP="003A4B22">
            <w:pPr>
              <w:keepNext/>
              <w:spacing w:after="0"/>
              <w:jc w:val="left"/>
              <w:rPr>
                <w:i/>
              </w:rPr>
            </w:pPr>
            <w:r w:rsidRPr="00E77497">
              <w:rPr>
                <w:i/>
              </w:rPr>
              <w:t>any</w:t>
            </w:r>
          </w:p>
        </w:tc>
        <w:tc>
          <w:tcPr>
            <w:tcW w:w="5580" w:type="dxa"/>
            <w:tcPrChange w:id="1483" w:author="Rev 6 Allen Wirfs-Brock" w:date="2012-02-23T16:42:00Z">
              <w:tcPr>
                <w:tcW w:w="5580" w:type="dxa"/>
              </w:tcPr>
            </w:tcPrChange>
          </w:tcPr>
          <w:p w14:paraId="7AEFEDF5" w14:textId="77777777" w:rsidR="004C02EF" w:rsidRPr="00E77497" w:rsidRDefault="004C02EF" w:rsidP="003A4B22">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4C02EF" w:rsidRPr="00E77497" w14:paraId="267EB815" w14:textId="77777777" w:rsidTr="00550FEB">
        <w:trPr>
          <w:jc w:val="center"/>
          <w:trPrChange w:id="1484" w:author="Rev 6 Allen Wirfs-Brock" w:date="2012-02-23T16:42:00Z">
            <w:trPr>
              <w:jc w:val="center"/>
            </w:trPr>
          </w:trPrChange>
        </w:trPr>
        <w:tc>
          <w:tcPr>
            <w:tcW w:w="2192" w:type="dxa"/>
            <w:tcPrChange w:id="1485" w:author="Rev 6 Allen Wirfs-Brock" w:date="2012-02-23T16:42:00Z">
              <w:tcPr>
                <w:tcW w:w="2192" w:type="dxa"/>
              </w:tcPr>
            </w:tcPrChange>
          </w:tcPr>
          <w:p w14:paraId="57E4DBCB" w14:textId="77777777" w:rsidR="004C02EF" w:rsidRPr="00E77497" w:rsidRDefault="004C02EF" w:rsidP="003A4B22">
            <w:pPr>
              <w:keepNext/>
              <w:keepLines/>
              <w:spacing w:after="0"/>
            </w:pPr>
            <w:r w:rsidRPr="00E77497">
              <w:t>[[BoundArguments]]</w:t>
            </w:r>
          </w:p>
        </w:tc>
        <w:tc>
          <w:tcPr>
            <w:tcW w:w="2043" w:type="dxa"/>
            <w:tcPrChange w:id="1486" w:author="Rev 6 Allen Wirfs-Brock" w:date="2012-02-23T16:42:00Z">
              <w:tcPr>
                <w:tcW w:w="2043" w:type="dxa"/>
              </w:tcPr>
            </w:tcPrChange>
          </w:tcPr>
          <w:p w14:paraId="01D0E6CC" w14:textId="77777777" w:rsidR="004C02EF" w:rsidRPr="00E77497" w:rsidRDefault="004C02EF" w:rsidP="003A4B22">
            <w:pPr>
              <w:keepNext/>
              <w:keepLines/>
              <w:spacing w:after="0"/>
              <w:jc w:val="left"/>
              <w:rPr>
                <w:i/>
              </w:rPr>
            </w:pPr>
            <w:r w:rsidRPr="00E77497">
              <w:t xml:space="preserve">List of </w:t>
            </w:r>
            <w:r w:rsidRPr="00E77497">
              <w:rPr>
                <w:i/>
              </w:rPr>
              <w:t>any</w:t>
            </w:r>
          </w:p>
        </w:tc>
        <w:tc>
          <w:tcPr>
            <w:tcW w:w="5580" w:type="dxa"/>
            <w:tcPrChange w:id="1487" w:author="Rev 6 Allen Wirfs-Brock" w:date="2012-02-23T16:42:00Z">
              <w:tcPr>
                <w:tcW w:w="5580" w:type="dxa"/>
              </w:tcPr>
            </w:tcPrChange>
          </w:tcPr>
          <w:p w14:paraId="4632D0BD" w14:textId="77777777" w:rsidR="004C02EF" w:rsidRPr="00E77497" w:rsidRDefault="004C02EF" w:rsidP="001F03D6">
            <w:pPr>
              <w:keepNext/>
              <w:keepLines/>
              <w:spacing w:after="0"/>
            </w:pPr>
            <w:r w:rsidRPr="00E77497">
              <w:t xml:space="preserve">The pre-bound argument values of a function Object created </w:t>
            </w:r>
            <w:del w:id="1488" w:author="Rev 4 Allen Wirfs-Brock" w:date="2011-10-18T12:22:00Z">
              <w:r w:rsidRPr="00E77497" w:rsidDel="001F03D6">
                <w:delText xml:space="preserve">using </w:delText>
              </w:r>
            </w:del>
            <w:ins w:id="1489" w:author="Rev 4 Allen Wirfs-Brock" w:date="2011-10-18T12:22:00Z">
              <w:r w:rsidR="001F03D6" w:rsidRPr="00E77497">
                <w:t xml:space="preserve">by </w:t>
              </w:r>
            </w:ins>
            <w:r w:rsidRPr="00E77497">
              <w:t xml:space="preserve">the standard built-in Function.prototype.bind method. Only </w:t>
            </w:r>
            <w:del w:id="1490" w:author="Rev 4 Allen Wirfs-Brock" w:date="2011-10-18T12:23:00Z">
              <w:r w:rsidRPr="00E77497" w:rsidDel="001F03D6">
                <w:delText xml:space="preserve">ECMAScript </w:delText>
              </w:r>
            </w:del>
            <w:r w:rsidRPr="00E77497">
              <w:t xml:space="preserve">objects created </w:t>
            </w:r>
            <w:del w:id="1491" w:author="Rev 4 Allen Wirfs-Brock" w:date="2011-10-18T12:22:00Z">
              <w:r w:rsidRPr="00E77497" w:rsidDel="001F03D6">
                <w:delText xml:space="preserve">using </w:delText>
              </w:r>
            </w:del>
            <w:ins w:id="1492" w:author="Rev 4 Allen Wirfs-Brock" w:date="2011-10-18T12:22:00Z">
              <w:r w:rsidR="001F03D6" w:rsidRPr="00E77497">
                <w:t xml:space="preserve">by </w:t>
              </w:r>
            </w:ins>
            <w:r w:rsidRPr="00E77497">
              <w:t>Function.prototype.bind have a [[BoundArguments]] internal property.</w:t>
            </w:r>
          </w:p>
        </w:tc>
      </w:tr>
      <w:tr w:rsidR="004C02EF" w:rsidRPr="00E77497" w14:paraId="49163EAD" w14:textId="77777777" w:rsidTr="00550FEB">
        <w:trPr>
          <w:jc w:val="center"/>
          <w:trPrChange w:id="1493" w:author="Rev 6 Allen Wirfs-Brock" w:date="2012-02-23T16:42:00Z">
            <w:trPr>
              <w:jc w:val="center"/>
            </w:trPr>
          </w:trPrChange>
        </w:trPr>
        <w:tc>
          <w:tcPr>
            <w:tcW w:w="2192" w:type="dxa"/>
            <w:tcPrChange w:id="1494" w:author="Rev 6 Allen Wirfs-Brock" w:date="2012-02-23T16:42:00Z">
              <w:tcPr>
                <w:tcW w:w="2192" w:type="dxa"/>
              </w:tcPr>
            </w:tcPrChange>
          </w:tcPr>
          <w:p w14:paraId="6668CACE" w14:textId="77777777" w:rsidR="004C02EF" w:rsidRPr="00E77497" w:rsidRDefault="004C02EF" w:rsidP="003A4B22">
            <w:pPr>
              <w:keepNext/>
              <w:spacing w:after="0"/>
            </w:pPr>
            <w:r w:rsidRPr="00E77497">
              <w:t>[[Match]]</w:t>
            </w:r>
          </w:p>
        </w:tc>
        <w:tc>
          <w:tcPr>
            <w:tcW w:w="2043" w:type="dxa"/>
            <w:tcPrChange w:id="1495" w:author="Rev 6 Allen Wirfs-Brock" w:date="2012-02-23T16:42:00Z">
              <w:tcPr>
                <w:tcW w:w="2043" w:type="dxa"/>
              </w:tcPr>
            </w:tcPrChange>
          </w:tcPr>
          <w:p w14:paraId="5D391E1F" w14:textId="77777777" w:rsidR="004C02EF" w:rsidRPr="00E77497" w:rsidRDefault="004C02EF" w:rsidP="003A4B22">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Change w:id="1496" w:author="Rev 6 Allen Wirfs-Brock" w:date="2012-02-23T16:42:00Z">
              <w:tcPr>
                <w:tcW w:w="5580" w:type="dxa"/>
              </w:tcPr>
            </w:tcPrChange>
          </w:tcPr>
          <w:p w14:paraId="73456A91" w14:textId="77777777" w:rsidR="004C02EF" w:rsidRPr="00E77497" w:rsidRDefault="004C02EF" w:rsidP="003A4B22">
            <w:pPr>
              <w:keepNext/>
              <w:spacing w:after="0"/>
            </w:pPr>
            <w:r w:rsidRPr="00E77497">
              <w:t>Tests for a regular expression match and returns a MatchResult value (see 15.10.2.1). Of the standard built-in ECMAScript objects, only RegExp objects implement [[Match]].</w:t>
            </w:r>
          </w:p>
        </w:tc>
      </w:tr>
      <w:tr w:rsidR="004C02EF" w:rsidRPr="00E77497" w14:paraId="0500CA31" w14:textId="77777777" w:rsidTr="00550FEB">
        <w:trPr>
          <w:jc w:val="center"/>
          <w:trPrChange w:id="1497" w:author="Rev 6 Allen Wirfs-Brock" w:date="2012-02-23T16:42:00Z">
            <w:trPr>
              <w:jc w:val="center"/>
            </w:trPr>
          </w:trPrChange>
        </w:trPr>
        <w:tc>
          <w:tcPr>
            <w:tcW w:w="2192" w:type="dxa"/>
            <w:tcPrChange w:id="1498" w:author="Rev 6 Allen Wirfs-Brock" w:date="2012-02-23T16:42:00Z">
              <w:tcPr>
                <w:tcW w:w="2192" w:type="dxa"/>
              </w:tcPr>
            </w:tcPrChange>
          </w:tcPr>
          <w:p w14:paraId="756F5261" w14:textId="77777777" w:rsidR="004C02EF" w:rsidRPr="00E77497" w:rsidRDefault="004C02EF" w:rsidP="003A4B22">
            <w:pPr>
              <w:keepNext/>
              <w:spacing w:after="0"/>
            </w:pPr>
            <w:r w:rsidRPr="00E77497">
              <w:t>[[ParameterMap]]</w:t>
            </w:r>
          </w:p>
        </w:tc>
        <w:tc>
          <w:tcPr>
            <w:tcW w:w="2043" w:type="dxa"/>
            <w:tcPrChange w:id="1499" w:author="Rev 6 Allen Wirfs-Brock" w:date="2012-02-23T16:42:00Z">
              <w:tcPr>
                <w:tcW w:w="2043" w:type="dxa"/>
              </w:tcPr>
            </w:tcPrChange>
          </w:tcPr>
          <w:p w14:paraId="4AB843C8" w14:textId="77777777" w:rsidR="004C02EF" w:rsidRPr="00E77497" w:rsidRDefault="004C02EF" w:rsidP="003A4B22">
            <w:pPr>
              <w:keepNext/>
              <w:spacing w:after="0"/>
              <w:jc w:val="left"/>
            </w:pPr>
            <w:r w:rsidRPr="00E77497">
              <w:t>Object</w:t>
            </w:r>
          </w:p>
        </w:tc>
        <w:tc>
          <w:tcPr>
            <w:tcW w:w="5580" w:type="dxa"/>
            <w:tcPrChange w:id="1500" w:author="Rev 6 Allen Wirfs-Brock" w:date="2012-02-23T16:42:00Z">
              <w:tcPr>
                <w:tcW w:w="5580" w:type="dxa"/>
              </w:tcPr>
            </w:tcPrChange>
          </w:tcPr>
          <w:p w14:paraId="1A0D22E7" w14:textId="77777777" w:rsidR="004C02EF" w:rsidRPr="00E77497" w:rsidRDefault="004C02EF" w:rsidP="001F03D6">
            <w:pPr>
              <w:keepNext/>
              <w:spacing w:after="0"/>
            </w:pPr>
            <w:r w:rsidRPr="00E77497">
              <w:t xml:space="preserve">Provides a mapping between the properties of an arguments object (see 10.6) and the formal parameters of the associated function. Only </w:t>
            </w:r>
            <w:del w:id="1501" w:author="Rev 4 Allen Wirfs-Brock" w:date="2011-10-18T12:23:00Z">
              <w:r w:rsidRPr="00E77497" w:rsidDel="001F03D6">
                <w:delText xml:space="preserve">ECMAScript </w:delText>
              </w:r>
            </w:del>
            <w:r w:rsidRPr="00E77497">
              <w:t>objects that are arguments objects have a [[ParameterMap]] internal property.</w:t>
            </w:r>
          </w:p>
        </w:tc>
      </w:tr>
    </w:tbl>
    <w:p w14:paraId="0A597E37" w14:textId="77777777" w:rsidR="00FC56FA" w:rsidRPr="00E77497" w:rsidRDefault="00FC56FA" w:rsidP="00FC56FA">
      <w:pPr>
        <w:rPr>
          <w:ins w:id="1502" w:author="Allen Wirfs-Brock" w:date="2011-07-02T13:05:00Z"/>
        </w:rPr>
      </w:pPr>
    </w:p>
    <w:p w14:paraId="264BB13D" w14:textId="77777777" w:rsidR="00FC56FA" w:rsidRPr="00E77497" w:rsidRDefault="007526C2" w:rsidP="00FE434F">
      <w:pPr>
        <w:rPr>
          <w:ins w:id="1503" w:author="Allen Wirfs-Brock" w:date="2011-07-02T13:05:00Z"/>
        </w:rPr>
      </w:pPr>
      <w:ins w:id="1504" w:author="Rev 3 Allen Wirfs-Brock" w:date="2011-09-07T15:09:00Z">
        <w:r w:rsidRPr="00E77497">
          <w:t xml:space="preserve">The [[NativeBrand]] internal property is used to identify native ECMASCript objects as objects that conform to specific parts of this </w:t>
        </w:r>
      </w:ins>
      <w:ins w:id="1505" w:author="Rev 3 Allen Wirfs-Brock" w:date="2011-09-07T15:11:00Z">
        <w:r w:rsidRPr="00E77497">
          <w:t>specification</w:t>
        </w:r>
      </w:ins>
      <w:ins w:id="1506" w:author="Rev 3 Allen Wirfs-Brock" w:date="2011-09-07T15:09:00Z">
        <w:r w:rsidRPr="00E77497">
          <w:t>.</w:t>
        </w:r>
      </w:ins>
      <w:ins w:id="1507" w:author="Rev 3 Allen Wirfs-Brock" w:date="2011-09-07T15:11:00Z">
        <w:r w:rsidRPr="00E77497">
          <w:t xml:space="preserve"> The value of a [[NativeBrand]] property is a single member of this set of enumerated values: NativeFunction</w:t>
        </w:r>
      </w:ins>
      <w:ins w:id="1508" w:author="Rev 3 Allen Wirfs-Brock" w:date="2011-09-07T15:13:00Z">
        <w:r w:rsidRPr="00E77497">
          <w:t>, NativeArray, String</w:t>
        </w:r>
      </w:ins>
      <w:ins w:id="1509" w:author="Rev 3 Allen Wirfs-Brock" w:date="2011-09-07T15:14:00Z">
        <w:r w:rsidRPr="00E77497">
          <w:t>Wrapper</w:t>
        </w:r>
      </w:ins>
      <w:ins w:id="1510" w:author="Rev 3 Allen Wirfs-Brock" w:date="2011-09-07T15:13:00Z">
        <w:r w:rsidRPr="00E77497">
          <w:t>, Boolean</w:t>
        </w:r>
      </w:ins>
      <w:ins w:id="1511" w:author="Rev 3 Allen Wirfs-Brock" w:date="2011-09-07T15:14:00Z">
        <w:r w:rsidRPr="00E77497">
          <w:t>Wrapper</w:t>
        </w:r>
      </w:ins>
      <w:ins w:id="1512" w:author="Rev 3 Allen Wirfs-Brock" w:date="2011-09-07T15:13:00Z">
        <w:r w:rsidRPr="00E77497">
          <w:t>,</w:t>
        </w:r>
      </w:ins>
      <w:ins w:id="1513" w:author="Rev 3 Allen Wirfs-Brock" w:date="2011-09-07T15:14:00Z">
        <w:r w:rsidRPr="00E77497">
          <w:t xml:space="preserve"> NumberWrapper, NativeMath, NativeDate, NativeRegExp, NativeError, NativeJSON, NativeArguments</w:t>
        </w:r>
      </w:ins>
      <w:ins w:id="1514" w:author="Rev 7 Allen Wirfs-Brock" w:date="2012-05-01T17:02:00Z">
        <w:r w:rsidR="006C4D5D">
          <w:t>, NativePrivateName</w:t>
        </w:r>
      </w:ins>
      <w:ins w:id="1515" w:author="Rev 3 Allen Wirfs-Brock" w:date="2011-09-07T15:14:00Z">
        <w:r w:rsidRPr="00E77497">
          <w:t>.</w:t>
        </w:r>
      </w:ins>
      <w:ins w:id="1516" w:author="Rev 3 Allen Wirfs-Brock" w:date="2011-09-07T15:13:00Z">
        <w:r w:rsidRPr="00E77497">
          <w:t xml:space="preserve"> </w:t>
        </w:r>
      </w:ins>
      <w:ins w:id="1517" w:author="Allen Wirfs-Brock" w:date="2011-07-02T13:05:00Z">
        <w:del w:id="1518" w:author="Rev 3 Allen Wirfs-Brock" w:date="2011-09-07T15:17:00Z">
          <w:r w:rsidR="00FC56FA" w:rsidRPr="00E77497"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1519" w:author="Allen Wirfs-Brock" w:date="2011-07-02T13:06:00Z">
        <w:r w:rsidR="00FC56FA" w:rsidRPr="00E77497">
          <w:t xml:space="preserve">The actual value of </w:t>
        </w:r>
        <w:del w:id="1520" w:author="Rev 3 Allen Wirfs-Brock" w:date="2011-09-07T15:18:00Z">
          <w:r w:rsidR="00FC56FA" w:rsidRPr="00E77497" w:rsidDel="007526C2">
            <w:delText>these</w:delText>
          </w:r>
        </w:del>
      </w:ins>
      <w:ins w:id="1521" w:author="Rev 3 Allen Wirfs-Brock" w:date="2011-09-07T15:18:00Z">
        <w:r w:rsidRPr="00E77497">
          <w:t>the [[NativeBrand]] internal</w:t>
        </w:r>
      </w:ins>
      <w:ins w:id="1522" w:author="Allen Wirfs-Brock" w:date="2011-07-02T13:06:00Z">
        <w:r w:rsidR="00FC56FA" w:rsidRPr="00E77497">
          <w:t xml:space="preserve"> propert</w:t>
        </w:r>
        <w:del w:id="1523" w:author="Rev 3 Allen Wirfs-Brock" w:date="2011-09-07T15:18:00Z">
          <w:r w:rsidR="00FC56FA" w:rsidRPr="00E77497" w:rsidDel="007526C2">
            <w:delText>ies</w:delText>
          </w:r>
        </w:del>
      </w:ins>
      <w:ins w:id="1524" w:author="Rev 3 Allen Wirfs-Brock" w:date="2011-09-07T15:18:00Z">
        <w:r w:rsidRPr="00E77497">
          <w:t>y</w:t>
        </w:r>
      </w:ins>
      <w:ins w:id="1525" w:author="Allen Wirfs-Brock" w:date="2011-07-02T13:06:00Z">
        <w:r w:rsidR="00FC56FA" w:rsidRPr="00E77497">
          <w:t xml:space="preserve"> </w:t>
        </w:r>
        <w:del w:id="1526" w:author="Rev 3 Allen Wirfs-Brock" w:date="2011-09-07T15:18:00Z">
          <w:r w:rsidR="00FC56FA" w:rsidRPr="00E77497" w:rsidDel="007526C2">
            <w:delText>are not</w:delText>
          </w:r>
        </w:del>
      </w:ins>
      <w:ins w:id="1527" w:author="Rev 3 Allen Wirfs-Brock" w:date="2011-09-07T15:18:00Z">
        <w:r w:rsidRPr="00E77497">
          <w:t>is only used</w:t>
        </w:r>
      </w:ins>
      <w:ins w:id="1528" w:author="Allen Wirfs-Brock" w:date="2011-07-02T13:06:00Z">
        <w:r w:rsidR="00FC56FA" w:rsidRPr="00E77497">
          <w:t xml:space="preserve"> </w:t>
        </w:r>
        <w:del w:id="1529" w:author="Rev 3 Allen Wirfs-Brock" w:date="2011-09-09T11:33:00Z">
          <w:r w:rsidR="00FC56FA" w:rsidRPr="00E77497" w:rsidDel="00FB6304">
            <w:delText>used</w:delText>
          </w:r>
        </w:del>
      </w:ins>
      <w:ins w:id="1530" w:author="Rev 3 Allen Wirfs-Brock" w:date="2011-09-09T11:33:00Z">
        <w:r w:rsidR="00FB6304" w:rsidRPr="00E77497">
          <w:t>to</w:t>
        </w:r>
      </w:ins>
      <w:ins w:id="1531" w:author="Rev 3 Allen Wirfs-Brock" w:date="2011-09-07T15:18:00Z">
        <w:r w:rsidRPr="00E77497">
          <w:t xml:space="preserve"> identify specific kinds of native ECMAScript</w:t>
        </w:r>
      </w:ins>
      <w:ins w:id="1532" w:author="Rev 3 Allen Wirfs-Brock" w:date="2011-09-07T15:19:00Z">
        <w:r w:rsidRPr="00E77497">
          <w:t xml:space="preserve"> objects</w:t>
        </w:r>
      </w:ins>
      <w:ins w:id="1533" w:author="Allen Wirfs-Brock" w:date="2011-07-02T13:06:00Z">
        <w:r w:rsidR="00FC56FA" w:rsidRPr="00E77497">
          <w:t>.</w:t>
        </w:r>
      </w:ins>
      <w:ins w:id="1534" w:author="Allen Wirfs-Brock" w:date="2011-07-02T13:05:00Z">
        <w:r w:rsidR="00FC56FA" w:rsidRPr="00E77497">
          <w:t xml:space="preserve"> Host objects </w:t>
        </w:r>
        <w:del w:id="1535" w:author="Rev 3 Allen Wirfs-Brock" w:date="2011-09-07T15:19:00Z">
          <w:r w:rsidR="00FC56FA" w:rsidRPr="00E77497" w:rsidDel="00FE434F">
            <w:delText>may</w:delText>
          </w:r>
        </w:del>
      </w:ins>
      <w:ins w:id="1536" w:author="Rev 3 Allen Wirfs-Brock" w:date="2011-09-07T15:19:00Z">
        <w:r w:rsidR="00FE434F" w:rsidRPr="00E77497">
          <w:t>do</w:t>
        </w:r>
      </w:ins>
      <w:ins w:id="1537" w:author="Allen Wirfs-Brock" w:date="2011-07-02T13:05:00Z">
        <w:r w:rsidR="00FC56FA" w:rsidRPr="00E77497">
          <w:t xml:space="preserve"> not have </w:t>
        </w:r>
        <w:del w:id="1538" w:author="Rev 3 Allen Wirfs-Brock" w:date="2011-09-07T15:19:00Z">
          <w:r w:rsidR="00FC56FA" w:rsidRPr="00E77497" w:rsidDel="00FE434F">
            <w:delText xml:space="preserve">any of these </w:delText>
          </w:r>
        </w:del>
      </w:ins>
      <w:ins w:id="1539" w:author="Rev 3 Allen Wirfs-Brock" w:date="2011-09-07T15:19:00Z">
        <w:r w:rsidR="00FE434F" w:rsidRPr="00E77497">
          <w:t xml:space="preserve">this </w:t>
        </w:r>
      </w:ins>
      <w:ins w:id="1540" w:author="Allen Wirfs-Brock" w:date="2011-07-02T13:05:00Z">
        <w:r w:rsidR="00FC56FA" w:rsidRPr="00E77497">
          <w:t>internal propert</w:t>
        </w:r>
        <w:del w:id="1541" w:author="Rev 3 Allen Wirfs-Brock" w:date="2011-09-07T15:19:00Z">
          <w:r w:rsidR="00FC56FA" w:rsidRPr="00E77497" w:rsidDel="00FE434F">
            <w:delText>ies</w:delText>
          </w:r>
        </w:del>
      </w:ins>
      <w:ins w:id="1542" w:author="Rev 3 Allen Wirfs-Brock" w:date="2011-09-07T15:19:00Z">
        <w:r w:rsidR="00FE434F" w:rsidRPr="00E77497">
          <w:t>y</w:t>
        </w:r>
      </w:ins>
      <w:ins w:id="1543" w:author="Allen Wirfs-Brock" w:date="2011-07-02T13:05:00Z">
        <w:r w:rsidR="00FC56FA" w:rsidRPr="00E77497">
          <w:t>,</w:t>
        </w:r>
      </w:ins>
    </w:p>
    <w:p w14:paraId="40DB3FE9" w14:textId="77777777" w:rsidR="00134E95" w:rsidRPr="00E77497" w:rsidRDefault="00134E95" w:rsidP="00134E95">
      <w:pPr>
        <w:pStyle w:val="Tabletitle"/>
        <w:widowControl w:val="0"/>
        <w:rPr>
          <w:ins w:id="1544" w:author="Allen Wirfs-Brock" w:date="2011-07-02T13:04:00Z"/>
        </w:rPr>
      </w:pPr>
      <w:ins w:id="1545" w:author="Allen Wirfs-Brock" w:date="2011-07-02T13:04:00Z">
        <w:r w:rsidRPr="00E77497">
          <w:rPr>
            <w:rFonts w:eastAsia="Arial Unicode MS"/>
          </w:rPr>
          <w:t>Table </w:t>
        </w:r>
        <w:r w:rsidR="00FC56FA" w:rsidRPr="00E77497">
          <w:rPr>
            <w:rFonts w:eastAsia="Arial Unicode MS"/>
          </w:rPr>
          <w:t>10</w:t>
        </w:r>
        <w:r w:rsidRPr="00E77497">
          <w:rPr>
            <w:rFonts w:eastAsia="Arial Unicode MS"/>
          </w:rPr>
          <w:t xml:space="preserve"> — </w:t>
        </w:r>
        <w:del w:id="1546" w:author="Rev 3 Allen Wirfs-Brock" w:date="2011-09-07T15:20:00Z">
          <w:r w:rsidRPr="00E77497" w:rsidDel="00FE434F">
            <w:delText xml:space="preserve">Internal </w:delText>
          </w:r>
          <w:r w:rsidR="00FC56FA" w:rsidRPr="00E77497" w:rsidDel="00FE434F">
            <w:delText>Properties</w:delText>
          </w:r>
        </w:del>
      </w:ins>
      <w:ins w:id="1547" w:author="Rev 3 Allen Wirfs-Brock" w:date="2011-09-07T15:20:00Z">
        <w:r w:rsidR="00FE434F" w:rsidRPr="00E77497">
          <w:t xml:space="preserve">Values of the [[NativeBrand]] </w:t>
        </w:r>
      </w:ins>
      <w:ins w:id="1548" w:author="Allen Wirfs-Brock" w:date="2011-07-02T13:04:00Z">
        <w:r w:rsidR="00FC56FA" w:rsidRPr="00E77497">
          <w:t xml:space="preserve"> </w:t>
        </w:r>
        <w:del w:id="1549" w:author="Rev 3 Allen Wirfs-Brock" w:date="2011-09-07T15:20:00Z">
          <w:r w:rsidR="00FC56FA" w:rsidRPr="00E77497" w:rsidDel="00FE434F">
            <w:delText>that Categorize Native Object</w:delText>
          </w:r>
        </w:del>
      </w:ins>
      <w:ins w:id="1550" w:author="Rev 3 Allen Wirfs-Brock" w:date="2011-09-07T15:20:00Z">
        <w:r w:rsidR="00FE434F" w:rsidRPr="00E77497">
          <w:t>Internal Property</w:t>
        </w:r>
      </w:ins>
      <w:ins w:id="1551" w:author="Allen Wirfs-Brock" w:date="2011-07-02T13:04:00Z">
        <w:del w:id="1552" w:author="Rev 3 Allen Wirfs-Brock" w:date="2011-09-07T15:20:00Z">
          <w:r w:rsidR="00FC56FA" w:rsidRPr="00E77497" w:rsidDel="00FE434F">
            <w:delText>s</w:delText>
          </w:r>
        </w:del>
      </w:ins>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B7" w:firstRow="1" w:lastRow="0" w:firstColumn="1" w:lastColumn="0" w:noHBand="0" w:noVBand="0"/>
        <w:tblPrChange w:id="1553" w:author="Rev 6 Allen Wirfs-Brock" w:date="2012-02-23T16:42: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PrChange>
      </w:tblPr>
      <w:tblGrid>
        <w:gridCol w:w="3096"/>
        <w:gridCol w:w="2697"/>
        <w:gridCol w:w="4553"/>
        <w:tblGridChange w:id="1554">
          <w:tblGrid>
            <w:gridCol w:w="2245"/>
            <w:gridCol w:w="851"/>
            <w:gridCol w:w="1846"/>
            <w:gridCol w:w="851"/>
            <w:gridCol w:w="3702"/>
            <w:gridCol w:w="851"/>
          </w:tblGrid>
        </w:tblGridChange>
      </w:tblGrid>
      <w:tr w:rsidR="00134E95" w:rsidRPr="00E77497" w14:paraId="598D0716" w14:textId="77777777" w:rsidTr="00550FEB">
        <w:trPr>
          <w:jc w:val="right"/>
          <w:ins w:id="1555" w:author="Allen Wirfs-Brock" w:date="2011-07-02T13:04:00Z"/>
          <w:trPrChange w:id="1556" w:author="Rev 6 Allen Wirfs-Brock" w:date="2012-02-23T16:42:00Z">
            <w:trPr>
              <w:gridAfter w:val="0"/>
              <w:jc w:val="right"/>
            </w:trPr>
          </w:trPrChange>
        </w:trPr>
        <w:tc>
          <w:tcPr>
            <w:tcW w:w="2245" w:type="dxa"/>
            <w:tcBorders>
              <w:top w:val="single" w:sz="12" w:space="0" w:color="000000"/>
              <w:left w:val="single" w:sz="6" w:space="0" w:color="000000"/>
              <w:bottom w:val="single" w:sz="6" w:space="0" w:color="000000"/>
              <w:right w:val="nil"/>
            </w:tcBorders>
            <w:shd w:val="solid" w:color="C0C0C0" w:fill="FFFFFF"/>
            <w:tcPrChange w:id="1557" w:author="Rev 6 Allen Wirfs-Brock" w:date="2012-02-23T16:42:00Z">
              <w:tcPr>
                <w:tcW w:w="2245" w:type="dxa"/>
                <w:tcBorders>
                  <w:top w:val="single" w:sz="12" w:space="0" w:color="000000"/>
                  <w:left w:val="single" w:sz="6" w:space="0" w:color="000000"/>
                  <w:bottom w:val="single" w:sz="6" w:space="0" w:color="000000"/>
                  <w:right w:val="nil"/>
                </w:tcBorders>
                <w:shd w:val="solid" w:color="C0C0C0" w:fill="FFFFFF"/>
              </w:tcPr>
            </w:tcPrChange>
          </w:tcPr>
          <w:p w14:paraId="362FA3D0" w14:textId="77777777" w:rsidR="00134E95" w:rsidRPr="00E77497" w:rsidRDefault="00134E95" w:rsidP="00134E95">
            <w:pPr>
              <w:keepNext/>
              <w:shd w:val="solid" w:color="C0C0C0" w:fill="FFFFFF"/>
              <w:spacing w:after="0"/>
              <w:rPr>
                <w:ins w:id="1558" w:author="Allen Wirfs-Brock" w:date="2011-07-02T13:04:00Z"/>
                <w:b/>
                <w:i/>
                <w:color w:val="000000"/>
                <w:shd w:val="solid" w:color="C0C0C0" w:fill="FFFFFF"/>
              </w:rPr>
            </w:pPr>
            <w:ins w:id="1559" w:author="Allen Wirfs-Brock" w:date="2011-07-02T13:04:00Z">
              <w:del w:id="1560" w:author="Rev 7 Allen Wirfs-Brock" w:date="2012-05-01T17:01:00Z">
                <w:r w:rsidRPr="00E77497" w:rsidDel="006C4D5D">
                  <w:rPr>
                    <w:b/>
                    <w:i/>
                    <w:color w:val="000000"/>
                    <w:shd w:val="solid" w:color="C0C0C0" w:fill="FFFFFF"/>
                  </w:rPr>
                  <w:delText>Internal Property</w:delText>
                </w:r>
              </w:del>
            </w:ins>
            <w:ins w:id="1561" w:author="Rev 7 Allen Wirfs-Brock" w:date="2012-05-01T17:01:00Z">
              <w:r w:rsidR="006C4D5D">
                <w:rPr>
                  <w:b/>
                  <w:i/>
                  <w:color w:val="000000"/>
                  <w:shd w:val="solid" w:color="C0C0C0" w:fill="FFFFFF"/>
                </w:rPr>
                <w:t>Value</w:t>
              </w:r>
            </w:ins>
          </w:p>
        </w:tc>
        <w:tc>
          <w:tcPr>
            <w:tcW w:w="2697" w:type="dxa"/>
            <w:tcBorders>
              <w:top w:val="single" w:sz="12" w:space="0" w:color="000000"/>
              <w:left w:val="nil"/>
              <w:bottom w:val="single" w:sz="6" w:space="0" w:color="000000"/>
              <w:right w:val="nil"/>
            </w:tcBorders>
            <w:shd w:val="solid" w:color="C0C0C0" w:fill="FFFFFF"/>
            <w:tcPrChange w:id="1562" w:author="Rev 6 Allen Wirfs-Brock" w:date="2012-02-23T16:42:00Z">
              <w:tcPr>
                <w:tcW w:w="2697" w:type="dxa"/>
                <w:gridSpan w:val="2"/>
                <w:tcBorders>
                  <w:top w:val="single" w:sz="12" w:space="0" w:color="000000"/>
                  <w:left w:val="nil"/>
                  <w:bottom w:val="single" w:sz="6" w:space="0" w:color="000000"/>
                  <w:right w:val="nil"/>
                </w:tcBorders>
                <w:shd w:val="solid" w:color="C0C0C0" w:fill="FFFFFF"/>
              </w:tcPr>
            </w:tcPrChange>
          </w:tcPr>
          <w:p w14:paraId="5CAC380E" w14:textId="77777777" w:rsidR="00134E95" w:rsidRPr="00E77497" w:rsidRDefault="00FC56FA" w:rsidP="00134E95">
            <w:pPr>
              <w:keepNext/>
              <w:shd w:val="solid" w:color="C0C0C0" w:fill="FFFFFF"/>
              <w:spacing w:after="0"/>
              <w:jc w:val="left"/>
              <w:rPr>
                <w:ins w:id="1563" w:author="Allen Wirfs-Brock" w:date="2011-07-02T13:04:00Z"/>
                <w:b/>
                <w:i/>
                <w:color w:val="000000"/>
                <w:shd w:val="solid" w:color="C0C0C0" w:fill="FFFFFF"/>
              </w:rPr>
            </w:pPr>
            <w:ins w:id="1564" w:author="Allen Wirfs-Brock" w:date="2011-07-02T13:07:00Z">
              <w:r w:rsidRPr="00E77497">
                <w:rPr>
                  <w:b/>
                  <w:i/>
                  <w:color w:val="000000"/>
                  <w:shd w:val="solid" w:color="C0C0C0" w:fill="FFFFFF"/>
                </w:rPr>
                <w:t>Category</w:t>
              </w:r>
            </w:ins>
          </w:p>
        </w:tc>
        <w:tc>
          <w:tcPr>
            <w:tcW w:w="4553" w:type="dxa"/>
            <w:tcBorders>
              <w:top w:val="single" w:sz="12" w:space="0" w:color="000000"/>
              <w:left w:val="nil"/>
              <w:bottom w:val="single" w:sz="6" w:space="0" w:color="000000"/>
              <w:right w:val="single" w:sz="6" w:space="0" w:color="000000"/>
            </w:tcBorders>
            <w:shd w:val="solid" w:color="C0C0C0" w:fill="FFFFFF"/>
            <w:tcPrChange w:id="1565" w:author="Rev 6 Allen Wirfs-Brock" w:date="2012-02-23T16:42:00Z">
              <w:tcPr>
                <w:tcW w:w="4553" w:type="dxa"/>
                <w:gridSpan w:val="2"/>
                <w:tcBorders>
                  <w:top w:val="single" w:sz="12" w:space="0" w:color="000000"/>
                  <w:left w:val="nil"/>
                  <w:bottom w:val="single" w:sz="6" w:space="0" w:color="000000"/>
                  <w:right w:val="single" w:sz="6" w:space="0" w:color="000000"/>
                </w:tcBorders>
                <w:shd w:val="solid" w:color="C0C0C0" w:fill="FFFFFF"/>
              </w:tcPr>
            </w:tcPrChange>
          </w:tcPr>
          <w:p w14:paraId="55EF5497" w14:textId="77777777" w:rsidR="00134E95" w:rsidRPr="00E77497" w:rsidRDefault="00134E95" w:rsidP="00134E95">
            <w:pPr>
              <w:keepNext/>
              <w:shd w:val="solid" w:color="C0C0C0" w:fill="FFFFFF"/>
              <w:spacing w:after="0"/>
              <w:rPr>
                <w:ins w:id="1566" w:author="Allen Wirfs-Brock" w:date="2011-07-02T13:04:00Z"/>
                <w:b/>
                <w:i/>
                <w:color w:val="000000"/>
                <w:shd w:val="solid" w:color="C0C0C0" w:fill="FFFFFF"/>
              </w:rPr>
            </w:pPr>
            <w:ins w:id="1567" w:author="Allen Wirfs-Brock" w:date="2011-07-02T13:04:00Z">
              <w:r w:rsidRPr="00E77497">
                <w:rPr>
                  <w:b/>
                  <w:i/>
                  <w:color w:val="000000"/>
                  <w:shd w:val="solid" w:color="C0C0C0" w:fill="FFFFFF"/>
                </w:rPr>
                <w:t>Description</w:t>
              </w:r>
            </w:ins>
          </w:p>
        </w:tc>
      </w:tr>
      <w:tr w:rsidR="00134E95" w:rsidRPr="00E77497" w14:paraId="3C881559" w14:textId="77777777" w:rsidTr="00550FEB">
        <w:trPr>
          <w:jc w:val="right"/>
          <w:ins w:id="1568" w:author="Allen Wirfs-Brock" w:date="2011-07-02T13:04:00Z"/>
          <w:trPrChange w:id="1569" w:author="Rev 6 Allen Wirfs-Brock" w:date="2012-02-23T16:42:00Z">
            <w:trPr>
              <w:gridAfter w:val="0"/>
              <w:jc w:val="right"/>
            </w:trPr>
          </w:trPrChange>
        </w:trPr>
        <w:tc>
          <w:tcPr>
            <w:tcW w:w="2245" w:type="dxa"/>
            <w:tcBorders>
              <w:top w:val="nil"/>
            </w:tcBorders>
            <w:tcPrChange w:id="1570" w:author="Rev 6 Allen Wirfs-Brock" w:date="2012-02-23T16:42:00Z">
              <w:tcPr>
                <w:tcW w:w="2245" w:type="dxa"/>
                <w:tcBorders>
                  <w:top w:val="nil"/>
                </w:tcBorders>
              </w:tcPr>
            </w:tcPrChange>
          </w:tcPr>
          <w:p w14:paraId="1255B5DB" w14:textId="77777777" w:rsidR="00134E95" w:rsidRPr="00E77497" w:rsidRDefault="00FC56FA" w:rsidP="007516CC">
            <w:pPr>
              <w:keepNext/>
              <w:spacing w:after="0"/>
              <w:rPr>
                <w:ins w:id="1571" w:author="Allen Wirfs-Brock" w:date="2011-07-02T13:04:00Z"/>
              </w:rPr>
            </w:pPr>
            <w:ins w:id="1572" w:author="Allen Wirfs-Brock" w:date="2011-07-02T13:07:00Z">
              <w:del w:id="1573" w:author="Rev 3 Allen Wirfs-Brock" w:date="2011-09-07T15:35:00Z">
                <w:r w:rsidRPr="00E77497" w:rsidDel="007516CC">
                  <w:delText>[[</w:delText>
                </w:r>
              </w:del>
              <w:del w:id="1574" w:author="Rev 3 Allen Wirfs-Brock" w:date="2011-09-07T15:34:00Z">
                <w:r w:rsidRPr="00E77497" w:rsidDel="007516CC">
                  <w:delText>IsFunction</w:delText>
                </w:r>
              </w:del>
            </w:ins>
            <w:ins w:id="1575" w:author="Rev 3 Allen Wirfs-Brock" w:date="2011-09-07T15:34:00Z">
              <w:r w:rsidR="007516CC" w:rsidRPr="00E77497">
                <w:t>NativeFunction</w:t>
              </w:r>
            </w:ins>
            <w:ins w:id="1576" w:author="Allen Wirfs-Brock" w:date="2011-07-02T13:07:00Z">
              <w:del w:id="1577" w:author="Rev 3 Allen Wirfs-Brock" w:date="2011-09-07T15:35:00Z">
                <w:r w:rsidRPr="00E77497" w:rsidDel="007516CC">
                  <w:delText>]]</w:delText>
                </w:r>
              </w:del>
            </w:ins>
          </w:p>
        </w:tc>
        <w:tc>
          <w:tcPr>
            <w:tcW w:w="2697" w:type="dxa"/>
            <w:tcBorders>
              <w:top w:val="nil"/>
            </w:tcBorders>
            <w:tcPrChange w:id="1578" w:author="Rev 6 Allen Wirfs-Brock" w:date="2012-02-23T16:42:00Z">
              <w:tcPr>
                <w:tcW w:w="2697" w:type="dxa"/>
                <w:gridSpan w:val="2"/>
                <w:tcBorders>
                  <w:top w:val="nil"/>
                </w:tcBorders>
              </w:tcPr>
            </w:tcPrChange>
          </w:tcPr>
          <w:p w14:paraId="7D2E4462" w14:textId="77777777" w:rsidR="00134E95" w:rsidRPr="00E77497" w:rsidRDefault="00FC56FA" w:rsidP="00134E95">
            <w:pPr>
              <w:keepNext/>
              <w:spacing w:after="0"/>
              <w:jc w:val="left"/>
              <w:rPr>
                <w:ins w:id="1579" w:author="Allen Wirfs-Brock" w:date="2011-07-02T13:04:00Z"/>
              </w:rPr>
            </w:pPr>
            <w:ins w:id="1580" w:author="Allen Wirfs-Brock" w:date="2011-07-02T13:08:00Z">
              <w:r w:rsidRPr="00E77497">
                <w:t>Function objects</w:t>
              </w:r>
            </w:ins>
          </w:p>
        </w:tc>
        <w:tc>
          <w:tcPr>
            <w:tcW w:w="4553" w:type="dxa"/>
            <w:tcBorders>
              <w:top w:val="nil"/>
            </w:tcBorders>
            <w:tcPrChange w:id="1581" w:author="Rev 6 Allen Wirfs-Brock" w:date="2012-02-23T16:42:00Z">
              <w:tcPr>
                <w:tcW w:w="4553" w:type="dxa"/>
                <w:gridSpan w:val="2"/>
                <w:tcBorders>
                  <w:top w:val="nil"/>
                </w:tcBorders>
              </w:tcPr>
            </w:tcPrChange>
          </w:tcPr>
          <w:p w14:paraId="73025BC9" w14:textId="77777777" w:rsidR="00134E95" w:rsidRPr="00E77497" w:rsidRDefault="00134E95" w:rsidP="00134E95">
            <w:pPr>
              <w:keepNext/>
              <w:spacing w:after="0"/>
              <w:rPr>
                <w:ins w:id="1582" w:author="Allen Wirfs-Brock" w:date="2011-07-02T13:04:00Z"/>
              </w:rPr>
            </w:pPr>
          </w:p>
        </w:tc>
      </w:tr>
      <w:tr w:rsidR="00134E95" w:rsidRPr="00E77497" w14:paraId="7C6FFC00" w14:textId="77777777" w:rsidTr="00550FEB">
        <w:trPr>
          <w:jc w:val="right"/>
          <w:ins w:id="1583" w:author="Allen Wirfs-Brock" w:date="2011-07-02T13:04:00Z"/>
          <w:trPrChange w:id="1584" w:author="Rev 6 Allen Wirfs-Brock" w:date="2012-02-23T16:42:00Z">
            <w:trPr>
              <w:gridAfter w:val="0"/>
              <w:jc w:val="right"/>
            </w:trPr>
          </w:trPrChange>
        </w:trPr>
        <w:tc>
          <w:tcPr>
            <w:tcW w:w="2245" w:type="dxa"/>
            <w:tcPrChange w:id="1585" w:author="Rev 6 Allen Wirfs-Brock" w:date="2012-02-23T16:42:00Z">
              <w:tcPr>
                <w:tcW w:w="2245" w:type="dxa"/>
              </w:tcPr>
            </w:tcPrChange>
          </w:tcPr>
          <w:p w14:paraId="4BA7BD64" w14:textId="77777777" w:rsidR="00134E95" w:rsidRPr="00E77497" w:rsidRDefault="00FC56FA" w:rsidP="00134E95">
            <w:pPr>
              <w:keepNext/>
              <w:spacing w:after="0"/>
              <w:rPr>
                <w:ins w:id="1586" w:author="Allen Wirfs-Brock" w:date="2011-07-02T13:04:00Z"/>
              </w:rPr>
            </w:pPr>
            <w:ins w:id="1587" w:author="Allen Wirfs-Brock" w:date="2011-07-02T13:08:00Z">
              <w:del w:id="1588" w:author="Rev 3 Allen Wirfs-Brock" w:date="2011-09-07T15:44:00Z">
                <w:r w:rsidRPr="00E77497" w:rsidDel="009D141F">
                  <w:delText>[[IsArray]]</w:delText>
                </w:r>
              </w:del>
            </w:ins>
            <w:ins w:id="1589" w:author="Rev 3 Allen Wirfs-Brock" w:date="2011-09-07T15:44:00Z">
              <w:r w:rsidR="009D141F" w:rsidRPr="00E77497">
                <w:t>NativeArray</w:t>
              </w:r>
            </w:ins>
          </w:p>
        </w:tc>
        <w:tc>
          <w:tcPr>
            <w:tcW w:w="2697" w:type="dxa"/>
            <w:tcPrChange w:id="1590" w:author="Rev 6 Allen Wirfs-Brock" w:date="2012-02-23T16:42:00Z">
              <w:tcPr>
                <w:tcW w:w="2697" w:type="dxa"/>
                <w:gridSpan w:val="2"/>
              </w:tcPr>
            </w:tcPrChange>
          </w:tcPr>
          <w:p w14:paraId="7D1978CB" w14:textId="77777777" w:rsidR="00FC56FA" w:rsidRPr="00E77497" w:rsidRDefault="00FC56FA" w:rsidP="00FC56FA">
            <w:pPr>
              <w:keepNext/>
              <w:spacing w:after="0"/>
              <w:jc w:val="left"/>
              <w:rPr>
                <w:ins w:id="1591" w:author="Allen Wirfs-Brock" w:date="2011-07-02T13:04:00Z"/>
              </w:rPr>
            </w:pPr>
            <w:ins w:id="1592" w:author="Allen Wirfs-Brock" w:date="2011-07-02T13:08:00Z">
              <w:r w:rsidRPr="00E77497">
                <w:t xml:space="preserve">Array </w:t>
              </w:r>
            </w:ins>
            <w:ins w:id="1593" w:author="Allen Wirfs-Brock" w:date="2011-07-02T13:12:00Z">
              <w:r w:rsidRPr="00E77497">
                <w:t>o</w:t>
              </w:r>
            </w:ins>
            <w:ins w:id="1594" w:author="Allen Wirfs-Brock" w:date="2011-07-02T13:08:00Z">
              <w:r w:rsidRPr="00E77497">
                <w:t>bjects</w:t>
              </w:r>
            </w:ins>
          </w:p>
        </w:tc>
        <w:tc>
          <w:tcPr>
            <w:tcW w:w="4553" w:type="dxa"/>
            <w:tcPrChange w:id="1595" w:author="Rev 6 Allen Wirfs-Brock" w:date="2012-02-23T16:42:00Z">
              <w:tcPr>
                <w:tcW w:w="4553" w:type="dxa"/>
                <w:gridSpan w:val="2"/>
              </w:tcPr>
            </w:tcPrChange>
          </w:tcPr>
          <w:p w14:paraId="553C1149" w14:textId="77777777" w:rsidR="00134E95" w:rsidRPr="00E77497" w:rsidRDefault="00134E95" w:rsidP="00134E95">
            <w:pPr>
              <w:keepNext/>
              <w:spacing w:after="0"/>
              <w:rPr>
                <w:ins w:id="1596" w:author="Allen Wirfs-Brock" w:date="2011-07-02T13:04:00Z"/>
              </w:rPr>
            </w:pPr>
          </w:p>
        </w:tc>
      </w:tr>
      <w:tr w:rsidR="00134E95" w:rsidRPr="00E77497" w14:paraId="18BA4D8F" w14:textId="77777777" w:rsidTr="00550FEB">
        <w:trPr>
          <w:jc w:val="right"/>
          <w:ins w:id="1597" w:author="Allen Wirfs-Brock" w:date="2011-07-02T13:04:00Z"/>
          <w:trPrChange w:id="1598" w:author="Rev 6 Allen Wirfs-Brock" w:date="2012-02-23T16:42:00Z">
            <w:trPr>
              <w:gridAfter w:val="0"/>
              <w:jc w:val="right"/>
            </w:trPr>
          </w:trPrChange>
        </w:trPr>
        <w:tc>
          <w:tcPr>
            <w:tcW w:w="2245" w:type="dxa"/>
            <w:tcPrChange w:id="1599" w:author="Rev 6 Allen Wirfs-Brock" w:date="2012-02-23T16:42:00Z">
              <w:tcPr>
                <w:tcW w:w="2245" w:type="dxa"/>
              </w:tcPr>
            </w:tcPrChange>
          </w:tcPr>
          <w:p w14:paraId="6F238E13" w14:textId="77777777" w:rsidR="00134E95" w:rsidRPr="00E77497" w:rsidRDefault="00134E95" w:rsidP="00FC56FA">
            <w:pPr>
              <w:keepNext/>
              <w:spacing w:after="0"/>
              <w:rPr>
                <w:ins w:id="1600" w:author="Allen Wirfs-Brock" w:date="2011-07-02T13:04:00Z"/>
              </w:rPr>
            </w:pPr>
            <w:ins w:id="1601" w:author="Allen Wirfs-Brock" w:date="2011-07-02T13:04:00Z">
              <w:del w:id="1602" w:author="Rev 3 Allen Wirfs-Brock" w:date="2011-09-07T17:58:00Z">
                <w:r w:rsidRPr="00E77497" w:rsidDel="00065D08">
                  <w:delText>[[</w:delText>
                </w:r>
              </w:del>
            </w:ins>
            <w:ins w:id="1603" w:author="Allen Wirfs-Brock" w:date="2011-07-02T13:09:00Z">
              <w:del w:id="1604" w:author="Rev 3 Allen Wirfs-Brock" w:date="2011-09-07T17:58:00Z">
                <w:r w:rsidR="00FC56FA" w:rsidRPr="00E77497" w:rsidDel="00065D08">
                  <w:delText>IsString</w:delText>
                </w:r>
              </w:del>
            </w:ins>
            <w:ins w:id="1605" w:author="Allen Wirfs-Brock" w:date="2011-07-02T13:04:00Z">
              <w:del w:id="1606" w:author="Rev 3 Allen Wirfs-Brock" w:date="2011-09-07T17:58:00Z">
                <w:r w:rsidRPr="00E77497" w:rsidDel="00065D08">
                  <w:delText>]]</w:delText>
                </w:r>
              </w:del>
            </w:ins>
            <w:ins w:id="1607" w:author="Rev 3 Allen Wirfs-Brock" w:date="2011-09-07T17:58:00Z">
              <w:r w:rsidR="00065D08" w:rsidRPr="00E77497">
                <w:t>StringWrapper</w:t>
              </w:r>
            </w:ins>
          </w:p>
        </w:tc>
        <w:tc>
          <w:tcPr>
            <w:tcW w:w="2697" w:type="dxa"/>
            <w:tcPrChange w:id="1608" w:author="Rev 6 Allen Wirfs-Brock" w:date="2012-02-23T16:42:00Z">
              <w:tcPr>
                <w:tcW w:w="2697" w:type="dxa"/>
                <w:gridSpan w:val="2"/>
              </w:tcPr>
            </w:tcPrChange>
          </w:tcPr>
          <w:p w14:paraId="420E5554" w14:textId="77777777" w:rsidR="00134E95" w:rsidRPr="00E77497" w:rsidRDefault="00FC56FA" w:rsidP="00FC56FA">
            <w:pPr>
              <w:keepNext/>
              <w:spacing w:after="0"/>
              <w:jc w:val="left"/>
              <w:rPr>
                <w:ins w:id="1609" w:author="Allen Wirfs-Brock" w:date="2011-07-02T13:04:00Z"/>
              </w:rPr>
            </w:pPr>
            <w:ins w:id="1610" w:author="Allen Wirfs-Brock" w:date="2011-07-02T13:09:00Z">
              <w:r w:rsidRPr="00E77497">
                <w:t xml:space="preserve">String </w:t>
              </w:r>
            </w:ins>
            <w:ins w:id="1611" w:author="Allen Wirfs-Brock" w:date="2011-07-02T13:12:00Z">
              <w:r w:rsidRPr="00E77497">
                <w:t>o</w:t>
              </w:r>
            </w:ins>
            <w:ins w:id="1612" w:author="Allen Wirfs-Brock" w:date="2011-07-02T13:09:00Z">
              <w:r w:rsidRPr="00E77497">
                <w:t>bjects</w:t>
              </w:r>
            </w:ins>
          </w:p>
        </w:tc>
        <w:tc>
          <w:tcPr>
            <w:tcW w:w="4553" w:type="dxa"/>
            <w:tcPrChange w:id="1613" w:author="Rev 6 Allen Wirfs-Brock" w:date="2012-02-23T16:42:00Z">
              <w:tcPr>
                <w:tcW w:w="4553" w:type="dxa"/>
                <w:gridSpan w:val="2"/>
              </w:tcPr>
            </w:tcPrChange>
          </w:tcPr>
          <w:p w14:paraId="3AEC5D0B" w14:textId="77777777" w:rsidR="00134E95" w:rsidRPr="00E77497" w:rsidRDefault="00134E95" w:rsidP="00134E95">
            <w:pPr>
              <w:keepNext/>
              <w:spacing w:after="0"/>
              <w:rPr>
                <w:ins w:id="1614" w:author="Allen Wirfs-Brock" w:date="2011-07-02T13:04:00Z"/>
              </w:rPr>
            </w:pPr>
          </w:p>
        </w:tc>
      </w:tr>
      <w:tr w:rsidR="00134E95" w:rsidRPr="00E77497" w14:paraId="7B0CDFBA" w14:textId="77777777" w:rsidTr="00550FEB">
        <w:trPr>
          <w:jc w:val="right"/>
          <w:ins w:id="1615" w:author="Allen Wirfs-Brock" w:date="2011-07-02T13:04:00Z"/>
          <w:trPrChange w:id="1616" w:author="Rev 6 Allen Wirfs-Brock" w:date="2012-02-23T16:42:00Z">
            <w:trPr>
              <w:gridAfter w:val="0"/>
              <w:jc w:val="right"/>
            </w:trPr>
          </w:trPrChange>
        </w:trPr>
        <w:tc>
          <w:tcPr>
            <w:tcW w:w="2245" w:type="dxa"/>
            <w:tcPrChange w:id="1617" w:author="Rev 6 Allen Wirfs-Brock" w:date="2012-02-23T16:42:00Z">
              <w:tcPr>
                <w:tcW w:w="2245" w:type="dxa"/>
              </w:tcPr>
            </w:tcPrChange>
          </w:tcPr>
          <w:p w14:paraId="3E3E2344" w14:textId="77777777" w:rsidR="00134E95" w:rsidRPr="00E77497" w:rsidRDefault="00134E95" w:rsidP="00FC56FA">
            <w:pPr>
              <w:keepNext/>
              <w:spacing w:after="0"/>
              <w:rPr>
                <w:ins w:id="1618" w:author="Allen Wirfs-Brock" w:date="2011-07-02T13:04:00Z"/>
              </w:rPr>
            </w:pPr>
            <w:ins w:id="1619" w:author="Allen Wirfs-Brock" w:date="2011-07-02T13:04:00Z">
              <w:del w:id="1620" w:author="Rev 3 Allen Wirfs-Brock" w:date="2011-09-07T18:02:00Z">
                <w:r w:rsidRPr="00E77497" w:rsidDel="00187187">
                  <w:delText>[[</w:delText>
                </w:r>
              </w:del>
            </w:ins>
            <w:ins w:id="1621" w:author="Allen Wirfs-Brock" w:date="2011-07-02T13:09:00Z">
              <w:del w:id="1622" w:author="Rev 3 Allen Wirfs-Brock" w:date="2011-09-07T17:59:00Z">
                <w:r w:rsidR="00FC56FA" w:rsidRPr="00E77497" w:rsidDel="00065D08">
                  <w:delText>IsBoolean</w:delText>
                </w:r>
              </w:del>
            </w:ins>
            <w:ins w:id="1623" w:author="Allen Wirfs-Brock" w:date="2011-07-02T13:04:00Z">
              <w:del w:id="1624" w:author="Rev 3 Allen Wirfs-Brock" w:date="2011-09-07T18:02:00Z">
                <w:r w:rsidRPr="00E77497" w:rsidDel="00187187">
                  <w:delText>]]</w:delText>
                </w:r>
              </w:del>
            </w:ins>
            <w:ins w:id="1625" w:author="Rev 3 Allen Wirfs-Brock" w:date="2011-09-07T18:02:00Z">
              <w:r w:rsidR="00187187" w:rsidRPr="00E77497">
                <w:t>BooleanWrapper</w:t>
              </w:r>
            </w:ins>
          </w:p>
        </w:tc>
        <w:tc>
          <w:tcPr>
            <w:tcW w:w="2697" w:type="dxa"/>
            <w:tcPrChange w:id="1626" w:author="Rev 6 Allen Wirfs-Brock" w:date="2012-02-23T16:42:00Z">
              <w:tcPr>
                <w:tcW w:w="2697" w:type="dxa"/>
                <w:gridSpan w:val="2"/>
              </w:tcPr>
            </w:tcPrChange>
          </w:tcPr>
          <w:p w14:paraId="70DBCA02" w14:textId="77777777" w:rsidR="00134E95" w:rsidRPr="00E77497" w:rsidRDefault="00FC56FA" w:rsidP="00134E95">
            <w:pPr>
              <w:keepNext/>
              <w:spacing w:after="0"/>
              <w:jc w:val="left"/>
              <w:rPr>
                <w:ins w:id="1627" w:author="Allen Wirfs-Brock" w:date="2011-07-02T13:04:00Z"/>
              </w:rPr>
            </w:pPr>
            <w:ins w:id="1628" w:author="Allen Wirfs-Brock" w:date="2011-07-02T13:12:00Z">
              <w:r w:rsidRPr="00E77497">
                <w:t>Boolean objects</w:t>
              </w:r>
            </w:ins>
          </w:p>
        </w:tc>
        <w:tc>
          <w:tcPr>
            <w:tcW w:w="4553" w:type="dxa"/>
            <w:tcPrChange w:id="1629" w:author="Rev 6 Allen Wirfs-Brock" w:date="2012-02-23T16:42:00Z">
              <w:tcPr>
                <w:tcW w:w="4553" w:type="dxa"/>
                <w:gridSpan w:val="2"/>
              </w:tcPr>
            </w:tcPrChange>
          </w:tcPr>
          <w:p w14:paraId="3AE1948E" w14:textId="77777777" w:rsidR="00134E95" w:rsidRPr="00E77497" w:rsidRDefault="00134E95" w:rsidP="00134E95">
            <w:pPr>
              <w:keepNext/>
              <w:spacing w:after="0"/>
              <w:rPr>
                <w:ins w:id="1630" w:author="Allen Wirfs-Brock" w:date="2011-07-02T13:04:00Z"/>
              </w:rPr>
            </w:pPr>
          </w:p>
        </w:tc>
      </w:tr>
      <w:tr w:rsidR="00134E95" w:rsidRPr="00E77497" w14:paraId="47175B6C" w14:textId="77777777" w:rsidTr="00550FEB">
        <w:trPr>
          <w:jc w:val="right"/>
          <w:ins w:id="1631" w:author="Allen Wirfs-Brock" w:date="2011-07-02T13:04:00Z"/>
          <w:trPrChange w:id="1632" w:author="Rev 6 Allen Wirfs-Brock" w:date="2012-02-23T16:42:00Z">
            <w:trPr>
              <w:gridAfter w:val="0"/>
              <w:jc w:val="right"/>
            </w:trPr>
          </w:trPrChange>
        </w:trPr>
        <w:tc>
          <w:tcPr>
            <w:tcW w:w="2245" w:type="dxa"/>
            <w:tcPrChange w:id="1633" w:author="Rev 6 Allen Wirfs-Brock" w:date="2012-02-23T16:42:00Z">
              <w:tcPr>
                <w:tcW w:w="2245" w:type="dxa"/>
              </w:tcPr>
            </w:tcPrChange>
          </w:tcPr>
          <w:p w14:paraId="37EFE219" w14:textId="77777777" w:rsidR="00134E95" w:rsidRPr="00E77497" w:rsidRDefault="00134E95" w:rsidP="00FC56FA">
            <w:pPr>
              <w:keepNext/>
              <w:spacing w:after="0"/>
              <w:rPr>
                <w:ins w:id="1634" w:author="Allen Wirfs-Brock" w:date="2011-07-02T13:04:00Z"/>
              </w:rPr>
            </w:pPr>
            <w:ins w:id="1635" w:author="Allen Wirfs-Brock" w:date="2011-07-02T13:04:00Z">
              <w:del w:id="1636" w:author="Rev 3 Allen Wirfs-Brock" w:date="2011-09-07T18:06:00Z">
                <w:r w:rsidRPr="00E77497" w:rsidDel="00187187">
                  <w:delText>[[</w:delText>
                </w:r>
              </w:del>
            </w:ins>
            <w:ins w:id="1637" w:author="Allen Wirfs-Brock" w:date="2011-07-02T13:10:00Z">
              <w:del w:id="1638" w:author="Rev 3 Allen Wirfs-Brock" w:date="2011-09-07T18:06:00Z">
                <w:r w:rsidR="00FC56FA" w:rsidRPr="00E77497" w:rsidDel="00187187">
                  <w:delText>IsNumber</w:delText>
                </w:r>
              </w:del>
            </w:ins>
            <w:ins w:id="1639" w:author="Allen Wirfs-Brock" w:date="2011-07-02T13:04:00Z">
              <w:del w:id="1640" w:author="Rev 3 Allen Wirfs-Brock" w:date="2011-09-07T18:06:00Z">
                <w:r w:rsidRPr="00E77497" w:rsidDel="00187187">
                  <w:delText>]]</w:delText>
                </w:r>
              </w:del>
            </w:ins>
            <w:ins w:id="1641" w:author="Rev 3 Allen Wirfs-Brock" w:date="2011-09-07T18:06:00Z">
              <w:r w:rsidR="00187187" w:rsidRPr="00E77497">
                <w:t>NumberWrapper</w:t>
              </w:r>
            </w:ins>
          </w:p>
        </w:tc>
        <w:tc>
          <w:tcPr>
            <w:tcW w:w="2697" w:type="dxa"/>
            <w:tcPrChange w:id="1642" w:author="Rev 6 Allen Wirfs-Brock" w:date="2012-02-23T16:42:00Z">
              <w:tcPr>
                <w:tcW w:w="2697" w:type="dxa"/>
                <w:gridSpan w:val="2"/>
              </w:tcPr>
            </w:tcPrChange>
          </w:tcPr>
          <w:p w14:paraId="08C1B8EB" w14:textId="77777777" w:rsidR="00134E95" w:rsidRPr="00E77497" w:rsidRDefault="00FC56FA" w:rsidP="00134E95">
            <w:pPr>
              <w:keepNext/>
              <w:spacing w:after="0"/>
              <w:jc w:val="left"/>
              <w:rPr>
                <w:ins w:id="1643" w:author="Allen Wirfs-Brock" w:date="2011-07-02T13:04:00Z"/>
                <w:i/>
              </w:rPr>
            </w:pPr>
            <w:ins w:id="1644" w:author="Allen Wirfs-Brock" w:date="2011-07-02T13:12:00Z">
              <w:r w:rsidRPr="00E77497">
                <w:t>Number objects</w:t>
              </w:r>
            </w:ins>
          </w:p>
        </w:tc>
        <w:tc>
          <w:tcPr>
            <w:tcW w:w="4553" w:type="dxa"/>
            <w:tcPrChange w:id="1645" w:author="Rev 6 Allen Wirfs-Brock" w:date="2012-02-23T16:42:00Z">
              <w:tcPr>
                <w:tcW w:w="4553" w:type="dxa"/>
                <w:gridSpan w:val="2"/>
              </w:tcPr>
            </w:tcPrChange>
          </w:tcPr>
          <w:p w14:paraId="0ADFCF10" w14:textId="77777777" w:rsidR="00134E95" w:rsidRPr="00E77497" w:rsidRDefault="00134E95" w:rsidP="00134E95">
            <w:pPr>
              <w:keepNext/>
              <w:spacing w:after="0"/>
              <w:rPr>
                <w:ins w:id="1646" w:author="Allen Wirfs-Brock" w:date="2011-07-02T13:04:00Z"/>
              </w:rPr>
            </w:pPr>
          </w:p>
        </w:tc>
      </w:tr>
      <w:tr w:rsidR="00134E95" w:rsidRPr="00E77497" w14:paraId="63354DA6" w14:textId="77777777" w:rsidTr="00550FEB">
        <w:trPr>
          <w:jc w:val="right"/>
          <w:ins w:id="1647" w:author="Allen Wirfs-Brock" w:date="2011-07-02T13:04:00Z"/>
          <w:trPrChange w:id="1648" w:author="Rev 6 Allen Wirfs-Brock" w:date="2012-02-23T16:42:00Z">
            <w:trPr>
              <w:gridAfter w:val="0"/>
              <w:jc w:val="right"/>
            </w:trPr>
          </w:trPrChange>
        </w:trPr>
        <w:tc>
          <w:tcPr>
            <w:tcW w:w="2245" w:type="dxa"/>
            <w:tcPrChange w:id="1649" w:author="Rev 6 Allen Wirfs-Brock" w:date="2012-02-23T16:42:00Z">
              <w:tcPr>
                <w:tcW w:w="2245" w:type="dxa"/>
              </w:tcPr>
            </w:tcPrChange>
          </w:tcPr>
          <w:p w14:paraId="661B2A6E" w14:textId="77777777" w:rsidR="00134E95" w:rsidRPr="00E77497" w:rsidRDefault="00134E95" w:rsidP="00FC56FA">
            <w:pPr>
              <w:keepNext/>
              <w:spacing w:after="0"/>
              <w:rPr>
                <w:ins w:id="1650" w:author="Allen Wirfs-Brock" w:date="2011-07-02T13:04:00Z"/>
              </w:rPr>
            </w:pPr>
            <w:ins w:id="1651" w:author="Allen Wirfs-Brock" w:date="2011-07-02T13:04:00Z">
              <w:del w:id="1652" w:author="Rev 3 Allen Wirfs-Brock" w:date="2011-09-07T18:07:00Z">
                <w:r w:rsidRPr="00E77497" w:rsidDel="00187187">
                  <w:delText>[[</w:delText>
                </w:r>
              </w:del>
            </w:ins>
            <w:ins w:id="1653" w:author="Allen Wirfs-Brock" w:date="2011-07-02T13:10:00Z">
              <w:del w:id="1654" w:author="Rev 3 Allen Wirfs-Brock" w:date="2011-09-07T18:07:00Z">
                <w:r w:rsidR="00FC56FA" w:rsidRPr="00E77497" w:rsidDel="00187187">
                  <w:delText>IsMath</w:delText>
                </w:r>
              </w:del>
            </w:ins>
            <w:ins w:id="1655" w:author="Allen Wirfs-Brock" w:date="2011-07-02T13:04:00Z">
              <w:del w:id="1656" w:author="Rev 3 Allen Wirfs-Brock" w:date="2011-09-07T18:07:00Z">
                <w:r w:rsidRPr="00E77497" w:rsidDel="00187187">
                  <w:delText>]]</w:delText>
                </w:r>
              </w:del>
            </w:ins>
            <w:ins w:id="1657" w:author="Rev 3 Allen Wirfs-Brock" w:date="2011-09-07T18:07:00Z">
              <w:r w:rsidR="00187187" w:rsidRPr="00E77497">
                <w:t>NativeMath</w:t>
              </w:r>
            </w:ins>
          </w:p>
        </w:tc>
        <w:tc>
          <w:tcPr>
            <w:tcW w:w="2697" w:type="dxa"/>
            <w:tcPrChange w:id="1658" w:author="Rev 6 Allen Wirfs-Brock" w:date="2012-02-23T16:42:00Z">
              <w:tcPr>
                <w:tcW w:w="2697" w:type="dxa"/>
                <w:gridSpan w:val="2"/>
              </w:tcPr>
            </w:tcPrChange>
          </w:tcPr>
          <w:p w14:paraId="3B37A2E4" w14:textId="77777777" w:rsidR="00134E95" w:rsidRPr="00E77497" w:rsidRDefault="00FC56FA" w:rsidP="007526C2">
            <w:pPr>
              <w:keepNext/>
              <w:spacing w:after="0"/>
              <w:jc w:val="left"/>
              <w:rPr>
                <w:ins w:id="1659" w:author="Allen Wirfs-Brock" w:date="2011-07-02T13:04:00Z"/>
                <w:i/>
              </w:rPr>
            </w:pPr>
            <w:ins w:id="1660" w:author="Allen Wirfs-Brock" w:date="2011-07-02T13:12:00Z">
              <w:r w:rsidRPr="00E77497">
                <w:t>The Mat</w:t>
              </w:r>
              <w:del w:id="1661" w:author="Rev 3 Allen Wirfs-Brock" w:date="2011-09-07T15:16:00Z">
                <w:r w:rsidRPr="00E77497" w:rsidDel="007526C2">
                  <w:delText>c</w:delText>
                </w:r>
              </w:del>
              <w:r w:rsidRPr="00E77497">
                <w:t>h object</w:t>
              </w:r>
            </w:ins>
          </w:p>
        </w:tc>
        <w:tc>
          <w:tcPr>
            <w:tcW w:w="4553" w:type="dxa"/>
            <w:tcPrChange w:id="1662" w:author="Rev 6 Allen Wirfs-Brock" w:date="2012-02-23T16:42:00Z">
              <w:tcPr>
                <w:tcW w:w="4553" w:type="dxa"/>
                <w:gridSpan w:val="2"/>
              </w:tcPr>
            </w:tcPrChange>
          </w:tcPr>
          <w:p w14:paraId="6070D201" w14:textId="77777777" w:rsidR="00134E95" w:rsidRPr="00E77497" w:rsidRDefault="00134E95" w:rsidP="00134E95">
            <w:pPr>
              <w:keepNext/>
              <w:spacing w:after="0"/>
              <w:rPr>
                <w:ins w:id="1663" w:author="Allen Wirfs-Brock" w:date="2011-07-02T13:04:00Z"/>
              </w:rPr>
            </w:pPr>
          </w:p>
        </w:tc>
      </w:tr>
      <w:tr w:rsidR="00134E95" w:rsidRPr="00E77497" w14:paraId="01178221" w14:textId="77777777" w:rsidTr="00550FEB">
        <w:trPr>
          <w:jc w:val="right"/>
          <w:ins w:id="1664" w:author="Allen Wirfs-Brock" w:date="2011-07-02T13:04:00Z"/>
          <w:trPrChange w:id="1665" w:author="Rev 6 Allen Wirfs-Brock" w:date="2012-02-23T16:42:00Z">
            <w:trPr>
              <w:gridAfter w:val="0"/>
              <w:jc w:val="right"/>
            </w:trPr>
          </w:trPrChange>
        </w:trPr>
        <w:tc>
          <w:tcPr>
            <w:tcW w:w="2245" w:type="dxa"/>
            <w:tcBorders>
              <w:bottom w:val="nil"/>
            </w:tcBorders>
            <w:tcPrChange w:id="1666" w:author="Rev 6 Allen Wirfs-Brock" w:date="2012-02-23T16:42:00Z">
              <w:tcPr>
                <w:tcW w:w="2245" w:type="dxa"/>
                <w:tcBorders>
                  <w:bottom w:val="nil"/>
                </w:tcBorders>
              </w:tcPr>
            </w:tcPrChange>
          </w:tcPr>
          <w:p w14:paraId="0EF0B89E" w14:textId="77777777" w:rsidR="00134E95" w:rsidRPr="00E77497" w:rsidRDefault="00134E95" w:rsidP="00FA2A04">
            <w:pPr>
              <w:keepNext/>
              <w:spacing w:after="0"/>
              <w:rPr>
                <w:ins w:id="1667" w:author="Allen Wirfs-Brock" w:date="2011-07-02T13:04:00Z"/>
              </w:rPr>
            </w:pPr>
            <w:ins w:id="1668" w:author="Allen Wirfs-Brock" w:date="2011-07-02T13:04:00Z">
              <w:del w:id="1669" w:author="Rev 3 Allen Wirfs-Brock" w:date="2011-09-08T14:47:00Z">
                <w:r w:rsidRPr="00E77497" w:rsidDel="00FA2A04">
                  <w:delText>[[</w:delText>
                </w:r>
              </w:del>
            </w:ins>
            <w:ins w:id="1670" w:author="Allen Wirfs-Brock" w:date="2011-07-02T13:10:00Z">
              <w:del w:id="1671" w:author="Rev 3 Allen Wirfs-Brock" w:date="2011-09-08T14:47:00Z">
                <w:r w:rsidR="00FC56FA" w:rsidRPr="00E77497" w:rsidDel="00FA2A04">
                  <w:delText>IsDate</w:delText>
                </w:r>
              </w:del>
            </w:ins>
            <w:ins w:id="1672" w:author="Rev 3 Allen Wirfs-Brock" w:date="2011-09-08T14:47:00Z">
              <w:r w:rsidR="00FA2A04" w:rsidRPr="00E77497">
                <w:t>NativeDat</w:t>
              </w:r>
            </w:ins>
            <w:ins w:id="1673" w:author="Allen Wirfs-Brock" w:date="2011-07-02T13:04:00Z">
              <w:del w:id="1674" w:author="Rev 3 Allen Wirfs-Brock" w:date="2011-09-08T14:47:00Z">
                <w:r w:rsidRPr="00E77497" w:rsidDel="00FA2A04">
                  <w:delText>]</w:delText>
                </w:r>
              </w:del>
            </w:ins>
            <w:ins w:id="1675" w:author="Rev 3 Allen Wirfs-Brock" w:date="2011-09-08T14:47:00Z">
              <w:r w:rsidR="00FA2A04" w:rsidRPr="00E77497">
                <w:t>e</w:t>
              </w:r>
            </w:ins>
            <w:ins w:id="1676" w:author="Allen Wirfs-Brock" w:date="2011-07-02T13:04:00Z">
              <w:del w:id="1677" w:author="Rev 3 Allen Wirfs-Brock" w:date="2011-09-08T14:47:00Z">
                <w:r w:rsidRPr="00E77497" w:rsidDel="00FA2A04">
                  <w:delText>]</w:delText>
                </w:r>
              </w:del>
            </w:ins>
          </w:p>
        </w:tc>
        <w:tc>
          <w:tcPr>
            <w:tcW w:w="2697" w:type="dxa"/>
            <w:tcPrChange w:id="1678" w:author="Rev 6 Allen Wirfs-Brock" w:date="2012-02-23T16:42:00Z">
              <w:tcPr>
                <w:tcW w:w="2697" w:type="dxa"/>
                <w:gridSpan w:val="2"/>
              </w:tcPr>
            </w:tcPrChange>
          </w:tcPr>
          <w:p w14:paraId="43E73AAC" w14:textId="77777777" w:rsidR="00134E95" w:rsidRPr="00E77497" w:rsidRDefault="00FC56FA" w:rsidP="00134E95">
            <w:pPr>
              <w:keepNext/>
              <w:spacing w:after="0"/>
              <w:jc w:val="left"/>
              <w:rPr>
                <w:ins w:id="1679" w:author="Allen Wirfs-Brock" w:date="2011-07-02T13:04:00Z"/>
              </w:rPr>
            </w:pPr>
            <w:ins w:id="1680" w:author="Allen Wirfs-Brock" w:date="2011-07-02T13:12:00Z">
              <w:r w:rsidRPr="00E77497">
                <w:t>Date objects</w:t>
              </w:r>
            </w:ins>
          </w:p>
        </w:tc>
        <w:tc>
          <w:tcPr>
            <w:tcW w:w="4553" w:type="dxa"/>
            <w:tcPrChange w:id="1681" w:author="Rev 6 Allen Wirfs-Brock" w:date="2012-02-23T16:42:00Z">
              <w:tcPr>
                <w:tcW w:w="4553" w:type="dxa"/>
                <w:gridSpan w:val="2"/>
              </w:tcPr>
            </w:tcPrChange>
          </w:tcPr>
          <w:p w14:paraId="18C2B7F2" w14:textId="77777777" w:rsidR="00134E95" w:rsidRPr="00E77497" w:rsidRDefault="00134E95" w:rsidP="00134E95">
            <w:pPr>
              <w:keepNext/>
              <w:spacing w:after="0"/>
              <w:rPr>
                <w:ins w:id="1682" w:author="Allen Wirfs-Brock" w:date="2011-07-02T13:04:00Z"/>
              </w:rPr>
            </w:pPr>
          </w:p>
        </w:tc>
      </w:tr>
      <w:tr w:rsidR="00134E95" w:rsidRPr="00E77497" w14:paraId="43AD25C8" w14:textId="77777777" w:rsidTr="00550FEB">
        <w:trPr>
          <w:jc w:val="right"/>
          <w:ins w:id="1683" w:author="Allen Wirfs-Brock" w:date="2011-07-02T13:04:00Z"/>
          <w:trPrChange w:id="1684" w:author="Rev 6 Allen Wirfs-Brock" w:date="2012-02-23T16:42:00Z">
            <w:trPr>
              <w:gridAfter w:val="0"/>
              <w:jc w:val="right"/>
            </w:trPr>
          </w:trPrChange>
        </w:trPr>
        <w:tc>
          <w:tcPr>
            <w:tcW w:w="2245" w:type="dxa"/>
            <w:tcPrChange w:id="1685" w:author="Rev 6 Allen Wirfs-Brock" w:date="2012-02-23T16:42:00Z">
              <w:tcPr>
                <w:tcW w:w="2245" w:type="dxa"/>
              </w:tcPr>
            </w:tcPrChange>
          </w:tcPr>
          <w:p w14:paraId="7DE7DCD7" w14:textId="77777777" w:rsidR="00134E95" w:rsidRPr="00E77497" w:rsidRDefault="00134E95" w:rsidP="00FC56FA">
            <w:pPr>
              <w:keepNext/>
              <w:spacing w:after="0"/>
              <w:rPr>
                <w:ins w:id="1686" w:author="Allen Wirfs-Brock" w:date="2011-07-02T13:04:00Z"/>
              </w:rPr>
            </w:pPr>
            <w:ins w:id="1687" w:author="Allen Wirfs-Brock" w:date="2011-07-02T13:04:00Z">
              <w:del w:id="1688" w:author="Rev 3 Allen Wirfs-Brock" w:date="2011-09-08T14:57:00Z">
                <w:r w:rsidRPr="00E77497" w:rsidDel="00BA3B3B">
                  <w:delText>[[</w:delText>
                </w:r>
              </w:del>
            </w:ins>
            <w:ins w:id="1689" w:author="Allen Wirfs-Brock" w:date="2011-07-02T13:10:00Z">
              <w:del w:id="1690" w:author="Rev 3 Allen Wirfs-Brock" w:date="2011-09-08T14:57:00Z">
                <w:r w:rsidR="00FC56FA" w:rsidRPr="00E77497" w:rsidDel="00BA3B3B">
                  <w:delText>IsRegExp</w:delText>
                </w:r>
              </w:del>
            </w:ins>
            <w:ins w:id="1691" w:author="Allen Wirfs-Brock" w:date="2011-07-02T13:04:00Z">
              <w:del w:id="1692" w:author="Rev 3 Allen Wirfs-Brock" w:date="2011-09-08T14:57:00Z">
                <w:r w:rsidRPr="00E77497" w:rsidDel="00BA3B3B">
                  <w:delText>]]</w:delText>
                </w:r>
              </w:del>
            </w:ins>
            <w:ins w:id="1693" w:author="Rev 3 Allen Wirfs-Brock" w:date="2011-09-08T14:57:00Z">
              <w:r w:rsidR="00BA3B3B" w:rsidRPr="00E77497">
                <w:t>NativeRegExp</w:t>
              </w:r>
            </w:ins>
          </w:p>
        </w:tc>
        <w:tc>
          <w:tcPr>
            <w:tcW w:w="2697" w:type="dxa"/>
            <w:tcPrChange w:id="1694" w:author="Rev 6 Allen Wirfs-Brock" w:date="2012-02-23T16:42:00Z">
              <w:tcPr>
                <w:tcW w:w="2697" w:type="dxa"/>
                <w:gridSpan w:val="2"/>
              </w:tcPr>
            </w:tcPrChange>
          </w:tcPr>
          <w:p w14:paraId="43100E6E" w14:textId="77777777" w:rsidR="00134E95" w:rsidRPr="00E77497" w:rsidRDefault="00FC56FA" w:rsidP="00134E95">
            <w:pPr>
              <w:keepNext/>
              <w:spacing w:after="0"/>
              <w:jc w:val="left"/>
              <w:rPr>
                <w:ins w:id="1695" w:author="Allen Wirfs-Brock" w:date="2011-07-02T13:04:00Z"/>
              </w:rPr>
            </w:pPr>
            <w:ins w:id="1696" w:author="Allen Wirfs-Brock" w:date="2011-07-02T13:13:00Z">
              <w:r w:rsidRPr="00E77497">
                <w:t>RegExp objects</w:t>
              </w:r>
            </w:ins>
          </w:p>
        </w:tc>
        <w:tc>
          <w:tcPr>
            <w:tcW w:w="4553" w:type="dxa"/>
            <w:tcPrChange w:id="1697" w:author="Rev 6 Allen Wirfs-Brock" w:date="2012-02-23T16:42:00Z">
              <w:tcPr>
                <w:tcW w:w="4553" w:type="dxa"/>
                <w:gridSpan w:val="2"/>
              </w:tcPr>
            </w:tcPrChange>
          </w:tcPr>
          <w:p w14:paraId="5A066DBF" w14:textId="77777777" w:rsidR="00134E95" w:rsidRPr="00E77497" w:rsidRDefault="00134E95" w:rsidP="00134E95">
            <w:pPr>
              <w:keepNext/>
              <w:spacing w:after="0"/>
              <w:rPr>
                <w:ins w:id="1698" w:author="Allen Wirfs-Brock" w:date="2011-07-02T13:04:00Z"/>
              </w:rPr>
            </w:pPr>
          </w:p>
        </w:tc>
      </w:tr>
      <w:tr w:rsidR="00134E95" w:rsidRPr="00E77497" w14:paraId="1931195C" w14:textId="77777777" w:rsidTr="00550FEB">
        <w:trPr>
          <w:jc w:val="right"/>
          <w:ins w:id="1699" w:author="Allen Wirfs-Brock" w:date="2011-07-02T13:04:00Z"/>
          <w:trPrChange w:id="1700" w:author="Rev 6 Allen Wirfs-Brock" w:date="2012-02-23T16:42:00Z">
            <w:trPr>
              <w:gridAfter w:val="0"/>
              <w:jc w:val="right"/>
            </w:trPr>
          </w:trPrChange>
        </w:trPr>
        <w:tc>
          <w:tcPr>
            <w:tcW w:w="2245" w:type="dxa"/>
            <w:tcPrChange w:id="1701" w:author="Rev 6 Allen Wirfs-Brock" w:date="2012-02-23T16:42:00Z">
              <w:tcPr>
                <w:tcW w:w="2245" w:type="dxa"/>
              </w:tcPr>
            </w:tcPrChange>
          </w:tcPr>
          <w:p w14:paraId="648F4AFC" w14:textId="77777777" w:rsidR="00134E95" w:rsidRPr="00E77497" w:rsidRDefault="00134E95" w:rsidP="00FC56FA">
            <w:pPr>
              <w:keepNext/>
              <w:spacing w:after="0"/>
              <w:rPr>
                <w:ins w:id="1702" w:author="Allen Wirfs-Brock" w:date="2011-07-02T13:04:00Z"/>
              </w:rPr>
            </w:pPr>
            <w:ins w:id="1703" w:author="Allen Wirfs-Brock" w:date="2011-07-02T13:04:00Z">
              <w:del w:id="1704" w:author="Rev 3 Allen Wirfs-Brock" w:date="2011-09-08T15:01:00Z">
                <w:r w:rsidRPr="00E77497" w:rsidDel="004B7D01">
                  <w:delText>[[</w:delText>
                </w:r>
              </w:del>
            </w:ins>
            <w:ins w:id="1705" w:author="Allen Wirfs-Brock" w:date="2011-07-02T13:10:00Z">
              <w:del w:id="1706" w:author="Rev 3 Allen Wirfs-Brock" w:date="2011-09-08T15:01:00Z">
                <w:r w:rsidR="00FC56FA" w:rsidRPr="00E77497" w:rsidDel="004B7D01">
                  <w:delText>IsError</w:delText>
                </w:r>
              </w:del>
            </w:ins>
            <w:ins w:id="1707" w:author="Allen Wirfs-Brock" w:date="2011-07-02T13:04:00Z">
              <w:del w:id="1708" w:author="Rev 3 Allen Wirfs-Brock" w:date="2011-09-08T15:01:00Z">
                <w:r w:rsidRPr="00E77497" w:rsidDel="004B7D01">
                  <w:delText>]]</w:delText>
                </w:r>
              </w:del>
            </w:ins>
            <w:ins w:id="1709" w:author="Rev 3 Allen Wirfs-Brock" w:date="2011-09-08T15:01:00Z">
              <w:r w:rsidR="004B7D01" w:rsidRPr="00E77497">
                <w:t>NativeError</w:t>
              </w:r>
            </w:ins>
          </w:p>
        </w:tc>
        <w:tc>
          <w:tcPr>
            <w:tcW w:w="2697" w:type="dxa"/>
            <w:tcPrChange w:id="1710" w:author="Rev 6 Allen Wirfs-Brock" w:date="2012-02-23T16:42:00Z">
              <w:tcPr>
                <w:tcW w:w="2697" w:type="dxa"/>
                <w:gridSpan w:val="2"/>
              </w:tcPr>
            </w:tcPrChange>
          </w:tcPr>
          <w:p w14:paraId="683CA3E0" w14:textId="77777777" w:rsidR="00134E95" w:rsidRPr="00E77497" w:rsidRDefault="00FC56FA" w:rsidP="00FC56FA">
            <w:pPr>
              <w:keepNext/>
              <w:spacing w:after="0"/>
              <w:jc w:val="left"/>
              <w:rPr>
                <w:ins w:id="1711" w:author="Allen Wirfs-Brock" w:date="2011-07-02T13:04:00Z"/>
              </w:rPr>
            </w:pPr>
            <w:ins w:id="1712" w:author="Allen Wirfs-Brock" w:date="2011-07-02T13:04:00Z">
              <w:r w:rsidRPr="00E77497">
                <w:t>Error objects</w:t>
              </w:r>
            </w:ins>
          </w:p>
        </w:tc>
        <w:tc>
          <w:tcPr>
            <w:tcW w:w="4553" w:type="dxa"/>
            <w:tcPrChange w:id="1713" w:author="Rev 6 Allen Wirfs-Brock" w:date="2012-02-23T16:42:00Z">
              <w:tcPr>
                <w:tcW w:w="4553" w:type="dxa"/>
                <w:gridSpan w:val="2"/>
              </w:tcPr>
            </w:tcPrChange>
          </w:tcPr>
          <w:p w14:paraId="7967ABA7" w14:textId="77777777" w:rsidR="00134E95" w:rsidRPr="00E77497" w:rsidRDefault="00134E95" w:rsidP="00134E95">
            <w:pPr>
              <w:keepNext/>
              <w:spacing w:after="0"/>
              <w:rPr>
                <w:ins w:id="1714" w:author="Allen Wirfs-Brock" w:date="2011-07-02T13:04:00Z"/>
              </w:rPr>
            </w:pPr>
          </w:p>
        </w:tc>
      </w:tr>
      <w:tr w:rsidR="00134E95" w:rsidRPr="00E77497" w14:paraId="38247423" w14:textId="77777777" w:rsidTr="00550FEB">
        <w:trPr>
          <w:jc w:val="right"/>
          <w:ins w:id="1715" w:author="Allen Wirfs-Brock" w:date="2011-07-02T13:04:00Z"/>
          <w:trPrChange w:id="1716" w:author="Rev 6 Allen Wirfs-Brock" w:date="2012-02-23T16:42:00Z">
            <w:trPr>
              <w:gridAfter w:val="0"/>
              <w:jc w:val="right"/>
            </w:trPr>
          </w:trPrChange>
        </w:trPr>
        <w:tc>
          <w:tcPr>
            <w:tcW w:w="2245" w:type="dxa"/>
            <w:tcPrChange w:id="1717" w:author="Rev 6 Allen Wirfs-Brock" w:date="2012-02-23T16:42:00Z">
              <w:tcPr>
                <w:tcW w:w="2245" w:type="dxa"/>
              </w:tcPr>
            </w:tcPrChange>
          </w:tcPr>
          <w:p w14:paraId="0BA6A349" w14:textId="77777777" w:rsidR="00134E95" w:rsidRPr="00E77497" w:rsidRDefault="00134E95" w:rsidP="00FC56FA">
            <w:pPr>
              <w:keepNext/>
              <w:spacing w:after="0"/>
              <w:rPr>
                <w:ins w:id="1718" w:author="Allen Wirfs-Brock" w:date="2011-07-02T13:04:00Z"/>
              </w:rPr>
            </w:pPr>
            <w:ins w:id="1719" w:author="Allen Wirfs-Brock" w:date="2011-07-02T13:04:00Z">
              <w:del w:id="1720" w:author="Rev 3 Allen Wirfs-Brock" w:date="2011-09-08T15:03:00Z">
                <w:r w:rsidRPr="00E77497" w:rsidDel="00883E25">
                  <w:delText>[[</w:delText>
                </w:r>
              </w:del>
            </w:ins>
            <w:ins w:id="1721" w:author="Allen Wirfs-Brock" w:date="2011-07-02T13:11:00Z">
              <w:del w:id="1722" w:author="Rev 3 Allen Wirfs-Brock" w:date="2011-09-08T15:03:00Z">
                <w:r w:rsidR="00FC56FA" w:rsidRPr="00E77497" w:rsidDel="00883E25">
                  <w:delText>IsJSON</w:delText>
                </w:r>
              </w:del>
            </w:ins>
            <w:ins w:id="1723" w:author="Allen Wirfs-Brock" w:date="2011-07-02T13:04:00Z">
              <w:del w:id="1724" w:author="Rev 3 Allen Wirfs-Brock" w:date="2011-09-08T15:03:00Z">
                <w:r w:rsidRPr="00E77497" w:rsidDel="00883E25">
                  <w:delText>]]</w:delText>
                </w:r>
              </w:del>
            </w:ins>
            <w:ins w:id="1725" w:author="Rev 3 Allen Wirfs-Brock" w:date="2011-09-08T15:03:00Z">
              <w:r w:rsidR="00883E25" w:rsidRPr="00E77497">
                <w:t>NativeJSON</w:t>
              </w:r>
            </w:ins>
          </w:p>
        </w:tc>
        <w:tc>
          <w:tcPr>
            <w:tcW w:w="2697" w:type="dxa"/>
            <w:tcPrChange w:id="1726" w:author="Rev 6 Allen Wirfs-Brock" w:date="2012-02-23T16:42:00Z">
              <w:tcPr>
                <w:tcW w:w="2697" w:type="dxa"/>
                <w:gridSpan w:val="2"/>
              </w:tcPr>
            </w:tcPrChange>
          </w:tcPr>
          <w:p w14:paraId="12D2D83A" w14:textId="77777777" w:rsidR="00134E95" w:rsidRPr="00E77497" w:rsidRDefault="00FC56FA" w:rsidP="00134E95">
            <w:pPr>
              <w:keepNext/>
              <w:spacing w:after="0"/>
              <w:jc w:val="left"/>
              <w:rPr>
                <w:ins w:id="1727" w:author="Allen Wirfs-Brock" w:date="2011-07-02T13:04:00Z"/>
              </w:rPr>
            </w:pPr>
            <w:ins w:id="1728" w:author="Allen Wirfs-Brock" w:date="2011-07-02T13:13:00Z">
              <w:r w:rsidRPr="00E77497">
                <w:t>The JSON object</w:t>
              </w:r>
            </w:ins>
          </w:p>
        </w:tc>
        <w:tc>
          <w:tcPr>
            <w:tcW w:w="4553" w:type="dxa"/>
            <w:tcPrChange w:id="1729" w:author="Rev 6 Allen Wirfs-Brock" w:date="2012-02-23T16:42:00Z">
              <w:tcPr>
                <w:tcW w:w="4553" w:type="dxa"/>
                <w:gridSpan w:val="2"/>
              </w:tcPr>
            </w:tcPrChange>
          </w:tcPr>
          <w:p w14:paraId="3DBDDF18" w14:textId="77777777" w:rsidR="00134E95" w:rsidRPr="00E77497" w:rsidRDefault="00134E95" w:rsidP="00134E95">
            <w:pPr>
              <w:keepNext/>
              <w:spacing w:after="0"/>
              <w:rPr>
                <w:ins w:id="1730" w:author="Allen Wirfs-Brock" w:date="2011-07-02T13:04:00Z"/>
              </w:rPr>
            </w:pPr>
          </w:p>
        </w:tc>
      </w:tr>
      <w:tr w:rsidR="00134E95" w:rsidRPr="00E77497" w14:paraId="04D4D570" w14:textId="77777777" w:rsidTr="00550FEB">
        <w:trPr>
          <w:jc w:val="right"/>
          <w:ins w:id="1731" w:author="Allen Wirfs-Brock" w:date="2011-07-02T13:04:00Z"/>
          <w:trPrChange w:id="1732" w:author="Rev 6 Allen Wirfs-Brock" w:date="2012-02-23T16:42:00Z">
            <w:trPr>
              <w:gridAfter w:val="0"/>
              <w:jc w:val="right"/>
            </w:trPr>
          </w:trPrChange>
        </w:trPr>
        <w:tc>
          <w:tcPr>
            <w:tcW w:w="2245" w:type="dxa"/>
            <w:tcPrChange w:id="1733" w:author="Rev 6 Allen Wirfs-Brock" w:date="2012-02-23T16:42:00Z">
              <w:tcPr>
                <w:tcW w:w="2245" w:type="dxa"/>
              </w:tcPr>
            </w:tcPrChange>
          </w:tcPr>
          <w:p w14:paraId="69882313" w14:textId="77777777" w:rsidR="00134E95" w:rsidRPr="00E77497" w:rsidRDefault="00134E95" w:rsidP="00FC56FA">
            <w:pPr>
              <w:keepNext/>
              <w:spacing w:after="0"/>
              <w:rPr>
                <w:ins w:id="1734" w:author="Allen Wirfs-Brock" w:date="2011-07-02T13:04:00Z"/>
              </w:rPr>
            </w:pPr>
            <w:ins w:id="1735" w:author="Allen Wirfs-Brock" w:date="2011-07-02T13:04:00Z">
              <w:del w:id="1736" w:author="Rev 3 Allen Wirfs-Brock" w:date="2011-09-08T15:06:00Z">
                <w:r w:rsidRPr="00E77497" w:rsidDel="00883E25">
                  <w:delText>[[</w:delText>
                </w:r>
              </w:del>
            </w:ins>
            <w:ins w:id="1737" w:author="Allen Wirfs-Brock" w:date="2011-07-02T13:11:00Z">
              <w:del w:id="1738" w:author="Rev 3 Allen Wirfs-Brock" w:date="2011-09-08T15:06:00Z">
                <w:r w:rsidR="00FC56FA" w:rsidRPr="00E77497" w:rsidDel="00883E25">
                  <w:delText>IsArguments</w:delText>
                </w:r>
              </w:del>
            </w:ins>
            <w:ins w:id="1739" w:author="Allen Wirfs-Brock" w:date="2011-07-02T13:04:00Z">
              <w:del w:id="1740" w:author="Rev 3 Allen Wirfs-Brock" w:date="2011-09-08T15:06:00Z">
                <w:r w:rsidRPr="00E77497" w:rsidDel="00883E25">
                  <w:delText>]]</w:delText>
                </w:r>
              </w:del>
            </w:ins>
            <w:ins w:id="1741" w:author="Rev 3 Allen Wirfs-Brock" w:date="2011-09-08T15:06:00Z">
              <w:r w:rsidR="00883E25" w:rsidRPr="00E77497">
                <w:t>NativeArguments</w:t>
              </w:r>
            </w:ins>
          </w:p>
        </w:tc>
        <w:tc>
          <w:tcPr>
            <w:tcW w:w="2697" w:type="dxa"/>
            <w:tcPrChange w:id="1742" w:author="Rev 6 Allen Wirfs-Brock" w:date="2012-02-23T16:42:00Z">
              <w:tcPr>
                <w:tcW w:w="2697" w:type="dxa"/>
                <w:gridSpan w:val="2"/>
              </w:tcPr>
            </w:tcPrChange>
          </w:tcPr>
          <w:p w14:paraId="26B6913B" w14:textId="77777777" w:rsidR="00134E95" w:rsidRPr="00E77497" w:rsidRDefault="00FC56FA" w:rsidP="00134E95">
            <w:pPr>
              <w:keepNext/>
              <w:spacing w:after="0"/>
              <w:jc w:val="left"/>
              <w:rPr>
                <w:ins w:id="1743" w:author="Allen Wirfs-Brock" w:date="2011-07-02T13:04:00Z"/>
              </w:rPr>
            </w:pPr>
            <w:ins w:id="1744" w:author="Allen Wirfs-Brock" w:date="2011-07-02T13:13:00Z">
              <w:r w:rsidRPr="00E77497">
                <w:t>Arguments objects</w:t>
              </w:r>
            </w:ins>
          </w:p>
        </w:tc>
        <w:tc>
          <w:tcPr>
            <w:tcW w:w="4553" w:type="dxa"/>
            <w:tcPrChange w:id="1745" w:author="Rev 6 Allen Wirfs-Brock" w:date="2012-02-23T16:42:00Z">
              <w:tcPr>
                <w:tcW w:w="4553" w:type="dxa"/>
                <w:gridSpan w:val="2"/>
              </w:tcPr>
            </w:tcPrChange>
          </w:tcPr>
          <w:p w14:paraId="44EE4B8A" w14:textId="77777777" w:rsidR="00134E95" w:rsidRPr="00E77497" w:rsidRDefault="00134E95" w:rsidP="00134E95">
            <w:pPr>
              <w:keepNext/>
              <w:spacing w:after="0"/>
              <w:rPr>
                <w:ins w:id="1746" w:author="Allen Wirfs-Brock" w:date="2011-07-02T13:04:00Z"/>
              </w:rPr>
            </w:pPr>
          </w:p>
        </w:tc>
      </w:tr>
      <w:tr w:rsidR="006C4D5D" w:rsidRPr="00E77497" w14:paraId="61010CF0" w14:textId="77777777" w:rsidTr="00550FEB">
        <w:trPr>
          <w:jc w:val="right"/>
          <w:ins w:id="1747" w:author="Rev 7 Allen Wirfs-Brock" w:date="2012-05-01T17:00:00Z"/>
        </w:trPr>
        <w:tc>
          <w:tcPr>
            <w:tcW w:w="2245" w:type="dxa"/>
          </w:tcPr>
          <w:p w14:paraId="740CD72B" w14:textId="77777777" w:rsidR="006C4D5D" w:rsidRPr="00E77497" w:rsidDel="00883E25" w:rsidRDefault="006C4D5D" w:rsidP="00FC56FA">
            <w:pPr>
              <w:keepNext/>
              <w:spacing w:after="0"/>
              <w:rPr>
                <w:ins w:id="1748" w:author="Rev 7 Allen Wirfs-Brock" w:date="2012-05-01T17:00:00Z"/>
              </w:rPr>
            </w:pPr>
            <w:ins w:id="1749" w:author="Rev 7 Allen Wirfs-Brock" w:date="2012-05-01T17:02:00Z">
              <w:r>
                <w:t>Native</w:t>
              </w:r>
            </w:ins>
            <w:ins w:id="1750" w:author="Rev 7 Allen Wirfs-Brock" w:date="2012-05-01T17:01:00Z">
              <w:r>
                <w:t>PrivateName</w:t>
              </w:r>
            </w:ins>
          </w:p>
        </w:tc>
        <w:tc>
          <w:tcPr>
            <w:tcW w:w="2697" w:type="dxa"/>
          </w:tcPr>
          <w:p w14:paraId="2BA77047" w14:textId="77777777" w:rsidR="006C4D5D" w:rsidRPr="00E77497" w:rsidRDefault="006C4D5D" w:rsidP="00134E95">
            <w:pPr>
              <w:keepNext/>
              <w:spacing w:after="0"/>
              <w:jc w:val="left"/>
              <w:rPr>
                <w:ins w:id="1751" w:author="Rev 7 Allen Wirfs-Brock" w:date="2012-05-01T17:00:00Z"/>
              </w:rPr>
            </w:pPr>
            <w:ins w:id="1752" w:author="Rev 7 Allen Wirfs-Brock" w:date="2012-05-01T17:02:00Z">
              <w:r>
                <w:t>Private Name objects</w:t>
              </w:r>
            </w:ins>
          </w:p>
        </w:tc>
        <w:tc>
          <w:tcPr>
            <w:tcW w:w="4553" w:type="dxa"/>
          </w:tcPr>
          <w:p w14:paraId="518B1DBF" w14:textId="77777777" w:rsidR="006C4D5D" w:rsidRPr="00E77497" w:rsidRDefault="006C4D5D" w:rsidP="00134E95">
            <w:pPr>
              <w:keepNext/>
              <w:spacing w:after="0"/>
              <w:rPr>
                <w:ins w:id="1753" w:author="Rev 7 Allen Wirfs-Brock" w:date="2012-05-01T17:00:00Z"/>
              </w:rPr>
            </w:pPr>
          </w:p>
        </w:tc>
      </w:tr>
      <w:tr w:rsidR="00134E95" w:rsidRPr="00E77497" w:rsidDel="00883E25" w14:paraId="4224D234" w14:textId="77777777" w:rsidTr="00550FEB">
        <w:trPr>
          <w:jc w:val="right"/>
          <w:ins w:id="1754" w:author="Allen Wirfs-Brock" w:date="2011-07-02T13:04:00Z"/>
          <w:del w:id="1755" w:author="Rev 3 Allen Wirfs-Brock" w:date="2011-09-08T15:06:00Z"/>
          <w:trPrChange w:id="1756" w:author="Rev 6 Allen Wirfs-Brock" w:date="2012-02-23T16:42:00Z">
            <w:trPr>
              <w:gridAfter w:val="0"/>
              <w:jc w:val="right"/>
            </w:trPr>
          </w:trPrChange>
        </w:trPr>
        <w:tc>
          <w:tcPr>
            <w:tcW w:w="2245" w:type="dxa"/>
            <w:tcPrChange w:id="1757" w:author="Rev 6 Allen Wirfs-Brock" w:date="2012-02-23T16:42:00Z">
              <w:tcPr>
                <w:tcW w:w="2245" w:type="dxa"/>
              </w:tcPr>
            </w:tcPrChange>
          </w:tcPr>
          <w:p w14:paraId="005A4A41" w14:textId="77777777" w:rsidR="00134E95" w:rsidRPr="00E77497" w:rsidDel="00883E25" w:rsidRDefault="00134E95" w:rsidP="00FC56FA">
            <w:pPr>
              <w:keepNext/>
              <w:spacing w:after="0"/>
              <w:rPr>
                <w:ins w:id="1758" w:author="Allen Wirfs-Brock" w:date="2011-07-02T13:04:00Z"/>
                <w:del w:id="1759" w:author="Rev 3 Allen Wirfs-Brock" w:date="2011-09-08T15:06:00Z"/>
              </w:rPr>
            </w:pPr>
            <w:ins w:id="1760" w:author="Allen Wirfs-Brock" w:date="2011-07-02T13:04:00Z">
              <w:del w:id="1761" w:author="Rev 3 Allen Wirfs-Brock" w:date="2011-09-08T15:06:00Z">
                <w:r w:rsidRPr="00E77497" w:rsidDel="00883E25">
                  <w:delText>[[]]</w:delText>
                </w:r>
              </w:del>
            </w:ins>
          </w:p>
        </w:tc>
        <w:tc>
          <w:tcPr>
            <w:tcW w:w="2697" w:type="dxa"/>
            <w:tcPrChange w:id="1762" w:author="Rev 6 Allen Wirfs-Brock" w:date="2012-02-23T16:42:00Z">
              <w:tcPr>
                <w:tcW w:w="2697" w:type="dxa"/>
                <w:gridSpan w:val="2"/>
              </w:tcPr>
            </w:tcPrChange>
          </w:tcPr>
          <w:p w14:paraId="22DF44C8" w14:textId="77777777" w:rsidR="00134E95" w:rsidRPr="00E77497" w:rsidDel="00883E25" w:rsidRDefault="00134E95" w:rsidP="00134E95">
            <w:pPr>
              <w:keepNext/>
              <w:spacing w:after="0"/>
              <w:jc w:val="left"/>
              <w:rPr>
                <w:ins w:id="1763" w:author="Allen Wirfs-Brock" w:date="2011-07-02T13:04:00Z"/>
                <w:del w:id="1764" w:author="Rev 3 Allen Wirfs-Brock" w:date="2011-09-08T15:06:00Z"/>
              </w:rPr>
            </w:pPr>
          </w:p>
        </w:tc>
        <w:tc>
          <w:tcPr>
            <w:tcW w:w="4553" w:type="dxa"/>
            <w:tcPrChange w:id="1765" w:author="Rev 6 Allen Wirfs-Brock" w:date="2012-02-23T16:42:00Z">
              <w:tcPr>
                <w:tcW w:w="4553" w:type="dxa"/>
                <w:gridSpan w:val="2"/>
              </w:tcPr>
            </w:tcPrChange>
          </w:tcPr>
          <w:p w14:paraId="6A5E63BA" w14:textId="77777777" w:rsidR="00134E95" w:rsidRPr="00E77497" w:rsidDel="00883E25" w:rsidRDefault="00134E95" w:rsidP="00134E95">
            <w:pPr>
              <w:keepNext/>
              <w:spacing w:after="0"/>
              <w:rPr>
                <w:ins w:id="1766" w:author="Allen Wirfs-Brock" w:date="2011-07-02T13:04:00Z"/>
                <w:del w:id="1767" w:author="Rev 3 Allen Wirfs-Brock" w:date="2011-09-08T15:06:00Z"/>
              </w:rPr>
            </w:pPr>
          </w:p>
        </w:tc>
      </w:tr>
    </w:tbl>
    <w:p w14:paraId="19A0E37E" w14:textId="77777777" w:rsidR="004C02EF" w:rsidRPr="00E77497" w:rsidRDefault="004C02EF" w:rsidP="004C02EF"/>
    <w:p w14:paraId="4C442101" w14:textId="77777777" w:rsidR="00F87676" w:rsidRPr="00E77497" w:rsidRDefault="00F87676" w:rsidP="00F87676">
      <w:pPr>
        <w:pStyle w:val="20"/>
        <w:numPr>
          <w:ilvl w:val="0"/>
          <w:numId w:val="0"/>
        </w:numPr>
        <w:rPr>
          <w:ins w:id="1768" w:author="Rev 6 Allen Wirfs-Brock" w:date="2012-02-22T12:33:00Z"/>
        </w:rPr>
      </w:pPr>
      <w:bookmarkStart w:id="1769" w:name="_Hlt458484268"/>
      <w:bookmarkStart w:id="1770" w:name="_Toc381513643"/>
      <w:bookmarkStart w:id="1771" w:name="_Toc382202786"/>
      <w:bookmarkStart w:id="1772" w:name="_Toc382203006"/>
      <w:bookmarkStart w:id="1773" w:name="_Toc382212165"/>
      <w:bookmarkStart w:id="1774" w:name="_Toc382212367"/>
      <w:bookmarkStart w:id="1775" w:name="_Toc382291510"/>
      <w:bookmarkStart w:id="1776" w:name="_Ref383596004"/>
      <w:bookmarkStart w:id="1777" w:name="_Toc385672147"/>
      <w:bookmarkStart w:id="1778" w:name="_Hlt455971670"/>
      <w:bookmarkStart w:id="1779" w:name="_Toc393690242"/>
      <w:bookmarkStart w:id="1780" w:name="_Toc472818782"/>
      <w:bookmarkStart w:id="1781" w:name="_Toc235503335"/>
      <w:bookmarkStart w:id="1782" w:name="_Toc241509110"/>
      <w:bookmarkStart w:id="1783" w:name="_Toc244416597"/>
      <w:bookmarkStart w:id="1784" w:name="_Toc276630961"/>
      <w:bookmarkStart w:id="1785" w:name="_Toc323907588"/>
      <w:bookmarkEnd w:id="1387"/>
      <w:bookmarkEnd w:id="1388"/>
      <w:bookmarkEnd w:id="1389"/>
      <w:bookmarkEnd w:id="1390"/>
      <w:bookmarkEnd w:id="1391"/>
      <w:bookmarkEnd w:id="1392"/>
      <w:bookmarkEnd w:id="1393"/>
      <w:bookmarkEnd w:id="1394"/>
      <w:bookmarkEnd w:id="1395"/>
      <w:bookmarkEnd w:id="1396"/>
      <w:bookmarkEnd w:id="1397"/>
      <w:bookmarkEnd w:id="1398"/>
      <w:bookmarkEnd w:id="1769"/>
      <w:bookmarkEnd w:id="1778"/>
      <w:ins w:id="1786" w:author="Rev 6 Allen Wirfs-Brock" w:date="2012-02-22T12:33:00Z">
        <w:r w:rsidRPr="00E77497">
          <w:t>8.</w:t>
        </w:r>
        <w:r>
          <w:t>7</w:t>
        </w:r>
        <w:r w:rsidRPr="00E77497">
          <w:tab/>
          <w:t xml:space="preserve">The List </w:t>
        </w:r>
        <w:r>
          <w:t xml:space="preserve">and Record </w:t>
        </w:r>
        <w:r w:rsidRPr="00E77497">
          <w:t>Specification Type</w:t>
        </w:r>
        <w:bookmarkEnd w:id="1785"/>
      </w:ins>
    </w:p>
    <w:p w14:paraId="6CB30119" w14:textId="77777777" w:rsidR="00F87676" w:rsidRDefault="00F87676" w:rsidP="00F87676">
      <w:pPr>
        <w:rPr>
          <w:ins w:id="1787" w:author="Rev 6 Allen Wirfs-Brock" w:date="2012-02-22T12:33:00Z"/>
        </w:rPr>
      </w:pPr>
      <w:ins w:id="1788" w:author="Rev 6 Allen Wirfs-Brock" w:date="2012-02-22T12:33:00Z">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ins>
    </w:p>
    <w:p w14:paraId="2A3DFED7" w14:textId="77777777" w:rsidR="00F87676" w:rsidRDefault="00F87676" w:rsidP="00F87676">
      <w:pPr>
        <w:rPr>
          <w:ins w:id="1789" w:author="Rev 6 Allen Wirfs-Brock" w:date="2012-02-22T12:33:00Z"/>
        </w:rPr>
      </w:pPr>
      <w:ins w:id="1790" w:author="Rev 6 Allen Wirfs-Brock" w:date="2012-02-22T12:33:00Z">
        <w:r>
          <w:t>The Record type is used to describe data aggrations within the algorithms of this specifation. A Record type value consists of one or more named fields.  The value of each field is either the ECMAScript type value or a an abstract value represented by a name assocatiated with the Record type. Field names are always enclosed in double brackets.  For example, [[value]]</w:t>
        </w:r>
      </w:ins>
    </w:p>
    <w:p w14:paraId="2766412B" w14:textId="77777777" w:rsidR="00F87676" w:rsidRPr="00E77497" w:rsidRDefault="00F87676" w:rsidP="00F87676">
      <w:pPr>
        <w:rPr>
          <w:ins w:id="1791" w:author="Rev 6 Allen Wirfs-Brock" w:date="2012-02-22T12:33:00Z"/>
        </w:rPr>
      </w:pPr>
      <w:ins w:id="1792" w:author="Rev 6 Allen Wirfs-Brock" w:date="2012-02-22T12:33:00Z">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fields three fields each of why is initialized to a specific value</w:t>
        </w:r>
        <w:r w:rsidRPr="00E77497">
          <w:t>. Field name order is not significant. Any fields that are not explicitly listed are considered to be absent.</w:t>
        </w:r>
      </w:ins>
    </w:p>
    <w:p w14:paraId="18DED7E7" w14:textId="77777777" w:rsidR="00F87676" w:rsidRDefault="00F87676" w:rsidP="00F87676">
      <w:pPr>
        <w:rPr>
          <w:ins w:id="1793" w:author="Rev 6 Allen Wirfs-Brock" w:date="2012-02-22T12:33:00Z"/>
        </w:rPr>
      </w:pPr>
      <w:ins w:id="1794" w:author="Rev 6 Allen Wirfs-Brock" w:date="2012-02-22T12:33:00Z">
        <w:r w:rsidRPr="00E77497">
          <w:t xml:space="preserve">In specification text and algorithms, dot notation may be used to refer to a specific field of a </w:t>
        </w:r>
        <w:r>
          <w:t>Record value</w:t>
        </w:r>
        <w:r w:rsidRPr="00E77497">
          <w:t xml:space="preserve">. For example, if D is </w:t>
        </w:r>
        <w:r>
          <w:t>the record shown in the previous paragraph</w:t>
        </w:r>
        <w:r w:rsidRPr="00E77497">
          <w:t xml:space="preserve"> then D.[[</w:t>
        </w:r>
        <w:r>
          <w:t>field2</w:t>
        </w:r>
        <w:r w:rsidRPr="00E77497">
          <w:t>]] is shorthand for “the field of D named [[</w:t>
        </w:r>
        <w:r>
          <w:t>Field2</w:t>
        </w:r>
        <w:r w:rsidRPr="00E77497">
          <w:t>]]”.</w:t>
        </w:r>
      </w:ins>
    </w:p>
    <w:p w14:paraId="380D851F" w14:textId="77777777" w:rsidR="00F87676" w:rsidRPr="00E77497" w:rsidRDefault="00F87676" w:rsidP="00F87676">
      <w:pPr>
        <w:rPr>
          <w:ins w:id="1795" w:author="Rev 6 Allen Wirfs-Brock" w:date="2012-02-22T12:33:00Z"/>
        </w:rPr>
      </w:pPr>
      <w:ins w:id="1796" w:author="Rev 6 Allen Wirfs-Brock" w:date="2012-02-22T12:33:00Z">
        <w:r>
          <w:t xml:space="preserve">Schema for commonly used Record field combination may be named and that name may be used as a prefix to a literal Record value to identify the specific kind of aggrations 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ins>
    </w:p>
    <w:p w14:paraId="79B8C5AF" w14:textId="77777777" w:rsidR="00F87676" w:rsidRPr="00E77497" w:rsidRDefault="00F87676" w:rsidP="00F87676">
      <w:pPr>
        <w:pStyle w:val="20"/>
        <w:numPr>
          <w:ilvl w:val="0"/>
          <w:numId w:val="0"/>
        </w:numPr>
        <w:rPr>
          <w:ins w:id="1797" w:author="Rev 6 Allen Wirfs-Brock" w:date="2012-02-22T12:33:00Z"/>
        </w:rPr>
      </w:pPr>
      <w:bookmarkStart w:id="1798" w:name="_Toc323907589"/>
      <w:ins w:id="1799" w:author="Rev 6 Allen Wirfs-Brock" w:date="2012-02-22T12:33:00Z">
        <w:r w:rsidRPr="00E77497">
          <w:t>8.</w:t>
        </w:r>
      </w:ins>
      <w:ins w:id="1800" w:author="Rev 6 Allen Wirfs-Brock" w:date="2012-02-22T12:34:00Z">
        <w:r>
          <w:t>8</w:t>
        </w:r>
      </w:ins>
      <w:ins w:id="1801" w:author="Rev 6 Allen Wirfs-Brock" w:date="2012-02-22T12:33:00Z">
        <w:r w:rsidRPr="00E77497">
          <w:tab/>
          <w:t>The Completion</w:t>
        </w:r>
      </w:ins>
      <w:ins w:id="1802" w:author="Rev 6 Allen Wirfs-Brock" w:date="2012-02-22T12:34:00Z">
        <w:r>
          <w:t xml:space="preserve"> Record</w:t>
        </w:r>
      </w:ins>
      <w:ins w:id="1803" w:author="Rev 6 Allen Wirfs-Brock" w:date="2012-02-22T12:33:00Z">
        <w:r w:rsidRPr="00E77497">
          <w:t xml:space="preserve"> Specification Type</w:t>
        </w:r>
        <w:bookmarkEnd w:id="1798"/>
      </w:ins>
    </w:p>
    <w:p w14:paraId="4084B918" w14:textId="77777777" w:rsidR="00F87676" w:rsidRDefault="00F87676" w:rsidP="00F87676">
      <w:pPr>
        <w:rPr>
          <w:ins w:id="1804" w:author="Rev 6 Allen Wirfs-Brock" w:date="2012-02-22T12:33:00Z"/>
        </w:rPr>
      </w:pPr>
      <w:ins w:id="1805" w:author="Rev 6 Allen Wirfs-Brock" w:date="2012-02-22T12:33:00Z">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ins>
    </w:p>
    <w:p w14:paraId="3EBDA490" w14:textId="77777777" w:rsidR="00F87676" w:rsidRDefault="00F87676" w:rsidP="00F87676">
      <w:pPr>
        <w:rPr>
          <w:ins w:id="1806" w:author="Rev 6 Allen Wirfs-Brock" w:date="2012-02-22T12:33:00Z"/>
        </w:rPr>
      </w:pPr>
      <w:ins w:id="1807" w:author="Rev 6 Allen Wirfs-Brock" w:date="2012-02-22T12:33:00Z">
        <w:r w:rsidRPr="00E77497">
          <w:t xml:space="preserve">Values of the Completion type are </w:t>
        </w:r>
        <w:r>
          <w:t>Record value</w:t>
        </w:r>
      </w:ins>
      <w:ins w:id="1808" w:author="Rev 7 Allen Wirfs-Brock" w:date="2012-04-09T15:35:00Z">
        <w:r w:rsidR="00401267">
          <w:t>s</w:t>
        </w:r>
      </w:ins>
      <w:ins w:id="1809" w:author="Rev 6 Allen Wirfs-Brock" w:date="2012-02-22T12:33:00Z">
        <w:r>
          <w:t xml:space="preserve"> whole fi</w:t>
        </w:r>
        <w:del w:id="1810" w:author="Rev 7 Allen Wirfs-Brock" w:date="2012-04-09T15:35:00Z">
          <w:r w:rsidDel="00401267">
            <w:delText>le</w:delText>
          </w:r>
        </w:del>
      </w:ins>
      <w:ins w:id="1811" w:author="Rev 7 Allen Wirfs-Brock" w:date="2012-04-09T15:35:00Z">
        <w:r w:rsidR="00401267">
          <w:t>el</w:t>
        </w:r>
      </w:ins>
      <w:ins w:id="1812" w:author="Rev 6 Allen Wirfs-Brock" w:date="2012-02-22T12:33:00Z">
        <w:r>
          <w:t>ds are defined as by Table xxx.</w:t>
        </w:r>
      </w:ins>
    </w:p>
    <w:p w14:paraId="0C5EEFCC" w14:textId="77777777" w:rsidR="00F87676" w:rsidRPr="00E77497" w:rsidRDefault="00F87676" w:rsidP="00F87676">
      <w:pPr>
        <w:pStyle w:val="Tabletitle"/>
        <w:widowControl w:val="0"/>
        <w:rPr>
          <w:ins w:id="1813" w:author="Rev 6 Allen Wirfs-Brock" w:date="2012-02-22T12:33:00Z"/>
        </w:rPr>
      </w:pPr>
      <w:ins w:id="1814" w:author="Rev 6 Allen Wirfs-Brock" w:date="2012-02-22T12:33:00Z">
        <w:r w:rsidRPr="00E77497">
          <w:rPr>
            <w:rFonts w:eastAsia="Arial Unicode MS"/>
          </w:rPr>
          <w:t>Table </w:t>
        </w:r>
        <w:r>
          <w:rPr>
            <w:rFonts w:eastAsia="Arial Unicode MS"/>
          </w:rPr>
          <w:t>xxx</w:t>
        </w:r>
        <w:r w:rsidRPr="00E77497">
          <w:rPr>
            <w:rFonts w:eastAsia="Arial Unicode MS"/>
          </w:rPr>
          <w:t xml:space="preserve"> — </w:t>
        </w:r>
        <w:r>
          <w:t>Completion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1815" w:author="Rev 6 Allen Wirfs-Brock" w:date="2012-02-23T16:42:00Z">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1397"/>
        <w:gridCol w:w="4098"/>
        <w:gridCol w:w="4230"/>
        <w:tblGridChange w:id="1816">
          <w:tblGrid>
            <w:gridCol w:w="1397"/>
            <w:gridCol w:w="4098"/>
            <w:gridCol w:w="4230"/>
          </w:tblGrid>
        </w:tblGridChange>
      </w:tblGrid>
      <w:tr w:rsidR="00F87676" w:rsidRPr="00E77497" w14:paraId="1C34A423" w14:textId="77777777" w:rsidTr="00550FEB">
        <w:trPr>
          <w:trHeight w:val="338"/>
          <w:jc w:val="center"/>
          <w:ins w:id="1817" w:author="Rev 6 Allen Wirfs-Brock" w:date="2012-02-22T12:33:00Z"/>
          <w:trPrChange w:id="1818" w:author="Rev 6 Allen Wirfs-Brock" w:date="2012-02-23T16:42:00Z">
            <w:trPr>
              <w:trHeight w:val="338"/>
              <w:jc w:val="center"/>
            </w:trPr>
          </w:trPrChange>
        </w:trPr>
        <w:tc>
          <w:tcPr>
            <w:tcW w:w="1397" w:type="dxa"/>
            <w:tcBorders>
              <w:top w:val="single" w:sz="12" w:space="0" w:color="000000"/>
              <w:left w:val="single" w:sz="6" w:space="0" w:color="000000"/>
              <w:bottom w:val="single" w:sz="6" w:space="0" w:color="000000"/>
              <w:right w:val="single" w:sz="4" w:space="0" w:color="auto"/>
            </w:tcBorders>
            <w:shd w:val="solid" w:color="C0C0C0" w:fill="FFFFFF"/>
            <w:tcPrChange w:id="1819" w:author="Rev 6 Allen Wirfs-Brock" w:date="2012-02-23T16:42:00Z">
              <w:tcPr>
                <w:tcW w:w="1397" w:type="dxa"/>
                <w:tcBorders>
                  <w:top w:val="single" w:sz="12" w:space="0" w:color="000000"/>
                  <w:left w:val="single" w:sz="6" w:space="0" w:color="000000"/>
                  <w:bottom w:val="single" w:sz="6" w:space="0" w:color="000000"/>
                  <w:right w:val="single" w:sz="4" w:space="0" w:color="auto"/>
                </w:tcBorders>
                <w:shd w:val="solid" w:color="C0C0C0" w:fill="FFFFFF"/>
              </w:tcPr>
            </w:tcPrChange>
          </w:tcPr>
          <w:p w14:paraId="31222387" w14:textId="77777777" w:rsidR="00F87676" w:rsidRPr="00E77497" w:rsidRDefault="00F87676" w:rsidP="00A83EB4">
            <w:pPr>
              <w:keepNext/>
              <w:shd w:val="solid" w:color="C0C0C0" w:fill="FFFFFF"/>
              <w:spacing w:after="0"/>
              <w:rPr>
                <w:ins w:id="1820" w:author="Rev 6 Allen Wirfs-Brock" w:date="2012-02-22T12:33:00Z"/>
                <w:b/>
                <w:i/>
                <w:shd w:val="solid" w:color="C0C0C0" w:fill="FFFFFF"/>
              </w:rPr>
            </w:pPr>
            <w:ins w:id="1821" w:author="Rev 6 Allen Wirfs-Brock" w:date="2012-02-22T12:33: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Change w:id="1822" w:author="Rev 6 Allen Wirfs-Brock" w:date="2012-02-23T16:42:00Z">
              <w:tcPr>
                <w:tcW w:w="4098" w:type="dxa"/>
                <w:tcBorders>
                  <w:top w:val="single" w:sz="12" w:space="0" w:color="000000"/>
                  <w:left w:val="single" w:sz="4" w:space="0" w:color="auto"/>
                  <w:bottom w:val="single" w:sz="6" w:space="0" w:color="000000"/>
                  <w:right w:val="single" w:sz="6" w:space="0" w:color="000000"/>
                </w:tcBorders>
                <w:shd w:val="solid" w:color="C0C0C0" w:fill="FFFFFF"/>
              </w:tcPr>
            </w:tcPrChange>
          </w:tcPr>
          <w:p w14:paraId="05B9B149" w14:textId="77777777" w:rsidR="00F87676" w:rsidRPr="00E77497" w:rsidRDefault="00F87676" w:rsidP="00A83EB4">
            <w:pPr>
              <w:keepNext/>
              <w:shd w:val="solid" w:color="C0C0C0" w:fill="FFFFFF"/>
              <w:spacing w:after="0"/>
              <w:rPr>
                <w:ins w:id="1823" w:author="Rev 6 Allen Wirfs-Brock" w:date="2012-02-22T12:33:00Z"/>
                <w:b/>
                <w:i/>
                <w:shd w:val="solid" w:color="C0C0C0" w:fill="FFFFFF"/>
              </w:rPr>
            </w:pPr>
            <w:ins w:id="1824" w:author="Rev 6 Allen Wirfs-Brock" w:date="2012-02-22T12:33: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Change w:id="1825" w:author="Rev 6 Allen Wirfs-Brock" w:date="2012-02-23T16:42:00Z">
              <w:tcPr>
                <w:tcW w:w="4230" w:type="dxa"/>
                <w:tcBorders>
                  <w:top w:val="single" w:sz="12" w:space="0" w:color="000000"/>
                  <w:left w:val="nil"/>
                  <w:bottom w:val="single" w:sz="6" w:space="0" w:color="000000"/>
                  <w:right w:val="single" w:sz="6" w:space="0" w:color="000000"/>
                </w:tcBorders>
                <w:shd w:val="solid" w:color="C0C0C0" w:fill="FFFFFF"/>
              </w:tcPr>
            </w:tcPrChange>
          </w:tcPr>
          <w:p w14:paraId="3FD2FCAF" w14:textId="77777777" w:rsidR="00F87676" w:rsidRDefault="00F87676" w:rsidP="00A83EB4">
            <w:pPr>
              <w:keepNext/>
              <w:shd w:val="solid" w:color="C0C0C0" w:fill="FFFFFF"/>
              <w:spacing w:after="0"/>
              <w:rPr>
                <w:ins w:id="1826" w:author="Rev 6 Allen Wirfs-Brock" w:date="2012-02-22T12:33:00Z"/>
                <w:b/>
                <w:i/>
                <w:shd w:val="solid" w:color="C0C0C0" w:fill="FFFFFF"/>
              </w:rPr>
            </w:pPr>
            <w:ins w:id="1827" w:author="Rev 6 Allen Wirfs-Brock" w:date="2012-02-22T12:33:00Z">
              <w:r>
                <w:rPr>
                  <w:b/>
                  <w:i/>
                  <w:shd w:val="solid" w:color="C0C0C0" w:fill="FFFFFF"/>
                </w:rPr>
                <w:t>Meaning</w:t>
              </w:r>
            </w:ins>
          </w:p>
        </w:tc>
      </w:tr>
      <w:tr w:rsidR="00F87676" w:rsidRPr="00E77497" w14:paraId="07431A90" w14:textId="77777777" w:rsidTr="00550FEB">
        <w:trPr>
          <w:jc w:val="center"/>
          <w:ins w:id="1828" w:author="Rev 6 Allen Wirfs-Brock" w:date="2012-02-22T12:33:00Z"/>
          <w:trPrChange w:id="1829" w:author="Rev 6 Allen Wirfs-Brock" w:date="2012-02-23T16:42:00Z">
            <w:trPr>
              <w:jc w:val="center"/>
            </w:trPr>
          </w:trPrChange>
        </w:trPr>
        <w:tc>
          <w:tcPr>
            <w:tcW w:w="1397" w:type="dxa"/>
            <w:tcBorders>
              <w:top w:val="nil"/>
            </w:tcBorders>
            <w:tcPrChange w:id="1830" w:author="Rev 6 Allen Wirfs-Brock" w:date="2012-02-23T16:42:00Z">
              <w:tcPr>
                <w:tcW w:w="1397" w:type="dxa"/>
                <w:tcBorders>
                  <w:top w:val="nil"/>
                </w:tcBorders>
              </w:tcPr>
            </w:tcPrChange>
          </w:tcPr>
          <w:p w14:paraId="2A898F09" w14:textId="77777777" w:rsidR="00F87676" w:rsidRPr="00543DFB" w:rsidRDefault="00F87676" w:rsidP="00A83EB4">
            <w:pPr>
              <w:keepNext/>
              <w:spacing w:after="60"/>
              <w:rPr>
                <w:ins w:id="1831" w:author="Rev 6 Allen Wirfs-Brock" w:date="2012-02-22T12:33:00Z"/>
                <w:rFonts w:ascii="Times New Roman" w:hAnsi="Times New Roman"/>
              </w:rPr>
            </w:pPr>
            <w:ins w:id="1832" w:author="Rev 6 Allen Wirfs-Brock" w:date="2012-02-22T12:33:00Z">
              <w:r w:rsidRPr="00543DFB">
                <w:rPr>
                  <w:rFonts w:ascii="Times New Roman" w:hAnsi="Times New Roman"/>
                </w:rPr>
                <w:t>[[type]]</w:t>
              </w:r>
            </w:ins>
          </w:p>
        </w:tc>
        <w:tc>
          <w:tcPr>
            <w:tcW w:w="4098" w:type="dxa"/>
            <w:tcBorders>
              <w:top w:val="nil"/>
            </w:tcBorders>
            <w:tcPrChange w:id="1833" w:author="Rev 6 Allen Wirfs-Brock" w:date="2012-02-23T16:42:00Z">
              <w:tcPr>
                <w:tcW w:w="4098" w:type="dxa"/>
                <w:tcBorders>
                  <w:top w:val="nil"/>
                </w:tcBorders>
              </w:tcPr>
            </w:tcPrChange>
          </w:tcPr>
          <w:p w14:paraId="7A410835" w14:textId="77777777" w:rsidR="00F87676" w:rsidRPr="00E77497" w:rsidRDefault="00F87676" w:rsidP="00A83EB4">
            <w:pPr>
              <w:keepNext/>
              <w:spacing w:after="60"/>
              <w:rPr>
                <w:ins w:id="1834" w:author="Rev 6 Allen Wirfs-Brock" w:date="2012-02-22T12:33:00Z"/>
              </w:rPr>
            </w:pPr>
            <w:ins w:id="1835" w:author="Rev 6 Allen Wirfs-Brock" w:date="2012-02-22T12:33:00Z">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ins>
          </w:p>
        </w:tc>
        <w:tc>
          <w:tcPr>
            <w:tcW w:w="4230" w:type="dxa"/>
            <w:tcBorders>
              <w:top w:val="nil"/>
            </w:tcBorders>
            <w:tcPrChange w:id="1836" w:author="Rev 6 Allen Wirfs-Brock" w:date="2012-02-23T16:42:00Z">
              <w:tcPr>
                <w:tcW w:w="4230" w:type="dxa"/>
                <w:tcBorders>
                  <w:top w:val="nil"/>
                </w:tcBorders>
              </w:tcPr>
            </w:tcPrChange>
          </w:tcPr>
          <w:p w14:paraId="2BE4E572" w14:textId="77777777" w:rsidR="00F87676" w:rsidRPr="00E77497" w:rsidRDefault="00F87676" w:rsidP="00A83EB4">
            <w:pPr>
              <w:keepNext/>
              <w:spacing w:after="60"/>
              <w:rPr>
                <w:ins w:id="1837" w:author="Rev 6 Allen Wirfs-Brock" w:date="2012-02-22T12:33:00Z"/>
              </w:rPr>
            </w:pPr>
            <w:ins w:id="1838" w:author="Rev 6 Allen Wirfs-Brock" w:date="2012-02-22T12:33:00Z">
              <w:r>
                <w:t>The type of completion that occurred.</w:t>
              </w:r>
            </w:ins>
          </w:p>
        </w:tc>
      </w:tr>
      <w:tr w:rsidR="00F87676" w:rsidRPr="00E77497" w14:paraId="58FBDAB8" w14:textId="77777777" w:rsidTr="00550FEB">
        <w:trPr>
          <w:jc w:val="center"/>
          <w:ins w:id="1839" w:author="Rev 6 Allen Wirfs-Brock" w:date="2012-02-22T12:33:00Z"/>
          <w:trPrChange w:id="1840" w:author="Rev 6 Allen Wirfs-Brock" w:date="2012-02-23T16:42:00Z">
            <w:trPr>
              <w:jc w:val="center"/>
            </w:trPr>
          </w:trPrChange>
        </w:trPr>
        <w:tc>
          <w:tcPr>
            <w:tcW w:w="1397" w:type="dxa"/>
            <w:tcPrChange w:id="1841" w:author="Rev 6 Allen Wirfs-Brock" w:date="2012-02-23T16:42:00Z">
              <w:tcPr>
                <w:tcW w:w="1397" w:type="dxa"/>
              </w:tcPr>
            </w:tcPrChange>
          </w:tcPr>
          <w:p w14:paraId="345EB91D" w14:textId="77777777" w:rsidR="00F87676" w:rsidRPr="00E77497" w:rsidRDefault="00F87676" w:rsidP="00A83EB4">
            <w:pPr>
              <w:keepNext/>
              <w:spacing w:after="60"/>
              <w:rPr>
                <w:ins w:id="1842" w:author="Rev 6 Allen Wirfs-Brock" w:date="2012-02-22T12:33:00Z"/>
              </w:rPr>
            </w:pPr>
            <w:ins w:id="1843" w:author="Rev 6 Allen Wirfs-Brock" w:date="2012-02-22T12:33:00Z">
              <w:r w:rsidRPr="00543DFB">
                <w:rPr>
                  <w:rFonts w:ascii="Times New Roman" w:hAnsi="Times New Roman"/>
                </w:rPr>
                <w:t>[[value]]</w:t>
              </w:r>
            </w:ins>
          </w:p>
        </w:tc>
        <w:tc>
          <w:tcPr>
            <w:tcW w:w="4098" w:type="dxa"/>
            <w:tcPrChange w:id="1844" w:author="Rev 6 Allen Wirfs-Brock" w:date="2012-02-23T16:42:00Z">
              <w:tcPr>
                <w:tcW w:w="4098" w:type="dxa"/>
              </w:tcPr>
            </w:tcPrChange>
          </w:tcPr>
          <w:p w14:paraId="30F06D38" w14:textId="77777777" w:rsidR="00F87676" w:rsidRPr="00E77497" w:rsidRDefault="00F87676" w:rsidP="00A83EB4">
            <w:pPr>
              <w:keepNext/>
              <w:spacing w:after="60"/>
              <w:rPr>
                <w:ins w:id="1845" w:author="Rev 6 Allen Wirfs-Brock" w:date="2012-02-22T12:33:00Z"/>
              </w:rPr>
            </w:pPr>
            <w:ins w:id="1846" w:author="Rev 6 Allen Wirfs-Brock" w:date="2012-02-22T12:33:00Z">
              <w:r w:rsidRPr="00E77497">
                <w:t xml:space="preserve">any ECMAScript language value or </w:t>
              </w:r>
              <w:r w:rsidRPr="00E77497">
                <w:rPr>
                  <w:b/>
                </w:rPr>
                <w:t>empty</w:t>
              </w:r>
            </w:ins>
          </w:p>
        </w:tc>
        <w:tc>
          <w:tcPr>
            <w:tcW w:w="4230" w:type="dxa"/>
            <w:tcPrChange w:id="1847" w:author="Rev 6 Allen Wirfs-Brock" w:date="2012-02-23T16:42:00Z">
              <w:tcPr>
                <w:tcW w:w="4230" w:type="dxa"/>
              </w:tcPr>
            </w:tcPrChange>
          </w:tcPr>
          <w:p w14:paraId="129AD576" w14:textId="77777777" w:rsidR="00F87676" w:rsidRPr="00E77497" w:rsidRDefault="00F87676" w:rsidP="00A83EB4">
            <w:pPr>
              <w:keepNext/>
              <w:spacing w:after="60"/>
              <w:rPr>
                <w:ins w:id="1848" w:author="Rev 6 Allen Wirfs-Brock" w:date="2012-02-22T12:33:00Z"/>
              </w:rPr>
            </w:pPr>
            <w:ins w:id="1849" w:author="Rev 6 Allen Wirfs-Brock" w:date="2012-02-22T12:33:00Z">
              <w:r>
                <w:t>The value that was produced.</w:t>
              </w:r>
            </w:ins>
          </w:p>
        </w:tc>
      </w:tr>
      <w:tr w:rsidR="00F87676" w:rsidRPr="00E77497" w14:paraId="7C7DACAA" w14:textId="77777777" w:rsidTr="00550FEB">
        <w:trPr>
          <w:jc w:val="center"/>
          <w:ins w:id="1850" w:author="Rev 6 Allen Wirfs-Brock" w:date="2012-02-22T12:33:00Z"/>
          <w:trPrChange w:id="1851" w:author="Rev 6 Allen Wirfs-Brock" w:date="2012-02-23T16:42:00Z">
            <w:trPr>
              <w:jc w:val="center"/>
            </w:trPr>
          </w:trPrChange>
        </w:trPr>
        <w:tc>
          <w:tcPr>
            <w:tcW w:w="1397" w:type="dxa"/>
            <w:tcPrChange w:id="1852" w:author="Rev 6 Allen Wirfs-Brock" w:date="2012-02-23T16:42:00Z">
              <w:tcPr>
                <w:tcW w:w="1397" w:type="dxa"/>
              </w:tcPr>
            </w:tcPrChange>
          </w:tcPr>
          <w:p w14:paraId="5102B04A" w14:textId="77777777" w:rsidR="00F87676" w:rsidRPr="00E77497" w:rsidRDefault="00F87676" w:rsidP="00A83EB4">
            <w:pPr>
              <w:keepNext/>
              <w:spacing w:after="60"/>
              <w:rPr>
                <w:ins w:id="1853" w:author="Rev 6 Allen Wirfs-Brock" w:date="2012-02-22T12:33:00Z"/>
              </w:rPr>
            </w:pPr>
            <w:ins w:id="1854" w:author="Rev 6 Allen Wirfs-Brock" w:date="2012-02-22T12:33:00Z">
              <w:r w:rsidRPr="00543DFB">
                <w:rPr>
                  <w:rFonts w:ascii="Times New Roman" w:hAnsi="Times New Roman"/>
                </w:rPr>
                <w:t>[[target]]</w:t>
              </w:r>
            </w:ins>
          </w:p>
        </w:tc>
        <w:tc>
          <w:tcPr>
            <w:tcW w:w="4098" w:type="dxa"/>
            <w:tcPrChange w:id="1855" w:author="Rev 6 Allen Wirfs-Brock" w:date="2012-02-23T16:42:00Z">
              <w:tcPr>
                <w:tcW w:w="4098" w:type="dxa"/>
              </w:tcPr>
            </w:tcPrChange>
          </w:tcPr>
          <w:p w14:paraId="6F31F2DA" w14:textId="77777777" w:rsidR="00F87676" w:rsidRPr="00E77497" w:rsidRDefault="00F87676" w:rsidP="00A83EB4">
            <w:pPr>
              <w:keepNext/>
              <w:spacing w:after="60"/>
              <w:rPr>
                <w:ins w:id="1856" w:author="Rev 6 Allen Wirfs-Brock" w:date="2012-02-22T12:33:00Z"/>
              </w:rPr>
            </w:pPr>
            <w:ins w:id="1857" w:author="Rev 6 Allen Wirfs-Brock" w:date="2012-02-22T12:33:00Z">
              <w:r w:rsidRPr="00E77497">
                <w:t xml:space="preserve">any ECMAScript identifier or </w:t>
              </w:r>
              <w:r w:rsidRPr="00E77497">
                <w:rPr>
                  <w:b/>
                </w:rPr>
                <w:t>empty</w:t>
              </w:r>
            </w:ins>
          </w:p>
        </w:tc>
        <w:tc>
          <w:tcPr>
            <w:tcW w:w="4230" w:type="dxa"/>
            <w:tcPrChange w:id="1858" w:author="Rev 6 Allen Wirfs-Brock" w:date="2012-02-23T16:42:00Z">
              <w:tcPr>
                <w:tcW w:w="4230" w:type="dxa"/>
              </w:tcPr>
            </w:tcPrChange>
          </w:tcPr>
          <w:p w14:paraId="6A3E8B94" w14:textId="77777777" w:rsidR="00F87676" w:rsidRPr="00E77497" w:rsidRDefault="00F87676" w:rsidP="00A83EB4">
            <w:pPr>
              <w:keepNext/>
              <w:spacing w:after="60"/>
              <w:rPr>
                <w:ins w:id="1859" w:author="Rev 6 Allen Wirfs-Brock" w:date="2012-02-22T12:33:00Z"/>
              </w:rPr>
            </w:pPr>
            <w:ins w:id="1860" w:author="Rev 6 Allen Wirfs-Brock" w:date="2012-02-22T12:33:00Z">
              <w:r>
                <w:t>The target label for directed control transfers.</w:t>
              </w:r>
            </w:ins>
          </w:p>
        </w:tc>
      </w:tr>
    </w:tbl>
    <w:p w14:paraId="7C55F848" w14:textId="77777777" w:rsidR="00F87676" w:rsidRDefault="00F87676" w:rsidP="00F87676">
      <w:pPr>
        <w:rPr>
          <w:ins w:id="1861" w:author="Rev 6 Allen Wirfs-Brock" w:date="2012-02-22T12:33:00Z"/>
        </w:rPr>
      </w:pPr>
    </w:p>
    <w:p w14:paraId="0922CC2F" w14:textId="77777777" w:rsidR="00F87676" w:rsidRDefault="00F87676" w:rsidP="00F87676">
      <w:pPr>
        <w:rPr>
          <w:ins w:id="1862" w:author="Rev 6 Allen Wirfs-Brock" w:date="2012-02-22T12:33:00Z"/>
        </w:rPr>
      </w:pPr>
      <w:ins w:id="1863" w:author="Rev 6 Allen Wirfs-Brock" w:date="2012-02-22T12:33:00Z">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ins>
    </w:p>
    <w:p w14:paraId="16FFDB74" w14:textId="77777777" w:rsidR="00F87676" w:rsidRDefault="00F87676" w:rsidP="00F87676">
      <w:pPr>
        <w:rPr>
          <w:ins w:id="1864" w:author="Rev 6 Allen Wirfs-Brock" w:date="2012-02-22T12:33:00Z"/>
        </w:rPr>
      </w:pPr>
      <w:ins w:id="1865" w:author="Rev 6 Allen Wirfs-Brock" w:date="2012-02-22T12:33:00Z">
        <w:r>
          <w:t xml:space="preserve">The algorithms of this specification often implicitly return </w:t>
        </w:r>
      </w:ins>
      <w:ins w:id="1866" w:author="Rev 6 Allen Wirfs-Brock" w:date="2012-02-22T12:44:00Z">
        <w:r w:rsidR="00B35191">
          <w:t>C</w:t>
        </w:r>
      </w:ins>
      <w:ins w:id="1867" w:author="Rev 6 Allen Wirfs-Brock" w:date="2012-02-22T12:33:00Z">
        <w:r>
          <w:t xml:space="preserve">ompletion </w:t>
        </w:r>
      </w:ins>
      <w:ins w:id="1868" w:author="Rev 6 Allen Wirfs-Brock" w:date="2012-02-22T12:44:00Z">
        <w:r w:rsidR="00B35191">
          <w:t>R</w:t>
        </w:r>
      </w:ins>
      <w:ins w:id="1869" w:author="Rev 6 Allen Wirfs-Brock" w:date="2012-02-22T12:45:00Z">
        <w:r w:rsidR="00B35191">
          <w:t>ecords</w:t>
        </w:r>
      </w:ins>
      <w:ins w:id="1870" w:author="Rev 6 Allen Wirfs-Brock" w:date="2012-02-22T12:46:00Z">
        <w:r w:rsidR="00B35191">
          <w:t xml:space="preserve"> whose [[type]] is </w:t>
        </w:r>
        <w:r w:rsidR="00B35191" w:rsidRPr="00F56AD5">
          <w:rPr>
            <w:b/>
          </w:rPr>
          <w:t>normal</w:t>
        </w:r>
      </w:ins>
      <w:ins w:id="1871" w:author="Rev 6 Allen Wirfs-Brock" w:date="2012-02-22T12:33:00Z">
        <w:r>
          <w:t xml:space="preserve">.  Unless it is otherwise </w:t>
        </w:r>
      </w:ins>
      <w:ins w:id="1872" w:author="Rev 6 Allen Wirfs-Brock" w:date="2012-02-22T12:47:00Z">
        <w:r w:rsidR="00F56AD5">
          <w:t>obvious</w:t>
        </w:r>
      </w:ins>
      <w:ins w:id="1873" w:author="Rev 6 Allen Wirfs-Brock" w:date="2012-02-22T12:33:00Z">
        <w:r>
          <w:t xml:space="preserve"> from the context, an algorithm statement </w:t>
        </w:r>
        <w:r w:rsidR="00B35191">
          <w:t>that returns a</w:t>
        </w:r>
        <w:r>
          <w:t xml:space="preserve"> value</w:t>
        </w:r>
      </w:ins>
      <w:ins w:id="1874" w:author="Rev 6 Allen Wirfs-Brock" w:date="2012-02-22T12:45:00Z">
        <w:r w:rsidR="00B35191">
          <w:t xml:space="preserve"> that is not a Completion Record</w:t>
        </w:r>
      </w:ins>
      <w:ins w:id="1875" w:author="Rev 6 Allen Wirfs-Brock" w:date="2012-02-22T12:33:00Z">
        <w:r>
          <w:t>, such as:</w:t>
        </w:r>
      </w:ins>
    </w:p>
    <w:p w14:paraId="7092A357" w14:textId="77777777" w:rsidR="00F87676" w:rsidRPr="00E77497" w:rsidRDefault="00F87676" w:rsidP="00F87676">
      <w:pPr>
        <w:pStyle w:val="Alg3"/>
        <w:numPr>
          <w:ilvl w:val="0"/>
          <w:numId w:val="354"/>
        </w:numPr>
        <w:spacing w:after="220"/>
        <w:rPr>
          <w:ins w:id="1876" w:author="Rev 6 Allen Wirfs-Brock" w:date="2012-02-22T12:33:00Z"/>
        </w:rPr>
      </w:pPr>
      <w:ins w:id="1877" w:author="Rev 6 Allen Wirfs-Brock" w:date="2012-02-22T12:33:00Z">
        <w:r>
          <w:t>R</w:t>
        </w:r>
        <w:r w:rsidRPr="00E77497">
          <w:t xml:space="preserve">eturn the String </w:t>
        </w:r>
        <w:r w:rsidRPr="00E77497">
          <w:rPr>
            <w:rFonts w:ascii="Courier New" w:hAnsi="Courier New"/>
            <w:b/>
          </w:rPr>
          <w:t>"Infinity"</w:t>
        </w:r>
        <w:r w:rsidRPr="00E77497">
          <w:t>.</w:t>
        </w:r>
      </w:ins>
    </w:p>
    <w:p w14:paraId="44913545" w14:textId="77777777" w:rsidR="00F87676" w:rsidRDefault="00F87676" w:rsidP="00F87676">
      <w:pPr>
        <w:rPr>
          <w:ins w:id="1878" w:author="Rev 6 Allen Wirfs-Brock" w:date="2012-02-22T12:33:00Z"/>
        </w:rPr>
      </w:pPr>
      <w:ins w:id="1879" w:author="Rev 6 Allen Wirfs-Brock" w:date="2012-02-22T12:33:00Z">
        <w:r>
          <w:t>mean the same things as:</w:t>
        </w:r>
      </w:ins>
    </w:p>
    <w:p w14:paraId="11B56ADE" w14:textId="77777777" w:rsidR="00F87676" w:rsidRDefault="00F87676" w:rsidP="00F87676">
      <w:pPr>
        <w:pStyle w:val="Alg3"/>
        <w:numPr>
          <w:ilvl w:val="0"/>
          <w:numId w:val="663"/>
        </w:numPr>
        <w:spacing w:after="220"/>
        <w:rPr>
          <w:ins w:id="1880" w:author="Rev 6 Allen Wirfs-Brock" w:date="2012-02-22T12:33:00Z"/>
        </w:rPr>
      </w:pPr>
      <w:ins w:id="1881" w:author="Rev 6 Allen Wirfs-Brock" w:date="2012-02-22T12:33:00Z">
        <w:r>
          <w:t>R</w:t>
        </w:r>
        <w:r w:rsidRPr="00E77497">
          <w:t xml:space="preserve">eturn </w:t>
        </w:r>
        <w:r>
          <w:t xml:space="preserve">Completion {[[type]]: </w:t>
        </w:r>
        <w:r w:rsidRPr="002C2220">
          <w:rPr>
            <w:rFonts w:ascii="Arial" w:hAnsi="Arial" w:cs="Arial"/>
          </w:rPr>
          <w:t>normal</w:t>
        </w:r>
        <w:r>
          <w:t xml:space="preserve">, [[value]]: </w:t>
        </w:r>
        <w:r w:rsidRPr="00E77497">
          <w:t xml:space="preserve">String </w:t>
        </w:r>
        <w:r w:rsidRPr="00E77497">
          <w:rPr>
            <w:rFonts w:ascii="Courier New" w:hAnsi="Courier New"/>
            <w:b/>
          </w:rPr>
          <w:t>"Infinity"</w:t>
        </w:r>
        <w:r>
          <w:t>, [[target]]:</w:t>
        </w:r>
        <w:r w:rsidRPr="002C2220">
          <w:rPr>
            <w:rFonts w:ascii="Arial" w:hAnsi="Arial" w:cs="Arial"/>
          </w:rPr>
          <w:t>empty</w:t>
        </w:r>
        <w:r>
          <w:t>}</w:t>
        </w:r>
        <w:r w:rsidRPr="00E77497">
          <w:t>.</w:t>
        </w:r>
      </w:ins>
    </w:p>
    <w:p w14:paraId="77D16F1B" w14:textId="77777777" w:rsidR="00F87676" w:rsidRDefault="00F87676" w:rsidP="00F56AD5">
      <w:pPr>
        <w:rPr>
          <w:ins w:id="1882" w:author="Rev 6 Allen Wirfs-Brock" w:date="2012-02-22T12:33:00Z"/>
          <w:lang w:eastAsia="en-US"/>
        </w:rPr>
      </w:pPr>
      <w:ins w:id="1883" w:author="Rev 6 Allen Wirfs-Brock" w:date="2012-02-22T12:33:00Z">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ins>
    </w:p>
    <w:p w14:paraId="38A0624F" w14:textId="77777777" w:rsidR="00F56AD5" w:rsidDel="00A55C37" w:rsidRDefault="00F56AD5" w:rsidP="00F87676">
      <w:pPr>
        <w:rPr>
          <w:ins w:id="1884" w:author="Rev 6 Allen Wirfs-Brock" w:date="2012-02-22T12:48:00Z"/>
          <w:del w:id="1885" w:author="Rev 7 Allen Wirfs-Brock" w:date="2012-04-09T16:03:00Z"/>
          <w:lang w:eastAsia="en-US"/>
        </w:rPr>
      </w:pPr>
      <w:ins w:id="1886" w:author="Rev 6 Allen Wirfs-Brock" w:date="2012-02-22T12:48:00Z">
        <w:del w:id="1887" w:author="Rev 7 Allen Wirfs-Brock" w:date="2012-04-09T16:03:00Z">
          <w:r w:rsidDel="00A55C37">
            <w:rPr>
              <w:lang w:eastAsia="en-US"/>
            </w:rPr>
            <w:delText xml:space="preserve">The abstraction </w:delText>
          </w:r>
        </w:del>
      </w:ins>
      <w:ins w:id="1888" w:author="Rev 6 Allen Wirfs-Brock" w:date="2012-02-25T09:49:00Z">
        <w:del w:id="1889" w:author="Rev 7 Allen Wirfs-Brock" w:date="2012-04-09T16:03:00Z">
          <w:r w:rsidR="00542A4C" w:rsidDel="00A55C37">
            <w:rPr>
              <w:lang w:eastAsia="en-US"/>
            </w:rPr>
            <w:delText>operation</w:delText>
          </w:r>
        </w:del>
      </w:ins>
      <w:ins w:id="1890" w:author="Rev 6 Allen Wirfs-Brock" w:date="2012-02-22T12:48:00Z">
        <w:del w:id="1891" w:author="Rev 7 Allen Wirfs-Brock" w:date="2012-04-09T16:03:00Z">
          <w:r w:rsidDel="00A55C37">
            <w:rPr>
              <w:lang w:eastAsia="en-US"/>
            </w:rPr>
            <w:delText xml:space="preserve"> NormalValue with a single </w:delText>
          </w:r>
          <w:r w:rsidRPr="00F56AD5" w:rsidDel="00A55C37">
            <w:rPr>
              <w:i/>
              <w:lang w:eastAsia="en-US"/>
            </w:rPr>
            <w:delText>argument</w:delText>
          </w:r>
          <w:r w:rsidDel="00A55C37">
            <w:rPr>
              <w:lang w:eastAsia="en-US"/>
            </w:rPr>
            <w:delText xml:space="preserve"> is a short hand that is defined as follows:</w:delText>
          </w:r>
        </w:del>
      </w:ins>
    </w:p>
    <w:p w14:paraId="7BE84225" w14:textId="77777777" w:rsidR="00F56AD5" w:rsidRPr="00C7794D" w:rsidDel="00A55C37" w:rsidRDefault="00F56AD5" w:rsidP="00F56AD5">
      <w:pPr>
        <w:pStyle w:val="MediumGrid21"/>
        <w:numPr>
          <w:ilvl w:val="0"/>
          <w:numId w:val="335"/>
        </w:numPr>
        <w:rPr>
          <w:ins w:id="1892" w:author="Rev 6 Allen Wirfs-Brock" w:date="2012-02-22T12:51:00Z"/>
          <w:del w:id="1893" w:author="Rev 7 Allen Wirfs-Brock" w:date="2012-04-09T16:03:00Z"/>
          <w:rFonts w:ascii="Times New Roman" w:hAnsi="Times New Roman"/>
          <w:lang w:val="en-GB"/>
        </w:rPr>
      </w:pPr>
      <w:ins w:id="1894" w:author="Rev 6 Allen Wirfs-Brock" w:date="2012-02-22T12:51:00Z">
        <w:del w:id="1895"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del>
      </w:ins>
      <w:ins w:id="1896" w:author="Rev 6 Allen Wirfs-Brock" w:date="2012-02-22T12:52:00Z">
        <w:del w:id="1897" w:author="Rev 7 Allen Wirfs-Brock" w:date="2012-04-09T16:03:00Z">
          <w:r w:rsidDel="00A55C37">
            <w:rPr>
              <w:rFonts w:ascii="Times New Roman" w:hAnsi="Times New Roman"/>
              <w:lang w:val="en-GB"/>
            </w:rPr>
            <w:delText xml:space="preserve"> not a Completion</w:delText>
          </w:r>
        </w:del>
      </w:ins>
      <w:ins w:id="1898" w:author="Rev 6 Allen Wirfs-Brock" w:date="2012-02-22T12:53:00Z">
        <w:del w:id="1899" w:author="Rev 7 Allen Wirfs-Brock" w:date="2012-04-09T16:03:00Z">
          <w:r w:rsidDel="00A55C37">
            <w:rPr>
              <w:rFonts w:ascii="Times New Roman" w:hAnsi="Times New Roman"/>
              <w:lang w:val="en-GB"/>
            </w:rPr>
            <w:delText xml:space="preserve"> </w:delText>
          </w:r>
        </w:del>
      </w:ins>
      <w:ins w:id="1900" w:author="Rev 6 Allen Wirfs-Brock" w:date="2012-02-22T12:52:00Z">
        <w:del w:id="1901" w:author="Rev 7 Allen Wirfs-Brock" w:date="2012-04-09T16:03:00Z">
          <w:r w:rsidDel="00A55C37">
            <w:rPr>
              <w:rFonts w:ascii="Times New Roman" w:hAnsi="Times New Roman"/>
              <w:lang w:val="en-GB"/>
            </w:rPr>
            <w:delText xml:space="preserve">Record, return </w:delText>
          </w:r>
          <w:r w:rsidRPr="00F56AD5" w:rsidDel="00A55C37">
            <w:rPr>
              <w:rFonts w:ascii="Times New Roman" w:hAnsi="Times New Roman"/>
              <w:i/>
              <w:lang w:val="en-GB"/>
            </w:rPr>
            <w:delText>argument</w:delText>
          </w:r>
        </w:del>
      </w:ins>
      <w:ins w:id="1902" w:author="Rev 6 Allen Wirfs-Brock" w:date="2012-02-22T12:51:00Z">
        <w:del w:id="1903" w:author="Rev 7 Allen Wirfs-Brock" w:date="2012-04-09T16:03:00Z">
          <w:r w:rsidRPr="00C7794D" w:rsidDel="00A55C37">
            <w:rPr>
              <w:rFonts w:ascii="Times New Roman" w:hAnsi="Times New Roman"/>
              <w:lang w:val="en-GB"/>
            </w:rPr>
            <w:delText>.</w:delText>
          </w:r>
        </w:del>
      </w:ins>
    </w:p>
    <w:p w14:paraId="183E704B" w14:textId="77777777" w:rsidR="00F56AD5" w:rsidRPr="00C7794D" w:rsidDel="00A55C37" w:rsidRDefault="00F56AD5" w:rsidP="00F56AD5">
      <w:pPr>
        <w:pStyle w:val="MediumGrid21"/>
        <w:numPr>
          <w:ilvl w:val="0"/>
          <w:numId w:val="335"/>
        </w:numPr>
        <w:rPr>
          <w:ins w:id="1904" w:author="Rev 6 Allen Wirfs-Brock" w:date="2012-02-22T12:51:00Z"/>
          <w:del w:id="1905" w:author="Rev 7 Allen Wirfs-Brock" w:date="2012-04-09T16:03:00Z"/>
          <w:rFonts w:ascii="Times New Roman" w:hAnsi="Times New Roman"/>
          <w:lang w:val="en-GB"/>
        </w:rPr>
      </w:pPr>
      <w:ins w:id="1906" w:author="Rev 6 Allen Wirfs-Brock" w:date="2012-02-22T12:53:00Z">
        <w:del w:id="1907"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r w:rsidDel="00A55C37">
            <w:rPr>
              <w:rFonts w:ascii="Times New Roman" w:hAnsi="Times New Roman"/>
              <w:lang w:val="en-GB"/>
            </w:rPr>
            <w:delText xml:space="preserve"> an abrupt completion, return </w:delText>
          </w:r>
          <w:r w:rsidRPr="006A5E27" w:rsidDel="00A55C37">
            <w:rPr>
              <w:rFonts w:ascii="Times New Roman" w:hAnsi="Times New Roman"/>
              <w:i/>
              <w:lang w:val="en-GB"/>
            </w:rPr>
            <w:delText>argument</w:delText>
          </w:r>
          <w:r w:rsidRPr="00C7794D" w:rsidDel="00A55C37">
            <w:rPr>
              <w:rFonts w:ascii="Times New Roman" w:hAnsi="Times New Roman"/>
              <w:lang w:val="en-GB"/>
            </w:rPr>
            <w:delText>.</w:delText>
          </w:r>
        </w:del>
      </w:ins>
    </w:p>
    <w:p w14:paraId="2E66A19F" w14:textId="77777777" w:rsidR="00F56AD5" w:rsidRPr="00F56AD5" w:rsidDel="00A55C37" w:rsidRDefault="00F56AD5" w:rsidP="00F56AD5">
      <w:pPr>
        <w:pStyle w:val="MediumGrid21"/>
        <w:numPr>
          <w:ilvl w:val="0"/>
          <w:numId w:val="335"/>
        </w:numPr>
        <w:spacing w:after="240"/>
        <w:rPr>
          <w:ins w:id="1908" w:author="Rev 6 Allen Wirfs-Brock" w:date="2012-02-22T12:48:00Z"/>
          <w:del w:id="1909" w:author="Rev 7 Allen Wirfs-Brock" w:date="2012-04-09T16:03:00Z"/>
          <w:rFonts w:ascii="Times New Roman" w:hAnsi="Times New Roman"/>
          <w:lang w:val="en-GB"/>
          <w:rPrChange w:id="1910" w:author="Rev 6 Allen Wirfs-Brock" w:date="2012-02-22T12:54:00Z">
            <w:rPr>
              <w:ins w:id="1911" w:author="Rev 6 Allen Wirfs-Brock" w:date="2012-02-22T12:48:00Z"/>
              <w:del w:id="1912" w:author="Rev 7 Allen Wirfs-Brock" w:date="2012-04-09T16:03:00Z"/>
              <w:lang w:eastAsia="en-US"/>
            </w:rPr>
          </w:rPrChange>
        </w:rPr>
        <w:pPrChange w:id="1913" w:author="Rev 6 Allen Wirfs-Brock" w:date="2012-02-22T12:55:00Z">
          <w:pPr/>
        </w:pPrChange>
      </w:pPr>
      <w:ins w:id="1914" w:author="Rev 6 Allen Wirfs-Brock" w:date="2012-02-22T12:51:00Z">
        <w:del w:id="1915" w:author="Rev 7 Allen Wirfs-Brock" w:date="2012-04-09T16:03:00Z">
          <w:r w:rsidRPr="00C7794D" w:rsidDel="00A55C37">
            <w:rPr>
              <w:rFonts w:ascii="Times New Roman" w:hAnsi="Times New Roman"/>
              <w:lang w:val="en-GB"/>
            </w:rPr>
            <w:delText>Return</w:delText>
          </w:r>
        </w:del>
      </w:ins>
      <w:ins w:id="1916" w:author="Rev 6 Allen Wirfs-Brock" w:date="2012-02-22T12:53:00Z">
        <w:del w:id="1917" w:author="Rev 7 Allen Wirfs-Brock" w:date="2012-04-09T16:03:00Z">
          <w:r w:rsidDel="00A55C37">
            <w:rPr>
              <w:rFonts w:ascii="Times New Roman" w:hAnsi="Times New Roman"/>
              <w:b/>
              <w:lang w:val="en-GB"/>
            </w:rPr>
            <w:delText xml:space="preserve"> </w:delText>
          </w:r>
          <w:r w:rsidRPr="00F56AD5" w:rsidDel="00A55C37">
            <w:rPr>
              <w:rFonts w:ascii="Times New Roman" w:hAnsi="Times New Roman"/>
              <w:i/>
              <w:lang w:val="en-GB"/>
            </w:rPr>
            <w:delText>argument</w:delText>
          </w:r>
          <w:r w:rsidDel="00A55C37">
            <w:rPr>
              <w:rFonts w:ascii="Times New Roman" w:hAnsi="Times New Roman"/>
              <w:lang w:val="en-GB"/>
            </w:rPr>
            <w:delText>.[[value]]</w:delText>
          </w:r>
        </w:del>
      </w:ins>
      <w:ins w:id="1918" w:author="Rev 6 Allen Wirfs-Brock" w:date="2012-02-22T12:51:00Z">
        <w:del w:id="1919" w:author="Rev 7 Allen Wirfs-Brock" w:date="2012-04-09T16:03:00Z">
          <w:r w:rsidRPr="00C7794D" w:rsidDel="00A55C37">
            <w:rPr>
              <w:rFonts w:ascii="Times New Roman" w:hAnsi="Times New Roman"/>
              <w:lang w:val="en-GB"/>
            </w:rPr>
            <w:delText>.</w:delText>
          </w:r>
        </w:del>
      </w:ins>
      <w:ins w:id="1920" w:author="Rev 6 Allen Wirfs-Brock" w:date="2012-02-22T12:53:00Z">
        <w:del w:id="1921" w:author="Rev 7 Allen Wirfs-Brock" w:date="2012-04-09T16:03:00Z">
          <w:r w:rsidDel="00A55C37">
            <w:rPr>
              <w:rFonts w:ascii="Times New Roman" w:hAnsi="Times New Roman"/>
              <w:lang w:val="en-GB"/>
            </w:rPr>
            <w:delText xml:space="preserve"> </w:delText>
          </w:r>
        </w:del>
      </w:ins>
    </w:p>
    <w:p w14:paraId="32532954" w14:textId="77777777" w:rsidR="0055587E" w:rsidRDefault="0055587E" w:rsidP="0055587E">
      <w:pPr>
        <w:rPr>
          <w:ins w:id="1922" w:author="Rev 6 Allen Wirfs-Brock" w:date="2012-02-23T12:28:00Z"/>
          <w:lang w:eastAsia="en-US"/>
        </w:rPr>
      </w:pPr>
      <w:ins w:id="1923" w:author="Rev 6 Allen Wirfs-Brock" w:date="2012-02-23T12:28:00Z">
        <w:r>
          <w:rPr>
            <w:lang w:eastAsia="en-US"/>
          </w:rPr>
          <w:t xml:space="preserve">The abstraction </w:t>
        </w:r>
      </w:ins>
      <w:ins w:id="1924" w:author="Rev 6 Allen Wirfs-Brock" w:date="2012-02-25T09:49:00Z">
        <w:r w:rsidR="00542A4C">
          <w:rPr>
            <w:lang w:eastAsia="en-US"/>
          </w:rPr>
          <w:t>operation</w:t>
        </w:r>
      </w:ins>
      <w:ins w:id="1925" w:author="Rev 6 Allen Wirfs-Brock" w:date="2012-02-23T12:28:00Z">
        <w:r>
          <w:rPr>
            <w:lang w:eastAsia="en-US"/>
          </w:rPr>
          <w:t xml:space="preserve"> NormalCompletion with a single </w:t>
        </w:r>
        <w:r w:rsidRPr="00F56AD5">
          <w:rPr>
            <w:i/>
            <w:lang w:eastAsia="en-US"/>
          </w:rPr>
          <w:t>argument</w:t>
        </w:r>
        <w:r>
          <w:rPr>
            <w:lang w:eastAsia="en-US"/>
          </w:rPr>
          <w:t xml:space="preserve"> is a short hand that is defined as follows:</w:t>
        </w:r>
      </w:ins>
    </w:p>
    <w:p w14:paraId="3B6549D1" w14:textId="77777777" w:rsidR="0055587E" w:rsidRPr="000D29DF" w:rsidRDefault="0055587E" w:rsidP="0055587E">
      <w:pPr>
        <w:pStyle w:val="Alg3"/>
        <w:numPr>
          <w:ilvl w:val="0"/>
          <w:numId w:val="674"/>
        </w:numPr>
        <w:spacing w:after="220"/>
        <w:rPr>
          <w:ins w:id="1926" w:author="Rev 6 Allen Wirfs-Brock" w:date="2012-02-23T12:29:00Z"/>
        </w:rPr>
        <w:pPrChange w:id="1927" w:author="Rev 6 Allen Wirfs-Brock" w:date="2012-02-23T12:30:00Z">
          <w:pPr>
            <w:pStyle w:val="Alg3"/>
            <w:numPr>
              <w:numId w:val="335"/>
            </w:numPr>
            <w:spacing w:after="220"/>
          </w:pPr>
        </w:pPrChange>
      </w:pPr>
      <w:ins w:id="1928" w:author="Rev 6 Allen Wirfs-Brock" w:date="2012-02-23T12:29:00Z">
        <w:r>
          <w:t>R</w:t>
        </w:r>
        <w:r w:rsidRPr="00E77497">
          <w:t xml:space="preserve">eturn </w:t>
        </w:r>
        <w:r>
          <w:t xml:space="preserve">Completion {[[type]]: </w:t>
        </w:r>
        <w:r>
          <w:rPr>
            <w:rFonts w:ascii="Arial" w:hAnsi="Arial" w:cs="Arial"/>
          </w:rPr>
          <w:t>normal</w:t>
        </w:r>
        <w:r>
          <w:t xml:space="preserve">, [[value]]: </w:t>
        </w:r>
        <w:r w:rsidRPr="0055587E">
          <w:rPr>
            <w:i/>
            <w:rPrChange w:id="1929" w:author="Rev 6 Allen Wirfs-Brock" w:date="2012-02-23T12:29:00Z">
              <w:rPr/>
            </w:rPrChange>
          </w:rPr>
          <w:t>argument</w:t>
        </w:r>
        <w:r>
          <w:t>, [[target]]:</w:t>
        </w:r>
        <w:r w:rsidRPr="002C2220">
          <w:rPr>
            <w:rFonts w:ascii="Arial" w:hAnsi="Arial" w:cs="Arial"/>
          </w:rPr>
          <w:t>empty</w:t>
        </w:r>
        <w:r>
          <w:t>}</w:t>
        </w:r>
        <w:r w:rsidRPr="00E77497">
          <w:t>.</w:t>
        </w:r>
      </w:ins>
    </w:p>
    <w:p w14:paraId="37CDA9A6" w14:textId="77777777" w:rsidR="00F87676" w:rsidRDefault="00F87676" w:rsidP="00F87676">
      <w:pPr>
        <w:rPr>
          <w:ins w:id="1930" w:author="Rev 6 Allen Wirfs-Brock" w:date="2012-02-22T12:33:00Z"/>
          <w:lang w:eastAsia="en-US"/>
        </w:rPr>
      </w:pPr>
      <w:ins w:id="1931" w:author="Rev 6 Allen Wirfs-Brock" w:date="2012-02-22T12:33:00Z">
        <w:r>
          <w:rPr>
            <w:lang w:eastAsia="en-US"/>
          </w:rPr>
          <w:t xml:space="preserve">Algorithms steps that say to throw an exception, such as </w:t>
        </w:r>
      </w:ins>
    </w:p>
    <w:p w14:paraId="67F20D29" w14:textId="77777777" w:rsidR="00F87676" w:rsidRPr="00E77497" w:rsidRDefault="00F87676" w:rsidP="00F87676">
      <w:pPr>
        <w:pStyle w:val="Alg3"/>
        <w:numPr>
          <w:ilvl w:val="0"/>
          <w:numId w:val="667"/>
        </w:numPr>
        <w:spacing w:after="220"/>
        <w:rPr>
          <w:ins w:id="1932" w:author="Rev 6 Allen Wirfs-Brock" w:date="2012-02-22T12:33:00Z"/>
        </w:rPr>
      </w:pPr>
      <w:ins w:id="1933" w:author="Rev 6 Allen Wirfs-Brock" w:date="2012-02-22T12:33:00Z">
        <w:r>
          <w:t xml:space="preserve">Throw a </w:t>
        </w:r>
        <w:r w:rsidRPr="006A5E27">
          <w:rPr>
            <w:b/>
          </w:rPr>
          <w:t>TypeError</w:t>
        </w:r>
        <w:r>
          <w:t xml:space="preserve"> exception</w:t>
        </w:r>
        <w:r w:rsidRPr="00E77497">
          <w:t>.</w:t>
        </w:r>
      </w:ins>
    </w:p>
    <w:p w14:paraId="4BEFBF27" w14:textId="77777777" w:rsidR="00F87676" w:rsidRDefault="00F87676" w:rsidP="00F87676">
      <w:pPr>
        <w:rPr>
          <w:ins w:id="1934" w:author="Rev 6 Allen Wirfs-Brock" w:date="2012-02-22T12:33:00Z"/>
        </w:rPr>
      </w:pPr>
      <w:ins w:id="1935" w:author="Rev 6 Allen Wirfs-Brock" w:date="2012-02-22T12:33:00Z">
        <w:r>
          <w:t>mean the same things as:</w:t>
        </w:r>
      </w:ins>
    </w:p>
    <w:p w14:paraId="47850C2A" w14:textId="77777777" w:rsidR="00F87676" w:rsidRPr="000D29DF" w:rsidRDefault="00F87676" w:rsidP="00F87676">
      <w:pPr>
        <w:pStyle w:val="Alg3"/>
        <w:numPr>
          <w:ilvl w:val="0"/>
          <w:numId w:val="666"/>
        </w:numPr>
        <w:spacing w:after="220"/>
        <w:rPr>
          <w:ins w:id="1936" w:author="Rev 6 Allen Wirfs-Brock" w:date="2012-02-22T12:33:00Z"/>
        </w:rPr>
        <w:pPrChange w:id="1937" w:author="Rev 6 Allen Wirfs-Brock" w:date="2012-02-22T12:34:00Z">
          <w:pPr/>
        </w:pPrChange>
      </w:pPr>
      <w:ins w:id="1938" w:author="Rev 6 Allen Wirfs-Brock" w:date="2012-02-22T12:33:00Z">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ins>
    </w:p>
    <w:p w14:paraId="56308EA8" w14:textId="77777777" w:rsidR="00A01CD2" w:rsidRDefault="0055587E" w:rsidP="0055587E">
      <w:pPr>
        <w:rPr>
          <w:ins w:id="1939" w:author="Rev 7 Allen Wirfs-Brock" w:date="2012-04-09T15:53:00Z"/>
          <w:lang w:eastAsia="en-US"/>
        </w:rPr>
      </w:pPr>
      <w:ins w:id="1940" w:author="Rev 6 Allen Wirfs-Brock" w:date="2012-02-23T12:31:00Z">
        <w:r>
          <w:rPr>
            <w:lang w:eastAsia="en-US"/>
          </w:rPr>
          <w:t>Algorithms steps that say</w:t>
        </w:r>
        <w:del w:id="1941" w:author="Rev 7 Allen Wirfs-Brock" w:date="2012-04-09T15:53:00Z">
          <w:r w:rsidDel="00A01CD2">
            <w:rPr>
              <w:lang w:eastAsia="en-US"/>
            </w:rPr>
            <w:delText xml:space="preserve"> </w:delText>
          </w:r>
        </w:del>
      </w:ins>
    </w:p>
    <w:p w14:paraId="1FDDB659" w14:textId="77777777" w:rsidR="00A01CD2" w:rsidRDefault="0055587E" w:rsidP="00A55C37">
      <w:pPr>
        <w:pStyle w:val="Alg3"/>
        <w:numPr>
          <w:ilvl w:val="0"/>
          <w:numId w:val="675"/>
        </w:numPr>
        <w:spacing w:after="220"/>
        <w:rPr>
          <w:ins w:id="1942" w:author="Rev 7 Allen Wirfs-Brock" w:date="2012-04-09T15:54:00Z"/>
        </w:rPr>
      </w:pPr>
      <w:ins w:id="1943" w:author="Rev 6 Allen Wirfs-Brock" w:date="2012-02-23T12:31:00Z">
        <w:r>
          <w:t>ReturnIfAbrupt(</w:t>
        </w:r>
        <w:r w:rsidRPr="00A55C37">
          <w:rPr>
            <w:i/>
          </w:rPr>
          <w:t>argument</w:t>
        </w:r>
        <w:r>
          <w:t>),</w:t>
        </w:r>
      </w:ins>
    </w:p>
    <w:p w14:paraId="17A93CB7" w14:textId="77777777" w:rsidR="0055587E" w:rsidRDefault="0055587E" w:rsidP="0055587E">
      <w:pPr>
        <w:rPr>
          <w:ins w:id="1944" w:author="Rev 6 Allen Wirfs-Brock" w:date="2012-02-23T12:31:00Z"/>
        </w:rPr>
      </w:pPr>
      <w:ins w:id="1945" w:author="Rev 6 Allen Wirfs-Brock" w:date="2012-02-23T12:31:00Z">
        <w:r>
          <w:t>mean the same things as:</w:t>
        </w:r>
      </w:ins>
    </w:p>
    <w:p w14:paraId="528AFDCA" w14:textId="77777777" w:rsidR="00A55C37" w:rsidRDefault="0055587E" w:rsidP="00A55C37">
      <w:pPr>
        <w:pStyle w:val="Alg3"/>
        <w:numPr>
          <w:ilvl w:val="0"/>
          <w:numId w:val="701"/>
        </w:numPr>
        <w:spacing w:after="220"/>
        <w:contextualSpacing/>
        <w:rPr>
          <w:ins w:id="1946" w:author="Rev 7 Allen Wirfs-Brock" w:date="2012-04-09T15:55:00Z"/>
        </w:rPr>
      </w:pPr>
      <w:ins w:id="1947" w:author="Rev 6 Allen Wirfs-Brock" w:date="2012-02-23T12:33:00Z">
        <w:r w:rsidRPr="00C7794D">
          <w:t xml:space="preserve">If </w:t>
        </w:r>
        <w:r>
          <w:rPr>
            <w:i/>
          </w:rPr>
          <w:t>argument</w:t>
        </w:r>
        <w:r w:rsidRPr="00C7794D">
          <w:t xml:space="preserve"> is</w:t>
        </w:r>
        <w:r>
          <w:t xml:space="preserve"> an abrupt completion, </w:t>
        </w:r>
      </w:ins>
      <w:ins w:id="1948" w:author="Rev 7 Allen Wirfs-Brock" w:date="2012-04-09T15:55:00Z">
        <w:r w:rsidR="00A55C37">
          <w:t xml:space="preserve">then </w:t>
        </w:r>
      </w:ins>
      <w:ins w:id="1949" w:author="Rev 6 Allen Wirfs-Brock" w:date="2012-02-23T12:33:00Z">
        <w:r>
          <w:t xml:space="preserve">return </w:t>
        </w:r>
        <w:r w:rsidRPr="006A5E27">
          <w:rPr>
            <w:i/>
          </w:rPr>
          <w:t>argument</w:t>
        </w:r>
      </w:ins>
      <w:ins w:id="1950" w:author="Rev 7 Allen Wirfs-Brock" w:date="2012-04-09T15:57:00Z">
        <w:r w:rsidR="00A55C37">
          <w:t>,</w:t>
        </w:r>
      </w:ins>
    </w:p>
    <w:p w14:paraId="393708E6" w14:textId="77777777" w:rsidR="00A55C37" w:rsidRDefault="00E82328" w:rsidP="00E82328">
      <w:pPr>
        <w:pStyle w:val="Alg3"/>
        <w:numPr>
          <w:ilvl w:val="0"/>
          <w:numId w:val="701"/>
        </w:numPr>
        <w:spacing w:after="220"/>
        <w:rPr>
          <w:ins w:id="1951" w:author="Rev 7 Allen Wirfs-Brock" w:date="2012-04-09T15:56:00Z"/>
        </w:rPr>
        <w:pPrChange w:id="1952" w:author="Rev 7 Allen Wirfs-Brock" w:date="2012-04-09T16:19:00Z">
          <w:pPr>
            <w:pStyle w:val="Alg3"/>
            <w:numPr>
              <w:numId w:val="701"/>
            </w:numPr>
            <w:spacing w:after="220"/>
            <w:contextualSpacing/>
          </w:pPr>
        </w:pPrChange>
      </w:pPr>
      <w:ins w:id="1953" w:author="Rev 7 Allen Wirfs-Brock" w:date="2012-04-09T15:52:00Z">
        <w:r>
          <w:t>Else</w:t>
        </w:r>
        <w:r w:rsidR="00A55C37">
          <w:t xml:space="preserve"> if </w:t>
        </w:r>
        <w:r w:rsidR="00A55C37" w:rsidRPr="00A55C37">
          <w:rPr>
            <w:i/>
          </w:rPr>
          <w:t>argument</w:t>
        </w:r>
        <w:r w:rsidR="00A55C37">
          <w:t xml:space="preserve"> is a </w:t>
        </w:r>
      </w:ins>
      <w:ins w:id="1954" w:author="Rev 7 Allen Wirfs-Brock" w:date="2012-04-09T16:19:00Z">
        <w:r>
          <w:t>C</w:t>
        </w:r>
      </w:ins>
      <w:ins w:id="1955" w:author="Rev 7 Allen Wirfs-Brock" w:date="2012-04-09T15:52:00Z">
        <w:r w:rsidR="00A55C37">
          <w:t xml:space="preserve">ompletion </w:t>
        </w:r>
      </w:ins>
      <w:ins w:id="1956" w:author="Rev 7 Allen Wirfs-Brock" w:date="2012-04-09T16:19:00Z">
        <w:r>
          <w:t>R</w:t>
        </w:r>
      </w:ins>
      <w:ins w:id="1957" w:author="Rev 7 Allen Wirfs-Brock" w:date="2012-04-09T15:52:00Z">
        <w:r w:rsidR="00A55C37">
          <w:t xml:space="preserve">ecord, then let </w:t>
        </w:r>
      </w:ins>
      <w:ins w:id="1958" w:author="Rev 7 Allen Wirfs-Brock" w:date="2012-04-09T16:18:00Z">
        <w:r w:rsidRPr="00A55C37">
          <w:rPr>
            <w:i/>
          </w:rPr>
          <w:t>argument</w:t>
        </w:r>
        <w:r>
          <w:t xml:space="preserve"> </w:t>
        </w:r>
      </w:ins>
      <w:ins w:id="1959" w:author="Rev 7 Allen Wirfs-Brock" w:date="2012-04-09T15:52:00Z">
        <w:r w:rsidR="00A55C37">
          <w:t xml:space="preserve">be </w:t>
        </w:r>
      </w:ins>
      <w:ins w:id="1960" w:author="Rev 7 Allen Wirfs-Brock" w:date="2012-04-09T15:57:00Z">
        <w:r w:rsidR="00A55C37" w:rsidRPr="00A55C37">
          <w:rPr>
            <w:i/>
          </w:rPr>
          <w:t>argument</w:t>
        </w:r>
        <w:r w:rsidR="00A55C37">
          <w:t>.[[value]],</w:t>
        </w:r>
      </w:ins>
    </w:p>
    <w:p w14:paraId="0F5D2338" w14:textId="77777777" w:rsidR="0055587E" w:rsidRPr="000D29DF" w:rsidDel="00E82328" w:rsidRDefault="0055587E" w:rsidP="00A55C37">
      <w:pPr>
        <w:pStyle w:val="Alg3"/>
        <w:numPr>
          <w:ilvl w:val="0"/>
          <w:numId w:val="701"/>
        </w:numPr>
        <w:spacing w:after="220"/>
        <w:rPr>
          <w:ins w:id="1961" w:author="Rev 6 Allen Wirfs-Brock" w:date="2012-02-23T12:31:00Z"/>
          <w:del w:id="1962" w:author="Rev 7 Allen Wirfs-Brock" w:date="2012-04-09T16:18:00Z"/>
        </w:rPr>
      </w:pPr>
      <w:ins w:id="1963" w:author="Rev 6 Allen Wirfs-Brock" w:date="2012-02-23T12:31:00Z">
        <w:del w:id="1964" w:author="Rev 7 Allen Wirfs-Brock" w:date="2012-04-09T16:00:00Z">
          <w:r w:rsidRPr="00E77497" w:rsidDel="00A55C37">
            <w:delText>.</w:delText>
          </w:r>
        </w:del>
      </w:ins>
    </w:p>
    <w:p w14:paraId="031CCFA6" w14:textId="77777777" w:rsidR="004C02EF" w:rsidRPr="00E77497" w:rsidRDefault="004C02EF" w:rsidP="004C02EF">
      <w:pPr>
        <w:pStyle w:val="20"/>
        <w:numPr>
          <w:ilvl w:val="0"/>
          <w:numId w:val="0"/>
        </w:numPr>
        <w:spacing w:before="240"/>
      </w:pPr>
      <w:bookmarkStart w:id="1965" w:name="_Toc323907590"/>
      <w:r w:rsidRPr="00E77497">
        <w:t>8.</w:t>
      </w:r>
      <w:del w:id="1966" w:author="Rev 6 Allen Wirfs-Brock" w:date="2012-02-22T12:34:00Z">
        <w:r w:rsidRPr="00E77497" w:rsidDel="00F87676">
          <w:delText>7</w:delText>
        </w:r>
      </w:del>
      <w:ins w:id="1967" w:author="Rev 6 Allen Wirfs-Brock" w:date="2012-02-22T12:34:00Z">
        <w:r w:rsidR="00F87676">
          <w:t>9</w:t>
        </w:r>
      </w:ins>
      <w:r w:rsidRPr="00E77497">
        <w:tab/>
        <w:t>The Reference Specification Typ</w:t>
      </w:r>
      <w:bookmarkEnd w:id="1770"/>
      <w:bookmarkEnd w:id="1771"/>
      <w:bookmarkEnd w:id="1772"/>
      <w:bookmarkEnd w:id="1773"/>
      <w:bookmarkEnd w:id="1774"/>
      <w:bookmarkEnd w:id="1775"/>
      <w:bookmarkEnd w:id="1776"/>
      <w:bookmarkEnd w:id="1777"/>
      <w:bookmarkEnd w:id="1779"/>
      <w:r w:rsidRPr="00E77497">
        <w:t>e</w:t>
      </w:r>
      <w:bookmarkEnd w:id="1780"/>
      <w:bookmarkEnd w:id="1781"/>
      <w:bookmarkEnd w:id="1782"/>
      <w:bookmarkEnd w:id="1783"/>
      <w:bookmarkEnd w:id="1784"/>
      <w:bookmarkEnd w:id="1965"/>
    </w:p>
    <w:p w14:paraId="0356BE8B" w14:textId="77777777" w:rsidR="004C02EF" w:rsidRPr="008D16CB" w:rsidRDefault="008D16CB" w:rsidP="004C02EF">
      <w:pPr>
        <w:rPr>
          <w:sz w:val="18"/>
          <w:szCs w:val="18"/>
          <w:rPrChange w:id="1968" w:author="Rev 5 Allen Wirfs-Brock" w:date="2012-01-11T13:59:00Z">
            <w:rPr/>
          </w:rPrChange>
        </w:rPr>
      </w:pPr>
      <w:ins w:id="1969" w:author="Rev 5 Allen Wirfs-Brock" w:date="2012-01-11T13:58:00Z">
        <w:r w:rsidRPr="008D16CB">
          <w:rPr>
            <w:sz w:val="18"/>
            <w:szCs w:val="18"/>
            <w:rPrChange w:id="1970" w:author="Rev 5 Allen Wirfs-Brock" w:date="2012-01-11T13:59:00Z">
              <w:rPr/>
            </w:rPrChange>
          </w:rPr>
          <w:t>NOTE</w:t>
        </w:r>
        <w:r w:rsidRPr="008D16CB">
          <w:rPr>
            <w:sz w:val="18"/>
            <w:szCs w:val="18"/>
            <w:rPrChange w:id="1971" w:author="Rev 5 Allen Wirfs-Brock" w:date="2012-01-11T13:59:00Z">
              <w:rPr/>
            </w:rPrChange>
          </w:rPr>
          <w:tab/>
        </w:r>
      </w:ins>
      <w:r w:rsidR="004C02EF" w:rsidRPr="008D16CB">
        <w:rPr>
          <w:sz w:val="18"/>
          <w:szCs w:val="18"/>
          <w:rPrChange w:id="1972" w:author="Rev 5 Allen Wirfs-Brock" w:date="2012-01-11T13:59:00Z">
            <w:rPr/>
          </w:rPrChange>
        </w:rPr>
        <w:t xml:space="preserve">The Reference type is used to explain the behaviour of such operators as </w:t>
      </w:r>
      <w:r w:rsidR="004C02EF" w:rsidRPr="008D16CB">
        <w:rPr>
          <w:rFonts w:ascii="Courier New" w:hAnsi="Courier New"/>
          <w:b/>
          <w:sz w:val="18"/>
          <w:szCs w:val="18"/>
          <w:rPrChange w:id="1973" w:author="Rev 5 Allen Wirfs-Brock" w:date="2012-01-11T13:59:00Z">
            <w:rPr>
              <w:rFonts w:ascii="Courier New" w:hAnsi="Courier New"/>
              <w:b/>
            </w:rPr>
          </w:rPrChange>
        </w:rPr>
        <w:t>delete</w:t>
      </w:r>
      <w:r w:rsidR="004C02EF" w:rsidRPr="008D16CB">
        <w:rPr>
          <w:sz w:val="18"/>
          <w:szCs w:val="18"/>
          <w:rPrChange w:id="1974" w:author="Rev 5 Allen Wirfs-Brock" w:date="2012-01-11T13:59:00Z">
            <w:rPr/>
          </w:rPrChange>
        </w:rPr>
        <w:t xml:space="preserve">, </w:t>
      </w:r>
      <w:r w:rsidR="004C02EF" w:rsidRPr="008D16CB">
        <w:rPr>
          <w:rFonts w:ascii="Courier New" w:hAnsi="Courier New"/>
          <w:b/>
          <w:sz w:val="18"/>
          <w:szCs w:val="18"/>
          <w:rPrChange w:id="1975" w:author="Rev 5 Allen Wirfs-Brock" w:date="2012-01-11T13:59:00Z">
            <w:rPr>
              <w:rFonts w:ascii="Courier New" w:hAnsi="Courier New"/>
              <w:b/>
            </w:rPr>
          </w:rPrChange>
        </w:rPr>
        <w:t>typeof</w:t>
      </w:r>
      <w:r w:rsidR="004C02EF" w:rsidRPr="008D16CB">
        <w:rPr>
          <w:sz w:val="18"/>
          <w:szCs w:val="18"/>
          <w:rPrChange w:id="1976" w:author="Rev 5 Allen Wirfs-Brock" w:date="2012-01-11T13:59:00Z">
            <w:rPr/>
          </w:rPrChange>
        </w:rPr>
        <w:t>, and the assignment operators. For example, the left-hand operand of an assignment is expected to produce a reference. 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t>
      </w:r>
    </w:p>
    <w:p w14:paraId="31D8868F" w14:textId="77777777" w:rsidR="004C02EF" w:rsidRDefault="004C02EF" w:rsidP="004C02EF">
      <w:pPr>
        <w:rPr>
          <w:ins w:id="1977" w:author="Rev 5 Allen Wirfs-Brock" w:date="2012-01-11T13:59:00Z"/>
        </w:rPr>
      </w:pPr>
      <w:r w:rsidRPr="00E77497">
        <w:t xml:space="preserve">A </w:t>
      </w:r>
      <w:r w:rsidRPr="00E77497">
        <w:rPr>
          <w:b/>
        </w:rPr>
        <w:t xml:space="preserve">Reference </w:t>
      </w:r>
      <w:r w:rsidRPr="00E77497">
        <w:t xml:space="preserve">is a resolved name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8D16CB">
        <w:rPr>
          <w:rFonts w:ascii="Times New Roman" w:hAnsi="Times New Roman"/>
          <w:i/>
          <w:rPrChange w:id="1978" w:author="Rev 5 Allen Wirfs-Brock" w:date="2012-01-11T14:05:00Z">
            <w:rPr/>
          </w:rPrChange>
        </w:rPr>
        <w:t>base</w:t>
      </w:r>
      <w:r w:rsidRPr="00E77497">
        <w:t xml:space="preserve"> value is either </w:t>
      </w:r>
      <w:r w:rsidRPr="00E77497">
        <w:rPr>
          <w:b/>
        </w:rPr>
        <w:t>undefined</w:t>
      </w:r>
      <w:r w:rsidRPr="00E77497">
        <w:t xml:space="preserve">, an Object, a Boolean, a String, a Number, or an environment record (10.2.1). A </w:t>
      </w:r>
      <w:r w:rsidRPr="008D16CB">
        <w:rPr>
          <w:rFonts w:ascii="Times New Roman" w:hAnsi="Times New Roman"/>
          <w:i/>
          <w:rPrChange w:id="1979" w:author="Rev 5 Allen Wirfs-Brock" w:date="2012-01-11T14:05:00Z">
            <w:rPr/>
          </w:rPrChange>
        </w:rPr>
        <w:t>base</w:t>
      </w:r>
      <w:r w:rsidRPr="00E77497">
        <w:t xml:space="preserve"> value of </w:t>
      </w:r>
      <w:r w:rsidRPr="00E77497">
        <w:rPr>
          <w:b/>
        </w:rPr>
        <w:t>undefined</w:t>
      </w:r>
      <w:r w:rsidRPr="00E77497">
        <w:t xml:space="preserve"> indicates that the </w:t>
      </w:r>
      <w:del w:id="1980" w:author="Rev 5 Allen Wirfs-Brock" w:date="2012-01-11T14:05:00Z">
        <w:r w:rsidRPr="00E77497" w:rsidDel="008D16CB">
          <w:delText xml:space="preserve">reference </w:delText>
        </w:r>
      </w:del>
      <w:ins w:id="1981" w:author="Rev 5 Allen Wirfs-Brock" w:date="2012-01-11T14:05:00Z">
        <w:r w:rsidR="008D16CB">
          <w:t>R</w:t>
        </w:r>
        <w:r w:rsidR="008D16CB" w:rsidRPr="00E77497">
          <w:t xml:space="preserve">eference </w:t>
        </w:r>
      </w:ins>
      <w:r w:rsidRPr="00E77497">
        <w:t xml:space="preserve">could not be resolved to a binding. The </w:t>
      </w:r>
      <w:r w:rsidRPr="008D16CB">
        <w:rPr>
          <w:rFonts w:ascii="Times New Roman" w:hAnsi="Times New Roman"/>
          <w:i/>
          <w:rPrChange w:id="1982" w:author="Rev 5 Allen Wirfs-Brock" w:date="2012-01-11T14:06:00Z">
            <w:rPr/>
          </w:rPrChange>
        </w:rPr>
        <w:t>referenced name</w:t>
      </w:r>
      <w:r w:rsidRPr="00E77497">
        <w:t xml:space="preserve"> is a String.</w:t>
      </w:r>
    </w:p>
    <w:p w14:paraId="5AAEDEED" w14:textId="77777777" w:rsidR="008D16CB" w:rsidRPr="00E77497" w:rsidRDefault="008D16CB" w:rsidP="004C02EF">
      <w:ins w:id="1983" w:author="Rev 5 Allen Wirfs-Brock" w:date="2012-01-11T13:59:00Z">
        <w:r>
          <w:t xml:space="preserve">A Super Reference is a Reference that is used to represents a </w:t>
        </w:r>
      </w:ins>
      <w:ins w:id="1984" w:author="Rev 5 Allen Wirfs-Brock" w:date="2012-01-11T14:01:00Z">
        <w:r>
          <w:t xml:space="preserve">name </w:t>
        </w:r>
      </w:ins>
      <w:ins w:id="1985" w:author="Rev 5 Allen Wirfs-Brock" w:date="2012-01-11T13:59:00Z">
        <w:r>
          <w:t xml:space="preserve">binding that </w:t>
        </w:r>
      </w:ins>
      <w:ins w:id="1986" w:author="Rev 5 Allen Wirfs-Brock" w:date="2012-01-11T14:01:00Z">
        <w:r>
          <w:t xml:space="preserve">was expressed using the </w:t>
        </w:r>
        <w:r w:rsidRPr="008D16CB">
          <w:rPr>
            <w:rFonts w:ascii="Courier New" w:hAnsi="Courier New" w:cs="Courier New"/>
            <w:b/>
            <w:rPrChange w:id="1987" w:author="Rev 5 Allen Wirfs-Brock" w:date="2012-01-11T14:02:00Z">
              <w:rPr/>
            </w:rPrChange>
          </w:rPr>
          <w:t>super</w:t>
        </w:r>
        <w:r>
          <w:t xml:space="preserve"> keyword. </w:t>
        </w:r>
      </w:ins>
      <w:ins w:id="1988" w:author="Rev 5 Allen Wirfs-Brock" w:date="2012-01-11T14:02:00Z">
        <w:r>
          <w:t xml:space="preserve"> A Super Reference has an additional </w:t>
        </w:r>
        <w:r w:rsidRPr="008D16CB">
          <w:rPr>
            <w:rFonts w:ascii="Times New Roman" w:hAnsi="Times New Roman"/>
            <w:i/>
            <w:rPrChange w:id="1989" w:author="Rev 5 Allen Wirfs-Brock" w:date="2012-01-11T14:03:00Z">
              <w:rPr/>
            </w:rPrChange>
          </w:rPr>
          <w:t>thisValue</w:t>
        </w:r>
        <w:r>
          <w:t xml:space="preserve"> component</w:t>
        </w:r>
      </w:ins>
      <w:ins w:id="1990" w:author="Rev 5 Allen Wirfs-Brock" w:date="2012-01-11T14:06:00Z">
        <w:r>
          <w:t xml:space="preserve"> and its </w:t>
        </w:r>
        <w:r w:rsidRPr="004349F5">
          <w:rPr>
            <w:rFonts w:ascii="Times New Roman" w:hAnsi="Times New Roman"/>
            <w:i/>
            <w:rPrChange w:id="1991" w:author="Rev 5 Allen Wirfs-Brock" w:date="2012-01-11T14:09:00Z">
              <w:rPr/>
            </w:rPrChange>
          </w:rPr>
          <w:t>base</w:t>
        </w:r>
        <w:r>
          <w:t xml:space="preserve"> value will </w:t>
        </w:r>
        <w:r w:rsidR="004349F5">
          <w:t>never be an environment record</w:t>
        </w:r>
      </w:ins>
      <w:ins w:id="1992" w:author="Rev 5 Allen Wirfs-Brock" w:date="2012-01-11T14:02:00Z">
        <w:r>
          <w:t xml:space="preserve">. </w:t>
        </w:r>
      </w:ins>
    </w:p>
    <w:p w14:paraId="01AB0387" w14:textId="77777777" w:rsidR="004C02EF" w:rsidRPr="00E77497" w:rsidRDefault="004C02EF" w:rsidP="004C02EF">
      <w:r w:rsidRPr="00E77497">
        <w:t>The following abstract operations are used in this specification to access the components of references:</w:t>
      </w:r>
    </w:p>
    <w:p w14:paraId="18B31089" w14:textId="77777777" w:rsidR="004C02EF" w:rsidRPr="00E77497" w:rsidRDefault="004C02EF" w:rsidP="004349F5">
      <w:pPr>
        <w:numPr>
          <w:ilvl w:val="0"/>
          <w:numId w:val="36"/>
        </w:numPr>
        <w:spacing w:after="60"/>
        <w:contextualSpacing/>
        <w:pPrChange w:id="1993" w:author="Rev 5 Allen Wirfs-Brock" w:date="2012-01-11T14:12:00Z">
          <w:pPr>
            <w:numPr>
              <w:numId w:val="36"/>
            </w:numPr>
            <w:tabs>
              <w:tab w:val="num" w:pos="360"/>
            </w:tabs>
            <w:spacing w:after="60"/>
            <w:ind w:left="360" w:hanging="360"/>
          </w:pPr>
        </w:pPrChange>
      </w:pPr>
      <w:r w:rsidRPr="00E77497">
        <w:t>GetBase(V). Returns the base value component of the reference V.</w:t>
      </w:r>
    </w:p>
    <w:p w14:paraId="288E1DFB" w14:textId="77777777" w:rsidR="004C02EF" w:rsidRPr="00E77497" w:rsidRDefault="004C02EF" w:rsidP="004349F5">
      <w:pPr>
        <w:numPr>
          <w:ilvl w:val="0"/>
          <w:numId w:val="36"/>
        </w:numPr>
        <w:spacing w:after="60"/>
        <w:contextualSpacing/>
        <w:pPrChange w:id="1994" w:author="Rev 5 Allen Wirfs-Brock" w:date="2012-01-11T14:12:00Z">
          <w:pPr>
            <w:numPr>
              <w:numId w:val="36"/>
            </w:numPr>
            <w:tabs>
              <w:tab w:val="num" w:pos="360"/>
            </w:tabs>
            <w:spacing w:after="60"/>
            <w:ind w:left="360" w:hanging="360"/>
          </w:pPr>
        </w:pPrChange>
      </w:pPr>
      <w:r w:rsidRPr="00E77497">
        <w:t>GetReferencedName(V). Returns the referenced name component of the reference V.</w:t>
      </w:r>
    </w:p>
    <w:p w14:paraId="6F20F83A" w14:textId="77777777" w:rsidR="004C02EF" w:rsidRPr="00E77497" w:rsidRDefault="004C02EF" w:rsidP="004349F5">
      <w:pPr>
        <w:numPr>
          <w:ilvl w:val="0"/>
          <w:numId w:val="36"/>
        </w:numPr>
        <w:spacing w:after="60"/>
        <w:contextualSpacing/>
        <w:pPrChange w:id="1995" w:author="Rev 5 Allen Wirfs-Brock" w:date="2012-01-11T14:12:00Z">
          <w:pPr>
            <w:numPr>
              <w:numId w:val="36"/>
            </w:numPr>
            <w:tabs>
              <w:tab w:val="num" w:pos="360"/>
            </w:tabs>
            <w:spacing w:after="60"/>
            <w:ind w:left="360" w:hanging="360"/>
          </w:pPr>
        </w:pPrChange>
      </w:pPr>
      <w:r w:rsidRPr="00E77497">
        <w:t>IsStrictReference(V). Returns the strict reference component of the reference V.</w:t>
      </w:r>
    </w:p>
    <w:p w14:paraId="5EDFC54D" w14:textId="77777777" w:rsidR="004C02EF" w:rsidRPr="00E77497" w:rsidRDefault="004C02EF" w:rsidP="004349F5">
      <w:pPr>
        <w:numPr>
          <w:ilvl w:val="0"/>
          <w:numId w:val="36"/>
        </w:numPr>
        <w:spacing w:after="60"/>
        <w:contextualSpacing/>
        <w:pPrChange w:id="1996" w:author="Rev 5 Allen Wirfs-Brock" w:date="2012-01-11T14:12:00Z">
          <w:pPr>
            <w:numPr>
              <w:numId w:val="36"/>
            </w:numPr>
            <w:tabs>
              <w:tab w:val="num" w:pos="360"/>
            </w:tabs>
            <w:spacing w:after="60"/>
            <w:ind w:left="360" w:hanging="360"/>
          </w:pPr>
        </w:pPrChange>
      </w:pPr>
      <w:r w:rsidRPr="00E77497">
        <w:t xml:space="preserve">HasPrimitiveBase(V). Returns </w:t>
      </w:r>
      <w:r w:rsidRPr="00627D24">
        <w:rPr>
          <w:rFonts w:ascii="Times New Roman" w:hAnsi="Times New Roman"/>
          <w:b/>
        </w:rPr>
        <w:t>true</w:t>
      </w:r>
      <w:r w:rsidRPr="00E77497">
        <w:rPr>
          <w:b/>
        </w:rPr>
        <w:t xml:space="preserve"> </w:t>
      </w:r>
      <w:r w:rsidRPr="00E77497">
        <w:t>if the base value is a Boolean, String, or Number.</w:t>
      </w:r>
    </w:p>
    <w:p w14:paraId="49A0FB1B" w14:textId="77777777" w:rsidR="004C02EF" w:rsidRPr="00E77497" w:rsidRDefault="004C02EF" w:rsidP="004349F5">
      <w:pPr>
        <w:numPr>
          <w:ilvl w:val="0"/>
          <w:numId w:val="36"/>
        </w:numPr>
        <w:spacing w:after="60"/>
        <w:contextualSpacing/>
        <w:pPrChange w:id="1997" w:author="Rev 5 Allen Wirfs-Brock" w:date="2012-01-11T14:12:00Z">
          <w:pPr>
            <w:numPr>
              <w:numId w:val="36"/>
            </w:numPr>
            <w:tabs>
              <w:tab w:val="num" w:pos="360"/>
            </w:tabs>
            <w:spacing w:after="60"/>
            <w:ind w:left="360" w:hanging="360"/>
          </w:pPr>
        </w:pPrChange>
      </w:pPr>
      <w:r w:rsidRPr="00E77497">
        <w:t xml:space="preserve">IsPropertyReference(V). Returns </w:t>
      </w:r>
      <w:r w:rsidRPr="00627D24">
        <w:rPr>
          <w:rFonts w:ascii="Times New Roman" w:hAnsi="Times New Roman"/>
          <w:b/>
        </w:rPr>
        <w:t>true</w:t>
      </w:r>
      <w:r w:rsidRPr="00E77497">
        <w:t xml:space="preserve"> if either the base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3FCE165F" w14:textId="77777777" w:rsidR="004C02EF" w:rsidRDefault="004C02EF" w:rsidP="004349F5">
      <w:pPr>
        <w:numPr>
          <w:ilvl w:val="0"/>
          <w:numId w:val="36"/>
        </w:numPr>
        <w:contextualSpacing/>
        <w:rPr>
          <w:ins w:id="1998" w:author="Rev 5 Allen Wirfs-Brock" w:date="2012-01-11T14:10:00Z"/>
        </w:rPr>
        <w:pPrChange w:id="1999" w:author="Rev 5 Allen Wirfs-Brock" w:date="2012-01-11T14:11:00Z">
          <w:pPr>
            <w:numPr>
              <w:numId w:val="36"/>
            </w:numPr>
            <w:tabs>
              <w:tab w:val="num" w:pos="360"/>
            </w:tabs>
            <w:ind w:left="360" w:hanging="360"/>
          </w:pPr>
        </w:pPrChange>
      </w:pPr>
      <w:r w:rsidRPr="00E77497">
        <w:t xml:space="preserve">IsUnresolvableReference(V). Returns </w:t>
      </w:r>
      <w:r w:rsidRPr="00627D24">
        <w:rPr>
          <w:rFonts w:ascii="Times New Roman" w:hAnsi="Times New Roman"/>
          <w:b/>
        </w:rPr>
        <w:t>true</w:t>
      </w:r>
      <w:r w:rsidRPr="00E77497">
        <w:t xml:space="preserve"> if the base value is </w:t>
      </w:r>
      <w:r w:rsidRPr="00E77497">
        <w:rPr>
          <w:b/>
        </w:rPr>
        <w:t>undefined</w:t>
      </w:r>
      <w:r w:rsidRPr="00E77497">
        <w:t xml:space="preserve"> and </w:t>
      </w:r>
      <w:r w:rsidRPr="00E77497">
        <w:rPr>
          <w:b/>
        </w:rPr>
        <w:t>false</w:t>
      </w:r>
      <w:r w:rsidRPr="00E77497">
        <w:t xml:space="preserve"> otherwise.</w:t>
      </w:r>
    </w:p>
    <w:p w14:paraId="603D1300" w14:textId="77777777" w:rsidR="004349F5" w:rsidRDefault="004349F5" w:rsidP="00B02127">
      <w:pPr>
        <w:numPr>
          <w:ilvl w:val="0"/>
          <w:numId w:val="36"/>
        </w:numPr>
        <w:contextualSpacing/>
        <w:rPr>
          <w:ins w:id="2000" w:author="Rev 7 Allen Wirfs-Brock" w:date="2012-05-01T16:02:00Z"/>
        </w:rPr>
        <w:pPrChange w:id="2001" w:author="Rev 7 Allen Wirfs-Brock" w:date="2012-05-01T16:04:00Z">
          <w:pPr>
            <w:numPr>
              <w:numId w:val="36"/>
            </w:numPr>
            <w:tabs>
              <w:tab w:val="num" w:pos="360"/>
            </w:tabs>
            <w:ind w:left="360" w:hanging="360"/>
          </w:pPr>
        </w:pPrChange>
      </w:pPr>
      <w:ins w:id="2002" w:author="Rev 5 Allen Wirfs-Brock" w:date="2012-01-11T14:10:00Z">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ins>
    </w:p>
    <w:p w14:paraId="220ED4B2" w14:textId="77777777" w:rsidR="00AD64E6" w:rsidRPr="00E77497" w:rsidRDefault="0012147D" w:rsidP="004C02EF">
      <w:pPr>
        <w:numPr>
          <w:ilvl w:val="0"/>
          <w:numId w:val="36"/>
        </w:numPr>
      </w:pPr>
      <w:ins w:id="2003" w:author="Rev 7 Allen Wirfs-Brock" w:date="2012-05-01T17:19:00Z">
        <w:r>
          <w:t>Get</w:t>
        </w:r>
      </w:ins>
      <w:ins w:id="2004" w:author="Rev 7 Allen Wirfs-Brock" w:date="2012-05-01T16:02:00Z">
        <w:r w:rsidR="00AD64E6">
          <w:t xml:space="preserve">ThisValue(V). Returns the value of the </w:t>
        </w:r>
        <w:r w:rsidR="00AD64E6" w:rsidRPr="00B02127">
          <w:rPr>
            <w:i/>
          </w:rPr>
          <w:t>thisValue</w:t>
        </w:r>
        <w:r w:rsidR="00AD64E6">
          <w:t xml:space="preserve"> component of the reference V.</w:t>
        </w:r>
      </w:ins>
      <w:ins w:id="2005" w:author="Rev 7 Allen Wirfs-Brock" w:date="2012-05-01T16:04:00Z">
        <w:r w:rsidR="00B02127">
          <w:t xml:space="preserve"> May only be used when IsSuperReference(V) is true.</w:t>
        </w:r>
      </w:ins>
    </w:p>
    <w:p w14:paraId="2E028782" w14:textId="77777777" w:rsidR="004C02EF" w:rsidRPr="00E77497" w:rsidRDefault="004C02EF" w:rsidP="004C02EF">
      <w:bookmarkStart w:id="2006" w:name="_Toc381513644"/>
      <w:bookmarkStart w:id="2007" w:name="_Toc382202787"/>
      <w:bookmarkStart w:id="2008" w:name="_Toc382203007"/>
      <w:bookmarkStart w:id="2009" w:name="_Toc382212166"/>
      <w:bookmarkStart w:id="2010" w:name="_Toc382212368"/>
      <w:bookmarkStart w:id="2011" w:name="_Toc382291511"/>
      <w:bookmarkStart w:id="2012" w:name="_Toc385672148"/>
      <w:bookmarkStart w:id="2013" w:name="_Toc393690243"/>
      <w:bookmarkStart w:id="2014" w:name="_Ref455971374"/>
      <w:bookmarkStart w:id="2015" w:name="_Ref456011162"/>
      <w:r w:rsidRPr="00E77497">
        <w:t>The following abstract operations are used in this specification to operate on references:</w:t>
      </w:r>
    </w:p>
    <w:p w14:paraId="32154DB6" w14:textId="77777777" w:rsidR="004C02EF" w:rsidRPr="00E77497" w:rsidRDefault="004C02EF" w:rsidP="004C02EF">
      <w:pPr>
        <w:pStyle w:val="30"/>
        <w:numPr>
          <w:ilvl w:val="0"/>
          <w:numId w:val="0"/>
        </w:numPr>
      </w:pPr>
      <w:bookmarkStart w:id="2016" w:name="_Toc381513646"/>
      <w:bookmarkStart w:id="2017" w:name="_Toc382202789"/>
      <w:bookmarkStart w:id="2018" w:name="_Toc382203009"/>
      <w:bookmarkStart w:id="2019" w:name="_Toc382212168"/>
      <w:bookmarkStart w:id="2020" w:name="_Toc382212374"/>
      <w:bookmarkStart w:id="2021" w:name="_Toc382291513"/>
      <w:bookmarkStart w:id="2022" w:name="_Toc385672150"/>
      <w:bookmarkStart w:id="2023" w:name="_Toc393690245"/>
      <w:bookmarkStart w:id="2024" w:name="_Ref455971379"/>
      <w:bookmarkStart w:id="2025" w:name="_Ref456011174"/>
      <w:bookmarkStart w:id="2026" w:name="_Toc472818783"/>
      <w:bookmarkStart w:id="2027" w:name="_Toc235503336"/>
      <w:bookmarkStart w:id="2028" w:name="_Toc241509111"/>
      <w:bookmarkStart w:id="2029" w:name="_Toc244416598"/>
      <w:bookmarkStart w:id="2030" w:name="_Toc276630962"/>
      <w:bookmarkStart w:id="2031" w:name="_Toc323907591"/>
      <w:bookmarkEnd w:id="2006"/>
      <w:bookmarkEnd w:id="2007"/>
      <w:bookmarkEnd w:id="2008"/>
      <w:bookmarkEnd w:id="2009"/>
      <w:bookmarkEnd w:id="2010"/>
      <w:bookmarkEnd w:id="2011"/>
      <w:bookmarkEnd w:id="2012"/>
      <w:bookmarkEnd w:id="2013"/>
      <w:bookmarkEnd w:id="2014"/>
      <w:bookmarkEnd w:id="2015"/>
      <w:r w:rsidRPr="00E77497">
        <w:t>8.</w:t>
      </w:r>
      <w:del w:id="2032" w:author="Rev 6 Allen Wirfs-Brock" w:date="2012-02-22T12:34:00Z">
        <w:r w:rsidRPr="00E77497" w:rsidDel="00F87676">
          <w:delText>7</w:delText>
        </w:r>
      </w:del>
      <w:ins w:id="2033" w:author="Rev 6 Allen Wirfs-Brock" w:date="2012-02-22T12:34:00Z">
        <w:r w:rsidR="00F87676">
          <w:t>9</w:t>
        </w:r>
      </w:ins>
      <w:r w:rsidRPr="00E77497">
        <w:t>.1</w:t>
      </w:r>
      <w:r w:rsidRPr="00E77497">
        <w:tab/>
        <w:t>GetValu</w:t>
      </w:r>
      <w:bookmarkEnd w:id="2016"/>
      <w:bookmarkEnd w:id="2017"/>
      <w:bookmarkEnd w:id="2018"/>
      <w:bookmarkEnd w:id="2019"/>
      <w:bookmarkEnd w:id="2020"/>
      <w:bookmarkEnd w:id="2021"/>
      <w:r w:rsidRPr="00E77497">
        <w:t>e (V</w:t>
      </w:r>
      <w:bookmarkEnd w:id="2022"/>
      <w:bookmarkEnd w:id="2023"/>
      <w:r w:rsidRPr="00E77497">
        <w:t>)</w:t>
      </w:r>
      <w:bookmarkStart w:id="2034" w:name="_Toc382212375"/>
      <w:bookmarkEnd w:id="2024"/>
      <w:bookmarkEnd w:id="2025"/>
      <w:bookmarkEnd w:id="2026"/>
      <w:bookmarkEnd w:id="2027"/>
      <w:bookmarkEnd w:id="2028"/>
      <w:bookmarkEnd w:id="2029"/>
      <w:bookmarkEnd w:id="2030"/>
      <w:bookmarkEnd w:id="2031"/>
    </w:p>
    <w:p w14:paraId="7652FD88" w14:textId="77777777" w:rsidR="008C11D4" w:rsidRDefault="00B868C9" w:rsidP="00471CAA">
      <w:pPr>
        <w:pStyle w:val="Alg4"/>
        <w:numPr>
          <w:ilvl w:val="0"/>
          <w:numId w:val="332"/>
        </w:numPr>
        <w:rPr>
          <w:ins w:id="2035" w:author="Rev 6 Allen Wirfs-Brock" w:date="2012-02-16T13:32:00Z"/>
        </w:rPr>
      </w:pPr>
      <w:ins w:id="2036" w:author="Rev 6 Allen Wirfs-Brock" w:date="2012-02-23T13:09:00Z">
        <w:r>
          <w:t>ReturnIfAbrupt(</w:t>
        </w:r>
      </w:ins>
      <w:ins w:id="2037" w:author="Rev 6 Allen Wirfs-Brock" w:date="2012-02-16T13:32:00Z">
        <w:r w:rsidR="008C11D4" w:rsidRPr="008C11D4">
          <w:rPr>
            <w:i/>
          </w:rPr>
          <w:t>V</w:t>
        </w:r>
      </w:ins>
      <w:ins w:id="2038" w:author="Rev 6 Allen Wirfs-Brock" w:date="2012-02-23T13:10:00Z">
        <w:r>
          <w:t>)</w:t>
        </w:r>
      </w:ins>
      <w:ins w:id="2039" w:author="Rev 6 Allen Wirfs-Brock" w:date="2012-02-16T13:32:00Z">
        <w:r w:rsidR="008C11D4">
          <w:t>.</w:t>
        </w:r>
      </w:ins>
    </w:p>
    <w:p w14:paraId="68D53002" w14:textId="77777777" w:rsidR="00B35191" w:rsidDel="00A55C37" w:rsidRDefault="00F56AD5" w:rsidP="00471CAA">
      <w:pPr>
        <w:pStyle w:val="Alg4"/>
        <w:numPr>
          <w:ilvl w:val="0"/>
          <w:numId w:val="332"/>
        </w:numPr>
        <w:rPr>
          <w:ins w:id="2040" w:author="Rev 6 Allen Wirfs-Brock" w:date="2012-02-22T12:36:00Z"/>
          <w:del w:id="2041" w:author="Rev 7 Allen Wirfs-Brock" w:date="2012-04-09T16:02:00Z"/>
        </w:rPr>
      </w:pPr>
      <w:ins w:id="2042" w:author="Rev 6 Allen Wirfs-Brock" w:date="2012-02-22T12:57:00Z">
        <w:del w:id="2043" w:author="Rev 7 Allen Wirfs-Brock" w:date="2012-04-09T16:02:00Z">
          <w:r w:rsidDel="00A55C37">
            <w:delText xml:space="preserve">Let </w:delText>
          </w:r>
          <w:r w:rsidRPr="00B35191" w:rsidDel="00A55C37">
            <w:rPr>
              <w:i/>
            </w:rPr>
            <w:delText>V</w:delText>
          </w:r>
          <w:r w:rsidDel="00A55C37">
            <w:delText xml:space="preserve"> be NormalValue(</w:delText>
          </w:r>
          <w:r w:rsidRPr="00B35191" w:rsidDel="00A55C37">
            <w:rPr>
              <w:i/>
            </w:rPr>
            <w:delText>V</w:delText>
          </w:r>
          <w:r w:rsidDel="00A55C37">
            <w:delText>).</w:delText>
          </w:r>
        </w:del>
      </w:ins>
    </w:p>
    <w:p w14:paraId="559FA241" w14:textId="77777777"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2034"/>
      <w:r w:rsidRPr="00E77497">
        <w:t>.</w:t>
      </w:r>
      <w:bookmarkStart w:id="2044" w:name="_Toc382212376"/>
    </w:p>
    <w:p w14:paraId="6820762C" w14:textId="77777777"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2044"/>
      <w:r w:rsidRPr="00E77497">
        <w:t>.</w:t>
      </w:r>
      <w:bookmarkStart w:id="2045" w:name="_Toc382212377"/>
    </w:p>
    <w:p w14:paraId="406258AA" w14:textId="77777777"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2045"/>
      <w:r w:rsidRPr="00E77497">
        <w:t xml:space="preserve">throw a </w:t>
      </w:r>
      <w:r w:rsidRPr="00E77497">
        <w:rPr>
          <w:b/>
        </w:rPr>
        <w:t>ReferenceError</w:t>
      </w:r>
      <w:r w:rsidRPr="00E77497">
        <w:t xml:space="preserve"> exception.</w:t>
      </w:r>
      <w:bookmarkStart w:id="2046" w:name="_Toc382212378"/>
    </w:p>
    <w:p w14:paraId="17F05411" w14:textId="77777777" w:rsidR="004C02EF" w:rsidRPr="00E77497" w:rsidRDefault="004C02EF" w:rsidP="00471CAA">
      <w:pPr>
        <w:pStyle w:val="Alg4"/>
        <w:numPr>
          <w:ilvl w:val="0"/>
          <w:numId w:val="332"/>
        </w:numPr>
      </w:pPr>
      <w:r w:rsidRPr="00E77497">
        <w:t>If IsPropertyReference(</w:t>
      </w:r>
      <w:r w:rsidRPr="00E77497">
        <w:rPr>
          <w:i/>
        </w:rPr>
        <w:t>V</w:t>
      </w:r>
      <w:r w:rsidRPr="00E77497">
        <w:t>), then</w:t>
      </w:r>
    </w:p>
    <w:p w14:paraId="79D5CFA3" w14:textId="77777777" w:rsidR="004C02EF" w:rsidRPr="00E77497" w:rsidRDefault="004C02EF" w:rsidP="00471CAA">
      <w:pPr>
        <w:pStyle w:val="Alg4"/>
        <w:numPr>
          <w:ilvl w:val="1"/>
          <w:numId w:val="332"/>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get</w:t>
      </w:r>
      <w:r w:rsidRPr="00E77497">
        <w:t xml:space="preserve"> be the [[Get]] internal method of </w:t>
      </w:r>
      <w:r w:rsidRPr="00E77497">
        <w:rPr>
          <w:i/>
        </w:rPr>
        <w:t>base</w:t>
      </w:r>
      <w:r w:rsidRPr="00E77497">
        <w:t xml:space="preserve">, otherwise let </w:t>
      </w:r>
      <w:r w:rsidRPr="00E77497">
        <w:rPr>
          <w:i/>
        </w:rPr>
        <w:t>get</w:t>
      </w:r>
      <w:r w:rsidRPr="00E77497">
        <w:t xml:space="preserve"> be the special [[Get]] internal method defined below.</w:t>
      </w:r>
    </w:p>
    <w:p w14:paraId="1A8B9AA6" w14:textId="77777777" w:rsidR="00AD64E6" w:rsidRDefault="00AD64E6" w:rsidP="00471CAA">
      <w:pPr>
        <w:pStyle w:val="Alg4"/>
        <w:numPr>
          <w:ilvl w:val="1"/>
          <w:numId w:val="332"/>
        </w:numPr>
        <w:rPr>
          <w:ins w:id="2047" w:author="Rev 7 Allen Wirfs-Brock" w:date="2012-05-01T15:55:00Z"/>
        </w:rPr>
      </w:pPr>
      <w:ins w:id="2048" w:author="Rev 7 Allen Wirfs-Brock" w:date="2012-05-01T15:55:00Z">
        <w:r>
          <w:t>If IsSuperReference(</w:t>
        </w:r>
        <w:r w:rsidRPr="00B02127">
          <w:rPr>
            <w:i/>
          </w:rPr>
          <w:t>V</w:t>
        </w:r>
        <w:r>
          <w:t xml:space="preserve">) is </w:t>
        </w:r>
        <w:r w:rsidRPr="00B02127">
          <w:rPr>
            <w:b/>
          </w:rPr>
          <w:t>false</w:t>
        </w:r>
      </w:ins>
      <w:ins w:id="2049" w:author="Rev 7 Allen Wirfs-Brock" w:date="2012-05-01T15:56:00Z">
        <w:r w:rsidRPr="00B02127">
          <w:t>,</w:t>
        </w:r>
        <w:r>
          <w:rPr>
            <w:b/>
          </w:rPr>
          <w:t xml:space="preserve"> </w:t>
        </w:r>
        <w:r w:rsidRPr="00B02127">
          <w:t>then</w:t>
        </w:r>
      </w:ins>
      <w:ins w:id="2050" w:author="Rev 7 Allen Wirfs-Brock" w:date="2012-05-01T15:55:00Z">
        <w:r>
          <w:t xml:space="preserve"> </w:t>
        </w:r>
      </w:ins>
    </w:p>
    <w:p w14:paraId="78B8A4A6" w14:textId="77777777" w:rsidR="004C02EF" w:rsidRPr="00E77497" w:rsidRDefault="004C02EF" w:rsidP="00B02127">
      <w:pPr>
        <w:pStyle w:val="Alg4"/>
        <w:numPr>
          <w:ilvl w:val="2"/>
          <w:numId w:val="332"/>
        </w:numPr>
      </w:pPr>
      <w:r w:rsidRPr="00E77497">
        <w:t xml:space="preserve">Return the result of calling </w:t>
      </w:r>
      <w:del w:id="2051" w:author="Rev 5 Allen Wirfs-Brock" w:date="2012-01-12T12:36:00Z">
        <w:r w:rsidRPr="00E77497" w:rsidDel="00AE79C3">
          <w:delText xml:space="preserve">the </w:delText>
        </w:r>
      </w:del>
      <w:r w:rsidRPr="00E77497">
        <w:rPr>
          <w:i/>
        </w:rPr>
        <w:t>get</w:t>
      </w:r>
      <w:r w:rsidRPr="00E77497">
        <w:t xml:space="preserve"> </w:t>
      </w:r>
      <w:ins w:id="2052" w:author="Rev 5 Allen Wirfs-Brock" w:date="2012-01-12T12:36:00Z">
        <w:r w:rsidR="00AE79C3">
          <w:t>a</w:t>
        </w:r>
      </w:ins>
      <w:ins w:id="2053" w:author="Rev 5 Allen Wirfs-Brock" w:date="2012-01-12T12:37:00Z">
        <w:r w:rsidR="00AE79C3">
          <w:t>s</w:t>
        </w:r>
      </w:ins>
      <w:ins w:id="2054" w:author="Rev 5 Allen Wirfs-Brock" w:date="2012-01-12T12:36:00Z">
        <w:r w:rsidR="00AE79C3">
          <w:t xml:space="preserve"> an </w:t>
        </w:r>
      </w:ins>
      <w:r w:rsidRPr="00E77497">
        <w:t xml:space="preserve">internal method </w:t>
      </w:r>
      <w:del w:id="2055" w:author="Rev 5 Allen Wirfs-Brock" w:date="2012-01-12T12:37:00Z">
        <w:r w:rsidRPr="00E77497" w:rsidDel="00AE79C3">
          <w:delText xml:space="preserve">using </w:delText>
        </w:r>
      </w:del>
      <w:ins w:id="2056" w:author="Rev 5 Allen Wirfs-Brock" w:date="2012-01-12T12:37:00Z">
        <w:r w:rsidR="00AE79C3">
          <w:t>of</w:t>
        </w:r>
        <w:r w:rsidR="00AE79C3" w:rsidRPr="00E77497">
          <w:t xml:space="preserve"> </w:t>
        </w:r>
      </w:ins>
      <w:r w:rsidRPr="00E77497">
        <w:rPr>
          <w:i/>
        </w:rPr>
        <w:t xml:space="preserve">base </w:t>
      </w:r>
      <w:del w:id="2057" w:author="Rev 5 Allen Wirfs-Brock" w:date="2012-01-12T12:37:00Z">
        <w:r w:rsidRPr="00E77497" w:rsidDel="00AE79C3">
          <w:delText xml:space="preserve">as its </w:delText>
        </w:r>
        <w:r w:rsidRPr="00E77497" w:rsidDel="00AE79C3">
          <w:rPr>
            <w:b/>
          </w:rPr>
          <w:delText xml:space="preserve">this </w:delText>
        </w:r>
        <w:r w:rsidRPr="00E77497" w:rsidDel="00AE79C3">
          <w:delText xml:space="preserve">value, and </w:delText>
        </w:r>
      </w:del>
      <w:r w:rsidRPr="00E77497">
        <w:t>passing GetReferencedName(</w:t>
      </w:r>
      <w:r w:rsidRPr="00E77497">
        <w:rPr>
          <w:i/>
        </w:rPr>
        <w:t>V</w:t>
      </w:r>
      <w:r w:rsidRPr="00E77497">
        <w:t xml:space="preserve">) for the </w:t>
      </w:r>
      <w:bookmarkEnd w:id="2046"/>
      <w:r w:rsidRPr="00E77497">
        <w:t>argument.</w:t>
      </w:r>
      <w:bookmarkStart w:id="2058" w:name="_Toc382212379"/>
    </w:p>
    <w:p w14:paraId="5E91660B" w14:textId="77777777" w:rsidR="00AD64E6" w:rsidRPr="00AD64E6" w:rsidRDefault="00AD64E6" w:rsidP="00B02127">
      <w:pPr>
        <w:pStyle w:val="Alg4"/>
        <w:numPr>
          <w:ilvl w:val="1"/>
          <w:numId w:val="332"/>
        </w:numPr>
        <w:rPr>
          <w:ins w:id="2059" w:author="Rev 7 Allen Wirfs-Brock" w:date="2012-05-01T15:56:00Z"/>
        </w:rPr>
      </w:pPr>
      <w:ins w:id="2060" w:author="Rev 7 Allen Wirfs-Brock" w:date="2012-05-01T15:56:00Z">
        <w:r>
          <w:t>Else,</w:t>
        </w:r>
      </w:ins>
    </w:p>
    <w:p w14:paraId="0B04AA03" w14:textId="77777777" w:rsidR="00AD64E6" w:rsidRDefault="00AD64E6" w:rsidP="00B02127">
      <w:pPr>
        <w:pStyle w:val="Alg4"/>
        <w:numPr>
          <w:ilvl w:val="2"/>
          <w:numId w:val="332"/>
        </w:numPr>
        <w:rPr>
          <w:ins w:id="2061" w:author="Rev 7 Allen Wirfs-Brock" w:date="2012-05-01T15:58:00Z"/>
        </w:rPr>
      </w:pPr>
      <w:ins w:id="2062" w:author="Rev 7 Allen Wirfs-Brock" w:date="2012-05-01T15:58:00Z">
        <w:r w:rsidRPr="00E77497">
          <w:t xml:space="preserve">Return the result of calling </w:t>
        </w:r>
        <w:r w:rsidRPr="00E77497">
          <w:rPr>
            <w:i/>
          </w:rPr>
          <w:t>get</w:t>
        </w:r>
        <w:r w:rsidRPr="00E77497">
          <w:t xml:space="preserve"> </w:t>
        </w:r>
        <w:r>
          <w:t xml:space="preserve">as an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xml:space="preserve">) and </w:t>
        </w:r>
      </w:ins>
      <w:ins w:id="2063" w:author="Rev 7 Allen Wirfs-Brock" w:date="2012-05-01T15:59:00Z">
        <w:r>
          <w:t>ThisValue(</w:t>
        </w:r>
        <w:r w:rsidRPr="00250FC6">
          <w:rPr>
            <w:i/>
          </w:rPr>
          <w:t>V</w:t>
        </w:r>
        <w:r>
          <w:t>) as</w:t>
        </w:r>
      </w:ins>
      <w:ins w:id="2064" w:author="Rev 7 Allen Wirfs-Brock" w:date="2012-05-01T15:58:00Z">
        <w:r>
          <w:t xml:space="preserve"> the argument</w:t>
        </w:r>
      </w:ins>
      <w:ins w:id="2065" w:author="Rev 7 Allen Wirfs-Brock" w:date="2012-05-01T15:59:00Z">
        <w:r>
          <w:t>s</w:t>
        </w:r>
      </w:ins>
      <w:ins w:id="2066" w:author="Rev 7 Allen Wirfs-Brock" w:date="2012-05-01T15:58:00Z">
        <w:r>
          <w:t>.</w:t>
        </w:r>
      </w:ins>
    </w:p>
    <w:p w14:paraId="4CFAEBC9" w14:textId="77777777" w:rsidR="004C02EF" w:rsidRPr="00E77497" w:rsidRDefault="004C02EF" w:rsidP="00AD64E6">
      <w:pPr>
        <w:pStyle w:val="Alg4"/>
        <w:numPr>
          <w:ilvl w:val="0"/>
          <w:numId w:val="332"/>
        </w:numPr>
      </w:pPr>
      <w:r w:rsidRPr="00E77497">
        <w:t xml:space="preserve">Else, </w:t>
      </w:r>
      <w:r w:rsidRPr="00E77497">
        <w:rPr>
          <w:i/>
        </w:rPr>
        <w:t>base</w:t>
      </w:r>
      <w:r w:rsidRPr="00E77497">
        <w:t xml:space="preserve"> must be an environment record.</w:t>
      </w:r>
    </w:p>
    <w:p w14:paraId="51346EC9" w14:textId="77777777"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2067" w:name="_Toc381513647"/>
      <w:bookmarkStart w:id="2068" w:name="_Toc382202790"/>
      <w:bookmarkStart w:id="2069" w:name="_Toc382203010"/>
      <w:bookmarkStart w:id="2070" w:name="_Toc382212169"/>
      <w:bookmarkStart w:id="2071" w:name="_Toc382212380"/>
      <w:bookmarkStart w:id="2072" w:name="_Toc382291514"/>
      <w:bookmarkStart w:id="2073" w:name="_Toc385672151"/>
      <w:bookmarkStart w:id="2074" w:name="_Toc393690246"/>
      <w:bookmarkEnd w:id="2058"/>
    </w:p>
    <w:p w14:paraId="638AFD05" w14:textId="77777777" w:rsidR="004C02EF" w:rsidRPr="00E77497" w:rsidRDefault="004C02EF" w:rsidP="004C02EF">
      <w:r w:rsidRPr="00E77497">
        <w:t>The following [[Get]]</w:t>
      </w:r>
      <w:ins w:id="2075" w:author="Rev 7 Allen Wirfs-Brock" w:date="2012-05-01T16:00:00Z">
        <w:r w:rsidR="00AD64E6">
          <w:t>(P [, accessorThisValue])</w:t>
        </w:r>
      </w:ins>
      <w:r w:rsidRPr="00E77497">
        <w:t xml:space="preserve"> internal method is used by GetValue when </w:t>
      </w:r>
      <w:r w:rsidRPr="00E77497">
        <w:rPr>
          <w:rFonts w:ascii="Times New Roman" w:hAnsi="Times New Roman"/>
          <w:i/>
        </w:rPr>
        <w:t>V</w:t>
      </w:r>
      <w:r w:rsidRPr="00E77497">
        <w:t xml:space="preserve"> is a property reference with a primitive base value. </w:t>
      </w:r>
      <w:del w:id="2076" w:author="Rev 5 Allen Wirfs-Brock" w:date="2012-01-12T12:43:00Z">
        <w:r w:rsidRPr="00E77497" w:rsidDel="00AE79C3">
          <w:delText xml:space="preserve">It is called using </w:delText>
        </w:r>
      </w:del>
      <w:r w:rsidRPr="00E77497">
        <w:rPr>
          <w:rFonts w:ascii="Times New Roman" w:hAnsi="Times New Roman"/>
          <w:i/>
        </w:rPr>
        <w:t>base</w:t>
      </w:r>
      <w:r w:rsidRPr="00E77497">
        <w:t xml:space="preserve"> </w:t>
      </w:r>
      <w:del w:id="2077" w:author="Rev 5 Allen Wirfs-Brock" w:date="2012-01-12T12:42:00Z">
        <w:r w:rsidRPr="00E77497" w:rsidDel="00AE79C3">
          <w:delText xml:space="preserve">as </w:delText>
        </w:r>
      </w:del>
      <w:ins w:id="2078" w:author="Rev 5 Allen Wirfs-Brock" w:date="2012-01-12T12:42:00Z">
        <w:r w:rsidR="00AE79C3">
          <w:t xml:space="preserve">is the value the internal method is called upon </w:t>
        </w:r>
      </w:ins>
      <w:del w:id="2079" w:author="Rev 5 Allen Wirfs-Brock" w:date="2012-01-12T12:42:00Z">
        <w:r w:rsidRPr="00E77497" w:rsidDel="00AE79C3">
          <w:delText xml:space="preserve">its </w:delText>
        </w:r>
        <w:r w:rsidRPr="00E77497" w:rsidDel="00AE79C3">
          <w:rPr>
            <w:b/>
          </w:rPr>
          <w:delText>this</w:delText>
        </w:r>
        <w:r w:rsidRPr="00E77497" w:rsidDel="00AE79C3">
          <w:delText xml:space="preserve"> value and </w:delText>
        </w:r>
      </w:del>
      <w:r w:rsidRPr="00E77497">
        <w:t>with property</w:t>
      </w:r>
      <w:ins w:id="2080" w:author="Rev 5 Allen Wirfs-Brock" w:date="2012-01-12T12:43:00Z">
        <w:r w:rsidR="00AE79C3">
          <w:t xml:space="preserve"> name</w:t>
        </w:r>
      </w:ins>
      <w:r w:rsidRPr="00E77497">
        <w:t xml:space="preserve"> </w:t>
      </w:r>
      <w:r w:rsidRPr="00E77497">
        <w:rPr>
          <w:rFonts w:ascii="Times New Roman" w:hAnsi="Times New Roman"/>
          <w:i/>
        </w:rPr>
        <w:t>P</w:t>
      </w:r>
      <w:r w:rsidRPr="00E77497">
        <w:t xml:space="preserve"> as its argument. The following steps are taken:</w:t>
      </w:r>
    </w:p>
    <w:p w14:paraId="66198726" w14:textId="77777777" w:rsidR="004C02EF" w:rsidRPr="00E77497" w:rsidRDefault="004C02EF" w:rsidP="00471CAA">
      <w:pPr>
        <w:pStyle w:val="Alg4"/>
        <w:numPr>
          <w:ilvl w:val="0"/>
          <w:numId w:val="342"/>
        </w:numPr>
      </w:pPr>
      <w:r w:rsidRPr="00E77497">
        <w:t xml:space="preserve">Let </w:t>
      </w:r>
      <w:r w:rsidRPr="00E77497">
        <w:rPr>
          <w:i/>
        </w:rPr>
        <w:t>O</w:t>
      </w:r>
      <w:r w:rsidRPr="00E77497">
        <w:t xml:space="preserve"> be ToObject(</w:t>
      </w:r>
      <w:r w:rsidRPr="00E77497">
        <w:rPr>
          <w:i/>
        </w:rPr>
        <w:t>base</w:t>
      </w:r>
      <w:r w:rsidRPr="00E77497">
        <w:t>).</w:t>
      </w:r>
    </w:p>
    <w:p w14:paraId="7C62B0F1" w14:textId="77777777" w:rsidR="004C02EF" w:rsidRPr="00E77497" w:rsidRDefault="004C02EF" w:rsidP="00471CAA">
      <w:pPr>
        <w:pStyle w:val="Alg4"/>
        <w:numPr>
          <w:ilvl w:val="0"/>
          <w:numId w:val="342"/>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712AFC38" w14:textId="77777777" w:rsidR="004C02EF" w:rsidRPr="00E77497" w:rsidRDefault="004C02EF" w:rsidP="00471CAA">
      <w:pPr>
        <w:pStyle w:val="Alg4"/>
        <w:numPr>
          <w:ilvl w:val="0"/>
          <w:numId w:val="342"/>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191AD520" w14:textId="77777777" w:rsidR="004C02EF" w:rsidRPr="00E77497" w:rsidRDefault="004C02EF" w:rsidP="00471CAA">
      <w:pPr>
        <w:pStyle w:val="Alg4"/>
        <w:numPr>
          <w:ilvl w:val="0"/>
          <w:numId w:val="342"/>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356EEBF1" w14:textId="77777777" w:rsidR="004C02EF" w:rsidRPr="00E77497" w:rsidRDefault="004C02EF" w:rsidP="00471CAA">
      <w:pPr>
        <w:pStyle w:val="Alg4"/>
        <w:numPr>
          <w:ilvl w:val="0"/>
          <w:numId w:val="342"/>
        </w:numPr>
      </w:pPr>
      <w:r w:rsidRPr="00E77497">
        <w:t>Otherwise, IsAccessorDescriptor(</w:t>
      </w:r>
      <w:r w:rsidRPr="00E77497">
        <w:rPr>
          <w:i/>
        </w:rPr>
        <w:t>desc</w:t>
      </w:r>
      <w:r w:rsidRPr="00E77497">
        <w:t xml:space="preserve">) must be </w:t>
      </w:r>
      <w:r w:rsidRPr="00E77497">
        <w:rPr>
          <w:b/>
        </w:rPr>
        <w:t>true</w:t>
      </w:r>
      <w:r w:rsidRPr="00E77497">
        <w:t xml:space="preserve"> so, let </w:t>
      </w:r>
      <w:r w:rsidRPr="00E77497">
        <w:rPr>
          <w:i/>
        </w:rPr>
        <w:t>getter</w:t>
      </w:r>
      <w:r w:rsidRPr="00E77497">
        <w:t xml:space="preserve"> be </w:t>
      </w:r>
      <w:r w:rsidRPr="00E77497">
        <w:rPr>
          <w:i/>
        </w:rPr>
        <w:t>desc</w:t>
      </w:r>
      <w:r w:rsidRPr="00E77497">
        <w:t>.[[Get]] (see 8.10).</w:t>
      </w:r>
    </w:p>
    <w:p w14:paraId="7B5E42AE" w14:textId="77777777" w:rsidR="004C02EF" w:rsidRPr="00E77497" w:rsidRDefault="004C02EF" w:rsidP="00471CAA">
      <w:pPr>
        <w:pStyle w:val="Alg4"/>
        <w:numPr>
          <w:ilvl w:val="0"/>
          <w:numId w:val="342"/>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6A310E03" w14:textId="77777777" w:rsidR="00AD64E6" w:rsidRDefault="00AD64E6" w:rsidP="00AD64E6">
      <w:pPr>
        <w:pStyle w:val="Alg4"/>
        <w:numPr>
          <w:ilvl w:val="0"/>
          <w:numId w:val="342"/>
        </w:numPr>
        <w:spacing w:after="120"/>
        <w:contextualSpacing/>
        <w:rPr>
          <w:ins w:id="2081" w:author="Rev 7 Allen Wirfs-Brock" w:date="2012-05-01T16:00:00Z"/>
        </w:rPr>
      </w:pPr>
      <w:ins w:id="2082" w:author="Rev 7 Allen Wirfs-Brock" w:date="2012-05-01T16:02:00Z">
        <w:r>
          <w:t>If the</w:t>
        </w:r>
      </w:ins>
      <w:ins w:id="2083" w:author="Rev 7 Allen Wirfs-Brock" w:date="2012-05-01T16:00:00Z">
        <w:r>
          <w:t xml:space="preserve"> </w:t>
        </w:r>
        <w:r w:rsidRPr="00AD64E6">
          <w:rPr>
            <w:i/>
          </w:rPr>
          <w:t>accessorThisValue</w:t>
        </w:r>
        <w:r>
          <w:t xml:space="preserve"> </w:t>
        </w:r>
      </w:ins>
      <w:ins w:id="2084" w:author="Rev 7 Allen Wirfs-Brock" w:date="2012-05-01T16:02:00Z">
        <w:r>
          <w:t xml:space="preserve">argument </w:t>
        </w:r>
      </w:ins>
      <w:ins w:id="2085" w:author="Rev 7 Allen Wirfs-Brock" w:date="2012-05-01T16:00:00Z">
        <w:r>
          <w:t xml:space="preserve">is not present, let </w:t>
        </w:r>
        <w:r w:rsidRPr="00AD64E6">
          <w:rPr>
            <w:i/>
          </w:rPr>
          <w:t>accessorThisValue</w:t>
        </w:r>
        <w:r>
          <w:t xml:space="preserve"> be </w:t>
        </w:r>
        <w:r w:rsidRPr="00AD64E6">
          <w:rPr>
            <w:i/>
          </w:rPr>
          <w:t>base</w:t>
        </w:r>
      </w:ins>
    </w:p>
    <w:p w14:paraId="76F36C38" w14:textId="77777777" w:rsidR="004C02EF" w:rsidRPr="00E77497" w:rsidRDefault="004C02EF" w:rsidP="00471CAA">
      <w:pPr>
        <w:pStyle w:val="Alg4"/>
        <w:numPr>
          <w:ilvl w:val="0"/>
          <w:numId w:val="342"/>
        </w:numPr>
        <w:spacing w:after="120"/>
      </w:pPr>
      <w:r w:rsidRPr="00E77497">
        <w:t>Return the result</w:t>
      </w:r>
      <w:ins w:id="2086" w:author="Rev 6 Allen Wirfs-Brock" w:date="2012-02-22T12:41:00Z">
        <w:r w:rsidR="00B35191">
          <w:t xml:space="preserve"> of</w:t>
        </w:r>
      </w:ins>
      <w:r w:rsidRPr="00E77497">
        <w:t xml:space="preserve"> calling the [[Call]] internal method of </w:t>
      </w:r>
      <w:r w:rsidRPr="00E77497">
        <w:rPr>
          <w:i/>
        </w:rPr>
        <w:t xml:space="preserve">getter </w:t>
      </w:r>
      <w:r w:rsidRPr="00E77497">
        <w:t xml:space="preserve">providing </w:t>
      </w:r>
      <w:ins w:id="2087" w:author="Rev 7 Allen Wirfs-Brock" w:date="2012-05-01T16:13:00Z">
        <w:r w:rsidR="00B02127" w:rsidRPr="00AD64E6">
          <w:rPr>
            <w:i/>
          </w:rPr>
          <w:t>accessorThisValue</w:t>
        </w:r>
        <w:r w:rsidR="00B02127">
          <w:t xml:space="preserve"> </w:t>
        </w:r>
      </w:ins>
      <w:del w:id="2088" w:author="Rev 7 Allen Wirfs-Brock" w:date="2012-05-01T16:13:00Z">
        <w:r w:rsidRPr="00E77497" w:rsidDel="00B02127">
          <w:rPr>
            <w:i/>
          </w:rPr>
          <w:delText xml:space="preserve">base </w:delText>
        </w:r>
      </w:del>
      <w:r w:rsidRPr="00E77497">
        <w:t xml:space="preserve">as the </w:t>
      </w:r>
      <w:r w:rsidRPr="00E77497">
        <w:rPr>
          <w:b/>
        </w:rPr>
        <w:t>this</w:t>
      </w:r>
      <w:r w:rsidRPr="00E77497">
        <w:t xml:space="preserve"> value and providing no arguments.</w:t>
      </w:r>
    </w:p>
    <w:p w14:paraId="738B8618" w14:textId="77777777" w:rsidR="004C02EF" w:rsidRPr="00E77497" w:rsidRDefault="004C02EF" w:rsidP="004C02EF">
      <w:pPr>
        <w:pStyle w:val="Note"/>
      </w:pPr>
      <w:r w:rsidRPr="00E77497">
        <w:t>NOTE</w:t>
      </w:r>
      <w:r w:rsidRPr="00E77497">
        <w:tab/>
        <w:t>The object that may be created in step 1 is not accessible outside of the above method. An implementation might choose to avoid the actual creation of the object. The only situation where such an actual property access that uses this internal method can have visible effect is when it invokes an accessor function.</w:t>
      </w:r>
    </w:p>
    <w:p w14:paraId="4AA43A55" w14:textId="77777777" w:rsidR="004C02EF" w:rsidRPr="00E77497" w:rsidRDefault="004C02EF" w:rsidP="004C02EF">
      <w:pPr>
        <w:pStyle w:val="30"/>
        <w:numPr>
          <w:ilvl w:val="0"/>
          <w:numId w:val="0"/>
        </w:numPr>
      </w:pPr>
      <w:bookmarkStart w:id="2089" w:name="_Ref455971381"/>
      <w:bookmarkStart w:id="2090" w:name="_Ref456011179"/>
      <w:bookmarkStart w:id="2091" w:name="_Toc472818784"/>
      <w:bookmarkStart w:id="2092" w:name="_Toc235503337"/>
      <w:bookmarkStart w:id="2093" w:name="_Toc241509112"/>
      <w:bookmarkStart w:id="2094" w:name="_Toc244416599"/>
      <w:bookmarkStart w:id="2095" w:name="_Toc276630963"/>
      <w:bookmarkStart w:id="2096" w:name="_Toc323907592"/>
      <w:r w:rsidRPr="00E77497">
        <w:t>8.</w:t>
      </w:r>
      <w:del w:id="2097" w:author="Rev 6 Allen Wirfs-Brock" w:date="2012-02-22T12:34:00Z">
        <w:r w:rsidRPr="00E77497" w:rsidDel="00F87676">
          <w:delText>7</w:delText>
        </w:r>
      </w:del>
      <w:ins w:id="2098" w:author="Rev 6 Allen Wirfs-Brock" w:date="2012-02-22T12:34:00Z">
        <w:r w:rsidR="00F87676">
          <w:t>9</w:t>
        </w:r>
      </w:ins>
      <w:r w:rsidRPr="00E77497">
        <w:t>.2</w:t>
      </w:r>
      <w:r w:rsidRPr="00E77497">
        <w:tab/>
        <w:t>PutValu</w:t>
      </w:r>
      <w:bookmarkEnd w:id="2067"/>
      <w:bookmarkEnd w:id="2068"/>
      <w:bookmarkEnd w:id="2069"/>
      <w:bookmarkEnd w:id="2070"/>
      <w:bookmarkEnd w:id="2071"/>
      <w:bookmarkEnd w:id="2072"/>
      <w:r w:rsidRPr="00E77497">
        <w:t>e (V, W</w:t>
      </w:r>
      <w:bookmarkEnd w:id="2073"/>
      <w:bookmarkEnd w:id="2074"/>
      <w:r w:rsidRPr="00E77497">
        <w:t>)</w:t>
      </w:r>
      <w:bookmarkStart w:id="2099" w:name="_Toc382212381"/>
      <w:bookmarkEnd w:id="2089"/>
      <w:bookmarkEnd w:id="2090"/>
      <w:bookmarkEnd w:id="2091"/>
      <w:bookmarkEnd w:id="2092"/>
      <w:bookmarkEnd w:id="2093"/>
      <w:bookmarkEnd w:id="2094"/>
      <w:bookmarkEnd w:id="2095"/>
      <w:bookmarkEnd w:id="2096"/>
    </w:p>
    <w:p w14:paraId="195EB336" w14:textId="77777777" w:rsidR="008C11D4" w:rsidRDefault="00B868C9" w:rsidP="008C11D4">
      <w:pPr>
        <w:pStyle w:val="Alg4"/>
        <w:numPr>
          <w:ilvl w:val="0"/>
          <w:numId w:val="333"/>
        </w:numPr>
        <w:rPr>
          <w:ins w:id="2100" w:author="Rev 6 Allen Wirfs-Brock" w:date="2012-02-16T13:34:00Z"/>
        </w:rPr>
      </w:pPr>
      <w:ins w:id="2101" w:author="Rev 6 Allen Wirfs-Brock" w:date="2012-02-23T13:10:00Z">
        <w:r>
          <w:t>ReturnIfAbrupt(</w:t>
        </w:r>
      </w:ins>
      <w:ins w:id="2102" w:author="Rev 6 Allen Wirfs-Brock" w:date="2012-02-16T13:34:00Z">
        <w:r w:rsidR="008C11D4" w:rsidRPr="008C11D4">
          <w:rPr>
            <w:i/>
          </w:rPr>
          <w:t>V</w:t>
        </w:r>
      </w:ins>
      <w:ins w:id="2103" w:author="Rev 6 Allen Wirfs-Brock" w:date="2012-02-23T13:10:00Z">
        <w:r>
          <w:t>)</w:t>
        </w:r>
      </w:ins>
      <w:ins w:id="2104" w:author="Rev 6 Allen Wirfs-Brock" w:date="2012-02-16T13:34:00Z">
        <w:r w:rsidR="008C11D4">
          <w:t>.</w:t>
        </w:r>
      </w:ins>
    </w:p>
    <w:p w14:paraId="610DDA69" w14:textId="77777777" w:rsidR="00392591" w:rsidRDefault="00B868C9" w:rsidP="00392591">
      <w:pPr>
        <w:pStyle w:val="Alg4"/>
        <w:numPr>
          <w:ilvl w:val="0"/>
          <w:numId w:val="333"/>
        </w:numPr>
        <w:rPr>
          <w:ins w:id="2105" w:author="Rev 6 Allen Wirfs-Brock" w:date="2012-02-16T18:47:00Z"/>
        </w:rPr>
      </w:pPr>
      <w:ins w:id="2106" w:author="Rev 6 Allen Wirfs-Brock" w:date="2012-02-23T13:11:00Z">
        <w:r>
          <w:t>ReturnIfAbrupt(</w:t>
        </w:r>
      </w:ins>
      <w:ins w:id="2107" w:author="Rev 6 Allen Wirfs-Brock" w:date="2012-02-16T18:48:00Z">
        <w:r w:rsidR="00392591">
          <w:rPr>
            <w:i/>
          </w:rPr>
          <w:t>W</w:t>
        </w:r>
      </w:ins>
      <w:ins w:id="2108" w:author="Rev 6 Allen Wirfs-Brock" w:date="2012-02-23T13:11:00Z">
        <w:r>
          <w:t>)</w:t>
        </w:r>
      </w:ins>
      <w:ins w:id="2109" w:author="Rev 6 Allen Wirfs-Brock" w:date="2012-02-16T18:47:00Z">
        <w:r w:rsidR="00392591">
          <w:t>.</w:t>
        </w:r>
      </w:ins>
    </w:p>
    <w:p w14:paraId="6B80C608" w14:textId="77777777" w:rsidR="00B35191" w:rsidDel="00A55C37" w:rsidRDefault="00F56AD5" w:rsidP="00B35191">
      <w:pPr>
        <w:pStyle w:val="Alg4"/>
        <w:numPr>
          <w:ilvl w:val="0"/>
          <w:numId w:val="333"/>
        </w:numPr>
        <w:rPr>
          <w:ins w:id="2110" w:author="Rev 6 Allen Wirfs-Brock" w:date="2012-02-22T12:41:00Z"/>
          <w:del w:id="2111" w:author="Rev 7 Allen Wirfs-Brock" w:date="2012-04-09T16:03:00Z"/>
        </w:rPr>
      </w:pPr>
      <w:ins w:id="2112" w:author="Rev 6 Allen Wirfs-Brock" w:date="2012-02-22T12:56:00Z">
        <w:del w:id="2113" w:author="Rev 7 Allen Wirfs-Brock" w:date="2012-04-09T16:03:00Z">
          <w:r w:rsidDel="00A55C37">
            <w:delText>L</w:delText>
          </w:r>
        </w:del>
      </w:ins>
      <w:ins w:id="2114" w:author="Rev 6 Allen Wirfs-Brock" w:date="2012-02-22T12:41:00Z">
        <w:del w:id="2115" w:author="Rev 7 Allen Wirfs-Brock" w:date="2012-04-09T16:03:00Z">
          <w:r w:rsidR="00B35191" w:rsidDel="00A55C37">
            <w:delText xml:space="preserve">et </w:delText>
          </w:r>
          <w:r w:rsidR="00B35191" w:rsidRPr="00B35191" w:rsidDel="00A55C37">
            <w:rPr>
              <w:i/>
            </w:rPr>
            <w:delText>V</w:delText>
          </w:r>
          <w:r w:rsidR="00B35191" w:rsidDel="00A55C37">
            <w:delText xml:space="preserve"> be </w:delText>
          </w:r>
        </w:del>
      </w:ins>
      <w:ins w:id="2116" w:author="Rev 6 Allen Wirfs-Brock" w:date="2012-02-22T12:56:00Z">
        <w:del w:id="2117" w:author="Rev 7 Allen Wirfs-Brock" w:date="2012-04-09T16:03:00Z">
          <w:r w:rsidDel="00A55C37">
            <w:delText>NormalValue(</w:delText>
          </w:r>
        </w:del>
      </w:ins>
      <w:ins w:id="2118" w:author="Rev 6 Allen Wirfs-Brock" w:date="2012-02-22T12:41:00Z">
        <w:del w:id="2119" w:author="Rev 7 Allen Wirfs-Brock" w:date="2012-04-09T16:03:00Z">
          <w:r w:rsidR="00B35191" w:rsidRPr="00B35191" w:rsidDel="00A55C37">
            <w:rPr>
              <w:i/>
            </w:rPr>
            <w:delText>V</w:delText>
          </w:r>
        </w:del>
      </w:ins>
      <w:ins w:id="2120" w:author="Rev 6 Allen Wirfs-Brock" w:date="2012-02-22T12:56:00Z">
        <w:del w:id="2121" w:author="Rev 7 Allen Wirfs-Brock" w:date="2012-04-09T16:03:00Z">
          <w:r w:rsidDel="00A55C37">
            <w:delText>).</w:delText>
          </w:r>
        </w:del>
      </w:ins>
    </w:p>
    <w:p w14:paraId="463A2395" w14:textId="77777777" w:rsidR="00F56AD5" w:rsidDel="00A55C37" w:rsidRDefault="00F56AD5" w:rsidP="00F56AD5">
      <w:pPr>
        <w:pStyle w:val="Alg4"/>
        <w:numPr>
          <w:ilvl w:val="0"/>
          <w:numId w:val="333"/>
        </w:numPr>
        <w:rPr>
          <w:ins w:id="2122" w:author="Rev 6 Allen Wirfs-Brock" w:date="2012-02-22T12:56:00Z"/>
          <w:del w:id="2123" w:author="Rev 7 Allen Wirfs-Brock" w:date="2012-04-09T16:03:00Z"/>
        </w:rPr>
      </w:pPr>
      <w:ins w:id="2124" w:author="Rev 6 Allen Wirfs-Brock" w:date="2012-02-22T12:56:00Z">
        <w:del w:id="2125" w:author="Rev 7 Allen Wirfs-Brock" w:date="2012-04-09T16:03:00Z">
          <w:r w:rsidDel="00A55C37">
            <w:delText xml:space="preserve">Let </w:delText>
          </w:r>
          <w:r w:rsidDel="00A55C37">
            <w:rPr>
              <w:i/>
            </w:rPr>
            <w:delText>W</w:delText>
          </w:r>
          <w:r w:rsidDel="00A55C37">
            <w:delText xml:space="preserve"> be NormalValue(</w:delText>
          </w:r>
          <w:r w:rsidDel="00A55C37">
            <w:rPr>
              <w:i/>
            </w:rPr>
            <w:delText>W</w:delText>
          </w:r>
          <w:r w:rsidDel="00A55C37">
            <w:delText>).</w:delText>
          </w:r>
        </w:del>
      </w:ins>
    </w:p>
    <w:p w14:paraId="3F73DC94" w14:textId="77777777"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14:paraId="5AE1DE40" w14:textId="77777777"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14:paraId="261817D7" w14:textId="77777777" w:rsidR="004C02EF" w:rsidRPr="00E77497" w:rsidRDefault="004C02EF" w:rsidP="00471CAA">
      <w:pPr>
        <w:pStyle w:val="Alg4"/>
        <w:numPr>
          <w:ilvl w:val="0"/>
          <w:numId w:val="333"/>
        </w:numPr>
      </w:pPr>
      <w:r w:rsidRPr="00E77497">
        <w:t>If IsUnresolvableReference(</w:t>
      </w:r>
      <w:r w:rsidRPr="00E77497">
        <w:rPr>
          <w:i/>
        </w:rPr>
        <w:t>V</w:t>
      </w:r>
      <w:r w:rsidRPr="00E77497">
        <w:t>), then</w:t>
      </w:r>
    </w:p>
    <w:p w14:paraId="05575DBD" w14:textId="77777777"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14:paraId="03B3CBD8" w14:textId="77777777"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14:paraId="239FC914" w14:textId="77777777" w:rsidR="004C02EF" w:rsidRPr="00E77497" w:rsidRDefault="004C02EF" w:rsidP="00471CAA">
      <w:pPr>
        <w:pStyle w:val="Alg4"/>
        <w:numPr>
          <w:ilvl w:val="1"/>
          <w:numId w:val="333"/>
        </w:numPr>
      </w:pPr>
      <w:del w:id="2126" w:author="Rev 6 Allen Wirfs-Brock" w:date="2012-02-22T13:06:00Z">
        <w:r w:rsidRPr="00E77497" w:rsidDel="00FB01DF">
          <w:delText xml:space="preserve">Call </w:delText>
        </w:r>
      </w:del>
      <w:ins w:id="2127" w:author="Rev 6 Allen Wirfs-Brock" w:date="2012-02-22T13:06:00Z">
        <w:r w:rsidR="00FB01DF">
          <w:t>Return the result of calling</w:t>
        </w:r>
        <w:r w:rsidR="00FB01DF" w:rsidRPr="00E77497">
          <w:t xml:space="preserve"> </w:t>
        </w:r>
      </w:ins>
      <w:r w:rsidRPr="00E77497">
        <w:t>the [[Put]] internal method of the global object, passing GetReferencedName(</w:t>
      </w:r>
      <w:r w:rsidRPr="00E77497">
        <w:rPr>
          <w:i/>
        </w:rPr>
        <w:t>V</w:t>
      </w:r>
      <w:r w:rsidRPr="00E77497">
        <w:t xml:space="preserve">) for the property name, </w:t>
      </w:r>
      <w:r w:rsidRPr="00E77497">
        <w:rPr>
          <w:i/>
        </w:rPr>
        <w:t>W</w:t>
      </w:r>
      <w:r w:rsidRPr="00E77497">
        <w:t xml:space="preserve"> for the value, and </w:t>
      </w:r>
      <w:r w:rsidRPr="00E77497">
        <w:rPr>
          <w:b/>
        </w:rPr>
        <w:t>false</w:t>
      </w:r>
      <w:r w:rsidRPr="00E77497">
        <w:t xml:space="preserve"> for the </w:t>
      </w:r>
      <w:r w:rsidRPr="00E77497">
        <w:rPr>
          <w:i/>
        </w:rPr>
        <w:t>Throw</w:t>
      </w:r>
      <w:r w:rsidRPr="00E77497">
        <w:t xml:space="preserve"> flag.</w:t>
      </w:r>
    </w:p>
    <w:p w14:paraId="43F1D32A" w14:textId="77777777" w:rsidR="004C02EF" w:rsidRPr="00E77497" w:rsidRDefault="004C02EF" w:rsidP="00471CAA">
      <w:pPr>
        <w:pStyle w:val="Alg4"/>
        <w:numPr>
          <w:ilvl w:val="0"/>
          <w:numId w:val="333"/>
        </w:numPr>
      </w:pPr>
      <w:r w:rsidRPr="00E77497">
        <w:t>Else if IsPropertyReference(</w:t>
      </w:r>
      <w:r w:rsidRPr="00E77497">
        <w:rPr>
          <w:i/>
        </w:rPr>
        <w:t>V</w:t>
      </w:r>
      <w:r w:rsidRPr="00E77497">
        <w:t>), then</w:t>
      </w:r>
    </w:p>
    <w:p w14:paraId="2F3ED65D" w14:textId="77777777" w:rsidR="004C02EF" w:rsidRPr="00E77497" w:rsidRDefault="004C02EF" w:rsidP="00471CAA">
      <w:pPr>
        <w:pStyle w:val="Alg4"/>
        <w:numPr>
          <w:ilvl w:val="1"/>
          <w:numId w:val="333"/>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put</w:t>
      </w:r>
      <w:r w:rsidRPr="00E77497">
        <w:t xml:space="preserve"> be the [[Put]] internal method of </w:t>
      </w:r>
      <w:r w:rsidRPr="00E77497">
        <w:rPr>
          <w:i/>
        </w:rPr>
        <w:t>base</w:t>
      </w:r>
      <w:r w:rsidRPr="00E77497">
        <w:t xml:space="preserve">, otherwise let </w:t>
      </w:r>
      <w:r w:rsidRPr="00E77497">
        <w:rPr>
          <w:i/>
        </w:rPr>
        <w:t>put</w:t>
      </w:r>
      <w:r w:rsidRPr="00E77497">
        <w:t xml:space="preserve"> be the special [[Put]] internal method defined below.</w:t>
      </w:r>
    </w:p>
    <w:p w14:paraId="18B27B0A" w14:textId="77777777" w:rsidR="00B02127" w:rsidRDefault="00B02127" w:rsidP="00B02127">
      <w:pPr>
        <w:pStyle w:val="Alg4"/>
        <w:numPr>
          <w:ilvl w:val="1"/>
          <w:numId w:val="333"/>
        </w:numPr>
        <w:rPr>
          <w:ins w:id="2128" w:author="Rev 7 Allen Wirfs-Brock" w:date="2012-05-01T16:05:00Z"/>
        </w:rPr>
      </w:pPr>
      <w:ins w:id="2129" w:author="Rev 7 Allen Wirfs-Brock" w:date="2012-05-01T16:05:00Z">
        <w:r>
          <w:t>If IsSuperReference(</w:t>
        </w:r>
        <w:r w:rsidRPr="00B02127">
          <w:rPr>
            <w:i/>
          </w:rPr>
          <w:t>V</w:t>
        </w:r>
        <w:r>
          <w:t xml:space="preserve">) is </w:t>
        </w:r>
        <w:r w:rsidRPr="00B02127">
          <w:rPr>
            <w:b/>
          </w:rPr>
          <w:t>false</w:t>
        </w:r>
        <w:r w:rsidRPr="00B02127">
          <w:t>,</w:t>
        </w:r>
        <w:r>
          <w:rPr>
            <w:b/>
          </w:rPr>
          <w:t xml:space="preserve"> </w:t>
        </w:r>
        <w:r w:rsidRPr="00B02127">
          <w:t>then</w:t>
        </w:r>
        <w:r>
          <w:t xml:space="preserve"> </w:t>
        </w:r>
      </w:ins>
    </w:p>
    <w:p w14:paraId="1226EC87" w14:textId="77777777" w:rsidR="004C02EF" w:rsidRPr="00E77497" w:rsidRDefault="00627D24" w:rsidP="00B02127">
      <w:pPr>
        <w:pStyle w:val="Alg4"/>
        <w:numPr>
          <w:ilvl w:val="2"/>
          <w:numId w:val="333"/>
        </w:numPr>
        <w:pPrChange w:id="2130" w:author="Rev 7 Allen Wirfs-Brock" w:date="2012-05-01T16:06:00Z">
          <w:pPr>
            <w:pStyle w:val="Alg4"/>
            <w:numPr>
              <w:ilvl w:val="1"/>
              <w:numId w:val="333"/>
            </w:numPr>
            <w:tabs>
              <w:tab w:val="num" w:pos="1080"/>
            </w:tabs>
            <w:ind w:left="1080" w:hanging="360"/>
          </w:pPr>
        </w:pPrChange>
      </w:pPr>
      <w:ins w:id="2131" w:author="Rev 6 Allen Wirfs-Brock" w:date="2012-02-22T13:07:00Z">
        <w:r>
          <w:t>Return the result of calling</w:t>
        </w:r>
        <w:r w:rsidRPr="00E77497" w:rsidDel="00627D24">
          <w:t xml:space="preserve"> </w:t>
        </w:r>
      </w:ins>
      <w:del w:id="2132" w:author="Rev 6 Allen Wirfs-Brock" w:date="2012-02-22T13:07:00Z">
        <w:r w:rsidR="004C02EF" w:rsidRPr="00E77497" w:rsidDel="00627D24">
          <w:delText xml:space="preserve">Call </w:delText>
        </w:r>
      </w:del>
      <w:del w:id="2133" w:author="Rev 5 Allen Wirfs-Brock" w:date="2012-01-12T12:38:00Z">
        <w:r w:rsidR="004C02EF" w:rsidRPr="00E77497" w:rsidDel="00AE79C3">
          <w:delText xml:space="preserve">the </w:delText>
        </w:r>
      </w:del>
      <w:r w:rsidR="004C02EF" w:rsidRPr="00E77497">
        <w:rPr>
          <w:i/>
        </w:rPr>
        <w:t xml:space="preserve">put </w:t>
      </w:r>
      <w:ins w:id="2134" w:author="Rev 5 Allen Wirfs-Brock" w:date="2012-01-12T12:38:00Z">
        <w:r w:rsidR="00AE79C3" w:rsidRPr="00AE79C3">
          <w:t>as an</w:t>
        </w:r>
        <w:r w:rsidR="00AE79C3">
          <w:rPr>
            <w:i/>
          </w:rPr>
          <w:t xml:space="preserve"> </w:t>
        </w:r>
      </w:ins>
      <w:r w:rsidR="004C02EF" w:rsidRPr="00E77497">
        <w:t xml:space="preserve">internal method </w:t>
      </w:r>
      <w:del w:id="2135" w:author="Rev 5 Allen Wirfs-Brock" w:date="2012-01-12T12:39:00Z">
        <w:r w:rsidR="004C02EF" w:rsidRPr="00E77497" w:rsidDel="00AE79C3">
          <w:delText xml:space="preserve">using </w:delText>
        </w:r>
      </w:del>
      <w:ins w:id="2136" w:author="Rev 5 Allen Wirfs-Brock" w:date="2012-01-12T12:39:00Z">
        <w:r w:rsidR="00AE79C3">
          <w:t>of</w:t>
        </w:r>
        <w:r w:rsidR="00AE79C3" w:rsidRPr="00E77497">
          <w:t xml:space="preserve"> </w:t>
        </w:r>
      </w:ins>
      <w:r w:rsidR="004C02EF" w:rsidRPr="00E77497">
        <w:rPr>
          <w:i/>
        </w:rPr>
        <w:t xml:space="preserve">base </w:t>
      </w:r>
      <w:del w:id="2137" w:author="Rev 5 Allen Wirfs-Brock" w:date="2012-01-12T12:39:00Z">
        <w:r w:rsidR="004C02EF" w:rsidRPr="00E77497" w:rsidDel="00AE79C3">
          <w:delText xml:space="preserve">as its </w:delText>
        </w:r>
        <w:r w:rsidR="004C02EF" w:rsidRPr="00E77497" w:rsidDel="00AE79C3">
          <w:rPr>
            <w:b/>
          </w:rPr>
          <w:delText xml:space="preserve">this </w:delText>
        </w:r>
        <w:r w:rsidR="004C02EF" w:rsidRPr="00E77497" w:rsidDel="00AE79C3">
          <w:delText xml:space="preserve">value, and </w:delText>
        </w:r>
      </w:del>
      <w:r w:rsidR="004C02EF" w:rsidRPr="00E77497">
        <w:t>passing GetReferencedName(</w:t>
      </w:r>
      <w:r w:rsidR="004C02EF" w:rsidRPr="00E77497">
        <w:rPr>
          <w:i/>
        </w:rPr>
        <w:t>V</w:t>
      </w:r>
      <w:r w:rsidR="004C02EF" w:rsidRPr="00E77497">
        <w:t xml:space="preserve">) for the property name, </w:t>
      </w:r>
      <w:r w:rsidR="004C02EF" w:rsidRPr="00E77497">
        <w:rPr>
          <w:i/>
        </w:rPr>
        <w:t xml:space="preserve">W </w:t>
      </w:r>
      <w:r w:rsidR="004C02EF" w:rsidRPr="00E77497">
        <w:t>for the value, and IsStrictReference(</w:t>
      </w:r>
      <w:r w:rsidR="004C02EF" w:rsidRPr="00E77497">
        <w:rPr>
          <w:i/>
        </w:rPr>
        <w:t>V</w:t>
      </w:r>
      <w:r w:rsidR="004C02EF" w:rsidRPr="00E77497">
        <w:t xml:space="preserve">) for the </w:t>
      </w:r>
      <w:r w:rsidR="004C02EF" w:rsidRPr="00E77497">
        <w:rPr>
          <w:i/>
        </w:rPr>
        <w:t xml:space="preserve">Throw </w:t>
      </w:r>
      <w:r w:rsidR="004C02EF" w:rsidRPr="00E77497">
        <w:t>flag.</w:t>
      </w:r>
    </w:p>
    <w:p w14:paraId="7A4CABDD" w14:textId="77777777" w:rsidR="00B02127" w:rsidRPr="00AD64E6" w:rsidRDefault="00B02127" w:rsidP="00B02127">
      <w:pPr>
        <w:pStyle w:val="Alg4"/>
        <w:numPr>
          <w:ilvl w:val="1"/>
          <w:numId w:val="333"/>
        </w:numPr>
        <w:rPr>
          <w:ins w:id="2138" w:author="Rev 7 Allen Wirfs-Brock" w:date="2012-05-01T16:06:00Z"/>
        </w:rPr>
      </w:pPr>
      <w:ins w:id="2139" w:author="Rev 7 Allen Wirfs-Brock" w:date="2012-05-01T16:06:00Z">
        <w:r>
          <w:t>Else,</w:t>
        </w:r>
      </w:ins>
    </w:p>
    <w:p w14:paraId="6A6A3FA8" w14:textId="77777777" w:rsidR="00B02127" w:rsidRDefault="00B02127" w:rsidP="00B02127">
      <w:pPr>
        <w:pStyle w:val="Alg4"/>
        <w:numPr>
          <w:ilvl w:val="2"/>
          <w:numId w:val="333"/>
        </w:numPr>
        <w:rPr>
          <w:ins w:id="2140" w:author="Rev 7 Allen Wirfs-Brock" w:date="2012-05-01T16:06:00Z"/>
        </w:rPr>
      </w:pPr>
      <w:ins w:id="2141" w:author="Rev 7 Allen Wirfs-Brock" w:date="2012-05-01T16:06:00Z">
        <w:r w:rsidRPr="00E77497">
          <w:t xml:space="preserve">Return the result of calling </w:t>
        </w:r>
        <w:r w:rsidRPr="00E77497">
          <w:rPr>
            <w:i/>
          </w:rPr>
          <w:t xml:space="preserve">put </w:t>
        </w:r>
        <w:r w:rsidRPr="00AE79C3">
          <w:t>as an</w:t>
        </w:r>
        <w:r>
          <w:rPr>
            <w:i/>
          </w:rPr>
          <w:t xml:space="preserve">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for the property name, </w:t>
        </w:r>
        <w:r w:rsidRPr="00E77497">
          <w:rPr>
            <w:i/>
          </w:rPr>
          <w:t xml:space="preserve">W </w:t>
        </w:r>
        <w:r w:rsidRPr="00E77497">
          <w:t>for the value, IsStrictReference(</w:t>
        </w:r>
        <w:r w:rsidRPr="00E77497">
          <w:rPr>
            <w:i/>
          </w:rPr>
          <w:t>V</w:t>
        </w:r>
        <w:r w:rsidRPr="00E77497">
          <w:t>)</w:t>
        </w:r>
      </w:ins>
      <w:ins w:id="2142" w:author="Rev 7 Allen Wirfs-Brock" w:date="2012-05-01T16:07:00Z">
        <w:r>
          <w:t xml:space="preserve"> </w:t>
        </w:r>
      </w:ins>
      <w:ins w:id="2143" w:author="Rev 7 Allen Wirfs-Brock" w:date="2012-05-01T16:06:00Z">
        <w:r w:rsidRPr="00E77497">
          <w:t xml:space="preserve"> for the </w:t>
        </w:r>
        <w:r w:rsidRPr="00E77497">
          <w:rPr>
            <w:i/>
          </w:rPr>
          <w:t xml:space="preserve">Throw </w:t>
        </w:r>
        <w:r w:rsidRPr="00E77497">
          <w:t>flag</w:t>
        </w:r>
      </w:ins>
      <w:ins w:id="2144" w:author="Rev 7 Allen Wirfs-Brock" w:date="2012-05-01T16:07:00Z">
        <w:r>
          <w:t>, and ThisValue(</w:t>
        </w:r>
        <w:r w:rsidRPr="00250FC6">
          <w:rPr>
            <w:i/>
          </w:rPr>
          <w:t>V</w:t>
        </w:r>
        <w:r>
          <w:t xml:space="preserve">) as the </w:t>
        </w:r>
        <w:r w:rsidRPr="00B02127">
          <w:rPr>
            <w:i/>
          </w:rPr>
          <w:t>accessorThisValue</w:t>
        </w:r>
        <w:r>
          <w:t xml:space="preserve"> argument.</w:t>
        </w:r>
      </w:ins>
    </w:p>
    <w:p w14:paraId="09191256" w14:textId="77777777"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14:paraId="21E11BDA" w14:textId="77777777" w:rsidR="004C02EF" w:rsidRPr="00E77497" w:rsidRDefault="00627D24" w:rsidP="00471CAA">
      <w:pPr>
        <w:pStyle w:val="Alg4"/>
        <w:numPr>
          <w:ilvl w:val="1"/>
          <w:numId w:val="333"/>
        </w:numPr>
      </w:pPr>
      <w:ins w:id="2145" w:author="Rev 6 Allen Wirfs-Brock" w:date="2012-02-22T13:07:00Z">
        <w:r>
          <w:t>Return the result of calling</w:t>
        </w:r>
        <w:r w:rsidRPr="00E77497" w:rsidDel="00627D24">
          <w:t xml:space="preserve"> </w:t>
        </w:r>
      </w:ins>
      <w:del w:id="2146" w:author="Rev 6 Allen Wirfs-Brock" w:date="2012-02-22T13:07:00Z">
        <w:r w:rsidR="004C02EF" w:rsidRPr="00E77497" w:rsidDel="00627D24">
          <w:delText xml:space="preserve">Call </w:delText>
        </w:r>
      </w:del>
      <w:r w:rsidR="004C02EF" w:rsidRPr="00E77497">
        <w:t xml:space="preserve">the SetMutableBinding (10.2.1) concrete method of </w:t>
      </w:r>
      <w:r w:rsidR="004C02EF" w:rsidRPr="00E77497">
        <w:rPr>
          <w:i/>
        </w:rPr>
        <w:t>base</w:t>
      </w:r>
      <w:r w:rsidR="004C02EF" w:rsidRPr="00E77497">
        <w:t>, passing GetReferencedName(</w:t>
      </w:r>
      <w:r w:rsidR="004C02EF" w:rsidRPr="00E77497">
        <w:rPr>
          <w:i/>
        </w:rPr>
        <w:t>V</w:t>
      </w:r>
      <w:r w:rsidR="004C02EF" w:rsidRPr="00E77497">
        <w:t xml:space="preserve">), </w:t>
      </w:r>
      <w:r w:rsidR="004C02EF" w:rsidRPr="00E77497">
        <w:rPr>
          <w:i/>
        </w:rPr>
        <w:t>W</w:t>
      </w:r>
      <w:r w:rsidR="004C02EF" w:rsidRPr="00E77497">
        <w:t>, and IsStrictReference(</w:t>
      </w:r>
      <w:r w:rsidR="004C02EF" w:rsidRPr="00E77497">
        <w:rPr>
          <w:i/>
        </w:rPr>
        <w:t>V</w:t>
      </w:r>
      <w:r w:rsidR="004C02EF" w:rsidRPr="00E77497">
        <w:t>) as arguments.</w:t>
      </w:r>
    </w:p>
    <w:p w14:paraId="53F62CEC" w14:textId="77777777" w:rsidR="004C02EF" w:rsidRPr="00E77497" w:rsidRDefault="004C02EF" w:rsidP="00471CAA">
      <w:pPr>
        <w:pStyle w:val="Alg4"/>
        <w:numPr>
          <w:ilvl w:val="0"/>
          <w:numId w:val="333"/>
        </w:numPr>
        <w:spacing w:after="120"/>
      </w:pPr>
      <w:r w:rsidRPr="00E77497">
        <w:t>Return</w:t>
      </w:r>
      <w:ins w:id="2147" w:author="Rev 6 Allen Wirfs-Brock" w:date="2012-02-22T13:08:00Z">
        <w:r w:rsidR="00627D24">
          <w:t xml:space="preserve"> </w:t>
        </w:r>
        <w:r w:rsidR="00627D24" w:rsidRPr="00627D24">
          <w:rPr>
            <w:b/>
          </w:rPr>
          <w:t>undefined</w:t>
        </w:r>
      </w:ins>
      <w:r w:rsidRPr="00E77497">
        <w:t>.</w:t>
      </w:r>
    </w:p>
    <w:p w14:paraId="26263274" w14:textId="77777777" w:rsidR="004C02EF" w:rsidRPr="00E77497" w:rsidRDefault="004C02EF" w:rsidP="004C02EF">
      <w:r w:rsidRPr="00E77497">
        <w:t xml:space="preserve">The following [[Put]] internal method is used by PutValue when </w:t>
      </w:r>
      <w:r w:rsidRPr="00E77497">
        <w:rPr>
          <w:rFonts w:ascii="Times New Roman" w:hAnsi="Times New Roman"/>
          <w:i/>
        </w:rPr>
        <w:t>V</w:t>
      </w:r>
      <w:r w:rsidRPr="00E77497">
        <w:t xml:space="preserve"> is a property reference with a primitive base value. </w:t>
      </w:r>
      <w:del w:id="2148" w:author="Rev 5 Allen Wirfs-Brock" w:date="2012-01-12T12:44:00Z">
        <w:r w:rsidRPr="00E77497" w:rsidDel="00AE79C3">
          <w:delText xml:space="preserve">It is called using </w:delText>
        </w:r>
      </w:del>
      <w:r w:rsidRPr="00E77497">
        <w:rPr>
          <w:rFonts w:ascii="Times New Roman" w:hAnsi="Times New Roman"/>
          <w:i/>
        </w:rPr>
        <w:t>base</w:t>
      </w:r>
      <w:r w:rsidRPr="00E77497">
        <w:t xml:space="preserve"> </w:t>
      </w:r>
      <w:ins w:id="2149" w:author="Rev 5 Allen Wirfs-Brock" w:date="2012-01-12T12:44:00Z">
        <w:r w:rsidR="00AE79C3">
          <w:t xml:space="preserve">is the value the internal method is called upon </w:t>
        </w:r>
      </w:ins>
      <w:del w:id="2150" w:author="Rev 5 Allen Wirfs-Brock" w:date="2012-01-12T12:44:00Z">
        <w:r w:rsidRPr="00E77497" w:rsidDel="00AE79C3">
          <w:delText xml:space="preserve">as its </w:delText>
        </w:r>
        <w:r w:rsidRPr="00E77497" w:rsidDel="00AE79C3">
          <w:rPr>
            <w:b/>
          </w:rPr>
          <w:delText>this</w:delText>
        </w:r>
        <w:r w:rsidRPr="00E77497" w:rsidDel="00AE79C3">
          <w:delText xml:space="preserve"> value and </w:delText>
        </w:r>
      </w:del>
      <w:r w:rsidRPr="00E77497">
        <w:t>with property</w:t>
      </w:r>
      <w:ins w:id="2151" w:author="Rev 5 Allen Wirfs-Brock" w:date="2012-01-12T12:44:00Z">
        <w:r w:rsidR="00AE79C3">
          <w:t xml:space="preserve"> name</w:t>
        </w:r>
      </w:ins>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W</w:t>
      </w:r>
      <w:r w:rsidRPr="00E77497">
        <w:t xml:space="preserve">, and Boolean flag </w:t>
      </w:r>
      <w:r w:rsidRPr="00E77497">
        <w:rPr>
          <w:rFonts w:ascii="Times New Roman" w:hAnsi="Times New Roman"/>
          <w:i/>
        </w:rPr>
        <w:t>Throw</w:t>
      </w:r>
      <w:r w:rsidRPr="00E77497">
        <w:t xml:space="preserve"> as </w:t>
      </w:r>
      <w:ins w:id="2152" w:author="Rev 7 Allen Wirfs-Brock" w:date="2012-05-01T16:10:00Z">
        <w:r w:rsidR="00B02127">
          <w:t xml:space="preserve">required </w:t>
        </w:r>
      </w:ins>
      <w:r w:rsidRPr="00E77497">
        <w:t>arguments</w:t>
      </w:r>
      <w:ins w:id="2153" w:author="Rev 7 Allen Wirfs-Brock" w:date="2012-05-01T16:10:00Z">
        <w:r w:rsidR="00B02127">
          <w:t xml:space="preserve"> and optional argument </w:t>
        </w:r>
        <w:r w:rsidR="00B02127" w:rsidRPr="00B02127">
          <w:rPr>
            <w:rFonts w:ascii="Times New Roman" w:hAnsi="Times New Roman"/>
            <w:i/>
          </w:rPr>
          <w:t>accessorThisValue</w:t>
        </w:r>
      </w:ins>
      <w:r w:rsidRPr="00E77497">
        <w:t>. The following steps are taken:</w:t>
      </w:r>
    </w:p>
    <w:p w14:paraId="226A4204" w14:textId="77777777" w:rsidR="004C02EF" w:rsidRPr="00E77497" w:rsidRDefault="004C02EF" w:rsidP="00471CAA">
      <w:pPr>
        <w:pStyle w:val="Alg4"/>
        <w:keepNext/>
        <w:numPr>
          <w:ilvl w:val="0"/>
          <w:numId w:val="334"/>
        </w:numPr>
      </w:pPr>
      <w:r w:rsidRPr="00E77497">
        <w:t xml:space="preserve">Let </w:t>
      </w:r>
      <w:r w:rsidRPr="00E77497">
        <w:rPr>
          <w:i/>
        </w:rPr>
        <w:t>O</w:t>
      </w:r>
      <w:r w:rsidRPr="00E77497">
        <w:t xml:space="preserve"> be ToObject(</w:t>
      </w:r>
      <w:r w:rsidRPr="00E77497">
        <w:rPr>
          <w:i/>
        </w:rPr>
        <w:t>base</w:t>
      </w:r>
      <w:r w:rsidRPr="00E77497">
        <w:t>).</w:t>
      </w:r>
    </w:p>
    <w:p w14:paraId="61735DEE" w14:textId="77777777" w:rsidR="004C02EF" w:rsidRPr="00E77497" w:rsidRDefault="004C02EF" w:rsidP="00471CAA">
      <w:pPr>
        <w:pStyle w:val="Alg4"/>
        <w:numPr>
          <w:ilvl w:val="0"/>
          <w:numId w:val="334"/>
        </w:numPr>
      </w:pPr>
      <w:r w:rsidRPr="00E77497">
        <w:t xml:space="preserve">If the result of calling the [[CanPut]] internal method of </w:t>
      </w:r>
      <w:r w:rsidRPr="00E77497">
        <w:rPr>
          <w:i/>
        </w:rPr>
        <w:t>O</w:t>
      </w:r>
      <w:r w:rsidRPr="00E77497">
        <w:t xml:space="preserve"> with argument </w:t>
      </w:r>
      <w:r w:rsidRPr="00E77497">
        <w:rPr>
          <w:i/>
        </w:rPr>
        <w:t>P</w:t>
      </w:r>
      <w:r w:rsidRPr="00E77497">
        <w:t xml:space="preserve"> is </w:t>
      </w:r>
      <w:r w:rsidRPr="00E77497">
        <w:rPr>
          <w:b/>
        </w:rPr>
        <w:t>false</w:t>
      </w:r>
      <w:r w:rsidRPr="00E77497">
        <w:t>, then</w:t>
      </w:r>
    </w:p>
    <w:p w14:paraId="21E7626F"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44B7F02D" w14:textId="77777777" w:rsidR="004C02EF" w:rsidRPr="00E77497" w:rsidRDefault="004C02EF" w:rsidP="00471CAA">
      <w:pPr>
        <w:pStyle w:val="Alg4"/>
        <w:numPr>
          <w:ilvl w:val="1"/>
          <w:numId w:val="334"/>
        </w:numPr>
      </w:pPr>
      <w:r w:rsidRPr="00E77497">
        <w:t>Else return</w:t>
      </w:r>
      <w:ins w:id="2154" w:author="Rev 6 Allen Wirfs-Brock" w:date="2012-02-22T13:10:00Z">
        <w:r w:rsidR="00627D24">
          <w:t xml:space="preserve"> </w:t>
        </w:r>
        <w:r w:rsidR="00627D24" w:rsidRPr="006A5E27">
          <w:rPr>
            <w:b/>
          </w:rPr>
          <w:t>undefined</w:t>
        </w:r>
      </w:ins>
      <w:r w:rsidRPr="00E77497">
        <w:t>.</w:t>
      </w:r>
    </w:p>
    <w:p w14:paraId="5F85BC7F" w14:textId="77777777" w:rsidR="004C02EF" w:rsidRPr="00E77497" w:rsidRDefault="004C02EF" w:rsidP="00471CAA">
      <w:pPr>
        <w:pStyle w:val="Alg4"/>
        <w:numPr>
          <w:ilvl w:val="0"/>
          <w:numId w:val="334"/>
        </w:numPr>
      </w:pPr>
      <w:r w:rsidRPr="00E77497">
        <w:t xml:space="preserve">Let </w:t>
      </w:r>
      <w:r w:rsidRPr="00E77497">
        <w:rPr>
          <w:i/>
        </w:rPr>
        <w:t>ownDesc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289D3F49" w14:textId="77777777" w:rsidR="004C02EF" w:rsidRPr="00E77497" w:rsidRDefault="004C02EF" w:rsidP="00471CAA">
      <w:pPr>
        <w:pStyle w:val="Alg4"/>
        <w:numPr>
          <w:ilvl w:val="0"/>
          <w:numId w:val="334"/>
        </w:numPr>
      </w:pPr>
      <w:r w:rsidRPr="00E77497">
        <w:t>If IsDataDescriptor(</w:t>
      </w:r>
      <w:r w:rsidRPr="00E77497">
        <w:rPr>
          <w:i/>
        </w:rPr>
        <w:t>ownDesc</w:t>
      </w:r>
      <w:r w:rsidRPr="00E77497">
        <w:t xml:space="preserve">) is </w:t>
      </w:r>
      <w:r w:rsidRPr="00E77497">
        <w:rPr>
          <w:b/>
        </w:rPr>
        <w:t>true</w:t>
      </w:r>
      <w:r w:rsidRPr="00E77497">
        <w:t>, then</w:t>
      </w:r>
    </w:p>
    <w:p w14:paraId="3391A39E"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w:t>
      </w:r>
      <w:r w:rsidRPr="00627D24">
        <w:rPr>
          <w:b/>
        </w:rPr>
        <w:t>exception</w:t>
      </w:r>
      <w:r w:rsidRPr="00E77497">
        <w:t>.</w:t>
      </w:r>
    </w:p>
    <w:p w14:paraId="753EC4E7" w14:textId="77777777" w:rsidR="004C02EF" w:rsidRPr="00E77497" w:rsidRDefault="004C02EF" w:rsidP="00471CAA">
      <w:pPr>
        <w:pStyle w:val="Alg4"/>
        <w:numPr>
          <w:ilvl w:val="1"/>
          <w:numId w:val="334"/>
        </w:numPr>
      </w:pPr>
      <w:r w:rsidRPr="00E77497">
        <w:t>Else return</w:t>
      </w:r>
      <w:ins w:id="2155" w:author="Rev 6 Allen Wirfs-Brock" w:date="2012-02-22T13:09:00Z">
        <w:r w:rsidR="00627D24" w:rsidRPr="00627D24">
          <w:rPr>
            <w:b/>
          </w:rPr>
          <w:t xml:space="preserve"> </w:t>
        </w:r>
        <w:r w:rsidR="00627D24" w:rsidRPr="006A5E27">
          <w:rPr>
            <w:b/>
          </w:rPr>
          <w:t>undefined</w:t>
        </w:r>
      </w:ins>
      <w:r w:rsidRPr="00E77497">
        <w:t>.</w:t>
      </w:r>
    </w:p>
    <w:p w14:paraId="0414D053" w14:textId="77777777" w:rsidR="004C02EF" w:rsidRPr="00E77497" w:rsidRDefault="004C02EF" w:rsidP="00471CAA">
      <w:pPr>
        <w:pStyle w:val="Alg4"/>
        <w:numPr>
          <w:ilvl w:val="0"/>
          <w:numId w:val="334"/>
        </w:numPr>
      </w:pPr>
      <w:r w:rsidRPr="00E77497">
        <w:t xml:space="preserve">Let </w:t>
      </w:r>
      <w:r w:rsidRPr="00E77497">
        <w:rPr>
          <w:i/>
        </w:rPr>
        <w:t>desc</w:t>
      </w:r>
      <w:r w:rsidRPr="00E77497">
        <w:t xml:space="preserve"> be the result of calling the [[GetProperty]] internal method of </w:t>
      </w:r>
      <w:r w:rsidRPr="00E77497">
        <w:rPr>
          <w:i/>
        </w:rPr>
        <w:t>O</w:t>
      </w:r>
      <w:r w:rsidRPr="00E77497">
        <w:t xml:space="preserve"> with argument </w:t>
      </w:r>
      <w:r w:rsidRPr="00E77497">
        <w:rPr>
          <w:i/>
        </w:rPr>
        <w:t>P</w:t>
      </w:r>
      <w:r w:rsidRPr="00E77497">
        <w:t>. This may be either an own or inherited accessor property descriptor or an inherited data property descriptor.</w:t>
      </w:r>
    </w:p>
    <w:p w14:paraId="2D88C41D" w14:textId="77777777" w:rsidR="004C02EF" w:rsidRPr="00E77497" w:rsidRDefault="004C02EF" w:rsidP="00471CAA">
      <w:pPr>
        <w:pStyle w:val="Alg4"/>
        <w:numPr>
          <w:ilvl w:val="0"/>
          <w:numId w:val="334"/>
        </w:numPr>
      </w:pPr>
      <w:r w:rsidRPr="00E77497">
        <w:t>If IsAccessorDescriptor(</w:t>
      </w:r>
      <w:r w:rsidRPr="00E77497">
        <w:rPr>
          <w:i/>
        </w:rPr>
        <w:t>desc</w:t>
      </w:r>
      <w:r w:rsidRPr="00E77497">
        <w:t xml:space="preserve">) is </w:t>
      </w:r>
      <w:r w:rsidRPr="00E77497">
        <w:rPr>
          <w:b/>
        </w:rPr>
        <w:t>true</w:t>
      </w:r>
      <w:r w:rsidRPr="00E77497">
        <w:t>, then</w:t>
      </w:r>
    </w:p>
    <w:p w14:paraId="72D85CB5" w14:textId="77777777" w:rsidR="004C02EF" w:rsidRPr="00E77497" w:rsidRDefault="004C02EF" w:rsidP="00471CAA">
      <w:pPr>
        <w:pStyle w:val="Alg4"/>
        <w:numPr>
          <w:ilvl w:val="1"/>
          <w:numId w:val="334"/>
        </w:numPr>
      </w:pPr>
      <w:r w:rsidRPr="00E77497">
        <w:t xml:space="preserve">Let </w:t>
      </w:r>
      <w:r w:rsidRPr="00E77497">
        <w:rPr>
          <w:i/>
        </w:rPr>
        <w:t>setter</w:t>
      </w:r>
      <w:r w:rsidRPr="00E77497">
        <w:t xml:space="preserve"> be </w:t>
      </w:r>
      <w:r w:rsidRPr="00E77497">
        <w:rPr>
          <w:i/>
        </w:rPr>
        <w:t>desc</w:t>
      </w:r>
      <w:r w:rsidRPr="00E77497">
        <w:t xml:space="preserve">.[[Set]] (see 8.10) which cannot be </w:t>
      </w:r>
      <w:r w:rsidRPr="00E77497">
        <w:rPr>
          <w:b/>
        </w:rPr>
        <w:t>undefined</w:t>
      </w:r>
      <w:r w:rsidRPr="00E77497">
        <w:t>.</w:t>
      </w:r>
    </w:p>
    <w:p w14:paraId="7169733A" w14:textId="77777777" w:rsidR="00B02127" w:rsidRDefault="00B02127" w:rsidP="00B02127">
      <w:pPr>
        <w:pStyle w:val="Alg4"/>
        <w:numPr>
          <w:ilvl w:val="1"/>
          <w:numId w:val="334"/>
        </w:numPr>
        <w:spacing w:after="120"/>
        <w:contextualSpacing/>
        <w:rPr>
          <w:ins w:id="2156" w:author="Rev 7 Allen Wirfs-Brock" w:date="2012-05-01T16:12:00Z"/>
        </w:rPr>
      </w:pPr>
      <w:ins w:id="2157" w:author="Rev 7 Allen Wirfs-Brock" w:date="2012-05-01T16:12:00Z">
        <w:r>
          <w:t xml:space="preserve">If </w:t>
        </w:r>
        <w:r>
          <w:rPr>
            <w:i/>
          </w:rPr>
          <w:t>accessorT</w:t>
        </w:r>
        <w:r w:rsidRPr="00791170">
          <w:rPr>
            <w:i/>
          </w:rPr>
          <w:t>hisValue</w:t>
        </w:r>
        <w:r>
          <w:t xml:space="preserve"> is not present, then let </w:t>
        </w:r>
        <w:r>
          <w:rPr>
            <w:i/>
          </w:rPr>
          <w:t>accessorT</w:t>
        </w:r>
        <w:r w:rsidRPr="00791170">
          <w:rPr>
            <w:i/>
          </w:rPr>
          <w:t>hisValue</w:t>
        </w:r>
        <w:r>
          <w:t xml:space="preserve"> be </w:t>
        </w:r>
        <w:r>
          <w:rPr>
            <w:i/>
          </w:rPr>
          <w:t>base</w:t>
        </w:r>
        <w:r>
          <w:t>.</w:t>
        </w:r>
      </w:ins>
    </w:p>
    <w:p w14:paraId="7576726D" w14:textId="77777777" w:rsidR="004C02EF" w:rsidRPr="00E77497" w:rsidRDefault="004C02EF" w:rsidP="00471CAA">
      <w:pPr>
        <w:pStyle w:val="Alg4"/>
        <w:numPr>
          <w:ilvl w:val="1"/>
          <w:numId w:val="334"/>
        </w:numPr>
      </w:pPr>
      <w:del w:id="2158" w:author="Rev 6 Allen Wirfs-Brock" w:date="2012-02-22T13:06:00Z">
        <w:r w:rsidRPr="00E77497" w:rsidDel="00FB01DF">
          <w:delText xml:space="preserve">Call </w:delText>
        </w:r>
      </w:del>
      <w:ins w:id="2159" w:author="Rev 6 Allen Wirfs-Brock" w:date="2012-02-22T13:06:00Z">
        <w:r w:rsidR="00FB01DF">
          <w:t>Return the result of calling</w:t>
        </w:r>
        <w:r w:rsidR="00FB01DF" w:rsidRPr="00E77497">
          <w:t xml:space="preserve"> </w:t>
        </w:r>
      </w:ins>
      <w:r w:rsidRPr="00E77497">
        <w:t xml:space="preserve">the [[Call]] internal method of </w:t>
      </w:r>
      <w:r w:rsidRPr="00E77497">
        <w:rPr>
          <w:i/>
        </w:rPr>
        <w:t>setter</w:t>
      </w:r>
      <w:r w:rsidRPr="00E77497">
        <w:t xml:space="preserve"> providing </w:t>
      </w:r>
      <w:del w:id="2160" w:author="Rev 7 Allen Wirfs-Brock" w:date="2012-05-01T16:12:00Z">
        <w:r w:rsidRPr="00E77497" w:rsidDel="00B02127">
          <w:rPr>
            <w:i/>
          </w:rPr>
          <w:delText>base</w:delText>
        </w:r>
        <w:r w:rsidRPr="00E77497" w:rsidDel="00B02127">
          <w:delText xml:space="preserve"> </w:delText>
        </w:r>
      </w:del>
      <w:ins w:id="2161" w:author="Rev 7 Allen Wirfs-Brock" w:date="2012-05-01T16:12:00Z">
        <w:r w:rsidR="00B02127">
          <w:rPr>
            <w:i/>
          </w:rPr>
          <w:t>accessorThisValue</w:t>
        </w:r>
        <w:r w:rsidR="00B02127" w:rsidRPr="00E77497">
          <w:t xml:space="preserve"> </w:t>
        </w:r>
      </w:ins>
      <w:r w:rsidRPr="00E77497">
        <w:t xml:space="preserve">as the </w:t>
      </w:r>
      <w:r w:rsidRPr="00E77497">
        <w:rPr>
          <w:b/>
        </w:rPr>
        <w:t>this</w:t>
      </w:r>
      <w:r w:rsidRPr="00E77497">
        <w:t xml:space="preserve"> value and an argument list containing only </w:t>
      </w:r>
      <w:r w:rsidRPr="00E77497">
        <w:rPr>
          <w:i/>
        </w:rPr>
        <w:t>W</w:t>
      </w:r>
      <w:r w:rsidRPr="00E77497">
        <w:t>.</w:t>
      </w:r>
    </w:p>
    <w:p w14:paraId="5C10B143" w14:textId="77777777" w:rsidR="004C02EF" w:rsidRPr="00E77497" w:rsidRDefault="004C02EF" w:rsidP="00471CAA">
      <w:pPr>
        <w:pStyle w:val="Alg4"/>
        <w:numPr>
          <w:ilvl w:val="0"/>
          <w:numId w:val="334"/>
        </w:numPr>
      </w:pPr>
      <w:r w:rsidRPr="00E77497">
        <w:t xml:space="preserve">Else, this is a request to create an own property on the transient object </w:t>
      </w:r>
      <w:r w:rsidRPr="00E77497">
        <w:rPr>
          <w:i/>
        </w:rPr>
        <w:t>O</w:t>
      </w:r>
    </w:p>
    <w:p w14:paraId="076D4650"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062F1EEB" w14:textId="77777777" w:rsidR="004C02EF" w:rsidRPr="00E77497" w:rsidRDefault="004C02EF" w:rsidP="00471CAA">
      <w:pPr>
        <w:pStyle w:val="Alg4"/>
        <w:numPr>
          <w:ilvl w:val="0"/>
          <w:numId w:val="334"/>
        </w:numPr>
        <w:spacing w:after="120"/>
      </w:pPr>
      <w:r w:rsidRPr="00E77497">
        <w:t>Return</w:t>
      </w:r>
      <w:ins w:id="2162" w:author="Rev 6 Allen Wirfs-Brock" w:date="2012-02-22T13:09:00Z">
        <w:r w:rsidR="00627D24">
          <w:t xml:space="preserve"> </w:t>
        </w:r>
        <w:r w:rsidR="00627D24" w:rsidRPr="006A5E27">
          <w:rPr>
            <w:b/>
          </w:rPr>
          <w:t>undefined</w:t>
        </w:r>
      </w:ins>
      <w:r w:rsidRPr="00E77497">
        <w:t>.</w:t>
      </w:r>
    </w:p>
    <w:p w14:paraId="58C1C528" w14:textId="77777777" w:rsidR="004C02EF" w:rsidRPr="00E77497" w:rsidRDefault="004C02EF" w:rsidP="004C02EF">
      <w:pPr>
        <w:pStyle w:val="Note"/>
      </w:pPr>
      <w:r w:rsidRPr="00E77497">
        <w:t>NOTE</w:t>
      </w:r>
      <w:r w:rsidRPr="00E77497">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E77497">
        <w:rPr>
          <w:rFonts w:ascii="Times New Roman" w:hAnsi="Times New Roman"/>
          <w:i/>
        </w:rPr>
        <w:t>Throw</w:t>
      </w:r>
      <w:r w:rsidRPr="00E77497">
        <w:t xml:space="preserve"> predicated error check. When </w:t>
      </w:r>
      <w:r w:rsidRPr="00E77497">
        <w:rPr>
          <w:rFonts w:ascii="Times New Roman" w:hAnsi="Times New Roman"/>
          <w:i/>
        </w:rPr>
        <w:t>Throw</w:t>
      </w:r>
      <w:r w:rsidRPr="00E77497">
        <w:t xml:space="preserve"> is </w:t>
      </w:r>
      <w:r w:rsidRPr="00E77497">
        <w:rPr>
          <w:b/>
        </w:rPr>
        <w:t>true</w:t>
      </w:r>
      <w:r w:rsidRPr="00E77497">
        <w:t xml:space="preserve"> any property assignment that would create a new property on the transient object throws an error.</w:t>
      </w:r>
    </w:p>
    <w:p w14:paraId="1CB57AAE" w14:textId="77777777" w:rsidR="0012147D" w:rsidRPr="00E77497" w:rsidRDefault="0012147D" w:rsidP="0012147D">
      <w:pPr>
        <w:pStyle w:val="30"/>
        <w:numPr>
          <w:ilvl w:val="0"/>
          <w:numId w:val="0"/>
        </w:numPr>
        <w:rPr>
          <w:ins w:id="2163" w:author="Rev 7 Allen Wirfs-Brock" w:date="2012-05-01T17:20:00Z"/>
        </w:rPr>
      </w:pPr>
      <w:bookmarkStart w:id="2164" w:name="_Toc381513648"/>
      <w:bookmarkStart w:id="2165" w:name="_Toc382202791"/>
      <w:bookmarkStart w:id="2166" w:name="_Toc382203011"/>
      <w:bookmarkStart w:id="2167" w:name="_Toc382212170"/>
      <w:bookmarkStart w:id="2168" w:name="_Toc382212388"/>
      <w:bookmarkStart w:id="2169" w:name="_Toc382291515"/>
      <w:bookmarkStart w:id="2170" w:name="_Ref384027166"/>
      <w:bookmarkStart w:id="2171" w:name="_Toc385672152"/>
      <w:bookmarkStart w:id="2172" w:name="_Toc393690247"/>
      <w:bookmarkStart w:id="2173" w:name="_Ref424533023"/>
      <w:bookmarkStart w:id="2174" w:name="_Ref424667800"/>
      <w:bookmarkStart w:id="2175" w:name="_Toc472818785"/>
      <w:bookmarkStart w:id="2176" w:name="_Toc235503338"/>
      <w:bookmarkStart w:id="2177" w:name="_Toc241509113"/>
      <w:bookmarkStart w:id="2178" w:name="_Toc244416600"/>
      <w:bookmarkStart w:id="2179" w:name="_Toc276630964"/>
      <w:bookmarkStart w:id="2180" w:name="_Toc323907593"/>
      <w:bookmarkEnd w:id="2099"/>
      <w:ins w:id="2181" w:author="Rev 7 Allen Wirfs-Brock" w:date="2012-05-01T17:20:00Z">
        <w:r w:rsidRPr="00E77497">
          <w:t>8.</w:t>
        </w:r>
        <w:r>
          <w:t>9</w:t>
        </w:r>
        <w:r w:rsidRPr="00E77497">
          <w:t>.</w:t>
        </w:r>
        <w:r>
          <w:t>3</w:t>
        </w:r>
        <w:r w:rsidRPr="00E77497">
          <w:tab/>
          <w:t>Get</w:t>
        </w:r>
        <w:r>
          <w:t>This</w:t>
        </w:r>
        <w:r w:rsidRPr="00E77497">
          <w:t>Value (V)</w:t>
        </w:r>
        <w:bookmarkEnd w:id="2180"/>
      </w:ins>
    </w:p>
    <w:p w14:paraId="7930354E" w14:textId="77777777" w:rsidR="0012147D" w:rsidRDefault="0012147D" w:rsidP="0012147D">
      <w:pPr>
        <w:pStyle w:val="Alg4"/>
        <w:numPr>
          <w:ilvl w:val="0"/>
          <w:numId w:val="790"/>
        </w:numPr>
        <w:rPr>
          <w:ins w:id="2182" w:author="Rev 7 Allen Wirfs-Brock" w:date="2012-05-01T17:20:00Z"/>
        </w:rPr>
      </w:pPr>
      <w:ins w:id="2183" w:author="Rev 7 Allen Wirfs-Brock" w:date="2012-05-01T17:20:00Z">
        <w:r>
          <w:t>ReturnIfAbrupt(</w:t>
        </w:r>
        <w:r w:rsidRPr="008C11D4">
          <w:rPr>
            <w:i/>
          </w:rPr>
          <w:t>V</w:t>
        </w:r>
        <w:r>
          <w:t>).</w:t>
        </w:r>
      </w:ins>
    </w:p>
    <w:p w14:paraId="4979F835" w14:textId="77777777" w:rsidR="0012147D" w:rsidRPr="00E77497" w:rsidRDefault="0012147D" w:rsidP="0012147D">
      <w:pPr>
        <w:pStyle w:val="Alg4"/>
        <w:numPr>
          <w:ilvl w:val="0"/>
          <w:numId w:val="790"/>
        </w:numPr>
        <w:rPr>
          <w:ins w:id="2184" w:author="Rev 7 Allen Wirfs-Brock" w:date="2012-05-01T17:20:00Z"/>
        </w:rPr>
      </w:pPr>
      <w:ins w:id="2185" w:author="Rev 7 Allen Wirfs-Brock" w:date="2012-05-01T17:20:00Z">
        <w:r w:rsidRPr="00E77497">
          <w:t>If Type(</w:t>
        </w:r>
        <w:r w:rsidRPr="00E77497">
          <w:rPr>
            <w:i/>
          </w:rPr>
          <w:t>V</w:t>
        </w:r>
        <w:r w:rsidRPr="00E77497">
          <w:t xml:space="preserve">) is not Reference, return </w:t>
        </w:r>
        <w:r w:rsidRPr="00E77497">
          <w:rPr>
            <w:i/>
          </w:rPr>
          <w:t>V</w:t>
        </w:r>
        <w:r w:rsidRPr="00E77497">
          <w:t>.</w:t>
        </w:r>
      </w:ins>
    </w:p>
    <w:p w14:paraId="6733E14B" w14:textId="77777777" w:rsidR="0012147D" w:rsidRPr="00E77497" w:rsidRDefault="0012147D" w:rsidP="0012147D">
      <w:pPr>
        <w:pStyle w:val="Alg4"/>
        <w:numPr>
          <w:ilvl w:val="0"/>
          <w:numId w:val="790"/>
        </w:numPr>
        <w:rPr>
          <w:ins w:id="2186" w:author="Rev 7 Allen Wirfs-Brock" w:date="2012-05-01T17:20:00Z"/>
        </w:rPr>
      </w:pPr>
      <w:ins w:id="2187" w:author="Rev 7 Allen Wirfs-Brock" w:date="2012-05-01T17:20:00Z">
        <w:r w:rsidRPr="00E77497">
          <w:t>If IsUnresolvableReference(</w:t>
        </w:r>
        <w:r w:rsidRPr="00E77497">
          <w:rPr>
            <w:i/>
          </w:rPr>
          <w:t>V</w:t>
        </w:r>
        <w:r w:rsidRPr="00E77497">
          <w:t xml:space="preserve">), throw a </w:t>
        </w:r>
        <w:r w:rsidRPr="00E77497">
          <w:rPr>
            <w:b/>
          </w:rPr>
          <w:t>ReferenceError</w:t>
        </w:r>
        <w:r w:rsidRPr="00E77497">
          <w:t xml:space="preserve"> exception.</w:t>
        </w:r>
      </w:ins>
    </w:p>
    <w:p w14:paraId="4C56E47E" w14:textId="77777777" w:rsidR="0012147D" w:rsidRDefault="0012147D" w:rsidP="0012147D">
      <w:pPr>
        <w:pStyle w:val="Alg4"/>
        <w:numPr>
          <w:ilvl w:val="0"/>
          <w:numId w:val="790"/>
        </w:numPr>
        <w:rPr>
          <w:ins w:id="2188" w:author="Rev 7 Allen Wirfs-Brock" w:date="2012-05-01T17:24:00Z"/>
        </w:rPr>
      </w:pPr>
      <w:ins w:id="2189" w:author="Rev 7 Allen Wirfs-Brock" w:date="2012-05-01T17:20:00Z">
        <w:r w:rsidRPr="00E77497">
          <w:t>If Is</w:t>
        </w:r>
      </w:ins>
      <w:ins w:id="2190" w:author="Rev 7 Allen Wirfs-Brock" w:date="2012-05-01T17:23:00Z">
        <w:r>
          <w:t>Super</w:t>
        </w:r>
      </w:ins>
      <w:ins w:id="2191" w:author="Rev 7 Allen Wirfs-Brock" w:date="2012-05-01T17:20:00Z">
        <w:r w:rsidRPr="00E77497">
          <w:t>Reference(</w:t>
        </w:r>
        <w:r w:rsidRPr="00E77497">
          <w:rPr>
            <w:i/>
          </w:rPr>
          <w:t>V</w:t>
        </w:r>
        <w:r w:rsidRPr="00E77497">
          <w:t>), then</w:t>
        </w:r>
      </w:ins>
    </w:p>
    <w:p w14:paraId="3C88A558" w14:textId="77777777" w:rsidR="0012147D" w:rsidRPr="00E77497" w:rsidRDefault="0012147D" w:rsidP="0012147D">
      <w:pPr>
        <w:pStyle w:val="Alg4"/>
        <w:numPr>
          <w:ilvl w:val="1"/>
          <w:numId w:val="790"/>
        </w:numPr>
        <w:rPr>
          <w:ins w:id="2192" w:author="Rev 7 Allen Wirfs-Brock" w:date="2012-05-01T17:20:00Z"/>
        </w:rPr>
      </w:pPr>
      <w:ins w:id="2193" w:author="Rev 7 Allen Wirfs-Brock" w:date="2012-05-01T17:24:00Z">
        <w:r>
          <w:t xml:space="preserve">Return the value of the </w:t>
        </w:r>
        <w:r w:rsidRPr="00B02127">
          <w:rPr>
            <w:i/>
          </w:rPr>
          <w:t>thisValue</w:t>
        </w:r>
        <w:r>
          <w:t xml:space="preserve"> component of the reference </w:t>
        </w:r>
        <w:r w:rsidRPr="0012147D">
          <w:rPr>
            <w:i/>
          </w:rPr>
          <w:t>V</w:t>
        </w:r>
        <w:r>
          <w:t>.</w:t>
        </w:r>
      </w:ins>
    </w:p>
    <w:p w14:paraId="613BE633" w14:textId="77777777" w:rsidR="0012147D" w:rsidRPr="00E77497" w:rsidRDefault="0028262A" w:rsidP="0028262A">
      <w:pPr>
        <w:pStyle w:val="Alg4"/>
        <w:numPr>
          <w:ilvl w:val="0"/>
          <w:numId w:val="790"/>
        </w:numPr>
        <w:spacing w:after="240"/>
        <w:rPr>
          <w:ins w:id="2194" w:author="Rev 7 Allen Wirfs-Brock" w:date="2012-05-01T17:20:00Z"/>
        </w:rPr>
      </w:pPr>
      <w:ins w:id="2195" w:author="Rev 7 Allen Wirfs-Brock" w:date="2012-05-01T17:26:00Z">
        <w:r>
          <w:t>Return GetBase(</w:t>
        </w:r>
        <w:r w:rsidRPr="0028262A">
          <w:rPr>
            <w:i/>
          </w:rPr>
          <w:t>V</w:t>
        </w:r>
        <w:r>
          <w:t>)</w:t>
        </w:r>
      </w:ins>
      <w:ins w:id="2196" w:author="Rev 7 Allen Wirfs-Brock" w:date="2012-05-01T17:20:00Z">
        <w:r w:rsidR="0012147D" w:rsidRPr="00E77497">
          <w:t>.</w:t>
        </w:r>
      </w:ins>
    </w:p>
    <w:p w14:paraId="51FB2C6F" w14:textId="77777777" w:rsidR="004C02EF" w:rsidRPr="00E77497" w:rsidDel="00F87676" w:rsidRDefault="004C02EF" w:rsidP="00C623F2">
      <w:pPr>
        <w:pStyle w:val="20"/>
        <w:numPr>
          <w:ilvl w:val="0"/>
          <w:numId w:val="0"/>
        </w:numPr>
        <w:rPr>
          <w:del w:id="2197" w:author="Rev 6 Allen Wirfs-Brock" w:date="2012-02-22T12:33:00Z"/>
        </w:rPr>
      </w:pPr>
      <w:del w:id="2198" w:author="Rev 6 Allen Wirfs-Brock" w:date="2012-02-22T12:33:00Z">
        <w:r w:rsidRPr="00E77497" w:rsidDel="00F87676">
          <w:delText>8.8</w:delText>
        </w:r>
        <w:r w:rsidRPr="00E77497" w:rsidDel="00F87676">
          <w:tab/>
          <w:delText>The List Specification Typ</w:delText>
        </w:r>
        <w:bookmarkEnd w:id="2170"/>
        <w:bookmarkEnd w:id="2171"/>
        <w:bookmarkEnd w:id="2172"/>
        <w:r w:rsidRPr="00E77497" w:rsidDel="00F87676">
          <w:delText>e</w:delText>
        </w:r>
        <w:bookmarkEnd w:id="2173"/>
        <w:bookmarkEnd w:id="2174"/>
        <w:bookmarkEnd w:id="2175"/>
        <w:bookmarkEnd w:id="2176"/>
        <w:bookmarkEnd w:id="2177"/>
        <w:bookmarkEnd w:id="2178"/>
        <w:bookmarkEnd w:id="2179"/>
      </w:del>
    </w:p>
    <w:p w14:paraId="2BE48C78" w14:textId="77777777" w:rsidR="00B90F3D" w:rsidRPr="00E77497" w:rsidDel="00DB5CC3" w:rsidRDefault="004C02EF" w:rsidP="004C02EF">
      <w:pPr>
        <w:rPr>
          <w:del w:id="2199" w:author="Rev 6 Allen Wirfs-Brock" w:date="2012-02-16T11:59:00Z"/>
        </w:rPr>
      </w:pPr>
      <w:del w:id="2200" w:author="Rev 6 Allen Wirfs-Brock" w:date="2012-02-22T12:33:00Z">
        <w:r w:rsidRPr="00E77497" w:rsidDel="00F87676">
          <w:delText xml:space="preserve">The List type is used to explain the evaluation of argument lists (see 11.2.4) in </w:delText>
        </w:r>
        <w:r w:rsidRPr="00E77497" w:rsidDel="00F87676">
          <w:rPr>
            <w:rFonts w:ascii="Courier New" w:hAnsi="Courier New"/>
            <w:b/>
          </w:rPr>
          <w:delText>new</w:delText>
        </w:r>
        <w:r w:rsidRPr="00E77497" w:rsidDel="00F87676">
          <w:delText xml:space="preserve"> expressions, in function calls, and in other algorithms where a simple list of values is needed. Values of the List type are simply ordered sequences of values. These sequences may be of any length.</w:delText>
        </w:r>
      </w:del>
      <w:bookmarkStart w:id="2201" w:name="_Toc385672153"/>
      <w:bookmarkStart w:id="2202" w:name="_Toc393690248"/>
    </w:p>
    <w:p w14:paraId="79EDB1E1" w14:textId="77777777" w:rsidR="004C02EF" w:rsidRPr="00E77497" w:rsidDel="00F87676" w:rsidRDefault="004C02EF" w:rsidP="00C623F2">
      <w:pPr>
        <w:pStyle w:val="20"/>
        <w:numPr>
          <w:ilvl w:val="0"/>
          <w:numId w:val="0"/>
        </w:numPr>
        <w:rPr>
          <w:del w:id="2203" w:author="Rev 6 Allen Wirfs-Brock" w:date="2012-02-22T12:33:00Z"/>
        </w:rPr>
      </w:pPr>
      <w:bookmarkStart w:id="2204" w:name="_Toc472818786"/>
      <w:bookmarkStart w:id="2205" w:name="_Toc235503339"/>
      <w:bookmarkStart w:id="2206" w:name="_Toc241509114"/>
      <w:bookmarkStart w:id="2207" w:name="_Toc244416601"/>
      <w:bookmarkStart w:id="2208" w:name="_Toc276630965"/>
      <w:del w:id="2209" w:author="Rev 6 Allen Wirfs-Brock" w:date="2012-02-22T12:33:00Z">
        <w:r w:rsidRPr="00E77497" w:rsidDel="00F87676">
          <w:delText>8.9</w:delText>
        </w:r>
        <w:r w:rsidRPr="00E77497" w:rsidDel="00F87676">
          <w:tab/>
          <w:delText>The Completion Specification Typ</w:delText>
        </w:r>
        <w:bookmarkEnd w:id="2201"/>
        <w:bookmarkEnd w:id="2202"/>
        <w:r w:rsidRPr="00E77497" w:rsidDel="00F87676">
          <w:delText>e</w:delText>
        </w:r>
        <w:bookmarkEnd w:id="2204"/>
        <w:bookmarkEnd w:id="2205"/>
        <w:bookmarkEnd w:id="2206"/>
        <w:bookmarkEnd w:id="2207"/>
        <w:bookmarkEnd w:id="2208"/>
      </w:del>
    </w:p>
    <w:p w14:paraId="2ECE0039" w14:textId="77777777" w:rsidR="004C02EF" w:rsidRPr="00E77497" w:rsidDel="00543DFB" w:rsidRDefault="004C02EF" w:rsidP="004C02EF">
      <w:pPr>
        <w:rPr>
          <w:del w:id="2210" w:author="Rev 6 Allen Wirfs-Brock" w:date="2012-02-16T12:15:00Z"/>
        </w:rPr>
      </w:pPr>
      <w:del w:id="2211" w:author="Rev 6 Allen Wirfs-Brock" w:date="2012-02-22T12:33:00Z">
        <w:r w:rsidRPr="00E77497" w:rsidDel="00F87676">
          <w:delText>The Completion type is used to explain the behaviour of statements (</w:delText>
        </w:r>
        <w:r w:rsidRPr="00E77497" w:rsidDel="00F87676">
          <w:rPr>
            <w:rFonts w:ascii="Courier New" w:hAnsi="Courier New"/>
            <w:b/>
          </w:rPr>
          <w:delText>break</w:delText>
        </w:r>
        <w:r w:rsidRPr="00E77497" w:rsidDel="00F87676">
          <w:delText xml:space="preserve">, </w:delText>
        </w:r>
        <w:r w:rsidRPr="00E77497" w:rsidDel="00F87676">
          <w:rPr>
            <w:rFonts w:ascii="Courier New" w:hAnsi="Courier New"/>
            <w:b/>
          </w:rPr>
          <w:delText>continue</w:delText>
        </w:r>
        <w:r w:rsidRPr="00E77497" w:rsidDel="00F87676">
          <w:delText xml:space="preserve">, </w:delText>
        </w:r>
        <w:r w:rsidRPr="00E77497" w:rsidDel="00F87676">
          <w:rPr>
            <w:rFonts w:ascii="Courier New" w:hAnsi="Courier New"/>
            <w:b/>
          </w:rPr>
          <w:delText>return</w:delText>
        </w:r>
        <w:r w:rsidRPr="00E77497" w:rsidDel="00F87676">
          <w:delText xml:space="preserve"> and </w:delText>
        </w:r>
        <w:r w:rsidRPr="00E77497" w:rsidDel="00F87676">
          <w:rPr>
            <w:rFonts w:ascii="Courier New" w:hAnsi="Courier New"/>
            <w:b/>
          </w:rPr>
          <w:delText>throw</w:delText>
        </w:r>
        <w:r w:rsidRPr="00E77497" w:rsidDel="00F87676">
          <w:delText>) that perform nonlocal transfers of control</w:delText>
        </w:r>
      </w:del>
      <w:del w:id="2212" w:author="Rev 6 Allen Wirfs-Brock" w:date="2012-02-16T12:02:00Z">
        <w:r w:rsidRPr="00E77497" w:rsidDel="00DB5CC3">
          <w:delText xml:space="preserve">. </w:delText>
        </w:r>
      </w:del>
      <w:del w:id="2213" w:author="Rev 6 Allen Wirfs-Brock" w:date="2012-02-22T12:33:00Z">
        <w:r w:rsidRPr="00E77497" w:rsidDel="00F87676">
          <w:delText xml:space="preserve">Values of the Completion type are </w:delText>
        </w:r>
      </w:del>
      <w:del w:id="2214" w:author="Rev 6 Allen Wirfs-Brock" w:date="2012-02-16T12:15:00Z">
        <w:r w:rsidRPr="00E77497" w:rsidDel="00543DFB">
          <w:delText>triples of the form (</w:delText>
        </w:r>
        <w:r w:rsidRPr="00E77497" w:rsidDel="00543DFB">
          <w:rPr>
            <w:i/>
          </w:rPr>
          <w:delText>type</w:delText>
        </w:r>
        <w:r w:rsidRPr="00E77497" w:rsidDel="00543DFB">
          <w:delText xml:space="preserve">, </w:delText>
        </w:r>
        <w:r w:rsidRPr="00E77497" w:rsidDel="00543DFB">
          <w:rPr>
            <w:i/>
          </w:rPr>
          <w:delText>value</w:delText>
        </w:r>
        <w:r w:rsidRPr="00E77497" w:rsidDel="00543DFB">
          <w:delText xml:space="preserve">, </w:delText>
        </w:r>
        <w:r w:rsidRPr="00E77497" w:rsidDel="00543DFB">
          <w:rPr>
            <w:i/>
          </w:rPr>
          <w:delText>target</w:delText>
        </w:r>
        <w:r w:rsidRPr="00E77497" w:rsidDel="00543DFB">
          <w:delText xml:space="preserve">), where </w:delText>
        </w:r>
        <w:r w:rsidRPr="00E77497" w:rsidDel="00543DFB">
          <w:rPr>
            <w:i/>
          </w:rPr>
          <w:delText>type</w:delText>
        </w:r>
        <w:r w:rsidRPr="00E77497" w:rsidDel="00543DFB">
          <w:delText xml:space="preserve"> is one of </w:delText>
        </w:r>
        <w:r w:rsidRPr="00E77497" w:rsidDel="00543DFB">
          <w:rPr>
            <w:b/>
          </w:rPr>
          <w:delText>normal</w:delText>
        </w:r>
        <w:r w:rsidRPr="00E77497" w:rsidDel="00543DFB">
          <w:delText xml:space="preserve">, </w:delText>
        </w:r>
        <w:r w:rsidRPr="00E77497" w:rsidDel="00543DFB">
          <w:rPr>
            <w:b/>
          </w:rPr>
          <w:delText>break</w:delText>
        </w:r>
        <w:r w:rsidRPr="00E77497" w:rsidDel="00543DFB">
          <w:delText xml:space="preserve">, </w:delText>
        </w:r>
        <w:r w:rsidRPr="00E77497" w:rsidDel="00543DFB">
          <w:rPr>
            <w:b/>
          </w:rPr>
          <w:delText>continue</w:delText>
        </w:r>
        <w:r w:rsidRPr="00E77497" w:rsidDel="00543DFB">
          <w:delText xml:space="preserve">, </w:delText>
        </w:r>
        <w:r w:rsidRPr="00E77497" w:rsidDel="00543DFB">
          <w:rPr>
            <w:b/>
          </w:rPr>
          <w:delText>return</w:delText>
        </w:r>
        <w:r w:rsidRPr="00E77497" w:rsidDel="00543DFB">
          <w:delText xml:space="preserve">, or </w:delText>
        </w:r>
        <w:r w:rsidRPr="00E77497" w:rsidDel="00543DFB">
          <w:rPr>
            <w:b/>
          </w:rPr>
          <w:delText>throw</w:delText>
        </w:r>
        <w:r w:rsidRPr="00E77497" w:rsidDel="00543DFB">
          <w:delText xml:space="preserve">, </w:delText>
        </w:r>
        <w:r w:rsidRPr="00E77497" w:rsidDel="00543DFB">
          <w:rPr>
            <w:i/>
          </w:rPr>
          <w:delText xml:space="preserve">value </w:delText>
        </w:r>
        <w:r w:rsidRPr="00E77497" w:rsidDel="00543DFB">
          <w:delText xml:space="preserve">is any ECMAScript language value or </w:delText>
        </w:r>
        <w:r w:rsidRPr="00E77497" w:rsidDel="00543DFB">
          <w:rPr>
            <w:b/>
          </w:rPr>
          <w:delText>empty</w:delText>
        </w:r>
        <w:r w:rsidRPr="00E77497" w:rsidDel="00543DFB">
          <w:delText xml:space="preserve">, and </w:delText>
        </w:r>
        <w:r w:rsidRPr="00E77497" w:rsidDel="00543DFB">
          <w:rPr>
            <w:i/>
          </w:rPr>
          <w:delText>target</w:delText>
        </w:r>
        <w:r w:rsidRPr="00E77497" w:rsidDel="00543DFB">
          <w:delText xml:space="preserve"> is any ECMAScript identifier or </w:delText>
        </w:r>
        <w:r w:rsidRPr="00E77497" w:rsidDel="00543DFB">
          <w:rPr>
            <w:b/>
          </w:rPr>
          <w:delText>empty</w:delText>
        </w:r>
        <w:r w:rsidRPr="00E77497" w:rsidDel="00543DFB">
          <w:delText xml:space="preserve">. If </w:delText>
        </w:r>
        <w:r w:rsidRPr="00E77497" w:rsidDel="00543DFB">
          <w:rPr>
            <w:rFonts w:ascii="Times New Roman" w:hAnsi="Times New Roman"/>
            <w:i/>
          </w:rPr>
          <w:delText>cv</w:delText>
        </w:r>
        <w:r w:rsidRPr="00E77497" w:rsidDel="00543DFB">
          <w:delText xml:space="preserve"> is a completion value then </w:delText>
        </w:r>
        <w:r w:rsidRPr="00E77497" w:rsidDel="00543DFB">
          <w:rPr>
            <w:rFonts w:ascii="Times New Roman" w:hAnsi="Times New Roman"/>
            <w:i/>
          </w:rPr>
          <w:delText>cv</w:delText>
        </w:r>
        <w:r w:rsidRPr="00E77497" w:rsidDel="00543DFB">
          <w:rPr>
            <w:rFonts w:ascii="Times New Roman" w:hAnsi="Times New Roman"/>
          </w:rPr>
          <w:delText>.type</w:delText>
        </w:r>
        <w:r w:rsidRPr="00E77497" w:rsidDel="00543DFB">
          <w:delText xml:space="preserve">, </w:delText>
        </w:r>
        <w:r w:rsidRPr="00E77497" w:rsidDel="00543DFB">
          <w:rPr>
            <w:rFonts w:ascii="Times New Roman" w:hAnsi="Times New Roman"/>
            <w:i/>
          </w:rPr>
          <w:delText>cv</w:delText>
        </w:r>
        <w:r w:rsidRPr="00E77497" w:rsidDel="00543DFB">
          <w:rPr>
            <w:rFonts w:ascii="Times New Roman" w:hAnsi="Times New Roman"/>
          </w:rPr>
          <w:delText>.value</w:delText>
        </w:r>
        <w:r w:rsidRPr="00E77497" w:rsidDel="00543DFB">
          <w:delText xml:space="preserve">, and </w:delText>
        </w:r>
        <w:r w:rsidRPr="00E77497" w:rsidDel="00543DFB">
          <w:rPr>
            <w:rFonts w:ascii="Times New Roman" w:hAnsi="Times New Roman"/>
            <w:i/>
          </w:rPr>
          <w:delText>cv</w:delText>
        </w:r>
        <w:r w:rsidRPr="00E77497" w:rsidDel="00543DFB">
          <w:rPr>
            <w:rFonts w:ascii="Times New Roman" w:hAnsi="Times New Roman"/>
          </w:rPr>
          <w:delText>.target</w:delText>
        </w:r>
        <w:r w:rsidRPr="00E77497" w:rsidDel="00543DFB">
          <w:delText xml:space="preserve"> may be used to directly refer to its constituent values.</w:delText>
        </w:r>
      </w:del>
    </w:p>
    <w:p w14:paraId="2FEB4B5F" w14:textId="77777777" w:rsidR="00905436" w:rsidRPr="000D29DF" w:rsidDel="00F87676" w:rsidRDefault="004C02EF" w:rsidP="000D29DF">
      <w:pPr>
        <w:rPr>
          <w:del w:id="2215" w:author="Rev 6 Allen Wirfs-Brock" w:date="2012-02-22T12:33:00Z"/>
          <w:lang w:eastAsia="en-US"/>
        </w:rPr>
      </w:pPr>
      <w:del w:id="2216" w:author="Rev 6 Allen Wirfs-Brock" w:date="2012-02-22T12:33:00Z">
        <w:r w:rsidRPr="00E77497" w:rsidDel="00F87676">
          <w:delText xml:space="preserve">The term “abrupt completion” refers to any completion with a </w:delText>
        </w:r>
        <w:r w:rsidRPr="002C2220" w:rsidDel="00F87676">
          <w:rPr>
            <w:rFonts w:ascii="Times New Roman" w:hAnsi="Times New Roman"/>
          </w:rPr>
          <w:delText>type</w:delText>
        </w:r>
        <w:r w:rsidRPr="00E77497" w:rsidDel="00F87676">
          <w:delText xml:space="preserve"> other than </w:delText>
        </w:r>
        <w:r w:rsidRPr="00E77497" w:rsidDel="00F87676">
          <w:rPr>
            <w:b/>
          </w:rPr>
          <w:delText>normal</w:delText>
        </w:r>
        <w:r w:rsidRPr="00E77497" w:rsidDel="00F87676">
          <w:delText>.</w:delText>
        </w:r>
      </w:del>
    </w:p>
    <w:p w14:paraId="70B74BFB" w14:textId="77777777" w:rsidR="004C02EF" w:rsidRPr="00E77497" w:rsidRDefault="004C02EF" w:rsidP="00C623F2">
      <w:pPr>
        <w:pStyle w:val="20"/>
        <w:numPr>
          <w:ilvl w:val="0"/>
          <w:numId w:val="0"/>
        </w:numPr>
      </w:pPr>
      <w:bookmarkStart w:id="2217" w:name="_Toc202449367"/>
      <w:bookmarkStart w:id="2218" w:name="_Toc235503340"/>
      <w:bookmarkStart w:id="2219" w:name="_Toc241509115"/>
      <w:bookmarkStart w:id="2220" w:name="_Toc244416602"/>
      <w:bookmarkStart w:id="2221" w:name="_Toc276630966"/>
      <w:bookmarkStart w:id="2222" w:name="_Toc323907594"/>
      <w:r w:rsidRPr="00E77497">
        <w:t xml:space="preserve">8.10 </w:t>
      </w:r>
      <w:r w:rsidRPr="00E77497">
        <w:tab/>
        <w:t xml:space="preserve">The Property Descriptor and </w:t>
      </w:r>
      <w:commentRangeStart w:id="2223"/>
      <w:r w:rsidRPr="00E77497">
        <w:t>Property Identifier</w:t>
      </w:r>
      <w:commentRangeEnd w:id="2223"/>
      <w:r w:rsidR="00C5717D">
        <w:rPr>
          <w:rStyle w:val="af4"/>
          <w:b w:val="0"/>
        </w:rPr>
        <w:commentReference w:id="2223"/>
      </w:r>
      <w:r w:rsidRPr="00E77497">
        <w:t xml:space="preserve"> Specification Type</w:t>
      </w:r>
      <w:bookmarkEnd w:id="2217"/>
      <w:r w:rsidRPr="00E77497">
        <w:t>s</w:t>
      </w:r>
      <w:bookmarkEnd w:id="2218"/>
      <w:bookmarkEnd w:id="2219"/>
      <w:bookmarkEnd w:id="2220"/>
      <w:bookmarkEnd w:id="2221"/>
      <w:bookmarkEnd w:id="2222"/>
    </w:p>
    <w:p w14:paraId="42EADF88" w14:textId="77777777" w:rsidR="004C02EF" w:rsidRPr="00E77497" w:rsidRDefault="004C02EF" w:rsidP="004C02EF">
      <w:r w:rsidRPr="00E7749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 as specified in 8.6.1. In addition, any field may be present or absent.</w:t>
      </w:r>
    </w:p>
    <w:p w14:paraId="478E4E48" w14:textId="77777777" w:rsidR="004C02EF" w:rsidRPr="00E77497" w:rsidRDefault="004C02EF" w:rsidP="004C02EF">
      <w:r w:rsidRPr="00E77497">
        <w:t>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Table 5 or Table 6.</w:t>
      </w:r>
    </w:p>
    <w:p w14:paraId="395DECE2" w14:textId="77777777" w:rsidR="004C02EF" w:rsidRPr="00E77497" w:rsidRDefault="004C02EF" w:rsidP="004C02EF">
      <w:r w:rsidRPr="00E77497">
        <w:t xml:space="preserve">For notational convenience within this specification, an object literal-like syntax can be used to define a property descriptor value. For example, Property Descriptor {[[Value]]: 42, [[Writable]]: </w:t>
      </w:r>
      <w:r w:rsidRPr="00E77497">
        <w:rPr>
          <w:b/>
        </w:rPr>
        <w:t>false</w:t>
      </w:r>
      <w:r w:rsidRPr="00E77497">
        <w:t xml:space="preserve">, [[Configurable]]: </w:t>
      </w:r>
      <w:r w:rsidRPr="00E77497">
        <w:rPr>
          <w:b/>
        </w:rPr>
        <w:t>true</w:t>
      </w:r>
      <w:r w:rsidRPr="00E77497">
        <w:t>} defines a data property descriptor. Field name order is not significant. Any fields that are not explicitly listed are considered to be absent.</w:t>
      </w:r>
    </w:p>
    <w:p w14:paraId="635573F0" w14:textId="77777777" w:rsidR="004C02EF" w:rsidRPr="00E77497" w:rsidRDefault="004C02EF" w:rsidP="004C02EF">
      <w:r w:rsidRPr="00E77497">
        <w:t>In specification text and algorithms, dot notation may be used to refer to a specific field of a Property Descriptor. For example, if D is a property descriptor then D.[[Value]] is shorthand for “the field of D named [[Value]]”.</w:t>
      </w:r>
    </w:p>
    <w:p w14:paraId="604DB639" w14:textId="77777777" w:rsidR="004C02EF" w:rsidRPr="00E77497" w:rsidRDefault="004C02EF" w:rsidP="004C02EF">
      <w:r w:rsidRPr="00E77497">
        <w:t xml:space="preserve">The Property Identifier type is used to associate a property name with a Property Descriptor.  Values of the Property Identifier type are pairs of the form (name, descriptor), where name is a String and descriptor is a Property Descriptor value. </w:t>
      </w:r>
    </w:p>
    <w:p w14:paraId="20548219" w14:textId="77777777" w:rsidR="004C02EF" w:rsidRPr="00E77497" w:rsidRDefault="004C02EF" w:rsidP="004C02EF">
      <w:r w:rsidRPr="00E77497">
        <w:t>The following abstract operations are used in this specification to operate upon Property Descriptor values:</w:t>
      </w:r>
    </w:p>
    <w:p w14:paraId="650FC74E" w14:textId="77777777" w:rsidR="004C02EF" w:rsidRPr="00E77497" w:rsidRDefault="004C02EF" w:rsidP="00C623F2">
      <w:pPr>
        <w:pStyle w:val="30"/>
        <w:numPr>
          <w:ilvl w:val="0"/>
          <w:numId w:val="0"/>
        </w:numPr>
      </w:pPr>
      <w:bookmarkStart w:id="2224" w:name="_Toc202449369"/>
      <w:bookmarkStart w:id="2225" w:name="_Toc235503341"/>
      <w:bookmarkStart w:id="2226" w:name="_Toc241509116"/>
      <w:bookmarkStart w:id="2227" w:name="_Toc244416603"/>
      <w:bookmarkStart w:id="2228" w:name="_Toc276630967"/>
      <w:bookmarkStart w:id="2229" w:name="_Toc323907595"/>
      <w:r w:rsidRPr="00E77497">
        <w:t>8.10.1</w:t>
      </w:r>
      <w:r w:rsidRPr="00E77497">
        <w:tab/>
        <w:t>IsAccessorDescriptor ( Desc )</w:t>
      </w:r>
      <w:bookmarkEnd w:id="2224"/>
      <w:bookmarkEnd w:id="2225"/>
      <w:bookmarkEnd w:id="2226"/>
      <w:bookmarkEnd w:id="2227"/>
      <w:bookmarkEnd w:id="2228"/>
      <w:bookmarkEnd w:id="2229"/>
    </w:p>
    <w:p w14:paraId="295DED74" w14:textId="77777777"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136B471F" w14:textId="77777777" w:rsidR="004C02EF" w:rsidRPr="00C7794D" w:rsidRDefault="004C02EF" w:rsidP="0055587E">
      <w:pPr>
        <w:pStyle w:val="MediumGrid21"/>
        <w:numPr>
          <w:ilvl w:val="0"/>
          <w:numId w:val="674"/>
        </w:numPr>
        <w:rPr>
          <w:rFonts w:ascii="Times New Roman" w:hAnsi="Times New Roman"/>
          <w:lang w:val="en-GB"/>
        </w:rPr>
        <w:pPrChange w:id="2230" w:author="Rev 6 Allen Wirfs-Brock" w:date="2012-02-23T12:30:00Z">
          <w:pPr>
            <w:pStyle w:val="MediumGrid21"/>
            <w:numPr>
              <w:numId w:val="335"/>
            </w:numPr>
            <w:tabs>
              <w:tab w:val="num" w:pos="360"/>
            </w:tabs>
            <w:ind w:left="360" w:hanging="360"/>
          </w:pPr>
        </w:pPrChange>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15942AC9" w14:textId="77777777" w:rsidR="004C02EF" w:rsidRPr="00C7794D" w:rsidRDefault="004C02EF" w:rsidP="0055587E">
      <w:pPr>
        <w:pStyle w:val="MediumGrid21"/>
        <w:numPr>
          <w:ilvl w:val="0"/>
          <w:numId w:val="674"/>
        </w:numPr>
        <w:rPr>
          <w:rFonts w:ascii="Times New Roman" w:hAnsi="Times New Roman"/>
          <w:lang w:val="en-GB"/>
        </w:rPr>
        <w:pPrChange w:id="2231" w:author="Rev 6 Allen Wirfs-Brock" w:date="2012-02-23T12:30:00Z">
          <w:pPr>
            <w:pStyle w:val="MediumGrid21"/>
            <w:numPr>
              <w:numId w:val="335"/>
            </w:numPr>
            <w:tabs>
              <w:tab w:val="num" w:pos="360"/>
            </w:tabs>
            <w:ind w:left="360" w:hanging="360"/>
          </w:pPr>
        </w:pPrChange>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703A0F2C" w14:textId="77777777" w:rsidR="004C02EF" w:rsidRPr="00C7794D" w:rsidRDefault="004C02EF" w:rsidP="0055587E">
      <w:pPr>
        <w:pStyle w:val="MediumGrid21"/>
        <w:numPr>
          <w:ilvl w:val="0"/>
          <w:numId w:val="674"/>
        </w:numPr>
        <w:spacing w:after="120"/>
        <w:rPr>
          <w:rFonts w:ascii="Times New Roman" w:hAnsi="Times New Roman"/>
          <w:lang w:val="en-GB"/>
        </w:rPr>
        <w:pPrChange w:id="2232" w:author="Rev 6 Allen Wirfs-Brock" w:date="2012-02-23T12:30:00Z">
          <w:pPr>
            <w:pStyle w:val="MediumGrid21"/>
            <w:numPr>
              <w:numId w:val="335"/>
            </w:numPr>
            <w:tabs>
              <w:tab w:val="num" w:pos="360"/>
            </w:tabs>
            <w:spacing w:after="120"/>
            <w:ind w:left="360" w:hanging="360"/>
          </w:pPr>
        </w:pPrChange>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7E6506FD" w14:textId="77777777" w:rsidR="004C02EF" w:rsidRPr="004D1BD1" w:rsidRDefault="004C02EF" w:rsidP="00C623F2">
      <w:pPr>
        <w:pStyle w:val="30"/>
        <w:numPr>
          <w:ilvl w:val="0"/>
          <w:numId w:val="0"/>
        </w:numPr>
      </w:pPr>
      <w:bookmarkStart w:id="2233" w:name="_Toc202449370"/>
      <w:bookmarkStart w:id="2234" w:name="_Toc235503342"/>
      <w:bookmarkStart w:id="2235" w:name="_Toc241509117"/>
      <w:bookmarkStart w:id="2236" w:name="_Toc244416604"/>
      <w:bookmarkStart w:id="2237" w:name="_Toc276630968"/>
      <w:bookmarkStart w:id="2238" w:name="_Toc323907596"/>
      <w:r w:rsidRPr="004D1BD1">
        <w:t>8.10.2</w:t>
      </w:r>
      <w:r w:rsidRPr="004D1BD1">
        <w:tab/>
        <w:t>IsDataDescriptor ( Desc )</w:t>
      </w:r>
      <w:bookmarkEnd w:id="2233"/>
      <w:bookmarkEnd w:id="2234"/>
      <w:bookmarkEnd w:id="2235"/>
      <w:bookmarkEnd w:id="2236"/>
      <w:bookmarkEnd w:id="2237"/>
      <w:bookmarkEnd w:id="2238"/>
    </w:p>
    <w:p w14:paraId="04CA096E" w14:textId="77777777"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55D87BA1"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6D0BB1F1"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74B65E50" w14:textId="77777777"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134D1555" w14:textId="77777777" w:rsidR="004C02EF" w:rsidRPr="004D1BD1" w:rsidRDefault="004C02EF" w:rsidP="00C623F2">
      <w:pPr>
        <w:pStyle w:val="30"/>
        <w:numPr>
          <w:ilvl w:val="0"/>
          <w:numId w:val="0"/>
        </w:numPr>
      </w:pPr>
      <w:bookmarkStart w:id="2239" w:name="_Toc202449371"/>
      <w:bookmarkStart w:id="2240" w:name="_Toc235503343"/>
      <w:bookmarkStart w:id="2241" w:name="_Toc241509118"/>
      <w:bookmarkStart w:id="2242" w:name="_Toc244416605"/>
      <w:bookmarkStart w:id="2243" w:name="_Toc276630969"/>
      <w:bookmarkStart w:id="2244" w:name="_Toc323907597"/>
      <w:r w:rsidRPr="004D1BD1">
        <w:t>8.10.3</w:t>
      </w:r>
      <w:r w:rsidRPr="004D1BD1">
        <w:tab/>
        <w:t>IsGenericDescriptor ( Desc )</w:t>
      </w:r>
      <w:bookmarkEnd w:id="2239"/>
      <w:bookmarkEnd w:id="2240"/>
      <w:bookmarkEnd w:id="2241"/>
      <w:bookmarkEnd w:id="2242"/>
      <w:bookmarkEnd w:id="2243"/>
      <w:bookmarkEnd w:id="2244"/>
    </w:p>
    <w:p w14:paraId="0F381182" w14:textId="77777777"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75046178" w14:textId="77777777"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441C301B" w14:textId="77777777"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086E4ADD" w14:textId="77777777"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0A3AA59A" w14:textId="77777777" w:rsidR="004C02EF" w:rsidRPr="004D1BD1" w:rsidRDefault="004C02EF" w:rsidP="00C623F2">
      <w:pPr>
        <w:pStyle w:val="30"/>
        <w:numPr>
          <w:ilvl w:val="0"/>
          <w:numId w:val="0"/>
        </w:numPr>
      </w:pPr>
      <w:bookmarkStart w:id="2245" w:name="_Toc202449372"/>
      <w:bookmarkStart w:id="2246" w:name="_Toc235503344"/>
      <w:bookmarkStart w:id="2247" w:name="_Toc241509119"/>
      <w:bookmarkStart w:id="2248" w:name="_Toc244416606"/>
      <w:bookmarkStart w:id="2249" w:name="_Toc276630970"/>
      <w:bookmarkStart w:id="2250" w:name="_Toc323907598"/>
      <w:r w:rsidRPr="004D1BD1">
        <w:t>8.10.4</w:t>
      </w:r>
      <w:r w:rsidRPr="004D1BD1">
        <w:tab/>
        <w:t>FromPropertyDescriptor ( Desc )</w:t>
      </w:r>
      <w:bookmarkEnd w:id="2245"/>
      <w:bookmarkEnd w:id="2246"/>
      <w:bookmarkEnd w:id="2247"/>
      <w:bookmarkEnd w:id="2248"/>
      <w:bookmarkEnd w:id="2249"/>
      <w:bookmarkEnd w:id="2250"/>
    </w:p>
    <w:p w14:paraId="06EFC9F5" w14:textId="77777777"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38237AA5" w14:textId="77777777"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14:paraId="4424E016"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55B58528"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ins w:id="2251" w:author="Rev 7 Allen Wirfs-Brock" w:date="2012-05-04T14:12:00Z">
        <w:r w:rsidR="00F77917" w:rsidRPr="005F7AD6">
          <w:t>the abstraction operation ObjectCreate</w:t>
        </w:r>
        <w:r w:rsidR="00F77917">
          <w:t xml:space="preserve"> (15.2)</w:t>
        </w:r>
      </w:ins>
      <w:del w:id="2252" w:author="Rev 7 Allen Wirfs-Brock" w:date="2012-05-04T14:12:00Z">
        <w:r w:rsidRPr="00C7794D" w:rsidDel="00F77917">
          <w:rPr>
            <w:rFonts w:ascii="Times New Roman" w:hAnsi="Times New Roman"/>
            <w:lang w:val="en-GB"/>
          </w:rPr>
          <w:delText xml:space="preserve">creating a new object as if by the expression </w:delText>
        </w:r>
        <w:r w:rsidRPr="00C7794D" w:rsidDel="00F77917">
          <w:rPr>
            <w:rFonts w:ascii="Times New Roman" w:hAnsi="Times New Roman"/>
            <w:b/>
            <w:lang w:val="en-GB"/>
          </w:rPr>
          <w:delText xml:space="preserve">new Object() </w:delText>
        </w:r>
        <w:r w:rsidRPr="00C7794D" w:rsidDel="00F77917">
          <w:rPr>
            <w:rFonts w:ascii="Times New Roman" w:hAnsi="Times New Roman"/>
            <w:lang w:val="en-GB"/>
          </w:rPr>
          <w:delText>where</w:delText>
        </w:r>
        <w:r w:rsidRPr="00C7794D" w:rsidDel="00F77917">
          <w:rPr>
            <w:rFonts w:ascii="Times New Roman" w:hAnsi="Times New Roman"/>
            <w:b/>
            <w:lang w:val="en-GB"/>
          </w:rPr>
          <w:delText xml:space="preserve"> Object </w:delText>
        </w:r>
        <w:r w:rsidRPr="00C7794D" w:rsidDel="00F77917">
          <w:rPr>
            <w:rFonts w:ascii="Times New Roman" w:hAnsi="Times New Roman"/>
            <w:lang w:val="en-GB"/>
          </w:rPr>
          <w:delText>is the standard built-in constructor with that name</w:delText>
        </w:r>
      </w:del>
      <w:r w:rsidRPr="00C7794D">
        <w:rPr>
          <w:rFonts w:ascii="Times New Roman" w:hAnsi="Times New Roman"/>
          <w:lang w:val="en-GB"/>
        </w:rPr>
        <w:t>.</w:t>
      </w:r>
    </w:p>
    <w:p w14:paraId="2FC22F37"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If IsDataDescriptor(</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true</w:t>
      </w:r>
      <w:r w:rsidRPr="00C7794D">
        <w:rPr>
          <w:rFonts w:ascii="Times New Roman" w:hAnsi="Times New Roman"/>
          <w:lang w:val="en-GB"/>
        </w:rPr>
        <w:t xml:space="preserve">, then </w:t>
      </w:r>
    </w:p>
    <w:p w14:paraId="479A2919"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value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00276EF1"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writable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03D7B246"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Else, IsAccessorDescriptor(</w:t>
      </w:r>
      <w:r w:rsidRPr="00C7794D">
        <w:rPr>
          <w:rFonts w:ascii="Times New Roman" w:hAnsi="Times New Roman"/>
          <w:i/>
          <w:lang w:val="en-GB"/>
        </w:rPr>
        <w:t>Desc</w:t>
      </w:r>
      <w:r w:rsidRPr="00C7794D">
        <w:rPr>
          <w:rFonts w:ascii="Times New Roman" w:hAnsi="Times New Roman"/>
          <w:lang w:val="en-GB"/>
        </w:rPr>
        <w:t xml:space="preserve">) must be </w:t>
      </w:r>
      <w:r w:rsidRPr="00C7794D">
        <w:rPr>
          <w:rFonts w:ascii="Times New Roman" w:hAnsi="Times New Roman"/>
          <w:b/>
          <w:lang w:val="en-GB"/>
        </w:rPr>
        <w:t>true</w:t>
      </w:r>
      <w:r w:rsidRPr="00C7794D">
        <w:rPr>
          <w:rFonts w:ascii="Times New Roman" w:hAnsi="Times New Roman"/>
          <w:lang w:val="en-GB"/>
        </w:rPr>
        <w:t>, so</w:t>
      </w:r>
    </w:p>
    <w:p w14:paraId="04DEED0B"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get"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.[[Get]],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w:t>
      </w:r>
    </w:p>
    <w:p w14:paraId="77387706"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set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4C3B2BC4"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enumerable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150ACA68"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configurable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A03C734" w14:textId="77777777"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5DFE0469" w14:textId="77777777" w:rsidR="004C02EF" w:rsidRPr="004D1BD1" w:rsidRDefault="004C02EF" w:rsidP="00C623F2">
      <w:pPr>
        <w:pStyle w:val="30"/>
        <w:numPr>
          <w:ilvl w:val="0"/>
          <w:numId w:val="0"/>
        </w:numPr>
      </w:pPr>
      <w:bookmarkStart w:id="2253" w:name="_Toc202449373"/>
      <w:bookmarkStart w:id="2254" w:name="_Toc235503345"/>
      <w:bookmarkStart w:id="2255" w:name="_Toc241509120"/>
      <w:bookmarkStart w:id="2256" w:name="_Toc244416607"/>
      <w:bookmarkStart w:id="2257" w:name="_Toc276630971"/>
      <w:bookmarkStart w:id="2258" w:name="_Toc323907599"/>
      <w:r w:rsidRPr="004D1BD1">
        <w:t>8.10.5</w:t>
      </w:r>
      <w:r w:rsidRPr="004D1BD1">
        <w:tab/>
        <w:t>ToPropertyDescriptor ( Obj )</w:t>
      </w:r>
      <w:bookmarkEnd w:id="2253"/>
      <w:bookmarkEnd w:id="2254"/>
      <w:bookmarkEnd w:id="2255"/>
      <w:bookmarkEnd w:id="2256"/>
      <w:bookmarkEnd w:id="2257"/>
      <w:bookmarkEnd w:id="2258"/>
    </w:p>
    <w:p w14:paraId="74FC06E9" w14:textId="77777777"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03A1FF86" w14:textId="77777777" w:rsidR="00627D24" w:rsidRDefault="00B868C9" w:rsidP="00627D24">
      <w:pPr>
        <w:pStyle w:val="Alg4"/>
        <w:numPr>
          <w:ilvl w:val="0"/>
          <w:numId w:val="339"/>
        </w:numPr>
        <w:rPr>
          <w:ins w:id="2259" w:author="Rev 6 Allen Wirfs-Brock" w:date="2012-02-22T13:13:00Z"/>
        </w:rPr>
      </w:pPr>
      <w:ins w:id="2260" w:author="Rev 6 Allen Wirfs-Brock" w:date="2012-02-23T13:12:00Z">
        <w:r>
          <w:t>ReturnIfAbrupt(</w:t>
        </w:r>
      </w:ins>
      <w:ins w:id="2261" w:author="Rev 6 Allen Wirfs-Brock" w:date="2012-02-22T13:14:00Z">
        <w:r w:rsidR="00627D24">
          <w:rPr>
            <w:i/>
          </w:rPr>
          <w:t>Obj</w:t>
        </w:r>
      </w:ins>
      <w:ins w:id="2262" w:author="Rev 6 Allen Wirfs-Brock" w:date="2012-02-23T13:12:00Z">
        <w:r>
          <w:t>)</w:t>
        </w:r>
      </w:ins>
      <w:ins w:id="2263" w:author="Rev 6 Allen Wirfs-Brock" w:date="2012-02-22T13:14:00Z">
        <w:r w:rsidR="00627D24">
          <w:t>.</w:t>
        </w:r>
      </w:ins>
    </w:p>
    <w:p w14:paraId="78D47A4A" w14:textId="77777777"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0A645515" w14:textId="77777777"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14:paraId="4620C532"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enumerable</w:t>
      </w:r>
      <w:r w:rsidRPr="004D1BD1">
        <w:t xml:space="preserve">" is </w:t>
      </w:r>
      <w:r w:rsidRPr="00E65A34">
        <w:rPr>
          <w:b/>
        </w:rPr>
        <w:t>true</w:t>
      </w:r>
      <w:r w:rsidRPr="009C202C">
        <w:t>, then</w:t>
      </w:r>
    </w:p>
    <w:p w14:paraId="7239DC56" w14:textId="77777777" w:rsidR="004C02EF" w:rsidRPr="004D1BD1" w:rsidRDefault="004C02EF" w:rsidP="00471CAA">
      <w:pPr>
        <w:pStyle w:val="Alg4"/>
        <w:numPr>
          <w:ilvl w:val="1"/>
          <w:numId w:val="339"/>
        </w:numPr>
      </w:pPr>
      <w:r w:rsidRPr="009C202C">
        <w:t xml:space="preserve">Let </w:t>
      </w:r>
      <w:r w:rsidRPr="009C202C">
        <w:rPr>
          <w:i/>
        </w:rPr>
        <w:t>enum</w:t>
      </w:r>
      <w:r w:rsidRPr="00675B74">
        <w:t xml:space="preserve"> be the result of calling the [[Get]] internal method of </w:t>
      </w:r>
      <w:r w:rsidRPr="00E77497">
        <w:rPr>
          <w:i/>
        </w:rPr>
        <w:t>Obj</w:t>
      </w:r>
      <w:r w:rsidRPr="00E77497">
        <w:t xml:space="preserve"> with "</w:t>
      </w:r>
      <w:r w:rsidRPr="00C7794D">
        <w:rPr>
          <w:rFonts w:ascii="Courier New" w:hAnsi="Courier New" w:cs="Courier New"/>
          <w:b/>
          <w:spacing w:val="0"/>
        </w:rPr>
        <w:t>enumerable</w:t>
      </w:r>
      <w:r w:rsidRPr="004D1BD1">
        <w:t>".</w:t>
      </w:r>
    </w:p>
    <w:p w14:paraId="30C6D2E4" w14:textId="77777777" w:rsidR="00627D24" w:rsidRDefault="00B868C9" w:rsidP="00627D24">
      <w:pPr>
        <w:pStyle w:val="Alg4"/>
        <w:numPr>
          <w:ilvl w:val="1"/>
          <w:numId w:val="339"/>
        </w:numPr>
        <w:rPr>
          <w:ins w:id="2264" w:author="Rev 6 Allen Wirfs-Brock" w:date="2012-02-22T13:15:00Z"/>
        </w:rPr>
      </w:pPr>
      <w:ins w:id="2265" w:author="Rev 6 Allen Wirfs-Brock" w:date="2012-02-23T13:12:00Z">
        <w:r>
          <w:t>ReturnIfAbrupt(</w:t>
        </w:r>
      </w:ins>
      <w:ins w:id="2266" w:author="Rev 6 Allen Wirfs-Brock" w:date="2012-02-22T13:16:00Z">
        <w:r w:rsidR="00627D24" w:rsidRPr="009C202C">
          <w:rPr>
            <w:i/>
          </w:rPr>
          <w:t>enum</w:t>
        </w:r>
      </w:ins>
      <w:ins w:id="2267" w:author="Rev 6 Allen Wirfs-Brock" w:date="2012-02-23T13:13:00Z">
        <w:r>
          <w:t>)</w:t>
        </w:r>
      </w:ins>
      <w:ins w:id="2268" w:author="Rev 6 Allen Wirfs-Brock" w:date="2012-02-22T13:15:00Z">
        <w:r w:rsidR="00627D24">
          <w:t>.</w:t>
        </w:r>
      </w:ins>
    </w:p>
    <w:p w14:paraId="56955436" w14:textId="77777777"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14:paraId="39CC7E39"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configurable</w:t>
      </w:r>
      <w:r w:rsidRPr="004D1BD1">
        <w:t xml:space="preserve">" is </w:t>
      </w:r>
      <w:r w:rsidRPr="00E65A34">
        <w:rPr>
          <w:b/>
        </w:rPr>
        <w:t>true</w:t>
      </w:r>
      <w:r w:rsidRPr="009C202C">
        <w:t>, then</w:t>
      </w:r>
    </w:p>
    <w:p w14:paraId="75132C0B" w14:textId="77777777" w:rsidR="004C02EF" w:rsidRPr="004D1BD1" w:rsidRDefault="004C02EF" w:rsidP="00471CAA">
      <w:pPr>
        <w:pStyle w:val="Alg4"/>
        <w:numPr>
          <w:ilvl w:val="1"/>
          <w:numId w:val="339"/>
        </w:numPr>
      </w:pPr>
      <w:r w:rsidRPr="009C202C">
        <w:t xml:space="preserve">Let </w:t>
      </w:r>
      <w:r w:rsidRPr="009C202C">
        <w:rPr>
          <w:i/>
        </w:rPr>
        <w:t>conf</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configurable</w:t>
      </w:r>
      <w:r w:rsidRPr="004D1BD1">
        <w:t>".</w:t>
      </w:r>
    </w:p>
    <w:p w14:paraId="7B8D8BF1" w14:textId="77777777" w:rsidR="00627D24" w:rsidRDefault="00B868C9" w:rsidP="00627D24">
      <w:pPr>
        <w:pStyle w:val="Alg4"/>
        <w:numPr>
          <w:ilvl w:val="1"/>
          <w:numId w:val="339"/>
        </w:numPr>
        <w:rPr>
          <w:ins w:id="2269" w:author="Rev 6 Allen Wirfs-Brock" w:date="2012-02-22T13:16:00Z"/>
        </w:rPr>
      </w:pPr>
      <w:ins w:id="2270" w:author="Rev 6 Allen Wirfs-Brock" w:date="2012-02-23T13:13:00Z">
        <w:r>
          <w:t>ReturnIfAbrupt(</w:t>
        </w:r>
        <w:r w:rsidRPr="00DE13A5">
          <w:rPr>
            <w:i/>
          </w:rPr>
          <w:t>con</w:t>
        </w:r>
        <w:del w:id="2271" w:author="Rev 7 Allen Wirfs-Brock" w:date="2012-04-09T16:06:00Z">
          <w:r w:rsidRPr="00DE13A5" w:rsidDel="00D8563F">
            <w:rPr>
              <w:i/>
            </w:rPr>
            <w:delText>g</w:delText>
          </w:r>
        </w:del>
      </w:ins>
      <w:ins w:id="2272" w:author="Rev 7 Allen Wirfs-Brock" w:date="2012-04-09T16:06:00Z">
        <w:r w:rsidR="00D8563F" w:rsidRPr="00DE13A5">
          <w:rPr>
            <w:i/>
          </w:rPr>
          <w:t>f</w:t>
        </w:r>
      </w:ins>
      <w:ins w:id="2273" w:author="Rev 6 Allen Wirfs-Brock" w:date="2012-02-23T13:13:00Z">
        <w:r>
          <w:t>)</w:t>
        </w:r>
      </w:ins>
      <w:ins w:id="2274" w:author="Rev 6 Allen Wirfs-Brock" w:date="2012-02-22T13:16:00Z">
        <w:r w:rsidR="00627D24">
          <w:t>.</w:t>
        </w:r>
      </w:ins>
    </w:p>
    <w:p w14:paraId="003E96C3" w14:textId="77777777"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14:paraId="7C2A7434"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value</w:t>
      </w:r>
      <w:r w:rsidRPr="004D1BD1">
        <w:t xml:space="preserve">" is </w:t>
      </w:r>
      <w:r w:rsidRPr="00E65A34">
        <w:rPr>
          <w:b/>
        </w:rPr>
        <w:t>true</w:t>
      </w:r>
      <w:r w:rsidRPr="009C202C">
        <w:t>, then</w:t>
      </w:r>
    </w:p>
    <w:p w14:paraId="03B8E608" w14:textId="77777777" w:rsidR="004C02EF" w:rsidRPr="004D1BD1" w:rsidRDefault="004C02EF" w:rsidP="00471CAA">
      <w:pPr>
        <w:pStyle w:val="Alg4"/>
        <w:numPr>
          <w:ilvl w:val="1"/>
          <w:numId w:val="339"/>
        </w:numPr>
      </w:pPr>
      <w:r w:rsidRPr="009C202C">
        <w:t xml:space="preserve">Let </w:t>
      </w:r>
      <w:r w:rsidRPr="009C202C">
        <w:rPr>
          <w:i/>
        </w:rPr>
        <w:t>value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value</w:t>
      </w:r>
      <w:r w:rsidRPr="004D1BD1">
        <w:t>”.</w:t>
      </w:r>
    </w:p>
    <w:p w14:paraId="675D7B6C" w14:textId="77777777" w:rsidR="00627D24" w:rsidRDefault="00B868C9" w:rsidP="00627D24">
      <w:pPr>
        <w:pStyle w:val="Alg4"/>
        <w:numPr>
          <w:ilvl w:val="1"/>
          <w:numId w:val="339"/>
        </w:numPr>
        <w:rPr>
          <w:ins w:id="2275" w:author="Rev 6 Allen Wirfs-Brock" w:date="2012-02-22T13:16:00Z"/>
        </w:rPr>
      </w:pPr>
      <w:ins w:id="2276" w:author="Rev 6 Allen Wirfs-Brock" w:date="2012-02-23T13:14:00Z">
        <w:r>
          <w:t>ReturnIfAbrupt(</w:t>
        </w:r>
      </w:ins>
      <w:ins w:id="2277" w:author="Rev 6 Allen Wirfs-Brock" w:date="2012-02-22T13:17:00Z">
        <w:r w:rsidR="00627D24" w:rsidRPr="009C202C">
          <w:rPr>
            <w:i/>
          </w:rPr>
          <w:t>value</w:t>
        </w:r>
      </w:ins>
      <w:ins w:id="2278" w:author="Rev 6 Allen Wirfs-Brock" w:date="2012-02-23T13:14:00Z">
        <w:r>
          <w:t>)</w:t>
        </w:r>
      </w:ins>
      <w:ins w:id="2279" w:author="Rev 6 Allen Wirfs-Brock" w:date="2012-02-22T13:16:00Z">
        <w:r w:rsidR="00627D24">
          <w:t>.</w:t>
        </w:r>
      </w:ins>
    </w:p>
    <w:p w14:paraId="0854D91F" w14:textId="77777777"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14:paraId="3A1A298B"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writable</w:t>
      </w:r>
      <w:r w:rsidRPr="004D1BD1">
        <w:t xml:space="preserve">" is </w:t>
      </w:r>
      <w:r w:rsidRPr="00E65A34">
        <w:rPr>
          <w:b/>
        </w:rPr>
        <w:t>true</w:t>
      </w:r>
      <w:r w:rsidRPr="009C202C">
        <w:t>, then</w:t>
      </w:r>
    </w:p>
    <w:p w14:paraId="18B88494" w14:textId="77777777" w:rsidR="004C02EF" w:rsidRPr="004D1BD1" w:rsidRDefault="004C02EF" w:rsidP="00471CAA">
      <w:pPr>
        <w:pStyle w:val="Alg4"/>
        <w:numPr>
          <w:ilvl w:val="1"/>
          <w:numId w:val="339"/>
        </w:numPr>
      </w:pPr>
      <w:r w:rsidRPr="009C202C">
        <w:t xml:space="preserve">Let </w:t>
      </w:r>
      <w:r w:rsidRPr="009C202C">
        <w:rPr>
          <w:i/>
        </w:rPr>
        <w:t>writable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writable</w:t>
      </w:r>
      <w:r w:rsidRPr="004D1BD1">
        <w:t>".</w:t>
      </w:r>
    </w:p>
    <w:p w14:paraId="79C2D563" w14:textId="77777777" w:rsidR="00627D24" w:rsidRDefault="00B868C9" w:rsidP="00627D24">
      <w:pPr>
        <w:pStyle w:val="Alg4"/>
        <w:numPr>
          <w:ilvl w:val="1"/>
          <w:numId w:val="339"/>
        </w:numPr>
        <w:rPr>
          <w:ins w:id="2280" w:author="Rev 6 Allen Wirfs-Brock" w:date="2012-02-22T13:16:00Z"/>
        </w:rPr>
      </w:pPr>
      <w:ins w:id="2281" w:author="Rev 6 Allen Wirfs-Brock" w:date="2012-02-23T13:14:00Z">
        <w:r>
          <w:t>ReturnIfAbrupt(</w:t>
        </w:r>
      </w:ins>
      <w:ins w:id="2282" w:author="Rev 6 Allen Wirfs-Brock" w:date="2012-02-22T13:17:00Z">
        <w:r w:rsidR="00627D24" w:rsidRPr="009C202C">
          <w:rPr>
            <w:i/>
          </w:rPr>
          <w:t>writable</w:t>
        </w:r>
      </w:ins>
      <w:ins w:id="2283" w:author="Rev 6 Allen Wirfs-Brock" w:date="2012-02-23T13:14:00Z">
        <w:r>
          <w:t>)</w:t>
        </w:r>
      </w:ins>
      <w:ins w:id="2284" w:author="Rev 6 Allen Wirfs-Brock" w:date="2012-02-22T13:16:00Z">
        <w:r w:rsidR="00627D24">
          <w:t>.</w:t>
        </w:r>
      </w:ins>
    </w:p>
    <w:p w14:paraId="42813CF0" w14:textId="77777777" w:rsidR="004C02EF" w:rsidRPr="00675B74" w:rsidRDefault="004C02EF" w:rsidP="00471CAA">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14:paraId="730B9455"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get</w:t>
      </w:r>
      <w:r w:rsidRPr="004D1BD1">
        <w:t xml:space="preserve">" is </w:t>
      </w:r>
      <w:r w:rsidRPr="00E65A34">
        <w:rPr>
          <w:b/>
        </w:rPr>
        <w:t>true</w:t>
      </w:r>
      <w:r w:rsidRPr="009C202C">
        <w:t>, then</w:t>
      </w:r>
    </w:p>
    <w:p w14:paraId="1E467638" w14:textId="77777777" w:rsidR="004C02EF" w:rsidRPr="004D1BD1" w:rsidRDefault="004C02EF" w:rsidP="00471CAA">
      <w:pPr>
        <w:pStyle w:val="Alg4"/>
        <w:numPr>
          <w:ilvl w:val="1"/>
          <w:numId w:val="339"/>
        </w:numPr>
      </w:pPr>
      <w:r w:rsidRPr="009C202C">
        <w:t xml:space="preserve">Let </w:t>
      </w:r>
      <w:r w:rsidRPr="009C202C">
        <w:rPr>
          <w:i/>
        </w:rPr>
        <w:t>getter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get</w:t>
      </w:r>
      <w:r w:rsidRPr="004D1BD1">
        <w:t>".</w:t>
      </w:r>
    </w:p>
    <w:p w14:paraId="10320735" w14:textId="77777777" w:rsidR="00627D24" w:rsidRDefault="00B868C9" w:rsidP="00627D24">
      <w:pPr>
        <w:pStyle w:val="Alg4"/>
        <w:numPr>
          <w:ilvl w:val="1"/>
          <w:numId w:val="339"/>
        </w:numPr>
        <w:rPr>
          <w:ins w:id="2285" w:author="Rev 6 Allen Wirfs-Brock" w:date="2012-02-22T13:16:00Z"/>
        </w:rPr>
      </w:pPr>
      <w:ins w:id="2286" w:author="Rev 6 Allen Wirfs-Brock" w:date="2012-02-23T13:14:00Z">
        <w:r>
          <w:t>ReturnIfAbrupt(</w:t>
        </w:r>
      </w:ins>
      <w:ins w:id="2287" w:author="Rev 6 Allen Wirfs-Brock" w:date="2012-02-22T13:17:00Z">
        <w:r w:rsidR="00627D24" w:rsidRPr="009C202C">
          <w:rPr>
            <w:i/>
          </w:rPr>
          <w:t>getter</w:t>
        </w:r>
      </w:ins>
      <w:ins w:id="2288" w:author="Rev 6 Allen Wirfs-Brock" w:date="2012-02-23T13:14:00Z">
        <w:r>
          <w:t>)</w:t>
        </w:r>
      </w:ins>
      <w:ins w:id="2289" w:author="Rev 6 Allen Wirfs-Brock" w:date="2012-02-22T13:16:00Z">
        <w:r w:rsidR="00627D24">
          <w:t>.</w:t>
        </w:r>
      </w:ins>
    </w:p>
    <w:p w14:paraId="6A4B2CF4" w14:textId="77777777"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61088F64" w14:textId="77777777"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14:paraId="2071C7BF"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set</w:t>
      </w:r>
      <w:r w:rsidRPr="004D1BD1">
        <w:t xml:space="preserve">" is </w:t>
      </w:r>
      <w:r w:rsidRPr="00E65A34">
        <w:rPr>
          <w:b/>
        </w:rPr>
        <w:t>true</w:t>
      </w:r>
      <w:r w:rsidRPr="009C202C">
        <w:t>, then</w:t>
      </w:r>
    </w:p>
    <w:p w14:paraId="4808AAC0" w14:textId="77777777" w:rsidR="004C02EF" w:rsidRPr="004D1BD1" w:rsidRDefault="004C02EF" w:rsidP="00471CAA">
      <w:pPr>
        <w:pStyle w:val="Alg4"/>
        <w:numPr>
          <w:ilvl w:val="1"/>
          <w:numId w:val="339"/>
        </w:numPr>
      </w:pPr>
      <w:r w:rsidRPr="009C202C">
        <w:t xml:space="preserve">Let </w:t>
      </w:r>
      <w:r w:rsidRPr="009C202C">
        <w:rPr>
          <w:i/>
        </w:rPr>
        <w:t>setter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set</w:t>
      </w:r>
      <w:r w:rsidRPr="004D1BD1">
        <w:t>".</w:t>
      </w:r>
    </w:p>
    <w:p w14:paraId="0F8B62B7" w14:textId="77777777" w:rsidR="00627D24" w:rsidRDefault="00B868C9" w:rsidP="00627D24">
      <w:pPr>
        <w:pStyle w:val="Alg4"/>
        <w:numPr>
          <w:ilvl w:val="1"/>
          <w:numId w:val="339"/>
        </w:numPr>
        <w:rPr>
          <w:ins w:id="2290" w:author="Rev 6 Allen Wirfs-Brock" w:date="2012-02-22T13:16:00Z"/>
        </w:rPr>
      </w:pPr>
      <w:ins w:id="2291" w:author="Rev 6 Allen Wirfs-Brock" w:date="2012-02-23T13:15:00Z">
        <w:r>
          <w:t>ReturnIfAbrupt(</w:t>
        </w:r>
      </w:ins>
      <w:ins w:id="2292" w:author="Rev 6 Allen Wirfs-Brock" w:date="2012-02-22T13:17:00Z">
        <w:r w:rsidR="004E4ED3" w:rsidRPr="009C202C">
          <w:rPr>
            <w:i/>
          </w:rPr>
          <w:t>setter</w:t>
        </w:r>
      </w:ins>
      <w:ins w:id="2293" w:author="Rev 6 Allen Wirfs-Brock" w:date="2012-02-23T13:15:00Z">
        <w:r>
          <w:t>)</w:t>
        </w:r>
      </w:ins>
      <w:ins w:id="2294" w:author="Rev 6 Allen Wirfs-Brock" w:date="2012-02-22T13:16:00Z">
        <w:r w:rsidR="00627D24">
          <w:t>.</w:t>
        </w:r>
      </w:ins>
    </w:p>
    <w:p w14:paraId="7156CD96" w14:textId="77777777"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2A19DBCB" w14:textId="77777777"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14:paraId="3D11CE97" w14:textId="77777777"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14:paraId="6F2F5A82" w14:textId="77777777"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06B01D66" w14:textId="77777777"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14:paraId="2D648263" w14:textId="77777777" w:rsidR="004C02EF" w:rsidRPr="00E77497" w:rsidRDefault="004C02EF" w:rsidP="00C623F2">
      <w:pPr>
        <w:pStyle w:val="20"/>
        <w:numPr>
          <w:ilvl w:val="0"/>
          <w:numId w:val="0"/>
        </w:numPr>
      </w:pPr>
      <w:bookmarkStart w:id="2295" w:name="_Toc385672154"/>
      <w:bookmarkStart w:id="2296" w:name="_Toc393690249"/>
      <w:bookmarkStart w:id="2297" w:name="_Toc472818787"/>
      <w:bookmarkStart w:id="2298" w:name="_Toc235503346"/>
      <w:bookmarkStart w:id="2299" w:name="_Toc241509121"/>
      <w:bookmarkStart w:id="2300" w:name="_Toc244416608"/>
      <w:bookmarkStart w:id="2301" w:name="_Toc276630972"/>
      <w:bookmarkStart w:id="2302" w:name="_Toc323907600"/>
      <w:r w:rsidRPr="00E77497">
        <w:t>8.11</w:t>
      </w:r>
      <w:r w:rsidRPr="00E77497">
        <w:tab/>
        <w:t>The Lexical Environment and Environment Record Specification Types</w:t>
      </w:r>
      <w:bookmarkEnd w:id="2298"/>
      <w:bookmarkEnd w:id="2299"/>
      <w:bookmarkEnd w:id="2300"/>
      <w:bookmarkEnd w:id="2301"/>
      <w:bookmarkEnd w:id="2302"/>
    </w:p>
    <w:p w14:paraId="03EAC984" w14:textId="77777777" w:rsidR="004C02EF" w:rsidRPr="00E77497" w:rsidRDefault="004C02EF" w:rsidP="004C02EF">
      <w:r w:rsidRPr="00E77497">
        <w:t>The Lexical Environment and Environment Record types are used to explain the behaviour of name resolution in nested functions and blocks. These types and the operations upon them are defined in Clause 10.</w:t>
      </w:r>
    </w:p>
    <w:p w14:paraId="61416D3F" w14:textId="77777777" w:rsidR="004C02EF" w:rsidRPr="00E77497" w:rsidRDefault="004C02EF" w:rsidP="00C623F2">
      <w:pPr>
        <w:pStyle w:val="20"/>
        <w:numPr>
          <w:ilvl w:val="0"/>
          <w:numId w:val="0"/>
        </w:numPr>
      </w:pPr>
      <w:bookmarkStart w:id="2303" w:name="_Toc235503347"/>
      <w:bookmarkStart w:id="2304" w:name="_Toc241509122"/>
      <w:bookmarkStart w:id="2305" w:name="_Toc244416609"/>
      <w:bookmarkStart w:id="2306" w:name="_Toc276630973"/>
      <w:bookmarkStart w:id="2307" w:name="_Toc323907601"/>
      <w:r w:rsidRPr="00E77497">
        <w:t>8.12</w:t>
      </w:r>
      <w:r w:rsidRPr="00E77497">
        <w:tab/>
        <w:t>Algorithms for Object Internal Methods</w:t>
      </w:r>
      <w:bookmarkEnd w:id="2303"/>
      <w:bookmarkEnd w:id="2304"/>
      <w:bookmarkEnd w:id="2305"/>
      <w:bookmarkEnd w:id="2306"/>
      <w:bookmarkEnd w:id="2307"/>
    </w:p>
    <w:p w14:paraId="2608EEBE" w14:textId="77777777" w:rsidR="004C02EF" w:rsidRPr="00E77497" w:rsidRDefault="004C02EF" w:rsidP="004C02EF">
      <w:r w:rsidRPr="00E77497">
        <w:t xml:space="preserve">In the following algorithm descriptions, assume </w:t>
      </w:r>
      <w:r w:rsidRPr="00E77497">
        <w:rPr>
          <w:rFonts w:ascii="Times New Roman" w:hAnsi="Times New Roman"/>
          <w:i/>
        </w:rPr>
        <w:t>O</w:t>
      </w:r>
      <w:r w:rsidRPr="00E77497">
        <w:t xml:space="preserve"> is a native ECMAScript object, </w:t>
      </w:r>
      <w:r w:rsidRPr="00E77497">
        <w:rPr>
          <w:rFonts w:ascii="Times New Roman" w:hAnsi="Times New Roman"/>
          <w:i/>
        </w:rPr>
        <w:t>P</w:t>
      </w:r>
      <w:r w:rsidRPr="00E77497">
        <w:t xml:space="preserve"> is a String, </w:t>
      </w:r>
      <w:r w:rsidRPr="00E77497">
        <w:rPr>
          <w:rFonts w:ascii="Times New Roman" w:hAnsi="Times New Roman"/>
          <w:i/>
        </w:rPr>
        <w:t>Desc</w:t>
      </w:r>
      <w:r w:rsidRPr="00E77497">
        <w:t xml:space="preserve"> is a Property Description record, and </w:t>
      </w:r>
      <w:r w:rsidRPr="00E77497">
        <w:rPr>
          <w:rFonts w:ascii="Times New Roman" w:hAnsi="Times New Roman"/>
          <w:i/>
        </w:rPr>
        <w:t>Throw</w:t>
      </w:r>
      <w:r w:rsidRPr="00E77497">
        <w:t xml:space="preserve"> is a Boolean flag.</w:t>
      </w:r>
    </w:p>
    <w:p w14:paraId="3FBBB53B" w14:textId="77777777" w:rsidR="004C02EF" w:rsidRPr="00E77497" w:rsidRDefault="004C02EF" w:rsidP="00C623F2">
      <w:pPr>
        <w:pStyle w:val="30"/>
        <w:numPr>
          <w:ilvl w:val="0"/>
          <w:numId w:val="0"/>
        </w:numPr>
      </w:pPr>
      <w:bookmarkStart w:id="2308" w:name="_Toc235503348"/>
      <w:bookmarkStart w:id="2309" w:name="_Toc241509123"/>
      <w:bookmarkStart w:id="2310" w:name="_Toc244416610"/>
      <w:bookmarkStart w:id="2311" w:name="_Toc276630974"/>
      <w:bookmarkStart w:id="2312" w:name="_Toc323907602"/>
      <w:r w:rsidRPr="00E77497">
        <w:t>8.12.1</w:t>
      </w:r>
      <w:r w:rsidRPr="00E77497">
        <w:tab/>
        <w:t>[[GetOwnProperty]] (P)</w:t>
      </w:r>
      <w:bookmarkEnd w:id="2308"/>
      <w:bookmarkEnd w:id="2309"/>
      <w:bookmarkEnd w:id="2310"/>
      <w:bookmarkEnd w:id="2311"/>
      <w:bookmarkEnd w:id="2312"/>
    </w:p>
    <w:p w14:paraId="1F2479D8" w14:textId="77777777" w:rsidR="004C02EF" w:rsidRPr="00E77497" w:rsidRDefault="004C02EF" w:rsidP="004C02EF">
      <w:r w:rsidRPr="00E77497">
        <w:t xml:space="preserve">When the [[GetOwnProperty]]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55630C0A" w14:textId="77777777" w:rsidR="004E4ED3" w:rsidDel="00D8563F" w:rsidRDefault="00B868C9" w:rsidP="004E4ED3">
      <w:pPr>
        <w:pStyle w:val="Alg4"/>
        <w:numPr>
          <w:ilvl w:val="0"/>
          <w:numId w:val="340"/>
        </w:numPr>
        <w:rPr>
          <w:ins w:id="2313" w:author="Rev 6 Allen Wirfs-Brock" w:date="2012-02-22T13:20:00Z"/>
          <w:del w:id="2314" w:author="Rev 7 Allen Wirfs-Brock" w:date="2012-04-09T16:09:00Z"/>
        </w:rPr>
      </w:pPr>
      <w:ins w:id="2315" w:author="Rev 6 Allen Wirfs-Brock" w:date="2012-02-23T13:15:00Z">
        <w:del w:id="2316" w:author="Rev 7 Allen Wirfs-Brock" w:date="2012-04-09T16:09:00Z">
          <w:r w:rsidDel="00D8563F">
            <w:delText>ReturnIfAbrupt(</w:delText>
          </w:r>
        </w:del>
      </w:ins>
      <w:ins w:id="2317" w:author="Rev 6 Allen Wirfs-Brock" w:date="2012-02-22T13:20:00Z">
        <w:del w:id="2318" w:author="Rev 7 Allen Wirfs-Brock" w:date="2012-04-09T16:09:00Z">
          <w:r w:rsidR="004E4ED3" w:rsidDel="00D8563F">
            <w:rPr>
              <w:i/>
            </w:rPr>
            <w:delText>O</w:delText>
          </w:r>
        </w:del>
      </w:ins>
      <w:ins w:id="2319" w:author="Rev 6 Allen Wirfs-Brock" w:date="2012-02-23T13:15:00Z">
        <w:del w:id="2320" w:author="Rev 7 Allen Wirfs-Brock" w:date="2012-04-09T16:09:00Z">
          <w:r w:rsidDel="00D8563F">
            <w:delText>)</w:delText>
          </w:r>
        </w:del>
      </w:ins>
      <w:ins w:id="2321" w:author="Rev 6 Allen Wirfs-Brock" w:date="2012-02-22T13:20:00Z">
        <w:del w:id="2322" w:author="Rev 7 Allen Wirfs-Brock" w:date="2012-04-09T16:09:00Z">
          <w:r w:rsidR="004E4ED3" w:rsidDel="00D8563F">
            <w:delText>.</w:delText>
          </w:r>
        </w:del>
      </w:ins>
    </w:p>
    <w:p w14:paraId="53D1BACA" w14:textId="77777777" w:rsidR="004C02EF" w:rsidRPr="00E77497" w:rsidRDefault="004C02EF" w:rsidP="00471CAA">
      <w:pPr>
        <w:pStyle w:val="Alg4"/>
        <w:numPr>
          <w:ilvl w:val="0"/>
          <w:numId w:val="340"/>
        </w:numPr>
      </w:pPr>
      <w:r w:rsidRPr="00E77497">
        <w:t xml:space="preserve">If </w:t>
      </w:r>
      <w:r w:rsidRPr="00E77497">
        <w:rPr>
          <w:i/>
        </w:rPr>
        <w:t xml:space="preserve">O </w:t>
      </w:r>
      <w:r w:rsidRPr="00E77497">
        <w:t xml:space="preserve">doesn’t have an own property with name </w:t>
      </w:r>
      <w:r w:rsidRPr="00E77497">
        <w:rPr>
          <w:i/>
        </w:rPr>
        <w:t>P</w:t>
      </w:r>
      <w:r w:rsidRPr="00E77497">
        <w:t xml:space="preserve">, return </w:t>
      </w:r>
      <w:r w:rsidRPr="00E77497">
        <w:rPr>
          <w:b/>
        </w:rPr>
        <w:t>undefined</w:t>
      </w:r>
      <w:r w:rsidRPr="00E77497">
        <w:t>.</w:t>
      </w:r>
    </w:p>
    <w:p w14:paraId="2FF7CB73" w14:textId="77777777" w:rsidR="004C02EF" w:rsidRPr="00E77497" w:rsidRDefault="004C02EF" w:rsidP="00471CAA">
      <w:pPr>
        <w:pStyle w:val="Alg4"/>
        <w:numPr>
          <w:ilvl w:val="0"/>
          <w:numId w:val="340"/>
        </w:numPr>
      </w:pPr>
      <w:r w:rsidRPr="00E77497">
        <w:t xml:space="preserve">Let </w:t>
      </w:r>
      <w:r w:rsidRPr="00E77497">
        <w:rPr>
          <w:i/>
        </w:rPr>
        <w:t xml:space="preserve">D </w:t>
      </w:r>
      <w:r w:rsidRPr="00E77497">
        <w:t>be a newly created Property Descriptor with no fields.</w:t>
      </w:r>
    </w:p>
    <w:p w14:paraId="5044BC1D" w14:textId="77777777" w:rsidR="004C02EF" w:rsidRPr="00E77497" w:rsidRDefault="004C02EF" w:rsidP="00471CAA">
      <w:pPr>
        <w:pStyle w:val="Alg4"/>
        <w:numPr>
          <w:ilvl w:val="0"/>
          <w:numId w:val="340"/>
        </w:numPr>
      </w:pPr>
      <w:r w:rsidRPr="00E77497">
        <w:t xml:space="preserve">Let </w:t>
      </w:r>
      <w:r w:rsidRPr="00E77497">
        <w:rPr>
          <w:i/>
        </w:rPr>
        <w:t xml:space="preserve">X </w:t>
      </w:r>
      <w:r w:rsidRPr="00E77497">
        <w:t xml:space="preserve">be </w:t>
      </w:r>
      <w:r w:rsidRPr="00E77497">
        <w:rPr>
          <w:i/>
        </w:rPr>
        <w:t>O</w:t>
      </w:r>
      <w:r w:rsidRPr="00E77497">
        <w:t xml:space="preserve">’s own property named </w:t>
      </w:r>
      <w:r w:rsidRPr="00E77497">
        <w:rPr>
          <w:i/>
        </w:rPr>
        <w:t>P</w:t>
      </w:r>
      <w:r w:rsidRPr="00E77497">
        <w:t>.</w:t>
      </w:r>
    </w:p>
    <w:p w14:paraId="77F18D5B" w14:textId="77777777" w:rsidR="004C02EF" w:rsidRPr="00E77497" w:rsidRDefault="004C02EF" w:rsidP="00471CAA">
      <w:pPr>
        <w:pStyle w:val="Alg4"/>
        <w:numPr>
          <w:ilvl w:val="0"/>
          <w:numId w:val="340"/>
        </w:numPr>
      </w:pPr>
      <w:r w:rsidRPr="00E77497">
        <w:t xml:space="preserve">If </w:t>
      </w:r>
      <w:r w:rsidRPr="00E77497">
        <w:rPr>
          <w:i/>
        </w:rPr>
        <w:t xml:space="preserve">X </w:t>
      </w:r>
      <w:r w:rsidRPr="00E77497">
        <w:t>is a data property, then</w:t>
      </w:r>
    </w:p>
    <w:p w14:paraId="08C8E0AF"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.[[Value]] to the value of </w:t>
      </w:r>
      <w:r w:rsidRPr="00E77497">
        <w:rPr>
          <w:i/>
        </w:rPr>
        <w:t>X</w:t>
      </w:r>
      <w:r w:rsidRPr="00E77497">
        <w:t>’s [[Value]] attribute.</w:t>
      </w:r>
    </w:p>
    <w:p w14:paraId="1D606089"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.[[Writable]] to the value of </w:t>
      </w:r>
      <w:r w:rsidRPr="00E77497">
        <w:rPr>
          <w:i/>
        </w:rPr>
        <w:t>X</w:t>
      </w:r>
      <w:r w:rsidRPr="00E77497">
        <w:t>’s [[Writable]] attribute</w:t>
      </w:r>
    </w:p>
    <w:p w14:paraId="15641BC6" w14:textId="77777777" w:rsidR="004C02EF" w:rsidRPr="00E77497" w:rsidRDefault="004C02EF" w:rsidP="00471CAA">
      <w:pPr>
        <w:pStyle w:val="Alg4"/>
        <w:numPr>
          <w:ilvl w:val="0"/>
          <w:numId w:val="340"/>
        </w:numPr>
      </w:pPr>
      <w:r w:rsidRPr="00E77497">
        <w:t xml:space="preserve">Else </w:t>
      </w:r>
      <w:r w:rsidRPr="00E77497">
        <w:rPr>
          <w:i/>
        </w:rPr>
        <w:t xml:space="preserve">X </w:t>
      </w:r>
      <w:r w:rsidRPr="00E77497">
        <w:t>is an accessor property, so</w:t>
      </w:r>
    </w:p>
    <w:p w14:paraId="3C8A30A7"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.[[Get]] to the value of </w:t>
      </w:r>
      <w:r w:rsidRPr="00E77497">
        <w:rPr>
          <w:i/>
        </w:rPr>
        <w:t>X</w:t>
      </w:r>
      <w:r w:rsidRPr="00E77497">
        <w:t>’s [[Get]] attribute.</w:t>
      </w:r>
    </w:p>
    <w:p w14:paraId="1C795993"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.[[Set]] to the value of </w:t>
      </w:r>
      <w:r w:rsidRPr="00E77497">
        <w:rPr>
          <w:i/>
        </w:rPr>
        <w:t>X</w:t>
      </w:r>
      <w:r w:rsidRPr="00E77497">
        <w:t>’s [[Set]] attribute.</w:t>
      </w:r>
    </w:p>
    <w:p w14:paraId="766E2D3F"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7BCAC9B6"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2DA946D3" w14:textId="77777777" w:rsidR="004C02EF" w:rsidRPr="00E77497" w:rsidRDefault="004C02EF" w:rsidP="00471CAA">
      <w:pPr>
        <w:pStyle w:val="Alg4"/>
        <w:numPr>
          <w:ilvl w:val="0"/>
          <w:numId w:val="340"/>
        </w:numPr>
        <w:spacing w:after="120"/>
      </w:pPr>
      <w:r w:rsidRPr="00E77497">
        <w:t xml:space="preserve">Return </w:t>
      </w:r>
      <w:r w:rsidRPr="00E77497">
        <w:rPr>
          <w:i/>
        </w:rPr>
        <w:t>D</w:t>
      </w:r>
      <w:r w:rsidRPr="00E77497">
        <w:t>.</w:t>
      </w:r>
    </w:p>
    <w:p w14:paraId="520EE24B" w14:textId="77777777" w:rsidR="004C02EF" w:rsidRPr="00E77497" w:rsidRDefault="004C02EF" w:rsidP="004C02EF">
      <w:r w:rsidRPr="00E77497">
        <w:t xml:space="preserve">However, if </w:t>
      </w:r>
      <w:r w:rsidRPr="00E77497">
        <w:rPr>
          <w:rFonts w:ascii="Times New Roman" w:hAnsi="Times New Roman"/>
          <w:i/>
        </w:rPr>
        <w:t xml:space="preserve">O </w:t>
      </w:r>
      <w:r w:rsidRPr="00E77497">
        <w:t>is a String object it has a more elaborate [[GetOwnProperty]] internal method defined in 15.5.5.2.</w:t>
      </w:r>
    </w:p>
    <w:p w14:paraId="200C48B1" w14:textId="77777777" w:rsidR="004C02EF" w:rsidRPr="00E77497" w:rsidRDefault="004C02EF" w:rsidP="00C623F2">
      <w:pPr>
        <w:pStyle w:val="30"/>
        <w:numPr>
          <w:ilvl w:val="0"/>
          <w:numId w:val="0"/>
        </w:numPr>
      </w:pPr>
      <w:bookmarkStart w:id="2323" w:name="_Toc235503349"/>
      <w:bookmarkStart w:id="2324" w:name="_Toc241509124"/>
      <w:bookmarkStart w:id="2325" w:name="_Toc244416611"/>
      <w:bookmarkStart w:id="2326" w:name="_Toc276630975"/>
      <w:bookmarkStart w:id="2327" w:name="_Toc323907603"/>
      <w:r w:rsidRPr="00E77497">
        <w:t>8.12.2</w:t>
      </w:r>
      <w:r w:rsidRPr="00E77497">
        <w:tab/>
        <w:t>[[GetProperty]] (P)</w:t>
      </w:r>
      <w:bookmarkEnd w:id="2323"/>
      <w:bookmarkEnd w:id="2324"/>
      <w:bookmarkEnd w:id="2325"/>
      <w:bookmarkEnd w:id="2326"/>
      <w:bookmarkEnd w:id="2327"/>
    </w:p>
    <w:p w14:paraId="124D61EE" w14:textId="77777777" w:rsidR="004C02EF" w:rsidRPr="00E77497" w:rsidRDefault="004C02EF" w:rsidP="004C02EF">
      <w:r w:rsidRPr="00E77497">
        <w:t xml:space="preserve">When the [[GetProperty]]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3DB2A0B5" w14:textId="77777777" w:rsidR="004E4ED3" w:rsidDel="00D8563F" w:rsidRDefault="00B868C9" w:rsidP="004E4ED3">
      <w:pPr>
        <w:pStyle w:val="Alg4"/>
        <w:numPr>
          <w:ilvl w:val="0"/>
          <w:numId w:val="341"/>
        </w:numPr>
        <w:rPr>
          <w:ins w:id="2328" w:author="Rev 6 Allen Wirfs-Brock" w:date="2012-02-22T13:20:00Z"/>
          <w:del w:id="2329" w:author="Rev 7 Allen Wirfs-Brock" w:date="2012-04-09T16:09:00Z"/>
        </w:rPr>
      </w:pPr>
      <w:ins w:id="2330" w:author="Rev 6 Allen Wirfs-Brock" w:date="2012-02-23T13:16:00Z">
        <w:del w:id="2331" w:author="Rev 7 Allen Wirfs-Brock" w:date="2012-04-09T16:09:00Z">
          <w:r w:rsidDel="00D8563F">
            <w:delText>ReturnIfAbrupt(</w:delText>
          </w:r>
          <w:r w:rsidDel="00D8563F">
            <w:rPr>
              <w:i/>
            </w:rPr>
            <w:delText>O</w:delText>
          </w:r>
          <w:r w:rsidDel="00D8563F">
            <w:delText>)</w:delText>
          </w:r>
        </w:del>
      </w:ins>
      <w:ins w:id="2332" w:author="Rev 6 Allen Wirfs-Brock" w:date="2012-02-22T13:20:00Z">
        <w:del w:id="2333" w:author="Rev 7 Allen Wirfs-Brock" w:date="2012-04-09T16:09:00Z">
          <w:r w:rsidR="004E4ED3" w:rsidDel="00D8563F">
            <w:delText>.</w:delText>
          </w:r>
        </w:del>
      </w:ins>
    </w:p>
    <w:p w14:paraId="08CC10E8" w14:textId="77777777" w:rsidR="004C02EF" w:rsidRPr="00E77497" w:rsidRDefault="004C02EF" w:rsidP="00FA3203">
      <w:pPr>
        <w:pStyle w:val="Alg4"/>
        <w:numPr>
          <w:ilvl w:val="0"/>
          <w:numId w:val="341"/>
        </w:numPr>
      </w:pPr>
      <w:r w:rsidRPr="00E77497">
        <w:t xml:space="preserve">Let </w:t>
      </w:r>
      <w:r w:rsidRPr="00E77497">
        <w:rPr>
          <w:i/>
        </w:rPr>
        <w:t xml:space="preserve">prop </w:t>
      </w:r>
      <w:r w:rsidRPr="00E77497">
        <w:t xml:space="preserve">be the result of calling the [[GetOwnProperty]] internal method of </w:t>
      </w:r>
      <w:r w:rsidRPr="00E77497">
        <w:rPr>
          <w:i/>
        </w:rPr>
        <w:t xml:space="preserve">O </w:t>
      </w:r>
      <w:r w:rsidRPr="00E77497">
        <w:t xml:space="preserve">with property name </w:t>
      </w:r>
      <w:r w:rsidRPr="00E77497">
        <w:rPr>
          <w:i/>
        </w:rPr>
        <w:t>P</w:t>
      </w:r>
      <w:r w:rsidRPr="00E77497">
        <w:t>.</w:t>
      </w:r>
    </w:p>
    <w:p w14:paraId="17B13CE5" w14:textId="77777777" w:rsidR="004C02EF" w:rsidRPr="00E77497" w:rsidRDefault="004C02EF" w:rsidP="00FA3203">
      <w:pPr>
        <w:pStyle w:val="Alg4"/>
        <w:numPr>
          <w:ilvl w:val="0"/>
          <w:numId w:val="341"/>
        </w:numPr>
      </w:pPr>
      <w:r w:rsidRPr="00E77497">
        <w:t xml:space="preserve">If </w:t>
      </w:r>
      <w:r w:rsidRPr="00E77497">
        <w:rPr>
          <w:i/>
        </w:rPr>
        <w:t xml:space="preserve">prop </w:t>
      </w:r>
      <w:r w:rsidRPr="00E77497">
        <w:t xml:space="preserve">is not </w:t>
      </w:r>
      <w:r w:rsidRPr="00E77497">
        <w:rPr>
          <w:b/>
        </w:rPr>
        <w:t>undefined</w:t>
      </w:r>
      <w:r w:rsidRPr="00E77497">
        <w:t xml:space="preserve">, return </w:t>
      </w:r>
      <w:r w:rsidRPr="00E77497">
        <w:rPr>
          <w:i/>
        </w:rPr>
        <w:t>prop</w:t>
      </w:r>
      <w:r w:rsidRPr="00E77497">
        <w:t>.</w:t>
      </w:r>
    </w:p>
    <w:p w14:paraId="0579E1E8" w14:textId="77777777" w:rsidR="004C02EF" w:rsidRPr="00E77497" w:rsidRDefault="004C02EF" w:rsidP="00FA3203">
      <w:pPr>
        <w:pStyle w:val="Alg4"/>
        <w:numPr>
          <w:ilvl w:val="0"/>
          <w:numId w:val="341"/>
        </w:numPr>
      </w:pPr>
      <w:r w:rsidRPr="00E77497">
        <w:t xml:space="preserve">Let </w:t>
      </w:r>
      <w:r w:rsidRPr="00E77497">
        <w:rPr>
          <w:i/>
        </w:rPr>
        <w:t>proto</w:t>
      </w:r>
      <w:r w:rsidRPr="00E77497">
        <w:t xml:space="preserve"> be the value of the [[Prototype]] internal property of </w:t>
      </w:r>
      <w:r w:rsidRPr="00E77497">
        <w:rPr>
          <w:i/>
        </w:rPr>
        <w:t>O.</w:t>
      </w:r>
    </w:p>
    <w:p w14:paraId="2FDC240D" w14:textId="77777777" w:rsidR="004C02EF" w:rsidRPr="00E77497" w:rsidRDefault="004C02EF" w:rsidP="00FA3203">
      <w:pPr>
        <w:pStyle w:val="Alg4"/>
        <w:numPr>
          <w:ilvl w:val="0"/>
          <w:numId w:val="341"/>
        </w:numPr>
      </w:pPr>
      <w:r w:rsidRPr="00E77497">
        <w:t xml:space="preserve">If </w:t>
      </w:r>
      <w:r w:rsidRPr="00E77497">
        <w:rPr>
          <w:i/>
        </w:rPr>
        <w:t xml:space="preserve">proto </w:t>
      </w:r>
      <w:r w:rsidRPr="00E77497">
        <w:t xml:space="preserve">is </w:t>
      </w:r>
      <w:r w:rsidRPr="00E77497">
        <w:rPr>
          <w:b/>
        </w:rPr>
        <w:t>null</w:t>
      </w:r>
      <w:r w:rsidRPr="00E77497">
        <w:t xml:space="preserve">, return </w:t>
      </w:r>
      <w:r w:rsidRPr="00E77497">
        <w:rPr>
          <w:b/>
        </w:rPr>
        <w:t>undefined</w:t>
      </w:r>
      <w:r w:rsidRPr="00E77497">
        <w:t>.</w:t>
      </w:r>
    </w:p>
    <w:p w14:paraId="2B5FC4FD" w14:textId="77777777" w:rsidR="004C02EF" w:rsidRPr="00E77497" w:rsidRDefault="004C02EF" w:rsidP="00FA3203">
      <w:pPr>
        <w:pStyle w:val="Alg4"/>
        <w:numPr>
          <w:ilvl w:val="0"/>
          <w:numId w:val="341"/>
        </w:numPr>
        <w:spacing w:after="220"/>
      </w:pPr>
      <w:r w:rsidRPr="00E77497">
        <w:t xml:space="preserve">Return the result of calling the [[GetProperty]] internal method of </w:t>
      </w:r>
      <w:r w:rsidRPr="00E77497">
        <w:rPr>
          <w:i/>
        </w:rPr>
        <w:t>proto</w:t>
      </w:r>
      <w:r w:rsidRPr="00E77497">
        <w:t xml:space="preserve"> with argument </w:t>
      </w:r>
      <w:r w:rsidRPr="00E77497">
        <w:rPr>
          <w:i/>
        </w:rPr>
        <w:t>P</w:t>
      </w:r>
      <w:r w:rsidRPr="00E77497">
        <w:t>.</w:t>
      </w:r>
    </w:p>
    <w:p w14:paraId="1414F594" w14:textId="77777777" w:rsidR="004C02EF" w:rsidRPr="00E77497" w:rsidRDefault="004C02EF" w:rsidP="00C623F2">
      <w:pPr>
        <w:pStyle w:val="30"/>
        <w:numPr>
          <w:ilvl w:val="0"/>
          <w:numId w:val="0"/>
        </w:numPr>
      </w:pPr>
      <w:bookmarkStart w:id="2334" w:name="_Toc235503350"/>
      <w:bookmarkStart w:id="2335" w:name="_Toc241509125"/>
      <w:bookmarkStart w:id="2336" w:name="_Toc244416612"/>
      <w:bookmarkStart w:id="2337" w:name="_Toc276630976"/>
      <w:bookmarkStart w:id="2338" w:name="_Toc323907604"/>
      <w:r w:rsidRPr="00E77497">
        <w:t>8.12.3</w:t>
      </w:r>
      <w:r w:rsidRPr="00E77497">
        <w:tab/>
        <w:t>[[Get]] (P</w:t>
      </w:r>
      <w:ins w:id="2339" w:author="Rev 7 Allen Wirfs-Brock" w:date="2012-05-01T15:47:00Z">
        <w:r w:rsidR="00791170">
          <w:t xml:space="preserve"> [</w:t>
        </w:r>
      </w:ins>
      <w:ins w:id="2340" w:author="Rev 7 Allen Wirfs-Brock" w:date="2012-05-01T15:43:00Z">
        <w:r w:rsidR="00791170">
          <w:t>,</w:t>
        </w:r>
      </w:ins>
      <w:ins w:id="2341" w:author="Rev 7 Allen Wirfs-Brock" w:date="2012-05-01T15:47:00Z">
        <w:r w:rsidR="00791170">
          <w:t xml:space="preserve"> </w:t>
        </w:r>
      </w:ins>
      <w:ins w:id="2342" w:author="Rev 7 Allen Wirfs-Brock" w:date="2012-05-01T15:53:00Z">
        <w:r w:rsidR="00791170">
          <w:t>accessorT</w:t>
        </w:r>
      </w:ins>
      <w:ins w:id="2343" w:author="Rev 7 Allen Wirfs-Brock" w:date="2012-05-01T15:47:00Z">
        <w:r w:rsidR="00791170">
          <w:t>hisValue]</w:t>
        </w:r>
      </w:ins>
      <w:ins w:id="2344" w:author="Rev 7 Allen Wirfs-Brock" w:date="2012-05-01T15:43:00Z">
        <w:r w:rsidR="00791170">
          <w:t xml:space="preserve"> </w:t>
        </w:r>
      </w:ins>
      <w:r w:rsidRPr="00E77497">
        <w:t>)</w:t>
      </w:r>
      <w:bookmarkEnd w:id="2334"/>
      <w:bookmarkEnd w:id="2335"/>
      <w:bookmarkEnd w:id="2336"/>
      <w:bookmarkEnd w:id="2337"/>
      <w:bookmarkEnd w:id="2338"/>
    </w:p>
    <w:p w14:paraId="031DF62D" w14:textId="77777777" w:rsidR="004C02EF" w:rsidRPr="00E77497" w:rsidRDefault="004C02EF" w:rsidP="004C02EF">
      <w:r w:rsidRPr="00E77497">
        <w:t xml:space="preserve">When the [[Get]]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2F79D3CC" w14:textId="77777777" w:rsidR="004E4ED3" w:rsidDel="00D8563F" w:rsidRDefault="00B868C9" w:rsidP="004E4ED3">
      <w:pPr>
        <w:pStyle w:val="Alg4"/>
        <w:numPr>
          <w:ilvl w:val="0"/>
          <w:numId w:val="401"/>
        </w:numPr>
        <w:rPr>
          <w:ins w:id="2345" w:author="Rev 6 Allen Wirfs-Brock" w:date="2012-02-22T13:20:00Z"/>
          <w:del w:id="2346" w:author="Rev 7 Allen Wirfs-Brock" w:date="2012-04-09T16:10:00Z"/>
        </w:rPr>
      </w:pPr>
      <w:bookmarkStart w:id="2347" w:name="_Toc235503351"/>
      <w:bookmarkStart w:id="2348" w:name="_Toc241509126"/>
      <w:bookmarkStart w:id="2349" w:name="_Toc244416613"/>
      <w:ins w:id="2350" w:author="Rev 6 Allen Wirfs-Brock" w:date="2012-02-23T13:16:00Z">
        <w:del w:id="2351" w:author="Rev 7 Allen Wirfs-Brock" w:date="2012-04-09T16:10:00Z">
          <w:r w:rsidDel="00D8563F">
            <w:delText>ReturnIfAbrupt(</w:delText>
          </w:r>
          <w:r w:rsidDel="00D8563F">
            <w:rPr>
              <w:i/>
            </w:rPr>
            <w:delText>O</w:delText>
          </w:r>
          <w:r w:rsidDel="00D8563F">
            <w:delText>)</w:delText>
          </w:r>
        </w:del>
      </w:ins>
      <w:ins w:id="2352" w:author="Rev 6 Allen Wirfs-Brock" w:date="2012-02-22T13:20:00Z">
        <w:del w:id="2353" w:author="Rev 7 Allen Wirfs-Brock" w:date="2012-04-09T16:10:00Z">
          <w:r w:rsidR="004E4ED3" w:rsidDel="00D8563F">
            <w:delText>.</w:delText>
          </w:r>
        </w:del>
      </w:ins>
    </w:p>
    <w:p w14:paraId="6FBEFC78" w14:textId="77777777" w:rsidR="004C02EF" w:rsidRPr="00E77497" w:rsidRDefault="004C02EF" w:rsidP="00FA3203">
      <w:pPr>
        <w:pStyle w:val="Alg4"/>
        <w:numPr>
          <w:ilvl w:val="0"/>
          <w:numId w:val="401"/>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0CE883C1" w14:textId="77777777" w:rsidR="004C02EF" w:rsidRPr="00E77497" w:rsidRDefault="004C02EF" w:rsidP="00FA3203">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4F1335D7" w14:textId="77777777" w:rsidR="004C02EF" w:rsidRPr="00E77497" w:rsidRDefault="004C02EF" w:rsidP="00FA3203">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2F0551D2" w14:textId="77777777" w:rsidR="004C02EF" w:rsidRPr="00E77497" w:rsidRDefault="004C02EF" w:rsidP="00FA3203">
      <w:pPr>
        <w:pStyle w:val="Alg4"/>
        <w:numPr>
          <w:ilvl w:val="0"/>
          <w:numId w:val="401"/>
        </w:numPr>
      </w:pPr>
      <w:r w:rsidRPr="00E77497">
        <w:t>Otherwise, IsAccessorDescriptor(</w:t>
      </w:r>
      <w:r w:rsidRPr="00E77497">
        <w:rPr>
          <w:i/>
        </w:rPr>
        <w:t>desc</w:t>
      </w:r>
      <w:r w:rsidRPr="00E77497">
        <w:t xml:space="preserve">) must be true so, let </w:t>
      </w:r>
      <w:r w:rsidRPr="00E77497">
        <w:rPr>
          <w:i/>
        </w:rPr>
        <w:t>getter</w:t>
      </w:r>
      <w:r w:rsidRPr="00E77497">
        <w:t xml:space="preserve"> be </w:t>
      </w:r>
      <w:r w:rsidRPr="00E77497">
        <w:rPr>
          <w:i/>
        </w:rPr>
        <w:t>desc</w:t>
      </w:r>
      <w:r w:rsidRPr="00E77497">
        <w:t>.[[Get]].</w:t>
      </w:r>
    </w:p>
    <w:p w14:paraId="7A20C186" w14:textId="77777777" w:rsidR="004C02EF" w:rsidRPr="00E77497" w:rsidRDefault="004C02EF" w:rsidP="00FA3203">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55AD2285" w14:textId="77777777" w:rsidR="00791170" w:rsidRDefault="00791170" w:rsidP="00791170">
      <w:pPr>
        <w:pStyle w:val="Alg4"/>
        <w:numPr>
          <w:ilvl w:val="0"/>
          <w:numId w:val="401"/>
        </w:numPr>
        <w:spacing w:after="120"/>
        <w:contextualSpacing/>
        <w:rPr>
          <w:ins w:id="2354" w:author="Rev 7 Allen Wirfs-Brock" w:date="2012-05-01T15:48:00Z"/>
        </w:rPr>
      </w:pPr>
      <w:ins w:id="2355" w:author="Rev 7 Allen Wirfs-Brock" w:date="2012-05-01T15:48:00Z">
        <w:r>
          <w:t xml:space="preserve">If </w:t>
        </w:r>
      </w:ins>
      <w:ins w:id="2356" w:author="Rev 7 Allen Wirfs-Brock" w:date="2012-05-01T15:52:00Z">
        <w:r>
          <w:rPr>
            <w:i/>
          </w:rPr>
          <w:t>accessorT</w:t>
        </w:r>
        <w:r w:rsidRPr="00791170">
          <w:rPr>
            <w:i/>
          </w:rPr>
          <w:t>hisValue</w:t>
        </w:r>
        <w:r>
          <w:t xml:space="preserve"> </w:t>
        </w:r>
      </w:ins>
      <w:ins w:id="2357" w:author="Rev 7 Allen Wirfs-Brock" w:date="2012-05-01T15:48:00Z">
        <w:r>
          <w:t xml:space="preserve">is not present, then let </w:t>
        </w:r>
      </w:ins>
      <w:ins w:id="2358" w:author="Rev 7 Allen Wirfs-Brock" w:date="2012-05-01T15:52:00Z">
        <w:r>
          <w:rPr>
            <w:i/>
          </w:rPr>
          <w:t>accessorT</w:t>
        </w:r>
        <w:r w:rsidRPr="00791170">
          <w:rPr>
            <w:i/>
          </w:rPr>
          <w:t>hisValue</w:t>
        </w:r>
        <w:r>
          <w:t xml:space="preserve"> </w:t>
        </w:r>
      </w:ins>
      <w:ins w:id="2359" w:author="Rev 7 Allen Wirfs-Brock" w:date="2012-05-01T15:48:00Z">
        <w:r>
          <w:t xml:space="preserve">be </w:t>
        </w:r>
        <w:r w:rsidRPr="00791170">
          <w:rPr>
            <w:i/>
          </w:rPr>
          <w:t>O</w:t>
        </w:r>
        <w:r>
          <w:t>.</w:t>
        </w:r>
      </w:ins>
    </w:p>
    <w:p w14:paraId="6E12376F" w14:textId="77777777" w:rsidR="004C02EF" w:rsidRPr="00E77497" w:rsidRDefault="004C02EF" w:rsidP="00FA3203">
      <w:pPr>
        <w:pStyle w:val="Alg4"/>
        <w:numPr>
          <w:ilvl w:val="0"/>
          <w:numId w:val="401"/>
        </w:numPr>
        <w:spacing w:after="120"/>
      </w:pPr>
      <w:r w:rsidRPr="00E77497">
        <w:t xml:space="preserve">Return the result calling the [[Call]] internal method of </w:t>
      </w:r>
      <w:r w:rsidRPr="00E77497">
        <w:rPr>
          <w:i/>
        </w:rPr>
        <w:t xml:space="preserve">getter </w:t>
      </w:r>
      <w:r w:rsidRPr="00E77497">
        <w:t xml:space="preserve">providing </w:t>
      </w:r>
      <w:del w:id="2360" w:author="Rev 7 Allen Wirfs-Brock" w:date="2012-05-01T15:49:00Z">
        <w:r w:rsidRPr="00E77497" w:rsidDel="00791170">
          <w:rPr>
            <w:i/>
          </w:rPr>
          <w:delText xml:space="preserve">O </w:delText>
        </w:r>
      </w:del>
      <w:ins w:id="2361" w:author="Rev 7 Allen Wirfs-Brock" w:date="2012-05-01T15:52:00Z">
        <w:r w:rsidR="00791170">
          <w:rPr>
            <w:i/>
          </w:rPr>
          <w:t>accessorT</w:t>
        </w:r>
        <w:r w:rsidR="00791170" w:rsidRPr="00791170">
          <w:rPr>
            <w:i/>
          </w:rPr>
          <w:t>hisValue</w:t>
        </w:r>
        <w:r w:rsidR="00791170">
          <w:t xml:space="preserve"> </w:t>
        </w:r>
      </w:ins>
      <w:r w:rsidRPr="00E77497">
        <w:t xml:space="preserve">as the </w:t>
      </w:r>
      <w:r w:rsidRPr="00E77497">
        <w:rPr>
          <w:b/>
        </w:rPr>
        <w:t>this</w:t>
      </w:r>
      <w:r w:rsidRPr="00E77497">
        <w:t xml:space="preserve"> value and providing no arguments.</w:t>
      </w:r>
    </w:p>
    <w:p w14:paraId="4BE58579" w14:textId="77777777" w:rsidR="004C02EF" w:rsidRPr="00E77497" w:rsidRDefault="004C02EF" w:rsidP="00C623F2">
      <w:pPr>
        <w:pStyle w:val="30"/>
        <w:numPr>
          <w:ilvl w:val="0"/>
          <w:numId w:val="0"/>
        </w:numPr>
      </w:pPr>
      <w:bookmarkStart w:id="2362" w:name="_Toc276630977"/>
      <w:bookmarkStart w:id="2363" w:name="_Toc323907605"/>
      <w:r w:rsidRPr="00E77497">
        <w:t>8.12.4</w:t>
      </w:r>
      <w:r w:rsidRPr="00E77497">
        <w:tab/>
        <w:t>[[CanPut]] (P)</w:t>
      </w:r>
      <w:bookmarkEnd w:id="2347"/>
      <w:bookmarkEnd w:id="2348"/>
      <w:bookmarkEnd w:id="2349"/>
      <w:bookmarkEnd w:id="2362"/>
      <w:bookmarkEnd w:id="2363"/>
    </w:p>
    <w:p w14:paraId="3F3E5F61" w14:textId="77777777" w:rsidR="004C02EF" w:rsidRPr="00E77497" w:rsidRDefault="004C02EF" w:rsidP="004C02EF">
      <w:r w:rsidRPr="00E77497">
        <w:t xml:space="preserve">When the [[CanPut]] internal method of </w:t>
      </w:r>
      <w:r w:rsidRPr="00E77497">
        <w:rPr>
          <w:rFonts w:ascii="Times New Roman" w:hAnsi="Times New Roman"/>
          <w:i/>
        </w:rPr>
        <w:t xml:space="preserve">O </w:t>
      </w:r>
      <w:r w:rsidRPr="00E77497">
        <w:t xml:space="preserve">is called with property name </w:t>
      </w:r>
      <w:r w:rsidRPr="00E77497">
        <w:rPr>
          <w:rFonts w:ascii="Times New Roman" w:hAnsi="Times New Roman"/>
          <w:i/>
        </w:rPr>
        <w:t>P</w:t>
      </w:r>
      <w:r w:rsidRPr="00E77497">
        <w:t>, the following steps are taken:</w:t>
      </w:r>
    </w:p>
    <w:p w14:paraId="56DDDFB5" w14:textId="77777777" w:rsidR="004E4ED3" w:rsidDel="00D8563F" w:rsidRDefault="00B868C9" w:rsidP="004E4ED3">
      <w:pPr>
        <w:pStyle w:val="Alg4"/>
        <w:numPr>
          <w:ilvl w:val="0"/>
          <w:numId w:val="343"/>
        </w:numPr>
        <w:rPr>
          <w:ins w:id="2364" w:author="Rev 6 Allen Wirfs-Brock" w:date="2012-02-22T13:21:00Z"/>
          <w:del w:id="2365" w:author="Rev 7 Allen Wirfs-Brock" w:date="2012-04-09T16:10:00Z"/>
        </w:rPr>
      </w:pPr>
      <w:ins w:id="2366" w:author="Rev 6 Allen Wirfs-Brock" w:date="2012-02-23T13:16:00Z">
        <w:del w:id="2367" w:author="Rev 7 Allen Wirfs-Brock" w:date="2012-04-09T16:10:00Z">
          <w:r w:rsidDel="00D8563F">
            <w:delText>ReturnIfAbrupt(</w:delText>
          </w:r>
          <w:r w:rsidDel="00D8563F">
            <w:rPr>
              <w:i/>
            </w:rPr>
            <w:delText>O</w:delText>
          </w:r>
          <w:r w:rsidDel="00D8563F">
            <w:delText>)</w:delText>
          </w:r>
        </w:del>
      </w:ins>
      <w:ins w:id="2368" w:author="Rev 6 Allen Wirfs-Brock" w:date="2012-02-22T13:21:00Z">
        <w:del w:id="2369" w:author="Rev 7 Allen Wirfs-Brock" w:date="2012-04-09T16:10:00Z">
          <w:r w:rsidR="004E4ED3" w:rsidDel="00D8563F">
            <w:delText>.</w:delText>
          </w:r>
        </w:del>
      </w:ins>
    </w:p>
    <w:p w14:paraId="18DC09EF" w14:textId="77777777" w:rsidR="004C02EF" w:rsidRPr="00E77497" w:rsidRDefault="004C02EF" w:rsidP="00FA3203">
      <w:pPr>
        <w:pStyle w:val="Alg4"/>
        <w:numPr>
          <w:ilvl w:val="0"/>
          <w:numId w:val="34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4C75CDDF" w14:textId="77777777" w:rsidR="004C02EF" w:rsidRPr="00E77497" w:rsidRDefault="004C02EF" w:rsidP="00FA3203">
      <w:pPr>
        <w:pStyle w:val="Alg4"/>
        <w:numPr>
          <w:ilvl w:val="0"/>
          <w:numId w:val="343"/>
        </w:numPr>
      </w:pPr>
      <w:r w:rsidRPr="00E77497">
        <w:t xml:space="preserve">If </w:t>
      </w:r>
      <w:r w:rsidRPr="00E77497">
        <w:rPr>
          <w:i/>
        </w:rPr>
        <w:t>desc</w:t>
      </w:r>
      <w:r w:rsidRPr="00E77497">
        <w:t xml:space="preserve"> is not </w:t>
      </w:r>
      <w:r w:rsidRPr="00E77497">
        <w:rPr>
          <w:b/>
        </w:rPr>
        <w:t>undefined</w:t>
      </w:r>
      <w:r w:rsidRPr="00E77497">
        <w:t>, then</w:t>
      </w:r>
    </w:p>
    <w:p w14:paraId="5E67B8C1" w14:textId="77777777" w:rsidR="004C02EF" w:rsidRPr="00E77497" w:rsidRDefault="004C02EF" w:rsidP="00FA3203">
      <w:pPr>
        <w:pStyle w:val="Alg4"/>
        <w:numPr>
          <w:ilvl w:val="1"/>
          <w:numId w:val="343"/>
        </w:numPr>
      </w:pPr>
      <w:r w:rsidRPr="00E77497">
        <w:t>If IsAccessorDescriptor(</w:t>
      </w:r>
      <w:r w:rsidRPr="00E77497">
        <w:rPr>
          <w:i/>
        </w:rPr>
        <w:t>desc</w:t>
      </w:r>
      <w:r w:rsidRPr="00E77497">
        <w:t xml:space="preserve">) is </w:t>
      </w:r>
      <w:r w:rsidRPr="00E77497">
        <w:rPr>
          <w:b/>
        </w:rPr>
        <w:t>true</w:t>
      </w:r>
      <w:r w:rsidRPr="00E77497">
        <w:t>, then</w:t>
      </w:r>
    </w:p>
    <w:p w14:paraId="4C27AEA9" w14:textId="77777777" w:rsidR="004C02EF" w:rsidRPr="00E77497" w:rsidRDefault="004C02EF" w:rsidP="00FA3203">
      <w:pPr>
        <w:pStyle w:val="Alg4"/>
        <w:numPr>
          <w:ilvl w:val="2"/>
          <w:numId w:val="343"/>
        </w:numPr>
      </w:pPr>
      <w:r w:rsidRPr="00E77497">
        <w:t xml:space="preserve">If </w:t>
      </w:r>
      <w:r w:rsidRPr="00E77497">
        <w:rPr>
          <w:i/>
        </w:rPr>
        <w:t>desc</w:t>
      </w:r>
      <w:r w:rsidRPr="00E77497">
        <w:t xml:space="preserve">.[[Set]] is </w:t>
      </w:r>
      <w:r w:rsidRPr="00E77497">
        <w:rPr>
          <w:b/>
        </w:rPr>
        <w:t>undefined</w:t>
      </w:r>
      <w:r w:rsidRPr="00E77497">
        <w:t xml:space="preserve">, then return </w:t>
      </w:r>
      <w:r w:rsidRPr="00E77497">
        <w:rPr>
          <w:b/>
        </w:rPr>
        <w:t>false</w:t>
      </w:r>
      <w:r w:rsidRPr="00E77497">
        <w:t>.</w:t>
      </w:r>
    </w:p>
    <w:p w14:paraId="29646E79" w14:textId="77777777" w:rsidR="004C02EF" w:rsidRPr="00E77497" w:rsidRDefault="004C02EF" w:rsidP="00FA3203">
      <w:pPr>
        <w:pStyle w:val="Alg4"/>
        <w:numPr>
          <w:ilvl w:val="2"/>
          <w:numId w:val="343"/>
        </w:numPr>
      </w:pPr>
      <w:r w:rsidRPr="00E77497">
        <w:t xml:space="preserve">Else return </w:t>
      </w:r>
      <w:r w:rsidRPr="00E77497">
        <w:rPr>
          <w:b/>
        </w:rPr>
        <w:t>true</w:t>
      </w:r>
      <w:r w:rsidRPr="00E77497">
        <w:t>.</w:t>
      </w:r>
    </w:p>
    <w:p w14:paraId="0CEEF313" w14:textId="77777777" w:rsidR="004C02EF" w:rsidRPr="00E77497" w:rsidRDefault="004C02EF" w:rsidP="00FA3203">
      <w:pPr>
        <w:pStyle w:val="Alg4"/>
        <w:numPr>
          <w:ilvl w:val="1"/>
          <w:numId w:val="343"/>
        </w:numPr>
      </w:pPr>
      <w:r w:rsidRPr="00E77497">
        <w:t xml:space="preserve">Else, </w:t>
      </w:r>
      <w:r w:rsidRPr="00E77497">
        <w:rPr>
          <w:i/>
        </w:rPr>
        <w:t>desc</w:t>
      </w:r>
      <w:r w:rsidRPr="00E77497">
        <w:t xml:space="preserve"> must be a DataDescriptor so return the value of </w:t>
      </w:r>
      <w:r w:rsidRPr="00E77497">
        <w:rPr>
          <w:i/>
        </w:rPr>
        <w:t>desc</w:t>
      </w:r>
      <w:r w:rsidRPr="00E77497">
        <w:t>.[[Writable]].</w:t>
      </w:r>
    </w:p>
    <w:p w14:paraId="45EFCE95" w14:textId="77777777" w:rsidR="004C02EF" w:rsidRPr="00E77497" w:rsidRDefault="004C02EF" w:rsidP="00FA3203">
      <w:pPr>
        <w:pStyle w:val="Alg4"/>
        <w:numPr>
          <w:ilvl w:val="0"/>
          <w:numId w:val="343"/>
        </w:numPr>
      </w:pPr>
      <w:r w:rsidRPr="00E77497">
        <w:t xml:space="preserve">Let </w:t>
      </w:r>
      <w:r w:rsidRPr="00E77497">
        <w:rPr>
          <w:i/>
        </w:rPr>
        <w:t>proto</w:t>
      </w:r>
      <w:r w:rsidRPr="00E77497">
        <w:t xml:space="preserve"> be the [[Prototype]] internal property of </w:t>
      </w:r>
      <w:r w:rsidRPr="00E77497">
        <w:rPr>
          <w:i/>
        </w:rPr>
        <w:t>O</w:t>
      </w:r>
      <w:r w:rsidRPr="00E77497">
        <w:t>.</w:t>
      </w:r>
    </w:p>
    <w:p w14:paraId="1BD50A31" w14:textId="77777777" w:rsidR="004C02EF" w:rsidRPr="00E77497" w:rsidRDefault="004C02EF" w:rsidP="00FA3203">
      <w:pPr>
        <w:pStyle w:val="Alg4"/>
        <w:numPr>
          <w:ilvl w:val="0"/>
          <w:numId w:val="343"/>
        </w:numPr>
      </w:pPr>
      <w:r w:rsidRPr="00E77497">
        <w:t xml:space="preserve">If </w:t>
      </w:r>
      <w:r w:rsidRPr="00E77497">
        <w:rPr>
          <w:i/>
        </w:rPr>
        <w:t>proto</w:t>
      </w:r>
      <w:r w:rsidRPr="00E77497">
        <w:t xml:space="preserve"> is </w:t>
      </w:r>
      <w:r w:rsidRPr="00E77497">
        <w:rPr>
          <w:b/>
        </w:rPr>
        <w:t>null</w:t>
      </w:r>
      <w:r w:rsidRPr="00E77497">
        <w:t xml:space="preserve">, then return the value of the [[Extensible]] internal property of </w:t>
      </w:r>
      <w:r w:rsidRPr="00E77497">
        <w:rPr>
          <w:i/>
        </w:rPr>
        <w:t>O</w:t>
      </w:r>
      <w:r w:rsidRPr="00E77497">
        <w:t>.</w:t>
      </w:r>
    </w:p>
    <w:p w14:paraId="56F4A808" w14:textId="77777777" w:rsidR="004C02EF" w:rsidRPr="00E77497" w:rsidRDefault="004C02EF" w:rsidP="00FA3203">
      <w:pPr>
        <w:pStyle w:val="Alg4"/>
        <w:numPr>
          <w:ilvl w:val="0"/>
          <w:numId w:val="343"/>
        </w:numPr>
      </w:pPr>
      <w:r w:rsidRPr="00E77497">
        <w:t xml:space="preserve">Let </w:t>
      </w:r>
      <w:r w:rsidRPr="00E77497">
        <w:rPr>
          <w:i/>
        </w:rPr>
        <w:t>inherited</w:t>
      </w:r>
      <w:r w:rsidRPr="00E77497">
        <w:t xml:space="preserve"> be the result of calling the [[GetProperty]] internal method of </w:t>
      </w:r>
      <w:r w:rsidRPr="00E77497">
        <w:rPr>
          <w:i/>
        </w:rPr>
        <w:t>proto</w:t>
      </w:r>
      <w:r w:rsidRPr="00E77497">
        <w:t xml:space="preserve"> with property name </w:t>
      </w:r>
      <w:r w:rsidRPr="00E77497">
        <w:rPr>
          <w:i/>
        </w:rPr>
        <w:t>P</w:t>
      </w:r>
      <w:r w:rsidRPr="00E77497">
        <w:t>.</w:t>
      </w:r>
    </w:p>
    <w:p w14:paraId="02DF1786" w14:textId="77777777" w:rsidR="004C02EF" w:rsidRPr="00E77497" w:rsidRDefault="004C02EF" w:rsidP="00FA3203">
      <w:pPr>
        <w:pStyle w:val="Alg4"/>
        <w:numPr>
          <w:ilvl w:val="0"/>
          <w:numId w:val="343"/>
        </w:numPr>
      </w:pPr>
      <w:r w:rsidRPr="00E77497">
        <w:t xml:space="preserve">If </w:t>
      </w:r>
      <w:r w:rsidRPr="00E77497">
        <w:rPr>
          <w:i/>
        </w:rPr>
        <w:t>inherited</w:t>
      </w:r>
      <w:r w:rsidRPr="00E77497">
        <w:t xml:space="preserve"> is </w:t>
      </w:r>
      <w:r w:rsidRPr="00E77497">
        <w:rPr>
          <w:b/>
        </w:rPr>
        <w:t>undefined</w:t>
      </w:r>
      <w:r w:rsidRPr="00E77497">
        <w:t xml:space="preserve">, return the value of the [[Extensible]] internal property of </w:t>
      </w:r>
      <w:r w:rsidRPr="00E77497">
        <w:rPr>
          <w:i/>
        </w:rPr>
        <w:t>O</w:t>
      </w:r>
      <w:r w:rsidRPr="00E77497">
        <w:t>.</w:t>
      </w:r>
    </w:p>
    <w:p w14:paraId="43961046" w14:textId="77777777" w:rsidR="004C02EF" w:rsidRPr="00E77497" w:rsidRDefault="004C02EF" w:rsidP="00FA3203">
      <w:pPr>
        <w:pStyle w:val="Alg4"/>
        <w:numPr>
          <w:ilvl w:val="0"/>
          <w:numId w:val="343"/>
        </w:numPr>
      </w:pPr>
      <w:r w:rsidRPr="00E77497">
        <w:t>If IsAccessorDescriptor(</w:t>
      </w:r>
      <w:r w:rsidRPr="00E77497">
        <w:rPr>
          <w:i/>
        </w:rPr>
        <w:t>inherited</w:t>
      </w:r>
      <w:r w:rsidRPr="00E77497">
        <w:t xml:space="preserve">) is </w:t>
      </w:r>
      <w:r w:rsidRPr="00E77497">
        <w:rPr>
          <w:b/>
        </w:rPr>
        <w:t>true</w:t>
      </w:r>
      <w:r w:rsidRPr="00E77497">
        <w:t>, then</w:t>
      </w:r>
    </w:p>
    <w:p w14:paraId="6EFB27CB" w14:textId="77777777" w:rsidR="004C02EF" w:rsidRPr="00E77497" w:rsidRDefault="004C02EF" w:rsidP="00FA3203">
      <w:pPr>
        <w:pStyle w:val="Alg4"/>
        <w:numPr>
          <w:ilvl w:val="1"/>
          <w:numId w:val="343"/>
        </w:numPr>
      </w:pPr>
      <w:r w:rsidRPr="00E77497">
        <w:t xml:space="preserve">If </w:t>
      </w:r>
      <w:r w:rsidRPr="00E77497">
        <w:rPr>
          <w:i/>
        </w:rPr>
        <w:t>inherited</w:t>
      </w:r>
      <w:r w:rsidRPr="00E77497">
        <w:t xml:space="preserve">.[[Set]] is </w:t>
      </w:r>
      <w:r w:rsidRPr="00E77497">
        <w:rPr>
          <w:b/>
        </w:rPr>
        <w:t>undefined</w:t>
      </w:r>
      <w:r w:rsidRPr="00E77497">
        <w:t xml:space="preserve">, then return </w:t>
      </w:r>
      <w:r w:rsidRPr="00E77497">
        <w:rPr>
          <w:b/>
        </w:rPr>
        <w:t>false</w:t>
      </w:r>
      <w:r w:rsidRPr="00E77497">
        <w:t>.</w:t>
      </w:r>
    </w:p>
    <w:p w14:paraId="343289D6" w14:textId="77777777" w:rsidR="004C02EF" w:rsidRPr="00E77497" w:rsidRDefault="004C02EF" w:rsidP="00FA3203">
      <w:pPr>
        <w:pStyle w:val="Alg4"/>
        <w:numPr>
          <w:ilvl w:val="1"/>
          <w:numId w:val="343"/>
        </w:numPr>
      </w:pPr>
      <w:r w:rsidRPr="00E77497">
        <w:t xml:space="preserve">Else return </w:t>
      </w:r>
      <w:r w:rsidRPr="00E77497">
        <w:rPr>
          <w:b/>
        </w:rPr>
        <w:t>true</w:t>
      </w:r>
      <w:r w:rsidRPr="00E77497">
        <w:t>.</w:t>
      </w:r>
    </w:p>
    <w:p w14:paraId="11DEB096" w14:textId="77777777" w:rsidR="004C02EF" w:rsidRPr="00E77497" w:rsidRDefault="004C02EF" w:rsidP="00FA3203">
      <w:pPr>
        <w:pStyle w:val="Alg4"/>
        <w:numPr>
          <w:ilvl w:val="0"/>
          <w:numId w:val="343"/>
        </w:numPr>
      </w:pPr>
      <w:r w:rsidRPr="00E77497">
        <w:t xml:space="preserve">Else, </w:t>
      </w:r>
      <w:r w:rsidRPr="00E77497">
        <w:rPr>
          <w:i/>
        </w:rPr>
        <w:t>inherited</w:t>
      </w:r>
      <w:r w:rsidRPr="00E77497">
        <w:t xml:space="preserve"> must be a DataDescriptor</w:t>
      </w:r>
    </w:p>
    <w:p w14:paraId="272915CD" w14:textId="77777777" w:rsidR="004C02EF" w:rsidRPr="00E77497" w:rsidRDefault="004C02EF" w:rsidP="00FA3203">
      <w:pPr>
        <w:pStyle w:val="Alg4"/>
        <w:numPr>
          <w:ilvl w:val="1"/>
          <w:numId w:val="343"/>
        </w:numPr>
      </w:pPr>
      <w:r w:rsidRPr="00E77497">
        <w:t xml:space="preserve">If the [[Extensible]] internal property of </w:t>
      </w:r>
      <w:r w:rsidRPr="00E77497">
        <w:rPr>
          <w:i/>
        </w:rPr>
        <w:t>O</w:t>
      </w:r>
      <w:r w:rsidRPr="00E77497">
        <w:t xml:space="preserve"> is </w:t>
      </w:r>
      <w:r w:rsidRPr="00E77497">
        <w:rPr>
          <w:b/>
        </w:rPr>
        <w:t>false</w:t>
      </w:r>
      <w:r w:rsidRPr="00E77497">
        <w:t xml:space="preserve">, return </w:t>
      </w:r>
      <w:r w:rsidRPr="00E77497">
        <w:rPr>
          <w:b/>
        </w:rPr>
        <w:t>false</w:t>
      </w:r>
      <w:r w:rsidRPr="00E77497">
        <w:t>.</w:t>
      </w:r>
    </w:p>
    <w:p w14:paraId="6E3632DC" w14:textId="77777777" w:rsidR="004C02EF" w:rsidRPr="00E77497" w:rsidRDefault="004C02EF" w:rsidP="00FA3203">
      <w:pPr>
        <w:pStyle w:val="Alg4"/>
        <w:numPr>
          <w:ilvl w:val="1"/>
          <w:numId w:val="343"/>
        </w:numPr>
        <w:spacing w:after="120"/>
      </w:pPr>
      <w:r w:rsidRPr="00E77497">
        <w:t xml:space="preserve">Else return the value of </w:t>
      </w:r>
      <w:r w:rsidRPr="00E77497">
        <w:rPr>
          <w:i/>
        </w:rPr>
        <w:t>inherited</w:t>
      </w:r>
      <w:r w:rsidRPr="00E77497">
        <w:t>.[[Writable]].</w:t>
      </w:r>
    </w:p>
    <w:p w14:paraId="304A1683" w14:textId="77777777" w:rsidR="004C02EF" w:rsidRPr="00E77497" w:rsidRDefault="004C02EF" w:rsidP="004C02EF">
      <w:pPr>
        <w:pStyle w:val="Note"/>
        <w:rPr>
          <w:sz w:val="20"/>
        </w:rPr>
      </w:pPr>
      <w:r w:rsidRPr="00E77497">
        <w:rPr>
          <w:sz w:val="20"/>
        </w:rPr>
        <w:t>Host objects may define additional constraints upon [[Put]] operations. If possible, host objects should not allow [[Put]] operations in situations where this definition of [[CanPut]] returns false.</w:t>
      </w:r>
    </w:p>
    <w:p w14:paraId="254E6B58" w14:textId="77777777" w:rsidR="004C02EF" w:rsidRPr="00E77497" w:rsidRDefault="004C02EF" w:rsidP="00C623F2">
      <w:pPr>
        <w:pStyle w:val="30"/>
        <w:numPr>
          <w:ilvl w:val="0"/>
          <w:numId w:val="0"/>
        </w:numPr>
      </w:pPr>
      <w:bookmarkStart w:id="2370" w:name="_Toc235503352"/>
      <w:bookmarkStart w:id="2371" w:name="_Toc241509127"/>
      <w:bookmarkStart w:id="2372" w:name="_Toc244416614"/>
      <w:bookmarkStart w:id="2373" w:name="_Toc276630978"/>
      <w:bookmarkStart w:id="2374" w:name="_Toc323907606"/>
      <w:r w:rsidRPr="00E77497">
        <w:t>8.12.5</w:t>
      </w:r>
      <w:r w:rsidRPr="00E77497">
        <w:tab/>
        <w:t>[[Put]] ( P, V, Throw</w:t>
      </w:r>
      <w:ins w:id="2375" w:author="Rev 7 Allen Wirfs-Brock" w:date="2012-05-01T15:48:00Z">
        <w:r w:rsidR="00791170">
          <w:t xml:space="preserve">[, </w:t>
        </w:r>
      </w:ins>
      <w:ins w:id="2376" w:author="Rev 7 Allen Wirfs-Brock" w:date="2012-05-01T15:51:00Z">
        <w:r w:rsidR="00791170">
          <w:t>accessorT</w:t>
        </w:r>
      </w:ins>
      <w:ins w:id="2377" w:author="Rev 7 Allen Wirfs-Brock" w:date="2012-05-01T15:48:00Z">
        <w:r w:rsidR="00791170">
          <w:t xml:space="preserve">hisValue] </w:t>
        </w:r>
      </w:ins>
      <w:r w:rsidRPr="00E77497">
        <w:t xml:space="preserve"> )</w:t>
      </w:r>
      <w:bookmarkEnd w:id="2370"/>
      <w:bookmarkEnd w:id="2371"/>
      <w:bookmarkEnd w:id="2372"/>
      <w:bookmarkEnd w:id="2373"/>
      <w:bookmarkEnd w:id="2374"/>
    </w:p>
    <w:p w14:paraId="4C78DAF2" w14:textId="77777777" w:rsidR="004C02EF" w:rsidRPr="00E77497" w:rsidRDefault="004C02EF" w:rsidP="004C02EF">
      <w:r w:rsidRPr="00E77497">
        <w:t xml:space="preserve">When the [[Put]] internal method of </w:t>
      </w:r>
      <w:r w:rsidRPr="00E77497">
        <w:rPr>
          <w:rFonts w:ascii="Times New Roman" w:hAnsi="Times New Roman"/>
          <w:i/>
        </w:rPr>
        <w:t>O</w:t>
      </w:r>
      <w:r w:rsidRPr="00E77497">
        <w:t xml:space="preserve"> is called with property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and Boolean flag </w:t>
      </w:r>
      <w:r w:rsidRPr="00E77497">
        <w:rPr>
          <w:rFonts w:ascii="Times New Roman" w:hAnsi="Times New Roman"/>
          <w:i/>
        </w:rPr>
        <w:t>Throw</w:t>
      </w:r>
      <w:r w:rsidRPr="00E77497">
        <w:t>, the following steps are taken:</w:t>
      </w:r>
    </w:p>
    <w:p w14:paraId="537456CC" w14:textId="77777777" w:rsidR="004E4ED3" w:rsidDel="00D8563F" w:rsidRDefault="00B868C9" w:rsidP="004E4ED3">
      <w:pPr>
        <w:pStyle w:val="Alg4"/>
        <w:numPr>
          <w:ilvl w:val="0"/>
          <w:numId w:val="344"/>
        </w:numPr>
        <w:rPr>
          <w:ins w:id="2378" w:author="Rev 6 Allen Wirfs-Brock" w:date="2012-02-22T13:22:00Z"/>
          <w:del w:id="2379" w:author="Rev 7 Allen Wirfs-Brock" w:date="2012-04-09T16:11:00Z"/>
        </w:rPr>
      </w:pPr>
      <w:ins w:id="2380" w:author="Rev 6 Allen Wirfs-Brock" w:date="2012-02-23T13:16:00Z">
        <w:del w:id="2381" w:author="Rev 7 Allen Wirfs-Brock" w:date="2012-04-09T16:11:00Z">
          <w:r w:rsidDel="00D8563F">
            <w:delText>ReturnIfAbrupt(</w:delText>
          </w:r>
          <w:r w:rsidDel="00D8563F">
            <w:rPr>
              <w:i/>
            </w:rPr>
            <w:delText>O</w:delText>
          </w:r>
          <w:r w:rsidDel="00D8563F">
            <w:delText>)</w:delText>
          </w:r>
        </w:del>
      </w:ins>
      <w:ins w:id="2382" w:author="Rev 6 Allen Wirfs-Brock" w:date="2012-02-22T13:22:00Z">
        <w:del w:id="2383" w:author="Rev 7 Allen Wirfs-Brock" w:date="2012-04-09T16:11:00Z">
          <w:r w:rsidR="004E4ED3" w:rsidDel="00D8563F">
            <w:delText>.</w:delText>
          </w:r>
        </w:del>
      </w:ins>
    </w:p>
    <w:p w14:paraId="3132A4A1" w14:textId="77777777" w:rsidR="004C02EF" w:rsidRPr="00E77497" w:rsidRDefault="004C02EF" w:rsidP="00FA3203">
      <w:pPr>
        <w:pStyle w:val="Alg4"/>
        <w:numPr>
          <w:ilvl w:val="0"/>
          <w:numId w:val="344"/>
        </w:numPr>
      </w:pPr>
      <w:r w:rsidRPr="00E77497">
        <w:t xml:space="preserve">If the result of calling the [[CanPut]] internal method of </w:t>
      </w:r>
      <w:r w:rsidRPr="00E77497">
        <w:rPr>
          <w:i/>
        </w:rPr>
        <w:t xml:space="preserve">O </w:t>
      </w:r>
      <w:r w:rsidRPr="00E77497">
        <w:t xml:space="preserve">with argument </w:t>
      </w:r>
      <w:r w:rsidRPr="00E77497">
        <w:rPr>
          <w:i/>
        </w:rPr>
        <w:t xml:space="preserve">P </w:t>
      </w:r>
      <w:r w:rsidRPr="00E77497">
        <w:t xml:space="preserve">is </w:t>
      </w:r>
      <w:r w:rsidRPr="00E77497">
        <w:rPr>
          <w:b/>
        </w:rPr>
        <w:t>false</w:t>
      </w:r>
      <w:r w:rsidRPr="00E77497">
        <w:t>, then</w:t>
      </w:r>
    </w:p>
    <w:p w14:paraId="7EE28A21" w14:textId="77777777" w:rsidR="004C02EF" w:rsidRPr="00E77497" w:rsidRDefault="004C02EF" w:rsidP="00FA3203">
      <w:pPr>
        <w:pStyle w:val="Alg4"/>
        <w:numPr>
          <w:ilvl w:val="1"/>
          <w:numId w:val="344"/>
        </w:numPr>
      </w:pPr>
      <w:r w:rsidRPr="00E77497">
        <w:t xml:space="preserve">If </w:t>
      </w:r>
      <w:r w:rsidRPr="00E77497">
        <w:rPr>
          <w:i/>
        </w:rPr>
        <w:t xml:space="preserve">Throw </w:t>
      </w:r>
      <w:r w:rsidRPr="00E77497">
        <w:t xml:space="preserve">is </w:t>
      </w:r>
      <w:r w:rsidRPr="00E77497">
        <w:rPr>
          <w:b/>
        </w:rPr>
        <w:t>true</w:t>
      </w:r>
      <w:r w:rsidRPr="00E77497">
        <w:t xml:space="preserve">, then throw a </w:t>
      </w:r>
      <w:r w:rsidRPr="00E77497">
        <w:rPr>
          <w:b/>
        </w:rPr>
        <w:t xml:space="preserve">TypeError </w:t>
      </w:r>
      <w:r w:rsidRPr="00E77497">
        <w:t>exception.</w:t>
      </w:r>
    </w:p>
    <w:p w14:paraId="53DA056E" w14:textId="77777777" w:rsidR="004C02EF" w:rsidRPr="00E77497" w:rsidRDefault="004C02EF" w:rsidP="00FA3203">
      <w:pPr>
        <w:pStyle w:val="Alg4"/>
        <w:numPr>
          <w:ilvl w:val="1"/>
          <w:numId w:val="344"/>
        </w:numPr>
      </w:pPr>
      <w:r w:rsidRPr="00E77497">
        <w:t>Else return</w:t>
      </w:r>
      <w:ins w:id="2384" w:author="Rev 6 Allen Wirfs-Brock" w:date="2012-02-22T13:22:00Z">
        <w:r w:rsidR="004E4ED3" w:rsidRPr="004E4ED3">
          <w:rPr>
            <w:b/>
          </w:rPr>
          <w:t xml:space="preserve"> </w:t>
        </w:r>
        <w:r w:rsidR="004E4ED3" w:rsidRPr="00E77497">
          <w:rPr>
            <w:b/>
          </w:rPr>
          <w:t>undefined</w:t>
        </w:r>
      </w:ins>
      <w:r w:rsidRPr="00E77497">
        <w:t>.</w:t>
      </w:r>
    </w:p>
    <w:p w14:paraId="6E0F2719" w14:textId="77777777" w:rsidR="004C02EF" w:rsidRPr="00E77497" w:rsidRDefault="004C02EF" w:rsidP="00FA3203">
      <w:pPr>
        <w:pStyle w:val="Alg4"/>
        <w:numPr>
          <w:ilvl w:val="0"/>
          <w:numId w:val="344"/>
        </w:numPr>
      </w:pPr>
      <w:r w:rsidRPr="00E77497">
        <w:t xml:space="preserve">Let </w:t>
      </w:r>
      <w:r w:rsidRPr="00E77497">
        <w:rPr>
          <w:i/>
        </w:rPr>
        <w:t xml:space="preserve">ownDesc </w:t>
      </w:r>
      <w:r w:rsidRPr="00E77497">
        <w:t xml:space="preserve">be the result of calling the [[GetOwnProperty]] internal method of </w:t>
      </w:r>
      <w:r w:rsidRPr="00E77497">
        <w:rPr>
          <w:i/>
        </w:rPr>
        <w:t xml:space="preserve">O </w:t>
      </w:r>
      <w:r w:rsidRPr="00E77497">
        <w:t xml:space="preserve">with argument </w:t>
      </w:r>
      <w:r w:rsidRPr="00E77497">
        <w:rPr>
          <w:i/>
        </w:rPr>
        <w:t>P</w:t>
      </w:r>
      <w:r w:rsidRPr="00E77497">
        <w:t>.</w:t>
      </w:r>
    </w:p>
    <w:p w14:paraId="565BD7A0" w14:textId="77777777" w:rsidR="004C02EF" w:rsidRPr="00E77497" w:rsidRDefault="004C02EF" w:rsidP="00FA3203">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14:paraId="1C6C048C" w14:textId="77777777" w:rsidR="004C02EF" w:rsidRPr="00E77497" w:rsidRDefault="004C02EF" w:rsidP="00FA3203">
      <w:pPr>
        <w:pStyle w:val="Alg4"/>
        <w:numPr>
          <w:ilvl w:val="1"/>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14:paraId="76F72627" w14:textId="77777777" w:rsidR="004C02EF" w:rsidRPr="00E77497" w:rsidRDefault="004C02EF" w:rsidP="00FA3203">
      <w:pPr>
        <w:pStyle w:val="Alg4"/>
        <w:numPr>
          <w:ilvl w:val="1"/>
          <w:numId w:val="344"/>
        </w:numPr>
      </w:pPr>
      <w:del w:id="2385" w:author="Rev 6 Allen Wirfs-Brock" w:date="2012-02-22T13:23:00Z">
        <w:r w:rsidRPr="00E77497" w:rsidDel="004E4ED3">
          <w:delText xml:space="preserve">Call </w:delText>
        </w:r>
      </w:del>
      <w:ins w:id="2386" w:author="Rev 6 Allen Wirfs-Brock" w:date="2012-02-22T13:23:00Z">
        <w:r w:rsidR="004E4ED3">
          <w:t>Return the result of calling</w:t>
        </w:r>
        <w:r w:rsidR="004E4ED3" w:rsidRPr="00E77497">
          <w:t xml:space="preserve"> </w:t>
        </w:r>
      </w:ins>
      <w:r w:rsidRPr="00E77497">
        <w:t xml:space="preserve">the [[DefineOwnProperty]] internal method of </w:t>
      </w:r>
      <w:r w:rsidRPr="00E77497">
        <w:rPr>
          <w:i/>
        </w:rPr>
        <w:t>O</w:t>
      </w:r>
      <w:r w:rsidRPr="00E77497">
        <w:t xml:space="preserve"> passing </w:t>
      </w:r>
      <w:r w:rsidRPr="00E77497">
        <w:rPr>
          <w:i/>
        </w:rPr>
        <w:t>P</w:t>
      </w:r>
      <w:r w:rsidRPr="00E77497">
        <w:t xml:space="preserve">, </w:t>
      </w:r>
      <w:r w:rsidRPr="00E77497">
        <w:rPr>
          <w:i/>
        </w:rPr>
        <w:t>valueDesc</w:t>
      </w:r>
      <w:r w:rsidRPr="00E77497">
        <w:t xml:space="preserve">, and </w:t>
      </w:r>
      <w:r w:rsidRPr="00E77497">
        <w:rPr>
          <w:i/>
        </w:rPr>
        <w:t>Throw</w:t>
      </w:r>
      <w:r w:rsidRPr="00E77497">
        <w:t xml:space="preserve"> as arguments.</w:t>
      </w:r>
    </w:p>
    <w:p w14:paraId="027FA853" w14:textId="77777777" w:rsidR="004C02EF" w:rsidRPr="00E77497" w:rsidDel="00DE13A5" w:rsidRDefault="004C02EF" w:rsidP="00FA3203">
      <w:pPr>
        <w:pStyle w:val="Alg4"/>
        <w:numPr>
          <w:ilvl w:val="1"/>
          <w:numId w:val="344"/>
        </w:numPr>
        <w:rPr>
          <w:del w:id="2387" w:author="Rev 7 Allen Wirfs-Brock" w:date="2012-05-04T14:02:00Z"/>
        </w:rPr>
      </w:pPr>
      <w:del w:id="2388" w:author="Rev 7 Allen Wirfs-Brock" w:date="2012-05-04T14:02:00Z">
        <w:r w:rsidRPr="00E77497" w:rsidDel="00DE13A5">
          <w:delText>Return.</w:delText>
        </w:r>
      </w:del>
    </w:p>
    <w:p w14:paraId="766918E5" w14:textId="77777777" w:rsidR="004C02EF" w:rsidRPr="00E77497" w:rsidRDefault="004C02EF" w:rsidP="009A20C6">
      <w:pPr>
        <w:pStyle w:val="Alg4"/>
        <w:numPr>
          <w:ilvl w:val="0"/>
          <w:numId w:val="344"/>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argument </w:t>
      </w:r>
      <w:r w:rsidRPr="00E77497">
        <w:rPr>
          <w:i/>
        </w:rPr>
        <w:t>P</w:t>
      </w:r>
      <w:r w:rsidRPr="00E77497">
        <w:t>. This may be either an own or inherited accessor property descriptor or an inherited data property descriptor.</w:t>
      </w:r>
    </w:p>
    <w:p w14:paraId="38ECF17F" w14:textId="77777777" w:rsidR="004C02EF" w:rsidRPr="00E77497" w:rsidRDefault="004C02EF" w:rsidP="009A20C6">
      <w:pPr>
        <w:pStyle w:val="Alg4"/>
        <w:numPr>
          <w:ilvl w:val="0"/>
          <w:numId w:val="344"/>
        </w:numPr>
      </w:pPr>
      <w:r w:rsidRPr="00E77497">
        <w:t>If IsAccessorDescriptor(</w:t>
      </w:r>
      <w:r w:rsidRPr="00E77497">
        <w:rPr>
          <w:i/>
        </w:rPr>
        <w:t>desc</w:t>
      </w:r>
      <w:r w:rsidRPr="00E77497">
        <w:t xml:space="preserve">) is </w:t>
      </w:r>
      <w:r w:rsidRPr="00E77497">
        <w:rPr>
          <w:b/>
        </w:rPr>
        <w:t>true</w:t>
      </w:r>
      <w:r w:rsidRPr="00E77497">
        <w:t>, then</w:t>
      </w:r>
    </w:p>
    <w:p w14:paraId="74F959B1" w14:textId="77777777" w:rsidR="004C02EF" w:rsidRPr="00E77497" w:rsidRDefault="004C02EF" w:rsidP="009A20C6">
      <w:pPr>
        <w:pStyle w:val="Alg4"/>
        <w:numPr>
          <w:ilvl w:val="1"/>
          <w:numId w:val="344"/>
        </w:numPr>
      </w:pPr>
      <w:r w:rsidRPr="00E77497">
        <w:t xml:space="preserve">Let </w:t>
      </w:r>
      <w:r w:rsidRPr="00E77497">
        <w:rPr>
          <w:i/>
        </w:rPr>
        <w:t xml:space="preserve">setter </w:t>
      </w:r>
      <w:r w:rsidRPr="00E77497">
        <w:t xml:space="preserve">be </w:t>
      </w:r>
      <w:r w:rsidRPr="00E77497">
        <w:rPr>
          <w:i/>
        </w:rPr>
        <w:t>desc</w:t>
      </w:r>
      <w:r w:rsidRPr="00E77497">
        <w:t xml:space="preserve">.[[Set]] which cannot be </w:t>
      </w:r>
      <w:r w:rsidRPr="00E77497">
        <w:rPr>
          <w:b/>
        </w:rPr>
        <w:t>undefined</w:t>
      </w:r>
      <w:r w:rsidRPr="00E77497">
        <w:t>.</w:t>
      </w:r>
    </w:p>
    <w:p w14:paraId="1CF2E339" w14:textId="77777777" w:rsidR="00791170" w:rsidRDefault="00791170" w:rsidP="00791170">
      <w:pPr>
        <w:pStyle w:val="Alg4"/>
        <w:numPr>
          <w:ilvl w:val="1"/>
          <w:numId w:val="344"/>
        </w:numPr>
        <w:spacing w:after="120"/>
        <w:contextualSpacing/>
        <w:rPr>
          <w:ins w:id="2389" w:author="Rev 7 Allen Wirfs-Brock" w:date="2012-05-01T15:51:00Z"/>
        </w:rPr>
      </w:pPr>
      <w:ins w:id="2390" w:author="Rev 7 Allen Wirfs-Brock" w:date="2012-05-01T15:51:00Z">
        <w:r>
          <w:t xml:space="preserve">If </w:t>
        </w:r>
      </w:ins>
      <w:ins w:id="2391" w:author="Rev 7 Allen Wirfs-Brock" w:date="2012-05-01T15:52:00Z">
        <w:r>
          <w:rPr>
            <w:i/>
          </w:rPr>
          <w:t>accessorT</w:t>
        </w:r>
      </w:ins>
      <w:ins w:id="2392" w:author="Rev 7 Allen Wirfs-Brock" w:date="2012-05-01T15:51:00Z">
        <w:r w:rsidRPr="00791170">
          <w:rPr>
            <w:i/>
          </w:rPr>
          <w:t>hisValue</w:t>
        </w:r>
        <w:r>
          <w:t xml:space="preserve"> is not present, then let </w:t>
        </w:r>
      </w:ins>
      <w:ins w:id="2393" w:author="Rev 7 Allen Wirfs-Brock" w:date="2012-05-01T15:52:00Z">
        <w:r>
          <w:rPr>
            <w:i/>
          </w:rPr>
          <w:t>accessorT</w:t>
        </w:r>
        <w:r w:rsidRPr="00791170">
          <w:rPr>
            <w:i/>
          </w:rPr>
          <w:t>hisValue</w:t>
        </w:r>
        <w:r>
          <w:t xml:space="preserve"> </w:t>
        </w:r>
      </w:ins>
      <w:ins w:id="2394" w:author="Rev 7 Allen Wirfs-Brock" w:date="2012-05-01T15:51:00Z">
        <w:r>
          <w:t xml:space="preserve">be </w:t>
        </w:r>
        <w:r w:rsidRPr="00791170">
          <w:rPr>
            <w:i/>
          </w:rPr>
          <w:t>O</w:t>
        </w:r>
        <w:r>
          <w:t>.</w:t>
        </w:r>
      </w:ins>
    </w:p>
    <w:p w14:paraId="2D03C85E" w14:textId="77777777" w:rsidR="004C02EF" w:rsidRPr="00E77497" w:rsidRDefault="004E4ED3" w:rsidP="009A20C6">
      <w:pPr>
        <w:pStyle w:val="Alg4"/>
        <w:numPr>
          <w:ilvl w:val="1"/>
          <w:numId w:val="344"/>
        </w:numPr>
      </w:pPr>
      <w:ins w:id="2395" w:author="Rev 6 Allen Wirfs-Brock" w:date="2012-02-22T13:23:00Z">
        <w:r>
          <w:t>Return the result of calling</w:t>
        </w:r>
        <w:r w:rsidRPr="00E77497">
          <w:t xml:space="preserve"> </w:t>
        </w:r>
      </w:ins>
      <w:del w:id="2396" w:author="Rev 6 Allen Wirfs-Brock" w:date="2012-02-22T13:23:00Z">
        <w:r w:rsidR="004C02EF" w:rsidRPr="00E77497" w:rsidDel="004E4ED3">
          <w:delText xml:space="preserve">Call </w:delText>
        </w:r>
      </w:del>
      <w:r w:rsidR="004C02EF" w:rsidRPr="00E77497">
        <w:t xml:space="preserve">the [[Call]] internal method of </w:t>
      </w:r>
      <w:r w:rsidR="004C02EF" w:rsidRPr="00E77497">
        <w:rPr>
          <w:i/>
        </w:rPr>
        <w:t xml:space="preserve">setter </w:t>
      </w:r>
      <w:r w:rsidR="004C02EF" w:rsidRPr="00E77497">
        <w:t xml:space="preserve">providing </w:t>
      </w:r>
      <w:ins w:id="2397" w:author="Rev 7 Allen Wirfs-Brock" w:date="2012-05-01T15:51:00Z">
        <w:r w:rsidR="00791170" w:rsidRPr="00791170">
          <w:rPr>
            <w:i/>
          </w:rPr>
          <w:t>thisValue</w:t>
        </w:r>
      </w:ins>
      <w:del w:id="2398" w:author="Rev 7 Allen Wirfs-Brock" w:date="2012-05-01T15:51:00Z">
        <w:r w:rsidR="004C02EF" w:rsidRPr="00E77497" w:rsidDel="00791170">
          <w:rPr>
            <w:i/>
          </w:rPr>
          <w:delText>O</w:delText>
        </w:r>
      </w:del>
      <w:r w:rsidR="004C02EF" w:rsidRPr="00E77497">
        <w:rPr>
          <w:i/>
        </w:rPr>
        <w:t xml:space="preserve"> </w:t>
      </w:r>
      <w:r w:rsidR="004C02EF" w:rsidRPr="00E77497">
        <w:t xml:space="preserve">as the </w:t>
      </w:r>
      <w:r w:rsidR="004C02EF" w:rsidRPr="00E77497">
        <w:rPr>
          <w:b/>
        </w:rPr>
        <w:t xml:space="preserve">this </w:t>
      </w:r>
      <w:r w:rsidR="004C02EF" w:rsidRPr="00E77497">
        <w:t xml:space="preserve">value and providing </w:t>
      </w:r>
      <w:r w:rsidR="004C02EF" w:rsidRPr="00E77497">
        <w:rPr>
          <w:i/>
        </w:rPr>
        <w:t xml:space="preserve">V </w:t>
      </w:r>
      <w:r w:rsidR="004C02EF" w:rsidRPr="00E77497">
        <w:t>as the sole argument.</w:t>
      </w:r>
    </w:p>
    <w:p w14:paraId="052A7CA4" w14:textId="77777777" w:rsidR="004C02EF" w:rsidRPr="00E77497" w:rsidRDefault="004C02EF" w:rsidP="009A20C6">
      <w:pPr>
        <w:pStyle w:val="Alg4"/>
        <w:numPr>
          <w:ilvl w:val="0"/>
          <w:numId w:val="344"/>
        </w:numPr>
      </w:pPr>
      <w:r w:rsidRPr="00E77497">
        <w:t xml:space="preserve">Else, create a named data property named </w:t>
      </w:r>
      <w:r w:rsidRPr="00E77497">
        <w:rPr>
          <w:i/>
        </w:rPr>
        <w:t xml:space="preserve">P </w:t>
      </w:r>
      <w:r w:rsidRPr="00E77497">
        <w:t xml:space="preserve">on object </w:t>
      </w:r>
      <w:r w:rsidRPr="00E77497">
        <w:rPr>
          <w:i/>
        </w:rPr>
        <w:t xml:space="preserve">O </w:t>
      </w:r>
      <w:r w:rsidRPr="00E77497">
        <w:t>as follows</w:t>
      </w:r>
    </w:p>
    <w:p w14:paraId="49FC65C9" w14:textId="77777777" w:rsidR="004C02EF" w:rsidRPr="00E77497" w:rsidRDefault="004C02EF" w:rsidP="009A20C6">
      <w:pPr>
        <w:pStyle w:val="Alg4"/>
        <w:numPr>
          <w:ilvl w:val="1"/>
          <w:numId w:val="344"/>
        </w:numPr>
      </w:pPr>
      <w:r w:rsidRPr="00E77497">
        <w:t xml:space="preserve">Let </w:t>
      </w:r>
      <w:r w:rsidRPr="00E77497">
        <w:rPr>
          <w:i/>
        </w:rPr>
        <w:t>newDesc</w:t>
      </w:r>
      <w:r w:rsidRPr="00E77497">
        <w:t xml:space="preserve"> be the Property Descriptor</w:t>
      </w:r>
      <w:r w:rsidRPr="00E77497">
        <w:br/>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72D9B16C" w14:textId="77777777" w:rsidR="004C02EF" w:rsidRPr="00E77497" w:rsidRDefault="004E4ED3" w:rsidP="004E4ED3">
      <w:pPr>
        <w:pStyle w:val="Alg4"/>
        <w:numPr>
          <w:ilvl w:val="1"/>
          <w:numId w:val="344"/>
        </w:numPr>
        <w:spacing w:after="220"/>
      </w:pPr>
      <w:ins w:id="2399" w:author="Rev 6 Allen Wirfs-Brock" w:date="2012-02-22T13:23:00Z">
        <w:r>
          <w:t>Return the result of calling</w:t>
        </w:r>
        <w:r w:rsidRPr="00E77497">
          <w:t xml:space="preserve"> </w:t>
        </w:r>
      </w:ins>
      <w:del w:id="2400" w:author="Rev 6 Allen Wirfs-Brock" w:date="2012-02-22T13:23:00Z">
        <w:r w:rsidR="004C02EF" w:rsidRPr="00E77497" w:rsidDel="004E4ED3">
          <w:delText xml:space="preserve">Call </w:delText>
        </w:r>
      </w:del>
      <w:r w:rsidR="004C02EF" w:rsidRPr="00E77497">
        <w:t xml:space="preserve">the [[DefineOwnProperty]] internal method of </w:t>
      </w:r>
      <w:r w:rsidR="004C02EF" w:rsidRPr="00E77497">
        <w:rPr>
          <w:i/>
        </w:rPr>
        <w:t>O</w:t>
      </w:r>
      <w:r w:rsidR="004C02EF" w:rsidRPr="00E77497">
        <w:t xml:space="preserve"> passing </w:t>
      </w:r>
      <w:r w:rsidR="004C02EF" w:rsidRPr="00E77497">
        <w:rPr>
          <w:i/>
        </w:rPr>
        <w:t>P</w:t>
      </w:r>
      <w:r w:rsidR="004C02EF" w:rsidRPr="00E77497">
        <w:t xml:space="preserve">, </w:t>
      </w:r>
      <w:r w:rsidR="004C02EF" w:rsidRPr="00E77497">
        <w:rPr>
          <w:i/>
        </w:rPr>
        <w:t>newDesc</w:t>
      </w:r>
      <w:r w:rsidR="004C02EF" w:rsidRPr="00E77497">
        <w:t xml:space="preserve">, and </w:t>
      </w:r>
      <w:r w:rsidR="004C02EF" w:rsidRPr="00E77497">
        <w:rPr>
          <w:i/>
        </w:rPr>
        <w:t>Throw</w:t>
      </w:r>
      <w:r w:rsidR="004C02EF" w:rsidRPr="00E77497">
        <w:t xml:space="preserve"> as arguments.</w:t>
      </w:r>
    </w:p>
    <w:p w14:paraId="24788189" w14:textId="77777777" w:rsidR="004C02EF" w:rsidRPr="00E77497" w:rsidDel="004E4ED3" w:rsidRDefault="004C02EF" w:rsidP="009A20C6">
      <w:pPr>
        <w:pStyle w:val="Alg4"/>
        <w:numPr>
          <w:ilvl w:val="0"/>
          <w:numId w:val="344"/>
        </w:numPr>
        <w:spacing w:after="120"/>
        <w:rPr>
          <w:del w:id="2401" w:author="Rev 6 Allen Wirfs-Brock" w:date="2012-02-22T13:24:00Z"/>
        </w:rPr>
      </w:pPr>
      <w:del w:id="2402" w:author="Rev 6 Allen Wirfs-Brock" w:date="2012-02-22T13:24:00Z">
        <w:r w:rsidRPr="00E77497" w:rsidDel="004E4ED3">
          <w:delText>Return.</w:delText>
        </w:r>
      </w:del>
    </w:p>
    <w:p w14:paraId="3E0E1DA4" w14:textId="77777777" w:rsidR="004C02EF" w:rsidRPr="00E77497" w:rsidRDefault="004C02EF" w:rsidP="00C623F2">
      <w:pPr>
        <w:pStyle w:val="30"/>
        <w:numPr>
          <w:ilvl w:val="0"/>
          <w:numId w:val="0"/>
        </w:numPr>
      </w:pPr>
      <w:bookmarkStart w:id="2403" w:name="_Toc235503353"/>
      <w:bookmarkStart w:id="2404" w:name="_Toc241509128"/>
      <w:bookmarkStart w:id="2405" w:name="_Toc244416615"/>
      <w:bookmarkStart w:id="2406" w:name="_Toc276630979"/>
      <w:bookmarkStart w:id="2407" w:name="_Toc323907607"/>
      <w:r w:rsidRPr="00E77497">
        <w:t>8.12.6</w:t>
      </w:r>
      <w:r w:rsidRPr="00E77497">
        <w:tab/>
        <w:t>[[HasProperty]] (P)</w:t>
      </w:r>
      <w:bookmarkEnd w:id="2403"/>
      <w:bookmarkEnd w:id="2404"/>
      <w:bookmarkEnd w:id="2405"/>
      <w:bookmarkEnd w:id="2406"/>
      <w:bookmarkEnd w:id="2407"/>
    </w:p>
    <w:p w14:paraId="3E93F13F" w14:textId="77777777" w:rsidR="004C02EF" w:rsidRPr="00E77497" w:rsidRDefault="004C02EF" w:rsidP="004C02EF">
      <w:r w:rsidRPr="00E77497">
        <w:t xml:space="preserve">When the [[HasProperty]]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4C9AE177" w14:textId="77777777" w:rsidR="004E4ED3" w:rsidDel="00D8563F" w:rsidRDefault="00B868C9" w:rsidP="004E4ED3">
      <w:pPr>
        <w:pStyle w:val="Alg4"/>
        <w:numPr>
          <w:ilvl w:val="0"/>
          <w:numId w:val="345"/>
        </w:numPr>
        <w:rPr>
          <w:ins w:id="2408" w:author="Rev 6 Allen Wirfs-Brock" w:date="2012-02-22T13:24:00Z"/>
          <w:del w:id="2409" w:author="Rev 7 Allen Wirfs-Brock" w:date="2012-04-09T16:12:00Z"/>
        </w:rPr>
      </w:pPr>
      <w:ins w:id="2410" w:author="Rev 6 Allen Wirfs-Brock" w:date="2012-02-23T13:16:00Z">
        <w:del w:id="2411" w:author="Rev 7 Allen Wirfs-Brock" w:date="2012-04-09T16:12:00Z">
          <w:r w:rsidDel="00D8563F">
            <w:delText>ReturnIfAbrupt(</w:delText>
          </w:r>
          <w:r w:rsidDel="00D8563F">
            <w:rPr>
              <w:i/>
            </w:rPr>
            <w:delText>O</w:delText>
          </w:r>
          <w:r w:rsidDel="00D8563F">
            <w:delText>)</w:delText>
          </w:r>
        </w:del>
      </w:ins>
      <w:ins w:id="2412" w:author="Rev 6 Allen Wirfs-Brock" w:date="2012-02-22T13:24:00Z">
        <w:del w:id="2413" w:author="Rev 7 Allen Wirfs-Brock" w:date="2012-04-09T16:12:00Z">
          <w:r w:rsidR="004E4ED3" w:rsidDel="00D8563F">
            <w:delText>.</w:delText>
          </w:r>
        </w:del>
      </w:ins>
    </w:p>
    <w:p w14:paraId="6CC87B6D" w14:textId="77777777" w:rsidR="004C02EF" w:rsidRPr="00E77497" w:rsidRDefault="004C02EF" w:rsidP="009A20C6">
      <w:pPr>
        <w:pStyle w:val="Alg4"/>
        <w:numPr>
          <w:ilvl w:val="0"/>
          <w:numId w:val="345"/>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623405B3" w14:textId="77777777" w:rsidR="004C02EF" w:rsidRPr="00E77497" w:rsidRDefault="004C02EF" w:rsidP="009A20C6">
      <w:pPr>
        <w:pStyle w:val="Alg4"/>
        <w:numPr>
          <w:ilvl w:val="0"/>
          <w:numId w:val="345"/>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false</w:t>
      </w:r>
      <w:r w:rsidRPr="00E77497">
        <w:t>.</w:t>
      </w:r>
    </w:p>
    <w:p w14:paraId="00CB7CAC" w14:textId="77777777" w:rsidR="004C02EF" w:rsidRPr="00E77497" w:rsidRDefault="004C02EF" w:rsidP="009A20C6">
      <w:pPr>
        <w:pStyle w:val="Alg4"/>
        <w:numPr>
          <w:ilvl w:val="0"/>
          <w:numId w:val="345"/>
        </w:numPr>
        <w:spacing w:after="120"/>
      </w:pPr>
      <w:r w:rsidRPr="00E77497">
        <w:t xml:space="preserve">Else return </w:t>
      </w:r>
      <w:r w:rsidRPr="00E77497">
        <w:rPr>
          <w:b/>
        </w:rPr>
        <w:t>true</w:t>
      </w:r>
      <w:r w:rsidRPr="00E77497">
        <w:t>.</w:t>
      </w:r>
    </w:p>
    <w:p w14:paraId="197A8164" w14:textId="77777777" w:rsidR="004C02EF" w:rsidRPr="00E77497" w:rsidRDefault="004C02EF" w:rsidP="00C623F2">
      <w:pPr>
        <w:pStyle w:val="30"/>
        <w:numPr>
          <w:ilvl w:val="0"/>
          <w:numId w:val="0"/>
        </w:numPr>
      </w:pPr>
      <w:bookmarkStart w:id="2414" w:name="_Toc235503354"/>
      <w:bookmarkStart w:id="2415" w:name="_Toc241509129"/>
      <w:bookmarkStart w:id="2416" w:name="_Toc244416616"/>
      <w:bookmarkStart w:id="2417" w:name="_Toc276630980"/>
      <w:bookmarkStart w:id="2418" w:name="_Toc323907608"/>
      <w:r w:rsidRPr="00E77497">
        <w:t>8.12.7</w:t>
      </w:r>
      <w:r w:rsidRPr="00E77497">
        <w:tab/>
        <w:t>[[Delete]] (P, Throw)</w:t>
      </w:r>
      <w:bookmarkEnd w:id="2414"/>
      <w:bookmarkEnd w:id="2415"/>
      <w:bookmarkEnd w:id="2416"/>
      <w:bookmarkEnd w:id="2417"/>
      <w:bookmarkEnd w:id="2418"/>
    </w:p>
    <w:p w14:paraId="0BC2A7EF" w14:textId="77777777" w:rsidR="004C02EF" w:rsidRPr="00E77497" w:rsidRDefault="004C02EF" w:rsidP="004C02EF">
      <w:r w:rsidRPr="00E77497">
        <w:t xml:space="preserve">When the [[Delete]]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 xml:space="preserve">P </w:t>
      </w:r>
      <w:r w:rsidRPr="00E77497">
        <w:t xml:space="preserve">and the Boolean flag </w:t>
      </w:r>
      <w:r w:rsidRPr="00E77497">
        <w:rPr>
          <w:rFonts w:ascii="Times New Roman" w:hAnsi="Times New Roman"/>
          <w:i/>
        </w:rPr>
        <w:t>Throw</w:t>
      </w:r>
      <w:r w:rsidRPr="00E77497">
        <w:t>, the following steps are taken:</w:t>
      </w:r>
    </w:p>
    <w:p w14:paraId="45B12931" w14:textId="77777777" w:rsidR="004E4ED3" w:rsidDel="00D8563F" w:rsidRDefault="00B868C9" w:rsidP="004E4ED3">
      <w:pPr>
        <w:pStyle w:val="Alg4"/>
        <w:numPr>
          <w:ilvl w:val="0"/>
          <w:numId w:val="346"/>
        </w:numPr>
        <w:rPr>
          <w:ins w:id="2419" w:author="Rev 6 Allen Wirfs-Brock" w:date="2012-02-22T13:24:00Z"/>
          <w:del w:id="2420" w:author="Rev 7 Allen Wirfs-Brock" w:date="2012-04-09T16:12:00Z"/>
        </w:rPr>
      </w:pPr>
      <w:ins w:id="2421" w:author="Rev 6 Allen Wirfs-Brock" w:date="2012-02-23T13:16:00Z">
        <w:del w:id="2422" w:author="Rev 7 Allen Wirfs-Brock" w:date="2012-04-09T16:12:00Z">
          <w:r w:rsidDel="00D8563F">
            <w:delText>ReturnIfAbrupt(</w:delText>
          </w:r>
          <w:r w:rsidDel="00D8563F">
            <w:rPr>
              <w:i/>
            </w:rPr>
            <w:delText>O</w:delText>
          </w:r>
          <w:r w:rsidDel="00D8563F">
            <w:delText>)</w:delText>
          </w:r>
        </w:del>
      </w:ins>
      <w:ins w:id="2423" w:author="Rev 6 Allen Wirfs-Brock" w:date="2012-02-22T13:24:00Z">
        <w:del w:id="2424" w:author="Rev 7 Allen Wirfs-Brock" w:date="2012-04-09T16:12:00Z">
          <w:r w:rsidR="004E4ED3" w:rsidDel="00D8563F">
            <w:delText>.</w:delText>
          </w:r>
        </w:del>
      </w:ins>
    </w:p>
    <w:p w14:paraId="3886292F" w14:textId="77777777" w:rsidR="004C02EF" w:rsidRPr="00E77497" w:rsidDel="004372C5" w:rsidRDefault="004C02EF" w:rsidP="009A20C6">
      <w:pPr>
        <w:pStyle w:val="Alg4"/>
        <w:numPr>
          <w:ilvl w:val="0"/>
          <w:numId w:val="346"/>
        </w:numPr>
      </w:pPr>
      <w:r w:rsidRPr="00E77497">
        <w:t xml:space="preserve">Let </w:t>
      </w:r>
      <w:r w:rsidRPr="00E77497">
        <w:rPr>
          <w:i/>
        </w:rPr>
        <w:t>desc</w:t>
      </w:r>
      <w:r w:rsidRPr="00E77497">
        <w:t xml:space="preserve"> be the result of calling </w:t>
      </w:r>
      <w:r w:rsidRPr="00E77497" w:rsidDel="004372C5">
        <w:t xml:space="preserve">the [[GetOwnProperty]] </w:t>
      </w:r>
      <w:r w:rsidRPr="00E77497">
        <w:t xml:space="preserve">internal </w:t>
      </w:r>
      <w:r w:rsidRPr="00E77497" w:rsidDel="004372C5">
        <w:t xml:space="preserve">method of </w:t>
      </w:r>
      <w:r w:rsidRPr="00E77497" w:rsidDel="004372C5">
        <w:rPr>
          <w:i/>
        </w:rPr>
        <w:t>O</w:t>
      </w:r>
      <w:r w:rsidRPr="00E77497" w:rsidDel="004372C5">
        <w:t xml:space="preserve"> with property name </w:t>
      </w:r>
      <w:r w:rsidRPr="00E77497" w:rsidDel="004372C5">
        <w:rPr>
          <w:i/>
        </w:rPr>
        <w:t>P</w:t>
      </w:r>
      <w:r w:rsidRPr="00E77497" w:rsidDel="004372C5">
        <w:t>.</w:t>
      </w:r>
    </w:p>
    <w:p w14:paraId="0DE6D348"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6B443783"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14:paraId="33128BEF" w14:textId="77777777"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14:paraId="698F26AA" w14:textId="77777777" w:rsidR="004C02EF" w:rsidRPr="00E77497" w:rsidRDefault="004C02EF" w:rsidP="009A20C6">
      <w:pPr>
        <w:pStyle w:val="Alg4"/>
        <w:numPr>
          <w:ilvl w:val="1"/>
          <w:numId w:val="346"/>
        </w:numPr>
      </w:pPr>
      <w:r w:rsidRPr="00E77497">
        <w:t xml:space="preserve">Return </w:t>
      </w:r>
      <w:r w:rsidRPr="00E77497">
        <w:rPr>
          <w:b/>
        </w:rPr>
        <w:t>true</w:t>
      </w:r>
      <w:r w:rsidRPr="00E77497">
        <w:t>.</w:t>
      </w:r>
    </w:p>
    <w:p w14:paraId="33CB359B" w14:textId="77777777" w:rsidR="004C02EF" w:rsidRPr="00E77497" w:rsidRDefault="004C02EF" w:rsidP="009A20C6">
      <w:pPr>
        <w:pStyle w:val="Alg4"/>
        <w:numPr>
          <w:ilvl w:val="0"/>
          <w:numId w:val="346"/>
        </w:numPr>
      </w:pPr>
      <w:r w:rsidRPr="00E77497">
        <w:t xml:space="preserve">Else if </w:t>
      </w:r>
      <w:r w:rsidRPr="00E77497">
        <w:rPr>
          <w:i/>
        </w:rPr>
        <w:t>Throw</w:t>
      </w:r>
      <w:r w:rsidRPr="00E77497">
        <w:t xml:space="preserve">, then throw a </w:t>
      </w:r>
      <w:r w:rsidRPr="00E77497">
        <w:rPr>
          <w:b/>
        </w:rPr>
        <w:t>TypeError</w:t>
      </w:r>
      <w:r w:rsidRPr="00E77497">
        <w:t xml:space="preserve"> exception.</w:t>
      </w:r>
    </w:p>
    <w:p w14:paraId="15D439BA" w14:textId="77777777"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14:paraId="09B753D0" w14:textId="77777777" w:rsidR="004C02EF" w:rsidRPr="00E77497" w:rsidRDefault="004C02EF" w:rsidP="00C623F2">
      <w:pPr>
        <w:pStyle w:val="30"/>
        <w:numPr>
          <w:ilvl w:val="0"/>
          <w:numId w:val="0"/>
        </w:numPr>
      </w:pPr>
      <w:bookmarkStart w:id="2425" w:name="_Toc235503355"/>
      <w:bookmarkStart w:id="2426" w:name="_Toc241509130"/>
      <w:bookmarkStart w:id="2427" w:name="_Toc244416617"/>
      <w:bookmarkStart w:id="2428" w:name="_Toc276630981"/>
      <w:bookmarkStart w:id="2429" w:name="_Toc323907609"/>
      <w:r w:rsidRPr="00E77497">
        <w:t>8.12.8</w:t>
      </w:r>
      <w:r w:rsidRPr="00E77497">
        <w:tab/>
        <w:t>[[DefaultValue]] (hint)</w:t>
      </w:r>
      <w:bookmarkEnd w:id="2425"/>
      <w:bookmarkEnd w:id="2426"/>
      <w:bookmarkEnd w:id="2427"/>
      <w:bookmarkEnd w:id="2428"/>
      <w:bookmarkEnd w:id="2429"/>
    </w:p>
    <w:p w14:paraId="591711BA"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String, the following steps are taken:</w:t>
      </w:r>
    </w:p>
    <w:p w14:paraId="650FEB21" w14:textId="77777777" w:rsidR="004E4ED3" w:rsidDel="00D8563F" w:rsidRDefault="00B868C9" w:rsidP="004E4ED3">
      <w:pPr>
        <w:pStyle w:val="Alg4"/>
        <w:numPr>
          <w:ilvl w:val="0"/>
          <w:numId w:val="347"/>
        </w:numPr>
        <w:rPr>
          <w:ins w:id="2430" w:author="Rev 6 Allen Wirfs-Brock" w:date="2012-02-22T13:25:00Z"/>
          <w:del w:id="2431" w:author="Rev 7 Allen Wirfs-Brock" w:date="2012-04-09T16:12:00Z"/>
        </w:rPr>
      </w:pPr>
      <w:ins w:id="2432" w:author="Rev 6 Allen Wirfs-Brock" w:date="2012-02-23T13:17:00Z">
        <w:del w:id="2433" w:author="Rev 7 Allen Wirfs-Brock" w:date="2012-04-09T16:12:00Z">
          <w:r w:rsidDel="00D8563F">
            <w:delText>ReturnIfAbrupt(</w:delText>
          </w:r>
          <w:r w:rsidDel="00D8563F">
            <w:rPr>
              <w:i/>
            </w:rPr>
            <w:delText>O</w:delText>
          </w:r>
          <w:r w:rsidDel="00D8563F">
            <w:delText>)</w:delText>
          </w:r>
        </w:del>
      </w:ins>
      <w:ins w:id="2434" w:author="Rev 6 Allen Wirfs-Brock" w:date="2012-02-22T13:25:00Z">
        <w:del w:id="2435" w:author="Rev 7 Allen Wirfs-Brock" w:date="2012-04-09T16:12:00Z">
          <w:r w:rsidR="004E4ED3" w:rsidDel="00D8563F">
            <w:delText>.</w:delText>
          </w:r>
        </w:del>
      </w:ins>
    </w:p>
    <w:p w14:paraId="2EBC33AC" w14:textId="77777777" w:rsidR="004C02EF" w:rsidRPr="00E77497" w:rsidRDefault="004C02EF" w:rsidP="009A20C6">
      <w:pPr>
        <w:pStyle w:val="Alg4"/>
        <w:numPr>
          <w:ilvl w:val="0"/>
          <w:numId w:val="347"/>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0517096E" w14:textId="77777777" w:rsidR="004E4ED3" w:rsidRDefault="002861C6" w:rsidP="004E4ED3">
      <w:pPr>
        <w:pStyle w:val="Alg4"/>
        <w:numPr>
          <w:ilvl w:val="0"/>
          <w:numId w:val="347"/>
        </w:numPr>
        <w:rPr>
          <w:ins w:id="2436" w:author="Rev 6 Allen Wirfs-Brock" w:date="2012-02-22T13:26:00Z"/>
        </w:rPr>
      </w:pPr>
      <w:ins w:id="2437" w:author="Rev 6 Allen Wirfs-Brock" w:date="2012-02-23T13:17:00Z">
        <w:r>
          <w:t>ReturnIfAbrupt(</w:t>
        </w:r>
        <w:r>
          <w:rPr>
            <w:i/>
          </w:rPr>
          <w:t>toString</w:t>
        </w:r>
        <w:r>
          <w:t>)</w:t>
        </w:r>
      </w:ins>
      <w:ins w:id="2438" w:author="Rev 6 Allen Wirfs-Brock" w:date="2012-02-22T13:26:00Z">
        <w:r w:rsidR="004E4ED3">
          <w:t>.</w:t>
        </w:r>
      </w:ins>
    </w:p>
    <w:p w14:paraId="5FD1806C" w14:textId="77777777" w:rsidR="004C02EF" w:rsidRPr="00E77497" w:rsidRDefault="004C02EF" w:rsidP="009A20C6">
      <w:pPr>
        <w:pStyle w:val="Alg4"/>
        <w:numPr>
          <w:ilvl w:val="0"/>
          <w:numId w:val="347"/>
        </w:numPr>
      </w:pPr>
      <w:r w:rsidRPr="00E77497">
        <w:t>If IsCallable(</w:t>
      </w:r>
      <w:r w:rsidRPr="00E77497">
        <w:rPr>
          <w:i/>
        </w:rPr>
        <w:t>toString)</w:t>
      </w:r>
      <w:r w:rsidRPr="00E77497">
        <w:t xml:space="preserve"> is </w:t>
      </w:r>
      <w:r w:rsidRPr="00E77497">
        <w:rPr>
          <w:b/>
        </w:rPr>
        <w:t xml:space="preserve">true </w:t>
      </w:r>
      <w:r w:rsidRPr="00E77497">
        <w:t>then,</w:t>
      </w:r>
    </w:p>
    <w:p w14:paraId="0338A9AC" w14:textId="77777777" w:rsidR="004C02EF" w:rsidRPr="00E77497" w:rsidRDefault="004C02EF" w:rsidP="009A20C6">
      <w:pPr>
        <w:pStyle w:val="Alg4"/>
        <w:numPr>
          <w:ilvl w:val="1"/>
          <w:numId w:val="347"/>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2FD1D752" w14:textId="77777777" w:rsidR="002D271D" w:rsidRDefault="002861C6" w:rsidP="002D271D">
      <w:pPr>
        <w:pStyle w:val="Alg4"/>
        <w:numPr>
          <w:ilvl w:val="1"/>
          <w:numId w:val="347"/>
        </w:numPr>
        <w:rPr>
          <w:ins w:id="2439" w:author="Rev 6 Allen Wirfs-Brock" w:date="2012-02-22T13:28:00Z"/>
        </w:rPr>
      </w:pPr>
      <w:ins w:id="2440" w:author="Rev 6 Allen Wirfs-Brock" w:date="2012-02-23T13:17:00Z">
        <w:r>
          <w:t>ReturnIfAbrupt(</w:t>
        </w:r>
      </w:ins>
      <w:ins w:id="2441" w:author="Rev 6 Allen Wirfs-Brock" w:date="2012-02-23T13:18:00Z">
        <w:r>
          <w:rPr>
            <w:i/>
          </w:rPr>
          <w:t>str</w:t>
        </w:r>
      </w:ins>
      <w:ins w:id="2442" w:author="Rev 6 Allen Wirfs-Brock" w:date="2012-02-23T13:17:00Z">
        <w:r>
          <w:t>)</w:t>
        </w:r>
      </w:ins>
      <w:ins w:id="2443" w:author="Rev 6 Allen Wirfs-Brock" w:date="2012-02-22T13:28:00Z">
        <w:r w:rsidR="002D271D">
          <w:t>.</w:t>
        </w:r>
      </w:ins>
    </w:p>
    <w:p w14:paraId="203E223C" w14:textId="77777777" w:rsidR="004C02EF" w:rsidRPr="00E77497" w:rsidRDefault="004C02EF" w:rsidP="009A20C6">
      <w:pPr>
        <w:pStyle w:val="Alg4"/>
        <w:numPr>
          <w:ilvl w:val="1"/>
          <w:numId w:val="347"/>
        </w:numPr>
      </w:pPr>
      <w:r w:rsidRPr="00E77497">
        <w:t xml:space="preserve">If </w:t>
      </w:r>
      <w:r w:rsidRPr="00E77497">
        <w:rPr>
          <w:i/>
        </w:rPr>
        <w:t>str</w:t>
      </w:r>
      <w:r w:rsidRPr="00E77497">
        <w:t xml:space="preserve"> is a primitive value, return </w:t>
      </w:r>
      <w:r w:rsidRPr="00E77497">
        <w:rPr>
          <w:i/>
        </w:rPr>
        <w:t>str</w:t>
      </w:r>
      <w:r w:rsidRPr="00E77497">
        <w:t>.</w:t>
      </w:r>
    </w:p>
    <w:p w14:paraId="0AB4202E" w14:textId="77777777" w:rsidR="004C02EF" w:rsidRPr="00E77497" w:rsidRDefault="004C02EF" w:rsidP="009A20C6">
      <w:pPr>
        <w:pStyle w:val="Alg4"/>
        <w:numPr>
          <w:ilvl w:val="0"/>
          <w:numId w:val="347"/>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3B434A05" w14:textId="77777777" w:rsidR="004E4ED3" w:rsidRDefault="002861C6" w:rsidP="004E4ED3">
      <w:pPr>
        <w:pStyle w:val="Alg4"/>
        <w:numPr>
          <w:ilvl w:val="0"/>
          <w:numId w:val="347"/>
        </w:numPr>
        <w:rPr>
          <w:ins w:id="2444" w:author="Rev 6 Allen Wirfs-Brock" w:date="2012-02-22T13:27:00Z"/>
        </w:rPr>
      </w:pPr>
      <w:ins w:id="2445" w:author="Rev 6 Allen Wirfs-Brock" w:date="2012-02-23T13:18:00Z">
        <w:r>
          <w:t>ReturnIfAbrupt(</w:t>
        </w:r>
        <w:r>
          <w:rPr>
            <w:i/>
          </w:rPr>
          <w:t>valueOf</w:t>
        </w:r>
        <w:r>
          <w:t>)</w:t>
        </w:r>
      </w:ins>
      <w:ins w:id="2446" w:author="Rev 6 Allen Wirfs-Brock" w:date="2012-02-22T13:27:00Z">
        <w:r w:rsidR="004E4ED3">
          <w:t>.</w:t>
        </w:r>
      </w:ins>
    </w:p>
    <w:p w14:paraId="1F7B7C55" w14:textId="77777777" w:rsidR="004C02EF" w:rsidRPr="00E77497" w:rsidRDefault="004C02EF" w:rsidP="009A20C6">
      <w:pPr>
        <w:pStyle w:val="Alg4"/>
        <w:numPr>
          <w:ilvl w:val="0"/>
          <w:numId w:val="347"/>
        </w:numPr>
      </w:pPr>
      <w:r w:rsidRPr="00E77497">
        <w:t>If IsCallable(</w:t>
      </w:r>
      <w:r w:rsidRPr="00E77497">
        <w:rPr>
          <w:i/>
        </w:rPr>
        <w:t>valueOf)</w:t>
      </w:r>
      <w:r w:rsidRPr="00E77497">
        <w:t xml:space="preserve"> is </w:t>
      </w:r>
      <w:r w:rsidRPr="00E77497">
        <w:rPr>
          <w:b/>
        </w:rPr>
        <w:t>true</w:t>
      </w:r>
      <w:r w:rsidRPr="00E77497">
        <w:t xml:space="preserve"> then, </w:t>
      </w:r>
    </w:p>
    <w:p w14:paraId="5F5D8C8A" w14:textId="77777777" w:rsidR="004C02EF" w:rsidRPr="00E77497" w:rsidRDefault="004C02EF" w:rsidP="009A20C6">
      <w:pPr>
        <w:pStyle w:val="Alg4"/>
        <w:numPr>
          <w:ilvl w:val="1"/>
          <w:numId w:val="347"/>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this value and an empty argument list.</w:t>
      </w:r>
    </w:p>
    <w:p w14:paraId="22E564CC" w14:textId="77777777" w:rsidR="002D271D" w:rsidRDefault="002861C6" w:rsidP="002D271D">
      <w:pPr>
        <w:pStyle w:val="Alg4"/>
        <w:numPr>
          <w:ilvl w:val="1"/>
          <w:numId w:val="347"/>
        </w:numPr>
        <w:rPr>
          <w:ins w:id="2447" w:author="Rev 6 Allen Wirfs-Brock" w:date="2012-02-22T13:28:00Z"/>
        </w:rPr>
      </w:pPr>
      <w:ins w:id="2448" w:author="Rev 6 Allen Wirfs-Brock" w:date="2012-02-23T13:18:00Z">
        <w:r>
          <w:t>ReturnIfAbrupt(</w:t>
        </w:r>
        <w:r>
          <w:rPr>
            <w:i/>
          </w:rPr>
          <w:t>val</w:t>
        </w:r>
        <w:r>
          <w:t>)</w:t>
        </w:r>
      </w:ins>
      <w:ins w:id="2449" w:author="Rev 6 Allen Wirfs-Brock" w:date="2012-02-22T13:28:00Z">
        <w:r w:rsidR="002D271D">
          <w:t>.</w:t>
        </w:r>
      </w:ins>
    </w:p>
    <w:p w14:paraId="5558B7B5" w14:textId="77777777" w:rsidR="004C02EF" w:rsidRPr="00E77497" w:rsidRDefault="004C02EF" w:rsidP="009A20C6">
      <w:pPr>
        <w:pStyle w:val="Alg4"/>
        <w:numPr>
          <w:ilvl w:val="1"/>
          <w:numId w:val="347"/>
        </w:numPr>
      </w:pPr>
      <w:r w:rsidRPr="00E77497">
        <w:t xml:space="preserve">If </w:t>
      </w:r>
      <w:r w:rsidRPr="00E77497">
        <w:rPr>
          <w:i/>
        </w:rPr>
        <w:t>val</w:t>
      </w:r>
      <w:r w:rsidRPr="00E77497">
        <w:t xml:space="preserve"> is a primitive value, return </w:t>
      </w:r>
      <w:r w:rsidRPr="00E77497">
        <w:rPr>
          <w:i/>
        </w:rPr>
        <w:t>val</w:t>
      </w:r>
      <w:r w:rsidRPr="00E77497">
        <w:t>.</w:t>
      </w:r>
    </w:p>
    <w:p w14:paraId="478C6D2D" w14:textId="77777777" w:rsidR="004C02EF" w:rsidRPr="00E77497" w:rsidRDefault="004C02EF" w:rsidP="009A20C6">
      <w:pPr>
        <w:pStyle w:val="Alg4"/>
        <w:numPr>
          <w:ilvl w:val="0"/>
          <w:numId w:val="347"/>
        </w:numPr>
        <w:spacing w:after="120"/>
      </w:pPr>
      <w:r w:rsidRPr="00E77497">
        <w:t xml:space="preserve">Throw a </w:t>
      </w:r>
      <w:r w:rsidRPr="00E77497">
        <w:rPr>
          <w:b/>
        </w:rPr>
        <w:t>TypeError</w:t>
      </w:r>
      <w:r w:rsidRPr="00E77497">
        <w:t xml:space="preserve"> exception.</w:t>
      </w:r>
    </w:p>
    <w:p w14:paraId="714529B1"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Number, the following steps are taken:</w:t>
      </w:r>
    </w:p>
    <w:p w14:paraId="055D5D0C" w14:textId="77777777" w:rsidR="004E4ED3" w:rsidDel="00D8563F" w:rsidRDefault="00B868C9" w:rsidP="004E4ED3">
      <w:pPr>
        <w:pStyle w:val="Alg4"/>
        <w:numPr>
          <w:ilvl w:val="0"/>
          <w:numId w:val="348"/>
        </w:numPr>
        <w:rPr>
          <w:ins w:id="2450" w:author="Rev 6 Allen Wirfs-Brock" w:date="2012-02-22T13:25:00Z"/>
          <w:del w:id="2451" w:author="Rev 7 Allen Wirfs-Brock" w:date="2012-04-09T16:15:00Z"/>
        </w:rPr>
      </w:pPr>
      <w:ins w:id="2452" w:author="Rev 6 Allen Wirfs-Brock" w:date="2012-02-23T13:17:00Z">
        <w:del w:id="2453" w:author="Rev 7 Allen Wirfs-Brock" w:date="2012-04-09T16:15:00Z">
          <w:r w:rsidDel="00D8563F">
            <w:delText>ReturnIfAbrupt(</w:delText>
          </w:r>
          <w:r w:rsidDel="00D8563F">
            <w:rPr>
              <w:i/>
            </w:rPr>
            <w:delText>O</w:delText>
          </w:r>
          <w:r w:rsidDel="00D8563F">
            <w:delText>)</w:delText>
          </w:r>
        </w:del>
      </w:ins>
      <w:ins w:id="2454" w:author="Rev 6 Allen Wirfs-Brock" w:date="2012-02-22T13:25:00Z">
        <w:del w:id="2455" w:author="Rev 7 Allen Wirfs-Brock" w:date="2012-04-09T16:15:00Z">
          <w:r w:rsidR="004E4ED3" w:rsidDel="00D8563F">
            <w:delText>.</w:delText>
          </w:r>
        </w:del>
      </w:ins>
    </w:p>
    <w:p w14:paraId="69C73EA5" w14:textId="77777777" w:rsidR="004C02EF" w:rsidRPr="00E77497" w:rsidRDefault="004C02EF" w:rsidP="009A20C6">
      <w:pPr>
        <w:pStyle w:val="Alg4"/>
        <w:numPr>
          <w:ilvl w:val="0"/>
          <w:numId w:val="348"/>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1BBB1D01" w14:textId="77777777" w:rsidR="002861C6" w:rsidRDefault="002861C6" w:rsidP="002861C6">
      <w:pPr>
        <w:pStyle w:val="Alg4"/>
        <w:numPr>
          <w:ilvl w:val="0"/>
          <w:numId w:val="348"/>
        </w:numPr>
        <w:rPr>
          <w:ins w:id="2456" w:author="Rev 6 Allen Wirfs-Brock" w:date="2012-02-23T13:19:00Z"/>
        </w:rPr>
      </w:pPr>
      <w:ins w:id="2457" w:author="Rev 6 Allen Wirfs-Brock" w:date="2012-02-23T13:19:00Z">
        <w:r>
          <w:t>ReturnIfAbrupt(</w:t>
        </w:r>
        <w:r>
          <w:rPr>
            <w:i/>
          </w:rPr>
          <w:t>valueOf</w:t>
        </w:r>
        <w:r>
          <w:t>).</w:t>
        </w:r>
      </w:ins>
    </w:p>
    <w:p w14:paraId="745479C4" w14:textId="77777777" w:rsidR="004C02EF" w:rsidRPr="00E77497" w:rsidRDefault="004C02EF" w:rsidP="009A20C6">
      <w:pPr>
        <w:pStyle w:val="Alg4"/>
        <w:numPr>
          <w:ilvl w:val="0"/>
          <w:numId w:val="348"/>
        </w:numPr>
      </w:pPr>
      <w:r w:rsidRPr="00E77497">
        <w:t>If IsCallable(</w:t>
      </w:r>
      <w:r w:rsidRPr="00E77497">
        <w:rPr>
          <w:i/>
        </w:rPr>
        <w:t>valueOf)</w:t>
      </w:r>
      <w:r w:rsidRPr="00E77497">
        <w:t xml:space="preserve"> is </w:t>
      </w:r>
      <w:r w:rsidRPr="00E77497">
        <w:rPr>
          <w:b/>
        </w:rPr>
        <w:t>true</w:t>
      </w:r>
      <w:r w:rsidRPr="00E77497">
        <w:t xml:space="preserve"> then,</w:t>
      </w:r>
    </w:p>
    <w:p w14:paraId="67D03C34" w14:textId="77777777" w:rsidR="004C02EF" w:rsidRPr="00E77497" w:rsidRDefault="004C02EF" w:rsidP="009A20C6">
      <w:pPr>
        <w:pStyle w:val="Alg4"/>
        <w:numPr>
          <w:ilvl w:val="1"/>
          <w:numId w:val="348"/>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3AA2753A" w14:textId="77777777" w:rsidR="002861C6" w:rsidRDefault="002861C6" w:rsidP="002861C6">
      <w:pPr>
        <w:pStyle w:val="Alg4"/>
        <w:numPr>
          <w:ilvl w:val="1"/>
          <w:numId w:val="348"/>
        </w:numPr>
        <w:rPr>
          <w:ins w:id="2458" w:author="Rev 6 Allen Wirfs-Brock" w:date="2012-02-23T13:19:00Z"/>
        </w:rPr>
      </w:pPr>
      <w:ins w:id="2459" w:author="Rev 6 Allen Wirfs-Brock" w:date="2012-02-23T13:19:00Z">
        <w:r>
          <w:t>ReturnIfAbrupt(</w:t>
        </w:r>
        <w:r>
          <w:rPr>
            <w:i/>
          </w:rPr>
          <w:t>val</w:t>
        </w:r>
        <w:r>
          <w:t>).</w:t>
        </w:r>
      </w:ins>
    </w:p>
    <w:p w14:paraId="0577FFDA" w14:textId="77777777" w:rsidR="004C02EF" w:rsidRPr="00E77497" w:rsidRDefault="004C02EF" w:rsidP="009A20C6">
      <w:pPr>
        <w:pStyle w:val="Alg4"/>
        <w:numPr>
          <w:ilvl w:val="1"/>
          <w:numId w:val="348"/>
        </w:numPr>
      </w:pPr>
      <w:r w:rsidRPr="00E77497">
        <w:t xml:space="preserve">If </w:t>
      </w:r>
      <w:r w:rsidRPr="00E77497">
        <w:rPr>
          <w:i/>
        </w:rPr>
        <w:t>val</w:t>
      </w:r>
      <w:r w:rsidRPr="00E77497">
        <w:t xml:space="preserve"> is a primitive value, return </w:t>
      </w:r>
      <w:r w:rsidRPr="00E77497">
        <w:rPr>
          <w:i/>
        </w:rPr>
        <w:t>val</w:t>
      </w:r>
      <w:r w:rsidRPr="00E77497">
        <w:t>.</w:t>
      </w:r>
    </w:p>
    <w:p w14:paraId="679EF023" w14:textId="77777777" w:rsidR="004C02EF" w:rsidRPr="00E77497" w:rsidRDefault="004C02EF" w:rsidP="009A20C6">
      <w:pPr>
        <w:pStyle w:val="Alg4"/>
        <w:numPr>
          <w:ilvl w:val="0"/>
          <w:numId w:val="348"/>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576F536B" w14:textId="77777777" w:rsidR="002861C6" w:rsidRDefault="002861C6" w:rsidP="002861C6">
      <w:pPr>
        <w:pStyle w:val="Alg4"/>
        <w:numPr>
          <w:ilvl w:val="0"/>
          <w:numId w:val="348"/>
        </w:numPr>
        <w:rPr>
          <w:ins w:id="2460" w:author="Rev 6 Allen Wirfs-Brock" w:date="2012-02-23T13:18:00Z"/>
        </w:rPr>
      </w:pPr>
      <w:ins w:id="2461" w:author="Rev 6 Allen Wirfs-Brock" w:date="2012-02-23T13:18:00Z">
        <w:r>
          <w:t>ReturnIfAbrupt(</w:t>
        </w:r>
        <w:r>
          <w:rPr>
            <w:i/>
          </w:rPr>
          <w:t>toString</w:t>
        </w:r>
        <w:r>
          <w:t>).</w:t>
        </w:r>
      </w:ins>
    </w:p>
    <w:p w14:paraId="64E00E81" w14:textId="77777777" w:rsidR="004C02EF" w:rsidRPr="00E77497" w:rsidRDefault="004C02EF" w:rsidP="009A20C6">
      <w:pPr>
        <w:pStyle w:val="Alg4"/>
        <w:numPr>
          <w:ilvl w:val="0"/>
          <w:numId w:val="348"/>
        </w:numPr>
      </w:pPr>
      <w:r w:rsidRPr="00E77497">
        <w:t>If IsCallable(</w:t>
      </w:r>
      <w:r w:rsidRPr="00E77497">
        <w:rPr>
          <w:i/>
        </w:rPr>
        <w:t>toString)</w:t>
      </w:r>
      <w:r w:rsidRPr="00E77497">
        <w:t xml:space="preserve"> is </w:t>
      </w:r>
      <w:r w:rsidRPr="00E77497">
        <w:rPr>
          <w:b/>
        </w:rPr>
        <w:t>true</w:t>
      </w:r>
      <w:r w:rsidRPr="00E77497">
        <w:t xml:space="preserve"> then,</w:t>
      </w:r>
    </w:p>
    <w:p w14:paraId="02995484" w14:textId="77777777" w:rsidR="004C02EF" w:rsidRPr="00E77497" w:rsidRDefault="004C02EF" w:rsidP="009A20C6">
      <w:pPr>
        <w:pStyle w:val="Alg4"/>
        <w:numPr>
          <w:ilvl w:val="1"/>
          <w:numId w:val="348"/>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this value and an empty argument list.</w:t>
      </w:r>
    </w:p>
    <w:p w14:paraId="4F4C03C6" w14:textId="77777777" w:rsidR="002861C6" w:rsidRDefault="002861C6" w:rsidP="002861C6">
      <w:pPr>
        <w:pStyle w:val="Alg4"/>
        <w:numPr>
          <w:ilvl w:val="1"/>
          <w:numId w:val="348"/>
        </w:numPr>
        <w:rPr>
          <w:ins w:id="2462" w:author="Rev 6 Allen Wirfs-Brock" w:date="2012-02-23T13:20:00Z"/>
        </w:rPr>
      </w:pPr>
      <w:ins w:id="2463" w:author="Rev 6 Allen Wirfs-Brock" w:date="2012-02-23T13:20:00Z">
        <w:r>
          <w:t>ReturnIfAbrupt(</w:t>
        </w:r>
        <w:r>
          <w:rPr>
            <w:i/>
          </w:rPr>
          <w:t>str</w:t>
        </w:r>
        <w:r>
          <w:t>).</w:t>
        </w:r>
      </w:ins>
    </w:p>
    <w:p w14:paraId="3239A923" w14:textId="77777777" w:rsidR="004C02EF" w:rsidRPr="00E77497" w:rsidRDefault="004C02EF" w:rsidP="009A20C6">
      <w:pPr>
        <w:pStyle w:val="Alg4"/>
        <w:numPr>
          <w:ilvl w:val="1"/>
          <w:numId w:val="348"/>
        </w:numPr>
      </w:pPr>
      <w:r w:rsidRPr="00E77497">
        <w:t xml:space="preserve">If </w:t>
      </w:r>
      <w:r w:rsidRPr="00E77497">
        <w:rPr>
          <w:i/>
        </w:rPr>
        <w:t>str</w:t>
      </w:r>
      <w:r w:rsidRPr="00E77497">
        <w:t xml:space="preserve"> is a primitive value, return </w:t>
      </w:r>
      <w:r w:rsidRPr="00E77497">
        <w:rPr>
          <w:i/>
        </w:rPr>
        <w:t>str</w:t>
      </w:r>
      <w:r w:rsidRPr="00E77497">
        <w:t>.</w:t>
      </w:r>
    </w:p>
    <w:p w14:paraId="691A64E6" w14:textId="77777777" w:rsidR="004C02EF" w:rsidRPr="00E77497" w:rsidRDefault="004C02EF" w:rsidP="009A20C6">
      <w:pPr>
        <w:pStyle w:val="Alg4"/>
        <w:numPr>
          <w:ilvl w:val="0"/>
          <w:numId w:val="348"/>
        </w:numPr>
        <w:spacing w:after="120"/>
      </w:pPr>
      <w:r w:rsidRPr="00E77497">
        <w:t xml:space="preserve">Throw a </w:t>
      </w:r>
      <w:r w:rsidRPr="00E77497">
        <w:rPr>
          <w:b/>
        </w:rPr>
        <w:t xml:space="preserve">TypeError </w:t>
      </w:r>
      <w:r w:rsidRPr="00E77497">
        <w:t>exception.</w:t>
      </w:r>
    </w:p>
    <w:p w14:paraId="349DCCCF"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no hint, then it behaves as if the hint were Number, unless </w:t>
      </w:r>
      <w:r w:rsidRPr="00E77497">
        <w:rPr>
          <w:rFonts w:ascii="Times New Roman" w:hAnsi="Times New Roman"/>
          <w:i/>
        </w:rPr>
        <w:t>O</w:t>
      </w:r>
      <w:r w:rsidRPr="00E77497">
        <w:t xml:space="preserve"> is a Date object (see 15.9.6), in which case it behaves as if the hint were String.</w:t>
      </w:r>
    </w:p>
    <w:p w14:paraId="24C6E157" w14:textId="77777777" w:rsidR="004C02EF" w:rsidRPr="00E77497" w:rsidRDefault="004C02EF" w:rsidP="004C02EF">
      <w:r w:rsidRPr="00E77497">
        <w:t>The above specification of [[DefaultValue]] for native objects can return only primitive values. If a host object implements its own [[DefaultValue]] internal method, it must ensure that its [[DefaultValue]] internal method can return only primitive values.</w:t>
      </w:r>
    </w:p>
    <w:p w14:paraId="7CBF8CA9" w14:textId="77777777" w:rsidR="004C02EF" w:rsidRPr="00E77497" w:rsidRDefault="004C02EF" w:rsidP="00C623F2">
      <w:pPr>
        <w:pStyle w:val="30"/>
        <w:numPr>
          <w:ilvl w:val="0"/>
          <w:numId w:val="0"/>
        </w:numPr>
      </w:pPr>
      <w:bookmarkStart w:id="2464" w:name="_Toc235503356"/>
      <w:bookmarkStart w:id="2465" w:name="_Toc241509131"/>
      <w:bookmarkStart w:id="2466" w:name="_Toc244416618"/>
      <w:bookmarkStart w:id="2467" w:name="_Toc276630982"/>
      <w:bookmarkStart w:id="2468" w:name="_Toc323907610"/>
      <w:r w:rsidRPr="00E77497">
        <w:t>8.12.9</w:t>
      </w:r>
      <w:r w:rsidRPr="00E77497">
        <w:tab/>
        <w:t>[[DefineOwnProperty]] (P, Desc, Throw)</w:t>
      </w:r>
      <w:bookmarkEnd w:id="2464"/>
      <w:bookmarkEnd w:id="2465"/>
      <w:bookmarkEnd w:id="2466"/>
      <w:bookmarkEnd w:id="2467"/>
      <w:bookmarkEnd w:id="2468"/>
    </w:p>
    <w:p w14:paraId="5B84293A" w14:textId="77777777" w:rsidR="004C02EF" w:rsidRPr="00E77497" w:rsidRDefault="004C02EF" w:rsidP="004C02EF">
      <w:r w:rsidRPr="00E77497">
        <w:t xml:space="preserve">In the following algorithm, the term “Reject” means “If </w:t>
      </w:r>
      <w:r w:rsidRPr="00E77497">
        <w:rPr>
          <w:rStyle w:val="bnf"/>
        </w:rPr>
        <w:t>Throw</w:t>
      </w:r>
      <w:r w:rsidRPr="00E77497">
        <w:t xml:space="preserve"> is </w:t>
      </w:r>
      <w:r w:rsidRPr="00E77497">
        <w:rPr>
          <w:b/>
        </w:rPr>
        <w:t>true</w:t>
      </w:r>
      <w:r w:rsidRPr="00E77497">
        <w:t xml:space="preserve">, then throw a </w:t>
      </w:r>
      <w:r w:rsidRPr="00E77497">
        <w:rPr>
          <w:b/>
        </w:rPr>
        <w:t>TypeError</w:t>
      </w:r>
      <w:r w:rsidRPr="00E77497">
        <w:t xml:space="preserve"> exception, otherwise return </w:t>
      </w:r>
      <w:r w:rsidRPr="00E77497">
        <w:rPr>
          <w:b/>
        </w:rPr>
        <w:t>false</w:t>
      </w:r>
      <w:r w:rsidRPr="00E77497">
        <w:t xml:space="preserve">”. The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782E7D65" w14:textId="77777777" w:rsidR="004C02EF" w:rsidRPr="00E77497" w:rsidRDefault="004C02EF" w:rsidP="004C02EF">
      <w:r w:rsidRPr="00E77497">
        <w:t xml:space="preserve">When the [[DefineOwnProperty]]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2A8D780A" w14:textId="77777777" w:rsidR="002D271D" w:rsidDel="00E82328" w:rsidRDefault="002861C6" w:rsidP="002D271D">
      <w:pPr>
        <w:pStyle w:val="Alg4"/>
        <w:numPr>
          <w:ilvl w:val="0"/>
          <w:numId w:val="349"/>
        </w:numPr>
        <w:rPr>
          <w:ins w:id="2469" w:author="Rev 6 Allen Wirfs-Brock" w:date="2012-02-22T13:32:00Z"/>
          <w:del w:id="2470" w:author="Rev 7 Allen Wirfs-Brock" w:date="2012-04-09T16:16:00Z"/>
        </w:rPr>
      </w:pPr>
      <w:ins w:id="2471" w:author="Rev 6 Allen Wirfs-Brock" w:date="2012-02-23T13:20:00Z">
        <w:del w:id="2472" w:author="Rev 7 Allen Wirfs-Brock" w:date="2012-04-09T16:16:00Z">
          <w:r w:rsidDel="00E82328">
            <w:delText>ReturnIfAbrupt(</w:delText>
          </w:r>
          <w:r w:rsidDel="00E82328">
            <w:rPr>
              <w:i/>
            </w:rPr>
            <w:delText>O</w:delText>
          </w:r>
          <w:r w:rsidDel="00E82328">
            <w:delText>)</w:delText>
          </w:r>
        </w:del>
      </w:ins>
      <w:ins w:id="2473" w:author="Rev 6 Allen Wirfs-Brock" w:date="2012-02-22T13:32:00Z">
        <w:del w:id="2474" w:author="Rev 7 Allen Wirfs-Brock" w:date="2012-04-09T16:16:00Z">
          <w:r w:rsidR="002D271D" w:rsidDel="00E82328">
            <w:delText>.</w:delText>
          </w:r>
        </w:del>
      </w:ins>
    </w:p>
    <w:p w14:paraId="1042E44A" w14:textId="77777777" w:rsidR="004C02EF" w:rsidRPr="00E77497" w:rsidRDefault="004C02EF" w:rsidP="009A20C6">
      <w:pPr>
        <w:pStyle w:val="Alg4"/>
        <w:numPr>
          <w:ilvl w:val="0"/>
          <w:numId w:val="349"/>
        </w:numPr>
      </w:pPr>
      <w:r w:rsidRPr="00E77497">
        <w:t xml:space="preserve">Let </w:t>
      </w:r>
      <w:r w:rsidRPr="00E77497">
        <w:rPr>
          <w:i/>
        </w:rPr>
        <w:t>current</w:t>
      </w:r>
      <w:r w:rsidRPr="00E77497">
        <w:t xml:space="preserve"> be the result of calling the [[GetOwnProperty]] internal method of </w:t>
      </w:r>
      <w:r w:rsidRPr="00E77497">
        <w:rPr>
          <w:i/>
        </w:rPr>
        <w:t>O</w:t>
      </w:r>
      <w:r w:rsidRPr="00E77497">
        <w:t xml:space="preserve"> with property name </w:t>
      </w:r>
      <w:r w:rsidRPr="00E77497">
        <w:rPr>
          <w:i/>
        </w:rPr>
        <w:t>P</w:t>
      </w:r>
      <w:r w:rsidRPr="00E77497">
        <w:t>.</w:t>
      </w:r>
    </w:p>
    <w:p w14:paraId="713C9763" w14:textId="77777777" w:rsidR="004C02EF" w:rsidRPr="00E77497" w:rsidRDefault="004C02EF" w:rsidP="009A20C6">
      <w:pPr>
        <w:pStyle w:val="Alg4"/>
        <w:numPr>
          <w:ilvl w:val="0"/>
          <w:numId w:val="349"/>
        </w:numPr>
      </w:pPr>
      <w:r w:rsidRPr="00E77497">
        <w:t xml:space="preserve">Let </w:t>
      </w:r>
      <w:r w:rsidRPr="00E77497">
        <w:rPr>
          <w:i/>
        </w:rPr>
        <w:t>extensible</w:t>
      </w:r>
      <w:r w:rsidRPr="00E77497">
        <w:t xml:space="preserve"> be the value of the [[Extensible]] internal property of </w:t>
      </w:r>
      <w:r w:rsidRPr="00E77497">
        <w:rPr>
          <w:i/>
        </w:rPr>
        <w:t>O</w:t>
      </w:r>
      <w:r w:rsidRPr="00E77497">
        <w:t>.</w:t>
      </w:r>
    </w:p>
    <w:p w14:paraId="3C88AD1F" w14:textId="77777777" w:rsidR="004C02EF" w:rsidRPr="00E77497" w:rsidRDefault="004C02EF" w:rsidP="009A20C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sidRPr="00E77497">
        <w:t xml:space="preserve"> and </w:t>
      </w:r>
      <w:r w:rsidRPr="00E77497">
        <w:rPr>
          <w:i/>
        </w:rPr>
        <w:t>extensible</w:t>
      </w:r>
      <w:r w:rsidRPr="00E77497">
        <w:t xml:space="preserve"> is </w:t>
      </w:r>
      <w:r w:rsidRPr="00E77497">
        <w:rPr>
          <w:b/>
        </w:rPr>
        <w:t>false</w:t>
      </w:r>
      <w:r w:rsidRPr="00E77497">
        <w:t>, then Reject.</w:t>
      </w:r>
    </w:p>
    <w:p w14:paraId="6266575A" w14:textId="77777777" w:rsidR="004C02EF" w:rsidRPr="00E77497" w:rsidRDefault="004C02EF" w:rsidP="009A20C6">
      <w:pPr>
        <w:pStyle w:val="Alg4"/>
        <w:numPr>
          <w:ilvl w:val="0"/>
          <w:numId w:val="349"/>
        </w:numPr>
      </w:pPr>
      <w:r w:rsidRPr="00E77497">
        <w:t xml:space="preserve">If </w:t>
      </w:r>
      <w:r w:rsidRPr="00E77497">
        <w:rPr>
          <w:i/>
        </w:rPr>
        <w:t>current</w:t>
      </w:r>
      <w:r w:rsidRPr="00E77497">
        <w:t xml:space="preserve"> is </w:t>
      </w:r>
      <w:r w:rsidRPr="00E77497">
        <w:rPr>
          <w:b/>
        </w:rPr>
        <w:t>undefined</w:t>
      </w:r>
      <w:r w:rsidRPr="00E77497">
        <w:t xml:space="preserve"> and </w:t>
      </w:r>
      <w:r w:rsidRPr="00E77497">
        <w:rPr>
          <w:i/>
        </w:rPr>
        <w:t>extensible</w:t>
      </w:r>
      <w:r w:rsidRPr="00E77497">
        <w:t xml:space="preserve"> is </w:t>
      </w:r>
      <w:r w:rsidRPr="00E77497">
        <w:rPr>
          <w:b/>
        </w:rPr>
        <w:t>true</w:t>
      </w:r>
      <w:r w:rsidRPr="00E77497">
        <w:t>, then</w:t>
      </w:r>
    </w:p>
    <w:p w14:paraId="0B31F06A" w14:textId="77777777" w:rsidR="004C02EF" w:rsidRPr="00E77497" w:rsidRDefault="004C02EF" w:rsidP="009A20C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15E0C862" w14:textId="77777777" w:rsidR="004C02EF" w:rsidRPr="00E77497" w:rsidRDefault="004C02EF" w:rsidP="009A20C6">
      <w:pPr>
        <w:pStyle w:val="Alg4"/>
        <w:numPr>
          <w:ilvl w:val="2"/>
          <w:numId w:val="349"/>
        </w:numPr>
      </w:pPr>
      <w:r w:rsidRPr="00E77497">
        <w:t xml:space="preserve">Create 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6B742214" w14:textId="77777777" w:rsidR="004C02EF" w:rsidRPr="00E77497" w:rsidRDefault="004C02EF" w:rsidP="009A20C6">
      <w:pPr>
        <w:pStyle w:val="Alg4"/>
        <w:numPr>
          <w:ilvl w:val="1"/>
          <w:numId w:val="349"/>
        </w:numPr>
      </w:pPr>
      <w:r w:rsidRPr="00E77497">
        <w:t xml:space="preserve">Else, </w:t>
      </w:r>
      <w:r w:rsidRPr="00E77497">
        <w:rPr>
          <w:i/>
        </w:rPr>
        <w:t>Desc</w:t>
      </w:r>
      <w:r w:rsidRPr="00E77497">
        <w:t xml:space="preserve"> must be an accessor Property Descriptor so,</w:t>
      </w:r>
    </w:p>
    <w:p w14:paraId="614C483C" w14:textId="77777777" w:rsidR="004C02EF" w:rsidRPr="00E77497" w:rsidRDefault="004C02EF" w:rsidP="009A20C6">
      <w:pPr>
        <w:pStyle w:val="Alg4"/>
        <w:numPr>
          <w:ilvl w:val="2"/>
          <w:numId w:val="349"/>
        </w:numPr>
      </w:pPr>
      <w:r w:rsidRPr="00E77497">
        <w:t xml:space="preserve">Create 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467C0016" w14:textId="77777777" w:rsidR="004C02EF" w:rsidRPr="00E77497" w:rsidRDefault="004C02EF" w:rsidP="009A20C6">
      <w:pPr>
        <w:pStyle w:val="Alg4"/>
        <w:numPr>
          <w:ilvl w:val="1"/>
          <w:numId w:val="349"/>
        </w:numPr>
      </w:pPr>
      <w:r w:rsidRPr="00E77497">
        <w:t xml:space="preserve">Return </w:t>
      </w:r>
      <w:r w:rsidRPr="00E77497">
        <w:rPr>
          <w:b/>
        </w:rPr>
        <w:t>true</w:t>
      </w:r>
      <w:r w:rsidRPr="00E77497">
        <w:t>.</w:t>
      </w:r>
    </w:p>
    <w:p w14:paraId="1E1C211D"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382F1633"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14:paraId="01737301" w14:textId="77777777" w:rsidR="004C02EF" w:rsidRPr="00E77497" w:rsidRDefault="004C02EF" w:rsidP="009A20C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450FA3FC" w14:textId="77777777" w:rsidR="004C02EF" w:rsidRPr="00E77497" w:rsidRDefault="004C02EF" w:rsidP="009A20C6">
      <w:pPr>
        <w:pStyle w:val="Alg4"/>
        <w:numPr>
          <w:ilvl w:val="1"/>
          <w:numId w:val="349"/>
        </w:numPr>
      </w:pPr>
      <w:r w:rsidRPr="00E77497">
        <w:t xml:space="preserve">Reject, if the [[Configurable]] field of </w:t>
      </w:r>
      <w:r w:rsidRPr="00E77497">
        <w:rPr>
          <w:i/>
        </w:rPr>
        <w:t>Desc</w:t>
      </w:r>
      <w:r w:rsidRPr="00E77497">
        <w:t xml:space="preserve"> is </w:t>
      </w:r>
      <w:r w:rsidRPr="00E77497">
        <w:rPr>
          <w:b/>
        </w:rPr>
        <w:t>true</w:t>
      </w:r>
      <w:r w:rsidRPr="00E77497">
        <w:t>.</w:t>
      </w:r>
    </w:p>
    <w:p w14:paraId="0412E45A" w14:textId="77777777" w:rsidR="004C02EF" w:rsidRPr="00E77497" w:rsidRDefault="004C02EF" w:rsidP="009A20C6">
      <w:pPr>
        <w:pStyle w:val="Alg4"/>
        <w:numPr>
          <w:ilvl w:val="1"/>
          <w:numId w:val="349"/>
        </w:numPr>
      </w:pPr>
      <w:r w:rsidRPr="00E77497">
        <w:t xml:space="preserve">Reject,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63CEFB8D" w14:textId="77777777" w:rsidR="004C02EF" w:rsidRPr="00E77497" w:rsidRDefault="004C02EF" w:rsidP="009A20C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16954C88"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14:paraId="78A5BDFE" w14:textId="77777777" w:rsidR="004C02EF" w:rsidRPr="00E77497" w:rsidRDefault="004C02EF" w:rsidP="009A20C6">
      <w:pPr>
        <w:pStyle w:val="Alg4"/>
        <w:numPr>
          <w:ilvl w:val="1"/>
          <w:numId w:val="349"/>
        </w:numPr>
      </w:pPr>
      <w:r w:rsidRPr="00E77497">
        <w:t xml:space="preserve">Reject, if the [[Configurable]] field of </w:t>
      </w:r>
      <w:r w:rsidRPr="00E77497">
        <w:rPr>
          <w:i/>
        </w:rPr>
        <w:t>current</w:t>
      </w:r>
      <w:r w:rsidRPr="00E77497">
        <w:t xml:space="preserve"> is </w:t>
      </w:r>
      <w:r w:rsidRPr="00E77497">
        <w:rPr>
          <w:b/>
        </w:rPr>
        <w:t>false</w:t>
      </w:r>
      <w:r w:rsidRPr="00E77497">
        <w:t xml:space="preserve">. </w:t>
      </w:r>
    </w:p>
    <w:p w14:paraId="0976A925" w14:textId="77777777" w:rsidR="004C02EF" w:rsidRPr="00E77497" w:rsidRDefault="004C02EF" w:rsidP="009A20C6">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14:paraId="2843AB43"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470DF35E" w14:textId="77777777" w:rsidR="004C02EF" w:rsidRPr="00E77497" w:rsidRDefault="004C02EF" w:rsidP="009A20C6">
      <w:pPr>
        <w:pStyle w:val="Alg4"/>
        <w:numPr>
          <w:ilvl w:val="1"/>
          <w:numId w:val="349"/>
        </w:numPr>
      </w:pPr>
      <w:r w:rsidRPr="00E77497">
        <w:t>Else,</w:t>
      </w:r>
    </w:p>
    <w:p w14:paraId="7D3E48AB"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5976BB0F"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3AF320DE"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1C40A623" w14:textId="77777777" w:rsidR="004C02EF" w:rsidRPr="00E77497" w:rsidRDefault="004C02EF" w:rsidP="009A20C6">
      <w:pPr>
        <w:pStyle w:val="Alg4"/>
        <w:numPr>
          <w:ilvl w:val="2"/>
          <w:numId w:val="349"/>
        </w:numPr>
      </w:pPr>
      <w:r w:rsidRPr="00E77497">
        <w:t xml:space="preserve">Reject,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77325D1C" w14:textId="77777777" w:rsidR="004C02EF" w:rsidRPr="00E77497" w:rsidRDefault="004C02EF" w:rsidP="009A20C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14:paraId="622AF78D" w14:textId="77777777" w:rsidR="004C02EF" w:rsidRPr="00E77497" w:rsidRDefault="004C02EF" w:rsidP="009A20C6">
      <w:pPr>
        <w:pStyle w:val="Alg4"/>
        <w:numPr>
          <w:ilvl w:val="3"/>
          <w:numId w:val="349"/>
        </w:numPr>
      </w:pPr>
      <w:r w:rsidRPr="00E77497">
        <w:t xml:space="preserve">Reject,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2567CA25" w14:textId="77777777" w:rsidR="004C02EF" w:rsidRPr="00E77497" w:rsidRDefault="004C02EF" w:rsidP="009A20C6">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14:paraId="19C2B2D4" w14:textId="77777777" w:rsidR="004C02EF" w:rsidRPr="00E77497" w:rsidRDefault="004C02EF" w:rsidP="009A20C6">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 xml:space="preserve"> so,</w:t>
      </w:r>
    </w:p>
    <w:p w14:paraId="5D532A22"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5A844041" w14:textId="77777777" w:rsidR="004C02EF" w:rsidRPr="00E77497" w:rsidRDefault="004C02EF" w:rsidP="009A20C6">
      <w:pPr>
        <w:pStyle w:val="Alg4"/>
        <w:numPr>
          <w:ilvl w:val="2"/>
          <w:numId w:val="349"/>
        </w:numPr>
      </w:pPr>
      <w:r w:rsidRPr="00E77497">
        <w:t xml:space="preserve">Reject,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1EA1D8A7" w14:textId="77777777" w:rsidR="004C02EF" w:rsidRPr="00E77497" w:rsidRDefault="004C02EF" w:rsidP="009A20C6">
      <w:pPr>
        <w:pStyle w:val="Alg4"/>
        <w:numPr>
          <w:ilvl w:val="2"/>
          <w:numId w:val="349"/>
        </w:numPr>
      </w:pPr>
      <w:r w:rsidRPr="00E77497">
        <w:t xml:space="preserve">Reject,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42014CBE" w14:textId="77777777" w:rsidR="004C02EF" w:rsidRPr="00E77497" w:rsidRDefault="004C02EF" w:rsidP="009A20C6">
      <w:pPr>
        <w:pStyle w:val="Alg4"/>
        <w:numPr>
          <w:ilvl w:val="0"/>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46E9F934" w14:textId="77777777" w:rsidR="004C02EF" w:rsidRPr="00E77497" w:rsidRDefault="004C02EF" w:rsidP="009A20C6">
      <w:pPr>
        <w:pStyle w:val="Alg4"/>
        <w:numPr>
          <w:ilvl w:val="0"/>
          <w:numId w:val="349"/>
        </w:numPr>
        <w:spacing w:after="120"/>
      </w:pPr>
      <w:r w:rsidRPr="00E77497">
        <w:t xml:space="preserve">Return </w:t>
      </w:r>
      <w:r w:rsidRPr="00E77497">
        <w:rPr>
          <w:b/>
        </w:rPr>
        <w:t>true</w:t>
      </w:r>
      <w:r w:rsidRPr="00E77497">
        <w:t>.</w:t>
      </w:r>
    </w:p>
    <w:p w14:paraId="190A141D" w14:textId="77777777" w:rsidR="004C02EF" w:rsidRPr="00E77497" w:rsidRDefault="004C02EF" w:rsidP="004C02EF">
      <w:r w:rsidRPr="00E77497">
        <w:t xml:space="preserve">However, if </w:t>
      </w:r>
      <w:r w:rsidRPr="00E77497">
        <w:rPr>
          <w:rFonts w:ascii="Times New Roman" w:hAnsi="Times New Roman"/>
          <w:i/>
        </w:rPr>
        <w:t>O</w:t>
      </w:r>
      <w:r w:rsidRPr="00E77497">
        <w:t xml:space="preserve"> </w:t>
      </w:r>
      <w:ins w:id="2475" w:author="Allen Wirfs-Brock" w:date="2011-07-02T14:56:00Z">
        <w:r w:rsidR="001C6822" w:rsidRPr="00E77497">
          <w:t>has a</w:t>
        </w:r>
      </w:ins>
      <w:ins w:id="2476" w:author="Allen Wirfs-Brock" w:date="2011-07-02T14:57:00Z">
        <w:r w:rsidR="001C6822" w:rsidRPr="00E77497">
          <w:t>n</w:t>
        </w:r>
      </w:ins>
      <w:ins w:id="2477" w:author="Allen Wirfs-Brock" w:date="2011-07-02T14:56:00Z">
        <w:r w:rsidR="001C6822" w:rsidRPr="00E77497">
          <w:t xml:space="preserve"> [[</w:t>
        </w:r>
        <w:del w:id="2478" w:author="Rev 3 Allen Wirfs-Brock" w:date="2011-09-07T15:36:00Z">
          <w:r w:rsidR="001C6822" w:rsidRPr="00E77497" w:rsidDel="007516CC">
            <w:delText>IsArray</w:delText>
          </w:r>
        </w:del>
      </w:ins>
      <w:ins w:id="2479" w:author="Rev 3 Allen Wirfs-Brock" w:date="2011-09-07T15:36:00Z">
        <w:r w:rsidR="007516CC" w:rsidRPr="00E77497">
          <w:t>NativeBrand</w:t>
        </w:r>
      </w:ins>
      <w:ins w:id="2480" w:author="Allen Wirfs-Brock" w:date="2011-07-02T14:56:00Z">
        <w:r w:rsidR="001C6822" w:rsidRPr="00E77497">
          <w:t>]] internal property</w:t>
        </w:r>
      </w:ins>
      <w:ins w:id="2481" w:author="Rev 3 Allen Wirfs-Brock" w:date="2011-09-07T15:37:00Z">
        <w:r w:rsidR="007516CC" w:rsidRPr="00E77497">
          <w:t xml:space="preserve"> whose value is NativeArray</w:t>
        </w:r>
      </w:ins>
      <w:del w:id="2482" w:author="Allen Wirfs-Brock" w:date="2011-07-02T14:56:00Z">
        <w:r w:rsidRPr="00E77497" w:rsidDel="001C6822">
          <w:delText>is an Array object,</w:delText>
        </w:r>
      </w:del>
      <w:r w:rsidRPr="00E77497">
        <w:t xml:space="preserve"> </w:t>
      </w:r>
      <w:ins w:id="2483" w:author="Rev 3 Allen Wirfs-Brock" w:date="2011-09-07T15:37:00Z">
        <w:r w:rsidR="007516CC" w:rsidRPr="00E77497">
          <w:rPr>
            <w:rFonts w:ascii="Times New Roman" w:hAnsi="Times New Roman"/>
            <w:i/>
          </w:rPr>
          <w:t>O</w:t>
        </w:r>
        <w:r w:rsidR="007516CC" w:rsidRPr="00E77497" w:rsidDel="007516CC">
          <w:t xml:space="preserve"> </w:t>
        </w:r>
      </w:ins>
      <w:del w:id="2484" w:author="Rev 3 Allen Wirfs-Brock" w:date="2011-09-07T15:37:00Z">
        <w:r w:rsidRPr="00E77497" w:rsidDel="007516CC">
          <w:delText xml:space="preserve">it </w:delText>
        </w:r>
      </w:del>
      <w:ins w:id="2485" w:author="Allen Wirfs-Brock" w:date="2011-07-02T14:57:00Z">
        <w:r w:rsidR="001C6822" w:rsidRPr="00E77497">
          <w:t xml:space="preserve">also </w:t>
        </w:r>
      </w:ins>
      <w:r w:rsidRPr="00E77497">
        <w:t>has a more elaborate [[DefineOwnProperty]] internal method defined in 15.4.5.1.</w:t>
      </w:r>
    </w:p>
    <w:p w14:paraId="32B2564E" w14:textId="77777777" w:rsidR="004C02EF" w:rsidRPr="00E77497" w:rsidRDefault="004C02EF" w:rsidP="004C02EF">
      <w:pPr>
        <w:pStyle w:val="Note"/>
      </w:pPr>
      <w:r w:rsidRPr="00E77497">
        <w:t>NOTE</w:t>
      </w:r>
      <w:r w:rsidRPr="00E77497">
        <w:tab/>
        <w:t xml:space="preserve">Step 10.b allows any field of Desc to be different from the corresponding field of current if current’s [[Configurable]] field is </w:t>
      </w:r>
      <w:r w:rsidRPr="00E77497">
        <w:rPr>
          <w:b/>
        </w:rPr>
        <w:t>true</w:t>
      </w:r>
      <w:r w:rsidRPr="00E77497">
        <w:t xml:space="preserve">. This even permits changing the [[Value]] of a property whose [[Writable]] attribute is </w:t>
      </w:r>
      <w:r w:rsidRPr="00E77497">
        <w:rPr>
          <w:b/>
        </w:rPr>
        <w:t>false</w:t>
      </w:r>
      <w:r w:rsidRPr="00E77497">
        <w:t xml:space="preserve">. This is allowed because a </w:t>
      </w:r>
      <w:r w:rsidRPr="00E77497">
        <w:rPr>
          <w:b/>
        </w:rPr>
        <w:t>true</w:t>
      </w:r>
      <w:r w:rsidRPr="00E77497">
        <w:t xml:space="preserve"> [[Configurable]] attribute would permit an equivalent sequence of calls where [[Writable]] is first set to </w:t>
      </w:r>
      <w:r w:rsidRPr="00E77497">
        <w:rPr>
          <w:b/>
        </w:rPr>
        <w:t>true</w:t>
      </w:r>
      <w:r w:rsidRPr="00E77497">
        <w:t xml:space="preserve">, a new [[Value]] is set, and then [[Writable]] is set to </w:t>
      </w:r>
      <w:r w:rsidRPr="00E77497">
        <w:rPr>
          <w:b/>
        </w:rPr>
        <w:t>false</w:t>
      </w:r>
      <w:r w:rsidRPr="00E77497">
        <w:t>.</w:t>
      </w:r>
    </w:p>
    <w:p w14:paraId="7EA5C9E5" w14:textId="77777777" w:rsidR="00FF7312" w:rsidRPr="00E77497" w:rsidRDefault="00FF7312" w:rsidP="00FF7312">
      <w:pPr>
        <w:pStyle w:val="30"/>
        <w:numPr>
          <w:ilvl w:val="0"/>
          <w:numId w:val="0"/>
        </w:numPr>
        <w:rPr>
          <w:ins w:id="2486" w:author="Rev 6 Allen Wirfs-Brock" w:date="2012-02-01T14:04:00Z"/>
        </w:rPr>
      </w:pPr>
      <w:bookmarkStart w:id="2487" w:name="_Toc235503357"/>
      <w:bookmarkStart w:id="2488" w:name="_Toc241509132"/>
      <w:bookmarkStart w:id="2489" w:name="_Toc244416619"/>
      <w:bookmarkStart w:id="2490" w:name="_Toc276630983"/>
      <w:bookmarkStart w:id="2491" w:name="_Toc323907611"/>
      <w:ins w:id="2492" w:author="Rev 6 Allen Wirfs-Brock" w:date="2012-02-01T14:04:00Z">
        <w:r w:rsidRPr="00E77497">
          <w:t>8.12.</w:t>
        </w:r>
        <w:r>
          <w:t>10</w:t>
        </w:r>
        <w:r w:rsidRPr="00E77497">
          <w:tab/>
          <w:t>[[</w:t>
        </w:r>
        <w:r>
          <w:t>Enumerate</w:t>
        </w:r>
        <w:r w:rsidRPr="00E77497">
          <w:t>]] (</w:t>
        </w:r>
      </w:ins>
      <w:commentRangeStart w:id="2493"/>
      <w:ins w:id="2494" w:author="Rev 6 Allen Wirfs-Brock" w:date="2012-02-03T11:30:00Z">
        <w:r w:rsidR="00DB0602">
          <w:t>includePrototype, onlyEnumerable</w:t>
        </w:r>
      </w:ins>
      <w:ins w:id="2495" w:author="Rev 6 Allen Wirfs-Brock" w:date="2012-02-01T14:04:00Z">
        <w:r>
          <w:t xml:space="preserve"> </w:t>
        </w:r>
      </w:ins>
      <w:commentRangeEnd w:id="2493"/>
      <w:ins w:id="2496" w:author="Rev 6 Allen Wirfs-Brock" w:date="2012-02-27T18:27:00Z">
        <w:r w:rsidR="002F0FA8">
          <w:rPr>
            <w:rStyle w:val="af4"/>
            <w:b w:val="0"/>
          </w:rPr>
          <w:commentReference w:id="2493"/>
        </w:r>
      </w:ins>
      <w:ins w:id="2497" w:author="Rev 6 Allen Wirfs-Brock" w:date="2012-02-01T14:04:00Z">
        <w:r w:rsidRPr="00E77497">
          <w:t>)</w:t>
        </w:r>
        <w:bookmarkEnd w:id="2491"/>
      </w:ins>
    </w:p>
    <w:p w14:paraId="393F550C" w14:textId="77777777" w:rsidR="00FF7312" w:rsidRPr="00E77497" w:rsidRDefault="00FF7312" w:rsidP="00FF7312">
      <w:pPr>
        <w:rPr>
          <w:ins w:id="2498" w:author="Rev 6 Allen Wirfs-Brock" w:date="2012-02-01T14:04:00Z"/>
        </w:rPr>
      </w:pPr>
      <w:ins w:id="2499" w:author="Rev 6 Allen Wirfs-Brock" w:date="2012-02-01T14:04: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ins>
      <w:ins w:id="2500" w:author="Rev 6 Allen Wirfs-Brock" w:date="2012-02-03T11:31:00Z">
        <w:r w:rsidR="00DB0602">
          <w:t xml:space="preserve">Boolean arguments </w:t>
        </w:r>
        <w:r w:rsidR="00DB0602" w:rsidRPr="00CB4E8F">
          <w:rPr>
            <w:rFonts w:ascii="Times New Roman" w:hAnsi="Times New Roman"/>
            <w:i/>
          </w:rPr>
          <w:t>includePrototype</w:t>
        </w:r>
        <w:r w:rsidR="00DB0602">
          <w:t xml:space="preserve"> and </w:t>
        </w:r>
        <w:r w:rsidR="00DB0602" w:rsidRPr="00CB4E8F">
          <w:rPr>
            <w:rFonts w:ascii="Times New Roman" w:hAnsi="Times New Roman"/>
            <w:i/>
          </w:rPr>
          <w:t>onlyEnumerable</w:t>
        </w:r>
        <w:r w:rsidR="00DB0602">
          <w:t xml:space="preserve">, </w:t>
        </w:r>
      </w:ins>
      <w:ins w:id="2501" w:author="Rev 6 Allen Wirfs-Brock" w:date="2012-02-01T14:04:00Z">
        <w:r w:rsidRPr="00E77497">
          <w:t xml:space="preserve"> the following steps are taken:</w:t>
        </w:r>
      </w:ins>
    </w:p>
    <w:p w14:paraId="4DAE74C4" w14:textId="77777777" w:rsidR="00DC1627" w:rsidRPr="00E77497" w:rsidDel="004372C5" w:rsidRDefault="00DC1627" w:rsidP="00DC1627">
      <w:pPr>
        <w:pStyle w:val="Alg4"/>
        <w:numPr>
          <w:ilvl w:val="0"/>
          <w:numId w:val="655"/>
        </w:numPr>
        <w:rPr>
          <w:ins w:id="2502" w:author="Rev 6 Allen Wirfs-Brock" w:date="2012-02-26T17:10:00Z"/>
        </w:rPr>
      </w:pPr>
      <w:ins w:id="2503" w:author="Rev 6 Allen Wirfs-Brock" w:date="2012-02-26T17:10:00Z">
        <w:r>
          <w:t>Return an Iterator object (</w:t>
        </w:r>
        <w:commentRangeStart w:id="2504"/>
        <w:r>
          <w:t>reference xxxx</w:t>
        </w:r>
      </w:ins>
      <w:commentRangeEnd w:id="2504"/>
      <w:ins w:id="2505" w:author="Rev 6 Allen Wirfs-Brock" w:date="2012-02-26T17:12:00Z">
        <w:r>
          <w:rPr>
            <w:rStyle w:val="af4"/>
            <w:rFonts w:ascii="Arial" w:eastAsia="MS Mincho" w:hAnsi="Arial"/>
            <w:spacing w:val="0"/>
            <w:lang w:eastAsia="ja-JP"/>
          </w:rPr>
          <w:commentReference w:id="2504"/>
        </w:r>
      </w:ins>
      <w:ins w:id="2506" w:author="Rev 6 Allen Wirfs-Brock" w:date="2012-02-26T17:10:00Z">
        <w:r>
          <w:t xml:space="preserve">) whose next method iterates over all the keys of enumerable property keys of </w:t>
        </w:r>
        <w:r w:rsidRPr="00DC1627">
          <w:rPr>
            <w:i/>
          </w:rPr>
          <w:t>O</w:t>
        </w:r>
        <w:r w:rsidRPr="00E77497" w:rsidDel="004372C5">
          <w:t>.</w:t>
        </w:r>
        <w:r>
          <w:t xml:space="preserve"> </w:t>
        </w:r>
      </w:ins>
      <w:ins w:id="2507" w:author="Rev 6 Allen Wirfs-Brock" w:date="2012-02-26T17:15:00Z">
        <w:r>
          <w:t xml:space="preserve">If </w:t>
        </w:r>
        <w:r w:rsidRPr="00DC1627">
          <w:rPr>
            <w:i/>
          </w:rPr>
          <w:t>includePrototype</w:t>
        </w:r>
        <w:r>
          <w:t xml:space="preserve"> is </w:t>
        </w:r>
        <w:r w:rsidRPr="00DC1627">
          <w:rPr>
            <w:b/>
          </w:rPr>
          <w:t>false</w:t>
        </w:r>
        <w:r>
          <w:t xml:space="preserve">, then only own properties of </w:t>
        </w:r>
        <w:r w:rsidRPr="00DC1627">
          <w:rPr>
            <w:i/>
          </w:rPr>
          <w:t>O</w:t>
        </w:r>
        <w:r>
          <w:t xml:space="preserve"> are include</w:t>
        </w:r>
      </w:ins>
      <w:ins w:id="2508" w:author="Rev 6 Allen Wirfs-Brock" w:date="2012-02-26T17:17:00Z">
        <w:r>
          <w:t>d</w:t>
        </w:r>
      </w:ins>
      <w:ins w:id="2509" w:author="Rev 6 Allen Wirfs-Brock" w:date="2012-02-26T17:15:00Z">
        <w:r>
          <w:t xml:space="preserve">. If </w:t>
        </w:r>
        <w:r w:rsidRPr="00DC1627">
          <w:rPr>
            <w:i/>
          </w:rPr>
          <w:t>onlyEnumerable</w:t>
        </w:r>
        <w:r>
          <w:t xml:space="preserve"> is </w:t>
        </w:r>
        <w:r w:rsidRPr="00DC1627">
          <w:rPr>
            <w:b/>
          </w:rPr>
          <w:t>false</w:t>
        </w:r>
        <w:r>
          <w:t>, then</w:t>
        </w:r>
      </w:ins>
      <w:ins w:id="2510" w:author="Rev 6 Allen Wirfs-Brock" w:date="2012-02-26T17:16:00Z">
        <w:r>
          <w:t xml:space="preserve"> all properties that do not have private name keys are included. </w:t>
        </w:r>
      </w:ins>
      <w:ins w:id="2511" w:author="Rev 6 Allen Wirfs-Brock" w:date="2012-02-26T17:10:00Z">
        <w:r w:rsidRPr="00E77497">
          <w:t>The mechanics and order of enumerating the properties  is not specified</w:t>
        </w:r>
      </w:ins>
      <w:ins w:id="2512" w:author="Rev 6 Allen Wirfs-Brock" w:date="2012-02-26T17:12:00Z">
        <w:r>
          <w:t xml:space="preserve"> but must conform to the rules specified below</w:t>
        </w:r>
      </w:ins>
      <w:ins w:id="2513" w:author="Rev 6 Allen Wirfs-Brock" w:date="2012-02-26T17:10:00Z">
        <w:r w:rsidRPr="00E77497">
          <w:t>.</w:t>
        </w:r>
      </w:ins>
      <w:ins w:id="2514" w:author="Rev 6 Allen Wirfs-Brock" w:date="2012-02-26T17:14:00Z">
        <w:r>
          <w:t xml:space="preserve">  </w:t>
        </w:r>
      </w:ins>
    </w:p>
    <w:p w14:paraId="38C26104" w14:textId="77777777" w:rsidR="00F671C5" w:rsidRDefault="00F671C5" w:rsidP="00DC1627">
      <w:pPr>
        <w:pStyle w:val="Alg4"/>
        <w:spacing w:after="120"/>
        <w:ind w:left="360"/>
        <w:rPr>
          <w:ins w:id="2515" w:author="Rev 6 Allen Wirfs-Brock" w:date="2012-02-26T17:12:00Z"/>
        </w:rPr>
      </w:pPr>
    </w:p>
    <w:p w14:paraId="141099D1" w14:textId="77777777" w:rsidR="00DC1627" w:rsidRPr="00E77497" w:rsidRDefault="00DC1627" w:rsidP="00DC1627">
      <w:pPr>
        <w:rPr>
          <w:ins w:id="2516" w:author="Rev 6 Allen Wirfs-Brock" w:date="2012-02-26T17:12:00Z"/>
        </w:rPr>
      </w:pPr>
      <w:ins w:id="2517" w:author="Rev 6 Allen Wirfs-Brock" w:date="2012-02-26T17:13:00Z">
        <w:r>
          <w:t xml:space="preserve">Enumerated properties do not include properties whose property key is a private name. </w:t>
        </w:r>
      </w:ins>
      <w:ins w:id="2518" w:author="Rev 6 Allen Wirfs-Brock" w:date="2012-02-26T17:12:00Z">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14:paraId="5BE9A5B7" w14:textId="77777777" w:rsidR="00DC1627" w:rsidRPr="00E77497" w:rsidRDefault="00DC1627" w:rsidP="00DC1627">
      <w:pPr>
        <w:rPr>
          <w:ins w:id="2519" w:author="Rev 6 Allen Wirfs-Brock" w:date="2012-02-26T17:12:00Z"/>
        </w:rPr>
      </w:pPr>
      <w:ins w:id="2520" w:author="Rev 6 Allen Wirfs-Brock" w:date="2012-02-26T17:12: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14:paraId="2D873F90" w14:textId="77777777" w:rsidR="00DC1627" w:rsidRPr="002A07A7" w:rsidRDefault="002A07A7" w:rsidP="002A07A7">
      <w:pPr>
        <w:rPr>
          <w:ins w:id="2521" w:author="Rev 6 Allen Wirfs-Brock" w:date="2012-02-26T17:04:00Z"/>
          <w:lang w:eastAsia="en-US"/>
        </w:rPr>
      </w:pPr>
      <w:commentRangeStart w:id="2522"/>
      <w:ins w:id="2523" w:author="Rev 6 Allen Wirfs-Brock" w:date="2012-02-26T17:18:00Z">
        <w:r>
          <w:rPr>
            <w:lang w:eastAsia="en-US"/>
          </w:rPr>
          <w:t>The following is an informative algorithm that conforms to these rules</w:t>
        </w:r>
      </w:ins>
      <w:commentRangeEnd w:id="2522"/>
      <w:ins w:id="2524" w:author="Rev 6 Allen Wirfs-Brock" w:date="2012-02-26T17:20:00Z">
        <w:r>
          <w:rPr>
            <w:rStyle w:val="af4"/>
          </w:rPr>
          <w:commentReference w:id="2522"/>
        </w:r>
      </w:ins>
    </w:p>
    <w:p w14:paraId="389E483C" w14:textId="77777777" w:rsidR="00FF7312" w:rsidRPr="00E77497" w:rsidDel="004372C5" w:rsidRDefault="00FF7312" w:rsidP="002A07A7">
      <w:pPr>
        <w:pStyle w:val="Alg4"/>
        <w:numPr>
          <w:ilvl w:val="0"/>
          <w:numId w:val="698"/>
        </w:numPr>
        <w:rPr>
          <w:ins w:id="2525" w:author="Rev 6 Allen Wirfs-Brock" w:date="2012-02-01T14:04:00Z"/>
        </w:rPr>
      </w:pPr>
      <w:ins w:id="2526" w:author="Rev 6 Allen Wirfs-Brock" w:date="2012-02-01T14:04:00Z">
        <w:r w:rsidRPr="00E77497">
          <w:t xml:space="preserve">Let </w:t>
        </w:r>
      </w:ins>
      <w:ins w:id="2527" w:author="Rev 6 Allen Wirfs-Brock" w:date="2012-02-01T14:08:00Z">
        <w:r w:rsidR="00FF3D07">
          <w:rPr>
            <w:i/>
          </w:rPr>
          <w:t xml:space="preserve">obj </w:t>
        </w:r>
        <w:r w:rsidR="00FF3D07" w:rsidRPr="00FF3D07">
          <w:t xml:space="preserve">be </w:t>
        </w:r>
      </w:ins>
      <w:ins w:id="2528" w:author="Rev 6 Allen Wirfs-Brock" w:date="2012-02-01T14:09:00Z">
        <w:r w:rsidR="00FF3D07">
          <w:rPr>
            <w:i/>
          </w:rPr>
          <w:t>O</w:t>
        </w:r>
      </w:ins>
      <w:ins w:id="2529" w:author="Rev 6 Allen Wirfs-Brock" w:date="2012-02-01T14:04:00Z">
        <w:r w:rsidRPr="00E77497" w:rsidDel="004372C5">
          <w:t>.</w:t>
        </w:r>
      </w:ins>
    </w:p>
    <w:p w14:paraId="2B46063B" w14:textId="77777777" w:rsidR="00222858" w:rsidRDefault="00222858" w:rsidP="002A07A7">
      <w:pPr>
        <w:pStyle w:val="Alg4"/>
        <w:numPr>
          <w:ilvl w:val="0"/>
          <w:numId w:val="698"/>
        </w:numPr>
        <w:rPr>
          <w:ins w:id="2530" w:author="Rev 6 Allen Wirfs-Brock" w:date="2012-02-02T18:19:00Z"/>
        </w:rPr>
      </w:pPr>
      <w:ins w:id="2531" w:author="Rev 6 Allen Wirfs-Brock" w:date="2012-02-02T18:19:00Z">
        <w:r>
          <w:t xml:space="preserve">Let </w:t>
        </w:r>
        <w:r w:rsidRPr="00CB4E8F">
          <w:rPr>
            <w:i/>
          </w:rPr>
          <w:t>proto</w:t>
        </w:r>
        <w:r>
          <w:t xml:space="preserve"> be the value of the [[Prototype]] internal property of </w:t>
        </w:r>
        <w:r w:rsidRPr="00CB4E8F">
          <w:rPr>
            <w:i/>
          </w:rPr>
          <w:t>O</w:t>
        </w:r>
        <w:r>
          <w:t>.</w:t>
        </w:r>
      </w:ins>
    </w:p>
    <w:p w14:paraId="3869D682" w14:textId="77777777" w:rsidR="00222858" w:rsidRDefault="00222858" w:rsidP="002A07A7">
      <w:pPr>
        <w:pStyle w:val="Alg4"/>
        <w:numPr>
          <w:ilvl w:val="0"/>
          <w:numId w:val="698"/>
        </w:numPr>
        <w:rPr>
          <w:ins w:id="2532" w:author="Rev 6 Allen Wirfs-Brock" w:date="2012-02-02T18:22:00Z"/>
        </w:rPr>
      </w:pPr>
      <w:ins w:id="2533" w:author="Rev 6 Allen Wirfs-Brock" w:date="2012-02-02T18:22:00Z">
        <w:r>
          <w:t xml:space="preserve">If </w:t>
        </w:r>
      </w:ins>
      <w:ins w:id="2534" w:author="Rev 6 Allen Wirfs-Brock" w:date="2012-02-03T11:34:00Z">
        <w:r w:rsidR="00DB0602">
          <w:rPr>
            <w:i/>
          </w:rPr>
          <w:t>includePrototype</w:t>
        </w:r>
      </w:ins>
      <w:ins w:id="2535" w:author="Rev 6 Allen Wirfs-Brock" w:date="2012-02-03T11:35:00Z">
        <w:r w:rsidR="00DB0602">
          <w:t xml:space="preserve"> is false or </w:t>
        </w:r>
        <w:r w:rsidR="00DB0602" w:rsidRPr="00CB4E8F">
          <w:rPr>
            <w:i/>
          </w:rPr>
          <w:t>proto</w:t>
        </w:r>
      </w:ins>
      <w:ins w:id="2536" w:author="Rev 6 Allen Wirfs-Brock" w:date="2012-02-02T18:22:00Z">
        <w:r>
          <w:t xml:space="preserve"> is the value </w:t>
        </w:r>
        <w:r w:rsidRPr="00CB4E8F">
          <w:rPr>
            <w:b/>
          </w:rPr>
          <w:t>null</w:t>
        </w:r>
        <w:r>
          <w:t>, then</w:t>
        </w:r>
      </w:ins>
    </w:p>
    <w:p w14:paraId="4F57013B" w14:textId="77777777" w:rsidR="00222858" w:rsidRDefault="00222858" w:rsidP="002A07A7">
      <w:pPr>
        <w:pStyle w:val="Alg4"/>
        <w:numPr>
          <w:ilvl w:val="1"/>
          <w:numId w:val="698"/>
        </w:numPr>
        <w:rPr>
          <w:ins w:id="2537" w:author="Rev 6 Allen Wirfs-Brock" w:date="2012-02-02T18:22:00Z"/>
        </w:rPr>
      </w:pPr>
      <w:ins w:id="2538" w:author="Rev 6 Allen Wirfs-Brock" w:date="2012-02-02T18:22:00Z">
        <w:r>
          <w:t xml:space="preserve">Let </w:t>
        </w:r>
      </w:ins>
      <w:ins w:id="2539" w:author="Rev 6 Allen Wirfs-Brock" w:date="2012-02-02T18:25:00Z">
        <w:r>
          <w:rPr>
            <w:i/>
          </w:rPr>
          <w:t>propList</w:t>
        </w:r>
      </w:ins>
      <w:ins w:id="2540" w:author="Rev 6 Allen Wirfs-Brock" w:date="2012-02-02T18:22:00Z">
        <w:r>
          <w:t xml:space="preserve"> be </w:t>
        </w:r>
      </w:ins>
      <w:ins w:id="2541" w:author="Rev 6 Allen Wirfs-Brock" w:date="2012-02-02T18:23:00Z">
        <w:r>
          <w:t>a new</w:t>
        </w:r>
      </w:ins>
      <w:ins w:id="2542" w:author="Rev 6 Allen Wirfs-Brock" w:date="2012-02-02T18:22:00Z">
        <w:r>
          <w:t xml:space="preserve"> empty List.</w:t>
        </w:r>
      </w:ins>
    </w:p>
    <w:p w14:paraId="57D723A0" w14:textId="77777777" w:rsidR="00222858" w:rsidRDefault="00222858" w:rsidP="002A07A7">
      <w:pPr>
        <w:pStyle w:val="Alg4"/>
        <w:numPr>
          <w:ilvl w:val="0"/>
          <w:numId w:val="698"/>
        </w:numPr>
        <w:rPr>
          <w:ins w:id="2543" w:author="Rev 6 Allen Wirfs-Brock" w:date="2012-02-02T18:23:00Z"/>
        </w:rPr>
      </w:pPr>
      <w:ins w:id="2544" w:author="Rev 6 Allen Wirfs-Brock" w:date="2012-02-02T18:23:00Z">
        <w:r>
          <w:t>Else</w:t>
        </w:r>
      </w:ins>
    </w:p>
    <w:p w14:paraId="737EA03E" w14:textId="77777777" w:rsidR="00222858" w:rsidRDefault="00222858" w:rsidP="002A07A7">
      <w:pPr>
        <w:pStyle w:val="Alg4"/>
        <w:numPr>
          <w:ilvl w:val="1"/>
          <w:numId w:val="698"/>
        </w:numPr>
        <w:rPr>
          <w:ins w:id="2545" w:author="Rev 6 Allen Wirfs-Brock" w:date="2012-02-02T18:23:00Z"/>
        </w:rPr>
      </w:pPr>
      <w:ins w:id="2546" w:author="Rev 6 Allen Wirfs-Brock" w:date="2012-02-02T18:23:00Z">
        <w:r>
          <w:t xml:space="preserve">Let </w:t>
        </w:r>
      </w:ins>
      <w:ins w:id="2547" w:author="Rev 6 Allen Wirfs-Brock" w:date="2012-02-02T18:25:00Z">
        <w:r>
          <w:rPr>
            <w:i/>
          </w:rPr>
          <w:t>propList</w:t>
        </w:r>
      </w:ins>
      <w:ins w:id="2548" w:author="Rev 6 Allen Wirfs-Brock" w:date="2012-02-02T18:23:00Z">
        <w:r>
          <w:t xml:space="preserve"> be the result of calling the [[Enumerate]] internal met</w:t>
        </w:r>
      </w:ins>
      <w:ins w:id="2549" w:author="Rev 6 Allen Wirfs-Brock" w:date="2012-02-03T11:36:00Z">
        <w:r w:rsidR="00DB0602">
          <w:t>h</w:t>
        </w:r>
      </w:ins>
      <w:ins w:id="2550" w:author="Rev 6 Allen Wirfs-Brock" w:date="2012-02-02T18:23:00Z">
        <w:r>
          <w:t xml:space="preserve">od of </w:t>
        </w:r>
      </w:ins>
      <w:ins w:id="2551" w:author="Rev 6 Allen Wirfs-Brock" w:date="2012-02-22T14:50:00Z">
        <w:r w:rsidR="006F021A">
          <w:rPr>
            <w:i/>
          </w:rPr>
          <w:t>proto</w:t>
        </w:r>
      </w:ins>
      <w:ins w:id="2552" w:author="Rev 6 Allen Wirfs-Brock" w:date="2012-02-03T11:36:00Z">
        <w:r w:rsidR="00DB0602" w:rsidRPr="00DB0602">
          <w:t xml:space="preserve"> </w:t>
        </w:r>
        <w:r w:rsidR="00DB0602" w:rsidRPr="00E77497">
          <w:t xml:space="preserve">with </w:t>
        </w:r>
        <w:r w:rsidR="00DB0602">
          <w:t>arguments</w:t>
        </w:r>
        <w:r w:rsidR="00DB0602" w:rsidRPr="00E77497">
          <w:t xml:space="preserve"> </w:t>
        </w:r>
      </w:ins>
      <w:ins w:id="2553" w:author="Rev 6 Allen Wirfs-Brock" w:date="2012-02-22T14:50:00Z">
        <w:r w:rsidR="006F021A" w:rsidRPr="006F021A">
          <w:rPr>
            <w:b/>
          </w:rPr>
          <w:t>true</w:t>
        </w:r>
      </w:ins>
      <w:ins w:id="2554" w:author="Rev 6 Allen Wirfs-Brock" w:date="2012-02-03T11:36:00Z">
        <w:r w:rsidR="00DB0602" w:rsidRPr="00E77497">
          <w:t xml:space="preserve"> </w:t>
        </w:r>
        <w:r w:rsidR="00DB0602">
          <w:t>and</w:t>
        </w:r>
      </w:ins>
      <w:ins w:id="2555" w:author="Rev 6 Allen Wirfs-Brock" w:date="2012-02-03T11:37:00Z">
        <w:r w:rsidR="00DB0602" w:rsidRPr="00DB0602">
          <w:rPr>
            <w:i/>
          </w:rPr>
          <w:t xml:space="preserve"> </w:t>
        </w:r>
        <w:r w:rsidR="00DB0602" w:rsidRPr="00650BA7">
          <w:rPr>
            <w:i/>
          </w:rPr>
          <w:t>onlyEnumerable</w:t>
        </w:r>
      </w:ins>
      <w:ins w:id="2556" w:author="Rev 6 Allen Wirfs-Brock" w:date="2012-02-02T18:23:00Z">
        <w:r>
          <w:t>.</w:t>
        </w:r>
      </w:ins>
    </w:p>
    <w:p w14:paraId="5BD652AC" w14:textId="77777777" w:rsidR="00FF3D07" w:rsidRDefault="00222858" w:rsidP="002A07A7">
      <w:pPr>
        <w:pStyle w:val="Alg4"/>
        <w:numPr>
          <w:ilvl w:val="0"/>
          <w:numId w:val="698"/>
        </w:numPr>
        <w:rPr>
          <w:ins w:id="2557" w:author="Rev 6 Allen Wirfs-Brock" w:date="2012-02-01T14:10:00Z"/>
        </w:rPr>
      </w:pPr>
      <w:ins w:id="2558" w:author="Rev 6 Allen Wirfs-Brock" w:date="2012-02-02T18:25:00Z">
        <w:r>
          <w:t xml:space="preserve">For each </w:t>
        </w:r>
      </w:ins>
      <w:ins w:id="2559" w:author="Rev 6 Allen Wirfs-Brock" w:date="2012-02-02T18:26:00Z">
        <w:r>
          <w:t xml:space="preserve">string </w:t>
        </w:r>
        <w:r w:rsidRPr="00CB4E8F">
          <w:rPr>
            <w:i/>
          </w:rPr>
          <w:t>name</w:t>
        </w:r>
      </w:ins>
      <w:ins w:id="2560" w:author="Rev 6 Allen Wirfs-Brock" w:date="2012-02-02T18:25:00Z">
        <w:r>
          <w:t xml:space="preserve"> that is the property key </w:t>
        </w:r>
      </w:ins>
      <w:ins w:id="2561" w:author="Rev 6 Allen Wirfs-Brock" w:date="2012-02-02T18:26:00Z">
        <w:r>
          <w:t>of an own prop</w:t>
        </w:r>
        <w:del w:id="2562" w:author="Rev 7 Allen Wirfs-Brock" w:date="2012-05-04T14:09:00Z">
          <w:r w:rsidDel="00F77917">
            <w:delText>op</w:delText>
          </w:r>
        </w:del>
        <w:r>
          <w:t xml:space="preserve">erty of </w:t>
        </w:r>
        <w:r w:rsidRPr="00CB4E8F">
          <w:rPr>
            <w:i/>
          </w:rPr>
          <w:t>O</w:t>
        </w:r>
      </w:ins>
    </w:p>
    <w:p w14:paraId="482E7CE8" w14:textId="77777777" w:rsidR="00FF3D07" w:rsidRDefault="00DB0602" w:rsidP="002A07A7">
      <w:pPr>
        <w:pStyle w:val="Alg4"/>
        <w:numPr>
          <w:ilvl w:val="1"/>
          <w:numId w:val="698"/>
        </w:numPr>
        <w:rPr>
          <w:ins w:id="2563" w:author="Rev 6 Allen Wirfs-Brock" w:date="2012-02-01T14:11:00Z"/>
        </w:rPr>
      </w:pPr>
      <w:ins w:id="2564" w:author="Rev 6 Allen Wirfs-Brock" w:date="2012-02-03T11:38:00Z">
        <w:r>
          <w:t xml:space="preserve">Let </w:t>
        </w:r>
        <w:r w:rsidRPr="00CB4E8F">
          <w:rPr>
            <w:i/>
          </w:rPr>
          <w:t>desc</w:t>
        </w:r>
        <w:r>
          <w:t xml:space="preserve"> be the </w:t>
        </w:r>
      </w:ins>
      <w:ins w:id="2565" w:author="Rev 6 Allen Wirfs-Brock" w:date="2012-02-03T11:39:00Z">
        <w:r>
          <w:t>result</w:t>
        </w:r>
      </w:ins>
      <w:ins w:id="2566" w:author="Rev 6 Allen Wirfs-Brock" w:date="2012-02-03T11:38:00Z">
        <w:r>
          <w:t xml:space="preserve"> </w:t>
        </w:r>
      </w:ins>
      <w:ins w:id="2567" w:author="Rev 6 Allen Wirfs-Brock" w:date="2012-02-03T11:39:00Z">
        <w:r>
          <w:t xml:space="preserve">of calling the [[GetOwnProperty]] internal method of </w:t>
        </w:r>
        <w:r w:rsidRPr="00CB4E8F">
          <w:rPr>
            <w:i/>
          </w:rPr>
          <w:t>O</w:t>
        </w:r>
        <w:r>
          <w:t xml:space="preserve"> with argument </w:t>
        </w:r>
        <w:r w:rsidRPr="00CB4E8F">
          <w:rPr>
            <w:i/>
          </w:rPr>
          <w:t>name</w:t>
        </w:r>
        <w:r>
          <w:t>.</w:t>
        </w:r>
      </w:ins>
    </w:p>
    <w:p w14:paraId="3A7AA3C1" w14:textId="77777777" w:rsidR="00FF7312" w:rsidRPr="00E77497" w:rsidRDefault="00CB4E8F" w:rsidP="002A07A7">
      <w:pPr>
        <w:pStyle w:val="Alg4"/>
        <w:numPr>
          <w:ilvl w:val="1"/>
          <w:numId w:val="698"/>
        </w:numPr>
        <w:rPr>
          <w:ins w:id="2568" w:author="Rev 6 Allen Wirfs-Brock" w:date="2012-02-01T14:04:00Z"/>
        </w:rPr>
      </w:pPr>
      <w:ins w:id="2569" w:author="Rev 6 Allen Wirfs-Brock" w:date="2012-02-03T12:02:00Z">
        <w:r w:rsidRPr="00E77497">
          <w:t xml:space="preserve">If </w:t>
        </w:r>
      </w:ins>
      <w:ins w:id="2570" w:author="Rev 6 Allen Wirfs-Brock" w:date="2012-02-03T12:01:00Z">
        <w:r w:rsidRPr="00650BA7">
          <w:rPr>
            <w:i/>
          </w:rPr>
          <w:t>name</w:t>
        </w:r>
        <w:r>
          <w:t xml:space="preserve"> is an element of </w:t>
        </w:r>
        <w:r w:rsidRPr="00650BA7">
          <w:rPr>
            <w:i/>
          </w:rPr>
          <w:t>propList</w:t>
        </w:r>
        <w:r>
          <w:t>, then</w:t>
        </w:r>
      </w:ins>
      <w:ins w:id="2571" w:author="Rev 6 Allen Wirfs-Brock" w:date="2012-02-03T12:02:00Z">
        <w:r w:rsidRPr="00CB4E8F">
          <w:t xml:space="preserve"> </w:t>
        </w:r>
        <w:r>
          <w:t xml:space="preserve">remove </w:t>
        </w:r>
        <w:r w:rsidRPr="00650BA7">
          <w:rPr>
            <w:i/>
          </w:rPr>
          <w:t>name</w:t>
        </w:r>
        <w:r>
          <w:t xml:space="preserve"> as an element of </w:t>
        </w:r>
        <w:r w:rsidRPr="00650BA7">
          <w:rPr>
            <w:i/>
          </w:rPr>
          <w:t>propList</w:t>
        </w:r>
        <w:r>
          <w:t>.</w:t>
        </w:r>
      </w:ins>
    </w:p>
    <w:p w14:paraId="0DE8E3EE" w14:textId="77777777" w:rsidR="00F34354" w:rsidRPr="00E77497" w:rsidRDefault="0026197F" w:rsidP="002A07A7">
      <w:pPr>
        <w:pStyle w:val="Alg4"/>
        <w:numPr>
          <w:ilvl w:val="1"/>
          <w:numId w:val="698"/>
        </w:numPr>
        <w:rPr>
          <w:ins w:id="2572" w:author="Rev 6 Allen Wirfs-Brock" w:date="2012-02-03T11:50:00Z"/>
        </w:rPr>
      </w:pPr>
      <w:ins w:id="2573" w:author="Rev 6 Allen Wirfs-Brock" w:date="2012-02-03T12:41:00Z">
        <w:r>
          <w:t>I</w:t>
        </w:r>
      </w:ins>
      <w:ins w:id="2574" w:author="Rev 6 Allen Wirfs-Brock" w:date="2012-02-03T12:06:00Z">
        <w:r w:rsidR="00CB4E8F">
          <w:t xml:space="preserve">f </w:t>
        </w:r>
      </w:ins>
      <w:ins w:id="2575" w:author="Rev 6 Allen Wirfs-Brock" w:date="2012-02-03T12:05:00Z">
        <w:r w:rsidR="00CB4E8F" w:rsidRPr="00650BA7">
          <w:rPr>
            <w:i/>
          </w:rPr>
          <w:t>onlyEnumerable</w:t>
        </w:r>
        <w:r w:rsidR="00CB4E8F" w:rsidRPr="00E77497">
          <w:t xml:space="preserve"> is </w:t>
        </w:r>
        <w:r w:rsidR="00CB4E8F">
          <w:rPr>
            <w:b/>
          </w:rPr>
          <w:t>false</w:t>
        </w:r>
      </w:ins>
      <w:ins w:id="2576" w:author="Rev 6 Allen Wirfs-Brock" w:date="2012-02-03T12:07:00Z">
        <w:r w:rsidR="00CB4E8F">
          <w:rPr>
            <w:b/>
          </w:rPr>
          <w:t xml:space="preserve"> </w:t>
        </w:r>
        <w:r w:rsidR="00CB4E8F">
          <w:t>or</w:t>
        </w:r>
      </w:ins>
      <w:ins w:id="2577" w:author="Rev 6 Allen Wirfs-Brock" w:date="2012-02-03T11:50:00Z">
        <w:r w:rsidR="00F34354">
          <w:t xml:space="preserve"> </w:t>
        </w:r>
      </w:ins>
      <w:ins w:id="2578" w:author="Rev 6 Allen Wirfs-Brock" w:date="2012-02-03T12:06:00Z">
        <w:r w:rsidR="00CB4E8F" w:rsidRPr="00E77497">
          <w:rPr>
            <w:i/>
          </w:rPr>
          <w:t>desc</w:t>
        </w:r>
        <w:r w:rsidR="00CB4E8F" w:rsidRPr="00E77497">
          <w:t>.[[</w:t>
        </w:r>
        <w:r w:rsidR="00CB4E8F">
          <w:t>Enumerable</w:t>
        </w:r>
        <w:r w:rsidR="00CB4E8F" w:rsidRPr="00E77497">
          <w:t xml:space="preserve">]] is </w:t>
        </w:r>
        <w:r w:rsidR="00CB4E8F">
          <w:rPr>
            <w:b/>
          </w:rPr>
          <w:t>true</w:t>
        </w:r>
      </w:ins>
      <w:ins w:id="2579" w:author="Rev 6 Allen Wirfs-Brock" w:date="2012-02-03T11:50:00Z">
        <w:r w:rsidR="00F34354">
          <w:t xml:space="preserve">, then </w:t>
        </w:r>
      </w:ins>
      <w:ins w:id="2580" w:author="Rev 6 Allen Wirfs-Brock" w:date="2012-02-03T12:06:00Z">
        <w:r w:rsidR="00CB4E8F">
          <w:t>add</w:t>
        </w:r>
      </w:ins>
      <w:ins w:id="2581" w:author="Rev 6 Allen Wirfs-Brock" w:date="2012-02-03T11:50:00Z">
        <w:r w:rsidR="00F34354">
          <w:t xml:space="preserve"> </w:t>
        </w:r>
        <w:r w:rsidR="00F34354" w:rsidRPr="00650BA7">
          <w:rPr>
            <w:i/>
          </w:rPr>
          <w:t>name</w:t>
        </w:r>
        <w:r w:rsidR="00F34354">
          <w:t xml:space="preserve"> as an element of </w:t>
        </w:r>
        <w:r w:rsidR="00F34354" w:rsidRPr="00650BA7">
          <w:rPr>
            <w:i/>
          </w:rPr>
          <w:t>propList</w:t>
        </w:r>
        <w:r w:rsidR="00F34354">
          <w:t>.</w:t>
        </w:r>
      </w:ins>
    </w:p>
    <w:p w14:paraId="3A7CD982" w14:textId="77777777" w:rsidR="00F34354" w:rsidRDefault="00F34354" w:rsidP="002A07A7">
      <w:pPr>
        <w:pStyle w:val="Alg4"/>
        <w:numPr>
          <w:ilvl w:val="0"/>
          <w:numId w:val="698"/>
        </w:numPr>
        <w:spacing w:after="120"/>
        <w:contextualSpacing/>
        <w:rPr>
          <w:ins w:id="2582" w:author="Rev 6 Allen Wirfs-Brock" w:date="2012-02-03T11:51:00Z"/>
        </w:rPr>
      </w:pPr>
      <w:ins w:id="2583" w:author="Rev 6 Allen Wirfs-Brock" w:date="2012-02-03T11:52:00Z">
        <w:r>
          <w:t xml:space="preserve">Order the elements of </w:t>
        </w:r>
        <w:r w:rsidRPr="00CB4E8F">
          <w:rPr>
            <w:i/>
          </w:rPr>
          <w:t>propList</w:t>
        </w:r>
        <w:r>
          <w:t xml:space="preserve"> in an implementation defined order. </w:t>
        </w:r>
      </w:ins>
    </w:p>
    <w:p w14:paraId="62B124F8" w14:textId="77777777" w:rsidR="00FF7312" w:rsidRPr="00E77497" w:rsidRDefault="00FF7312" w:rsidP="002A07A7">
      <w:pPr>
        <w:pStyle w:val="Alg4"/>
        <w:numPr>
          <w:ilvl w:val="0"/>
          <w:numId w:val="698"/>
        </w:numPr>
        <w:spacing w:after="120"/>
        <w:rPr>
          <w:ins w:id="2584" w:author="Rev 6 Allen Wirfs-Brock" w:date="2012-02-01T14:04:00Z"/>
        </w:rPr>
      </w:pPr>
      <w:ins w:id="2585" w:author="Rev 6 Allen Wirfs-Brock" w:date="2012-02-01T14:04:00Z">
        <w:r w:rsidRPr="00E77497">
          <w:t xml:space="preserve">Return </w:t>
        </w:r>
      </w:ins>
      <w:ins w:id="2586" w:author="Rev 6 Allen Wirfs-Brock" w:date="2012-02-03T11:52:00Z">
        <w:r w:rsidR="00F34354" w:rsidRPr="00650BA7">
          <w:rPr>
            <w:i/>
          </w:rPr>
          <w:t>propList</w:t>
        </w:r>
      </w:ins>
      <w:ins w:id="2587" w:author="Rev 6 Allen Wirfs-Brock" w:date="2012-02-01T14:04:00Z">
        <w:r w:rsidRPr="00E77497">
          <w:t>.</w:t>
        </w:r>
      </w:ins>
    </w:p>
    <w:p w14:paraId="40E428A4" w14:textId="77777777" w:rsidR="00F671C5" w:rsidRPr="00E77497" w:rsidRDefault="00F671C5" w:rsidP="00F671C5">
      <w:pPr>
        <w:pStyle w:val="30"/>
        <w:numPr>
          <w:ilvl w:val="0"/>
          <w:numId w:val="0"/>
        </w:numPr>
        <w:rPr>
          <w:ins w:id="2588" w:author="Rev 6 Allen Wirfs-Brock" w:date="2012-02-26T16:57:00Z"/>
        </w:rPr>
      </w:pPr>
      <w:bookmarkStart w:id="2589" w:name="_Toc323907612"/>
      <w:ins w:id="2590" w:author="Rev 6 Allen Wirfs-Brock" w:date="2012-02-26T16:57:00Z">
        <w:r w:rsidRPr="00E77497">
          <w:t>8.12.</w:t>
        </w:r>
        <w:r>
          <w:t>11</w:t>
        </w:r>
        <w:r w:rsidRPr="00E77497">
          <w:tab/>
          <w:t>[[</w:t>
        </w:r>
        <w:r>
          <w:t>Iterate</w:t>
        </w:r>
        <w:r w:rsidRPr="00E77497">
          <w:t>]] (</w:t>
        </w:r>
        <w:r>
          <w:t xml:space="preserve"> </w:t>
        </w:r>
        <w:r w:rsidRPr="00E77497">
          <w:t>)</w:t>
        </w:r>
        <w:bookmarkEnd w:id="2589"/>
      </w:ins>
    </w:p>
    <w:p w14:paraId="0BF800A9" w14:textId="77777777" w:rsidR="00F671C5" w:rsidRPr="00E77497" w:rsidRDefault="00F671C5" w:rsidP="00F671C5">
      <w:pPr>
        <w:rPr>
          <w:ins w:id="2591" w:author="Rev 6 Allen Wirfs-Brock" w:date="2012-02-26T16:57:00Z"/>
        </w:rPr>
      </w:pPr>
      <w:ins w:id="2592" w:author="Rev 6 Allen Wirfs-Brock" w:date="2012-02-26T16:57:00Z">
        <w:r w:rsidRPr="00E77497">
          <w:t>When the [[</w:t>
        </w:r>
      </w:ins>
      <w:ins w:id="2593" w:author="Rev 6 Allen Wirfs-Brock" w:date="2012-02-26T16:58:00Z">
        <w:r>
          <w:t>Iterate</w:t>
        </w:r>
      </w:ins>
      <w:ins w:id="2594" w:author="Rev 6 Allen Wirfs-Brock" w:date="2012-02-26T16:57:00Z">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ins>
    </w:p>
    <w:p w14:paraId="443E0825" w14:textId="77777777" w:rsidR="00F671C5" w:rsidRDefault="00F671C5" w:rsidP="00F671C5">
      <w:pPr>
        <w:pStyle w:val="Alg4"/>
        <w:numPr>
          <w:ilvl w:val="0"/>
          <w:numId w:val="697"/>
        </w:numPr>
        <w:rPr>
          <w:ins w:id="2595" w:author="Rev 6 Allen Wirfs-Brock" w:date="2012-02-26T16:57:00Z"/>
        </w:rPr>
      </w:pPr>
      <w:ins w:id="2596" w:author="Rev 6 Allen Wirfs-Brock" w:date="2012-02-26T16:57:00Z">
        <w:r>
          <w:t xml:space="preserve">Let </w:t>
        </w:r>
      </w:ins>
      <w:ins w:id="2597" w:author="Rev 6 Allen Wirfs-Brock" w:date="2012-02-26T16:59:00Z">
        <w:r>
          <w:rPr>
            <w:i/>
          </w:rPr>
          <w:t>itr</w:t>
        </w:r>
      </w:ins>
      <w:ins w:id="2598" w:author="Rev 6 Allen Wirfs-Brock" w:date="2012-02-26T16:57:00Z">
        <w:r>
          <w:t xml:space="preserve"> be the </w:t>
        </w:r>
      </w:ins>
      <w:ins w:id="2599" w:author="Rev 6 Allen Wirfs-Brock" w:date="2012-02-26T16:59:00Z">
        <w:r>
          <w:t>result of performing Invoke with</w:t>
        </w:r>
      </w:ins>
      <w:ins w:id="2600" w:author="Rev 6 Allen Wirfs-Brock" w:date="2012-02-26T17:02:00Z">
        <w:r>
          <w:t xml:space="preserve"> arguments</w:t>
        </w:r>
      </w:ins>
      <w:ins w:id="2601" w:author="Rev 6 Allen Wirfs-Brock" w:date="2012-02-26T16:59:00Z">
        <w:r>
          <w:t xml:space="preserve"> </w:t>
        </w:r>
      </w:ins>
      <w:commentRangeStart w:id="2602"/>
      <w:ins w:id="2603" w:author="Rev 6 Allen Wirfs-Brock" w:date="2012-02-26T17:00:00Z">
        <w:r>
          <w:t>%iterator%</w:t>
        </w:r>
      </w:ins>
      <w:commentRangeEnd w:id="2602"/>
      <w:ins w:id="2604" w:author="Rev 6 Allen Wirfs-Brock" w:date="2012-02-27T18:21:00Z">
        <w:r w:rsidR="00FE23BC">
          <w:rPr>
            <w:rStyle w:val="af4"/>
            <w:rFonts w:ascii="Arial" w:eastAsia="MS Mincho" w:hAnsi="Arial"/>
            <w:spacing w:val="0"/>
            <w:lang w:eastAsia="ja-JP"/>
          </w:rPr>
          <w:commentReference w:id="2602"/>
        </w:r>
      </w:ins>
      <w:ins w:id="2605" w:author="Rev 6 Allen Wirfs-Brock" w:date="2012-02-26T17:00:00Z">
        <w:r>
          <w:t xml:space="preserve">, </w:t>
        </w:r>
        <w:r w:rsidRPr="00F671C5">
          <w:rPr>
            <w:i/>
          </w:rPr>
          <w:t>O</w:t>
        </w:r>
        <w:r>
          <w:t xml:space="preserve"> and an empty argument List.</w:t>
        </w:r>
      </w:ins>
    </w:p>
    <w:p w14:paraId="1ACB487D" w14:textId="77777777" w:rsidR="00F671C5" w:rsidRPr="00E77497" w:rsidRDefault="00F671C5" w:rsidP="00F671C5">
      <w:pPr>
        <w:pStyle w:val="Alg4"/>
        <w:numPr>
          <w:ilvl w:val="0"/>
          <w:numId w:val="697"/>
        </w:numPr>
        <w:spacing w:after="120"/>
        <w:rPr>
          <w:ins w:id="2606" w:author="Rev 6 Allen Wirfs-Brock" w:date="2012-02-26T16:57:00Z"/>
        </w:rPr>
      </w:pPr>
      <w:ins w:id="2607" w:author="Rev 6 Allen Wirfs-Brock" w:date="2012-02-26T16:57:00Z">
        <w:r w:rsidRPr="00E77497">
          <w:t xml:space="preserve">Return </w:t>
        </w:r>
      </w:ins>
      <w:ins w:id="2608" w:author="Rev 6 Allen Wirfs-Brock" w:date="2012-02-26T17:03:00Z">
        <w:r>
          <w:rPr>
            <w:i/>
          </w:rPr>
          <w:t>itr</w:t>
        </w:r>
      </w:ins>
      <w:ins w:id="2609" w:author="Rev 6 Allen Wirfs-Brock" w:date="2012-02-26T16:57:00Z">
        <w:r w:rsidRPr="00E77497">
          <w:t>.</w:t>
        </w:r>
      </w:ins>
    </w:p>
    <w:p w14:paraId="03A89D1C" w14:textId="77777777" w:rsidR="009E6FBC" w:rsidRDefault="009E6FBC" w:rsidP="004C02EF">
      <w:pPr>
        <w:pStyle w:val="1"/>
        <w:numPr>
          <w:ilvl w:val="0"/>
          <w:numId w:val="0"/>
        </w:numPr>
        <w:rPr>
          <w:ins w:id="2610" w:author="Rev 6 Allen Wirfs-Brock" w:date="2012-02-22T15:44:00Z"/>
        </w:rPr>
      </w:pPr>
      <w:bookmarkStart w:id="2611" w:name="_Toc323907613"/>
      <w:ins w:id="2612" w:author="Rev 6 Allen Wirfs-Brock" w:date="2012-02-22T15:44:00Z">
        <w:r>
          <w:t>9 Abstract Operations</w:t>
        </w:r>
        <w:bookmarkEnd w:id="2611"/>
        <w:r>
          <w:t xml:space="preserve"> </w:t>
        </w:r>
      </w:ins>
    </w:p>
    <w:p w14:paraId="769FE966" w14:textId="77777777" w:rsidR="001D4C27" w:rsidRDefault="001D4C27" w:rsidP="001D4C27">
      <w:pPr>
        <w:rPr>
          <w:ins w:id="2613" w:author="Rev 6 Allen Wirfs-Brock" w:date="2012-02-22T15:55:00Z"/>
        </w:rPr>
      </w:pPr>
      <w:ins w:id="2614" w:author="Rev 6 Allen Wirfs-Brock" w:date="2012-02-22T15:56:00Z">
        <w:r w:rsidRPr="00E77497">
          <w:t>These operations are not a part of the</w:t>
        </w:r>
        <w:r>
          <w:t xml:space="preserve"> ECMAScript</w:t>
        </w:r>
        <w:r w:rsidRPr="00E77497">
          <w:t xml:space="preserve"> language; they are defined here to </w:t>
        </w:r>
      </w:ins>
      <w:ins w:id="2615" w:author="Rev 6 Allen Wirfs-Brock" w:date="2012-02-22T15:58:00Z">
        <w:r>
          <w:t xml:space="preserve">solely to </w:t>
        </w:r>
      </w:ins>
      <w:ins w:id="2616" w:author="Rev 6 Allen Wirfs-Brock" w:date="2012-02-22T15:56:00Z">
        <w:r w:rsidRPr="00E77497">
          <w:t xml:space="preserve">aid the specification of the semantics of </w:t>
        </w:r>
      </w:ins>
      <w:ins w:id="2617" w:author="Rev 6 Allen Wirfs-Brock" w:date="2012-02-22T15:57:00Z">
        <w:r>
          <w:t xml:space="preserve">the </w:t>
        </w:r>
      </w:ins>
      <w:ins w:id="2618" w:author="Rev 6 Allen Wirfs-Brock" w:date="2012-02-22T15:56:00Z">
        <w:r>
          <w:t>ECMAScript</w:t>
        </w:r>
      </w:ins>
      <w:ins w:id="2619" w:author="Rev 6 Allen Wirfs-Brock" w:date="2012-02-22T15:57:00Z">
        <w:r>
          <w:t xml:space="preserve"> Language</w:t>
        </w:r>
      </w:ins>
      <w:ins w:id="2620" w:author="Rev 6 Allen Wirfs-Brock" w:date="2012-02-22T15:56:00Z">
        <w:r>
          <w:t>.</w:t>
        </w:r>
      </w:ins>
    </w:p>
    <w:p w14:paraId="6FC9F107" w14:textId="77777777" w:rsidR="004C02EF" w:rsidRPr="00E77497" w:rsidRDefault="004C02EF" w:rsidP="001D4C27">
      <w:pPr>
        <w:pStyle w:val="20"/>
        <w:numPr>
          <w:ilvl w:val="0"/>
          <w:numId w:val="0"/>
        </w:numPr>
      </w:pPr>
      <w:bookmarkStart w:id="2621" w:name="_Toc323907614"/>
      <w:r w:rsidRPr="00E77497">
        <w:t>9</w:t>
      </w:r>
      <w:ins w:id="2622" w:author="Rev 6 Allen Wirfs-Brock" w:date="2012-02-22T15:45:00Z">
        <w:r w:rsidR="00852030">
          <w:t>.1</w:t>
        </w:r>
      </w:ins>
      <w:r w:rsidRPr="00E77497">
        <w:tab/>
        <w:t>Type Conversio</w:t>
      </w:r>
      <w:bookmarkEnd w:id="2164"/>
      <w:bookmarkEnd w:id="2165"/>
      <w:bookmarkEnd w:id="2166"/>
      <w:bookmarkEnd w:id="2167"/>
      <w:bookmarkEnd w:id="2168"/>
      <w:bookmarkEnd w:id="2169"/>
      <w:bookmarkEnd w:id="2295"/>
      <w:bookmarkEnd w:id="2296"/>
      <w:r w:rsidRPr="00E77497">
        <w:t>n</w:t>
      </w:r>
      <w:bookmarkEnd w:id="2297"/>
      <w:r w:rsidRPr="00E77497">
        <w:t xml:space="preserve"> and Testing</w:t>
      </w:r>
      <w:bookmarkEnd w:id="2487"/>
      <w:bookmarkEnd w:id="2488"/>
      <w:bookmarkEnd w:id="2489"/>
      <w:bookmarkEnd w:id="2490"/>
      <w:bookmarkEnd w:id="2621"/>
    </w:p>
    <w:p w14:paraId="313086DD" w14:textId="77777777" w:rsidR="004C02EF" w:rsidRPr="00E77497" w:rsidRDefault="004C02EF" w:rsidP="004C02EF">
      <w:r w:rsidRPr="00E77497">
        <w:t xml:space="preserve">The ECMAScript </w:t>
      </w:r>
      <w:del w:id="2623" w:author="Rev 6 Allen Wirfs-Brock" w:date="2012-02-22T15:58:00Z">
        <w:r w:rsidRPr="00E77497" w:rsidDel="001D4C27">
          <w:delText>runtime system</w:delText>
        </w:r>
      </w:del>
      <w:ins w:id="2624" w:author="Rev 6 Allen Wirfs-Brock" w:date="2012-02-22T15:58:00Z">
        <w:r w:rsidR="001D4C27">
          <w:t>language implicitly</w:t>
        </w:r>
      </w:ins>
      <w:r w:rsidRPr="00E77497">
        <w:t xml:space="preserve"> performs automatic type conversion as needed. To clarify the semantics of certain constructs it is useful to define a set of conversion abstract operations.</w:t>
      </w:r>
      <w:del w:id="2625" w:author="Rev 6 Allen Wirfs-Brock" w:date="2012-02-22T15:55:00Z">
        <w:r w:rsidRPr="00E77497" w:rsidDel="001D4C27">
          <w:delText xml:space="preserve"> These abstract operations are not a part of the language; they are defined here to aid the specification of the semantics of the language</w:delText>
        </w:r>
      </w:del>
      <w:r w:rsidRPr="00E77497">
        <w:t>. The conversion abstract operations are polymorphic; that is, they can accept a value of any ECMAScript language type, but not of specification types.</w:t>
      </w:r>
      <w:bookmarkStart w:id="2626" w:name="_Toc375031131"/>
      <w:bookmarkStart w:id="2627" w:name="_Ref378389486"/>
      <w:bookmarkStart w:id="2628" w:name="_Toc381513649"/>
      <w:bookmarkStart w:id="2629" w:name="_Toc382202792"/>
      <w:bookmarkStart w:id="2630" w:name="_Toc382203012"/>
      <w:bookmarkStart w:id="2631" w:name="_Toc382212171"/>
      <w:bookmarkStart w:id="2632" w:name="_Toc382212389"/>
      <w:bookmarkStart w:id="2633" w:name="_Toc382291516"/>
      <w:bookmarkStart w:id="2634" w:name="_Toc385672155"/>
      <w:bookmarkStart w:id="2635" w:name="_Toc393690250"/>
    </w:p>
    <w:p w14:paraId="2DB2A6BA" w14:textId="77777777" w:rsidR="004C02EF" w:rsidRPr="00E77497" w:rsidRDefault="004C02EF" w:rsidP="00FE23BC">
      <w:pPr>
        <w:pStyle w:val="30"/>
        <w:numPr>
          <w:ilvl w:val="0"/>
          <w:numId w:val="0"/>
        </w:numPr>
      </w:pPr>
      <w:bookmarkStart w:id="2636" w:name="_Ref455971611"/>
      <w:bookmarkStart w:id="2637" w:name="_Ref456011185"/>
      <w:bookmarkStart w:id="2638" w:name="_Toc472818788"/>
      <w:bookmarkStart w:id="2639" w:name="_Toc235503358"/>
      <w:bookmarkStart w:id="2640" w:name="_Toc241509133"/>
      <w:bookmarkStart w:id="2641" w:name="_Toc244416620"/>
      <w:bookmarkStart w:id="2642" w:name="_Toc276630984"/>
      <w:bookmarkStart w:id="2643" w:name="_Toc323907615"/>
      <w:r w:rsidRPr="00E77497">
        <w:t>9.1</w:t>
      </w:r>
      <w:del w:id="2644" w:author="Rev 6 Allen Wirfs-Brock" w:date="2012-02-22T15:45:00Z">
        <w:r w:rsidRPr="00E77497" w:rsidDel="00852030">
          <w:tab/>
        </w:r>
      </w:del>
      <w:ins w:id="2645" w:author="Rev 6 Allen Wirfs-Brock" w:date="2012-02-22T15:45:00Z">
        <w:r w:rsidR="00852030">
          <w:t>.1</w:t>
        </w:r>
      </w:ins>
      <w:ins w:id="2646" w:author="Rev 6 Allen Wirfs-Brock" w:date="2012-02-22T15:46:00Z">
        <w:r w:rsidR="00852030">
          <w:tab/>
        </w:r>
      </w:ins>
      <w:r w:rsidRPr="00E77497">
        <w:t>ToPrimitiv</w:t>
      </w:r>
      <w:bookmarkEnd w:id="2626"/>
      <w:bookmarkEnd w:id="2627"/>
      <w:bookmarkEnd w:id="2628"/>
      <w:bookmarkEnd w:id="2629"/>
      <w:bookmarkEnd w:id="2630"/>
      <w:bookmarkEnd w:id="2631"/>
      <w:bookmarkEnd w:id="2632"/>
      <w:bookmarkEnd w:id="2633"/>
      <w:bookmarkEnd w:id="2634"/>
      <w:bookmarkEnd w:id="2635"/>
      <w:r w:rsidRPr="00E77497">
        <w:t>e</w:t>
      </w:r>
      <w:bookmarkEnd w:id="2636"/>
      <w:bookmarkEnd w:id="2637"/>
      <w:bookmarkEnd w:id="2638"/>
      <w:bookmarkEnd w:id="2639"/>
      <w:bookmarkEnd w:id="2640"/>
      <w:bookmarkEnd w:id="2641"/>
      <w:bookmarkEnd w:id="2642"/>
      <w:bookmarkEnd w:id="2643"/>
    </w:p>
    <w:p w14:paraId="39B2EA43" w14:textId="77777777" w:rsidR="004C02EF" w:rsidRPr="00E77497" w:rsidRDefault="004C02EF" w:rsidP="004C02EF">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Table </w:t>
      </w:r>
      <w:del w:id="2647" w:author="Allen Wirfs-Brock" w:date="2011-07-02T13:27:00Z">
        <w:r w:rsidRPr="00E77497" w:rsidDel="008962D8">
          <w:delText>10</w:delText>
        </w:r>
      </w:del>
      <w:ins w:id="2648" w:author="Allen Wirfs-Brock" w:date="2011-07-02T13:27:00Z">
        <w:r w:rsidR="008962D8" w:rsidRPr="00E77497">
          <w:t>11</w:t>
        </w:r>
      </w:ins>
      <w:r w:rsidRPr="00E77497">
        <w:t>:</w:t>
      </w:r>
    </w:p>
    <w:p w14:paraId="1FD1EB20" w14:textId="77777777" w:rsidR="004C02EF" w:rsidRPr="00E77497" w:rsidRDefault="004C02EF" w:rsidP="004C02EF">
      <w:pPr>
        <w:pStyle w:val="Tabletitle"/>
        <w:widowControl w:val="0"/>
      </w:pPr>
      <w:r w:rsidRPr="00E77497">
        <w:rPr>
          <w:rFonts w:eastAsia="Arial Unicode MS"/>
        </w:rPr>
        <w:t>Table </w:t>
      </w:r>
      <w:del w:id="2649" w:author="Allen Wirfs-Brock" w:date="2011-07-02T13:27:00Z">
        <w:r w:rsidRPr="00E77497" w:rsidDel="008962D8">
          <w:rPr>
            <w:rFonts w:eastAsia="Arial Unicode MS"/>
          </w:rPr>
          <w:delText xml:space="preserve">10 </w:delText>
        </w:r>
      </w:del>
      <w:ins w:id="2650" w:author="Allen Wirfs-Brock" w:date="2011-07-02T13:27:00Z">
        <w:r w:rsidR="008962D8" w:rsidRPr="00E77497">
          <w:rPr>
            <w:rFonts w:eastAsia="Arial Unicode MS"/>
          </w:rPr>
          <w:t xml:space="preserve">11 </w:t>
        </w:r>
      </w:ins>
      <w:r w:rsidRPr="00E77497">
        <w:rPr>
          <w:rFonts w:eastAsia="Arial Unicode MS"/>
        </w:rPr>
        <w:t xml:space="preserve">—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2AB157E2"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335FBD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590B89C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4B976CEE" w14:textId="77777777" w:rsidTr="006E1632">
        <w:trPr>
          <w:jc w:val="center"/>
          <w:ins w:id="2651" w:author="Rev 6 Allen Wirfs-Brock" w:date="2012-02-16T18:25:00Z"/>
        </w:trPr>
        <w:tc>
          <w:tcPr>
            <w:tcW w:w="1998" w:type="dxa"/>
            <w:tcBorders>
              <w:top w:val="nil"/>
            </w:tcBorders>
          </w:tcPr>
          <w:p w14:paraId="7085429B" w14:textId="77777777" w:rsidR="00CB4C00" w:rsidRPr="00E77497" w:rsidRDefault="00CB4C00" w:rsidP="000348AE">
            <w:pPr>
              <w:keepNext/>
              <w:spacing w:after="60"/>
              <w:rPr>
                <w:ins w:id="2652" w:author="Rev 6 Allen Wirfs-Brock" w:date="2012-02-16T18:25:00Z"/>
              </w:rPr>
            </w:pPr>
            <w:ins w:id="2653" w:author="Rev 6 Allen Wirfs-Brock" w:date="2012-02-16T18:25:00Z">
              <w:r>
                <w:t>Completion Record</w:t>
              </w:r>
            </w:ins>
          </w:p>
        </w:tc>
        <w:tc>
          <w:tcPr>
            <w:tcW w:w="6858" w:type="dxa"/>
            <w:tcBorders>
              <w:top w:val="nil"/>
            </w:tcBorders>
          </w:tcPr>
          <w:p w14:paraId="4359156A" w14:textId="77777777" w:rsidR="00CB4C00" w:rsidRPr="00E77497" w:rsidRDefault="00CB4C00" w:rsidP="00B07504">
            <w:pPr>
              <w:keepNext/>
              <w:spacing w:after="60"/>
              <w:rPr>
                <w:ins w:id="2654" w:author="Rev 6 Allen Wirfs-Brock" w:date="2012-02-16T18:25:00Z"/>
              </w:rPr>
            </w:pPr>
            <w:ins w:id="2655" w:author="Rev 6 Allen Wirfs-Brock" w:date="2012-02-16T18:25:00Z">
              <w:r>
                <w:t xml:space="preserve">If </w:t>
              </w:r>
            </w:ins>
            <w:ins w:id="2656" w:author="Rev 6 Allen Wirfs-Brock" w:date="2012-02-22T12:19:00Z">
              <w:r w:rsidR="00B07504">
                <w:rPr>
                  <w:i/>
                </w:rPr>
                <w:t>argument</w:t>
              </w:r>
            </w:ins>
            <w:ins w:id="2657" w:author="Rev 6 Allen Wirfs-Brock" w:date="2012-02-16T18:25:00Z">
              <w:r>
                <w:t xml:space="preserve"> is an abrupt completion, return </w:t>
              </w:r>
              <w:r w:rsidRPr="00B07504">
                <w:rPr>
                  <w:i/>
                </w:rPr>
                <w:t>argument</w:t>
              </w:r>
              <w:r>
                <w:t>. Otherwise return ToPrimitive(</w:t>
              </w:r>
            </w:ins>
            <w:ins w:id="2658" w:author="Rev 6 Allen Wirfs-Brock" w:date="2012-02-22T12:21:00Z">
              <w:r w:rsidR="00B07504">
                <w:rPr>
                  <w:i/>
                </w:rPr>
                <w:t>argument</w:t>
              </w:r>
            </w:ins>
            <w:ins w:id="2659" w:author="Rev 6 Allen Wirfs-Brock" w:date="2012-02-16T18:25:00Z">
              <w:r>
                <w:t>.[[value]])</w:t>
              </w:r>
            </w:ins>
          </w:p>
        </w:tc>
      </w:tr>
      <w:tr w:rsidR="004C02EF" w:rsidRPr="00E77497" w14:paraId="5B6BC083" w14:textId="77777777" w:rsidTr="006E1632">
        <w:trPr>
          <w:jc w:val="center"/>
        </w:trPr>
        <w:tc>
          <w:tcPr>
            <w:tcW w:w="1998" w:type="dxa"/>
            <w:tcBorders>
              <w:top w:val="nil"/>
            </w:tcBorders>
          </w:tcPr>
          <w:p w14:paraId="0B3AD61C" w14:textId="77777777" w:rsidR="004C02EF" w:rsidRPr="00E77497" w:rsidRDefault="004C02EF" w:rsidP="003A4B22">
            <w:pPr>
              <w:keepNext/>
              <w:spacing w:after="60"/>
            </w:pPr>
            <w:r w:rsidRPr="00E77497">
              <w:t>Undefined</w:t>
            </w:r>
          </w:p>
        </w:tc>
        <w:tc>
          <w:tcPr>
            <w:tcW w:w="6858" w:type="dxa"/>
            <w:tcBorders>
              <w:top w:val="nil"/>
            </w:tcBorders>
          </w:tcPr>
          <w:p w14:paraId="6B349602" w14:textId="77777777" w:rsidR="004C02EF" w:rsidRPr="00E77497" w:rsidRDefault="004C02EF" w:rsidP="003A4B22">
            <w:pPr>
              <w:keepNext/>
              <w:spacing w:after="60"/>
            </w:pPr>
            <w:del w:id="2660" w:author="Rev 6 Allen Wirfs-Brock" w:date="2012-02-16T12:35:00Z">
              <w:r w:rsidRPr="00E77497" w:rsidDel="000D29DF">
                <w:delText>The result equals</w:delText>
              </w:r>
            </w:del>
            <w:ins w:id="2661" w:author="Rev 6 Allen Wirfs-Brock" w:date="2012-02-16T12:35:00Z">
              <w:r w:rsidR="000D29DF">
                <w:t>Return</w:t>
              </w:r>
            </w:ins>
            <w:r w:rsidRPr="00E77497">
              <w:t xml:space="preserve"> </w:t>
            </w:r>
            <w:ins w:id="2662" w:author="Rev 6 Allen Wirfs-Brock" w:date="2012-02-22T12:20:00Z">
              <w:r w:rsidR="00B07504" w:rsidRPr="006A5E27">
                <w:rPr>
                  <w:i/>
                </w:rPr>
                <w:t>argument</w:t>
              </w:r>
              <w:r w:rsidR="00B07504" w:rsidRPr="00E77497" w:rsidDel="00B07504">
                <w:t xml:space="preserve"> </w:t>
              </w:r>
            </w:ins>
            <w:del w:id="2663"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w:delText>
              </w:r>
            </w:del>
            <w:r w:rsidRPr="00E77497">
              <w:t>t (no conversion).</w:t>
            </w:r>
          </w:p>
        </w:tc>
      </w:tr>
      <w:tr w:rsidR="004C02EF" w:rsidRPr="00E77497" w14:paraId="758C9610" w14:textId="77777777" w:rsidTr="006E1632">
        <w:trPr>
          <w:jc w:val="center"/>
        </w:trPr>
        <w:tc>
          <w:tcPr>
            <w:tcW w:w="1998" w:type="dxa"/>
          </w:tcPr>
          <w:p w14:paraId="4FC5501C" w14:textId="77777777" w:rsidR="004C02EF" w:rsidRPr="00E77497" w:rsidRDefault="004C02EF" w:rsidP="003A4B22">
            <w:pPr>
              <w:keepNext/>
              <w:spacing w:after="60"/>
            </w:pPr>
            <w:r w:rsidRPr="00E77497">
              <w:t>Null</w:t>
            </w:r>
          </w:p>
        </w:tc>
        <w:tc>
          <w:tcPr>
            <w:tcW w:w="6858" w:type="dxa"/>
          </w:tcPr>
          <w:p w14:paraId="5F9F18F0" w14:textId="77777777" w:rsidR="004C02EF" w:rsidRPr="00E77497" w:rsidRDefault="004C02EF" w:rsidP="003A4B22">
            <w:pPr>
              <w:keepNext/>
              <w:spacing w:after="60"/>
            </w:pPr>
            <w:del w:id="2664" w:author="Rev 6 Allen Wirfs-Brock" w:date="2012-02-16T12:35:00Z">
              <w:r w:rsidRPr="00E77497" w:rsidDel="000D29DF">
                <w:delText>The result equals</w:delText>
              </w:r>
            </w:del>
            <w:ins w:id="2665" w:author="Rev 6 Allen Wirfs-Brock" w:date="2012-02-16T12:35:00Z">
              <w:r w:rsidR="000D29DF">
                <w:t>Return</w:t>
              </w:r>
            </w:ins>
            <w:r w:rsidRPr="00E77497">
              <w:t xml:space="preserve"> </w:t>
            </w:r>
            <w:ins w:id="2666" w:author="Rev 6 Allen Wirfs-Brock" w:date="2012-02-22T12:20:00Z">
              <w:r w:rsidR="00B07504" w:rsidRPr="006A5E27">
                <w:rPr>
                  <w:i/>
                </w:rPr>
                <w:t>argument</w:t>
              </w:r>
            </w:ins>
            <w:del w:id="2667"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6F9CE404" w14:textId="77777777" w:rsidTr="006E1632">
        <w:trPr>
          <w:jc w:val="center"/>
        </w:trPr>
        <w:tc>
          <w:tcPr>
            <w:tcW w:w="1998" w:type="dxa"/>
          </w:tcPr>
          <w:p w14:paraId="2D65CCB7" w14:textId="77777777" w:rsidR="004C02EF" w:rsidRPr="00E77497" w:rsidRDefault="004C02EF" w:rsidP="003A4B22">
            <w:pPr>
              <w:keepNext/>
              <w:spacing w:after="60"/>
            </w:pPr>
            <w:r w:rsidRPr="00E77497">
              <w:t>Boolean</w:t>
            </w:r>
          </w:p>
        </w:tc>
        <w:tc>
          <w:tcPr>
            <w:tcW w:w="6858" w:type="dxa"/>
          </w:tcPr>
          <w:p w14:paraId="356B4759" w14:textId="77777777" w:rsidR="004C02EF" w:rsidRPr="00E77497" w:rsidRDefault="004C02EF" w:rsidP="003A4B22">
            <w:pPr>
              <w:keepNext/>
              <w:spacing w:after="60"/>
            </w:pPr>
            <w:del w:id="2668" w:author="Rev 6 Allen Wirfs-Brock" w:date="2012-02-16T12:36:00Z">
              <w:r w:rsidRPr="00E77497" w:rsidDel="000D29DF">
                <w:delText>The result equals</w:delText>
              </w:r>
            </w:del>
            <w:ins w:id="2669" w:author="Rev 6 Allen Wirfs-Brock" w:date="2012-02-16T12:36:00Z">
              <w:r w:rsidR="000D29DF">
                <w:t>Return</w:t>
              </w:r>
            </w:ins>
            <w:r w:rsidRPr="00E77497">
              <w:t xml:space="preserve"> </w:t>
            </w:r>
            <w:ins w:id="2670" w:author="Rev 6 Allen Wirfs-Brock" w:date="2012-02-22T12:20:00Z">
              <w:r w:rsidR="00B07504" w:rsidRPr="006A5E27">
                <w:rPr>
                  <w:i/>
                </w:rPr>
                <w:t>argument</w:t>
              </w:r>
            </w:ins>
            <w:del w:id="2671"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42A294C0" w14:textId="77777777" w:rsidTr="006E1632">
        <w:trPr>
          <w:jc w:val="center"/>
        </w:trPr>
        <w:tc>
          <w:tcPr>
            <w:tcW w:w="1998" w:type="dxa"/>
          </w:tcPr>
          <w:p w14:paraId="70E4609E" w14:textId="77777777" w:rsidR="004C02EF" w:rsidRPr="00E77497" w:rsidRDefault="004C02EF" w:rsidP="003A4B22">
            <w:pPr>
              <w:keepNext/>
              <w:spacing w:after="60"/>
            </w:pPr>
            <w:r w:rsidRPr="00E77497">
              <w:t>Number</w:t>
            </w:r>
          </w:p>
        </w:tc>
        <w:tc>
          <w:tcPr>
            <w:tcW w:w="6858" w:type="dxa"/>
          </w:tcPr>
          <w:p w14:paraId="045B6E49" w14:textId="77777777" w:rsidR="004C02EF" w:rsidRPr="00E77497" w:rsidRDefault="004C02EF" w:rsidP="003A4B22">
            <w:pPr>
              <w:keepNext/>
              <w:spacing w:after="60"/>
            </w:pPr>
            <w:del w:id="2672" w:author="Rev 6 Allen Wirfs-Brock" w:date="2012-02-16T12:36:00Z">
              <w:r w:rsidRPr="00E77497" w:rsidDel="000D29DF">
                <w:delText>The result equals</w:delText>
              </w:r>
            </w:del>
            <w:ins w:id="2673" w:author="Rev 6 Allen Wirfs-Brock" w:date="2012-02-16T12:36:00Z">
              <w:r w:rsidR="000D29DF">
                <w:t>Return</w:t>
              </w:r>
            </w:ins>
            <w:r w:rsidRPr="00E77497">
              <w:t xml:space="preserve"> </w:t>
            </w:r>
            <w:ins w:id="2674" w:author="Rev 6 Allen Wirfs-Brock" w:date="2012-02-22T12:20:00Z">
              <w:r w:rsidR="00B07504" w:rsidRPr="006A5E27">
                <w:rPr>
                  <w:i/>
                </w:rPr>
                <w:t>argument</w:t>
              </w:r>
            </w:ins>
            <w:del w:id="2675"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25F88777" w14:textId="77777777" w:rsidTr="006E1632">
        <w:trPr>
          <w:jc w:val="center"/>
        </w:trPr>
        <w:tc>
          <w:tcPr>
            <w:tcW w:w="1998" w:type="dxa"/>
          </w:tcPr>
          <w:p w14:paraId="7231665C" w14:textId="77777777" w:rsidR="004C02EF" w:rsidRPr="00E77497" w:rsidRDefault="004C02EF" w:rsidP="003A4B22">
            <w:pPr>
              <w:keepNext/>
              <w:spacing w:after="60"/>
            </w:pPr>
            <w:r w:rsidRPr="00E77497">
              <w:t>String</w:t>
            </w:r>
          </w:p>
        </w:tc>
        <w:tc>
          <w:tcPr>
            <w:tcW w:w="6858" w:type="dxa"/>
          </w:tcPr>
          <w:p w14:paraId="6C30C4BD" w14:textId="77777777" w:rsidR="004C02EF" w:rsidRPr="00E77497" w:rsidRDefault="004C02EF" w:rsidP="003A4B22">
            <w:pPr>
              <w:keepNext/>
              <w:spacing w:after="60"/>
            </w:pPr>
            <w:del w:id="2676" w:author="Rev 6 Allen Wirfs-Brock" w:date="2012-02-16T12:36:00Z">
              <w:r w:rsidRPr="00E77497" w:rsidDel="000D29DF">
                <w:delText>The result equals</w:delText>
              </w:r>
            </w:del>
            <w:ins w:id="2677" w:author="Rev 6 Allen Wirfs-Brock" w:date="2012-02-16T12:36:00Z">
              <w:r w:rsidR="000D29DF">
                <w:t>Return</w:t>
              </w:r>
            </w:ins>
            <w:r w:rsidRPr="00E77497">
              <w:t xml:space="preserve"> </w:t>
            </w:r>
            <w:ins w:id="2678" w:author="Rev 6 Allen Wirfs-Brock" w:date="2012-02-22T12:21:00Z">
              <w:r w:rsidR="00B07504" w:rsidRPr="006A5E27">
                <w:rPr>
                  <w:i/>
                </w:rPr>
                <w:t>argument</w:t>
              </w:r>
            </w:ins>
            <w:del w:id="2679" w:author="Rev 6 Allen Wirfs-Brock" w:date="2012-02-22T12:21: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1C8907F9" w14:textId="77777777" w:rsidTr="006E1632">
        <w:trPr>
          <w:jc w:val="center"/>
        </w:trPr>
        <w:tc>
          <w:tcPr>
            <w:tcW w:w="1998" w:type="dxa"/>
          </w:tcPr>
          <w:p w14:paraId="4A719CFF" w14:textId="77777777" w:rsidR="004C02EF" w:rsidRPr="00E77497" w:rsidRDefault="004C02EF" w:rsidP="003A4B22">
            <w:pPr>
              <w:keepNext/>
              <w:spacing w:after="60"/>
            </w:pPr>
            <w:r w:rsidRPr="00E77497">
              <w:t>Object</w:t>
            </w:r>
          </w:p>
        </w:tc>
        <w:tc>
          <w:tcPr>
            <w:tcW w:w="6858" w:type="dxa"/>
          </w:tcPr>
          <w:p w14:paraId="03A0C865" w14:textId="77777777" w:rsidR="000D29DF" w:rsidRPr="00E77497" w:rsidRDefault="0001107E" w:rsidP="000D29DF">
            <w:pPr>
              <w:keepNext/>
              <w:tabs>
                <w:tab w:val="left" w:pos="360"/>
              </w:tabs>
              <w:spacing w:after="60"/>
              <w:rPr>
                <w:ins w:id="2680" w:author="Rev 6 Allen Wirfs-Brock" w:date="2012-02-16T12:37:00Z"/>
              </w:rPr>
            </w:pPr>
            <w:ins w:id="2681" w:author="Rev 6 Allen Wirfs-Brock" w:date="2012-02-16T12:38:00Z">
              <w:r>
                <w:t>Perform</w:t>
              </w:r>
            </w:ins>
            <w:ins w:id="2682" w:author="Rev 6 Allen Wirfs-Brock" w:date="2012-02-16T12:37:00Z">
              <w:r w:rsidR="000D29DF" w:rsidRPr="00E77497">
                <w:t xml:space="preserve"> the following steps:</w:t>
              </w:r>
            </w:ins>
          </w:p>
          <w:p w14:paraId="4A34716E" w14:textId="77777777" w:rsidR="0001107E" w:rsidRDefault="0095410B" w:rsidP="0001107E">
            <w:pPr>
              <w:keepNext/>
              <w:numPr>
                <w:ilvl w:val="0"/>
                <w:numId w:val="22"/>
              </w:numPr>
              <w:spacing w:after="60"/>
              <w:rPr>
                <w:ins w:id="2683" w:author="Rev 6 Allen Wirfs-Brock" w:date="2012-02-22T12:05:00Z"/>
                <w:rFonts w:ascii="Times New Roman" w:hAnsi="Times New Roman"/>
              </w:rPr>
            </w:pPr>
            <w:ins w:id="2684" w:author="Rev 6 Allen Wirfs-Brock" w:date="2012-02-22T12:06:00Z">
              <w:r>
                <w:rPr>
                  <w:rFonts w:ascii="Times New Roman" w:hAnsi="Times New Roman"/>
                </w:rPr>
                <w:t xml:space="preserve">Let </w:t>
              </w:r>
              <w:r w:rsidRPr="0095410B">
                <w:rPr>
                  <w:rFonts w:ascii="Times New Roman" w:hAnsi="Times New Roman"/>
                  <w:i/>
                </w:rPr>
                <w:t>default</w:t>
              </w:r>
              <w:r>
                <w:rPr>
                  <w:rFonts w:ascii="Times New Roman" w:hAnsi="Times New Roman"/>
                </w:rPr>
                <w:t xml:space="preserve"> be the</w:t>
              </w:r>
            </w:ins>
            <w:ins w:id="2685" w:author="Rev 6 Allen Wirfs-Brock" w:date="2012-02-16T12:38:00Z">
              <w:r w:rsidR="0001107E">
                <w:rPr>
                  <w:rFonts w:ascii="Times New Roman" w:hAnsi="Times New Roman"/>
                </w:rPr>
                <w:t xml:space="preserve"> result of </w:t>
              </w:r>
            </w:ins>
            <w:ins w:id="2686" w:author="Rev 6 Allen Wirfs-Brock" w:date="2012-02-16T12:39:00Z">
              <w:r w:rsidR="0001107E" w:rsidRPr="0001107E">
                <w:rPr>
                  <w:rFonts w:ascii="Times New Roman" w:hAnsi="Times New Roman"/>
                </w:rPr>
                <w:t xml:space="preserve">calling the [[DefaultValue]] internal method of </w:t>
              </w:r>
            </w:ins>
            <w:ins w:id="2687" w:author="Rev 6 Allen Wirfs-Brock" w:date="2012-02-22T12:20:00Z">
              <w:r w:rsidR="00B07504">
                <w:rPr>
                  <w:rFonts w:ascii="Times New Roman" w:hAnsi="Times New Roman"/>
                  <w:i/>
                </w:rPr>
                <w:t>argument</w:t>
              </w:r>
            </w:ins>
            <w:ins w:id="2688" w:author="Rev 6 Allen Wirfs-Brock" w:date="2012-02-16T12:39:00Z">
              <w:r w:rsidR="0001107E" w:rsidRPr="0001107E">
                <w:rPr>
                  <w:rFonts w:ascii="Times New Roman" w:hAnsi="Times New Roman"/>
                </w:rPr>
                <w:t>, passing the optional hint</w:t>
              </w:r>
              <w:r w:rsidR="0001107E">
                <w:rPr>
                  <w:rFonts w:ascii="Times New Roman" w:hAnsi="Times New Roman"/>
                </w:rPr>
                <w:t xml:space="preserve"> </w:t>
              </w:r>
              <w:r w:rsidR="0001107E" w:rsidRPr="0001107E">
                <w:rPr>
                  <w:rFonts w:ascii="Times New Roman" w:hAnsi="Times New Roman"/>
                  <w:i/>
                </w:rPr>
                <w:t>PreferredType</w:t>
              </w:r>
            </w:ins>
            <w:ins w:id="2689" w:author="Rev 6 Allen Wirfs-Brock" w:date="2012-02-16T12:37:00Z">
              <w:r w:rsidR="000D29DF" w:rsidRPr="00E77497">
                <w:rPr>
                  <w:rFonts w:ascii="Times New Roman" w:hAnsi="Times New Roman"/>
                </w:rPr>
                <w:t>.</w:t>
              </w:r>
            </w:ins>
          </w:p>
          <w:p w14:paraId="58F05F47" w14:textId="77777777" w:rsidR="0095410B" w:rsidRDefault="0095410B" w:rsidP="0095410B">
            <w:pPr>
              <w:keepNext/>
              <w:numPr>
                <w:ilvl w:val="0"/>
                <w:numId w:val="22"/>
              </w:numPr>
              <w:spacing w:after="220"/>
              <w:rPr>
                <w:ins w:id="2690" w:author="Rev 6 Allen Wirfs-Brock" w:date="2012-02-16T12:38:00Z"/>
                <w:rFonts w:ascii="Times New Roman" w:hAnsi="Times New Roman"/>
              </w:rPr>
            </w:pPr>
            <w:ins w:id="2691" w:author="Rev 6 Allen Wirfs-Brock" w:date="2012-02-22T12:06:00Z">
              <w:r>
                <w:rPr>
                  <w:rFonts w:ascii="Times New Roman" w:hAnsi="Times New Roman"/>
                </w:rPr>
                <w:t>Return ToPrimitive(</w:t>
              </w:r>
              <w:r w:rsidRPr="0095410B">
                <w:rPr>
                  <w:rFonts w:ascii="Times New Roman" w:hAnsi="Times New Roman"/>
                  <w:i/>
                </w:rPr>
                <w:t>default</w:t>
              </w:r>
              <w:r>
                <w:rPr>
                  <w:rFonts w:ascii="Times New Roman" w:hAnsi="Times New Roman"/>
                </w:rPr>
                <w:t>).</w:t>
              </w:r>
            </w:ins>
          </w:p>
          <w:p w14:paraId="18840A3A" w14:textId="77777777" w:rsidR="004C02EF" w:rsidRPr="00E77497" w:rsidRDefault="004C02EF" w:rsidP="000D29DF">
            <w:pPr>
              <w:keepNext/>
              <w:spacing w:after="60"/>
            </w:pPr>
            <w:del w:id="2692" w:author="Rev 6 Allen Wirfs-Brock" w:date="2012-02-16T12:41:00Z">
              <w:r w:rsidRPr="00E77497" w:rsidDel="0001107E">
                <w:delText xml:space="preserve">Return a default value for the Object. The default value of an object is retrieved by calling the [[DefaultValue]] internal method of the object, passing the optional hint </w:delText>
              </w:r>
              <w:r w:rsidRPr="00E77497" w:rsidDel="0001107E">
                <w:rPr>
                  <w:rFonts w:ascii="Times New Roman" w:hAnsi="Times New Roman"/>
                  <w:i/>
                </w:rPr>
                <w:delText>PreferredType</w:delText>
              </w:r>
              <w:r w:rsidRPr="00E77497" w:rsidDel="0001107E">
                <w:delText xml:space="preserve">. </w:delText>
              </w:r>
            </w:del>
            <w:r w:rsidRPr="00E77497">
              <w:t>The behaviour of the [[DefaultValue]] internal method is defined by this specification for all native ECMAScript objects in 8.12.8.</w:t>
            </w:r>
          </w:p>
        </w:tc>
      </w:tr>
    </w:tbl>
    <w:p w14:paraId="50039813" w14:textId="77777777" w:rsidR="004C02EF" w:rsidRPr="00E77497" w:rsidRDefault="004C02EF" w:rsidP="004C02EF">
      <w:bookmarkStart w:id="2693" w:name="_Toc375031132"/>
      <w:bookmarkStart w:id="2694" w:name="_Toc381513650"/>
      <w:bookmarkStart w:id="2695" w:name="_Toc382202793"/>
      <w:bookmarkStart w:id="2696" w:name="_Toc382203013"/>
      <w:bookmarkStart w:id="2697" w:name="_Toc382212172"/>
      <w:bookmarkStart w:id="2698" w:name="_Toc382212390"/>
      <w:bookmarkStart w:id="2699" w:name="_Toc382291517"/>
      <w:bookmarkStart w:id="2700" w:name="_Toc385672156"/>
      <w:bookmarkStart w:id="2701" w:name="_Toc393690251"/>
    </w:p>
    <w:p w14:paraId="34EDE8B8" w14:textId="77777777" w:rsidR="004C02EF" w:rsidRPr="00E77497" w:rsidRDefault="004C02EF" w:rsidP="00FE23BC">
      <w:pPr>
        <w:pStyle w:val="30"/>
        <w:numPr>
          <w:ilvl w:val="0"/>
          <w:numId w:val="0"/>
        </w:numPr>
      </w:pPr>
      <w:bookmarkStart w:id="2702" w:name="_Toc472818789"/>
      <w:bookmarkStart w:id="2703" w:name="_Toc235503359"/>
      <w:bookmarkStart w:id="2704" w:name="_Toc241509134"/>
      <w:bookmarkStart w:id="2705" w:name="_Toc244416621"/>
      <w:bookmarkStart w:id="2706" w:name="_Toc276630985"/>
      <w:bookmarkStart w:id="2707" w:name="_Toc323907616"/>
      <w:r w:rsidRPr="00E77497">
        <w:t>9.</w:t>
      </w:r>
      <w:ins w:id="2708" w:author="Rev 6 Allen Wirfs-Brock" w:date="2012-02-22T15:46:00Z">
        <w:r w:rsidR="00852030">
          <w:t>1.</w:t>
        </w:r>
      </w:ins>
      <w:r w:rsidRPr="00E77497">
        <w:t>2</w:t>
      </w:r>
      <w:r w:rsidRPr="00E77497">
        <w:tab/>
        <w:t>ToBoolea</w:t>
      </w:r>
      <w:bookmarkEnd w:id="2693"/>
      <w:bookmarkEnd w:id="2694"/>
      <w:bookmarkEnd w:id="2695"/>
      <w:bookmarkEnd w:id="2696"/>
      <w:bookmarkEnd w:id="2697"/>
      <w:bookmarkEnd w:id="2698"/>
      <w:bookmarkEnd w:id="2699"/>
      <w:bookmarkEnd w:id="2700"/>
      <w:bookmarkEnd w:id="2701"/>
      <w:r w:rsidRPr="00E77497">
        <w:t>n</w:t>
      </w:r>
      <w:bookmarkEnd w:id="2702"/>
      <w:bookmarkEnd w:id="2703"/>
      <w:bookmarkEnd w:id="2704"/>
      <w:bookmarkEnd w:id="2705"/>
      <w:bookmarkEnd w:id="2706"/>
      <w:bookmarkEnd w:id="2707"/>
    </w:p>
    <w:p w14:paraId="2605B030" w14:textId="77777777" w:rsidR="004C02EF" w:rsidRPr="00E77497" w:rsidRDefault="004C02EF" w:rsidP="004C02EF">
      <w:r w:rsidRPr="00E77497">
        <w:t xml:space="preserve">The abstract operation ToBoolean converts its </w:t>
      </w:r>
      <w:r w:rsidRPr="00FE23BC">
        <w:rPr>
          <w:i/>
        </w:rPr>
        <w:t>argument</w:t>
      </w:r>
      <w:r w:rsidRPr="00E77497">
        <w:t xml:space="preserve"> to a value of type Boolean according to Table </w:t>
      </w:r>
      <w:del w:id="2709" w:author="Allen Wirfs-Brock" w:date="2011-07-02T13:28:00Z">
        <w:r w:rsidRPr="00E77497" w:rsidDel="008962D8">
          <w:delText>11</w:delText>
        </w:r>
      </w:del>
      <w:ins w:id="2710" w:author="Allen Wirfs-Brock" w:date="2011-07-02T13:28:00Z">
        <w:r w:rsidR="008962D8" w:rsidRPr="00E77497">
          <w:t>12</w:t>
        </w:r>
      </w:ins>
      <w:r w:rsidRPr="00E77497">
        <w:t>:</w:t>
      </w:r>
    </w:p>
    <w:p w14:paraId="4344F701" w14:textId="77777777" w:rsidR="004C02EF" w:rsidRPr="00E77497" w:rsidRDefault="004C02EF" w:rsidP="004C02EF">
      <w:pPr>
        <w:pStyle w:val="Tabletitle"/>
        <w:keepNext w:val="0"/>
        <w:widowControl w:val="0"/>
      </w:pPr>
      <w:r w:rsidRPr="00E77497">
        <w:rPr>
          <w:rFonts w:eastAsia="Arial Unicode MS"/>
        </w:rPr>
        <w:t>Table </w:t>
      </w:r>
      <w:del w:id="2711" w:author="Allen Wirfs-Brock" w:date="2011-07-02T13:28:00Z">
        <w:r w:rsidRPr="00E77497" w:rsidDel="008962D8">
          <w:rPr>
            <w:rFonts w:eastAsia="Arial Unicode MS"/>
          </w:rPr>
          <w:delText xml:space="preserve">11 </w:delText>
        </w:r>
      </w:del>
      <w:ins w:id="2712" w:author="Allen Wirfs-Brock" w:date="2011-07-02T13:28:00Z">
        <w:r w:rsidR="008962D8" w:rsidRPr="00E77497">
          <w:rPr>
            <w:rFonts w:eastAsia="Arial Unicode MS"/>
          </w:rPr>
          <w:t xml:space="preserve">12 </w:t>
        </w:r>
      </w:ins>
      <w:r w:rsidRPr="00E77497">
        <w:rPr>
          <w:rFonts w:eastAsia="Arial Unicode MS"/>
        </w:rPr>
        <w:t xml:space="preserve">—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4C02EF" w:rsidRPr="00E77497" w14:paraId="3E5CC06E" w14:textId="77777777" w:rsidTr="00FE23BC">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7C4CBD6"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3CCAEDA"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855852" w:rsidRPr="00E77497" w14:paraId="01FD7961" w14:textId="77777777" w:rsidTr="00FE23BC">
        <w:trPr>
          <w:jc w:val="center"/>
          <w:ins w:id="2713" w:author="Rev 6 Allen Wirfs-Brock" w:date="2012-02-16T15:26:00Z"/>
        </w:trPr>
        <w:tc>
          <w:tcPr>
            <w:tcW w:w="1998" w:type="dxa"/>
            <w:tcBorders>
              <w:top w:val="nil"/>
            </w:tcBorders>
          </w:tcPr>
          <w:p w14:paraId="074F10A2" w14:textId="77777777" w:rsidR="00855852" w:rsidRPr="00E77497" w:rsidRDefault="00855852" w:rsidP="003258C2">
            <w:pPr>
              <w:keepNext/>
              <w:spacing w:after="60"/>
              <w:rPr>
                <w:ins w:id="2714" w:author="Rev 6 Allen Wirfs-Brock" w:date="2012-02-16T15:26:00Z"/>
              </w:rPr>
            </w:pPr>
            <w:ins w:id="2715" w:author="Rev 6 Allen Wirfs-Brock" w:date="2012-02-16T15:26:00Z">
              <w:r>
                <w:t>Completion Record</w:t>
              </w:r>
            </w:ins>
          </w:p>
        </w:tc>
        <w:tc>
          <w:tcPr>
            <w:tcW w:w="6858" w:type="dxa"/>
            <w:tcBorders>
              <w:top w:val="nil"/>
            </w:tcBorders>
          </w:tcPr>
          <w:p w14:paraId="7F3DD410" w14:textId="77777777" w:rsidR="00855852" w:rsidRPr="00E77497" w:rsidRDefault="00855852" w:rsidP="00855852">
            <w:pPr>
              <w:keepNext/>
              <w:spacing w:after="60"/>
              <w:rPr>
                <w:ins w:id="2716" w:author="Rev 6 Allen Wirfs-Brock" w:date="2012-02-16T15:26:00Z"/>
              </w:rPr>
            </w:pPr>
            <w:ins w:id="2717" w:author="Rev 6 Allen Wirfs-Brock" w:date="2012-02-16T15:26:00Z">
              <w:r>
                <w:t xml:space="preserve">If </w:t>
              </w:r>
              <w:r w:rsidRPr="0039396D">
                <w:rPr>
                  <w:i/>
                </w:rPr>
                <w:t>argument</w:t>
              </w:r>
              <w:r>
                <w:t xml:space="preserve"> is an abrupt completion, return the argument. Otherwise return ToBoolean(</w:t>
              </w:r>
              <w:r w:rsidRPr="0039396D">
                <w:rPr>
                  <w:i/>
                </w:rPr>
                <w:t>argument</w:t>
              </w:r>
              <w:r>
                <w:t>.[[value]])</w:t>
              </w:r>
            </w:ins>
          </w:p>
        </w:tc>
      </w:tr>
      <w:tr w:rsidR="004C02EF" w:rsidRPr="00E77497" w14:paraId="105BBE54" w14:textId="77777777" w:rsidTr="00FE23BC">
        <w:trPr>
          <w:jc w:val="center"/>
        </w:trPr>
        <w:tc>
          <w:tcPr>
            <w:tcW w:w="1998" w:type="dxa"/>
            <w:tcBorders>
              <w:top w:val="nil"/>
            </w:tcBorders>
          </w:tcPr>
          <w:p w14:paraId="7426329C" w14:textId="77777777" w:rsidR="004C02EF" w:rsidRPr="00E77497" w:rsidRDefault="004C02EF" w:rsidP="003A4B22">
            <w:pPr>
              <w:keepNext/>
              <w:spacing w:after="60"/>
            </w:pPr>
            <w:r w:rsidRPr="00E77497">
              <w:t>Undefined</w:t>
            </w:r>
          </w:p>
        </w:tc>
        <w:tc>
          <w:tcPr>
            <w:tcW w:w="6858" w:type="dxa"/>
            <w:tcBorders>
              <w:top w:val="nil"/>
            </w:tcBorders>
          </w:tcPr>
          <w:p w14:paraId="7870899A" w14:textId="77777777" w:rsidR="004C02EF" w:rsidRPr="00E77497" w:rsidRDefault="0001107E" w:rsidP="003A4B22">
            <w:pPr>
              <w:keepNext/>
              <w:spacing w:after="60"/>
            </w:pPr>
            <w:ins w:id="2718" w:author="Rev 6 Allen Wirfs-Brock" w:date="2012-02-16T12:43:00Z">
              <w:r>
                <w:t>Return</w:t>
              </w:r>
              <w:r w:rsidRPr="00E77497">
                <w:t xml:space="preserve"> </w:t>
              </w:r>
            </w:ins>
            <w:r w:rsidR="004C02EF" w:rsidRPr="00E77497">
              <w:rPr>
                <w:b/>
              </w:rPr>
              <w:t>false</w:t>
            </w:r>
          </w:p>
        </w:tc>
      </w:tr>
      <w:tr w:rsidR="004C02EF" w:rsidRPr="00E77497" w14:paraId="7D7E6AA4" w14:textId="77777777" w:rsidTr="00FE23BC">
        <w:trPr>
          <w:jc w:val="center"/>
        </w:trPr>
        <w:tc>
          <w:tcPr>
            <w:tcW w:w="1998" w:type="dxa"/>
          </w:tcPr>
          <w:p w14:paraId="2AA146DA" w14:textId="77777777" w:rsidR="004C02EF" w:rsidRPr="00E77497" w:rsidRDefault="004C02EF" w:rsidP="003A4B22">
            <w:pPr>
              <w:keepNext/>
              <w:spacing w:after="60"/>
            </w:pPr>
            <w:r w:rsidRPr="00E77497">
              <w:t>Null</w:t>
            </w:r>
          </w:p>
        </w:tc>
        <w:tc>
          <w:tcPr>
            <w:tcW w:w="6858" w:type="dxa"/>
          </w:tcPr>
          <w:p w14:paraId="0827E4BA" w14:textId="77777777" w:rsidR="004C02EF" w:rsidRPr="00E77497" w:rsidRDefault="0001107E" w:rsidP="003A4B22">
            <w:pPr>
              <w:keepNext/>
              <w:spacing w:after="60"/>
            </w:pPr>
            <w:ins w:id="2719" w:author="Rev 6 Allen Wirfs-Brock" w:date="2012-02-16T12:44:00Z">
              <w:r>
                <w:t>Return</w:t>
              </w:r>
              <w:r w:rsidRPr="00E77497">
                <w:t xml:space="preserve"> </w:t>
              </w:r>
            </w:ins>
            <w:r w:rsidR="004C02EF" w:rsidRPr="00E77497">
              <w:rPr>
                <w:b/>
              </w:rPr>
              <w:t>false</w:t>
            </w:r>
          </w:p>
        </w:tc>
      </w:tr>
      <w:tr w:rsidR="004C02EF" w:rsidRPr="00E77497" w14:paraId="275F6863" w14:textId="77777777" w:rsidTr="00FE23BC">
        <w:trPr>
          <w:jc w:val="center"/>
        </w:trPr>
        <w:tc>
          <w:tcPr>
            <w:tcW w:w="1998" w:type="dxa"/>
          </w:tcPr>
          <w:p w14:paraId="75CE02D2" w14:textId="77777777" w:rsidR="004C02EF" w:rsidRPr="00E77497" w:rsidRDefault="004C02EF" w:rsidP="003A4B22">
            <w:pPr>
              <w:keepNext/>
              <w:spacing w:after="60"/>
            </w:pPr>
            <w:r w:rsidRPr="00E77497">
              <w:t>Boolean</w:t>
            </w:r>
          </w:p>
        </w:tc>
        <w:tc>
          <w:tcPr>
            <w:tcW w:w="6858" w:type="dxa"/>
          </w:tcPr>
          <w:p w14:paraId="7B4F2C32" w14:textId="77777777" w:rsidR="004C02EF" w:rsidRPr="00E77497" w:rsidRDefault="004C02EF" w:rsidP="003A4B22">
            <w:pPr>
              <w:keepNext/>
              <w:spacing w:after="60"/>
            </w:pPr>
            <w:del w:id="2720" w:author="Rev 6 Allen Wirfs-Brock" w:date="2012-02-16T12:42:00Z">
              <w:r w:rsidRPr="00E77497" w:rsidDel="0001107E">
                <w:delText>The result equals</w:delText>
              </w:r>
            </w:del>
            <w:ins w:id="2721" w:author="Rev 6 Allen Wirfs-Brock" w:date="2012-02-16T12:42:00Z">
              <w:r w:rsidR="0001107E">
                <w:t>Return</w:t>
              </w:r>
            </w:ins>
            <w:r w:rsidRPr="00E77497">
              <w:t xml:space="preserve"> the input argument (no conversion).</w:t>
            </w:r>
          </w:p>
        </w:tc>
      </w:tr>
      <w:tr w:rsidR="004C02EF" w:rsidRPr="00E77497" w14:paraId="4CD948AA" w14:textId="77777777" w:rsidTr="00FE23BC">
        <w:trPr>
          <w:jc w:val="center"/>
        </w:trPr>
        <w:tc>
          <w:tcPr>
            <w:tcW w:w="1998" w:type="dxa"/>
          </w:tcPr>
          <w:p w14:paraId="123458F0" w14:textId="77777777" w:rsidR="004C02EF" w:rsidRPr="00E77497" w:rsidRDefault="004C02EF" w:rsidP="003A4B22">
            <w:pPr>
              <w:keepNext/>
              <w:spacing w:after="60"/>
            </w:pPr>
            <w:r w:rsidRPr="00E77497">
              <w:t>Number</w:t>
            </w:r>
          </w:p>
        </w:tc>
        <w:tc>
          <w:tcPr>
            <w:tcW w:w="6858" w:type="dxa"/>
          </w:tcPr>
          <w:p w14:paraId="7D44A0C9" w14:textId="77777777" w:rsidR="004C02EF" w:rsidRPr="00675B74" w:rsidRDefault="004C02EF" w:rsidP="0001107E">
            <w:pPr>
              <w:keepNext/>
              <w:spacing w:after="60"/>
            </w:pPr>
            <w:del w:id="2722" w:author="Rev 6 Allen Wirfs-Brock" w:date="2012-02-16T12:43:00Z">
              <w:r w:rsidRPr="00E77497" w:rsidDel="0001107E">
                <w:delText>The result is</w:delText>
              </w:r>
            </w:del>
            <w:ins w:id="2723" w:author="Rev 6 Allen Wirfs-Brock" w:date="2012-02-16T12:43:00Z">
              <w:r w:rsidR="0001107E">
                <w:t>Return</w:t>
              </w:r>
            </w:ins>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del w:id="2724" w:author="Rev 6 Allen Wirfs-Brock" w:date="2012-02-16T12:43:00Z">
              <w:r w:rsidRPr="009C202C" w:rsidDel="0001107E">
                <w:delText>the result is</w:delText>
              </w:r>
            </w:del>
            <w:ins w:id="2725" w:author="Rev 6 Allen Wirfs-Brock" w:date="2012-02-16T12:43:00Z">
              <w:r w:rsidR="0001107E">
                <w:t>return</w:t>
              </w:r>
            </w:ins>
            <w:r w:rsidRPr="009C202C">
              <w:t xml:space="preserve"> </w:t>
            </w:r>
            <w:r w:rsidRPr="009C202C">
              <w:rPr>
                <w:b/>
              </w:rPr>
              <w:t>true</w:t>
            </w:r>
            <w:r w:rsidRPr="00675B74">
              <w:t xml:space="preserve">. </w:t>
            </w:r>
          </w:p>
        </w:tc>
      </w:tr>
      <w:tr w:rsidR="004C02EF" w:rsidRPr="00E77497" w14:paraId="65A0E327" w14:textId="77777777" w:rsidTr="00FE23BC">
        <w:trPr>
          <w:jc w:val="center"/>
        </w:trPr>
        <w:tc>
          <w:tcPr>
            <w:tcW w:w="1998" w:type="dxa"/>
          </w:tcPr>
          <w:p w14:paraId="46C56F29" w14:textId="77777777" w:rsidR="004C02EF" w:rsidRPr="00E77497" w:rsidRDefault="004C02EF" w:rsidP="003A4B22">
            <w:pPr>
              <w:keepNext/>
              <w:spacing w:after="60"/>
            </w:pPr>
            <w:r w:rsidRPr="00E77497">
              <w:t>String</w:t>
            </w:r>
          </w:p>
        </w:tc>
        <w:tc>
          <w:tcPr>
            <w:tcW w:w="6858" w:type="dxa"/>
          </w:tcPr>
          <w:p w14:paraId="1F4643B9" w14:textId="77777777" w:rsidR="004C02EF" w:rsidRPr="00E77497" w:rsidRDefault="004C02EF" w:rsidP="0001107E">
            <w:pPr>
              <w:keepNext/>
              <w:spacing w:after="60"/>
              <w:rPr>
                <w:rFonts w:ascii="Courier New" w:hAnsi="Courier New"/>
              </w:rPr>
            </w:pPr>
            <w:del w:id="2726" w:author="Rev 6 Allen Wirfs-Brock" w:date="2012-02-16T12:43:00Z">
              <w:r w:rsidRPr="00E77497" w:rsidDel="0001107E">
                <w:delText>The result is</w:delText>
              </w:r>
            </w:del>
            <w:ins w:id="2727" w:author="Rev 6 Allen Wirfs-Brock" w:date="2012-02-16T12:43:00Z">
              <w:r w:rsidR="0001107E">
                <w:t>Return</w:t>
              </w:r>
            </w:ins>
            <w:r w:rsidRPr="00E77497">
              <w:t xml:space="preserve"> </w:t>
            </w:r>
            <w:r w:rsidRPr="00E77497">
              <w:rPr>
                <w:b/>
              </w:rPr>
              <w:t>false</w:t>
            </w:r>
            <w:r w:rsidRPr="00E77497">
              <w:t xml:space="preserve"> if the argument is the empty String (its length is zero); otherwise </w:t>
            </w:r>
            <w:del w:id="2728" w:author="Rev 6 Allen Wirfs-Brock" w:date="2012-02-16T12:43:00Z">
              <w:r w:rsidRPr="00E77497" w:rsidDel="0001107E">
                <w:delText>the result is</w:delText>
              </w:r>
            </w:del>
            <w:ins w:id="2729" w:author="Rev 6 Allen Wirfs-Brock" w:date="2012-02-16T12:43:00Z">
              <w:r w:rsidR="0001107E">
                <w:t>return</w:t>
              </w:r>
            </w:ins>
            <w:r w:rsidRPr="00E77497">
              <w:t xml:space="preserve"> </w:t>
            </w:r>
            <w:r w:rsidRPr="00E77497">
              <w:rPr>
                <w:b/>
              </w:rPr>
              <w:t>true</w:t>
            </w:r>
            <w:r w:rsidRPr="00E77497">
              <w:t>.</w:t>
            </w:r>
          </w:p>
        </w:tc>
      </w:tr>
      <w:tr w:rsidR="004C02EF" w:rsidRPr="00E77497" w14:paraId="51A25B2E" w14:textId="77777777" w:rsidTr="00FE23BC">
        <w:trPr>
          <w:jc w:val="center"/>
        </w:trPr>
        <w:tc>
          <w:tcPr>
            <w:tcW w:w="1998" w:type="dxa"/>
          </w:tcPr>
          <w:p w14:paraId="68372BED" w14:textId="77777777" w:rsidR="004C02EF" w:rsidRPr="00E77497" w:rsidRDefault="004C02EF" w:rsidP="003A4B22">
            <w:pPr>
              <w:spacing w:after="60"/>
            </w:pPr>
            <w:r w:rsidRPr="00E77497">
              <w:t>Object</w:t>
            </w:r>
          </w:p>
        </w:tc>
        <w:tc>
          <w:tcPr>
            <w:tcW w:w="6858" w:type="dxa"/>
          </w:tcPr>
          <w:p w14:paraId="279D1E5B" w14:textId="77777777" w:rsidR="004C02EF" w:rsidRPr="00E77497" w:rsidRDefault="0001107E" w:rsidP="003A4B22">
            <w:pPr>
              <w:spacing w:after="60"/>
            </w:pPr>
            <w:ins w:id="2730" w:author="Rev 6 Allen Wirfs-Brock" w:date="2012-02-16T12:44:00Z">
              <w:r>
                <w:t>Return</w:t>
              </w:r>
              <w:r w:rsidRPr="00E77497">
                <w:t xml:space="preserve"> </w:t>
              </w:r>
            </w:ins>
            <w:r w:rsidR="004C02EF" w:rsidRPr="00E77497">
              <w:rPr>
                <w:b/>
              </w:rPr>
              <w:t>true</w:t>
            </w:r>
          </w:p>
        </w:tc>
      </w:tr>
    </w:tbl>
    <w:p w14:paraId="5C90D08C" w14:textId="77777777" w:rsidR="004C02EF" w:rsidRPr="00E77497" w:rsidRDefault="004C02EF" w:rsidP="004C02EF">
      <w:bookmarkStart w:id="2731" w:name="_Toc375031133"/>
      <w:bookmarkStart w:id="2732" w:name="_Ref379262782"/>
      <w:bookmarkStart w:id="2733" w:name="_Toc381513651"/>
      <w:bookmarkStart w:id="2734" w:name="_Toc382202794"/>
      <w:bookmarkStart w:id="2735" w:name="_Toc382203014"/>
      <w:bookmarkStart w:id="2736" w:name="_Toc382212173"/>
      <w:bookmarkStart w:id="2737" w:name="_Toc382212391"/>
      <w:bookmarkStart w:id="2738" w:name="_Toc382291518"/>
      <w:bookmarkStart w:id="2739" w:name="_Toc385672157"/>
      <w:bookmarkStart w:id="2740" w:name="_Toc393690252"/>
    </w:p>
    <w:p w14:paraId="3A9D66B9" w14:textId="77777777" w:rsidR="004C02EF" w:rsidRPr="00E77497" w:rsidRDefault="004C02EF" w:rsidP="00FE23BC">
      <w:pPr>
        <w:pStyle w:val="30"/>
        <w:numPr>
          <w:ilvl w:val="0"/>
          <w:numId w:val="0"/>
        </w:numPr>
      </w:pPr>
      <w:bookmarkStart w:id="2741" w:name="_Toc472818790"/>
      <w:bookmarkStart w:id="2742" w:name="_Toc235503360"/>
      <w:bookmarkStart w:id="2743" w:name="_Toc241509135"/>
      <w:bookmarkStart w:id="2744" w:name="_Toc244416622"/>
      <w:bookmarkStart w:id="2745" w:name="_Toc276630986"/>
      <w:bookmarkStart w:id="2746" w:name="_Toc323907617"/>
      <w:r w:rsidRPr="00E77497">
        <w:t>9.</w:t>
      </w:r>
      <w:ins w:id="2747" w:author="Rev 6 Allen Wirfs-Brock" w:date="2012-02-22T15:47:00Z">
        <w:r w:rsidR="00852030">
          <w:t>1.</w:t>
        </w:r>
      </w:ins>
      <w:r w:rsidRPr="00E77497">
        <w:t>3</w:t>
      </w:r>
      <w:r w:rsidRPr="00E77497">
        <w:tab/>
        <w:t>ToNumbe</w:t>
      </w:r>
      <w:bookmarkEnd w:id="2731"/>
      <w:bookmarkEnd w:id="2732"/>
      <w:bookmarkEnd w:id="2733"/>
      <w:bookmarkEnd w:id="2734"/>
      <w:bookmarkEnd w:id="2735"/>
      <w:bookmarkEnd w:id="2736"/>
      <w:bookmarkEnd w:id="2737"/>
      <w:bookmarkEnd w:id="2738"/>
      <w:bookmarkEnd w:id="2739"/>
      <w:bookmarkEnd w:id="2740"/>
      <w:r w:rsidRPr="00E77497">
        <w:t>r</w:t>
      </w:r>
      <w:bookmarkEnd w:id="2741"/>
      <w:bookmarkEnd w:id="2742"/>
      <w:bookmarkEnd w:id="2743"/>
      <w:bookmarkEnd w:id="2744"/>
      <w:bookmarkEnd w:id="2745"/>
      <w:bookmarkEnd w:id="2746"/>
    </w:p>
    <w:p w14:paraId="437A9535" w14:textId="77777777" w:rsidR="004C02EF" w:rsidRPr="00E77497" w:rsidRDefault="004C02EF" w:rsidP="00FE23BC">
      <w:pPr>
        <w:keepNext/>
      </w:pPr>
      <w:r w:rsidRPr="00E77497">
        <w:t xml:space="preserve">The abstract operation ToNumber converts its </w:t>
      </w:r>
      <w:r w:rsidRPr="0095410B">
        <w:rPr>
          <w:i/>
        </w:rPr>
        <w:t>argument</w:t>
      </w:r>
      <w:r w:rsidRPr="00E77497">
        <w:t xml:space="preserve"> to a value of type Number according to Table </w:t>
      </w:r>
      <w:del w:id="2748" w:author="Allen Wirfs-Brock" w:date="2011-07-02T13:28:00Z">
        <w:r w:rsidRPr="00E77497" w:rsidDel="008962D8">
          <w:delText>12</w:delText>
        </w:r>
      </w:del>
      <w:ins w:id="2749" w:author="Allen Wirfs-Brock" w:date="2011-07-02T13:28:00Z">
        <w:r w:rsidR="008962D8" w:rsidRPr="00E77497">
          <w:t>13</w:t>
        </w:r>
      </w:ins>
      <w:r w:rsidRPr="00E77497">
        <w:t>:</w:t>
      </w:r>
    </w:p>
    <w:p w14:paraId="50BAEF77" w14:textId="77777777" w:rsidR="004C02EF" w:rsidRPr="00E77497" w:rsidRDefault="004C02EF" w:rsidP="004C02EF">
      <w:pPr>
        <w:pStyle w:val="Tabletitle"/>
        <w:widowControl w:val="0"/>
      </w:pPr>
      <w:r w:rsidRPr="00E77497">
        <w:rPr>
          <w:rFonts w:eastAsia="Arial Unicode MS"/>
        </w:rPr>
        <w:t>Table </w:t>
      </w:r>
      <w:del w:id="2750" w:author="Allen Wirfs-Brock" w:date="2011-07-02T13:28:00Z">
        <w:r w:rsidRPr="00E77497" w:rsidDel="008962D8">
          <w:rPr>
            <w:rFonts w:eastAsia="Arial Unicode MS"/>
          </w:rPr>
          <w:delText xml:space="preserve">12 </w:delText>
        </w:r>
      </w:del>
      <w:ins w:id="2751" w:author="Allen Wirfs-Brock" w:date="2011-07-02T13:28:00Z">
        <w:r w:rsidR="008962D8" w:rsidRPr="00E77497">
          <w:rPr>
            <w:rFonts w:eastAsia="Arial Unicode MS"/>
          </w:rPr>
          <w:t xml:space="preserve">13 </w:t>
        </w:r>
      </w:ins>
      <w:r w:rsidRPr="00E77497">
        <w:rPr>
          <w:rFonts w:eastAsia="Arial Unicode MS"/>
        </w:rPr>
        <w:t xml:space="preserve">— </w:t>
      </w:r>
      <w:r w:rsidRPr="00E77497">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3E78B132"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E818093"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392E40C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736CE" w:rsidRPr="00E77497" w14:paraId="59055D8A" w14:textId="77777777" w:rsidTr="006E1632">
        <w:trPr>
          <w:jc w:val="center"/>
          <w:ins w:id="2752" w:author="Rev 6 Allen Wirfs-Brock" w:date="2012-02-16T15:09:00Z"/>
        </w:trPr>
        <w:tc>
          <w:tcPr>
            <w:tcW w:w="1998" w:type="dxa"/>
            <w:tcBorders>
              <w:top w:val="nil"/>
            </w:tcBorders>
          </w:tcPr>
          <w:p w14:paraId="373291E6" w14:textId="77777777" w:rsidR="004736CE" w:rsidRPr="00E77497" w:rsidRDefault="004736CE" w:rsidP="003258C2">
            <w:pPr>
              <w:keepNext/>
              <w:spacing w:after="60"/>
              <w:rPr>
                <w:ins w:id="2753" w:author="Rev 6 Allen Wirfs-Brock" w:date="2012-02-16T15:09:00Z"/>
              </w:rPr>
            </w:pPr>
            <w:ins w:id="2754" w:author="Rev 6 Allen Wirfs-Brock" w:date="2012-02-16T15:09:00Z">
              <w:r>
                <w:t>Completion Record</w:t>
              </w:r>
            </w:ins>
          </w:p>
        </w:tc>
        <w:tc>
          <w:tcPr>
            <w:tcW w:w="6858" w:type="dxa"/>
            <w:tcBorders>
              <w:top w:val="nil"/>
            </w:tcBorders>
          </w:tcPr>
          <w:p w14:paraId="2A13EA04" w14:textId="77777777" w:rsidR="004736CE" w:rsidRPr="00E77497" w:rsidRDefault="004736CE" w:rsidP="0095410B">
            <w:pPr>
              <w:keepNext/>
              <w:spacing w:after="60"/>
              <w:rPr>
                <w:ins w:id="2755" w:author="Rev 6 Allen Wirfs-Brock" w:date="2012-02-16T15:09:00Z"/>
              </w:rPr>
            </w:pPr>
            <w:ins w:id="2756" w:author="Rev 6 Allen Wirfs-Brock" w:date="2012-02-16T15:09:00Z">
              <w:r>
                <w:t xml:space="preserve">If </w:t>
              </w:r>
              <w:r w:rsidRPr="0039396D">
                <w:rPr>
                  <w:i/>
                </w:rPr>
                <w:t>argument</w:t>
              </w:r>
              <w:r>
                <w:t xml:space="preserve"> is an abrupt completion, return </w:t>
              </w:r>
              <w:r w:rsidRPr="0095410B">
                <w:rPr>
                  <w:i/>
                </w:rPr>
                <w:t>argument</w:t>
              </w:r>
              <w:r>
                <w:t>. Otherwise return To</w:t>
              </w:r>
            </w:ins>
            <w:ins w:id="2757" w:author="Rev 6 Allen Wirfs-Brock" w:date="2012-02-16T15:10:00Z">
              <w:r>
                <w:t>Number</w:t>
              </w:r>
            </w:ins>
            <w:ins w:id="2758" w:author="Rev 6 Allen Wirfs-Brock" w:date="2012-02-16T15:09:00Z">
              <w:r>
                <w:t>(</w:t>
              </w:r>
              <w:r w:rsidRPr="0039396D">
                <w:rPr>
                  <w:i/>
                </w:rPr>
                <w:t>argument</w:t>
              </w:r>
              <w:r>
                <w:t>.[[value]])</w:t>
              </w:r>
            </w:ins>
          </w:p>
        </w:tc>
      </w:tr>
      <w:tr w:rsidR="004C02EF" w:rsidRPr="00E77497" w14:paraId="723CCDC9" w14:textId="77777777" w:rsidTr="006E1632">
        <w:trPr>
          <w:jc w:val="center"/>
        </w:trPr>
        <w:tc>
          <w:tcPr>
            <w:tcW w:w="1998" w:type="dxa"/>
            <w:tcBorders>
              <w:top w:val="nil"/>
            </w:tcBorders>
          </w:tcPr>
          <w:p w14:paraId="3DE258EA" w14:textId="77777777" w:rsidR="004C02EF" w:rsidRPr="00E77497" w:rsidRDefault="004C02EF" w:rsidP="003A4B22">
            <w:pPr>
              <w:keepNext/>
              <w:spacing w:after="60"/>
            </w:pPr>
            <w:r w:rsidRPr="00E77497">
              <w:t>Undefined</w:t>
            </w:r>
          </w:p>
        </w:tc>
        <w:tc>
          <w:tcPr>
            <w:tcW w:w="6858" w:type="dxa"/>
            <w:tcBorders>
              <w:top w:val="nil"/>
            </w:tcBorders>
          </w:tcPr>
          <w:p w14:paraId="2F79E46C" w14:textId="77777777" w:rsidR="004C02EF" w:rsidRPr="00E77497" w:rsidRDefault="0001107E" w:rsidP="003A4B22">
            <w:pPr>
              <w:keepNext/>
              <w:spacing w:after="60"/>
            </w:pPr>
            <w:ins w:id="2759" w:author="Rev 6 Allen Wirfs-Brock" w:date="2012-02-16T12:44:00Z">
              <w:r>
                <w:t>Return</w:t>
              </w:r>
              <w:r w:rsidRPr="00E77497">
                <w:t xml:space="preserve"> </w:t>
              </w:r>
            </w:ins>
            <w:r w:rsidR="004C02EF" w:rsidRPr="00E77497">
              <w:rPr>
                <w:b/>
              </w:rPr>
              <w:t>NaN</w:t>
            </w:r>
          </w:p>
        </w:tc>
      </w:tr>
      <w:tr w:rsidR="004C02EF" w:rsidRPr="00E77497" w14:paraId="17F33B5A" w14:textId="77777777" w:rsidTr="006E1632">
        <w:trPr>
          <w:jc w:val="center"/>
        </w:trPr>
        <w:tc>
          <w:tcPr>
            <w:tcW w:w="1998" w:type="dxa"/>
          </w:tcPr>
          <w:p w14:paraId="21AF8DF5" w14:textId="77777777" w:rsidR="004C02EF" w:rsidRPr="00E77497" w:rsidRDefault="004C02EF" w:rsidP="003A4B22">
            <w:pPr>
              <w:keepNext/>
              <w:spacing w:after="60"/>
            </w:pPr>
            <w:r w:rsidRPr="00E77497">
              <w:t>Null</w:t>
            </w:r>
          </w:p>
        </w:tc>
        <w:tc>
          <w:tcPr>
            <w:tcW w:w="6858" w:type="dxa"/>
          </w:tcPr>
          <w:p w14:paraId="66E5C63F" w14:textId="77777777" w:rsidR="004C02EF" w:rsidRPr="00E77497" w:rsidRDefault="0001107E" w:rsidP="003A4B22">
            <w:pPr>
              <w:keepNext/>
              <w:spacing w:after="60"/>
            </w:pPr>
            <w:ins w:id="2760" w:author="Rev 6 Allen Wirfs-Brock" w:date="2012-02-16T12:44:00Z">
              <w:r>
                <w:t>Return</w:t>
              </w:r>
              <w:r w:rsidRPr="00E77497">
                <w:t xml:space="preserve"> </w:t>
              </w:r>
            </w:ins>
            <w:r w:rsidR="004C02EF" w:rsidRPr="00E77497">
              <w:rPr>
                <w:b/>
              </w:rPr>
              <w:t>+0</w:t>
            </w:r>
          </w:p>
        </w:tc>
      </w:tr>
      <w:tr w:rsidR="004C02EF" w:rsidRPr="00E77497" w14:paraId="3EFB9E55" w14:textId="77777777" w:rsidTr="006E1632">
        <w:trPr>
          <w:jc w:val="center"/>
        </w:trPr>
        <w:tc>
          <w:tcPr>
            <w:tcW w:w="1998" w:type="dxa"/>
          </w:tcPr>
          <w:p w14:paraId="6938A4B7" w14:textId="77777777" w:rsidR="004C02EF" w:rsidRPr="00E77497" w:rsidRDefault="004C02EF" w:rsidP="003A4B22">
            <w:pPr>
              <w:keepNext/>
              <w:spacing w:after="60"/>
            </w:pPr>
            <w:r w:rsidRPr="00E77497">
              <w:t>Boolean</w:t>
            </w:r>
          </w:p>
        </w:tc>
        <w:tc>
          <w:tcPr>
            <w:tcW w:w="6858" w:type="dxa"/>
          </w:tcPr>
          <w:p w14:paraId="3D13E316" w14:textId="77777777" w:rsidR="004C02EF" w:rsidRPr="00E77497" w:rsidRDefault="0001107E" w:rsidP="00CB4C00">
            <w:pPr>
              <w:keepNext/>
              <w:spacing w:after="60"/>
            </w:pPr>
            <w:ins w:id="2761" w:author="Rev 6 Allen Wirfs-Brock" w:date="2012-02-16T12:47:00Z">
              <w:r>
                <w:t>Return</w:t>
              </w:r>
            </w:ins>
            <w:del w:id="2762" w:author="Rev 6 Allen Wirfs-Brock" w:date="2012-02-16T12:47:00Z">
              <w:r w:rsidR="004C02EF" w:rsidRPr="00E77497" w:rsidDel="0001107E">
                <w:delText>The result is</w:delText>
              </w:r>
            </w:del>
            <w:r w:rsidR="004C02EF" w:rsidRPr="00E77497">
              <w:t xml:space="preserve"> </w:t>
            </w:r>
            <w:r w:rsidR="004C02EF" w:rsidRPr="00E77497">
              <w:rPr>
                <w:b/>
              </w:rPr>
              <w:t>1</w:t>
            </w:r>
            <w:r w:rsidR="004C02EF" w:rsidRPr="00E77497">
              <w:t xml:space="preserve"> if </w:t>
            </w:r>
            <w:del w:id="2763"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true</w:t>
            </w:r>
            <w:r w:rsidR="004C02EF" w:rsidRPr="00E77497">
              <w:t xml:space="preserve">. </w:t>
            </w:r>
            <w:ins w:id="2764" w:author="Rev 6 Allen Wirfs-Brock" w:date="2012-02-16T12:47:00Z">
              <w:r>
                <w:t>Return</w:t>
              </w:r>
            </w:ins>
            <w:del w:id="2765" w:author="Rev 6 Allen Wirfs-Brock" w:date="2012-02-16T12:47:00Z">
              <w:r w:rsidR="004C02EF" w:rsidRPr="00E77497" w:rsidDel="0001107E">
                <w:delText>The result is</w:delText>
              </w:r>
            </w:del>
            <w:r w:rsidR="004C02EF" w:rsidRPr="00E77497">
              <w:t xml:space="preserve"> </w:t>
            </w:r>
            <w:r w:rsidR="004C02EF" w:rsidRPr="00E77497">
              <w:rPr>
                <w:b/>
              </w:rPr>
              <w:t>+0</w:t>
            </w:r>
            <w:r w:rsidR="004C02EF" w:rsidRPr="00E77497">
              <w:t xml:space="preserve"> if </w:t>
            </w:r>
            <w:del w:id="2766"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false</w:t>
            </w:r>
            <w:r w:rsidR="004C02EF" w:rsidRPr="00E77497">
              <w:t>.</w:t>
            </w:r>
          </w:p>
        </w:tc>
      </w:tr>
      <w:tr w:rsidR="004C02EF" w:rsidRPr="00E77497" w14:paraId="2522F7D1" w14:textId="77777777" w:rsidTr="006E1632">
        <w:trPr>
          <w:jc w:val="center"/>
        </w:trPr>
        <w:tc>
          <w:tcPr>
            <w:tcW w:w="1998" w:type="dxa"/>
          </w:tcPr>
          <w:p w14:paraId="55F5E677" w14:textId="77777777" w:rsidR="004C02EF" w:rsidRPr="00E77497" w:rsidRDefault="004C02EF" w:rsidP="003A4B22">
            <w:pPr>
              <w:keepNext/>
              <w:spacing w:after="60"/>
            </w:pPr>
            <w:r w:rsidRPr="00E77497">
              <w:t>Number</w:t>
            </w:r>
          </w:p>
        </w:tc>
        <w:tc>
          <w:tcPr>
            <w:tcW w:w="6858" w:type="dxa"/>
          </w:tcPr>
          <w:p w14:paraId="559736ED" w14:textId="77777777" w:rsidR="004C02EF" w:rsidRPr="00E77497" w:rsidRDefault="0001107E" w:rsidP="00CB4C00">
            <w:pPr>
              <w:keepNext/>
              <w:spacing w:after="60"/>
            </w:pPr>
            <w:ins w:id="2767" w:author="Rev 6 Allen Wirfs-Brock" w:date="2012-02-16T12:47:00Z">
              <w:r>
                <w:t>Return</w:t>
              </w:r>
            </w:ins>
            <w:del w:id="2768" w:author="Rev 6 Allen Wirfs-Brock" w:date="2012-02-16T12:47:00Z">
              <w:r w:rsidR="004C02EF" w:rsidRPr="00E77497" w:rsidDel="0001107E">
                <w:delText>The result equals</w:delText>
              </w:r>
            </w:del>
            <w:r w:rsidR="004C02EF" w:rsidRPr="00E77497">
              <w:t xml:space="preserve"> </w:t>
            </w:r>
            <w:del w:id="2769" w:author="Rev 6 Allen Wirfs-Brock" w:date="2012-02-16T18:28:00Z">
              <w:r w:rsidR="004C02EF" w:rsidRPr="00E77497" w:rsidDel="00CB4C00">
                <w:delText xml:space="preserve">the </w:delText>
              </w:r>
            </w:del>
            <w:del w:id="2770" w:author="Rev 6 Allen Wirfs-Brock" w:date="2012-02-16T18:27:00Z">
              <w:r w:rsidR="004C02EF" w:rsidRPr="0095410B" w:rsidDel="00CB4C00">
                <w:rPr>
                  <w:i/>
                </w:rPr>
                <w:delText xml:space="preserve">input </w:delText>
              </w:r>
            </w:del>
            <w:r w:rsidR="004C02EF" w:rsidRPr="0095410B">
              <w:rPr>
                <w:i/>
              </w:rPr>
              <w:t>argument</w:t>
            </w:r>
            <w:r w:rsidR="004C02EF" w:rsidRPr="00E77497">
              <w:t xml:space="preserve"> (no conversion).</w:t>
            </w:r>
          </w:p>
        </w:tc>
      </w:tr>
      <w:tr w:rsidR="004C02EF" w:rsidRPr="00E77497" w14:paraId="161A6C23" w14:textId="77777777" w:rsidTr="006E1632">
        <w:trPr>
          <w:jc w:val="center"/>
        </w:trPr>
        <w:tc>
          <w:tcPr>
            <w:tcW w:w="1998" w:type="dxa"/>
          </w:tcPr>
          <w:p w14:paraId="4989DEF9" w14:textId="77777777" w:rsidR="004C02EF" w:rsidRPr="00E77497" w:rsidRDefault="004C02EF" w:rsidP="003A4B22">
            <w:pPr>
              <w:keepNext/>
              <w:spacing w:after="60"/>
            </w:pPr>
            <w:r w:rsidRPr="00E77497">
              <w:t>String</w:t>
            </w:r>
          </w:p>
        </w:tc>
        <w:tc>
          <w:tcPr>
            <w:tcW w:w="6858" w:type="dxa"/>
          </w:tcPr>
          <w:p w14:paraId="493BCC53" w14:textId="77777777" w:rsidR="004C02EF" w:rsidRPr="00E77497" w:rsidRDefault="004C02EF" w:rsidP="003A4B22">
            <w:pPr>
              <w:keepNext/>
              <w:spacing w:after="60"/>
            </w:pPr>
            <w:r w:rsidRPr="00E77497">
              <w:t>See grammar and note below.</w:t>
            </w:r>
          </w:p>
        </w:tc>
      </w:tr>
      <w:tr w:rsidR="004C02EF" w:rsidRPr="00E77497" w14:paraId="3818578F" w14:textId="77777777" w:rsidTr="006E1632">
        <w:trPr>
          <w:jc w:val="center"/>
        </w:trPr>
        <w:tc>
          <w:tcPr>
            <w:tcW w:w="1998" w:type="dxa"/>
          </w:tcPr>
          <w:p w14:paraId="0EB34858" w14:textId="77777777" w:rsidR="004C02EF" w:rsidRPr="00E77497" w:rsidRDefault="004C02EF" w:rsidP="003A4B22">
            <w:pPr>
              <w:keepNext/>
              <w:spacing w:after="60"/>
            </w:pPr>
            <w:r w:rsidRPr="00E77497">
              <w:t>Object</w:t>
            </w:r>
          </w:p>
        </w:tc>
        <w:tc>
          <w:tcPr>
            <w:tcW w:w="6858" w:type="dxa"/>
          </w:tcPr>
          <w:p w14:paraId="0EEB1257" w14:textId="77777777" w:rsidR="004C02EF" w:rsidRPr="00E77497" w:rsidRDefault="004C02EF" w:rsidP="003A4B22">
            <w:pPr>
              <w:keepNext/>
              <w:tabs>
                <w:tab w:val="left" w:pos="360"/>
              </w:tabs>
              <w:spacing w:after="60"/>
            </w:pPr>
            <w:r w:rsidRPr="00E77497">
              <w:t>Apply the following steps</w:t>
            </w:r>
            <w:bookmarkStart w:id="2771" w:name="_Toc382212392"/>
            <w:r w:rsidRPr="00E77497">
              <w:t>:</w:t>
            </w:r>
          </w:p>
          <w:p w14:paraId="6B2B5A30" w14:textId="77777777" w:rsidR="004C02EF" w:rsidRPr="00E77497" w:rsidRDefault="004C02EF" w:rsidP="0001107E">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del w:id="2772" w:author="Rev 6 Allen Wirfs-Brock" w:date="2012-02-16T18:27:00Z">
              <w:r w:rsidRPr="00E77497" w:rsidDel="00CB4C00">
                <w:rPr>
                  <w:rFonts w:ascii="Times New Roman" w:hAnsi="Times New Roman"/>
                  <w:i/>
                </w:rPr>
                <w:delText xml:space="preserve">input </w:delText>
              </w:r>
            </w:del>
            <w:r w:rsidRPr="00E77497">
              <w:rPr>
                <w:rFonts w:ascii="Times New Roman" w:hAnsi="Times New Roman"/>
                <w:i/>
              </w:rPr>
              <w:t>argument</w:t>
            </w:r>
            <w:r w:rsidRPr="00E77497">
              <w:rPr>
                <w:rFonts w:ascii="Times New Roman" w:hAnsi="Times New Roman"/>
              </w:rPr>
              <w:t>, hint Number)</w:t>
            </w:r>
            <w:bookmarkStart w:id="2773" w:name="_Toc382212393"/>
            <w:bookmarkEnd w:id="2771"/>
            <w:r w:rsidRPr="00E77497">
              <w:rPr>
                <w:rFonts w:ascii="Times New Roman" w:hAnsi="Times New Roman"/>
              </w:rPr>
              <w:t>.</w:t>
            </w:r>
          </w:p>
          <w:p w14:paraId="792FC152" w14:textId="77777777" w:rsidR="004C02EF" w:rsidRPr="00E77497" w:rsidRDefault="004C02EF" w:rsidP="0095410B">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2773"/>
            <w:r w:rsidRPr="00E77497">
              <w:rPr>
                <w:rFonts w:ascii="Times New Roman" w:hAnsi="Times New Roman"/>
              </w:rPr>
              <w:t>)</w:t>
            </w:r>
            <w:bookmarkStart w:id="2774" w:name="_Toc382212394"/>
            <w:r w:rsidRPr="00E77497">
              <w:rPr>
                <w:rFonts w:ascii="Times New Roman" w:hAnsi="Times New Roman"/>
              </w:rPr>
              <w:t>.</w:t>
            </w:r>
            <w:bookmarkEnd w:id="2774"/>
          </w:p>
        </w:tc>
      </w:tr>
    </w:tbl>
    <w:p w14:paraId="18E3CAAA" w14:textId="77777777" w:rsidR="004C02EF" w:rsidRPr="00E77497" w:rsidRDefault="004C02EF" w:rsidP="004C02EF">
      <w:bookmarkStart w:id="2775" w:name="_Toc375031134"/>
      <w:bookmarkStart w:id="2776" w:name="_Ref378387275"/>
      <w:bookmarkStart w:id="2777" w:name="_Ref378387280"/>
      <w:bookmarkStart w:id="2778" w:name="_Ref378387297"/>
      <w:bookmarkStart w:id="2779" w:name="_Ref378387363"/>
      <w:bookmarkStart w:id="2780" w:name="_Ref379173723"/>
      <w:bookmarkStart w:id="2781" w:name="_Ref381502823"/>
      <w:bookmarkStart w:id="2782" w:name="_Toc381513652"/>
      <w:bookmarkStart w:id="2783" w:name="_Toc382202795"/>
      <w:bookmarkStart w:id="2784" w:name="_Toc382203015"/>
      <w:bookmarkStart w:id="2785" w:name="_Toc382212174"/>
      <w:bookmarkStart w:id="2786" w:name="_Toc382212395"/>
      <w:bookmarkStart w:id="2787" w:name="_Toc382291519"/>
      <w:bookmarkStart w:id="2788" w:name="_Toc385672158"/>
      <w:bookmarkStart w:id="2789" w:name="_Ref386878569"/>
      <w:bookmarkStart w:id="2790" w:name="_Ref387126025"/>
      <w:bookmarkStart w:id="2791" w:name="_Toc393690253"/>
      <w:bookmarkStart w:id="2792" w:name="_Ref404492817"/>
      <w:bookmarkStart w:id="2793" w:name="_Ref404501361"/>
      <w:bookmarkStart w:id="2794" w:name="_Ref424530616"/>
      <w:bookmarkStart w:id="2795" w:name="_Ref424535777"/>
    </w:p>
    <w:p w14:paraId="75E29AB2" w14:textId="77777777" w:rsidR="004C02EF" w:rsidRPr="00E77497" w:rsidRDefault="004C02EF" w:rsidP="00FE23BC">
      <w:pPr>
        <w:pStyle w:val="40"/>
        <w:numPr>
          <w:ilvl w:val="0"/>
          <w:numId w:val="0"/>
        </w:numPr>
      </w:pPr>
      <w:bookmarkStart w:id="2796" w:name="_Ref456028389"/>
      <w:bookmarkStart w:id="2797" w:name="_Toc472818791"/>
      <w:bookmarkStart w:id="2798" w:name="_Toc235503361"/>
      <w:bookmarkStart w:id="2799" w:name="_Toc241509136"/>
      <w:bookmarkStart w:id="2800" w:name="_Toc244416623"/>
      <w:bookmarkStart w:id="2801" w:name="_Toc276630987"/>
      <w:r w:rsidRPr="00E77497">
        <w:t>9</w:t>
      </w:r>
      <w:ins w:id="2802" w:author="Rev 6 Allen Wirfs-Brock" w:date="2012-02-22T15:47:00Z">
        <w:r w:rsidR="00852030">
          <w:t>.1</w:t>
        </w:r>
      </w:ins>
      <w:r w:rsidRPr="00E77497">
        <w:t>.3.1</w:t>
      </w:r>
      <w:r w:rsidRPr="00E77497">
        <w:tab/>
        <w:t>ToNumber Applied to the String Typ</w:t>
      </w:r>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r w:rsidRPr="00E77497">
        <w:t>e</w:t>
      </w:r>
      <w:bookmarkEnd w:id="2794"/>
      <w:bookmarkEnd w:id="2795"/>
      <w:bookmarkEnd w:id="2796"/>
      <w:bookmarkEnd w:id="2797"/>
      <w:bookmarkEnd w:id="2798"/>
      <w:bookmarkEnd w:id="2799"/>
      <w:bookmarkEnd w:id="2800"/>
      <w:bookmarkEnd w:id="2801"/>
    </w:p>
    <w:p w14:paraId="11558EAF" w14:textId="77777777"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1A4F9855" w14:textId="77777777" w:rsidR="004C02EF" w:rsidRPr="00E77497" w:rsidRDefault="004C02EF" w:rsidP="004C02EF">
      <w:pPr>
        <w:pStyle w:val="Syntax"/>
      </w:pPr>
      <w:r w:rsidRPr="00E77497">
        <w:t xml:space="preserve">Syntax </w:t>
      </w:r>
    </w:p>
    <w:p w14:paraId="7A93B6AA" w14:textId="77777777" w:rsidR="004C02EF" w:rsidRPr="00E77497" w:rsidRDefault="004C02EF" w:rsidP="004C02EF">
      <w:pPr>
        <w:pStyle w:val="SyntaxRule"/>
      </w:pPr>
      <w:r w:rsidRPr="00E77497">
        <w:t xml:space="preserve">StringNumericLiteral </w:t>
      </w:r>
      <w:r w:rsidRPr="00E77497">
        <w:rPr>
          <w:rFonts w:ascii="Arial" w:hAnsi="Arial"/>
          <w:b/>
          <w:i w:val="0"/>
        </w:rPr>
        <w:t>:::</w:t>
      </w:r>
    </w:p>
    <w:p w14:paraId="0FD38408" w14:textId="77777777"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407CEC84" w14:textId="77777777" w:rsidR="004C02EF" w:rsidRPr="00E77497" w:rsidRDefault="004C02EF" w:rsidP="004C02EF">
      <w:pPr>
        <w:pStyle w:val="SyntaxRule"/>
      </w:pPr>
      <w:r w:rsidRPr="00E77497">
        <w:t xml:space="preserve">StrWhiteSpace </w:t>
      </w:r>
      <w:r w:rsidRPr="00E77497">
        <w:rPr>
          <w:rFonts w:ascii="Arial" w:hAnsi="Arial"/>
          <w:b/>
          <w:i w:val="0"/>
        </w:rPr>
        <w:t>:::</w:t>
      </w:r>
    </w:p>
    <w:p w14:paraId="138A53FB" w14:textId="77777777"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14:paraId="3CC4775C" w14:textId="77777777" w:rsidR="004C02EF" w:rsidRPr="00E77497" w:rsidRDefault="004C02EF" w:rsidP="004C02EF">
      <w:pPr>
        <w:pStyle w:val="SyntaxRule"/>
      </w:pPr>
      <w:r w:rsidRPr="00E77497">
        <w:t xml:space="preserve">StrWhiteSpaceChar </w:t>
      </w:r>
      <w:r w:rsidRPr="00E77497">
        <w:rPr>
          <w:rFonts w:ascii="Arial" w:hAnsi="Arial"/>
          <w:b/>
          <w:i w:val="0"/>
        </w:rPr>
        <w:t>:::</w:t>
      </w:r>
    </w:p>
    <w:p w14:paraId="5823E095" w14:textId="77777777" w:rsidR="004C02EF" w:rsidRPr="00E77497" w:rsidRDefault="004C02EF" w:rsidP="004C02EF">
      <w:pPr>
        <w:pStyle w:val="SyntaxDefinition"/>
      </w:pPr>
      <w:r w:rsidRPr="00E77497">
        <w:t>WhiteSpace</w:t>
      </w:r>
      <w:r w:rsidRPr="00E77497">
        <w:br/>
        <w:t>LineTerminator</w:t>
      </w:r>
    </w:p>
    <w:p w14:paraId="736B9E00" w14:textId="77777777" w:rsidR="004C02EF" w:rsidRPr="00E77497" w:rsidRDefault="004C02EF" w:rsidP="004C02EF">
      <w:pPr>
        <w:pStyle w:val="SyntaxRule"/>
      </w:pPr>
      <w:r w:rsidRPr="00E77497">
        <w:t xml:space="preserve">StrNumericLiteral </w:t>
      </w:r>
      <w:r w:rsidRPr="00E77497">
        <w:rPr>
          <w:rFonts w:ascii="Arial" w:hAnsi="Arial"/>
          <w:b/>
          <w:i w:val="0"/>
        </w:rPr>
        <w:t>:::</w:t>
      </w:r>
    </w:p>
    <w:p w14:paraId="02995918" w14:textId="77777777" w:rsidR="004C02EF" w:rsidRPr="00E77497" w:rsidRDefault="004C02EF" w:rsidP="004C02EF">
      <w:pPr>
        <w:pStyle w:val="SyntaxDefinition"/>
      </w:pPr>
      <w:r w:rsidRPr="00E77497">
        <w:t>StrDecimalLiteral</w:t>
      </w:r>
      <w:r w:rsidRPr="00E77497">
        <w:br/>
        <w:t>HexIntegerLiteral</w:t>
      </w:r>
    </w:p>
    <w:p w14:paraId="4FFBA132" w14:textId="77777777" w:rsidR="004C02EF" w:rsidRPr="00E77497" w:rsidRDefault="004C02EF" w:rsidP="004C02EF">
      <w:pPr>
        <w:pStyle w:val="SyntaxRule"/>
      </w:pPr>
      <w:r w:rsidRPr="00E77497">
        <w:t xml:space="preserve">StrDecimalLiteral </w:t>
      </w:r>
      <w:r w:rsidRPr="00E77497">
        <w:rPr>
          <w:rFonts w:ascii="Arial" w:hAnsi="Arial"/>
          <w:b/>
          <w:i w:val="0"/>
        </w:rPr>
        <w:t>:::</w:t>
      </w:r>
    </w:p>
    <w:p w14:paraId="0363CCD8" w14:textId="77777777"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26B61E23" w14:textId="77777777" w:rsidR="004C02EF" w:rsidRPr="00E77497" w:rsidRDefault="004C02EF" w:rsidP="004C02EF">
      <w:pPr>
        <w:pStyle w:val="SyntaxRule"/>
      </w:pPr>
      <w:r w:rsidRPr="00E77497">
        <w:t xml:space="preserve">StrUnsignedDecimalLiteral </w:t>
      </w:r>
      <w:r w:rsidRPr="00E77497">
        <w:rPr>
          <w:rFonts w:ascii="Arial" w:hAnsi="Arial"/>
          <w:b/>
          <w:i w:val="0"/>
        </w:rPr>
        <w:t>:::</w:t>
      </w:r>
    </w:p>
    <w:p w14:paraId="33AEE9E0" w14:textId="77777777"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584F02F3" w14:textId="77777777" w:rsidR="004C02EF" w:rsidRPr="00E77497" w:rsidRDefault="004C02EF" w:rsidP="004C02EF">
      <w:pPr>
        <w:pStyle w:val="SyntaxRule"/>
      </w:pPr>
      <w:r w:rsidRPr="00E77497">
        <w:t xml:space="preserve">DecimalDigits </w:t>
      </w:r>
      <w:r w:rsidRPr="00E77497">
        <w:rPr>
          <w:rFonts w:ascii="Arial" w:hAnsi="Arial"/>
          <w:b/>
          <w:i w:val="0"/>
        </w:rPr>
        <w:t>:::</w:t>
      </w:r>
    </w:p>
    <w:p w14:paraId="6A31168A" w14:textId="77777777" w:rsidR="004C02EF" w:rsidRPr="00E77497" w:rsidRDefault="004C02EF" w:rsidP="004C02EF">
      <w:pPr>
        <w:pStyle w:val="SyntaxDefinition"/>
      </w:pPr>
      <w:r w:rsidRPr="00E77497">
        <w:t>DecimalDigit</w:t>
      </w:r>
      <w:r w:rsidRPr="00E77497">
        <w:br/>
        <w:t>DecimalDigits DecimalDigit</w:t>
      </w:r>
    </w:p>
    <w:p w14:paraId="783AAC68" w14:textId="77777777"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7DF510C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3D91C45D" w14:textId="77777777" w:rsidR="004C02EF" w:rsidRPr="00E77497" w:rsidRDefault="004C02EF" w:rsidP="004C02EF">
      <w:pPr>
        <w:pStyle w:val="SyntaxRule"/>
      </w:pPr>
      <w:r w:rsidRPr="00E77497">
        <w:t xml:space="preserve">ExponentPart </w:t>
      </w:r>
      <w:r w:rsidRPr="00E77497">
        <w:rPr>
          <w:rFonts w:ascii="Arial" w:hAnsi="Arial"/>
          <w:b/>
          <w:i w:val="0"/>
        </w:rPr>
        <w:t>:::</w:t>
      </w:r>
    </w:p>
    <w:p w14:paraId="1C26F96E" w14:textId="77777777" w:rsidR="004C02EF" w:rsidRPr="00E77497" w:rsidRDefault="004C02EF" w:rsidP="004C02EF">
      <w:pPr>
        <w:pStyle w:val="SyntaxDefinition"/>
      </w:pPr>
      <w:r w:rsidRPr="00E77497">
        <w:t>ExponentIndicator SignedInteger</w:t>
      </w:r>
    </w:p>
    <w:p w14:paraId="1E3BBC0B" w14:textId="77777777"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74A9A59E"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2B43A45F" w14:textId="77777777" w:rsidR="004C02EF" w:rsidRPr="00E77497" w:rsidRDefault="004C02EF" w:rsidP="004C02EF">
      <w:pPr>
        <w:pStyle w:val="SyntaxRule"/>
      </w:pPr>
      <w:r w:rsidRPr="00E77497">
        <w:t xml:space="preserve">SignedInteger </w:t>
      </w:r>
      <w:r w:rsidRPr="00E77497">
        <w:rPr>
          <w:rFonts w:ascii="Arial" w:hAnsi="Arial"/>
          <w:b/>
          <w:i w:val="0"/>
        </w:rPr>
        <w:t>:::</w:t>
      </w:r>
    </w:p>
    <w:p w14:paraId="5D05A1A8"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3C179F5F"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7149C438"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35F987D7" w14:textId="77777777"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40DD015F" w14:textId="77777777" w:rsidR="004C02EF" w:rsidRPr="00E77497" w:rsidRDefault="004C02EF" w:rsidP="004C02EF">
      <w:pPr>
        <w:pStyle w:val="SyntaxDefinition"/>
        <w:rPr>
          <w:rFonts w:ascii="Courier New" w:hAnsi="Courier New" w:cs="Courier New"/>
          <w:b/>
          <w:i w:val="0"/>
        </w:rPr>
      </w:pPr>
      <w:bookmarkStart w:id="2803" w:name="_Toc375031135"/>
      <w:bookmarkStart w:id="2804" w:name="_Toc381513653"/>
      <w:bookmarkStart w:id="2805" w:name="_Toc382202796"/>
      <w:bookmarkStart w:id="2806" w:name="_Toc382203016"/>
      <w:bookmarkStart w:id="2807" w:name="_Toc382212175"/>
      <w:bookmarkStart w:id="2808" w:name="_Toc382212396"/>
      <w:bookmarkStart w:id="2809" w:name="_Toc382291520"/>
      <w:r w:rsidRPr="00E77497">
        <w:rPr>
          <w:rFonts w:ascii="Courier New" w:hAnsi="Courier New" w:cs="Courier New"/>
          <w:b/>
          <w:i w:val="0"/>
        </w:rPr>
        <w:t>0  1  2  3  4  5  6  7  8  9  a  b  c  d  e  f  A  B  C  D  E  F</w:t>
      </w:r>
    </w:p>
    <w:p w14:paraId="798A712D" w14:textId="77777777" w:rsidR="004C02EF" w:rsidRPr="00E77497" w:rsidRDefault="004C02EF" w:rsidP="004C02EF">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7.8.3):</w:t>
      </w:r>
    </w:p>
    <w:p w14:paraId="4F24B91E"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4EDE91C8"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4B8B9659"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4513B55D" w14:textId="77777777" w:rsidR="004C02EF" w:rsidRPr="00E77497" w:rsidRDefault="004C02EF" w:rsidP="004C02EF">
      <w:pPr>
        <w:numPr>
          <w:ilvl w:val="0"/>
          <w:numId w:val="37"/>
        </w:numPr>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2021933E" w14:textId="77777777"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431A7EED"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6A8415EC"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6849F80B"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78BD9AC1"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1CE6D95F"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5F2DE3B5"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7E857A8E"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61BB97B0" w14:textId="77777777"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74B72FBF" w14:textId="77777777"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32AFB969" w14:textId="77777777"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1A68B0E9" w14:textId="77777777"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3D57A43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664406C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5AC50BF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s.</w:t>
      </w:r>
    </w:p>
    <w:p w14:paraId="5468A60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4DB5FCD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59B2651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2BDD86D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6C8AAB4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1ED91C4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0A1EC23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590D531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6F3A033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1F99DE4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6CF0EAF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7173B14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7E656BE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13E8644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555C44B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4FC53EE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5D0A172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67261B3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3BEED8B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54FD704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19C90E5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5136E79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425F14C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54ACBB0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018F15B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6940ED1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AD45C8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3FED9B4D" w14:textId="77777777"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196BBC1B" w14:textId="77777777"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551C1732" w14:textId="77777777"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31B2CCA1" w14:textId="77777777"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2810" w:name="_Toc385672159"/>
      <w:bookmarkStart w:id="2811" w:name="_Toc393690254"/>
    </w:p>
    <w:p w14:paraId="336112CF" w14:textId="77777777" w:rsidR="004C02EF" w:rsidRPr="00E77497" w:rsidRDefault="004C02EF" w:rsidP="006E1632">
      <w:pPr>
        <w:pStyle w:val="30"/>
        <w:numPr>
          <w:ilvl w:val="0"/>
          <w:numId w:val="0"/>
        </w:numPr>
      </w:pPr>
      <w:bookmarkStart w:id="2812" w:name="_Toc472818792"/>
      <w:bookmarkStart w:id="2813" w:name="_Toc235503362"/>
      <w:bookmarkStart w:id="2814" w:name="_Toc241509137"/>
      <w:bookmarkStart w:id="2815" w:name="_Toc244416624"/>
      <w:bookmarkStart w:id="2816" w:name="_Toc276630988"/>
      <w:bookmarkStart w:id="2817" w:name="_Toc323907618"/>
      <w:r w:rsidRPr="00E77497">
        <w:t>9</w:t>
      </w:r>
      <w:ins w:id="2818" w:author="Rev 6 Allen Wirfs-Brock" w:date="2012-02-22T15:48:00Z">
        <w:r w:rsidR="00852030">
          <w:t>.1</w:t>
        </w:r>
      </w:ins>
      <w:r w:rsidRPr="00E77497">
        <w:t>.4</w:t>
      </w:r>
      <w:r w:rsidRPr="00E77497">
        <w:tab/>
        <w:t>ToIntege</w:t>
      </w:r>
      <w:bookmarkEnd w:id="2803"/>
      <w:bookmarkEnd w:id="2804"/>
      <w:bookmarkEnd w:id="2805"/>
      <w:bookmarkEnd w:id="2806"/>
      <w:bookmarkEnd w:id="2807"/>
      <w:bookmarkEnd w:id="2808"/>
      <w:bookmarkEnd w:id="2809"/>
      <w:bookmarkEnd w:id="2810"/>
      <w:bookmarkEnd w:id="2811"/>
      <w:r w:rsidRPr="00E77497">
        <w:t>r</w:t>
      </w:r>
      <w:bookmarkEnd w:id="2812"/>
      <w:bookmarkEnd w:id="2813"/>
      <w:bookmarkEnd w:id="2814"/>
      <w:bookmarkEnd w:id="2815"/>
      <w:bookmarkEnd w:id="2816"/>
      <w:bookmarkEnd w:id="2817"/>
    </w:p>
    <w:p w14:paraId="2E1B4C44" w14:textId="77777777" w:rsidR="004C02EF" w:rsidRPr="00E77497" w:rsidRDefault="004C02EF" w:rsidP="004C02EF">
      <w:r w:rsidRPr="00E77497">
        <w:t>The abstract operation ToInteger converts its argument to an integral numeric value. This abstract operation functions as follows:</w:t>
      </w:r>
      <w:bookmarkStart w:id="2819" w:name="_Toc382212397"/>
    </w:p>
    <w:p w14:paraId="6849A7F7" w14:textId="77777777"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2819"/>
      <w:r w:rsidRPr="00E77497">
        <w:t>.</w:t>
      </w:r>
      <w:bookmarkStart w:id="2820" w:name="_Toc382212398"/>
    </w:p>
    <w:p w14:paraId="6CBD91B5" w14:textId="77777777" w:rsidR="00CB4C00" w:rsidRDefault="002861C6" w:rsidP="00CB4C00">
      <w:pPr>
        <w:pStyle w:val="Alg4"/>
        <w:numPr>
          <w:ilvl w:val="0"/>
          <w:numId w:val="350"/>
        </w:numPr>
        <w:contextualSpacing/>
        <w:rPr>
          <w:ins w:id="2821" w:author="Rev 6 Allen Wirfs-Brock" w:date="2012-02-16T18:20:00Z"/>
        </w:rPr>
      </w:pPr>
      <w:ins w:id="2822" w:author="Rev 6 Allen Wirfs-Brock" w:date="2012-02-23T13:21:00Z">
        <w:r>
          <w:t>ReturnIfAbrupt(</w:t>
        </w:r>
        <w:r>
          <w:rPr>
            <w:i/>
          </w:rPr>
          <w:t>number</w:t>
        </w:r>
        <w:r>
          <w:t>)</w:t>
        </w:r>
      </w:ins>
      <w:ins w:id="2823" w:author="Rev 6 Allen Wirfs-Brock" w:date="2012-02-16T18:20:00Z">
        <w:r w:rsidR="00CB4C00">
          <w:t>.</w:t>
        </w:r>
      </w:ins>
    </w:p>
    <w:p w14:paraId="3F8BCAEF"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2820"/>
      <w:r w:rsidRPr="00E77497">
        <w:t>.</w:t>
      </w:r>
      <w:bookmarkStart w:id="2824" w:name="_Toc382212399"/>
    </w:p>
    <w:p w14:paraId="70F5082A"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2824"/>
      <w:r w:rsidRPr="00E77497">
        <w:t>.</w:t>
      </w:r>
      <w:bookmarkStart w:id="2825" w:name="_Toc382212400"/>
    </w:p>
    <w:p w14:paraId="03472F31" w14:textId="77777777"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2825"/>
      <w:r w:rsidRPr="00E77497">
        <w:t>.</w:t>
      </w:r>
      <w:bookmarkStart w:id="2826" w:name="_Toc375031136"/>
      <w:bookmarkStart w:id="2827" w:name="_Ref379906863"/>
      <w:bookmarkStart w:id="2828" w:name="_Ref381179003"/>
      <w:bookmarkStart w:id="2829" w:name="_Toc381513654"/>
      <w:bookmarkStart w:id="2830" w:name="_Toc382202797"/>
      <w:bookmarkStart w:id="2831" w:name="_Toc382203017"/>
      <w:bookmarkStart w:id="2832" w:name="_Toc382212176"/>
      <w:bookmarkStart w:id="2833" w:name="_Toc382212402"/>
      <w:bookmarkStart w:id="2834" w:name="_Toc382291521"/>
      <w:bookmarkStart w:id="2835" w:name="_Ref382713431"/>
      <w:bookmarkStart w:id="2836" w:name="_Ref383595223"/>
      <w:bookmarkStart w:id="2837" w:name="_Toc385672160"/>
      <w:bookmarkStart w:id="2838" w:name="_Toc393690255"/>
      <w:bookmarkStart w:id="2839" w:name="_Ref404492982"/>
      <w:bookmarkStart w:id="2840" w:name="_Ref424532750"/>
      <w:bookmarkStart w:id="2841" w:name="_Ref424667409"/>
      <w:bookmarkStart w:id="2842" w:name="_Toc472818793"/>
    </w:p>
    <w:p w14:paraId="5CEA2F0F" w14:textId="77777777" w:rsidR="004C02EF" w:rsidRPr="00E77497" w:rsidRDefault="004C02EF" w:rsidP="00FE23BC">
      <w:pPr>
        <w:pStyle w:val="30"/>
        <w:numPr>
          <w:ilvl w:val="0"/>
          <w:numId w:val="0"/>
        </w:numPr>
      </w:pPr>
      <w:bookmarkStart w:id="2843" w:name="_Toc235503363"/>
      <w:bookmarkStart w:id="2844" w:name="_Toc241509138"/>
      <w:bookmarkStart w:id="2845" w:name="_Toc244416625"/>
      <w:bookmarkStart w:id="2846" w:name="_Toc276630989"/>
      <w:bookmarkStart w:id="2847" w:name="_Toc323907619"/>
      <w:r w:rsidRPr="00E77497">
        <w:t>9</w:t>
      </w:r>
      <w:ins w:id="2848" w:author="Rev 6 Allen Wirfs-Brock" w:date="2012-02-22T15:48:00Z">
        <w:r w:rsidR="00852030">
          <w:t>.1</w:t>
        </w:r>
      </w:ins>
      <w:r w:rsidRPr="00E77497">
        <w:t>.5</w:t>
      </w:r>
      <w:r w:rsidRPr="00E77497">
        <w:tab/>
        <w:t>ToInt32: (Signed 32 Bit Integer</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r w:rsidRPr="00E77497">
        <w:t>)</w:t>
      </w:r>
      <w:bookmarkEnd w:id="2840"/>
      <w:bookmarkEnd w:id="2841"/>
      <w:bookmarkEnd w:id="2842"/>
      <w:bookmarkEnd w:id="2843"/>
      <w:bookmarkEnd w:id="2844"/>
      <w:bookmarkEnd w:id="2845"/>
      <w:bookmarkEnd w:id="2846"/>
      <w:bookmarkEnd w:id="2847"/>
    </w:p>
    <w:p w14:paraId="1F1C3E80" w14:textId="77777777"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2849" w:name="_Toc382212403"/>
    </w:p>
    <w:p w14:paraId="19967C22" w14:textId="77777777"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2849"/>
      <w:r w:rsidRPr="00675B74">
        <w:t>.</w:t>
      </w:r>
      <w:bookmarkStart w:id="2850" w:name="_Toc382212404"/>
    </w:p>
    <w:p w14:paraId="3D24F0B4" w14:textId="77777777" w:rsidR="00CB4C00" w:rsidRDefault="002861C6" w:rsidP="00CB4C00">
      <w:pPr>
        <w:pStyle w:val="Alg4"/>
        <w:numPr>
          <w:ilvl w:val="0"/>
          <w:numId w:val="351"/>
        </w:numPr>
        <w:contextualSpacing/>
        <w:rPr>
          <w:ins w:id="2851" w:author="Rev 6 Allen Wirfs-Brock" w:date="2012-02-16T18:21:00Z"/>
        </w:rPr>
      </w:pPr>
      <w:ins w:id="2852" w:author="Rev 6 Allen Wirfs-Brock" w:date="2012-02-23T13:22:00Z">
        <w:r>
          <w:t>ReturnIfAbrupt(</w:t>
        </w:r>
        <w:r>
          <w:rPr>
            <w:i/>
          </w:rPr>
          <w:t>number</w:t>
        </w:r>
        <w:r>
          <w:t>)</w:t>
        </w:r>
      </w:ins>
      <w:ins w:id="2853" w:author="Rev 6 Allen Wirfs-Brock" w:date="2012-02-16T18:21:00Z">
        <w:r w:rsidR="00CB4C00">
          <w:t>.</w:t>
        </w:r>
      </w:ins>
    </w:p>
    <w:p w14:paraId="4D3306C0" w14:textId="77777777"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2850"/>
      <w:r w:rsidRPr="00E77497">
        <w:t>.</w:t>
      </w:r>
      <w:bookmarkStart w:id="2854" w:name="_Toc382212405"/>
    </w:p>
    <w:p w14:paraId="3996DA07" w14:textId="77777777" w:rsidR="004C02EF" w:rsidRPr="00E77497" w:rsidRDefault="004C02EF" w:rsidP="009A20C6">
      <w:pPr>
        <w:pStyle w:val="Alg2"/>
        <w:numPr>
          <w:ilvl w:val="0"/>
          <w:numId w:val="351"/>
        </w:numPr>
      </w:pPr>
      <w:r w:rsidRPr="00E77497">
        <w:t xml:space="preserve">Let </w:t>
      </w:r>
      <w:r w:rsidRPr="00E77497">
        <w:rPr>
          <w:i/>
        </w:rPr>
        <w:t>posInt</w:t>
      </w:r>
      <w:r w:rsidRPr="00E77497">
        <w:t xml:space="preserve"> be sign(</w:t>
      </w:r>
      <w:r w:rsidRPr="00E77497">
        <w:rPr>
          <w:i/>
        </w:rPr>
        <w:t>number</w:t>
      </w:r>
      <w:r w:rsidRPr="00E77497">
        <w:t>) * floor(abs(</w:t>
      </w:r>
      <w:r w:rsidRPr="00E77497">
        <w:rPr>
          <w:i/>
        </w:rPr>
        <w:t>number</w:t>
      </w:r>
      <w:r w:rsidRPr="00E77497">
        <w:t>))</w:t>
      </w:r>
      <w:bookmarkEnd w:id="2854"/>
      <w:r w:rsidRPr="00E77497">
        <w:t>.</w:t>
      </w:r>
      <w:bookmarkStart w:id="2855" w:name="_Toc382212407"/>
    </w:p>
    <w:p w14:paraId="6B37160F" w14:textId="77777777" w:rsidR="004C02EF" w:rsidRPr="00E77497" w:rsidRDefault="004C02EF" w:rsidP="009A20C6">
      <w:pPr>
        <w:pStyle w:val="Alg2"/>
        <w:numPr>
          <w:ilvl w:val="0"/>
          <w:numId w:val="351"/>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2855"/>
      <w:r w:rsidRPr="00E77497">
        <w:t>.</w:t>
      </w:r>
    </w:p>
    <w:p w14:paraId="3B561D48" w14:textId="77777777" w:rsidR="004C02EF" w:rsidRPr="00E77497" w:rsidRDefault="004C02EF" w:rsidP="009A20C6">
      <w:pPr>
        <w:pStyle w:val="Alg2"/>
        <w:numPr>
          <w:ilvl w:val="0"/>
          <w:numId w:val="351"/>
        </w:numPr>
        <w:spacing w:after="220"/>
      </w:pPr>
      <w:r w:rsidRPr="00E77497">
        <w:t xml:space="preserve">If </w:t>
      </w:r>
      <w:r w:rsidRPr="00E77497">
        <w:rPr>
          <w:i/>
        </w:rPr>
        <w:t>int32bit</w:t>
      </w:r>
      <w:r w:rsidRPr="00E77497">
        <w:t xml:space="preserve"> is greater than or equal to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71AE3948" w14:textId="77777777" w:rsidR="004C02EF" w:rsidRPr="00E77497" w:rsidRDefault="004C02EF" w:rsidP="004C02EF">
      <w:pPr>
        <w:pStyle w:val="Note"/>
        <w:spacing w:after="120"/>
      </w:pPr>
      <w:r w:rsidRPr="00E77497">
        <w:t>NOTE</w:t>
      </w:r>
      <w:r w:rsidRPr="00E77497">
        <w:tab/>
        <w:t>Given the above definition of ToInt32:</w:t>
      </w:r>
    </w:p>
    <w:p w14:paraId="43D86F19" w14:textId="77777777"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612AFA4E" w14:textId="77777777"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48D17593" w14:textId="77777777"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2856" w:name="_Toc375031137"/>
      <w:bookmarkStart w:id="2857" w:name="_Ref379906881"/>
      <w:bookmarkStart w:id="2858" w:name="_Ref379913789"/>
      <w:bookmarkStart w:id="2859" w:name="_Ref381179032"/>
      <w:bookmarkStart w:id="2860" w:name="_Toc381513655"/>
      <w:bookmarkStart w:id="2861" w:name="_Toc382202798"/>
      <w:bookmarkStart w:id="2862" w:name="_Toc382203018"/>
      <w:bookmarkStart w:id="2863" w:name="_Toc382212177"/>
      <w:bookmarkStart w:id="2864" w:name="_Toc382212408"/>
      <w:bookmarkStart w:id="2865" w:name="_Toc382291522"/>
      <w:bookmarkStart w:id="2866" w:name="_Ref382713437"/>
      <w:bookmarkStart w:id="2867" w:name="_Ref383595202"/>
      <w:bookmarkStart w:id="2868" w:name="_Toc385672161"/>
      <w:bookmarkStart w:id="2869" w:name="_Toc393690256"/>
      <w:bookmarkStart w:id="2870" w:name="_Ref404492996"/>
    </w:p>
    <w:p w14:paraId="2698702E" w14:textId="77777777" w:rsidR="004C02EF" w:rsidRPr="00E77497" w:rsidRDefault="004C02EF" w:rsidP="00FE23BC">
      <w:pPr>
        <w:pStyle w:val="30"/>
        <w:numPr>
          <w:ilvl w:val="0"/>
          <w:numId w:val="0"/>
        </w:numPr>
      </w:pPr>
      <w:bookmarkStart w:id="2871" w:name="_Ref424532763"/>
      <w:bookmarkStart w:id="2872" w:name="_Toc472818794"/>
      <w:bookmarkStart w:id="2873" w:name="_Toc235503364"/>
      <w:bookmarkStart w:id="2874" w:name="_Toc241509139"/>
      <w:bookmarkStart w:id="2875" w:name="_Toc244416626"/>
      <w:bookmarkStart w:id="2876" w:name="_Toc276630990"/>
      <w:bookmarkStart w:id="2877" w:name="_Toc323907620"/>
      <w:r w:rsidRPr="00E77497">
        <w:t>9</w:t>
      </w:r>
      <w:ins w:id="2878" w:author="Rev 6 Allen Wirfs-Brock" w:date="2012-02-22T15:48:00Z">
        <w:r w:rsidR="00852030">
          <w:t>.1</w:t>
        </w:r>
      </w:ins>
      <w:r w:rsidRPr="00E77497">
        <w:t>.6</w:t>
      </w:r>
      <w:r w:rsidRPr="00E77497">
        <w:tab/>
        <w:t>ToUint32: (Unsigned 32 Bit Integer</w:t>
      </w:r>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r w:rsidRPr="00E77497">
        <w:t>)</w:t>
      </w:r>
      <w:bookmarkStart w:id="2879" w:name="_Toc382212409"/>
      <w:bookmarkEnd w:id="2871"/>
      <w:bookmarkEnd w:id="2872"/>
      <w:bookmarkEnd w:id="2873"/>
      <w:bookmarkEnd w:id="2874"/>
      <w:bookmarkEnd w:id="2875"/>
      <w:bookmarkEnd w:id="2876"/>
      <w:bookmarkEnd w:id="2877"/>
    </w:p>
    <w:p w14:paraId="41145E24" w14:textId="77777777"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abstraction operation functions as follows:</w:t>
      </w:r>
    </w:p>
    <w:p w14:paraId="456C6538" w14:textId="77777777"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2879"/>
      <w:r w:rsidRPr="00675B74">
        <w:t>.</w:t>
      </w:r>
      <w:bookmarkStart w:id="2880" w:name="_Toc382212410"/>
    </w:p>
    <w:p w14:paraId="6A73DC86" w14:textId="77777777" w:rsidR="00CB4C00" w:rsidRDefault="002861C6" w:rsidP="00CB4C00">
      <w:pPr>
        <w:pStyle w:val="Alg4"/>
        <w:numPr>
          <w:ilvl w:val="0"/>
          <w:numId w:val="352"/>
        </w:numPr>
        <w:contextualSpacing/>
        <w:rPr>
          <w:ins w:id="2881" w:author="Rev 6 Allen Wirfs-Brock" w:date="2012-02-16T18:21:00Z"/>
        </w:rPr>
      </w:pPr>
      <w:ins w:id="2882" w:author="Rev 6 Allen Wirfs-Brock" w:date="2012-02-23T13:22:00Z">
        <w:r>
          <w:t>ReturnIfAbrupt(</w:t>
        </w:r>
        <w:r>
          <w:rPr>
            <w:i/>
          </w:rPr>
          <w:t>number</w:t>
        </w:r>
        <w:r>
          <w:t>)</w:t>
        </w:r>
      </w:ins>
      <w:ins w:id="2883" w:author="Rev 6 Allen Wirfs-Brock" w:date="2012-02-16T18:21:00Z">
        <w:r w:rsidR="00CB4C00">
          <w:t>.</w:t>
        </w:r>
      </w:ins>
    </w:p>
    <w:p w14:paraId="79DFEFF2" w14:textId="77777777"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2880"/>
      <w:r w:rsidRPr="00E77497">
        <w:t>.</w:t>
      </w:r>
      <w:bookmarkStart w:id="2884" w:name="_Toc382212411"/>
    </w:p>
    <w:p w14:paraId="1F050D01" w14:textId="77777777" w:rsidR="004C02EF" w:rsidRPr="00E77497" w:rsidRDefault="004C02EF" w:rsidP="009A20C6">
      <w:pPr>
        <w:pStyle w:val="Alg2"/>
        <w:numPr>
          <w:ilvl w:val="0"/>
          <w:numId w:val="352"/>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2884"/>
      <w:r w:rsidRPr="00E77497">
        <w:t>.</w:t>
      </w:r>
      <w:bookmarkStart w:id="2885" w:name="_Toc382212413"/>
    </w:p>
    <w:p w14:paraId="1FD09D08" w14:textId="77777777" w:rsidR="004C02EF" w:rsidRPr="00E77497" w:rsidRDefault="004C02EF" w:rsidP="009A20C6">
      <w:pPr>
        <w:pStyle w:val="Alg2"/>
        <w:numPr>
          <w:ilvl w:val="0"/>
          <w:numId w:val="352"/>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2885"/>
      <w:r w:rsidRPr="00E77497">
        <w:t>.</w:t>
      </w:r>
    </w:p>
    <w:p w14:paraId="21250231" w14:textId="77777777"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14:paraId="23D1D3D1" w14:textId="77777777" w:rsidR="004C02EF" w:rsidRPr="00E77497" w:rsidRDefault="004C02EF" w:rsidP="004C02EF">
      <w:pPr>
        <w:pStyle w:val="Note"/>
        <w:spacing w:after="120"/>
      </w:pPr>
      <w:r w:rsidRPr="00E77497">
        <w:t>NOTE</w:t>
      </w:r>
      <w:r w:rsidRPr="00E77497">
        <w:tab/>
        <w:t>Given the above definition of ToUInt32:</w:t>
      </w:r>
    </w:p>
    <w:p w14:paraId="43B7AD60" w14:textId="77777777" w:rsidR="004C02EF" w:rsidRPr="00E77497" w:rsidRDefault="004C02EF" w:rsidP="004C02EF">
      <w:pPr>
        <w:pStyle w:val="Note"/>
        <w:numPr>
          <w:ilvl w:val="0"/>
          <w:numId w:val="39"/>
        </w:numPr>
        <w:tabs>
          <w:tab w:val="clear" w:pos="960"/>
          <w:tab w:val="left" w:pos="360"/>
        </w:tabs>
        <w:ind w:left="360"/>
        <w:contextualSpacing/>
      </w:pPr>
      <w:r w:rsidRPr="00E77497">
        <w:t>Step 5 is the only difference between ToUint32 and ToInt32.</w:t>
      </w:r>
    </w:p>
    <w:p w14:paraId="78831B68" w14:textId="77777777"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58BF5553" w14:textId="77777777"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2886" w:name="_Toc375031138"/>
      <w:bookmarkStart w:id="2887" w:name="_Ref379262870"/>
      <w:bookmarkStart w:id="2888" w:name="_Toc381513656"/>
      <w:bookmarkStart w:id="2889" w:name="_Toc382202799"/>
      <w:bookmarkStart w:id="2890" w:name="_Toc382203019"/>
      <w:bookmarkStart w:id="2891" w:name="_Toc382212178"/>
      <w:bookmarkStart w:id="2892" w:name="_Toc382212414"/>
      <w:bookmarkStart w:id="2893" w:name="_Toc382291523"/>
    </w:p>
    <w:p w14:paraId="3F392466"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2894" w:name="_Ref383930447"/>
      <w:bookmarkStart w:id="2895" w:name="_Toc385672162"/>
      <w:bookmarkStart w:id="2896" w:name="_Toc393690257"/>
    </w:p>
    <w:p w14:paraId="0E362F54" w14:textId="77777777" w:rsidR="004C02EF" w:rsidRPr="00E77497" w:rsidRDefault="004C02EF" w:rsidP="006E1632">
      <w:pPr>
        <w:pStyle w:val="30"/>
        <w:numPr>
          <w:ilvl w:val="0"/>
          <w:numId w:val="0"/>
        </w:numPr>
      </w:pPr>
      <w:bookmarkStart w:id="2897" w:name="_Hlt458400770"/>
      <w:bookmarkStart w:id="2898" w:name="_Ref424532099"/>
      <w:bookmarkStart w:id="2899" w:name="_Toc472818795"/>
      <w:bookmarkStart w:id="2900" w:name="_Toc235503365"/>
      <w:bookmarkStart w:id="2901" w:name="_Toc241509140"/>
      <w:bookmarkStart w:id="2902" w:name="_Toc244416627"/>
      <w:bookmarkStart w:id="2903" w:name="_Toc276630991"/>
      <w:bookmarkStart w:id="2904" w:name="_Toc323907621"/>
      <w:bookmarkEnd w:id="2897"/>
      <w:r w:rsidRPr="00E77497">
        <w:t>9</w:t>
      </w:r>
      <w:ins w:id="2905" w:author="Rev 6 Allen Wirfs-Brock" w:date="2012-02-22T15:49:00Z">
        <w:r w:rsidR="00852030">
          <w:t>.1</w:t>
        </w:r>
      </w:ins>
      <w:r w:rsidRPr="00E77497">
        <w:t>.7</w:t>
      </w:r>
      <w:r w:rsidRPr="00E77497">
        <w:tab/>
        <w:t>ToUint16: (Unsigned 16 Bit Integer</w:t>
      </w:r>
      <w:bookmarkEnd w:id="2894"/>
      <w:bookmarkEnd w:id="2895"/>
      <w:bookmarkEnd w:id="2896"/>
      <w:r w:rsidRPr="00E77497">
        <w:t>)</w:t>
      </w:r>
      <w:bookmarkEnd w:id="2898"/>
      <w:bookmarkEnd w:id="2899"/>
      <w:bookmarkEnd w:id="2900"/>
      <w:bookmarkEnd w:id="2901"/>
      <w:bookmarkEnd w:id="2902"/>
      <w:bookmarkEnd w:id="2903"/>
      <w:bookmarkEnd w:id="2904"/>
    </w:p>
    <w:p w14:paraId="4FC26DED" w14:textId="77777777"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70FFF0B7" w14:textId="77777777"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14:paraId="25C29198" w14:textId="77777777" w:rsidR="00CB4C00" w:rsidRDefault="002861C6" w:rsidP="00CB4C00">
      <w:pPr>
        <w:pStyle w:val="Alg4"/>
        <w:numPr>
          <w:ilvl w:val="0"/>
          <w:numId w:val="353"/>
        </w:numPr>
        <w:contextualSpacing/>
        <w:rPr>
          <w:ins w:id="2906" w:author="Rev 6 Allen Wirfs-Brock" w:date="2012-02-16T18:21:00Z"/>
        </w:rPr>
      </w:pPr>
      <w:ins w:id="2907" w:author="Rev 6 Allen Wirfs-Brock" w:date="2012-02-23T13:22:00Z">
        <w:r>
          <w:t>ReturnIfAbrupt(</w:t>
        </w:r>
        <w:r>
          <w:rPr>
            <w:i/>
          </w:rPr>
          <w:t>number</w:t>
        </w:r>
        <w:r>
          <w:t>)</w:t>
        </w:r>
      </w:ins>
      <w:ins w:id="2908" w:author="Rev 6 Allen Wirfs-Brock" w:date="2012-02-16T18:21:00Z">
        <w:r w:rsidR="00CB4C00">
          <w:t>.</w:t>
        </w:r>
      </w:ins>
    </w:p>
    <w:p w14:paraId="34584A76" w14:textId="77777777"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3A2D6D54" w14:textId="77777777" w:rsidR="004C02EF" w:rsidRPr="00E77497" w:rsidRDefault="004C02EF" w:rsidP="009A20C6">
      <w:pPr>
        <w:pStyle w:val="Alg2"/>
        <w:numPr>
          <w:ilvl w:val="0"/>
          <w:numId w:val="353"/>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7BC80EE5" w14:textId="77777777" w:rsidR="004C02EF" w:rsidRPr="00E77497" w:rsidRDefault="004C02EF" w:rsidP="009A20C6">
      <w:pPr>
        <w:pStyle w:val="Alg2"/>
        <w:numPr>
          <w:ilvl w:val="0"/>
          <w:numId w:val="353"/>
        </w:numPr>
      </w:pPr>
      <w:r w:rsidRPr="00E77497">
        <w:t xml:space="preserve">Let </w:t>
      </w:r>
      <w:r w:rsidRPr="00E77497">
        <w:rPr>
          <w:i/>
        </w:rPr>
        <w:t>int16bit</w:t>
      </w:r>
      <w:r w:rsidRPr="00E77497">
        <w:t xml:space="preserve"> be </w:t>
      </w:r>
      <w:r w:rsidRPr="00E77497">
        <w:rPr>
          <w:i/>
        </w:rPr>
        <w:t>posInt</w:t>
      </w:r>
      <w:r w:rsidRPr="00E77497">
        <w:t xml:space="preserve"> modulo 2</w:t>
      </w:r>
      <w:r w:rsidRPr="00E77497">
        <w:rPr>
          <w:vertAlign w:val="superscript"/>
        </w:rPr>
        <w:t>16</w:t>
      </w:r>
      <w:r w:rsidRPr="00E77497">
        <w:t xml:space="preserve">; that is, a finite integer value </w:t>
      </w:r>
      <w:r w:rsidRPr="00E77497">
        <w:rPr>
          <w:i/>
        </w:rPr>
        <w:t>k</w:t>
      </w:r>
      <w:r w:rsidRPr="00E77497">
        <w:t xml:space="preserve"> of Number type with positive sign and less than 2</w:t>
      </w:r>
      <w:r w:rsidRPr="00E77497">
        <w:rPr>
          <w:vertAlign w:val="superscript"/>
        </w:rPr>
        <w:t>16</w:t>
      </w:r>
      <w:r w:rsidRPr="00E77497">
        <w:t xml:space="preserve"> in magnitude such that the mathematical difference of </w:t>
      </w:r>
      <w:r w:rsidRPr="00E77497">
        <w:rPr>
          <w:i/>
        </w:rPr>
        <w:t>posInt</w:t>
      </w:r>
      <w:r w:rsidRPr="00E77497">
        <w:t xml:space="preserve"> and </w:t>
      </w:r>
      <w:r w:rsidRPr="00E77497">
        <w:rPr>
          <w:i/>
        </w:rPr>
        <w:t>k</w:t>
      </w:r>
      <w:r w:rsidRPr="00E77497">
        <w:t xml:space="preserve"> is mathematically an integer multiple of 2</w:t>
      </w:r>
      <w:r w:rsidRPr="00E77497">
        <w:rPr>
          <w:vertAlign w:val="superscript"/>
        </w:rPr>
        <w:t>16</w:t>
      </w:r>
      <w:r w:rsidRPr="00E77497">
        <w:t>.</w:t>
      </w:r>
    </w:p>
    <w:p w14:paraId="44F07029" w14:textId="77777777" w:rsidR="004C02EF" w:rsidRPr="00E77497" w:rsidRDefault="004C02EF" w:rsidP="009A20C6">
      <w:pPr>
        <w:pStyle w:val="Alg2"/>
        <w:numPr>
          <w:ilvl w:val="0"/>
          <w:numId w:val="353"/>
        </w:numPr>
        <w:spacing w:after="220"/>
      </w:pPr>
      <w:r w:rsidRPr="00E77497">
        <w:t xml:space="preserve">Return </w:t>
      </w:r>
      <w:r w:rsidRPr="00E77497">
        <w:rPr>
          <w:i/>
        </w:rPr>
        <w:t>int16bit</w:t>
      </w:r>
      <w:r w:rsidRPr="00E77497">
        <w:t>.</w:t>
      </w:r>
    </w:p>
    <w:p w14:paraId="570BB03B" w14:textId="77777777" w:rsidR="004C02EF" w:rsidRPr="00E77497" w:rsidRDefault="004C02EF" w:rsidP="004C02EF">
      <w:pPr>
        <w:pStyle w:val="Note"/>
        <w:spacing w:after="120"/>
      </w:pPr>
      <w:r w:rsidRPr="00E77497">
        <w:t>NOTE</w:t>
      </w:r>
      <w:r w:rsidRPr="00E77497">
        <w:tab/>
        <w:t>Given the above definition of ToUint16:</w:t>
      </w:r>
    </w:p>
    <w:p w14:paraId="7674B161"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75C5D04B"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E77497">
        <w:rPr>
          <w:b/>
        </w:rPr>
        <w:t>+0</w:t>
      </w:r>
      <w:r w:rsidRPr="00E77497">
        <w:t>.</w:t>
      </w:r>
      <w:bookmarkStart w:id="2909" w:name="_Toc385672163"/>
      <w:bookmarkStart w:id="2910" w:name="_Toc393690258"/>
    </w:p>
    <w:p w14:paraId="40D4C967" w14:textId="77777777" w:rsidR="004C02EF" w:rsidRPr="00E77497" w:rsidRDefault="004C02EF" w:rsidP="006E1632">
      <w:pPr>
        <w:pStyle w:val="30"/>
        <w:numPr>
          <w:ilvl w:val="0"/>
          <w:numId w:val="0"/>
        </w:numPr>
      </w:pPr>
      <w:bookmarkStart w:id="2911" w:name="_Toc472818796"/>
      <w:bookmarkStart w:id="2912" w:name="_Toc235503366"/>
      <w:bookmarkStart w:id="2913" w:name="_Toc241509141"/>
      <w:bookmarkStart w:id="2914" w:name="_Toc244416628"/>
      <w:bookmarkStart w:id="2915" w:name="_Toc276630992"/>
      <w:bookmarkStart w:id="2916" w:name="_Toc323907622"/>
      <w:r w:rsidRPr="00E77497">
        <w:t>9</w:t>
      </w:r>
      <w:ins w:id="2917" w:author="Rev 6 Allen Wirfs-Brock" w:date="2012-02-22T15:49:00Z">
        <w:r w:rsidR="00852030">
          <w:t>.1</w:t>
        </w:r>
      </w:ins>
      <w:r w:rsidRPr="00E77497">
        <w:t>.8</w:t>
      </w:r>
      <w:r w:rsidRPr="00E77497">
        <w:tab/>
        <w:t>ToStrin</w:t>
      </w:r>
      <w:bookmarkEnd w:id="2886"/>
      <w:bookmarkEnd w:id="2887"/>
      <w:bookmarkEnd w:id="2888"/>
      <w:bookmarkEnd w:id="2889"/>
      <w:bookmarkEnd w:id="2890"/>
      <w:bookmarkEnd w:id="2891"/>
      <w:bookmarkEnd w:id="2892"/>
      <w:bookmarkEnd w:id="2893"/>
      <w:bookmarkEnd w:id="2909"/>
      <w:bookmarkEnd w:id="2910"/>
      <w:r w:rsidRPr="00E77497">
        <w:t>g</w:t>
      </w:r>
      <w:bookmarkEnd w:id="2911"/>
      <w:bookmarkEnd w:id="2912"/>
      <w:bookmarkEnd w:id="2913"/>
      <w:bookmarkEnd w:id="2914"/>
      <w:bookmarkEnd w:id="2915"/>
      <w:bookmarkEnd w:id="2916"/>
    </w:p>
    <w:p w14:paraId="3E3F4D82" w14:textId="77777777" w:rsidR="004C02EF" w:rsidRPr="00E77497" w:rsidRDefault="004C02EF" w:rsidP="004C02EF">
      <w:pPr>
        <w:spacing w:after="120"/>
      </w:pPr>
      <w:r w:rsidRPr="00E77497">
        <w:t xml:space="preserve">The abstract operation ToString converts its </w:t>
      </w:r>
      <w:r w:rsidRPr="00FE23BC">
        <w:rPr>
          <w:i/>
        </w:rPr>
        <w:t>argument</w:t>
      </w:r>
      <w:r w:rsidRPr="00E77497">
        <w:t xml:space="preserve"> to a value of type String according to Table </w:t>
      </w:r>
      <w:del w:id="2918" w:author="Allen Wirfs-Brock" w:date="2011-07-02T13:28:00Z">
        <w:r w:rsidRPr="00E77497" w:rsidDel="008962D8">
          <w:delText>13</w:delText>
        </w:r>
      </w:del>
      <w:ins w:id="2919" w:author="Allen Wirfs-Brock" w:date="2011-07-02T13:28:00Z">
        <w:r w:rsidR="008962D8" w:rsidRPr="00E77497">
          <w:t>14</w:t>
        </w:r>
      </w:ins>
      <w:r w:rsidRPr="00E77497">
        <w:t>:</w:t>
      </w:r>
    </w:p>
    <w:p w14:paraId="1D8D4CF2" w14:textId="77777777" w:rsidR="004C02EF" w:rsidRPr="00E77497" w:rsidRDefault="004C02EF" w:rsidP="004C02EF">
      <w:pPr>
        <w:pStyle w:val="Tabletitle"/>
        <w:widowControl w:val="0"/>
      </w:pPr>
      <w:r w:rsidRPr="00E77497">
        <w:rPr>
          <w:rFonts w:eastAsia="Arial Unicode MS"/>
        </w:rPr>
        <w:t>Table </w:t>
      </w:r>
      <w:del w:id="2920" w:author="Allen Wirfs-Brock" w:date="2011-07-02T13:28:00Z">
        <w:r w:rsidRPr="00E77497" w:rsidDel="008962D8">
          <w:rPr>
            <w:rFonts w:eastAsia="Arial Unicode MS"/>
          </w:rPr>
          <w:delText xml:space="preserve">13 </w:delText>
        </w:r>
      </w:del>
      <w:ins w:id="2921" w:author="Allen Wirfs-Brock" w:date="2011-07-02T13:28:00Z">
        <w:r w:rsidR="008962D8" w:rsidRPr="00E77497">
          <w:rPr>
            <w:rFonts w:eastAsia="Arial Unicode MS"/>
          </w:rPr>
          <w:t xml:space="preserve">14 </w:t>
        </w:r>
      </w:ins>
      <w:r w:rsidRPr="00E77497">
        <w:rPr>
          <w:rFonts w:eastAsia="Arial Unicode MS"/>
        </w:rPr>
        <w:t xml:space="preserve">—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17756E4" w14:textId="77777777" w:rsidTr="006E163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0CD95C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79F830DC" w14:textId="77777777"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CB4C00" w:rsidRPr="00E77497" w14:paraId="30F19F7B" w14:textId="77777777" w:rsidTr="006E1632">
        <w:trPr>
          <w:jc w:val="center"/>
          <w:ins w:id="2922" w:author="Rev 6 Allen Wirfs-Brock" w:date="2012-02-16T18:24:00Z"/>
        </w:trPr>
        <w:tc>
          <w:tcPr>
            <w:tcW w:w="1998" w:type="dxa"/>
            <w:tcBorders>
              <w:top w:val="nil"/>
            </w:tcBorders>
          </w:tcPr>
          <w:p w14:paraId="1A4D431F" w14:textId="77777777" w:rsidR="00CB4C00" w:rsidRPr="00E77497" w:rsidRDefault="00CB4C00" w:rsidP="000348AE">
            <w:pPr>
              <w:keepNext/>
              <w:spacing w:after="60"/>
              <w:rPr>
                <w:ins w:id="2923" w:author="Rev 6 Allen Wirfs-Brock" w:date="2012-02-16T18:24:00Z"/>
              </w:rPr>
            </w:pPr>
            <w:ins w:id="2924" w:author="Rev 6 Allen Wirfs-Brock" w:date="2012-02-16T18:24:00Z">
              <w:r>
                <w:t>Completion Record</w:t>
              </w:r>
            </w:ins>
          </w:p>
        </w:tc>
        <w:tc>
          <w:tcPr>
            <w:tcW w:w="6858" w:type="dxa"/>
            <w:tcBorders>
              <w:top w:val="nil"/>
            </w:tcBorders>
          </w:tcPr>
          <w:p w14:paraId="2114AB05" w14:textId="77777777" w:rsidR="00CB4C00" w:rsidRPr="00E77497" w:rsidRDefault="00CB4C00" w:rsidP="00E83F05">
            <w:pPr>
              <w:keepNext/>
              <w:spacing w:after="60"/>
              <w:rPr>
                <w:ins w:id="2925" w:author="Rev 6 Allen Wirfs-Brock" w:date="2012-02-16T18:24:00Z"/>
              </w:rPr>
            </w:pPr>
            <w:ins w:id="2926" w:author="Rev 6 Allen Wirfs-Brock" w:date="2012-02-16T18:24:00Z">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ins>
          </w:p>
        </w:tc>
      </w:tr>
      <w:tr w:rsidR="004C02EF" w:rsidRPr="00E77497" w14:paraId="6177D2C0" w14:textId="77777777" w:rsidTr="006E1632">
        <w:trPr>
          <w:jc w:val="center"/>
        </w:trPr>
        <w:tc>
          <w:tcPr>
            <w:tcW w:w="1998" w:type="dxa"/>
            <w:tcBorders>
              <w:top w:val="nil"/>
            </w:tcBorders>
          </w:tcPr>
          <w:p w14:paraId="40800228" w14:textId="77777777" w:rsidR="004C02EF" w:rsidRPr="00E77497" w:rsidRDefault="004C02EF" w:rsidP="003A4B22">
            <w:pPr>
              <w:keepNext/>
              <w:spacing w:after="60"/>
            </w:pPr>
            <w:r w:rsidRPr="00E77497">
              <w:t>Undefined</w:t>
            </w:r>
          </w:p>
        </w:tc>
        <w:tc>
          <w:tcPr>
            <w:tcW w:w="6858" w:type="dxa"/>
            <w:tcBorders>
              <w:top w:val="nil"/>
            </w:tcBorders>
          </w:tcPr>
          <w:p w14:paraId="09DF9585"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14:paraId="1D825CC2" w14:textId="77777777" w:rsidTr="006E1632">
        <w:trPr>
          <w:jc w:val="center"/>
        </w:trPr>
        <w:tc>
          <w:tcPr>
            <w:tcW w:w="1998" w:type="dxa"/>
          </w:tcPr>
          <w:p w14:paraId="4CDCFBDF" w14:textId="77777777" w:rsidR="004C02EF" w:rsidRPr="00E77497" w:rsidRDefault="004C02EF" w:rsidP="003A4B22">
            <w:pPr>
              <w:keepNext/>
              <w:spacing w:after="60"/>
            </w:pPr>
            <w:r w:rsidRPr="00E77497">
              <w:t>Null</w:t>
            </w:r>
          </w:p>
        </w:tc>
        <w:tc>
          <w:tcPr>
            <w:tcW w:w="6858" w:type="dxa"/>
          </w:tcPr>
          <w:p w14:paraId="54B777F9"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14:paraId="2A6AADAE" w14:textId="77777777" w:rsidTr="006E1632">
        <w:trPr>
          <w:jc w:val="center"/>
        </w:trPr>
        <w:tc>
          <w:tcPr>
            <w:tcW w:w="1998" w:type="dxa"/>
          </w:tcPr>
          <w:p w14:paraId="2D2D3507" w14:textId="77777777" w:rsidR="004C02EF" w:rsidRPr="00E77497" w:rsidRDefault="004C02EF" w:rsidP="003A4B22">
            <w:pPr>
              <w:keepNext/>
              <w:spacing w:after="60"/>
            </w:pPr>
            <w:r w:rsidRPr="00E77497">
              <w:t>Boolean</w:t>
            </w:r>
          </w:p>
        </w:tc>
        <w:tc>
          <w:tcPr>
            <w:tcW w:w="6858" w:type="dxa"/>
          </w:tcPr>
          <w:p w14:paraId="3A580A03" w14:textId="77777777" w:rsidR="004C02EF" w:rsidRPr="00E77497" w:rsidRDefault="004C02EF" w:rsidP="003A4B22">
            <w:pPr>
              <w:spacing w:after="60"/>
            </w:pPr>
            <w:r w:rsidRPr="00E77497">
              <w:t xml:space="preserve">If </w:t>
            </w:r>
            <w:del w:id="2927" w:author="Rev 6 Allen Wirfs-Brock" w:date="2012-02-16T18:28:00Z">
              <w:r w:rsidRPr="00E83F05" w:rsidDel="00E83F05">
                <w:rPr>
                  <w:i/>
                </w:rPr>
                <w:delText xml:space="preserve">the </w:delText>
              </w:r>
            </w:del>
            <w:r w:rsidRPr="00E83F05">
              <w:rPr>
                <w:i/>
              </w:rPr>
              <w:t>argument</w:t>
            </w:r>
            <w:r w:rsidRPr="00E77497">
              <w:t xml:space="preserve"> is </w:t>
            </w:r>
            <w:r w:rsidRPr="00E77497">
              <w:rPr>
                <w:b/>
              </w:rPr>
              <w:t>true</w:t>
            </w:r>
            <w:r w:rsidRPr="00E77497">
              <w:t xml:space="preserve">, then </w:t>
            </w:r>
            <w:ins w:id="2928" w:author="Rev 6 Allen Wirfs-Brock" w:date="2012-02-16T12:49:00Z">
              <w:r w:rsidR="00905436">
                <w:t>return</w:t>
              </w:r>
            </w:ins>
            <w:del w:id="2929" w:author="Rev 6 Allen Wirfs-Brock" w:date="2012-02-16T12:49:00Z">
              <w:r w:rsidRPr="00E77497" w:rsidDel="00905436">
                <w:delText>the result is</w:delText>
              </w:r>
            </w:del>
            <w:r w:rsidRPr="00E77497">
              <w:t xml:space="preserve"> </w:t>
            </w:r>
            <w:r w:rsidRPr="00E77497">
              <w:rPr>
                <w:rFonts w:ascii="Courier New" w:hAnsi="Courier New" w:cs="Courier New"/>
                <w:b/>
              </w:rPr>
              <w:t>"true"</w:t>
            </w:r>
            <w:r w:rsidRPr="00E77497">
              <w:t>.</w:t>
            </w:r>
          </w:p>
          <w:p w14:paraId="5E84DEF8" w14:textId="77777777" w:rsidR="004C02EF" w:rsidRPr="00E77497" w:rsidRDefault="004C02EF" w:rsidP="00E83F05">
            <w:pPr>
              <w:spacing w:after="60"/>
            </w:pPr>
            <w:r w:rsidRPr="00E77497">
              <w:t xml:space="preserve">If </w:t>
            </w:r>
            <w:del w:id="2930" w:author="Rev 6 Allen Wirfs-Brock" w:date="2012-02-16T18:29:00Z">
              <w:r w:rsidRPr="00E77497" w:rsidDel="00E83F05">
                <w:delText xml:space="preserve">the </w:delText>
              </w:r>
            </w:del>
            <w:r w:rsidRPr="00E83F05">
              <w:rPr>
                <w:i/>
              </w:rPr>
              <w:t>argument</w:t>
            </w:r>
            <w:r w:rsidRPr="00E77497">
              <w:t xml:space="preserve"> is </w:t>
            </w:r>
            <w:r w:rsidRPr="00E77497">
              <w:rPr>
                <w:b/>
              </w:rPr>
              <w:t>false</w:t>
            </w:r>
            <w:r w:rsidRPr="00E77497">
              <w:t xml:space="preserve">, then </w:t>
            </w:r>
            <w:ins w:id="2931" w:author="Rev 6 Allen Wirfs-Brock" w:date="2012-02-16T12:49:00Z">
              <w:r w:rsidR="00905436">
                <w:t>return</w:t>
              </w:r>
            </w:ins>
            <w:del w:id="2932" w:author="Rev 6 Allen Wirfs-Brock" w:date="2012-02-16T12:49:00Z">
              <w:r w:rsidRPr="00E77497" w:rsidDel="00905436">
                <w:delText>the result is</w:delText>
              </w:r>
            </w:del>
            <w:r w:rsidRPr="00E77497">
              <w:t xml:space="preserve"> </w:t>
            </w:r>
            <w:r w:rsidRPr="00E77497">
              <w:rPr>
                <w:rFonts w:ascii="Courier New" w:hAnsi="Courier New" w:cs="Courier New"/>
                <w:b/>
              </w:rPr>
              <w:t>"false"</w:t>
            </w:r>
            <w:r w:rsidRPr="00E77497">
              <w:rPr>
                <w:b/>
              </w:rPr>
              <w:t>.</w:t>
            </w:r>
          </w:p>
        </w:tc>
      </w:tr>
      <w:tr w:rsidR="004C02EF" w:rsidRPr="00E77497" w14:paraId="67E9EF68" w14:textId="77777777" w:rsidTr="006E1632">
        <w:trPr>
          <w:jc w:val="center"/>
        </w:trPr>
        <w:tc>
          <w:tcPr>
            <w:tcW w:w="1998" w:type="dxa"/>
          </w:tcPr>
          <w:p w14:paraId="5995C107" w14:textId="77777777" w:rsidR="004C02EF" w:rsidRPr="00E77497" w:rsidRDefault="004C02EF" w:rsidP="003A4B22">
            <w:pPr>
              <w:keepNext/>
              <w:spacing w:after="60"/>
            </w:pPr>
            <w:r w:rsidRPr="00E77497">
              <w:t>Number</w:t>
            </w:r>
          </w:p>
        </w:tc>
        <w:tc>
          <w:tcPr>
            <w:tcW w:w="6858" w:type="dxa"/>
          </w:tcPr>
          <w:p w14:paraId="611B1B0F" w14:textId="77777777" w:rsidR="004C02EF" w:rsidRPr="00E77497" w:rsidRDefault="004C02EF" w:rsidP="003A4B22">
            <w:pPr>
              <w:spacing w:after="60"/>
            </w:pPr>
            <w:r w:rsidRPr="00E77497">
              <w:t>See 9.8.1.</w:t>
            </w:r>
          </w:p>
        </w:tc>
      </w:tr>
      <w:tr w:rsidR="004C02EF" w:rsidRPr="00E77497" w14:paraId="4188584F" w14:textId="77777777" w:rsidTr="006E1632">
        <w:trPr>
          <w:jc w:val="center"/>
        </w:trPr>
        <w:tc>
          <w:tcPr>
            <w:tcW w:w="1998" w:type="dxa"/>
          </w:tcPr>
          <w:p w14:paraId="14924446" w14:textId="77777777" w:rsidR="004C02EF" w:rsidRPr="00E77497" w:rsidRDefault="004C02EF" w:rsidP="003A4B22">
            <w:pPr>
              <w:keepNext/>
              <w:spacing w:after="60"/>
            </w:pPr>
            <w:r w:rsidRPr="00E77497">
              <w:t>String</w:t>
            </w:r>
          </w:p>
        </w:tc>
        <w:tc>
          <w:tcPr>
            <w:tcW w:w="6858" w:type="dxa"/>
          </w:tcPr>
          <w:p w14:paraId="4A51DC97" w14:textId="77777777" w:rsidR="004C02EF" w:rsidRPr="00E77497" w:rsidRDefault="004C02EF" w:rsidP="00E83F05">
            <w:pPr>
              <w:spacing w:after="60"/>
            </w:pPr>
            <w:r w:rsidRPr="00E77497">
              <w:t xml:space="preserve">Return </w:t>
            </w:r>
            <w:del w:id="2933" w:author="Rev 6 Allen Wirfs-Brock" w:date="2012-02-16T18:29:00Z">
              <w:r w:rsidRPr="00E77497" w:rsidDel="00E83F05">
                <w:delText xml:space="preserve">the input </w:delText>
              </w:r>
            </w:del>
            <w:r w:rsidRPr="00E83F05">
              <w:rPr>
                <w:i/>
              </w:rPr>
              <w:t>argument</w:t>
            </w:r>
            <w:r w:rsidRPr="00E77497">
              <w:t xml:space="preserve"> (no conversion)</w:t>
            </w:r>
          </w:p>
        </w:tc>
      </w:tr>
      <w:tr w:rsidR="004C02EF" w:rsidRPr="00E77497" w14:paraId="665791C1" w14:textId="77777777" w:rsidTr="006E1632">
        <w:trPr>
          <w:jc w:val="center"/>
        </w:trPr>
        <w:tc>
          <w:tcPr>
            <w:tcW w:w="1998" w:type="dxa"/>
          </w:tcPr>
          <w:p w14:paraId="26B0A52B" w14:textId="77777777" w:rsidR="004C02EF" w:rsidRPr="00E77497" w:rsidRDefault="004C02EF" w:rsidP="003A4B22">
            <w:pPr>
              <w:keepNext/>
              <w:spacing w:after="60"/>
            </w:pPr>
            <w:r w:rsidRPr="00E77497">
              <w:t>Object</w:t>
            </w:r>
          </w:p>
        </w:tc>
        <w:tc>
          <w:tcPr>
            <w:tcW w:w="6858" w:type="dxa"/>
          </w:tcPr>
          <w:p w14:paraId="61BD2D9F" w14:textId="77777777" w:rsidR="004C02EF" w:rsidRPr="00E77497" w:rsidRDefault="004C02EF" w:rsidP="003A4B22">
            <w:pPr>
              <w:spacing w:after="60"/>
            </w:pPr>
            <w:r w:rsidRPr="00E77497">
              <w:t>Apply the following steps</w:t>
            </w:r>
            <w:bookmarkStart w:id="2934" w:name="_Toc382212415"/>
            <w:r w:rsidRPr="00E77497">
              <w:t>:</w:t>
            </w:r>
          </w:p>
          <w:p w14:paraId="318C2626" w14:textId="77777777"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del w:id="2935" w:author="Rev 6 Allen Wirfs-Brock" w:date="2012-02-16T18:29:00Z">
              <w:r w:rsidRPr="00E83F05" w:rsidDel="00E83F05">
                <w:rPr>
                  <w:rFonts w:ascii="Times New Roman" w:hAnsi="Times New Roman"/>
                  <w:i/>
                </w:rPr>
                <w:delText xml:space="preserve">input </w:delText>
              </w:r>
            </w:del>
            <w:r w:rsidRPr="00E83F05">
              <w:rPr>
                <w:rFonts w:ascii="Times New Roman" w:hAnsi="Times New Roman"/>
                <w:i/>
              </w:rPr>
              <w:t>argument</w:t>
            </w:r>
            <w:r w:rsidRPr="00E77497">
              <w:rPr>
                <w:rFonts w:ascii="Times New Roman" w:hAnsi="Times New Roman"/>
              </w:rPr>
              <w:t>, hint String)</w:t>
            </w:r>
            <w:bookmarkStart w:id="2936" w:name="_Toc382212416"/>
            <w:bookmarkEnd w:id="2934"/>
            <w:r w:rsidRPr="00E77497">
              <w:rPr>
                <w:rFonts w:ascii="Times New Roman" w:hAnsi="Times New Roman"/>
              </w:rPr>
              <w:t>.</w:t>
            </w:r>
          </w:p>
          <w:p w14:paraId="68A03D2B" w14:textId="77777777"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2936"/>
            <w:r w:rsidRPr="00E77497">
              <w:rPr>
                <w:rFonts w:ascii="Times New Roman" w:hAnsi="Times New Roman"/>
              </w:rPr>
              <w:t>)</w:t>
            </w:r>
            <w:bookmarkStart w:id="2937" w:name="_Toc382212417"/>
            <w:r w:rsidRPr="00E77497">
              <w:rPr>
                <w:rFonts w:ascii="Times New Roman" w:hAnsi="Times New Roman"/>
              </w:rPr>
              <w:t>.</w:t>
            </w:r>
            <w:bookmarkEnd w:id="2937"/>
          </w:p>
        </w:tc>
      </w:tr>
    </w:tbl>
    <w:p w14:paraId="487F91F9" w14:textId="77777777" w:rsidR="004C02EF" w:rsidRPr="00E77497" w:rsidRDefault="004C02EF" w:rsidP="00FE23BC">
      <w:pPr>
        <w:pStyle w:val="40"/>
        <w:numPr>
          <w:ilvl w:val="0"/>
          <w:numId w:val="0"/>
        </w:numPr>
      </w:pPr>
      <w:bookmarkStart w:id="2938" w:name="_Toc375031139"/>
      <w:bookmarkStart w:id="2939" w:name="_Toc381513657"/>
      <w:bookmarkStart w:id="2940" w:name="_Ref381522270"/>
      <w:bookmarkStart w:id="2941" w:name="_Toc382202800"/>
      <w:bookmarkStart w:id="2942" w:name="_Toc382203020"/>
      <w:bookmarkStart w:id="2943" w:name="_Toc382212179"/>
      <w:bookmarkStart w:id="2944" w:name="_Toc382212418"/>
      <w:bookmarkStart w:id="2945" w:name="_Toc382291524"/>
      <w:bookmarkStart w:id="2946" w:name="_Ref382713649"/>
      <w:bookmarkStart w:id="2947" w:name="_Ref384025880"/>
      <w:bookmarkStart w:id="2948" w:name="_Toc385672164"/>
      <w:bookmarkStart w:id="2949" w:name="_Toc393690259"/>
      <w:bookmarkStart w:id="2950" w:name="_Ref457790568"/>
      <w:bookmarkStart w:id="2951" w:name="_Toc472818797"/>
      <w:bookmarkStart w:id="2952" w:name="_Toc235503367"/>
      <w:bookmarkStart w:id="2953" w:name="_Toc241509142"/>
      <w:bookmarkStart w:id="2954" w:name="_Toc244416629"/>
      <w:bookmarkStart w:id="2955" w:name="_Toc276630993"/>
      <w:r w:rsidRPr="00E77497">
        <w:t>9</w:t>
      </w:r>
      <w:ins w:id="2956" w:author="Rev 6 Allen Wirfs-Brock" w:date="2012-02-22T15:49:00Z">
        <w:r w:rsidR="00852030">
          <w:t>.1</w:t>
        </w:r>
      </w:ins>
      <w:r w:rsidRPr="00E77497">
        <w:t>.8.1</w:t>
      </w:r>
      <w:r w:rsidRPr="00E77497">
        <w:tab/>
        <w:t>ToString Applied to the Number Typ</w:t>
      </w:r>
      <w:bookmarkEnd w:id="2938"/>
      <w:bookmarkEnd w:id="2939"/>
      <w:bookmarkEnd w:id="2940"/>
      <w:bookmarkEnd w:id="2941"/>
      <w:bookmarkEnd w:id="2942"/>
      <w:bookmarkEnd w:id="2943"/>
      <w:bookmarkEnd w:id="2944"/>
      <w:bookmarkEnd w:id="2945"/>
      <w:bookmarkEnd w:id="2946"/>
      <w:bookmarkEnd w:id="2947"/>
      <w:bookmarkEnd w:id="2948"/>
      <w:bookmarkEnd w:id="2949"/>
      <w:r w:rsidRPr="00E77497">
        <w:t>e</w:t>
      </w:r>
      <w:bookmarkEnd w:id="2950"/>
      <w:bookmarkEnd w:id="2951"/>
      <w:bookmarkEnd w:id="2952"/>
      <w:bookmarkEnd w:id="2953"/>
      <w:bookmarkEnd w:id="2954"/>
      <w:bookmarkEnd w:id="2955"/>
    </w:p>
    <w:p w14:paraId="610FD6C5" w14:textId="77777777"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14:paraId="37AF3130" w14:textId="77777777" w:rsidR="004C02EF" w:rsidRPr="00E77497" w:rsidRDefault="004C02EF" w:rsidP="00A55C37">
      <w:pPr>
        <w:pStyle w:val="Alg3"/>
        <w:numPr>
          <w:ilvl w:val="0"/>
          <w:numId w:val="701"/>
        </w:numPr>
        <w:pPrChange w:id="2957" w:author="Rev 7 Allen Wirfs-Brock" w:date="2012-04-09T15:55:00Z">
          <w:pPr>
            <w:pStyle w:val="Alg3"/>
            <w:numPr>
              <w:numId w:val="675"/>
            </w:numPr>
          </w:pPr>
        </w:pPrChange>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56FECE4F" w14:textId="77777777" w:rsidR="004C02EF" w:rsidRPr="00E77497" w:rsidRDefault="004C02EF" w:rsidP="00A55C37">
      <w:pPr>
        <w:pStyle w:val="Alg3"/>
        <w:numPr>
          <w:ilvl w:val="0"/>
          <w:numId w:val="701"/>
        </w:numPr>
        <w:pPrChange w:id="2958" w:author="Rev 7 Allen Wirfs-Brock" w:date="2012-04-09T15:55:00Z">
          <w:pPr>
            <w:pStyle w:val="Alg3"/>
            <w:numPr>
              <w:numId w:val="675"/>
            </w:numPr>
          </w:pPr>
        </w:pPrChange>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083D9EAB" w14:textId="77777777" w:rsidR="004C02EF" w:rsidRPr="00E77497" w:rsidRDefault="004C02EF" w:rsidP="00A55C37">
      <w:pPr>
        <w:pStyle w:val="Alg3"/>
        <w:numPr>
          <w:ilvl w:val="0"/>
          <w:numId w:val="701"/>
        </w:numPr>
        <w:pPrChange w:id="2959" w:author="Rev 7 Allen Wirfs-Brock" w:date="2012-04-09T15:55:00Z">
          <w:pPr>
            <w:pStyle w:val="Alg3"/>
            <w:numPr>
              <w:numId w:val="675"/>
            </w:numPr>
          </w:pPr>
        </w:pPrChange>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3EFCC42A" w14:textId="77777777" w:rsidR="004C02EF" w:rsidRPr="00E77497" w:rsidRDefault="004C02EF" w:rsidP="00A55C37">
      <w:pPr>
        <w:pStyle w:val="Alg3"/>
        <w:numPr>
          <w:ilvl w:val="0"/>
          <w:numId w:val="701"/>
        </w:numPr>
        <w:pPrChange w:id="2960" w:author="Rev 7 Allen Wirfs-Brock" w:date="2012-04-09T15:55:00Z">
          <w:pPr>
            <w:pStyle w:val="Alg3"/>
            <w:numPr>
              <w:numId w:val="675"/>
            </w:numPr>
          </w:pPr>
        </w:pPrChange>
      </w:pPr>
      <w:r w:rsidRPr="00E77497">
        <w:t xml:space="preserve">If </w:t>
      </w:r>
      <w:r w:rsidRPr="00E77497">
        <w:rPr>
          <w:i/>
        </w:rPr>
        <w:t>m</w:t>
      </w:r>
      <w:r w:rsidRPr="00E77497">
        <w:t xml:space="preserve"> is infinity, return the String </w:t>
      </w:r>
      <w:r w:rsidRPr="00E77497">
        <w:rPr>
          <w:rFonts w:ascii="Courier New" w:hAnsi="Courier New"/>
          <w:b/>
        </w:rPr>
        <w:t>"Infinity"</w:t>
      </w:r>
      <w:r w:rsidRPr="00E77497">
        <w:t>.</w:t>
      </w:r>
    </w:p>
    <w:p w14:paraId="01FE4206" w14:textId="77777777" w:rsidR="004C02EF" w:rsidRPr="00E77497" w:rsidRDefault="004C02EF" w:rsidP="00A55C37">
      <w:pPr>
        <w:pStyle w:val="Alg3"/>
        <w:numPr>
          <w:ilvl w:val="0"/>
          <w:numId w:val="701"/>
        </w:numPr>
        <w:pPrChange w:id="2961" w:author="Rev 7 Allen Wirfs-Brock" w:date="2012-04-09T15:55:00Z">
          <w:pPr>
            <w:pStyle w:val="Alg3"/>
            <w:numPr>
              <w:numId w:val="675"/>
            </w:numPr>
          </w:pPr>
        </w:pPrChange>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12378D97" w14:textId="77777777" w:rsidR="004C02EF" w:rsidRPr="00E77497" w:rsidRDefault="004C02EF" w:rsidP="00A55C37">
      <w:pPr>
        <w:pStyle w:val="Alg3"/>
        <w:numPr>
          <w:ilvl w:val="0"/>
          <w:numId w:val="701"/>
        </w:numPr>
        <w:pPrChange w:id="2962" w:author="Rev 7 Allen Wirfs-Brock" w:date="2012-04-09T15:55:00Z">
          <w:pPr>
            <w:pStyle w:val="Alg3"/>
            <w:numPr>
              <w:numId w:val="675"/>
            </w:numPr>
          </w:pPr>
        </w:pPrChange>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s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783F902D" w14:textId="77777777" w:rsidR="004C02EF" w:rsidRPr="00E77497" w:rsidRDefault="004C02EF" w:rsidP="00A55C37">
      <w:pPr>
        <w:pStyle w:val="Alg3"/>
        <w:numPr>
          <w:ilvl w:val="0"/>
          <w:numId w:val="701"/>
        </w:numPr>
        <w:pPrChange w:id="2963" w:author="Rev 7 Allen Wirfs-Brock" w:date="2012-04-09T15:55:00Z">
          <w:pPr>
            <w:pStyle w:val="Alg3"/>
            <w:numPr>
              <w:numId w:val="675"/>
            </w:numPr>
          </w:pPr>
        </w:pPrChange>
      </w:pPr>
      <w:r w:rsidRPr="00E77497">
        <w:t xml:space="preserve">If 0 &lt; n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398B19A4" w14:textId="77777777" w:rsidR="004C02EF" w:rsidRPr="00E77497" w:rsidRDefault="004C02EF" w:rsidP="00A55C37">
      <w:pPr>
        <w:pStyle w:val="Alg3"/>
        <w:numPr>
          <w:ilvl w:val="0"/>
          <w:numId w:val="701"/>
        </w:numPr>
        <w:pPrChange w:id="2964" w:author="Rev 7 Allen Wirfs-Brock" w:date="2012-04-09T15:55:00Z">
          <w:pPr>
            <w:pStyle w:val="Alg3"/>
            <w:numPr>
              <w:numId w:val="675"/>
            </w:numPr>
          </w:pPr>
        </w:pPrChange>
      </w:pPr>
      <w:r w:rsidRPr="00E77497">
        <w:t xml:space="preserve">If </w:t>
      </w:r>
      <w:r w:rsidRPr="00E77497">
        <w:sym w:font="Symbol" w:char="F02D"/>
      </w:r>
      <w:r w:rsidRPr="00E77497">
        <w:t xml:space="preserve">6 &lt; n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286375D5" w14:textId="77777777" w:rsidR="004C02EF" w:rsidRPr="00E77497" w:rsidRDefault="004C02EF" w:rsidP="00A55C37">
      <w:pPr>
        <w:pStyle w:val="Alg3"/>
        <w:numPr>
          <w:ilvl w:val="0"/>
          <w:numId w:val="701"/>
        </w:numPr>
        <w:pPrChange w:id="2965" w:author="Rev 7 Allen Wirfs-Brock" w:date="2012-04-09T15:55:00Z">
          <w:pPr>
            <w:pStyle w:val="Alg3"/>
            <w:numPr>
              <w:numId w:val="675"/>
            </w:numPr>
          </w:pPr>
        </w:pPrChange>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0AAC2A46" w14:textId="77777777" w:rsidR="004C02EF" w:rsidRPr="00E77497" w:rsidRDefault="004C02EF" w:rsidP="00A55C37">
      <w:pPr>
        <w:pStyle w:val="Alg3"/>
        <w:numPr>
          <w:ilvl w:val="0"/>
          <w:numId w:val="701"/>
        </w:numPr>
        <w:spacing w:after="220"/>
        <w:pPrChange w:id="2966" w:author="Rev 7 Allen Wirfs-Brock" w:date="2012-04-09T15:55:00Z">
          <w:pPr>
            <w:pStyle w:val="Alg3"/>
            <w:numPr>
              <w:numId w:val="675"/>
            </w:numPr>
            <w:spacing w:after="220"/>
          </w:pPr>
        </w:pPrChange>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2967" w:name="_Toc375031140"/>
      <w:bookmarkStart w:id="2968" w:name="_Toc381513658"/>
      <w:bookmarkStart w:id="2969" w:name="_Toc382202801"/>
      <w:bookmarkStart w:id="2970" w:name="_Toc382203021"/>
      <w:bookmarkStart w:id="2971" w:name="_Toc382212180"/>
      <w:bookmarkStart w:id="2972" w:name="_Toc382212419"/>
      <w:bookmarkStart w:id="2973" w:name="_Toc382291525"/>
      <w:bookmarkStart w:id="2974" w:name="_Toc385672165"/>
      <w:bookmarkStart w:id="2975" w:name="_Toc393690260"/>
    </w:p>
    <w:p w14:paraId="09DE7442" w14:textId="77777777"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14:paraId="361EBDA0"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545D7F10" w14:textId="77777777"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21E05DC9" w14:textId="77777777"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377A9ABF" w14:textId="77777777"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758F6A19" w14:textId="77777777"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19E643AF" w14:textId="77777777" w:rsidR="004C02EF" w:rsidRPr="00E77497" w:rsidRDefault="004C02EF" w:rsidP="004C02EF">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E77497">
        <w:rPr>
          <w:rFonts w:cs="Arial"/>
        </w:rPr>
        <w:t>http://cm.bell-labs.com/netlib/fp/dtoa.c.gz</w:t>
      </w:r>
      <w:r w:rsidRPr="00E77497">
        <w:t> and as</w:t>
      </w:r>
      <w:r w:rsidRPr="00E77497">
        <w:br/>
      </w:r>
      <w:r w:rsidRPr="00E77497">
        <w:rPr>
          <w:rFonts w:cs="Arial"/>
        </w:rPr>
        <w:t>http://cm.bell-labs.com/netlib/fp/g_fmt.c.gz</w:t>
      </w:r>
      <w:r w:rsidRPr="00E77497">
        <w:t xml:space="preserve"> and may also be found at the various </w:t>
      </w:r>
      <w:r w:rsidRPr="00E77497">
        <w:rPr>
          <w:rFonts w:ascii="Courier New" w:hAnsi="Courier New"/>
          <w:b/>
        </w:rPr>
        <w:t>netlib</w:t>
      </w:r>
      <w:r w:rsidRPr="00E77497">
        <w:t xml:space="preserve"> mirror sites.</w:t>
      </w:r>
    </w:p>
    <w:p w14:paraId="31BF5B21" w14:textId="77777777" w:rsidR="004C02EF" w:rsidRPr="00E77497" w:rsidRDefault="004C02EF" w:rsidP="00852030">
      <w:pPr>
        <w:pStyle w:val="30"/>
        <w:numPr>
          <w:ilvl w:val="0"/>
          <w:numId w:val="0"/>
        </w:numPr>
        <w:pPrChange w:id="2976" w:author="Rev 6 Allen Wirfs-Brock" w:date="2012-02-22T15:49:00Z">
          <w:pPr>
            <w:pStyle w:val="20"/>
            <w:numPr>
              <w:ilvl w:val="0"/>
              <w:numId w:val="0"/>
            </w:numPr>
            <w:tabs>
              <w:tab w:val="clear" w:pos="360"/>
            </w:tabs>
          </w:pPr>
        </w:pPrChange>
      </w:pPr>
      <w:bookmarkStart w:id="2977" w:name="_Ref455971449"/>
      <w:bookmarkStart w:id="2978" w:name="_Ref456011191"/>
      <w:bookmarkStart w:id="2979" w:name="_Toc472818798"/>
      <w:bookmarkStart w:id="2980" w:name="_Toc235503368"/>
      <w:bookmarkStart w:id="2981" w:name="_Toc241509143"/>
      <w:bookmarkStart w:id="2982" w:name="_Toc244416630"/>
      <w:bookmarkStart w:id="2983" w:name="_Toc276630994"/>
      <w:bookmarkStart w:id="2984" w:name="_Toc323907623"/>
      <w:r w:rsidRPr="00E77497">
        <w:t>9</w:t>
      </w:r>
      <w:ins w:id="2985" w:author="Rev 6 Allen Wirfs-Brock" w:date="2012-02-22T15:49:00Z">
        <w:r w:rsidR="00852030">
          <w:t>.1</w:t>
        </w:r>
      </w:ins>
      <w:r w:rsidRPr="00E77497">
        <w:t>.9</w:t>
      </w:r>
      <w:r w:rsidRPr="00E77497">
        <w:tab/>
        <w:t>ToObjec</w:t>
      </w:r>
      <w:bookmarkEnd w:id="2967"/>
      <w:bookmarkEnd w:id="2968"/>
      <w:bookmarkEnd w:id="2969"/>
      <w:bookmarkEnd w:id="2970"/>
      <w:bookmarkEnd w:id="2971"/>
      <w:bookmarkEnd w:id="2972"/>
      <w:bookmarkEnd w:id="2973"/>
      <w:bookmarkEnd w:id="2974"/>
      <w:bookmarkEnd w:id="2975"/>
      <w:r w:rsidRPr="00E77497">
        <w:t>t</w:t>
      </w:r>
      <w:bookmarkEnd w:id="2977"/>
      <w:bookmarkEnd w:id="2978"/>
      <w:bookmarkEnd w:id="2979"/>
      <w:bookmarkEnd w:id="2980"/>
      <w:bookmarkEnd w:id="2981"/>
      <w:bookmarkEnd w:id="2982"/>
      <w:bookmarkEnd w:id="2983"/>
      <w:bookmarkEnd w:id="2984"/>
    </w:p>
    <w:p w14:paraId="1517D091" w14:textId="77777777" w:rsidR="004C02EF" w:rsidRPr="00E77497" w:rsidRDefault="004C02EF" w:rsidP="004C02EF">
      <w:pPr>
        <w:spacing w:after="120"/>
      </w:pPr>
      <w:r w:rsidRPr="00E77497">
        <w:t xml:space="preserve">The abstract operation ToObject converts its </w:t>
      </w:r>
      <w:r w:rsidRPr="00B07504">
        <w:rPr>
          <w:i/>
        </w:rPr>
        <w:t>argument</w:t>
      </w:r>
      <w:r w:rsidRPr="00E77497">
        <w:t xml:space="preserve"> to a value of type Object according to Table </w:t>
      </w:r>
      <w:del w:id="2986" w:author="Allen Wirfs-Brock" w:date="2011-07-02T13:28:00Z">
        <w:r w:rsidRPr="00E77497" w:rsidDel="008962D8">
          <w:delText>14</w:delText>
        </w:r>
      </w:del>
      <w:ins w:id="2987" w:author="Allen Wirfs-Brock" w:date="2011-07-02T13:28:00Z">
        <w:r w:rsidR="008962D8" w:rsidRPr="00E77497">
          <w:t>15</w:t>
        </w:r>
      </w:ins>
      <w:r w:rsidRPr="00E77497">
        <w:t>:</w:t>
      </w:r>
    </w:p>
    <w:p w14:paraId="4DA8FA68" w14:textId="77777777" w:rsidR="004C02EF" w:rsidRPr="00E77497" w:rsidRDefault="004C02EF" w:rsidP="004C02EF">
      <w:pPr>
        <w:pStyle w:val="Tabletitle"/>
        <w:widowControl w:val="0"/>
      </w:pPr>
      <w:r w:rsidRPr="00E77497">
        <w:rPr>
          <w:rFonts w:eastAsia="Arial Unicode MS"/>
        </w:rPr>
        <w:t>Table </w:t>
      </w:r>
      <w:del w:id="2988" w:author="Allen Wirfs-Brock" w:date="2011-07-02T13:29:00Z">
        <w:r w:rsidRPr="00E77497" w:rsidDel="008962D8">
          <w:rPr>
            <w:rFonts w:eastAsia="Arial Unicode MS"/>
          </w:rPr>
          <w:delText xml:space="preserve">14 </w:delText>
        </w:r>
      </w:del>
      <w:ins w:id="2989" w:author="Allen Wirfs-Brock" w:date="2011-07-02T13:29:00Z">
        <w:r w:rsidR="008962D8" w:rsidRPr="00E77497">
          <w:rPr>
            <w:rFonts w:eastAsia="Arial Unicode MS"/>
          </w:rPr>
          <w:t xml:space="preserve">15 </w:t>
        </w:r>
      </w:ins>
      <w:r w:rsidRPr="00E77497">
        <w:rPr>
          <w:rFonts w:eastAsia="Arial Unicode MS"/>
        </w:rPr>
        <w:t xml:space="preserve">— </w:t>
      </w:r>
      <w:r w:rsidRPr="00E77497">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0A46003A" w14:textId="77777777" w:rsidTr="006E163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69B364E"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B7F35F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39396D" w:rsidRPr="00E77497" w14:paraId="0095D61E" w14:textId="77777777" w:rsidTr="006E1632">
        <w:trPr>
          <w:jc w:val="center"/>
          <w:ins w:id="2990" w:author="Rev 6 Allen Wirfs-Brock" w:date="2012-02-16T14:57:00Z"/>
        </w:trPr>
        <w:tc>
          <w:tcPr>
            <w:tcW w:w="1998" w:type="dxa"/>
            <w:tcBorders>
              <w:top w:val="nil"/>
            </w:tcBorders>
          </w:tcPr>
          <w:p w14:paraId="3A836D3D" w14:textId="77777777" w:rsidR="0039396D" w:rsidRPr="00E77497" w:rsidRDefault="0039396D" w:rsidP="003A4B22">
            <w:pPr>
              <w:keepNext/>
              <w:spacing w:after="60"/>
              <w:rPr>
                <w:ins w:id="2991" w:author="Rev 6 Allen Wirfs-Brock" w:date="2012-02-16T14:57:00Z"/>
              </w:rPr>
            </w:pPr>
            <w:ins w:id="2992" w:author="Rev 6 Allen Wirfs-Brock" w:date="2012-02-16T14:57:00Z">
              <w:r>
                <w:t>Completion Record</w:t>
              </w:r>
            </w:ins>
          </w:p>
        </w:tc>
        <w:tc>
          <w:tcPr>
            <w:tcW w:w="6858" w:type="dxa"/>
            <w:tcBorders>
              <w:top w:val="nil"/>
            </w:tcBorders>
          </w:tcPr>
          <w:p w14:paraId="5F029187" w14:textId="77777777" w:rsidR="0039396D" w:rsidRPr="00E77497" w:rsidRDefault="0039396D" w:rsidP="00B07504">
            <w:pPr>
              <w:keepNext/>
              <w:spacing w:after="60"/>
              <w:rPr>
                <w:ins w:id="2993" w:author="Rev 6 Allen Wirfs-Brock" w:date="2012-02-16T14:57:00Z"/>
              </w:rPr>
            </w:pPr>
            <w:ins w:id="2994" w:author="Rev 6 Allen Wirfs-Brock" w:date="2012-02-16T14:58:00Z">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w:t>
              </w:r>
            </w:ins>
            <w:ins w:id="2995" w:author="Rev 6 Allen Wirfs-Brock" w:date="2012-02-16T14:59:00Z">
              <w:r>
                <w:t>[[</w:t>
              </w:r>
            </w:ins>
            <w:ins w:id="2996" w:author="Rev 6 Allen Wirfs-Brock" w:date="2012-02-16T14:58:00Z">
              <w:r>
                <w:t>value</w:t>
              </w:r>
            </w:ins>
            <w:ins w:id="2997" w:author="Rev 6 Allen Wirfs-Brock" w:date="2012-02-16T14:59:00Z">
              <w:r>
                <w:t>]]</w:t>
              </w:r>
            </w:ins>
            <w:ins w:id="2998" w:author="Rev 6 Allen Wirfs-Brock" w:date="2012-02-16T14:58:00Z">
              <w:r>
                <w:t>)</w:t>
              </w:r>
            </w:ins>
          </w:p>
        </w:tc>
      </w:tr>
      <w:tr w:rsidR="004C02EF" w:rsidRPr="00E77497" w14:paraId="38553743" w14:textId="77777777" w:rsidTr="006E1632">
        <w:trPr>
          <w:jc w:val="center"/>
        </w:trPr>
        <w:tc>
          <w:tcPr>
            <w:tcW w:w="1998" w:type="dxa"/>
            <w:tcBorders>
              <w:top w:val="nil"/>
            </w:tcBorders>
          </w:tcPr>
          <w:p w14:paraId="0F43E9DC" w14:textId="77777777" w:rsidR="004C02EF" w:rsidRPr="00E77497" w:rsidRDefault="004C02EF" w:rsidP="003A4B22">
            <w:pPr>
              <w:keepNext/>
              <w:spacing w:after="60"/>
            </w:pPr>
            <w:r w:rsidRPr="00E77497">
              <w:t>Undefined</w:t>
            </w:r>
          </w:p>
        </w:tc>
        <w:tc>
          <w:tcPr>
            <w:tcW w:w="6858" w:type="dxa"/>
            <w:tcBorders>
              <w:top w:val="nil"/>
            </w:tcBorders>
          </w:tcPr>
          <w:p w14:paraId="3B6F4FCD"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0D662334" w14:textId="77777777" w:rsidTr="006E1632">
        <w:trPr>
          <w:jc w:val="center"/>
        </w:trPr>
        <w:tc>
          <w:tcPr>
            <w:tcW w:w="1998" w:type="dxa"/>
          </w:tcPr>
          <w:p w14:paraId="3835E7F2" w14:textId="77777777" w:rsidR="004C02EF" w:rsidRPr="00E77497" w:rsidRDefault="004C02EF" w:rsidP="003A4B22">
            <w:pPr>
              <w:keepNext/>
              <w:spacing w:after="60"/>
            </w:pPr>
            <w:r w:rsidRPr="00E77497">
              <w:t>Null</w:t>
            </w:r>
          </w:p>
        </w:tc>
        <w:tc>
          <w:tcPr>
            <w:tcW w:w="6858" w:type="dxa"/>
          </w:tcPr>
          <w:p w14:paraId="07100A41"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6D21EEA4" w14:textId="77777777" w:rsidTr="006E1632">
        <w:trPr>
          <w:jc w:val="center"/>
        </w:trPr>
        <w:tc>
          <w:tcPr>
            <w:tcW w:w="1998" w:type="dxa"/>
          </w:tcPr>
          <w:p w14:paraId="22612F39" w14:textId="77777777" w:rsidR="004C02EF" w:rsidRPr="00E77497" w:rsidRDefault="004C02EF" w:rsidP="003A4B22">
            <w:pPr>
              <w:keepNext/>
              <w:spacing w:after="60"/>
            </w:pPr>
            <w:r w:rsidRPr="00E77497">
              <w:t>Boolean</w:t>
            </w:r>
          </w:p>
        </w:tc>
        <w:tc>
          <w:tcPr>
            <w:tcW w:w="6858" w:type="dxa"/>
          </w:tcPr>
          <w:p w14:paraId="055D736E" w14:textId="77777777" w:rsidR="004C02EF" w:rsidRPr="00E77497" w:rsidRDefault="00905436" w:rsidP="00E83F05">
            <w:pPr>
              <w:keepNext/>
              <w:spacing w:after="60"/>
            </w:pPr>
            <w:ins w:id="2999" w:author="Rev 6 Allen Wirfs-Brock" w:date="2012-02-16T12:50:00Z">
              <w:r>
                <w:t>Return</w:t>
              </w:r>
              <w:r w:rsidRPr="00E77497">
                <w:t xml:space="preserve"> </w:t>
              </w:r>
            </w:ins>
            <w:del w:id="3000" w:author="Rev 6 Allen Wirfs-Brock" w:date="2012-02-16T12:50:00Z">
              <w:r w:rsidR="004C02EF" w:rsidRPr="00E77497" w:rsidDel="00905436">
                <w:delText xml:space="preserve">Create </w:delText>
              </w:r>
            </w:del>
            <w:r w:rsidR="004C02EF" w:rsidRPr="00E77497">
              <w:t xml:space="preserve">a new Boolean object whose [[PrimitiveValue]] internal property is set to the value of </w:t>
            </w:r>
            <w:del w:id="3001" w:author="Rev 6 Allen Wirfs-Brock" w:date="2012-02-16T18:29:00Z">
              <w:r w:rsidR="004C02EF" w:rsidRPr="00E77497" w:rsidDel="00E83F05">
                <w:delText xml:space="preserve">the </w:delText>
              </w:r>
            </w:del>
            <w:r w:rsidR="004C02EF" w:rsidRPr="00E83F05">
              <w:rPr>
                <w:i/>
              </w:rPr>
              <w:t>argument</w:t>
            </w:r>
            <w:r w:rsidR="004C02EF" w:rsidRPr="00E77497">
              <w:t>. See 15.6 for a description of Boolean objects.</w:t>
            </w:r>
          </w:p>
        </w:tc>
      </w:tr>
      <w:tr w:rsidR="004C02EF" w:rsidRPr="00E77497" w14:paraId="07B3B672" w14:textId="77777777" w:rsidTr="006E1632">
        <w:trPr>
          <w:jc w:val="center"/>
        </w:trPr>
        <w:tc>
          <w:tcPr>
            <w:tcW w:w="1998" w:type="dxa"/>
          </w:tcPr>
          <w:p w14:paraId="49CD05CF" w14:textId="77777777" w:rsidR="004C02EF" w:rsidRPr="00E77497" w:rsidRDefault="004C02EF" w:rsidP="003A4B22">
            <w:pPr>
              <w:keepNext/>
              <w:spacing w:after="60"/>
            </w:pPr>
            <w:r w:rsidRPr="00E77497">
              <w:t>Number</w:t>
            </w:r>
          </w:p>
        </w:tc>
        <w:tc>
          <w:tcPr>
            <w:tcW w:w="6858" w:type="dxa"/>
          </w:tcPr>
          <w:p w14:paraId="5964B655" w14:textId="77777777" w:rsidR="004C02EF" w:rsidRPr="00E77497" w:rsidRDefault="00905436" w:rsidP="00E83F05">
            <w:pPr>
              <w:keepNext/>
              <w:spacing w:after="60"/>
            </w:pPr>
            <w:ins w:id="3002" w:author="Rev 6 Allen Wirfs-Brock" w:date="2012-02-16T12:50:00Z">
              <w:r>
                <w:t>Return</w:t>
              </w:r>
              <w:r w:rsidRPr="00E77497">
                <w:t xml:space="preserve"> </w:t>
              </w:r>
            </w:ins>
            <w:del w:id="3003" w:author="Rev 6 Allen Wirfs-Brock" w:date="2012-02-16T12:50:00Z">
              <w:r w:rsidR="004C02EF" w:rsidRPr="00E77497" w:rsidDel="00905436">
                <w:delText xml:space="preserve">Create </w:delText>
              </w:r>
            </w:del>
            <w:r w:rsidR="004C02EF" w:rsidRPr="00E77497">
              <w:t xml:space="preserve">a new Number object whose [[PrimitiveValue]] internal property is set to the value of </w:t>
            </w:r>
            <w:del w:id="3004" w:author="Rev 6 Allen Wirfs-Brock" w:date="2012-02-16T18:30:00Z">
              <w:r w:rsidR="004C02EF" w:rsidRPr="00E83F05" w:rsidDel="00E83F05">
                <w:rPr>
                  <w:i/>
                </w:rPr>
                <w:delText xml:space="preserve">the </w:delText>
              </w:r>
            </w:del>
            <w:r w:rsidR="004C02EF" w:rsidRPr="00E83F05">
              <w:rPr>
                <w:i/>
              </w:rPr>
              <w:t>argument</w:t>
            </w:r>
            <w:r w:rsidR="004C02EF" w:rsidRPr="00E77497">
              <w:t>. See 15.7 for a description of Number objects.</w:t>
            </w:r>
          </w:p>
        </w:tc>
      </w:tr>
      <w:tr w:rsidR="004C02EF" w:rsidRPr="00E77497" w14:paraId="4162B7DC" w14:textId="77777777" w:rsidTr="006E1632">
        <w:trPr>
          <w:jc w:val="center"/>
        </w:trPr>
        <w:tc>
          <w:tcPr>
            <w:tcW w:w="1998" w:type="dxa"/>
          </w:tcPr>
          <w:p w14:paraId="146AE58B" w14:textId="77777777" w:rsidR="004C02EF" w:rsidRPr="00E77497" w:rsidRDefault="004C02EF" w:rsidP="003A4B22">
            <w:pPr>
              <w:keepNext/>
              <w:spacing w:after="60"/>
            </w:pPr>
            <w:r w:rsidRPr="00E77497">
              <w:t>String</w:t>
            </w:r>
          </w:p>
        </w:tc>
        <w:tc>
          <w:tcPr>
            <w:tcW w:w="6858" w:type="dxa"/>
          </w:tcPr>
          <w:p w14:paraId="63F4CCD3" w14:textId="77777777" w:rsidR="004C02EF" w:rsidRPr="00E77497" w:rsidRDefault="00905436" w:rsidP="00E83F05">
            <w:pPr>
              <w:keepNext/>
              <w:spacing w:after="60"/>
            </w:pPr>
            <w:ins w:id="3005" w:author="Rev 6 Allen Wirfs-Brock" w:date="2012-02-16T12:50:00Z">
              <w:r>
                <w:t>Return</w:t>
              </w:r>
              <w:r w:rsidRPr="00E77497">
                <w:t xml:space="preserve"> </w:t>
              </w:r>
            </w:ins>
            <w:del w:id="3006" w:author="Rev 6 Allen Wirfs-Brock" w:date="2012-02-16T12:50:00Z">
              <w:r w:rsidR="004C02EF" w:rsidRPr="00E77497" w:rsidDel="00905436">
                <w:delText xml:space="preserve">Create </w:delText>
              </w:r>
            </w:del>
            <w:r w:rsidR="004C02EF" w:rsidRPr="00E77497">
              <w:t xml:space="preserve">a new String object whose [[PrimitiveValue]] internal property is set to the value of </w:t>
            </w:r>
            <w:del w:id="3007" w:author="Rev 6 Allen Wirfs-Brock" w:date="2012-02-16T18:30:00Z">
              <w:r w:rsidR="004C02EF" w:rsidRPr="00E77497" w:rsidDel="00E83F05">
                <w:delText xml:space="preserve">the </w:delText>
              </w:r>
            </w:del>
            <w:r w:rsidR="004C02EF" w:rsidRPr="00E83F05">
              <w:rPr>
                <w:i/>
              </w:rPr>
              <w:t>argument</w:t>
            </w:r>
            <w:r w:rsidR="004C02EF" w:rsidRPr="00E77497">
              <w:t>. See 15.5 for a description of String objects.</w:t>
            </w:r>
          </w:p>
        </w:tc>
      </w:tr>
      <w:tr w:rsidR="004C02EF" w:rsidRPr="00E77497" w14:paraId="01AA71C6" w14:textId="77777777" w:rsidTr="006E1632">
        <w:trPr>
          <w:jc w:val="center"/>
        </w:trPr>
        <w:tc>
          <w:tcPr>
            <w:tcW w:w="1998" w:type="dxa"/>
          </w:tcPr>
          <w:p w14:paraId="03343A68" w14:textId="77777777" w:rsidR="004C02EF" w:rsidRPr="00E77497" w:rsidRDefault="004C02EF" w:rsidP="003A4B22">
            <w:pPr>
              <w:spacing w:after="60"/>
            </w:pPr>
            <w:r w:rsidRPr="00E77497">
              <w:t>Object</w:t>
            </w:r>
          </w:p>
        </w:tc>
        <w:tc>
          <w:tcPr>
            <w:tcW w:w="6858" w:type="dxa"/>
          </w:tcPr>
          <w:p w14:paraId="05B16633" w14:textId="77777777" w:rsidR="004C02EF" w:rsidRPr="00E77497" w:rsidRDefault="00905436" w:rsidP="00E83F05">
            <w:pPr>
              <w:spacing w:after="60"/>
            </w:pPr>
            <w:ins w:id="3008" w:author="Rev 6 Allen Wirfs-Brock" w:date="2012-02-16T12:50:00Z">
              <w:r>
                <w:t>Return</w:t>
              </w:r>
            </w:ins>
            <w:del w:id="3009" w:author="Rev 6 Allen Wirfs-Brock" w:date="2012-02-16T12:50:00Z">
              <w:r w:rsidR="004C02EF" w:rsidRPr="00E77497" w:rsidDel="00905436">
                <w:delText>The result is</w:delText>
              </w:r>
            </w:del>
            <w:r w:rsidR="004C02EF" w:rsidRPr="00E77497">
              <w:t xml:space="preserve"> </w:t>
            </w:r>
            <w:del w:id="3010" w:author="Rev 6 Allen Wirfs-Brock" w:date="2012-02-16T18:30:00Z">
              <w:r w:rsidR="004C02EF" w:rsidRPr="00E77497" w:rsidDel="00E83F05">
                <w:delText xml:space="preserve">the input </w:delText>
              </w:r>
            </w:del>
            <w:r w:rsidR="004C02EF" w:rsidRPr="00E83F05">
              <w:rPr>
                <w:i/>
              </w:rPr>
              <w:t>argument</w:t>
            </w:r>
            <w:r w:rsidR="004C02EF" w:rsidRPr="00E77497">
              <w:t xml:space="preserve"> (no conversion).</w:t>
            </w:r>
          </w:p>
        </w:tc>
      </w:tr>
    </w:tbl>
    <w:p w14:paraId="02DB68BB" w14:textId="77777777" w:rsidR="001F7810" w:rsidRPr="00E77497" w:rsidRDefault="001F7810" w:rsidP="001F7810">
      <w:pPr>
        <w:pStyle w:val="30"/>
        <w:numPr>
          <w:ilvl w:val="0"/>
          <w:numId w:val="0"/>
        </w:numPr>
        <w:spacing w:before="200"/>
        <w:rPr>
          <w:ins w:id="3011" w:author="Rev 7 Allen Wirfs-Brock" w:date="2012-05-01T16:52:00Z"/>
        </w:rPr>
        <w:pPrChange w:id="3012" w:author="Rev 7 Allen Wirfs-Brock" w:date="2012-05-01T16:53:00Z">
          <w:pPr>
            <w:pStyle w:val="30"/>
            <w:numPr>
              <w:ilvl w:val="0"/>
              <w:numId w:val="0"/>
            </w:numPr>
          </w:pPr>
        </w:pPrChange>
      </w:pPr>
      <w:bookmarkStart w:id="3013" w:name="_Toc381513659"/>
      <w:bookmarkStart w:id="3014" w:name="_Toc382202802"/>
      <w:bookmarkStart w:id="3015" w:name="_Toc382203022"/>
      <w:bookmarkStart w:id="3016" w:name="_Toc382212181"/>
      <w:bookmarkStart w:id="3017" w:name="_Toc382212420"/>
      <w:bookmarkStart w:id="3018" w:name="_Toc382291526"/>
      <w:bookmarkStart w:id="3019" w:name="_Toc385672166"/>
      <w:bookmarkStart w:id="3020" w:name="_Toc393690261"/>
      <w:bookmarkStart w:id="3021" w:name="_Ref449966566"/>
      <w:bookmarkStart w:id="3022" w:name="_Toc472818799"/>
      <w:bookmarkStart w:id="3023" w:name="_Toc235503369"/>
      <w:bookmarkStart w:id="3024" w:name="_Toc241509144"/>
      <w:bookmarkStart w:id="3025" w:name="_Toc244416631"/>
      <w:bookmarkStart w:id="3026" w:name="_Toc276630995"/>
      <w:bookmarkStart w:id="3027" w:name="_Toc323907624"/>
      <w:ins w:id="3028" w:author="Rev 7 Allen Wirfs-Brock" w:date="2012-05-01T16:52:00Z">
        <w:r w:rsidRPr="00E77497">
          <w:t>9</w:t>
        </w:r>
        <w:r>
          <w:t>.1</w:t>
        </w:r>
        <w:r w:rsidRPr="00E77497">
          <w:t>.</w:t>
        </w:r>
        <w:r>
          <w:t>10</w:t>
        </w:r>
        <w:r w:rsidRPr="00E77497">
          <w:tab/>
          <w:t>To</w:t>
        </w:r>
      </w:ins>
      <w:ins w:id="3029" w:author="Rev 7 Allen Wirfs-Brock" w:date="2012-05-01T16:53:00Z">
        <w:r>
          <w:t>PropertyKey</w:t>
        </w:r>
      </w:ins>
      <w:bookmarkEnd w:id="3027"/>
      <w:ins w:id="3030" w:author="Rev 7 Allen Wirfs-Brock" w:date="2012-05-01T16:52:00Z">
        <w:r w:rsidRPr="00E77497">
          <w:t xml:space="preserve"> </w:t>
        </w:r>
      </w:ins>
    </w:p>
    <w:p w14:paraId="364D6DCF" w14:textId="77777777" w:rsidR="001F7810" w:rsidRPr="009C202C" w:rsidRDefault="001F7810" w:rsidP="001F7810">
      <w:pPr>
        <w:rPr>
          <w:ins w:id="3031" w:author="Rev 7 Allen Wirfs-Brock" w:date="2012-05-01T16:52:00Z"/>
        </w:rPr>
      </w:pPr>
      <w:ins w:id="3032" w:author="Rev 7 Allen Wirfs-Brock" w:date="2012-05-01T16:52:00Z">
        <w:r w:rsidRPr="00E77497">
          <w:t>The abstract operation To</w:t>
        </w:r>
      </w:ins>
      <w:ins w:id="3033" w:author="Rev 7 Allen Wirfs-Brock" w:date="2012-05-01T16:54:00Z">
        <w:r>
          <w:t>Property</w:t>
        </w:r>
      </w:ins>
      <w:ins w:id="3034" w:author="Rev 7 Allen Wirfs-Brock" w:date="2012-05-01T16:52:00Z">
        <w:r w:rsidRPr="00E77497">
          <w:t xml:space="preserve"> converts its </w:t>
        </w:r>
        <w:r w:rsidRPr="006C4D5D">
          <w:rPr>
            <w:rFonts w:ascii="Times New Roman" w:hAnsi="Times New Roman"/>
            <w:i/>
          </w:rPr>
          <w:t>argument</w:t>
        </w:r>
        <w:r w:rsidRPr="00E77497">
          <w:t xml:space="preserve"> to </w:t>
        </w:r>
      </w:ins>
      <w:ins w:id="3035" w:author="Rev 7 Allen Wirfs-Brock" w:date="2012-05-01T16:54:00Z">
        <w:r>
          <w:t xml:space="preserve">a </w:t>
        </w:r>
      </w:ins>
      <w:ins w:id="3036" w:author="Rev 7 Allen Wirfs-Brock" w:date="2012-05-01T16:55:00Z">
        <w:r w:rsidR="006C4D5D">
          <w:t>value that can be used as a</w:t>
        </w:r>
      </w:ins>
      <w:ins w:id="3037" w:author="Rev 7 Allen Wirfs-Brock" w:date="2012-05-01T16:54:00Z">
        <w:r w:rsidR="006C4D5D">
          <w:t>property key</w:t>
        </w:r>
      </w:ins>
      <w:ins w:id="3038" w:author="Rev 7 Allen Wirfs-Brock" w:date="2012-05-01T16:55:00Z">
        <w:r w:rsidR="006C4D5D">
          <w:t xml:space="preserve"> by performing the following steps</w:t>
        </w:r>
      </w:ins>
      <w:ins w:id="3039" w:author="Rev 7 Allen Wirfs-Brock" w:date="2012-05-01T16:52:00Z">
        <w:r w:rsidRPr="009C202C">
          <w:t>:</w:t>
        </w:r>
      </w:ins>
    </w:p>
    <w:p w14:paraId="537A77A6" w14:textId="77777777" w:rsidR="001F7810" w:rsidRDefault="001F7810" w:rsidP="001F7810">
      <w:pPr>
        <w:pStyle w:val="Alg4"/>
        <w:numPr>
          <w:ilvl w:val="0"/>
          <w:numId w:val="788"/>
        </w:numPr>
        <w:contextualSpacing/>
        <w:rPr>
          <w:ins w:id="3040" w:author="Rev 7 Allen Wirfs-Brock" w:date="2012-05-01T16:52:00Z"/>
        </w:rPr>
      </w:pPr>
      <w:ins w:id="3041" w:author="Rev 7 Allen Wirfs-Brock" w:date="2012-05-01T16:52:00Z">
        <w:r>
          <w:t>ReturnIfAbrupt(</w:t>
        </w:r>
      </w:ins>
      <w:ins w:id="3042" w:author="Rev 7 Allen Wirfs-Brock" w:date="2012-05-01T16:55:00Z">
        <w:r w:rsidR="006C4D5D">
          <w:rPr>
            <w:i/>
          </w:rPr>
          <w:t>argument</w:t>
        </w:r>
      </w:ins>
      <w:ins w:id="3043" w:author="Rev 7 Allen Wirfs-Brock" w:date="2012-05-01T16:52:00Z">
        <w:r>
          <w:t>).</w:t>
        </w:r>
      </w:ins>
    </w:p>
    <w:p w14:paraId="1C4D0003" w14:textId="77777777" w:rsidR="006C4D5D" w:rsidRDefault="006C4D5D" w:rsidP="001F7810">
      <w:pPr>
        <w:pStyle w:val="Alg2"/>
        <w:numPr>
          <w:ilvl w:val="0"/>
          <w:numId w:val="788"/>
        </w:numPr>
        <w:rPr>
          <w:ins w:id="3044" w:author="Rev 7 Allen Wirfs-Brock" w:date="2012-05-01T16:56:00Z"/>
        </w:rPr>
      </w:pPr>
      <w:ins w:id="3045" w:author="Rev 7 Allen Wirfs-Brock" w:date="2012-05-01T16:56:00Z">
        <w:r>
          <w:t>If Type(</w:t>
        </w:r>
        <w:r w:rsidRPr="006C4D5D">
          <w:rPr>
            <w:i/>
          </w:rPr>
          <w:t>argument</w:t>
        </w:r>
        <w:r>
          <w:t>) is Object, then</w:t>
        </w:r>
      </w:ins>
    </w:p>
    <w:p w14:paraId="51062B5C" w14:textId="77777777" w:rsidR="006C4D5D" w:rsidRDefault="001F7810" w:rsidP="006C4D5D">
      <w:pPr>
        <w:pStyle w:val="Alg2"/>
        <w:numPr>
          <w:ilvl w:val="1"/>
          <w:numId w:val="788"/>
        </w:numPr>
        <w:rPr>
          <w:ins w:id="3046" w:author="Rev 7 Allen Wirfs-Brock" w:date="2012-05-01T17:04:00Z"/>
        </w:rPr>
      </w:pPr>
      <w:ins w:id="3047" w:author="Rev 7 Allen Wirfs-Brock" w:date="2012-05-01T16:52:00Z">
        <w:r w:rsidRPr="00E77497">
          <w:t xml:space="preserve">If </w:t>
        </w:r>
      </w:ins>
      <w:ins w:id="3048" w:author="Rev 7 Allen Wirfs-Brock" w:date="2012-05-01T17:03:00Z">
        <w:r w:rsidR="006C4D5D">
          <w:rPr>
            <w:i/>
          </w:rPr>
          <w:t>argument</w:t>
        </w:r>
      </w:ins>
      <w:ins w:id="3049" w:author="Rev 7 Allen Wirfs-Brock" w:date="2012-05-01T16:52:00Z">
        <w:r w:rsidRPr="00E77497">
          <w:t xml:space="preserve"> </w:t>
        </w:r>
      </w:ins>
      <w:ins w:id="3050" w:author="Rev 7 Allen Wirfs-Brock" w:date="2012-05-01T17:04:00Z">
        <w:r w:rsidR="006C4D5D">
          <w:t>has a [[NativeBrand]] internal property whose value is NativePrivateName, then</w:t>
        </w:r>
      </w:ins>
    </w:p>
    <w:p w14:paraId="74BA5211" w14:textId="77777777" w:rsidR="001F7810" w:rsidRPr="00E77497" w:rsidRDefault="006C4D5D" w:rsidP="006C4D5D">
      <w:pPr>
        <w:pStyle w:val="Alg2"/>
        <w:numPr>
          <w:ilvl w:val="2"/>
          <w:numId w:val="788"/>
        </w:numPr>
        <w:rPr>
          <w:ins w:id="3051" w:author="Rev 7 Allen Wirfs-Brock" w:date="2012-05-01T16:52:00Z"/>
        </w:rPr>
      </w:pPr>
      <w:ins w:id="3052" w:author="Rev 7 Allen Wirfs-Brock" w:date="2012-05-01T17:05:00Z">
        <w:r>
          <w:t>R</w:t>
        </w:r>
      </w:ins>
      <w:ins w:id="3053" w:author="Rev 7 Allen Wirfs-Brock" w:date="2012-05-01T17:04:00Z">
        <w:r>
          <w:t xml:space="preserve">eturn </w:t>
        </w:r>
        <w:r w:rsidRPr="006C4D5D">
          <w:rPr>
            <w:i/>
          </w:rPr>
          <w:t>argument</w:t>
        </w:r>
        <w:r>
          <w:t>.</w:t>
        </w:r>
      </w:ins>
    </w:p>
    <w:p w14:paraId="2AEB5ABA" w14:textId="77777777" w:rsidR="001F7810" w:rsidRPr="00E77497" w:rsidRDefault="001F7810" w:rsidP="001F7810">
      <w:pPr>
        <w:pStyle w:val="Alg2"/>
        <w:numPr>
          <w:ilvl w:val="0"/>
          <w:numId w:val="788"/>
        </w:numPr>
        <w:spacing w:after="220"/>
        <w:rPr>
          <w:ins w:id="3054" w:author="Rev 7 Allen Wirfs-Brock" w:date="2012-05-01T16:52:00Z"/>
        </w:rPr>
      </w:pPr>
      <w:ins w:id="3055" w:author="Rev 7 Allen Wirfs-Brock" w:date="2012-05-01T16:52:00Z">
        <w:r w:rsidRPr="00E77497">
          <w:t xml:space="preserve">Return </w:t>
        </w:r>
      </w:ins>
      <w:ins w:id="3056" w:author="Rev 7 Allen Wirfs-Brock" w:date="2012-05-01T16:57:00Z">
        <w:r w:rsidR="006C4D5D">
          <w:t>ToString(</w:t>
        </w:r>
        <w:r w:rsidR="006C4D5D">
          <w:rPr>
            <w:i/>
          </w:rPr>
          <w:t>argument</w:t>
        </w:r>
        <w:r w:rsidR="006C4D5D">
          <w:t>)</w:t>
        </w:r>
      </w:ins>
      <w:ins w:id="3057" w:author="Rev 7 Allen Wirfs-Brock" w:date="2012-05-01T16:52:00Z">
        <w:r w:rsidRPr="00E77497">
          <w:t>.</w:t>
        </w:r>
      </w:ins>
    </w:p>
    <w:p w14:paraId="2204517C" w14:textId="77777777" w:rsidR="00852030" w:rsidRDefault="00852030" w:rsidP="002F0FA8">
      <w:pPr>
        <w:pStyle w:val="20"/>
        <w:numPr>
          <w:ilvl w:val="0"/>
          <w:numId w:val="0"/>
        </w:numPr>
        <w:rPr>
          <w:ins w:id="3058" w:author="Rev 6 Allen Wirfs-Brock" w:date="2012-02-22T15:50:00Z"/>
        </w:rPr>
      </w:pPr>
      <w:bookmarkStart w:id="3059" w:name="_Toc323907625"/>
      <w:ins w:id="3060" w:author="Rev 6 Allen Wirfs-Brock" w:date="2012-02-22T15:50:00Z">
        <w:r>
          <w:t>9.2</w:t>
        </w:r>
        <w:r>
          <w:tab/>
          <w:t xml:space="preserve">Testing </w:t>
        </w:r>
      </w:ins>
      <w:ins w:id="3061" w:author="Rev 6 Allen Wirfs-Brock" w:date="2012-02-22T15:53:00Z">
        <w:r>
          <w:t xml:space="preserve">and Comparision </w:t>
        </w:r>
      </w:ins>
      <w:ins w:id="3062" w:author="Rev 6 Allen Wirfs-Brock" w:date="2012-02-22T15:50:00Z">
        <w:r>
          <w:t>Operation</w:t>
        </w:r>
      </w:ins>
      <w:ins w:id="3063" w:author="Rev 6 Allen Wirfs-Brock" w:date="2012-02-22T15:53:00Z">
        <w:r>
          <w:t>s</w:t>
        </w:r>
      </w:ins>
      <w:bookmarkEnd w:id="3059"/>
    </w:p>
    <w:p w14:paraId="1AB6D991" w14:textId="77777777" w:rsidR="004C02EF" w:rsidRPr="00E77497" w:rsidRDefault="004C02EF" w:rsidP="00FE23BC">
      <w:pPr>
        <w:pStyle w:val="30"/>
        <w:numPr>
          <w:ilvl w:val="0"/>
          <w:numId w:val="0"/>
        </w:numPr>
      </w:pPr>
      <w:bookmarkStart w:id="3064" w:name="_Toc323907626"/>
      <w:r w:rsidRPr="00E77497">
        <w:t>9</w:t>
      </w:r>
      <w:ins w:id="3065" w:author="Rev 6 Allen Wirfs-Brock" w:date="2012-02-22T15:51:00Z">
        <w:r w:rsidR="00852030">
          <w:t>.2</w:t>
        </w:r>
      </w:ins>
      <w:r w:rsidRPr="00E77497">
        <w:t>.1</w:t>
      </w:r>
      <w:del w:id="3066" w:author="Rev 6 Allen Wirfs-Brock" w:date="2012-02-22T15:51:00Z">
        <w:r w:rsidRPr="00E77497" w:rsidDel="00852030">
          <w:delText>0</w:delText>
        </w:r>
      </w:del>
      <w:r w:rsidRPr="00E77497">
        <w:tab/>
        <w:t>CheckObjectCoercible</w:t>
      </w:r>
      <w:bookmarkEnd w:id="3023"/>
      <w:bookmarkEnd w:id="3024"/>
      <w:bookmarkEnd w:id="3025"/>
      <w:bookmarkEnd w:id="3026"/>
      <w:bookmarkEnd w:id="3064"/>
    </w:p>
    <w:p w14:paraId="73C54925" w14:textId="77777777"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Table </w:t>
      </w:r>
      <w:del w:id="3067" w:author="Allen Wirfs-Brock" w:date="2011-07-02T13:29:00Z">
        <w:r w:rsidRPr="00E77497" w:rsidDel="008962D8">
          <w:delText>15</w:delText>
        </w:r>
      </w:del>
      <w:ins w:id="3068" w:author="Allen Wirfs-Brock" w:date="2011-07-02T13:29:00Z">
        <w:r w:rsidR="008962D8" w:rsidRPr="00E77497">
          <w:t>16</w:t>
        </w:r>
      </w:ins>
      <w:r w:rsidRPr="00E77497">
        <w:t>:</w:t>
      </w:r>
    </w:p>
    <w:p w14:paraId="7293F67E" w14:textId="77777777" w:rsidR="004C02EF" w:rsidRPr="00E77497" w:rsidRDefault="004C02EF" w:rsidP="00FE23BC">
      <w:pPr>
        <w:pStyle w:val="Tabletitle"/>
        <w:widowControl w:val="0"/>
      </w:pPr>
      <w:r w:rsidRPr="00E77497">
        <w:rPr>
          <w:rFonts w:eastAsia="Arial Unicode MS"/>
        </w:rPr>
        <w:t>Table </w:t>
      </w:r>
      <w:del w:id="3069" w:author="Allen Wirfs-Brock" w:date="2011-07-02T13:29:00Z">
        <w:r w:rsidRPr="00E77497" w:rsidDel="008962D8">
          <w:rPr>
            <w:rFonts w:eastAsia="Arial Unicode MS"/>
          </w:rPr>
          <w:delText xml:space="preserve">15 </w:delText>
        </w:r>
      </w:del>
      <w:ins w:id="3070" w:author="Allen Wirfs-Brock" w:date="2011-07-02T13:29:00Z">
        <w:r w:rsidR="008962D8" w:rsidRPr="00E77497">
          <w:rPr>
            <w:rFonts w:eastAsia="Arial Unicode MS"/>
          </w:rPr>
          <w:t xml:space="preserve">16 </w:t>
        </w:r>
      </w:ins>
      <w:r w:rsidRPr="00E77497">
        <w:rPr>
          <w:rFonts w:eastAsia="Arial Unicode MS"/>
        </w:rPr>
        <w:t xml:space="preserve">—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4C02EF" w:rsidRPr="004D1BD1" w14:paraId="1197D3B6" w14:textId="77777777" w:rsidTr="002F0FA8">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316428E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6A81D36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17AB1FA3" w14:textId="77777777" w:rsidTr="002F0FA8">
        <w:tblPrEx>
          <w:tblLook w:val="0000" w:firstRow="0" w:lastRow="0" w:firstColumn="0" w:lastColumn="0" w:noHBand="0" w:noVBand="0"/>
        </w:tblPrEx>
        <w:trPr>
          <w:jc w:val="center"/>
          <w:ins w:id="3071" w:author="Rev 6 Allen Wirfs-Brock" w:date="2012-02-16T18:22:00Z"/>
        </w:trPr>
        <w:tc>
          <w:tcPr>
            <w:tcW w:w="1998" w:type="dxa"/>
            <w:tcBorders>
              <w:top w:val="nil"/>
            </w:tcBorders>
          </w:tcPr>
          <w:p w14:paraId="08A1B6ED" w14:textId="77777777" w:rsidR="00CB4C00" w:rsidRPr="00E77497" w:rsidRDefault="00CB4C00" w:rsidP="000348AE">
            <w:pPr>
              <w:keepNext/>
              <w:spacing w:after="60"/>
              <w:rPr>
                <w:ins w:id="3072" w:author="Rev 6 Allen Wirfs-Brock" w:date="2012-02-16T18:22:00Z"/>
              </w:rPr>
            </w:pPr>
            <w:ins w:id="3073" w:author="Rev 6 Allen Wirfs-Brock" w:date="2012-02-16T18:22:00Z">
              <w:r>
                <w:t>Completion Record</w:t>
              </w:r>
            </w:ins>
          </w:p>
        </w:tc>
        <w:tc>
          <w:tcPr>
            <w:tcW w:w="6858" w:type="dxa"/>
            <w:tcBorders>
              <w:top w:val="nil"/>
            </w:tcBorders>
          </w:tcPr>
          <w:p w14:paraId="3EF3525A" w14:textId="77777777" w:rsidR="00CB4C00" w:rsidRPr="00E77497" w:rsidRDefault="00CB4C00" w:rsidP="0095410B">
            <w:pPr>
              <w:keepNext/>
              <w:spacing w:after="60"/>
              <w:rPr>
                <w:ins w:id="3074" w:author="Rev 6 Allen Wirfs-Brock" w:date="2012-02-16T18:22:00Z"/>
              </w:rPr>
            </w:pPr>
            <w:ins w:id="3075" w:author="Rev 6 Allen Wirfs-Brock" w:date="2012-02-16T18:22:00Z">
              <w:r>
                <w:t xml:space="preserve">If </w:t>
              </w:r>
              <w:r w:rsidRPr="0039396D">
                <w:rPr>
                  <w:i/>
                </w:rPr>
                <w:t>argument</w:t>
              </w:r>
              <w:r>
                <w:t xml:space="preserve"> is an abrupt completion, return </w:t>
              </w:r>
              <w:r w:rsidRPr="0095410B">
                <w:rPr>
                  <w:i/>
                </w:rPr>
                <w:t>argument</w:t>
              </w:r>
              <w:r>
                <w:t xml:space="preserve">. Otherwise return </w:t>
              </w:r>
            </w:ins>
            <w:ins w:id="3076" w:author="Rev 6 Allen Wirfs-Brock" w:date="2012-02-16T18:23:00Z">
              <w:r>
                <w:t>CheckObjectCoercible</w:t>
              </w:r>
            </w:ins>
            <w:ins w:id="3077" w:author="Rev 6 Allen Wirfs-Brock" w:date="2012-02-16T18:22:00Z">
              <w:r>
                <w:t>(</w:t>
              </w:r>
              <w:r w:rsidRPr="0039396D">
                <w:rPr>
                  <w:i/>
                </w:rPr>
                <w:t>argument</w:t>
              </w:r>
              <w:r>
                <w:t>.[[value]])</w:t>
              </w:r>
            </w:ins>
          </w:p>
        </w:tc>
      </w:tr>
      <w:tr w:rsidR="004C02EF" w:rsidRPr="004D1BD1" w14:paraId="134723D9" w14:textId="77777777" w:rsidTr="002F0FA8">
        <w:trPr>
          <w:jc w:val="center"/>
        </w:trPr>
        <w:tc>
          <w:tcPr>
            <w:tcW w:w="1998" w:type="dxa"/>
            <w:tcBorders>
              <w:top w:val="nil"/>
              <w:left w:val="single" w:sz="6" w:space="0" w:color="auto"/>
              <w:bottom w:val="single" w:sz="6" w:space="0" w:color="auto"/>
              <w:right w:val="single" w:sz="6" w:space="0" w:color="auto"/>
            </w:tcBorders>
            <w:hideMark/>
          </w:tcPr>
          <w:p w14:paraId="1AE97AFF" w14:textId="77777777"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0A2046C2"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542C83C5"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2B36E51E" w14:textId="77777777"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74008CF5"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659A63C1"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4AC804A4" w14:textId="77777777"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7666ECE1" w14:textId="77777777" w:rsidR="004C02EF" w:rsidRPr="00E65A34" w:rsidRDefault="004C02EF" w:rsidP="003A4B22">
            <w:pPr>
              <w:keepNext/>
              <w:spacing w:after="60"/>
            </w:pPr>
            <w:r w:rsidRPr="00E65A34">
              <w:t>Return</w:t>
            </w:r>
            <w:ins w:id="3078" w:author="Rev 6 Allen Wirfs-Brock" w:date="2012-02-22T15:51:00Z">
              <w:r w:rsidR="00852030">
                <w:t xml:space="preserve"> </w:t>
              </w:r>
              <w:r w:rsidR="00852030" w:rsidRPr="006E1632">
                <w:rPr>
                  <w:i/>
                </w:rPr>
                <w:t>argument</w:t>
              </w:r>
            </w:ins>
          </w:p>
        </w:tc>
      </w:tr>
      <w:tr w:rsidR="004C02EF" w:rsidRPr="004D1BD1" w14:paraId="7E4B858C"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6EF1D23B" w14:textId="77777777"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4E1B0995" w14:textId="77777777" w:rsidR="004C02EF" w:rsidRPr="00E65A34" w:rsidRDefault="004C02EF" w:rsidP="003A4B22">
            <w:pPr>
              <w:keepNext/>
              <w:spacing w:after="60"/>
            </w:pPr>
            <w:r w:rsidRPr="00E65A34">
              <w:t>Return</w:t>
            </w:r>
            <w:ins w:id="3079" w:author="Rev 6 Allen Wirfs-Brock" w:date="2012-02-22T15:52:00Z">
              <w:r w:rsidR="00852030" w:rsidRPr="006A5E27">
                <w:rPr>
                  <w:i/>
                </w:rPr>
                <w:t xml:space="preserve"> argument</w:t>
              </w:r>
            </w:ins>
          </w:p>
        </w:tc>
      </w:tr>
      <w:tr w:rsidR="004C02EF" w:rsidRPr="004D1BD1" w14:paraId="53D3AC78"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324F45B2" w14:textId="77777777"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26317EA1" w14:textId="77777777" w:rsidR="004C02EF" w:rsidRPr="00E65A34" w:rsidRDefault="004C02EF" w:rsidP="003A4B22">
            <w:pPr>
              <w:keepNext/>
              <w:spacing w:after="60"/>
            </w:pPr>
            <w:r w:rsidRPr="00E65A34">
              <w:t>Return</w:t>
            </w:r>
            <w:ins w:id="3080" w:author="Rev 6 Allen Wirfs-Brock" w:date="2012-02-22T15:52:00Z">
              <w:r w:rsidR="00852030" w:rsidRPr="006A5E27">
                <w:rPr>
                  <w:i/>
                </w:rPr>
                <w:t xml:space="preserve"> argument</w:t>
              </w:r>
            </w:ins>
          </w:p>
        </w:tc>
      </w:tr>
      <w:tr w:rsidR="004C02EF" w:rsidRPr="004D1BD1" w14:paraId="72CE9781"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7A8C6A75" w14:textId="77777777"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77DCF5CC" w14:textId="77777777" w:rsidR="004C02EF" w:rsidRPr="00E65A34" w:rsidRDefault="004C02EF" w:rsidP="003A4B22">
            <w:pPr>
              <w:spacing w:after="60"/>
            </w:pPr>
            <w:r w:rsidRPr="00E65A34">
              <w:t>Return</w:t>
            </w:r>
            <w:ins w:id="3081" w:author="Rev 6 Allen Wirfs-Brock" w:date="2012-02-22T15:52:00Z">
              <w:r w:rsidR="00852030" w:rsidRPr="006A5E27">
                <w:rPr>
                  <w:i/>
                </w:rPr>
                <w:t xml:space="preserve"> argument</w:t>
              </w:r>
            </w:ins>
          </w:p>
        </w:tc>
      </w:tr>
    </w:tbl>
    <w:p w14:paraId="7A972E90" w14:textId="77777777" w:rsidR="004C02EF" w:rsidRPr="004D1BD1" w:rsidRDefault="004C02EF" w:rsidP="002F0FA8">
      <w:pPr>
        <w:pStyle w:val="30"/>
        <w:numPr>
          <w:ilvl w:val="0"/>
          <w:numId w:val="0"/>
        </w:numPr>
      </w:pPr>
      <w:bookmarkStart w:id="3082" w:name="_Toc235503370"/>
      <w:bookmarkStart w:id="3083" w:name="_Toc241509145"/>
      <w:bookmarkStart w:id="3084" w:name="_Toc244416632"/>
      <w:bookmarkStart w:id="3085" w:name="_Toc276630996"/>
      <w:bookmarkStart w:id="3086" w:name="_Toc323907627"/>
      <w:r w:rsidRPr="004D1BD1">
        <w:t>9.</w:t>
      </w:r>
      <w:del w:id="3087" w:author="Rev 6 Allen Wirfs-Brock" w:date="2012-02-22T15:52:00Z">
        <w:r w:rsidRPr="004D1BD1" w:rsidDel="00852030">
          <w:delText>11</w:delText>
        </w:r>
      </w:del>
      <w:ins w:id="3088" w:author="Rev 6 Allen Wirfs-Brock" w:date="2012-02-22T15:52:00Z">
        <w:r w:rsidR="00852030">
          <w:t>2.2</w:t>
        </w:r>
      </w:ins>
      <w:r w:rsidRPr="004D1BD1">
        <w:tab/>
        <w:t>IsCallable</w:t>
      </w:r>
      <w:bookmarkEnd w:id="3082"/>
      <w:bookmarkEnd w:id="3083"/>
      <w:bookmarkEnd w:id="3084"/>
      <w:bookmarkEnd w:id="3085"/>
      <w:bookmarkEnd w:id="3086"/>
    </w:p>
    <w:p w14:paraId="14E25083" w14:textId="77777777" w:rsidR="004C02EF" w:rsidRPr="009C202C" w:rsidRDefault="004C02EF" w:rsidP="004C02EF">
      <w:r w:rsidRPr="00E65A34">
        <w:t xml:space="preserve">The abstract operation IsCallable determines if its </w:t>
      </w:r>
      <w:r w:rsidRPr="00E83F05">
        <w:rPr>
          <w:i/>
        </w:rPr>
        <w:t>argument</w:t>
      </w:r>
      <w:r w:rsidRPr="00E65A34">
        <w:t xml:space="preserve">, which must be an ECMAScript language value, is a callable function Object according to Table </w:t>
      </w:r>
      <w:del w:id="3089" w:author="Allen Wirfs-Brock" w:date="2011-07-02T13:29:00Z">
        <w:r w:rsidRPr="009C202C" w:rsidDel="008962D8">
          <w:delText>16</w:delText>
        </w:r>
      </w:del>
      <w:ins w:id="3090" w:author="Allen Wirfs-Brock" w:date="2011-07-02T13:29:00Z">
        <w:r w:rsidR="008962D8" w:rsidRPr="009C202C">
          <w:t>17</w:t>
        </w:r>
      </w:ins>
      <w:r w:rsidRPr="009C202C">
        <w:t>:</w:t>
      </w:r>
    </w:p>
    <w:p w14:paraId="4937715B" w14:textId="77777777" w:rsidR="004C02EF" w:rsidRPr="00E77497" w:rsidRDefault="004C02EF" w:rsidP="004C02EF">
      <w:pPr>
        <w:pStyle w:val="Tabletitle"/>
        <w:widowControl w:val="0"/>
      </w:pPr>
      <w:r w:rsidRPr="00675B74">
        <w:rPr>
          <w:rFonts w:eastAsia="Arial Unicode MS"/>
        </w:rPr>
        <w:t>Table </w:t>
      </w:r>
      <w:del w:id="3091" w:author="Allen Wirfs-Brock" w:date="2011-07-02T13:29:00Z">
        <w:r w:rsidRPr="00E77497" w:rsidDel="008962D8">
          <w:rPr>
            <w:rFonts w:eastAsia="Arial Unicode MS"/>
          </w:rPr>
          <w:delText xml:space="preserve">16 </w:delText>
        </w:r>
      </w:del>
      <w:ins w:id="3092" w:author="Allen Wirfs-Brock" w:date="2011-07-02T13:29:00Z">
        <w:r w:rsidR="008962D8" w:rsidRPr="00E77497">
          <w:rPr>
            <w:rFonts w:eastAsia="Arial Unicode MS"/>
          </w:rPr>
          <w:t xml:space="preserve">17 </w:t>
        </w:r>
      </w:ins>
      <w:r w:rsidRPr="00E77497">
        <w:rPr>
          <w:rFonts w:eastAsia="Arial Unicode MS"/>
        </w:rPr>
        <w:t xml:space="preserve">—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11DDE43" w14:textId="77777777" w:rsidTr="006E163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F0479A3"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19BB4A4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3EC62071" w14:textId="77777777" w:rsidTr="006E1632">
        <w:trPr>
          <w:jc w:val="center"/>
          <w:ins w:id="3093" w:author="Rev 6 Allen Wirfs-Brock" w:date="2012-02-16T18:23:00Z"/>
        </w:trPr>
        <w:tc>
          <w:tcPr>
            <w:tcW w:w="1998" w:type="dxa"/>
            <w:tcBorders>
              <w:top w:val="nil"/>
            </w:tcBorders>
          </w:tcPr>
          <w:p w14:paraId="31E480F7" w14:textId="77777777" w:rsidR="00CB4C00" w:rsidRPr="00E77497" w:rsidRDefault="00CB4C00" w:rsidP="000348AE">
            <w:pPr>
              <w:keepNext/>
              <w:spacing w:after="60"/>
              <w:rPr>
                <w:ins w:id="3094" w:author="Rev 6 Allen Wirfs-Brock" w:date="2012-02-16T18:23:00Z"/>
              </w:rPr>
            </w:pPr>
            <w:ins w:id="3095" w:author="Rev 6 Allen Wirfs-Brock" w:date="2012-02-16T18:23:00Z">
              <w:r>
                <w:t>Completion Record</w:t>
              </w:r>
            </w:ins>
          </w:p>
        </w:tc>
        <w:tc>
          <w:tcPr>
            <w:tcW w:w="6858" w:type="dxa"/>
            <w:tcBorders>
              <w:top w:val="nil"/>
            </w:tcBorders>
          </w:tcPr>
          <w:p w14:paraId="2634484B" w14:textId="77777777" w:rsidR="00CB4C00" w:rsidRPr="00E77497" w:rsidRDefault="00CB4C00" w:rsidP="00B07504">
            <w:pPr>
              <w:keepNext/>
              <w:spacing w:after="60"/>
              <w:rPr>
                <w:ins w:id="3096" w:author="Rev 6 Allen Wirfs-Brock" w:date="2012-02-16T18:23:00Z"/>
              </w:rPr>
            </w:pPr>
            <w:ins w:id="3097" w:author="Rev 6 Allen Wirfs-Brock" w:date="2012-02-16T18:23:00Z">
              <w:r>
                <w:t xml:space="preserve">If </w:t>
              </w:r>
              <w:r w:rsidRPr="0039396D">
                <w:rPr>
                  <w:i/>
                </w:rPr>
                <w:t>argument</w:t>
              </w:r>
              <w:r>
                <w:t xml:space="preserve"> is an abrupt completion, return </w:t>
              </w:r>
              <w:r w:rsidRPr="00B07504">
                <w:rPr>
                  <w:i/>
                </w:rPr>
                <w:t>argument</w:t>
              </w:r>
              <w:r>
                <w:t>. Otherwise return IsCallable(</w:t>
              </w:r>
              <w:r w:rsidRPr="0039396D">
                <w:rPr>
                  <w:i/>
                </w:rPr>
                <w:t>argument</w:t>
              </w:r>
              <w:r>
                <w:t>.[[value]])</w:t>
              </w:r>
            </w:ins>
          </w:p>
        </w:tc>
      </w:tr>
      <w:tr w:rsidR="004C02EF" w:rsidRPr="00E77497" w14:paraId="338B8419" w14:textId="77777777" w:rsidTr="006E1632">
        <w:trPr>
          <w:jc w:val="center"/>
        </w:trPr>
        <w:tc>
          <w:tcPr>
            <w:tcW w:w="1998" w:type="dxa"/>
            <w:tcBorders>
              <w:top w:val="nil"/>
            </w:tcBorders>
          </w:tcPr>
          <w:p w14:paraId="51D7558F" w14:textId="77777777" w:rsidR="004C02EF" w:rsidRPr="00E77497" w:rsidRDefault="004C02EF" w:rsidP="003A4B22">
            <w:pPr>
              <w:keepNext/>
              <w:spacing w:after="60"/>
            </w:pPr>
            <w:r w:rsidRPr="00E77497">
              <w:t>Undefined</w:t>
            </w:r>
          </w:p>
        </w:tc>
        <w:tc>
          <w:tcPr>
            <w:tcW w:w="6858" w:type="dxa"/>
            <w:tcBorders>
              <w:top w:val="nil"/>
            </w:tcBorders>
          </w:tcPr>
          <w:p w14:paraId="4CFA25DE"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0AB8123A" w14:textId="77777777" w:rsidTr="006E1632">
        <w:trPr>
          <w:jc w:val="center"/>
        </w:trPr>
        <w:tc>
          <w:tcPr>
            <w:tcW w:w="1998" w:type="dxa"/>
          </w:tcPr>
          <w:p w14:paraId="0A5793BE" w14:textId="77777777" w:rsidR="004C02EF" w:rsidRPr="00E77497" w:rsidRDefault="004C02EF" w:rsidP="003A4B22">
            <w:pPr>
              <w:keepNext/>
              <w:spacing w:after="60"/>
            </w:pPr>
            <w:r w:rsidRPr="00E77497">
              <w:t>Null</w:t>
            </w:r>
          </w:p>
        </w:tc>
        <w:tc>
          <w:tcPr>
            <w:tcW w:w="6858" w:type="dxa"/>
          </w:tcPr>
          <w:p w14:paraId="5CCB9FA3"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2CA883FA" w14:textId="77777777" w:rsidTr="006E1632">
        <w:trPr>
          <w:jc w:val="center"/>
        </w:trPr>
        <w:tc>
          <w:tcPr>
            <w:tcW w:w="1998" w:type="dxa"/>
          </w:tcPr>
          <w:p w14:paraId="529FDEA9" w14:textId="77777777" w:rsidR="004C02EF" w:rsidRPr="00E77497" w:rsidRDefault="004C02EF" w:rsidP="003A4B22">
            <w:pPr>
              <w:keepNext/>
              <w:spacing w:after="60"/>
            </w:pPr>
            <w:r w:rsidRPr="00E77497">
              <w:t>Boolean</w:t>
            </w:r>
          </w:p>
        </w:tc>
        <w:tc>
          <w:tcPr>
            <w:tcW w:w="6858" w:type="dxa"/>
          </w:tcPr>
          <w:p w14:paraId="5A2DDDF2"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09133474" w14:textId="77777777" w:rsidTr="006E1632">
        <w:trPr>
          <w:jc w:val="center"/>
        </w:trPr>
        <w:tc>
          <w:tcPr>
            <w:tcW w:w="1998" w:type="dxa"/>
          </w:tcPr>
          <w:p w14:paraId="57DBD959" w14:textId="77777777" w:rsidR="004C02EF" w:rsidRPr="00E77497" w:rsidRDefault="004C02EF" w:rsidP="003A4B22">
            <w:pPr>
              <w:keepNext/>
              <w:spacing w:after="60"/>
            </w:pPr>
            <w:r w:rsidRPr="00E77497">
              <w:t>Number</w:t>
            </w:r>
          </w:p>
        </w:tc>
        <w:tc>
          <w:tcPr>
            <w:tcW w:w="6858" w:type="dxa"/>
          </w:tcPr>
          <w:p w14:paraId="282E08C5"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0BA39D56" w14:textId="77777777" w:rsidTr="006E1632">
        <w:trPr>
          <w:jc w:val="center"/>
        </w:trPr>
        <w:tc>
          <w:tcPr>
            <w:tcW w:w="1998" w:type="dxa"/>
          </w:tcPr>
          <w:p w14:paraId="40CFF32C" w14:textId="77777777" w:rsidR="004C02EF" w:rsidRPr="00E77497" w:rsidRDefault="004C02EF" w:rsidP="003A4B22">
            <w:pPr>
              <w:keepNext/>
              <w:spacing w:after="60"/>
            </w:pPr>
            <w:r w:rsidRPr="00E77497">
              <w:t>String</w:t>
            </w:r>
          </w:p>
        </w:tc>
        <w:tc>
          <w:tcPr>
            <w:tcW w:w="6858" w:type="dxa"/>
          </w:tcPr>
          <w:p w14:paraId="04B0BF32"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0E3F9A54" w14:textId="77777777" w:rsidTr="006E1632">
        <w:trPr>
          <w:jc w:val="center"/>
        </w:trPr>
        <w:tc>
          <w:tcPr>
            <w:tcW w:w="1998" w:type="dxa"/>
          </w:tcPr>
          <w:p w14:paraId="1ED79A40" w14:textId="77777777" w:rsidR="004C02EF" w:rsidRPr="00E77497" w:rsidRDefault="004C02EF" w:rsidP="003A4B22">
            <w:pPr>
              <w:spacing w:after="60"/>
            </w:pPr>
            <w:r w:rsidRPr="00E77497">
              <w:t>Object</w:t>
            </w:r>
          </w:p>
        </w:tc>
        <w:tc>
          <w:tcPr>
            <w:tcW w:w="6858" w:type="dxa"/>
          </w:tcPr>
          <w:p w14:paraId="504550F5" w14:textId="77777777" w:rsidR="004C02EF" w:rsidRPr="00E77497" w:rsidRDefault="004C02EF" w:rsidP="00E83F05">
            <w:pPr>
              <w:spacing w:after="60"/>
            </w:pPr>
            <w:r w:rsidRPr="00E77497">
              <w:t xml:space="preserve">If </w:t>
            </w:r>
            <w:del w:id="3098" w:author="Rev 6 Allen Wirfs-Brock" w:date="2012-02-16T18:31:00Z">
              <w:r w:rsidRPr="00E83F05" w:rsidDel="00E83F05">
                <w:rPr>
                  <w:i/>
                </w:rPr>
                <w:delText xml:space="preserve">the </w:delText>
              </w:r>
            </w:del>
            <w:r w:rsidRPr="00E83F05">
              <w:rPr>
                <w:i/>
              </w:rPr>
              <w:t>argument</w:t>
            </w:r>
            <w:r w:rsidRPr="00E77497">
              <w:t xml:space="preserve"> </w:t>
            </w:r>
            <w:del w:id="3099" w:author="Rev 6 Allen Wirfs-Brock" w:date="2012-02-16T18:31:00Z">
              <w:r w:rsidRPr="00E77497" w:rsidDel="00E83F05">
                <w:delText xml:space="preserve">object </w:delText>
              </w:r>
            </w:del>
            <w:r w:rsidRPr="00E77497">
              <w:t xml:space="preserve">has a [[Call]] internal method, then return </w:t>
            </w:r>
            <w:r w:rsidRPr="00E77497">
              <w:rPr>
                <w:b/>
              </w:rPr>
              <w:t>true</w:t>
            </w:r>
            <w:r w:rsidRPr="00E77497">
              <w:t xml:space="preserve">, otherwise return </w:t>
            </w:r>
            <w:r w:rsidRPr="00E77497">
              <w:rPr>
                <w:b/>
              </w:rPr>
              <w:t>false</w:t>
            </w:r>
            <w:r w:rsidRPr="00E77497">
              <w:t>.</w:t>
            </w:r>
          </w:p>
        </w:tc>
      </w:tr>
    </w:tbl>
    <w:p w14:paraId="39103B65" w14:textId="77777777" w:rsidR="004C02EF" w:rsidRPr="00E77497" w:rsidRDefault="004C02EF" w:rsidP="006E1632">
      <w:pPr>
        <w:pStyle w:val="30"/>
        <w:numPr>
          <w:ilvl w:val="0"/>
          <w:numId w:val="0"/>
        </w:numPr>
      </w:pPr>
      <w:bookmarkStart w:id="3100" w:name="_Toc235503371"/>
      <w:bookmarkStart w:id="3101" w:name="_Toc241509146"/>
      <w:bookmarkStart w:id="3102" w:name="_Toc244416633"/>
      <w:bookmarkStart w:id="3103" w:name="_Toc276630997"/>
      <w:bookmarkStart w:id="3104" w:name="_Toc323907628"/>
      <w:r w:rsidRPr="00E77497">
        <w:t>9.</w:t>
      </w:r>
      <w:del w:id="3105" w:author="Rev 6 Allen Wirfs-Brock" w:date="2012-02-22T15:54:00Z">
        <w:r w:rsidRPr="00E77497" w:rsidDel="00852030">
          <w:delText>12</w:delText>
        </w:r>
      </w:del>
      <w:ins w:id="3106" w:author="Rev 6 Allen Wirfs-Brock" w:date="2012-02-22T15:54:00Z">
        <w:r w:rsidR="00852030">
          <w:t>2.3</w:t>
        </w:r>
      </w:ins>
      <w:r w:rsidRPr="00E77497">
        <w:tab/>
        <w:t>The SameValue Algorithm</w:t>
      </w:r>
      <w:bookmarkEnd w:id="3100"/>
      <w:bookmarkEnd w:id="3101"/>
      <w:bookmarkEnd w:id="3102"/>
      <w:bookmarkEnd w:id="3103"/>
      <w:bookmarkEnd w:id="3104"/>
    </w:p>
    <w:p w14:paraId="3EC351FB" w14:textId="77777777"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662CDE2D" w14:textId="77777777" w:rsidR="00E83F05" w:rsidRDefault="002861C6" w:rsidP="00E83F05">
      <w:pPr>
        <w:pStyle w:val="Alg4"/>
        <w:numPr>
          <w:ilvl w:val="0"/>
          <w:numId w:val="355"/>
        </w:numPr>
        <w:contextualSpacing/>
        <w:rPr>
          <w:ins w:id="3107" w:author="Rev 6 Allen Wirfs-Brock" w:date="2012-02-16T18:32:00Z"/>
        </w:rPr>
      </w:pPr>
      <w:ins w:id="3108" w:author="Rev 6 Allen Wirfs-Brock" w:date="2012-02-23T13:23:00Z">
        <w:r>
          <w:t>ReturnIfAbrupt(</w:t>
        </w:r>
        <w:r>
          <w:rPr>
            <w:i/>
          </w:rPr>
          <w:t>x</w:t>
        </w:r>
        <w:r>
          <w:t>)</w:t>
        </w:r>
      </w:ins>
      <w:ins w:id="3109" w:author="Rev 6 Allen Wirfs-Brock" w:date="2012-02-16T18:32:00Z">
        <w:r w:rsidR="00E83F05">
          <w:t>.</w:t>
        </w:r>
      </w:ins>
    </w:p>
    <w:p w14:paraId="625455F0" w14:textId="77777777" w:rsidR="00E83F05" w:rsidRDefault="002861C6" w:rsidP="00E83F05">
      <w:pPr>
        <w:pStyle w:val="Alg4"/>
        <w:numPr>
          <w:ilvl w:val="0"/>
          <w:numId w:val="355"/>
        </w:numPr>
        <w:contextualSpacing/>
        <w:rPr>
          <w:ins w:id="3110" w:author="Rev 6 Allen Wirfs-Brock" w:date="2012-02-16T18:32:00Z"/>
        </w:rPr>
      </w:pPr>
      <w:ins w:id="3111" w:author="Rev 6 Allen Wirfs-Brock" w:date="2012-02-23T13:23:00Z">
        <w:r>
          <w:t>ReturnIfAbrupt(</w:t>
        </w:r>
        <w:r>
          <w:rPr>
            <w:i/>
          </w:rPr>
          <w:t>y</w:t>
        </w:r>
        <w:r>
          <w:t>)</w:t>
        </w:r>
      </w:ins>
      <w:ins w:id="3112" w:author="Rev 6 Allen Wirfs-Brock" w:date="2012-02-16T18:32:00Z">
        <w:r w:rsidR="00E83F05">
          <w:t>.</w:t>
        </w:r>
      </w:ins>
    </w:p>
    <w:p w14:paraId="5871C01D" w14:textId="77777777" w:rsidR="00B07504" w:rsidDel="00E82328" w:rsidRDefault="00B07504" w:rsidP="009A20C6">
      <w:pPr>
        <w:pStyle w:val="Alg4"/>
        <w:numPr>
          <w:ilvl w:val="0"/>
          <w:numId w:val="355"/>
        </w:numPr>
        <w:rPr>
          <w:ins w:id="3113" w:author="Rev 6 Allen Wirfs-Brock" w:date="2012-02-22T12:22:00Z"/>
          <w:del w:id="3114" w:author="Rev 7 Allen Wirfs-Brock" w:date="2012-04-09T16:24:00Z"/>
        </w:rPr>
      </w:pPr>
      <w:ins w:id="3115" w:author="Rev 6 Allen Wirfs-Brock" w:date="2012-02-22T12:23:00Z">
        <w:del w:id="3116" w:author="Rev 7 Allen Wirfs-Brock" w:date="2012-04-09T16:24:00Z">
          <w:r w:rsidDel="00E82328">
            <w:delText xml:space="preserve">If </w:delText>
          </w:r>
          <w:r w:rsidDel="00E82328">
            <w:rPr>
              <w:i/>
            </w:rPr>
            <w:delText>x</w:delText>
          </w:r>
          <w:r w:rsidRPr="00E77497" w:rsidDel="00E82328">
            <w:delText xml:space="preserve"> </w:delText>
          </w:r>
          <w:r w:rsidDel="00E82328">
            <w:delText xml:space="preserve">is an Completion Record, let </w:delText>
          </w:r>
        </w:del>
      </w:ins>
      <w:ins w:id="3117" w:author="Rev 6 Allen Wirfs-Brock" w:date="2012-02-22T12:24:00Z">
        <w:del w:id="3118" w:author="Rev 7 Allen Wirfs-Brock" w:date="2012-04-09T16:24:00Z">
          <w:r w:rsidRPr="006E1632" w:rsidDel="00E82328">
            <w:rPr>
              <w:i/>
            </w:rPr>
            <w:delText>x</w:delText>
          </w:r>
          <w:r w:rsidDel="00E82328">
            <w:delText xml:space="preserve"> be</w:delText>
          </w:r>
        </w:del>
      </w:ins>
      <w:ins w:id="3119" w:author="Rev 6 Allen Wirfs-Brock" w:date="2012-02-22T12:23:00Z">
        <w:del w:id="3120" w:author="Rev 7 Allen Wirfs-Brock" w:date="2012-04-09T16:24:00Z">
          <w:r w:rsidDel="00E82328">
            <w:delText xml:space="preserve"> </w:delText>
          </w:r>
          <w:r w:rsidDel="00E82328">
            <w:rPr>
              <w:i/>
            </w:rPr>
            <w:delText>x</w:delText>
          </w:r>
        </w:del>
      </w:ins>
      <w:ins w:id="3121" w:author="Rev 6 Allen Wirfs-Brock" w:date="2012-02-22T12:24:00Z">
        <w:del w:id="3122" w:author="Rev 7 Allen Wirfs-Brock" w:date="2012-04-09T16:24:00Z">
          <w:r w:rsidDel="00E82328">
            <w:delText>.[[value]]</w:delText>
          </w:r>
        </w:del>
      </w:ins>
      <w:ins w:id="3123" w:author="Rev 6 Allen Wirfs-Brock" w:date="2012-02-22T12:23:00Z">
        <w:del w:id="3124" w:author="Rev 7 Allen Wirfs-Brock" w:date="2012-04-09T16:24:00Z">
          <w:r w:rsidDel="00E82328">
            <w:delText xml:space="preserve">. </w:delText>
          </w:r>
        </w:del>
      </w:ins>
    </w:p>
    <w:p w14:paraId="1EE3EFE7" w14:textId="77777777" w:rsidR="00B07504" w:rsidDel="00E82328" w:rsidRDefault="00B07504" w:rsidP="00B07504">
      <w:pPr>
        <w:pStyle w:val="Alg4"/>
        <w:numPr>
          <w:ilvl w:val="0"/>
          <w:numId w:val="355"/>
        </w:numPr>
        <w:rPr>
          <w:ins w:id="3125" w:author="Rev 6 Allen Wirfs-Brock" w:date="2012-02-22T12:24:00Z"/>
          <w:del w:id="3126" w:author="Rev 7 Allen Wirfs-Brock" w:date="2012-04-09T16:24:00Z"/>
        </w:rPr>
      </w:pPr>
      <w:ins w:id="3127" w:author="Rev 6 Allen Wirfs-Brock" w:date="2012-02-22T12:24:00Z">
        <w:del w:id="3128" w:author="Rev 7 Allen Wirfs-Brock" w:date="2012-04-09T16:24:00Z">
          <w:r w:rsidDel="00E82328">
            <w:delText xml:space="preserve">If </w:delText>
          </w:r>
          <w:r w:rsidDel="00E82328">
            <w:rPr>
              <w:i/>
            </w:rPr>
            <w:delText>y</w:delText>
          </w:r>
          <w:r w:rsidRPr="00E77497" w:rsidDel="00E82328">
            <w:delText xml:space="preserve"> </w:delText>
          </w:r>
          <w:r w:rsidDel="00E82328">
            <w:delText xml:space="preserve">is an Completion Record, let </w:delText>
          </w:r>
          <w:r w:rsidDel="00E82328">
            <w:rPr>
              <w:i/>
            </w:rPr>
            <w:delText>y</w:delText>
          </w:r>
          <w:r w:rsidDel="00E82328">
            <w:delText xml:space="preserve"> be </w:delText>
          </w:r>
        </w:del>
      </w:ins>
      <w:ins w:id="3129" w:author="Rev 6 Allen Wirfs-Brock" w:date="2012-02-22T12:25:00Z">
        <w:del w:id="3130" w:author="Rev 7 Allen Wirfs-Brock" w:date="2012-04-09T16:24:00Z">
          <w:r w:rsidDel="00E82328">
            <w:rPr>
              <w:i/>
            </w:rPr>
            <w:delText>y</w:delText>
          </w:r>
        </w:del>
      </w:ins>
      <w:ins w:id="3131" w:author="Rev 6 Allen Wirfs-Brock" w:date="2012-02-22T12:24:00Z">
        <w:del w:id="3132" w:author="Rev 7 Allen Wirfs-Brock" w:date="2012-04-09T16:24:00Z">
          <w:r w:rsidDel="00E82328">
            <w:delText xml:space="preserve">.[[value]]. </w:delText>
          </w:r>
        </w:del>
      </w:ins>
    </w:p>
    <w:p w14:paraId="297742D1" w14:textId="77777777"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5F4B13DB" w14:textId="77777777"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14:paraId="5E45A0C8" w14:textId="77777777"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14:paraId="30360BE6" w14:textId="77777777" w:rsidR="004C02EF" w:rsidRPr="00E77497" w:rsidRDefault="004C02EF" w:rsidP="009A20C6">
      <w:pPr>
        <w:pStyle w:val="Alg4"/>
        <w:numPr>
          <w:ilvl w:val="0"/>
          <w:numId w:val="355"/>
        </w:numPr>
      </w:pPr>
      <w:r w:rsidRPr="00E77497">
        <w:t>If Type(</w:t>
      </w:r>
      <w:r w:rsidRPr="00E77497">
        <w:rPr>
          <w:i/>
        </w:rPr>
        <w:t>x</w:t>
      </w:r>
      <w:r w:rsidRPr="00E77497">
        <w:t>) is Number, then.</w:t>
      </w:r>
    </w:p>
    <w:p w14:paraId="247337F8"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7336EE85"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1D6964D2"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6F4D938B"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0E2231BC" w14:textId="77777777" w:rsidR="004C02EF" w:rsidRPr="00E77497" w:rsidRDefault="004C02EF" w:rsidP="009A20C6">
      <w:pPr>
        <w:pStyle w:val="Alg4"/>
        <w:numPr>
          <w:ilvl w:val="1"/>
          <w:numId w:val="355"/>
        </w:numPr>
      </w:pPr>
      <w:r w:rsidRPr="00E77497">
        <w:t xml:space="preserve">Return </w:t>
      </w:r>
      <w:r w:rsidRPr="00E77497">
        <w:rPr>
          <w:b/>
        </w:rPr>
        <w:t>false</w:t>
      </w:r>
      <w:r w:rsidRPr="00E77497">
        <w:t>.</w:t>
      </w:r>
    </w:p>
    <w:p w14:paraId="50DAC50C" w14:textId="77777777" w:rsidR="004C02EF" w:rsidRPr="00E77497" w:rsidRDefault="004C02EF" w:rsidP="009A20C6">
      <w:pPr>
        <w:pStyle w:val="Alg4"/>
        <w:numPr>
          <w:ilvl w:val="0"/>
          <w:numId w:val="355"/>
        </w:numPr>
      </w:pPr>
      <w:r w:rsidRPr="00E77497">
        <w:t>If Type(</w:t>
      </w:r>
      <w:r w:rsidRPr="00E77497">
        <w:rPr>
          <w:i/>
        </w:rPr>
        <w:t>x</w:t>
      </w:r>
      <w:r w:rsidRPr="00E77497">
        <w:t xml:space="preserve">) is String, then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73C64FB2" w14:textId="77777777" w:rsidR="004C02EF" w:rsidRPr="00E77497" w:rsidRDefault="004C02EF" w:rsidP="009A20C6">
      <w:pPr>
        <w:pStyle w:val="Alg4"/>
        <w:numPr>
          <w:ilvl w:val="0"/>
          <w:numId w:val="355"/>
        </w:numPr>
      </w:pPr>
      <w:r w:rsidRPr="00E77497">
        <w:t>If Type(</w:t>
      </w:r>
      <w:r w:rsidRPr="00E77497">
        <w:rPr>
          <w:i/>
        </w:rPr>
        <w:t>x</w:t>
      </w:r>
      <w:r w:rsidRPr="00E77497">
        <w:t xml:space="preserve">) is Boolean,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19EC66EA" w14:textId="77777777" w:rsidR="004C02EF" w:rsidRPr="00E77497" w:rsidRDefault="004C02EF" w:rsidP="009A20C6">
      <w:pPr>
        <w:pStyle w:val="Alg4"/>
        <w:numPr>
          <w:ilvl w:val="0"/>
          <w:numId w:val="355"/>
        </w:numPr>
        <w:spacing w:after="120"/>
      </w:pPr>
      <w:r w:rsidRPr="00E77497">
        <w:t xml:space="preserve">Return true if </w:t>
      </w:r>
      <w:r w:rsidRPr="00E77497">
        <w:rPr>
          <w:i/>
        </w:rPr>
        <w:t>x</w:t>
      </w:r>
      <w:r w:rsidRPr="00E77497">
        <w:t xml:space="preserve"> and </w:t>
      </w:r>
      <w:r w:rsidRPr="00E77497">
        <w:rPr>
          <w:i/>
        </w:rPr>
        <w:t>y</w:t>
      </w:r>
      <w:r w:rsidRPr="00E77497">
        <w:t xml:space="preserve"> </w:t>
      </w:r>
      <w:del w:id="3133" w:author="Rev 5 Allen Wirfs-Brock" w:date="2012-01-05T12:52:00Z">
        <w:r w:rsidRPr="00E77497" w:rsidDel="00C30F74">
          <w:delText>refer to</w:delText>
        </w:r>
      </w:del>
      <w:ins w:id="3134" w:author="Rev 5 Allen Wirfs-Brock" w:date="2012-01-05T12:52:00Z">
        <w:r w:rsidR="00C30F74">
          <w:t>are</w:t>
        </w:r>
      </w:ins>
      <w:r w:rsidRPr="00E77497">
        <w:t xml:space="preserve"> the same </w:t>
      </w:r>
      <w:del w:id="3135" w:author="Rev 5 Allen Wirfs-Brock" w:date="2012-01-05T12:54:00Z">
        <w:r w:rsidRPr="00E77497" w:rsidDel="00C30F74">
          <w:delText>object</w:delText>
        </w:r>
      </w:del>
      <w:ins w:id="3136" w:author="Rev 5 Allen Wirfs-Brock" w:date="2012-01-05T12:54:00Z">
        <w:r w:rsidR="00C30F74">
          <w:t>O</w:t>
        </w:r>
        <w:r w:rsidR="00C30F74" w:rsidRPr="00E77497">
          <w:t>bject</w:t>
        </w:r>
        <w:r w:rsidR="00C30F74">
          <w:t xml:space="preserve"> </w:t>
        </w:r>
      </w:ins>
      <w:ins w:id="3137" w:author="Rev 5 Allen Wirfs-Brock" w:date="2012-01-05T12:53:00Z">
        <w:r w:rsidR="00C30F74">
          <w:t>value</w:t>
        </w:r>
      </w:ins>
      <w:r w:rsidRPr="00E77497">
        <w:t xml:space="preserve">. Otherwise, return </w:t>
      </w:r>
      <w:r w:rsidRPr="00E77497">
        <w:rPr>
          <w:b/>
        </w:rPr>
        <w:t>false</w:t>
      </w:r>
      <w:r w:rsidRPr="00E77497">
        <w:t>.</w:t>
      </w:r>
    </w:p>
    <w:p w14:paraId="1D34CD3E" w14:textId="77777777" w:rsidR="001D4C27" w:rsidRDefault="001D4C27" w:rsidP="006E1632">
      <w:pPr>
        <w:pStyle w:val="20"/>
        <w:numPr>
          <w:ilvl w:val="0"/>
          <w:numId w:val="0"/>
        </w:numPr>
        <w:rPr>
          <w:ins w:id="3138" w:author="Rev 6 Allen Wirfs-Brock" w:date="2012-02-22T15:59:00Z"/>
        </w:rPr>
      </w:pPr>
      <w:bookmarkStart w:id="3139" w:name="_Toc235503372"/>
      <w:bookmarkStart w:id="3140" w:name="_Toc241509147"/>
      <w:bookmarkStart w:id="3141" w:name="_Toc244416634"/>
      <w:bookmarkStart w:id="3142" w:name="_Toc276630998"/>
      <w:bookmarkStart w:id="3143" w:name="_Toc323907629"/>
      <w:ins w:id="3144" w:author="Rev 6 Allen Wirfs-Brock" w:date="2012-02-22T15:59:00Z">
        <w:r>
          <w:t>9.3</w:t>
        </w:r>
        <w:r>
          <w:tab/>
          <w:t>Property Access Operations</w:t>
        </w:r>
        <w:bookmarkEnd w:id="3143"/>
      </w:ins>
    </w:p>
    <w:p w14:paraId="0DB279C6" w14:textId="77777777" w:rsidR="001D4C27" w:rsidRDefault="001D4C27" w:rsidP="006E1632">
      <w:pPr>
        <w:pStyle w:val="30"/>
        <w:numPr>
          <w:ilvl w:val="0"/>
          <w:numId w:val="0"/>
        </w:numPr>
        <w:rPr>
          <w:ins w:id="3145" w:author="Rev 6 Allen Wirfs-Brock" w:date="2012-02-22T16:00:00Z"/>
        </w:rPr>
      </w:pPr>
      <w:bookmarkStart w:id="3146" w:name="_Toc323907630"/>
      <w:ins w:id="3147" w:author="Rev 6 Allen Wirfs-Brock" w:date="2012-02-22T16:00:00Z">
        <w:r>
          <w:t>9.3.1</w:t>
        </w:r>
        <w:r>
          <w:tab/>
          <w:t>Invoke</w:t>
        </w:r>
        <w:bookmarkEnd w:id="3146"/>
      </w:ins>
    </w:p>
    <w:p w14:paraId="12F667E4" w14:textId="77777777" w:rsidR="001D4C27" w:rsidRPr="00E77497" w:rsidRDefault="001D4C27" w:rsidP="001D4C27">
      <w:pPr>
        <w:rPr>
          <w:ins w:id="3148" w:author="Rev 6 Allen Wirfs-Brock" w:date="2012-02-22T16:02:00Z"/>
        </w:rPr>
      </w:pPr>
      <w:ins w:id="3149" w:author="Rev 6 Allen Wirfs-Brock" w:date="2012-02-22T16:03:00Z">
        <w:r>
          <w:t xml:space="preserve">The Invoke abstraction </w:t>
        </w:r>
      </w:ins>
      <w:ins w:id="3150" w:author="Rev 6 Allen Wirfs-Brock" w:date="2012-02-22T16:04:00Z">
        <w:r>
          <w:t xml:space="preserve">abstract operation </w:t>
        </w:r>
      </w:ins>
      <w:ins w:id="3151" w:author="Rev 6 Allen Wirfs-Brock" w:date="2012-02-22T16:03:00Z">
        <w:r>
          <w:t>is used to call a method property of an object.  The operation is</w:t>
        </w:r>
      </w:ins>
      <w:ins w:id="3152" w:author="Rev 6 Allen Wirfs-Brock" w:date="2012-02-22T16:04:00Z">
        <w:r>
          <w:t xml:space="preserve"> called with arguments </w:t>
        </w:r>
      </w:ins>
      <w:ins w:id="3153" w:author="Rev 6 Allen Wirfs-Brock" w:date="2012-02-22T16:02:00Z">
        <w:r w:rsidRPr="00E77497">
          <w:t xml:space="preserve"> </w:t>
        </w:r>
      </w:ins>
      <w:ins w:id="3154" w:author="Rev 6 Allen Wirfs-Brock" w:date="2012-02-22T16:04:00Z">
        <w:r>
          <w:rPr>
            <w:rFonts w:ascii="Times New Roman" w:hAnsi="Times New Roman"/>
            <w:i/>
          </w:rPr>
          <w:t>P</w:t>
        </w:r>
        <w:r w:rsidRPr="008A2636">
          <w:rPr>
            <w:rFonts w:cs="Arial"/>
          </w:rPr>
          <w:t>,</w:t>
        </w:r>
        <w:r>
          <w:rPr>
            <w:rFonts w:ascii="Times New Roman" w:hAnsi="Times New Roman"/>
          </w:rPr>
          <w:t xml:space="preserve"> </w:t>
        </w:r>
      </w:ins>
      <w:ins w:id="3155" w:author="Rev 6 Allen Wirfs-Brock" w:date="2012-02-22T16:09:00Z">
        <w:r w:rsidR="00A83EB4" w:rsidRPr="008A2636">
          <w:rPr>
            <w:rFonts w:ascii="Times New Roman" w:hAnsi="Times New Roman"/>
            <w:i/>
          </w:rPr>
          <w:t>O</w:t>
        </w:r>
      </w:ins>
      <w:ins w:id="3156" w:author="Rev 6 Allen Wirfs-Brock" w:date="2012-02-22T16:05:00Z">
        <w:r>
          <w:rPr>
            <w:rFonts w:cs="Arial"/>
          </w:rPr>
          <w:t xml:space="preserve">, and </w:t>
        </w:r>
        <w:r w:rsidRPr="008A2636">
          <w:rPr>
            <w:rFonts w:ascii="Times New Roman" w:hAnsi="Times New Roman"/>
            <w:i/>
          </w:rPr>
          <w:t>args</w:t>
        </w:r>
        <w:r w:rsidR="00A83EB4">
          <w:rPr>
            <w:rFonts w:cs="Arial"/>
          </w:rPr>
          <w:t xml:space="preserve"> where </w:t>
        </w:r>
        <w:r w:rsidR="00A83EB4" w:rsidRPr="008A2636">
          <w:rPr>
            <w:rFonts w:ascii="Times New Roman" w:hAnsi="Times New Roman"/>
            <w:i/>
          </w:rPr>
          <w:t>P</w:t>
        </w:r>
        <w:r w:rsidR="00A83EB4">
          <w:rPr>
            <w:rFonts w:cs="Arial"/>
          </w:rPr>
          <w:t xml:space="preserve"> is the property key, </w:t>
        </w:r>
      </w:ins>
      <w:ins w:id="3157" w:author="Rev 6 Allen Wirfs-Brock" w:date="2012-02-22T16:09:00Z">
        <w:r w:rsidR="00A83EB4">
          <w:rPr>
            <w:rFonts w:ascii="Times New Roman" w:hAnsi="Times New Roman"/>
            <w:i/>
          </w:rPr>
          <w:t>O</w:t>
        </w:r>
      </w:ins>
      <w:ins w:id="3158" w:author="Rev 6 Allen Wirfs-Brock" w:date="2012-02-22T16:05:00Z">
        <w:r w:rsidR="00A83EB4">
          <w:rPr>
            <w:rFonts w:cs="Arial"/>
          </w:rPr>
          <w:t xml:space="preserve"> serves as both the lookup point </w:t>
        </w:r>
      </w:ins>
      <w:ins w:id="3159" w:author="Rev 6 Allen Wirfs-Brock" w:date="2012-02-22T16:09:00Z">
        <w:r w:rsidR="00A83EB4">
          <w:rPr>
            <w:rFonts w:cs="Arial"/>
          </w:rPr>
          <w:t>f</w:t>
        </w:r>
      </w:ins>
      <w:ins w:id="3160" w:author="Rev 6 Allen Wirfs-Brock" w:date="2012-02-22T16:05:00Z">
        <w:r w:rsidR="00A83EB4">
          <w:rPr>
            <w:rFonts w:cs="Arial"/>
          </w:rPr>
          <w:t xml:space="preserve">or the property and the this value of the </w:t>
        </w:r>
      </w:ins>
      <w:ins w:id="3161" w:author="Rev 6 Allen Wirfs-Brock" w:date="2012-02-22T16:09:00Z">
        <w:r w:rsidR="00A83EB4">
          <w:rPr>
            <w:rFonts w:cs="Arial"/>
          </w:rPr>
          <w:t>call</w:t>
        </w:r>
      </w:ins>
      <w:ins w:id="3162" w:author="Rev 6 Allen Wirfs-Brock" w:date="2012-02-22T16:05:00Z">
        <w:r w:rsidR="00A83EB4">
          <w:rPr>
            <w:rFonts w:cs="Arial"/>
          </w:rPr>
          <w:t xml:space="preserve">, and </w:t>
        </w:r>
        <w:r w:rsidR="00A83EB4" w:rsidRPr="008A2636">
          <w:rPr>
            <w:rFonts w:ascii="Times New Roman" w:hAnsi="Times New Roman"/>
            <w:i/>
          </w:rPr>
          <w:t>args</w:t>
        </w:r>
        <w:r w:rsidR="00A83EB4">
          <w:rPr>
            <w:rFonts w:cs="Arial"/>
          </w:rPr>
          <w:t xml:space="preserve"> is the list of arguments values passed to the method.</w:t>
        </w:r>
      </w:ins>
      <w:ins w:id="3163" w:author="Rev 6 Allen Wirfs-Brock" w:date="2012-02-22T16:02:00Z">
        <w:r w:rsidRPr="00E77497">
          <w:t xml:space="preserve"> </w:t>
        </w:r>
      </w:ins>
      <w:ins w:id="3164" w:author="Rev 6 Allen Wirfs-Brock" w:date="2012-02-22T16:07:00Z">
        <w:r w:rsidR="00A83EB4">
          <w:t>This abstract operation perform</w:t>
        </w:r>
      </w:ins>
      <w:ins w:id="3165" w:author="Rev 6 Allen Wirfs-Brock" w:date="2012-02-22T16:02:00Z">
        <w:r w:rsidRPr="00E77497">
          <w:t>, the following steps:</w:t>
        </w:r>
      </w:ins>
    </w:p>
    <w:p w14:paraId="11FC49D5" w14:textId="77777777" w:rsidR="004D1203" w:rsidRPr="00E77497" w:rsidRDefault="004D1203" w:rsidP="004D1203">
      <w:pPr>
        <w:pStyle w:val="Alg4"/>
        <w:numPr>
          <w:ilvl w:val="0"/>
          <w:numId w:val="181"/>
        </w:numPr>
        <w:rPr>
          <w:ins w:id="3166" w:author="Rev 6 Allen Wirfs-Brock" w:date="2012-02-22T16:17:00Z"/>
        </w:rPr>
      </w:pPr>
      <w:ins w:id="3167" w:author="Rev 6 Allen Wirfs-Brock" w:date="2012-02-22T16:17:00Z">
        <w:r w:rsidRPr="00E77497">
          <w:t xml:space="preserve">Let </w:t>
        </w:r>
      </w:ins>
      <w:ins w:id="3168" w:author="Rev 6 Allen Wirfs-Brock" w:date="2012-02-22T16:30:00Z">
        <w:r w:rsidR="008A2636">
          <w:rPr>
            <w:i/>
          </w:rPr>
          <w:t>obj</w:t>
        </w:r>
      </w:ins>
      <w:ins w:id="3169" w:author="Rev 6 Allen Wirfs-Brock" w:date="2012-02-22T16:17:00Z">
        <w:r w:rsidRPr="00E77497">
          <w:rPr>
            <w:i/>
          </w:rPr>
          <w:t xml:space="preserve"> </w:t>
        </w:r>
        <w:r w:rsidRPr="00E77497">
          <w:t>be ToObject</w:t>
        </w:r>
      </w:ins>
      <w:ins w:id="3170" w:author="Rev 6 Allen Wirfs-Brock" w:date="2012-02-22T16:29:00Z">
        <w:r w:rsidR="008A2636">
          <w:t>(</w:t>
        </w:r>
        <w:r w:rsidR="008A2636" w:rsidRPr="008A2636">
          <w:rPr>
            <w:i/>
          </w:rPr>
          <w:t>O</w:t>
        </w:r>
        <w:r w:rsidR="008A2636">
          <w:t>)</w:t>
        </w:r>
      </w:ins>
      <w:ins w:id="3171" w:author="Rev 6 Allen Wirfs-Brock" w:date="2012-02-22T16:17:00Z">
        <w:r w:rsidRPr="00E77497">
          <w:t>.</w:t>
        </w:r>
      </w:ins>
    </w:p>
    <w:p w14:paraId="16A9261B" w14:textId="77777777" w:rsidR="008A2636" w:rsidRDefault="002861C6" w:rsidP="008A2636">
      <w:pPr>
        <w:pStyle w:val="Alg4"/>
        <w:numPr>
          <w:ilvl w:val="0"/>
          <w:numId w:val="181"/>
        </w:numPr>
        <w:contextualSpacing/>
        <w:rPr>
          <w:ins w:id="3172" w:author="Rev 6 Allen Wirfs-Brock" w:date="2012-02-22T16:31:00Z"/>
        </w:rPr>
      </w:pPr>
      <w:ins w:id="3173" w:author="Rev 6 Allen Wirfs-Brock" w:date="2012-02-23T13:23:00Z">
        <w:r>
          <w:t>ReturnIfAbrupt(</w:t>
        </w:r>
        <w:r>
          <w:rPr>
            <w:i/>
          </w:rPr>
          <w:t>obj</w:t>
        </w:r>
        <w:r>
          <w:t>)</w:t>
        </w:r>
      </w:ins>
      <w:ins w:id="3174" w:author="Rev 6 Allen Wirfs-Brock" w:date="2012-02-22T16:31:00Z">
        <w:r w:rsidR="008A2636">
          <w:t>.</w:t>
        </w:r>
      </w:ins>
    </w:p>
    <w:p w14:paraId="72279659" w14:textId="77777777" w:rsidR="004D1203" w:rsidRPr="00E77497" w:rsidRDefault="004D1203" w:rsidP="004D1203">
      <w:pPr>
        <w:pStyle w:val="Alg4"/>
        <w:numPr>
          <w:ilvl w:val="0"/>
          <w:numId w:val="181"/>
        </w:numPr>
        <w:rPr>
          <w:ins w:id="3175" w:author="Rev 6 Allen Wirfs-Brock" w:date="2012-02-22T16:17:00Z"/>
        </w:rPr>
      </w:pPr>
      <w:ins w:id="3176" w:author="Rev 6 Allen Wirfs-Brock" w:date="2012-02-22T16:17:00Z">
        <w:r w:rsidRPr="00E77497">
          <w:t xml:space="preserve">Let </w:t>
        </w:r>
      </w:ins>
      <w:ins w:id="3177" w:author="Rev 6 Allen Wirfs-Brock" w:date="2012-02-22T16:29:00Z">
        <w:r w:rsidR="008A2636">
          <w:rPr>
            <w:i/>
          </w:rPr>
          <w:t>func</w:t>
        </w:r>
      </w:ins>
      <w:ins w:id="3178" w:author="Rev 6 Allen Wirfs-Brock" w:date="2012-02-22T16:17:00Z">
        <w:r w:rsidRPr="00E77497">
          <w:t xml:space="preserve"> be the result of calling the [[Get]] internal method of </w:t>
        </w:r>
      </w:ins>
      <w:ins w:id="3179" w:author="Rev 6 Allen Wirfs-Brock" w:date="2012-02-22T16:31:00Z">
        <w:r w:rsidR="008A2636">
          <w:rPr>
            <w:i/>
          </w:rPr>
          <w:t>obj</w:t>
        </w:r>
      </w:ins>
      <w:ins w:id="3180" w:author="Rev 6 Allen Wirfs-Brock" w:date="2012-02-22T16:17:00Z">
        <w:r w:rsidRPr="00E77497">
          <w:rPr>
            <w:i/>
          </w:rPr>
          <w:t xml:space="preserve"> </w:t>
        </w:r>
        <w:r w:rsidRPr="00E77497">
          <w:t xml:space="preserve">passing </w:t>
        </w:r>
      </w:ins>
      <w:ins w:id="3181" w:author="Rev 6 Allen Wirfs-Brock" w:date="2012-02-22T16:30:00Z">
        <w:r w:rsidR="008A2636">
          <w:rPr>
            <w:i/>
          </w:rPr>
          <w:t>P</w:t>
        </w:r>
      </w:ins>
      <w:ins w:id="3182" w:author="Rev 6 Allen Wirfs-Brock" w:date="2012-02-22T16:17:00Z">
        <w:r w:rsidRPr="00E77497">
          <w:t xml:space="preserve"> as the argument.</w:t>
        </w:r>
      </w:ins>
    </w:p>
    <w:p w14:paraId="73BFCB8A" w14:textId="77777777" w:rsidR="008A2636" w:rsidRDefault="002861C6" w:rsidP="008A2636">
      <w:pPr>
        <w:pStyle w:val="Alg4"/>
        <w:numPr>
          <w:ilvl w:val="0"/>
          <w:numId w:val="181"/>
        </w:numPr>
        <w:contextualSpacing/>
        <w:rPr>
          <w:ins w:id="3183" w:author="Rev 6 Allen Wirfs-Brock" w:date="2012-02-22T16:31:00Z"/>
        </w:rPr>
      </w:pPr>
      <w:ins w:id="3184" w:author="Rev 6 Allen Wirfs-Brock" w:date="2012-02-23T13:24:00Z">
        <w:r>
          <w:t>ReturnIfAbrupt(</w:t>
        </w:r>
        <w:r>
          <w:rPr>
            <w:i/>
          </w:rPr>
          <w:t>func</w:t>
        </w:r>
        <w:r>
          <w:t>)</w:t>
        </w:r>
      </w:ins>
      <w:ins w:id="3185" w:author="Rev 6 Allen Wirfs-Brock" w:date="2012-02-22T16:31:00Z">
        <w:r w:rsidR="008A2636">
          <w:t>.</w:t>
        </w:r>
      </w:ins>
    </w:p>
    <w:p w14:paraId="1FF06D0A" w14:textId="77777777" w:rsidR="004D1203" w:rsidRPr="00E77497" w:rsidRDefault="004D1203" w:rsidP="004D1203">
      <w:pPr>
        <w:pStyle w:val="Alg4"/>
        <w:numPr>
          <w:ilvl w:val="0"/>
          <w:numId w:val="181"/>
        </w:numPr>
        <w:rPr>
          <w:ins w:id="3186" w:author="Rev 6 Allen Wirfs-Brock" w:date="2012-02-22T16:17:00Z"/>
        </w:rPr>
      </w:pPr>
      <w:ins w:id="3187" w:author="Rev 6 Allen Wirfs-Brock" w:date="2012-02-22T16:17:00Z">
        <w:r w:rsidRPr="00E77497">
          <w:t>If IsCallable(</w:t>
        </w:r>
      </w:ins>
      <w:ins w:id="3188" w:author="Rev 6 Allen Wirfs-Brock" w:date="2012-02-22T16:32:00Z">
        <w:r w:rsidR="008A2636">
          <w:rPr>
            <w:i/>
          </w:rPr>
          <w:t>func</w:t>
        </w:r>
      </w:ins>
      <w:ins w:id="3189" w:author="Rev 6 Allen Wirfs-Brock" w:date="2012-02-22T16:17:00Z">
        <w:r w:rsidRPr="00E77497">
          <w:t xml:space="preserve">) is </w:t>
        </w:r>
        <w:r w:rsidRPr="00E77497">
          <w:rPr>
            <w:b/>
          </w:rPr>
          <w:t>false</w:t>
        </w:r>
        <w:r w:rsidRPr="00E77497">
          <w:t xml:space="preserve">, throw a </w:t>
        </w:r>
        <w:r w:rsidRPr="00E77497">
          <w:rPr>
            <w:b/>
          </w:rPr>
          <w:t xml:space="preserve">TypeError </w:t>
        </w:r>
        <w:r w:rsidRPr="00E77497">
          <w:t>exception.</w:t>
        </w:r>
      </w:ins>
    </w:p>
    <w:p w14:paraId="6593CE81" w14:textId="77777777" w:rsidR="004D1203" w:rsidRPr="00E77497" w:rsidRDefault="004D1203" w:rsidP="004D1203">
      <w:pPr>
        <w:pStyle w:val="Alg4"/>
        <w:numPr>
          <w:ilvl w:val="0"/>
          <w:numId w:val="181"/>
        </w:numPr>
        <w:spacing w:after="120"/>
        <w:rPr>
          <w:ins w:id="3190" w:author="Rev 6 Allen Wirfs-Brock" w:date="2012-02-22T16:17:00Z"/>
        </w:rPr>
      </w:pPr>
      <w:ins w:id="3191" w:author="Rev 6 Allen Wirfs-Brock" w:date="2012-02-22T16:17:00Z">
        <w:r w:rsidRPr="00E77497">
          <w:t xml:space="preserve">Return the result of calling the [[Call]] internal method of </w:t>
        </w:r>
      </w:ins>
      <w:ins w:id="3192" w:author="Rev 6 Allen Wirfs-Brock" w:date="2012-02-22T16:32:00Z">
        <w:r w:rsidR="008A2636">
          <w:rPr>
            <w:i/>
          </w:rPr>
          <w:t>func</w:t>
        </w:r>
        <w:r w:rsidR="008A2636" w:rsidRPr="00E77497">
          <w:t xml:space="preserve"> </w:t>
        </w:r>
      </w:ins>
      <w:ins w:id="3193" w:author="Rev 6 Allen Wirfs-Brock" w:date="2012-02-22T16:17:00Z">
        <w:r w:rsidRPr="00E77497">
          <w:t xml:space="preserve">passing </w:t>
        </w:r>
        <w:r w:rsidRPr="00E77497">
          <w:rPr>
            <w:i/>
          </w:rPr>
          <w:t xml:space="preserve">O </w:t>
        </w:r>
        <w:r w:rsidRPr="00E77497">
          <w:t xml:space="preserve">as the </w:t>
        </w:r>
        <w:r w:rsidRPr="00E77497">
          <w:rPr>
            <w:b/>
          </w:rPr>
          <w:t xml:space="preserve">this </w:t>
        </w:r>
        <w:r w:rsidRPr="00E77497">
          <w:t xml:space="preserve">value and </w:t>
        </w:r>
      </w:ins>
      <w:ins w:id="3194" w:author="Rev 6 Allen Wirfs-Brock" w:date="2012-02-22T16:33:00Z">
        <w:r w:rsidR="008A2636">
          <w:t xml:space="preserve">argument list </w:t>
        </w:r>
        <w:r w:rsidR="008A2636" w:rsidRPr="008A2636">
          <w:rPr>
            <w:i/>
          </w:rPr>
          <w:t>args</w:t>
        </w:r>
      </w:ins>
      <w:ins w:id="3195" w:author="Rev 6 Allen Wirfs-Brock" w:date="2012-02-22T16:17:00Z">
        <w:r w:rsidRPr="00E77497">
          <w:t>.</w:t>
        </w:r>
      </w:ins>
    </w:p>
    <w:p w14:paraId="72661BB4" w14:textId="77777777" w:rsidR="001D4C27" w:rsidRPr="001D4C27" w:rsidRDefault="001D4C27" w:rsidP="008A2636">
      <w:pPr>
        <w:rPr>
          <w:ins w:id="3196" w:author="Rev 6 Allen Wirfs-Brock" w:date="2012-02-22T15:59:00Z"/>
        </w:rPr>
      </w:pPr>
    </w:p>
    <w:p w14:paraId="5241B75C" w14:textId="77777777" w:rsidR="004C02EF" w:rsidRPr="00E77497" w:rsidRDefault="004C02EF" w:rsidP="004C02EF">
      <w:pPr>
        <w:pStyle w:val="1"/>
        <w:numPr>
          <w:ilvl w:val="0"/>
          <w:numId w:val="0"/>
        </w:numPr>
      </w:pPr>
      <w:bookmarkStart w:id="3197" w:name="_Toc323907631"/>
      <w:r w:rsidRPr="00E77497">
        <w:t>10</w:t>
      </w:r>
      <w:r w:rsidRPr="00E77497">
        <w:tab/>
        <w:t>Executable Code and Execution Context</w:t>
      </w:r>
      <w:bookmarkEnd w:id="3013"/>
      <w:bookmarkEnd w:id="3014"/>
      <w:bookmarkEnd w:id="3015"/>
      <w:bookmarkEnd w:id="3016"/>
      <w:bookmarkEnd w:id="3017"/>
      <w:bookmarkEnd w:id="3018"/>
      <w:bookmarkEnd w:id="3019"/>
      <w:bookmarkEnd w:id="3020"/>
      <w:r w:rsidRPr="00E77497">
        <w:t>s</w:t>
      </w:r>
      <w:bookmarkEnd w:id="3021"/>
      <w:bookmarkEnd w:id="3022"/>
      <w:bookmarkEnd w:id="3139"/>
      <w:bookmarkEnd w:id="3140"/>
      <w:bookmarkEnd w:id="3141"/>
      <w:bookmarkEnd w:id="3142"/>
      <w:bookmarkEnd w:id="3197"/>
    </w:p>
    <w:p w14:paraId="3E241EB6" w14:textId="77777777" w:rsidR="004C02EF" w:rsidRPr="00E77497" w:rsidRDefault="004C02EF" w:rsidP="00C623F2">
      <w:pPr>
        <w:pStyle w:val="20"/>
        <w:numPr>
          <w:ilvl w:val="0"/>
          <w:numId w:val="0"/>
        </w:numPr>
      </w:pPr>
      <w:bookmarkStart w:id="3198" w:name="_Toc235503373"/>
      <w:bookmarkStart w:id="3199" w:name="_Toc241509148"/>
      <w:bookmarkStart w:id="3200" w:name="_Toc244416635"/>
      <w:bookmarkStart w:id="3201" w:name="_Toc276630999"/>
      <w:bookmarkStart w:id="3202" w:name="_Toc323907632"/>
      <w:r w:rsidRPr="00E77497">
        <w:t>10.1</w:t>
      </w:r>
      <w:r w:rsidRPr="00E77497">
        <w:tab/>
        <w:t>Types of Executable Code</w:t>
      </w:r>
      <w:bookmarkEnd w:id="3198"/>
      <w:bookmarkEnd w:id="3199"/>
      <w:bookmarkEnd w:id="3200"/>
      <w:bookmarkEnd w:id="3201"/>
      <w:bookmarkEnd w:id="3202"/>
    </w:p>
    <w:p w14:paraId="0ABB013D" w14:textId="77777777" w:rsidR="004C02EF" w:rsidRPr="00E77497" w:rsidRDefault="004C02EF" w:rsidP="004C02EF">
      <w:r w:rsidRPr="00E77497">
        <w:t>There are three types of ECMAScript executable code:</w:t>
      </w:r>
    </w:p>
    <w:p w14:paraId="432B41D3" w14:textId="77777777" w:rsidR="004C02EF" w:rsidRPr="00E77497" w:rsidRDefault="004C02EF" w:rsidP="004C02EF">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sidRPr="00E77497">
        <w:rPr>
          <w:rFonts w:cs="Arial"/>
          <w:i/>
        </w:rPr>
        <w:t>Program</w:t>
      </w:r>
      <w:r w:rsidRPr="00E77497">
        <w:rPr>
          <w:rFonts w:ascii="Arial" w:hAnsi="Arial" w:cs="Arial"/>
        </w:rPr>
        <w:t xml:space="preserve">. The global code of a particular </w:t>
      </w:r>
      <w:r w:rsidRPr="00E77497">
        <w:rPr>
          <w:rFonts w:cs="Arial"/>
          <w:i/>
        </w:rPr>
        <w:t>Program</w:t>
      </w:r>
      <w:r w:rsidRPr="00E77497">
        <w:rPr>
          <w:rFonts w:ascii="Arial" w:hAnsi="Arial" w:cs="Arial"/>
        </w:rPr>
        <w:t xml:space="preserve"> does not include any source text that is parsed as part of a </w:t>
      </w:r>
      <w:r w:rsidRPr="00E77497">
        <w:rPr>
          <w:rFonts w:cs="Arial"/>
          <w:i/>
        </w:rPr>
        <w:t>FunctionBody</w:t>
      </w:r>
      <w:r w:rsidRPr="00E77497">
        <w:rPr>
          <w:rFonts w:ascii="Arial" w:hAnsi="Arial" w:cs="Arial"/>
        </w:rPr>
        <w:t>.</w:t>
      </w:r>
    </w:p>
    <w:p w14:paraId="6D890C1F"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sidRPr="00E77497">
        <w:rPr>
          <w:i/>
        </w:rPr>
        <w:t>Program</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sidRPr="00E77497">
        <w:rPr>
          <w:i/>
        </w:rPr>
        <w:t>Program</w:t>
      </w:r>
      <w:r w:rsidRPr="00E77497">
        <w:rPr>
          <w:rFonts w:ascii="Arial" w:hAnsi="Arial"/>
        </w:rPr>
        <w:t>.</w:t>
      </w:r>
    </w:p>
    <w:p w14:paraId="3DA3049D"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ins w:id="3203" w:author="Rev 7 Allen Wirfs-Brock" w:date="2012-05-01T08:39:00Z">
        <w:r w:rsidR="00B776CC">
          <w:rPr>
            <w:rFonts w:ascii="Arial" w:hAnsi="Arial"/>
          </w:rPr>
          <w:t xml:space="preserve">to supply the value of the [[Code]] internal property </w:t>
        </w:r>
      </w:ins>
      <w:commentRangeStart w:id="3204"/>
      <w:ins w:id="3205" w:author="Rev 7 Allen Wirfs-Brock" w:date="2012-05-01T08:40:00Z">
        <w:r w:rsidR="00B776CC">
          <w:rPr>
            <w:rFonts w:ascii="Arial" w:hAnsi="Arial"/>
          </w:rPr>
          <w:t>(see 13.5)</w:t>
        </w:r>
      </w:ins>
      <w:commentRangeEnd w:id="3204"/>
      <w:ins w:id="3206" w:author="Rev 7 Allen Wirfs-Brock" w:date="2012-05-01T08:44:00Z">
        <w:r w:rsidR="00B776CC">
          <w:rPr>
            <w:rStyle w:val="af4"/>
            <w:rFonts w:ascii="Arial" w:eastAsia="MS Mincho" w:hAnsi="Arial"/>
            <w:spacing w:val="0"/>
            <w:lang w:eastAsia="ja-JP"/>
          </w:rPr>
          <w:commentReference w:id="3204"/>
        </w:r>
      </w:ins>
      <w:ins w:id="3207" w:author="Rev 7 Allen Wirfs-Brock" w:date="2012-05-01T08:40:00Z">
        <w:r w:rsidR="00B776CC">
          <w:rPr>
            <w:rFonts w:ascii="Arial" w:hAnsi="Arial"/>
          </w:rPr>
          <w:t xml:space="preserve"> </w:t>
        </w:r>
      </w:ins>
      <w:ins w:id="3208" w:author="Rev 7 Allen Wirfs-Brock" w:date="2012-05-01T08:39:00Z">
        <w:r w:rsidR="00B776CC">
          <w:rPr>
            <w:rFonts w:ascii="Arial" w:hAnsi="Arial"/>
          </w:rPr>
          <w:t xml:space="preserve">of function </w:t>
        </w:r>
      </w:ins>
      <w:ins w:id="3209" w:author="Rev 7 Allen Wirfs-Brock" w:date="2012-05-01T08:44:00Z">
        <w:r w:rsidR="00B776CC">
          <w:rPr>
            <w:rFonts w:ascii="Arial" w:hAnsi="Arial"/>
          </w:rPr>
          <w:t>and</w:t>
        </w:r>
      </w:ins>
      <w:ins w:id="3210" w:author="Rev 7 Allen Wirfs-Brock" w:date="2012-05-01T08:39:00Z">
        <w:r w:rsidR="00B776CC">
          <w:rPr>
            <w:rFonts w:ascii="Arial" w:hAnsi="Arial"/>
          </w:rPr>
          <w:t xml:space="preserve"> generator objects. </w:t>
        </w:r>
      </w:ins>
      <w:del w:id="3211" w:author="Rev 7 Allen Wirfs-Brock" w:date="2012-05-01T08:39:00Z">
        <w:r w:rsidRPr="00E77497" w:rsidDel="00B776CC">
          <w:rPr>
            <w:rFonts w:ascii="Arial" w:hAnsi="Arial"/>
          </w:rPr>
          <w:delText xml:space="preserve">as </w:delText>
        </w:r>
      </w:del>
      <w:del w:id="3212" w:author="Rev 7 Allen Wirfs-Brock" w:date="2012-05-01T08:41:00Z">
        <w:r w:rsidRPr="00E77497" w:rsidDel="00B776CC">
          <w:rPr>
            <w:rFonts w:ascii="Arial" w:hAnsi="Arial"/>
          </w:rPr>
          <w:delText xml:space="preserve">part of a </w:delText>
        </w:r>
        <w:r w:rsidRPr="00E77497" w:rsidDel="00B776CC">
          <w:rPr>
            <w:i/>
          </w:rPr>
          <w:delText>FunctionBody</w:delText>
        </w:r>
        <w:r w:rsidRPr="00E77497" w:rsidDel="00B776CC">
          <w:rPr>
            <w:rFonts w:ascii="Arial" w:hAnsi="Arial"/>
          </w:rPr>
          <w:delText>.</w:delText>
        </w:r>
      </w:del>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ins w:id="3213" w:author="Rev 7 Allen Wirfs-Brock" w:date="2012-05-01T08:42:00Z">
        <w:r w:rsidR="00B776CC">
          <w:rPr>
            <w:rFonts w:ascii="Arial" w:hAnsi="Arial"/>
          </w:rPr>
          <w:t xml:space="preserve"> function or generator</w:t>
        </w:r>
      </w:ins>
      <w:r w:rsidRPr="00E77497">
        <w:rPr>
          <w:rFonts w:ascii="Arial" w:hAnsi="Arial"/>
        </w:rPr>
        <w:t xml:space="preserve"> </w:t>
      </w:r>
      <w:del w:id="3214" w:author="Rev 7 Allen Wirfs-Brock" w:date="2012-05-01T08:41:00Z">
        <w:r w:rsidRPr="00E77497" w:rsidDel="00B776CC">
          <w:rPr>
            <w:i/>
          </w:rPr>
          <w:delText>FunctionBody</w:delText>
        </w:r>
        <w:r w:rsidRPr="00E77497" w:rsidDel="00B776CC">
          <w:rPr>
            <w:rFonts w:ascii="Arial" w:hAnsi="Arial"/>
          </w:rPr>
          <w:delText xml:space="preserve"> </w:delText>
        </w:r>
      </w:del>
      <w:r w:rsidRPr="00E77497">
        <w:rPr>
          <w:rFonts w:ascii="Arial" w:hAnsi="Arial"/>
        </w:rPr>
        <w:t xml:space="preserve">does not include any source text that is parsed as </w:t>
      </w:r>
      <w:del w:id="3215" w:author="Rev 7 Allen Wirfs-Brock" w:date="2012-05-01T08:42:00Z">
        <w:r w:rsidRPr="00E77497" w:rsidDel="00B776CC">
          <w:rPr>
            <w:rFonts w:ascii="Arial" w:hAnsi="Arial"/>
          </w:rPr>
          <w:delText xml:space="preserve">part </w:delText>
        </w:r>
      </w:del>
      <w:ins w:id="3216" w:author="Rev 7 Allen Wirfs-Brock" w:date="2012-05-01T08:42:00Z">
        <w:r w:rsidR="00B776CC">
          <w:rPr>
            <w:rFonts w:ascii="Arial" w:hAnsi="Arial"/>
          </w:rPr>
          <w:t>the function code</w:t>
        </w:r>
        <w:r w:rsidR="00B776CC" w:rsidRPr="00E77497">
          <w:rPr>
            <w:rFonts w:ascii="Arial" w:hAnsi="Arial"/>
          </w:rPr>
          <w:t xml:space="preserve"> </w:t>
        </w:r>
      </w:ins>
      <w:r w:rsidRPr="00E77497">
        <w:rPr>
          <w:rFonts w:ascii="Arial" w:hAnsi="Arial"/>
        </w:rPr>
        <w:t>of a nested</w:t>
      </w:r>
      <w:ins w:id="3217" w:author="Rev 7 Allen Wirfs-Brock" w:date="2012-05-01T08:42:00Z">
        <w:r w:rsidR="00B776CC" w:rsidRPr="00B776CC">
          <w:rPr>
            <w:rFonts w:ascii="Arial" w:hAnsi="Arial"/>
          </w:rPr>
          <w:t xml:space="preserve"> </w:t>
        </w:r>
        <w:r w:rsidR="00B776CC">
          <w:rPr>
            <w:rFonts w:ascii="Arial" w:hAnsi="Arial"/>
          </w:rPr>
          <w:t>function or generator</w:t>
        </w:r>
      </w:ins>
      <w:del w:id="3218" w:author="Rev 7 Allen Wirfs-Brock" w:date="2012-05-01T08:42:00Z">
        <w:r w:rsidRPr="00E77497" w:rsidDel="00B776CC">
          <w:rPr>
            <w:rFonts w:ascii="Arial" w:hAnsi="Arial"/>
          </w:rPr>
          <w:delText xml:space="preserve"> </w:delText>
        </w:r>
        <w:r w:rsidRPr="00E77497" w:rsidDel="00B776CC">
          <w:rPr>
            <w:i/>
          </w:rPr>
          <w:delText>FunctionBody</w:delText>
        </w:r>
      </w:del>
      <w:r w:rsidRPr="00E77497">
        <w:rPr>
          <w:rFonts w:ascii="Arial" w:hAnsi="Arial"/>
        </w:rPr>
        <w:t xml:space="preserve">. </w:t>
      </w:r>
      <w:del w:id="3219" w:author="Rev 7 Allen Wirfs-Brock" w:date="2012-05-01T08:43:00Z">
        <w:r w:rsidRPr="00E77497" w:rsidDel="00B776CC">
          <w:rPr>
            <w:rFonts w:ascii="Arial" w:hAnsi="Arial"/>
            <w:i/>
          </w:rPr>
          <w:delText>Function code</w:delText>
        </w:r>
        <w:r w:rsidRPr="00E77497" w:rsidDel="00B776CC">
          <w:rPr>
            <w:rFonts w:ascii="Arial" w:hAnsi="Arial"/>
          </w:rPr>
          <w:delText xml:space="preserve"> also denotes the source text supplied when using the built-in </w:delText>
        </w:r>
        <w:r w:rsidRPr="00E77497" w:rsidDel="00B776CC">
          <w:rPr>
            <w:rFonts w:ascii="Courier New" w:hAnsi="Courier New"/>
            <w:b/>
          </w:rPr>
          <w:delText>Function</w:delText>
        </w:r>
        <w:r w:rsidRPr="00E77497" w:rsidDel="00B776CC">
          <w:rPr>
            <w:rFonts w:ascii="Arial" w:hAnsi="Arial"/>
          </w:rPr>
          <w:delText xml:space="preserve"> object as a constructor. More precisely, the last parameter provided to the </w:delText>
        </w:r>
        <w:r w:rsidRPr="00E77497" w:rsidDel="00B776CC">
          <w:rPr>
            <w:rFonts w:ascii="Courier New" w:hAnsi="Courier New"/>
            <w:b/>
          </w:rPr>
          <w:delText>Function</w:delText>
        </w:r>
        <w:r w:rsidRPr="00E77497" w:rsidDel="00B776CC">
          <w:rPr>
            <w:rFonts w:ascii="Arial" w:hAnsi="Arial"/>
          </w:rPr>
          <w:delText xml:space="preserve"> constructor is converted to a String and treated as the </w:delText>
        </w:r>
        <w:r w:rsidRPr="00E77497" w:rsidDel="00B776CC">
          <w:rPr>
            <w:i/>
          </w:rPr>
          <w:delText>FunctionBody</w:delText>
        </w:r>
        <w:r w:rsidRPr="00E77497" w:rsidDel="00B776CC">
          <w:rPr>
            <w:rFonts w:ascii="Arial" w:hAnsi="Arial"/>
          </w:rPr>
          <w:delText xml:space="preserve">. If more than one parameter is provided to the </w:delText>
        </w:r>
        <w:r w:rsidRPr="00E77497" w:rsidDel="00B776CC">
          <w:rPr>
            <w:rFonts w:ascii="Courier New" w:hAnsi="Courier New"/>
            <w:b/>
          </w:rPr>
          <w:delText>Function</w:delText>
        </w:r>
        <w:r w:rsidRPr="00E77497" w:rsidDel="00B776CC">
          <w:rPr>
            <w:rFonts w:ascii="Arial" w:hAnsi="Arial"/>
          </w:rPr>
          <w:delText xml:space="preserve"> constructor, all parameters except the last one are converted to Strings and concatenated together, separated by commas. The resulting String is interpreted as the </w:delText>
        </w:r>
        <w:r w:rsidRPr="00E77497" w:rsidDel="00B776CC">
          <w:rPr>
            <w:i/>
          </w:rPr>
          <w:delText>FormalParameterList</w:delText>
        </w:r>
        <w:r w:rsidRPr="00E77497" w:rsidDel="00B776CC">
          <w:rPr>
            <w:rFonts w:ascii="Arial" w:hAnsi="Arial"/>
          </w:rPr>
          <w:delText xml:space="preserve"> for the </w:delText>
        </w:r>
        <w:r w:rsidRPr="00E77497" w:rsidDel="00B776CC">
          <w:rPr>
            <w:i/>
          </w:rPr>
          <w:delText>FunctionBody</w:delText>
        </w:r>
        <w:r w:rsidRPr="00E77497" w:rsidDel="00B776CC">
          <w:rPr>
            <w:rFonts w:ascii="Arial" w:hAnsi="Arial"/>
          </w:rPr>
          <w:delText xml:space="preserve"> defined by the last parameter. The function code for a particular instantiation of a </w:delText>
        </w:r>
        <w:r w:rsidRPr="00E77497" w:rsidDel="00B776CC">
          <w:rPr>
            <w:rFonts w:ascii="Courier New" w:hAnsi="Courier New"/>
            <w:b/>
          </w:rPr>
          <w:delText>Function</w:delText>
        </w:r>
        <w:r w:rsidRPr="00E77497" w:rsidDel="00B776CC">
          <w:rPr>
            <w:rFonts w:ascii="Arial" w:hAnsi="Arial"/>
          </w:rPr>
          <w:delText xml:space="preserve"> does not include any source text that is parsed as part of a nested </w:delText>
        </w:r>
        <w:r w:rsidRPr="00E77497" w:rsidDel="00B776CC">
          <w:rPr>
            <w:i/>
          </w:rPr>
          <w:delText>FunctionBody</w:delText>
        </w:r>
        <w:r w:rsidRPr="00E77497" w:rsidDel="00B776CC">
          <w:rPr>
            <w:rFonts w:ascii="Arial" w:hAnsi="Arial"/>
          </w:rPr>
          <w:delText>.</w:delText>
        </w:r>
      </w:del>
    </w:p>
    <w:p w14:paraId="31F4BE8C" w14:textId="77777777" w:rsidR="00B776CC" w:rsidRDefault="00B776CC" w:rsidP="00B776CC">
      <w:pPr>
        <w:pStyle w:val="Note"/>
        <w:rPr>
          <w:ins w:id="3220" w:author="Rev 7 Allen Wirfs-Brock" w:date="2012-05-01T08:45:00Z"/>
        </w:rPr>
        <w:pPrChange w:id="3221" w:author="Rev 7 Allen Wirfs-Brock" w:date="2012-05-01T08:45:00Z">
          <w:pPr>
            <w:pStyle w:val="30"/>
            <w:numPr>
              <w:ilvl w:val="0"/>
              <w:numId w:val="0"/>
            </w:numPr>
          </w:pPr>
        </w:pPrChange>
      </w:pPr>
      <w:bookmarkStart w:id="3222" w:name="_Toc235503374"/>
      <w:bookmarkStart w:id="3223" w:name="_Toc241509149"/>
      <w:bookmarkStart w:id="3224" w:name="_Toc244416636"/>
      <w:bookmarkStart w:id="3225" w:name="_Toc276631000"/>
      <w:ins w:id="3226" w:author="Rev 7 Allen Wirfs-Brock" w:date="2012-05-01T08:46:00Z">
        <w:r>
          <w:t>NOTE</w:t>
        </w:r>
        <w:r>
          <w:tab/>
          <w:t xml:space="preserve">Function code is generally provided </w:t>
        </w:r>
      </w:ins>
      <w:ins w:id="3227" w:author="Rev 7 Allen Wirfs-Brock" w:date="2012-05-01T08:48:00Z">
        <w:r w:rsidR="00612205">
          <w:t>as</w:t>
        </w:r>
      </w:ins>
      <w:ins w:id="3228" w:author="Rev 7 Allen Wirfs-Brock" w:date="2012-05-01T08:46:00Z">
        <w:r>
          <w:t xml:space="preserve"> the bodies of Function Definitions (</w:t>
        </w:r>
      </w:ins>
      <w:ins w:id="3229" w:author="Rev 7 Allen Wirfs-Brock" w:date="2012-05-01T08:47:00Z">
        <w:r w:rsidR="00612205">
          <w:t xml:space="preserve">13.1), Arrow Function Definditions (13.2), Method Definitions (13.3) and Generator Definitions (13.4). </w:t>
        </w:r>
      </w:ins>
      <w:ins w:id="3230" w:author="Rev 7 Allen Wirfs-Brock" w:date="2012-05-01T08:48:00Z">
        <w:r w:rsidR="00612205">
          <w:t>Function code is also derived from the last argument to the Function constructor (</w:t>
        </w:r>
      </w:ins>
      <w:ins w:id="3231" w:author="Rev 7 Allen Wirfs-Brock" w:date="2012-05-01T08:49:00Z">
        <w:r w:rsidR="00612205">
          <w:t>15.3).</w:t>
        </w:r>
      </w:ins>
    </w:p>
    <w:p w14:paraId="153ECD97" w14:textId="77777777" w:rsidR="004C02EF" w:rsidRPr="00E77497" w:rsidRDefault="004C02EF" w:rsidP="00C623F2">
      <w:pPr>
        <w:pStyle w:val="30"/>
        <w:numPr>
          <w:ilvl w:val="0"/>
          <w:numId w:val="0"/>
        </w:numPr>
      </w:pPr>
      <w:bookmarkStart w:id="3232" w:name="_Toc323907633"/>
      <w:r w:rsidRPr="00E77497">
        <w:t>10.1.1</w:t>
      </w:r>
      <w:r w:rsidRPr="00E77497">
        <w:tab/>
        <w:t>Strict Mode Code</w:t>
      </w:r>
      <w:bookmarkEnd w:id="3222"/>
      <w:bookmarkEnd w:id="3223"/>
      <w:bookmarkEnd w:id="3224"/>
      <w:bookmarkEnd w:id="3225"/>
      <w:bookmarkEnd w:id="3232"/>
    </w:p>
    <w:p w14:paraId="2561CD55" w14:textId="77777777" w:rsidR="004C02EF" w:rsidRPr="00E77497" w:rsidRDefault="004C02EF" w:rsidP="004C02EF">
      <w:r w:rsidRPr="00E77497">
        <w:t xml:space="preserve">An ECMAScript </w:t>
      </w:r>
      <w:r w:rsidRPr="00E77497">
        <w:rPr>
          <w:rFonts w:ascii="Times New Roman" w:hAnsi="Times New Roman"/>
          <w:i/>
        </w:rPr>
        <w:t>Program</w:t>
      </w:r>
      <w:r w:rsidRPr="00E77497">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340F078D" w14:textId="77777777"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14:paraId="3FA1859D" w14:textId="77777777"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14:paraId="328FA643" w14:textId="77777777"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del w:id="3233" w:author="Rev 7 Allen Wirfs-Brock" w:date="2012-04-20T09:35:00Z">
        <w:r w:rsidRPr="00E77497" w:rsidDel="001A6289">
          <w:rPr>
            <w:rFonts w:ascii="Times New Roman" w:hAnsi="Times New Roman"/>
            <w:i/>
          </w:rPr>
          <w:delText>PropertyAssignment</w:delText>
        </w:r>
      </w:del>
      <w:ins w:id="3234" w:author="Rev 7 Allen Wirfs-Brock" w:date="2012-04-20T09:35:00Z">
        <w:r w:rsidR="001A6289">
          <w:rPr>
            <w:rFonts w:ascii="Times New Roman" w:hAnsi="Times New Roman"/>
            <w:i/>
          </w:rPr>
          <w:t>PropertyDefinition</w:t>
        </w:r>
      </w:ins>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del w:id="3235" w:author="Rev 7 Allen Wirfs-Brock" w:date="2012-04-20T09:35:00Z">
        <w:r w:rsidRPr="00E77497" w:rsidDel="001A6289">
          <w:rPr>
            <w:rFonts w:ascii="Times New Roman" w:hAnsi="Times New Roman"/>
            <w:i/>
          </w:rPr>
          <w:delText>PropertyAssignment</w:delText>
        </w:r>
      </w:del>
      <w:ins w:id="3236" w:author="Rev 7 Allen Wirfs-Brock" w:date="2012-04-20T09:35:00Z">
        <w:r w:rsidR="001A6289">
          <w:rPr>
            <w:rFonts w:ascii="Times New Roman" w:hAnsi="Times New Roman"/>
            <w:i/>
          </w:rPr>
          <w:t>PropertyDefinition</w:t>
        </w:r>
      </w:ins>
      <w:r w:rsidRPr="00E77497">
        <w:t xml:space="preserve"> is contained in strict mode code or if the function code begins with a Directive Prologue that contains a Use Strict Directive.</w:t>
      </w:r>
    </w:p>
    <w:p w14:paraId="4BEA2418" w14:textId="77777777" w:rsidR="004C02EF" w:rsidRPr="00E77497" w:rsidRDefault="004C02EF" w:rsidP="004C02EF">
      <w:pPr>
        <w:numPr>
          <w:ilvl w:val="0"/>
          <w:numId w:val="40"/>
        </w:numPr>
        <w:ind w:left="360"/>
        <w:rPr>
          <w:ins w:id="3237" w:author="Allen Wirfs-Brock" w:date="2011-07-01T16:55:00Z"/>
        </w:rPr>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707778B2" w14:textId="77777777" w:rsidR="00655CEE" w:rsidRPr="00E77497" w:rsidDel="00612205" w:rsidRDefault="00655CEE" w:rsidP="004C02EF">
      <w:pPr>
        <w:numPr>
          <w:ilvl w:val="0"/>
          <w:numId w:val="40"/>
        </w:numPr>
        <w:ind w:left="360"/>
        <w:rPr>
          <w:ins w:id="3238" w:author="Allen Wirfs-Brock" w:date="2011-07-01T16:20:00Z"/>
          <w:del w:id="3239" w:author="Rev 7 Allen Wirfs-Brock" w:date="2012-05-01T08:50:00Z"/>
        </w:rPr>
      </w:pPr>
      <w:commentRangeStart w:id="3240"/>
      <w:ins w:id="3241" w:author="Allen Wirfs-Brock" w:date="2011-07-01T16:55:00Z">
        <w:del w:id="3242" w:author="Rev 7 Allen Wirfs-Brock" w:date="2012-05-01T08:50:00Z">
          <w:r w:rsidRPr="00E77497" w:rsidDel="00612205">
            <w:delText>Unless specified otherwise, extended code (10.2</w:delText>
          </w:r>
        </w:del>
      </w:ins>
      <w:ins w:id="3243" w:author="Allen Wirfs-Brock rev2" w:date="2011-07-25T15:20:00Z">
        <w:del w:id="3244" w:author="Rev 7 Allen Wirfs-Brock" w:date="2012-05-01T08:50:00Z">
          <w:r w:rsidR="00046185" w:rsidRPr="00E77497" w:rsidDel="00612205">
            <w:delText>1</w:delText>
          </w:r>
        </w:del>
      </w:ins>
      <w:ins w:id="3245" w:author="Allen Wirfs-Brock" w:date="2011-07-01T16:55:00Z">
        <w:del w:id="3246" w:author="Rev 7 Allen Wirfs-Brock" w:date="2012-05-01T08:50:00Z">
          <w:r w:rsidRPr="00E77497" w:rsidDel="00612205">
            <w:delText>.1</w:delText>
          </w:r>
        </w:del>
      </w:ins>
      <w:ins w:id="3247" w:author="Allen Wirfs-Brock rev2" w:date="2011-07-25T15:20:00Z">
        <w:del w:id="3248" w:author="Rev 7 Allen Wirfs-Brock" w:date="2012-05-01T08:50:00Z">
          <w:r w:rsidR="00046185" w:rsidRPr="00E77497" w:rsidDel="00612205">
            <w:delText>2</w:delText>
          </w:r>
        </w:del>
      </w:ins>
      <w:ins w:id="3249" w:author="Allen Wirfs-Brock" w:date="2011-07-01T16:55:00Z">
        <w:del w:id="3250" w:author="Rev 7 Allen Wirfs-Brock" w:date="2012-05-01T08:50:00Z">
          <w:r w:rsidRPr="00E77497" w:rsidDel="00612205">
            <w:delText>) is also consider</w:delText>
          </w:r>
        </w:del>
      </w:ins>
      <w:ins w:id="3251" w:author="Allen Wirfs-Brock" w:date="2011-07-12T14:59:00Z">
        <w:del w:id="3252" w:author="Rev 7 Allen Wirfs-Brock" w:date="2012-05-01T08:50:00Z">
          <w:r w:rsidR="002C254E" w:rsidRPr="00E77497" w:rsidDel="00612205">
            <w:delText>ed</w:delText>
          </w:r>
        </w:del>
      </w:ins>
      <w:ins w:id="3253" w:author="Allen Wirfs-Brock" w:date="2011-07-01T16:55:00Z">
        <w:del w:id="3254" w:author="Rev 7 Allen Wirfs-Brock" w:date="2012-05-01T08:50:00Z">
          <w:r w:rsidRPr="00E77497" w:rsidDel="00612205">
            <w:delText xml:space="preserve"> strict </w:delText>
          </w:r>
        </w:del>
      </w:ins>
      <w:ins w:id="3255" w:author="Allen Wirfs-Brock rev2" w:date="2011-07-25T15:21:00Z">
        <w:del w:id="3256" w:author="Rev 7 Allen Wirfs-Brock" w:date="2012-05-01T08:50:00Z">
          <w:r w:rsidR="00046185" w:rsidRPr="00E77497" w:rsidDel="00612205">
            <w:delText xml:space="preserve">mode </w:delText>
          </w:r>
        </w:del>
      </w:ins>
      <w:ins w:id="3257" w:author="Allen Wirfs-Brock" w:date="2011-07-01T16:55:00Z">
        <w:del w:id="3258" w:author="Rev 7 Allen Wirfs-Brock" w:date="2012-05-01T08:50:00Z">
          <w:r w:rsidRPr="00E77497" w:rsidDel="00612205">
            <w:delText>code.</w:delText>
          </w:r>
        </w:del>
      </w:ins>
      <w:commentRangeEnd w:id="3240"/>
      <w:del w:id="3259" w:author="Rev 7 Allen Wirfs-Brock" w:date="2012-05-01T08:50:00Z">
        <w:r w:rsidR="00EB1E7F" w:rsidDel="00612205">
          <w:rPr>
            <w:rStyle w:val="af4"/>
          </w:rPr>
          <w:commentReference w:id="3240"/>
        </w:r>
      </w:del>
    </w:p>
    <w:p w14:paraId="325E258C" w14:textId="77777777" w:rsidR="00741E7F" w:rsidRPr="00E77497" w:rsidDel="00EB1E7F" w:rsidRDefault="00741E7F" w:rsidP="00741E7F">
      <w:pPr>
        <w:pStyle w:val="30"/>
        <w:numPr>
          <w:ilvl w:val="0"/>
          <w:numId w:val="0"/>
        </w:numPr>
        <w:rPr>
          <w:ins w:id="3260" w:author="Allen Wirfs-Brock" w:date="2011-07-01T16:25:00Z"/>
          <w:del w:id="3261" w:author="Rev 6 Allen Wirfs-Brock" w:date="2012-01-26T11:03:00Z"/>
        </w:rPr>
      </w:pPr>
      <w:ins w:id="3262" w:author="Allen Wirfs-Brock" w:date="2011-07-01T16:20:00Z">
        <w:del w:id="3263" w:author="Rev 6 Allen Wirfs-Brock" w:date="2012-01-26T11:03:00Z">
          <w:r w:rsidRPr="00E77497" w:rsidDel="00EB1E7F">
            <w:delText>10.1.2</w:delText>
          </w:r>
          <w:r w:rsidRPr="00E77497" w:rsidDel="00EB1E7F">
            <w:tab/>
          </w:r>
        </w:del>
      </w:ins>
      <w:ins w:id="3264" w:author="Allen Wirfs-Brock" w:date="2011-07-01T16:21:00Z">
        <w:del w:id="3265" w:author="Rev 6 Allen Wirfs-Brock" w:date="2012-01-26T11:03:00Z">
          <w:r w:rsidRPr="00E77497" w:rsidDel="00EB1E7F">
            <w:delText>Extended</w:delText>
          </w:r>
        </w:del>
      </w:ins>
      <w:ins w:id="3266" w:author="Allen Wirfs-Brock" w:date="2011-07-01T16:20:00Z">
        <w:del w:id="3267" w:author="Rev 6 Allen Wirfs-Brock" w:date="2012-01-26T11:03:00Z">
          <w:r w:rsidRPr="00E77497" w:rsidDel="00EB1E7F">
            <w:delText xml:space="preserve"> Code</w:delText>
          </w:r>
        </w:del>
      </w:ins>
    </w:p>
    <w:p w14:paraId="60D34074" w14:textId="77777777" w:rsidR="006B134A" w:rsidRPr="00E77497" w:rsidDel="00EB1E7F" w:rsidRDefault="006B134A" w:rsidP="00B20723">
      <w:pPr>
        <w:rPr>
          <w:ins w:id="3268" w:author="Allen Wirfs-Brock" w:date="2011-07-01T16:31:00Z"/>
          <w:del w:id="3269" w:author="Rev 6 Allen Wirfs-Brock" w:date="2012-01-26T11:03:00Z"/>
        </w:rPr>
      </w:pPr>
      <w:ins w:id="3270" w:author="Allen Wirfs-Brock" w:date="2011-07-01T16:27:00Z">
        <w:del w:id="3271" w:author="Rev 6 Allen Wirfs-Brock" w:date="2012-01-26T11:03:00Z">
          <w:r w:rsidRPr="00E77497" w:rsidDel="00EB1E7F">
            <w:rPr>
              <w:i/>
            </w:rPr>
            <w:delText>Extended code</w:delText>
          </w:r>
          <w:r w:rsidRPr="00E77497" w:rsidDel="00EB1E7F">
            <w:delText xml:space="preserve"> is any any code contained in an</w:delText>
          </w:r>
        </w:del>
      </w:ins>
      <w:ins w:id="3272" w:author="Allen Wirfs-Brock" w:date="2011-07-01T16:25:00Z">
        <w:del w:id="3273" w:author="Rev 6 Allen Wirfs-Brock" w:date="2012-01-26T11:03:00Z">
          <w:r w:rsidRPr="00E77497" w:rsidDel="00EB1E7F">
            <w:delText xml:space="preserve"> ECMAScript </w:delText>
          </w:r>
          <w:r w:rsidRPr="00E77497" w:rsidDel="00EB1E7F">
            <w:rPr>
              <w:rFonts w:ascii="Times New Roman" w:hAnsi="Times New Roman"/>
              <w:i/>
            </w:rPr>
            <w:delText>Program</w:delText>
          </w:r>
          <w:r w:rsidRPr="00E77497" w:rsidDel="00EB1E7F">
            <w:delText xml:space="preserve"> syntactic unit </w:delText>
          </w:r>
        </w:del>
      </w:ins>
      <w:ins w:id="3274" w:author="Allen Wirfs-Brock" w:date="2011-07-01T16:26:00Z">
        <w:del w:id="3275" w:author="Rev 6 Allen Wirfs-Brock" w:date="2012-01-26T11:03:00Z">
          <w:r w:rsidRPr="00E77497" w:rsidDel="00EB1E7F">
            <w:delText xml:space="preserve">that </w:delText>
          </w:r>
        </w:del>
      </w:ins>
      <w:ins w:id="3276" w:author="Allen Wirfs-Brock" w:date="2011-07-01T16:28:00Z">
        <w:del w:id="3277" w:author="Rev 6 Allen Wirfs-Brock" w:date="2012-01-26T11:03:00Z">
          <w:r w:rsidRPr="00E77497" w:rsidDel="00EB1E7F">
            <w:delText>contains occur</w:delText>
          </w:r>
        </w:del>
      </w:ins>
      <w:ins w:id="3278" w:author="Allen Wirfs-Brock rev2" w:date="2011-07-25T15:23:00Z">
        <w:del w:id="3279" w:author="Rev 6 Allen Wirfs-Brock" w:date="2012-01-26T11:03:00Z">
          <w:r w:rsidR="00046185" w:rsidRPr="00E77497" w:rsidDel="00EB1E7F">
            <w:delText>r</w:delText>
          </w:r>
        </w:del>
      </w:ins>
      <w:ins w:id="3280" w:author="Allen Wirfs-Brock" w:date="2011-07-01T16:28:00Z">
        <w:del w:id="3281" w:author="Rev 6 Allen Wirfs-Brock" w:date="2012-01-26T11:03:00Z">
          <w:r w:rsidRPr="00E77497" w:rsidDel="00EB1E7F">
            <w:delText>a</w:delText>
          </w:r>
        </w:del>
      </w:ins>
      <w:ins w:id="3282" w:author="Allen Wirfs-Brock rev2" w:date="2011-07-25T15:23:00Z">
        <w:del w:id="3283" w:author="Rev 6 Allen Wirfs-Brock" w:date="2012-01-26T11:03:00Z">
          <w:r w:rsidR="00046185" w:rsidRPr="00E77497" w:rsidDel="00EB1E7F">
            <w:delText>e</w:delText>
          </w:r>
        </w:del>
      </w:ins>
      <w:ins w:id="3284" w:author="Allen Wirfs-Brock" w:date="2011-07-01T16:28:00Z">
        <w:del w:id="3285" w:author="Rev 6 Allen Wirfs-Brock" w:date="2012-01-26T11:03:00Z">
          <w:r w:rsidRPr="00E77497" w:rsidDel="00EB1E7F">
            <w:delText>nces of</w:delText>
          </w:r>
        </w:del>
      </w:ins>
      <w:ins w:id="3286" w:author="Allen Wirfs-Brock" w:date="2011-07-01T16:26:00Z">
        <w:del w:id="3287" w:author="Rev 6 Allen Wirfs-Brock" w:date="2012-01-26T11:03:00Z">
          <w:r w:rsidRPr="00E77497" w:rsidDel="00EB1E7F">
            <w:delText xml:space="preserve"> lexical or syntactic productions define</w:delText>
          </w:r>
        </w:del>
      </w:ins>
      <w:ins w:id="3288" w:author="Allen Wirfs-Brock" w:date="2011-07-12T14:50:00Z">
        <w:del w:id="3289" w:author="Rev 6 Allen Wirfs-Brock" w:date="2012-01-26T11:03:00Z">
          <w:r w:rsidR="0006214F" w:rsidRPr="00E77497" w:rsidDel="00EB1E7F">
            <w:delText>d</w:delText>
          </w:r>
        </w:del>
      </w:ins>
      <w:ins w:id="3290" w:author="Allen Wirfs-Brock" w:date="2011-07-01T16:26:00Z">
        <w:del w:id="3291" w:author="Rev 6 Allen Wirfs-Brock" w:date="2012-01-26T11:03:00Z">
          <w:r w:rsidRPr="00E77497" w:rsidDel="00EB1E7F">
            <w:delText xml:space="preserve"> subsequent to the Fifth Edition of the ECMAScript </w:delText>
          </w:r>
        </w:del>
      </w:ins>
      <w:ins w:id="3292" w:author="Allen Wirfs-Brock" w:date="2011-07-01T16:28:00Z">
        <w:del w:id="3293" w:author="Rev 6 Allen Wirfs-Brock" w:date="2012-01-26T11:03:00Z">
          <w:r w:rsidRPr="00E77497" w:rsidDel="00EB1E7F">
            <w:delText>specification.</w:delText>
          </w:r>
        </w:del>
      </w:ins>
      <w:ins w:id="3294" w:author="Allen Wirfs-Brock" w:date="2011-07-01T16:31:00Z">
        <w:del w:id="3295" w:author="Rev 6 Allen Wirfs-Brock" w:date="2012-01-26T11:03:00Z">
          <w:r w:rsidRPr="00E77497" w:rsidDel="00EB1E7F">
            <w:delText xml:space="preserve"> Code is interpreted as </w:delText>
          </w:r>
        </w:del>
      </w:ins>
      <w:ins w:id="3296" w:author="Allen Wirfs-Brock" w:date="2011-07-01T17:01:00Z">
        <w:del w:id="3297" w:author="Rev 6 Allen Wirfs-Brock" w:date="2012-01-26T11:03:00Z">
          <w:r w:rsidR="00655CEE" w:rsidRPr="00E77497" w:rsidDel="00EB1E7F">
            <w:delText>extended</w:delText>
          </w:r>
        </w:del>
      </w:ins>
      <w:ins w:id="3298" w:author="Allen Wirfs-Brock" w:date="2011-07-01T16:31:00Z">
        <w:del w:id="3299" w:author="Rev 6 Allen Wirfs-Brock" w:date="2012-01-26T11:03:00Z">
          <w:r w:rsidRPr="00E77497" w:rsidDel="00EB1E7F">
            <w:delText xml:space="preserve"> code in the following situations:</w:delText>
          </w:r>
        </w:del>
      </w:ins>
    </w:p>
    <w:p w14:paraId="235C7EC1" w14:textId="77777777" w:rsidR="006B134A" w:rsidRPr="004D1BD1" w:rsidDel="00EB1E7F" w:rsidRDefault="006B134A" w:rsidP="006B134A">
      <w:pPr>
        <w:numPr>
          <w:ilvl w:val="0"/>
          <w:numId w:val="40"/>
        </w:numPr>
        <w:ind w:left="360"/>
        <w:rPr>
          <w:ins w:id="3300" w:author="Allen Wirfs-Brock" w:date="2011-07-01T16:31:00Z"/>
          <w:del w:id="3301" w:author="Rev 6 Allen Wirfs-Brock" w:date="2012-01-26T11:03:00Z"/>
        </w:rPr>
      </w:pPr>
      <w:ins w:id="3302" w:author="Allen Wirfs-Brock" w:date="2011-07-01T16:31:00Z">
        <w:del w:id="3303" w:author="Rev 6 Allen Wirfs-Brock" w:date="2012-01-26T11:03:00Z">
          <w:r w:rsidRPr="00E77497" w:rsidDel="00EB1E7F">
            <w:delText>Global code is extended global code if it</w:delText>
          </w:r>
        </w:del>
      </w:ins>
      <w:ins w:id="3304" w:author="Allen Wirfs-Brock" w:date="2011-07-01T16:32:00Z">
        <w:del w:id="3305" w:author="Rev 6 Allen Wirfs-Brock" w:date="2012-01-26T11:03:00Z">
          <w:r w:rsidRPr="00E77497" w:rsidDel="00EB1E7F">
            <w:delText xml:space="preserve"> is contained in an </w:delText>
          </w:r>
        </w:del>
      </w:ins>
      <w:ins w:id="3306" w:author="Allen Wirfs-Brock" w:date="2011-07-01T16:31:00Z">
        <w:del w:id="3307" w:author="Rev 6 Allen Wirfs-Brock" w:date="2012-01-26T11:03:00Z">
          <w:r w:rsidRPr="00E77497" w:rsidDel="00EB1E7F">
            <w:delText xml:space="preserve"> </w:delText>
          </w:r>
        </w:del>
      </w:ins>
      <w:ins w:id="3308" w:author="Allen Wirfs-Brock" w:date="2011-07-01T16:33:00Z">
        <w:del w:id="3309" w:author="Rev 6 Allen Wirfs-Brock" w:date="2012-01-26T11:03:00Z">
          <w:r w:rsidRPr="00E77497" w:rsidDel="00EB1E7F">
            <w:delText xml:space="preserve">ECMAScript </w:delText>
          </w:r>
          <w:r w:rsidRPr="00E77497" w:rsidDel="00EB1E7F">
            <w:rPr>
              <w:rFonts w:ascii="Times New Roman" w:hAnsi="Times New Roman"/>
              <w:i/>
            </w:rPr>
            <w:delText>Program</w:delText>
          </w:r>
          <w:r w:rsidRPr="00E77497" w:rsidDel="00EB1E7F">
            <w:delText xml:space="preserve"> syntactic unit that has</w:delText>
          </w:r>
          <w:r w:rsidR="00B20723" w:rsidRPr="00E77497" w:rsidDel="00EB1E7F">
            <w:delText xml:space="preserve"> been designated as an extended </w:delText>
          </w:r>
        </w:del>
      </w:ins>
      <w:ins w:id="3310" w:author="Allen Wirfs-Brock" w:date="2011-07-01T16:34:00Z">
        <w:del w:id="3311" w:author="Rev 6 Allen Wirfs-Brock" w:date="2012-01-26T11:03:00Z">
          <w:r w:rsidR="00B20723" w:rsidRPr="00E77497" w:rsidDel="00EB1E7F">
            <w:rPr>
              <w:rFonts w:ascii="Times New Roman" w:hAnsi="Times New Roman"/>
              <w:i/>
            </w:rPr>
            <w:delText>Program</w:delText>
          </w:r>
          <w:r w:rsidR="00B20723" w:rsidRPr="00E77497" w:rsidDel="00EB1E7F">
            <w:delText xml:space="preserve"> unit</w:delText>
          </w:r>
        </w:del>
      </w:ins>
      <w:ins w:id="3312" w:author="Allen Wirfs-Brock" w:date="2011-07-01T16:33:00Z">
        <w:del w:id="3313" w:author="Rev 6 Allen Wirfs-Brock" w:date="2012-01-26T11:03:00Z">
          <w:r w:rsidRPr="00E77497" w:rsidDel="00EB1E7F">
            <w:delText xml:space="preserve"> </w:delText>
          </w:r>
        </w:del>
      </w:ins>
      <w:ins w:id="3314" w:author="Allen Wirfs-Brock" w:date="2011-07-01T16:34:00Z">
        <w:del w:id="3315" w:author="Rev 6 Allen Wirfs-Brock" w:date="2012-01-26T11:03:00Z">
          <w:r w:rsidR="00B20723" w:rsidRPr="00E77497" w:rsidDel="00EB1E7F">
            <w:delText xml:space="preserve">in an implementation defined manner or if </w:delText>
          </w:r>
        </w:del>
      </w:ins>
      <w:ins w:id="3316" w:author="Allen Wirfs-Brock" w:date="2011-07-01T16:35:00Z">
        <w:del w:id="3317" w:author="Rev 6 Allen Wirfs-Brock" w:date="2012-01-26T11:03:00Z">
          <w:r w:rsidR="00B20723" w:rsidRPr="00E77497" w:rsidDel="00EB1E7F">
            <w:delText>???</w:delText>
          </w:r>
        </w:del>
      </w:ins>
      <w:ins w:id="3318" w:author="Allen Wirfs-Brock" w:date="2011-07-01T16:31:00Z">
        <w:del w:id="3319" w:author="Rev 6 Allen Wirfs-Brock" w:date="2012-01-26T11:03:00Z">
          <w:r w:rsidRPr="004D1BD1" w:rsidDel="00EB1E7F">
            <w:delText>.</w:delText>
          </w:r>
        </w:del>
      </w:ins>
    </w:p>
    <w:p w14:paraId="2E777912" w14:textId="77777777" w:rsidR="006B134A" w:rsidRPr="004D1BD1" w:rsidDel="00EB1E7F" w:rsidRDefault="006B134A" w:rsidP="006B134A">
      <w:pPr>
        <w:numPr>
          <w:ilvl w:val="0"/>
          <w:numId w:val="40"/>
        </w:numPr>
        <w:ind w:left="360"/>
        <w:rPr>
          <w:ins w:id="3320" w:author="Allen Wirfs-Brock" w:date="2011-07-01T16:31:00Z"/>
          <w:del w:id="3321" w:author="Rev 6 Allen Wirfs-Brock" w:date="2012-01-26T11:03:00Z"/>
        </w:rPr>
      </w:pPr>
      <w:ins w:id="3322" w:author="Allen Wirfs-Brock" w:date="2011-07-01T16:31:00Z">
        <w:del w:id="3323" w:author="Rev 6 Allen Wirfs-Brock" w:date="2012-01-26T11:03:00Z">
          <w:r w:rsidRPr="00E65A34" w:rsidDel="00EB1E7F">
            <w:delText xml:space="preserve">Eval code is </w:delText>
          </w:r>
        </w:del>
      </w:ins>
      <w:ins w:id="3324" w:author="Allen Wirfs-Brock" w:date="2011-07-01T16:36:00Z">
        <w:del w:id="3325" w:author="Rev 6 Allen Wirfs-Brock" w:date="2012-01-26T11:03:00Z">
          <w:r w:rsidR="00B20723" w:rsidRPr="009C202C" w:rsidDel="00EB1E7F">
            <w:delText>extended</w:delText>
          </w:r>
        </w:del>
      </w:ins>
      <w:ins w:id="3326" w:author="Allen Wirfs-Brock" w:date="2011-07-01T16:31:00Z">
        <w:del w:id="3327" w:author="Rev 6 Allen Wirfs-Brock" w:date="2012-01-26T11:03:00Z">
          <w:r w:rsidRPr="009C202C" w:rsidDel="00EB1E7F">
            <w:delText xml:space="preserve"> eval code if the call to eval is a direct call (see 15.1.2.1.1) to the eval function that is contained in </w:delText>
          </w:r>
        </w:del>
      </w:ins>
      <w:ins w:id="3328" w:author="Allen Wirfs-Brock" w:date="2011-07-01T16:37:00Z">
        <w:del w:id="3329" w:author="Rev 6 Allen Wirfs-Brock" w:date="2012-01-26T11:03:00Z">
          <w:r w:rsidR="00B20723" w:rsidRPr="009C202C" w:rsidDel="00EB1E7F">
            <w:delText>extended</w:delText>
          </w:r>
        </w:del>
      </w:ins>
      <w:ins w:id="3330" w:author="Allen Wirfs-Brock" w:date="2011-07-01T16:31:00Z">
        <w:del w:id="3331" w:author="Rev 6 Allen Wirfs-Brock" w:date="2012-01-26T11:03:00Z">
          <w:r w:rsidRPr="00675B74" w:rsidDel="00EB1E7F">
            <w:delText xml:space="preserve"> mode code</w:delText>
          </w:r>
        </w:del>
      </w:ins>
      <w:ins w:id="3332" w:author="Allen Wirfs-Brock" w:date="2011-07-01T16:37:00Z">
        <w:del w:id="3333" w:author="Rev 6 Allen Wirfs-Brock" w:date="2012-01-26T11:03:00Z">
          <w:r w:rsidR="00B20723" w:rsidRPr="00E77497" w:rsidDel="00EB1E7F">
            <w:delText xml:space="preserve"> or if it begins with ???</w:delText>
          </w:r>
        </w:del>
      </w:ins>
      <w:ins w:id="3334" w:author="Allen Wirfs-Brock" w:date="2011-07-01T16:31:00Z">
        <w:del w:id="3335" w:author="Rev 6 Allen Wirfs-Brock" w:date="2012-01-26T11:03:00Z">
          <w:r w:rsidRPr="00E77497" w:rsidDel="00EB1E7F">
            <w:delText xml:space="preserve">. </w:delText>
          </w:r>
        </w:del>
      </w:ins>
    </w:p>
    <w:p w14:paraId="386C81E7" w14:textId="77777777" w:rsidR="006B134A" w:rsidRPr="004D1BD1" w:rsidDel="00EB1E7F" w:rsidRDefault="006B134A" w:rsidP="006B134A">
      <w:pPr>
        <w:numPr>
          <w:ilvl w:val="0"/>
          <w:numId w:val="40"/>
        </w:numPr>
        <w:ind w:left="360"/>
        <w:rPr>
          <w:ins w:id="3336" w:author="Allen Wirfs-Brock" w:date="2011-07-01T16:31:00Z"/>
          <w:del w:id="3337" w:author="Rev 6 Allen Wirfs-Brock" w:date="2012-01-26T11:03:00Z"/>
        </w:rPr>
      </w:pPr>
      <w:ins w:id="3338" w:author="Allen Wirfs-Brock" w:date="2011-07-01T16:31:00Z">
        <w:del w:id="3339" w:author="Rev 6 Allen Wirfs-Brock" w:date="2012-01-26T11:03:00Z">
          <w:r w:rsidRPr="00E65A34" w:rsidDel="00EB1E7F">
            <w:delText xml:space="preserve">Function code that is part of a </w:delText>
          </w:r>
          <w:r w:rsidRPr="009C202C" w:rsidDel="00EB1E7F">
            <w:rPr>
              <w:rFonts w:ascii="Times New Roman" w:hAnsi="Times New Roman"/>
              <w:i/>
            </w:rPr>
            <w:delText>FunctionDeclaration</w:delText>
          </w:r>
          <w:r w:rsidRPr="009C202C" w:rsidDel="00EB1E7F">
            <w:delText xml:space="preserve">, </w:delText>
          </w:r>
          <w:r w:rsidRPr="009C202C" w:rsidDel="00EB1E7F">
            <w:rPr>
              <w:rFonts w:ascii="Times New Roman" w:hAnsi="Times New Roman"/>
              <w:i/>
            </w:rPr>
            <w:delText>FunctionExpression</w:delText>
          </w:r>
          <w:r w:rsidRPr="00675B74" w:rsidDel="00EB1E7F">
            <w:rPr>
              <w:rFonts w:cs="Arial"/>
            </w:rPr>
            <w:delText xml:space="preserve">, or accessor </w:delText>
          </w:r>
          <w:r w:rsidRPr="00E77497" w:rsidDel="00EB1E7F">
            <w:rPr>
              <w:rFonts w:ascii="Times New Roman" w:hAnsi="Times New Roman"/>
              <w:i/>
            </w:rPr>
            <w:delText>PropertyAssignment</w:delText>
          </w:r>
          <w:r w:rsidRPr="00E77497" w:rsidDel="00EB1E7F">
            <w:delText xml:space="preserve"> is </w:delText>
          </w:r>
        </w:del>
      </w:ins>
      <w:ins w:id="3340" w:author="Allen Wirfs-Brock" w:date="2011-07-01T16:38:00Z">
        <w:del w:id="3341" w:author="Rev 6 Allen Wirfs-Brock" w:date="2012-01-26T11:03:00Z">
          <w:r w:rsidR="00B20723" w:rsidRPr="00E77497" w:rsidDel="00EB1E7F">
            <w:delText>extended</w:delText>
          </w:r>
        </w:del>
      </w:ins>
      <w:ins w:id="3342" w:author="Allen Wirfs-Brock" w:date="2011-07-01T16:31:00Z">
        <w:del w:id="3343" w:author="Rev 6 Allen Wirfs-Brock" w:date="2012-01-26T11:03:00Z">
          <w:r w:rsidRPr="00E77497" w:rsidDel="00EB1E7F">
            <w:delText xml:space="preserve"> function code if its </w:delText>
          </w:r>
          <w:r w:rsidRPr="00E77497" w:rsidDel="00EB1E7F">
            <w:rPr>
              <w:rFonts w:ascii="Times New Roman" w:hAnsi="Times New Roman"/>
              <w:i/>
            </w:rPr>
            <w:delText>FunctionDeclaration</w:delText>
          </w:r>
          <w:r w:rsidRPr="00E77497" w:rsidDel="00EB1E7F">
            <w:rPr>
              <w:rFonts w:cs="Arial"/>
            </w:rPr>
            <w:delText>,</w:delText>
          </w:r>
          <w:r w:rsidRPr="00E77497" w:rsidDel="00EB1E7F">
            <w:delText xml:space="preserve"> </w:delText>
          </w:r>
          <w:r w:rsidRPr="00E77497" w:rsidDel="00EB1E7F">
            <w:rPr>
              <w:rFonts w:ascii="Times New Roman" w:hAnsi="Times New Roman"/>
              <w:i/>
            </w:rPr>
            <w:delText>FunctionExpression</w:delText>
          </w:r>
          <w:r w:rsidRPr="00E77497" w:rsidDel="00EB1E7F">
            <w:rPr>
              <w:rFonts w:cs="Arial"/>
            </w:rPr>
            <w:delText xml:space="preserve">, or </w:delText>
          </w:r>
          <w:r w:rsidRPr="00E77497" w:rsidDel="00EB1E7F">
            <w:rPr>
              <w:rFonts w:ascii="Times New Roman" w:hAnsi="Times New Roman"/>
              <w:i/>
            </w:rPr>
            <w:delText>PropertyAssignment</w:delText>
          </w:r>
          <w:r w:rsidRPr="00E77497" w:rsidDel="00EB1E7F">
            <w:delText xml:space="preserve"> is contained in </w:delText>
          </w:r>
        </w:del>
      </w:ins>
      <w:ins w:id="3344" w:author="Allen Wirfs-Brock" w:date="2011-07-01T16:38:00Z">
        <w:del w:id="3345" w:author="Rev 6 Allen Wirfs-Brock" w:date="2012-01-26T11:03:00Z">
          <w:r w:rsidR="00B20723" w:rsidRPr="00E77497" w:rsidDel="00EB1E7F">
            <w:delText>extended</w:delText>
          </w:r>
        </w:del>
      </w:ins>
      <w:ins w:id="3346" w:author="Allen Wirfs-Brock" w:date="2011-07-01T16:31:00Z">
        <w:del w:id="3347" w:author="Rev 6 Allen Wirfs-Brock" w:date="2012-01-26T11:03:00Z">
          <w:r w:rsidRPr="00E77497" w:rsidDel="00EB1E7F">
            <w:delText xml:space="preserve"> mode code or if the function code begins with </w:delText>
          </w:r>
        </w:del>
      </w:ins>
      <w:ins w:id="3348" w:author="Allen Wirfs-Brock" w:date="2011-07-01T16:39:00Z">
        <w:del w:id="3349" w:author="Rev 6 Allen Wirfs-Brock" w:date="2012-01-26T11:03:00Z">
          <w:r w:rsidR="00B20723" w:rsidRPr="00E77497" w:rsidDel="00EB1E7F">
            <w:delText>???</w:delText>
          </w:r>
        </w:del>
      </w:ins>
      <w:ins w:id="3350" w:author="Allen Wirfs-Brock" w:date="2011-07-01T16:31:00Z">
        <w:del w:id="3351" w:author="Rev 6 Allen Wirfs-Brock" w:date="2012-01-26T11:03:00Z">
          <w:r w:rsidRPr="004D1BD1" w:rsidDel="00EB1E7F">
            <w:delText>.</w:delText>
          </w:r>
        </w:del>
      </w:ins>
    </w:p>
    <w:p w14:paraId="35C05701" w14:textId="77777777" w:rsidR="00741E7F" w:rsidRPr="003B4312" w:rsidDel="00EB1E7F" w:rsidRDefault="006B134A" w:rsidP="003B4312">
      <w:pPr>
        <w:numPr>
          <w:ilvl w:val="0"/>
          <w:numId w:val="40"/>
        </w:numPr>
        <w:ind w:left="360"/>
        <w:rPr>
          <w:ins w:id="3352" w:author="Allen Wirfs-Brock" w:date="2011-07-01T16:56:00Z"/>
          <w:del w:id="3353" w:author="Rev 6 Allen Wirfs-Brock" w:date="2012-01-26T11:03:00Z"/>
        </w:rPr>
      </w:pPr>
      <w:ins w:id="3354" w:author="Allen Wirfs-Brock" w:date="2011-07-01T16:31:00Z">
        <w:del w:id="3355" w:author="Rev 6 Allen Wirfs-Brock" w:date="2012-01-26T11:03:00Z">
          <w:r w:rsidRPr="003B4312" w:rsidDel="00EB1E7F">
            <w:delText xml:space="preserve">Function code that is supplied as the last argument to the built-in Function constructor is strict function code if the last argument is a String that when processed as a </w:delText>
          </w:r>
          <w:r w:rsidRPr="003B4312" w:rsidDel="00EB1E7F">
            <w:rPr>
              <w:rFonts w:ascii="Times New Roman" w:hAnsi="Times New Roman"/>
              <w:i/>
            </w:rPr>
            <w:delText>FunctionBody</w:delText>
          </w:r>
          <w:r w:rsidRPr="003B4312" w:rsidDel="00EB1E7F">
            <w:delText xml:space="preserve"> begins with </w:delText>
          </w:r>
        </w:del>
      </w:ins>
      <w:ins w:id="3356" w:author="Allen Wirfs-Brock" w:date="2011-07-01T16:39:00Z">
        <w:del w:id="3357" w:author="Rev 6 Allen Wirfs-Brock" w:date="2012-01-26T11:03:00Z">
          <w:r w:rsidR="00B20723" w:rsidRPr="003B4312" w:rsidDel="00EB1E7F">
            <w:delText>???</w:delText>
          </w:r>
        </w:del>
      </w:ins>
      <w:ins w:id="3358" w:author="Allen Wirfs-Brock" w:date="2011-07-01T16:31:00Z">
        <w:del w:id="3359" w:author="Rev 6 Allen Wirfs-Brock" w:date="2012-01-26T11:03:00Z">
          <w:r w:rsidRPr="004D1BD1" w:rsidDel="00EB1E7F">
            <w:delText>.</w:delText>
          </w:r>
        </w:del>
      </w:ins>
    </w:p>
    <w:p w14:paraId="2ED6A445" w14:textId="77777777" w:rsidR="00655CEE" w:rsidRPr="003B4312" w:rsidRDefault="00655CEE" w:rsidP="00655CEE">
      <w:ins w:id="3360" w:author="Allen Wirfs-Brock" w:date="2011-07-01T16:57:00Z">
        <w:del w:id="3361" w:author="Rev 6 Allen Wirfs-Brock" w:date="2012-01-26T11:03:00Z">
          <w:r w:rsidRPr="003B4312" w:rsidDel="00EB1E7F">
            <w:delText>The</w:delText>
          </w:r>
        </w:del>
      </w:ins>
      <w:ins w:id="3362" w:author="Allen Wirfs-Brock rev2" w:date="2011-07-25T15:24:00Z">
        <w:del w:id="3363" w:author="Rev 6 Allen Wirfs-Brock" w:date="2012-01-26T11:03:00Z">
          <w:r w:rsidR="00046185" w:rsidRPr="003B4312" w:rsidDel="00EB1E7F">
            <w:delText xml:space="preserve"> term</w:delText>
          </w:r>
        </w:del>
      </w:ins>
      <w:ins w:id="3364" w:author="Allen Wirfs-Brock" w:date="2011-07-01T16:57:00Z">
        <w:del w:id="3365" w:author="Rev 6 Allen Wirfs-Brock" w:date="2012-01-26T11:03:00Z">
          <w:r w:rsidRPr="00446E53" w:rsidDel="00EB1E7F">
            <w:delText xml:space="preserve"> </w:delText>
          </w:r>
        </w:del>
      </w:ins>
      <w:ins w:id="3366" w:author="Allen Wirfs-Brock" w:date="2011-07-01T17:07:00Z">
        <w:del w:id="3367" w:author="Rev 6 Allen Wirfs-Brock" w:date="2012-01-26T11:03:00Z">
          <w:r w:rsidR="00F1783C" w:rsidRPr="00E65A34" w:rsidDel="00EB1E7F">
            <w:delText>“</w:delText>
          </w:r>
        </w:del>
      </w:ins>
      <w:ins w:id="3368" w:author="Allen Wirfs-Brock" w:date="2011-07-01T16:58:00Z">
        <w:del w:id="3369" w:author="Rev 6 Allen Wirfs-Brock" w:date="2012-01-26T11:03:00Z">
          <w:r w:rsidRPr="009C202C" w:rsidDel="00EB1E7F">
            <w:delText>strict code</w:delText>
          </w:r>
        </w:del>
      </w:ins>
      <w:ins w:id="3370" w:author="Allen Wirfs-Brock" w:date="2011-07-01T17:07:00Z">
        <w:del w:id="3371" w:author="Rev 6 Allen Wirfs-Brock" w:date="2012-01-26T11:03:00Z">
          <w:r w:rsidR="00F1783C" w:rsidRPr="009C202C" w:rsidDel="00EB1E7F">
            <w:delText>”</w:delText>
          </w:r>
        </w:del>
      </w:ins>
      <w:ins w:id="3372" w:author="Allen Wirfs-Brock" w:date="2011-07-01T16:58:00Z">
        <w:del w:id="3373" w:author="Rev 6 Allen Wirfs-Brock" w:date="2012-01-26T11:03:00Z">
          <w:r w:rsidRPr="009C202C" w:rsidDel="00EB1E7F">
            <w:delText xml:space="preserve"> </w:delText>
          </w:r>
        </w:del>
      </w:ins>
      <w:ins w:id="3374" w:author="Allen Wirfs-Brock" w:date="2011-07-01T17:02:00Z">
        <w:del w:id="3375" w:author="Rev 6 Allen Wirfs-Brock" w:date="2012-01-26T11:03:00Z">
          <w:r w:rsidRPr="00675B74" w:rsidDel="00EB1E7F">
            <w:delText>includes</w:delText>
          </w:r>
        </w:del>
      </w:ins>
      <w:ins w:id="3376" w:author="Allen Wirfs-Brock rev2" w:date="2011-07-25T15:26:00Z">
        <w:del w:id="3377" w:author="Rev 6 Allen Wirfs-Brock" w:date="2012-01-26T11:03:00Z">
          <w:r w:rsidR="00046185" w:rsidRPr="00E77497" w:rsidDel="00EB1E7F">
            <w:delText>is used to designate</w:delText>
          </w:r>
        </w:del>
      </w:ins>
      <w:ins w:id="3378" w:author="Allen Wirfs-Brock" w:date="2011-07-01T17:02:00Z">
        <w:del w:id="3379" w:author="Rev 6 Allen Wirfs-Brock" w:date="2012-01-26T11:03:00Z">
          <w:r w:rsidRPr="00E77497" w:rsidDel="00EB1E7F">
            <w:delText xml:space="preserve"> both actual strict mode code</w:delText>
          </w:r>
        </w:del>
      </w:ins>
      <w:ins w:id="3380" w:author="Allen Wirfs-Brock rev2" w:date="2011-07-25T15:25:00Z">
        <w:del w:id="3381" w:author="Rev 6 Allen Wirfs-Brock" w:date="2012-01-26T11:03:00Z">
          <w:r w:rsidR="00046185" w:rsidRPr="00E77497" w:rsidDel="00EB1E7F">
            <w:delText xml:space="preserve"> and extended </w:delText>
          </w:r>
        </w:del>
      </w:ins>
      <w:ins w:id="3382" w:author="Allen Wirfs-Brock rev2" w:date="2011-07-25T15:28:00Z">
        <w:del w:id="3383" w:author="Rev 6 Allen Wirfs-Brock" w:date="2012-01-26T11:03:00Z">
          <w:r w:rsidR="006B2955" w:rsidRPr="00E77497" w:rsidDel="00EB1E7F">
            <w:delText>code</w:delText>
          </w:r>
        </w:del>
      </w:ins>
      <w:ins w:id="3384" w:author="Allen Wirfs-Brock" w:date="2011-07-01T17:02:00Z">
        <w:del w:id="3385" w:author="Rev 6 Allen Wirfs-Brock" w:date="2012-01-26T11:03:00Z">
          <w:r w:rsidRPr="00E77497" w:rsidDel="00EB1E7F">
            <w:delText xml:space="preserve"> </w:delText>
          </w:r>
        </w:del>
      </w:ins>
      <w:ins w:id="3386" w:author="Allen Wirfs-Brock" w:date="2011-07-01T17:07:00Z">
        <w:del w:id="3387" w:author="Rev 6 Allen Wirfs-Brock" w:date="2012-01-26T11:03:00Z">
          <w:r w:rsidR="00F1783C" w:rsidRPr="00E77497" w:rsidDel="00EB1E7F">
            <w:delText>while</w:delText>
          </w:r>
        </w:del>
      </w:ins>
      <w:ins w:id="3388" w:author="Allen Wirfs-Brock rev2" w:date="2011-07-25T15:25:00Z">
        <w:del w:id="3389" w:author="Rev 6 Allen Wirfs-Brock" w:date="2012-01-26T11:03:00Z">
          <w:r w:rsidR="00046185" w:rsidRPr="00E77497" w:rsidDel="00EB1E7F">
            <w:delText xml:space="preserve"> the term</w:delText>
          </w:r>
        </w:del>
      </w:ins>
      <w:ins w:id="3390" w:author="Allen Wirfs-Brock" w:date="2011-07-01T17:02:00Z">
        <w:del w:id="3391" w:author="Rev 6 Allen Wirfs-Brock" w:date="2012-01-26T11:03:00Z">
          <w:r w:rsidRPr="00E77497" w:rsidDel="00EB1E7F">
            <w:delText xml:space="preserve"> </w:delText>
          </w:r>
        </w:del>
      </w:ins>
      <w:ins w:id="3392" w:author="Allen Wirfs-Brock" w:date="2011-07-01T17:07:00Z">
        <w:del w:id="3393" w:author="Rev 6 Allen Wirfs-Brock" w:date="2012-01-26T11:03:00Z">
          <w:r w:rsidR="00F1783C" w:rsidRPr="00E77497" w:rsidDel="00EB1E7F">
            <w:delText>“</w:delText>
          </w:r>
        </w:del>
      </w:ins>
      <w:ins w:id="3394" w:author="Allen Wirfs-Brock" w:date="2011-07-01T17:02:00Z">
        <w:del w:id="3395" w:author="Rev 6 Allen Wirfs-Brock" w:date="2012-01-26T11:03:00Z">
          <w:r w:rsidRPr="00E77497" w:rsidDel="00EB1E7F">
            <w:delText>extended code</w:delText>
          </w:r>
        </w:del>
      </w:ins>
      <w:ins w:id="3396" w:author="Allen Wirfs-Brock" w:date="2011-07-01T17:07:00Z">
        <w:del w:id="3397" w:author="Rev 6 Allen Wirfs-Brock" w:date="2012-01-26T11:03:00Z">
          <w:r w:rsidR="00F1783C" w:rsidRPr="00E77497" w:rsidDel="00EB1E7F">
            <w:delText>”</w:delText>
          </w:r>
        </w:del>
      </w:ins>
      <w:ins w:id="3398" w:author="Allen Wirfs-Brock" w:date="2011-07-01T17:02:00Z">
        <w:del w:id="3399" w:author="Rev 6 Allen Wirfs-Brock" w:date="2012-01-26T11:03:00Z">
          <w:r w:rsidRPr="00E77497" w:rsidDel="00EB1E7F">
            <w:delText xml:space="preserve"> </w:delText>
          </w:r>
        </w:del>
      </w:ins>
      <w:ins w:id="3400" w:author="Allen Wirfs-Brock" w:date="2011-07-01T17:08:00Z">
        <w:del w:id="3401" w:author="Rev 6 Allen Wirfs-Brock" w:date="2012-01-26T11:03:00Z">
          <w:r w:rsidR="00F1783C" w:rsidRPr="00E77497" w:rsidDel="00EB1E7F">
            <w:delText>is</w:delText>
          </w:r>
        </w:del>
      </w:ins>
      <w:ins w:id="3402" w:author="Allen Wirfs-Brock" w:date="2011-07-01T17:12:00Z">
        <w:del w:id="3403" w:author="Rev 6 Allen Wirfs-Brock" w:date="2012-01-26T11:03:00Z">
          <w:r w:rsidR="00636473" w:rsidRPr="00E77497" w:rsidDel="00EB1E7F">
            <w:delText>lucco</w:delText>
          </w:r>
        </w:del>
      </w:ins>
      <w:ins w:id="3404" w:author="Rev 3 Allen Wirfs-Brock" w:date="2011-08-30T10:55:00Z">
        <w:del w:id="3405" w:author="Rev 6 Allen Wirfs-Brock" w:date="2012-01-26T11:03:00Z">
          <w:r w:rsidR="00734C3F" w:rsidRPr="00E77497" w:rsidDel="00EB1E7F">
            <w:delText>only</w:delText>
          </w:r>
        </w:del>
      </w:ins>
      <w:ins w:id="3406" w:author="Allen Wirfs-Brock" w:date="2011-07-01T17:05:00Z">
        <w:del w:id="3407" w:author="Rev 6 Allen Wirfs-Brock" w:date="2012-01-26T11:03:00Z">
          <w:r w:rsidR="00F1783C" w:rsidRPr="00E77497" w:rsidDel="00EB1E7F">
            <w:delText xml:space="preserve"> </w:delText>
          </w:r>
        </w:del>
      </w:ins>
      <w:ins w:id="3408" w:author="Allen Wirfs-Brock rev2" w:date="2011-07-25T15:27:00Z">
        <w:del w:id="3409" w:author="Rev 6 Allen Wirfs-Brock" w:date="2012-01-26T11:03:00Z">
          <w:r w:rsidR="00046185" w:rsidRPr="00E77497" w:rsidDel="00EB1E7F">
            <w:delText xml:space="preserve">designates </w:delText>
          </w:r>
        </w:del>
      </w:ins>
      <w:ins w:id="3410" w:author="Allen Wirfs-Brock" w:date="2011-07-01T17:05:00Z">
        <w:del w:id="3411" w:author="Rev 6 Allen Wirfs-Brock" w:date="2012-01-26T11:03:00Z">
          <w:r w:rsidR="00F1783C" w:rsidRPr="00E77497" w:rsidDel="00EB1E7F">
            <w:delText xml:space="preserve">only used to </w:delText>
          </w:r>
        </w:del>
      </w:ins>
      <w:ins w:id="3412" w:author="Allen Wirfs-Brock" w:date="2011-07-01T17:02:00Z">
        <w:del w:id="3413" w:author="Rev 6 Allen Wirfs-Brock" w:date="2012-01-26T11:03:00Z">
          <w:r w:rsidR="00F1783C" w:rsidRPr="00E77497" w:rsidDel="00EB1E7F">
            <w:delText>to mean actual extended code.</w:delText>
          </w:r>
        </w:del>
      </w:ins>
      <w:ins w:id="3414" w:author="Rev 4 Allen Wirfs-Brock" w:date="2011-11-04T09:07:00Z">
        <w:del w:id="3415" w:author="Rev 6 Allen Wirfs-Brock" w:date="2012-01-26T11:03:00Z">
          <w:r w:rsidR="003B4312" w:rsidDel="00EB1E7F">
            <w:delText xml:space="preserve">  </w:delText>
          </w:r>
        </w:del>
        <w:r w:rsidR="003B4312">
          <w:t xml:space="preserve">The term “base code” is used to designate code that is not </w:t>
        </w:r>
        <w:del w:id="3416" w:author="Rev 6 Allen Wirfs-Brock" w:date="2012-01-26T11:03:00Z">
          <w:r w:rsidR="003B4312" w:rsidDel="00EB1E7F">
            <w:delText>extended</w:delText>
          </w:r>
        </w:del>
      </w:ins>
      <w:ins w:id="3417" w:author="Rev 6 Allen Wirfs-Brock" w:date="2012-01-26T11:03:00Z">
        <w:r w:rsidR="00EB1E7F">
          <w:t>strict</w:t>
        </w:r>
      </w:ins>
      <w:ins w:id="3418" w:author="Rev 4 Allen Wirfs-Brock" w:date="2011-11-04T09:07:00Z">
        <w:r w:rsidR="003B4312">
          <w:t xml:space="preserve"> code.</w:t>
        </w:r>
      </w:ins>
    </w:p>
    <w:p w14:paraId="7B68BBE9" w14:textId="77777777" w:rsidR="00F0412C" w:rsidRDefault="00F0412C" w:rsidP="00F0412C">
      <w:pPr>
        <w:pStyle w:val="30"/>
        <w:numPr>
          <w:ilvl w:val="0"/>
          <w:numId w:val="0"/>
        </w:numPr>
        <w:rPr>
          <w:ins w:id="3419" w:author="Rev 7 Allen Wirfs-Brock" w:date="2012-05-02T15:43:00Z"/>
        </w:rPr>
      </w:pPr>
      <w:bookmarkStart w:id="3420" w:name="_Toc235503375"/>
      <w:bookmarkStart w:id="3421" w:name="_Toc241509150"/>
      <w:bookmarkStart w:id="3422" w:name="_Toc244416637"/>
      <w:bookmarkStart w:id="3423" w:name="_Toc276631001"/>
      <w:bookmarkStart w:id="3424" w:name="_Toc323907634"/>
      <w:ins w:id="3425" w:author="Rev 7 Allen Wirfs-Brock" w:date="2012-05-02T15:42:00Z">
        <w:r w:rsidRPr="00E77497">
          <w:t>10.1.</w:t>
        </w:r>
        <w:r>
          <w:t>2</w:t>
        </w:r>
        <w:r w:rsidRPr="00E77497">
          <w:tab/>
          <w:t>Code</w:t>
        </w:r>
      </w:ins>
      <w:ins w:id="3426" w:author="Rev 7 Allen Wirfs-Brock" w:date="2012-05-02T15:43:00Z">
        <w:r>
          <w:t xml:space="preserve"> Realms</w:t>
        </w:r>
        <w:bookmarkEnd w:id="3424"/>
      </w:ins>
    </w:p>
    <w:p w14:paraId="7BFDD978" w14:textId="77777777" w:rsidR="00F0412C" w:rsidRDefault="00F0412C" w:rsidP="00F0412C">
      <w:pPr>
        <w:rPr>
          <w:ins w:id="3427" w:author="Rev 7 Allen Wirfs-Brock" w:date="2012-05-02T15:58:00Z"/>
        </w:rPr>
      </w:pPr>
      <w:ins w:id="3428" w:author="Rev 7 Allen Wirfs-Brock" w:date="2012-05-02T15:45:00Z">
        <w:r>
          <w:t xml:space="preserve">Before it is evaluated, all ECMAScript code </w:t>
        </w:r>
      </w:ins>
      <w:ins w:id="3429" w:author="Rev 7 Allen Wirfs-Brock" w:date="2012-05-02T15:58:00Z">
        <w:r w:rsidR="006B0057">
          <w:t>must be</w:t>
        </w:r>
      </w:ins>
      <w:ins w:id="3430" w:author="Rev 7 Allen Wirfs-Brock" w:date="2012-05-02T15:45:00Z">
        <w:r>
          <w:t xml:space="preserve"> associated with a </w:t>
        </w:r>
        <w:r w:rsidRPr="00F0412C">
          <w:rPr>
            <w:i/>
          </w:rPr>
          <w:t>Realm</w:t>
        </w:r>
        <w:r>
          <w:t xml:space="preserve">.  </w:t>
        </w:r>
      </w:ins>
      <w:ins w:id="3431" w:author="Rev 7 Allen Wirfs-Brock" w:date="2012-05-02T15:57:00Z">
        <w:r w:rsidR="006B0057">
          <w:t>Conceptually</w:t>
        </w:r>
      </w:ins>
      <w:ins w:id="3432" w:author="Rev 7 Allen Wirfs-Brock" w:date="2012-05-02T15:48:00Z">
        <w:r>
          <w:t>, a</w:t>
        </w:r>
      </w:ins>
      <w:ins w:id="3433" w:author="Rev 7 Allen Wirfs-Brock" w:date="2012-05-02T15:46:00Z">
        <w:r>
          <w:t xml:space="preserve"> realm consists as of an </w:t>
        </w:r>
      </w:ins>
      <w:ins w:id="3434" w:author="Rev 7 Allen Wirfs-Brock" w:date="2012-05-02T15:48:00Z">
        <w:r>
          <w:t xml:space="preserve">set of intrinsic objects, an </w:t>
        </w:r>
      </w:ins>
      <w:ins w:id="3435" w:author="Rev 7 Allen Wirfs-Brock" w:date="2012-05-02T15:46:00Z">
        <w:r>
          <w:t xml:space="preserve">ECMAScript </w:t>
        </w:r>
      </w:ins>
      <w:ins w:id="3436" w:author="Rev 7 Allen Wirfs-Brock" w:date="2012-05-02T15:55:00Z">
        <w:r w:rsidR="006B0057">
          <w:t>g</w:t>
        </w:r>
      </w:ins>
      <w:ins w:id="3437" w:author="Rev 7 Allen Wirfs-Brock" w:date="2012-05-02T15:48:00Z">
        <w:r>
          <w:t xml:space="preserve">lobal </w:t>
        </w:r>
      </w:ins>
      <w:ins w:id="3438" w:author="Rev 7 Allen Wirfs-Brock" w:date="2012-05-02T15:55:00Z">
        <w:r w:rsidR="006B0057">
          <w:t>e</w:t>
        </w:r>
      </w:ins>
      <w:ins w:id="3439" w:author="Rev 7 Allen Wirfs-Brock" w:date="2012-05-02T15:48:00Z">
        <w:r>
          <w:t>nvironment</w:t>
        </w:r>
      </w:ins>
      <w:ins w:id="3440" w:author="Rev 7 Allen Wirfs-Brock" w:date="2012-05-02T15:51:00Z">
        <w:r w:rsidR="006B0057">
          <w:t xml:space="preserve">, </w:t>
        </w:r>
      </w:ins>
      <w:ins w:id="3441" w:author="Rev 7 Allen Wirfs-Brock" w:date="2012-05-02T15:48:00Z">
        <w:r>
          <w:t>all of the ECMAScript code</w:t>
        </w:r>
      </w:ins>
      <w:ins w:id="3442" w:author="Rev 7 Allen Wirfs-Brock" w:date="2012-05-02T15:54:00Z">
        <w:r w:rsidR="006B0057">
          <w:t xml:space="preserve"> </w:t>
        </w:r>
      </w:ins>
      <w:ins w:id="3443" w:author="Rev 7 Allen Wirfs-Brock" w:date="2012-05-02T15:51:00Z">
        <w:r w:rsidR="006B0057">
          <w:t xml:space="preserve">that </w:t>
        </w:r>
      </w:ins>
      <w:ins w:id="3444" w:author="Rev 7 Allen Wirfs-Brock" w:date="2012-05-02T15:54:00Z">
        <w:r w:rsidR="006B0057">
          <w:t xml:space="preserve">is loaded within the scope of that </w:t>
        </w:r>
      </w:ins>
      <w:ins w:id="3445" w:author="Rev 7 Allen Wirfs-Brock" w:date="2012-05-02T15:55:00Z">
        <w:r w:rsidR="006B0057">
          <w:t>g</w:t>
        </w:r>
      </w:ins>
      <w:ins w:id="3446" w:author="Rev 7 Allen Wirfs-Brock" w:date="2012-05-02T15:51:00Z">
        <w:r w:rsidR="006B0057">
          <w:t xml:space="preserve">lobal </w:t>
        </w:r>
      </w:ins>
      <w:ins w:id="3447" w:author="Rev 7 Allen Wirfs-Brock" w:date="2012-05-02T15:55:00Z">
        <w:r w:rsidR="006B0057">
          <w:t>e</w:t>
        </w:r>
      </w:ins>
      <w:ins w:id="3448" w:author="Rev 7 Allen Wirfs-Brock" w:date="2012-05-02T15:51:00Z">
        <w:r w:rsidR="006B0057">
          <w:t>nvironment</w:t>
        </w:r>
      </w:ins>
      <w:ins w:id="3449" w:author="Rev 7 Allen Wirfs-Brock" w:date="2012-05-02T15:57:00Z">
        <w:r w:rsidR="006B0057">
          <w:t xml:space="preserve">, a Loader object that can associate new ECMAScript code with the realm, and other </w:t>
        </w:r>
      </w:ins>
      <w:ins w:id="3450" w:author="Rev 7 Allen Wirfs-Brock" w:date="2012-05-02T15:58:00Z">
        <w:r w:rsidR="006B0057">
          <w:t>associated</w:t>
        </w:r>
      </w:ins>
      <w:ins w:id="3451" w:author="Rev 7 Allen Wirfs-Brock" w:date="2012-05-02T15:57:00Z">
        <w:r w:rsidR="006B0057">
          <w:t xml:space="preserve"> </w:t>
        </w:r>
      </w:ins>
      <w:ins w:id="3452" w:author="Rev 7 Allen Wirfs-Brock" w:date="2012-05-02T15:58:00Z">
        <w:r w:rsidR="006B0057">
          <w:t>state.</w:t>
        </w:r>
      </w:ins>
    </w:p>
    <w:p w14:paraId="548CCC4D" w14:textId="77777777" w:rsidR="006B0057" w:rsidRPr="00F0412C" w:rsidRDefault="006B0057" w:rsidP="00F0412C">
      <w:pPr>
        <w:rPr>
          <w:ins w:id="3453" w:author="Rev 7 Allen Wirfs-Brock" w:date="2012-05-02T15:42:00Z"/>
        </w:rPr>
      </w:pPr>
      <w:ins w:id="3454" w:author="Rev 7 Allen Wirfs-Brock" w:date="2012-05-02T15:58:00Z">
        <w:r>
          <w:t xml:space="preserve">A Realm </w:t>
        </w:r>
      </w:ins>
      <w:ins w:id="3455" w:author="Rev 7 Allen Wirfs-Brock" w:date="2012-05-02T15:59:00Z">
        <w:r w:rsidR="00CB215C">
          <w:t>can also be v</w:t>
        </w:r>
      </w:ins>
    </w:p>
    <w:p w14:paraId="38867B9E" w14:textId="77777777" w:rsidR="004C02EF" w:rsidRPr="00E65A34" w:rsidRDefault="004C02EF" w:rsidP="00C623F2">
      <w:pPr>
        <w:pStyle w:val="20"/>
        <w:numPr>
          <w:ilvl w:val="0"/>
          <w:numId w:val="0"/>
        </w:numPr>
      </w:pPr>
      <w:bookmarkStart w:id="3456" w:name="_Toc323907635"/>
      <w:r w:rsidRPr="00E65A34">
        <w:t>10.2</w:t>
      </w:r>
      <w:r w:rsidRPr="00E65A34">
        <w:tab/>
        <w:t>Lexical Environments</w:t>
      </w:r>
      <w:bookmarkEnd w:id="3420"/>
      <w:bookmarkEnd w:id="3421"/>
      <w:bookmarkEnd w:id="3422"/>
      <w:bookmarkEnd w:id="3423"/>
      <w:bookmarkEnd w:id="3456"/>
    </w:p>
    <w:p w14:paraId="1A41277B" w14:textId="77777777"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del w:id="3457" w:author="Rev 7 Allen Wirfs-Brock" w:date="2012-05-01T09:48:00Z">
        <w:r w:rsidRPr="00E77497" w:rsidDel="00C35D22">
          <w:rPr>
            <w:rFonts w:ascii="Times New Roman" w:hAnsi="Times New Roman"/>
            <w:i/>
          </w:rPr>
          <w:delText>WithStatement</w:delText>
        </w:r>
      </w:del>
      <w:ins w:id="3458" w:author="Rev 7 Allen Wirfs-Brock" w:date="2012-05-01T09:48:00Z">
        <w:r w:rsidR="00C35D22">
          <w:rPr>
            <w:rFonts w:ascii="Times New Roman" w:hAnsi="Times New Roman"/>
            <w:i/>
          </w:rPr>
          <w:t>Block</w:t>
        </w:r>
        <w:r w:rsidR="00C35D22" w:rsidRPr="00E77497">
          <w:rPr>
            <w:rFonts w:ascii="Times New Roman" w:hAnsi="Times New Roman"/>
            <w:i/>
          </w:rPr>
          <w:t>Statement</w:t>
        </w:r>
      </w:ins>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50944D4F" w14:textId="77777777"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14:paraId="6466AF4E" w14:textId="77777777"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execution of the surrounding function.</w:t>
      </w:r>
    </w:p>
    <w:p w14:paraId="52603AD9" w14:textId="77777777" w:rsidR="00C35D22" w:rsidRPr="00120381" w:rsidRDefault="00C35D22" w:rsidP="00C35D22">
      <w:pPr>
        <w:rPr>
          <w:ins w:id="3459" w:author="Rev 7 Allen Wirfs-Brock" w:date="2012-05-01T09:57:00Z"/>
          <w:sz w:val="24"/>
          <w:szCs w:val="24"/>
        </w:rPr>
      </w:pPr>
      <w:ins w:id="3460" w:author="Rev 7 Allen Wirfs-Brock" w:date="2012-05-01T09:58:00Z">
        <w:r>
          <w:t>A</w:t>
        </w:r>
      </w:ins>
      <w:ins w:id="3461" w:author="Rev 7 Allen Wirfs-Brock" w:date="2012-05-01T09:57:00Z">
        <w:r w:rsidRPr="00E77497">
          <w:t xml:space="preserve"> </w:t>
        </w:r>
        <w:r w:rsidRPr="00E77497">
          <w:rPr>
            <w:i/>
          </w:rPr>
          <w:t>global environment</w:t>
        </w:r>
        <w:r w:rsidRPr="00E77497">
          <w:t xml:space="preserve"> is a Lexical Environment which </w:t>
        </w:r>
      </w:ins>
      <w:ins w:id="3462" w:author="Rev 7 Allen Wirfs-Brock" w:date="2012-05-01T10:00:00Z">
        <w:r w:rsidR="007942F6">
          <w:t>does not have an outer environment</w:t>
        </w:r>
      </w:ins>
      <w:ins w:id="3463" w:author="Rev 7 Allen Wirfs-Brock" w:date="2012-05-01T09:57:00Z">
        <w:r w:rsidRPr="00E77497">
          <w:t xml:space="preserve">. </w:t>
        </w:r>
      </w:ins>
      <w:ins w:id="3464" w:author="Rev 7 Allen Wirfs-Brock" w:date="2012-05-01T10:00:00Z">
        <w:r w:rsidR="007942F6" w:rsidRPr="00E77497">
          <w:t xml:space="preserve">The global environment’s outer environment reference is </w:t>
        </w:r>
        <w:r w:rsidR="007942F6" w:rsidRPr="00E77497">
          <w:rPr>
            <w:b/>
          </w:rPr>
          <w:t>null</w:t>
        </w:r>
        <w:r w:rsidR="007942F6" w:rsidRPr="00E77497">
          <w:t>.</w:t>
        </w:r>
      </w:ins>
      <w:ins w:id="3465" w:author="Rev 7 Allen Wirfs-Brock" w:date="2012-05-01T10:02:00Z">
        <w:r w:rsidR="007942F6">
          <w:t xml:space="preserve"> A global environment</w:t>
        </w:r>
      </w:ins>
      <w:ins w:id="3466" w:author="Rev 7 Allen Wirfs-Brock" w:date="2012-05-01T11:11:00Z">
        <w:r w:rsidR="00E41B65">
          <w:t>’s environment record</w:t>
        </w:r>
      </w:ins>
      <w:ins w:id="3467" w:author="Rev 7 Allen Wirfs-Brock" w:date="2012-05-01T10:02:00Z">
        <w:r w:rsidR="007942F6">
          <w:t xml:space="preserve"> may be prepopulated </w:t>
        </w:r>
      </w:ins>
      <w:ins w:id="3468" w:author="Rev 7 Allen Wirfs-Brock" w:date="2012-05-01T10:03:00Z">
        <w:r w:rsidR="00E41B65">
          <w:t>with identifier bindings</w:t>
        </w:r>
      </w:ins>
      <w:ins w:id="3469" w:author="Rev 7 Allen Wirfs-Brock" w:date="2012-05-01T11:12:00Z">
        <w:r w:rsidR="00E41B65">
          <w:t xml:space="preserve"> and includes</w:t>
        </w:r>
      </w:ins>
      <w:ins w:id="3470" w:author="Rev 7 Allen Wirfs-Brock" w:date="2012-05-01T11:08:00Z">
        <w:r w:rsidR="00E41B65">
          <w:t xml:space="preserve"> an associated </w:t>
        </w:r>
        <w:r w:rsidR="00E41B65" w:rsidRPr="00E41B65">
          <w:rPr>
            <w:i/>
          </w:rPr>
          <w:t>global object</w:t>
        </w:r>
        <w:r w:rsidR="00E41B65">
          <w:t xml:space="preserve"> whose</w:t>
        </w:r>
      </w:ins>
      <w:ins w:id="3471" w:author="Rev 7 Allen Wirfs-Brock" w:date="2012-05-01T11:09:00Z">
        <w:r w:rsidR="00E41B65">
          <w:t xml:space="preserve"> properties provide some of the global environment</w:t>
        </w:r>
      </w:ins>
      <w:ins w:id="3472" w:author="Rev 7 Allen Wirfs-Brock" w:date="2012-05-01T11:10:00Z">
        <w:r w:rsidR="00E41B65">
          <w:t>’s identifier bindings.</w:t>
        </w:r>
        <w:r w:rsidR="00E41B65" w:rsidRPr="00E77497">
          <w:t xml:space="preserve"> </w:t>
        </w:r>
      </w:ins>
      <w:ins w:id="3473" w:author="Rev 7 Allen Wirfs-Brock" w:date="2012-05-01T11:43:00Z">
        <w:r w:rsidR="008F06EA">
          <w:t xml:space="preserve">This global object is the value of </w:t>
        </w:r>
      </w:ins>
      <w:ins w:id="3474" w:author="Rev 7 Allen Wirfs-Brock" w:date="2012-05-01T11:44:00Z">
        <w:r w:rsidR="008F06EA">
          <w:t xml:space="preserve">a global environment’s </w:t>
        </w:r>
      </w:ins>
      <w:ins w:id="3475" w:author="Rev 7 Allen Wirfs-Brock" w:date="2012-05-01T11:43:00Z">
        <w:r w:rsidR="008F06EA">
          <w:t xml:space="preserve"> </w:t>
        </w:r>
        <w:r w:rsidR="008F06EA" w:rsidRPr="005B1DB1">
          <w:rPr>
            <w:rFonts w:ascii="Courier New" w:hAnsi="Courier New" w:cs="Courier New"/>
            <w:b/>
          </w:rPr>
          <w:t>this</w:t>
        </w:r>
        <w:r w:rsidR="008F06EA">
          <w:t xml:space="preserve"> binding</w:t>
        </w:r>
      </w:ins>
      <w:ins w:id="3476" w:author="Rev 7 Allen Wirfs-Brock" w:date="2012-05-01T09:57:00Z">
        <w:r w:rsidRPr="00E77497">
          <w:t>As ECMAScript code is executed, additional properties may be added to the global object and the initial properties may be modified.</w:t>
        </w:r>
        <w:r w:rsidRPr="00120381">
          <w:rPr>
            <w:sz w:val="24"/>
            <w:szCs w:val="24"/>
          </w:rPr>
          <w:t xml:space="preserve"> </w:t>
        </w:r>
      </w:ins>
    </w:p>
    <w:p w14:paraId="50BE65CE" w14:textId="77777777" w:rsidR="008F06EA" w:rsidRDefault="008F06EA" w:rsidP="004C02EF">
      <w:pPr>
        <w:rPr>
          <w:ins w:id="3477" w:author="Rev 7 Allen Wirfs-Brock" w:date="2012-05-01T11:34:00Z"/>
        </w:rPr>
      </w:pPr>
      <w:ins w:id="3478" w:author="Rev 7 Allen Wirfs-Brock" w:date="2012-05-01T11:34:00Z">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w:t>
        </w:r>
      </w:ins>
      <w:ins w:id="3479" w:author="Rev 7 Allen Wirfs-Brock" w:date="2012-05-01T11:40:00Z">
        <w:r>
          <w:t>environment</w:t>
        </w:r>
      </w:ins>
      <w:ins w:id="3480" w:author="Rev 7 Allen Wirfs-Brock" w:date="2012-05-01T11:34:00Z">
        <w:r>
          <w:t xml:space="preserve"> </w:t>
        </w:r>
      </w:ins>
      <w:ins w:id="3481" w:author="Rev 7 Allen Wirfs-Brock" w:date="2012-05-01T11:40:00Z">
        <w:r>
          <w:t xml:space="preserve">also captures the state necessary to support the </w:t>
        </w:r>
        <w:r w:rsidRPr="008F06EA">
          <w:rPr>
            <w:rFonts w:ascii="Courier New" w:hAnsi="Courier New" w:cs="Courier New"/>
            <w:b/>
          </w:rPr>
          <w:t>super</w:t>
        </w:r>
        <w:r>
          <w:t xml:space="preserve"> method invocations.</w:t>
        </w:r>
      </w:ins>
    </w:p>
    <w:p w14:paraId="33547AE9" w14:textId="77777777"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4AFC05C6" w14:textId="77777777" w:rsidR="004C02EF" w:rsidRPr="00E77497" w:rsidRDefault="004C02EF" w:rsidP="00C623F2">
      <w:pPr>
        <w:pStyle w:val="30"/>
        <w:numPr>
          <w:ilvl w:val="0"/>
          <w:numId w:val="0"/>
        </w:numPr>
      </w:pPr>
      <w:bookmarkStart w:id="3482" w:name="_Toc235503376"/>
      <w:bookmarkStart w:id="3483" w:name="_Toc241509151"/>
      <w:bookmarkStart w:id="3484" w:name="_Toc244416638"/>
      <w:bookmarkStart w:id="3485" w:name="_Toc276631002"/>
      <w:bookmarkStart w:id="3486" w:name="_Toc323907636"/>
      <w:r w:rsidRPr="00E77497">
        <w:t>10.2.1</w:t>
      </w:r>
      <w:r w:rsidRPr="00E77497">
        <w:tab/>
        <w:t>Environment Records</w:t>
      </w:r>
      <w:bookmarkEnd w:id="3482"/>
      <w:bookmarkEnd w:id="3483"/>
      <w:bookmarkEnd w:id="3484"/>
      <w:bookmarkEnd w:id="3485"/>
      <w:bookmarkEnd w:id="3486"/>
    </w:p>
    <w:p w14:paraId="4176618F" w14:textId="77777777" w:rsidR="004C02EF" w:rsidRPr="00E77497" w:rsidRDefault="004C02EF" w:rsidP="004C02EF">
      <w:r w:rsidRPr="00E77497">
        <w:t xml:space="preserve">There are two 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Program</w:t>
      </w:r>
      <w:r w:rsidRPr="00E77497">
        <w:t xml:space="preserve"> and </w:t>
      </w:r>
      <w:r w:rsidRPr="00E77497">
        <w:rPr>
          <w:rFonts w:ascii="Times New Roman" w:hAnsi="Times New Roman"/>
          <w:i/>
        </w:rPr>
        <w:t>WithStatement</w:t>
      </w:r>
      <w:r w:rsidRPr="00E77497">
        <w:t xml:space="preserve"> that associate identifier bindings with the properties of some object.</w:t>
      </w:r>
    </w:p>
    <w:p w14:paraId="7589829D" w14:textId="77777777" w:rsidR="004C02EF" w:rsidRPr="00E77497" w:rsidRDefault="004C02EF" w:rsidP="004C02EF">
      <w:r w:rsidRPr="00E77497">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Table </w:t>
      </w:r>
      <w:del w:id="3487" w:author="Allen Wirfs-Brock" w:date="2011-07-02T13:29:00Z">
        <w:r w:rsidRPr="00E77497" w:rsidDel="008962D8">
          <w:delText>17</w:delText>
        </w:r>
      </w:del>
      <w:ins w:id="3488" w:author="Allen Wirfs-Brock" w:date="2011-07-02T13:29:00Z">
        <w:r w:rsidR="008962D8" w:rsidRPr="00E77497">
          <w:t>18</w:t>
        </w:r>
      </w:ins>
      <w:r w:rsidRPr="00E77497">
        <w:t xml:space="preserve">. These abstract methods have distinct concrete algorithms for each of the concrete subclasses. </w:t>
      </w:r>
    </w:p>
    <w:p w14:paraId="3764AECE" w14:textId="77777777" w:rsidR="004C02EF" w:rsidRPr="00E77497" w:rsidRDefault="004C02EF" w:rsidP="004C02EF">
      <w:pPr>
        <w:pStyle w:val="Tabletitle"/>
        <w:widowControl w:val="0"/>
        <w:rPr>
          <w:rFonts w:eastAsia="Arial Unicode MS"/>
        </w:rPr>
      </w:pPr>
      <w:r w:rsidRPr="00E77497">
        <w:rPr>
          <w:rFonts w:eastAsia="Arial Unicode MS"/>
        </w:rPr>
        <w:t>Table </w:t>
      </w:r>
      <w:del w:id="3489" w:author="Allen Wirfs-Brock" w:date="2011-07-02T13:30:00Z">
        <w:r w:rsidRPr="00E77497" w:rsidDel="008962D8">
          <w:rPr>
            <w:rFonts w:eastAsia="Arial Unicode MS"/>
          </w:rPr>
          <w:delText xml:space="preserve">17 </w:delText>
        </w:r>
      </w:del>
      <w:ins w:id="3490" w:author="Allen Wirfs-Brock" w:date="2011-07-02T13:30:00Z">
        <w:r w:rsidR="008962D8" w:rsidRPr="00E77497">
          <w:rPr>
            <w:rFonts w:eastAsia="Arial Unicode MS"/>
          </w:rPr>
          <w:t xml:space="preserve">18 </w:t>
        </w:r>
      </w:ins>
      <w:r w:rsidRPr="00E77497">
        <w:rPr>
          <w:rFonts w:eastAsia="Arial Unicode MS"/>
        </w:rPr>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Change w:id="3491">
          <w:tblGrid>
            <w:gridCol w:w="2926"/>
            <w:gridCol w:w="236"/>
            <w:gridCol w:w="5694"/>
            <w:gridCol w:w="236"/>
          </w:tblGrid>
        </w:tblGridChange>
      </w:tblGrid>
      <w:tr w:rsidR="004C02EF" w:rsidRPr="004D1BD1" w14:paraId="065501CE" w14:textId="77777777" w:rsidTr="00C0326B">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14:paraId="2C92F2B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1C766D8A"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74D2141C" w14:textId="77777777" w:rsidTr="00C0326B">
        <w:trPr>
          <w:jc w:val="right"/>
        </w:trPr>
        <w:tc>
          <w:tcPr>
            <w:tcW w:w="3162" w:type="dxa"/>
            <w:tcBorders>
              <w:top w:val="nil"/>
              <w:left w:val="single" w:sz="6" w:space="0" w:color="auto"/>
              <w:bottom w:val="single" w:sz="6" w:space="0" w:color="auto"/>
              <w:right w:val="single" w:sz="6" w:space="0" w:color="auto"/>
            </w:tcBorders>
            <w:hideMark/>
          </w:tcPr>
          <w:p w14:paraId="0632F7EF" w14:textId="77777777"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6C5E32DC" w14:textId="77777777"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14:paraId="0095302F" w14:textId="77777777" w:rsidTr="00C0326B">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14:paraId="3A5A6F7B" w14:textId="77777777"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3A739E85" w14:textId="77777777" w:rsidR="004C02EF" w:rsidRPr="00E77497" w:rsidRDefault="004C02EF" w:rsidP="003A4B22">
            <w:pPr>
              <w:keepNext/>
              <w:spacing w:after="60"/>
            </w:pP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C0326B" w:rsidRPr="00E77497" w14:paraId="292AE366" w14:textId="77777777" w:rsidTr="00C0326B">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14:paraId="766622B5" w14:textId="77777777" w:rsidR="00C0326B" w:rsidRPr="00E65A34" w:rsidRDefault="00C0326B"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474E7D54" w14:textId="77777777" w:rsidR="00C0326B" w:rsidRPr="00E77497" w:rsidRDefault="00C0326B"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C0326B" w:rsidRPr="004D1BD1" w14:paraId="41C58DA0" w14:textId="77777777" w:rsidTr="00C0326B">
        <w:trPr>
          <w:jc w:val="right"/>
        </w:trPr>
        <w:tc>
          <w:tcPr>
            <w:tcW w:w="3162" w:type="dxa"/>
            <w:tcBorders>
              <w:top w:val="single" w:sz="6" w:space="0" w:color="auto"/>
              <w:left w:val="single" w:sz="6" w:space="0" w:color="auto"/>
              <w:bottom w:val="single" w:sz="6" w:space="0" w:color="auto"/>
              <w:right w:val="single" w:sz="6" w:space="0" w:color="auto"/>
            </w:tcBorders>
            <w:hideMark/>
          </w:tcPr>
          <w:p w14:paraId="6D627866" w14:textId="77777777" w:rsidR="00C0326B" w:rsidRPr="00E77497" w:rsidRDefault="00C0326B"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75B1D1AB" w14:textId="77777777" w:rsidR="00C0326B" w:rsidRPr="00E77497" w:rsidRDefault="00C0326B"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C0326B" w:rsidRPr="004D1BD1" w14:paraId="505280EC" w14:textId="77777777" w:rsidTr="00C0326B">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14:paraId="52D6FA62" w14:textId="77777777" w:rsidR="00C0326B" w:rsidRPr="004D1BD1" w:rsidRDefault="00C0326B"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1C50517A" w14:textId="77777777" w:rsidR="00C0326B" w:rsidRPr="00E77497" w:rsidRDefault="00C0326B"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FC5053" w:rsidRPr="00606A1B" w14:paraId="5FC988E0" w14:textId="77777777" w:rsidTr="00476EC7">
        <w:trPr>
          <w:jc w:val="right"/>
          <w:ins w:id="3492" w:author="Rev 7 Allen Wirfs-Brock" w:date="2012-05-02T16:34:00Z"/>
        </w:trPr>
        <w:tc>
          <w:tcPr>
            <w:tcW w:w="3162" w:type="dxa"/>
            <w:tcBorders>
              <w:top w:val="single" w:sz="6" w:space="0" w:color="auto"/>
              <w:left w:val="single" w:sz="6" w:space="0" w:color="auto"/>
              <w:bottom w:val="single" w:sz="6" w:space="0" w:color="auto"/>
              <w:right w:val="single" w:sz="6" w:space="0" w:color="auto"/>
            </w:tcBorders>
          </w:tcPr>
          <w:p w14:paraId="0828C224" w14:textId="77777777" w:rsidR="00FC5053" w:rsidRDefault="00FC5053" w:rsidP="00F16EA2">
            <w:pPr>
              <w:spacing w:after="60"/>
              <w:rPr>
                <w:ins w:id="3493" w:author="Rev 7 Allen Wirfs-Brock" w:date="2012-05-02T16:34:00Z"/>
              </w:rPr>
            </w:pPr>
            <w:ins w:id="3494" w:author="Rev 7 Allen Wirfs-Brock" w:date="2012-05-02T16:34:00Z">
              <w:r w:rsidRPr="004D1BD1">
                <w:t>Create</w:t>
              </w:r>
              <w:r>
                <w:t>Var</w:t>
              </w:r>
              <w:r w:rsidRPr="004D1BD1">
                <w:t>Binding(N</w:t>
              </w:r>
              <w:r w:rsidRPr="00E65A34">
                <w:t>, D)</w:t>
              </w:r>
            </w:ins>
          </w:p>
        </w:tc>
        <w:tc>
          <w:tcPr>
            <w:tcW w:w="5930" w:type="dxa"/>
            <w:tcBorders>
              <w:top w:val="single" w:sz="6" w:space="0" w:color="auto"/>
              <w:left w:val="single" w:sz="6" w:space="0" w:color="auto"/>
              <w:bottom w:val="single" w:sz="6" w:space="0" w:color="auto"/>
              <w:right w:val="single" w:sz="6" w:space="0" w:color="auto"/>
            </w:tcBorders>
          </w:tcPr>
          <w:p w14:paraId="1EACA1D7" w14:textId="77777777" w:rsidR="00FC5053" w:rsidRPr="009C202C" w:rsidRDefault="00FC5053" w:rsidP="005B1DB1">
            <w:pPr>
              <w:spacing w:after="60"/>
              <w:rPr>
                <w:ins w:id="3495" w:author="Rev 7 Allen Wirfs-Brock" w:date="2012-05-02T16:34:00Z"/>
              </w:rPr>
            </w:pPr>
            <w:ins w:id="3496" w:author="Rev 7 Allen Wirfs-Brock" w:date="2012-05-02T16:34:00Z">
              <w:r>
                <w:t xml:space="preserve">Used for global </w:t>
              </w:r>
              <w:r w:rsidRPr="00C0326B">
                <w:rPr>
                  <w:rFonts w:ascii="Courier New" w:hAnsi="Courier New" w:cs="Courier New"/>
                  <w:b/>
                </w:rPr>
                <w:t>var</w:t>
              </w:r>
              <w:r>
                <w:t xml:space="preserve"> and </w:t>
              </w:r>
              <w:r w:rsidRPr="00C0326B">
                <w:rPr>
                  <w:rFonts w:ascii="Courier New" w:hAnsi="Courier New" w:cs="Courier New"/>
                  <w:b/>
                </w:rPr>
                <w:t>function</w:t>
              </w:r>
              <w:r>
                <w:t xml:space="preserve"> bindings. </w:t>
              </w: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and function declaration to receive special treatment.</w:t>
              </w:r>
            </w:ins>
          </w:p>
        </w:tc>
      </w:tr>
      <w:tr w:rsidR="00FC5053" w:rsidRPr="00606A1B" w14:paraId="4B1AB5E7" w14:textId="77777777" w:rsidTr="00476EC7">
        <w:trPr>
          <w:jc w:val="right"/>
          <w:ins w:id="3497" w:author="Rev 7 Allen Wirfs-Brock" w:date="2012-05-01T11:51:00Z"/>
        </w:trPr>
        <w:tc>
          <w:tcPr>
            <w:tcW w:w="3162" w:type="dxa"/>
            <w:tcBorders>
              <w:top w:val="single" w:sz="6" w:space="0" w:color="auto"/>
              <w:left w:val="single" w:sz="6" w:space="0" w:color="auto"/>
              <w:bottom w:val="single" w:sz="6" w:space="0" w:color="auto"/>
              <w:right w:val="single" w:sz="6" w:space="0" w:color="auto"/>
            </w:tcBorders>
          </w:tcPr>
          <w:p w14:paraId="5194D610" w14:textId="77777777" w:rsidR="00FC5053" w:rsidRPr="004D1BD1" w:rsidDel="00F16EA2" w:rsidRDefault="00FC5053" w:rsidP="00F16EA2">
            <w:pPr>
              <w:spacing w:after="60"/>
              <w:rPr>
                <w:ins w:id="3498" w:author="Rev 7 Allen Wirfs-Brock" w:date="2012-05-01T11:51:00Z"/>
              </w:rPr>
            </w:pPr>
            <w:ins w:id="3499" w:author="Rev 7 Allen Wirfs-Brock" w:date="2012-05-01T11:54:00Z">
              <w:r>
                <w:t>HasThisBinding</w:t>
              </w:r>
            </w:ins>
            <w:ins w:id="3500" w:author="Rev 7 Allen Wirfs-Brock" w:date="2012-05-01T11:51:00Z">
              <w:r>
                <w:t>()</w:t>
              </w:r>
            </w:ins>
          </w:p>
        </w:tc>
        <w:tc>
          <w:tcPr>
            <w:tcW w:w="5930" w:type="dxa"/>
            <w:tcBorders>
              <w:top w:val="single" w:sz="6" w:space="0" w:color="auto"/>
              <w:left w:val="single" w:sz="6" w:space="0" w:color="auto"/>
              <w:bottom w:val="single" w:sz="6" w:space="0" w:color="auto"/>
              <w:right w:val="single" w:sz="6" w:space="0" w:color="auto"/>
            </w:tcBorders>
          </w:tcPr>
          <w:p w14:paraId="55E4F1BD" w14:textId="77777777" w:rsidR="00FC5053" w:rsidRDefault="00FC5053" w:rsidP="005B1DB1">
            <w:pPr>
              <w:spacing w:after="60"/>
              <w:rPr>
                <w:ins w:id="3501" w:author="Rev 7 Allen Wirfs-Brock" w:date="2012-05-01T11:51:00Z"/>
              </w:rPr>
            </w:pPr>
            <w:ins w:id="3502" w:author="Rev 7 Allen Wirfs-Brock" w:date="2012-05-01T11:55:00Z">
              <w:r w:rsidRPr="009C202C">
                <w:t xml:space="preserve">Determine if an </w:t>
              </w:r>
            </w:ins>
            <w:ins w:id="3503" w:author="Rev 7 Allen Wirfs-Brock" w:date="2012-05-01T11:52:00Z">
              <w:r>
                <w:t xml:space="preserve">environment record establishes a </w:t>
              </w:r>
              <w:r w:rsidRPr="005B1DB1">
                <w:rPr>
                  <w:rFonts w:ascii="Courier New" w:hAnsi="Courier New" w:cs="Courier New"/>
                  <w:b/>
                </w:rPr>
                <w:t>this</w:t>
              </w:r>
              <w:r>
                <w:t xml:space="preserve"> binding. </w:t>
              </w:r>
            </w:ins>
            <w:ins w:id="3504" w:author="Rev 7 Allen Wirfs-Brock" w:date="2012-05-01T11:55:00Z">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606A1B" w14:paraId="74CFD15D" w14:textId="77777777" w:rsidTr="00476EC7">
        <w:trPr>
          <w:jc w:val="right"/>
          <w:ins w:id="3505" w:author="Rev 7 Allen Wirfs-Brock" w:date="2012-05-01T11:56:00Z"/>
        </w:trPr>
        <w:tc>
          <w:tcPr>
            <w:tcW w:w="3162" w:type="dxa"/>
            <w:tcBorders>
              <w:top w:val="single" w:sz="6" w:space="0" w:color="auto"/>
              <w:left w:val="single" w:sz="6" w:space="0" w:color="auto"/>
              <w:bottom w:val="single" w:sz="6" w:space="0" w:color="auto"/>
              <w:right w:val="single" w:sz="6" w:space="0" w:color="auto"/>
            </w:tcBorders>
          </w:tcPr>
          <w:p w14:paraId="5AC13B61" w14:textId="77777777" w:rsidR="00FC5053" w:rsidRDefault="00FC5053" w:rsidP="00476EC7">
            <w:pPr>
              <w:spacing w:after="60"/>
              <w:rPr>
                <w:ins w:id="3506" w:author="Rev 7 Allen Wirfs-Brock" w:date="2012-05-01T11:56:00Z"/>
              </w:rPr>
            </w:pPr>
            <w:ins w:id="3507" w:author="Rev 7 Allen Wirfs-Brock" w:date="2012-05-01T11:56:00Z">
              <w:r>
                <w:t>Has</w:t>
              </w:r>
            </w:ins>
            <w:ins w:id="3508" w:author="Rev 7 Allen Wirfs-Brock" w:date="2012-05-01T11:57:00Z">
              <w:r>
                <w:t>Super</w:t>
              </w:r>
            </w:ins>
            <w:ins w:id="3509" w:author="Rev 7 Allen Wirfs-Brock" w:date="2012-05-01T11:56:00Z">
              <w:r>
                <w:t>Binding()</w:t>
              </w:r>
            </w:ins>
          </w:p>
        </w:tc>
        <w:tc>
          <w:tcPr>
            <w:tcW w:w="5930" w:type="dxa"/>
            <w:tcBorders>
              <w:top w:val="single" w:sz="6" w:space="0" w:color="auto"/>
              <w:left w:val="single" w:sz="6" w:space="0" w:color="auto"/>
              <w:bottom w:val="single" w:sz="6" w:space="0" w:color="auto"/>
              <w:right w:val="single" w:sz="6" w:space="0" w:color="auto"/>
            </w:tcBorders>
          </w:tcPr>
          <w:p w14:paraId="420FD79F" w14:textId="77777777" w:rsidR="00FC5053" w:rsidRPr="009C202C" w:rsidRDefault="00FC5053" w:rsidP="00476EC7">
            <w:pPr>
              <w:spacing w:after="60"/>
              <w:rPr>
                <w:ins w:id="3510" w:author="Rev 7 Allen Wirfs-Brock" w:date="2012-05-01T11:56:00Z"/>
              </w:rPr>
            </w:pPr>
            <w:ins w:id="3511" w:author="Rev 7 Allen Wirfs-Brock" w:date="2012-05-01T11:56:00Z">
              <w:r w:rsidRPr="009C202C">
                <w:t xml:space="preserve">Determine if an </w:t>
              </w:r>
              <w:r>
                <w:t xml:space="preserve">environment record establishes a </w:t>
              </w:r>
            </w:ins>
            <w:ins w:id="3512" w:author="Rev 7 Allen Wirfs-Brock" w:date="2012-05-01T11:57:00Z">
              <w:r>
                <w:rPr>
                  <w:rFonts w:ascii="Courier New" w:hAnsi="Courier New" w:cs="Courier New"/>
                  <w:b/>
                </w:rPr>
                <w:t>super</w:t>
              </w:r>
            </w:ins>
            <w:ins w:id="3513" w:author="Rev 7 Allen Wirfs-Brock" w:date="2012-05-01T11:56:00Z">
              <w:r>
                <w:t xml:space="preserve"> </w:t>
              </w:r>
            </w:ins>
            <w:ins w:id="3514" w:author="Rev 7 Allen Wirfs-Brock" w:date="2012-05-01T11:57:00Z">
              <w:r>
                <w:t xml:space="preserve">method </w:t>
              </w:r>
            </w:ins>
            <w:ins w:id="3515" w:author="Rev 7 Allen Wirfs-Brock" w:date="2012-05-01T11:56:00Z">
              <w:r>
                <w:t xml:space="preserve">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4D1BD1" w14:paraId="03C5FE35" w14:textId="77777777" w:rsidTr="00476EC7">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Change w:id="3516" w:author="Rev 6 Allen Wirfs-Brock" w:date="2012-02-23T16:42:00Z">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PrEx>
          </w:tblPrExChange>
        </w:tblPrEx>
        <w:trPr>
          <w:jc w:val="right"/>
          <w:trPrChange w:id="3517" w:author="Rev 6 Allen Wirfs-Brock" w:date="2012-02-23T16:42:00Z">
            <w:trPr>
              <w:gridAfter w:val="0"/>
              <w:jc w:val="right"/>
            </w:trPr>
          </w:trPrChange>
        </w:trPr>
        <w:tc>
          <w:tcPr>
            <w:tcW w:w="3162" w:type="dxa"/>
            <w:tcBorders>
              <w:top w:val="single" w:sz="6" w:space="0" w:color="auto"/>
              <w:left w:val="single" w:sz="6" w:space="0" w:color="auto"/>
              <w:bottom w:val="single" w:sz="6" w:space="0" w:color="auto"/>
              <w:right w:val="single" w:sz="6" w:space="0" w:color="auto"/>
            </w:tcBorders>
            <w:hideMark/>
            <w:tcPrChange w:id="3518" w:author="Rev 6 Allen Wirfs-Brock" w:date="2012-02-23T16:42:00Z">
              <w:tcPr>
                <w:tcW w:w="2926" w:type="dxa"/>
                <w:tcBorders>
                  <w:top w:val="single" w:sz="6" w:space="0" w:color="auto"/>
                  <w:left w:val="single" w:sz="6" w:space="0" w:color="auto"/>
                  <w:bottom w:val="single" w:sz="6" w:space="0" w:color="auto"/>
                  <w:right w:val="single" w:sz="6" w:space="0" w:color="auto"/>
                </w:tcBorders>
                <w:hideMark/>
              </w:tcPr>
            </w:tcPrChange>
          </w:tcPr>
          <w:p w14:paraId="639FDE7C" w14:textId="77777777" w:rsidR="00FC5053" w:rsidRPr="00E65A34" w:rsidRDefault="00FC5053" w:rsidP="00F16EA2">
            <w:pPr>
              <w:spacing w:after="60"/>
            </w:pPr>
            <w:del w:id="3519" w:author="Rev 7 Allen Wirfs-Brock" w:date="2012-04-26T08:08:00Z">
              <w:r w:rsidRPr="004D1BD1" w:rsidDel="00F16EA2">
                <w:delText>ImplicitThisV</w:delText>
              </w:r>
              <w:r w:rsidRPr="00E65A34" w:rsidDel="00F16EA2">
                <w:delText>alue</w:delText>
              </w:r>
            </w:del>
            <w:ins w:id="3520" w:author="Rev 7 Allen Wirfs-Brock" w:date="2012-04-26T08:08:00Z">
              <w:r>
                <w:t>With</w:t>
              </w:r>
            </w:ins>
            <w:ins w:id="3521" w:author="Rev 7 Allen Wirfs-Brock" w:date="2012-04-26T08:10:00Z">
              <w:r>
                <w:t>Base</w:t>
              </w:r>
            </w:ins>
            <w:ins w:id="3522" w:author="Rev 7 Allen Wirfs-Brock" w:date="2012-04-26T08:08:00Z">
              <w:r>
                <w:t>Object</w:t>
              </w:r>
            </w:ins>
            <w:ins w:id="3523" w:author="Rev 7 Allen Wirfs-Brock" w:date="2012-04-26T08:09:00Z">
              <w:r w:rsidRPr="00E65A34">
                <w:t xml:space="preserve"> </w:t>
              </w:r>
            </w:ins>
            <w:r w:rsidRPr="00E65A34">
              <w:t>()</w:t>
            </w:r>
          </w:p>
        </w:tc>
        <w:tc>
          <w:tcPr>
            <w:tcW w:w="5930" w:type="dxa"/>
            <w:tcBorders>
              <w:top w:val="single" w:sz="6" w:space="0" w:color="auto"/>
              <w:left w:val="single" w:sz="6" w:space="0" w:color="auto"/>
              <w:bottom w:val="single" w:sz="6" w:space="0" w:color="auto"/>
              <w:right w:val="single" w:sz="6" w:space="0" w:color="auto"/>
            </w:tcBorders>
            <w:hideMark/>
            <w:tcPrChange w:id="3524" w:author="Rev 6 Allen Wirfs-Brock" w:date="2012-02-23T16:42:00Z">
              <w:tcPr>
                <w:tcW w:w="5930" w:type="dxa"/>
                <w:gridSpan w:val="2"/>
                <w:tcBorders>
                  <w:top w:val="single" w:sz="6" w:space="0" w:color="auto"/>
                  <w:left w:val="single" w:sz="6" w:space="0" w:color="auto"/>
                  <w:bottom w:val="single" w:sz="6" w:space="0" w:color="auto"/>
                  <w:right w:val="single" w:sz="6" w:space="0" w:color="auto"/>
                </w:tcBorders>
                <w:hideMark/>
              </w:tcPr>
            </w:tcPrChange>
          </w:tcPr>
          <w:p w14:paraId="07272513" w14:textId="77777777" w:rsidR="00FC5053" w:rsidRPr="009C202C" w:rsidRDefault="00FC5053" w:rsidP="00017E44">
            <w:pPr>
              <w:spacing w:after="60"/>
            </w:pPr>
            <w:ins w:id="3525" w:author="Rev 7 Allen Wirfs-Brock" w:date="2012-04-26T08:17:00Z">
              <w:r>
                <w:t xml:space="preserve">If this </w:t>
              </w:r>
            </w:ins>
            <w:ins w:id="3526" w:author="Rev 7 Allen Wirfs-Brock" w:date="2012-04-26T08:18:00Z">
              <w:r>
                <w:t>environment</w:t>
              </w:r>
            </w:ins>
            <w:ins w:id="3527" w:author="Rev 7 Allen Wirfs-Brock" w:date="2012-04-26T08:17:00Z">
              <w:r>
                <w:t xml:space="preserve"> </w:t>
              </w:r>
            </w:ins>
            <w:ins w:id="3528" w:author="Rev 7 Allen Wirfs-Brock" w:date="2012-04-26T08:18:00Z">
              <w:r>
                <w:t xml:space="preserve">record is associated with a </w:t>
              </w:r>
              <w:r w:rsidRPr="00017E44">
                <w:rPr>
                  <w:rFonts w:ascii="Courier New" w:hAnsi="Courier New" w:cs="Courier New"/>
                  <w:b/>
                </w:rPr>
                <w:t>with</w:t>
              </w:r>
              <w:r>
                <w:t xml:space="preserve"> statement, return</w:t>
              </w:r>
            </w:ins>
            <w:ins w:id="3529" w:author="Rev 7 Allen Wirfs-Brock" w:date="2012-04-26T08:19:00Z">
              <w:r>
                <w:t xml:space="preserve"> the with object. Otherwise, return </w:t>
              </w:r>
              <w:r w:rsidRPr="00017E44">
                <w:rPr>
                  <w:rFonts w:ascii="Times New Roman" w:hAnsi="Times New Roman"/>
                  <w:b/>
                </w:rPr>
                <w:t>undefined</w:t>
              </w:r>
              <w:r>
                <w:t xml:space="preserve">. </w:t>
              </w:r>
            </w:ins>
            <w:del w:id="3530" w:author="Rev 7 Allen Wirfs-Brock" w:date="2012-04-26T08:20:00Z">
              <w:r w:rsidRPr="009C202C" w:rsidDel="00017E44">
                <w:delText xml:space="preserve">Returns the value to use as the </w:delText>
              </w:r>
              <w:r w:rsidRPr="009C202C" w:rsidDel="00017E44">
                <w:rPr>
                  <w:b/>
                </w:rPr>
                <w:delText>this</w:delText>
              </w:r>
              <w:r w:rsidRPr="009C202C" w:rsidDel="00017E44">
                <w:delText xml:space="preserve"> value on calls to function objects that are obtained as binding values from this environment record. </w:delText>
              </w:r>
            </w:del>
          </w:p>
        </w:tc>
      </w:tr>
    </w:tbl>
    <w:p w14:paraId="5DB5E27C" w14:textId="77777777" w:rsidR="004C02EF" w:rsidRPr="004D1BD1" w:rsidRDefault="004C02EF" w:rsidP="004C02EF">
      <w:pPr>
        <w:spacing w:after="120"/>
      </w:pPr>
    </w:p>
    <w:p w14:paraId="25BEA7D5" w14:textId="77777777" w:rsidR="004C02EF" w:rsidRPr="009C202C" w:rsidRDefault="004C02EF" w:rsidP="004C02EF">
      <w:pPr>
        <w:pStyle w:val="40"/>
        <w:numPr>
          <w:ilvl w:val="0"/>
          <w:numId w:val="0"/>
        </w:numPr>
      </w:pPr>
      <w:r w:rsidRPr="00E65A34">
        <w:t>10.2.1.1</w:t>
      </w:r>
      <w:r w:rsidRPr="00E65A34">
        <w:tab/>
        <w:t xml:space="preserve">Declarative Environment </w:t>
      </w:r>
      <w:r w:rsidRPr="009C202C">
        <w:t>Records</w:t>
      </w:r>
    </w:p>
    <w:p w14:paraId="1E3968BA" w14:textId="77777777" w:rsidR="004C02EF" w:rsidRPr="00E77497" w:rsidRDefault="004C02EF" w:rsidP="004C02EF">
      <w:r w:rsidRPr="009C202C">
        <w:t>Each declarative environment record is associated with an ECMAScript program scope containing variable</w:t>
      </w:r>
      <w:ins w:id="3531" w:author="Rev 3 Allen Wirfs-Brock" w:date="2011-08-30T17:24:00Z">
        <w:r w:rsidR="00EB385B" w:rsidRPr="009C202C">
          <w:t>, constant,</w:t>
        </w:r>
      </w:ins>
      <w:r w:rsidRPr="00675B74">
        <w:t xml:space="preserve"> and/or function declarations. A declarative environment record binds the set of identifiers defined by the declarations contained with</w:t>
      </w:r>
      <w:r w:rsidRPr="00E77497">
        <w:t>in its scope.</w:t>
      </w:r>
    </w:p>
    <w:p w14:paraId="1B7372F3" w14:textId="77777777" w:rsidR="004C02EF" w:rsidRPr="00E77497" w:rsidRDefault="004C02EF" w:rsidP="004C02EF">
      <w:pPr>
        <w:spacing w:after="120"/>
      </w:pPr>
      <w:r w:rsidRPr="00E77497">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w:t>
      </w:r>
      <w:del w:id="3532" w:author="Rev 3 Allen Wirfs-Brock" w:date="2011-08-30T17:26:00Z">
        <w:r w:rsidRPr="00E77497" w:rsidDel="00BC6B32">
          <w:delText xml:space="preserve">immutable </w:delText>
        </w:r>
      </w:del>
      <w:ins w:id="3533" w:author="Rev 3 Allen Wirfs-Brock" w:date="2011-08-30T17:26:00Z">
        <w:r w:rsidR="00BC6B32" w:rsidRPr="00E77497">
          <w:t xml:space="preserve">declarative </w:t>
        </w:r>
      </w:ins>
      <w:r w:rsidRPr="00E77497">
        <w:t xml:space="preserve">binding are distinct steps so it is possible for such bindings to exist in either an initialised or uninitialised state. Declarative environment records support the methods listed in Table </w:t>
      </w:r>
      <w:del w:id="3534" w:author="Allen Wirfs-Brock" w:date="2011-07-02T13:30:00Z">
        <w:r w:rsidRPr="00E77497" w:rsidDel="008962D8">
          <w:delText xml:space="preserve">18 </w:delText>
        </w:r>
      </w:del>
      <w:ins w:id="3535" w:author="Allen Wirfs-Brock" w:date="2011-07-02T13:30:00Z">
        <w:r w:rsidR="008962D8" w:rsidRPr="00E77497">
          <w:t xml:space="preserve">19 </w:t>
        </w:r>
      </w:ins>
      <w:r w:rsidRPr="00E77497">
        <w:t>in addition to the Environment Record abstract specification methods:</w:t>
      </w:r>
    </w:p>
    <w:p w14:paraId="370DA3C7" w14:textId="77777777" w:rsidR="004C02EF" w:rsidRPr="00E77497" w:rsidRDefault="004C02EF" w:rsidP="004C02EF">
      <w:pPr>
        <w:pStyle w:val="Tabletitle"/>
        <w:widowControl w:val="0"/>
      </w:pPr>
      <w:r w:rsidRPr="00E77497">
        <w:rPr>
          <w:rFonts w:eastAsia="Arial Unicode MS"/>
        </w:rPr>
        <w:t>Table </w:t>
      </w:r>
      <w:del w:id="3536" w:author="Allen Wirfs-Brock" w:date="2011-07-02T13:30:00Z">
        <w:r w:rsidRPr="00E77497" w:rsidDel="008962D8">
          <w:rPr>
            <w:rFonts w:eastAsia="Arial Unicode MS"/>
          </w:rPr>
          <w:delText xml:space="preserve">18 </w:delText>
        </w:r>
      </w:del>
      <w:ins w:id="3537" w:author="Allen Wirfs-Brock" w:date="2011-07-02T13:30:00Z">
        <w:r w:rsidR="008962D8" w:rsidRPr="00E77497">
          <w:rPr>
            <w:rFonts w:eastAsia="Arial Unicode MS"/>
          </w:rPr>
          <w:t xml:space="preserve">19 </w:t>
        </w:r>
      </w:ins>
      <w:r w:rsidRPr="00E77497">
        <w:rPr>
          <w:rFonts w:eastAsia="Arial Unicode MS"/>
        </w:rPr>
        <w:t>— 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3538"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3033"/>
        <w:gridCol w:w="5930"/>
        <w:tblGridChange w:id="3539">
          <w:tblGrid>
            <w:gridCol w:w="3033"/>
            <w:gridCol w:w="5930"/>
          </w:tblGrid>
        </w:tblGridChange>
      </w:tblGrid>
      <w:tr w:rsidR="004C02EF" w:rsidRPr="004D1BD1" w14:paraId="3D0FD634" w14:textId="77777777" w:rsidTr="00550FEB">
        <w:trPr>
          <w:trHeight w:val="320"/>
          <w:jc w:val="center"/>
          <w:trPrChange w:id="3540" w:author="Rev 6 Allen Wirfs-Brock" w:date="2012-02-23T16:42:00Z">
            <w:trPr>
              <w:trHeight w:val="320"/>
              <w:jc w:val="center"/>
            </w:trPr>
          </w:trPrChange>
        </w:trPr>
        <w:tc>
          <w:tcPr>
            <w:tcW w:w="3033" w:type="dxa"/>
            <w:tcBorders>
              <w:top w:val="single" w:sz="12" w:space="0" w:color="000000"/>
              <w:left w:val="single" w:sz="6" w:space="0" w:color="000000"/>
              <w:bottom w:val="single" w:sz="6" w:space="0" w:color="000000"/>
              <w:right w:val="nil"/>
            </w:tcBorders>
            <w:shd w:val="solid" w:color="C0C0C0" w:fill="FFFFFF"/>
            <w:hideMark/>
            <w:tcPrChange w:id="3541" w:author="Rev 6 Allen Wirfs-Brock" w:date="2012-02-23T16:42:00Z">
              <w:tcPr>
                <w:tcW w:w="3033" w:type="dxa"/>
                <w:tcBorders>
                  <w:top w:val="single" w:sz="12" w:space="0" w:color="000000"/>
                  <w:left w:val="single" w:sz="6" w:space="0" w:color="000000"/>
                  <w:bottom w:val="single" w:sz="6" w:space="0" w:color="000000"/>
                  <w:right w:val="nil"/>
                </w:tcBorders>
                <w:shd w:val="solid" w:color="C0C0C0" w:fill="FFFFFF"/>
                <w:hideMark/>
              </w:tcPr>
            </w:tcPrChange>
          </w:tcPr>
          <w:p w14:paraId="2150D86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Change w:id="3542" w:author="Rev 6 Allen Wirfs-Brock" w:date="2012-02-23T16:42:00Z">
              <w:tcPr>
                <w:tcW w:w="5930" w:type="dxa"/>
                <w:tcBorders>
                  <w:top w:val="single" w:sz="12" w:space="0" w:color="000000"/>
                  <w:left w:val="nil"/>
                  <w:bottom w:val="single" w:sz="6" w:space="0" w:color="000000"/>
                  <w:right w:val="single" w:sz="6" w:space="0" w:color="000000"/>
                </w:tcBorders>
                <w:shd w:val="solid" w:color="C0C0C0" w:fill="FFFFFF"/>
                <w:hideMark/>
              </w:tcPr>
            </w:tcPrChange>
          </w:tcPr>
          <w:p w14:paraId="358B5385"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2E07D3DD" w14:textId="77777777" w:rsidTr="00550FEB">
        <w:trPr>
          <w:jc w:val="center"/>
          <w:trPrChange w:id="3543"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3544"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23996E45" w14:textId="77777777" w:rsidR="004C02EF" w:rsidRPr="00E65A34" w:rsidRDefault="004C02EF" w:rsidP="003A4B22">
            <w:pPr>
              <w:keepNext/>
              <w:spacing w:after="60"/>
            </w:pPr>
            <w:r w:rsidRPr="004D1BD1">
              <w:t>CreateImmutableBinding(N)</w:t>
            </w:r>
          </w:p>
        </w:tc>
        <w:tc>
          <w:tcPr>
            <w:tcW w:w="5930" w:type="dxa"/>
            <w:tcBorders>
              <w:top w:val="single" w:sz="6" w:space="0" w:color="auto"/>
              <w:left w:val="single" w:sz="6" w:space="0" w:color="auto"/>
              <w:bottom w:val="single" w:sz="6" w:space="0" w:color="auto"/>
              <w:right w:val="single" w:sz="6" w:space="0" w:color="auto"/>
            </w:tcBorders>
            <w:hideMark/>
            <w:tcPrChange w:id="3545"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50281DB0" w14:textId="77777777" w:rsidR="004C02EF" w:rsidRPr="00675B74" w:rsidRDefault="004C02EF" w:rsidP="003A4B22">
            <w:pPr>
              <w:keepNext/>
              <w:spacing w:after="60"/>
            </w:pPr>
            <w:r w:rsidRPr="009C202C">
              <w:t xml:space="preserve">Create a new but uninitialised immutable binding in an environment record. The String value </w:t>
            </w:r>
            <w:r w:rsidRPr="009C202C">
              <w:rPr>
                <w:rFonts w:ascii="Times New Roman" w:hAnsi="Times New Roman"/>
                <w:i/>
              </w:rPr>
              <w:t>N</w:t>
            </w:r>
            <w:r w:rsidRPr="00675B74">
              <w:t xml:space="preserve"> is the text of the bound name.</w:t>
            </w:r>
          </w:p>
        </w:tc>
      </w:tr>
      <w:tr w:rsidR="004C02EF" w:rsidRPr="004D1BD1" w14:paraId="1A7BEFCC" w14:textId="77777777" w:rsidTr="00550FEB">
        <w:trPr>
          <w:jc w:val="center"/>
          <w:trPrChange w:id="3546"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3547"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7D57807A" w14:textId="77777777" w:rsidR="004C02EF" w:rsidRPr="009C202C" w:rsidRDefault="004C02EF" w:rsidP="00BC6B32">
            <w:pPr>
              <w:spacing w:after="60"/>
            </w:pPr>
            <w:r w:rsidRPr="004D1BD1">
              <w:t>Initialize</w:t>
            </w:r>
            <w:del w:id="3548" w:author="Rev 3 Allen Wirfs-Brock" w:date="2011-08-30T17:30:00Z">
              <w:r w:rsidRPr="00E65A34" w:rsidDel="00BC6B32">
                <w:delText>Immutable</w:delText>
              </w:r>
            </w:del>
            <w:r w:rsidRPr="009C202C">
              <w:t>Binding(N,V)</w:t>
            </w:r>
          </w:p>
        </w:tc>
        <w:tc>
          <w:tcPr>
            <w:tcW w:w="5930" w:type="dxa"/>
            <w:tcBorders>
              <w:top w:val="single" w:sz="6" w:space="0" w:color="auto"/>
              <w:left w:val="single" w:sz="6" w:space="0" w:color="auto"/>
              <w:bottom w:val="single" w:sz="6" w:space="0" w:color="auto"/>
              <w:right w:val="single" w:sz="6" w:space="0" w:color="auto"/>
            </w:tcBorders>
            <w:hideMark/>
            <w:tcPrChange w:id="3549"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20E8B531" w14:textId="77777777" w:rsidR="004C02EF" w:rsidRPr="00E77497" w:rsidRDefault="004C02EF" w:rsidP="00BC6B32">
            <w:pPr>
              <w:spacing w:after="60"/>
            </w:pPr>
            <w:r w:rsidRPr="009C202C">
              <w:t xml:space="preserve">Set the value of an already existing but uninitialised </w:t>
            </w:r>
            <w:del w:id="3550" w:author="Rev 3 Allen Wirfs-Brock" w:date="2011-08-30T17:30:00Z">
              <w:r w:rsidRPr="009C202C" w:rsidDel="00BC6B32">
                <w:delText xml:space="preserve">immutable </w:delText>
              </w:r>
            </w:del>
            <w:r w:rsidRPr="00675B74">
              <w:t xml:space="preserve">binding in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V</w:t>
            </w:r>
            <w:r w:rsidRPr="00E77497">
              <w:t xml:space="preserve"> is the value for the binding and is a value of any ECMAScript language type. </w:t>
            </w:r>
          </w:p>
        </w:tc>
      </w:tr>
    </w:tbl>
    <w:p w14:paraId="1FAB142B" w14:textId="77777777" w:rsidR="004C02EF" w:rsidRPr="004D1BD1" w:rsidRDefault="004C02EF" w:rsidP="004C02EF"/>
    <w:p w14:paraId="01316BCC" w14:textId="77777777" w:rsidR="004C02EF" w:rsidRPr="00E65A34" w:rsidRDefault="004C02EF" w:rsidP="004C02EF">
      <w:r w:rsidRPr="00E65A34">
        <w:t>The behaviour of the concrete specification methods for Declarative Environment Records is defined by the following algorithms.</w:t>
      </w:r>
    </w:p>
    <w:p w14:paraId="60013119" w14:textId="77777777" w:rsidR="004C02EF" w:rsidRPr="009C202C" w:rsidRDefault="004C02EF" w:rsidP="004C02EF">
      <w:pPr>
        <w:pStyle w:val="51"/>
        <w:numPr>
          <w:ilvl w:val="0"/>
          <w:numId w:val="0"/>
        </w:numPr>
      </w:pPr>
      <w:r w:rsidRPr="009C202C">
        <w:t>10.2.1.1.1</w:t>
      </w:r>
      <w:r w:rsidRPr="009C202C">
        <w:tab/>
        <w:t>HasBinding(N)</w:t>
      </w:r>
    </w:p>
    <w:p w14:paraId="28C56A92" w14:textId="77777777"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14:paraId="389623DA" w14:textId="77777777"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14:paraId="72EA409A" w14:textId="77777777"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1FBD4F0E" w14:textId="77777777" w:rsidR="004C02EF" w:rsidRPr="00E77497" w:rsidRDefault="004C02EF" w:rsidP="009A20C6">
      <w:pPr>
        <w:pStyle w:val="Alg4"/>
        <w:numPr>
          <w:ilvl w:val="0"/>
          <w:numId w:val="356"/>
        </w:numPr>
        <w:spacing w:after="240"/>
      </w:pPr>
      <w:r w:rsidRPr="00E77497">
        <w:t xml:space="preserve">If it does not have such a binding, return </w:t>
      </w:r>
      <w:r w:rsidRPr="00E77497">
        <w:rPr>
          <w:b/>
        </w:rPr>
        <w:t>false</w:t>
      </w:r>
      <w:r w:rsidRPr="00E77497">
        <w:t>.</w:t>
      </w:r>
    </w:p>
    <w:p w14:paraId="3C8E9059" w14:textId="77777777" w:rsidR="004C02EF" w:rsidRPr="00E77497" w:rsidRDefault="004C02EF" w:rsidP="004C02EF">
      <w:pPr>
        <w:pStyle w:val="51"/>
        <w:numPr>
          <w:ilvl w:val="0"/>
          <w:numId w:val="0"/>
        </w:numPr>
      </w:pPr>
      <w:r w:rsidRPr="00E77497">
        <w:t>10.2.1.1.2</w:t>
      </w:r>
      <w:r w:rsidRPr="00E77497">
        <w:tab/>
        <w:t>CreateMutableBinding (N, D)</w:t>
      </w:r>
    </w:p>
    <w:p w14:paraId="44446C04" w14:textId="77777777" w:rsidR="004C02EF" w:rsidRPr="00E77497" w:rsidRDefault="004C02EF" w:rsidP="004C02EF">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0FF0AC73" w14:textId="77777777"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14:paraId="1F1466D6" w14:textId="77777777"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14:paraId="6CB9D5EA" w14:textId="77777777" w:rsidR="004C02EF" w:rsidRPr="00E77497" w:rsidRDefault="004C02EF" w:rsidP="009A20C6">
      <w:pPr>
        <w:pStyle w:val="Alg4"/>
        <w:numPr>
          <w:ilvl w:val="0"/>
          <w:numId w:val="357"/>
        </w:numPr>
        <w:spacing w:after="120"/>
      </w:pPr>
      <w:r w:rsidRPr="00E77497">
        <w:t xml:space="preserve">Create a mutable binding in </w:t>
      </w:r>
      <w:r w:rsidRPr="00E77497">
        <w:rPr>
          <w:i/>
        </w:rPr>
        <w:t>envRec</w:t>
      </w:r>
      <w:r w:rsidRPr="00E77497">
        <w:t xml:space="preserve"> for </w:t>
      </w:r>
      <w:r w:rsidRPr="00E77497">
        <w:rPr>
          <w:i/>
        </w:rPr>
        <w:t>N</w:t>
      </w:r>
      <w:r w:rsidRPr="00E77497">
        <w:t xml:space="preserve"> and </w:t>
      </w:r>
      <w:ins w:id="3551" w:author="Rev 3 Allen Wirfs-Brock" w:date="2011-08-30T18:12:00Z">
        <w:r w:rsidR="00CD21C3" w:rsidRPr="00E77497">
          <w:t>and record that it is uninitialised</w:t>
        </w:r>
      </w:ins>
      <w:del w:id="3552" w:author="Rev 3 Allen Wirfs-Brock" w:date="2011-08-30T18:12:00Z">
        <w:r w:rsidRPr="00E77497" w:rsidDel="00CD21C3">
          <w:delText xml:space="preserve">set its bound value to </w:delText>
        </w:r>
        <w:r w:rsidRPr="00E77497" w:rsidDel="00CD21C3">
          <w:rPr>
            <w:b/>
          </w:rPr>
          <w:delText>undefined</w:delText>
        </w:r>
      </w:del>
      <w:r w:rsidRPr="00E77497">
        <w:t xml:space="preserve">. If </w:t>
      </w:r>
      <w:r w:rsidRPr="00E77497">
        <w:rPr>
          <w:i/>
        </w:rPr>
        <w:t>D</w:t>
      </w:r>
      <w:r w:rsidRPr="00E77497">
        <w:t xml:space="preserve"> is true record that the newly created binding may be deleted by a subsequent DeleteBinding call.</w:t>
      </w:r>
    </w:p>
    <w:p w14:paraId="3050585C" w14:textId="77777777" w:rsidR="004C02EF" w:rsidRPr="00E77497" w:rsidRDefault="004C02EF" w:rsidP="004C02EF">
      <w:pPr>
        <w:pStyle w:val="51"/>
        <w:numPr>
          <w:ilvl w:val="0"/>
          <w:numId w:val="0"/>
        </w:numPr>
      </w:pPr>
      <w:r w:rsidRPr="00E77497">
        <w:t>10.2.1.1.3</w:t>
      </w:r>
      <w:r w:rsidRPr="00E77497">
        <w:tab/>
        <w:t>SetMutableBinding (N,V,S)</w:t>
      </w:r>
    </w:p>
    <w:p w14:paraId="155AA00F" w14:textId="77777777"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50BB22BC" w14:textId="77777777" w:rsidR="004C02EF" w:rsidRPr="00E77497" w:rsidRDefault="004C02EF" w:rsidP="009A20C6">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14:paraId="3630647C" w14:textId="77777777"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14:paraId="798BA8E2" w14:textId="77777777" w:rsidR="00250582" w:rsidRPr="00E77497" w:rsidRDefault="00250582" w:rsidP="009A20C6">
      <w:pPr>
        <w:pStyle w:val="Alg4"/>
        <w:numPr>
          <w:ilvl w:val="0"/>
          <w:numId w:val="358"/>
        </w:numPr>
        <w:rPr>
          <w:ins w:id="3553" w:author="Rev 3 Allen Wirfs-Brock" w:date="2011-08-30T18:01:00Z"/>
        </w:rPr>
      </w:pPr>
      <w:ins w:id="3554" w:author="Rev 3 Allen Wirfs-Brock" w:date="2011-08-30T18:01:00Z">
        <w:r w:rsidRPr="00E77497">
          <w:t xml:space="preserve">Assert: </w:t>
        </w:r>
      </w:ins>
      <w:ins w:id="3555" w:author="Rev 3 Allen Wirfs-Brock" w:date="2011-08-30T18:02:00Z">
        <w:r w:rsidRPr="00E77497">
          <w:t xml:space="preserve">The binding for </w:t>
        </w:r>
        <w:r w:rsidRPr="00E77497">
          <w:rPr>
            <w:i/>
          </w:rPr>
          <w:t>N</w:t>
        </w:r>
        <w:r w:rsidRPr="00E77497">
          <w:t xml:space="preserve"> in </w:t>
        </w:r>
        <w:r w:rsidRPr="00E77497">
          <w:rPr>
            <w:i/>
          </w:rPr>
          <w:t>envRec</w:t>
        </w:r>
        <w:r w:rsidRPr="00E77497">
          <w:t xml:space="preserve"> has already been initialised.</w:t>
        </w:r>
      </w:ins>
    </w:p>
    <w:p w14:paraId="7DDADD02" w14:textId="77777777" w:rsidR="004C02EF" w:rsidRPr="00E77497" w:rsidRDefault="004C02EF" w:rsidP="009A20C6">
      <w:pPr>
        <w:pStyle w:val="Alg4"/>
        <w:numPr>
          <w:ilvl w:val="0"/>
          <w:numId w:val="358"/>
        </w:numPr>
      </w:pPr>
      <w:r w:rsidRPr="00E77497">
        <w:t xml:space="preserve">If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505DA01E" w14:textId="77777777" w:rsidR="00E72878" w:rsidRPr="00E77497" w:rsidRDefault="00E72878" w:rsidP="009A20C6">
      <w:pPr>
        <w:pStyle w:val="Alg4"/>
        <w:numPr>
          <w:ilvl w:val="0"/>
          <w:numId w:val="358"/>
        </w:numPr>
        <w:spacing w:after="120"/>
        <w:contextualSpacing/>
        <w:rPr>
          <w:ins w:id="3556" w:author="Rev 3 Allen Wirfs-Brock" w:date="2011-08-31T09:54:00Z"/>
        </w:rPr>
      </w:pPr>
      <w:ins w:id="3557" w:author="Rev 3 Allen Wirfs-Brock" w:date="2011-08-31T09:54:00Z">
        <w:r w:rsidRPr="00E77497">
          <w:t xml:space="preserve">Else if  binding for </w:t>
        </w:r>
        <w:r w:rsidRPr="00E77497">
          <w:rPr>
            <w:i/>
          </w:rPr>
          <w:t>N</w:t>
        </w:r>
        <w:r w:rsidRPr="00E77497">
          <w:t xml:space="preserve"> in </w:t>
        </w:r>
        <w:r w:rsidRPr="00E77497">
          <w:rPr>
            <w:i/>
          </w:rPr>
          <w:t>envRec</w:t>
        </w:r>
        <w:r w:rsidRPr="00E77497">
          <w:t xml:space="preserve"> has not yet been initialized throw a ReferenceError exception.</w:t>
        </w:r>
      </w:ins>
    </w:p>
    <w:p w14:paraId="32D48B9F" w14:textId="77777777" w:rsidR="004C02EF" w:rsidRPr="00E77497" w:rsidRDefault="004C02EF" w:rsidP="009A20C6">
      <w:pPr>
        <w:pStyle w:val="Alg4"/>
        <w:numPr>
          <w:ilvl w:val="0"/>
          <w:numId w:val="358"/>
        </w:numPr>
        <w:spacing w:after="120"/>
      </w:pPr>
      <w:r w:rsidRPr="00E77497">
        <w:t xml:space="preserve">Else this must be an attempt to change the value of an immutable binding so if </w:t>
      </w:r>
      <w:r w:rsidRPr="00E77497">
        <w:rPr>
          <w:i/>
        </w:rPr>
        <w:t>S</w:t>
      </w:r>
      <w:r w:rsidRPr="00E77497">
        <w:t xml:space="preserve"> </w:t>
      </w:r>
      <w:del w:id="3558" w:author="Rev 5 Allen Wirfs-Brock" w:date="2012-01-05T11:53:00Z">
        <w:r w:rsidRPr="00E77497" w:rsidDel="005B1B0C">
          <w:delText xml:space="preserve">if </w:delText>
        </w:r>
      </w:del>
      <w:ins w:id="3559" w:author="Rev 5 Allen Wirfs-Brock" w:date="2012-01-05T11:53:00Z">
        <w:r w:rsidR="005B1B0C" w:rsidRPr="00E77497">
          <w:t>i</w:t>
        </w:r>
        <w:r w:rsidR="005B1B0C">
          <w:t>s</w:t>
        </w:r>
        <w:r w:rsidR="005B1B0C" w:rsidRPr="00E77497">
          <w:t xml:space="preserve"> </w:t>
        </w:r>
      </w:ins>
      <w:r w:rsidRPr="00E77497">
        <w:rPr>
          <w:b/>
        </w:rPr>
        <w:t>true</w:t>
      </w:r>
      <w:r w:rsidRPr="00E77497">
        <w:t xml:space="preserve"> throw a </w:t>
      </w:r>
      <w:r w:rsidRPr="00E77497">
        <w:rPr>
          <w:b/>
        </w:rPr>
        <w:t>TypeError</w:t>
      </w:r>
      <w:r w:rsidRPr="00E77497">
        <w:t xml:space="preserve"> exception.</w:t>
      </w:r>
    </w:p>
    <w:p w14:paraId="1EFD1BBF" w14:textId="77777777" w:rsidR="004C02EF" w:rsidRPr="00E77497" w:rsidRDefault="004C02EF" w:rsidP="004C02EF">
      <w:pPr>
        <w:pStyle w:val="51"/>
        <w:numPr>
          <w:ilvl w:val="0"/>
          <w:numId w:val="0"/>
        </w:numPr>
      </w:pPr>
      <w:r w:rsidRPr="00E77497">
        <w:t>10.2.1.1.4</w:t>
      </w:r>
      <w:r w:rsidRPr="00E77497">
        <w:tab/>
        <w:t>GetBindingValue(N,S)</w:t>
      </w:r>
    </w:p>
    <w:p w14:paraId="6F1E1EB7" w14:textId="77777777"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718D3263" w14:textId="77777777"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14:paraId="50D2ECFC" w14:textId="77777777"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14:paraId="46DA647A" w14:textId="77777777"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w:t>
      </w:r>
      <w:del w:id="3560" w:author="Rev 3 Allen Wirfs-Brock" w:date="2011-08-31T09:56:00Z">
        <w:r w:rsidRPr="00E77497" w:rsidDel="00BB586E">
          <w:delText xml:space="preserve">immutable </w:delText>
        </w:r>
      </w:del>
      <w:r w:rsidRPr="00E77497">
        <w:t>binding, then</w:t>
      </w:r>
    </w:p>
    <w:p w14:paraId="434D697F" w14:textId="77777777"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0BD50A6D" w14:textId="77777777" w:rsidR="004C02EF" w:rsidRPr="00E77497" w:rsidRDefault="004C02EF" w:rsidP="009A20C6">
      <w:pPr>
        <w:pStyle w:val="Alg4"/>
        <w:numPr>
          <w:ilvl w:val="0"/>
          <w:numId w:val="359"/>
        </w:numPr>
        <w:spacing w:after="120"/>
      </w:pPr>
      <w:r w:rsidRPr="00E77497">
        <w:t xml:space="preserve">Else, return the value currently bound to </w:t>
      </w:r>
      <w:r w:rsidRPr="00E77497">
        <w:rPr>
          <w:i/>
        </w:rPr>
        <w:t>N</w:t>
      </w:r>
      <w:r w:rsidRPr="00E77497">
        <w:t xml:space="preserve"> in </w:t>
      </w:r>
      <w:r w:rsidRPr="00E77497">
        <w:rPr>
          <w:i/>
        </w:rPr>
        <w:t>envRec</w:t>
      </w:r>
      <w:r w:rsidRPr="00E77497">
        <w:t>.</w:t>
      </w:r>
    </w:p>
    <w:p w14:paraId="06FDB08C" w14:textId="77777777" w:rsidR="004C02EF" w:rsidRPr="00E77497" w:rsidRDefault="004C02EF" w:rsidP="004C02EF">
      <w:pPr>
        <w:pStyle w:val="51"/>
        <w:numPr>
          <w:ilvl w:val="0"/>
          <w:numId w:val="0"/>
        </w:numPr>
      </w:pPr>
      <w:r w:rsidRPr="00E77497">
        <w:t>10.2.1.1.5</w:t>
      </w:r>
      <w:r w:rsidRPr="00E77497">
        <w:tab/>
        <w:t>DeleteBinding (N)</w:t>
      </w:r>
    </w:p>
    <w:p w14:paraId="4D6AA022" w14:textId="77777777"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14:paraId="0E8E17D0" w14:textId="77777777"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14:paraId="7C3449C5" w14:textId="77777777"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7CFF0825" w14:textId="77777777" w:rsidR="004C02EF" w:rsidRPr="00E77497" w:rsidRDefault="004C02EF" w:rsidP="009A20C6">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is cannot be deleted, return </w:t>
      </w:r>
      <w:r w:rsidRPr="00E77497">
        <w:rPr>
          <w:b/>
        </w:rPr>
        <w:t>false</w:t>
      </w:r>
      <w:r w:rsidRPr="00E77497">
        <w:t>.</w:t>
      </w:r>
    </w:p>
    <w:p w14:paraId="5EE85DC3" w14:textId="77777777"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14:paraId="1361F874" w14:textId="77777777"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14:paraId="30854239" w14:textId="77777777" w:rsidR="00FC5053" w:rsidRPr="00E77497" w:rsidRDefault="00FC5053" w:rsidP="00FC5053">
      <w:pPr>
        <w:pStyle w:val="51"/>
        <w:numPr>
          <w:ilvl w:val="0"/>
          <w:numId w:val="0"/>
        </w:numPr>
        <w:rPr>
          <w:ins w:id="3561" w:author="Rev 7 Allen Wirfs-Brock" w:date="2012-05-02T16:37:00Z"/>
        </w:rPr>
      </w:pPr>
      <w:ins w:id="3562" w:author="Rev 7 Allen Wirfs-Brock" w:date="2012-05-02T16:37:00Z">
        <w:r w:rsidRPr="00E77497">
          <w:t>10.2.1.1.</w:t>
        </w:r>
        <w:r>
          <w:t>6</w:t>
        </w:r>
        <w:r w:rsidRPr="00E77497">
          <w:tab/>
          <w:t>Create</w:t>
        </w:r>
      </w:ins>
      <w:ins w:id="3563" w:author="Rev 7 Allen Wirfs-Brock" w:date="2012-05-02T16:38:00Z">
        <w:r>
          <w:t>Var</w:t>
        </w:r>
      </w:ins>
      <w:ins w:id="3564" w:author="Rev 7 Allen Wirfs-Brock" w:date="2012-05-02T16:37:00Z">
        <w:r w:rsidRPr="00E77497">
          <w:t>Binding (N, D)</w:t>
        </w:r>
      </w:ins>
    </w:p>
    <w:p w14:paraId="034A5482" w14:textId="77777777" w:rsidR="00FC5053" w:rsidRPr="00E77497" w:rsidRDefault="00FC5053" w:rsidP="00FC5053">
      <w:pPr>
        <w:rPr>
          <w:ins w:id="3565" w:author="Rev 7 Allen Wirfs-Brock" w:date="2012-05-02T16:37:00Z"/>
        </w:rPr>
      </w:pPr>
      <w:ins w:id="3566" w:author="Rev 7 Allen Wirfs-Brock" w:date="2012-05-02T16:37:00Z">
        <w:r w:rsidRPr="00E77497">
          <w:t>The concrete Environment Record method Create</w:t>
        </w:r>
      </w:ins>
      <w:ins w:id="3567" w:author="Rev 7 Allen Wirfs-Brock" w:date="2012-05-02T16:41:00Z">
        <w:r>
          <w:t>Var</w:t>
        </w:r>
      </w:ins>
      <w:ins w:id="3568" w:author="Rev 7 Allen Wirfs-Brock" w:date="2012-05-02T16:37:00Z">
        <w:r w:rsidRPr="00E77497">
          <w:t xml:space="preserve">Binding for declarative environment records </w:t>
        </w:r>
      </w:ins>
      <w:ins w:id="3569" w:author="Rev 7 Allen Wirfs-Brock" w:date="2012-05-02T16:42:00Z">
        <w:r>
          <w:t>performs the same action as the CreateMutableBinding concrete method of the same environment Record.</w:t>
        </w:r>
      </w:ins>
    </w:p>
    <w:p w14:paraId="5598C3DC" w14:textId="77777777" w:rsidR="00FC5053" w:rsidRPr="00E77497" w:rsidRDefault="00FC5053" w:rsidP="00FC5053">
      <w:pPr>
        <w:pStyle w:val="Alg4"/>
        <w:numPr>
          <w:ilvl w:val="0"/>
          <w:numId w:val="793"/>
        </w:numPr>
        <w:rPr>
          <w:ins w:id="3570" w:author="Rev 7 Allen Wirfs-Brock" w:date="2012-05-02T16:37:00Z"/>
        </w:rPr>
      </w:pPr>
      <w:ins w:id="3571" w:author="Rev 7 Allen Wirfs-Brock" w:date="2012-05-02T16:37:00Z">
        <w:r w:rsidRPr="00E77497">
          <w:t xml:space="preserve">Let </w:t>
        </w:r>
        <w:r w:rsidRPr="00E77497">
          <w:rPr>
            <w:i/>
          </w:rPr>
          <w:t xml:space="preserve">envRec </w:t>
        </w:r>
        <w:r w:rsidRPr="00E77497">
          <w:t>be the declarative environment record for which the method was invoked.</w:t>
        </w:r>
      </w:ins>
    </w:p>
    <w:p w14:paraId="609EB773" w14:textId="77777777" w:rsidR="00FC5053" w:rsidRPr="00E77497" w:rsidRDefault="00FC5053" w:rsidP="00FC5053">
      <w:pPr>
        <w:pStyle w:val="Alg4"/>
        <w:numPr>
          <w:ilvl w:val="0"/>
          <w:numId w:val="793"/>
        </w:numPr>
        <w:spacing w:after="120"/>
        <w:rPr>
          <w:ins w:id="3572" w:author="Rev 7 Allen Wirfs-Brock" w:date="2012-05-02T16:37:00Z"/>
        </w:rPr>
      </w:pPr>
      <w:ins w:id="3573" w:author="Rev 7 Allen Wirfs-Brock" w:date="2012-05-02T16:38:00Z">
        <w:r>
          <w:t xml:space="preserve">Return the result of calling </w:t>
        </w:r>
      </w:ins>
      <w:ins w:id="3574" w:author="Rev 7 Allen Wirfs-Brock" w:date="2012-05-02T16:40:00Z">
        <w:r w:rsidRPr="00FC5053">
          <w:rPr>
            <w:i/>
          </w:rPr>
          <w:t>envRec’s</w:t>
        </w:r>
      </w:ins>
      <w:ins w:id="3575" w:author="Rev 7 Allen Wirfs-Brock" w:date="2012-05-02T16:38:00Z">
        <w:r>
          <w:t xml:space="preserve"> CreateMutableBinding concrete method </w:t>
        </w:r>
      </w:ins>
      <w:ins w:id="3576" w:author="Rev 7 Allen Wirfs-Brock" w:date="2012-05-02T16:40:00Z">
        <w:r>
          <w:t xml:space="preserve">with arguments </w:t>
        </w:r>
        <w:r w:rsidRPr="00FC5053">
          <w:rPr>
            <w:i/>
          </w:rPr>
          <w:t>N</w:t>
        </w:r>
        <w:r>
          <w:t xml:space="preserve"> and </w:t>
        </w:r>
        <w:r w:rsidRPr="00FC5053">
          <w:rPr>
            <w:i/>
          </w:rPr>
          <w:t>D</w:t>
        </w:r>
        <w:r>
          <w:t>.</w:t>
        </w:r>
      </w:ins>
      <w:ins w:id="3577" w:author="Rev 7 Allen Wirfs-Brock" w:date="2012-05-02T16:38:00Z">
        <w:r>
          <w:t xml:space="preserve"> </w:t>
        </w:r>
      </w:ins>
    </w:p>
    <w:p w14:paraId="43F0902B" w14:textId="77777777" w:rsidR="00CC3839" w:rsidRPr="00E77497" w:rsidRDefault="00CC3839" w:rsidP="00CC3839">
      <w:pPr>
        <w:pStyle w:val="51"/>
        <w:numPr>
          <w:ilvl w:val="0"/>
          <w:numId w:val="0"/>
        </w:numPr>
        <w:rPr>
          <w:ins w:id="3578" w:author="Rev 7 Allen Wirfs-Brock" w:date="2012-05-01T13:45:00Z"/>
        </w:rPr>
      </w:pPr>
      <w:ins w:id="3579" w:author="Rev 7 Allen Wirfs-Brock" w:date="2012-05-01T13:45:00Z">
        <w:r w:rsidRPr="00E77497">
          <w:t>10.2.1.1.</w:t>
        </w:r>
      </w:ins>
      <w:ins w:id="3580" w:author="Rev 7 Allen Wirfs-Brock" w:date="2012-05-02T16:37:00Z">
        <w:r w:rsidR="00FC5053">
          <w:t>7</w:t>
        </w:r>
      </w:ins>
      <w:ins w:id="3581" w:author="Rev 7 Allen Wirfs-Brock" w:date="2012-05-01T13:45:00Z">
        <w:r w:rsidRPr="00E77497">
          <w:tab/>
        </w:r>
      </w:ins>
      <w:ins w:id="3582" w:author="Rev 7 Allen Wirfs-Brock" w:date="2012-05-01T13:46:00Z">
        <w:r>
          <w:t>HasThisBinding</w:t>
        </w:r>
        <w:r w:rsidRPr="00E77497">
          <w:t xml:space="preserve"> </w:t>
        </w:r>
      </w:ins>
      <w:ins w:id="3583" w:author="Rev 7 Allen Wirfs-Brock" w:date="2012-05-01T13:45:00Z">
        <w:r w:rsidRPr="00E77497">
          <w:t>()</w:t>
        </w:r>
      </w:ins>
    </w:p>
    <w:p w14:paraId="7ED78FD8" w14:textId="77777777" w:rsidR="00CC3839" w:rsidRPr="00E77497" w:rsidRDefault="00BC1C9D" w:rsidP="00CC3839">
      <w:pPr>
        <w:rPr>
          <w:ins w:id="3584" w:author="Rev 7 Allen Wirfs-Brock" w:date="2012-05-01T13:45:00Z"/>
        </w:rPr>
      </w:pPr>
      <w:ins w:id="3585" w:author="Rev 7 Allen Wirfs-Brock" w:date="2012-05-01T13:48:00Z">
        <w:r>
          <w:t>Regular D</w:t>
        </w:r>
      </w:ins>
      <w:ins w:id="3586" w:author="Rev 7 Allen Wirfs-Brock" w:date="2012-05-01T13:45:00Z">
        <w:r w:rsidR="00CC3839" w:rsidRPr="00E77497">
          <w:t xml:space="preserve">eclarative Environment Records </w:t>
        </w:r>
      </w:ins>
      <w:ins w:id="3587" w:author="Rev 7 Allen Wirfs-Brock" w:date="2012-05-01T13:47:00Z">
        <w:r w:rsidR="00CC3839">
          <w:t xml:space="preserve">do not </w:t>
        </w:r>
      </w:ins>
      <w:ins w:id="3588" w:author="Rev 7 Allen Wirfs-Brock" w:date="2012-05-01T13:48:00Z">
        <w:r>
          <w:t>provide</w:t>
        </w:r>
      </w:ins>
      <w:ins w:id="3589" w:author="Rev 7 Allen Wirfs-Brock" w:date="2012-05-01T13:47:00Z">
        <w:r w:rsidR="00CC3839">
          <w:t xml:space="preserve"> a </w:t>
        </w:r>
        <w:r w:rsidR="00CC3839" w:rsidRPr="00CC3839">
          <w:rPr>
            <w:rFonts w:ascii="Courier New" w:hAnsi="Courier New" w:cs="Courier New"/>
            <w:b/>
          </w:rPr>
          <w:t>this</w:t>
        </w:r>
        <w:r w:rsidR="00CC3839">
          <w:t xml:space="preserve"> binding</w:t>
        </w:r>
      </w:ins>
      <w:ins w:id="3590" w:author="Rev 7 Allen Wirfs-Brock" w:date="2012-05-01T13:45:00Z">
        <w:r w:rsidR="00CC3839" w:rsidRPr="00E77497">
          <w:t>.</w:t>
        </w:r>
      </w:ins>
    </w:p>
    <w:p w14:paraId="2EB64396" w14:textId="77777777" w:rsidR="00CC3839" w:rsidRPr="00E77497" w:rsidRDefault="00CC3839" w:rsidP="00CC3839">
      <w:pPr>
        <w:pStyle w:val="Alg4"/>
        <w:numPr>
          <w:ilvl w:val="0"/>
          <w:numId w:val="776"/>
        </w:numPr>
        <w:spacing w:after="120"/>
        <w:rPr>
          <w:ins w:id="3591" w:author="Rev 7 Allen Wirfs-Brock" w:date="2012-05-01T13:45:00Z"/>
        </w:rPr>
      </w:pPr>
      <w:ins w:id="3592" w:author="Rev 7 Allen Wirfs-Brock" w:date="2012-05-01T13:45:00Z">
        <w:r w:rsidRPr="00E77497">
          <w:t xml:space="preserve">Return </w:t>
        </w:r>
      </w:ins>
      <w:ins w:id="3593" w:author="Rev 7 Allen Wirfs-Brock" w:date="2012-05-01T13:46:00Z">
        <w:r>
          <w:rPr>
            <w:b/>
          </w:rPr>
          <w:t>false</w:t>
        </w:r>
      </w:ins>
      <w:ins w:id="3594" w:author="Rev 7 Allen Wirfs-Brock" w:date="2012-05-01T13:45:00Z">
        <w:r w:rsidRPr="00E77497">
          <w:t>.</w:t>
        </w:r>
      </w:ins>
    </w:p>
    <w:p w14:paraId="214B9D8C" w14:textId="77777777" w:rsidR="00CC3839" w:rsidRPr="00E77497" w:rsidRDefault="00CC3839" w:rsidP="00CC3839">
      <w:pPr>
        <w:pStyle w:val="51"/>
        <w:numPr>
          <w:ilvl w:val="0"/>
          <w:numId w:val="0"/>
        </w:numPr>
        <w:rPr>
          <w:ins w:id="3595" w:author="Rev 7 Allen Wirfs-Brock" w:date="2012-05-01T13:45:00Z"/>
        </w:rPr>
      </w:pPr>
      <w:ins w:id="3596" w:author="Rev 7 Allen Wirfs-Brock" w:date="2012-05-01T13:45:00Z">
        <w:r w:rsidRPr="00E77497">
          <w:t>10.2.1.1.</w:t>
        </w:r>
      </w:ins>
      <w:ins w:id="3597" w:author="Rev 7 Allen Wirfs-Brock" w:date="2012-05-02T16:37:00Z">
        <w:r w:rsidR="00FC5053">
          <w:t>8</w:t>
        </w:r>
      </w:ins>
      <w:ins w:id="3598" w:author="Rev 7 Allen Wirfs-Brock" w:date="2012-05-01T13:45:00Z">
        <w:r w:rsidRPr="00E77497">
          <w:tab/>
        </w:r>
      </w:ins>
      <w:ins w:id="3599" w:author="Rev 7 Allen Wirfs-Brock" w:date="2012-05-01T13:46:00Z">
        <w:r>
          <w:t>HasSuperBinding</w:t>
        </w:r>
        <w:r w:rsidRPr="00E77497">
          <w:t xml:space="preserve"> </w:t>
        </w:r>
      </w:ins>
      <w:ins w:id="3600" w:author="Rev 7 Allen Wirfs-Brock" w:date="2012-05-01T13:45:00Z">
        <w:r w:rsidRPr="00E77497">
          <w:t>()</w:t>
        </w:r>
      </w:ins>
    </w:p>
    <w:p w14:paraId="6CE7C558" w14:textId="77777777" w:rsidR="00CC3839" w:rsidRPr="00E77497" w:rsidRDefault="00BC1C9D" w:rsidP="00CC3839">
      <w:pPr>
        <w:rPr>
          <w:ins w:id="3601" w:author="Rev 7 Allen Wirfs-Brock" w:date="2012-05-01T13:45:00Z"/>
        </w:rPr>
      </w:pPr>
      <w:ins w:id="3602" w:author="Rev 7 Allen Wirfs-Brock" w:date="2012-05-01T13:49:00Z">
        <w:r>
          <w:t xml:space="preserve">Regular </w:t>
        </w:r>
      </w:ins>
      <w:ins w:id="3603" w:author="Rev 7 Allen Wirfs-Brock" w:date="2012-05-01T13:45:00Z">
        <w:r w:rsidR="00CC3839" w:rsidRPr="00E77497">
          <w:t xml:space="preserve">Declarative Environment Records </w:t>
        </w:r>
      </w:ins>
      <w:ins w:id="3604" w:author="Rev 7 Allen Wirfs-Brock" w:date="2012-05-01T13:48:00Z">
        <w:r>
          <w:t xml:space="preserve">do not provide a </w:t>
        </w:r>
        <w:r>
          <w:rPr>
            <w:rFonts w:ascii="Courier New" w:hAnsi="Courier New" w:cs="Courier New"/>
            <w:b/>
          </w:rPr>
          <w:t>super</w:t>
        </w:r>
        <w:r>
          <w:t xml:space="preserve"> binding</w:t>
        </w:r>
      </w:ins>
      <w:ins w:id="3605" w:author="Rev 7 Allen Wirfs-Brock" w:date="2012-05-01T13:45:00Z">
        <w:r w:rsidR="00CC3839" w:rsidRPr="00E77497">
          <w:t>.</w:t>
        </w:r>
      </w:ins>
    </w:p>
    <w:p w14:paraId="128AB7BC" w14:textId="77777777" w:rsidR="00CC3839" w:rsidRPr="00E77497" w:rsidRDefault="00CC3839" w:rsidP="00CC3839">
      <w:pPr>
        <w:pStyle w:val="Alg4"/>
        <w:numPr>
          <w:ilvl w:val="0"/>
          <w:numId w:val="777"/>
        </w:numPr>
        <w:spacing w:after="120"/>
        <w:rPr>
          <w:ins w:id="3606" w:author="Rev 7 Allen Wirfs-Brock" w:date="2012-05-01T13:45:00Z"/>
        </w:rPr>
      </w:pPr>
      <w:ins w:id="3607" w:author="Rev 7 Allen Wirfs-Brock" w:date="2012-05-01T13:45:00Z">
        <w:r w:rsidRPr="00E77497">
          <w:t xml:space="preserve">Return </w:t>
        </w:r>
      </w:ins>
      <w:ins w:id="3608" w:author="Rev 7 Allen Wirfs-Brock" w:date="2012-05-01T13:46:00Z">
        <w:r>
          <w:rPr>
            <w:b/>
          </w:rPr>
          <w:t>false</w:t>
        </w:r>
      </w:ins>
      <w:ins w:id="3609" w:author="Rev 7 Allen Wirfs-Brock" w:date="2012-05-01T13:45:00Z">
        <w:r w:rsidRPr="00E77497">
          <w:t>.</w:t>
        </w:r>
      </w:ins>
    </w:p>
    <w:p w14:paraId="6EB75706" w14:textId="77777777" w:rsidR="004C02EF" w:rsidRPr="00E77497" w:rsidRDefault="004C02EF" w:rsidP="004C02EF">
      <w:pPr>
        <w:pStyle w:val="51"/>
        <w:numPr>
          <w:ilvl w:val="0"/>
          <w:numId w:val="0"/>
        </w:numPr>
      </w:pPr>
      <w:r w:rsidRPr="00E77497">
        <w:t>10.2.1.1.</w:t>
      </w:r>
      <w:del w:id="3610" w:author="Rev 7 Allen Wirfs-Brock" w:date="2012-05-01T13:45:00Z">
        <w:r w:rsidRPr="00E77497" w:rsidDel="00CC3839">
          <w:delText>6</w:delText>
        </w:r>
      </w:del>
      <w:ins w:id="3611" w:author="Rev 7 Allen Wirfs-Brock" w:date="2012-05-02T16:37:00Z">
        <w:r w:rsidR="00FC5053">
          <w:t>9</w:t>
        </w:r>
      </w:ins>
      <w:r w:rsidRPr="00E77497">
        <w:tab/>
      </w:r>
      <w:del w:id="3612" w:author="Rev 7 Allen Wirfs-Brock" w:date="2012-04-26T08:12:00Z">
        <w:r w:rsidRPr="00E77497" w:rsidDel="00F16EA2">
          <w:delText>ImplicitThisValue</w:delText>
        </w:r>
      </w:del>
      <w:ins w:id="3613" w:author="Rev 7 Allen Wirfs-Brock" w:date="2012-04-26T08:12:00Z">
        <w:r w:rsidR="00F16EA2">
          <w:t>WithBase</w:t>
        </w:r>
      </w:ins>
      <w:ins w:id="3614" w:author="Rev 7 Allen Wirfs-Brock" w:date="2012-04-26T08:13:00Z">
        <w:r w:rsidR="00F16EA2">
          <w:t>Object</w:t>
        </w:r>
      </w:ins>
      <w:r w:rsidRPr="00E77497">
        <w:t>()</w:t>
      </w:r>
    </w:p>
    <w:p w14:paraId="0A927612" w14:textId="77777777" w:rsidR="004C02EF" w:rsidRPr="00E77497" w:rsidRDefault="004C02EF" w:rsidP="004C02EF">
      <w:r w:rsidRPr="00E77497">
        <w:t xml:space="preserve">Declarative Environment Records always return </w:t>
      </w:r>
      <w:r w:rsidRPr="00E77497">
        <w:rPr>
          <w:b/>
        </w:rPr>
        <w:t>undefined</w:t>
      </w:r>
      <w:r w:rsidRPr="00E77497">
        <w:t xml:space="preserve"> as their </w:t>
      </w:r>
      <w:del w:id="3615" w:author="Rev 7 Allen Wirfs-Brock" w:date="2012-04-26T08:13:00Z">
        <w:r w:rsidRPr="00E77497" w:rsidDel="00F16EA2">
          <w:delText>ImplicitThisValue</w:delText>
        </w:r>
      </w:del>
      <w:ins w:id="3616" w:author="Rev 7 Allen Wirfs-Brock" w:date="2012-04-26T08:13:00Z">
        <w:r w:rsidR="00F16EA2">
          <w:t>WithBaseObject</w:t>
        </w:r>
      </w:ins>
      <w:r w:rsidRPr="00E77497">
        <w:t>.</w:t>
      </w:r>
    </w:p>
    <w:p w14:paraId="2FC851CE" w14:textId="77777777"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14:paraId="32F70755" w14:textId="77777777" w:rsidR="004C02EF" w:rsidRPr="00E77497" w:rsidRDefault="004C02EF" w:rsidP="004C02EF">
      <w:pPr>
        <w:pStyle w:val="51"/>
        <w:numPr>
          <w:ilvl w:val="0"/>
          <w:numId w:val="0"/>
        </w:numPr>
      </w:pPr>
      <w:r w:rsidRPr="00E77497">
        <w:t>10.2.1.1.</w:t>
      </w:r>
      <w:del w:id="3617" w:author="Rev 7 Allen Wirfs-Brock" w:date="2012-05-02T16:37:00Z">
        <w:r w:rsidRPr="00E77497" w:rsidDel="00FC5053">
          <w:delText>7</w:delText>
        </w:r>
      </w:del>
      <w:ins w:id="3618" w:author="Rev 7 Allen Wirfs-Brock" w:date="2012-05-02T16:38:00Z">
        <w:r w:rsidR="00FC5053">
          <w:t>10</w:t>
        </w:r>
      </w:ins>
      <w:r w:rsidRPr="00E77497">
        <w:tab/>
        <w:t xml:space="preserve">CreateImmutableBinding </w:t>
      </w:r>
      <w:commentRangeStart w:id="3619"/>
      <w:r w:rsidRPr="00E77497">
        <w:t>(N)</w:t>
      </w:r>
      <w:commentRangeEnd w:id="3619"/>
      <w:r w:rsidR="00F04E83">
        <w:rPr>
          <w:rStyle w:val="af4"/>
          <w:b w:val="0"/>
        </w:rPr>
        <w:commentReference w:id="3619"/>
      </w:r>
    </w:p>
    <w:p w14:paraId="49E103E5" w14:textId="77777777" w:rsidR="004C02EF" w:rsidRPr="00E77497" w:rsidRDefault="004C02EF" w:rsidP="004C02EF">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w:t>
      </w:r>
    </w:p>
    <w:p w14:paraId="585F54FC" w14:textId="77777777" w:rsidR="004C02EF" w:rsidRPr="00E77497" w:rsidRDefault="004C02EF" w:rsidP="009A20C6">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14:paraId="5C4C3DDB" w14:textId="77777777" w:rsidR="004C02EF" w:rsidRPr="00E77497" w:rsidRDefault="004C02EF" w:rsidP="009A20C6">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73EDF37D" w14:textId="77777777" w:rsidR="004C02EF" w:rsidRPr="00E77497" w:rsidRDefault="004C02EF" w:rsidP="009A20C6">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14:paraId="0AA3090F" w14:textId="77777777" w:rsidR="004C02EF" w:rsidRPr="00E77497" w:rsidRDefault="004C02EF" w:rsidP="004C02EF">
      <w:pPr>
        <w:pStyle w:val="51"/>
        <w:numPr>
          <w:ilvl w:val="0"/>
          <w:numId w:val="0"/>
        </w:numPr>
      </w:pPr>
      <w:r w:rsidRPr="00E77497">
        <w:t>10.2.1.1.</w:t>
      </w:r>
      <w:del w:id="3620" w:author="Rev 7 Allen Wirfs-Brock" w:date="2012-05-02T16:37:00Z">
        <w:r w:rsidRPr="00E77497" w:rsidDel="00FC5053">
          <w:delText>8</w:delText>
        </w:r>
      </w:del>
      <w:ins w:id="3621" w:author="Rev 7 Allen Wirfs-Brock" w:date="2012-05-02T16:37:00Z">
        <w:r w:rsidR="00FC5053">
          <w:t>1</w:t>
        </w:r>
      </w:ins>
      <w:ins w:id="3622" w:author="Rev 7 Allen Wirfs-Brock" w:date="2012-05-02T16:38:00Z">
        <w:r w:rsidR="00FC5053">
          <w:t>1</w:t>
        </w:r>
      </w:ins>
      <w:r w:rsidRPr="00E77497">
        <w:tab/>
        <w:t>Initialize</w:t>
      </w:r>
      <w:del w:id="3623" w:author="Rev 3 Allen Wirfs-Brock" w:date="2011-08-30T17:28:00Z">
        <w:r w:rsidRPr="00E77497" w:rsidDel="00BC6B32">
          <w:delText>Immutable</w:delText>
        </w:r>
      </w:del>
      <w:r w:rsidRPr="00E77497">
        <w:t>Binding (N,V)</w:t>
      </w:r>
    </w:p>
    <w:p w14:paraId="2B9F47A9" w14:textId="77777777" w:rsidR="004C02EF" w:rsidRPr="00E77497" w:rsidRDefault="004C02EF" w:rsidP="004C02EF">
      <w:r w:rsidRPr="00E77497">
        <w:t>The concrete Environment Record method Initialize</w:t>
      </w:r>
      <w:del w:id="3624" w:author="Rev 3 Allen Wirfs-Brock" w:date="2011-08-30T17:28:00Z">
        <w:r w:rsidRPr="00E77497" w:rsidDel="00BC6B32">
          <w:delText>Immutable</w:delText>
        </w:r>
      </w:del>
      <w:r w:rsidRPr="00E77497">
        <w:t xml:space="preserve">Binding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w:t>
      </w:r>
      <w:del w:id="3625" w:author="Rev 3 Allen Wirfs-Brock" w:date="2011-08-30T17:28:00Z">
        <w:r w:rsidRPr="00E77497" w:rsidDel="00BC6B32">
          <w:delText xml:space="preserve">immutable </w:delText>
        </w:r>
      </w:del>
      <w:r w:rsidRPr="00E77497">
        <w:t xml:space="preserve">binding for </w:t>
      </w:r>
      <w:r w:rsidRPr="00E77497">
        <w:rPr>
          <w:rFonts w:ascii="Times New Roman" w:hAnsi="Times New Roman"/>
          <w:i/>
        </w:rPr>
        <w:t>N</w:t>
      </w:r>
      <w:r w:rsidRPr="00E77497">
        <w:t xml:space="preserve"> must already exist. </w:t>
      </w:r>
    </w:p>
    <w:p w14:paraId="188CF59D" w14:textId="77777777" w:rsidR="004C02EF" w:rsidRPr="00E77497" w:rsidRDefault="004C02EF" w:rsidP="009A20C6">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14:paraId="72B74BFE" w14:textId="77777777" w:rsidR="004C02EF" w:rsidRPr="00E77497" w:rsidRDefault="004C02EF" w:rsidP="009A20C6">
      <w:pPr>
        <w:pStyle w:val="Alg4"/>
        <w:numPr>
          <w:ilvl w:val="0"/>
          <w:numId w:val="363"/>
        </w:numPr>
      </w:pPr>
      <w:r w:rsidRPr="00E77497">
        <w:t xml:space="preserve">Assert: </w:t>
      </w:r>
      <w:r w:rsidRPr="00E77497">
        <w:rPr>
          <w:i/>
        </w:rPr>
        <w:t>envRec</w:t>
      </w:r>
      <w:r w:rsidRPr="00E77497">
        <w:t xml:space="preserve"> must have an uninitialised </w:t>
      </w:r>
      <w:del w:id="3626" w:author="Rev 3 Allen Wirfs-Brock" w:date="2011-08-30T17:29:00Z">
        <w:r w:rsidRPr="00E77497" w:rsidDel="00BC6B32">
          <w:delText xml:space="preserve">immutable </w:delText>
        </w:r>
      </w:del>
      <w:r w:rsidRPr="00E77497">
        <w:t>binding for N.</w:t>
      </w:r>
    </w:p>
    <w:p w14:paraId="7CEB45CE" w14:textId="77777777" w:rsidR="004C02EF" w:rsidRPr="00E77497" w:rsidRDefault="004C02EF" w:rsidP="009A20C6">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68E1FDD3" w14:textId="77777777" w:rsidR="004C02EF" w:rsidRPr="00E77497" w:rsidRDefault="004C02EF" w:rsidP="009A20C6">
      <w:pPr>
        <w:pStyle w:val="Alg4"/>
        <w:numPr>
          <w:ilvl w:val="0"/>
          <w:numId w:val="363"/>
        </w:numPr>
        <w:spacing w:after="120"/>
      </w:pPr>
      <w:r w:rsidRPr="00E77497">
        <w:t xml:space="preserve">Record that the </w:t>
      </w:r>
      <w:del w:id="3627" w:author="Rev 3 Allen Wirfs-Brock" w:date="2011-08-30T17:29:00Z">
        <w:r w:rsidRPr="00E77497" w:rsidDel="00BC6B32">
          <w:delText xml:space="preserve">immutable </w:delText>
        </w:r>
      </w:del>
      <w:r w:rsidRPr="00E77497">
        <w:t xml:space="preserve">binding for </w:t>
      </w:r>
      <w:r w:rsidRPr="00E77497">
        <w:rPr>
          <w:i/>
        </w:rPr>
        <w:t>N</w:t>
      </w:r>
      <w:r w:rsidRPr="00E77497">
        <w:t xml:space="preserve"> in </w:t>
      </w:r>
      <w:r w:rsidRPr="00E77497">
        <w:rPr>
          <w:i/>
        </w:rPr>
        <w:t>envRec</w:t>
      </w:r>
      <w:r w:rsidRPr="00E77497">
        <w:t xml:space="preserve"> has been initialised.</w:t>
      </w:r>
    </w:p>
    <w:p w14:paraId="40D36995" w14:textId="77777777" w:rsidR="004C02EF" w:rsidRPr="00E77497" w:rsidRDefault="004C02EF" w:rsidP="004C02EF">
      <w:pPr>
        <w:pStyle w:val="40"/>
        <w:numPr>
          <w:ilvl w:val="0"/>
          <w:numId w:val="0"/>
        </w:numPr>
      </w:pPr>
      <w:r w:rsidRPr="00E77497">
        <w:t>10.2.1.2</w:t>
      </w:r>
      <w:r w:rsidRPr="00E77497">
        <w:tab/>
        <w:t>Object Environment Records</w:t>
      </w:r>
    </w:p>
    <w:p w14:paraId="0986627B" w14:textId="77777777" w:rsidR="004C02EF" w:rsidRPr="00E77497" w:rsidRDefault="004C02EF" w:rsidP="004C02EF">
      <w:r w:rsidRPr="00E77497">
        <w:t xml:space="preserve">Each object environment record is associated with an object called its </w:t>
      </w:r>
      <w:r w:rsidRPr="00E77497">
        <w:rPr>
          <w:i/>
        </w:rPr>
        <w:t>binding object</w:t>
      </w:r>
      <w:r w:rsidRPr="00E77497">
        <w:t xml:space="preserve">. An object environment record binds the set of identifier names that directly correspond to the property names of its binding object. Property names that are not 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037CCB00" w14:textId="77777777" w:rsidR="004C02EF" w:rsidRPr="00E77497" w:rsidRDefault="004C02EF" w:rsidP="004C02EF">
      <w:r w:rsidRPr="00E77497">
        <w:t xml:space="preserve">Object environment records </w:t>
      </w:r>
      <w:ins w:id="3628" w:author="Rev 7 Allen Wirfs-Brock" w:date="2012-04-26T08:50:00Z">
        <w:r w:rsidR="00933B52">
          <w:t xml:space="preserve">created for </w:t>
        </w:r>
        <w:r w:rsidR="00933B52" w:rsidRPr="00933B52">
          <w:rPr>
            <w:rFonts w:ascii="Courier New" w:hAnsi="Courier New" w:cs="Courier New"/>
            <w:b/>
            <w:rPrChange w:id="3629" w:author="Rev 7 Allen Wirfs-Brock" w:date="2012-04-26T08:51:00Z">
              <w:rPr/>
            </w:rPrChange>
          </w:rPr>
          <w:t>with</w:t>
        </w:r>
        <w:r w:rsidR="00933B52">
          <w:t xml:space="preserve"> statements</w:t>
        </w:r>
      </w:ins>
      <w:ins w:id="3630" w:author="Rev 7 Allen Wirfs-Brock" w:date="2012-04-26T08:51:00Z">
        <w:r w:rsidR="00933B52">
          <w:t xml:space="preserve"> </w:t>
        </w:r>
        <w:r w:rsidR="00933B52" w:rsidRPr="00E77497">
          <w:t>(12.10)</w:t>
        </w:r>
      </w:ins>
      <w:ins w:id="3631" w:author="Rev 7 Allen Wirfs-Brock" w:date="2012-04-26T08:50:00Z">
        <w:r w:rsidR="00933B52">
          <w:t xml:space="preserve"> </w:t>
        </w:r>
      </w:ins>
      <w:r w:rsidRPr="00E77497">
        <w:t xml:space="preserve">can </w:t>
      </w:r>
      <w:del w:id="3632" w:author="Rev 7 Allen Wirfs-Brock" w:date="2012-04-26T08:50:00Z">
        <w:r w:rsidRPr="00E77497" w:rsidDel="00933B52">
          <w:delText xml:space="preserve">be configured to </w:delText>
        </w:r>
      </w:del>
      <w:r w:rsidRPr="00E77497">
        <w:t xml:space="preserve">provide their binding object as an implicit this value for use in function calls. </w:t>
      </w:r>
      <w:del w:id="3633" w:author="Rev 7 Allen Wirfs-Brock" w:date="2012-04-26T08:51:00Z">
        <w:r w:rsidRPr="00E77497" w:rsidDel="00933B52">
          <w:delText xml:space="preserve">This capability is used to specify the behaviour of With Statement (12.10) induced bindings. </w:delText>
        </w:r>
      </w:del>
      <w:r w:rsidRPr="00E77497">
        <w:t xml:space="preserve">The capability is controlled by a </w:t>
      </w:r>
      <w:del w:id="3634" w:author="Rev 7 Allen Wirfs-Brock" w:date="2012-04-26T08:52:00Z">
        <w:r w:rsidRPr="00E77497" w:rsidDel="00933B52">
          <w:rPr>
            <w:rFonts w:ascii="Times New Roman" w:hAnsi="Times New Roman"/>
            <w:i/>
          </w:rPr>
          <w:delText>provideThis</w:delText>
        </w:r>
        <w:r w:rsidRPr="00E77497" w:rsidDel="00933B52">
          <w:delText xml:space="preserve"> </w:delText>
        </w:r>
      </w:del>
      <w:ins w:id="3635" w:author="Rev 7 Allen Wirfs-Brock" w:date="2012-04-26T08:52:00Z">
        <w:r w:rsidR="00933B52">
          <w:rPr>
            <w:rFonts w:ascii="Times New Roman" w:hAnsi="Times New Roman"/>
            <w:i/>
          </w:rPr>
          <w:t>withEnvironment</w:t>
        </w:r>
        <w:r w:rsidR="00933B52" w:rsidRPr="00E77497">
          <w:t xml:space="preserve"> </w:t>
        </w:r>
      </w:ins>
      <w:r w:rsidRPr="00E77497">
        <w:t xml:space="preserve">Boolean value that is associated with each object environment record.  By default, the value of </w:t>
      </w:r>
      <w:ins w:id="3636" w:author="Rev 7 Allen Wirfs-Brock" w:date="2012-04-26T08:53:00Z">
        <w:r w:rsidR="00933B52">
          <w:rPr>
            <w:rFonts w:ascii="Times New Roman" w:hAnsi="Times New Roman"/>
            <w:i/>
          </w:rPr>
          <w:t>withEnvironment</w:t>
        </w:r>
        <w:r w:rsidR="00933B52" w:rsidRPr="00E77497">
          <w:t xml:space="preserve"> </w:t>
        </w:r>
      </w:ins>
      <w:del w:id="3637"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is </w:t>
      </w:r>
      <w:r w:rsidRPr="00E77497">
        <w:rPr>
          <w:b/>
        </w:rPr>
        <w:t>false</w:t>
      </w:r>
      <w:r w:rsidRPr="00E77497">
        <w:t xml:space="preserve"> for any object environment record.</w:t>
      </w:r>
    </w:p>
    <w:p w14:paraId="658468F5" w14:textId="77777777" w:rsidR="004C02EF" w:rsidRPr="00E77497" w:rsidRDefault="004C02EF" w:rsidP="004C02EF">
      <w:r w:rsidRPr="00E77497">
        <w:t>The behaviour of the concrete specification methods for Object Environment Records is defined by the following algorithms.</w:t>
      </w:r>
    </w:p>
    <w:p w14:paraId="23BB746B" w14:textId="77777777" w:rsidR="004C02EF" w:rsidRPr="00E77497" w:rsidRDefault="004C02EF" w:rsidP="004C02EF">
      <w:pPr>
        <w:pStyle w:val="51"/>
        <w:numPr>
          <w:ilvl w:val="0"/>
          <w:numId w:val="0"/>
        </w:numPr>
      </w:pPr>
      <w:r w:rsidRPr="00E77497">
        <w:t>10.2.1.2.1</w:t>
      </w:r>
      <w:r w:rsidRPr="00E77497">
        <w:tab/>
        <w:t>HasBinding(N)</w:t>
      </w:r>
    </w:p>
    <w:p w14:paraId="696DF88C" w14:textId="77777777"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3AE4FE3B" w14:textId="77777777"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14:paraId="7DFA026F" w14:textId="77777777"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7B3C56D4" w14:textId="77777777" w:rsidR="004C02EF" w:rsidRPr="00E77497" w:rsidRDefault="004C02EF" w:rsidP="009A20C6">
      <w:pPr>
        <w:pStyle w:val="Alg4"/>
        <w:numPr>
          <w:ilvl w:val="0"/>
          <w:numId w:val="364"/>
        </w:numPr>
        <w:spacing w:after="120"/>
      </w:pPr>
      <w:r w:rsidRPr="00E77497">
        <w:t xml:space="preserve">Return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54DC029E" w14:textId="77777777" w:rsidR="004C02EF" w:rsidRPr="00E77497" w:rsidRDefault="004C02EF" w:rsidP="004C02EF">
      <w:pPr>
        <w:pStyle w:val="51"/>
        <w:numPr>
          <w:ilvl w:val="0"/>
          <w:numId w:val="0"/>
        </w:numPr>
      </w:pPr>
      <w:r w:rsidRPr="00E77497">
        <w:t>10.2.1.2.2</w:t>
      </w:r>
      <w:r w:rsidRPr="00E77497">
        <w:tab/>
        <w:t>CreateMutableBinding (N, D)</w:t>
      </w:r>
    </w:p>
    <w:p w14:paraId="175D4E21" w14:textId="77777777" w:rsidR="004C02EF" w:rsidRPr="00E77497" w:rsidRDefault="004C02EF" w:rsidP="004C02EF">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 xml:space="preserve">. A property named </w:t>
      </w:r>
      <w:r w:rsidRPr="00E77497">
        <w:rPr>
          <w:rFonts w:ascii="Times New Roman" w:hAnsi="Times New Roman"/>
          <w:i/>
        </w:rPr>
        <w:t>N</w:t>
      </w:r>
      <w:r w:rsidRPr="00E77497">
        <w:t xml:space="preserve"> must not already exist in the binding object.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718AFC96" w14:textId="77777777"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14:paraId="7C08F3F6" w14:textId="77777777"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14:paraId="7E840CBD" w14:textId="77777777" w:rsidR="004C02EF" w:rsidRPr="00E77497" w:rsidRDefault="004C02EF" w:rsidP="009A20C6">
      <w:pPr>
        <w:pStyle w:val="Alg4"/>
        <w:numPr>
          <w:ilvl w:val="0"/>
          <w:numId w:val="365"/>
        </w:numPr>
      </w:pPr>
      <w:r w:rsidRPr="00E77497">
        <w:t xml:space="preserve">Assert: The result of calling the [[HasProperty]] internal method of </w:t>
      </w:r>
      <w:r w:rsidRPr="00E77497">
        <w:rPr>
          <w:i/>
        </w:rPr>
        <w:t>bindings</w:t>
      </w:r>
      <w:r w:rsidRPr="00E77497">
        <w:t xml:space="preserve">, passing </w:t>
      </w:r>
      <w:r w:rsidRPr="00E77497">
        <w:rPr>
          <w:i/>
        </w:rPr>
        <w:t>N</w:t>
      </w:r>
      <w:r w:rsidRPr="00E77497">
        <w:t xml:space="preserve"> as the property name, is </w:t>
      </w:r>
      <w:r w:rsidRPr="00E77497">
        <w:rPr>
          <w:b/>
        </w:rPr>
        <w:t>false</w:t>
      </w:r>
      <w:r w:rsidRPr="00E77497">
        <w:t>.</w:t>
      </w:r>
    </w:p>
    <w:p w14:paraId="2AE9AFEA" w14:textId="77777777" w:rsidR="004C02EF" w:rsidRPr="00E77497" w:rsidRDefault="004C02EF" w:rsidP="009A20C6">
      <w:pPr>
        <w:pStyle w:val="Alg4"/>
        <w:numPr>
          <w:ilvl w:val="0"/>
          <w:numId w:val="365"/>
        </w:numPr>
        <w:spacing w:after="120"/>
        <w:contextualSpacing/>
      </w:pPr>
      <w:r w:rsidRPr="00E77497">
        <w:t xml:space="preserve">If  D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620E6438" w14:textId="77777777" w:rsidR="004C02EF" w:rsidRPr="00E77497" w:rsidRDefault="004C02EF" w:rsidP="009A20C6">
      <w:pPr>
        <w:pStyle w:val="Alg4"/>
        <w:numPr>
          <w:ilvl w:val="0"/>
          <w:numId w:val="365"/>
        </w:numPr>
        <w:spacing w:after="120"/>
      </w:pPr>
      <w:r w:rsidRPr="00E77497">
        <w:t xml:space="preserve">Call the [[DefineOwnProperty]] internal method of </w:t>
      </w:r>
      <w:r w:rsidRPr="00E77497">
        <w:rPr>
          <w:i/>
        </w:rPr>
        <w:t>bindings</w:t>
      </w:r>
      <w:r w:rsidRPr="00E77497">
        <w:t xml:space="preserve">, passing </w:t>
      </w:r>
      <w:r w:rsidRPr="00E77497">
        <w:rPr>
          <w:i/>
        </w:rPr>
        <w:t>N</w:t>
      </w:r>
      <w:r w:rsidRPr="00E77497">
        <w:t>,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 xml:space="preserve">}, and </w:t>
      </w:r>
      <w:r w:rsidRPr="00E77497">
        <w:rPr>
          <w:b/>
        </w:rPr>
        <w:t>true</w:t>
      </w:r>
      <w:r w:rsidRPr="00E77497">
        <w:t xml:space="preserve"> as arguments.</w:t>
      </w:r>
    </w:p>
    <w:p w14:paraId="5D27ABBB" w14:textId="77777777" w:rsidR="004C02EF" w:rsidRPr="00E77497" w:rsidRDefault="004C02EF" w:rsidP="004C02EF">
      <w:pPr>
        <w:pStyle w:val="51"/>
        <w:numPr>
          <w:ilvl w:val="0"/>
          <w:numId w:val="0"/>
        </w:numPr>
      </w:pPr>
      <w:r w:rsidRPr="00E77497">
        <w:t>10.2.1.2.3</w:t>
      </w:r>
      <w:r w:rsidRPr="00E77497">
        <w:tab/>
        <w:t>SetMutableBinding (N,V,S)</w:t>
      </w:r>
    </w:p>
    <w:p w14:paraId="55F41AA5" w14:textId="77777777" w:rsidR="004C02EF" w:rsidRPr="00E77497" w:rsidRDefault="004C02EF" w:rsidP="004C02EF">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should already exist but if it does not or is not currently writable, error handling is determined by the value of the Boolean argument </w:t>
      </w:r>
      <w:r w:rsidRPr="00E77497">
        <w:rPr>
          <w:rFonts w:ascii="Times New Roman" w:hAnsi="Times New Roman"/>
          <w:i/>
        </w:rPr>
        <w:t>S</w:t>
      </w:r>
      <w:r w:rsidRPr="00E77497">
        <w:t>.</w:t>
      </w:r>
    </w:p>
    <w:p w14:paraId="10AF137F" w14:textId="77777777"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14:paraId="278BA3AA" w14:textId="77777777"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14:paraId="331270E6" w14:textId="77777777" w:rsidR="004C02EF" w:rsidRPr="00E77497" w:rsidRDefault="004C02EF" w:rsidP="009A20C6">
      <w:pPr>
        <w:pStyle w:val="Alg4"/>
        <w:numPr>
          <w:ilvl w:val="0"/>
          <w:numId w:val="366"/>
        </w:numPr>
        <w:spacing w:after="120"/>
      </w:pPr>
      <w:r w:rsidRPr="00E77497">
        <w:t xml:space="preserve">Call the [[Put]] internal method of </w:t>
      </w:r>
      <w:r w:rsidRPr="00E77497">
        <w:rPr>
          <w:i/>
        </w:rPr>
        <w:t>bindings</w:t>
      </w:r>
      <w:r w:rsidRPr="00E77497">
        <w:t xml:space="preserve"> with arguments </w:t>
      </w:r>
      <w:r w:rsidRPr="00E77497">
        <w:rPr>
          <w:i/>
        </w:rPr>
        <w:t>N</w:t>
      </w:r>
      <w:r w:rsidRPr="00E77497">
        <w:t xml:space="preserve">, </w:t>
      </w:r>
      <w:r w:rsidRPr="00E77497">
        <w:rPr>
          <w:i/>
        </w:rPr>
        <w:t>V</w:t>
      </w:r>
      <w:r w:rsidRPr="00E77497">
        <w:t xml:space="preserve">, and </w:t>
      </w:r>
      <w:r w:rsidRPr="00E77497">
        <w:rPr>
          <w:i/>
        </w:rPr>
        <w:t>S</w:t>
      </w:r>
      <w:r w:rsidRPr="00E77497">
        <w:t>.</w:t>
      </w:r>
    </w:p>
    <w:p w14:paraId="6581ED9C" w14:textId="77777777" w:rsidR="004C02EF" w:rsidRPr="00E77497" w:rsidRDefault="004C02EF" w:rsidP="004C02EF">
      <w:pPr>
        <w:pStyle w:val="51"/>
        <w:numPr>
          <w:ilvl w:val="0"/>
          <w:numId w:val="0"/>
        </w:numPr>
      </w:pPr>
      <w:r w:rsidRPr="00E77497">
        <w:t>10.2.1.2.4</w:t>
      </w:r>
      <w:r w:rsidRPr="00E77497">
        <w:tab/>
        <w:t>GetBindingValue(N,S)</w:t>
      </w:r>
    </w:p>
    <w:p w14:paraId="44857381" w14:textId="77777777"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4EAD030A" w14:textId="77777777"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14:paraId="5E5A750A" w14:textId="77777777"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14:paraId="4F48FBBD" w14:textId="77777777" w:rsidR="004C02EF" w:rsidRPr="00E77497" w:rsidRDefault="004C02EF" w:rsidP="009A20C6">
      <w:pPr>
        <w:pStyle w:val="Alg4"/>
        <w:numPr>
          <w:ilvl w:val="0"/>
          <w:numId w:val="367"/>
        </w:numPr>
      </w:pPr>
      <w:r w:rsidRPr="00E77497">
        <w:t xml:space="preserve">Let </w:t>
      </w:r>
      <w:r w:rsidRPr="00E77497">
        <w:rPr>
          <w:i/>
        </w:rPr>
        <w:t>value</w:t>
      </w:r>
      <w:r w:rsidRPr="00E77497">
        <w:t xml:space="preserve"> be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3DEE6C35" w14:textId="77777777"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14:paraId="7EBA1254" w14:textId="77777777"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435E21FE" w14:textId="77777777" w:rsidR="004C02EF" w:rsidRPr="00E77497" w:rsidRDefault="004C02EF" w:rsidP="009A20C6">
      <w:pPr>
        <w:pStyle w:val="Alg4"/>
        <w:numPr>
          <w:ilvl w:val="0"/>
          <w:numId w:val="367"/>
        </w:numPr>
        <w:spacing w:after="120"/>
      </w:pPr>
      <w:r w:rsidRPr="00E77497">
        <w:t xml:space="preserve">Return the result of calling the [[Get]] internal method of </w:t>
      </w:r>
      <w:r w:rsidRPr="00E77497">
        <w:rPr>
          <w:i/>
        </w:rPr>
        <w:t>bindings</w:t>
      </w:r>
      <w:r w:rsidRPr="00E77497">
        <w:t xml:space="preserve">, passing </w:t>
      </w:r>
      <w:r w:rsidRPr="00E77497">
        <w:rPr>
          <w:i/>
        </w:rPr>
        <w:t>N</w:t>
      </w:r>
      <w:r w:rsidRPr="00E77497">
        <w:t xml:space="preserve"> for the argument.</w:t>
      </w:r>
    </w:p>
    <w:p w14:paraId="0D4AE252" w14:textId="77777777" w:rsidR="004C02EF" w:rsidRPr="00E77497" w:rsidRDefault="004C02EF" w:rsidP="004C02EF">
      <w:pPr>
        <w:pStyle w:val="51"/>
        <w:numPr>
          <w:ilvl w:val="0"/>
          <w:numId w:val="0"/>
        </w:numPr>
      </w:pPr>
      <w:r w:rsidRPr="00E77497">
        <w:t>10.2.1.2.5</w:t>
      </w:r>
      <w:r w:rsidRPr="00E77497">
        <w:tab/>
        <w:t>DeleteBinding (N)</w:t>
      </w:r>
    </w:p>
    <w:p w14:paraId="0CD91D7D" w14:textId="77777777"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004CF2A5" w14:textId="77777777"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14:paraId="23055A31" w14:textId="77777777"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1F61D0C3" w14:textId="77777777" w:rsidR="004C02EF" w:rsidRPr="00E77497" w:rsidRDefault="004C02EF" w:rsidP="009A20C6">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and </w:t>
      </w:r>
      <w:r w:rsidRPr="00E77497">
        <w:rPr>
          <w:b/>
        </w:rPr>
        <w:t>false</w:t>
      </w:r>
      <w:r w:rsidRPr="00E77497">
        <w:t xml:space="preserve"> as arguments.</w:t>
      </w:r>
    </w:p>
    <w:p w14:paraId="06928B3B" w14:textId="77777777" w:rsidR="00760432" w:rsidRPr="00E77497" w:rsidRDefault="00760432" w:rsidP="00760432">
      <w:pPr>
        <w:pStyle w:val="51"/>
        <w:numPr>
          <w:ilvl w:val="0"/>
          <w:numId w:val="0"/>
        </w:numPr>
        <w:rPr>
          <w:ins w:id="3638" w:author="Rev 7 Allen Wirfs-Brock" w:date="2012-05-02T16:44:00Z"/>
        </w:rPr>
      </w:pPr>
      <w:ins w:id="3639" w:author="Rev 7 Allen Wirfs-Brock" w:date="2012-05-02T16:44:00Z">
        <w:r w:rsidRPr="00E77497">
          <w:t>10.2.1.1.</w:t>
        </w:r>
        <w:r>
          <w:t>6</w:t>
        </w:r>
        <w:r w:rsidRPr="00E77497">
          <w:tab/>
          <w:t>Create</w:t>
        </w:r>
        <w:r>
          <w:t>Var</w:t>
        </w:r>
        <w:r w:rsidRPr="00E77497">
          <w:t>Binding (N, D)</w:t>
        </w:r>
      </w:ins>
    </w:p>
    <w:p w14:paraId="3EF4075D" w14:textId="77777777" w:rsidR="00760432" w:rsidRPr="00E77497" w:rsidRDefault="00760432" w:rsidP="00760432">
      <w:pPr>
        <w:rPr>
          <w:ins w:id="3640" w:author="Rev 7 Allen Wirfs-Brock" w:date="2012-05-02T16:44:00Z"/>
        </w:rPr>
      </w:pPr>
      <w:ins w:id="3641" w:author="Rev 7 Allen Wirfs-Brock" w:date="2012-05-02T16:44:00Z">
        <w:r w:rsidRPr="00E77497">
          <w:t>The concrete Environment Record method Create</w:t>
        </w:r>
        <w:r>
          <w:t>Var</w:t>
        </w:r>
        <w:r w:rsidRPr="00E77497">
          <w:t xml:space="preserve">Binding for </w:t>
        </w:r>
        <w:r>
          <w:t>object</w:t>
        </w:r>
        <w:r w:rsidRPr="00E77497">
          <w:t xml:space="preserve"> environment records </w:t>
        </w:r>
        <w:r>
          <w:t>performs the same action as the CreateMutableBinding concrete method of the same environment Record.</w:t>
        </w:r>
      </w:ins>
    </w:p>
    <w:p w14:paraId="32CB45B7" w14:textId="77777777" w:rsidR="00760432" w:rsidRPr="00E77497" w:rsidRDefault="00760432" w:rsidP="00760432">
      <w:pPr>
        <w:pStyle w:val="Alg4"/>
        <w:numPr>
          <w:ilvl w:val="0"/>
          <w:numId w:val="794"/>
        </w:numPr>
        <w:rPr>
          <w:ins w:id="3642" w:author="Rev 7 Allen Wirfs-Brock" w:date="2012-05-02T16:44:00Z"/>
        </w:rPr>
      </w:pPr>
      <w:ins w:id="3643" w:author="Rev 7 Allen Wirfs-Brock" w:date="2012-05-02T16:44:00Z">
        <w:r w:rsidRPr="00E77497">
          <w:t xml:space="preserve">Let </w:t>
        </w:r>
        <w:r w:rsidRPr="00E77497">
          <w:rPr>
            <w:i/>
          </w:rPr>
          <w:t xml:space="preserve">envRec </w:t>
        </w:r>
        <w:r w:rsidRPr="00E77497">
          <w:t>be the declarative environment record for which the method was invoked.</w:t>
        </w:r>
      </w:ins>
    </w:p>
    <w:p w14:paraId="3B3E4989" w14:textId="77777777" w:rsidR="00760432" w:rsidRPr="00E77497" w:rsidRDefault="00760432" w:rsidP="00760432">
      <w:pPr>
        <w:pStyle w:val="Alg4"/>
        <w:numPr>
          <w:ilvl w:val="0"/>
          <w:numId w:val="794"/>
        </w:numPr>
        <w:spacing w:after="120"/>
        <w:rPr>
          <w:ins w:id="3644" w:author="Rev 7 Allen Wirfs-Brock" w:date="2012-05-02T16:44:00Z"/>
        </w:rPr>
      </w:pPr>
      <w:ins w:id="3645" w:author="Rev 7 Allen Wirfs-Brock" w:date="2012-05-02T16:44:00Z">
        <w:r>
          <w:t xml:space="preserve">Return the result of calling </w:t>
        </w:r>
        <w:r w:rsidRPr="00FC5053">
          <w:rPr>
            <w:i/>
          </w:rPr>
          <w:t>envRec’s</w:t>
        </w:r>
        <w:r>
          <w:t xml:space="preserve"> CreateMutableBinding concrete method with arguments </w:t>
        </w:r>
        <w:r w:rsidRPr="00FC5053">
          <w:rPr>
            <w:i/>
          </w:rPr>
          <w:t>N</w:t>
        </w:r>
        <w:r>
          <w:t xml:space="preserve"> and </w:t>
        </w:r>
        <w:r w:rsidRPr="00FC5053">
          <w:rPr>
            <w:i/>
          </w:rPr>
          <w:t>D</w:t>
        </w:r>
        <w:r>
          <w:t xml:space="preserve">. </w:t>
        </w:r>
      </w:ins>
    </w:p>
    <w:p w14:paraId="5F97CE41" w14:textId="77777777" w:rsidR="00BC1C9D" w:rsidRPr="00E77497" w:rsidRDefault="00BC1C9D" w:rsidP="00BC1C9D">
      <w:pPr>
        <w:pStyle w:val="51"/>
        <w:numPr>
          <w:ilvl w:val="0"/>
          <w:numId w:val="0"/>
        </w:numPr>
        <w:rPr>
          <w:ins w:id="3646" w:author="Rev 7 Allen Wirfs-Brock" w:date="2012-05-01T13:50:00Z"/>
        </w:rPr>
      </w:pPr>
      <w:ins w:id="3647" w:author="Rev 7 Allen Wirfs-Brock" w:date="2012-05-01T13:50:00Z">
        <w:r w:rsidRPr="00E77497">
          <w:t>10.2.1.</w:t>
        </w:r>
        <w:r>
          <w:t>2</w:t>
        </w:r>
        <w:r w:rsidRPr="00E77497">
          <w:t>.</w:t>
        </w:r>
      </w:ins>
      <w:ins w:id="3648" w:author="Rev 7 Allen Wirfs-Brock" w:date="2012-05-02T16:44:00Z">
        <w:r w:rsidR="00760432">
          <w:t>7</w:t>
        </w:r>
      </w:ins>
      <w:ins w:id="3649" w:author="Rev 7 Allen Wirfs-Brock" w:date="2012-05-01T13:50:00Z">
        <w:r w:rsidRPr="00E77497">
          <w:tab/>
        </w:r>
        <w:r>
          <w:t>HasThisBinding</w:t>
        </w:r>
        <w:r w:rsidRPr="00E77497">
          <w:t xml:space="preserve"> ()</w:t>
        </w:r>
      </w:ins>
    </w:p>
    <w:p w14:paraId="5DD08A60" w14:textId="77777777" w:rsidR="00BC1C9D" w:rsidRPr="00E77497" w:rsidRDefault="00BC1C9D" w:rsidP="00BC1C9D">
      <w:pPr>
        <w:rPr>
          <w:ins w:id="3650" w:author="Rev 7 Allen Wirfs-Brock" w:date="2012-05-01T13:50:00Z"/>
        </w:rPr>
      </w:pPr>
      <w:ins w:id="3651" w:author="Rev 7 Allen Wirfs-Brock" w:date="2012-05-01T13:50:00Z">
        <w:r>
          <w:t xml:space="preserve">Regular </w:t>
        </w:r>
      </w:ins>
      <w:ins w:id="3652" w:author="Rev 7 Allen Wirfs-Brock" w:date="2012-05-01T13:51:00Z">
        <w:r>
          <w:t>Object</w:t>
        </w:r>
      </w:ins>
      <w:ins w:id="3653" w:author="Rev 7 Allen Wirfs-Brock" w:date="2012-05-01T13:50:00Z">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ins>
    </w:p>
    <w:p w14:paraId="24595AE5" w14:textId="77777777" w:rsidR="00BC1C9D" w:rsidRPr="00E77497" w:rsidRDefault="00BC1C9D" w:rsidP="00BC1C9D">
      <w:pPr>
        <w:pStyle w:val="Alg4"/>
        <w:numPr>
          <w:ilvl w:val="0"/>
          <w:numId w:val="778"/>
        </w:numPr>
        <w:spacing w:after="120"/>
        <w:rPr>
          <w:ins w:id="3654" w:author="Rev 7 Allen Wirfs-Brock" w:date="2012-05-01T13:50:00Z"/>
        </w:rPr>
      </w:pPr>
      <w:ins w:id="3655" w:author="Rev 7 Allen Wirfs-Brock" w:date="2012-05-01T13:50:00Z">
        <w:r w:rsidRPr="00E77497">
          <w:t xml:space="preserve">Return </w:t>
        </w:r>
        <w:r>
          <w:rPr>
            <w:b/>
          </w:rPr>
          <w:t>false</w:t>
        </w:r>
        <w:r w:rsidRPr="00E77497">
          <w:t>.</w:t>
        </w:r>
      </w:ins>
    </w:p>
    <w:p w14:paraId="1300CAC0" w14:textId="77777777" w:rsidR="00BC1C9D" w:rsidRPr="00E77497" w:rsidRDefault="00BC1C9D" w:rsidP="00BC1C9D">
      <w:pPr>
        <w:pStyle w:val="51"/>
        <w:numPr>
          <w:ilvl w:val="0"/>
          <w:numId w:val="0"/>
        </w:numPr>
        <w:rPr>
          <w:ins w:id="3656" w:author="Rev 7 Allen Wirfs-Brock" w:date="2012-05-01T13:50:00Z"/>
        </w:rPr>
      </w:pPr>
      <w:ins w:id="3657" w:author="Rev 7 Allen Wirfs-Brock" w:date="2012-05-01T13:50:00Z">
        <w:r w:rsidRPr="00E77497">
          <w:t>10.2.1.</w:t>
        </w:r>
        <w:r>
          <w:t>2</w:t>
        </w:r>
        <w:r w:rsidRPr="00E77497">
          <w:t>.</w:t>
        </w:r>
      </w:ins>
      <w:ins w:id="3658" w:author="Rev 7 Allen Wirfs-Brock" w:date="2012-05-02T16:44:00Z">
        <w:r w:rsidR="00760432">
          <w:t>8</w:t>
        </w:r>
      </w:ins>
      <w:ins w:id="3659" w:author="Rev 7 Allen Wirfs-Brock" w:date="2012-05-01T13:50:00Z">
        <w:r w:rsidRPr="00E77497">
          <w:tab/>
        </w:r>
        <w:r>
          <w:t>HasSuperBinding</w:t>
        </w:r>
        <w:r w:rsidRPr="00E77497">
          <w:t xml:space="preserve"> ()</w:t>
        </w:r>
      </w:ins>
    </w:p>
    <w:p w14:paraId="206EED23" w14:textId="77777777" w:rsidR="00BC1C9D" w:rsidRPr="00E77497" w:rsidRDefault="00BC1C9D" w:rsidP="00BC1C9D">
      <w:pPr>
        <w:rPr>
          <w:ins w:id="3660" w:author="Rev 7 Allen Wirfs-Brock" w:date="2012-05-01T13:50:00Z"/>
        </w:rPr>
      </w:pPr>
      <w:ins w:id="3661" w:author="Rev 7 Allen Wirfs-Brock" w:date="2012-05-01T13:50:00Z">
        <w:r>
          <w:t xml:space="preserve">Regular </w:t>
        </w:r>
      </w:ins>
      <w:ins w:id="3662" w:author="Rev 7 Allen Wirfs-Brock" w:date="2012-05-01T13:51:00Z">
        <w:r>
          <w:t>Object</w:t>
        </w:r>
      </w:ins>
      <w:ins w:id="3663" w:author="Rev 7 Allen Wirfs-Brock" w:date="2012-05-01T13:50:00Z">
        <w:r w:rsidRPr="00E77497">
          <w:t xml:space="preserve"> Environment Records </w:t>
        </w:r>
        <w:r>
          <w:t xml:space="preserve">do not provide a </w:t>
        </w:r>
        <w:r>
          <w:rPr>
            <w:rFonts w:ascii="Courier New" w:hAnsi="Courier New" w:cs="Courier New"/>
            <w:b/>
          </w:rPr>
          <w:t>super</w:t>
        </w:r>
        <w:r>
          <w:t xml:space="preserve"> binding</w:t>
        </w:r>
        <w:r w:rsidRPr="00E77497">
          <w:t>.</w:t>
        </w:r>
      </w:ins>
    </w:p>
    <w:p w14:paraId="5A8C12D5" w14:textId="77777777" w:rsidR="00BC1C9D" w:rsidRPr="00E77497" w:rsidRDefault="00BC1C9D" w:rsidP="00BC1C9D">
      <w:pPr>
        <w:pStyle w:val="Alg4"/>
        <w:numPr>
          <w:ilvl w:val="0"/>
          <w:numId w:val="779"/>
        </w:numPr>
        <w:spacing w:after="120"/>
        <w:rPr>
          <w:ins w:id="3664" w:author="Rev 7 Allen Wirfs-Brock" w:date="2012-05-01T13:50:00Z"/>
        </w:rPr>
      </w:pPr>
      <w:ins w:id="3665" w:author="Rev 7 Allen Wirfs-Brock" w:date="2012-05-01T13:50:00Z">
        <w:r w:rsidRPr="00E77497">
          <w:t xml:space="preserve">Return </w:t>
        </w:r>
        <w:r>
          <w:rPr>
            <w:b/>
          </w:rPr>
          <w:t>false</w:t>
        </w:r>
        <w:r w:rsidRPr="00E77497">
          <w:t>.</w:t>
        </w:r>
      </w:ins>
    </w:p>
    <w:p w14:paraId="4ABB5B48" w14:textId="77777777" w:rsidR="004C02EF" w:rsidRPr="00E77497" w:rsidRDefault="004C02EF" w:rsidP="004C02EF">
      <w:pPr>
        <w:pStyle w:val="51"/>
        <w:numPr>
          <w:ilvl w:val="0"/>
          <w:numId w:val="0"/>
        </w:numPr>
      </w:pPr>
      <w:r w:rsidRPr="00E77497">
        <w:t>10.2.1.2.</w:t>
      </w:r>
      <w:del w:id="3666" w:author="Rev 7 Allen Wirfs-Brock" w:date="2012-05-01T13:50:00Z">
        <w:r w:rsidRPr="00E77497" w:rsidDel="00BC1C9D">
          <w:delText>6</w:delText>
        </w:r>
      </w:del>
      <w:ins w:id="3667" w:author="Rev 7 Allen Wirfs-Brock" w:date="2012-05-02T16:44:00Z">
        <w:r w:rsidR="00760432">
          <w:t>9</w:t>
        </w:r>
      </w:ins>
      <w:r w:rsidRPr="00E77497">
        <w:tab/>
      </w:r>
      <w:del w:id="3668" w:author="Rev 7 Allen Wirfs-Brock" w:date="2012-04-26T08:15:00Z">
        <w:r w:rsidRPr="00E77497" w:rsidDel="00F16EA2">
          <w:delText>ImplicitThisValue</w:delText>
        </w:r>
      </w:del>
      <w:ins w:id="3669" w:author="Rev 7 Allen Wirfs-Brock" w:date="2012-04-26T08:15:00Z">
        <w:r w:rsidR="00F16EA2">
          <w:t>WithBaseObject</w:t>
        </w:r>
      </w:ins>
      <w:r w:rsidRPr="00E77497">
        <w:t>()</w:t>
      </w:r>
    </w:p>
    <w:p w14:paraId="10A9B433" w14:textId="77777777" w:rsidR="004C02EF" w:rsidRPr="00E77497" w:rsidRDefault="004C02EF" w:rsidP="004C02EF">
      <w:r w:rsidRPr="00E77497">
        <w:t xml:space="preserve">Object Environment Records return </w:t>
      </w:r>
      <w:r w:rsidRPr="00E77497">
        <w:rPr>
          <w:b/>
        </w:rPr>
        <w:t>undefined</w:t>
      </w:r>
      <w:r w:rsidRPr="00E77497">
        <w:t xml:space="preserve"> as their </w:t>
      </w:r>
      <w:del w:id="3670" w:author="Rev 7 Allen Wirfs-Brock" w:date="2012-04-26T08:15:00Z">
        <w:r w:rsidRPr="00E77497" w:rsidDel="00F16EA2">
          <w:delText xml:space="preserve">ImplicitThisValue </w:delText>
        </w:r>
      </w:del>
      <w:ins w:id="3671" w:author="Rev 7 Allen Wirfs-Brock" w:date="2012-04-26T08:15:00Z">
        <w:r w:rsidR="00F16EA2">
          <w:t>WithBaseObject</w:t>
        </w:r>
        <w:r w:rsidR="00F16EA2" w:rsidRPr="00E77497">
          <w:t xml:space="preserve"> </w:t>
        </w:r>
      </w:ins>
      <w:r w:rsidRPr="00E77497">
        <w:t xml:space="preserve">unless their </w:t>
      </w:r>
      <w:ins w:id="3672" w:author="Rev 7 Allen Wirfs-Brock" w:date="2012-04-26T08:53:00Z">
        <w:r w:rsidR="00933B52">
          <w:rPr>
            <w:rFonts w:ascii="Times New Roman" w:hAnsi="Times New Roman"/>
            <w:i/>
          </w:rPr>
          <w:t>withEnvironment</w:t>
        </w:r>
        <w:r w:rsidR="00933B52" w:rsidRPr="00E77497">
          <w:t xml:space="preserve"> </w:t>
        </w:r>
      </w:ins>
      <w:del w:id="3673"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flag is </w:t>
      </w:r>
      <w:r w:rsidRPr="00E77497">
        <w:rPr>
          <w:b/>
        </w:rPr>
        <w:t>true</w:t>
      </w:r>
      <w:r w:rsidRPr="00E77497">
        <w:t>.</w:t>
      </w:r>
    </w:p>
    <w:p w14:paraId="5972B03D" w14:textId="77777777"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14:paraId="1FDFF857" w14:textId="77777777" w:rsidR="004C02EF" w:rsidRPr="00E77497" w:rsidRDefault="004C02EF" w:rsidP="009A20C6">
      <w:pPr>
        <w:pStyle w:val="Alg4"/>
        <w:numPr>
          <w:ilvl w:val="0"/>
          <w:numId w:val="369"/>
        </w:numPr>
        <w:spacing w:after="120"/>
        <w:contextualSpacing/>
      </w:pPr>
      <w:r w:rsidRPr="00E77497">
        <w:t xml:space="preserve">If the </w:t>
      </w:r>
      <w:ins w:id="3674" w:author="Rev 7 Allen Wirfs-Brock" w:date="2012-04-26T08:53:00Z">
        <w:r w:rsidR="00933B52">
          <w:rPr>
            <w:i/>
          </w:rPr>
          <w:t>withEnvironment</w:t>
        </w:r>
        <w:r w:rsidR="00933B52" w:rsidRPr="00E77497">
          <w:t xml:space="preserve"> </w:t>
        </w:r>
      </w:ins>
      <w:del w:id="3675"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6E46F5D3" w14:textId="77777777"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14:paraId="33517FC9" w14:textId="77777777" w:rsidR="007638E0" w:rsidRPr="009C202C" w:rsidRDefault="007638E0" w:rsidP="007638E0">
      <w:pPr>
        <w:pStyle w:val="40"/>
        <w:numPr>
          <w:ilvl w:val="0"/>
          <w:numId w:val="0"/>
        </w:numPr>
        <w:rPr>
          <w:ins w:id="3676" w:author="Rev 7 Allen Wirfs-Brock" w:date="2012-05-01T12:21:00Z"/>
        </w:rPr>
      </w:pPr>
      <w:bookmarkStart w:id="3677" w:name="_Toc235503377"/>
      <w:bookmarkStart w:id="3678" w:name="_Toc241509152"/>
      <w:bookmarkStart w:id="3679" w:name="_Toc244416639"/>
      <w:bookmarkStart w:id="3680" w:name="_Toc276631003"/>
      <w:ins w:id="3681" w:author="Rev 7 Allen Wirfs-Brock" w:date="2012-05-01T12:21:00Z">
        <w:r w:rsidRPr="00E65A34">
          <w:t>10.2.1.</w:t>
        </w:r>
      </w:ins>
      <w:ins w:id="3682" w:author="Rev 7 Allen Wirfs-Brock" w:date="2012-05-03T17:30:00Z">
        <w:r w:rsidR="00EA0A8D">
          <w:t>4</w:t>
        </w:r>
      </w:ins>
      <w:ins w:id="3683" w:author="Rev 7 Allen Wirfs-Brock" w:date="2012-05-01T12:21:00Z">
        <w:r w:rsidRPr="00E65A34">
          <w:tab/>
        </w:r>
      </w:ins>
      <w:ins w:id="3684" w:author="Rev 7 Allen Wirfs-Brock" w:date="2012-05-04T13:45:00Z">
        <w:r w:rsidR="00EE1F3C">
          <w:t>Method</w:t>
        </w:r>
      </w:ins>
      <w:ins w:id="3685" w:author="Rev 7 Allen Wirfs-Brock" w:date="2012-05-01T12:21:00Z">
        <w:r w:rsidRPr="00E65A34">
          <w:t xml:space="preserve"> Environment </w:t>
        </w:r>
        <w:r w:rsidRPr="009C202C">
          <w:t>Records</w:t>
        </w:r>
      </w:ins>
    </w:p>
    <w:p w14:paraId="58A01DA8" w14:textId="77777777" w:rsidR="007638E0" w:rsidRPr="00E77497" w:rsidRDefault="007638E0" w:rsidP="007638E0">
      <w:pPr>
        <w:rPr>
          <w:ins w:id="3686" w:author="Rev 7 Allen Wirfs-Brock" w:date="2012-05-01T12:21:00Z"/>
        </w:rPr>
      </w:pPr>
      <w:ins w:id="3687" w:author="Rev 7 Allen Wirfs-Brock" w:date="2012-05-01T12:21:00Z">
        <w:r w:rsidRPr="00675B74">
          <w:t xml:space="preserve">A </w:t>
        </w:r>
      </w:ins>
      <w:ins w:id="3688" w:author="Rev 7 Allen Wirfs-Brock" w:date="2012-05-01T12:22:00Z">
        <w:r>
          <w:t>method</w:t>
        </w:r>
      </w:ins>
      <w:ins w:id="3689" w:author="Rev 7 Allen Wirfs-Brock" w:date="2012-05-01T12:21:00Z">
        <w:r w:rsidRPr="00675B74">
          <w:t xml:space="preserve"> environment record </w:t>
        </w:r>
      </w:ins>
      <w:ins w:id="3690" w:author="Rev 7 Allen Wirfs-Brock" w:date="2012-05-01T12:23:00Z">
        <w:r>
          <w:t xml:space="preserve">is a declarative </w:t>
        </w:r>
      </w:ins>
      <w:ins w:id="3691" w:author="Rev 7 Allen Wirfs-Brock" w:date="2012-05-01T12:50:00Z">
        <w:r w:rsidR="00F77938">
          <w:t>environment</w:t>
        </w:r>
      </w:ins>
      <w:ins w:id="3692" w:author="Rev 7 Allen Wirfs-Brock" w:date="2012-05-01T12:23:00Z">
        <w:r>
          <w:t xml:space="preserve"> record</w:t>
        </w:r>
      </w:ins>
      <w:ins w:id="3693" w:author="Rev 7 Allen Wirfs-Brock" w:date="2012-05-01T12:28:00Z">
        <w:r w:rsidR="00597584">
          <w:t xml:space="preserve"> that </w:t>
        </w:r>
      </w:ins>
      <w:ins w:id="3694" w:author="Rev 7 Allen Wirfs-Brock" w:date="2012-05-01T12:30:00Z">
        <w:r w:rsidR="00597584">
          <w:t>is used to represent</w:t>
        </w:r>
      </w:ins>
      <w:ins w:id="3695" w:author="Rev 7 Allen Wirfs-Brock" w:date="2012-05-01T12:28:00Z">
        <w:r w:rsidR="00597584">
          <w:t xml:space="preserve"> the outer most scope of a function</w:t>
        </w:r>
      </w:ins>
      <w:ins w:id="3696" w:author="Rev 7 Allen Wirfs-Brock" w:date="2012-05-01T12:23:00Z">
        <w:r>
          <w:t xml:space="preserve"> that </w:t>
        </w:r>
      </w:ins>
      <w:ins w:id="3697" w:author="Rev 7 Allen Wirfs-Brock" w:date="2012-05-01T12:24:00Z">
        <w:r>
          <w:t>pr</w:t>
        </w:r>
      </w:ins>
      <w:ins w:id="3698" w:author="Rev 7 Allen Wirfs-Brock" w:date="2012-05-01T12:38:00Z">
        <w:r w:rsidR="00D634EC">
          <w:t>o</w:t>
        </w:r>
      </w:ins>
      <w:ins w:id="3699" w:author="Rev 7 Allen Wirfs-Brock" w:date="2012-05-01T12:24:00Z">
        <w:r>
          <w:t xml:space="preserve">vides a </w:t>
        </w:r>
        <w:r w:rsidRPr="00597584">
          <w:rPr>
            <w:rFonts w:ascii="Courier New" w:hAnsi="Courier New" w:cs="Courier New"/>
            <w:b/>
          </w:rPr>
          <w:t>this</w:t>
        </w:r>
        <w:r>
          <w:t xml:space="preserve"> binding</w:t>
        </w:r>
      </w:ins>
      <w:ins w:id="3700" w:author="Rev 7 Allen Wirfs-Brock" w:date="2012-05-01T12:29:00Z">
        <w:r w:rsidR="00597584">
          <w:t>.</w:t>
        </w:r>
      </w:ins>
      <w:ins w:id="3701" w:author="Rev 7 Allen Wirfs-Brock" w:date="2012-05-01T12:24:00Z">
        <w:r>
          <w:t xml:space="preserve"> </w:t>
        </w:r>
      </w:ins>
      <w:ins w:id="3702" w:author="Rev 7 Allen Wirfs-Brock" w:date="2012-05-01T12:30:00Z">
        <w:r w:rsidR="00597584">
          <w:t>I</w:t>
        </w:r>
      </w:ins>
      <w:ins w:id="3703" w:author="Rev 7 Allen Wirfs-Brock" w:date="2012-05-01T12:24:00Z">
        <w:r>
          <w:t xml:space="preserve">n addition </w:t>
        </w:r>
      </w:ins>
      <w:ins w:id="3704" w:author="Rev 7 Allen Wirfs-Brock" w:date="2012-05-01T12:25:00Z">
        <w:r>
          <w:t>to</w:t>
        </w:r>
      </w:ins>
      <w:ins w:id="3705" w:author="Rev 7 Allen Wirfs-Brock" w:date="2012-05-01T12:21:00Z">
        <w:r w:rsidRPr="00675B74">
          <w:t xml:space="preserve"> </w:t>
        </w:r>
      </w:ins>
      <w:ins w:id="3706" w:author="Rev 7 Allen Wirfs-Brock" w:date="2012-05-01T12:30:00Z">
        <w:r w:rsidR="00597584">
          <w:t xml:space="preserve">its </w:t>
        </w:r>
      </w:ins>
      <w:ins w:id="3707" w:author="Rev 7 Allen Wirfs-Brock" w:date="2012-05-01T12:26:00Z">
        <w:r w:rsidR="00597584">
          <w:t>identifier bindings</w:t>
        </w:r>
      </w:ins>
      <w:ins w:id="3708" w:author="Rev 7 Allen Wirfs-Brock" w:date="2012-05-01T12:30:00Z">
        <w:r w:rsidR="00597584">
          <w:t xml:space="preserve">, a method </w:t>
        </w:r>
      </w:ins>
      <w:ins w:id="3709" w:author="Rev 7 Allen Wirfs-Brock" w:date="2012-05-01T12:31:00Z">
        <w:r w:rsidR="00597584">
          <w:t>environment</w:t>
        </w:r>
      </w:ins>
      <w:ins w:id="3710" w:author="Rev 7 Allen Wirfs-Brock" w:date="2012-05-01T12:30:00Z">
        <w:r w:rsidR="00597584">
          <w:t xml:space="preserve"> </w:t>
        </w:r>
      </w:ins>
      <w:ins w:id="3711" w:author="Rev 7 Allen Wirfs-Brock" w:date="2012-05-01T12:31:00Z">
        <w:r w:rsidR="00597584">
          <w:t xml:space="preserve">record contains the </w:t>
        </w:r>
        <w:r w:rsidR="00597584" w:rsidRPr="00D634EC">
          <w:rPr>
            <w:rFonts w:ascii="Courier New" w:hAnsi="Courier New" w:cs="Courier New"/>
            <w:b/>
          </w:rPr>
          <w:t>this</w:t>
        </w:r>
        <w:r w:rsidR="00597584">
          <w:t xml:space="preserve"> value used within its scope. </w:t>
        </w:r>
      </w:ins>
      <w:ins w:id="3712" w:author="Rev 7 Allen Wirfs-Brock" w:date="2012-05-01T12:32:00Z">
        <w:r w:rsidR="00597584">
          <w:t xml:space="preserve">If such a function references </w:t>
        </w:r>
        <w:r w:rsidR="00597584" w:rsidRPr="00597584">
          <w:rPr>
            <w:rFonts w:ascii="Courier New" w:hAnsi="Courier New" w:cs="Courier New"/>
            <w:b/>
          </w:rPr>
          <w:t>super</w:t>
        </w:r>
        <w:r w:rsidR="00597584">
          <w:t xml:space="preserve">, its method environment record </w:t>
        </w:r>
      </w:ins>
      <w:ins w:id="3713" w:author="Rev 7 Allen Wirfs-Brock" w:date="2012-05-01T12:31:00Z">
        <w:r w:rsidR="00597584">
          <w:t xml:space="preserve"> also </w:t>
        </w:r>
      </w:ins>
      <w:ins w:id="3714" w:author="Rev 7 Allen Wirfs-Brock" w:date="2012-05-01T12:33:00Z">
        <w:r w:rsidR="00597584">
          <w:t>contains</w:t>
        </w:r>
      </w:ins>
      <w:ins w:id="3715" w:author="Rev 7 Allen Wirfs-Brock" w:date="2012-05-01T12:31:00Z">
        <w:r w:rsidR="00597584">
          <w:t xml:space="preserve"> </w:t>
        </w:r>
      </w:ins>
      <w:ins w:id="3716" w:author="Rev 7 Allen Wirfs-Brock" w:date="2012-05-01T12:37:00Z">
        <w:r w:rsidR="00D634EC">
          <w:t>the state</w:t>
        </w:r>
      </w:ins>
      <w:ins w:id="3717" w:author="Rev 7 Allen Wirfs-Brock" w:date="2012-05-01T12:33:00Z">
        <w:r w:rsidR="00597584">
          <w:t xml:space="preserve"> that </w:t>
        </w:r>
      </w:ins>
      <w:ins w:id="3718" w:author="Rev 7 Allen Wirfs-Brock" w:date="2012-05-01T12:37:00Z">
        <w:r w:rsidR="00D634EC">
          <w:t>is</w:t>
        </w:r>
      </w:ins>
      <w:ins w:id="3719" w:author="Rev 7 Allen Wirfs-Brock" w:date="2012-05-01T12:33:00Z">
        <w:r w:rsidR="00597584">
          <w:t xml:space="preserve"> used to perform </w:t>
        </w:r>
        <w:r w:rsidR="00597584" w:rsidRPr="00D634EC">
          <w:rPr>
            <w:rFonts w:ascii="Courier New" w:hAnsi="Courier New" w:cs="Courier New"/>
            <w:b/>
          </w:rPr>
          <w:t>super</w:t>
        </w:r>
        <w:r w:rsidR="00597584">
          <w:t xml:space="preserve"> method invocations from within the function. </w:t>
        </w:r>
      </w:ins>
      <w:ins w:id="3720" w:author="Rev 7 Allen Wirfs-Brock" w:date="2012-05-01T12:31:00Z">
        <w:r w:rsidR="00597584">
          <w:t xml:space="preserve"> </w:t>
        </w:r>
      </w:ins>
      <w:ins w:id="3721" w:author="Rev 7 Allen Wirfs-Brock" w:date="2012-05-01T12:21:00Z">
        <w:r w:rsidRPr="00675B74">
          <w:t xml:space="preserve"> </w:t>
        </w:r>
      </w:ins>
    </w:p>
    <w:p w14:paraId="119E957E" w14:textId="77777777" w:rsidR="00D634EC" w:rsidRPr="00E77497" w:rsidRDefault="00D634EC" w:rsidP="00D634EC">
      <w:pPr>
        <w:rPr>
          <w:ins w:id="3722" w:author="Rev 7 Allen Wirfs-Brock" w:date="2012-05-01T12:36:00Z"/>
        </w:rPr>
      </w:pPr>
      <w:ins w:id="3723" w:author="Rev 7 Allen Wirfs-Brock" w:date="2012-05-01T12:38:00Z">
        <w:r>
          <w:t>Method</w:t>
        </w:r>
      </w:ins>
      <w:ins w:id="3724" w:author="Rev 7 Allen Wirfs-Brock" w:date="2012-05-01T12:36:00Z">
        <w:r w:rsidRPr="00E77497">
          <w:t xml:space="preserve"> environment records </w:t>
        </w:r>
      </w:ins>
      <w:ins w:id="3725" w:author="Rev 7 Allen Wirfs-Brock" w:date="2012-05-01T12:39:00Z">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ins>
      <w:ins w:id="3726" w:author="Rev 7 Allen Wirfs-Brock" w:date="2012-05-01T12:36:00Z">
        <w:r w:rsidRPr="00E77497">
          <w:t xml:space="preserve">. </w:t>
        </w:r>
      </w:ins>
      <w:ins w:id="3727" w:author="Rev 7 Allen Wirfs-Brock" w:date="2012-05-01T12:42:00Z">
        <w:r>
          <w:t xml:space="preserve">If the associated function references </w:t>
        </w:r>
        <w:r w:rsidRPr="00F77938">
          <w:rPr>
            <w:rFonts w:ascii="Courier New" w:hAnsi="Courier New" w:cs="Courier New"/>
            <w:b/>
          </w:rPr>
          <w:t>super</w:t>
        </w:r>
        <w:r>
          <w:t>, the environment</w:t>
        </w:r>
      </w:ins>
      <w:ins w:id="3728" w:author="Rev 7 Allen Wirfs-Brock" w:date="2012-05-01T12:47:00Z">
        <w:r w:rsidR="00F77938">
          <w:t xml:space="preserve"> record</w:t>
        </w:r>
      </w:ins>
      <w:ins w:id="3729" w:author="Rev 7 Allen Wirfs-Brock" w:date="2012-05-01T12:42:00Z">
        <w:r>
          <w:t xml:space="preserve"> stores</w:t>
        </w:r>
      </w:ins>
      <w:ins w:id="3730" w:author="Rev 7 Allen Wirfs-Brock" w:date="2012-05-01T12:43:00Z">
        <w:r>
          <w:t xml:space="preserve"> in </w:t>
        </w:r>
        <w:r w:rsidRPr="00F77938">
          <w:rPr>
            <w:rFonts w:ascii="Times New Roman" w:hAnsi="Times New Roman"/>
            <w:i/>
          </w:rPr>
          <w:t>HomeObject</w:t>
        </w:r>
      </w:ins>
      <w:ins w:id="3731" w:author="Rev 7 Allen Wirfs-Brock" w:date="2012-05-01T12:42:00Z">
        <w:r>
          <w:t xml:space="preserve"> the object that the function is bound to as a method</w:t>
        </w:r>
      </w:ins>
      <w:ins w:id="3732" w:author="Rev 7 Allen Wirfs-Brock" w:date="2012-05-01T12:47:00Z">
        <w:r w:rsidR="00F77938">
          <w:t xml:space="preserve"> and in </w:t>
        </w:r>
        <w:r w:rsidR="00F77938" w:rsidRPr="00F77938">
          <w:rPr>
            <w:rFonts w:ascii="Times New Roman" w:hAnsi="Times New Roman"/>
            <w:i/>
          </w:rPr>
          <w:t>MethodName</w:t>
        </w:r>
        <w:r w:rsidR="00F77938">
          <w:t xml:space="preserve"> the property key used </w:t>
        </w:r>
      </w:ins>
      <w:ins w:id="3733" w:author="Rev 7 Allen Wirfs-Brock" w:date="2012-05-01T12:48:00Z">
        <w:r w:rsidR="00F77938">
          <w:t>for unqualified</w:t>
        </w:r>
      </w:ins>
      <w:ins w:id="3734" w:author="Rev 7 Allen Wirfs-Brock" w:date="2012-05-01T12:47:00Z">
        <w:r w:rsidR="00F77938">
          <w:t xml:space="preserve"> </w:t>
        </w:r>
      </w:ins>
      <w:ins w:id="3735" w:author="Rev 7 Allen Wirfs-Brock" w:date="2012-05-01T12:48:00Z">
        <w:r w:rsidR="00F77938">
          <w:t>super invocations from within the function</w:t>
        </w:r>
      </w:ins>
      <w:ins w:id="3736" w:author="Rev 7 Allen Wirfs-Brock" w:date="2012-05-01T12:47:00Z">
        <w:r w:rsidR="00F77938">
          <w:t xml:space="preserve">. </w:t>
        </w:r>
      </w:ins>
      <w:ins w:id="3737" w:author="Rev 7 Allen Wirfs-Brock" w:date="2012-05-01T12:44:00Z">
        <w:r>
          <w:t xml:space="preserve"> </w:t>
        </w:r>
      </w:ins>
      <w:ins w:id="3738" w:author="Rev 7 Allen Wirfs-Brock" w:date="2012-05-01T12:46:00Z">
        <w:r w:rsidR="00F77938">
          <w:t>T</w:t>
        </w:r>
      </w:ins>
      <w:ins w:id="3739" w:author="Rev 7 Allen Wirfs-Brock" w:date="2012-05-01T12:45:00Z">
        <w:r w:rsidR="00F77938" w:rsidRPr="00E77497">
          <w:t xml:space="preserve">he </w:t>
        </w:r>
      </w:ins>
      <w:ins w:id="3740" w:author="Rev 7 Allen Wirfs-Brock" w:date="2012-05-01T12:46:00Z">
        <w:r w:rsidR="00F77938">
          <w:t xml:space="preserve">default </w:t>
        </w:r>
      </w:ins>
      <w:ins w:id="3741" w:author="Rev 7 Allen Wirfs-Brock" w:date="2012-05-01T12:45:00Z">
        <w:r w:rsidR="00F77938" w:rsidRPr="00E77497">
          <w:t xml:space="preserve">value </w:t>
        </w:r>
      </w:ins>
      <w:ins w:id="3742" w:author="Rev 7 Allen Wirfs-Brock" w:date="2012-05-01T12:49:00Z">
        <w:r w:rsidR="00F77938">
          <w:t>for</w:t>
        </w:r>
      </w:ins>
      <w:ins w:id="3743" w:author="Rev 7 Allen Wirfs-Brock" w:date="2012-05-01T12:45:00Z">
        <w:r w:rsidR="00F77938" w:rsidRPr="00E77497">
          <w:t xml:space="preserve"> </w:t>
        </w:r>
        <w:r w:rsidR="00F77938" w:rsidRPr="00250FC6">
          <w:rPr>
            <w:rFonts w:ascii="Times New Roman" w:hAnsi="Times New Roman"/>
            <w:i/>
          </w:rPr>
          <w:t>HomeObject</w:t>
        </w:r>
        <w:r w:rsidR="00F77938">
          <w:t xml:space="preserve"> </w:t>
        </w:r>
      </w:ins>
      <w:ins w:id="3744" w:author="Rev 7 Allen Wirfs-Brock" w:date="2012-05-01T12:49:00Z">
        <w:r w:rsidR="00F77938">
          <w:t>and</w:t>
        </w:r>
        <w:r w:rsidR="00F77938" w:rsidRPr="00F77938">
          <w:rPr>
            <w:rFonts w:ascii="Times New Roman" w:hAnsi="Times New Roman"/>
            <w:i/>
          </w:rPr>
          <w:t xml:space="preserve"> </w:t>
        </w:r>
        <w:r w:rsidR="00F77938" w:rsidRPr="00250FC6">
          <w:rPr>
            <w:rFonts w:ascii="Times New Roman" w:hAnsi="Times New Roman"/>
            <w:i/>
          </w:rPr>
          <w:t>MethodName</w:t>
        </w:r>
        <w:r w:rsidR="00F77938">
          <w:t xml:space="preserve"> is</w:t>
        </w:r>
      </w:ins>
      <w:ins w:id="3745" w:author="Rev 7 Allen Wirfs-Brock" w:date="2012-05-01T12:45:00Z">
        <w:r w:rsidR="00F77938" w:rsidRPr="00E77497">
          <w:t xml:space="preserve"> </w:t>
        </w:r>
        <w:r w:rsidR="00F77938" w:rsidRPr="00F77938">
          <w:rPr>
            <w:rFonts w:ascii="Times New Roman" w:hAnsi="Times New Roman"/>
            <w:b/>
          </w:rPr>
          <w:t>undefined</w:t>
        </w:r>
        <w:r w:rsidR="00F77938" w:rsidRPr="00E77497">
          <w:t>.</w:t>
        </w:r>
      </w:ins>
    </w:p>
    <w:p w14:paraId="0BD9C5FD" w14:textId="77777777" w:rsidR="007638E0" w:rsidRPr="00E77497" w:rsidRDefault="00CC3839" w:rsidP="007638E0">
      <w:pPr>
        <w:spacing w:after="120"/>
        <w:rPr>
          <w:ins w:id="3746" w:author="Rev 7 Allen Wirfs-Brock" w:date="2012-05-01T12:21:00Z"/>
        </w:rPr>
      </w:pPr>
      <w:ins w:id="3747" w:author="Rev 7 Allen Wirfs-Brock" w:date="2012-05-01T13:38:00Z">
        <w:r>
          <w:t>Methods</w:t>
        </w:r>
      </w:ins>
      <w:ins w:id="3748" w:author="Rev 7 Allen Wirfs-Brock" w:date="2012-05-01T12:21:00Z">
        <w:r w:rsidR="007638E0" w:rsidRPr="00E77497">
          <w:t xml:space="preserve"> environment records support </w:t>
        </w:r>
      </w:ins>
      <w:ins w:id="3749" w:author="Rev 7 Allen Wirfs-Brock" w:date="2012-05-01T13:39:00Z">
        <w:r>
          <w:t>all of Declarative Environment Record methods listed in Table 1</w:t>
        </w:r>
      </w:ins>
      <w:ins w:id="3750" w:author="Rev 7 Allen Wirfs-Brock" w:date="2012-05-01T13:41:00Z">
        <w:r>
          <w:t>9</w:t>
        </w:r>
      </w:ins>
      <w:ins w:id="3751" w:author="Rev 7 Allen Wirfs-Brock" w:date="2012-05-01T13:39:00Z">
        <w:r>
          <w:t xml:space="preserve"> </w:t>
        </w:r>
      </w:ins>
      <w:ins w:id="3752" w:author="Rev 7 Allen Wirfs-Brock" w:date="2012-05-01T13:41:00Z">
        <w:r>
          <w:t>and share</w:t>
        </w:r>
      </w:ins>
      <w:ins w:id="3753" w:author="Rev 7 Allen Wirfs-Brock" w:date="2012-05-01T13:39:00Z">
        <w:r>
          <w:t xml:space="preserve"> the same specifications</w:t>
        </w:r>
      </w:ins>
      <w:ins w:id="3754" w:author="Rev 7 Allen Wirfs-Brock" w:date="2012-05-01T13:41:00Z">
        <w:r>
          <w:t xml:space="preserve"> for those metjhods</w:t>
        </w:r>
      </w:ins>
      <w:ins w:id="3755" w:author="Rev 7 Allen Wirfs-Brock" w:date="2012-05-01T13:39:00Z">
        <w:r>
          <w:t xml:space="preserve">. </w:t>
        </w:r>
      </w:ins>
      <w:ins w:id="3756" w:author="Rev 7 Allen Wirfs-Brock" w:date="2012-05-01T13:43:00Z">
        <w:r>
          <w:t>In addition, d</w:t>
        </w:r>
        <w:r w:rsidRPr="00E77497">
          <w:t xml:space="preserve">eclarative environment records support the methods listed in Table </w:t>
        </w:r>
        <w:r>
          <w:t>20</w:t>
        </w:r>
        <w:r w:rsidR="00825110">
          <w:t>:</w:t>
        </w:r>
      </w:ins>
    </w:p>
    <w:p w14:paraId="3C8D2BC4" w14:textId="77777777" w:rsidR="007638E0" w:rsidRPr="00E77497" w:rsidRDefault="007638E0" w:rsidP="007638E0">
      <w:pPr>
        <w:pStyle w:val="Tabletitle"/>
        <w:widowControl w:val="0"/>
        <w:rPr>
          <w:ins w:id="3757" w:author="Rev 7 Allen Wirfs-Brock" w:date="2012-05-01T12:21:00Z"/>
        </w:rPr>
      </w:pPr>
      <w:ins w:id="3758" w:author="Rev 7 Allen Wirfs-Brock" w:date="2012-05-01T12:21:00Z">
        <w:r w:rsidRPr="00E77497">
          <w:rPr>
            <w:rFonts w:eastAsia="Arial Unicode MS"/>
          </w:rPr>
          <w:t>Table </w:t>
        </w:r>
      </w:ins>
      <w:ins w:id="3759" w:author="Rev 7 Allen Wirfs-Brock" w:date="2012-05-01T13:43:00Z">
        <w:r w:rsidR="00CC3839">
          <w:rPr>
            <w:rFonts w:eastAsia="Arial Unicode MS"/>
          </w:rPr>
          <w:t>20</w:t>
        </w:r>
      </w:ins>
      <w:ins w:id="3760" w:author="Rev 7 Allen Wirfs-Brock" w:date="2012-05-01T12:21:00Z">
        <w:r w:rsidRPr="00E77497">
          <w:rPr>
            <w:rFonts w:eastAsia="Arial Unicode MS"/>
          </w:rPr>
          <w:t xml:space="preserve"> — Additional Methods of </w:t>
        </w:r>
      </w:ins>
      <w:ins w:id="3761" w:author="Rev 7 Allen Wirfs-Brock" w:date="2012-05-01T13:43:00Z">
        <w:r w:rsidR="00CC3839">
          <w:rPr>
            <w:rFonts w:eastAsia="Arial Unicode MS"/>
          </w:rPr>
          <w:t>Method</w:t>
        </w:r>
      </w:ins>
      <w:ins w:id="3762" w:author="Rev 7 Allen Wirfs-Brock" w:date="2012-05-01T12:21:00Z">
        <w:r w:rsidRPr="00E77497">
          <w:rPr>
            <w:rFonts w:eastAsia="Arial Unicode MS"/>
          </w:rPr>
          <w:t xml:space="preserve"> Environment Records</w:t>
        </w:r>
      </w:ins>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33"/>
        <w:gridCol w:w="5930"/>
      </w:tblGrid>
      <w:tr w:rsidR="007638E0" w:rsidRPr="00250FC6" w14:paraId="3D568470" w14:textId="77777777" w:rsidTr="00141C64">
        <w:trPr>
          <w:trHeight w:val="320"/>
          <w:jc w:val="center"/>
          <w:ins w:id="3763" w:author="Rev 7 Allen Wirfs-Brock" w:date="2012-05-01T12:21:00Z"/>
        </w:trPr>
        <w:tc>
          <w:tcPr>
            <w:tcW w:w="3033" w:type="dxa"/>
            <w:tcBorders>
              <w:top w:val="single" w:sz="12" w:space="0" w:color="000000"/>
              <w:left w:val="single" w:sz="6" w:space="0" w:color="000000"/>
              <w:bottom w:val="single" w:sz="6" w:space="0" w:color="000000"/>
              <w:right w:val="nil"/>
            </w:tcBorders>
            <w:shd w:val="solid" w:color="C0C0C0" w:fill="FFFFFF"/>
            <w:hideMark/>
          </w:tcPr>
          <w:p w14:paraId="0ED4C22B" w14:textId="77777777" w:rsidR="007638E0" w:rsidRPr="00E77497" w:rsidRDefault="007638E0" w:rsidP="00141C64">
            <w:pPr>
              <w:keepNext/>
              <w:shd w:val="solid" w:color="C0C0C0" w:fill="FFFFFF"/>
              <w:spacing w:after="0"/>
              <w:rPr>
                <w:ins w:id="3764" w:author="Rev 7 Allen Wirfs-Brock" w:date="2012-05-01T12:21:00Z"/>
                <w:b/>
                <w:i/>
                <w:shd w:val="solid" w:color="C0C0C0" w:fill="FFFFFF"/>
              </w:rPr>
            </w:pPr>
            <w:ins w:id="3765" w:author="Rev 7 Allen Wirfs-Brock" w:date="2012-05-01T12:21:00Z">
              <w:r w:rsidRPr="00E77497">
                <w:rPr>
                  <w:b/>
                  <w:i/>
                  <w:shd w:val="solid" w:color="C0C0C0" w:fill="FFFFFF"/>
                </w:rPr>
                <w:t>Method</w:t>
              </w:r>
            </w:ins>
          </w:p>
        </w:tc>
        <w:tc>
          <w:tcPr>
            <w:tcW w:w="5930" w:type="dxa"/>
            <w:tcBorders>
              <w:top w:val="single" w:sz="12" w:space="0" w:color="000000"/>
              <w:left w:val="nil"/>
              <w:bottom w:val="single" w:sz="6" w:space="0" w:color="000000"/>
              <w:right w:val="single" w:sz="6" w:space="0" w:color="000000"/>
            </w:tcBorders>
            <w:shd w:val="solid" w:color="C0C0C0" w:fill="FFFFFF"/>
            <w:hideMark/>
          </w:tcPr>
          <w:p w14:paraId="1329956F" w14:textId="77777777" w:rsidR="007638E0" w:rsidRPr="00E77497" w:rsidRDefault="007638E0" w:rsidP="00141C64">
            <w:pPr>
              <w:keepNext/>
              <w:shd w:val="solid" w:color="C0C0C0" w:fill="FFFFFF"/>
              <w:spacing w:after="0"/>
              <w:rPr>
                <w:ins w:id="3766" w:author="Rev 7 Allen Wirfs-Brock" w:date="2012-05-01T12:21:00Z"/>
                <w:b/>
                <w:i/>
                <w:shd w:val="solid" w:color="C0C0C0" w:fill="FFFFFF"/>
              </w:rPr>
            </w:pPr>
            <w:ins w:id="3767" w:author="Rev 7 Allen Wirfs-Brock" w:date="2012-05-01T12:21:00Z">
              <w:r w:rsidRPr="00E77497">
                <w:rPr>
                  <w:b/>
                  <w:i/>
                  <w:shd w:val="solid" w:color="C0C0C0" w:fill="FFFFFF"/>
                </w:rPr>
                <w:t>Purpose</w:t>
              </w:r>
            </w:ins>
          </w:p>
        </w:tc>
      </w:tr>
      <w:tr w:rsidR="007638E0" w:rsidRPr="00250FC6" w14:paraId="74E5BA81" w14:textId="77777777" w:rsidTr="00141C64">
        <w:trPr>
          <w:jc w:val="center"/>
          <w:ins w:id="3768"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3B23909C" w14:textId="77777777" w:rsidR="007638E0" w:rsidRPr="00E65A34" w:rsidRDefault="00825110" w:rsidP="00825110">
            <w:pPr>
              <w:keepNext/>
              <w:spacing w:after="60"/>
              <w:rPr>
                <w:ins w:id="3769" w:author="Rev 7 Allen Wirfs-Brock" w:date="2012-05-01T12:21:00Z"/>
              </w:rPr>
            </w:pPr>
            <w:ins w:id="3770" w:author="Rev 7 Allen Wirfs-Brock" w:date="2012-05-01T13:58:00Z">
              <w:r>
                <w:t>GetThis</w:t>
              </w:r>
            </w:ins>
            <w:ins w:id="3771" w:author="Rev 7 Allen Wirfs-Brock" w:date="2012-05-01T13:59:00Z">
              <w:r>
                <w:t>Binding</w:t>
              </w:r>
            </w:ins>
            <w:ins w:id="3772" w:author="Rev 7 Allen Wirfs-Brock" w:date="2012-05-01T12:21:00Z">
              <w:r w:rsidR="007638E0" w:rsidRPr="004D1BD1">
                <w:t>()</w:t>
              </w:r>
            </w:ins>
          </w:p>
        </w:tc>
        <w:tc>
          <w:tcPr>
            <w:tcW w:w="5930" w:type="dxa"/>
            <w:tcBorders>
              <w:top w:val="single" w:sz="6" w:space="0" w:color="auto"/>
              <w:left w:val="single" w:sz="6" w:space="0" w:color="auto"/>
              <w:bottom w:val="single" w:sz="6" w:space="0" w:color="auto"/>
              <w:right w:val="single" w:sz="6" w:space="0" w:color="auto"/>
            </w:tcBorders>
            <w:hideMark/>
          </w:tcPr>
          <w:p w14:paraId="5E6F74EE" w14:textId="77777777" w:rsidR="007638E0" w:rsidRPr="00675B74" w:rsidRDefault="00825110" w:rsidP="00825110">
            <w:pPr>
              <w:keepNext/>
              <w:spacing w:after="60"/>
              <w:rPr>
                <w:ins w:id="3773" w:author="Rev 7 Allen Wirfs-Brock" w:date="2012-05-01T12:21:00Z"/>
              </w:rPr>
            </w:pPr>
            <w:ins w:id="3774" w:author="Rev 7 Allen Wirfs-Brock" w:date="2012-05-01T13:59:00Z">
              <w:r>
                <w:t>Return the value of</w:t>
              </w:r>
            </w:ins>
            <w:ins w:id="3775" w:author="Rev 7 Allen Wirfs-Brock" w:date="2012-05-01T14:00:00Z">
              <w:r>
                <w:t xml:space="preserve"> this environment record</w:t>
              </w:r>
            </w:ins>
            <w:ins w:id="3776" w:author="Rev 7 Allen Wirfs-Brock" w:date="2012-05-01T14:03:00Z">
              <w:r>
                <w:t>’</w:t>
              </w:r>
            </w:ins>
            <w:ins w:id="3777" w:author="Rev 7 Allen Wirfs-Brock" w:date="2012-05-01T14:00:00Z">
              <w:r>
                <w:t>s</w:t>
              </w:r>
            </w:ins>
            <w:ins w:id="3778" w:author="Rev 7 Allen Wirfs-Brock" w:date="2012-05-01T13:59:00Z">
              <w:r>
                <w:t xml:space="preserve"> </w:t>
              </w:r>
              <w:r w:rsidRPr="00825110">
                <w:rPr>
                  <w:rFonts w:ascii="Courier New" w:hAnsi="Courier New" w:cs="Courier New"/>
                  <w:b/>
                </w:rPr>
                <w:t>this</w:t>
              </w:r>
              <w:r>
                <w:t xml:space="preserve"> </w:t>
              </w:r>
            </w:ins>
            <w:ins w:id="3779" w:author="Rev 7 Allen Wirfs-Brock" w:date="2012-05-01T14:00:00Z">
              <w:r>
                <w:t>binding.</w:t>
              </w:r>
            </w:ins>
          </w:p>
        </w:tc>
      </w:tr>
      <w:tr w:rsidR="00825110" w:rsidRPr="00250FC6" w14:paraId="7F0FAE3E" w14:textId="77777777" w:rsidTr="00141C64">
        <w:trPr>
          <w:jc w:val="center"/>
          <w:ins w:id="3780" w:author="Rev 7 Allen Wirfs-Brock" w:date="2012-05-01T13:58:00Z"/>
        </w:trPr>
        <w:tc>
          <w:tcPr>
            <w:tcW w:w="3033" w:type="dxa"/>
            <w:tcBorders>
              <w:top w:val="single" w:sz="6" w:space="0" w:color="auto"/>
              <w:left w:val="single" w:sz="6" w:space="0" w:color="auto"/>
              <w:bottom w:val="single" w:sz="6" w:space="0" w:color="auto"/>
              <w:right w:val="single" w:sz="6" w:space="0" w:color="auto"/>
            </w:tcBorders>
          </w:tcPr>
          <w:p w14:paraId="2C30E438" w14:textId="77777777" w:rsidR="00825110" w:rsidRPr="004D1BD1" w:rsidRDefault="00825110" w:rsidP="00825110">
            <w:pPr>
              <w:spacing w:after="60"/>
              <w:rPr>
                <w:ins w:id="3781" w:author="Rev 7 Allen Wirfs-Brock" w:date="2012-05-01T13:58:00Z"/>
              </w:rPr>
            </w:pPr>
            <w:ins w:id="3782" w:author="Rev 7 Allen Wirfs-Brock" w:date="2012-05-01T13:58:00Z">
              <w:r>
                <w:t>Get</w:t>
              </w:r>
            </w:ins>
            <w:ins w:id="3783" w:author="Rev 7 Allen Wirfs-Brock" w:date="2012-05-01T14:00:00Z">
              <w:r>
                <w:t>HomeObject</w:t>
              </w:r>
            </w:ins>
            <w:ins w:id="3784" w:author="Rev 7 Allen Wirfs-Brock" w:date="2012-05-01T13:58:00Z">
              <w:r>
                <w:t>()</w:t>
              </w:r>
            </w:ins>
          </w:p>
        </w:tc>
        <w:tc>
          <w:tcPr>
            <w:tcW w:w="5930" w:type="dxa"/>
            <w:tcBorders>
              <w:top w:val="single" w:sz="6" w:space="0" w:color="auto"/>
              <w:left w:val="single" w:sz="6" w:space="0" w:color="auto"/>
              <w:bottom w:val="single" w:sz="6" w:space="0" w:color="auto"/>
              <w:right w:val="single" w:sz="6" w:space="0" w:color="auto"/>
            </w:tcBorders>
          </w:tcPr>
          <w:p w14:paraId="6AB00DD6" w14:textId="77777777" w:rsidR="00825110" w:rsidRPr="009C202C" w:rsidRDefault="00825110" w:rsidP="00825110">
            <w:pPr>
              <w:spacing w:after="60"/>
              <w:rPr>
                <w:ins w:id="3785" w:author="Rev 7 Allen Wirfs-Brock" w:date="2012-05-01T13:58:00Z"/>
              </w:rPr>
            </w:pPr>
            <w:ins w:id="3786" w:author="Rev 7 Allen Wirfs-Brock" w:date="2012-05-01T14:01:00Z">
              <w:r>
                <w:t>Return the value of this environment record</w:t>
              </w:r>
            </w:ins>
            <w:ins w:id="3787" w:author="Rev 7 Allen Wirfs-Brock" w:date="2012-05-01T14:03:00Z">
              <w:r>
                <w:t>’</w:t>
              </w:r>
            </w:ins>
            <w:ins w:id="3788" w:author="Rev 7 Allen Wirfs-Brock" w:date="2012-05-01T14:01:00Z">
              <w:r>
                <w:t xml:space="preserve">s </w:t>
              </w:r>
              <w:r w:rsidRPr="00825110">
                <w:rPr>
                  <w:rFonts w:ascii="Times New Roman" w:hAnsi="Times New Roman"/>
                </w:rPr>
                <w:t>HomeObject</w:t>
              </w:r>
              <w:r>
                <w:rPr>
                  <w:rFonts w:ascii="Courier New" w:hAnsi="Courier New" w:cs="Courier New"/>
                  <w:b/>
                </w:rPr>
                <w:t xml:space="preserve"> </w:t>
              </w:r>
              <w:r w:rsidRPr="00825110">
                <w:rPr>
                  <w:rFonts w:cs="Arial"/>
                </w:rPr>
                <w:t>binding.</w:t>
              </w:r>
            </w:ins>
            <w:ins w:id="3789" w:author="Rev 7 Allen Wirfs-Brock" w:date="2012-05-01T14:02:00Z">
              <w:r>
                <w:rPr>
                  <w:rFonts w:cs="Arial"/>
                </w:rPr>
                <w:t xml:space="preserve"> If the value is Empty, return </w:t>
              </w:r>
              <w:r w:rsidRPr="00825110">
                <w:rPr>
                  <w:rFonts w:ascii="Times New Roman" w:hAnsi="Times New Roman"/>
                  <w:b/>
                </w:rPr>
                <w:t>undefined</w:t>
              </w:r>
              <w:r>
                <w:rPr>
                  <w:rFonts w:cs="Arial"/>
                </w:rPr>
                <w:t xml:space="preserve">. </w:t>
              </w:r>
            </w:ins>
          </w:p>
        </w:tc>
      </w:tr>
      <w:tr w:rsidR="00825110" w:rsidRPr="00250FC6" w14:paraId="56562489" w14:textId="77777777" w:rsidTr="00141C64">
        <w:trPr>
          <w:jc w:val="center"/>
          <w:ins w:id="3790"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179C891F" w14:textId="77777777" w:rsidR="00825110" w:rsidRPr="009C202C" w:rsidRDefault="00825110" w:rsidP="00141C64">
            <w:pPr>
              <w:spacing w:after="60"/>
              <w:rPr>
                <w:ins w:id="3791" w:author="Rev 7 Allen Wirfs-Brock" w:date="2012-05-01T12:21:00Z"/>
              </w:rPr>
            </w:pPr>
            <w:ins w:id="3792" w:author="Rev 7 Allen Wirfs-Brock" w:date="2012-05-01T13:58:00Z">
              <w:r>
                <w:t>GetMethodName()</w:t>
              </w:r>
            </w:ins>
          </w:p>
        </w:tc>
        <w:tc>
          <w:tcPr>
            <w:tcW w:w="5930" w:type="dxa"/>
            <w:tcBorders>
              <w:top w:val="single" w:sz="6" w:space="0" w:color="auto"/>
              <w:left w:val="single" w:sz="6" w:space="0" w:color="auto"/>
              <w:bottom w:val="single" w:sz="6" w:space="0" w:color="auto"/>
              <w:right w:val="single" w:sz="6" w:space="0" w:color="auto"/>
            </w:tcBorders>
            <w:hideMark/>
          </w:tcPr>
          <w:p w14:paraId="6B4522D5" w14:textId="77777777" w:rsidR="00825110" w:rsidRPr="00E77497" w:rsidRDefault="00825110" w:rsidP="00825110">
            <w:pPr>
              <w:spacing w:after="60"/>
              <w:rPr>
                <w:ins w:id="3793" w:author="Rev 7 Allen Wirfs-Brock" w:date="2012-05-01T12:21:00Z"/>
              </w:rPr>
            </w:pPr>
            <w:ins w:id="3794" w:author="Rev 7 Allen Wirfs-Brock" w:date="2012-05-01T14:03:00Z">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ins>
          </w:p>
        </w:tc>
      </w:tr>
    </w:tbl>
    <w:p w14:paraId="41C48FFC" w14:textId="77777777" w:rsidR="007638E0" w:rsidRPr="004D1BD1" w:rsidRDefault="007638E0" w:rsidP="007638E0">
      <w:pPr>
        <w:rPr>
          <w:ins w:id="3795" w:author="Rev 7 Allen Wirfs-Brock" w:date="2012-05-01T12:21:00Z"/>
        </w:rPr>
      </w:pPr>
    </w:p>
    <w:p w14:paraId="2CD485D3" w14:textId="77777777" w:rsidR="007638E0" w:rsidRPr="00E65A34" w:rsidRDefault="007638E0" w:rsidP="007638E0">
      <w:pPr>
        <w:rPr>
          <w:ins w:id="3796" w:author="Rev 7 Allen Wirfs-Brock" w:date="2012-05-01T12:21:00Z"/>
        </w:rPr>
      </w:pPr>
      <w:ins w:id="3797" w:author="Rev 7 Allen Wirfs-Brock" w:date="2012-05-01T12:21:00Z">
        <w:r w:rsidRPr="00E65A34">
          <w:t xml:space="preserve">The behaviour of the </w:t>
        </w:r>
      </w:ins>
      <w:ins w:id="3798" w:author="Rev 7 Allen Wirfs-Brock" w:date="2012-05-01T14:27:00Z">
        <w:r w:rsidR="0090471B">
          <w:t xml:space="preserve">additional </w:t>
        </w:r>
      </w:ins>
      <w:ins w:id="3799" w:author="Rev 7 Allen Wirfs-Brock" w:date="2012-05-01T12:21:00Z">
        <w:r w:rsidRPr="00E65A34">
          <w:t xml:space="preserve">concrete specification methods for </w:t>
        </w:r>
      </w:ins>
      <w:ins w:id="3800" w:author="Rev 7 Allen Wirfs-Brock" w:date="2012-05-01T13:52:00Z">
        <w:r w:rsidR="00BC1C9D">
          <w:t>Method</w:t>
        </w:r>
      </w:ins>
      <w:ins w:id="3801" w:author="Rev 7 Allen Wirfs-Brock" w:date="2012-05-01T12:21:00Z">
        <w:r w:rsidRPr="00E65A34">
          <w:t xml:space="preserve"> Environment Records is defined by the following algorithms</w:t>
        </w:r>
      </w:ins>
      <w:ins w:id="3802" w:author="Rev 7 Allen Wirfs-Brock" w:date="2012-05-01T14:25:00Z">
        <w:r w:rsidR="0090471B">
          <w:t>:</w:t>
        </w:r>
      </w:ins>
    </w:p>
    <w:p w14:paraId="701EA9DE" w14:textId="77777777" w:rsidR="00BC1C9D" w:rsidRPr="00E77497" w:rsidRDefault="00BC1C9D" w:rsidP="00BC1C9D">
      <w:pPr>
        <w:pStyle w:val="51"/>
        <w:numPr>
          <w:ilvl w:val="0"/>
          <w:numId w:val="0"/>
        </w:numPr>
        <w:rPr>
          <w:ins w:id="3803" w:author="Rev 7 Allen Wirfs-Brock" w:date="2012-05-01T13:52:00Z"/>
        </w:rPr>
      </w:pPr>
      <w:ins w:id="3804" w:author="Rev 7 Allen Wirfs-Brock" w:date="2012-05-01T13:52:00Z">
        <w:r w:rsidRPr="00E77497">
          <w:t>10.2.1.</w:t>
        </w:r>
      </w:ins>
      <w:ins w:id="3805" w:author="Rev 7 Allen Wirfs-Brock" w:date="2012-05-01T14:17:00Z">
        <w:r w:rsidR="00BE6B07">
          <w:t>3</w:t>
        </w:r>
      </w:ins>
      <w:ins w:id="3806" w:author="Rev 7 Allen Wirfs-Brock" w:date="2012-05-01T13:52:00Z">
        <w:r w:rsidRPr="00E77497">
          <w:t>.</w:t>
        </w:r>
      </w:ins>
      <w:ins w:id="3807" w:author="Rev 7 Allen Wirfs-Brock" w:date="2012-05-01T14:17:00Z">
        <w:r w:rsidR="00BE6B07">
          <w:t>1</w:t>
        </w:r>
      </w:ins>
      <w:ins w:id="3808" w:author="Rev 7 Allen Wirfs-Brock" w:date="2012-05-01T13:52:00Z">
        <w:r w:rsidRPr="00E77497">
          <w:tab/>
        </w:r>
        <w:r>
          <w:t>HasThisBinding</w:t>
        </w:r>
        <w:r w:rsidRPr="00E77497">
          <w:t xml:space="preserve"> ()</w:t>
        </w:r>
      </w:ins>
    </w:p>
    <w:p w14:paraId="6367AF05" w14:textId="77777777" w:rsidR="00BC1C9D" w:rsidRPr="00E77497" w:rsidRDefault="00BC1C9D" w:rsidP="00BC1C9D">
      <w:pPr>
        <w:rPr>
          <w:ins w:id="3809" w:author="Rev 7 Allen Wirfs-Brock" w:date="2012-05-01T13:52:00Z"/>
        </w:rPr>
      </w:pPr>
      <w:ins w:id="3810" w:author="Rev 7 Allen Wirfs-Brock" w:date="2012-05-01T13:52:00Z">
        <w:r>
          <w:t xml:space="preserve">Regular </w:t>
        </w:r>
      </w:ins>
      <w:ins w:id="3811" w:author="Rev 7 Allen Wirfs-Brock" w:date="2012-05-01T13:53:00Z">
        <w:r>
          <w:t>Method</w:t>
        </w:r>
      </w:ins>
      <w:ins w:id="3812" w:author="Rev 7 Allen Wirfs-Brock" w:date="2012-05-01T13:52:00Z">
        <w:r w:rsidRPr="00E77497">
          <w:t xml:space="preserve"> Environment Records </w:t>
        </w:r>
      </w:ins>
      <w:ins w:id="3813" w:author="Rev 7 Allen Wirfs-Brock" w:date="2012-05-01T13:53:00Z">
        <w:r>
          <w:t>always</w:t>
        </w:r>
      </w:ins>
      <w:ins w:id="3814" w:author="Rev 7 Allen Wirfs-Brock" w:date="2012-05-01T13:52:00Z">
        <w:r>
          <w:t xml:space="preserve"> provide a </w:t>
        </w:r>
        <w:r w:rsidRPr="00CC3839">
          <w:rPr>
            <w:rFonts w:ascii="Courier New" w:hAnsi="Courier New" w:cs="Courier New"/>
            <w:b/>
          </w:rPr>
          <w:t>this</w:t>
        </w:r>
        <w:r>
          <w:t xml:space="preserve"> binding</w:t>
        </w:r>
        <w:r w:rsidRPr="00E77497">
          <w:t>.</w:t>
        </w:r>
      </w:ins>
    </w:p>
    <w:p w14:paraId="1BB238F2" w14:textId="77777777" w:rsidR="00BC1C9D" w:rsidRPr="00E77497" w:rsidRDefault="0090471B" w:rsidP="00BC1C9D">
      <w:pPr>
        <w:pStyle w:val="Alg4"/>
        <w:numPr>
          <w:ilvl w:val="0"/>
          <w:numId w:val="780"/>
        </w:numPr>
        <w:spacing w:after="120"/>
        <w:rPr>
          <w:ins w:id="3815" w:author="Rev 7 Allen Wirfs-Brock" w:date="2012-05-01T13:52:00Z"/>
        </w:rPr>
      </w:pPr>
      <w:ins w:id="3816" w:author="Rev 7 Allen Wirfs-Brock" w:date="2012-05-01T14:20:00Z">
        <w:r w:rsidRPr="00E77497">
          <w:t xml:space="preserve">Return </w:t>
        </w:r>
        <w:r>
          <w:rPr>
            <w:b/>
          </w:rPr>
          <w:t>true</w:t>
        </w:r>
        <w:r w:rsidRPr="00E77497">
          <w:t>.</w:t>
        </w:r>
      </w:ins>
    </w:p>
    <w:p w14:paraId="1F3F657F" w14:textId="77777777" w:rsidR="00BC1C9D" w:rsidRPr="00E77497" w:rsidRDefault="00BC1C9D" w:rsidP="00BC1C9D">
      <w:pPr>
        <w:pStyle w:val="51"/>
        <w:numPr>
          <w:ilvl w:val="0"/>
          <w:numId w:val="0"/>
        </w:numPr>
        <w:rPr>
          <w:ins w:id="3817" w:author="Rev 7 Allen Wirfs-Brock" w:date="2012-05-01T13:52:00Z"/>
        </w:rPr>
      </w:pPr>
      <w:ins w:id="3818" w:author="Rev 7 Allen Wirfs-Brock" w:date="2012-05-01T13:52:00Z">
        <w:r w:rsidRPr="00E77497">
          <w:t>10.2.1.</w:t>
        </w:r>
      </w:ins>
      <w:ins w:id="3819" w:author="Rev 7 Allen Wirfs-Brock" w:date="2012-05-01T14:17:00Z">
        <w:r w:rsidR="00BE6B07">
          <w:t>3</w:t>
        </w:r>
      </w:ins>
      <w:ins w:id="3820" w:author="Rev 7 Allen Wirfs-Brock" w:date="2012-05-01T13:52:00Z">
        <w:r w:rsidRPr="00E77497">
          <w:t>.</w:t>
        </w:r>
      </w:ins>
      <w:ins w:id="3821" w:author="Rev 7 Allen Wirfs-Brock" w:date="2012-05-01T14:17:00Z">
        <w:r w:rsidR="00BE6B07">
          <w:t>2</w:t>
        </w:r>
      </w:ins>
      <w:ins w:id="3822" w:author="Rev 7 Allen Wirfs-Brock" w:date="2012-05-01T13:52:00Z">
        <w:r w:rsidRPr="00E77497">
          <w:tab/>
        </w:r>
        <w:r>
          <w:t>HasSuperBinding</w:t>
        </w:r>
        <w:r w:rsidRPr="00E77497">
          <w:t xml:space="preserve"> ()</w:t>
        </w:r>
      </w:ins>
    </w:p>
    <w:p w14:paraId="5E257AD9" w14:textId="77777777" w:rsidR="00BC1C9D" w:rsidRPr="00E77497" w:rsidRDefault="0090471B" w:rsidP="00BC1C9D">
      <w:pPr>
        <w:pStyle w:val="Alg4"/>
        <w:numPr>
          <w:ilvl w:val="0"/>
          <w:numId w:val="781"/>
        </w:numPr>
        <w:spacing w:after="120"/>
        <w:rPr>
          <w:ins w:id="3823" w:author="Rev 7 Allen Wirfs-Brock" w:date="2012-05-01T13:53:00Z"/>
        </w:rPr>
      </w:pPr>
      <w:ins w:id="3824" w:author="Rev 7 Allen Wirfs-Brock" w:date="2012-05-01T14:20:00Z">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ins>
    </w:p>
    <w:p w14:paraId="5EE6BC22" w14:textId="77777777" w:rsidR="00BE6B07" w:rsidRPr="00E77497" w:rsidRDefault="00BE6B07" w:rsidP="00BE6B07">
      <w:pPr>
        <w:pStyle w:val="51"/>
        <w:numPr>
          <w:ilvl w:val="0"/>
          <w:numId w:val="0"/>
        </w:numPr>
        <w:rPr>
          <w:ins w:id="3825" w:author="Rev 7 Allen Wirfs-Brock" w:date="2012-05-01T14:16:00Z"/>
        </w:rPr>
      </w:pPr>
      <w:ins w:id="3826" w:author="Rev 7 Allen Wirfs-Brock" w:date="2012-05-01T14:16:00Z">
        <w:r w:rsidRPr="00E77497">
          <w:t>10.2.1.</w:t>
        </w:r>
      </w:ins>
      <w:ins w:id="3827" w:author="Rev 7 Allen Wirfs-Brock" w:date="2012-05-01T14:17:00Z">
        <w:r>
          <w:t>3</w:t>
        </w:r>
      </w:ins>
      <w:ins w:id="3828" w:author="Rev 7 Allen Wirfs-Brock" w:date="2012-05-01T14:16:00Z">
        <w:r w:rsidRPr="00E77497">
          <w:t>.</w:t>
        </w:r>
      </w:ins>
      <w:ins w:id="3829" w:author="Rev 7 Allen Wirfs-Brock" w:date="2012-05-01T14:17:00Z">
        <w:r>
          <w:t>3</w:t>
        </w:r>
      </w:ins>
      <w:ins w:id="3830" w:author="Rev 7 Allen Wirfs-Brock" w:date="2012-05-01T14:16:00Z">
        <w:r w:rsidRPr="00E77497">
          <w:tab/>
        </w:r>
      </w:ins>
      <w:ins w:id="3831" w:author="Rev 7 Allen Wirfs-Brock" w:date="2012-05-01T14:18:00Z">
        <w:r w:rsidR="0090471B">
          <w:t>Get</w:t>
        </w:r>
      </w:ins>
      <w:ins w:id="3832" w:author="Rev 7 Allen Wirfs-Brock" w:date="2012-05-01T14:16:00Z">
        <w:r>
          <w:t>ThisBinding</w:t>
        </w:r>
        <w:r w:rsidRPr="00E77497">
          <w:t xml:space="preserve"> ()</w:t>
        </w:r>
      </w:ins>
    </w:p>
    <w:p w14:paraId="54CC545E" w14:textId="77777777" w:rsidR="00BE6B07" w:rsidRPr="00E77497" w:rsidRDefault="0090471B" w:rsidP="0090471B">
      <w:pPr>
        <w:pStyle w:val="Alg4"/>
        <w:numPr>
          <w:ilvl w:val="0"/>
          <w:numId w:val="783"/>
        </w:numPr>
        <w:spacing w:after="120"/>
        <w:rPr>
          <w:ins w:id="3833" w:author="Rev 7 Allen Wirfs-Brock" w:date="2012-05-01T14:16:00Z"/>
        </w:rPr>
      </w:pPr>
      <w:ins w:id="3834" w:author="Rev 7 Allen Wirfs-Brock" w:date="2012-05-01T14:18:00Z">
        <w:r>
          <w:t>Return the value of this</w:t>
        </w:r>
      </w:ins>
      <w:ins w:id="3835" w:author="Rev 7 Allen Wirfs-Brock" w:date="2012-05-01T14:16:00Z">
        <w:r w:rsidR="00BE6B07">
          <w:t xml:space="preserve"> environment record’s </w:t>
        </w:r>
      </w:ins>
      <w:ins w:id="3836" w:author="Rev 7 Allen Wirfs-Brock" w:date="2012-05-01T14:21:00Z">
        <w:r>
          <w:rPr>
            <w:i/>
          </w:rPr>
          <w:t>thisValue</w:t>
        </w:r>
      </w:ins>
      <w:ins w:id="3837" w:author="Rev 7 Allen Wirfs-Brock" w:date="2012-05-01T14:16:00Z">
        <w:r w:rsidR="00BE6B07" w:rsidRPr="00E77497">
          <w:t>.</w:t>
        </w:r>
      </w:ins>
    </w:p>
    <w:p w14:paraId="3DCD8931" w14:textId="77777777" w:rsidR="00BE6B07" w:rsidRPr="00E77497" w:rsidRDefault="00BE6B07" w:rsidP="00BE6B07">
      <w:pPr>
        <w:pStyle w:val="51"/>
        <w:numPr>
          <w:ilvl w:val="0"/>
          <w:numId w:val="0"/>
        </w:numPr>
        <w:rPr>
          <w:ins w:id="3838" w:author="Rev 7 Allen Wirfs-Brock" w:date="2012-05-01T14:16:00Z"/>
        </w:rPr>
      </w:pPr>
      <w:ins w:id="3839" w:author="Rev 7 Allen Wirfs-Brock" w:date="2012-05-01T14:16:00Z">
        <w:r w:rsidRPr="00E77497">
          <w:t>10.2.1.</w:t>
        </w:r>
      </w:ins>
      <w:ins w:id="3840" w:author="Rev 7 Allen Wirfs-Brock" w:date="2012-05-01T14:17:00Z">
        <w:r>
          <w:t>3</w:t>
        </w:r>
      </w:ins>
      <w:ins w:id="3841" w:author="Rev 7 Allen Wirfs-Brock" w:date="2012-05-01T14:16:00Z">
        <w:r w:rsidRPr="00E77497">
          <w:t>.</w:t>
        </w:r>
      </w:ins>
      <w:ins w:id="3842" w:author="Rev 7 Allen Wirfs-Brock" w:date="2012-05-01T14:17:00Z">
        <w:r>
          <w:t>4</w:t>
        </w:r>
      </w:ins>
      <w:ins w:id="3843" w:author="Rev 7 Allen Wirfs-Brock" w:date="2012-05-01T14:16:00Z">
        <w:r w:rsidRPr="00E77497">
          <w:tab/>
        </w:r>
      </w:ins>
      <w:ins w:id="3844" w:author="Rev 7 Allen Wirfs-Brock" w:date="2012-05-01T14:22:00Z">
        <w:r w:rsidR="0090471B">
          <w:t>GetHomeObject</w:t>
        </w:r>
      </w:ins>
      <w:ins w:id="3845" w:author="Rev 7 Allen Wirfs-Brock" w:date="2012-05-01T14:16:00Z">
        <w:r w:rsidRPr="00E77497">
          <w:t xml:space="preserve"> ()</w:t>
        </w:r>
      </w:ins>
    </w:p>
    <w:p w14:paraId="1114FDFC" w14:textId="77777777" w:rsidR="00BE6B07" w:rsidRPr="00E77497" w:rsidRDefault="0090471B" w:rsidP="0090471B">
      <w:pPr>
        <w:pStyle w:val="Alg4"/>
        <w:numPr>
          <w:ilvl w:val="0"/>
          <w:numId w:val="784"/>
        </w:numPr>
        <w:spacing w:after="120"/>
        <w:rPr>
          <w:ins w:id="3846" w:author="Rev 7 Allen Wirfs-Brock" w:date="2012-05-01T14:16:00Z"/>
        </w:rPr>
      </w:pPr>
      <w:ins w:id="3847" w:author="Rev 7 Allen Wirfs-Brock" w:date="2012-05-01T14:23:00Z">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Pr>
            <w:b/>
          </w:rPr>
          <w:t>undefined</w:t>
        </w:r>
        <w:r>
          <w:t>. Otherwise, return</w:t>
        </w:r>
        <w:r>
          <w:rPr>
            <w:b/>
          </w:rPr>
          <w:t xml:space="preserve"> </w:t>
        </w:r>
        <w:r>
          <w:t xml:space="preserve">the </w:t>
        </w:r>
        <w:r w:rsidRPr="0090471B">
          <w:rPr>
            <w:i/>
          </w:rPr>
          <w:t>HomeObject</w:t>
        </w:r>
        <w:r>
          <w:t xml:space="preserve"> value</w:t>
        </w:r>
        <w:r w:rsidRPr="00E77497">
          <w:t>.</w:t>
        </w:r>
      </w:ins>
    </w:p>
    <w:p w14:paraId="6D607693" w14:textId="77777777" w:rsidR="0090471B" w:rsidRPr="00E77497" w:rsidRDefault="0090471B" w:rsidP="0090471B">
      <w:pPr>
        <w:pStyle w:val="51"/>
        <w:numPr>
          <w:ilvl w:val="0"/>
          <w:numId w:val="0"/>
        </w:numPr>
        <w:rPr>
          <w:ins w:id="3848" w:author="Rev 7 Allen Wirfs-Brock" w:date="2012-05-01T14:24:00Z"/>
        </w:rPr>
      </w:pPr>
      <w:ins w:id="3849" w:author="Rev 7 Allen Wirfs-Brock" w:date="2012-05-01T14:24:00Z">
        <w:r w:rsidRPr="00E77497">
          <w:t>10.2.1.</w:t>
        </w:r>
        <w:r>
          <w:t>3</w:t>
        </w:r>
        <w:r w:rsidRPr="00E77497">
          <w:t>.</w:t>
        </w:r>
        <w:r>
          <w:t>5</w:t>
        </w:r>
        <w:r w:rsidRPr="00E77497">
          <w:tab/>
        </w:r>
        <w:r>
          <w:t>GetMethodName</w:t>
        </w:r>
        <w:r w:rsidRPr="00E77497">
          <w:t xml:space="preserve"> ()</w:t>
        </w:r>
      </w:ins>
    </w:p>
    <w:p w14:paraId="28B1D0ED" w14:textId="77777777" w:rsidR="0090471B" w:rsidRPr="00E77497" w:rsidRDefault="0090471B" w:rsidP="0090471B">
      <w:pPr>
        <w:pStyle w:val="Alg4"/>
        <w:numPr>
          <w:ilvl w:val="0"/>
          <w:numId w:val="785"/>
        </w:numPr>
        <w:spacing w:after="120"/>
        <w:rPr>
          <w:ins w:id="3850" w:author="Rev 7 Allen Wirfs-Brock" w:date="2012-05-01T14:24:00Z"/>
        </w:rPr>
      </w:pPr>
      <w:ins w:id="3851" w:author="Rev 7 Allen Wirfs-Brock" w:date="2012-05-01T14:25:00Z">
        <w:r>
          <w:t xml:space="preserve">Return the value of this environment record’s </w:t>
        </w:r>
        <w:r>
          <w:rPr>
            <w:i/>
          </w:rPr>
          <w:t>MethodName</w:t>
        </w:r>
        <w:r w:rsidRPr="00E77497">
          <w:t>.</w:t>
        </w:r>
      </w:ins>
    </w:p>
    <w:p w14:paraId="48A8E0C0" w14:textId="77777777" w:rsidR="00760432" w:rsidRPr="00E77497" w:rsidRDefault="00760432" w:rsidP="00760432">
      <w:pPr>
        <w:pStyle w:val="40"/>
        <w:numPr>
          <w:ilvl w:val="0"/>
          <w:numId w:val="0"/>
        </w:numPr>
        <w:rPr>
          <w:ins w:id="3852" w:author="Rev 7 Allen Wirfs-Brock" w:date="2012-05-02T16:47:00Z"/>
        </w:rPr>
      </w:pPr>
      <w:ins w:id="3853" w:author="Rev 7 Allen Wirfs-Brock" w:date="2012-05-02T16:47:00Z">
        <w:r w:rsidRPr="00E77497">
          <w:t>10.2.1.</w:t>
        </w:r>
        <w:r>
          <w:t>4</w:t>
        </w:r>
        <w:r w:rsidRPr="00E77497">
          <w:tab/>
        </w:r>
        <w:r>
          <w:t>Global</w:t>
        </w:r>
        <w:r w:rsidRPr="00E77497">
          <w:t xml:space="preserve"> Environment Records</w:t>
        </w:r>
      </w:ins>
    </w:p>
    <w:p w14:paraId="11C2F8A0" w14:textId="77777777" w:rsidR="00760432" w:rsidRPr="00E77497" w:rsidRDefault="00760432" w:rsidP="00760432">
      <w:pPr>
        <w:rPr>
          <w:ins w:id="3854" w:author="Rev 7 Allen Wirfs-Brock" w:date="2012-05-02T16:47:00Z"/>
        </w:rPr>
      </w:pPr>
      <w:ins w:id="3855" w:author="Rev 7 Allen Wirfs-Brock" w:date="2012-05-02T16:50:00Z">
        <w:r>
          <w:t>A global environment is</w:t>
        </w:r>
      </w:ins>
      <w:ins w:id="3856" w:author="Rev 7 Allen Wirfs-Brock" w:date="2012-05-04T13:47:00Z">
        <w:r w:rsidR="00EE1F3C">
          <w:t xml:space="preserve"> is used to represent the outer most scope of a ECMAScript </w:t>
        </w:r>
        <w:r w:rsidR="00EE1F3C" w:rsidRPr="00EE1F3C">
          <w:rPr>
            <w:rFonts w:ascii="Times New Roman" w:hAnsi="Times New Roman"/>
            <w:i/>
          </w:rPr>
          <w:t>Program</w:t>
        </w:r>
        <w:r w:rsidR="00EE1F3C">
          <w:t xml:space="preserve">. If such a function references </w:t>
        </w:r>
        <w:r w:rsidR="00EE1F3C" w:rsidRPr="00597584">
          <w:rPr>
            <w:rFonts w:ascii="Courier New" w:hAnsi="Courier New" w:cs="Courier New"/>
            <w:b/>
          </w:rPr>
          <w:t>super</w:t>
        </w:r>
        <w:r w:rsidR="00EE1F3C">
          <w:t xml:space="preserve">, </w:t>
        </w:r>
      </w:ins>
      <w:ins w:id="3857" w:author="Rev 7 Allen Wirfs-Brock" w:date="2012-05-04T13:50:00Z">
        <w:r w:rsidR="00EE1F3C">
          <w:t>A global environment provides the bindings for built-in globals (15.1), properties of the global object, and for all declarations</w:t>
        </w:r>
      </w:ins>
      <w:ins w:id="3858" w:author="Rev 7 Allen Wirfs-Brock" w:date="2012-05-04T13:54:00Z">
        <w:r w:rsidR="00EE1F3C">
          <w:t xml:space="preserve"> that are not function code and</w:t>
        </w:r>
      </w:ins>
      <w:ins w:id="3859" w:author="Rev 7 Allen Wirfs-Brock" w:date="2012-05-04T13:50:00Z">
        <w:r w:rsidR="00EE1F3C">
          <w:t xml:space="preserve"> that occur</w:t>
        </w:r>
      </w:ins>
      <w:ins w:id="3860" w:author="Rev 7 Allen Wirfs-Brock" w:date="2012-05-04T13:53:00Z">
        <w:r w:rsidR="00EE1F3C">
          <w:t xml:space="preserve"> within </w:t>
        </w:r>
        <w:r w:rsidR="00EE1F3C" w:rsidRPr="00EE1F3C">
          <w:rPr>
            <w:rFonts w:ascii="Times New Roman" w:hAnsi="Times New Roman"/>
            <w:i/>
          </w:rPr>
          <w:t>Program</w:t>
        </w:r>
        <w:r w:rsidR="00EE1F3C">
          <w:t xml:space="preserve"> productions.</w:t>
        </w:r>
      </w:ins>
      <w:ins w:id="3861" w:author="Rev 7 Allen Wirfs-Brock" w:date="2012-05-04T13:47:00Z">
        <w:r w:rsidR="00EE1F3C">
          <w:t>.</w:t>
        </w:r>
      </w:ins>
      <w:ins w:id="3862" w:author="Rev 7 Allen Wirfs-Brock" w:date="2012-05-04T13:48:00Z">
        <w:r w:rsidR="00EE1F3C">
          <w:t xml:space="preserve"> All ECMAScript </w:t>
        </w:r>
        <w:r w:rsidR="00EE1F3C" w:rsidRPr="00EE1F3C">
          <w:rPr>
            <w:rFonts w:ascii="Times New Roman" w:hAnsi="Times New Roman"/>
            <w:i/>
          </w:rPr>
          <w:t>Program</w:t>
        </w:r>
        <w:r w:rsidR="00EE1F3C">
          <w:t xml:space="preserve"> productions that are processed iin a specific Realm </w:t>
        </w:r>
      </w:ins>
      <w:ins w:id="3863" w:author="Rev 7 Allen Wirfs-Brock" w:date="2012-05-04T13:49:00Z">
        <w:r w:rsidR="00EE1F3C">
          <w:t xml:space="preserve">(10.3) </w:t>
        </w:r>
      </w:ins>
      <w:ins w:id="3864" w:author="Rev 7 Allen Wirfs-Brock" w:date="2012-05-04T13:48:00Z">
        <w:r w:rsidR="00EE1F3C">
          <w:t xml:space="preserve">share the same global </w:t>
        </w:r>
      </w:ins>
      <w:ins w:id="3865" w:author="Rev 7 Allen Wirfs-Brock" w:date="2012-05-04T13:49:00Z">
        <w:r w:rsidR="00EE1F3C">
          <w:t>environment</w:t>
        </w:r>
      </w:ins>
      <w:ins w:id="3866" w:author="Rev 7 Allen Wirfs-Brock" w:date="2012-05-04T13:48:00Z">
        <w:r w:rsidR="00EE1F3C">
          <w:t xml:space="preserve"> </w:t>
        </w:r>
      </w:ins>
      <w:ins w:id="3867" w:author="Rev 7 Allen Wirfs-Brock" w:date="2012-05-04T13:49:00Z">
        <w:r w:rsidR="00EE1F3C">
          <w:t>record.</w:t>
        </w:r>
      </w:ins>
      <w:ins w:id="3868" w:author="Rev 7 Allen Wirfs-Brock" w:date="2012-05-02T16:47:00Z">
        <w:r w:rsidRPr="00E77497">
          <w:t>.</w:t>
        </w:r>
      </w:ins>
    </w:p>
    <w:p w14:paraId="7FC8C18D" w14:textId="77777777" w:rsidR="00760432" w:rsidRPr="00E77497" w:rsidRDefault="00760432" w:rsidP="00760432">
      <w:pPr>
        <w:rPr>
          <w:ins w:id="3869" w:author="Rev 7 Allen Wirfs-Brock" w:date="2012-05-02T16:47:00Z"/>
        </w:rPr>
      </w:pPr>
      <w:commentRangeStart w:id="3870"/>
      <w:ins w:id="3871" w:author="Rev 7 Allen Wirfs-Brock" w:date="2012-05-02T16:47:00Z">
        <w:r w:rsidRPr="00E77497">
          <w:t xml:space="preserve">The behaviour of the concrete specification methods for </w:t>
        </w:r>
        <w:r>
          <w:t>Global</w:t>
        </w:r>
        <w:r w:rsidRPr="00E77497">
          <w:t xml:space="preserve"> Environment Records is defined by the following algorithms.</w:t>
        </w:r>
      </w:ins>
      <w:commentRangeEnd w:id="3870"/>
      <w:ins w:id="3872" w:author="Rev 7 Allen Wirfs-Brock" w:date="2012-05-04T13:54:00Z">
        <w:r w:rsidR="00EE1F3C">
          <w:rPr>
            <w:rStyle w:val="af4"/>
          </w:rPr>
          <w:commentReference w:id="3870"/>
        </w:r>
      </w:ins>
    </w:p>
    <w:p w14:paraId="53B63D9A" w14:textId="77777777" w:rsidR="004C02EF" w:rsidRPr="00E77497" w:rsidRDefault="004C02EF" w:rsidP="00C623F2">
      <w:pPr>
        <w:pStyle w:val="30"/>
        <w:numPr>
          <w:ilvl w:val="0"/>
          <w:numId w:val="0"/>
        </w:numPr>
      </w:pPr>
      <w:bookmarkStart w:id="3873" w:name="_Toc323907637"/>
      <w:r w:rsidRPr="00E77497">
        <w:t>10.2.2</w:t>
      </w:r>
      <w:r w:rsidRPr="00E77497">
        <w:tab/>
        <w:t>Lexical Environment Operations</w:t>
      </w:r>
      <w:bookmarkEnd w:id="3677"/>
      <w:bookmarkEnd w:id="3678"/>
      <w:bookmarkEnd w:id="3679"/>
      <w:bookmarkEnd w:id="3680"/>
      <w:bookmarkEnd w:id="3873"/>
    </w:p>
    <w:p w14:paraId="11660EB2" w14:textId="77777777" w:rsidR="004C02EF" w:rsidRPr="00E77497" w:rsidRDefault="004C02EF" w:rsidP="004C02EF">
      <w:r w:rsidRPr="00E77497">
        <w:t>The following abstract operations are used in this specification to operate upon lexical environments:</w:t>
      </w:r>
    </w:p>
    <w:p w14:paraId="134E7CA9" w14:textId="77777777" w:rsidR="004C02EF" w:rsidRPr="00E77497" w:rsidRDefault="004C02EF" w:rsidP="004C02EF">
      <w:pPr>
        <w:pStyle w:val="40"/>
        <w:numPr>
          <w:ilvl w:val="0"/>
          <w:numId w:val="0"/>
        </w:numPr>
      </w:pPr>
      <w:r w:rsidRPr="00E77497">
        <w:t>10.2.2.1</w:t>
      </w:r>
      <w:r w:rsidRPr="00E77497">
        <w:tab/>
        <w:t>GetIdentifierReference (lex, name, strict)</w:t>
      </w:r>
    </w:p>
    <w:p w14:paraId="45112980" w14:textId="77777777"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a</w:t>
      </w:r>
      <w:del w:id="3874" w:author="Allen Wirfs-Brock rev2" w:date="2011-07-22T10:31:00Z">
        <w:r w:rsidRPr="00E77497" w:rsidDel="0040565C">
          <w:delText>n</w:delText>
        </w:r>
      </w:del>
      <w:r w:rsidRPr="00E77497">
        <w:t xml:space="preserve"> </w:t>
      </w:r>
      <w:del w:id="3875" w:author="Allen Wirfs-Brock rev2" w:date="2011-07-22T10:31:00Z">
        <w:r w:rsidRPr="00E77497" w:rsidDel="0040565C">
          <w:delText xml:space="preserve">identifier </w:delText>
        </w:r>
      </w:del>
      <w:r w:rsidRPr="00E77497">
        <w:t xml:space="preserve">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3E71DFA1" w14:textId="77777777"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14:paraId="319CEBF2"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mode flag is </w:t>
      </w:r>
      <w:r w:rsidRPr="00E77497">
        <w:rPr>
          <w:i/>
        </w:rPr>
        <w:t>strict</w:t>
      </w:r>
      <w:r w:rsidRPr="00E77497">
        <w:t>.</w:t>
      </w:r>
    </w:p>
    <w:p w14:paraId="6C146F30" w14:textId="77777777"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14:paraId="66FA8131" w14:textId="77777777"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333B1F46" w14:textId="77777777"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7E2B9E89"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mode flag is </w:t>
      </w:r>
      <w:r w:rsidRPr="00E77497">
        <w:rPr>
          <w:i/>
        </w:rPr>
        <w:t>strict.</w:t>
      </w:r>
    </w:p>
    <w:p w14:paraId="6A6DF35D" w14:textId="77777777" w:rsidR="004C02EF" w:rsidRPr="00E77497" w:rsidRDefault="004C02EF" w:rsidP="009A20C6">
      <w:pPr>
        <w:pStyle w:val="Alg4"/>
        <w:numPr>
          <w:ilvl w:val="0"/>
          <w:numId w:val="370"/>
        </w:numPr>
      </w:pPr>
      <w:r w:rsidRPr="00E77497">
        <w:t>Else</w:t>
      </w:r>
    </w:p>
    <w:p w14:paraId="171E31E5" w14:textId="77777777"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7C6CE25F" w14:textId="77777777" w:rsidR="004C02EF" w:rsidRPr="00E77497" w:rsidRDefault="004C02EF" w:rsidP="009A20C6">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783561F3" w14:textId="77777777" w:rsidR="004C02EF" w:rsidRPr="00E77497" w:rsidRDefault="004C02EF" w:rsidP="004C02EF">
      <w:pPr>
        <w:pStyle w:val="40"/>
        <w:numPr>
          <w:ilvl w:val="0"/>
          <w:numId w:val="0"/>
        </w:numPr>
      </w:pPr>
      <w:r w:rsidRPr="00E77497">
        <w:t>10.2.2.2</w:t>
      </w:r>
      <w:r w:rsidRPr="00E77497">
        <w:tab/>
        <w:t>NewDeclarativeEnvironment</w:t>
      </w:r>
      <w:r w:rsidRPr="00E77497" w:rsidDel="008472DE">
        <w:t xml:space="preserve"> </w:t>
      </w:r>
      <w:r w:rsidRPr="00E77497">
        <w:t>(E)</w:t>
      </w:r>
    </w:p>
    <w:p w14:paraId="32FBA8D4" w14:textId="77777777"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7B88A919" w14:textId="77777777"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14:paraId="44CC2D5A" w14:textId="77777777"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14:paraId="67F4A68A" w14:textId="77777777"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14:paraId="2FA5FBF6" w14:textId="77777777"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0DBFE190" w14:textId="77777777"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14:paraId="153D18F2" w14:textId="77777777" w:rsidR="004C02EF" w:rsidRPr="00E77497" w:rsidRDefault="004C02EF" w:rsidP="004C02EF">
      <w:pPr>
        <w:pStyle w:val="40"/>
        <w:numPr>
          <w:ilvl w:val="0"/>
          <w:numId w:val="0"/>
        </w:numPr>
      </w:pPr>
      <w:r w:rsidRPr="00E77497">
        <w:t>10.2.2.3</w:t>
      </w:r>
      <w:r w:rsidRPr="00E77497">
        <w:tab/>
        <w:t>NewObjectEnvironment</w:t>
      </w:r>
      <w:r w:rsidRPr="00E77497" w:rsidDel="008472DE">
        <w:t xml:space="preserve"> </w:t>
      </w:r>
      <w:r w:rsidRPr="00E77497">
        <w:t>(O, E)</w:t>
      </w:r>
    </w:p>
    <w:p w14:paraId="63F2C844" w14:textId="77777777"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73F9B610" w14:textId="77777777"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14:paraId="4DCA6A17" w14:textId="77777777"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6954CBF2" w14:textId="77777777"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14:paraId="7520E9B6" w14:textId="77777777"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0AB2F36A" w14:textId="77777777"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14:paraId="0E30EC92" w14:textId="77777777" w:rsidR="00476EC7" w:rsidRPr="00E77497" w:rsidRDefault="00476EC7" w:rsidP="00476EC7">
      <w:pPr>
        <w:pStyle w:val="40"/>
        <w:numPr>
          <w:ilvl w:val="0"/>
          <w:numId w:val="0"/>
        </w:numPr>
        <w:rPr>
          <w:ins w:id="3876" w:author="Rev 7 Allen Wirfs-Brock" w:date="2012-05-01T11:59:00Z"/>
        </w:rPr>
      </w:pPr>
      <w:bookmarkStart w:id="3877" w:name="_Toc235503378"/>
      <w:bookmarkStart w:id="3878" w:name="_Toc241509153"/>
      <w:bookmarkStart w:id="3879" w:name="_Toc244416640"/>
      <w:bookmarkStart w:id="3880" w:name="_Toc276631004"/>
      <w:ins w:id="3881" w:author="Rev 7 Allen Wirfs-Brock" w:date="2012-05-01T11:59:00Z">
        <w:r w:rsidRPr="00E77497">
          <w:t>10.2.2.</w:t>
        </w:r>
        <w:r>
          <w:t>4</w:t>
        </w:r>
        <w:r w:rsidRPr="00E77497">
          <w:tab/>
          <w:t>New</w:t>
        </w:r>
        <w:r>
          <w:t>Method</w:t>
        </w:r>
        <w:r w:rsidRPr="00E77497">
          <w:t>Environment</w:t>
        </w:r>
        <w:r w:rsidRPr="00E77497" w:rsidDel="008472DE">
          <w:t xml:space="preserve"> </w:t>
        </w:r>
        <w:r w:rsidRPr="00E77497">
          <w:t>(</w:t>
        </w:r>
      </w:ins>
      <w:ins w:id="3882" w:author="Rev 7 Allen Wirfs-Brock" w:date="2012-05-01T12:01:00Z">
        <w:r>
          <w:t>F</w:t>
        </w:r>
      </w:ins>
      <w:ins w:id="3883" w:author="Rev 7 Allen Wirfs-Brock" w:date="2012-05-01T11:59:00Z">
        <w:r w:rsidRPr="00E77497">
          <w:t xml:space="preserve">, </w:t>
        </w:r>
      </w:ins>
      <w:ins w:id="3884" w:author="Rev 7 Allen Wirfs-Brock" w:date="2012-05-01T12:02:00Z">
        <w:r>
          <w:t>T</w:t>
        </w:r>
      </w:ins>
      <w:ins w:id="3885" w:author="Rev 7 Allen Wirfs-Brock" w:date="2012-05-01T11:59:00Z">
        <w:r w:rsidRPr="00E77497">
          <w:t>)</w:t>
        </w:r>
      </w:ins>
    </w:p>
    <w:p w14:paraId="05F06653" w14:textId="77777777" w:rsidR="00476EC7" w:rsidRPr="00E77497" w:rsidRDefault="00476EC7" w:rsidP="00476EC7">
      <w:pPr>
        <w:rPr>
          <w:ins w:id="3886" w:author="Rev 7 Allen Wirfs-Brock" w:date="2012-05-01T11:59:00Z"/>
        </w:rPr>
      </w:pPr>
      <w:ins w:id="3887" w:author="Rev 7 Allen Wirfs-Brock" w:date="2012-05-01T11:59:00Z">
        <w:r w:rsidRPr="00E77497">
          <w:t xml:space="preserve">When the abstract operation NewObjectEnvironment is called with an </w:t>
        </w:r>
      </w:ins>
      <w:ins w:id="3888" w:author="Rev 7 Allen Wirfs-Brock" w:date="2012-05-01T12:02:00Z">
        <w:r>
          <w:t xml:space="preserve">ECMAScript function </w:t>
        </w:r>
      </w:ins>
      <w:ins w:id="3889" w:author="Rev 7 Allen Wirfs-Brock" w:date="2012-05-01T11:59:00Z">
        <w:r w:rsidRPr="00E77497">
          <w:t xml:space="preserve">Object </w:t>
        </w:r>
      </w:ins>
      <w:ins w:id="3890" w:author="Rev 7 Allen Wirfs-Brock" w:date="2012-05-01T12:02:00Z">
        <w:r>
          <w:rPr>
            <w:rFonts w:ascii="Times New Roman" w:hAnsi="Times New Roman"/>
            <w:i/>
          </w:rPr>
          <w:t>F</w:t>
        </w:r>
      </w:ins>
      <w:ins w:id="3891" w:author="Rev 7 Allen Wirfs-Brock" w:date="2012-05-01T11:59:00Z">
        <w:r w:rsidRPr="00E77497">
          <w:t xml:space="preserve"> and </w:t>
        </w:r>
      </w:ins>
      <w:ins w:id="3892" w:author="Rev 7 Allen Wirfs-Brock" w:date="2012-05-01T12:02:00Z">
        <w:r>
          <w:t>a ECMAScript value</w:t>
        </w:r>
      </w:ins>
      <w:ins w:id="3893" w:author="Rev 7 Allen Wirfs-Brock" w:date="2012-05-01T11:59:00Z">
        <w:r w:rsidRPr="00E77497">
          <w:t xml:space="preserve"> </w:t>
        </w:r>
      </w:ins>
      <w:ins w:id="3894" w:author="Rev 7 Allen Wirfs-Brock" w:date="2012-05-01T12:02:00Z">
        <w:r>
          <w:rPr>
            <w:rFonts w:ascii="Times New Roman" w:hAnsi="Times New Roman"/>
            <w:i/>
          </w:rPr>
          <w:t>T</w:t>
        </w:r>
      </w:ins>
      <w:ins w:id="3895" w:author="Rev 7 Allen Wirfs-Brock" w:date="2012-05-01T11:59:00Z">
        <w:r w:rsidRPr="00E77497">
          <w:rPr>
            <w:rFonts w:ascii="Times New Roman" w:hAnsi="Times New Roman"/>
            <w:i/>
          </w:rPr>
          <w:t xml:space="preserve"> </w:t>
        </w:r>
        <w:r w:rsidRPr="00E77497">
          <w:t>as arguments, the following steps are performed:</w:t>
        </w:r>
      </w:ins>
    </w:p>
    <w:p w14:paraId="729223FD" w14:textId="77777777" w:rsidR="00476EC7" w:rsidRPr="00E77497" w:rsidRDefault="00476EC7" w:rsidP="00476EC7">
      <w:pPr>
        <w:pStyle w:val="Alg4"/>
        <w:numPr>
          <w:ilvl w:val="0"/>
          <w:numId w:val="775"/>
        </w:numPr>
        <w:rPr>
          <w:ins w:id="3896" w:author="Rev 7 Allen Wirfs-Brock" w:date="2012-05-01T11:59:00Z"/>
        </w:rPr>
      </w:pPr>
      <w:ins w:id="3897" w:author="Rev 7 Allen Wirfs-Brock" w:date="2012-05-01T11:59:00Z">
        <w:r w:rsidRPr="00E77497">
          <w:t xml:space="preserve">Let </w:t>
        </w:r>
        <w:r w:rsidRPr="00E77497">
          <w:rPr>
            <w:i/>
          </w:rPr>
          <w:t>env</w:t>
        </w:r>
        <w:r w:rsidRPr="00E77497">
          <w:t xml:space="preserve"> be a new Lexical Environment.</w:t>
        </w:r>
      </w:ins>
    </w:p>
    <w:p w14:paraId="6B7B96B2" w14:textId="77777777" w:rsidR="00476EC7" w:rsidRPr="00E77497" w:rsidRDefault="00476EC7" w:rsidP="00476EC7">
      <w:pPr>
        <w:pStyle w:val="Alg4"/>
        <w:numPr>
          <w:ilvl w:val="0"/>
          <w:numId w:val="775"/>
        </w:numPr>
        <w:rPr>
          <w:ins w:id="3898" w:author="Rev 7 Allen Wirfs-Brock" w:date="2012-05-01T11:59:00Z"/>
        </w:rPr>
      </w:pPr>
      <w:ins w:id="3899" w:author="Rev 7 Allen Wirfs-Brock" w:date="2012-05-01T11:59:00Z">
        <w:r w:rsidRPr="00E77497">
          <w:t xml:space="preserve">Let </w:t>
        </w:r>
        <w:r w:rsidRPr="00E77497">
          <w:rPr>
            <w:i/>
          </w:rPr>
          <w:t>envRec</w:t>
        </w:r>
        <w:r w:rsidRPr="00E77497">
          <w:t xml:space="preserve"> be a new </w:t>
        </w:r>
      </w:ins>
      <w:ins w:id="3900" w:author="Rev 7 Allen Wirfs-Brock" w:date="2012-05-01T12:04:00Z">
        <w:r>
          <w:t>method</w:t>
        </w:r>
      </w:ins>
      <w:ins w:id="3901" w:author="Rev 7 Allen Wirfs-Brock" w:date="2012-05-01T11:59:00Z">
        <w:r w:rsidRPr="00E77497">
          <w:t xml:space="preserve"> environment record containing </w:t>
        </w:r>
      </w:ins>
      <w:ins w:id="3902" w:author="Rev 7 Allen Wirfs-Brock" w:date="2012-05-01T12:04:00Z">
        <w:r w:rsidRPr="00E77497">
          <w:t>containing no bindings</w:t>
        </w:r>
      </w:ins>
      <w:ins w:id="3903" w:author="Rev 7 Allen Wirfs-Brock" w:date="2012-05-01T11:59:00Z">
        <w:r w:rsidRPr="00E77497">
          <w:t>.</w:t>
        </w:r>
      </w:ins>
    </w:p>
    <w:p w14:paraId="7F51192E" w14:textId="77777777" w:rsidR="00F07521" w:rsidRDefault="00F07521" w:rsidP="00476EC7">
      <w:pPr>
        <w:pStyle w:val="Alg4"/>
        <w:numPr>
          <w:ilvl w:val="0"/>
          <w:numId w:val="775"/>
        </w:numPr>
        <w:rPr>
          <w:ins w:id="3904" w:author="Rev 7 Allen Wirfs-Brock" w:date="2012-05-01T12:05:00Z"/>
        </w:rPr>
      </w:pPr>
      <w:ins w:id="3905" w:author="Rev 7 Allen Wirfs-Brock" w:date="2012-05-01T12:06:00Z">
        <w:r>
          <w:t xml:space="preserve">Set </w:t>
        </w:r>
        <w:r w:rsidRPr="00BC1C9D">
          <w:rPr>
            <w:i/>
          </w:rPr>
          <w:t>envRe</w:t>
        </w:r>
        <w:r>
          <w:rPr>
            <w:i/>
          </w:rPr>
          <w:t>c</w:t>
        </w:r>
        <w:r w:rsidRPr="00E77497">
          <w:rPr>
            <w:i/>
          </w:rPr>
          <w:t>’s</w:t>
        </w:r>
        <w:r>
          <w:t xml:space="preserve"> </w:t>
        </w:r>
      </w:ins>
      <w:ins w:id="3906" w:author="Rev 7 Allen Wirfs-Brock" w:date="2012-05-01T13:54:00Z">
        <w:r w:rsidR="00BC1C9D" w:rsidRPr="00BC1C9D">
          <w:rPr>
            <w:i/>
          </w:rPr>
          <w:t>this</w:t>
        </w:r>
      </w:ins>
      <w:ins w:id="3907" w:author="Rev 7 Allen Wirfs-Brock" w:date="2012-05-01T12:06:00Z">
        <w:r w:rsidRPr="00BC1C9D">
          <w:rPr>
            <w:i/>
          </w:rPr>
          <w:t>Value</w:t>
        </w:r>
        <w:r>
          <w:t xml:space="preserve"> to </w:t>
        </w:r>
        <w:r w:rsidRPr="00BC1C9D">
          <w:rPr>
            <w:i/>
          </w:rPr>
          <w:t>T</w:t>
        </w:r>
        <w:r>
          <w:t>.</w:t>
        </w:r>
      </w:ins>
    </w:p>
    <w:p w14:paraId="653FF6EA" w14:textId="77777777" w:rsidR="00F07521" w:rsidRPr="00F07521" w:rsidRDefault="00F07521" w:rsidP="00F07521">
      <w:pPr>
        <w:pStyle w:val="Alg4"/>
        <w:numPr>
          <w:ilvl w:val="0"/>
          <w:numId w:val="775"/>
        </w:numPr>
        <w:rPr>
          <w:ins w:id="3908" w:author="Rev 7 Allen Wirfs-Brock" w:date="2012-05-01T12:09:00Z"/>
        </w:rPr>
      </w:pPr>
      <w:ins w:id="3909" w:author="Rev 7 Allen Wirfs-Brock" w:date="2012-05-01T12:09:00Z">
        <w:r>
          <w:t xml:space="preserve">If </w:t>
        </w:r>
        <w:r w:rsidRPr="00BC1C9D">
          <w:rPr>
            <w:i/>
          </w:rPr>
          <w:t>F</w:t>
        </w:r>
        <w:r>
          <w:t xml:space="preserve"> has a [[Home]] internal property, then</w:t>
        </w:r>
      </w:ins>
    </w:p>
    <w:p w14:paraId="61F05CED" w14:textId="77777777" w:rsidR="00F07521" w:rsidRDefault="00F07521" w:rsidP="00BC1C9D">
      <w:pPr>
        <w:pStyle w:val="Alg4"/>
        <w:numPr>
          <w:ilvl w:val="1"/>
          <w:numId w:val="775"/>
        </w:numPr>
        <w:rPr>
          <w:ins w:id="3910" w:author="Rev 7 Allen Wirfs-Brock" w:date="2012-05-01T12:10:00Z"/>
        </w:rPr>
      </w:pPr>
      <w:ins w:id="3911" w:author="Rev 7 Allen Wirfs-Brock" w:date="2012-05-01T12:11:00Z">
        <w:r>
          <w:t xml:space="preserve">Set </w:t>
        </w:r>
        <w:r w:rsidRPr="00250FC6">
          <w:rPr>
            <w:i/>
          </w:rPr>
          <w:t>envRe</w:t>
        </w:r>
        <w:r>
          <w:rPr>
            <w:i/>
          </w:rPr>
          <w:t>c</w:t>
        </w:r>
        <w:r w:rsidRPr="00E77497">
          <w:rPr>
            <w:i/>
          </w:rPr>
          <w:t>’s</w:t>
        </w:r>
        <w:r>
          <w:t xml:space="preserve"> </w:t>
        </w:r>
      </w:ins>
      <w:ins w:id="3912" w:author="Rev 7 Allen Wirfs-Brock" w:date="2012-05-01T13:55:00Z">
        <w:r w:rsidR="00BC1C9D" w:rsidRPr="00BC1C9D">
          <w:rPr>
            <w:i/>
          </w:rPr>
          <w:t>HomeObject</w:t>
        </w:r>
      </w:ins>
      <w:ins w:id="3913" w:author="Rev 7 Allen Wirfs-Brock" w:date="2012-05-01T12:11:00Z">
        <w:r>
          <w:t xml:space="preserve"> to the value of</w:t>
        </w:r>
        <w:r w:rsidRPr="00E77497">
          <w:t xml:space="preserve"> </w:t>
        </w:r>
        <w:r>
          <w:rPr>
            <w:i/>
          </w:rPr>
          <w:t>F</w:t>
        </w:r>
        <w:r w:rsidRPr="00E77497">
          <w:rPr>
            <w:i/>
          </w:rPr>
          <w:t>’s</w:t>
        </w:r>
        <w:r>
          <w:t xml:space="preserve"> [[Home]] internal property</w:t>
        </w:r>
      </w:ins>
      <w:ins w:id="3914" w:author="Rev 7 Allen Wirfs-Brock" w:date="2012-05-01T12:12:00Z">
        <w:r>
          <w:t>.</w:t>
        </w:r>
      </w:ins>
    </w:p>
    <w:p w14:paraId="5D29DBD8" w14:textId="77777777" w:rsidR="00F07521" w:rsidRDefault="00F07521" w:rsidP="00BC1C9D">
      <w:pPr>
        <w:pStyle w:val="Alg4"/>
        <w:numPr>
          <w:ilvl w:val="1"/>
          <w:numId w:val="775"/>
        </w:numPr>
        <w:rPr>
          <w:ins w:id="3915" w:author="Rev 7 Allen Wirfs-Brock" w:date="2012-05-01T12:12:00Z"/>
        </w:rPr>
      </w:pPr>
      <w:ins w:id="3916" w:author="Rev 7 Allen Wirfs-Brock" w:date="2012-05-01T12:12:00Z">
        <w:r>
          <w:t xml:space="preserve">Set </w:t>
        </w:r>
        <w:r w:rsidRPr="00250FC6">
          <w:rPr>
            <w:i/>
          </w:rPr>
          <w:t>envRe</w:t>
        </w:r>
        <w:r>
          <w:rPr>
            <w:i/>
          </w:rPr>
          <w:t>c</w:t>
        </w:r>
        <w:r w:rsidRPr="00E77497">
          <w:rPr>
            <w:i/>
          </w:rPr>
          <w:t>’s</w:t>
        </w:r>
        <w:r>
          <w:t xml:space="preserve"> </w:t>
        </w:r>
      </w:ins>
      <w:ins w:id="3917" w:author="Rev 7 Allen Wirfs-Brock" w:date="2012-05-01T12:15:00Z">
        <w:r w:rsidR="007638E0" w:rsidRPr="00BC1C9D">
          <w:rPr>
            <w:i/>
          </w:rPr>
          <w:t>M</w:t>
        </w:r>
      </w:ins>
      <w:ins w:id="3918" w:author="Rev 7 Allen Wirfs-Brock" w:date="2012-05-01T12:12:00Z">
        <w:r w:rsidRPr="00BC1C9D">
          <w:rPr>
            <w:i/>
          </w:rPr>
          <w:t>ethodName</w:t>
        </w:r>
        <w:r>
          <w:t xml:space="preserve"> to the value of</w:t>
        </w:r>
        <w:r w:rsidRPr="00E77497">
          <w:t xml:space="preserve"> </w:t>
        </w:r>
        <w:r>
          <w:rPr>
            <w:i/>
          </w:rPr>
          <w:t>F</w:t>
        </w:r>
        <w:r w:rsidRPr="00E77497">
          <w:rPr>
            <w:i/>
          </w:rPr>
          <w:t>’s</w:t>
        </w:r>
        <w:r>
          <w:t xml:space="preserve"> [[</w:t>
        </w:r>
      </w:ins>
      <w:ins w:id="3919" w:author="Rev 7 Allen Wirfs-Brock" w:date="2012-05-01T12:15:00Z">
        <w:r w:rsidR="007638E0">
          <w:t>Method</w:t>
        </w:r>
      </w:ins>
      <w:ins w:id="3920" w:author="Rev 7 Allen Wirfs-Brock" w:date="2012-05-01T12:12:00Z">
        <w:r>
          <w:t>Name]] internal property</w:t>
        </w:r>
      </w:ins>
      <w:ins w:id="3921" w:author="Rev 7 Allen Wirfs-Brock" w:date="2012-05-01T12:13:00Z">
        <w:r>
          <w:t>.</w:t>
        </w:r>
      </w:ins>
    </w:p>
    <w:p w14:paraId="29E3CEF4" w14:textId="77777777" w:rsidR="00F07521" w:rsidRDefault="00F07521" w:rsidP="00476EC7">
      <w:pPr>
        <w:pStyle w:val="Alg4"/>
        <w:numPr>
          <w:ilvl w:val="0"/>
          <w:numId w:val="775"/>
        </w:numPr>
        <w:rPr>
          <w:ins w:id="3922" w:author="Rev 7 Allen Wirfs-Brock" w:date="2012-05-01T12:13:00Z"/>
        </w:rPr>
      </w:pPr>
      <w:ins w:id="3923" w:author="Rev 7 Allen Wirfs-Brock" w:date="2012-05-01T12:13:00Z">
        <w:r>
          <w:t xml:space="preserve">Else, Set </w:t>
        </w:r>
        <w:r w:rsidRPr="00250FC6">
          <w:rPr>
            <w:i/>
          </w:rPr>
          <w:t>envRe</w:t>
        </w:r>
        <w:r>
          <w:rPr>
            <w:i/>
          </w:rPr>
          <w:t>c</w:t>
        </w:r>
        <w:r w:rsidRPr="00E77497">
          <w:rPr>
            <w:i/>
          </w:rPr>
          <w:t>’s</w:t>
        </w:r>
        <w:r>
          <w:t xml:space="preserve"> home to </w:t>
        </w:r>
        <w:r w:rsidRPr="00BC1C9D">
          <w:rPr>
            <w:rFonts w:ascii="Arial" w:hAnsi="Arial" w:cs="Arial"/>
          </w:rPr>
          <w:t>E</w:t>
        </w:r>
      </w:ins>
      <w:ins w:id="3924" w:author="Rev 7 Allen Wirfs-Brock" w:date="2012-05-01T12:14:00Z">
        <w:r>
          <w:rPr>
            <w:rFonts w:ascii="Arial" w:hAnsi="Arial" w:cs="Arial"/>
          </w:rPr>
          <w:t>mpty</w:t>
        </w:r>
      </w:ins>
      <w:ins w:id="3925" w:author="Rev 7 Allen Wirfs-Brock" w:date="2012-05-01T12:13:00Z">
        <w:r>
          <w:t>.</w:t>
        </w:r>
      </w:ins>
    </w:p>
    <w:p w14:paraId="2387262F" w14:textId="77777777" w:rsidR="00476EC7" w:rsidRPr="00E77497" w:rsidRDefault="00476EC7" w:rsidP="00476EC7">
      <w:pPr>
        <w:pStyle w:val="Alg4"/>
        <w:numPr>
          <w:ilvl w:val="0"/>
          <w:numId w:val="775"/>
        </w:numPr>
        <w:rPr>
          <w:ins w:id="3926" w:author="Rev 7 Allen Wirfs-Brock" w:date="2012-05-01T11:59:00Z"/>
        </w:rPr>
      </w:pPr>
      <w:ins w:id="3927" w:author="Rev 7 Allen Wirfs-Brock" w:date="2012-05-01T11:59:00Z">
        <w:r w:rsidRPr="00E77497">
          <w:t xml:space="preserve">Set </w:t>
        </w:r>
        <w:r w:rsidRPr="00E77497">
          <w:rPr>
            <w:i/>
          </w:rPr>
          <w:t>env’s</w:t>
        </w:r>
        <w:r w:rsidRPr="00E77497">
          <w:t xml:space="preserve"> environment record to be </w:t>
        </w:r>
        <w:r w:rsidRPr="00E77497">
          <w:rPr>
            <w:i/>
          </w:rPr>
          <w:t>envRec</w:t>
        </w:r>
        <w:r w:rsidRPr="00E77497">
          <w:t>.</w:t>
        </w:r>
      </w:ins>
    </w:p>
    <w:p w14:paraId="12D08DC0" w14:textId="77777777" w:rsidR="00476EC7" w:rsidRPr="00E77497" w:rsidRDefault="00476EC7" w:rsidP="00476EC7">
      <w:pPr>
        <w:pStyle w:val="Alg4"/>
        <w:numPr>
          <w:ilvl w:val="0"/>
          <w:numId w:val="775"/>
        </w:numPr>
        <w:rPr>
          <w:ins w:id="3928" w:author="Rev 7 Allen Wirfs-Brock" w:date="2012-05-01T11:59:00Z"/>
        </w:rPr>
      </w:pPr>
      <w:ins w:id="3929" w:author="Rev 7 Allen Wirfs-Brock" w:date="2012-05-01T11:59:00Z">
        <w:r w:rsidRPr="00E77497">
          <w:t xml:space="preserve">Set the outer lexical environment reference of </w:t>
        </w:r>
        <w:r w:rsidRPr="00E77497">
          <w:rPr>
            <w:i/>
          </w:rPr>
          <w:t>env</w:t>
        </w:r>
        <w:r w:rsidRPr="00E77497">
          <w:t xml:space="preserve"> to</w:t>
        </w:r>
      </w:ins>
      <w:ins w:id="3930" w:author="Rev 7 Allen Wirfs-Brock" w:date="2012-05-01T12:08:00Z">
        <w:r w:rsidR="00F07521">
          <w:t xml:space="preserve"> the value of</w:t>
        </w:r>
      </w:ins>
      <w:ins w:id="3931" w:author="Rev 7 Allen Wirfs-Brock" w:date="2012-05-01T11:59:00Z">
        <w:r w:rsidRPr="00E77497">
          <w:t xml:space="preserve"> </w:t>
        </w:r>
      </w:ins>
      <w:ins w:id="3932" w:author="Rev 7 Allen Wirfs-Brock" w:date="2012-05-01T12:08:00Z">
        <w:r w:rsidR="00F07521">
          <w:rPr>
            <w:i/>
          </w:rPr>
          <w:t>F</w:t>
        </w:r>
        <w:r w:rsidR="00F07521" w:rsidRPr="00E77497">
          <w:rPr>
            <w:i/>
          </w:rPr>
          <w:t>’s</w:t>
        </w:r>
        <w:r w:rsidR="00F07521">
          <w:t xml:space="preserve"> [[Scope]] internal property</w:t>
        </w:r>
      </w:ins>
      <w:ins w:id="3933" w:author="Rev 7 Allen Wirfs-Brock" w:date="2012-05-01T11:59:00Z">
        <w:r w:rsidRPr="00E77497">
          <w:t>.</w:t>
        </w:r>
      </w:ins>
    </w:p>
    <w:p w14:paraId="65DACCD3" w14:textId="77777777" w:rsidR="00476EC7" w:rsidRPr="00E77497" w:rsidRDefault="00476EC7" w:rsidP="00476EC7">
      <w:pPr>
        <w:pStyle w:val="Alg4"/>
        <w:numPr>
          <w:ilvl w:val="0"/>
          <w:numId w:val="775"/>
        </w:numPr>
        <w:spacing w:after="120"/>
        <w:rPr>
          <w:ins w:id="3934" w:author="Rev 7 Allen Wirfs-Brock" w:date="2012-05-01T11:59:00Z"/>
        </w:rPr>
      </w:pPr>
      <w:ins w:id="3935" w:author="Rev 7 Allen Wirfs-Brock" w:date="2012-05-01T11:59:00Z">
        <w:r w:rsidRPr="00E77497">
          <w:t xml:space="preserve">Return </w:t>
        </w:r>
        <w:r w:rsidRPr="00E77497">
          <w:rPr>
            <w:i/>
          </w:rPr>
          <w:t>env</w:t>
        </w:r>
        <w:r w:rsidRPr="00E77497">
          <w:t>.</w:t>
        </w:r>
      </w:ins>
    </w:p>
    <w:p w14:paraId="15F09ED6" w14:textId="77777777" w:rsidR="00CB215C" w:rsidRDefault="00CB215C" w:rsidP="00CB215C">
      <w:pPr>
        <w:pStyle w:val="20"/>
        <w:numPr>
          <w:ilvl w:val="0"/>
          <w:numId w:val="0"/>
        </w:numPr>
        <w:rPr>
          <w:ins w:id="3936" w:author="Rev 7 Allen Wirfs-Brock" w:date="2012-05-02T16:03:00Z"/>
        </w:rPr>
      </w:pPr>
      <w:bookmarkStart w:id="3937" w:name="_Toc323907638"/>
      <w:ins w:id="3938" w:author="Rev 7 Allen Wirfs-Brock" w:date="2012-05-02T16:03:00Z">
        <w:r w:rsidRPr="00E77497">
          <w:t>10.</w:t>
        </w:r>
        <w:r>
          <w:t>3</w:t>
        </w:r>
        <w:r w:rsidRPr="00E77497">
          <w:tab/>
          <w:t>Code</w:t>
        </w:r>
        <w:r>
          <w:t xml:space="preserve"> Realms</w:t>
        </w:r>
        <w:bookmarkEnd w:id="3937"/>
      </w:ins>
    </w:p>
    <w:p w14:paraId="4B0A2599" w14:textId="77777777" w:rsidR="00CB215C" w:rsidRDefault="00CB215C" w:rsidP="00CB215C">
      <w:pPr>
        <w:rPr>
          <w:ins w:id="3939" w:author="Rev 7 Allen Wirfs-Brock" w:date="2012-05-02T16:03:00Z"/>
        </w:rPr>
      </w:pPr>
      <w:ins w:id="3940" w:author="Rev 7 Allen Wirfs-Brock" w:date="2012-05-02T16:03:00Z">
        <w:r>
          <w:t xml:space="preserve">Before it is evaluated, all ECMAScript code must be associated with a </w:t>
        </w:r>
        <w:r w:rsidRPr="00F0412C">
          <w:rPr>
            <w:i/>
          </w:rPr>
          <w:t>Realm</w:t>
        </w:r>
        <w:r>
          <w:t>.  Conceptually, a realm consists as of an set of intrinsic objects, an ECMAScript global environment, all of the ECMAScript code that is loaded within the scope of that global environment, a Loader object that can associate new ECMAScript code with the realm, and other associated state.</w:t>
        </w:r>
      </w:ins>
    </w:p>
    <w:p w14:paraId="5F513EB7" w14:textId="77777777" w:rsidR="00CB215C" w:rsidRDefault="00CB215C" w:rsidP="00CB215C">
      <w:pPr>
        <w:rPr>
          <w:ins w:id="3941" w:author="Rev 7 Allen Wirfs-Brock" w:date="2012-05-02T16:04:00Z"/>
        </w:rPr>
      </w:pPr>
      <w:ins w:id="3942" w:author="Rev 7 Allen Wirfs-Brock" w:date="2012-05-02T16:03:00Z">
        <w:r>
          <w:t xml:space="preserve">A Realm </w:t>
        </w:r>
      </w:ins>
      <w:ins w:id="3943" w:author="Rev 7 Allen Wirfs-Brock" w:date="2012-05-02T16:04:00Z">
        <w:r>
          <w:t>is specified as a Record with the following fields:</w:t>
        </w:r>
      </w:ins>
    </w:p>
    <w:p w14:paraId="4ADFCE0B" w14:textId="77777777" w:rsidR="00CB215C" w:rsidRPr="00E77497" w:rsidRDefault="00CB215C" w:rsidP="00CB215C">
      <w:pPr>
        <w:pStyle w:val="Tabletitle"/>
        <w:widowControl w:val="0"/>
        <w:rPr>
          <w:ins w:id="3944" w:author="Rev 7 Allen Wirfs-Brock" w:date="2012-05-02T16:05:00Z"/>
        </w:rPr>
      </w:pPr>
      <w:ins w:id="3945" w:author="Rev 7 Allen Wirfs-Brock" w:date="2012-05-02T16:05:00Z">
        <w:r w:rsidRPr="00E77497">
          <w:rPr>
            <w:rFonts w:eastAsia="Arial Unicode MS"/>
          </w:rPr>
          <w:t>Table </w:t>
        </w:r>
        <w:r>
          <w:rPr>
            <w:rFonts w:eastAsia="Arial Unicode MS"/>
          </w:rPr>
          <w:t>xxx</w:t>
        </w:r>
        <w:r w:rsidRPr="00E77497">
          <w:rPr>
            <w:rFonts w:eastAsia="Arial Unicode MS"/>
          </w:rPr>
          <w:t xml:space="preserve"> — </w:t>
        </w:r>
        <w:r>
          <w:t>Realm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CB215C" w:rsidRPr="00E77497" w14:paraId="47F27521" w14:textId="77777777" w:rsidTr="00640BCB">
        <w:trPr>
          <w:trHeight w:val="338"/>
          <w:jc w:val="center"/>
          <w:ins w:id="3946" w:author="Rev 7 Allen Wirfs-Brock" w:date="2012-05-02T16:05: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06F0547D" w14:textId="77777777" w:rsidR="00CB215C" w:rsidRPr="00E77497" w:rsidRDefault="00CB215C" w:rsidP="00640BCB">
            <w:pPr>
              <w:keepNext/>
              <w:shd w:val="solid" w:color="C0C0C0" w:fill="FFFFFF"/>
              <w:spacing w:after="0"/>
              <w:rPr>
                <w:ins w:id="3947" w:author="Rev 7 Allen Wirfs-Brock" w:date="2012-05-02T16:05:00Z"/>
                <w:b/>
                <w:i/>
                <w:shd w:val="solid" w:color="C0C0C0" w:fill="FFFFFF"/>
              </w:rPr>
            </w:pPr>
            <w:ins w:id="3948" w:author="Rev 7 Allen Wirfs-Brock" w:date="2012-05-02T16:05: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4CE606BE" w14:textId="77777777" w:rsidR="00CB215C" w:rsidRPr="00E77497" w:rsidRDefault="00CB215C" w:rsidP="00640BCB">
            <w:pPr>
              <w:keepNext/>
              <w:shd w:val="solid" w:color="C0C0C0" w:fill="FFFFFF"/>
              <w:spacing w:after="0"/>
              <w:rPr>
                <w:ins w:id="3949" w:author="Rev 7 Allen Wirfs-Brock" w:date="2012-05-02T16:05:00Z"/>
                <w:b/>
                <w:i/>
                <w:shd w:val="solid" w:color="C0C0C0" w:fill="FFFFFF"/>
              </w:rPr>
            </w:pPr>
            <w:ins w:id="3950" w:author="Rev 7 Allen Wirfs-Brock" w:date="2012-05-02T16:05: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14:paraId="2F9D7DDE" w14:textId="77777777" w:rsidR="00CB215C" w:rsidRDefault="00CB215C" w:rsidP="00640BCB">
            <w:pPr>
              <w:keepNext/>
              <w:shd w:val="solid" w:color="C0C0C0" w:fill="FFFFFF"/>
              <w:spacing w:after="0"/>
              <w:rPr>
                <w:ins w:id="3951" w:author="Rev 7 Allen Wirfs-Brock" w:date="2012-05-02T16:05:00Z"/>
                <w:b/>
                <w:i/>
                <w:shd w:val="solid" w:color="C0C0C0" w:fill="FFFFFF"/>
              </w:rPr>
            </w:pPr>
            <w:ins w:id="3952" w:author="Rev 7 Allen Wirfs-Brock" w:date="2012-05-02T16:05:00Z">
              <w:r>
                <w:rPr>
                  <w:b/>
                  <w:i/>
                  <w:shd w:val="solid" w:color="C0C0C0" w:fill="FFFFFF"/>
                </w:rPr>
                <w:t>Meaning</w:t>
              </w:r>
            </w:ins>
          </w:p>
        </w:tc>
      </w:tr>
      <w:tr w:rsidR="00CB215C" w:rsidRPr="00E77497" w14:paraId="000A1959" w14:textId="77777777" w:rsidTr="00640BCB">
        <w:trPr>
          <w:jc w:val="center"/>
          <w:ins w:id="3953" w:author="Rev 7 Allen Wirfs-Brock" w:date="2012-05-02T16:05:00Z"/>
        </w:trPr>
        <w:tc>
          <w:tcPr>
            <w:tcW w:w="1397" w:type="dxa"/>
            <w:tcBorders>
              <w:top w:val="nil"/>
            </w:tcBorders>
          </w:tcPr>
          <w:p w14:paraId="3B8457C4" w14:textId="77777777" w:rsidR="00CB215C" w:rsidRPr="00543DFB" w:rsidRDefault="00CB215C" w:rsidP="00CB215C">
            <w:pPr>
              <w:keepNext/>
              <w:spacing w:after="60"/>
              <w:rPr>
                <w:ins w:id="3954" w:author="Rev 7 Allen Wirfs-Brock" w:date="2012-05-02T16:05:00Z"/>
                <w:rFonts w:ascii="Times New Roman" w:hAnsi="Times New Roman"/>
              </w:rPr>
            </w:pPr>
            <w:ins w:id="3955" w:author="Rev 7 Allen Wirfs-Brock" w:date="2012-05-02T16:05:00Z">
              <w:r w:rsidRPr="00543DFB">
                <w:rPr>
                  <w:rFonts w:ascii="Times New Roman" w:hAnsi="Times New Roman"/>
                </w:rPr>
                <w:t>[[</w:t>
              </w:r>
            </w:ins>
            <w:ins w:id="3956" w:author="Rev 7 Allen Wirfs-Brock" w:date="2012-05-02T16:06:00Z">
              <w:r>
                <w:rPr>
                  <w:rFonts w:ascii="Times New Roman" w:hAnsi="Times New Roman"/>
                </w:rPr>
                <w:t>intrinsics</w:t>
              </w:r>
            </w:ins>
            <w:ins w:id="3957" w:author="Rev 7 Allen Wirfs-Brock" w:date="2012-05-02T16:05:00Z">
              <w:r w:rsidRPr="00543DFB">
                <w:rPr>
                  <w:rFonts w:ascii="Times New Roman" w:hAnsi="Times New Roman"/>
                </w:rPr>
                <w:t>]]</w:t>
              </w:r>
            </w:ins>
          </w:p>
        </w:tc>
        <w:tc>
          <w:tcPr>
            <w:tcW w:w="4098" w:type="dxa"/>
            <w:tcBorders>
              <w:top w:val="nil"/>
            </w:tcBorders>
          </w:tcPr>
          <w:p w14:paraId="5F27DFCE" w14:textId="77777777" w:rsidR="00CB215C" w:rsidRPr="00E77497" w:rsidRDefault="00CB215C" w:rsidP="00640BCB">
            <w:pPr>
              <w:keepNext/>
              <w:spacing w:after="60"/>
              <w:rPr>
                <w:ins w:id="3958" w:author="Rev 7 Allen Wirfs-Brock" w:date="2012-05-02T16:05:00Z"/>
              </w:rPr>
            </w:pPr>
            <w:ins w:id="3959" w:author="Rev 7 Allen Wirfs-Brock" w:date="2012-05-02T16:07:00Z">
              <w:r>
                <w:t>A record whose field names are intrinsic keys and whose values are objects</w:t>
              </w:r>
            </w:ins>
          </w:p>
        </w:tc>
        <w:tc>
          <w:tcPr>
            <w:tcW w:w="4230" w:type="dxa"/>
            <w:tcBorders>
              <w:top w:val="nil"/>
            </w:tcBorders>
          </w:tcPr>
          <w:p w14:paraId="17C1C75E" w14:textId="77777777" w:rsidR="00CB215C" w:rsidRPr="00E77497" w:rsidRDefault="00CB215C" w:rsidP="00640BCB">
            <w:pPr>
              <w:keepNext/>
              <w:spacing w:after="60"/>
              <w:rPr>
                <w:ins w:id="3960" w:author="Rev 7 Allen Wirfs-Brock" w:date="2012-05-02T16:05:00Z"/>
              </w:rPr>
            </w:pPr>
            <w:ins w:id="3961" w:author="Rev 7 Allen Wirfs-Brock" w:date="2012-05-02T16:08:00Z">
              <w:r>
                <w:t>These are the intrinsic values used by code associated with this Realm</w:t>
              </w:r>
            </w:ins>
          </w:p>
        </w:tc>
      </w:tr>
      <w:tr w:rsidR="00CB215C" w:rsidRPr="00E77497" w14:paraId="3E7BAE1C" w14:textId="77777777" w:rsidTr="00640BCB">
        <w:trPr>
          <w:jc w:val="center"/>
          <w:ins w:id="3962" w:author="Rev 7 Allen Wirfs-Brock" w:date="2012-05-02T16:05:00Z"/>
        </w:trPr>
        <w:tc>
          <w:tcPr>
            <w:tcW w:w="1397" w:type="dxa"/>
          </w:tcPr>
          <w:p w14:paraId="1E7B27A7" w14:textId="77777777" w:rsidR="00CB215C" w:rsidRPr="00E77497" w:rsidRDefault="00CB215C" w:rsidP="00640BCB">
            <w:pPr>
              <w:keepNext/>
              <w:spacing w:after="60"/>
              <w:rPr>
                <w:ins w:id="3963" w:author="Rev 7 Allen Wirfs-Brock" w:date="2012-05-02T16:05:00Z"/>
              </w:rPr>
            </w:pPr>
            <w:ins w:id="3964" w:author="Rev 7 Allen Wirfs-Brock" w:date="2012-05-02T16:09:00Z">
              <w:r>
                <w:rPr>
                  <w:rFonts w:ascii="Times New Roman" w:hAnsi="Times New Roman"/>
                </w:rPr>
                <w:t>[[this]]</w:t>
              </w:r>
            </w:ins>
          </w:p>
        </w:tc>
        <w:tc>
          <w:tcPr>
            <w:tcW w:w="4098" w:type="dxa"/>
          </w:tcPr>
          <w:p w14:paraId="75ACED9C" w14:textId="77777777" w:rsidR="00CB215C" w:rsidRPr="00E77497" w:rsidRDefault="00CB215C" w:rsidP="00CB215C">
            <w:pPr>
              <w:keepNext/>
              <w:spacing w:after="60"/>
              <w:rPr>
                <w:ins w:id="3965" w:author="Rev 7 Allen Wirfs-Brock" w:date="2012-05-02T16:05:00Z"/>
              </w:rPr>
            </w:pPr>
            <w:ins w:id="3966" w:author="Rev 7 Allen Wirfs-Brock" w:date="2012-05-02T16:09:00Z">
              <w:r>
                <w:t>An ECMAScript object</w:t>
              </w:r>
            </w:ins>
          </w:p>
        </w:tc>
        <w:tc>
          <w:tcPr>
            <w:tcW w:w="4230" w:type="dxa"/>
          </w:tcPr>
          <w:p w14:paraId="06246D24" w14:textId="77777777" w:rsidR="00CB215C" w:rsidRPr="00E77497" w:rsidRDefault="00CB215C" w:rsidP="00640BCB">
            <w:pPr>
              <w:keepNext/>
              <w:spacing w:after="60"/>
              <w:rPr>
                <w:ins w:id="3967" w:author="Rev 7 Allen Wirfs-Brock" w:date="2012-05-02T16:05:00Z"/>
              </w:rPr>
            </w:pPr>
            <w:ins w:id="3968" w:author="Rev 7 Allen Wirfs-Brock" w:date="2012-05-02T16:09:00Z">
              <w:r>
                <w:t>The global object for this Realm</w:t>
              </w:r>
            </w:ins>
          </w:p>
        </w:tc>
      </w:tr>
      <w:tr w:rsidR="00CB215C" w:rsidRPr="00E77497" w14:paraId="7F99B2A6" w14:textId="77777777" w:rsidTr="00640BCB">
        <w:trPr>
          <w:jc w:val="center"/>
          <w:ins w:id="3969" w:author="Rev 7 Allen Wirfs-Brock" w:date="2012-05-02T16:10:00Z"/>
        </w:trPr>
        <w:tc>
          <w:tcPr>
            <w:tcW w:w="1397" w:type="dxa"/>
          </w:tcPr>
          <w:p w14:paraId="29D32C35" w14:textId="77777777" w:rsidR="00CB215C" w:rsidRPr="00543DFB" w:rsidRDefault="00CB215C" w:rsidP="00640BCB">
            <w:pPr>
              <w:keepNext/>
              <w:spacing w:after="60"/>
              <w:rPr>
                <w:ins w:id="3970" w:author="Rev 7 Allen Wirfs-Brock" w:date="2012-05-02T16:10:00Z"/>
                <w:rFonts w:ascii="Times New Roman" w:hAnsi="Times New Roman"/>
              </w:rPr>
            </w:pPr>
            <w:ins w:id="3971" w:author="Rev 7 Allen Wirfs-Brock" w:date="2012-05-02T16:10:00Z">
              <w:r>
                <w:rPr>
                  <w:rFonts w:ascii="Times New Roman" w:hAnsi="Times New Roman"/>
                </w:rPr>
                <w:t>[[globalEnv]]</w:t>
              </w:r>
            </w:ins>
          </w:p>
        </w:tc>
        <w:tc>
          <w:tcPr>
            <w:tcW w:w="4098" w:type="dxa"/>
          </w:tcPr>
          <w:p w14:paraId="2553C466" w14:textId="77777777" w:rsidR="00CB215C" w:rsidRPr="00E77497" w:rsidRDefault="00CB215C" w:rsidP="00640BCB">
            <w:pPr>
              <w:keepNext/>
              <w:spacing w:after="60"/>
              <w:rPr>
                <w:ins w:id="3972" w:author="Rev 7 Allen Wirfs-Brock" w:date="2012-05-02T16:10:00Z"/>
              </w:rPr>
            </w:pPr>
            <w:ins w:id="3973" w:author="Rev 7 Allen Wirfs-Brock" w:date="2012-05-02T16:10:00Z">
              <w:r>
                <w:t xml:space="preserve">A </w:t>
              </w:r>
            </w:ins>
            <w:ins w:id="3974" w:author="Rev 7 Allen Wirfs-Brock" w:date="2012-05-02T16:11:00Z">
              <w:r>
                <w:t>ECMAScript environment</w:t>
              </w:r>
            </w:ins>
          </w:p>
        </w:tc>
        <w:tc>
          <w:tcPr>
            <w:tcW w:w="4230" w:type="dxa"/>
          </w:tcPr>
          <w:p w14:paraId="19A23A0D" w14:textId="77777777" w:rsidR="00CB215C" w:rsidRDefault="00CB215C" w:rsidP="00640BCB">
            <w:pPr>
              <w:keepNext/>
              <w:spacing w:after="60"/>
              <w:rPr>
                <w:ins w:id="3975" w:author="Rev 7 Allen Wirfs-Brock" w:date="2012-05-02T16:10:00Z"/>
              </w:rPr>
            </w:pPr>
            <w:ins w:id="3976" w:author="Rev 7 Allen Wirfs-Brock" w:date="2012-05-02T16:11:00Z">
              <w:r>
                <w:t>The global environment for this Realm</w:t>
              </w:r>
            </w:ins>
          </w:p>
        </w:tc>
      </w:tr>
      <w:tr w:rsidR="00CB215C" w:rsidRPr="00E77497" w14:paraId="2351F408" w14:textId="77777777" w:rsidTr="00CB215C">
        <w:trPr>
          <w:jc w:val="center"/>
          <w:ins w:id="3977" w:author="Rev 7 Allen Wirfs-Brock" w:date="2012-05-02T16:05:00Z"/>
        </w:trPr>
        <w:tc>
          <w:tcPr>
            <w:tcW w:w="1397" w:type="dxa"/>
          </w:tcPr>
          <w:p w14:paraId="466797C5" w14:textId="77777777" w:rsidR="00CB215C" w:rsidRPr="00E77497" w:rsidRDefault="00CB215C" w:rsidP="00CB215C">
            <w:pPr>
              <w:keepNext/>
              <w:spacing w:after="60"/>
              <w:rPr>
                <w:ins w:id="3978" w:author="Rev 7 Allen Wirfs-Brock" w:date="2012-05-02T16:05:00Z"/>
              </w:rPr>
            </w:pPr>
            <w:ins w:id="3979" w:author="Rev 7 Allen Wirfs-Brock" w:date="2012-05-02T16:05:00Z">
              <w:r w:rsidRPr="00543DFB">
                <w:rPr>
                  <w:rFonts w:ascii="Times New Roman" w:hAnsi="Times New Roman"/>
                </w:rPr>
                <w:t>[[</w:t>
              </w:r>
            </w:ins>
            <w:ins w:id="3980" w:author="Rev 7 Allen Wirfs-Brock" w:date="2012-05-02T16:11:00Z">
              <w:r>
                <w:rPr>
                  <w:rFonts w:ascii="Times New Roman" w:hAnsi="Times New Roman"/>
                </w:rPr>
                <w:t>loader</w:t>
              </w:r>
            </w:ins>
            <w:ins w:id="3981" w:author="Rev 7 Allen Wirfs-Brock" w:date="2012-05-02T16:05:00Z">
              <w:r w:rsidRPr="00543DFB">
                <w:rPr>
                  <w:rFonts w:ascii="Times New Roman" w:hAnsi="Times New Roman"/>
                </w:rPr>
                <w:t>]]</w:t>
              </w:r>
            </w:ins>
          </w:p>
        </w:tc>
        <w:tc>
          <w:tcPr>
            <w:tcW w:w="4098" w:type="dxa"/>
          </w:tcPr>
          <w:p w14:paraId="0F363803" w14:textId="77777777" w:rsidR="00CB215C" w:rsidRPr="00E77497" w:rsidRDefault="00CB215C" w:rsidP="00640BCB">
            <w:pPr>
              <w:keepNext/>
              <w:spacing w:after="60"/>
              <w:rPr>
                <w:ins w:id="3982" w:author="Rev 7 Allen Wirfs-Brock" w:date="2012-05-02T16:05:00Z"/>
              </w:rPr>
            </w:pPr>
            <w:ins w:id="3983" w:author="Rev 7 Allen Wirfs-Brock" w:date="2012-05-02T16:05:00Z">
              <w:r w:rsidRPr="00E77497">
                <w:t xml:space="preserve">any ECMAScript identifier or </w:t>
              </w:r>
              <w:r w:rsidRPr="00E77497">
                <w:rPr>
                  <w:b/>
                </w:rPr>
                <w:t>empty</w:t>
              </w:r>
            </w:ins>
          </w:p>
        </w:tc>
        <w:tc>
          <w:tcPr>
            <w:tcW w:w="4230" w:type="dxa"/>
          </w:tcPr>
          <w:p w14:paraId="2E0F7D98" w14:textId="77777777" w:rsidR="00CB215C" w:rsidRPr="00E77497" w:rsidRDefault="00CB215C" w:rsidP="00640BCB">
            <w:pPr>
              <w:keepNext/>
              <w:spacing w:after="60"/>
              <w:rPr>
                <w:ins w:id="3984" w:author="Rev 7 Allen Wirfs-Brock" w:date="2012-05-02T16:05:00Z"/>
              </w:rPr>
            </w:pPr>
            <w:ins w:id="3985" w:author="Rev 7 Allen Wirfs-Brock" w:date="2012-05-02T16:12:00Z">
              <w:r>
                <w:t>The Loader object that can associate ECMAScript code with this Realm</w:t>
              </w:r>
            </w:ins>
          </w:p>
        </w:tc>
      </w:tr>
    </w:tbl>
    <w:p w14:paraId="1A0B9925" w14:textId="77777777" w:rsidR="00F0412C" w:rsidRPr="00F0412C" w:rsidRDefault="00F0412C" w:rsidP="00CB215C">
      <w:pPr>
        <w:rPr>
          <w:ins w:id="3986" w:author="Rev 7 Allen Wirfs-Brock" w:date="2012-05-02T14:58:00Z"/>
        </w:rPr>
      </w:pPr>
    </w:p>
    <w:p w14:paraId="49FEE9CC" w14:textId="77777777" w:rsidR="004C02EF" w:rsidRPr="00E77497" w:rsidDel="00E41B65" w:rsidRDefault="004C02EF" w:rsidP="00C623F2">
      <w:pPr>
        <w:pStyle w:val="30"/>
        <w:numPr>
          <w:ilvl w:val="0"/>
          <w:numId w:val="0"/>
        </w:numPr>
        <w:rPr>
          <w:del w:id="3987" w:author="Rev 7 Allen Wirfs-Brock" w:date="2012-05-01T11:14:00Z"/>
        </w:rPr>
      </w:pPr>
      <w:del w:id="3988" w:author="Rev 7 Allen Wirfs-Brock" w:date="2012-05-01T11:14:00Z">
        <w:r w:rsidRPr="00E77497" w:rsidDel="00E41B65">
          <w:delText>10.2.3</w:delText>
        </w:r>
        <w:r w:rsidRPr="00E77497" w:rsidDel="00E41B65">
          <w:tab/>
          <w:delText>The Global Environment</w:delText>
        </w:r>
        <w:bookmarkEnd w:id="3877"/>
        <w:bookmarkEnd w:id="3878"/>
        <w:bookmarkEnd w:id="3879"/>
        <w:bookmarkEnd w:id="3880"/>
      </w:del>
    </w:p>
    <w:p w14:paraId="535C0A47" w14:textId="77777777" w:rsidR="004C02EF" w:rsidRPr="00E77497" w:rsidDel="00E41B65" w:rsidRDefault="004C02EF" w:rsidP="004C02EF">
      <w:pPr>
        <w:rPr>
          <w:del w:id="3989" w:author="Rev 7 Allen Wirfs-Brock" w:date="2012-05-01T11:14:00Z"/>
        </w:rPr>
      </w:pPr>
      <w:del w:id="3990" w:author="Rev 7 Allen Wirfs-Brock" w:date="2012-05-01T11:14:00Z">
        <w:r w:rsidRPr="00E77497" w:rsidDel="00E41B65">
          <w:delText xml:space="preserve">The </w:delText>
        </w:r>
        <w:r w:rsidRPr="00E77497" w:rsidDel="00E41B65">
          <w:rPr>
            <w:i/>
          </w:rPr>
          <w:delText>global environment</w:delText>
        </w:r>
        <w:r w:rsidRPr="00E77497" w:rsidDel="00E41B65">
          <w:delTex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delText>
        </w:r>
        <w:r w:rsidRPr="00E77497" w:rsidDel="00E41B65">
          <w:rPr>
            <w:b/>
          </w:rPr>
          <w:delText>null</w:delText>
        </w:r>
        <w:r w:rsidRPr="00E77497" w:rsidDel="00E41B65">
          <w:delText>.</w:delText>
        </w:r>
      </w:del>
    </w:p>
    <w:p w14:paraId="0D033776" w14:textId="77777777" w:rsidR="004C02EF" w:rsidRPr="00120381" w:rsidDel="00E41B65" w:rsidRDefault="004C02EF" w:rsidP="004C02EF">
      <w:pPr>
        <w:rPr>
          <w:del w:id="3991" w:author="Rev 7 Allen Wirfs-Brock" w:date="2012-05-01T11:14:00Z"/>
          <w:sz w:val="24"/>
          <w:szCs w:val="24"/>
        </w:rPr>
      </w:pPr>
      <w:del w:id="3992" w:author="Rev 7 Allen Wirfs-Brock" w:date="2012-05-01T11:14:00Z">
        <w:r w:rsidRPr="00E77497" w:rsidDel="00E41B65">
          <w:delText>As ECMAScript code is executed, additional properties may be added to the global object and the initial properties may be modified.</w:delText>
        </w:r>
        <w:r w:rsidRPr="00120381" w:rsidDel="00E41B65">
          <w:rPr>
            <w:sz w:val="24"/>
            <w:szCs w:val="24"/>
          </w:rPr>
          <w:delText xml:space="preserve"> </w:delText>
        </w:r>
      </w:del>
    </w:p>
    <w:p w14:paraId="4F737266" w14:textId="77777777" w:rsidR="004C02EF" w:rsidRPr="003B4312" w:rsidRDefault="004C02EF" w:rsidP="00C623F2">
      <w:pPr>
        <w:pStyle w:val="20"/>
        <w:numPr>
          <w:ilvl w:val="0"/>
          <w:numId w:val="0"/>
        </w:numPr>
      </w:pPr>
      <w:bookmarkStart w:id="3993" w:name="_Toc235503379"/>
      <w:bookmarkStart w:id="3994" w:name="_Toc241509154"/>
      <w:bookmarkStart w:id="3995" w:name="_Toc244416641"/>
      <w:bookmarkStart w:id="3996" w:name="_Toc276631005"/>
      <w:bookmarkStart w:id="3997" w:name="_Toc323907639"/>
      <w:r w:rsidRPr="004D1BD1">
        <w:t>10.</w:t>
      </w:r>
      <w:del w:id="3998" w:author="Rev 7 Allen Wirfs-Brock" w:date="2012-05-02T14:58:00Z">
        <w:r w:rsidRPr="004D1BD1" w:rsidDel="002B1601">
          <w:delText>3</w:delText>
        </w:r>
      </w:del>
      <w:ins w:id="3999" w:author="Rev 7 Allen Wirfs-Brock" w:date="2012-05-02T14:58:00Z">
        <w:r w:rsidR="002B1601">
          <w:t>4</w:t>
        </w:r>
      </w:ins>
      <w:r w:rsidRPr="004D1BD1">
        <w:tab/>
      </w:r>
      <w:r w:rsidRPr="003B4312">
        <w:t>Execution Contexts</w:t>
      </w:r>
      <w:bookmarkEnd w:id="3993"/>
      <w:bookmarkEnd w:id="3994"/>
      <w:bookmarkEnd w:id="3995"/>
      <w:bookmarkEnd w:id="3996"/>
      <w:bookmarkEnd w:id="3997"/>
    </w:p>
    <w:p w14:paraId="1AF8864D" w14:textId="77777777" w:rsidR="004C02EF" w:rsidRPr="00E77497" w:rsidRDefault="004C02EF" w:rsidP="004C02EF">
      <w:r w:rsidRPr="00E65A34">
        <w:t xml:space="preserve">When </w:t>
      </w:r>
      <w:r w:rsidRPr="009C202C">
        <w:t xml:space="preserve">control is transferred to ECMAScript executable code, control is entering an </w:t>
      </w:r>
      <w:r w:rsidRPr="009C202C">
        <w:rPr>
          <w:i/>
        </w:rPr>
        <w:t>execution context</w:t>
      </w:r>
      <w:r w:rsidRPr="009C202C">
        <w:t>. Active execution contexts logically form a stack. The top execution context on this logical stack is the running execution context.</w:t>
      </w:r>
      <w:bookmarkStart w:id="4000" w:name="_Toc381513660"/>
      <w:bookmarkStart w:id="4001" w:name="_Toc382202803"/>
      <w:bookmarkStart w:id="4002" w:name="_Toc382203023"/>
      <w:bookmarkStart w:id="4003" w:name="_Toc382212182"/>
      <w:bookmarkStart w:id="4004" w:name="_Toc382212421"/>
      <w:bookmarkStart w:id="4005" w:name="_Toc382291527"/>
      <w:bookmarkStart w:id="4006" w:name="_Toc385672167"/>
      <w:bookmarkStart w:id="4007" w:name="_Toc393690262"/>
      <w:r w:rsidRPr="009C202C">
        <w:t xml:space="preserve"> A new execution context is c</w:t>
      </w:r>
      <w:r w:rsidRPr="00675B74">
        <w:t xml:space="preserve">reated whenever control is transferred from the executable code associated with the currently running execution context to executable code that is not associated with that execution context. The newly created execution context is pushed onto the stack and </w:t>
      </w:r>
      <w:r w:rsidRPr="00E77497">
        <w:t>becomes the running execution context.</w:t>
      </w:r>
    </w:p>
    <w:p w14:paraId="4B450A3E" w14:textId="77777777" w:rsidR="004C02EF" w:rsidRPr="00E77497" w:rsidRDefault="004C02EF" w:rsidP="004C02EF">
      <w:r w:rsidRPr="00E77497">
        <w:t xml:space="preserve">An execution context contains whatever </w:t>
      </w:r>
      <w:ins w:id="4008" w:author="Rev 7 Allen Wirfs-Brock" w:date="2012-05-02T10:06:00Z">
        <w:r w:rsidR="009B3DD4">
          <w:t xml:space="preserve">implementation specific </w:t>
        </w:r>
      </w:ins>
      <w:r w:rsidRPr="00E77497">
        <w:t xml:space="preserve">state is necessary to track the execution progress of its associated code. In addition, each execution context has the state components listed in Table </w:t>
      </w:r>
      <w:del w:id="4009" w:author="Allen Wirfs-Brock" w:date="2011-07-02T13:30:00Z">
        <w:r w:rsidRPr="00E77497" w:rsidDel="008962D8">
          <w:delText>19</w:delText>
        </w:r>
      </w:del>
      <w:ins w:id="4010" w:author="Allen Wirfs-Brock" w:date="2011-07-02T13:30:00Z">
        <w:r w:rsidR="008962D8" w:rsidRPr="00E77497">
          <w:t>20</w:t>
        </w:r>
      </w:ins>
      <w:r w:rsidRPr="00E77497">
        <w:t>.</w:t>
      </w:r>
    </w:p>
    <w:p w14:paraId="32A6D74C" w14:textId="77777777" w:rsidR="004C02EF" w:rsidRPr="00E77497" w:rsidRDefault="004C02EF" w:rsidP="004C02EF">
      <w:pPr>
        <w:pStyle w:val="Tabletitle"/>
        <w:widowControl w:val="0"/>
      </w:pPr>
      <w:r w:rsidRPr="00E77497">
        <w:rPr>
          <w:rFonts w:eastAsia="Arial Unicode MS"/>
        </w:rPr>
        <w:t>Table </w:t>
      </w:r>
      <w:del w:id="4011" w:author="Allen Wirfs-Brock" w:date="2011-07-02T13:30:00Z">
        <w:r w:rsidRPr="00E77497" w:rsidDel="008962D8">
          <w:rPr>
            <w:rFonts w:eastAsia="Arial Unicode MS"/>
          </w:rPr>
          <w:delText xml:space="preserve">19 </w:delText>
        </w:r>
      </w:del>
      <w:ins w:id="4012" w:author="Allen Wirfs-Brock" w:date="2011-07-02T13:30:00Z">
        <w:r w:rsidR="008962D8" w:rsidRPr="00E77497">
          <w:rPr>
            <w:rFonts w:eastAsia="Arial Unicode MS"/>
          </w:rPr>
          <w:t xml:space="preserve">20 </w:t>
        </w:r>
      </w:ins>
      <w:r w:rsidRPr="00E77497">
        <w:rPr>
          <w:rFonts w:eastAsia="Arial Unicode MS"/>
        </w:rPr>
        <w:t>—Execution Context State Components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4013" w:author="Rev 6 Allen Wirfs-Brock" w:date="2012-02-23T16:42:00Z">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2290"/>
        <w:gridCol w:w="6566"/>
        <w:tblGridChange w:id="4014">
          <w:tblGrid>
            <w:gridCol w:w="2290"/>
            <w:gridCol w:w="6566"/>
          </w:tblGrid>
        </w:tblGridChange>
      </w:tblGrid>
      <w:tr w:rsidR="004C02EF" w:rsidRPr="004D1BD1" w14:paraId="626D913D" w14:textId="77777777" w:rsidTr="00550FEB">
        <w:trPr>
          <w:trHeight w:val="356"/>
          <w:jc w:val="center"/>
          <w:trPrChange w:id="4015" w:author="Rev 6 Allen Wirfs-Brock" w:date="2012-02-23T16:42:00Z">
            <w:trPr>
              <w:trHeight w:val="356"/>
              <w:jc w:val="center"/>
            </w:trPr>
          </w:trPrChange>
        </w:trPr>
        <w:tc>
          <w:tcPr>
            <w:tcW w:w="2290" w:type="dxa"/>
            <w:tcBorders>
              <w:top w:val="single" w:sz="12" w:space="0" w:color="000000"/>
              <w:left w:val="single" w:sz="6" w:space="0" w:color="000000"/>
              <w:bottom w:val="single" w:sz="6" w:space="0" w:color="000000"/>
              <w:right w:val="nil"/>
            </w:tcBorders>
            <w:shd w:val="solid" w:color="C0C0C0" w:fill="FFFFFF"/>
            <w:hideMark/>
            <w:tcPrChange w:id="4016" w:author="Rev 6 Allen Wirfs-Brock" w:date="2012-02-23T16:42:00Z">
              <w:tcPr>
                <w:tcW w:w="2290" w:type="dxa"/>
                <w:tcBorders>
                  <w:top w:val="single" w:sz="12" w:space="0" w:color="000000"/>
                  <w:left w:val="single" w:sz="6" w:space="0" w:color="000000"/>
                  <w:bottom w:val="single" w:sz="6" w:space="0" w:color="000000"/>
                  <w:right w:val="nil"/>
                </w:tcBorders>
                <w:shd w:val="solid" w:color="C0C0C0" w:fill="FFFFFF"/>
                <w:hideMark/>
              </w:tcPr>
            </w:tcPrChange>
          </w:tcPr>
          <w:p w14:paraId="459E523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Change w:id="4017" w:author="Rev 6 Allen Wirfs-Brock" w:date="2012-02-23T16:42:00Z">
              <w:tcPr>
                <w:tcW w:w="6566" w:type="dxa"/>
                <w:tcBorders>
                  <w:top w:val="single" w:sz="12" w:space="0" w:color="000000"/>
                  <w:left w:val="nil"/>
                  <w:bottom w:val="single" w:sz="6" w:space="0" w:color="000000"/>
                  <w:right w:val="single" w:sz="6" w:space="0" w:color="000000"/>
                </w:tcBorders>
                <w:shd w:val="solid" w:color="C0C0C0" w:fill="FFFFFF"/>
                <w:hideMark/>
              </w:tcPr>
            </w:tcPrChange>
          </w:tcPr>
          <w:p w14:paraId="65C5702E"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9B3DD4" w:rsidRPr="009B3DD4" w14:paraId="71EA9A3B" w14:textId="77777777" w:rsidTr="00550FEB">
        <w:trPr>
          <w:jc w:val="center"/>
          <w:ins w:id="4018" w:author="Rev 7 Allen Wirfs-Brock" w:date="2012-05-02T10:07:00Z"/>
        </w:trPr>
        <w:tc>
          <w:tcPr>
            <w:tcW w:w="2290" w:type="dxa"/>
            <w:tcBorders>
              <w:top w:val="nil"/>
              <w:left w:val="single" w:sz="6" w:space="0" w:color="auto"/>
              <w:bottom w:val="single" w:sz="6" w:space="0" w:color="auto"/>
              <w:right w:val="single" w:sz="6" w:space="0" w:color="auto"/>
            </w:tcBorders>
          </w:tcPr>
          <w:p w14:paraId="2069CD05" w14:textId="77777777" w:rsidR="009B3DD4" w:rsidRPr="004D1BD1" w:rsidRDefault="009B3DD4" w:rsidP="003A4B22">
            <w:pPr>
              <w:keepNext/>
              <w:spacing w:after="60"/>
              <w:rPr>
                <w:ins w:id="4019" w:author="Rev 7 Allen Wirfs-Brock" w:date="2012-05-02T10:07:00Z"/>
              </w:rPr>
            </w:pPr>
            <w:ins w:id="4020" w:author="Rev 7 Allen Wirfs-Brock" w:date="2012-05-02T10:17:00Z">
              <w:r>
                <w:t>c</w:t>
              </w:r>
            </w:ins>
            <w:ins w:id="4021" w:author="Rev 7 Allen Wirfs-Brock" w:date="2012-05-02T10:08:00Z">
              <w:r>
                <w:t>ode evaluation state</w:t>
              </w:r>
            </w:ins>
          </w:p>
        </w:tc>
        <w:tc>
          <w:tcPr>
            <w:tcW w:w="6566" w:type="dxa"/>
            <w:tcBorders>
              <w:top w:val="nil"/>
              <w:left w:val="single" w:sz="6" w:space="0" w:color="auto"/>
              <w:bottom w:val="single" w:sz="6" w:space="0" w:color="auto"/>
              <w:right w:val="single" w:sz="6" w:space="0" w:color="auto"/>
            </w:tcBorders>
          </w:tcPr>
          <w:p w14:paraId="15EAF5F6" w14:textId="77777777" w:rsidR="009B3DD4" w:rsidRPr="00E65A34" w:rsidRDefault="009B3DD4" w:rsidP="009B3DD4">
            <w:pPr>
              <w:keepNext/>
              <w:spacing w:after="60"/>
              <w:rPr>
                <w:ins w:id="4022" w:author="Rev 7 Allen Wirfs-Brock" w:date="2012-05-02T10:07:00Z"/>
              </w:rPr>
            </w:pPr>
            <w:ins w:id="4023" w:author="Rev 7 Allen Wirfs-Brock" w:date="2012-05-02T10:09:00Z">
              <w:r>
                <w:t xml:space="preserve">Any state needed to suspend and resume evaluation of the ECMASript code associated </w:t>
              </w:r>
            </w:ins>
            <w:ins w:id="4024" w:author="Rev 7 Allen Wirfs-Brock" w:date="2012-05-02T10:10:00Z">
              <w:r>
                <w:t>with</w:t>
              </w:r>
            </w:ins>
            <w:ins w:id="4025" w:author="Rev 7 Allen Wirfs-Brock" w:date="2012-05-02T10:09:00Z">
              <w:r>
                <w:t xml:space="preserve"> this execution context.</w:t>
              </w:r>
            </w:ins>
            <w:ins w:id="4026" w:author="Rev 7 Allen Wirfs-Brock" w:date="2012-05-02T10:08:00Z">
              <w:r>
                <w:t xml:space="preserve"> </w:t>
              </w:r>
            </w:ins>
          </w:p>
        </w:tc>
      </w:tr>
      <w:tr w:rsidR="00B37DF5" w:rsidRPr="00B37DF5" w14:paraId="1823AB46" w14:textId="77777777" w:rsidTr="00550FEB">
        <w:trPr>
          <w:jc w:val="center"/>
          <w:ins w:id="4027" w:author="Rev 7 Allen Wirfs-Brock" w:date="2012-05-02T10:37:00Z"/>
        </w:trPr>
        <w:tc>
          <w:tcPr>
            <w:tcW w:w="2290" w:type="dxa"/>
            <w:tcBorders>
              <w:top w:val="nil"/>
              <w:left w:val="single" w:sz="6" w:space="0" w:color="auto"/>
              <w:bottom w:val="single" w:sz="6" w:space="0" w:color="auto"/>
              <w:right w:val="single" w:sz="6" w:space="0" w:color="auto"/>
            </w:tcBorders>
          </w:tcPr>
          <w:p w14:paraId="502BCEA8" w14:textId="77777777" w:rsidR="00B37DF5" w:rsidRPr="004D1BD1" w:rsidRDefault="00B37DF5" w:rsidP="003A4B22">
            <w:pPr>
              <w:keepNext/>
              <w:spacing w:after="60"/>
              <w:rPr>
                <w:ins w:id="4028" w:author="Rev 7 Allen Wirfs-Brock" w:date="2012-05-02T10:37:00Z"/>
              </w:rPr>
            </w:pPr>
            <w:ins w:id="4029" w:author="Rev 7 Allen Wirfs-Brock" w:date="2012-05-02T10:37:00Z">
              <w:r>
                <w:t>PreviousContext</w:t>
              </w:r>
            </w:ins>
          </w:p>
        </w:tc>
        <w:tc>
          <w:tcPr>
            <w:tcW w:w="6566" w:type="dxa"/>
            <w:tcBorders>
              <w:top w:val="nil"/>
              <w:left w:val="single" w:sz="6" w:space="0" w:color="auto"/>
              <w:bottom w:val="single" w:sz="6" w:space="0" w:color="auto"/>
              <w:right w:val="single" w:sz="6" w:space="0" w:color="auto"/>
            </w:tcBorders>
          </w:tcPr>
          <w:p w14:paraId="3BA3DB5F" w14:textId="77777777" w:rsidR="00B37DF5" w:rsidRPr="00E65A34" w:rsidRDefault="00B37DF5" w:rsidP="00852E6B">
            <w:pPr>
              <w:keepNext/>
              <w:spacing w:after="60"/>
              <w:rPr>
                <w:ins w:id="4030" w:author="Rev 7 Allen Wirfs-Brock" w:date="2012-05-02T10:37:00Z"/>
              </w:rPr>
            </w:pPr>
            <w:ins w:id="4031" w:author="Rev 7 Allen Wirfs-Brock" w:date="2012-05-02T10:37:00Z">
              <w:r>
                <w:t xml:space="preserve">The execution context that </w:t>
              </w:r>
            </w:ins>
            <w:ins w:id="4032" w:author="Rev 7 Allen Wirfs-Brock" w:date="2012-05-02T10:38:00Z">
              <w:r>
                <w:t xml:space="preserve">was active when this execution context was created.  </w:t>
              </w:r>
            </w:ins>
            <w:ins w:id="4033" w:author="Rev 7 Allen Wirfs-Brock" w:date="2012-05-02T11:28:00Z">
              <w:r w:rsidR="00852E6B">
                <w:t>The value Empty</w:t>
              </w:r>
            </w:ins>
            <w:ins w:id="4034" w:author="Rev 7 Allen Wirfs-Brock" w:date="2012-05-02T10:39:00Z">
              <w:r>
                <w:t xml:space="preserve"> indicates that there is no such context.</w:t>
              </w:r>
            </w:ins>
          </w:p>
        </w:tc>
      </w:tr>
      <w:tr w:rsidR="00B37DF5" w:rsidRPr="00B37DF5" w14:paraId="2DC88661" w14:textId="77777777" w:rsidTr="00550FEB">
        <w:trPr>
          <w:jc w:val="center"/>
          <w:ins w:id="4035" w:author="Rev 7 Allen Wirfs-Brock" w:date="2012-05-02T10:40:00Z"/>
        </w:trPr>
        <w:tc>
          <w:tcPr>
            <w:tcW w:w="2290" w:type="dxa"/>
            <w:tcBorders>
              <w:top w:val="nil"/>
              <w:left w:val="single" w:sz="6" w:space="0" w:color="auto"/>
              <w:bottom w:val="single" w:sz="6" w:space="0" w:color="auto"/>
              <w:right w:val="single" w:sz="6" w:space="0" w:color="auto"/>
            </w:tcBorders>
          </w:tcPr>
          <w:p w14:paraId="2B6E5527" w14:textId="77777777" w:rsidR="00B37DF5" w:rsidRPr="004D1BD1" w:rsidRDefault="000D5AB9" w:rsidP="003A4B22">
            <w:pPr>
              <w:keepNext/>
              <w:spacing w:after="60"/>
              <w:rPr>
                <w:ins w:id="4036" w:author="Rev 7 Allen Wirfs-Brock" w:date="2012-05-02T10:40:00Z"/>
              </w:rPr>
            </w:pPr>
            <w:ins w:id="4037" w:author="Rev 7 Allen Wirfs-Brock" w:date="2012-05-02T10:40:00Z">
              <w:r>
                <w:t>Realm</w:t>
              </w:r>
            </w:ins>
          </w:p>
        </w:tc>
        <w:tc>
          <w:tcPr>
            <w:tcW w:w="6566" w:type="dxa"/>
            <w:tcBorders>
              <w:top w:val="nil"/>
              <w:left w:val="single" w:sz="6" w:space="0" w:color="auto"/>
              <w:bottom w:val="single" w:sz="6" w:space="0" w:color="auto"/>
              <w:right w:val="single" w:sz="6" w:space="0" w:color="auto"/>
            </w:tcBorders>
          </w:tcPr>
          <w:p w14:paraId="42C57FE7" w14:textId="77777777" w:rsidR="00B37DF5" w:rsidRPr="00E65A34" w:rsidRDefault="000D5AB9" w:rsidP="000D5AB9">
            <w:pPr>
              <w:keepNext/>
              <w:spacing w:after="60"/>
              <w:rPr>
                <w:ins w:id="4038" w:author="Rev 7 Allen Wirfs-Brock" w:date="2012-05-02T10:40:00Z"/>
              </w:rPr>
            </w:pPr>
            <w:ins w:id="4039" w:author="Rev 7 Allen Wirfs-Brock" w:date="2012-05-02T10:40:00Z">
              <w:r>
                <w:t>The Realm</w:t>
              </w:r>
            </w:ins>
            <w:ins w:id="4040" w:author="Rev 7 Allen Wirfs-Brock" w:date="2012-05-02T10:41:00Z">
              <w:r>
                <w:t xml:space="preserve"> within which the associated ECMAScript code is evaluated</w:t>
              </w:r>
            </w:ins>
          </w:p>
        </w:tc>
      </w:tr>
      <w:tr w:rsidR="004C02EF" w:rsidRPr="004D1BD1" w14:paraId="18D09A3E" w14:textId="77777777" w:rsidTr="00550FEB">
        <w:trPr>
          <w:jc w:val="center"/>
          <w:trPrChange w:id="4041" w:author="Rev 6 Allen Wirfs-Brock" w:date="2012-02-23T16:42:00Z">
            <w:trPr>
              <w:jc w:val="center"/>
            </w:trPr>
          </w:trPrChange>
        </w:trPr>
        <w:tc>
          <w:tcPr>
            <w:tcW w:w="2290" w:type="dxa"/>
            <w:tcBorders>
              <w:top w:val="nil"/>
              <w:left w:val="single" w:sz="6" w:space="0" w:color="auto"/>
              <w:bottom w:val="single" w:sz="6" w:space="0" w:color="auto"/>
              <w:right w:val="single" w:sz="6" w:space="0" w:color="auto"/>
            </w:tcBorders>
            <w:hideMark/>
            <w:tcPrChange w:id="4042" w:author="Rev 6 Allen Wirfs-Brock" w:date="2012-02-23T16:42:00Z">
              <w:tcPr>
                <w:tcW w:w="2290" w:type="dxa"/>
                <w:tcBorders>
                  <w:top w:val="nil"/>
                  <w:left w:val="single" w:sz="6" w:space="0" w:color="auto"/>
                  <w:bottom w:val="single" w:sz="6" w:space="0" w:color="auto"/>
                  <w:right w:val="single" w:sz="6" w:space="0" w:color="auto"/>
                </w:tcBorders>
                <w:hideMark/>
              </w:tcPr>
            </w:tcPrChange>
          </w:tcPr>
          <w:p w14:paraId="00D7F954" w14:textId="77777777" w:rsidR="004C02EF" w:rsidRPr="003B4312" w:rsidRDefault="004C02EF" w:rsidP="003A4B22">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Change w:id="4043" w:author="Rev 6 Allen Wirfs-Brock" w:date="2012-02-23T16:42:00Z">
              <w:tcPr>
                <w:tcW w:w="6566" w:type="dxa"/>
                <w:tcBorders>
                  <w:top w:val="nil"/>
                  <w:left w:val="single" w:sz="6" w:space="0" w:color="auto"/>
                  <w:bottom w:val="single" w:sz="6" w:space="0" w:color="auto"/>
                  <w:right w:val="single" w:sz="6" w:space="0" w:color="auto"/>
                </w:tcBorders>
                <w:hideMark/>
              </w:tcPr>
            </w:tcPrChange>
          </w:tcPr>
          <w:p w14:paraId="7884C6EE" w14:textId="77777777" w:rsidR="004C02EF" w:rsidRPr="00E65A34" w:rsidRDefault="004C02EF" w:rsidP="003A4B22">
            <w:pPr>
              <w:keepNext/>
              <w:spacing w:after="60"/>
            </w:pPr>
            <w:r w:rsidRPr="00E65A34">
              <w:t>Identifies the Lexical Environment used to resolve identifier references made by code within this execution context.</w:t>
            </w:r>
          </w:p>
        </w:tc>
      </w:tr>
      <w:tr w:rsidR="004C02EF" w:rsidRPr="004D1BD1" w14:paraId="31414E58" w14:textId="77777777" w:rsidTr="00550FEB">
        <w:trPr>
          <w:jc w:val="center"/>
          <w:trPrChange w:id="4044" w:author="Rev 6 Allen Wirfs-Brock" w:date="2012-02-23T16:42:00Z">
            <w:trPr>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4045" w:author="Rev 6 Allen Wirfs-Brock" w:date="2012-02-23T16:42:00Z">
              <w:tcPr>
                <w:tcW w:w="2290" w:type="dxa"/>
                <w:tcBorders>
                  <w:top w:val="single" w:sz="6" w:space="0" w:color="auto"/>
                  <w:left w:val="single" w:sz="6" w:space="0" w:color="auto"/>
                  <w:bottom w:val="single" w:sz="6" w:space="0" w:color="auto"/>
                  <w:right w:val="single" w:sz="6" w:space="0" w:color="auto"/>
                </w:tcBorders>
                <w:hideMark/>
              </w:tcPr>
            </w:tcPrChange>
          </w:tcPr>
          <w:p w14:paraId="15B9EC41" w14:textId="77777777" w:rsidR="004C02EF" w:rsidRPr="003B4312" w:rsidRDefault="004C02EF" w:rsidP="003A4B22">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Change w:id="4046" w:author="Rev 6 Allen Wirfs-Brock" w:date="2012-02-23T16:42:00Z">
              <w:tcPr>
                <w:tcW w:w="6566" w:type="dxa"/>
                <w:tcBorders>
                  <w:top w:val="single" w:sz="6" w:space="0" w:color="auto"/>
                  <w:left w:val="single" w:sz="6" w:space="0" w:color="auto"/>
                  <w:bottom w:val="single" w:sz="6" w:space="0" w:color="auto"/>
                  <w:right w:val="single" w:sz="6" w:space="0" w:color="auto"/>
                </w:tcBorders>
                <w:hideMark/>
              </w:tcPr>
            </w:tcPrChange>
          </w:tcPr>
          <w:p w14:paraId="18A94824" w14:textId="77777777" w:rsidR="004C02EF" w:rsidRPr="00E77497" w:rsidRDefault="004C02EF" w:rsidP="003A4B22">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and </w:t>
            </w:r>
            <w:r w:rsidRPr="00675B74">
              <w:rPr>
                <w:rStyle w:val="bnf"/>
              </w:rPr>
              <w:t>FunctionDeclarations</w:t>
            </w:r>
            <w:r w:rsidRPr="00E77497">
              <w:t xml:space="preserve"> within this execution context.</w:t>
            </w:r>
          </w:p>
        </w:tc>
      </w:tr>
      <w:tr w:rsidR="004C02EF" w:rsidRPr="004D1BD1" w:rsidDel="00606A1B" w14:paraId="02C613B0" w14:textId="77777777" w:rsidTr="00550FEB">
        <w:trPr>
          <w:jc w:val="center"/>
          <w:del w:id="4047" w:author="Rev 7 Allen Wirfs-Brock" w:date="2012-05-01T18:11:00Z"/>
          <w:trPrChange w:id="4048" w:author="Rev 6 Allen Wirfs-Brock" w:date="2012-02-23T16:42:00Z">
            <w:trPr>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4049" w:author="Rev 6 Allen Wirfs-Brock" w:date="2012-02-23T16:42:00Z">
              <w:tcPr>
                <w:tcW w:w="2290" w:type="dxa"/>
                <w:tcBorders>
                  <w:top w:val="single" w:sz="6" w:space="0" w:color="auto"/>
                  <w:left w:val="single" w:sz="6" w:space="0" w:color="auto"/>
                  <w:bottom w:val="single" w:sz="6" w:space="0" w:color="auto"/>
                  <w:right w:val="single" w:sz="6" w:space="0" w:color="auto"/>
                </w:tcBorders>
                <w:hideMark/>
              </w:tcPr>
            </w:tcPrChange>
          </w:tcPr>
          <w:p w14:paraId="31674177" w14:textId="77777777" w:rsidR="004C02EF" w:rsidRPr="003B4312" w:rsidDel="00606A1B" w:rsidRDefault="004C02EF" w:rsidP="00606A1B">
            <w:pPr>
              <w:tabs>
                <w:tab w:val="right" w:pos="2074"/>
              </w:tabs>
              <w:spacing w:after="60"/>
              <w:rPr>
                <w:del w:id="4050" w:author="Rev 7 Allen Wirfs-Brock" w:date="2012-05-01T18:11:00Z"/>
              </w:rPr>
              <w:pPrChange w:id="4051" w:author="Rev 7 Allen Wirfs-Brock" w:date="2012-05-01T18:11:00Z">
                <w:pPr>
                  <w:spacing w:after="60"/>
                </w:pPr>
              </w:pPrChange>
            </w:pPr>
            <w:del w:id="4052" w:author="Rev 7 Allen Wirfs-Brock" w:date="2012-05-01T18:11:00Z">
              <w:r w:rsidRPr="004D1BD1" w:rsidDel="00606A1B">
                <w:delText>ThisBinding</w:delText>
              </w:r>
            </w:del>
          </w:p>
        </w:tc>
        <w:tc>
          <w:tcPr>
            <w:tcW w:w="6566" w:type="dxa"/>
            <w:tcBorders>
              <w:top w:val="single" w:sz="6" w:space="0" w:color="auto"/>
              <w:left w:val="single" w:sz="6" w:space="0" w:color="auto"/>
              <w:bottom w:val="single" w:sz="6" w:space="0" w:color="auto"/>
              <w:right w:val="single" w:sz="6" w:space="0" w:color="auto"/>
            </w:tcBorders>
            <w:hideMark/>
            <w:tcPrChange w:id="4053" w:author="Rev 6 Allen Wirfs-Brock" w:date="2012-02-23T16:42:00Z">
              <w:tcPr>
                <w:tcW w:w="6566" w:type="dxa"/>
                <w:tcBorders>
                  <w:top w:val="single" w:sz="6" w:space="0" w:color="auto"/>
                  <w:left w:val="single" w:sz="6" w:space="0" w:color="auto"/>
                  <w:bottom w:val="single" w:sz="6" w:space="0" w:color="auto"/>
                  <w:right w:val="single" w:sz="6" w:space="0" w:color="auto"/>
                </w:tcBorders>
                <w:hideMark/>
              </w:tcPr>
            </w:tcPrChange>
          </w:tcPr>
          <w:p w14:paraId="61472E3F" w14:textId="77777777" w:rsidR="004C02EF" w:rsidRPr="009C202C" w:rsidDel="00606A1B" w:rsidRDefault="004C02EF" w:rsidP="003A4B22">
            <w:pPr>
              <w:spacing w:after="60"/>
              <w:rPr>
                <w:del w:id="4054" w:author="Rev 7 Allen Wirfs-Brock" w:date="2012-05-01T18:11:00Z"/>
              </w:rPr>
            </w:pPr>
            <w:del w:id="4055" w:author="Rev 7 Allen Wirfs-Brock" w:date="2012-05-01T18:11:00Z">
              <w:r w:rsidRPr="00E65A34" w:rsidDel="00606A1B">
                <w:delText xml:space="preserve">The value associated with the </w:delText>
              </w:r>
              <w:r w:rsidRPr="009C202C" w:rsidDel="00606A1B">
                <w:rPr>
                  <w:rFonts w:ascii="Courier New" w:hAnsi="Courier New" w:cs="Courier New"/>
                  <w:b/>
                </w:rPr>
                <w:delText>this</w:delText>
              </w:r>
              <w:r w:rsidRPr="009C202C" w:rsidDel="00606A1B">
                <w:delText xml:space="preserve"> keyword within ECMAScript code associated with this execution context.</w:delText>
              </w:r>
            </w:del>
          </w:p>
        </w:tc>
      </w:tr>
    </w:tbl>
    <w:p w14:paraId="03EDF087" w14:textId="77777777" w:rsidR="004C02EF" w:rsidRPr="004D1BD1" w:rsidRDefault="004C02EF" w:rsidP="004C02EF"/>
    <w:p w14:paraId="5A311740" w14:textId="77777777" w:rsidR="00B045E3" w:rsidRDefault="009B3DD4" w:rsidP="004C02EF">
      <w:pPr>
        <w:rPr>
          <w:ins w:id="4056" w:author="Rev 7 Allen Wirfs-Brock" w:date="2012-05-02T10:22:00Z"/>
        </w:rPr>
      </w:pPr>
      <w:ins w:id="4057" w:author="Rev 7 Allen Wirfs-Brock" w:date="2012-05-02T10:09:00Z">
        <w:r>
          <w:t xml:space="preserve">The </w:t>
        </w:r>
      </w:ins>
      <w:ins w:id="4058" w:author="Rev 7 Allen Wirfs-Brock" w:date="2012-05-02T10:17:00Z">
        <w:r>
          <w:t>c</w:t>
        </w:r>
      </w:ins>
      <w:ins w:id="4059" w:author="Rev 7 Allen Wirfs-Brock" w:date="2012-05-02T10:09:00Z">
        <w:r>
          <w:t xml:space="preserve">ode evaluation state </w:t>
        </w:r>
      </w:ins>
      <w:ins w:id="4060" w:author="Rev 7 Allen Wirfs-Brock" w:date="2012-05-02T10:10:00Z">
        <w:r>
          <w:t xml:space="preserve">corresponds the implementation state needed to perform, suspend, and subsequently resume evaluation of the ECMAScript code associated with the </w:t>
        </w:r>
      </w:ins>
      <w:ins w:id="4061" w:author="Rev 7 Allen Wirfs-Brock" w:date="2012-05-02T10:16:00Z">
        <w:r>
          <w:t>e</w:t>
        </w:r>
      </w:ins>
      <w:ins w:id="4062" w:author="Rev 7 Allen Wirfs-Brock" w:date="2012-05-02T10:10:00Z">
        <w:r>
          <w:t xml:space="preserve">xecution </w:t>
        </w:r>
      </w:ins>
      <w:ins w:id="4063" w:author="Rev 7 Allen Wirfs-Brock" w:date="2012-05-02T10:16:00Z">
        <w:r>
          <w:t>c</w:t>
        </w:r>
      </w:ins>
      <w:ins w:id="4064" w:author="Rev 7 Allen Wirfs-Brock" w:date="2012-05-02T10:10:00Z">
        <w:r>
          <w:t xml:space="preserve">ontext. </w:t>
        </w:r>
      </w:ins>
      <w:ins w:id="4065" w:author="Rev 7 Allen Wirfs-Brock" w:date="2012-05-02T10:15:00Z">
        <w:r>
          <w:t>Only one</w:t>
        </w:r>
      </w:ins>
      <w:ins w:id="4066" w:author="Rev 7 Allen Wirfs-Brock" w:date="2012-05-02T10:13:00Z">
        <w:r>
          <w:t xml:space="preserve"> execution context </w:t>
        </w:r>
      </w:ins>
      <w:ins w:id="4067" w:author="Rev 7 Allen Wirfs-Brock" w:date="2012-05-02T10:15:00Z">
        <w:r>
          <w:t xml:space="preserve">may be actively evaluating ECMAScript code at any point in time.  </w:t>
        </w:r>
      </w:ins>
      <w:ins w:id="4068" w:author="Rev 7 Allen Wirfs-Brock" w:date="2012-05-02T10:16:00Z">
        <w:r>
          <w:t>The</w:t>
        </w:r>
      </w:ins>
      <w:ins w:id="4069" w:author="Rev 7 Allen Wirfs-Brock" w:date="2012-05-02T10:15:00Z">
        <w:r>
          <w:t xml:space="preserve"> execution</w:t>
        </w:r>
      </w:ins>
      <w:ins w:id="4070" w:author="Rev 7 Allen Wirfs-Brock" w:date="2012-05-02T10:16:00Z">
        <w:r>
          <w:t xml:space="preserve"> context is active is called the </w:t>
        </w:r>
        <w:r w:rsidRPr="009B3DD4">
          <w:rPr>
            <w:i/>
          </w:rPr>
          <w:t>curre</w:t>
        </w:r>
      </w:ins>
      <w:ins w:id="4071" w:author="Rev 7 Allen Wirfs-Brock" w:date="2012-05-02T10:17:00Z">
        <w:r w:rsidRPr="009B3DD4">
          <w:rPr>
            <w:i/>
          </w:rPr>
          <w:t>n</w:t>
        </w:r>
      </w:ins>
      <w:ins w:id="4072" w:author="Rev 7 Allen Wirfs-Brock" w:date="2012-05-02T10:16:00Z">
        <w:r w:rsidRPr="009B3DD4">
          <w:rPr>
            <w:i/>
          </w:rPr>
          <w:t>t execution context</w:t>
        </w:r>
        <w:r>
          <w:t>.</w:t>
        </w:r>
      </w:ins>
    </w:p>
    <w:p w14:paraId="2855E987" w14:textId="77777777" w:rsidR="009B3DD4" w:rsidRDefault="00B045E3" w:rsidP="004C02EF">
      <w:pPr>
        <w:rPr>
          <w:ins w:id="4073" w:author="Rev 7 Allen Wirfs-Brock" w:date="2012-05-02T10:10:00Z"/>
        </w:rPr>
      </w:pPr>
      <w:ins w:id="4074" w:author="Rev 7 Allen Wirfs-Brock" w:date="2012-05-02T10:17:00Z">
        <w:r>
          <w:t xml:space="preserve">Evaluation of code by the current execution context may be suspended at various points defined within this </w:t>
        </w:r>
      </w:ins>
      <w:ins w:id="4075" w:author="Rev 7 Allen Wirfs-Brock" w:date="2012-05-02T10:19:00Z">
        <w:r>
          <w:t>specification</w:t>
        </w:r>
      </w:ins>
      <w:ins w:id="4076" w:author="Rev 7 Allen Wirfs-Brock" w:date="2012-05-02T10:17:00Z">
        <w:r>
          <w:t>.</w:t>
        </w:r>
      </w:ins>
      <w:ins w:id="4077" w:author="Rev 7 Allen Wirfs-Brock" w:date="2012-05-02T10:19:00Z">
        <w:r>
          <w:t xml:space="preserve"> Once  the current execution context has been suspended a different execution context may become the current execution context and </w:t>
        </w:r>
      </w:ins>
      <w:ins w:id="4078" w:author="Rev 7 Allen Wirfs-Brock" w:date="2012-05-02T10:22:00Z">
        <w:r>
          <w:t>commence evaluating</w:t>
        </w:r>
      </w:ins>
      <w:ins w:id="4079" w:author="Rev 7 Allen Wirfs-Brock" w:date="2012-05-02T10:19:00Z">
        <w:r>
          <w:t xml:space="preserve"> its ECMAScript code. At some latter time</w:t>
        </w:r>
      </w:ins>
      <w:ins w:id="4080" w:author="Rev 7 Allen Wirfs-Brock" w:date="2012-05-02T10:22:00Z">
        <w:r>
          <w:t xml:space="preserve"> </w:t>
        </w:r>
      </w:ins>
      <w:ins w:id="4081" w:author="Rev 7 Allen Wirfs-Brock" w:date="2012-05-02T10:23:00Z">
        <w:r>
          <w:t>a</w:t>
        </w:r>
      </w:ins>
      <w:ins w:id="4082" w:author="Rev 7 Allen Wirfs-Brock" w:date="2012-05-02T10:22:00Z">
        <w:r>
          <w:t xml:space="preserve"> suspended </w:t>
        </w:r>
      </w:ins>
      <w:ins w:id="4083" w:author="Rev 7 Allen Wirfs-Brock" w:date="2012-05-02T10:23:00Z">
        <w:r>
          <w:t xml:space="preserve">execution context may again become the current execution context and continue evaluating its ECMAScript code </w:t>
        </w:r>
      </w:ins>
      <w:ins w:id="4084" w:author="Rev 7 Allen Wirfs-Brock" w:date="2012-05-02T10:25:00Z">
        <w:r>
          <w:t xml:space="preserve">at the point where it had previously been suspended.  Transition of of the current execution context status among execution contexts usually occurs in  last-in/first-out manner.  However, some </w:t>
        </w:r>
      </w:ins>
      <w:ins w:id="4085" w:author="Rev 7 Allen Wirfs-Brock" w:date="2012-05-02T10:27:00Z">
        <w:r>
          <w:t>ECMAScript features</w:t>
        </w:r>
      </w:ins>
      <w:ins w:id="4086" w:author="Rev 7 Allen Wirfs-Brock" w:date="2012-05-02T10:23:00Z">
        <w:r>
          <w:t xml:space="preserve"> </w:t>
        </w:r>
      </w:ins>
      <w:ins w:id="4087" w:author="Rev 7 Allen Wirfs-Brock" w:date="2012-05-02T10:28:00Z">
        <w:r>
          <w:t>require non-LIFO changes to the current execution context.</w:t>
        </w:r>
      </w:ins>
    </w:p>
    <w:p w14:paraId="02ECB132" w14:textId="77777777"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4D5673C6" w14:textId="77777777" w:rsidR="004C02EF" w:rsidRPr="009C202C" w:rsidRDefault="004C02EF" w:rsidP="004C02EF">
      <w:r w:rsidRPr="009C202C">
        <w:t>In most situations only the running execution context (the top of the execution context stack) is directly manipulated by algorithms within this specification.  Hence when the terms “LexicalEnvironment”,</w:t>
      </w:r>
      <w:ins w:id="4088" w:author="Rev 7 Allen Wirfs-Brock" w:date="2012-05-01T18:12:00Z">
        <w:r w:rsidR="00606A1B">
          <w:t xml:space="preserve"> and</w:t>
        </w:r>
      </w:ins>
      <w:r w:rsidRPr="009C202C">
        <w:t xml:space="preserve"> “VariableEnvironment” </w:t>
      </w:r>
      <w:del w:id="4089" w:author="Rev 7 Allen Wirfs-Brock" w:date="2012-05-01T18:12:00Z">
        <w:r w:rsidRPr="009C202C" w:rsidDel="00606A1B">
          <w:delText xml:space="preserve">and “ThisBinding” </w:delText>
        </w:r>
      </w:del>
      <w:r w:rsidRPr="009C202C">
        <w:t>are used without qualification they are in reference to those components of the running execution context.</w:t>
      </w:r>
    </w:p>
    <w:p w14:paraId="08A45E02" w14:textId="77777777"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access an execution context. </w:t>
      </w:r>
    </w:p>
    <w:p w14:paraId="24B72C80" w14:textId="77777777" w:rsidR="004C02EF" w:rsidRPr="00E77497" w:rsidRDefault="004C02EF" w:rsidP="00C623F2">
      <w:pPr>
        <w:pStyle w:val="30"/>
        <w:numPr>
          <w:ilvl w:val="0"/>
          <w:numId w:val="0"/>
        </w:numPr>
      </w:pPr>
      <w:bookmarkStart w:id="4090" w:name="_Toc235503380"/>
      <w:bookmarkStart w:id="4091" w:name="_Toc241509155"/>
      <w:bookmarkStart w:id="4092" w:name="_Toc244416642"/>
      <w:bookmarkStart w:id="4093" w:name="_Toc276631006"/>
      <w:bookmarkStart w:id="4094" w:name="_Toc323907640"/>
      <w:r w:rsidRPr="00E77497">
        <w:t>10.</w:t>
      </w:r>
      <w:del w:id="4095" w:author="Rev 7 Allen Wirfs-Brock" w:date="2012-05-02T14:57:00Z">
        <w:r w:rsidRPr="00E77497" w:rsidDel="002B1601">
          <w:delText>3</w:delText>
        </w:r>
      </w:del>
      <w:ins w:id="4096" w:author="Rev 7 Allen Wirfs-Brock" w:date="2012-05-02T14:57:00Z">
        <w:r w:rsidR="002B1601">
          <w:t>4</w:t>
        </w:r>
      </w:ins>
      <w:r w:rsidRPr="00E77497">
        <w:t>.1</w:t>
      </w:r>
      <w:r w:rsidRPr="00E77497">
        <w:tab/>
        <w:t>Identifier Resolution</w:t>
      </w:r>
      <w:bookmarkEnd w:id="4090"/>
      <w:bookmarkEnd w:id="4091"/>
      <w:bookmarkEnd w:id="4092"/>
      <w:bookmarkEnd w:id="4093"/>
      <w:bookmarkEnd w:id="4094"/>
    </w:p>
    <w:p w14:paraId="2232DFB4" w14:textId="77777777" w:rsidR="004C02EF" w:rsidRPr="00E77497" w:rsidRDefault="004C02EF" w:rsidP="004C02EF">
      <w:r w:rsidRPr="00E77497">
        <w:t xml:space="preserve">Identifier resolution is the process of determining the binding of an </w:t>
      </w:r>
      <w:r w:rsidRPr="00E77497">
        <w:rPr>
          <w:rStyle w:val="bnf"/>
        </w:rPr>
        <w:t>Identifier</w:t>
      </w:r>
      <w:ins w:id="4097" w:author="Allen Wirfs-Brock rev2" w:date="2011-07-22T10:32:00Z">
        <w:r w:rsidR="0040565C" w:rsidRPr="00E77497">
          <w:rPr>
            <w:rStyle w:val="bnf"/>
          </w:rPr>
          <w:t>Name</w:t>
        </w:r>
      </w:ins>
      <w:r w:rsidRPr="00E77497">
        <w:t xml:space="preserve"> using the LexicalEnvironment of the running execution context. During execution of ECMAScript code, </w:t>
      </w:r>
      <w:del w:id="4098" w:author="Allen Wirfs-Brock" w:date="2011-07-12T09:09:00Z">
        <w:r w:rsidRPr="00E77497" w:rsidDel="009574CD">
          <w:delText xml:space="preserve">the syntactic production </w:delText>
        </w:r>
        <w:r w:rsidRPr="00E77497" w:rsidDel="009574CD">
          <w:rPr>
            <w:rStyle w:val="bnf"/>
          </w:rPr>
          <w:delText>PrimaryExpression</w:delText>
        </w:r>
        <w:r w:rsidRPr="00E77497" w:rsidDel="009574CD">
          <w:delText xml:space="preserve"> </w:delText>
        </w:r>
        <w:r w:rsidRPr="00E77497" w:rsidDel="009574CD">
          <w:rPr>
            <w:rStyle w:val="bnf"/>
            <w:b/>
            <w:i w:val="0"/>
          </w:rPr>
          <w:delText>:</w:delText>
        </w:r>
        <w:r w:rsidRPr="00E77497" w:rsidDel="009574CD">
          <w:delText xml:space="preserve"> </w:delText>
        </w:r>
        <w:r w:rsidRPr="00E77497" w:rsidDel="009574CD">
          <w:rPr>
            <w:rStyle w:val="bnf"/>
          </w:rPr>
          <w:delText>Identifier</w:delText>
        </w:r>
        <w:r w:rsidRPr="00E77497" w:rsidDel="009574CD">
          <w:delText xml:space="preserve"> is evaluated</w:delText>
        </w:r>
      </w:del>
      <w:ins w:id="4099" w:author="Allen Wirfs-Brock" w:date="2011-07-12T09:09:00Z">
        <w:r w:rsidR="009574CD" w:rsidRPr="00E77497">
          <w:t>Identifier Resolution is performed</w:t>
        </w:r>
      </w:ins>
      <w:r w:rsidRPr="00E77497">
        <w:t xml:space="preserve"> using the following algorithm:</w:t>
      </w:r>
    </w:p>
    <w:p w14:paraId="14BCAE85" w14:textId="77777777"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14:paraId="257FEBA6" w14:textId="77777777" w:rsidR="004C02EF" w:rsidRPr="00E77497" w:rsidRDefault="004C02EF" w:rsidP="009A20C6">
      <w:pPr>
        <w:pStyle w:val="Alg4"/>
        <w:numPr>
          <w:ilvl w:val="0"/>
          <w:numId w:val="373"/>
        </w:numPr>
      </w:pPr>
      <w:r w:rsidRPr="00E77497">
        <w:t xml:space="preserve">If the syntactic production that is being evaluated is contained in a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37801626" w14:textId="77777777" w:rsidR="004C02EF" w:rsidRPr="00E77497" w:rsidRDefault="004C02EF" w:rsidP="009A20C6">
      <w:pPr>
        <w:pStyle w:val="Alg4"/>
        <w:numPr>
          <w:ilvl w:val="0"/>
          <w:numId w:val="373"/>
        </w:numPr>
        <w:spacing w:after="120"/>
      </w:pPr>
      <w:r w:rsidRPr="00E77497">
        <w:t xml:space="preserve">Return the result of calling GetIdentifierReference </w:t>
      </w:r>
      <w:del w:id="4100" w:author="Rev 6 Allen Wirfs-Brock" w:date="2012-02-16T13:08:00Z">
        <w:r w:rsidRPr="00E77497" w:rsidDel="005E1B82">
          <w:delText xml:space="preserve">function </w:delText>
        </w:r>
      </w:del>
      <w:ins w:id="4101" w:author="Rev 6 Allen Wirfs-Brock" w:date="2012-02-16T13:08:00Z">
        <w:r w:rsidR="005E1B82">
          <w:t>abstract operation</w:t>
        </w:r>
        <w:r w:rsidR="005E1B82" w:rsidRPr="00E77497">
          <w:t xml:space="preserve"> </w:t>
        </w:r>
      </w:ins>
      <w:r w:rsidRPr="00E77497">
        <w:t xml:space="preserve">passing </w:t>
      </w:r>
      <w:r w:rsidRPr="00E77497">
        <w:rPr>
          <w:i/>
        </w:rPr>
        <w:t>env</w:t>
      </w:r>
      <w:r w:rsidRPr="00E77497">
        <w:t xml:space="preserve">, </w:t>
      </w:r>
      <w:ins w:id="4102" w:author="Allen Wirfs-Brock rev2" w:date="2011-07-22T10:35:00Z">
        <w:r w:rsidR="0040565C" w:rsidRPr="00E77497">
          <w:t xml:space="preserve">the String value containing the same sequence of characters as </w:t>
        </w:r>
        <w:r w:rsidR="0040565C" w:rsidRPr="00E77497">
          <w:rPr>
            <w:i/>
          </w:rPr>
          <w:t>IdentifierName</w:t>
        </w:r>
      </w:ins>
      <w:del w:id="4103" w:author="Allen Wirfs-Brock rev2" w:date="2011-07-22T10:35:00Z">
        <w:r w:rsidRPr="00E77497" w:rsidDel="0040565C">
          <w:rPr>
            <w:i/>
          </w:rPr>
          <w:delText>Identifier</w:delText>
        </w:r>
      </w:del>
      <w:r w:rsidRPr="00E77497">
        <w:t xml:space="preserve">, and </w:t>
      </w:r>
      <w:r w:rsidRPr="00E77497">
        <w:rPr>
          <w:i/>
        </w:rPr>
        <w:t>strict</w:t>
      </w:r>
      <w:r w:rsidRPr="00E77497">
        <w:t xml:space="preserve"> as arguments.</w:t>
      </w:r>
    </w:p>
    <w:p w14:paraId="47DE7749" w14:textId="77777777"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Pr="00E77497">
        <w:t xml:space="preserve"> String.</w:t>
      </w:r>
    </w:p>
    <w:p w14:paraId="3C93104C" w14:textId="77777777" w:rsidR="00A45741" w:rsidRPr="00E77497" w:rsidRDefault="00A45741" w:rsidP="00A45741">
      <w:pPr>
        <w:pStyle w:val="30"/>
        <w:numPr>
          <w:ilvl w:val="0"/>
          <w:numId w:val="0"/>
        </w:numPr>
        <w:rPr>
          <w:ins w:id="4104" w:author="Rev 7 Allen Wirfs-Brock" w:date="2012-05-01T16:19:00Z"/>
        </w:rPr>
      </w:pPr>
      <w:bookmarkStart w:id="4105" w:name="_Toc235503381"/>
      <w:bookmarkStart w:id="4106" w:name="_Toc241509156"/>
      <w:bookmarkStart w:id="4107" w:name="_Toc244416643"/>
      <w:bookmarkStart w:id="4108" w:name="_Toc276631007"/>
      <w:bookmarkStart w:id="4109" w:name="_Toc323907641"/>
      <w:ins w:id="4110" w:author="Rev 7 Allen Wirfs-Brock" w:date="2012-05-01T16:19:00Z">
        <w:r w:rsidRPr="00E77497">
          <w:t>10.</w:t>
        </w:r>
      </w:ins>
      <w:ins w:id="4111" w:author="Rev 7 Allen Wirfs-Brock" w:date="2012-05-02T14:57:00Z">
        <w:r w:rsidR="002B1601">
          <w:t>4</w:t>
        </w:r>
      </w:ins>
      <w:ins w:id="4112" w:author="Rev 7 Allen Wirfs-Brock" w:date="2012-05-01T16:19:00Z">
        <w:r w:rsidRPr="00E77497">
          <w:t>.</w:t>
        </w:r>
        <w:r>
          <w:t>3</w:t>
        </w:r>
        <w:r w:rsidRPr="00E77497">
          <w:tab/>
        </w:r>
        <w:r>
          <w:t>GetThisEnvironment</w:t>
        </w:r>
        <w:bookmarkEnd w:id="4109"/>
      </w:ins>
    </w:p>
    <w:p w14:paraId="70E51936" w14:textId="77777777" w:rsidR="00A45741" w:rsidRPr="00E77497" w:rsidRDefault="00A45741" w:rsidP="00A45741">
      <w:pPr>
        <w:rPr>
          <w:ins w:id="4113" w:author="Rev 7 Allen Wirfs-Brock" w:date="2012-05-01T16:19:00Z"/>
        </w:rPr>
      </w:pPr>
      <w:ins w:id="4114" w:author="Rev 7 Allen Wirfs-Brock" w:date="2012-05-01T16:19:00Z">
        <w:r>
          <w:t xml:space="preserve">The abstract operation </w:t>
        </w:r>
      </w:ins>
      <w:ins w:id="4115" w:author="Rev 7 Allen Wirfs-Brock" w:date="2012-05-01T16:20:00Z">
        <w:r>
          <w:rPr>
            <w:rFonts w:ascii="Times New Roman" w:hAnsi="Times New Roman"/>
          </w:rPr>
          <w:t>GetThisEnviroment</w:t>
        </w:r>
      </w:ins>
      <w:ins w:id="4116" w:author="Rev 7 Allen Wirfs-Brock" w:date="2012-05-01T16:19:00Z">
        <w:r w:rsidRPr="00E77497">
          <w:t xml:space="preserve"> </w:t>
        </w:r>
      </w:ins>
      <w:ins w:id="4117" w:author="Rev 7 Allen Wirfs-Brock" w:date="2012-05-01T16:21:00Z">
        <w:r>
          <w:t>find the lexi</w:t>
        </w:r>
      </w:ins>
      <w:ins w:id="4118" w:author="Rev 7 Allen Wirfs-Brock" w:date="2012-05-04T13:59:00Z">
        <w:r w:rsidR="00DE13A5">
          <w:t>c</w:t>
        </w:r>
      </w:ins>
      <w:ins w:id="4119" w:author="Rev 7 Allen Wirfs-Brock" w:date="2012-05-01T16:21:00Z">
        <w:r>
          <w:t>al environment that currently supplies the</w:t>
        </w:r>
      </w:ins>
      <w:ins w:id="4120" w:author="Rev 7 Allen Wirfs-Brock" w:date="2012-05-01T16:19:00Z">
        <w:r w:rsidRPr="00E77497">
          <w:t xml:space="preserve"> binding of </w:t>
        </w:r>
        <w:r>
          <w:t xml:space="preserve">the keyword </w:t>
        </w:r>
        <w:r w:rsidRPr="00DD7AA6">
          <w:rPr>
            <w:rFonts w:ascii="Courier New" w:hAnsi="Courier New" w:cs="Courier New"/>
            <w:b/>
          </w:rPr>
          <w:t>this</w:t>
        </w:r>
      </w:ins>
      <w:ins w:id="4121" w:author="Rev 7 Allen Wirfs-Brock" w:date="2012-05-01T16:22:00Z">
        <w:r w:rsidRPr="00A45741">
          <w:rPr>
            <w:rFonts w:cs="Arial"/>
          </w:rPr>
          <w:t>.</w:t>
        </w:r>
      </w:ins>
      <w:ins w:id="4122" w:author="Rev 7 Allen Wirfs-Brock" w:date="2012-05-01T16:19:00Z">
        <w:r w:rsidRPr="00E77497">
          <w:t xml:space="preserve"> </w:t>
        </w:r>
      </w:ins>
      <w:ins w:id="4123" w:author="Rev 7 Allen Wirfs-Brock" w:date="2012-05-01T16:22:00Z">
        <w:r>
          <w:t>It starts search with</w:t>
        </w:r>
      </w:ins>
      <w:ins w:id="4124" w:author="Rev 7 Allen Wirfs-Brock" w:date="2012-05-01T16:19:00Z">
        <w:r w:rsidRPr="00E77497">
          <w:t xml:space="preserve"> the LexicalEnvironment of the </w:t>
        </w:r>
        <w:r>
          <w:t>current</w:t>
        </w:r>
        <w:r w:rsidRPr="00E77497">
          <w:t xml:space="preserve"> execution context. </w:t>
        </w:r>
      </w:ins>
      <w:ins w:id="4125" w:author="Rev 7 Allen Wirfs-Brock" w:date="2012-05-01T16:22:00Z">
        <w:r>
          <w:rPr>
            <w:rFonts w:ascii="Times New Roman" w:hAnsi="Times New Roman"/>
          </w:rPr>
          <w:t>GetThisEnviroment</w:t>
        </w:r>
        <w:r w:rsidRPr="00E77497">
          <w:t xml:space="preserve"> </w:t>
        </w:r>
      </w:ins>
      <w:ins w:id="4126" w:author="Rev 7 Allen Wirfs-Brock" w:date="2012-05-01T16:19:00Z">
        <w:r w:rsidRPr="00E77497">
          <w:t>perform</w:t>
        </w:r>
        <w:r>
          <w:t>s</w:t>
        </w:r>
        <w:r w:rsidRPr="00E77497">
          <w:t xml:space="preserve"> the following </w:t>
        </w:r>
        <w:r>
          <w:t>steps</w:t>
        </w:r>
        <w:r w:rsidRPr="00E77497">
          <w:t>:</w:t>
        </w:r>
      </w:ins>
    </w:p>
    <w:p w14:paraId="20051226" w14:textId="77777777" w:rsidR="00A45741" w:rsidRPr="00E77497" w:rsidRDefault="00A45741" w:rsidP="00A45741">
      <w:pPr>
        <w:pStyle w:val="Alg4"/>
        <w:numPr>
          <w:ilvl w:val="0"/>
          <w:numId w:val="782"/>
        </w:numPr>
        <w:rPr>
          <w:ins w:id="4127" w:author="Rev 7 Allen Wirfs-Brock" w:date="2012-05-01T16:19:00Z"/>
        </w:rPr>
      </w:pPr>
      <w:ins w:id="4128" w:author="Rev 7 Allen Wirfs-Brock" w:date="2012-05-01T16:19:00Z">
        <w:r w:rsidRPr="00E77497">
          <w:t xml:space="preserve">Let </w:t>
        </w:r>
        <w:r>
          <w:rPr>
            <w:i/>
          </w:rPr>
          <w:t>lex</w:t>
        </w:r>
        <w:r w:rsidRPr="00E77497">
          <w:t xml:space="preserve"> be the </w:t>
        </w:r>
        <w:r>
          <w:t>current</w:t>
        </w:r>
        <w:r w:rsidRPr="00E77497">
          <w:t xml:space="preserve"> execution context’s LexicalEnvironment.</w:t>
        </w:r>
      </w:ins>
    </w:p>
    <w:p w14:paraId="7D95F413" w14:textId="77777777" w:rsidR="00A45741" w:rsidRDefault="00A45741" w:rsidP="00A45741">
      <w:pPr>
        <w:pStyle w:val="Alg4"/>
        <w:numPr>
          <w:ilvl w:val="0"/>
          <w:numId w:val="782"/>
        </w:numPr>
        <w:rPr>
          <w:ins w:id="4129" w:author="Rev 7 Allen Wirfs-Brock" w:date="2012-05-01T16:19:00Z"/>
        </w:rPr>
      </w:pPr>
      <w:ins w:id="4130" w:author="Rev 7 Allen Wirfs-Brock" w:date="2012-05-01T16:19:00Z">
        <w:r>
          <w:t>Repeat</w:t>
        </w:r>
      </w:ins>
    </w:p>
    <w:p w14:paraId="7CC1668C" w14:textId="77777777" w:rsidR="00A45741" w:rsidRPr="00E77497" w:rsidRDefault="00A45741" w:rsidP="00A45741">
      <w:pPr>
        <w:pStyle w:val="Alg4"/>
        <w:numPr>
          <w:ilvl w:val="1"/>
          <w:numId w:val="782"/>
        </w:numPr>
        <w:rPr>
          <w:ins w:id="4131" w:author="Rev 7 Allen Wirfs-Brock" w:date="2012-05-01T16:19:00Z"/>
        </w:rPr>
      </w:pPr>
      <w:ins w:id="4132" w:author="Rev 7 Allen Wirfs-Brock" w:date="2012-05-01T16:19:00Z">
        <w:r w:rsidRPr="00E77497">
          <w:t xml:space="preserve">Let </w:t>
        </w:r>
        <w:r w:rsidRPr="00E77497">
          <w:rPr>
            <w:i/>
          </w:rPr>
          <w:t>envRec</w:t>
        </w:r>
        <w:r w:rsidRPr="00E77497">
          <w:t xml:space="preserve"> be </w:t>
        </w:r>
        <w:r w:rsidRPr="00E77497">
          <w:rPr>
            <w:i/>
          </w:rPr>
          <w:t>lex</w:t>
        </w:r>
        <w:r w:rsidRPr="00E77497">
          <w:t>’s environment record.</w:t>
        </w:r>
      </w:ins>
    </w:p>
    <w:p w14:paraId="22880D8F" w14:textId="77777777" w:rsidR="00A45741" w:rsidRPr="00E77497" w:rsidRDefault="00A45741" w:rsidP="00A45741">
      <w:pPr>
        <w:pStyle w:val="Alg4"/>
        <w:numPr>
          <w:ilvl w:val="1"/>
          <w:numId w:val="782"/>
        </w:numPr>
        <w:rPr>
          <w:ins w:id="4133" w:author="Rev 7 Allen Wirfs-Brock" w:date="2012-05-01T16:19:00Z"/>
        </w:rPr>
      </w:pPr>
      <w:ins w:id="4134" w:author="Rev 7 Allen Wirfs-Brock" w:date="2012-05-01T16:19:00Z">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ins>
    </w:p>
    <w:p w14:paraId="587CF4CC" w14:textId="77777777" w:rsidR="00A45741" w:rsidRPr="00E77497" w:rsidRDefault="00A45741" w:rsidP="00A45741">
      <w:pPr>
        <w:pStyle w:val="Alg4"/>
        <w:numPr>
          <w:ilvl w:val="1"/>
          <w:numId w:val="782"/>
        </w:numPr>
        <w:rPr>
          <w:ins w:id="4135" w:author="Rev 7 Allen Wirfs-Brock" w:date="2012-05-01T16:19:00Z"/>
        </w:rPr>
      </w:pPr>
      <w:ins w:id="4136" w:author="Rev 7 Allen Wirfs-Brock" w:date="2012-05-01T16:19:00Z">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ins>
    </w:p>
    <w:p w14:paraId="4CC82BBF" w14:textId="77777777" w:rsidR="00A45741" w:rsidRPr="00E77497" w:rsidRDefault="00A45741" w:rsidP="00A45741">
      <w:pPr>
        <w:pStyle w:val="Alg4"/>
        <w:numPr>
          <w:ilvl w:val="1"/>
          <w:numId w:val="782"/>
        </w:numPr>
        <w:rPr>
          <w:ins w:id="4137" w:author="Rev 7 Allen Wirfs-Brock" w:date="2012-05-01T16:19:00Z"/>
        </w:rPr>
      </w:pPr>
      <w:ins w:id="4138" w:author="Rev 7 Allen Wirfs-Brock" w:date="2012-05-01T16:19:00Z">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ins>
    </w:p>
    <w:p w14:paraId="36431EF8" w14:textId="77777777" w:rsidR="00A45741" w:rsidRDefault="00A45741" w:rsidP="004C63CF">
      <w:pPr>
        <w:pStyle w:val="Alg4"/>
        <w:numPr>
          <w:ilvl w:val="1"/>
          <w:numId w:val="782"/>
        </w:numPr>
        <w:spacing w:after="120"/>
        <w:rPr>
          <w:ins w:id="4139" w:author="Rev 7 Allen Wirfs-Brock" w:date="2012-05-01T16:19:00Z"/>
        </w:rPr>
      </w:pPr>
      <w:ins w:id="4140" w:author="Rev 7 Allen Wirfs-Brock" w:date="2012-05-01T16:19:00Z">
        <w:r w:rsidRPr="00E77497">
          <w:t xml:space="preserve">Let </w:t>
        </w:r>
        <w:r>
          <w:rPr>
            <w:i/>
          </w:rPr>
          <w:t>lex</w:t>
        </w:r>
        <w:r w:rsidRPr="00E77497">
          <w:rPr>
            <w:i/>
          </w:rPr>
          <w:t xml:space="preserve"> </w:t>
        </w:r>
        <w:r w:rsidRPr="00E77497">
          <w:t xml:space="preserve">be </w:t>
        </w:r>
        <w:r w:rsidRPr="00DD7AA6">
          <w:rPr>
            <w:i/>
          </w:rPr>
          <w:t>outer</w:t>
        </w:r>
        <w:r w:rsidRPr="00E77497">
          <w:t>.</w:t>
        </w:r>
      </w:ins>
    </w:p>
    <w:p w14:paraId="4807EF1A" w14:textId="77777777" w:rsidR="00825110" w:rsidRPr="00E77497" w:rsidRDefault="00825110" w:rsidP="00825110">
      <w:pPr>
        <w:pStyle w:val="30"/>
        <w:numPr>
          <w:ilvl w:val="0"/>
          <w:numId w:val="0"/>
        </w:numPr>
        <w:rPr>
          <w:ins w:id="4141" w:author="Rev 7 Allen Wirfs-Brock" w:date="2012-05-01T14:06:00Z"/>
        </w:rPr>
      </w:pPr>
      <w:bookmarkStart w:id="4142" w:name="_Toc323907642"/>
      <w:ins w:id="4143" w:author="Rev 7 Allen Wirfs-Brock" w:date="2012-05-01T14:06:00Z">
        <w:r w:rsidRPr="00E77497">
          <w:t>10.</w:t>
        </w:r>
      </w:ins>
      <w:ins w:id="4144" w:author="Rev 7 Allen Wirfs-Brock" w:date="2012-05-02T14:57:00Z">
        <w:r w:rsidR="002B1601">
          <w:t>4</w:t>
        </w:r>
      </w:ins>
      <w:ins w:id="4145" w:author="Rev 7 Allen Wirfs-Brock" w:date="2012-05-01T14:06:00Z">
        <w:r w:rsidRPr="00E77497">
          <w:t>.</w:t>
        </w:r>
      </w:ins>
      <w:ins w:id="4146" w:author="Rev 7 Allen Wirfs-Brock" w:date="2012-05-01T16:19:00Z">
        <w:r w:rsidR="00A45741">
          <w:t>3</w:t>
        </w:r>
      </w:ins>
      <w:ins w:id="4147" w:author="Rev 7 Allen Wirfs-Brock" w:date="2012-05-01T14:06:00Z">
        <w:r w:rsidRPr="00E77497">
          <w:tab/>
        </w:r>
      </w:ins>
      <w:ins w:id="4148" w:author="Rev 7 Allen Wirfs-Brock" w:date="2012-05-01T14:07:00Z">
        <w:r>
          <w:t>This</w:t>
        </w:r>
      </w:ins>
      <w:ins w:id="4149" w:author="Rev 7 Allen Wirfs-Brock" w:date="2012-05-01T14:06:00Z">
        <w:r w:rsidRPr="00E77497">
          <w:t xml:space="preserve"> Resolution</w:t>
        </w:r>
        <w:bookmarkEnd w:id="4142"/>
      </w:ins>
    </w:p>
    <w:p w14:paraId="736C9E92" w14:textId="77777777" w:rsidR="00825110" w:rsidRPr="00E77497" w:rsidRDefault="00DD7AA6" w:rsidP="00825110">
      <w:pPr>
        <w:rPr>
          <w:ins w:id="4150" w:author="Rev 7 Allen Wirfs-Brock" w:date="2012-05-01T14:06:00Z"/>
        </w:rPr>
      </w:pPr>
      <w:ins w:id="4151" w:author="Rev 7 Allen Wirfs-Brock" w:date="2012-05-01T14:31:00Z">
        <w:r>
          <w:t xml:space="preserve">The </w:t>
        </w:r>
      </w:ins>
      <w:ins w:id="4152" w:author="Rev 7 Allen Wirfs-Brock" w:date="2012-05-01T14:32:00Z">
        <w:r>
          <w:t>abstract</w:t>
        </w:r>
      </w:ins>
      <w:ins w:id="4153" w:author="Rev 7 Allen Wirfs-Brock" w:date="2012-05-01T14:31:00Z">
        <w:r>
          <w:t xml:space="preserve"> </w:t>
        </w:r>
      </w:ins>
      <w:ins w:id="4154" w:author="Rev 7 Allen Wirfs-Brock" w:date="2012-05-01T14:32:00Z">
        <w:r>
          <w:t xml:space="preserve">operation </w:t>
        </w:r>
      </w:ins>
      <w:ins w:id="4155" w:author="Rev 7 Allen Wirfs-Brock" w:date="2012-05-01T14:07:00Z">
        <w:r w:rsidR="00825110" w:rsidRPr="00DD7AA6">
          <w:rPr>
            <w:rFonts w:ascii="Times New Roman" w:hAnsi="Times New Roman"/>
          </w:rPr>
          <w:t>This</w:t>
        </w:r>
      </w:ins>
      <w:ins w:id="4156" w:author="Rev 7 Allen Wirfs-Brock" w:date="2012-05-01T14:32:00Z">
        <w:r w:rsidRPr="00DD7AA6">
          <w:rPr>
            <w:rFonts w:ascii="Times New Roman" w:hAnsi="Times New Roman"/>
          </w:rPr>
          <w:t>R</w:t>
        </w:r>
      </w:ins>
      <w:ins w:id="4157" w:author="Rev 7 Allen Wirfs-Brock" w:date="2012-05-01T14:06:00Z">
        <w:r w:rsidR="00825110" w:rsidRPr="00DD7AA6">
          <w:rPr>
            <w:rFonts w:ascii="Times New Roman" w:hAnsi="Times New Roman"/>
          </w:rPr>
          <w:t>esolution</w:t>
        </w:r>
        <w:r w:rsidR="00825110" w:rsidRPr="00E77497">
          <w:t xml:space="preserve"> is the process of determining the binding of </w:t>
        </w:r>
      </w:ins>
      <w:ins w:id="4158" w:author="Rev 7 Allen Wirfs-Brock" w:date="2012-05-01T14:07:00Z">
        <w:r w:rsidR="00825110">
          <w:t xml:space="preserve">the keyword </w:t>
        </w:r>
        <w:r w:rsidR="00825110" w:rsidRPr="00DD7AA6">
          <w:rPr>
            <w:rFonts w:ascii="Courier New" w:hAnsi="Courier New" w:cs="Courier New"/>
            <w:b/>
          </w:rPr>
          <w:t>this</w:t>
        </w:r>
      </w:ins>
      <w:ins w:id="4159" w:author="Rev 7 Allen Wirfs-Brock" w:date="2012-05-01T14:06:00Z">
        <w:r w:rsidR="00825110" w:rsidRPr="00E77497">
          <w:t xml:space="preserve"> using the LexicalEnvironment of the </w:t>
        </w:r>
      </w:ins>
      <w:ins w:id="4160" w:author="Rev 7 Allen Wirfs-Brock" w:date="2012-05-01T14:32:00Z">
        <w:r>
          <w:t>current</w:t>
        </w:r>
      </w:ins>
      <w:ins w:id="4161" w:author="Rev 7 Allen Wirfs-Brock" w:date="2012-05-01T14:06:00Z">
        <w:r w:rsidR="00825110" w:rsidRPr="00E77497">
          <w:t xml:space="preserve"> execution context. </w:t>
        </w:r>
      </w:ins>
      <w:ins w:id="4162" w:author="Rev 7 Allen Wirfs-Brock" w:date="2012-05-01T14:33:00Z">
        <w:r w:rsidRPr="00DD7AA6">
          <w:rPr>
            <w:rFonts w:ascii="Times New Roman" w:hAnsi="Times New Roman"/>
          </w:rPr>
          <w:t>ThisResolution</w:t>
        </w:r>
        <w:r>
          <w:t xml:space="preserve"> </w:t>
        </w:r>
      </w:ins>
      <w:ins w:id="4163" w:author="Rev 7 Allen Wirfs-Brock" w:date="2012-05-01T14:06:00Z">
        <w:r w:rsidR="00825110" w:rsidRPr="00E77497">
          <w:t>perform</w:t>
        </w:r>
      </w:ins>
      <w:ins w:id="4164" w:author="Rev 7 Allen Wirfs-Brock" w:date="2012-05-01T14:33:00Z">
        <w:r>
          <w:t>s</w:t>
        </w:r>
      </w:ins>
      <w:ins w:id="4165" w:author="Rev 7 Allen Wirfs-Brock" w:date="2012-05-01T14:06:00Z">
        <w:r w:rsidR="00825110" w:rsidRPr="00E77497">
          <w:t xml:space="preserve"> the following </w:t>
        </w:r>
      </w:ins>
      <w:ins w:id="4166" w:author="Rev 7 Allen Wirfs-Brock" w:date="2012-05-01T14:33:00Z">
        <w:r>
          <w:t>steps</w:t>
        </w:r>
      </w:ins>
      <w:ins w:id="4167" w:author="Rev 7 Allen Wirfs-Brock" w:date="2012-05-01T14:06:00Z">
        <w:r w:rsidR="00825110" w:rsidRPr="00E77497">
          <w:t>:</w:t>
        </w:r>
      </w:ins>
    </w:p>
    <w:p w14:paraId="290C36FC" w14:textId="77777777" w:rsidR="00825110" w:rsidRPr="00E77497" w:rsidRDefault="00825110" w:rsidP="00141C64">
      <w:pPr>
        <w:pStyle w:val="Alg4"/>
        <w:numPr>
          <w:ilvl w:val="0"/>
          <w:numId w:val="786"/>
        </w:numPr>
        <w:rPr>
          <w:ins w:id="4168" w:author="Rev 7 Allen Wirfs-Brock" w:date="2012-05-01T14:06:00Z"/>
        </w:rPr>
      </w:pPr>
      <w:ins w:id="4169" w:author="Rev 7 Allen Wirfs-Brock" w:date="2012-05-01T14:06:00Z">
        <w:r w:rsidRPr="00E77497">
          <w:t xml:space="preserve">Let </w:t>
        </w:r>
      </w:ins>
      <w:ins w:id="4170" w:author="Rev 7 Allen Wirfs-Brock" w:date="2012-05-01T16:26:00Z">
        <w:r w:rsidR="00141C64">
          <w:rPr>
            <w:i/>
          </w:rPr>
          <w:t>env</w:t>
        </w:r>
      </w:ins>
      <w:ins w:id="4171" w:author="Rev 7 Allen Wirfs-Brock" w:date="2012-05-01T16:25:00Z">
        <w:r w:rsidR="00141C64">
          <w:t xml:space="preserve"> be the result of performing the GetThisEnvironment abstract operation</w:t>
        </w:r>
      </w:ins>
      <w:ins w:id="4172" w:author="Rev 7 Allen Wirfs-Brock" w:date="2012-05-01T14:06:00Z">
        <w:r w:rsidRPr="00E77497">
          <w:t>.</w:t>
        </w:r>
      </w:ins>
    </w:p>
    <w:p w14:paraId="54A62368" w14:textId="77777777" w:rsidR="00825110" w:rsidRPr="00E77497" w:rsidRDefault="00141C64" w:rsidP="00141C64">
      <w:pPr>
        <w:pStyle w:val="Alg4"/>
        <w:numPr>
          <w:ilvl w:val="0"/>
          <w:numId w:val="786"/>
        </w:numPr>
        <w:spacing w:after="120"/>
        <w:rPr>
          <w:ins w:id="4173" w:author="Rev 7 Allen Wirfs-Brock" w:date="2012-05-01T14:06:00Z"/>
        </w:rPr>
      </w:pPr>
      <w:ins w:id="4174" w:author="Rev 7 Allen Wirfs-Brock" w:date="2012-05-01T16:25: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ins>
      <w:ins w:id="4175" w:author="Rev 7 Allen Wirfs-Brock" w:date="2012-05-01T14:37:00Z">
        <w:r w:rsidR="00DD7AA6" w:rsidRPr="00E77497">
          <w:t>.</w:t>
        </w:r>
      </w:ins>
    </w:p>
    <w:p w14:paraId="04A94006" w14:textId="77777777" w:rsidR="004C02EF" w:rsidRPr="00E77497" w:rsidDel="002B1601" w:rsidRDefault="004C02EF" w:rsidP="00F77917">
      <w:pPr>
        <w:pStyle w:val="20"/>
        <w:numPr>
          <w:ilvl w:val="0"/>
          <w:numId w:val="0"/>
        </w:numPr>
        <w:rPr>
          <w:del w:id="4176" w:author="Rev 7 Allen Wirfs-Brock" w:date="2012-05-02T14:57:00Z"/>
        </w:rPr>
      </w:pPr>
      <w:del w:id="4177" w:author="Rev 7 Allen Wirfs-Brock" w:date="2012-05-02T14:57:00Z">
        <w:r w:rsidRPr="00E77497" w:rsidDel="002B1601">
          <w:delText>10.4</w:delText>
        </w:r>
        <w:r w:rsidRPr="00E77497" w:rsidDel="002B1601">
          <w:tab/>
          <w:delText>Establishing an Execution Context</w:delText>
        </w:r>
        <w:bookmarkEnd w:id="4105"/>
        <w:bookmarkEnd w:id="4106"/>
        <w:bookmarkEnd w:id="4107"/>
        <w:bookmarkEnd w:id="4108"/>
      </w:del>
    </w:p>
    <w:p w14:paraId="6C09E797" w14:textId="77777777" w:rsidR="004C02EF" w:rsidRPr="00E77497" w:rsidDel="002B1601" w:rsidRDefault="004C02EF" w:rsidP="002B1601">
      <w:pPr>
        <w:pStyle w:val="20"/>
        <w:numPr>
          <w:ilvl w:val="0"/>
          <w:numId w:val="0"/>
        </w:numPr>
        <w:rPr>
          <w:del w:id="4178" w:author="Rev 7 Allen Wirfs-Brock" w:date="2012-05-02T14:57:00Z"/>
        </w:rPr>
        <w:pPrChange w:id="4179" w:author="Rev 7 Allen Wirfs-Brock" w:date="2012-05-02T14:57:00Z">
          <w:pPr/>
        </w:pPrChange>
      </w:pPr>
      <w:del w:id="4180" w:author="Rev 7 Allen Wirfs-Brock" w:date="2012-05-02T14:57:00Z">
        <w:r w:rsidRPr="00E77497" w:rsidDel="002B1601">
          <w:delText>Evaluation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delText>
        </w:r>
      </w:del>
    </w:p>
    <w:p w14:paraId="53067BA6" w14:textId="77777777" w:rsidR="004C02EF" w:rsidRPr="00E77497" w:rsidDel="002B1601" w:rsidRDefault="004C02EF" w:rsidP="002B1601">
      <w:pPr>
        <w:pStyle w:val="20"/>
        <w:numPr>
          <w:ilvl w:val="0"/>
          <w:numId w:val="0"/>
        </w:numPr>
        <w:rPr>
          <w:del w:id="4181" w:author="Rev 7 Allen Wirfs-Brock" w:date="2012-05-02T14:57:00Z"/>
        </w:rPr>
        <w:pPrChange w:id="4182" w:author="Rev 7 Allen Wirfs-Brock" w:date="2012-05-02T14:57:00Z">
          <w:pPr/>
        </w:pPrChange>
      </w:pPr>
      <w:del w:id="4183" w:author="Rev 7 Allen Wirfs-Brock" w:date="2012-05-02T14:57:00Z">
        <w:r w:rsidRPr="00E77497" w:rsidDel="002B1601">
          <w:delTex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delText>
        </w:r>
      </w:del>
    </w:p>
    <w:p w14:paraId="3AC26972" w14:textId="77777777" w:rsidR="004C02EF" w:rsidRPr="00E77497" w:rsidDel="00852E6B" w:rsidRDefault="004C02EF" w:rsidP="002B1601">
      <w:pPr>
        <w:pStyle w:val="20"/>
        <w:numPr>
          <w:ilvl w:val="0"/>
          <w:numId w:val="0"/>
        </w:numPr>
        <w:rPr>
          <w:del w:id="4184" w:author="Rev 7 Allen Wirfs-Brock" w:date="2012-05-02T11:31:00Z"/>
        </w:rPr>
        <w:pPrChange w:id="4185" w:author="Rev 7 Allen Wirfs-Brock" w:date="2012-05-02T14:57:00Z">
          <w:pPr>
            <w:pStyle w:val="30"/>
            <w:numPr>
              <w:ilvl w:val="0"/>
              <w:numId w:val="0"/>
            </w:numPr>
          </w:pPr>
        </w:pPrChange>
      </w:pPr>
      <w:bookmarkStart w:id="4186" w:name="_Toc235503382"/>
      <w:bookmarkStart w:id="4187" w:name="_Toc241509157"/>
      <w:bookmarkStart w:id="4188" w:name="_Toc244416644"/>
      <w:bookmarkStart w:id="4189" w:name="_Toc276631008"/>
      <w:del w:id="4190" w:author="Rev 7 Allen Wirfs-Brock" w:date="2012-05-02T11:31:00Z">
        <w:r w:rsidRPr="00E77497" w:rsidDel="00852E6B">
          <w:delText>10.4.1</w:delText>
        </w:r>
        <w:r w:rsidRPr="00E77497" w:rsidDel="00852E6B">
          <w:tab/>
          <w:delText>Entering Global Code</w:delText>
        </w:r>
        <w:bookmarkEnd w:id="4186"/>
        <w:bookmarkEnd w:id="4187"/>
        <w:bookmarkEnd w:id="4188"/>
        <w:bookmarkEnd w:id="4189"/>
      </w:del>
    </w:p>
    <w:p w14:paraId="4F540198" w14:textId="77777777" w:rsidR="004C02EF" w:rsidRPr="00E77497" w:rsidDel="00852E6B" w:rsidRDefault="004C02EF" w:rsidP="002B1601">
      <w:pPr>
        <w:pStyle w:val="20"/>
        <w:numPr>
          <w:ilvl w:val="0"/>
          <w:numId w:val="0"/>
        </w:numPr>
        <w:rPr>
          <w:del w:id="4191" w:author="Rev 7 Allen Wirfs-Brock" w:date="2012-05-02T11:31:00Z"/>
        </w:rPr>
        <w:pPrChange w:id="4192" w:author="Rev 7 Allen Wirfs-Brock" w:date="2012-05-02T14:57:00Z">
          <w:pPr/>
        </w:pPrChange>
      </w:pPr>
      <w:del w:id="4193" w:author="Rev 7 Allen Wirfs-Brock" w:date="2012-05-02T11:31:00Z">
        <w:r w:rsidRPr="00E77497" w:rsidDel="00852E6B">
          <w:delText>The following steps are performed when control enters the execution context for global code:</w:delText>
        </w:r>
      </w:del>
    </w:p>
    <w:p w14:paraId="64CE137C" w14:textId="77777777" w:rsidR="004C02EF" w:rsidRPr="00E77497" w:rsidDel="00852E6B" w:rsidRDefault="004C02EF" w:rsidP="002B1601">
      <w:pPr>
        <w:pStyle w:val="20"/>
        <w:numPr>
          <w:ilvl w:val="0"/>
          <w:numId w:val="0"/>
        </w:numPr>
        <w:rPr>
          <w:del w:id="4194" w:author="Rev 7 Allen Wirfs-Brock" w:date="2012-05-02T11:31:00Z"/>
        </w:rPr>
        <w:pPrChange w:id="4195" w:author="Rev 7 Allen Wirfs-Brock" w:date="2012-05-02T14:57:00Z">
          <w:pPr>
            <w:pStyle w:val="Alg4"/>
            <w:numPr>
              <w:numId w:val="374"/>
            </w:numPr>
            <w:tabs>
              <w:tab w:val="num" w:pos="360"/>
            </w:tabs>
            <w:ind w:left="360" w:hanging="360"/>
          </w:pPr>
        </w:pPrChange>
      </w:pPr>
      <w:del w:id="4196" w:author="Rev 7 Allen Wirfs-Brock" w:date="2012-05-02T11:31:00Z">
        <w:r w:rsidRPr="00E77497" w:rsidDel="00852E6B">
          <w:delText>Initialise the execution context using the global code as described in 10.4.1.1.</w:delText>
        </w:r>
      </w:del>
    </w:p>
    <w:p w14:paraId="50CE7222" w14:textId="77777777" w:rsidR="004C02EF" w:rsidRPr="00E77497" w:rsidDel="00852E6B" w:rsidRDefault="004C02EF" w:rsidP="002B1601">
      <w:pPr>
        <w:pStyle w:val="20"/>
        <w:numPr>
          <w:ilvl w:val="0"/>
          <w:numId w:val="0"/>
        </w:numPr>
        <w:rPr>
          <w:del w:id="4197" w:author="Rev 7 Allen Wirfs-Brock" w:date="2012-05-02T11:31:00Z"/>
        </w:rPr>
        <w:pPrChange w:id="4198" w:author="Rev 7 Allen Wirfs-Brock" w:date="2012-05-02T14:57:00Z">
          <w:pPr>
            <w:pStyle w:val="Alg4"/>
            <w:numPr>
              <w:numId w:val="374"/>
            </w:numPr>
            <w:tabs>
              <w:tab w:val="num" w:pos="360"/>
            </w:tabs>
            <w:spacing w:after="120"/>
            <w:ind w:left="360" w:hanging="360"/>
          </w:pPr>
        </w:pPrChange>
      </w:pPr>
      <w:del w:id="4199" w:author="Rev 7 Allen Wirfs-Brock" w:date="2012-05-02T11:31:00Z">
        <w:r w:rsidRPr="00E77497" w:rsidDel="00852E6B">
          <w:delText>Perform Declaration Binding Instantiation as described in 10.5 using the global code.</w:delText>
        </w:r>
      </w:del>
    </w:p>
    <w:p w14:paraId="1AFD6662" w14:textId="77777777" w:rsidR="004C02EF" w:rsidRPr="00E77497" w:rsidDel="00852E6B" w:rsidRDefault="004C02EF" w:rsidP="002B1601">
      <w:pPr>
        <w:pStyle w:val="20"/>
        <w:numPr>
          <w:ilvl w:val="0"/>
          <w:numId w:val="0"/>
        </w:numPr>
        <w:rPr>
          <w:del w:id="4200" w:author="Rev 7 Allen Wirfs-Brock" w:date="2012-05-02T11:31:00Z"/>
        </w:rPr>
        <w:pPrChange w:id="4201" w:author="Rev 7 Allen Wirfs-Brock" w:date="2012-05-02T14:57:00Z">
          <w:pPr>
            <w:pStyle w:val="40"/>
            <w:numPr>
              <w:ilvl w:val="0"/>
              <w:numId w:val="0"/>
            </w:numPr>
            <w:tabs>
              <w:tab w:val="clear" w:pos="1080"/>
            </w:tabs>
          </w:pPr>
        </w:pPrChange>
      </w:pPr>
      <w:del w:id="4202" w:author="Rev 7 Allen Wirfs-Brock" w:date="2012-05-02T11:31:00Z">
        <w:r w:rsidRPr="00E77497" w:rsidDel="00852E6B">
          <w:delText>10.4.1.1</w:delText>
        </w:r>
        <w:r w:rsidRPr="00E77497" w:rsidDel="00852E6B">
          <w:tab/>
          <w:delText>Initial Global Execution Context</w:delText>
        </w:r>
      </w:del>
    </w:p>
    <w:p w14:paraId="064D83E3" w14:textId="77777777" w:rsidR="004C02EF" w:rsidRPr="00E77497" w:rsidDel="00852E6B" w:rsidRDefault="004C02EF" w:rsidP="002B1601">
      <w:pPr>
        <w:pStyle w:val="20"/>
        <w:numPr>
          <w:ilvl w:val="0"/>
          <w:numId w:val="0"/>
        </w:numPr>
        <w:rPr>
          <w:del w:id="4203" w:author="Rev 7 Allen Wirfs-Brock" w:date="2012-05-02T11:31:00Z"/>
        </w:rPr>
        <w:pPrChange w:id="4204" w:author="Rev 7 Allen Wirfs-Brock" w:date="2012-05-02T14:57:00Z">
          <w:pPr/>
        </w:pPrChange>
      </w:pPr>
      <w:del w:id="4205" w:author="Rev 7 Allen Wirfs-Brock" w:date="2012-05-02T11:31:00Z">
        <w:r w:rsidRPr="00E77497" w:rsidDel="00852E6B">
          <w:delText xml:space="preserve">The following steps are performed to initialise a global execution context for ECMAScript code </w:delText>
        </w:r>
        <w:r w:rsidRPr="00E77497" w:rsidDel="00852E6B">
          <w:rPr>
            <w:rFonts w:ascii="Times New Roman" w:hAnsi="Times New Roman"/>
            <w:i/>
          </w:rPr>
          <w:delText>C</w:delText>
        </w:r>
        <w:r w:rsidRPr="00E77497" w:rsidDel="00852E6B">
          <w:delText>:</w:delText>
        </w:r>
      </w:del>
    </w:p>
    <w:p w14:paraId="66C95D7A" w14:textId="77777777" w:rsidR="004C02EF" w:rsidRPr="00E77497" w:rsidDel="00852E6B" w:rsidRDefault="004C02EF" w:rsidP="002B1601">
      <w:pPr>
        <w:pStyle w:val="20"/>
        <w:numPr>
          <w:ilvl w:val="0"/>
          <w:numId w:val="0"/>
        </w:numPr>
        <w:rPr>
          <w:del w:id="4206" w:author="Rev 7 Allen Wirfs-Brock" w:date="2012-05-02T11:31:00Z"/>
        </w:rPr>
        <w:pPrChange w:id="4207" w:author="Rev 7 Allen Wirfs-Brock" w:date="2012-05-02T14:57:00Z">
          <w:pPr>
            <w:pStyle w:val="Alg4"/>
            <w:numPr>
              <w:numId w:val="375"/>
            </w:numPr>
            <w:tabs>
              <w:tab w:val="num" w:pos="360"/>
              <w:tab w:val="left" w:pos="720"/>
            </w:tabs>
            <w:ind w:left="360" w:hanging="360"/>
          </w:pPr>
        </w:pPrChange>
      </w:pPr>
      <w:del w:id="4208" w:author="Rev 7 Allen Wirfs-Brock" w:date="2012-05-02T11:31:00Z">
        <w:r w:rsidRPr="00E77497" w:rsidDel="00852E6B">
          <w:delText>Set the VariableEnvironment to the Global Environment.</w:delText>
        </w:r>
      </w:del>
    </w:p>
    <w:p w14:paraId="5613EC22" w14:textId="77777777" w:rsidR="004C02EF" w:rsidRPr="00E77497" w:rsidDel="00852E6B" w:rsidRDefault="004C02EF" w:rsidP="002B1601">
      <w:pPr>
        <w:pStyle w:val="20"/>
        <w:numPr>
          <w:ilvl w:val="0"/>
          <w:numId w:val="0"/>
        </w:numPr>
        <w:rPr>
          <w:del w:id="4209" w:author="Rev 7 Allen Wirfs-Brock" w:date="2012-05-02T11:31:00Z"/>
        </w:rPr>
        <w:pPrChange w:id="4210" w:author="Rev 7 Allen Wirfs-Brock" w:date="2012-05-02T14:57:00Z">
          <w:pPr>
            <w:pStyle w:val="Alg4"/>
            <w:numPr>
              <w:numId w:val="375"/>
            </w:numPr>
            <w:tabs>
              <w:tab w:val="num" w:pos="360"/>
              <w:tab w:val="left" w:pos="720"/>
            </w:tabs>
            <w:ind w:left="360" w:hanging="360"/>
          </w:pPr>
        </w:pPrChange>
      </w:pPr>
      <w:del w:id="4211" w:author="Rev 7 Allen Wirfs-Brock" w:date="2012-05-02T11:31:00Z">
        <w:r w:rsidRPr="00E77497" w:rsidDel="00852E6B">
          <w:delText>Set the LexicalEnvironment to the Global Environment.</w:delText>
        </w:r>
      </w:del>
    </w:p>
    <w:p w14:paraId="5556B3E2" w14:textId="77777777" w:rsidR="004C02EF" w:rsidRPr="00E77497" w:rsidDel="00852E6B" w:rsidRDefault="004C02EF" w:rsidP="002B1601">
      <w:pPr>
        <w:pStyle w:val="20"/>
        <w:numPr>
          <w:ilvl w:val="0"/>
          <w:numId w:val="0"/>
        </w:numPr>
        <w:rPr>
          <w:del w:id="4212" w:author="Rev 7 Allen Wirfs-Brock" w:date="2012-05-02T11:31:00Z"/>
        </w:rPr>
        <w:pPrChange w:id="4213" w:author="Rev 7 Allen Wirfs-Brock" w:date="2012-05-02T14:57:00Z">
          <w:pPr>
            <w:pStyle w:val="Alg4"/>
            <w:numPr>
              <w:numId w:val="375"/>
            </w:numPr>
            <w:tabs>
              <w:tab w:val="num" w:pos="360"/>
              <w:tab w:val="left" w:pos="720"/>
            </w:tabs>
            <w:spacing w:after="120"/>
            <w:ind w:left="360" w:hanging="360"/>
          </w:pPr>
        </w:pPrChange>
      </w:pPr>
      <w:del w:id="4214" w:author="Rev 7 Allen Wirfs-Brock" w:date="2012-05-02T11:31:00Z">
        <w:r w:rsidRPr="00E77497" w:rsidDel="00852E6B">
          <w:delText>Set the ThisBinding to the global object.</w:delText>
        </w:r>
      </w:del>
    </w:p>
    <w:p w14:paraId="7A3FD5A4" w14:textId="77777777" w:rsidR="004C02EF" w:rsidRPr="00E77497" w:rsidDel="002B1601" w:rsidRDefault="004C02EF" w:rsidP="002B1601">
      <w:pPr>
        <w:pStyle w:val="20"/>
        <w:numPr>
          <w:ilvl w:val="0"/>
          <w:numId w:val="0"/>
        </w:numPr>
        <w:rPr>
          <w:del w:id="4215" w:author="Rev 7 Allen Wirfs-Brock" w:date="2012-05-02T14:57:00Z"/>
        </w:rPr>
        <w:pPrChange w:id="4216" w:author="Rev 7 Allen Wirfs-Brock" w:date="2012-05-02T14:57:00Z">
          <w:pPr>
            <w:pStyle w:val="30"/>
            <w:numPr>
              <w:ilvl w:val="0"/>
              <w:numId w:val="0"/>
            </w:numPr>
          </w:pPr>
        </w:pPrChange>
      </w:pPr>
      <w:bookmarkStart w:id="4217" w:name="_Toc235503383"/>
      <w:bookmarkStart w:id="4218" w:name="_Toc241509158"/>
      <w:bookmarkStart w:id="4219" w:name="_Toc244416645"/>
      <w:bookmarkStart w:id="4220" w:name="_Toc276631009"/>
      <w:commentRangeStart w:id="4221"/>
      <w:del w:id="4222" w:author="Rev 7 Allen Wirfs-Brock" w:date="2012-05-02T14:57:00Z">
        <w:r w:rsidRPr="00E77497" w:rsidDel="002B1601">
          <w:delText>10.4.2</w:delText>
        </w:r>
        <w:r w:rsidRPr="00E77497" w:rsidDel="002B1601">
          <w:tab/>
          <w:delText>Entering Eval Code</w:delText>
        </w:r>
        <w:bookmarkEnd w:id="4217"/>
        <w:bookmarkEnd w:id="4218"/>
        <w:bookmarkEnd w:id="4219"/>
        <w:bookmarkEnd w:id="4220"/>
        <w:commentRangeEnd w:id="4221"/>
        <w:r w:rsidR="00E1359A" w:rsidDel="002B1601">
          <w:rPr>
            <w:rStyle w:val="af4"/>
            <w:b w:val="0"/>
          </w:rPr>
          <w:commentReference w:id="4221"/>
        </w:r>
      </w:del>
    </w:p>
    <w:p w14:paraId="7DF3EE09" w14:textId="77777777" w:rsidR="004C02EF" w:rsidRPr="00E77497" w:rsidDel="002B1601" w:rsidRDefault="004C02EF" w:rsidP="002B1601">
      <w:pPr>
        <w:pStyle w:val="20"/>
        <w:numPr>
          <w:ilvl w:val="0"/>
          <w:numId w:val="0"/>
        </w:numPr>
        <w:rPr>
          <w:del w:id="4223" w:author="Rev 7 Allen Wirfs-Brock" w:date="2012-05-02T14:57:00Z"/>
        </w:rPr>
        <w:pPrChange w:id="4224" w:author="Rev 7 Allen Wirfs-Brock" w:date="2012-05-02T14:57:00Z">
          <w:pPr/>
        </w:pPrChange>
      </w:pPr>
      <w:del w:id="4225" w:author="Rev 7 Allen Wirfs-Brock" w:date="2012-05-02T14:57:00Z">
        <w:r w:rsidRPr="00E77497" w:rsidDel="002B1601">
          <w:delText>The following steps are performed when control enters the execution context for eval code:</w:delText>
        </w:r>
      </w:del>
    </w:p>
    <w:p w14:paraId="11FFBA0C" w14:textId="77777777" w:rsidR="004C02EF" w:rsidRPr="00E77497" w:rsidDel="002B1601" w:rsidRDefault="004C02EF" w:rsidP="002B1601">
      <w:pPr>
        <w:pStyle w:val="20"/>
        <w:numPr>
          <w:ilvl w:val="0"/>
          <w:numId w:val="0"/>
        </w:numPr>
        <w:rPr>
          <w:del w:id="4226" w:author="Rev 7 Allen Wirfs-Brock" w:date="2012-05-02T14:57:00Z"/>
        </w:rPr>
        <w:pPrChange w:id="4227" w:author="Rev 7 Allen Wirfs-Brock" w:date="2012-05-02T14:57:00Z">
          <w:pPr>
            <w:pStyle w:val="Alg4"/>
            <w:numPr>
              <w:numId w:val="376"/>
            </w:numPr>
            <w:tabs>
              <w:tab w:val="num" w:pos="360"/>
            </w:tabs>
            <w:ind w:left="360" w:hanging="360"/>
          </w:pPr>
        </w:pPrChange>
      </w:pPr>
      <w:del w:id="4228" w:author="Rev 7 Allen Wirfs-Brock" w:date="2012-05-02T14:57:00Z">
        <w:r w:rsidRPr="00E77497" w:rsidDel="002B1601">
          <w:delText>If there is no calling context or if the eval code is not being evaluated by a direct call (15.1.2.1.1) to the eval function then,</w:delText>
        </w:r>
      </w:del>
    </w:p>
    <w:p w14:paraId="1A910BB2" w14:textId="77777777" w:rsidR="004C02EF" w:rsidRPr="00E77497" w:rsidDel="002B1601" w:rsidRDefault="004C02EF" w:rsidP="002B1601">
      <w:pPr>
        <w:pStyle w:val="20"/>
        <w:numPr>
          <w:ilvl w:val="0"/>
          <w:numId w:val="0"/>
        </w:numPr>
        <w:rPr>
          <w:del w:id="4229" w:author="Rev 7 Allen Wirfs-Brock" w:date="2012-05-02T14:57:00Z"/>
        </w:rPr>
        <w:pPrChange w:id="4230" w:author="Rev 7 Allen Wirfs-Brock" w:date="2012-05-02T14:57:00Z">
          <w:pPr>
            <w:pStyle w:val="Alg4"/>
            <w:numPr>
              <w:ilvl w:val="1"/>
              <w:numId w:val="376"/>
            </w:numPr>
            <w:tabs>
              <w:tab w:val="num" w:pos="1080"/>
            </w:tabs>
            <w:ind w:left="1080" w:hanging="360"/>
          </w:pPr>
        </w:pPrChange>
      </w:pPr>
      <w:del w:id="4231" w:author="Rev 7 Allen Wirfs-Brock" w:date="2012-05-02T14:57:00Z">
        <w:r w:rsidRPr="00E77497" w:rsidDel="002B1601">
          <w:delText xml:space="preserve">Initialise the execution context as if it was a global execution context using the eval code as </w:delText>
        </w:r>
        <w:r w:rsidRPr="00E77497" w:rsidDel="002B1601">
          <w:rPr>
            <w:i/>
          </w:rPr>
          <w:delText>C</w:delText>
        </w:r>
        <w:r w:rsidRPr="00E77497" w:rsidDel="002B1601">
          <w:delText xml:space="preserve"> as described in 10.4.1.1.</w:delText>
        </w:r>
      </w:del>
    </w:p>
    <w:p w14:paraId="497A5B05" w14:textId="77777777" w:rsidR="004C02EF" w:rsidRPr="00E77497" w:rsidDel="002B1601" w:rsidRDefault="004C02EF" w:rsidP="002B1601">
      <w:pPr>
        <w:pStyle w:val="20"/>
        <w:numPr>
          <w:ilvl w:val="0"/>
          <w:numId w:val="0"/>
        </w:numPr>
        <w:rPr>
          <w:del w:id="4232" w:author="Rev 7 Allen Wirfs-Brock" w:date="2012-05-02T14:57:00Z"/>
        </w:rPr>
        <w:pPrChange w:id="4233" w:author="Rev 7 Allen Wirfs-Brock" w:date="2012-05-02T14:57:00Z">
          <w:pPr>
            <w:pStyle w:val="Alg4"/>
            <w:numPr>
              <w:numId w:val="376"/>
            </w:numPr>
            <w:tabs>
              <w:tab w:val="num" w:pos="360"/>
            </w:tabs>
            <w:ind w:left="360" w:hanging="360"/>
          </w:pPr>
        </w:pPrChange>
      </w:pPr>
      <w:del w:id="4234" w:author="Rev 7 Allen Wirfs-Brock" w:date="2012-05-02T14:57:00Z">
        <w:r w:rsidRPr="00E77497" w:rsidDel="002B1601">
          <w:delText>Else,</w:delText>
        </w:r>
      </w:del>
    </w:p>
    <w:p w14:paraId="7602A0DC" w14:textId="77777777" w:rsidR="004C02EF" w:rsidRPr="00E77497" w:rsidDel="002B1601" w:rsidRDefault="004C02EF" w:rsidP="002B1601">
      <w:pPr>
        <w:pStyle w:val="20"/>
        <w:numPr>
          <w:ilvl w:val="0"/>
          <w:numId w:val="0"/>
        </w:numPr>
        <w:rPr>
          <w:del w:id="4235" w:author="Rev 7 Allen Wirfs-Brock" w:date="2012-05-02T14:57:00Z"/>
        </w:rPr>
        <w:pPrChange w:id="4236" w:author="Rev 7 Allen Wirfs-Brock" w:date="2012-05-02T14:57:00Z">
          <w:pPr>
            <w:pStyle w:val="Alg4"/>
            <w:numPr>
              <w:ilvl w:val="1"/>
              <w:numId w:val="376"/>
            </w:numPr>
            <w:tabs>
              <w:tab w:val="num" w:pos="1080"/>
            </w:tabs>
            <w:ind w:left="1080" w:hanging="360"/>
          </w:pPr>
        </w:pPrChange>
      </w:pPr>
      <w:del w:id="4237" w:author="Rev 7 Allen Wirfs-Brock" w:date="2012-05-02T14:57:00Z">
        <w:r w:rsidRPr="00E77497" w:rsidDel="002B1601">
          <w:delText>Set the ThisBinding to the same value as the ThisBinding of the calling execution context.</w:delText>
        </w:r>
      </w:del>
    </w:p>
    <w:p w14:paraId="5DE21427" w14:textId="77777777" w:rsidR="004C02EF" w:rsidRPr="00E77497" w:rsidDel="002B1601" w:rsidRDefault="004C02EF" w:rsidP="002B1601">
      <w:pPr>
        <w:pStyle w:val="20"/>
        <w:numPr>
          <w:ilvl w:val="0"/>
          <w:numId w:val="0"/>
        </w:numPr>
        <w:rPr>
          <w:del w:id="4238" w:author="Rev 7 Allen Wirfs-Brock" w:date="2012-05-02T14:57:00Z"/>
        </w:rPr>
        <w:pPrChange w:id="4239" w:author="Rev 7 Allen Wirfs-Brock" w:date="2012-05-02T14:57:00Z">
          <w:pPr>
            <w:pStyle w:val="Alg4"/>
            <w:numPr>
              <w:ilvl w:val="1"/>
              <w:numId w:val="376"/>
            </w:numPr>
            <w:tabs>
              <w:tab w:val="num" w:pos="1080"/>
            </w:tabs>
            <w:ind w:left="1080" w:hanging="360"/>
          </w:pPr>
        </w:pPrChange>
      </w:pPr>
      <w:del w:id="4240" w:author="Rev 7 Allen Wirfs-Brock" w:date="2012-05-02T14:57:00Z">
        <w:r w:rsidRPr="00E77497" w:rsidDel="002B1601">
          <w:delText>Set the LexicalEnvironment to the same value as the LexicalEnvironment of the calling execution context.</w:delText>
        </w:r>
      </w:del>
    </w:p>
    <w:p w14:paraId="452BFC4D" w14:textId="77777777" w:rsidR="004C02EF" w:rsidRPr="00E77497" w:rsidDel="002B1601" w:rsidRDefault="004C02EF" w:rsidP="002B1601">
      <w:pPr>
        <w:pStyle w:val="20"/>
        <w:numPr>
          <w:ilvl w:val="0"/>
          <w:numId w:val="0"/>
        </w:numPr>
        <w:rPr>
          <w:del w:id="4241" w:author="Rev 7 Allen Wirfs-Brock" w:date="2012-05-02T14:57:00Z"/>
        </w:rPr>
        <w:pPrChange w:id="4242" w:author="Rev 7 Allen Wirfs-Brock" w:date="2012-05-02T14:57:00Z">
          <w:pPr>
            <w:pStyle w:val="Alg4"/>
            <w:numPr>
              <w:ilvl w:val="1"/>
              <w:numId w:val="376"/>
            </w:numPr>
            <w:tabs>
              <w:tab w:val="num" w:pos="1080"/>
            </w:tabs>
            <w:ind w:left="1080" w:hanging="360"/>
          </w:pPr>
        </w:pPrChange>
      </w:pPr>
      <w:del w:id="4243" w:author="Rev 7 Allen Wirfs-Brock" w:date="2012-05-02T14:57:00Z">
        <w:r w:rsidRPr="00E77497" w:rsidDel="002B1601">
          <w:delText>Set the VariableEnvironment to the same value as the VariableEnvironment of the calling execution context.</w:delText>
        </w:r>
      </w:del>
    </w:p>
    <w:p w14:paraId="437AF189" w14:textId="77777777" w:rsidR="004C02EF" w:rsidRPr="00E77497" w:rsidDel="002B1601" w:rsidRDefault="004C02EF" w:rsidP="002B1601">
      <w:pPr>
        <w:pStyle w:val="20"/>
        <w:numPr>
          <w:ilvl w:val="0"/>
          <w:numId w:val="0"/>
        </w:numPr>
        <w:rPr>
          <w:del w:id="4244" w:author="Rev 7 Allen Wirfs-Brock" w:date="2012-05-02T14:57:00Z"/>
        </w:rPr>
        <w:pPrChange w:id="4245" w:author="Rev 7 Allen Wirfs-Brock" w:date="2012-05-02T14:57:00Z">
          <w:pPr>
            <w:pStyle w:val="Alg4"/>
            <w:numPr>
              <w:numId w:val="376"/>
            </w:numPr>
            <w:tabs>
              <w:tab w:val="num" w:pos="360"/>
            </w:tabs>
            <w:ind w:left="360" w:hanging="360"/>
          </w:pPr>
        </w:pPrChange>
      </w:pPr>
      <w:del w:id="4246" w:author="Rev 7 Allen Wirfs-Brock" w:date="2012-05-02T14:57:00Z">
        <w:r w:rsidRPr="00E77497" w:rsidDel="002B1601">
          <w:delText>If the eval code is strict code, then</w:delText>
        </w:r>
      </w:del>
    </w:p>
    <w:p w14:paraId="5E90ED42" w14:textId="77777777" w:rsidR="004C02EF" w:rsidRPr="00E77497" w:rsidDel="002B1601" w:rsidRDefault="004C02EF" w:rsidP="002B1601">
      <w:pPr>
        <w:pStyle w:val="20"/>
        <w:numPr>
          <w:ilvl w:val="0"/>
          <w:numId w:val="0"/>
        </w:numPr>
        <w:rPr>
          <w:del w:id="4247" w:author="Rev 7 Allen Wirfs-Brock" w:date="2012-05-02T14:57:00Z"/>
        </w:rPr>
        <w:pPrChange w:id="4248" w:author="Rev 7 Allen Wirfs-Brock" w:date="2012-05-02T14:57:00Z">
          <w:pPr>
            <w:pStyle w:val="Alg4"/>
            <w:numPr>
              <w:ilvl w:val="1"/>
              <w:numId w:val="376"/>
            </w:numPr>
            <w:tabs>
              <w:tab w:val="num" w:pos="1080"/>
            </w:tabs>
            <w:ind w:left="1080" w:hanging="360"/>
          </w:pPr>
        </w:pPrChange>
      </w:pPr>
      <w:del w:id="4249" w:author="Rev 7 Allen Wirfs-Brock" w:date="2012-05-02T14:57:00Z">
        <w:r w:rsidRPr="00E77497" w:rsidDel="002B1601">
          <w:delText xml:space="preserve">Let </w:delText>
        </w:r>
        <w:r w:rsidRPr="00E77497" w:rsidDel="002B1601">
          <w:rPr>
            <w:i/>
          </w:rPr>
          <w:delText>strictVarEnv</w:delText>
        </w:r>
        <w:r w:rsidRPr="00E77497" w:rsidDel="002B1601">
          <w:delText xml:space="preserve"> be the result of calling NewDeclarativeEnvironment  passing the LexicalEnvironment as the argument.</w:delText>
        </w:r>
      </w:del>
    </w:p>
    <w:p w14:paraId="78EAEAAB" w14:textId="77777777" w:rsidR="004C02EF" w:rsidRPr="00E77497" w:rsidDel="002B1601" w:rsidRDefault="004C02EF" w:rsidP="002B1601">
      <w:pPr>
        <w:pStyle w:val="20"/>
        <w:numPr>
          <w:ilvl w:val="0"/>
          <w:numId w:val="0"/>
        </w:numPr>
        <w:rPr>
          <w:del w:id="4250" w:author="Rev 7 Allen Wirfs-Brock" w:date="2012-05-02T14:57:00Z"/>
        </w:rPr>
        <w:pPrChange w:id="4251" w:author="Rev 7 Allen Wirfs-Brock" w:date="2012-05-02T14:57:00Z">
          <w:pPr>
            <w:pStyle w:val="Alg4"/>
            <w:numPr>
              <w:ilvl w:val="1"/>
              <w:numId w:val="376"/>
            </w:numPr>
            <w:tabs>
              <w:tab w:val="num" w:pos="1080"/>
            </w:tabs>
            <w:ind w:left="1080" w:hanging="360"/>
          </w:pPr>
        </w:pPrChange>
      </w:pPr>
      <w:del w:id="4252" w:author="Rev 7 Allen Wirfs-Brock" w:date="2012-05-02T14:57:00Z">
        <w:r w:rsidRPr="00E77497" w:rsidDel="002B1601">
          <w:delText xml:space="preserve">Set the LexicalEnvironment to </w:delText>
        </w:r>
        <w:r w:rsidRPr="00E77497" w:rsidDel="002B1601">
          <w:rPr>
            <w:i/>
          </w:rPr>
          <w:delText>strictVarEnv</w:delText>
        </w:r>
        <w:r w:rsidRPr="00E77497" w:rsidDel="002B1601">
          <w:delText>.</w:delText>
        </w:r>
      </w:del>
    </w:p>
    <w:p w14:paraId="67399F53" w14:textId="77777777" w:rsidR="004C02EF" w:rsidRPr="00E77497" w:rsidDel="002B1601" w:rsidRDefault="004C02EF" w:rsidP="002B1601">
      <w:pPr>
        <w:pStyle w:val="20"/>
        <w:numPr>
          <w:ilvl w:val="0"/>
          <w:numId w:val="0"/>
        </w:numPr>
        <w:rPr>
          <w:del w:id="4253" w:author="Rev 7 Allen Wirfs-Brock" w:date="2012-05-02T14:57:00Z"/>
        </w:rPr>
        <w:pPrChange w:id="4254" w:author="Rev 7 Allen Wirfs-Brock" w:date="2012-05-02T14:57:00Z">
          <w:pPr>
            <w:pStyle w:val="Alg4"/>
            <w:numPr>
              <w:ilvl w:val="1"/>
              <w:numId w:val="376"/>
            </w:numPr>
            <w:tabs>
              <w:tab w:val="num" w:pos="1080"/>
            </w:tabs>
            <w:ind w:left="1080" w:hanging="360"/>
          </w:pPr>
        </w:pPrChange>
      </w:pPr>
      <w:del w:id="4255" w:author="Rev 7 Allen Wirfs-Brock" w:date="2012-05-02T14:57:00Z">
        <w:r w:rsidRPr="00E77497" w:rsidDel="002B1601">
          <w:delText xml:space="preserve">Set the VariableEnvironment to </w:delText>
        </w:r>
        <w:r w:rsidRPr="00E77497" w:rsidDel="002B1601">
          <w:rPr>
            <w:i/>
          </w:rPr>
          <w:delText>strictVarEnv</w:delText>
        </w:r>
        <w:r w:rsidRPr="00E77497" w:rsidDel="002B1601">
          <w:delText>.</w:delText>
        </w:r>
      </w:del>
    </w:p>
    <w:p w14:paraId="28A22113" w14:textId="77777777" w:rsidR="004C02EF" w:rsidRPr="00E77497" w:rsidDel="002B1601" w:rsidRDefault="004C02EF" w:rsidP="002B1601">
      <w:pPr>
        <w:pStyle w:val="20"/>
        <w:numPr>
          <w:ilvl w:val="0"/>
          <w:numId w:val="0"/>
        </w:numPr>
        <w:rPr>
          <w:del w:id="4256" w:author="Rev 7 Allen Wirfs-Brock" w:date="2012-05-02T14:57:00Z"/>
        </w:rPr>
        <w:pPrChange w:id="4257" w:author="Rev 7 Allen Wirfs-Brock" w:date="2012-05-02T14:57:00Z">
          <w:pPr>
            <w:pStyle w:val="Alg4"/>
            <w:numPr>
              <w:numId w:val="376"/>
            </w:numPr>
            <w:tabs>
              <w:tab w:val="num" w:pos="360"/>
            </w:tabs>
            <w:spacing w:after="240"/>
            <w:ind w:left="360" w:hanging="360"/>
          </w:pPr>
        </w:pPrChange>
      </w:pPr>
      <w:del w:id="4258" w:author="Rev 7 Allen Wirfs-Brock" w:date="2012-05-02T14:57:00Z">
        <w:r w:rsidRPr="00E77497" w:rsidDel="002B1601">
          <w:delText>Perform Declaration Binding Instantiation as described in 10.5 using the eval code.</w:delText>
        </w:r>
      </w:del>
    </w:p>
    <w:p w14:paraId="6EDB9B49" w14:textId="77777777" w:rsidR="004C02EF" w:rsidRPr="00E77497" w:rsidDel="002B1601" w:rsidRDefault="004C02EF" w:rsidP="002B1601">
      <w:pPr>
        <w:pStyle w:val="20"/>
        <w:numPr>
          <w:ilvl w:val="0"/>
          <w:numId w:val="0"/>
        </w:numPr>
        <w:rPr>
          <w:del w:id="4259" w:author="Rev 7 Allen Wirfs-Brock" w:date="2012-05-02T14:57:00Z"/>
        </w:rPr>
        <w:pPrChange w:id="4260" w:author="Rev 7 Allen Wirfs-Brock" w:date="2012-05-02T14:57:00Z">
          <w:pPr>
            <w:pStyle w:val="40"/>
            <w:numPr>
              <w:ilvl w:val="0"/>
              <w:numId w:val="0"/>
            </w:numPr>
            <w:tabs>
              <w:tab w:val="clear" w:pos="1080"/>
            </w:tabs>
          </w:pPr>
        </w:pPrChange>
      </w:pPr>
      <w:del w:id="4261" w:author="Rev 7 Allen Wirfs-Brock" w:date="2012-05-02T14:57:00Z">
        <w:r w:rsidRPr="00E77497" w:rsidDel="002B1601">
          <w:delText>10.4.2.1</w:delText>
        </w:r>
        <w:r w:rsidRPr="00E77497" w:rsidDel="002B1601">
          <w:tab/>
          <w:delText>Strict Mode Restrictions</w:delText>
        </w:r>
      </w:del>
    </w:p>
    <w:p w14:paraId="79E120FF" w14:textId="77777777" w:rsidR="004C02EF" w:rsidRPr="004D1BD1" w:rsidDel="002B1601" w:rsidRDefault="00715E7A" w:rsidP="002B1601">
      <w:pPr>
        <w:pStyle w:val="20"/>
        <w:numPr>
          <w:ilvl w:val="0"/>
          <w:numId w:val="0"/>
        </w:numPr>
        <w:rPr>
          <w:del w:id="4262" w:author="Rev 7 Allen Wirfs-Brock" w:date="2012-05-02T14:57:00Z"/>
          <w:sz w:val="18"/>
          <w:rPrChange w:id="4263" w:author="Rev 4 Allen Wirfs-Brock" w:date="2011-11-04T08:51:00Z">
            <w:rPr>
              <w:del w:id="4264" w:author="Rev 7 Allen Wirfs-Brock" w:date="2012-05-02T14:57:00Z"/>
            </w:rPr>
          </w:rPrChange>
        </w:rPr>
        <w:pPrChange w:id="4265" w:author="Rev 7 Allen Wirfs-Brock" w:date="2012-05-02T14:57:00Z">
          <w:pPr/>
        </w:pPrChange>
      </w:pPr>
      <w:ins w:id="4266" w:author="Allen" w:date="2011-11-04T08:42:00Z">
        <w:del w:id="4267" w:author="Rev 7 Allen Wirfs-Brock" w:date="2012-05-02T14:57:00Z">
          <w:r w:rsidRPr="004D1BD1" w:rsidDel="002B1601">
            <w:rPr>
              <w:sz w:val="18"/>
              <w:rPrChange w:id="4268" w:author="Rev 4 Allen Wirfs-Brock" w:date="2011-11-04T08:51:00Z">
                <w:rPr/>
              </w:rPrChange>
            </w:rPr>
            <w:delText>NOTE</w:delText>
          </w:r>
          <w:r w:rsidRPr="004D1BD1" w:rsidDel="002B1601">
            <w:rPr>
              <w:sz w:val="18"/>
              <w:rPrChange w:id="4269" w:author="Rev 4 Allen Wirfs-Brock" w:date="2011-11-04T08:51:00Z">
                <w:rPr/>
              </w:rPrChange>
            </w:rPr>
            <w:tab/>
          </w:r>
        </w:del>
      </w:ins>
      <w:del w:id="4270" w:author="Rev 7 Allen Wirfs-Brock" w:date="2012-05-02T14:57:00Z">
        <w:r w:rsidR="004C02EF" w:rsidRPr="004D1BD1" w:rsidDel="002B1601">
          <w:rPr>
            <w:sz w:val="18"/>
            <w:rPrChange w:id="4271" w:author="Rev 4 Allen Wirfs-Brock" w:date="2011-11-04T08:51:00Z">
              <w:rPr/>
            </w:rPrChange>
          </w:rPr>
          <w:delTex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delText>
        </w:r>
      </w:del>
    </w:p>
    <w:p w14:paraId="4CBBE2FA" w14:textId="77777777" w:rsidR="004C02EF" w:rsidRPr="004D1BD1" w:rsidDel="00E1359A" w:rsidRDefault="004C02EF" w:rsidP="00C623F2">
      <w:pPr>
        <w:pStyle w:val="30"/>
        <w:numPr>
          <w:ilvl w:val="0"/>
          <w:numId w:val="0"/>
        </w:numPr>
        <w:rPr>
          <w:del w:id="4272" w:author="Rev 7 Allen Wirfs-Brock" w:date="2012-05-01T08:28:00Z"/>
        </w:rPr>
      </w:pPr>
      <w:bookmarkStart w:id="4273" w:name="_Toc235503384"/>
      <w:bookmarkStart w:id="4274" w:name="_Toc241509159"/>
      <w:bookmarkStart w:id="4275" w:name="_Toc244416646"/>
      <w:bookmarkStart w:id="4276" w:name="_Toc276631010"/>
      <w:del w:id="4277" w:author="Rev 7 Allen Wirfs-Brock" w:date="2012-05-01T08:28:00Z">
        <w:r w:rsidRPr="004D1BD1" w:rsidDel="00E1359A">
          <w:delText>10.4.3</w:delText>
        </w:r>
        <w:r w:rsidRPr="004D1BD1" w:rsidDel="00E1359A">
          <w:tab/>
          <w:delText>Entering Function Code</w:delText>
        </w:r>
        <w:bookmarkEnd w:id="4273"/>
        <w:bookmarkEnd w:id="4274"/>
        <w:bookmarkEnd w:id="4275"/>
        <w:bookmarkEnd w:id="4276"/>
      </w:del>
    </w:p>
    <w:p w14:paraId="5EFF72E6" w14:textId="77777777" w:rsidR="004C02EF" w:rsidRPr="00E77497" w:rsidDel="00E1359A" w:rsidRDefault="004C02EF" w:rsidP="004C02EF">
      <w:pPr>
        <w:rPr>
          <w:del w:id="4278" w:author="Rev 7 Allen Wirfs-Brock" w:date="2012-05-01T08:28:00Z"/>
        </w:rPr>
      </w:pPr>
      <w:del w:id="4279" w:author="Rev 7 Allen Wirfs-Brock" w:date="2012-05-01T08:28:00Z">
        <w:r w:rsidRPr="003B4312" w:rsidDel="00E1359A">
          <w:delText xml:space="preserve">The following steps are performed when control enters the execution context for function code contained in function object </w:delText>
        </w:r>
        <w:r w:rsidRPr="00E65A34" w:rsidDel="00E1359A">
          <w:rPr>
            <w:rFonts w:ascii="Times New Roman" w:hAnsi="Times New Roman"/>
            <w:i/>
          </w:rPr>
          <w:delText>F</w:delText>
        </w:r>
        <w:r w:rsidRPr="00546435" w:rsidDel="00E1359A">
          <w:delText xml:space="preserve">, </w:delText>
        </w:r>
      </w:del>
      <w:ins w:id="4280" w:author="Rev 4 Allen Wirfs-Brock" w:date="2011-10-06T15:38:00Z">
        <w:del w:id="4281" w:author="Rev 7 Allen Wirfs-Brock" w:date="2012-05-01T08:28:00Z">
          <w:r w:rsidR="00942C41" w:rsidRPr="00546435" w:rsidDel="00E1359A">
            <w:delText xml:space="preserve">a caller provided </w:delText>
          </w:r>
          <w:r w:rsidR="00942C41" w:rsidRPr="009C202C" w:rsidDel="00E1359A">
            <w:rPr>
              <w:rFonts w:ascii="Times New Roman" w:hAnsi="Times New Roman"/>
              <w:i/>
            </w:rPr>
            <w:delText>argumentsList</w:delText>
          </w:r>
          <w:r w:rsidR="00942C41" w:rsidRPr="009C202C" w:rsidDel="00E1359A">
            <w:delText xml:space="preserve"> </w:delText>
          </w:r>
        </w:del>
      </w:ins>
      <w:del w:id="4282" w:author="Rev 7 Allen Wirfs-Brock" w:date="2012-05-01T08:28:00Z">
        <w:r w:rsidRPr="009C202C" w:rsidDel="00E1359A">
          <w:delText xml:space="preserve">a caller provided </w:delText>
        </w:r>
        <w:r w:rsidRPr="00690A41" w:rsidDel="00E1359A">
          <w:rPr>
            <w:rFonts w:ascii="Times New Roman" w:hAnsi="Times New Roman"/>
            <w:i/>
          </w:rPr>
          <w:delText>thisArg</w:delText>
        </w:r>
        <w:r w:rsidRPr="00690A41" w:rsidDel="00E1359A">
          <w:delText xml:space="preserve">, and </w:delText>
        </w:r>
      </w:del>
      <w:ins w:id="4283" w:author="Rev 4 Allen Wirfs-Brock" w:date="2011-10-06T15:38:00Z">
        <w:del w:id="4284" w:author="Rev 7 Allen Wirfs-Brock" w:date="2012-05-01T08:28:00Z">
          <w:r w:rsidR="00942C41" w:rsidRPr="00690A41" w:rsidDel="00E1359A">
            <w:delText xml:space="preserve">a caller provided </w:delText>
          </w:r>
          <w:r w:rsidR="00942C41" w:rsidRPr="00690A41" w:rsidDel="00E1359A">
            <w:rPr>
              <w:rFonts w:ascii="Times New Roman" w:hAnsi="Times New Roman"/>
              <w:i/>
            </w:rPr>
            <w:delText>thisArg</w:delText>
          </w:r>
        </w:del>
      </w:ins>
      <w:del w:id="4285" w:author="Rev 7 Allen Wirfs-Brock" w:date="2012-05-01T08:28:00Z">
        <w:r w:rsidRPr="00675B74" w:rsidDel="00E1359A">
          <w:delText xml:space="preserve">a caller provided </w:delText>
        </w:r>
        <w:r w:rsidRPr="00E77497" w:rsidDel="00E1359A">
          <w:rPr>
            <w:rFonts w:ascii="Times New Roman" w:hAnsi="Times New Roman"/>
            <w:i/>
          </w:rPr>
          <w:delText>argumentsList</w:delText>
        </w:r>
        <w:r w:rsidRPr="00E77497" w:rsidDel="00E1359A">
          <w:delText>:</w:delText>
        </w:r>
      </w:del>
    </w:p>
    <w:p w14:paraId="08E7D8D8" w14:textId="77777777" w:rsidR="00FC4479" w:rsidRPr="003B4312" w:rsidDel="00E1359A" w:rsidRDefault="00FC4479" w:rsidP="009A20C6">
      <w:pPr>
        <w:pStyle w:val="Alg4"/>
        <w:numPr>
          <w:ilvl w:val="0"/>
          <w:numId w:val="377"/>
        </w:numPr>
        <w:tabs>
          <w:tab w:val="left" w:pos="720"/>
        </w:tabs>
        <w:rPr>
          <w:ins w:id="4286" w:author="Rev 4 Allen Wirfs-Brock" w:date="2011-10-20T18:28:00Z"/>
          <w:del w:id="4287" w:author="Rev 7 Allen Wirfs-Brock" w:date="2012-05-01T08:28:00Z"/>
        </w:rPr>
      </w:pPr>
      <w:ins w:id="4288" w:author="Rev 4 Allen Wirfs-Brock" w:date="2011-10-20T18:29:00Z">
        <w:del w:id="4289" w:author="Rev 7 Allen Wirfs-Brock" w:date="2012-05-01T08:28:00Z">
          <w:r w:rsidRPr="00E77497" w:rsidDel="00E1359A">
            <w:delText xml:space="preserve">Let </w:delText>
          </w:r>
          <w:r w:rsidRPr="00120381" w:rsidDel="00E1359A">
            <w:rPr>
              <w:i/>
            </w:rPr>
            <w:delText>strict</w:delText>
          </w:r>
          <w:r w:rsidRPr="004D1BD1" w:rsidDel="00E1359A">
            <w:delText xml:space="preserve"> be the value of </w:delText>
          </w:r>
          <w:r w:rsidRPr="003B4312" w:rsidDel="00E1359A">
            <w:rPr>
              <w:i/>
            </w:rPr>
            <w:delText>F</w:delText>
          </w:r>
          <w:r w:rsidRPr="003B4312" w:rsidDel="00E1359A">
            <w:delText>’s [[Strict]] internal property.</w:delText>
          </w:r>
        </w:del>
      </w:ins>
    </w:p>
    <w:p w14:paraId="4176908A" w14:textId="77777777" w:rsidR="004C02EF" w:rsidRPr="003B4312" w:rsidDel="00E1359A" w:rsidRDefault="004C02EF" w:rsidP="009A20C6">
      <w:pPr>
        <w:pStyle w:val="Alg4"/>
        <w:numPr>
          <w:ilvl w:val="0"/>
          <w:numId w:val="377"/>
        </w:numPr>
        <w:tabs>
          <w:tab w:val="left" w:pos="720"/>
        </w:tabs>
        <w:rPr>
          <w:del w:id="4290" w:author="Rev 7 Allen Wirfs-Brock" w:date="2012-05-01T08:28:00Z"/>
        </w:rPr>
      </w:pPr>
      <w:del w:id="4291" w:author="Rev 7 Allen Wirfs-Brock" w:date="2012-05-01T08:28:00Z">
        <w:r w:rsidRPr="003B4312" w:rsidDel="00E1359A">
          <w:delText xml:space="preserve">If </w:delText>
        </w:r>
        <w:r w:rsidRPr="00120381" w:rsidDel="00E1359A">
          <w:rPr>
            <w:i/>
          </w:rPr>
          <w:delText xml:space="preserve">the function </w:delText>
        </w:r>
      </w:del>
      <w:ins w:id="4292" w:author="Rev 4 Allen Wirfs-Brock" w:date="2011-10-20T18:30:00Z">
        <w:del w:id="4293" w:author="Rev 7 Allen Wirfs-Brock" w:date="2012-05-01T08:28:00Z">
          <w:r w:rsidR="00FC4479" w:rsidRPr="004D1BD1" w:rsidDel="00E1359A">
            <w:rPr>
              <w:i/>
            </w:rPr>
            <w:delText>strict</w:delText>
          </w:r>
        </w:del>
      </w:ins>
      <w:ins w:id="4294" w:author="Rev 4 Allen Wirfs-Brock" w:date="2011-10-18T12:10:00Z">
        <w:del w:id="4295" w:author="Rev 7 Allen Wirfs-Brock" w:date="2012-05-01T08:28:00Z">
          <w:r w:rsidR="00D518E8" w:rsidRPr="003B4312" w:rsidDel="00E1359A">
            <w:delText xml:space="preserve"> is </w:delText>
          </w:r>
          <w:r w:rsidR="00D518E8" w:rsidRPr="00120381" w:rsidDel="00E1359A">
            <w:rPr>
              <w:b/>
            </w:rPr>
            <w:delText>true</w:delText>
          </w:r>
        </w:del>
      </w:ins>
      <w:del w:id="4296" w:author="Rev 7 Allen Wirfs-Brock" w:date="2012-05-01T08:28:00Z">
        <w:r w:rsidRPr="00120381" w:rsidDel="00E1359A">
          <w:rPr>
            <w:i/>
          </w:rPr>
          <w:delText>code</w:delText>
        </w:r>
        <w:r w:rsidRPr="004D1BD1" w:rsidDel="00E1359A">
          <w:delText xml:space="preserve"> is strict code</w:delText>
        </w:r>
        <w:r w:rsidRPr="003B4312" w:rsidDel="00E1359A">
          <w:delText xml:space="preserve">, set the ThisBinding to </w:delText>
        </w:r>
        <w:r w:rsidRPr="003B4312" w:rsidDel="00E1359A">
          <w:rPr>
            <w:i/>
          </w:rPr>
          <w:delText>thisArg</w:delText>
        </w:r>
        <w:r w:rsidRPr="003B4312" w:rsidDel="00E1359A">
          <w:delText>.</w:delText>
        </w:r>
      </w:del>
    </w:p>
    <w:p w14:paraId="7C93CF34" w14:textId="77777777" w:rsidR="004C02EF" w:rsidRPr="008B7F6F" w:rsidDel="00E1359A" w:rsidRDefault="004C02EF" w:rsidP="009A20C6">
      <w:pPr>
        <w:pStyle w:val="Alg4"/>
        <w:numPr>
          <w:ilvl w:val="0"/>
          <w:numId w:val="377"/>
        </w:numPr>
        <w:tabs>
          <w:tab w:val="left" w:pos="720"/>
        </w:tabs>
        <w:rPr>
          <w:del w:id="4297" w:author="Rev 7 Allen Wirfs-Brock" w:date="2012-05-01T08:28:00Z"/>
        </w:rPr>
      </w:pPr>
      <w:del w:id="4298" w:author="Rev 7 Allen Wirfs-Brock" w:date="2012-05-01T08:28:00Z">
        <w:r w:rsidRPr="003B4312" w:rsidDel="00E1359A">
          <w:delText xml:space="preserve">Else if </w:delText>
        </w:r>
        <w:r w:rsidRPr="003B4312" w:rsidDel="00E1359A">
          <w:rPr>
            <w:i/>
          </w:rPr>
          <w:delText>thisArg</w:delText>
        </w:r>
        <w:r w:rsidRPr="008B7F6F" w:rsidDel="00E1359A">
          <w:delText xml:space="preserve"> is </w:delText>
        </w:r>
        <w:r w:rsidRPr="008B7F6F" w:rsidDel="00E1359A">
          <w:rPr>
            <w:b/>
          </w:rPr>
          <w:delText>null</w:delText>
        </w:r>
        <w:r w:rsidRPr="008B7F6F" w:rsidDel="00E1359A">
          <w:delText xml:space="preserve"> or </w:delText>
        </w:r>
        <w:r w:rsidRPr="008B7F6F" w:rsidDel="00E1359A">
          <w:rPr>
            <w:b/>
          </w:rPr>
          <w:delText>undefined</w:delText>
        </w:r>
        <w:r w:rsidRPr="008B7F6F" w:rsidDel="00E1359A">
          <w:delText>, set the ThisBinding to the global object.</w:delText>
        </w:r>
      </w:del>
    </w:p>
    <w:p w14:paraId="4D80EC42" w14:textId="77777777" w:rsidR="004C02EF" w:rsidRPr="009C202C" w:rsidDel="00E1359A" w:rsidRDefault="004C02EF" w:rsidP="009A20C6">
      <w:pPr>
        <w:pStyle w:val="Alg4"/>
        <w:numPr>
          <w:ilvl w:val="0"/>
          <w:numId w:val="377"/>
        </w:numPr>
        <w:tabs>
          <w:tab w:val="left" w:pos="720"/>
        </w:tabs>
        <w:rPr>
          <w:del w:id="4299" w:author="Rev 7 Allen Wirfs-Brock" w:date="2012-05-01T08:28:00Z"/>
        </w:rPr>
      </w:pPr>
      <w:del w:id="4300" w:author="Rev 7 Allen Wirfs-Brock" w:date="2012-05-01T08:28:00Z">
        <w:r w:rsidRPr="00E65A34" w:rsidDel="00E1359A">
          <w:delText>Else if Type(</w:delText>
        </w:r>
        <w:r w:rsidRPr="00546435" w:rsidDel="00E1359A">
          <w:rPr>
            <w:i/>
          </w:rPr>
          <w:delText>thisArg</w:delText>
        </w:r>
        <w:r w:rsidRPr="00546435" w:rsidDel="00E1359A">
          <w:delText>) is not Object, set the ThisBinding to ToObject(</w:delText>
        </w:r>
        <w:r w:rsidRPr="009C202C" w:rsidDel="00E1359A">
          <w:rPr>
            <w:i/>
          </w:rPr>
          <w:delText>thisArg</w:delText>
        </w:r>
        <w:r w:rsidRPr="009C202C" w:rsidDel="00E1359A">
          <w:delText>).</w:delText>
        </w:r>
      </w:del>
    </w:p>
    <w:p w14:paraId="65F48F3E" w14:textId="77777777" w:rsidR="004C02EF" w:rsidRPr="00690A41" w:rsidDel="00E1359A" w:rsidRDefault="004C02EF" w:rsidP="009A20C6">
      <w:pPr>
        <w:pStyle w:val="Alg4"/>
        <w:numPr>
          <w:ilvl w:val="0"/>
          <w:numId w:val="377"/>
        </w:numPr>
        <w:tabs>
          <w:tab w:val="left" w:pos="720"/>
        </w:tabs>
        <w:rPr>
          <w:del w:id="4301" w:author="Rev 7 Allen Wirfs-Brock" w:date="2012-05-01T08:28:00Z"/>
        </w:rPr>
      </w:pPr>
      <w:del w:id="4302" w:author="Rev 7 Allen Wirfs-Brock" w:date="2012-05-01T08:28:00Z">
        <w:r w:rsidRPr="009C202C" w:rsidDel="00E1359A">
          <w:delText>Else set the ThisBinding t</w:delText>
        </w:r>
        <w:r w:rsidRPr="00690A41" w:rsidDel="00E1359A">
          <w:delText xml:space="preserve">o </w:delText>
        </w:r>
        <w:r w:rsidRPr="00690A41" w:rsidDel="00E1359A">
          <w:rPr>
            <w:i/>
          </w:rPr>
          <w:delText>thisArg</w:delText>
        </w:r>
        <w:r w:rsidRPr="00690A41" w:rsidDel="00E1359A">
          <w:delText>.</w:delText>
        </w:r>
      </w:del>
    </w:p>
    <w:p w14:paraId="7228339C" w14:textId="77777777" w:rsidR="004C02EF" w:rsidRPr="00E77497" w:rsidDel="00E1359A" w:rsidRDefault="004C02EF" w:rsidP="009A20C6">
      <w:pPr>
        <w:pStyle w:val="Alg4"/>
        <w:numPr>
          <w:ilvl w:val="0"/>
          <w:numId w:val="377"/>
        </w:numPr>
        <w:tabs>
          <w:tab w:val="left" w:pos="720"/>
        </w:tabs>
        <w:rPr>
          <w:del w:id="4303" w:author="Rev 7 Allen Wirfs-Brock" w:date="2012-05-01T08:28:00Z"/>
        </w:rPr>
      </w:pPr>
      <w:del w:id="4304" w:author="Rev 7 Allen Wirfs-Brock" w:date="2012-05-01T08:28:00Z">
        <w:r w:rsidRPr="00675B74" w:rsidDel="00E1359A">
          <w:delText xml:space="preserve">Let </w:delText>
        </w:r>
        <w:r w:rsidRPr="00E77497" w:rsidDel="00E1359A">
          <w:rPr>
            <w:i/>
          </w:rPr>
          <w:delText>localEnv</w:delText>
        </w:r>
        <w:r w:rsidRPr="00E77497" w:rsidDel="00E1359A">
          <w:delText xml:space="preserve"> be the result of calling NewDeclarativeEnvironment  passing the value of the [[Scope]] internal property of </w:delText>
        </w:r>
        <w:r w:rsidRPr="00E77497" w:rsidDel="00E1359A">
          <w:rPr>
            <w:i/>
          </w:rPr>
          <w:delText>F</w:delText>
        </w:r>
        <w:r w:rsidRPr="00E77497" w:rsidDel="00E1359A">
          <w:delText xml:space="preserve"> as the argument.</w:delText>
        </w:r>
      </w:del>
    </w:p>
    <w:p w14:paraId="0B50CBB4" w14:textId="77777777" w:rsidR="004C02EF" w:rsidRPr="00E77497" w:rsidDel="00E1359A" w:rsidRDefault="004C02EF" w:rsidP="009A20C6">
      <w:pPr>
        <w:pStyle w:val="Alg4"/>
        <w:numPr>
          <w:ilvl w:val="0"/>
          <w:numId w:val="377"/>
        </w:numPr>
        <w:tabs>
          <w:tab w:val="left" w:pos="720"/>
        </w:tabs>
        <w:rPr>
          <w:del w:id="4305" w:author="Rev 7 Allen Wirfs-Brock" w:date="2012-05-01T08:28:00Z"/>
        </w:rPr>
      </w:pPr>
      <w:del w:id="4306" w:author="Rev 7 Allen Wirfs-Brock" w:date="2012-05-01T08:28:00Z">
        <w:r w:rsidRPr="00E77497" w:rsidDel="00E1359A">
          <w:delText xml:space="preserve">Set the LexicalEnvironment to </w:delText>
        </w:r>
        <w:r w:rsidRPr="00E77497" w:rsidDel="00E1359A">
          <w:rPr>
            <w:i/>
          </w:rPr>
          <w:delText>localEnv</w:delText>
        </w:r>
        <w:r w:rsidRPr="00E77497" w:rsidDel="00E1359A">
          <w:delText>.</w:delText>
        </w:r>
      </w:del>
    </w:p>
    <w:p w14:paraId="35A37EC0" w14:textId="77777777" w:rsidR="004C02EF" w:rsidRPr="00E77497" w:rsidDel="00E1359A" w:rsidRDefault="004C02EF" w:rsidP="009A20C6">
      <w:pPr>
        <w:pStyle w:val="Alg4"/>
        <w:numPr>
          <w:ilvl w:val="0"/>
          <w:numId w:val="377"/>
        </w:numPr>
        <w:tabs>
          <w:tab w:val="left" w:pos="720"/>
        </w:tabs>
        <w:rPr>
          <w:del w:id="4307" w:author="Rev 7 Allen Wirfs-Brock" w:date="2012-05-01T08:28:00Z"/>
        </w:rPr>
      </w:pPr>
      <w:del w:id="4308" w:author="Rev 7 Allen Wirfs-Brock" w:date="2012-05-01T08:28:00Z">
        <w:r w:rsidRPr="00E77497" w:rsidDel="00E1359A">
          <w:delText xml:space="preserve">Set the VariableEnvironment to </w:delText>
        </w:r>
        <w:r w:rsidRPr="00E77497" w:rsidDel="00E1359A">
          <w:rPr>
            <w:i/>
          </w:rPr>
          <w:delText>localEnv</w:delText>
        </w:r>
        <w:r w:rsidRPr="00E77497" w:rsidDel="00E1359A">
          <w:delText>.</w:delText>
        </w:r>
      </w:del>
    </w:p>
    <w:p w14:paraId="5C4254BB" w14:textId="77777777" w:rsidR="004C02EF" w:rsidRPr="003B4312" w:rsidDel="00E1359A" w:rsidRDefault="009B3B81" w:rsidP="009A20C6">
      <w:pPr>
        <w:pStyle w:val="Alg4"/>
        <w:numPr>
          <w:ilvl w:val="0"/>
          <w:numId w:val="377"/>
        </w:numPr>
        <w:tabs>
          <w:tab w:val="left" w:pos="720"/>
        </w:tabs>
        <w:rPr>
          <w:del w:id="4309" w:author="Rev 7 Allen Wirfs-Brock" w:date="2012-05-01T08:28:00Z"/>
        </w:rPr>
      </w:pPr>
      <w:ins w:id="4310" w:author="Rev 6 Allen Wirfs-Brock" w:date="2012-02-26T10:00:00Z">
        <w:del w:id="4311" w:author="Rev 7 Allen Wirfs-Brock" w:date="2012-05-01T08:28:00Z">
          <w:r w:rsidDel="00E1359A">
            <w:delText>Return the</w:delText>
          </w:r>
        </w:del>
      </w:ins>
      <w:ins w:id="4312" w:author="Rev 6 Allen Wirfs-Brock" w:date="2012-02-26T09:59:00Z">
        <w:del w:id="4313" w:author="Rev 7 Allen Wirfs-Brock" w:date="2012-05-01T08:28:00Z">
          <w:r w:rsidDel="00E1359A">
            <w:delText xml:space="preserve"> result of performing </w:delText>
          </w:r>
        </w:del>
      </w:ins>
      <w:ins w:id="4314" w:author="Rev 4 Allen Wirfs-Brock" w:date="2011-10-20T15:00:00Z">
        <w:del w:id="4315" w:author="Rev 7 Allen Wirfs-Brock" w:date="2012-05-01T08:28:00Z">
          <w:r w:rsidR="0068771C" w:rsidRPr="00E77497" w:rsidDel="00E1359A">
            <w:delText xml:space="preserve">Let </w:delText>
          </w:r>
          <w:r w:rsidR="0068771C" w:rsidRPr="00120381" w:rsidDel="00E1359A">
            <w:rPr>
              <w:i/>
            </w:rPr>
            <w:delText>needsArgumentObject</w:delText>
          </w:r>
          <w:r w:rsidR="0068771C" w:rsidRPr="004D1BD1" w:rsidDel="00E1359A">
            <w:delText xml:space="preserve"> be the result of performing</w:delText>
          </w:r>
        </w:del>
      </w:ins>
      <w:ins w:id="4316" w:author="Rev 5 Allen Wirfs-Brock" w:date="2012-01-03T15:25:00Z">
        <w:del w:id="4317" w:author="Rev 7 Allen Wirfs-Brock" w:date="2012-05-01T08:28:00Z">
          <w:r w:rsidR="00BC7A6E" w:rsidDel="00E1359A">
            <w:delText>Perform</w:delText>
          </w:r>
        </w:del>
      </w:ins>
      <w:ins w:id="4318" w:author="Rev 4 Allen Wirfs-Brock" w:date="2011-10-20T15:00:00Z">
        <w:del w:id="4319" w:author="Rev 7 Allen Wirfs-Brock" w:date="2012-05-01T08:28:00Z">
          <w:r w:rsidR="0068771C" w:rsidRPr="004D1BD1" w:rsidDel="00E1359A">
            <w:delText xml:space="preserve"> </w:delText>
          </w:r>
        </w:del>
      </w:ins>
      <w:ins w:id="4320" w:author="Rev 4 Allen Wirfs-Brock" w:date="2011-10-21T18:30:00Z">
        <w:del w:id="4321" w:author="Rev 7 Allen Wirfs-Brock" w:date="2012-05-01T08:28:00Z">
          <w:r w:rsidR="005B5DF4" w:rsidRPr="003B4312" w:rsidDel="00E1359A">
            <w:delText xml:space="preserve">Function </w:delText>
          </w:r>
        </w:del>
      </w:ins>
      <w:del w:id="4322" w:author="Rev 7 Allen Wirfs-Brock" w:date="2012-05-01T08:28:00Z">
        <w:r w:rsidR="004C02EF" w:rsidRPr="003B4312" w:rsidDel="00E1359A">
          <w:delText xml:space="preserve">Let </w:delText>
        </w:r>
        <w:r w:rsidR="004C02EF" w:rsidRPr="003B4312" w:rsidDel="00E1359A">
          <w:rPr>
            <w:i/>
          </w:rPr>
          <w:delText>code</w:delText>
        </w:r>
        <w:r w:rsidR="004C02EF" w:rsidRPr="003B4312" w:rsidDel="00E1359A">
          <w:delText xml:space="preserve"> be the value of </w:delText>
        </w:r>
        <w:r w:rsidR="004C02EF" w:rsidRPr="003B4312" w:rsidDel="00E1359A">
          <w:rPr>
            <w:i/>
          </w:rPr>
          <w:delText>F</w:delText>
        </w:r>
        <w:r w:rsidR="004C02EF" w:rsidRPr="003B4312" w:rsidDel="00E1359A">
          <w:delText>’s [[Code]] internal property.</w:delText>
        </w:r>
      </w:del>
    </w:p>
    <w:p w14:paraId="77B9609F" w14:textId="77777777" w:rsidR="0068771C" w:rsidRPr="003B4312" w:rsidDel="00E1359A" w:rsidRDefault="004C02EF" w:rsidP="009B3B81">
      <w:pPr>
        <w:pStyle w:val="Alg4"/>
        <w:numPr>
          <w:ilvl w:val="0"/>
          <w:numId w:val="377"/>
        </w:numPr>
        <w:tabs>
          <w:tab w:val="left" w:pos="720"/>
        </w:tabs>
        <w:spacing w:after="240"/>
        <w:rPr>
          <w:ins w:id="4323" w:author="Rev 4 Allen Wirfs-Brock" w:date="2011-10-20T14:59:00Z"/>
          <w:del w:id="4324" w:author="Rev 7 Allen Wirfs-Brock" w:date="2012-05-01T08:28:00Z"/>
        </w:rPr>
        <w:pPrChange w:id="4325" w:author="Rev 6 Allen Wirfs-Brock" w:date="2012-02-26T10:03:00Z">
          <w:pPr>
            <w:pStyle w:val="Alg4"/>
            <w:numPr>
              <w:numId w:val="377"/>
            </w:numPr>
            <w:tabs>
              <w:tab w:val="num" w:pos="360"/>
              <w:tab w:val="left" w:pos="720"/>
            </w:tabs>
            <w:ind w:left="360" w:hanging="360"/>
          </w:pPr>
        </w:pPrChange>
      </w:pPr>
      <w:del w:id="4326" w:author="Rev 7 Allen Wirfs-Brock" w:date="2012-05-01T08:28:00Z">
        <w:r w:rsidRPr="003B4312" w:rsidDel="00E1359A">
          <w:delText xml:space="preserve">Perform Declaration Binding Instantiation using the function code </w:delText>
        </w:r>
      </w:del>
      <w:ins w:id="4327" w:author="Rev 4 Allen Wirfs-Brock" w:date="2011-10-06T15:31:00Z">
        <w:del w:id="4328" w:author="Rev 7 Allen Wirfs-Brock" w:date="2012-05-01T08:28:00Z">
          <w:r w:rsidR="00063AE6" w:rsidRPr="008B7F6F" w:rsidDel="00E1359A">
            <w:rPr>
              <w:i/>
            </w:rPr>
            <w:delText>F</w:delText>
          </w:r>
          <w:r w:rsidR="00063AE6" w:rsidRPr="008B7F6F" w:rsidDel="00E1359A">
            <w:delText xml:space="preserve"> ,</w:delText>
          </w:r>
        </w:del>
      </w:ins>
      <w:ins w:id="4329" w:author="Rev 5 Allen Wirfs-Brock" w:date="2012-01-03T15:42:00Z">
        <w:del w:id="4330" w:author="Rev 7 Allen Wirfs-Brock" w:date="2012-05-01T08:28:00Z">
          <w:r w:rsidR="00377876" w:rsidRPr="00377876" w:rsidDel="00E1359A">
            <w:rPr>
              <w:i/>
            </w:rPr>
            <w:delText xml:space="preserve"> </w:delText>
          </w:r>
          <w:r w:rsidR="00377876" w:rsidRPr="009C202C" w:rsidDel="00E1359A">
            <w:rPr>
              <w:i/>
            </w:rPr>
            <w:delText>argumentsList</w:delText>
          </w:r>
          <w:r w:rsidR="00377876" w:rsidRPr="009C202C" w:rsidDel="00E1359A">
            <w:delText xml:space="preserve"> </w:delText>
          </w:r>
          <w:r w:rsidR="00377876" w:rsidRPr="00690A41" w:rsidDel="00E1359A">
            <w:delText>,</w:delText>
          </w:r>
        </w:del>
      </w:ins>
      <w:ins w:id="4331" w:author="Allen" w:date="2011-11-04T08:40:00Z">
        <w:del w:id="4332" w:author="Rev 7 Allen Wirfs-Brock" w:date="2012-05-01T08:28:00Z">
          <w:r w:rsidR="00715E7A" w:rsidRPr="008B7F6F" w:rsidDel="00E1359A">
            <w:delText xml:space="preserve"> </w:delText>
          </w:r>
        </w:del>
      </w:ins>
      <w:del w:id="4333" w:author="Rev 7 Allen Wirfs-Brock" w:date="2012-05-01T08:28:00Z">
        <w:r w:rsidRPr="008B7F6F" w:rsidDel="00E1359A">
          <w:rPr>
            <w:i/>
          </w:rPr>
          <w:delText>code</w:delText>
        </w:r>
        <w:r w:rsidRPr="008B7F6F" w:rsidDel="00E1359A">
          <w:delText xml:space="preserve"> and </w:delText>
        </w:r>
      </w:del>
      <w:ins w:id="4334" w:author="Rev 4 Allen Wirfs-Brock" w:date="2011-10-21T18:30:00Z">
        <w:del w:id="4335" w:author="Rev 7 Allen Wirfs-Brock" w:date="2012-05-01T08:28:00Z">
          <w:r w:rsidR="005B5DF4" w:rsidRPr="008B7F6F" w:rsidDel="00E1359A">
            <w:rPr>
              <w:i/>
            </w:rPr>
            <w:delText xml:space="preserve">localEnv </w:delText>
          </w:r>
        </w:del>
      </w:ins>
      <w:del w:id="4336" w:author="Rev 7 Allen Wirfs-Brock" w:date="2012-05-01T08:28:00Z">
        <w:r w:rsidRPr="008B7F6F" w:rsidDel="00E1359A">
          <w:rPr>
            <w:i/>
          </w:rPr>
          <w:delText>argumentsList</w:delText>
        </w:r>
        <w:r w:rsidRPr="008B7F6F" w:rsidDel="00E1359A">
          <w:delText xml:space="preserve"> as described in 10.5</w:delText>
        </w:r>
      </w:del>
      <w:ins w:id="4337" w:author="Rev 4 Allen Wirfs-Brock" w:date="2011-11-04T10:14:00Z">
        <w:del w:id="4338" w:author="Rev 7 Allen Wirfs-Brock" w:date="2012-05-01T08:28:00Z">
          <w:r w:rsidR="00446E53" w:rsidDel="00E1359A">
            <w:delText>.3</w:delText>
          </w:r>
        </w:del>
      </w:ins>
      <w:del w:id="4339" w:author="Rev 7 Allen Wirfs-Brock" w:date="2012-05-01T08:28:00Z">
        <w:r w:rsidRPr="004D1BD1" w:rsidDel="00E1359A">
          <w:delText>.</w:delText>
        </w:r>
      </w:del>
      <w:ins w:id="4340" w:author="Rev 4 Allen Wirfs-Brock" w:date="2011-10-20T14:59:00Z">
        <w:del w:id="4341" w:author="Rev 7 Allen Wirfs-Brock" w:date="2012-05-01T08:28:00Z">
          <w:r w:rsidR="00861D1D" w:rsidRPr="003B4312" w:rsidDel="00E1359A">
            <w:delText xml:space="preserve"> </w:delText>
          </w:r>
        </w:del>
      </w:ins>
    </w:p>
    <w:p w14:paraId="1DBCBA09" w14:textId="77777777" w:rsidR="002E62C8" w:rsidRPr="00BF37F2" w:rsidDel="00E1359A" w:rsidRDefault="002E62C8" w:rsidP="009B3B81">
      <w:pPr>
        <w:pStyle w:val="Alg4"/>
        <w:numPr>
          <w:ilvl w:val="0"/>
          <w:numId w:val="377"/>
        </w:numPr>
        <w:tabs>
          <w:tab w:val="left" w:pos="720"/>
        </w:tabs>
        <w:spacing w:after="240"/>
        <w:rPr>
          <w:ins w:id="4342" w:author="Rev 4 Allen Wirfs-Brock" w:date="2011-11-04T11:39:00Z"/>
          <w:del w:id="4343" w:author="Rev 7 Allen Wirfs-Brock" w:date="2012-05-01T08:28:00Z"/>
        </w:rPr>
        <w:pPrChange w:id="4344" w:author="Rev 6 Allen Wirfs-Brock" w:date="2012-02-26T10:03:00Z">
          <w:pPr>
            <w:pStyle w:val="Alg4"/>
            <w:numPr>
              <w:numId w:val="377"/>
            </w:numPr>
            <w:tabs>
              <w:tab w:val="num" w:pos="360"/>
              <w:tab w:val="left" w:pos="720"/>
            </w:tabs>
            <w:ind w:left="360" w:hanging="360"/>
          </w:pPr>
        </w:pPrChange>
      </w:pPr>
      <w:ins w:id="4345" w:author="Rev 4 Allen Wirfs-Brock" w:date="2011-11-04T11:39:00Z">
        <w:del w:id="4346" w:author="Rev 7 Allen Wirfs-Brock" w:date="2012-05-01T08:28:00Z">
          <w:r w:rsidRPr="00BF37F2" w:rsidDel="00E1359A">
            <w:delText xml:space="preserve">Let </w:delText>
          </w:r>
          <w:r w:rsidRPr="009B3B81" w:rsidDel="00E1359A">
            <w:rPr>
              <w:i/>
            </w:rPr>
            <w:delText>formals</w:delText>
          </w:r>
          <w:r w:rsidRPr="00BF37F2" w:rsidDel="00E1359A">
            <w:delText xml:space="preserve"> be the value of  the  [[FormalParameters]] internal property of </w:delText>
          </w:r>
          <w:r w:rsidRPr="009B3B81" w:rsidDel="00E1359A">
            <w:rPr>
              <w:i/>
            </w:rPr>
            <w:delText>F</w:delText>
          </w:r>
          <w:r w:rsidRPr="00BF37F2" w:rsidDel="00E1359A">
            <w:delText>.</w:delText>
          </w:r>
        </w:del>
      </w:ins>
    </w:p>
    <w:p w14:paraId="6C39B1ED" w14:textId="77777777" w:rsidR="00861D1D" w:rsidRPr="008B7F6F" w:rsidDel="00E1359A" w:rsidRDefault="00FC4479" w:rsidP="009B3B81">
      <w:pPr>
        <w:pStyle w:val="Alg4"/>
        <w:numPr>
          <w:ilvl w:val="0"/>
          <w:numId w:val="377"/>
        </w:numPr>
        <w:tabs>
          <w:tab w:val="left" w:pos="720"/>
        </w:tabs>
        <w:spacing w:after="240"/>
        <w:rPr>
          <w:ins w:id="4347" w:author="Rev 4 Allen Wirfs-Brock" w:date="2011-10-20T14:59:00Z"/>
          <w:del w:id="4348" w:author="Rev 7 Allen Wirfs-Brock" w:date="2012-05-01T08:28:00Z"/>
        </w:rPr>
        <w:pPrChange w:id="4349" w:author="Rev 6 Allen Wirfs-Brock" w:date="2012-02-26T10:03:00Z">
          <w:pPr>
            <w:pStyle w:val="Alg4"/>
            <w:numPr>
              <w:numId w:val="377"/>
            </w:numPr>
            <w:tabs>
              <w:tab w:val="num" w:pos="360"/>
              <w:tab w:val="left" w:pos="720"/>
            </w:tabs>
            <w:ind w:left="360" w:hanging="360"/>
          </w:pPr>
        </w:pPrChange>
      </w:pPr>
      <w:ins w:id="4350" w:author="Rev 4 Allen Wirfs-Brock" w:date="2011-10-20T18:27:00Z">
        <w:del w:id="4351"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7C6BB5F3" w14:textId="77777777" w:rsidR="008E65A6" w:rsidRPr="00E77497" w:rsidDel="00E1359A" w:rsidRDefault="00595D22" w:rsidP="009B3B81">
      <w:pPr>
        <w:pStyle w:val="Alg4"/>
        <w:numPr>
          <w:ilvl w:val="1"/>
          <w:numId w:val="377"/>
        </w:numPr>
        <w:tabs>
          <w:tab w:val="left" w:pos="720"/>
        </w:tabs>
        <w:spacing w:after="240"/>
        <w:rPr>
          <w:del w:id="4352" w:author="Rev 7 Allen Wirfs-Brock" w:date="2012-05-01T08:28:00Z"/>
        </w:rPr>
        <w:pPrChange w:id="4353" w:author="Rev 6 Allen Wirfs-Brock" w:date="2012-02-26T10:03:00Z">
          <w:pPr>
            <w:pStyle w:val="Alg4"/>
            <w:numPr>
              <w:ilvl w:val="1"/>
              <w:numId w:val="377"/>
            </w:numPr>
            <w:tabs>
              <w:tab w:val="left" w:pos="720"/>
              <w:tab w:val="num" w:pos="1080"/>
            </w:tabs>
            <w:ind w:left="1080" w:hanging="360"/>
          </w:pPr>
        </w:pPrChange>
      </w:pPr>
      <w:ins w:id="4354" w:author="Rev 4 Allen Wirfs-Brock" w:date="2011-10-20T18:31:00Z">
        <w:del w:id="4355" w:author="Rev 7 Allen Wirfs-Brock" w:date="2012-05-01T08:28:00Z">
          <w:r w:rsidRPr="00E65A34" w:rsidDel="00E1359A">
            <w:delText xml:space="preserve">Let </w:delText>
          </w:r>
          <w:r w:rsidRPr="00546435" w:rsidDel="00E1359A">
            <w:rPr>
              <w:i/>
            </w:rPr>
            <w:delText>ao</w:delText>
          </w:r>
          <w:r w:rsidRPr="00546435" w:rsidDel="00E1359A">
            <w:delText xml:space="preserve"> be the result of </w:delText>
          </w:r>
        </w:del>
      </w:ins>
      <w:del w:id="4356" w:author="Rev 7 Allen Wirfs-Brock" w:date="2012-05-01T08:28:00Z">
        <w:r w:rsidR="008E65A6" w:rsidRPr="009C202C" w:rsidDel="00E1359A">
          <w:delText xml:space="preserve">performing the abstract operation </w:delText>
        </w:r>
      </w:del>
      <w:ins w:id="4357" w:author="Rev 4 Allen Wirfs-Brock" w:date="2011-10-21T15:13:00Z">
        <w:del w:id="4358" w:author="Rev 7 Allen Wirfs-Brock" w:date="2012-05-01T08:28:00Z">
          <w:r w:rsidR="008E65A6" w:rsidRPr="009C202C" w:rsidDel="00E1359A">
            <w:delText>CreateStrictArgumentsObject</w:delText>
          </w:r>
        </w:del>
      </w:ins>
      <w:del w:id="4359" w:author="Rev 7 Allen Wirfs-Brock" w:date="2012-05-01T08:28:00Z">
        <w:r w:rsidR="008E65A6" w:rsidRPr="009C202C" w:rsidDel="00E1359A">
          <w:delText xml:space="preserve"> with argument </w:delText>
        </w:r>
        <w:r w:rsidR="008E65A6" w:rsidRPr="00675B74" w:rsidDel="00E1359A">
          <w:rPr>
            <w:i/>
          </w:rPr>
          <w:delText>argumentsList</w:delText>
        </w:r>
        <w:r w:rsidR="008E65A6" w:rsidRPr="00E77497" w:rsidDel="00E1359A">
          <w:delText>.</w:delText>
        </w:r>
      </w:del>
      <w:ins w:id="4360" w:author="Rev 4 Allen Wirfs-Brock" w:date="2011-10-21T17:51:00Z">
        <w:del w:id="4361" w:author="Rev 7 Allen Wirfs-Brock" w:date="2012-05-01T08:28:00Z">
          <w:r w:rsidR="009E2A96" w:rsidRPr="00E77497" w:rsidDel="00E1359A">
            <w:delText xml:space="preserve"> with argument </w:delText>
          </w:r>
          <w:r w:rsidR="009E2A96" w:rsidRPr="00E77497" w:rsidDel="00E1359A">
            <w:rPr>
              <w:i/>
            </w:rPr>
            <w:delText>argumentsList.</w:delText>
          </w:r>
        </w:del>
      </w:ins>
      <w:del w:id="4362" w:author="Rev 7 Allen Wirfs-Brock" w:date="2012-05-01T08:28:00Z">
        <w:r w:rsidR="008E65A6" w:rsidRPr="00E77497" w:rsidDel="00E1359A">
          <w:delText xml:space="preserve"> </w:delText>
        </w:r>
      </w:del>
    </w:p>
    <w:p w14:paraId="4B3017FF" w14:textId="77777777" w:rsidR="002E62C8" w:rsidRPr="003B4312" w:rsidDel="00E1359A" w:rsidRDefault="002E62C8" w:rsidP="009B3B81">
      <w:pPr>
        <w:pStyle w:val="Alg4"/>
        <w:numPr>
          <w:ilvl w:val="1"/>
          <w:numId w:val="377"/>
        </w:numPr>
        <w:tabs>
          <w:tab w:val="left" w:pos="720"/>
        </w:tabs>
        <w:spacing w:after="240"/>
        <w:rPr>
          <w:ins w:id="4363" w:author="Rev 4 Allen Wirfs-Brock" w:date="2011-11-04T11:41:00Z"/>
          <w:del w:id="4364" w:author="Rev 7 Allen Wirfs-Brock" w:date="2012-05-01T08:28:00Z"/>
        </w:rPr>
        <w:pPrChange w:id="4365" w:author="Rev 6 Allen Wirfs-Brock" w:date="2012-02-26T10:03:00Z">
          <w:pPr>
            <w:pStyle w:val="Alg4"/>
            <w:numPr>
              <w:ilvl w:val="1"/>
              <w:numId w:val="377"/>
            </w:numPr>
            <w:tabs>
              <w:tab w:val="left" w:pos="720"/>
              <w:tab w:val="num" w:pos="1080"/>
            </w:tabs>
            <w:ind w:left="1080" w:hanging="360"/>
          </w:pPr>
        </w:pPrChange>
      </w:pPr>
      <w:ins w:id="4366" w:author="Rev 4 Allen Wirfs-Brock" w:date="2011-11-04T11:41:00Z">
        <w:del w:id="4367"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0F15810F" w14:textId="77777777" w:rsidR="00806568" w:rsidRPr="00E77497" w:rsidDel="00E1359A" w:rsidRDefault="00806568" w:rsidP="009B3B81">
      <w:pPr>
        <w:pStyle w:val="Alg4"/>
        <w:numPr>
          <w:ilvl w:val="2"/>
          <w:numId w:val="377"/>
        </w:numPr>
        <w:spacing w:after="240"/>
        <w:rPr>
          <w:ins w:id="4368" w:author="Rev 4 Allen Wirfs-Brock" w:date="2011-10-21T18:36:00Z"/>
          <w:del w:id="4369" w:author="Rev 7 Allen Wirfs-Brock" w:date="2012-05-01T08:28:00Z"/>
        </w:rPr>
        <w:pPrChange w:id="4370" w:author="Rev 6 Allen Wirfs-Brock" w:date="2012-02-26T10:03:00Z">
          <w:pPr>
            <w:pStyle w:val="Alg4"/>
            <w:numPr>
              <w:ilvl w:val="2"/>
              <w:numId w:val="377"/>
            </w:numPr>
            <w:tabs>
              <w:tab w:val="num" w:pos="1800"/>
            </w:tabs>
            <w:ind w:left="1800" w:hanging="360"/>
          </w:pPr>
        </w:pPrChange>
      </w:pPr>
      <w:ins w:id="4371" w:author="Rev 4 Allen Wirfs-Brock" w:date="2011-10-21T18:36:00Z">
        <w:del w:id="4372" w:author="Rev 7 Allen Wirfs-Brock" w:date="2012-05-01T08:28:00Z">
          <w:r w:rsidRPr="00675B74" w:rsidDel="00E1359A">
            <w:delText xml:space="preserve">Call </w:delText>
          </w:r>
          <w:r w:rsidRPr="00E77497" w:rsidDel="00E1359A">
            <w:rPr>
              <w:i/>
            </w:rPr>
            <w:delText>env</w:delText>
          </w:r>
          <w:r w:rsidRPr="00E77497" w:rsidDel="00E1359A">
            <w:delText>’s CreateImmutableBinding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4704D3BF" w14:textId="77777777" w:rsidR="002E62C8" w:rsidRPr="004418C4" w:rsidDel="00E1359A" w:rsidRDefault="002E62C8" w:rsidP="009B3B81">
      <w:pPr>
        <w:pStyle w:val="Alg4"/>
        <w:numPr>
          <w:ilvl w:val="2"/>
          <w:numId w:val="377"/>
        </w:numPr>
        <w:spacing w:after="240"/>
        <w:rPr>
          <w:ins w:id="4373" w:author="Rev 4 Allen Wirfs-Brock" w:date="2011-11-04T11:44:00Z"/>
          <w:del w:id="4374" w:author="Rev 7 Allen Wirfs-Brock" w:date="2012-05-01T08:28:00Z"/>
          <w:sz w:val="24"/>
          <w:szCs w:val="24"/>
        </w:rPr>
        <w:pPrChange w:id="4375" w:author="Rev 6 Allen Wirfs-Brock" w:date="2012-02-26T10:03:00Z">
          <w:pPr>
            <w:pStyle w:val="Alg4"/>
            <w:numPr>
              <w:ilvl w:val="2"/>
              <w:numId w:val="377"/>
            </w:numPr>
            <w:tabs>
              <w:tab w:val="num" w:pos="1800"/>
            </w:tabs>
            <w:ind w:left="1800" w:hanging="360"/>
          </w:pPr>
        </w:pPrChange>
      </w:pPr>
      <w:ins w:id="4376" w:author="Rev 4 Allen Wirfs-Brock" w:date="2011-11-04T11:44:00Z">
        <w:del w:id="4377" w:author="Rev 7 Allen Wirfs-Brock" w:date="2012-05-01T08:28:00Z">
          <w:r w:rsidRPr="004418C4" w:rsidDel="00E1359A">
            <w:delText xml:space="preserve">Call </w:delText>
          </w:r>
          <w:r w:rsidRPr="004418C4" w:rsidDel="00E1359A">
            <w:rPr>
              <w:i/>
            </w:rPr>
            <w:delText>env</w:delText>
          </w:r>
          <w:r w:rsidRPr="004418C4" w:rsidDel="00E1359A">
            <w:delText>’s InitializeBinding concrete method passing "</w:delText>
          </w:r>
          <w:r w:rsidRPr="004418C4" w:rsidDel="00E1359A">
            <w:rPr>
              <w:rFonts w:ascii="Courier New" w:hAnsi="Courier New" w:cs="Courier New"/>
              <w:b/>
            </w:rPr>
            <w:delText>arguments</w:delText>
          </w:r>
          <w:r w:rsidRPr="004418C4" w:rsidDel="00E1359A">
            <w:delText xml:space="preserve">" and </w:delText>
          </w:r>
          <w:r w:rsidRPr="004418C4" w:rsidDel="00E1359A">
            <w:rPr>
              <w:i/>
            </w:rPr>
            <w:delText xml:space="preserve">ao </w:delText>
          </w:r>
          <w:r w:rsidRPr="004418C4" w:rsidDel="00E1359A">
            <w:delText>as arguments.</w:delText>
          </w:r>
        </w:del>
      </w:ins>
    </w:p>
    <w:p w14:paraId="1F3C222D" w14:textId="77777777" w:rsidR="009E2A96" w:rsidRPr="00675B74" w:rsidDel="00E1359A" w:rsidRDefault="009E2A96" w:rsidP="009B3B81">
      <w:pPr>
        <w:pStyle w:val="Alg4"/>
        <w:numPr>
          <w:ilvl w:val="0"/>
          <w:numId w:val="377"/>
        </w:numPr>
        <w:tabs>
          <w:tab w:val="left" w:pos="720"/>
        </w:tabs>
        <w:spacing w:after="240"/>
        <w:rPr>
          <w:ins w:id="4378" w:author="Rev 4 Allen Wirfs-Brock" w:date="2011-10-21T17:51:00Z"/>
          <w:del w:id="4379" w:author="Rev 7 Allen Wirfs-Brock" w:date="2012-05-01T08:28:00Z"/>
        </w:rPr>
        <w:pPrChange w:id="4380" w:author="Rev 6 Allen Wirfs-Brock" w:date="2012-02-26T10:03:00Z">
          <w:pPr>
            <w:pStyle w:val="Alg4"/>
            <w:numPr>
              <w:numId w:val="377"/>
            </w:numPr>
            <w:tabs>
              <w:tab w:val="num" w:pos="360"/>
              <w:tab w:val="left" w:pos="720"/>
            </w:tabs>
            <w:ind w:left="360" w:hanging="360"/>
          </w:pPr>
        </w:pPrChange>
      </w:pPr>
      <w:ins w:id="4381" w:author="Rev 4 Allen Wirfs-Brock" w:date="2011-10-21T17:51:00Z">
        <w:del w:id="4382" w:author="Rev 7 Allen Wirfs-Brock" w:date="2012-05-01T08:28:00Z">
          <w:r w:rsidRPr="00675B74" w:rsidDel="00E1359A">
            <w:delText xml:space="preserve">Else, </w:delText>
          </w:r>
        </w:del>
      </w:ins>
    </w:p>
    <w:p w14:paraId="60F7DF61" w14:textId="77777777" w:rsidR="00A925A6" w:rsidRPr="00E77497" w:rsidDel="00E1359A" w:rsidRDefault="00A925A6" w:rsidP="009B3B81">
      <w:pPr>
        <w:pStyle w:val="Alg4"/>
        <w:numPr>
          <w:ilvl w:val="1"/>
          <w:numId w:val="377"/>
        </w:numPr>
        <w:tabs>
          <w:tab w:val="left" w:pos="720"/>
        </w:tabs>
        <w:spacing w:after="240"/>
        <w:rPr>
          <w:del w:id="4383" w:author="Rev 7 Allen Wirfs-Brock" w:date="2012-05-01T08:28:00Z"/>
        </w:rPr>
        <w:pPrChange w:id="4384" w:author="Rev 6 Allen Wirfs-Brock" w:date="2012-02-26T10:03:00Z">
          <w:pPr>
            <w:pStyle w:val="Alg4"/>
            <w:numPr>
              <w:ilvl w:val="1"/>
              <w:numId w:val="377"/>
            </w:numPr>
            <w:tabs>
              <w:tab w:val="left" w:pos="720"/>
              <w:tab w:val="num" w:pos="1080"/>
            </w:tabs>
            <w:ind w:left="1080" w:hanging="360"/>
          </w:pPr>
        </w:pPrChange>
      </w:pPr>
      <w:del w:id="4385" w:author="Rev 7 Allen Wirfs-Brock" w:date="2012-05-01T08:28:00Z">
        <w:r w:rsidRPr="00E77497" w:rsidDel="00E1359A">
          <w:delText>E</w:delText>
        </w:r>
        <w:r w:rsidR="008E65A6" w:rsidRPr="00E77497" w:rsidDel="00E1359A">
          <w:delText>lse</w:delText>
        </w:r>
        <w:r w:rsidRPr="00E77497" w:rsidDel="00E1359A">
          <w:delText xml:space="preserve">, </w:delText>
        </w:r>
      </w:del>
    </w:p>
    <w:p w14:paraId="20416D93" w14:textId="77777777" w:rsidR="006E6D0C" w:rsidRPr="00E77497" w:rsidDel="00E1359A" w:rsidRDefault="006E6D0C" w:rsidP="009B3B81">
      <w:pPr>
        <w:pStyle w:val="Alg4"/>
        <w:numPr>
          <w:ilvl w:val="1"/>
          <w:numId w:val="377"/>
        </w:numPr>
        <w:tabs>
          <w:tab w:val="left" w:pos="720"/>
        </w:tabs>
        <w:spacing w:after="240"/>
        <w:rPr>
          <w:del w:id="4386" w:author="Rev 7 Allen Wirfs-Brock" w:date="2012-05-01T08:28:00Z"/>
        </w:rPr>
        <w:pPrChange w:id="4387" w:author="Rev 6 Allen Wirfs-Brock" w:date="2012-02-26T10:03:00Z">
          <w:pPr>
            <w:pStyle w:val="Alg4"/>
            <w:numPr>
              <w:ilvl w:val="1"/>
              <w:numId w:val="377"/>
            </w:numPr>
            <w:tabs>
              <w:tab w:val="left" w:pos="720"/>
              <w:tab w:val="num" w:pos="1080"/>
            </w:tabs>
            <w:ind w:left="1080" w:hanging="360"/>
          </w:pPr>
        </w:pPrChange>
      </w:pPr>
      <w:del w:id="4388" w:author="Rev 7 Allen Wirfs-Brock" w:date="2012-05-01T08:28:00Z">
        <w:r w:rsidRPr="00E77497" w:rsidDel="00E1359A">
          <w:delText xml:space="preserve">Let </w:delText>
        </w:r>
        <w:r w:rsidRPr="00E77497" w:rsidDel="00E1359A">
          <w:rPr>
            <w:i/>
          </w:rPr>
          <w:delText>formals</w:delText>
        </w:r>
        <w:r w:rsidRPr="00E77497" w:rsidDel="00E1359A">
          <w:delText xml:space="preserve"> be the value of  the  [[FormalParameters]] internal property of </w:delText>
        </w:r>
        <w:r w:rsidR="009E0D61" w:rsidRPr="00E77497" w:rsidDel="00E1359A">
          <w:rPr>
            <w:i/>
          </w:rPr>
          <w:delText>F</w:delText>
        </w:r>
        <w:r w:rsidR="009E0D61" w:rsidRPr="00E77497" w:rsidDel="00E1359A">
          <w:delText>.</w:delText>
        </w:r>
      </w:del>
    </w:p>
    <w:p w14:paraId="09155202" w14:textId="77777777" w:rsidR="009E0D61" w:rsidRPr="00E77497" w:rsidDel="00E1359A" w:rsidRDefault="009E0D61" w:rsidP="009B3B81">
      <w:pPr>
        <w:pStyle w:val="Alg4"/>
        <w:numPr>
          <w:ilvl w:val="1"/>
          <w:numId w:val="377"/>
        </w:numPr>
        <w:tabs>
          <w:tab w:val="left" w:pos="720"/>
        </w:tabs>
        <w:spacing w:after="240"/>
        <w:rPr>
          <w:del w:id="4389" w:author="Rev 7 Allen Wirfs-Brock" w:date="2012-05-01T08:28:00Z"/>
        </w:rPr>
        <w:pPrChange w:id="4390" w:author="Rev 6 Allen Wirfs-Brock" w:date="2012-02-26T10:03:00Z">
          <w:pPr>
            <w:pStyle w:val="Alg4"/>
            <w:numPr>
              <w:ilvl w:val="1"/>
              <w:numId w:val="377"/>
            </w:numPr>
            <w:tabs>
              <w:tab w:val="left" w:pos="720"/>
              <w:tab w:val="num" w:pos="1080"/>
            </w:tabs>
            <w:ind w:left="1080" w:hanging="360"/>
          </w:pPr>
        </w:pPrChange>
      </w:pPr>
      <w:del w:id="4391" w:author="Rev 7 Allen Wirfs-Brock" w:date="2012-05-01T08:28:00Z">
        <w:r w:rsidRPr="00E77497" w:rsidDel="00E1359A">
          <w:delText>Let names be BoundNames of formals.</w:delText>
        </w:r>
      </w:del>
    </w:p>
    <w:p w14:paraId="11F7D3A5" w14:textId="77777777" w:rsidR="009E0D61" w:rsidRPr="00E77497" w:rsidDel="00E1359A" w:rsidRDefault="00A925A6" w:rsidP="009B3B81">
      <w:pPr>
        <w:pStyle w:val="Alg4"/>
        <w:numPr>
          <w:ilvl w:val="1"/>
          <w:numId w:val="377"/>
        </w:numPr>
        <w:tabs>
          <w:tab w:val="left" w:pos="720"/>
        </w:tabs>
        <w:spacing w:after="240"/>
        <w:rPr>
          <w:ins w:id="4392" w:author="Rev 4 Allen Wirfs-Brock" w:date="2011-10-21T17:45:00Z"/>
          <w:del w:id="4393" w:author="Rev 7 Allen Wirfs-Brock" w:date="2012-05-01T08:28:00Z"/>
        </w:rPr>
        <w:pPrChange w:id="4394" w:author="Rev 6 Allen Wirfs-Brock" w:date="2012-02-26T10:03:00Z">
          <w:pPr>
            <w:pStyle w:val="Alg4"/>
            <w:numPr>
              <w:ilvl w:val="1"/>
              <w:numId w:val="377"/>
            </w:numPr>
            <w:tabs>
              <w:tab w:val="left" w:pos="720"/>
              <w:tab w:val="num" w:pos="1080"/>
            </w:tabs>
            <w:ind w:left="1080" w:hanging="360"/>
          </w:pPr>
        </w:pPrChange>
      </w:pPr>
      <w:del w:id="4395" w:author="Rev 7 Allen Wirfs-Brock" w:date="2012-05-01T08:28:00Z">
        <w:r w:rsidRPr="00E77497" w:rsidDel="00E1359A">
          <w:delText xml:space="preserve"> with arguments </w:delText>
        </w:r>
        <w:r w:rsidRPr="00E77497" w:rsidDel="00E1359A">
          <w:rPr>
            <w:i/>
          </w:rPr>
          <w:delText>argumentsList</w:delText>
        </w:r>
        <w:r w:rsidRPr="00E77497" w:rsidDel="00E1359A">
          <w:delText xml:space="preserve">. </w:delText>
        </w:r>
      </w:del>
      <w:ins w:id="4396" w:author="Rev 4 Allen Wirfs-Brock" w:date="2011-10-21T17:45:00Z">
        <w:del w:id="4397" w:author="Rev 7 Allen Wirfs-Brock" w:date="2012-05-01T08:28:00Z">
          <w:r w:rsidR="009E0D61" w:rsidRPr="00E77497" w:rsidDel="00E1359A">
            <w:delText xml:space="preserve">Let </w:delText>
          </w:r>
          <w:r w:rsidR="009E0D61" w:rsidRPr="00E77497" w:rsidDel="00E1359A">
            <w:rPr>
              <w:i/>
            </w:rPr>
            <w:delText>names</w:delText>
          </w:r>
          <w:r w:rsidR="009E0D61" w:rsidRPr="00E77497" w:rsidDel="00E1359A">
            <w:delText xml:space="preserve"> be BoundNames of </w:delText>
          </w:r>
          <w:r w:rsidR="009E0D61" w:rsidRPr="00E77497" w:rsidDel="00E1359A">
            <w:rPr>
              <w:i/>
            </w:rPr>
            <w:delText>formals</w:delText>
          </w:r>
          <w:r w:rsidR="009E0D61" w:rsidRPr="00E77497" w:rsidDel="00E1359A">
            <w:delText>.</w:delText>
          </w:r>
        </w:del>
      </w:ins>
    </w:p>
    <w:p w14:paraId="6B7F2E44" w14:textId="77777777" w:rsidR="00A21A84" w:rsidRPr="00E77497" w:rsidDel="00E1359A" w:rsidRDefault="00A21A84" w:rsidP="009B3B81">
      <w:pPr>
        <w:pStyle w:val="Alg4"/>
        <w:numPr>
          <w:ilvl w:val="1"/>
          <w:numId w:val="377"/>
        </w:numPr>
        <w:tabs>
          <w:tab w:val="left" w:pos="720"/>
        </w:tabs>
        <w:spacing w:after="240"/>
        <w:rPr>
          <w:ins w:id="4398" w:author="Rev 4 Allen Wirfs-Brock" w:date="2011-10-21T18:09:00Z"/>
          <w:del w:id="4399" w:author="Rev 7 Allen Wirfs-Brock" w:date="2012-05-01T08:28:00Z"/>
          <w:rFonts w:ascii="Arial" w:hAnsi="Arial" w:cs="Arial"/>
          <w:sz w:val="18"/>
        </w:rPr>
        <w:pPrChange w:id="4400" w:author="Rev 6 Allen Wirfs-Brock" w:date="2012-02-26T10:03:00Z">
          <w:pPr>
            <w:pStyle w:val="Alg4"/>
            <w:numPr>
              <w:ilvl w:val="1"/>
              <w:numId w:val="377"/>
            </w:numPr>
            <w:tabs>
              <w:tab w:val="left" w:pos="720"/>
              <w:tab w:val="num" w:pos="1080"/>
            </w:tabs>
            <w:ind w:left="1080" w:hanging="360"/>
          </w:pPr>
        </w:pPrChange>
      </w:pPr>
      <w:ins w:id="4401" w:author="Rev 4 Allen Wirfs-Brock" w:date="2011-10-21T18:09:00Z">
        <w:del w:id="4402" w:author="Rev 7 Allen Wirfs-Brock" w:date="2012-05-01T08:28:00Z">
          <w:r w:rsidRPr="00E77497" w:rsidDel="00E1359A">
            <w:rPr>
              <w:rFonts w:ascii="Arial" w:hAnsi="Arial" w:cs="Arial"/>
              <w:sz w:val="18"/>
            </w:rPr>
            <w:delText>NOTE</w:delText>
          </w:r>
        </w:del>
      </w:ins>
      <w:ins w:id="4403" w:author="Rev 4 Allen Wirfs-Brock" w:date="2011-10-21T18:10:00Z">
        <w:del w:id="4404" w:author="Rev 7 Allen Wirfs-Brock" w:date="2012-05-01T08:28:00Z">
          <w:r w:rsidRPr="00E77497" w:rsidDel="00E1359A">
            <w:rPr>
              <w:rFonts w:ascii="Arial" w:hAnsi="Arial" w:cs="Arial"/>
              <w:sz w:val="18"/>
            </w:rPr>
            <w:tab/>
          </w:r>
        </w:del>
      </w:ins>
      <w:ins w:id="4405" w:author="Rev 4 Allen Wirfs-Brock" w:date="2011-10-21T18:09:00Z">
        <w:del w:id="4406" w:author="Rev 7 Allen Wirfs-Brock" w:date="2012-05-01T08:28:00Z">
          <w:r w:rsidRPr="00E77497" w:rsidDel="00E1359A">
            <w:rPr>
              <w:rFonts w:ascii="Arial" w:hAnsi="Arial" w:cs="Arial"/>
              <w:sz w:val="18"/>
            </w:rPr>
            <w:delText>Because</w:delText>
          </w:r>
          <w:r w:rsidRPr="00E77497" w:rsidDel="00E1359A">
            <w:rPr>
              <w:sz w:val="18"/>
            </w:rPr>
            <w:delText xml:space="preserve"> </w:delText>
          </w:r>
          <w:r w:rsidRPr="00E77497" w:rsidDel="00E1359A">
            <w:rPr>
              <w:i/>
              <w:sz w:val="18"/>
            </w:rPr>
            <w:delText>F</w:delText>
          </w:r>
          <w:r w:rsidRPr="00E77497" w:rsidDel="00E1359A">
            <w:rPr>
              <w:sz w:val="18"/>
            </w:rPr>
            <w:delText xml:space="preserve"> </w:delText>
          </w:r>
          <w:r w:rsidRPr="00E77497" w:rsidDel="00E1359A">
            <w:rPr>
              <w:rFonts w:ascii="Arial" w:hAnsi="Arial" w:cs="Arial"/>
              <w:sz w:val="18"/>
            </w:rPr>
            <w:delText xml:space="preserve">is a none strict function it </w:delText>
          </w:r>
        </w:del>
      </w:ins>
      <w:ins w:id="4407" w:author="Rev 4 Allen Wirfs-Brock" w:date="2011-11-04T11:39:00Z">
        <w:del w:id="4408" w:author="Rev 7 Allen Wirfs-Brock" w:date="2012-05-01T08:28:00Z">
          <w:r w:rsidR="002E62C8" w:rsidDel="00E1359A">
            <w:rPr>
              <w:rFonts w:ascii="Arial" w:hAnsi="Arial" w:cs="Arial"/>
              <w:sz w:val="18"/>
            </w:rPr>
            <w:delText>is not</w:delText>
          </w:r>
        </w:del>
      </w:ins>
      <w:ins w:id="4409" w:author="Rev 4 Allen Wirfs-Brock" w:date="2011-10-21T18:09:00Z">
        <w:del w:id="4410" w:author="Rev 7 Allen Wirfs-Brock" w:date="2012-05-01T08:28:00Z">
          <w:r w:rsidRPr="00675B74" w:rsidDel="00E1359A">
            <w:rPr>
              <w:rFonts w:ascii="Arial" w:hAnsi="Arial" w:cs="Arial"/>
              <w:sz w:val="18"/>
            </w:rPr>
            <w:delText xml:space="preserve"> extended code.  Hence</w:delText>
          </w:r>
          <w:r w:rsidRPr="00E77497" w:rsidDel="00E1359A">
            <w:rPr>
              <w:sz w:val="18"/>
            </w:rPr>
            <w:delText xml:space="preserve"> </w:delText>
          </w:r>
          <w:r w:rsidRPr="00E77497" w:rsidDel="00E1359A">
            <w:rPr>
              <w:i/>
              <w:sz w:val="18"/>
            </w:rPr>
            <w:delText>formals</w:delText>
          </w:r>
          <w:r w:rsidRPr="00E77497" w:rsidDel="00E1359A">
            <w:rPr>
              <w:sz w:val="18"/>
            </w:rPr>
            <w:delText xml:space="preserve"> </w:delText>
          </w:r>
          <w:r w:rsidRPr="00E77497" w:rsidDel="00E1359A">
            <w:rPr>
              <w:rFonts w:ascii="Arial" w:hAnsi="Arial" w:cs="Arial"/>
              <w:sz w:val="18"/>
            </w:rPr>
            <w:delText>do</w:delText>
          </w:r>
          <w:r w:rsidR="00546435" w:rsidRPr="00E77497" w:rsidDel="00E1359A">
            <w:rPr>
              <w:rFonts w:ascii="Arial" w:hAnsi="Arial" w:cs="Arial"/>
              <w:sz w:val="18"/>
            </w:rPr>
            <w:delText>es not contain the names of any</w:delText>
          </w:r>
          <w:r w:rsidRPr="00E77497" w:rsidDel="00E1359A">
            <w:rPr>
              <w:rFonts w:ascii="Arial" w:hAnsi="Arial" w:cs="Arial"/>
              <w:sz w:val="18"/>
            </w:rPr>
            <w:delText xml:space="preserve"> destructuring</w:delText>
          </w:r>
          <w:r w:rsidRPr="00E77497" w:rsidDel="00E1359A">
            <w:rPr>
              <w:sz w:val="18"/>
            </w:rPr>
            <w:delText xml:space="preserve"> </w:delText>
          </w:r>
          <w:r w:rsidRPr="00E77497" w:rsidDel="00E1359A">
            <w:rPr>
              <w:i/>
              <w:sz w:val="18"/>
            </w:rPr>
            <w:delText>BindingProperties</w:delText>
          </w:r>
          <w:r w:rsidRPr="00E77497" w:rsidDel="00E1359A">
            <w:rPr>
              <w:rFonts w:ascii="Arial" w:hAnsi="Arial" w:cs="Arial"/>
              <w:sz w:val="18"/>
            </w:rPr>
            <w:delText>, rest parameters, or parameters with default value initialisers.</w:delText>
          </w:r>
        </w:del>
      </w:ins>
    </w:p>
    <w:p w14:paraId="091ED1EE" w14:textId="77777777" w:rsidR="009E0D61" w:rsidRPr="00E77497" w:rsidDel="00E1359A" w:rsidRDefault="009E0D61" w:rsidP="009B3B81">
      <w:pPr>
        <w:pStyle w:val="Alg4"/>
        <w:numPr>
          <w:ilvl w:val="1"/>
          <w:numId w:val="377"/>
        </w:numPr>
        <w:tabs>
          <w:tab w:val="left" w:pos="720"/>
        </w:tabs>
        <w:spacing w:after="240"/>
        <w:rPr>
          <w:ins w:id="4411" w:author="Rev 4 Allen Wirfs-Brock" w:date="2011-10-21T17:45:00Z"/>
          <w:del w:id="4412" w:author="Rev 7 Allen Wirfs-Brock" w:date="2012-05-01T08:28:00Z"/>
        </w:rPr>
        <w:pPrChange w:id="4413" w:author="Rev 6 Allen Wirfs-Brock" w:date="2012-02-26T10:03:00Z">
          <w:pPr>
            <w:pStyle w:val="Alg4"/>
            <w:numPr>
              <w:ilvl w:val="1"/>
              <w:numId w:val="377"/>
            </w:numPr>
            <w:tabs>
              <w:tab w:val="left" w:pos="720"/>
              <w:tab w:val="num" w:pos="1080"/>
            </w:tabs>
            <w:ind w:left="1080" w:hanging="360"/>
          </w:pPr>
        </w:pPrChange>
      </w:pPr>
      <w:ins w:id="4414" w:author="Rev 4 Allen Wirfs-Brock" w:date="2011-10-21T17:45:00Z">
        <w:del w:id="4415" w:author="Rev 7 Allen Wirfs-Brock" w:date="2012-05-01T08:28:00Z">
          <w:r w:rsidRPr="00E77497" w:rsidDel="00E1359A">
            <w:delText xml:space="preserve">Let </w:delText>
          </w:r>
          <w:r w:rsidRPr="00E77497" w:rsidDel="00E1359A">
            <w:rPr>
              <w:i/>
            </w:rPr>
            <w:delText>ao</w:delText>
          </w:r>
          <w:r w:rsidRPr="00E77497" w:rsidDel="00E1359A">
            <w:delText xml:space="preserve"> be the result of performing the abstract operation CreateMappedArgumentsObject with arguments</w:delText>
          </w:r>
        </w:del>
      </w:ins>
      <w:ins w:id="4416" w:author="Rev 4 Allen Wirfs-Brock" w:date="2011-10-21T18:17:00Z">
        <w:del w:id="4417" w:author="Rev 7 Allen Wirfs-Brock" w:date="2012-05-01T08:28:00Z">
          <w:r w:rsidR="005F7F92" w:rsidRPr="00E77497" w:rsidDel="00E1359A">
            <w:delText xml:space="preserve"> </w:delText>
          </w:r>
          <w:r w:rsidR="005F7F92" w:rsidRPr="00E77497" w:rsidDel="00E1359A">
            <w:rPr>
              <w:i/>
            </w:rPr>
            <w:delText>names</w:delText>
          </w:r>
          <w:r w:rsidR="005F7F92" w:rsidRPr="00E77497" w:rsidDel="00E1359A">
            <w:delText xml:space="preserve">, </w:delText>
          </w:r>
          <w:r w:rsidR="005F7F92" w:rsidRPr="00E77497" w:rsidDel="00E1359A">
            <w:rPr>
              <w:i/>
            </w:rPr>
            <w:delText>env</w:delText>
          </w:r>
          <w:r w:rsidR="005F7F92" w:rsidRPr="00E77497" w:rsidDel="00E1359A">
            <w:delText>, and</w:delText>
          </w:r>
        </w:del>
      </w:ins>
      <w:ins w:id="4418" w:author="Rev 4 Allen Wirfs-Brock" w:date="2011-10-21T17:45:00Z">
        <w:del w:id="4419" w:author="Rev 7 Allen Wirfs-Brock" w:date="2012-05-01T08:28:00Z">
          <w:r w:rsidRPr="00E77497" w:rsidDel="00E1359A">
            <w:delText xml:space="preserve"> </w:delText>
          </w:r>
          <w:r w:rsidRPr="00E77497" w:rsidDel="00E1359A">
            <w:rPr>
              <w:i/>
            </w:rPr>
            <w:delText>argumentsList</w:delText>
          </w:r>
          <w:r w:rsidRPr="00E77497" w:rsidDel="00E1359A">
            <w:delText xml:space="preserve">. </w:delText>
          </w:r>
        </w:del>
      </w:ins>
    </w:p>
    <w:p w14:paraId="7E68483C" w14:textId="77777777" w:rsidR="002E62C8" w:rsidRPr="003B4312" w:rsidDel="00E1359A" w:rsidRDefault="002E62C8" w:rsidP="009B3B81">
      <w:pPr>
        <w:pStyle w:val="Alg4"/>
        <w:numPr>
          <w:ilvl w:val="1"/>
          <w:numId w:val="377"/>
        </w:numPr>
        <w:tabs>
          <w:tab w:val="left" w:pos="720"/>
        </w:tabs>
        <w:spacing w:after="240"/>
        <w:rPr>
          <w:ins w:id="4420" w:author="Rev 4 Allen Wirfs-Brock" w:date="2011-11-04T11:43:00Z"/>
          <w:del w:id="4421" w:author="Rev 7 Allen Wirfs-Brock" w:date="2012-05-01T08:28:00Z"/>
        </w:rPr>
        <w:pPrChange w:id="4422" w:author="Rev 6 Allen Wirfs-Brock" w:date="2012-02-26T10:03:00Z">
          <w:pPr>
            <w:pStyle w:val="Alg4"/>
            <w:numPr>
              <w:ilvl w:val="1"/>
              <w:numId w:val="377"/>
            </w:numPr>
            <w:tabs>
              <w:tab w:val="left" w:pos="720"/>
              <w:tab w:val="num" w:pos="1080"/>
            </w:tabs>
            <w:ind w:left="1080" w:hanging="360"/>
          </w:pPr>
        </w:pPrChange>
      </w:pPr>
      <w:ins w:id="4423" w:author="Rev 4 Allen Wirfs-Brock" w:date="2011-11-04T11:43:00Z">
        <w:del w:id="4424"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01A82F85" w14:textId="77777777" w:rsidR="008424E2" w:rsidRPr="00E77497" w:rsidDel="00E1359A" w:rsidRDefault="008424E2" w:rsidP="009B3B81">
      <w:pPr>
        <w:pStyle w:val="Alg4"/>
        <w:numPr>
          <w:ilvl w:val="2"/>
          <w:numId w:val="377"/>
        </w:numPr>
        <w:spacing w:after="240"/>
        <w:rPr>
          <w:ins w:id="4425" w:author="Rev 4 Allen Wirfs-Brock" w:date="2011-10-21T18:35:00Z"/>
          <w:del w:id="4426" w:author="Rev 7 Allen Wirfs-Brock" w:date="2012-05-01T08:28:00Z"/>
        </w:rPr>
        <w:pPrChange w:id="4427" w:author="Rev 6 Allen Wirfs-Brock" w:date="2012-02-26T10:03:00Z">
          <w:pPr>
            <w:pStyle w:val="Alg4"/>
            <w:numPr>
              <w:ilvl w:val="2"/>
              <w:numId w:val="377"/>
            </w:numPr>
            <w:tabs>
              <w:tab w:val="num" w:pos="1800"/>
            </w:tabs>
            <w:ind w:left="1800" w:hanging="360"/>
          </w:pPr>
        </w:pPrChange>
      </w:pPr>
      <w:ins w:id="4428" w:author="Rev 4 Allen Wirfs-Brock" w:date="2011-10-21T18:35:00Z">
        <w:del w:id="4429" w:author="Rev 7 Allen Wirfs-Brock" w:date="2012-05-01T08:28:00Z">
          <w:r w:rsidRPr="00675B74" w:rsidDel="00E1359A">
            <w:delText xml:space="preserve">Call </w:delText>
          </w:r>
          <w:r w:rsidRPr="00E77497" w:rsidDel="00E1359A">
            <w:rPr>
              <w:i/>
            </w:rPr>
            <w:delText>env</w:delText>
          </w:r>
          <w:r w:rsidRPr="00E77497" w:rsidDel="00E1359A">
            <w:delText>’s CreateMutableBinding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2C33AF66" w14:textId="77777777" w:rsidR="00806568" w:rsidRPr="00120381" w:rsidDel="00E1359A" w:rsidRDefault="00806568" w:rsidP="009B3B81">
      <w:pPr>
        <w:pStyle w:val="Alg4"/>
        <w:numPr>
          <w:ilvl w:val="2"/>
          <w:numId w:val="377"/>
        </w:numPr>
        <w:spacing w:after="240"/>
        <w:rPr>
          <w:ins w:id="4430" w:author="Rev 4 Allen Wirfs-Brock" w:date="2011-10-21T18:37:00Z"/>
          <w:del w:id="4431" w:author="Rev 7 Allen Wirfs-Brock" w:date="2012-05-01T08:28:00Z"/>
          <w:sz w:val="24"/>
          <w:szCs w:val="24"/>
        </w:rPr>
        <w:pPrChange w:id="4432" w:author="Rev 6 Allen Wirfs-Brock" w:date="2012-02-26T10:03:00Z">
          <w:pPr>
            <w:pStyle w:val="Alg4"/>
            <w:numPr>
              <w:ilvl w:val="2"/>
              <w:numId w:val="377"/>
            </w:numPr>
            <w:tabs>
              <w:tab w:val="num" w:pos="1800"/>
            </w:tabs>
            <w:ind w:left="1800" w:hanging="360"/>
          </w:pPr>
        </w:pPrChange>
      </w:pPr>
      <w:ins w:id="4433" w:author="Rev 4 Allen Wirfs-Brock" w:date="2011-10-21T18:37:00Z">
        <w:del w:id="4434" w:author="Rev 7 Allen Wirfs-Brock" w:date="2012-05-01T08:28:00Z">
          <w:r w:rsidRPr="00E77497" w:rsidDel="00E1359A">
            <w:delText xml:space="preserve">Call </w:delText>
          </w:r>
          <w:r w:rsidRPr="00E77497" w:rsidDel="00E1359A">
            <w:rPr>
              <w:i/>
            </w:rPr>
            <w:delText>env</w:delText>
          </w:r>
          <w:r w:rsidRPr="00E77497" w:rsidDel="00E1359A">
            <w:delText>’s InitializeBinding concrete method passing "</w:delText>
          </w:r>
          <w:r w:rsidRPr="00E77497" w:rsidDel="00E1359A">
            <w:rPr>
              <w:rFonts w:ascii="Courier New" w:hAnsi="Courier New" w:cs="Courier New"/>
              <w:b/>
            </w:rPr>
            <w:delText>arguments</w:delText>
          </w:r>
          <w:r w:rsidRPr="00E77497" w:rsidDel="00E1359A">
            <w:delText xml:space="preserve">" and </w:delText>
          </w:r>
          <w:r w:rsidRPr="00E77497" w:rsidDel="00E1359A">
            <w:rPr>
              <w:i/>
            </w:rPr>
            <w:delText xml:space="preserve">ao </w:delText>
          </w:r>
          <w:r w:rsidRPr="00E77497" w:rsidDel="00E1359A">
            <w:delText>as arguments.</w:delText>
          </w:r>
        </w:del>
      </w:ins>
    </w:p>
    <w:p w14:paraId="55DCAABB" w14:textId="77777777" w:rsidR="00690A41" w:rsidRPr="00B820AB" w:rsidDel="00E1359A" w:rsidRDefault="00632026" w:rsidP="009B3B81">
      <w:pPr>
        <w:pStyle w:val="Alg4"/>
        <w:numPr>
          <w:ilvl w:val="0"/>
          <w:numId w:val="377"/>
        </w:numPr>
        <w:spacing w:after="240"/>
        <w:rPr>
          <w:ins w:id="4435" w:author="Rev 4 Allen Wirfs-Brock" w:date="2011-11-04T11:25:00Z"/>
          <w:del w:id="4436" w:author="Rev 7 Allen Wirfs-Brock" w:date="2012-05-01T08:28:00Z"/>
        </w:rPr>
        <w:pPrChange w:id="4437" w:author="Rev 6 Allen Wirfs-Brock" w:date="2012-02-26T10:03:00Z">
          <w:pPr>
            <w:pStyle w:val="Alg4"/>
            <w:numPr>
              <w:numId w:val="377"/>
            </w:numPr>
            <w:tabs>
              <w:tab w:val="num" w:pos="360"/>
            </w:tabs>
            <w:ind w:left="360" w:hanging="360"/>
          </w:pPr>
        </w:pPrChange>
      </w:pPr>
      <w:ins w:id="4438" w:author="Rev 4 Allen Wirfs-Brock" w:date="2011-11-04T11:45:00Z">
        <w:del w:id="4439" w:author="Rev 7 Allen Wirfs-Brock" w:date="2012-05-01T08:28:00Z">
          <w:r w:rsidRPr="004418C4" w:rsidDel="00E1359A">
            <w:rPr>
              <w:rFonts w:ascii="Arial" w:hAnsi="Arial" w:cs="Arial"/>
              <w:sz w:val="18"/>
            </w:rPr>
            <w:delText>NOTE</w:delText>
          </w:r>
          <w:r w:rsidRPr="004418C4" w:rsidDel="00E1359A">
            <w:rPr>
              <w:rFonts w:ascii="Arial" w:hAnsi="Arial" w:cs="Arial"/>
              <w:sz w:val="18"/>
            </w:rPr>
            <w:tab/>
          </w:r>
        </w:del>
      </w:ins>
      <w:ins w:id="4440" w:author="Rev 4 Allen Wirfs-Brock" w:date="2011-11-04T11:51:00Z">
        <w:del w:id="4441" w:author="Rev 7 Allen Wirfs-Brock" w:date="2012-05-01T08:28:00Z">
          <w:r w:rsidDel="00E1359A">
            <w:rPr>
              <w:rFonts w:ascii="Arial" w:hAnsi="Arial" w:cs="Arial"/>
              <w:sz w:val="18"/>
            </w:rPr>
            <w:delText>If</w:delText>
          </w:r>
        </w:del>
      </w:ins>
      <w:ins w:id="4442" w:author="Rev 4 Allen Wirfs-Brock" w:date="2011-11-04T11:45:00Z">
        <w:del w:id="4443" w:author="Rev 7 Allen Wirfs-Brock" w:date="2012-05-01T08:28:00Z">
          <w:r w:rsidRPr="004418C4" w:rsidDel="00E1359A">
            <w:rPr>
              <w:sz w:val="18"/>
            </w:rPr>
            <w:delText xml:space="preserve"> </w:delText>
          </w:r>
        </w:del>
      </w:ins>
      <w:ins w:id="4444" w:author="Rev 4 Allen Wirfs-Brock" w:date="2011-11-04T11:51:00Z">
        <w:del w:id="4445" w:author="Rev 7 Allen Wirfs-Brock" w:date="2012-05-01T08:28:00Z">
          <w:r w:rsidRPr="00632026" w:rsidDel="00E1359A">
            <w:rPr>
              <w:i/>
              <w:sz w:val="18"/>
            </w:rPr>
            <w:delText xml:space="preserve">needArgumentObject </w:delText>
          </w:r>
          <w:r w:rsidDel="00E1359A">
            <w:rPr>
              <w:rFonts w:ascii="Arial" w:hAnsi="Arial" w:cs="Arial"/>
              <w:sz w:val="18"/>
            </w:rPr>
            <w:delText>i</w:delText>
          </w:r>
        </w:del>
      </w:ins>
      <w:ins w:id="4446" w:author="Rev 4 Allen Wirfs-Brock" w:date="2011-11-04T11:58:00Z">
        <w:del w:id="4447" w:author="Rev 7 Allen Wirfs-Brock" w:date="2012-05-01T08:28:00Z">
          <w:r w:rsidDel="00E1359A">
            <w:rPr>
              <w:rFonts w:ascii="Arial" w:hAnsi="Arial" w:cs="Arial"/>
              <w:sz w:val="18"/>
            </w:rPr>
            <w:delText>s</w:delText>
          </w:r>
        </w:del>
      </w:ins>
      <w:ins w:id="4448" w:author="Rev 4 Allen Wirfs-Brock" w:date="2011-11-04T11:51:00Z">
        <w:del w:id="4449" w:author="Rev 7 Allen Wirfs-Brock" w:date="2012-05-01T08:28:00Z">
          <w:r w:rsidDel="00E1359A">
            <w:rPr>
              <w:rFonts w:ascii="Arial" w:hAnsi="Arial" w:cs="Arial"/>
              <w:sz w:val="18"/>
            </w:rPr>
            <w:delText xml:space="preserve"> </w:delText>
          </w:r>
        </w:del>
      </w:ins>
      <w:ins w:id="4450" w:author="Rev 4 Allen Wirfs-Brock" w:date="2011-11-04T11:52:00Z">
        <w:del w:id="4451" w:author="Rev 7 Allen Wirfs-Brock" w:date="2012-05-01T08:28:00Z">
          <w:r w:rsidRPr="00120381" w:rsidDel="00E1359A">
            <w:rPr>
              <w:b/>
              <w:sz w:val="18"/>
            </w:rPr>
            <w:delText>false</w:delText>
          </w:r>
        </w:del>
      </w:ins>
      <w:ins w:id="4452" w:author="Rev 4 Allen Wirfs-Brock" w:date="2011-11-04T11:45:00Z">
        <w:del w:id="4453" w:author="Rev 7 Allen Wirfs-Brock" w:date="2012-05-01T08:28:00Z">
          <w:r w:rsidRPr="004418C4" w:rsidDel="00E1359A">
            <w:rPr>
              <w:rFonts w:ascii="Arial" w:hAnsi="Arial" w:cs="Arial"/>
              <w:sz w:val="18"/>
            </w:rPr>
            <w:delText xml:space="preserve"> </w:delText>
          </w:r>
        </w:del>
      </w:ins>
      <w:ins w:id="4454" w:author="Rev 4 Allen Wirfs-Brock" w:date="2011-11-04T11:52:00Z">
        <w:del w:id="4455" w:author="Rev 7 Allen Wirfs-Brock" w:date="2012-05-01T08:28:00Z">
          <w:r w:rsidDel="00E1359A">
            <w:rPr>
              <w:rFonts w:ascii="Arial" w:hAnsi="Arial" w:cs="Arial"/>
              <w:sz w:val="18"/>
            </w:rPr>
            <w:delText xml:space="preserve">then the value of </w:delText>
          </w:r>
          <w:r w:rsidRPr="00120381" w:rsidDel="00E1359A">
            <w:rPr>
              <w:i/>
              <w:sz w:val="18"/>
            </w:rPr>
            <w:delText>ao</w:delText>
          </w:r>
          <w:r w:rsidDel="00E1359A">
            <w:rPr>
              <w:rFonts w:ascii="Arial" w:hAnsi="Arial" w:cs="Arial"/>
              <w:sz w:val="18"/>
            </w:rPr>
            <w:delText xml:space="preserve"> is not </w:delText>
          </w:r>
        </w:del>
      </w:ins>
      <w:ins w:id="4456" w:author="Rev 4 Allen Wirfs-Brock" w:date="2011-11-04T12:01:00Z">
        <w:del w:id="4457" w:author="Rev 7 Allen Wirfs-Brock" w:date="2012-05-01T08:28:00Z">
          <w:r w:rsidR="00DF114B" w:rsidDel="00E1359A">
            <w:rPr>
              <w:rFonts w:ascii="Arial" w:hAnsi="Arial" w:cs="Arial"/>
              <w:sz w:val="18"/>
            </w:rPr>
            <w:delText xml:space="preserve">directly </w:delText>
          </w:r>
        </w:del>
      </w:ins>
      <w:ins w:id="4458" w:author="Rev 4 Allen Wirfs-Brock" w:date="2011-11-04T11:52:00Z">
        <w:del w:id="4459" w:author="Rev 7 Allen Wirfs-Brock" w:date="2012-05-01T08:28:00Z">
          <w:r w:rsidDel="00E1359A">
            <w:rPr>
              <w:rFonts w:ascii="Arial" w:hAnsi="Arial" w:cs="Arial"/>
              <w:sz w:val="18"/>
            </w:rPr>
            <w:delText>observable to ECMAScript code</w:delText>
          </w:r>
        </w:del>
      </w:ins>
      <w:ins w:id="4460" w:author="Rev 4 Allen Wirfs-Brock" w:date="2011-11-04T12:00:00Z">
        <w:del w:id="4461" w:author="Rev 7 Allen Wirfs-Brock" w:date="2012-05-01T08:28:00Z">
          <w:r w:rsidR="00DF114B" w:rsidDel="00E1359A">
            <w:rPr>
              <w:rFonts w:ascii="Arial" w:hAnsi="Arial" w:cs="Arial"/>
              <w:sz w:val="18"/>
            </w:rPr>
            <w:delText xml:space="preserve"> and need not actually exist.</w:delText>
          </w:r>
        </w:del>
      </w:ins>
      <w:ins w:id="4462" w:author="Rev 4 Allen Wirfs-Brock" w:date="2011-11-04T11:59:00Z">
        <w:del w:id="4463" w:author="Rev 7 Allen Wirfs-Brock" w:date="2012-05-01T08:28:00Z">
          <w:r w:rsidR="00DF114B" w:rsidDel="00E1359A">
            <w:rPr>
              <w:rFonts w:ascii="Arial" w:hAnsi="Arial" w:cs="Arial"/>
              <w:sz w:val="18"/>
            </w:rPr>
            <w:delText xml:space="preserve"> It is used </w:delText>
          </w:r>
        </w:del>
      </w:ins>
      <w:ins w:id="4464" w:author="Rev 4 Allen Wirfs-Brock" w:date="2011-11-04T12:01:00Z">
        <w:del w:id="4465" w:author="Rev 7 Allen Wirfs-Brock" w:date="2012-05-01T08:28:00Z">
          <w:r w:rsidR="00DF114B" w:rsidDel="00E1359A">
            <w:rPr>
              <w:rFonts w:ascii="Arial" w:hAnsi="Arial" w:cs="Arial"/>
              <w:sz w:val="18"/>
            </w:rPr>
            <w:delText>in the following steps</w:delText>
          </w:r>
        </w:del>
      </w:ins>
      <w:ins w:id="4466" w:author="Rev 4 Allen Wirfs-Brock" w:date="2011-11-04T11:59:00Z">
        <w:del w:id="4467" w:author="Rev 7 Allen Wirfs-Brock" w:date="2012-05-01T08:28:00Z">
          <w:r w:rsidR="00DF114B" w:rsidDel="00E1359A">
            <w:rPr>
              <w:rFonts w:ascii="Arial" w:hAnsi="Arial" w:cs="Arial"/>
              <w:sz w:val="18"/>
            </w:rPr>
            <w:delText xml:space="preserve"> strictly as a device for specifying formal parameter initialization</w:delText>
          </w:r>
        </w:del>
      </w:ins>
      <w:ins w:id="4468" w:author="Rev 4 Allen Wirfs-Brock" w:date="2011-11-04T12:01:00Z">
        <w:del w:id="4469" w:author="Rev 7 Allen Wirfs-Brock" w:date="2012-05-01T08:28:00Z">
          <w:r w:rsidR="00DF114B" w:rsidDel="00E1359A">
            <w:rPr>
              <w:rFonts w:ascii="Arial" w:hAnsi="Arial" w:cs="Arial"/>
              <w:sz w:val="18"/>
            </w:rPr>
            <w:delText>.</w:delText>
          </w:r>
        </w:del>
      </w:ins>
      <w:ins w:id="4470" w:author="Rev 4 Allen Wirfs-Brock" w:date="2011-11-04T11:59:00Z">
        <w:del w:id="4471" w:author="Rev 7 Allen Wirfs-Brock" w:date="2012-05-01T08:28:00Z">
          <w:r w:rsidR="00DF114B" w:rsidDel="00E1359A">
            <w:rPr>
              <w:rFonts w:ascii="Arial" w:hAnsi="Arial" w:cs="Arial"/>
              <w:sz w:val="18"/>
            </w:rPr>
            <w:delText xml:space="preserve"> semantics</w:delText>
          </w:r>
        </w:del>
      </w:ins>
      <w:ins w:id="4472" w:author="Rev 4 Allen Wirfs-Brock" w:date="2011-11-04T12:01:00Z">
        <w:del w:id="4473" w:author="Rev 7 Allen Wirfs-Brock" w:date="2012-05-01T08:28:00Z">
          <w:r w:rsidR="00DF114B" w:rsidDel="00E1359A">
            <w:rPr>
              <w:rFonts w:ascii="Arial" w:hAnsi="Arial" w:cs="Arial"/>
              <w:sz w:val="18"/>
            </w:rPr>
            <w:delText>.</w:delText>
          </w:r>
        </w:del>
      </w:ins>
      <w:ins w:id="4474" w:author="Rev 4 Allen Wirfs-Brock" w:date="2011-11-04T11:59:00Z">
        <w:del w:id="4475" w:author="Rev 7 Allen Wirfs-Brock" w:date="2012-05-01T08:28:00Z">
          <w:r w:rsidR="00DF114B" w:rsidDel="00E1359A">
            <w:rPr>
              <w:rFonts w:ascii="Arial" w:hAnsi="Arial" w:cs="Arial"/>
              <w:sz w:val="18"/>
            </w:rPr>
            <w:delText xml:space="preserve"> </w:delText>
          </w:r>
        </w:del>
      </w:ins>
    </w:p>
    <w:p w14:paraId="0D8EA2A3" w14:textId="77777777" w:rsidR="00C73BA7" w:rsidRPr="008B7F6F" w:rsidDel="00E1359A" w:rsidRDefault="00C73BA7" w:rsidP="009B3B81">
      <w:pPr>
        <w:pStyle w:val="Alg4"/>
        <w:numPr>
          <w:ilvl w:val="0"/>
          <w:numId w:val="377"/>
        </w:numPr>
        <w:tabs>
          <w:tab w:val="left" w:pos="720"/>
        </w:tabs>
        <w:spacing w:after="240"/>
        <w:rPr>
          <w:ins w:id="4476" w:author="Rev 4 Allen Wirfs-Brock" w:date="2011-11-04T12:19:00Z"/>
          <w:del w:id="4477" w:author="Rev 7 Allen Wirfs-Brock" w:date="2012-05-01T08:28:00Z"/>
        </w:rPr>
        <w:pPrChange w:id="4478" w:author="Rev 6 Allen Wirfs-Brock" w:date="2012-02-26T10:03:00Z">
          <w:pPr>
            <w:pStyle w:val="Alg4"/>
            <w:numPr>
              <w:numId w:val="377"/>
            </w:numPr>
            <w:tabs>
              <w:tab w:val="num" w:pos="360"/>
              <w:tab w:val="left" w:pos="720"/>
            </w:tabs>
            <w:ind w:left="360" w:hanging="360"/>
          </w:pPr>
        </w:pPrChange>
      </w:pPr>
      <w:ins w:id="4479" w:author="Rev 4 Allen Wirfs-Brock" w:date="2011-11-04T12:19:00Z">
        <w:del w:id="4480"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34020927" w14:textId="77777777" w:rsidR="00C969E3" w:rsidDel="00E1359A" w:rsidRDefault="00C969E3" w:rsidP="009B3B81">
      <w:pPr>
        <w:pStyle w:val="Alg3"/>
        <w:numPr>
          <w:ilvl w:val="1"/>
          <w:numId w:val="377"/>
        </w:numPr>
        <w:spacing w:after="240"/>
        <w:rPr>
          <w:ins w:id="4481" w:author="Rev 4 Allen Wirfs-Brock" w:date="2011-11-04T12:12:00Z"/>
          <w:del w:id="4482" w:author="Rev 7 Allen Wirfs-Brock" w:date="2012-05-01T08:28:00Z"/>
        </w:rPr>
        <w:pPrChange w:id="4483" w:author="Rev 6 Allen Wirfs-Brock" w:date="2012-02-26T10:03:00Z">
          <w:pPr>
            <w:pStyle w:val="Alg3"/>
            <w:numPr>
              <w:ilvl w:val="1"/>
              <w:numId w:val="377"/>
            </w:numPr>
            <w:tabs>
              <w:tab w:val="clear" w:pos="360"/>
              <w:tab w:val="num" w:pos="1080"/>
            </w:tabs>
            <w:ind w:left="1080"/>
          </w:pPr>
        </w:pPrChange>
      </w:pPr>
      <w:ins w:id="4484" w:author="Rev 4 Allen Wirfs-Brock" w:date="2011-11-04T12:17:00Z">
        <w:del w:id="4485" w:author="Rev 7 Allen Wirfs-Brock" w:date="2012-05-01T08:28:00Z">
          <w:r w:rsidDel="00E1359A">
            <w:delText xml:space="preserve">Perform Binding Initialization for </w:delText>
          </w:r>
          <w:r w:rsidRPr="00120381" w:rsidDel="00E1359A">
            <w:rPr>
              <w:i/>
            </w:rPr>
            <w:delText>formals</w:delText>
          </w:r>
          <w:r w:rsidDel="00E1359A">
            <w:delText xml:space="preserve"> with </w:delText>
          </w:r>
          <w:r w:rsidRPr="00120381" w:rsidDel="00E1359A">
            <w:rPr>
              <w:i/>
            </w:rPr>
            <w:delText>ao</w:delText>
          </w:r>
          <w:r w:rsidDel="00E1359A">
            <w:delText xml:space="preserve"> and </w:delText>
          </w:r>
        </w:del>
      </w:ins>
      <w:ins w:id="4486" w:author="Rev 4 Allen Wirfs-Brock" w:date="2011-11-04T12:18:00Z">
        <w:del w:id="4487" w:author="Rev 7 Allen Wirfs-Brock" w:date="2012-05-01T08:28:00Z">
          <w:r w:rsidRPr="00120381" w:rsidDel="00E1359A">
            <w:rPr>
              <w:i/>
            </w:rPr>
            <w:delText>env</w:delText>
          </w:r>
          <w:r w:rsidDel="00E1359A">
            <w:delText xml:space="preserve"> as arguments</w:delText>
          </w:r>
        </w:del>
      </w:ins>
      <w:ins w:id="4488" w:author="Rev 4 Allen Wirfs-Brock" w:date="2011-11-04T12:12:00Z">
        <w:del w:id="4489" w:author="Rev 7 Allen Wirfs-Brock" w:date="2012-05-01T08:28:00Z">
          <w:r w:rsidRPr="004418C4" w:rsidDel="00E1359A">
            <w:delText>.</w:delText>
          </w:r>
        </w:del>
      </w:ins>
    </w:p>
    <w:p w14:paraId="4D25F103" w14:textId="77777777" w:rsidR="00C969E3" w:rsidRPr="004418C4" w:rsidDel="00E1359A" w:rsidRDefault="00C73BA7" w:rsidP="009B3B81">
      <w:pPr>
        <w:pStyle w:val="Alg3"/>
        <w:numPr>
          <w:ilvl w:val="0"/>
          <w:numId w:val="377"/>
        </w:numPr>
        <w:spacing w:after="240"/>
        <w:rPr>
          <w:ins w:id="4490" w:author="Rev 4 Allen Wirfs-Brock" w:date="2011-11-04T12:09:00Z"/>
          <w:del w:id="4491" w:author="Rev 7 Allen Wirfs-Brock" w:date="2012-05-01T08:28:00Z"/>
        </w:rPr>
        <w:pPrChange w:id="4492" w:author="Rev 6 Allen Wirfs-Brock" w:date="2012-02-26T10:03:00Z">
          <w:pPr>
            <w:pStyle w:val="Alg3"/>
            <w:numPr>
              <w:numId w:val="377"/>
            </w:numPr>
          </w:pPr>
        </w:pPrChange>
      </w:pPr>
      <w:ins w:id="4493" w:author="Rev 4 Allen Wirfs-Brock" w:date="2011-11-04T12:20:00Z">
        <w:del w:id="4494" w:author="Rev 7 Allen Wirfs-Brock" w:date="2012-05-01T08:28:00Z">
          <w:r w:rsidDel="00E1359A">
            <w:delText>Else,</w:delText>
          </w:r>
        </w:del>
      </w:ins>
    </w:p>
    <w:p w14:paraId="439BE3BF" w14:textId="77777777" w:rsidR="00C73BA7" w:rsidDel="00E1359A" w:rsidRDefault="00C73BA7" w:rsidP="009B3B81">
      <w:pPr>
        <w:pStyle w:val="Alg3"/>
        <w:numPr>
          <w:ilvl w:val="1"/>
          <w:numId w:val="377"/>
        </w:numPr>
        <w:spacing w:after="240"/>
        <w:rPr>
          <w:ins w:id="4495" w:author="Rev 4 Allen Wirfs-Brock" w:date="2011-11-04T12:20:00Z"/>
          <w:del w:id="4496" w:author="Rev 7 Allen Wirfs-Brock" w:date="2012-05-01T08:28:00Z"/>
        </w:rPr>
        <w:pPrChange w:id="4497" w:author="Rev 6 Allen Wirfs-Brock" w:date="2012-02-26T10:03:00Z">
          <w:pPr>
            <w:pStyle w:val="Alg3"/>
            <w:numPr>
              <w:ilvl w:val="1"/>
              <w:numId w:val="377"/>
            </w:numPr>
            <w:tabs>
              <w:tab w:val="clear" w:pos="360"/>
              <w:tab w:val="num" w:pos="1080"/>
            </w:tabs>
            <w:ind w:left="1080"/>
          </w:pPr>
        </w:pPrChange>
      </w:pPr>
      <w:ins w:id="4498" w:author="Rev 4 Allen Wirfs-Brock" w:date="2011-11-04T12:20:00Z">
        <w:del w:id="4499" w:author="Rev 7 Allen Wirfs-Brock" w:date="2012-05-01T08:28:00Z">
          <w:r w:rsidDel="00E1359A">
            <w:delText xml:space="preserve">Perform Binding Initialization for </w:delText>
          </w:r>
          <w:r w:rsidRPr="004418C4" w:rsidDel="00E1359A">
            <w:rPr>
              <w:i/>
            </w:rPr>
            <w:delText>formals</w:delText>
          </w:r>
          <w:r w:rsidDel="00E1359A">
            <w:delText xml:space="preserve"> with </w:delText>
          </w:r>
          <w:r w:rsidRPr="004418C4" w:rsidDel="00E1359A">
            <w:rPr>
              <w:i/>
            </w:rPr>
            <w:delText>ao</w:delText>
          </w:r>
          <w:r w:rsidDel="00E1359A">
            <w:delText xml:space="preserve"> and </w:delText>
          </w:r>
        </w:del>
      </w:ins>
      <w:ins w:id="4500" w:author="Rev 4 Allen Wirfs-Brock" w:date="2011-11-04T12:21:00Z">
        <w:del w:id="4501" w:author="Rev 7 Allen Wirfs-Brock" w:date="2012-05-01T08:28:00Z">
          <w:r w:rsidRPr="00120381" w:rsidDel="00E1359A">
            <w:rPr>
              <w:b/>
            </w:rPr>
            <w:delText>undefined</w:delText>
          </w:r>
        </w:del>
      </w:ins>
      <w:ins w:id="4502" w:author="Rev 4 Allen Wirfs-Brock" w:date="2011-11-04T12:20:00Z">
        <w:del w:id="4503" w:author="Rev 7 Allen Wirfs-Brock" w:date="2012-05-01T08:28:00Z">
          <w:r w:rsidDel="00E1359A">
            <w:delText xml:space="preserve"> as arguments</w:delText>
          </w:r>
          <w:r w:rsidRPr="004418C4" w:rsidDel="00E1359A">
            <w:delText>.</w:delText>
          </w:r>
        </w:del>
      </w:ins>
    </w:p>
    <w:p w14:paraId="4E7CE031" w14:textId="77777777" w:rsidR="002D0D50" w:rsidRPr="003B4312" w:rsidDel="00E1359A" w:rsidRDefault="002D0D50" w:rsidP="009B3B81">
      <w:pPr>
        <w:pStyle w:val="Alg4"/>
        <w:numPr>
          <w:ilvl w:val="0"/>
          <w:numId w:val="377"/>
        </w:numPr>
        <w:tabs>
          <w:tab w:val="left" w:pos="720"/>
        </w:tabs>
        <w:spacing w:after="240"/>
        <w:rPr>
          <w:ins w:id="4504" w:author="Rev 4 Allen Wirfs-Brock" w:date="2011-10-21T18:18:00Z"/>
          <w:del w:id="4505" w:author="Rev 7 Allen Wirfs-Brock" w:date="2012-05-01T08:28:00Z"/>
        </w:rPr>
      </w:pPr>
      <w:ins w:id="4506" w:author="Rev 4 Allen Wirfs-Brock" w:date="2011-10-21T18:18:00Z">
        <w:del w:id="4507" w:author="Rev 7 Allen Wirfs-Brock" w:date="2012-05-01T08:28:00Z">
          <w:r w:rsidRPr="003B4312" w:rsidDel="00E1359A">
            <w:delText>Return.</w:delText>
          </w:r>
        </w:del>
      </w:ins>
    </w:p>
    <w:p w14:paraId="27B18E6B" w14:textId="77777777" w:rsidR="004C02EF" w:rsidRPr="003B4312" w:rsidRDefault="004C02EF" w:rsidP="00C623F2">
      <w:pPr>
        <w:pStyle w:val="20"/>
        <w:numPr>
          <w:ilvl w:val="0"/>
          <w:numId w:val="0"/>
        </w:numPr>
      </w:pPr>
      <w:bookmarkStart w:id="4508" w:name="_Toc235503385"/>
      <w:bookmarkStart w:id="4509" w:name="_Toc241509160"/>
      <w:bookmarkStart w:id="4510" w:name="_Toc244416647"/>
      <w:bookmarkStart w:id="4511" w:name="_Toc276631011"/>
      <w:bookmarkStart w:id="4512" w:name="_Toc323907643"/>
      <w:r w:rsidRPr="003B4312">
        <w:t>10.5</w:t>
      </w:r>
      <w:r w:rsidRPr="003B4312">
        <w:tab/>
        <w:t>Declaration Binding Instantiation</w:t>
      </w:r>
      <w:bookmarkEnd w:id="4508"/>
      <w:bookmarkEnd w:id="4509"/>
      <w:bookmarkEnd w:id="4510"/>
      <w:bookmarkEnd w:id="4511"/>
      <w:bookmarkEnd w:id="4512"/>
    </w:p>
    <w:p w14:paraId="61B177CF" w14:textId="77777777" w:rsidR="004C02EF" w:rsidRPr="003B4312" w:rsidDel="00C85441" w:rsidRDefault="004C02EF" w:rsidP="004C02EF">
      <w:pPr>
        <w:rPr>
          <w:del w:id="4513" w:author="Rev 4 Allen Wirfs-Brock" w:date="2011-11-07T09:09:00Z"/>
        </w:rPr>
      </w:pPr>
      <w:del w:id="4514" w:author="Rev 4 Allen Wirfs-Brock" w:date="2011-11-07T09:09:00Z">
        <w:r w:rsidRPr="003B4312" w:rsidDel="00C85441">
          <w:delTex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delText>
        </w:r>
      </w:del>
    </w:p>
    <w:p w14:paraId="704E3157" w14:textId="77777777" w:rsidR="008B7F6F" w:rsidRPr="004D1BD1" w:rsidRDefault="004C02EF" w:rsidP="008B7F6F">
      <w:pPr>
        <w:pStyle w:val="30"/>
        <w:numPr>
          <w:ilvl w:val="0"/>
          <w:numId w:val="0"/>
        </w:numPr>
        <w:rPr>
          <w:ins w:id="4515" w:author="Rev 4 Allen Wirfs-Brock" w:date="2011-11-04T09:10:00Z"/>
        </w:rPr>
      </w:pPr>
      <w:del w:id="4516" w:author="Rev 4 Allen Wirfs-Brock" w:date="2011-11-07T09:09:00Z">
        <w:r w:rsidRPr="00E65A34" w:rsidDel="00C85441">
          <w:delText>Which Environment Record is used to bind a declaration and its kind</w:delText>
        </w:r>
        <w:r w:rsidRPr="00546435" w:rsidDel="00C85441">
          <w:delText xml:space="preserve"> depends upon the type of ECMAScript code executed by the execution context, but the remainder of the behaviour is generic. On entering an execution context, bindings are created in the VariableEnvironment as follows using the caller provided </w:delText>
        </w:r>
        <w:r w:rsidRPr="009C202C" w:rsidDel="00C85441">
          <w:rPr>
            <w:rFonts w:ascii="Times New Roman" w:hAnsi="Times New Roman"/>
            <w:i/>
          </w:rPr>
          <w:delText xml:space="preserve">code </w:delText>
        </w:r>
        <w:r w:rsidRPr="009C202C" w:rsidDel="00C85441">
          <w:delText xml:space="preserve">and, if it is function code, argument List </w:delText>
        </w:r>
        <w:r w:rsidRPr="00690A41" w:rsidDel="00C85441">
          <w:rPr>
            <w:rFonts w:ascii="Times New Roman" w:hAnsi="Times New Roman"/>
            <w:i/>
          </w:rPr>
          <w:delText>args</w:delText>
        </w:r>
        <w:r w:rsidRPr="00690A41" w:rsidDel="00C85441">
          <w:delText>:</w:delText>
        </w:r>
      </w:del>
      <w:bookmarkStart w:id="4517" w:name="_Toc323907644"/>
      <w:commentRangeStart w:id="4518"/>
      <w:ins w:id="4519" w:author="Rev 4 Allen Wirfs-Brock" w:date="2011-11-04T09:10:00Z">
        <w:r w:rsidR="008B7F6F" w:rsidRPr="004D1BD1">
          <w:t>10.5.</w:t>
        </w:r>
        <w:r w:rsidR="008B7F6F">
          <w:t>1</w:t>
        </w:r>
        <w:r w:rsidR="008B7F6F" w:rsidRPr="004D1BD1">
          <w:tab/>
        </w:r>
        <w:del w:id="4520" w:author="Rev 6 Allen Wirfs-Brock" w:date="2012-01-26T11:04:00Z">
          <w:r w:rsidR="008B7F6F" w:rsidDel="00EB1E7F">
            <w:delText>Base</w:delText>
          </w:r>
        </w:del>
      </w:ins>
      <w:ins w:id="4521" w:author="Rev 4 Allen Wirfs-Brock" w:date="2011-11-04T09:55:00Z">
        <w:del w:id="4522" w:author="Rev 6 Allen Wirfs-Brock" w:date="2012-01-26T11:04:00Z">
          <w:r w:rsidR="006B6D0A" w:rsidDel="00EB1E7F">
            <w:delText xml:space="preserve"> Code</w:delText>
          </w:r>
        </w:del>
      </w:ins>
      <w:ins w:id="4523" w:author="Rev 4 Allen Wirfs-Brock" w:date="2011-11-04T09:10:00Z">
        <w:del w:id="4524" w:author="Rev 6 Allen Wirfs-Brock" w:date="2012-01-26T11:04:00Z">
          <w:r w:rsidR="008B7F6F" w:rsidDel="00EB1E7F">
            <w:delText xml:space="preserve"> </w:delText>
          </w:r>
        </w:del>
      </w:ins>
      <w:ins w:id="4525" w:author="Rev 4 Allen Wirfs-Brock" w:date="2011-11-04T09:18:00Z">
        <w:r w:rsidR="008B7F6F">
          <w:t>Top-Level</w:t>
        </w:r>
      </w:ins>
      <w:ins w:id="4526" w:author="Rev 4 Allen Wirfs-Brock" w:date="2011-11-04T09:10:00Z">
        <w:r w:rsidR="008B7F6F">
          <w:t xml:space="preserve"> Declaration Instantiation</w:t>
        </w:r>
      </w:ins>
      <w:commentRangeEnd w:id="4518"/>
      <w:ins w:id="4527" w:author="Rev 4 Allen Wirfs-Brock" w:date="2011-11-04T09:52:00Z">
        <w:r w:rsidR="006B6D0A">
          <w:rPr>
            <w:rStyle w:val="af4"/>
            <w:b w:val="0"/>
          </w:rPr>
          <w:commentReference w:id="4518"/>
        </w:r>
      </w:ins>
      <w:bookmarkEnd w:id="4517"/>
    </w:p>
    <w:p w14:paraId="02C7BB17" w14:textId="77777777" w:rsidR="008B7F6F" w:rsidRPr="004418C4" w:rsidRDefault="008B7F6F" w:rsidP="008B7F6F">
      <w:pPr>
        <w:rPr>
          <w:ins w:id="4528" w:author="Rev 4 Allen Wirfs-Brock" w:date="2011-11-04T09:11:00Z"/>
          <w:sz w:val="18"/>
        </w:rPr>
      </w:pPr>
      <w:ins w:id="4529" w:author="Rev 4 Allen Wirfs-Brock" w:date="2011-11-04T09:11:00Z">
        <w:r w:rsidRPr="004418C4">
          <w:rPr>
            <w:sz w:val="18"/>
          </w:rPr>
          <w:t>NOTE</w:t>
        </w:r>
        <w:r w:rsidRPr="004418C4">
          <w:rPr>
            <w:sz w:val="18"/>
          </w:rPr>
          <w:tab/>
          <w:t>When a</w:t>
        </w:r>
        <w:r>
          <w:rPr>
            <w:sz w:val="18"/>
          </w:rPr>
          <w:t>n</w:t>
        </w:r>
        <w:r w:rsidRPr="004418C4">
          <w:rPr>
            <w:sz w:val="18"/>
          </w:rPr>
          <w:t xml:space="preserve"> execution context is established for evaluating </w:t>
        </w:r>
      </w:ins>
      <w:ins w:id="4530" w:author="Rev 4 Allen Wirfs-Brock" w:date="2011-11-04T09:19:00Z">
        <w:r>
          <w:rPr>
            <w:sz w:val="18"/>
          </w:rPr>
          <w:t xml:space="preserve">non-function </w:t>
        </w:r>
      </w:ins>
      <w:ins w:id="4531" w:author="Rev 4 Allen Wirfs-Brock" w:date="2011-11-04T09:11:00Z">
        <w:r w:rsidRPr="004418C4">
          <w:rPr>
            <w:sz w:val="18"/>
          </w:rPr>
          <w:t xml:space="preserve">code </w:t>
        </w:r>
        <w:del w:id="4532" w:author="Rev 6 Allen Wirfs-Brock" w:date="2012-01-26T11:05:00Z">
          <w:r w:rsidDel="00EB1E7F">
            <w:rPr>
              <w:sz w:val="18"/>
            </w:rPr>
            <w:delText xml:space="preserve">that is base code </w:delText>
          </w:r>
        </w:del>
      </w:ins>
      <w:ins w:id="4533" w:author="Rev 4 Allen Wirfs-Brock" w:date="2011-11-04T09:12:00Z">
        <w:r>
          <w:rPr>
            <w:sz w:val="18"/>
          </w:rPr>
          <w:t>declarations are instantiated in the</w:t>
        </w:r>
      </w:ins>
      <w:ins w:id="4534" w:author="Rev 4 Allen Wirfs-Brock" w:date="2011-11-04T09:21:00Z">
        <w:r w:rsidR="00AD1039">
          <w:rPr>
            <w:sz w:val="18"/>
          </w:rPr>
          <w:t xml:space="preserve"> current</w:t>
        </w:r>
      </w:ins>
      <w:ins w:id="4535" w:author="Rev 4 Allen Wirfs-Brock" w:date="2011-11-04T09:19:00Z">
        <w:r>
          <w:rPr>
            <w:sz w:val="18"/>
          </w:rPr>
          <w:t xml:space="preserve"> </w:t>
        </w:r>
      </w:ins>
      <w:ins w:id="4536" w:author="Rev 4 Allen Wirfs-Brock" w:date="2011-11-04T09:20:00Z">
        <w:r>
          <w:rPr>
            <w:rFonts w:ascii="Times New Roman" w:hAnsi="Times New Roman"/>
            <w:sz w:val="18"/>
          </w:rPr>
          <w:t>Variable</w:t>
        </w:r>
      </w:ins>
      <w:ins w:id="4537" w:author="Rev 4 Allen Wirfs-Brock" w:date="2011-11-04T09:12:00Z">
        <w:r w:rsidRPr="00120381">
          <w:rPr>
            <w:rFonts w:ascii="Times New Roman" w:hAnsi="Times New Roman"/>
            <w:sz w:val="18"/>
          </w:rPr>
          <w:t>Environment</w:t>
        </w:r>
        <w:r>
          <w:rPr>
            <w:sz w:val="18"/>
          </w:rPr>
          <w:t xml:space="preserve">. </w:t>
        </w:r>
      </w:ins>
      <w:ins w:id="4538" w:author="Rev 4 Allen Wirfs-Brock" w:date="2011-11-04T09:11:00Z">
        <w:r w:rsidRPr="004418C4">
          <w:rPr>
            <w:sz w:val="18"/>
          </w:rPr>
          <w:t xml:space="preserve"> </w:t>
        </w:r>
      </w:ins>
      <w:ins w:id="4539" w:author="Rev 4 Allen Wirfs-Brock" w:date="2011-11-04T09:13:00Z">
        <w:r>
          <w:rPr>
            <w:sz w:val="18"/>
          </w:rPr>
          <w:t>E</w:t>
        </w:r>
      </w:ins>
      <w:ins w:id="4540" w:author="Rev 4 Allen Wirfs-Brock" w:date="2011-11-04T09:11:00Z">
        <w:r>
          <w:rPr>
            <w:sz w:val="18"/>
          </w:rPr>
          <w:t xml:space="preserve">ach </w:t>
        </w:r>
      </w:ins>
      <w:ins w:id="4541" w:author="Rev 4 Allen Wirfs-Brock" w:date="2011-11-04T09:13:00Z">
        <w:r>
          <w:rPr>
            <w:sz w:val="18"/>
          </w:rPr>
          <w:t>top-level</w:t>
        </w:r>
      </w:ins>
      <w:ins w:id="4542" w:author="Rev 4 Allen Wirfs-Brock" w:date="2011-11-04T09:11:00Z">
        <w:r w:rsidRPr="004418C4">
          <w:rPr>
            <w:sz w:val="18"/>
          </w:rPr>
          <w:t xml:space="preserve"> level variable, constant, or function declarated in the </w:t>
        </w:r>
      </w:ins>
      <w:ins w:id="4543" w:author="Rev 4 Allen Wirfs-Brock" w:date="2011-11-04T09:14:00Z">
        <w:r>
          <w:rPr>
            <w:sz w:val="18"/>
          </w:rPr>
          <w:t>code</w:t>
        </w:r>
      </w:ins>
      <w:ins w:id="4544" w:author="Rev 4 Allen Wirfs-Brock" w:date="2011-11-04T09:11:00Z">
        <w:r w:rsidRPr="004418C4">
          <w:rPr>
            <w:sz w:val="18"/>
          </w:rPr>
          <w:t xml:space="preserve"> </w:t>
        </w:r>
      </w:ins>
      <w:ins w:id="4545" w:author="Rev 4 Allen Wirfs-Brock" w:date="2011-11-04T09:14:00Z">
        <w:r>
          <w:rPr>
            <w:sz w:val="18"/>
          </w:rPr>
          <w:t>is</w:t>
        </w:r>
      </w:ins>
      <w:ins w:id="4546" w:author="Rev 4 Allen Wirfs-Brock" w:date="2011-11-04T09:11:00Z">
        <w:r w:rsidRPr="004418C4">
          <w:rPr>
            <w:sz w:val="18"/>
          </w:rPr>
          <w:t xml:space="preserve"> instantiated. </w:t>
        </w:r>
      </w:ins>
    </w:p>
    <w:p w14:paraId="436104CC" w14:textId="77777777" w:rsidR="008B7F6F" w:rsidRPr="003B4312" w:rsidRDefault="00AD1039" w:rsidP="004C02EF">
      <w:ins w:id="4547" w:author="Rev 4 Allen Wirfs-Brock" w:date="2011-11-04T09:34:00Z">
        <w:r>
          <w:t>Top-level</w:t>
        </w:r>
      </w:ins>
      <w:ins w:id="4548" w:author="Rev 4 Allen Wirfs-Brock" w:date="2011-11-04T09:11:00Z">
        <w:r w:rsidR="008B7F6F" w:rsidRPr="004D1BD1">
          <w:t xml:space="preserve"> Declaration Instantiation </w:t>
        </w:r>
      </w:ins>
      <w:ins w:id="4549" w:author="Rev 4 Allen Wirfs-Brock" w:date="2011-11-04T09:15:00Z">
        <w:r w:rsidR="008B7F6F">
          <w:t xml:space="preserve">for base code </w:t>
        </w:r>
      </w:ins>
      <w:ins w:id="4550" w:author="Rev 4 Allen Wirfs-Brock" w:date="2011-11-04T09:11:00Z">
        <w:r w:rsidR="008B7F6F">
          <w:t xml:space="preserve">is performed as </w:t>
        </w:r>
        <w:commentRangeStart w:id="4551"/>
        <w:r w:rsidR="008B7F6F">
          <w:t>follows</w:t>
        </w:r>
      </w:ins>
      <w:commentRangeEnd w:id="4551"/>
      <w:ins w:id="4552" w:author="Rev 4 Allen Wirfs-Brock" w:date="2011-11-04T09:53:00Z">
        <w:r w:rsidR="006B6D0A">
          <w:rPr>
            <w:rStyle w:val="af4"/>
          </w:rPr>
          <w:commentReference w:id="4551"/>
        </w:r>
      </w:ins>
      <w:ins w:id="4553" w:author="Rev 4 Allen Wirfs-Brock" w:date="2011-11-04T09:16:00Z">
        <w:r w:rsidR="008B7F6F">
          <w:t>:</w:t>
        </w:r>
      </w:ins>
      <w:ins w:id="4554" w:author="Rev 4 Allen Wirfs-Brock" w:date="2011-11-04T09:11:00Z">
        <w:r w:rsidR="008B7F6F" w:rsidRPr="003B4312">
          <w:t xml:space="preserve"> </w:t>
        </w:r>
      </w:ins>
    </w:p>
    <w:p w14:paraId="7C01DCBA" w14:textId="77777777" w:rsidR="004C02EF" w:rsidRPr="008B7F6F" w:rsidRDefault="004C02EF" w:rsidP="009A20C6">
      <w:pPr>
        <w:pStyle w:val="Alg4"/>
        <w:numPr>
          <w:ilvl w:val="0"/>
          <w:numId w:val="398"/>
        </w:numPr>
      </w:pPr>
      <w:r w:rsidRPr="003B4312">
        <w:t xml:space="preserve">Let </w:t>
      </w:r>
      <w:r w:rsidRPr="003B4312">
        <w:rPr>
          <w:i/>
        </w:rPr>
        <w:t>env</w:t>
      </w:r>
      <w:r w:rsidRPr="003B4312">
        <w:t xml:space="preserve"> be the environment record </w:t>
      </w:r>
      <w:r w:rsidRPr="008B7F6F">
        <w:t xml:space="preserve">component of the </w:t>
      </w:r>
      <w:del w:id="4555" w:author="Rev 7 Allen Wirfs-Brock" w:date="2012-05-02T10:43:00Z">
        <w:r w:rsidRPr="008B7F6F" w:rsidDel="000D5AB9">
          <w:delText xml:space="preserve">running </w:delText>
        </w:r>
      </w:del>
      <w:ins w:id="4556" w:author="Rev 7 Allen Wirfs-Brock" w:date="2012-05-02T10:43:00Z">
        <w:r w:rsidR="000D5AB9">
          <w:t>current</w:t>
        </w:r>
        <w:r w:rsidR="000D5AB9" w:rsidRPr="008B7F6F">
          <w:t xml:space="preserve"> </w:t>
        </w:r>
      </w:ins>
      <w:r w:rsidRPr="008B7F6F">
        <w:t>execution context’s VariableEnvironment.</w:t>
      </w:r>
    </w:p>
    <w:p w14:paraId="6E7DBB83" w14:textId="77777777" w:rsidR="004C02EF" w:rsidRPr="006B6D0A" w:rsidRDefault="004C02EF" w:rsidP="009A20C6">
      <w:pPr>
        <w:pStyle w:val="Alg4"/>
        <w:numPr>
          <w:ilvl w:val="0"/>
          <w:numId w:val="398"/>
        </w:numPr>
      </w:pPr>
      <w:r w:rsidRPr="006B6D0A">
        <w:t xml:space="preserve">If </w:t>
      </w:r>
      <w:r w:rsidRPr="006B6D0A">
        <w:rPr>
          <w:i/>
        </w:rPr>
        <w:t>code</w:t>
      </w:r>
      <w:r w:rsidRPr="006B6D0A">
        <w:t xml:space="preserve"> is eval code, then let </w:t>
      </w:r>
      <w:r w:rsidRPr="006B6D0A">
        <w:rPr>
          <w:i/>
        </w:rPr>
        <w:t>configurableBindings</w:t>
      </w:r>
      <w:r w:rsidRPr="006B6D0A">
        <w:t xml:space="preserve"> be </w:t>
      </w:r>
      <w:r w:rsidRPr="006B6D0A">
        <w:rPr>
          <w:b/>
        </w:rPr>
        <w:t>true</w:t>
      </w:r>
      <w:r w:rsidRPr="006B6D0A">
        <w:t xml:space="preserve"> else let </w:t>
      </w:r>
      <w:r w:rsidRPr="006B6D0A">
        <w:rPr>
          <w:i/>
        </w:rPr>
        <w:t>configurableBindings</w:t>
      </w:r>
      <w:r w:rsidRPr="006B6D0A">
        <w:t xml:space="preserve"> be </w:t>
      </w:r>
      <w:r w:rsidRPr="006B6D0A">
        <w:rPr>
          <w:b/>
        </w:rPr>
        <w:t>false</w:t>
      </w:r>
      <w:r w:rsidRPr="006B6D0A">
        <w:t>.</w:t>
      </w:r>
    </w:p>
    <w:p w14:paraId="688F78D0" w14:textId="77777777" w:rsidR="004C02EF" w:rsidRPr="006B6D0A" w:rsidRDefault="004C02EF" w:rsidP="009A20C6">
      <w:pPr>
        <w:pStyle w:val="Alg4"/>
        <w:numPr>
          <w:ilvl w:val="0"/>
          <w:numId w:val="398"/>
        </w:numPr>
      </w:pPr>
      <w:r w:rsidRPr="006B6D0A">
        <w:t xml:space="preserve">If </w:t>
      </w:r>
      <w:r w:rsidRPr="006B6D0A">
        <w:rPr>
          <w:i/>
        </w:rPr>
        <w:t xml:space="preserve">code </w:t>
      </w:r>
      <w:r w:rsidRPr="006B6D0A">
        <w:t xml:space="preserve">is strict </w:t>
      </w:r>
      <w:del w:id="4557" w:author="Allen Wirfs-Brock rev2" w:date="2011-07-23T17:40:00Z">
        <w:r w:rsidRPr="006B6D0A" w:rsidDel="001C6F19">
          <w:delText xml:space="preserve">mode </w:delText>
        </w:r>
      </w:del>
      <w:r w:rsidRPr="006B6D0A">
        <w:t xml:space="preserve">code, then let </w:t>
      </w:r>
      <w:r w:rsidRPr="006B6D0A">
        <w:rPr>
          <w:i/>
        </w:rPr>
        <w:t>strict</w:t>
      </w:r>
      <w:r w:rsidRPr="006B6D0A">
        <w:t xml:space="preserve"> be </w:t>
      </w:r>
      <w:r w:rsidRPr="006B6D0A">
        <w:rPr>
          <w:b/>
        </w:rPr>
        <w:t>true</w:t>
      </w:r>
      <w:r w:rsidRPr="006B6D0A">
        <w:t xml:space="preserve"> else let </w:t>
      </w:r>
      <w:r w:rsidRPr="006B6D0A">
        <w:rPr>
          <w:i/>
        </w:rPr>
        <w:t>strict</w:t>
      </w:r>
      <w:r w:rsidRPr="006B6D0A">
        <w:t xml:space="preserve"> be </w:t>
      </w:r>
      <w:r w:rsidRPr="006B6D0A">
        <w:rPr>
          <w:b/>
        </w:rPr>
        <w:t>false</w:t>
      </w:r>
      <w:r w:rsidRPr="006B6D0A">
        <w:t>.</w:t>
      </w:r>
    </w:p>
    <w:p w14:paraId="631AB6E0" w14:textId="77777777" w:rsidR="004C02EF" w:rsidRPr="009C202C" w:rsidDel="00AD1039" w:rsidRDefault="004C02EF" w:rsidP="009A20C6">
      <w:pPr>
        <w:pStyle w:val="Alg4"/>
        <w:numPr>
          <w:ilvl w:val="0"/>
          <w:numId w:val="398"/>
        </w:numPr>
        <w:rPr>
          <w:del w:id="4558" w:author="Rev 4 Allen Wirfs-Brock" w:date="2011-11-04T09:22:00Z"/>
        </w:rPr>
      </w:pPr>
      <w:del w:id="4559" w:author="Rev 4 Allen Wirfs-Brock" w:date="2011-11-04T09:22:00Z">
        <w:r w:rsidRPr="00E65A34" w:rsidDel="00AD1039">
          <w:delText xml:space="preserve">If </w:delText>
        </w:r>
        <w:r w:rsidRPr="009C202C" w:rsidDel="00AD1039">
          <w:rPr>
            <w:i/>
          </w:rPr>
          <w:delText xml:space="preserve">code </w:delText>
        </w:r>
        <w:r w:rsidRPr="009C202C" w:rsidDel="00AD1039">
          <w:delText>is function code, then</w:delText>
        </w:r>
      </w:del>
    </w:p>
    <w:p w14:paraId="12E69E1F" w14:textId="77777777" w:rsidR="004C02EF" w:rsidRPr="00E77497" w:rsidDel="00AD1039" w:rsidRDefault="004C02EF" w:rsidP="006361CF">
      <w:pPr>
        <w:pStyle w:val="Alg4"/>
        <w:numPr>
          <w:ilvl w:val="1"/>
          <w:numId w:val="398"/>
        </w:numPr>
        <w:rPr>
          <w:del w:id="4560" w:author="Rev 4 Allen Wirfs-Brock" w:date="2011-11-04T09:22:00Z"/>
        </w:rPr>
        <w:pPrChange w:id="4561" w:author="Rev 4 Allen Wirfs-Brock" w:date="2011-11-07T12:16:00Z">
          <w:pPr>
            <w:pStyle w:val="Alg4"/>
            <w:numPr>
              <w:ilvl w:val="1"/>
              <w:numId w:val="405"/>
            </w:numPr>
            <w:tabs>
              <w:tab w:val="num" w:pos="1080"/>
            </w:tabs>
            <w:ind w:left="1080" w:hanging="360"/>
          </w:pPr>
        </w:pPrChange>
      </w:pPr>
      <w:del w:id="4562" w:author="Rev 4 Allen Wirfs-Brock" w:date="2011-11-04T09:22:00Z">
        <w:r w:rsidRPr="009C202C" w:rsidDel="00AD1039">
          <w:delText xml:space="preserve">Let </w:delText>
        </w:r>
        <w:r w:rsidRPr="009C202C" w:rsidDel="00AD1039">
          <w:rPr>
            <w:i/>
          </w:rPr>
          <w:delText xml:space="preserve">func </w:delText>
        </w:r>
        <w:r w:rsidRPr="00690A41" w:rsidDel="00AD1039">
          <w:delText>be the function wh</w:delText>
        </w:r>
        <w:r w:rsidRPr="00675B74" w:rsidDel="00AD1039">
          <w:delText>ose [</w:delText>
        </w:r>
        <w:r w:rsidRPr="00E77497" w:rsidDel="00AD1039">
          <w:delText xml:space="preserve">[Call]] internal method initiated execution of </w:delText>
        </w:r>
        <w:r w:rsidRPr="00E77497" w:rsidDel="00AD1039">
          <w:rPr>
            <w:i/>
          </w:rPr>
          <w:delText>code</w:delText>
        </w:r>
        <w:r w:rsidRPr="00E77497" w:rsidDel="00AD1039">
          <w:delText xml:space="preserve">. Let </w:delText>
        </w:r>
        <w:r w:rsidRPr="00E77497" w:rsidDel="00AD1039">
          <w:rPr>
            <w:i/>
          </w:rPr>
          <w:delText>names</w:delText>
        </w:r>
        <w:r w:rsidRPr="00E77497" w:rsidDel="00AD1039">
          <w:delText xml:space="preserve"> be the value of </w:delText>
        </w:r>
        <w:r w:rsidRPr="00E77497" w:rsidDel="00AD1039">
          <w:rPr>
            <w:i/>
          </w:rPr>
          <w:delText>func</w:delText>
        </w:r>
        <w:r w:rsidRPr="00E77497" w:rsidDel="00AD1039">
          <w:delText xml:space="preserve">’s [[FormalParameters]] internal property.  </w:delText>
        </w:r>
      </w:del>
    </w:p>
    <w:p w14:paraId="344CD092" w14:textId="77777777" w:rsidR="004C02EF" w:rsidRPr="00E77497" w:rsidDel="00AD1039" w:rsidRDefault="004C02EF" w:rsidP="006361CF">
      <w:pPr>
        <w:pStyle w:val="Alg4"/>
        <w:numPr>
          <w:ilvl w:val="1"/>
          <w:numId w:val="398"/>
        </w:numPr>
        <w:rPr>
          <w:del w:id="4563" w:author="Rev 4 Allen Wirfs-Brock" w:date="2011-11-04T09:22:00Z"/>
        </w:rPr>
        <w:pPrChange w:id="4564" w:author="Rev 4 Allen Wirfs-Brock" w:date="2011-11-07T12:16:00Z">
          <w:pPr>
            <w:pStyle w:val="Alg4"/>
            <w:numPr>
              <w:ilvl w:val="1"/>
              <w:numId w:val="405"/>
            </w:numPr>
            <w:tabs>
              <w:tab w:val="num" w:pos="1080"/>
            </w:tabs>
            <w:ind w:left="1080" w:hanging="360"/>
          </w:pPr>
        </w:pPrChange>
      </w:pPr>
      <w:del w:id="4565" w:author="Rev 4 Allen Wirfs-Brock" w:date="2011-11-04T09:22:00Z">
        <w:r w:rsidRPr="00E77497" w:rsidDel="00AD1039">
          <w:delText xml:space="preserve">Let </w:delText>
        </w:r>
        <w:r w:rsidRPr="00E77497" w:rsidDel="00AD1039">
          <w:rPr>
            <w:i/>
          </w:rPr>
          <w:delText>argCount</w:delText>
        </w:r>
        <w:r w:rsidRPr="00E77497" w:rsidDel="00AD1039">
          <w:delText xml:space="preserve"> be the number of elements in </w:delText>
        </w:r>
        <w:r w:rsidRPr="00E77497" w:rsidDel="00AD1039">
          <w:rPr>
            <w:i/>
          </w:rPr>
          <w:delText>args</w:delText>
        </w:r>
        <w:r w:rsidRPr="00E77497" w:rsidDel="00AD1039">
          <w:delText>.</w:delText>
        </w:r>
      </w:del>
    </w:p>
    <w:p w14:paraId="01EA4B8E" w14:textId="77777777" w:rsidR="004C02EF" w:rsidRPr="00E77497" w:rsidDel="00AD1039" w:rsidRDefault="004C02EF" w:rsidP="006361CF">
      <w:pPr>
        <w:pStyle w:val="Alg4"/>
        <w:numPr>
          <w:ilvl w:val="1"/>
          <w:numId w:val="398"/>
        </w:numPr>
        <w:rPr>
          <w:del w:id="4566" w:author="Rev 4 Allen Wirfs-Brock" w:date="2011-11-04T09:22:00Z"/>
        </w:rPr>
        <w:pPrChange w:id="4567" w:author="Rev 4 Allen Wirfs-Brock" w:date="2011-11-07T12:16:00Z">
          <w:pPr>
            <w:pStyle w:val="Alg4"/>
            <w:numPr>
              <w:ilvl w:val="1"/>
              <w:numId w:val="405"/>
            </w:numPr>
            <w:tabs>
              <w:tab w:val="num" w:pos="1080"/>
            </w:tabs>
            <w:ind w:left="1080" w:hanging="360"/>
          </w:pPr>
        </w:pPrChange>
      </w:pPr>
      <w:del w:id="4568" w:author="Rev 4 Allen Wirfs-Brock" w:date="2011-11-04T09:22:00Z">
        <w:r w:rsidRPr="00E77497" w:rsidDel="00AD1039">
          <w:delText xml:space="preserve">Let </w:delText>
        </w:r>
        <w:r w:rsidRPr="00E77497" w:rsidDel="00AD1039">
          <w:rPr>
            <w:i/>
          </w:rPr>
          <w:delText>n</w:delText>
        </w:r>
        <w:r w:rsidRPr="00E77497" w:rsidDel="00AD1039">
          <w:delText xml:space="preserve"> be the number 0.</w:delText>
        </w:r>
      </w:del>
    </w:p>
    <w:p w14:paraId="14614A40" w14:textId="77777777" w:rsidR="004C02EF" w:rsidRPr="00E77497" w:rsidDel="00AD1039" w:rsidRDefault="004C02EF" w:rsidP="006361CF">
      <w:pPr>
        <w:pStyle w:val="Alg4"/>
        <w:numPr>
          <w:ilvl w:val="1"/>
          <w:numId w:val="398"/>
        </w:numPr>
        <w:rPr>
          <w:del w:id="4569" w:author="Rev 4 Allen Wirfs-Brock" w:date="2011-11-04T09:22:00Z"/>
        </w:rPr>
        <w:pPrChange w:id="4570" w:author="Rev 4 Allen Wirfs-Brock" w:date="2011-11-07T12:16:00Z">
          <w:pPr>
            <w:pStyle w:val="Alg4"/>
            <w:numPr>
              <w:ilvl w:val="1"/>
              <w:numId w:val="405"/>
            </w:numPr>
            <w:tabs>
              <w:tab w:val="num" w:pos="1080"/>
            </w:tabs>
            <w:ind w:left="1080" w:hanging="360"/>
          </w:pPr>
        </w:pPrChange>
      </w:pPr>
      <w:del w:id="4571" w:author="Rev 4 Allen Wirfs-Brock" w:date="2011-11-04T09:22:00Z">
        <w:r w:rsidRPr="00E77497" w:rsidDel="00AD1039">
          <w:delText xml:space="preserve">For each String </w:delText>
        </w:r>
        <w:r w:rsidRPr="00E77497" w:rsidDel="00AD1039">
          <w:rPr>
            <w:i/>
          </w:rPr>
          <w:delText>argName</w:delText>
        </w:r>
        <w:r w:rsidRPr="00E77497" w:rsidDel="00AD1039">
          <w:delText xml:space="preserve"> in </w:delText>
        </w:r>
        <w:r w:rsidRPr="00E77497" w:rsidDel="00AD1039">
          <w:rPr>
            <w:i/>
          </w:rPr>
          <w:delText>names</w:delText>
        </w:r>
        <w:r w:rsidRPr="00E77497" w:rsidDel="00AD1039">
          <w:delText>, in list order do</w:delText>
        </w:r>
      </w:del>
    </w:p>
    <w:p w14:paraId="736A2D8D" w14:textId="77777777" w:rsidR="004C02EF" w:rsidRPr="00E77497" w:rsidDel="00AD1039" w:rsidRDefault="004C02EF" w:rsidP="006361CF">
      <w:pPr>
        <w:pStyle w:val="Alg4"/>
        <w:numPr>
          <w:ilvl w:val="2"/>
          <w:numId w:val="398"/>
        </w:numPr>
        <w:rPr>
          <w:del w:id="4572" w:author="Rev 4 Allen Wirfs-Brock" w:date="2011-11-04T09:22:00Z"/>
        </w:rPr>
        <w:pPrChange w:id="4573" w:author="Rev 4 Allen Wirfs-Brock" w:date="2011-11-07T12:16:00Z">
          <w:pPr>
            <w:pStyle w:val="Alg4"/>
            <w:numPr>
              <w:ilvl w:val="2"/>
              <w:numId w:val="405"/>
            </w:numPr>
            <w:tabs>
              <w:tab w:val="num" w:pos="1800"/>
            </w:tabs>
            <w:ind w:left="1800" w:hanging="360"/>
          </w:pPr>
        </w:pPrChange>
      </w:pPr>
      <w:del w:id="4574" w:author="Rev 4 Allen Wirfs-Brock" w:date="2011-11-04T09:22:00Z">
        <w:r w:rsidRPr="00E77497" w:rsidDel="00AD1039">
          <w:delText xml:space="preserve">Let </w:delText>
        </w:r>
        <w:r w:rsidRPr="00E77497" w:rsidDel="00AD1039">
          <w:rPr>
            <w:i/>
          </w:rPr>
          <w:delText>n</w:delText>
        </w:r>
        <w:r w:rsidRPr="00E77497" w:rsidDel="00AD1039">
          <w:delText xml:space="preserve"> be the current value of </w:delText>
        </w:r>
        <w:r w:rsidRPr="00E77497" w:rsidDel="00AD1039">
          <w:rPr>
            <w:i/>
          </w:rPr>
          <w:delText>n</w:delText>
        </w:r>
        <w:r w:rsidRPr="00E77497" w:rsidDel="00AD1039">
          <w:delText xml:space="preserve"> plus 1.</w:delText>
        </w:r>
      </w:del>
    </w:p>
    <w:p w14:paraId="4B6262D2" w14:textId="77777777" w:rsidR="004C02EF" w:rsidRPr="00E77497" w:rsidDel="00AD1039" w:rsidRDefault="004C02EF" w:rsidP="006361CF">
      <w:pPr>
        <w:pStyle w:val="Alg4"/>
        <w:numPr>
          <w:ilvl w:val="2"/>
          <w:numId w:val="398"/>
        </w:numPr>
        <w:rPr>
          <w:del w:id="4575" w:author="Rev 4 Allen Wirfs-Brock" w:date="2011-11-04T09:22:00Z"/>
        </w:rPr>
        <w:pPrChange w:id="4576" w:author="Rev 4 Allen Wirfs-Brock" w:date="2011-11-07T12:16:00Z">
          <w:pPr>
            <w:pStyle w:val="Alg4"/>
            <w:numPr>
              <w:ilvl w:val="2"/>
              <w:numId w:val="405"/>
            </w:numPr>
            <w:tabs>
              <w:tab w:val="num" w:pos="1800"/>
            </w:tabs>
            <w:ind w:left="1800" w:hanging="360"/>
          </w:pPr>
        </w:pPrChange>
      </w:pPr>
      <w:del w:id="4577" w:author="Rev 4 Allen Wirfs-Brock" w:date="2011-11-04T09:22:00Z">
        <w:r w:rsidRPr="00E77497" w:rsidDel="00AD1039">
          <w:delText xml:space="preserve">If </w:delText>
        </w:r>
        <w:r w:rsidRPr="00E77497" w:rsidDel="00AD1039">
          <w:rPr>
            <w:i/>
          </w:rPr>
          <w:delText>n</w:delText>
        </w:r>
        <w:r w:rsidRPr="00E77497" w:rsidDel="00AD1039">
          <w:delText xml:space="preserve"> is greater than </w:delText>
        </w:r>
        <w:r w:rsidRPr="00E77497" w:rsidDel="00AD1039">
          <w:rPr>
            <w:i/>
          </w:rPr>
          <w:delText>argCount</w:delText>
        </w:r>
        <w:r w:rsidRPr="00E77497" w:rsidDel="00AD1039">
          <w:delText xml:space="preserve">, let </w:delText>
        </w:r>
        <w:r w:rsidRPr="00E77497" w:rsidDel="00AD1039">
          <w:rPr>
            <w:i/>
          </w:rPr>
          <w:delText>v</w:delText>
        </w:r>
        <w:r w:rsidRPr="00E77497" w:rsidDel="00AD1039">
          <w:delText xml:space="preserve"> be </w:delText>
        </w:r>
        <w:r w:rsidRPr="00E77497" w:rsidDel="00AD1039">
          <w:rPr>
            <w:b/>
          </w:rPr>
          <w:delText>undefined</w:delText>
        </w:r>
        <w:r w:rsidRPr="00E77497" w:rsidDel="00AD1039">
          <w:delText xml:space="preserve"> otherwise let </w:delText>
        </w:r>
        <w:r w:rsidRPr="00E77497" w:rsidDel="00AD1039">
          <w:rPr>
            <w:i/>
          </w:rPr>
          <w:delText>v</w:delText>
        </w:r>
        <w:r w:rsidRPr="00E77497" w:rsidDel="00AD1039">
          <w:delText xml:space="preserve"> be the value of the </w:delText>
        </w:r>
        <w:r w:rsidRPr="00E77497" w:rsidDel="00AD1039">
          <w:rPr>
            <w:i/>
          </w:rPr>
          <w:delText>n</w:delText>
        </w:r>
        <w:r w:rsidRPr="00E77497" w:rsidDel="00AD1039">
          <w:delText xml:space="preserve">’th element of </w:delText>
        </w:r>
        <w:r w:rsidRPr="00E77497" w:rsidDel="00AD1039">
          <w:rPr>
            <w:i/>
          </w:rPr>
          <w:delText>args</w:delText>
        </w:r>
        <w:r w:rsidRPr="00E77497" w:rsidDel="00AD1039">
          <w:delText>.</w:delText>
        </w:r>
      </w:del>
    </w:p>
    <w:p w14:paraId="18760203" w14:textId="77777777" w:rsidR="004C02EF" w:rsidRPr="00E77497" w:rsidDel="00AD1039" w:rsidRDefault="004C02EF" w:rsidP="006361CF">
      <w:pPr>
        <w:pStyle w:val="Alg4"/>
        <w:numPr>
          <w:ilvl w:val="2"/>
          <w:numId w:val="398"/>
        </w:numPr>
        <w:rPr>
          <w:del w:id="4578" w:author="Rev 4 Allen Wirfs-Brock" w:date="2011-11-04T09:22:00Z"/>
        </w:rPr>
        <w:pPrChange w:id="4579" w:author="Rev 4 Allen Wirfs-Brock" w:date="2011-11-07T12:16:00Z">
          <w:pPr>
            <w:pStyle w:val="Alg4"/>
            <w:numPr>
              <w:ilvl w:val="2"/>
              <w:numId w:val="405"/>
            </w:numPr>
            <w:tabs>
              <w:tab w:val="num" w:pos="1800"/>
            </w:tabs>
            <w:ind w:left="1800" w:hanging="360"/>
          </w:pPr>
        </w:pPrChange>
      </w:pPr>
      <w:del w:id="4580" w:author="Rev 4 Allen Wirfs-Brock" w:date="2011-11-04T09:22:00Z">
        <w:r w:rsidRPr="00E77497" w:rsidDel="00AD1039">
          <w:delText xml:space="preserve">Let </w:delText>
        </w:r>
        <w:r w:rsidRPr="00E77497" w:rsidDel="00AD1039">
          <w:rPr>
            <w:i/>
          </w:rPr>
          <w:delText xml:space="preserve">argAlreadyDeclared </w:delText>
        </w:r>
        <w:r w:rsidRPr="00E77497" w:rsidDel="00AD1039">
          <w:delText xml:space="preserve">be the result of calling </w:delText>
        </w:r>
        <w:r w:rsidRPr="00E77497" w:rsidDel="00AD1039">
          <w:rPr>
            <w:i/>
          </w:rPr>
          <w:delText>env’s</w:delText>
        </w:r>
        <w:r w:rsidRPr="00E77497" w:rsidDel="00AD1039">
          <w:delText xml:space="preserve"> HasBinding concrete method passing </w:delText>
        </w:r>
        <w:r w:rsidRPr="00E77497" w:rsidDel="00AD1039">
          <w:rPr>
            <w:i/>
          </w:rPr>
          <w:delText>argName</w:delText>
        </w:r>
        <w:r w:rsidRPr="00E77497" w:rsidDel="00AD1039">
          <w:delText xml:space="preserve"> as the argument.</w:delText>
        </w:r>
      </w:del>
    </w:p>
    <w:p w14:paraId="0237D9E7" w14:textId="77777777" w:rsidR="00BC546A" w:rsidRPr="00E77497" w:rsidDel="00AD1039" w:rsidRDefault="004C02EF" w:rsidP="006361CF">
      <w:pPr>
        <w:pStyle w:val="Alg4"/>
        <w:numPr>
          <w:ilvl w:val="2"/>
          <w:numId w:val="398"/>
        </w:numPr>
        <w:rPr>
          <w:ins w:id="4581" w:author="Rev 3 Allen Wirfs-Brock" w:date="2011-08-30T17:51:00Z"/>
          <w:del w:id="4582" w:author="Rev 4 Allen Wirfs-Brock" w:date="2011-11-04T09:22:00Z"/>
        </w:rPr>
        <w:pPrChange w:id="4583" w:author="Rev 4 Allen Wirfs-Brock" w:date="2011-11-07T12:16:00Z">
          <w:pPr>
            <w:pStyle w:val="Alg4"/>
            <w:numPr>
              <w:ilvl w:val="2"/>
              <w:numId w:val="405"/>
            </w:numPr>
            <w:tabs>
              <w:tab w:val="num" w:pos="1800"/>
            </w:tabs>
            <w:ind w:left="1800" w:hanging="360"/>
          </w:pPr>
        </w:pPrChange>
      </w:pPr>
      <w:del w:id="4584" w:author="Rev 4 Allen Wirfs-Brock" w:date="2011-11-04T09:22:00Z">
        <w:r w:rsidRPr="00E77497" w:rsidDel="00AD1039">
          <w:delText xml:space="preserve">If </w:delText>
        </w:r>
        <w:r w:rsidRPr="00E77497" w:rsidDel="00AD1039">
          <w:rPr>
            <w:i/>
          </w:rPr>
          <w:delText xml:space="preserve">argAlreadyDeclared </w:delText>
        </w:r>
        <w:r w:rsidRPr="00E77497" w:rsidDel="00AD1039">
          <w:delText xml:space="preserve">is </w:delText>
        </w:r>
        <w:r w:rsidRPr="00E77497" w:rsidDel="00AD1039">
          <w:rPr>
            <w:b/>
          </w:rPr>
          <w:delText>false</w:delText>
        </w:r>
        <w:r w:rsidRPr="00E77497" w:rsidDel="00AD1039">
          <w:delText xml:space="preserve">, </w:delText>
        </w:r>
      </w:del>
      <w:ins w:id="4585" w:author="Rev 3 Allen Wirfs-Brock" w:date="2011-08-30T17:51:00Z">
        <w:del w:id="4586" w:author="Rev 4 Allen Wirfs-Brock" w:date="2011-11-04T09:22:00Z">
          <w:r w:rsidR="00BC546A" w:rsidRPr="00E77497" w:rsidDel="00AD1039">
            <w:delText>then</w:delText>
          </w:r>
        </w:del>
      </w:ins>
    </w:p>
    <w:p w14:paraId="33AF17DC" w14:textId="77777777" w:rsidR="004C02EF" w:rsidRPr="00E77497" w:rsidDel="00AD1039" w:rsidRDefault="004C02EF" w:rsidP="006361CF">
      <w:pPr>
        <w:pStyle w:val="Alg4"/>
        <w:numPr>
          <w:ilvl w:val="3"/>
          <w:numId w:val="398"/>
        </w:numPr>
        <w:rPr>
          <w:del w:id="4587" w:author="Rev 4 Allen Wirfs-Brock" w:date="2011-11-04T09:22:00Z"/>
        </w:rPr>
        <w:pPrChange w:id="4588" w:author="Rev 4 Allen Wirfs-Brock" w:date="2011-11-07T12:16:00Z">
          <w:pPr>
            <w:pStyle w:val="Alg4"/>
            <w:numPr>
              <w:ilvl w:val="3"/>
              <w:numId w:val="405"/>
            </w:numPr>
            <w:tabs>
              <w:tab w:val="num" w:pos="2520"/>
            </w:tabs>
            <w:ind w:left="2520" w:hanging="360"/>
          </w:pPr>
        </w:pPrChange>
      </w:pPr>
      <w:del w:id="4589" w:author="Rev 4 Allen Wirfs-Brock" w:date="2011-11-04T09:22:00Z">
        <w:r w:rsidRPr="00E77497" w:rsidDel="00AD1039">
          <w:delText xml:space="preserve">call </w:delText>
        </w:r>
      </w:del>
      <w:ins w:id="4590" w:author="Rev 3 Allen Wirfs-Brock" w:date="2011-08-30T17:51:00Z">
        <w:del w:id="4591" w:author="Rev 4 Allen Wirfs-Brock" w:date="2011-11-04T09:22:00Z">
          <w:r w:rsidR="00BC546A" w:rsidRPr="00E77497" w:rsidDel="00AD1039">
            <w:delText xml:space="preserve">Call </w:delText>
          </w:r>
        </w:del>
      </w:ins>
      <w:del w:id="4592" w:author="Rev 4 Allen Wirfs-Brock" w:date="2011-11-04T09:22:00Z">
        <w:r w:rsidRPr="00E77497" w:rsidDel="00AD1039">
          <w:rPr>
            <w:i/>
          </w:rPr>
          <w:delText>env’s</w:delText>
        </w:r>
        <w:r w:rsidRPr="00E77497" w:rsidDel="00AD1039">
          <w:delText xml:space="preserve"> CreateMutableBinding concrete method passing </w:delText>
        </w:r>
        <w:r w:rsidRPr="00E77497" w:rsidDel="00AD1039">
          <w:rPr>
            <w:i/>
          </w:rPr>
          <w:delText>argName</w:delText>
        </w:r>
        <w:r w:rsidRPr="00E77497" w:rsidDel="00AD1039">
          <w:delText xml:space="preserve"> as the argument.</w:delText>
        </w:r>
      </w:del>
    </w:p>
    <w:p w14:paraId="5F331B74" w14:textId="77777777" w:rsidR="00BC546A" w:rsidRPr="00E77497" w:rsidDel="00AD1039" w:rsidRDefault="00BC546A" w:rsidP="006361CF">
      <w:pPr>
        <w:pStyle w:val="Alg4"/>
        <w:numPr>
          <w:ilvl w:val="3"/>
          <w:numId w:val="398"/>
        </w:numPr>
        <w:rPr>
          <w:ins w:id="4593" w:author="Rev 3 Allen Wirfs-Brock" w:date="2011-08-30T17:52:00Z"/>
          <w:del w:id="4594" w:author="Rev 4 Allen Wirfs-Brock" w:date="2011-11-04T09:22:00Z"/>
        </w:rPr>
        <w:pPrChange w:id="4595" w:author="Rev 4 Allen Wirfs-Brock" w:date="2011-11-07T12:16:00Z">
          <w:pPr>
            <w:pStyle w:val="Alg4"/>
            <w:numPr>
              <w:ilvl w:val="3"/>
              <w:numId w:val="405"/>
            </w:numPr>
            <w:tabs>
              <w:tab w:val="num" w:pos="2520"/>
            </w:tabs>
            <w:ind w:left="2520" w:hanging="360"/>
          </w:pPr>
        </w:pPrChange>
      </w:pPr>
      <w:ins w:id="4596" w:author="Rev 3 Allen Wirfs-Brock" w:date="2011-08-30T17:52:00Z">
        <w:del w:id="4597" w:author="Rev 4 Allen Wirfs-Brock" w:date="2011-11-04T09:22:00Z">
          <w:r w:rsidRPr="00E77497" w:rsidDel="00AD1039">
            <w:delText xml:space="preserve">Call </w:delText>
          </w:r>
          <w:r w:rsidRPr="00E77497" w:rsidDel="00AD1039">
            <w:rPr>
              <w:i/>
            </w:rPr>
            <w:delText>env</w:delText>
          </w:r>
          <w:r w:rsidRPr="00E77497" w:rsidDel="00AD1039">
            <w:delText>’s InitializeBinding concrete method passing</w:delText>
          </w:r>
        </w:del>
      </w:ins>
      <w:ins w:id="4598" w:author="Rev 3 Allen Wirfs-Brock" w:date="2011-08-30T17:53:00Z">
        <w:del w:id="4599" w:author="Rev 4 Allen Wirfs-Brock" w:date="2011-11-04T09:22:00Z">
          <w:r w:rsidRPr="00E77497" w:rsidDel="00AD1039">
            <w:delText xml:space="preserve"> </w:delText>
          </w:r>
          <w:r w:rsidRPr="00E77497" w:rsidDel="00AD1039">
            <w:rPr>
              <w:i/>
            </w:rPr>
            <w:delText>argName</w:delText>
          </w:r>
          <w:r w:rsidRPr="00E77497" w:rsidDel="00AD1039">
            <w:delText xml:space="preserve">, and </w:delText>
          </w:r>
          <w:r w:rsidRPr="00E77497" w:rsidDel="00AD1039">
            <w:rPr>
              <w:b/>
            </w:rPr>
            <w:delText>undefined</w:delText>
          </w:r>
          <w:r w:rsidRPr="00E77497" w:rsidDel="00AD1039">
            <w:delText xml:space="preserve"> as the arguments.</w:delText>
          </w:r>
        </w:del>
      </w:ins>
    </w:p>
    <w:p w14:paraId="46B11B64" w14:textId="77777777" w:rsidR="004C02EF" w:rsidRPr="00E77497" w:rsidDel="00AD1039" w:rsidRDefault="004C02EF" w:rsidP="006361CF">
      <w:pPr>
        <w:pStyle w:val="Alg4"/>
        <w:numPr>
          <w:ilvl w:val="2"/>
          <w:numId w:val="398"/>
        </w:numPr>
        <w:rPr>
          <w:del w:id="4600" w:author="Rev 4 Allen Wirfs-Brock" w:date="2011-11-04T09:22:00Z"/>
        </w:rPr>
        <w:pPrChange w:id="4601" w:author="Rev 4 Allen Wirfs-Brock" w:date="2011-11-07T12:16:00Z">
          <w:pPr>
            <w:pStyle w:val="Alg4"/>
            <w:numPr>
              <w:ilvl w:val="2"/>
              <w:numId w:val="405"/>
            </w:numPr>
            <w:tabs>
              <w:tab w:val="num" w:pos="1800"/>
            </w:tabs>
            <w:ind w:left="1800" w:hanging="360"/>
          </w:pPr>
        </w:pPrChange>
      </w:pPr>
      <w:del w:id="4602" w:author="Rev 4 Allen Wirfs-Brock" w:date="2011-11-04T09:22:00Z">
        <w:r w:rsidRPr="00E77497" w:rsidDel="00AD1039">
          <w:delText xml:space="preserve">Call </w:delText>
        </w:r>
        <w:r w:rsidRPr="00E77497" w:rsidDel="00AD1039">
          <w:rPr>
            <w:i/>
          </w:rPr>
          <w:delText>env’s</w:delText>
        </w:r>
        <w:r w:rsidRPr="00E77497" w:rsidDel="00AD1039">
          <w:delText xml:space="preserve"> SetMutableBinding concrete method passing </w:delText>
        </w:r>
        <w:r w:rsidRPr="00E77497" w:rsidDel="00AD1039">
          <w:rPr>
            <w:i/>
          </w:rPr>
          <w:delText>argName</w:delText>
        </w:r>
        <w:r w:rsidRPr="00E77497" w:rsidDel="00AD1039">
          <w:delText xml:space="preserve">, </w:delText>
        </w:r>
        <w:r w:rsidRPr="00E77497" w:rsidDel="00AD1039">
          <w:rPr>
            <w:i/>
          </w:rPr>
          <w:delText>v</w:delText>
        </w:r>
        <w:r w:rsidRPr="00E77497" w:rsidDel="00AD1039">
          <w:delText xml:space="preserve">, and </w:delText>
        </w:r>
        <w:r w:rsidRPr="00E77497" w:rsidDel="00AD1039">
          <w:rPr>
            <w:i/>
          </w:rPr>
          <w:delText>strict</w:delText>
        </w:r>
        <w:r w:rsidRPr="00E77497" w:rsidDel="00AD1039">
          <w:delText xml:space="preserve"> as the arguments.</w:delText>
        </w:r>
      </w:del>
    </w:p>
    <w:p w14:paraId="13749489" w14:textId="77777777" w:rsidR="004C02EF" w:rsidRPr="00E77497" w:rsidRDefault="004C02EF" w:rsidP="009A20C6">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sidRPr="00E77497">
        <w:rPr>
          <w:i/>
        </w:rPr>
        <w:t>code</w:t>
      </w:r>
      <w:r w:rsidRPr="00E77497">
        <w:t>, in source text order do</w:t>
      </w:r>
    </w:p>
    <w:p w14:paraId="7A731100" w14:textId="77777777" w:rsidR="004C02EF" w:rsidRPr="00E77497" w:rsidRDefault="004C02EF" w:rsidP="009A20C6">
      <w:pPr>
        <w:pStyle w:val="Alg4"/>
        <w:numPr>
          <w:ilvl w:val="1"/>
          <w:numId w:val="398"/>
        </w:numPr>
        <w:rPr>
          <w:i/>
        </w:rPr>
      </w:pPr>
      <w:r w:rsidRPr="00E77497">
        <w:t xml:space="preserve">Let </w:t>
      </w:r>
      <w:r w:rsidRPr="00E77497">
        <w:rPr>
          <w:i/>
        </w:rPr>
        <w:t>fn</w:t>
      </w:r>
      <w:r w:rsidRPr="00E77497">
        <w:t xml:space="preserve"> be the </w:t>
      </w:r>
      <w:r w:rsidRPr="00E77497">
        <w:rPr>
          <w:i/>
        </w:rPr>
        <w:t>Identifier</w:t>
      </w:r>
      <w:r w:rsidRPr="00E77497">
        <w:t xml:space="preserve"> in </w:t>
      </w:r>
      <w:r w:rsidRPr="00E77497">
        <w:rPr>
          <w:i/>
        </w:rPr>
        <w:t>FunctionDeclaration</w:t>
      </w:r>
      <w:r w:rsidRPr="00E77497">
        <w:t xml:space="preserve"> </w:t>
      </w:r>
      <w:r w:rsidRPr="00E77497">
        <w:rPr>
          <w:i/>
        </w:rPr>
        <w:t>f.</w:t>
      </w:r>
    </w:p>
    <w:p w14:paraId="2B6026E9" w14:textId="77777777" w:rsidR="004C02EF" w:rsidRPr="00E77497" w:rsidRDefault="004C02EF" w:rsidP="009A20C6">
      <w:pPr>
        <w:pStyle w:val="Alg4"/>
        <w:numPr>
          <w:ilvl w:val="1"/>
          <w:numId w:val="398"/>
        </w:numPr>
      </w:pPr>
      <w:r w:rsidRPr="00E77497">
        <w:t xml:space="preserve">Let </w:t>
      </w:r>
      <w:r w:rsidRPr="00E77497">
        <w:rPr>
          <w:i/>
        </w:rPr>
        <w:t>fo</w:t>
      </w:r>
      <w:r w:rsidRPr="00E77497">
        <w:t xml:space="preserve"> be the result of </w:t>
      </w:r>
      <w:ins w:id="4603" w:author="Rev 7 Allen Wirfs-Brock" w:date="2012-04-27T16:54:00Z">
        <w:r w:rsidR="00CB4E96">
          <w:t>performing</w:t>
        </w:r>
        <w:r w:rsidR="00CB4E96" w:rsidRPr="00CB4E96">
          <w:rPr>
            <w:rFonts w:ascii="Helvetica" w:hAnsi="Helvetica"/>
            <w:b/>
          </w:rPr>
          <w:t xml:space="preserve"> </w:t>
        </w:r>
        <w:r w:rsidR="00CB4E96" w:rsidRPr="00250FC6">
          <w:t>Instantiate Function Declaration</w:t>
        </w:r>
        <w:r w:rsidR="00CB4E96" w:rsidRPr="006B6D0A">
          <w:t xml:space="preserve"> </w:t>
        </w:r>
        <w:r w:rsidR="00CB4E96">
          <w:t xml:space="preserve"> for</w:t>
        </w:r>
      </w:ins>
      <w:del w:id="4604" w:author="Rev 7 Allen Wirfs-Brock" w:date="2012-04-27T16:54:00Z">
        <w:r w:rsidRPr="00E77497" w:rsidDel="00CB4E96">
          <w:delText xml:space="preserve">instantiating </w:delText>
        </w:r>
        <w:r w:rsidRPr="00E77497" w:rsidDel="00CB4E96">
          <w:rPr>
            <w:i/>
          </w:rPr>
          <w:delText>FunctionDeclaration</w:delText>
        </w:r>
      </w:del>
      <w:r w:rsidRPr="00E77497">
        <w:rPr>
          <w:i/>
        </w:rPr>
        <w:t xml:space="preserve"> f</w:t>
      </w:r>
      <w:del w:id="4605" w:author="Rev 7 Allen Wirfs-Brock" w:date="2012-04-27T16:54:00Z">
        <w:r w:rsidRPr="00E77497" w:rsidDel="00CB4E96">
          <w:rPr>
            <w:i/>
          </w:rPr>
          <w:delText xml:space="preserve"> </w:delText>
        </w:r>
        <w:r w:rsidRPr="00E77497" w:rsidDel="00CB4E96">
          <w:delText>as described in Clause 13</w:delText>
        </w:r>
      </w:del>
      <w:r w:rsidRPr="00E77497">
        <w:t>.</w:t>
      </w:r>
    </w:p>
    <w:p w14:paraId="22C18081" w14:textId="77777777" w:rsidR="004C02EF" w:rsidRPr="00E77497" w:rsidRDefault="004C02EF" w:rsidP="009A20C6">
      <w:pPr>
        <w:pStyle w:val="Alg4"/>
        <w:numPr>
          <w:ilvl w:val="1"/>
          <w:numId w:val="398"/>
        </w:numPr>
      </w:pPr>
      <w:r w:rsidRPr="00E77497">
        <w:t xml:space="preserve">Let </w:t>
      </w:r>
      <w:r w:rsidRPr="00E77497">
        <w:rPr>
          <w:i/>
        </w:rPr>
        <w:t xml:space="preserve">funcAlreadyDeclared </w:t>
      </w:r>
      <w:r w:rsidRPr="00E77497">
        <w:t xml:space="preserve">be the result of calling </w:t>
      </w:r>
      <w:r w:rsidRPr="00E77497">
        <w:rPr>
          <w:i/>
        </w:rPr>
        <w:t>env’s</w:t>
      </w:r>
      <w:r w:rsidRPr="00E77497">
        <w:t xml:space="preserve"> HasBinding concrete method passing </w:t>
      </w:r>
      <w:r w:rsidRPr="00E77497">
        <w:rPr>
          <w:i/>
        </w:rPr>
        <w:t>fn</w:t>
      </w:r>
      <w:r w:rsidRPr="00E77497">
        <w:t xml:space="preserve"> as the argument.</w:t>
      </w:r>
    </w:p>
    <w:p w14:paraId="746B8FC1" w14:textId="77777777" w:rsidR="00250582" w:rsidRPr="00E77497" w:rsidRDefault="004C02EF" w:rsidP="009A20C6">
      <w:pPr>
        <w:pStyle w:val="Alg4"/>
        <w:numPr>
          <w:ilvl w:val="1"/>
          <w:numId w:val="398"/>
        </w:numPr>
        <w:rPr>
          <w:ins w:id="4606" w:author="Rev 3 Allen Wirfs-Brock" w:date="2011-08-30T17:58:00Z"/>
        </w:rPr>
      </w:pPr>
      <w:r w:rsidRPr="00E77497">
        <w:t xml:space="preserve">If </w:t>
      </w:r>
      <w:r w:rsidRPr="00E77497">
        <w:rPr>
          <w:i/>
        </w:rPr>
        <w:t xml:space="preserve">funcAlreadyDeclared </w:t>
      </w:r>
      <w:r w:rsidRPr="00E77497">
        <w:t xml:space="preserve">is </w:t>
      </w:r>
      <w:r w:rsidRPr="00E77497">
        <w:rPr>
          <w:b/>
        </w:rPr>
        <w:t>false</w:t>
      </w:r>
      <w:r w:rsidRPr="00E77497">
        <w:t xml:space="preserve">, </w:t>
      </w:r>
      <w:ins w:id="4607" w:author="Rev 3 Allen Wirfs-Brock" w:date="2011-08-30T17:58:00Z">
        <w:r w:rsidR="00250582" w:rsidRPr="00E77497">
          <w:t xml:space="preserve">then </w:t>
        </w:r>
      </w:ins>
    </w:p>
    <w:p w14:paraId="5D76D679" w14:textId="77777777" w:rsidR="004C02EF" w:rsidRPr="00E77497" w:rsidRDefault="004C02EF" w:rsidP="009A20C6">
      <w:pPr>
        <w:pStyle w:val="Alg4"/>
        <w:numPr>
          <w:ilvl w:val="2"/>
          <w:numId w:val="398"/>
        </w:numPr>
      </w:pPr>
      <w:del w:id="4608" w:author="Rev 3 Allen Wirfs-Brock" w:date="2011-08-30T17:58:00Z">
        <w:r w:rsidRPr="00E77497" w:rsidDel="00250582">
          <w:delText xml:space="preserve">call </w:delText>
        </w:r>
      </w:del>
      <w:ins w:id="4609" w:author="Rev 3 Allen Wirfs-Brock" w:date="2011-08-30T17:58:00Z">
        <w:r w:rsidR="00250582" w:rsidRPr="00E77497">
          <w:t xml:space="preserve">Call </w:t>
        </w:r>
      </w:ins>
      <w:r w:rsidRPr="00E77497">
        <w:rPr>
          <w:i/>
        </w:rPr>
        <w:t>env’s</w:t>
      </w:r>
      <w:r w:rsidRPr="00E77497">
        <w:t xml:space="preserve"> CreateMutable</w:t>
      </w:r>
      <w:ins w:id="4610" w:author="Rev 7 Allen Wirfs-Brock" w:date="2012-05-02T16:21:00Z">
        <w:r w:rsidR="004C63CF">
          <w:t>Var</w:t>
        </w:r>
      </w:ins>
      <w:r w:rsidRPr="00E77497">
        <w:t xml:space="preserve">Binding concrete method passing </w:t>
      </w:r>
      <w:r w:rsidRPr="00E77497">
        <w:rPr>
          <w:i/>
        </w:rPr>
        <w:t>fn</w:t>
      </w:r>
      <w:r w:rsidRPr="00E77497">
        <w:t xml:space="preserve"> and </w:t>
      </w:r>
      <w:r w:rsidRPr="00E77497">
        <w:rPr>
          <w:i/>
        </w:rPr>
        <w:t>configurableBindings</w:t>
      </w:r>
      <w:r w:rsidRPr="00E77497">
        <w:t xml:space="preserve"> as the arguments.</w:t>
      </w:r>
    </w:p>
    <w:p w14:paraId="330EC76F" w14:textId="77777777" w:rsidR="00250582" w:rsidRPr="00E77497" w:rsidRDefault="00250582" w:rsidP="009A20C6">
      <w:pPr>
        <w:pStyle w:val="Alg4"/>
        <w:numPr>
          <w:ilvl w:val="2"/>
          <w:numId w:val="398"/>
        </w:numPr>
        <w:rPr>
          <w:ins w:id="4611" w:author="Rev 3 Allen Wirfs-Brock" w:date="2011-08-30T17:58:00Z"/>
        </w:rPr>
      </w:pPr>
      <w:ins w:id="4612" w:author="Rev 3 Allen Wirfs-Brock" w:date="2011-08-30T17:58: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5905C13E" w14:textId="77777777" w:rsidR="004C02EF" w:rsidRPr="00E77497" w:rsidRDefault="004C02EF" w:rsidP="009A20C6">
      <w:pPr>
        <w:pStyle w:val="Alg4"/>
        <w:numPr>
          <w:ilvl w:val="1"/>
          <w:numId w:val="398"/>
        </w:numPr>
      </w:pPr>
      <w:r w:rsidRPr="00E77497">
        <w:t xml:space="preserve">Else if </w:t>
      </w:r>
      <w:r w:rsidRPr="00E77497">
        <w:rPr>
          <w:i/>
          <w:iCs/>
        </w:rPr>
        <w:t>env</w:t>
      </w:r>
      <w:r w:rsidRPr="00E77497">
        <w:t xml:space="preserve"> is the environment record component of the global environment then</w:t>
      </w:r>
    </w:p>
    <w:p w14:paraId="4CD35225" w14:textId="77777777" w:rsidR="004C02EF" w:rsidRPr="00E77497" w:rsidRDefault="004C02EF" w:rsidP="009A20C6">
      <w:pPr>
        <w:pStyle w:val="Alg4"/>
        <w:numPr>
          <w:ilvl w:val="2"/>
          <w:numId w:val="398"/>
        </w:numPr>
      </w:pPr>
      <w:r w:rsidRPr="00E77497">
        <w:t xml:space="preserve">Let </w:t>
      </w:r>
      <w:r w:rsidRPr="00E77497">
        <w:rPr>
          <w:i/>
        </w:rPr>
        <w:t>go</w:t>
      </w:r>
      <w:r w:rsidRPr="00E77497">
        <w:t xml:space="preserve"> be the global object.</w:t>
      </w:r>
    </w:p>
    <w:p w14:paraId="6203417C" w14:textId="77777777" w:rsidR="004C02EF" w:rsidRPr="00E77497" w:rsidRDefault="004C02EF" w:rsidP="009A20C6">
      <w:pPr>
        <w:pStyle w:val="Alg4"/>
        <w:numPr>
          <w:ilvl w:val="2"/>
          <w:numId w:val="398"/>
        </w:numPr>
      </w:pPr>
      <w:r w:rsidRPr="00E77497">
        <w:t xml:space="preserve">Let </w:t>
      </w:r>
      <w:r w:rsidRPr="00E77497">
        <w:rPr>
          <w:i/>
          <w:iCs/>
        </w:rPr>
        <w:t>existingProp</w:t>
      </w:r>
      <w:r w:rsidRPr="00E77497">
        <w:t xml:space="preserve"> be the result</w:t>
      </w:r>
      <w:del w:id="4613" w:author="Rev 3 Allen Wirfs-Brock" w:date="2011-08-30T11:32:00Z">
        <w:r w:rsidRPr="00E77497" w:rsidDel="00C31B53">
          <w:delText>ing</w:delText>
        </w:r>
      </w:del>
      <w:r w:rsidRPr="00E77497">
        <w:t xml:space="preserve"> of calling the [[Get</w:t>
      </w:r>
      <w:ins w:id="4614" w:author="Allen Wirfs-Brock rev2" w:date="2011-07-21T15:48:00Z">
        <w:r w:rsidR="002801CD" w:rsidRPr="00E77497">
          <w:t>Own</w:t>
        </w:r>
      </w:ins>
      <w:r w:rsidRPr="00E77497">
        <w:t xml:space="preserve">Property]] internal method of </w:t>
      </w:r>
      <w:r w:rsidRPr="00E77497">
        <w:rPr>
          <w:i/>
          <w:iCs/>
        </w:rPr>
        <w:t>go</w:t>
      </w:r>
      <w:r w:rsidRPr="00E77497">
        <w:t xml:space="preserve"> with argument </w:t>
      </w:r>
      <w:r w:rsidRPr="00E77497">
        <w:rPr>
          <w:i/>
          <w:iCs/>
        </w:rPr>
        <w:t>fn</w:t>
      </w:r>
      <w:r w:rsidRPr="00E77497">
        <w:t>.</w:t>
      </w:r>
    </w:p>
    <w:p w14:paraId="31F42F67" w14:textId="77777777" w:rsidR="004C02EF" w:rsidRPr="00E77497" w:rsidRDefault="004C02EF" w:rsidP="009A20C6">
      <w:pPr>
        <w:pStyle w:val="Alg4"/>
        <w:numPr>
          <w:ilvl w:val="2"/>
          <w:numId w:val="398"/>
        </w:numPr>
      </w:pPr>
      <w:r w:rsidRPr="00E77497">
        <w:t xml:space="preserve">If </w:t>
      </w:r>
      <w:ins w:id="4615" w:author="Allen Wirfs-Brock rev2" w:date="2011-07-21T15:49:00Z">
        <w:r w:rsidR="002801CD" w:rsidRPr="00E77497">
          <w:rPr>
            <w:i/>
            <w:iCs/>
          </w:rPr>
          <w:t>existingProp</w:t>
        </w:r>
        <w:r w:rsidR="002801CD" w:rsidRPr="00E77497">
          <w:t xml:space="preserve"> is </w:t>
        </w:r>
        <w:r w:rsidR="002801CD" w:rsidRPr="00E77497">
          <w:rPr>
            <w:b/>
          </w:rPr>
          <w:t>undefined</w:t>
        </w:r>
        <w:r w:rsidR="002801CD" w:rsidRPr="00E77497">
          <w:t xml:space="preserve"> or</w:t>
        </w:r>
        <w:r w:rsidR="002801CD" w:rsidRPr="00E77497">
          <w:rPr>
            <w:i/>
            <w:iCs/>
          </w:rPr>
          <w:t xml:space="preserve"> </w:t>
        </w:r>
      </w:ins>
      <w:r w:rsidRPr="00E77497">
        <w:rPr>
          <w:i/>
          <w:iCs/>
        </w:rPr>
        <w:t>existingProp</w:t>
      </w:r>
      <w:del w:id="4616" w:author="Allen Wirfs-Brock rev2" w:date="2011-07-21T15:50:00Z">
        <w:r w:rsidRPr="00E77497" w:rsidDel="002801CD">
          <w:delText xml:space="preserve"> </w:delText>
        </w:r>
      </w:del>
      <w:r w:rsidRPr="00E77497">
        <w:t xml:space="preserve">.[[Configurable]] is </w:t>
      </w:r>
      <w:r w:rsidRPr="00E77497">
        <w:rPr>
          <w:b/>
          <w:bCs/>
        </w:rPr>
        <w:t>true</w:t>
      </w:r>
      <w:r w:rsidRPr="00E77497">
        <w:t>, then</w:t>
      </w:r>
    </w:p>
    <w:p w14:paraId="7FCB57D5" w14:textId="77777777" w:rsidR="004C02EF" w:rsidRPr="00E77497" w:rsidRDefault="004C02EF" w:rsidP="009A20C6">
      <w:pPr>
        <w:pStyle w:val="Alg4"/>
        <w:numPr>
          <w:ilvl w:val="3"/>
          <w:numId w:val="398"/>
        </w:numPr>
      </w:pPr>
      <w:r w:rsidRPr="00E77497">
        <w:t xml:space="preserve">Call the [[DefineOwnProperty]] internal method of </w:t>
      </w:r>
      <w:r w:rsidRPr="00E77497">
        <w:rPr>
          <w:i/>
          <w:iCs/>
        </w:rPr>
        <w:t>go</w:t>
      </w:r>
      <w:r w:rsidRPr="00E77497">
        <w:t xml:space="preserve">, passing </w:t>
      </w:r>
      <w:r w:rsidRPr="00E77497">
        <w:rPr>
          <w:i/>
          <w:iCs/>
        </w:rPr>
        <w:t>fn</w:t>
      </w:r>
      <w:r w:rsidRPr="00E77497">
        <w:t>, Property Descriptor {[[Value]]:</w:t>
      </w:r>
      <w:r w:rsidRPr="00E77497">
        <w:rPr>
          <w:i/>
          <w:iCs/>
        </w:rPr>
        <w:t xml:space="preserve"> </w:t>
      </w:r>
      <w:r w:rsidRPr="00E77497">
        <w:rPr>
          <w:b/>
          <w:iCs/>
        </w:rPr>
        <w:t>undefined</w:t>
      </w:r>
      <w:r w:rsidRPr="00E77497">
        <w:t xml:space="preserve">, [[Writable]]: </w:t>
      </w:r>
      <w:r w:rsidRPr="00E77497">
        <w:rPr>
          <w:b/>
          <w:bCs/>
        </w:rPr>
        <w:t>true</w:t>
      </w:r>
      <w:r w:rsidRPr="00E77497">
        <w:t xml:space="preserve">, [[Enumerable]]: </w:t>
      </w:r>
      <w:r w:rsidRPr="00E77497">
        <w:rPr>
          <w:b/>
          <w:bCs/>
        </w:rPr>
        <w:t>true</w:t>
      </w:r>
      <w:r w:rsidRPr="00E77497">
        <w:t xml:space="preserve"> , [[Configurable]]: </w:t>
      </w:r>
      <w:r w:rsidRPr="00E77497">
        <w:rPr>
          <w:i/>
          <w:iCs/>
        </w:rPr>
        <w:t>configurableBindings</w:t>
      </w:r>
      <w:r w:rsidRPr="00E77497">
        <w:t xml:space="preserve"> }, and </w:t>
      </w:r>
      <w:r w:rsidRPr="00E77497">
        <w:rPr>
          <w:b/>
          <w:bCs/>
        </w:rPr>
        <w:t>true</w:t>
      </w:r>
      <w:r w:rsidRPr="00E77497">
        <w:t xml:space="preserve"> as arguments.</w:t>
      </w:r>
    </w:p>
    <w:p w14:paraId="36F58948" w14:textId="77777777" w:rsidR="004C02EF" w:rsidRPr="00E77497" w:rsidRDefault="004C02EF" w:rsidP="009A20C6">
      <w:pPr>
        <w:pStyle w:val="Alg4"/>
        <w:numPr>
          <w:ilvl w:val="2"/>
          <w:numId w:val="398"/>
        </w:numPr>
      </w:pPr>
      <w:r w:rsidRPr="00E77497">
        <w:t>Else if IsAccessorDescr</w:t>
      </w:r>
      <w:r w:rsidR="00330F2A" w:rsidRPr="00E77497">
        <w:t>i</w:t>
      </w:r>
      <w:r w:rsidRPr="00E77497">
        <w:t>ptor(</w:t>
      </w:r>
      <w:r w:rsidRPr="00E77497">
        <w:rPr>
          <w:i/>
          <w:iCs/>
        </w:rPr>
        <w:t>existingProp</w:t>
      </w:r>
      <w:r w:rsidRPr="00E77497">
        <w:t xml:space="preserve">) or </w:t>
      </w:r>
      <w:r w:rsidRPr="00E77497">
        <w:rPr>
          <w:i/>
          <w:iCs/>
        </w:rPr>
        <w:t>existingProp</w:t>
      </w:r>
      <w:r w:rsidRPr="00E77497">
        <w:t xml:space="preserve"> does not have attribute values {[[Writable]]: </w:t>
      </w:r>
      <w:r w:rsidRPr="00E77497">
        <w:rPr>
          <w:b/>
          <w:bCs/>
        </w:rPr>
        <w:t>true</w:t>
      </w:r>
      <w:r w:rsidRPr="00E77497">
        <w:t xml:space="preserve">, [[Enumerable]]: </w:t>
      </w:r>
      <w:r w:rsidRPr="00E77497">
        <w:rPr>
          <w:b/>
          <w:bCs/>
        </w:rPr>
        <w:t>true</w:t>
      </w:r>
      <w:r w:rsidRPr="00E77497">
        <w:t>}, then</w:t>
      </w:r>
    </w:p>
    <w:p w14:paraId="04A04F39" w14:textId="77777777" w:rsidR="004C02EF" w:rsidRPr="00E77497" w:rsidRDefault="004C02EF" w:rsidP="009A20C6">
      <w:pPr>
        <w:pStyle w:val="Alg4"/>
        <w:numPr>
          <w:ilvl w:val="3"/>
          <w:numId w:val="398"/>
        </w:numPr>
      </w:pPr>
      <w:r w:rsidRPr="00E77497">
        <w:t>Throw a TypeError exception.</w:t>
      </w:r>
    </w:p>
    <w:p w14:paraId="150BFCCD" w14:textId="77777777" w:rsidR="004C02EF" w:rsidRPr="00E77497" w:rsidRDefault="004C02EF" w:rsidP="009A20C6">
      <w:pPr>
        <w:pStyle w:val="Alg4"/>
        <w:numPr>
          <w:ilvl w:val="1"/>
          <w:numId w:val="398"/>
        </w:numPr>
      </w:pPr>
      <w:r w:rsidRPr="00E77497">
        <w:t xml:space="preserve">Call </w:t>
      </w:r>
      <w:r w:rsidRPr="00E77497">
        <w:rPr>
          <w:i/>
        </w:rPr>
        <w:t>env’s</w:t>
      </w:r>
      <w:r w:rsidRPr="00E77497">
        <w:t xml:space="preserve"> SetMutableBinding concrete method passing </w:t>
      </w:r>
      <w:r w:rsidRPr="00E77497">
        <w:rPr>
          <w:i/>
        </w:rPr>
        <w:t>fn</w:t>
      </w:r>
      <w:r w:rsidRPr="00E77497">
        <w:t xml:space="preserve">, </w:t>
      </w:r>
      <w:r w:rsidRPr="00E77497">
        <w:rPr>
          <w:i/>
        </w:rPr>
        <w:t>fo</w:t>
      </w:r>
      <w:r w:rsidRPr="00E77497">
        <w:t xml:space="preserve">, and </w:t>
      </w:r>
      <w:r w:rsidRPr="00E77497">
        <w:rPr>
          <w:i/>
        </w:rPr>
        <w:t>strict</w:t>
      </w:r>
      <w:r w:rsidRPr="00E77497">
        <w:t xml:space="preserve"> as the arguments.</w:t>
      </w:r>
    </w:p>
    <w:p w14:paraId="07EDF5B4" w14:textId="77777777" w:rsidR="004C02EF" w:rsidRPr="00E77497" w:rsidDel="006B6D0A" w:rsidRDefault="004C02EF" w:rsidP="009A20C6">
      <w:pPr>
        <w:pStyle w:val="Alg4"/>
        <w:numPr>
          <w:ilvl w:val="0"/>
          <w:numId w:val="398"/>
        </w:numPr>
        <w:rPr>
          <w:del w:id="4617" w:author="Rev 4 Allen Wirfs-Brock" w:date="2011-11-04T09:49:00Z"/>
        </w:rPr>
      </w:pPr>
      <w:del w:id="4618" w:author="Rev 4 Allen Wirfs-Brock" w:date="2011-11-04T09:49:00Z">
        <w:r w:rsidRPr="00E77497" w:rsidDel="006B6D0A">
          <w:delText xml:space="preserve">Let </w:delText>
        </w:r>
        <w:r w:rsidRPr="00E77497" w:rsidDel="006B6D0A">
          <w:rPr>
            <w:i/>
          </w:rPr>
          <w:delText xml:space="preserve">argumentsAlreadyDeclared </w:delText>
        </w:r>
        <w:r w:rsidRPr="00E77497" w:rsidDel="006B6D0A">
          <w:delText xml:space="preserve">be the result of calling </w:delText>
        </w:r>
        <w:r w:rsidRPr="00E77497" w:rsidDel="006B6D0A">
          <w:rPr>
            <w:i/>
          </w:rPr>
          <w:delText>env’s</w:delText>
        </w:r>
        <w:r w:rsidRPr="00E77497" w:rsidDel="006B6D0A">
          <w:delText xml:space="preserve"> HasBinding concrete method passing </w:delText>
        </w:r>
        <w:r w:rsidRPr="00E77497" w:rsidDel="006B6D0A">
          <w:rPr>
            <w:rFonts w:ascii="Courier New" w:hAnsi="Courier New" w:cs="Courier New"/>
            <w:b/>
          </w:rPr>
          <w:delText>"arguments"</w:delText>
        </w:r>
        <w:r w:rsidRPr="00E77497" w:rsidDel="006B6D0A">
          <w:rPr>
            <w:b/>
          </w:rPr>
          <w:delText xml:space="preserve"> </w:delText>
        </w:r>
        <w:r w:rsidRPr="00E77497" w:rsidDel="006B6D0A">
          <w:delText>as the argument.</w:delText>
        </w:r>
      </w:del>
    </w:p>
    <w:p w14:paraId="4EF7BAD4" w14:textId="77777777" w:rsidR="004C02EF" w:rsidRPr="00E77497" w:rsidDel="006B6D0A" w:rsidRDefault="004C02EF" w:rsidP="009A20C6">
      <w:pPr>
        <w:pStyle w:val="Alg4"/>
        <w:numPr>
          <w:ilvl w:val="0"/>
          <w:numId w:val="398"/>
        </w:numPr>
        <w:rPr>
          <w:del w:id="4619" w:author="Rev 4 Allen Wirfs-Brock" w:date="2011-11-04T09:49:00Z"/>
        </w:rPr>
      </w:pPr>
      <w:del w:id="4620" w:author="Rev 4 Allen Wirfs-Brock" w:date="2011-11-04T09:49:00Z">
        <w:r w:rsidRPr="00E77497" w:rsidDel="006B6D0A">
          <w:delText xml:space="preserve">If </w:delText>
        </w:r>
        <w:r w:rsidRPr="00E77497" w:rsidDel="006B6D0A">
          <w:rPr>
            <w:i/>
          </w:rPr>
          <w:delText>code</w:delText>
        </w:r>
        <w:r w:rsidRPr="00E77497" w:rsidDel="006B6D0A">
          <w:delText xml:space="preserve"> is function code and </w:delText>
        </w:r>
        <w:r w:rsidRPr="00E77497" w:rsidDel="006B6D0A">
          <w:rPr>
            <w:i/>
          </w:rPr>
          <w:delText xml:space="preserve">argumentsAlreadyDeclared </w:delText>
        </w:r>
        <w:r w:rsidRPr="00E77497" w:rsidDel="006B6D0A">
          <w:delText xml:space="preserve">is </w:delText>
        </w:r>
        <w:r w:rsidRPr="00E77497" w:rsidDel="006B6D0A">
          <w:rPr>
            <w:b/>
          </w:rPr>
          <w:delText>false</w:delText>
        </w:r>
        <w:r w:rsidRPr="00E77497" w:rsidDel="006B6D0A">
          <w:delText>, then</w:delText>
        </w:r>
      </w:del>
    </w:p>
    <w:p w14:paraId="10C738F3" w14:textId="77777777" w:rsidR="004C02EF" w:rsidRPr="00E77497" w:rsidDel="006B6D0A" w:rsidRDefault="004C02EF" w:rsidP="006361CF">
      <w:pPr>
        <w:pStyle w:val="Alg4"/>
        <w:numPr>
          <w:ilvl w:val="1"/>
          <w:numId w:val="398"/>
        </w:numPr>
        <w:rPr>
          <w:del w:id="4621" w:author="Rev 4 Allen Wirfs-Brock" w:date="2011-11-04T09:49:00Z"/>
        </w:rPr>
        <w:pPrChange w:id="4622" w:author="Rev 4 Allen Wirfs-Brock" w:date="2011-11-07T12:16:00Z">
          <w:pPr>
            <w:pStyle w:val="Alg4"/>
            <w:numPr>
              <w:ilvl w:val="1"/>
              <w:numId w:val="405"/>
            </w:numPr>
            <w:tabs>
              <w:tab w:val="num" w:pos="1080"/>
            </w:tabs>
            <w:ind w:left="1080" w:hanging="360"/>
          </w:pPr>
        </w:pPrChange>
      </w:pPr>
      <w:del w:id="4623" w:author="Rev 4 Allen Wirfs-Brock" w:date="2011-11-04T09:49:00Z">
        <w:r w:rsidRPr="00E77497" w:rsidDel="006B6D0A">
          <w:delText xml:space="preserve">Let </w:delText>
        </w:r>
        <w:r w:rsidRPr="00E77497" w:rsidDel="006B6D0A">
          <w:rPr>
            <w:i/>
          </w:rPr>
          <w:delText xml:space="preserve">argsObj </w:delText>
        </w:r>
        <w:r w:rsidRPr="00E77497" w:rsidDel="006B6D0A">
          <w:delText xml:space="preserve">be the result of calling the abstract operation CreateArgumentsObject (10.6) passing  </w:delText>
        </w:r>
        <w:r w:rsidRPr="00E77497" w:rsidDel="006B6D0A">
          <w:rPr>
            <w:i/>
          </w:rPr>
          <w:delText>func, names, args,</w:delText>
        </w:r>
        <w:r w:rsidRPr="00E77497" w:rsidDel="006B6D0A">
          <w:delText xml:space="preserve"> </w:delText>
        </w:r>
        <w:r w:rsidRPr="00E77497" w:rsidDel="006B6D0A">
          <w:rPr>
            <w:i/>
          </w:rPr>
          <w:delText xml:space="preserve">env </w:delText>
        </w:r>
        <w:r w:rsidRPr="00E77497" w:rsidDel="006B6D0A">
          <w:delText xml:space="preserve">and </w:delText>
        </w:r>
        <w:r w:rsidRPr="00E77497" w:rsidDel="006B6D0A">
          <w:rPr>
            <w:i/>
          </w:rPr>
          <w:delText>strict</w:delText>
        </w:r>
        <w:r w:rsidRPr="00E77497" w:rsidDel="006B6D0A">
          <w:delText xml:space="preserve"> as arguments.</w:delText>
        </w:r>
      </w:del>
    </w:p>
    <w:p w14:paraId="45E08543" w14:textId="77777777" w:rsidR="004C02EF" w:rsidRPr="00E77497" w:rsidDel="006B6D0A" w:rsidRDefault="004C02EF" w:rsidP="006361CF">
      <w:pPr>
        <w:pStyle w:val="Alg4"/>
        <w:numPr>
          <w:ilvl w:val="1"/>
          <w:numId w:val="398"/>
        </w:numPr>
        <w:rPr>
          <w:del w:id="4624" w:author="Rev 4 Allen Wirfs-Brock" w:date="2011-11-04T09:49:00Z"/>
        </w:rPr>
        <w:pPrChange w:id="4625" w:author="Rev 4 Allen Wirfs-Brock" w:date="2011-11-07T12:16:00Z">
          <w:pPr>
            <w:pStyle w:val="Alg4"/>
            <w:numPr>
              <w:ilvl w:val="1"/>
              <w:numId w:val="405"/>
            </w:numPr>
            <w:tabs>
              <w:tab w:val="num" w:pos="1080"/>
            </w:tabs>
            <w:ind w:left="1080" w:hanging="360"/>
          </w:pPr>
        </w:pPrChange>
      </w:pPr>
      <w:del w:id="4626" w:author="Rev 4 Allen Wirfs-Brock" w:date="2011-11-04T09:49:00Z">
        <w:r w:rsidRPr="00E77497" w:rsidDel="006B6D0A">
          <w:delText xml:space="preserve">If </w:delText>
        </w:r>
        <w:r w:rsidRPr="00E77497" w:rsidDel="006B6D0A">
          <w:rPr>
            <w:i/>
          </w:rPr>
          <w:delText>strict</w:delText>
        </w:r>
        <w:r w:rsidRPr="00E77497" w:rsidDel="006B6D0A">
          <w:delText xml:space="preserve"> is </w:delText>
        </w:r>
        <w:r w:rsidRPr="00E77497" w:rsidDel="006B6D0A">
          <w:rPr>
            <w:b/>
          </w:rPr>
          <w:delText>true</w:delText>
        </w:r>
        <w:r w:rsidRPr="00E77497" w:rsidDel="006B6D0A">
          <w:delText xml:space="preserve">, then </w:delText>
        </w:r>
      </w:del>
    </w:p>
    <w:p w14:paraId="51654404" w14:textId="77777777" w:rsidR="004C02EF" w:rsidRPr="00E77497" w:rsidDel="006B6D0A" w:rsidRDefault="004C02EF" w:rsidP="006361CF">
      <w:pPr>
        <w:pStyle w:val="Alg4"/>
        <w:numPr>
          <w:ilvl w:val="2"/>
          <w:numId w:val="398"/>
        </w:numPr>
        <w:rPr>
          <w:del w:id="4627" w:author="Rev 4 Allen Wirfs-Brock" w:date="2011-11-04T09:49:00Z"/>
        </w:rPr>
        <w:pPrChange w:id="4628" w:author="Rev 4 Allen Wirfs-Brock" w:date="2011-11-07T12:16:00Z">
          <w:pPr>
            <w:pStyle w:val="Alg4"/>
            <w:numPr>
              <w:ilvl w:val="2"/>
              <w:numId w:val="405"/>
            </w:numPr>
            <w:tabs>
              <w:tab w:val="num" w:pos="1800"/>
            </w:tabs>
            <w:ind w:left="1800" w:hanging="360"/>
          </w:pPr>
        </w:pPrChange>
      </w:pPr>
      <w:del w:id="4629" w:author="Rev 4 Allen Wirfs-Brock" w:date="2011-11-04T09:49:00Z">
        <w:r w:rsidRPr="00E77497" w:rsidDel="006B6D0A">
          <w:delText xml:space="preserve">Call </w:delText>
        </w:r>
        <w:r w:rsidRPr="00E77497" w:rsidDel="006B6D0A">
          <w:rPr>
            <w:i/>
          </w:rPr>
          <w:delText>env</w:delText>
        </w:r>
        <w:r w:rsidRPr="00E77497" w:rsidDel="006B6D0A">
          <w:delText>’s CreateImmutableBinding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34EF1DC7" w14:textId="77777777" w:rsidR="004C02EF" w:rsidRPr="00E77497" w:rsidDel="006B6D0A" w:rsidRDefault="004C02EF" w:rsidP="006361CF">
      <w:pPr>
        <w:pStyle w:val="Alg4"/>
        <w:numPr>
          <w:ilvl w:val="2"/>
          <w:numId w:val="398"/>
        </w:numPr>
        <w:rPr>
          <w:del w:id="4630" w:author="Rev 4 Allen Wirfs-Brock" w:date="2011-11-04T09:49:00Z"/>
        </w:rPr>
        <w:pPrChange w:id="4631" w:author="Rev 4 Allen Wirfs-Brock" w:date="2011-11-07T12:16:00Z">
          <w:pPr>
            <w:pStyle w:val="Alg4"/>
            <w:numPr>
              <w:ilvl w:val="2"/>
              <w:numId w:val="405"/>
            </w:numPr>
            <w:tabs>
              <w:tab w:val="num" w:pos="1800"/>
            </w:tabs>
            <w:ind w:left="1800" w:hanging="360"/>
          </w:pPr>
        </w:pPrChange>
      </w:pPr>
      <w:del w:id="4632" w:author="Rev 4 Allen Wirfs-Brock" w:date="2011-11-04T09:49:00Z">
        <w:r w:rsidRPr="00E77497" w:rsidDel="006B6D0A">
          <w:delText xml:space="preserve">Call </w:delText>
        </w:r>
        <w:r w:rsidRPr="00E77497" w:rsidDel="006B6D0A">
          <w:rPr>
            <w:i/>
          </w:rPr>
          <w:delText>env</w:delText>
        </w:r>
        <w:r w:rsidRPr="00E77497" w:rsidDel="006B6D0A">
          <w:delText>’s InitializeImmutableBinding concrete method passing "</w:delText>
        </w:r>
        <w:r w:rsidRPr="00E77497" w:rsidDel="006B6D0A">
          <w:rPr>
            <w:rFonts w:ascii="Courier New" w:hAnsi="Courier New" w:cs="Courier New"/>
            <w:b/>
          </w:rPr>
          <w:delText>arguments</w:delText>
        </w:r>
        <w:r w:rsidRPr="00E77497" w:rsidDel="006B6D0A">
          <w:delText xml:space="preserve">" and </w:delText>
        </w:r>
        <w:r w:rsidRPr="00E77497" w:rsidDel="006B6D0A">
          <w:rPr>
            <w:i/>
          </w:rPr>
          <w:delText xml:space="preserve">argsObj </w:delText>
        </w:r>
        <w:r w:rsidRPr="00E77497" w:rsidDel="006B6D0A">
          <w:delText>as arguments.</w:delText>
        </w:r>
      </w:del>
    </w:p>
    <w:p w14:paraId="54562A57" w14:textId="77777777" w:rsidR="004C02EF" w:rsidRPr="00E77497" w:rsidDel="006B6D0A" w:rsidRDefault="004C02EF" w:rsidP="006361CF">
      <w:pPr>
        <w:pStyle w:val="Alg4"/>
        <w:numPr>
          <w:ilvl w:val="1"/>
          <w:numId w:val="398"/>
        </w:numPr>
        <w:rPr>
          <w:del w:id="4633" w:author="Rev 4 Allen Wirfs-Brock" w:date="2011-11-04T09:49:00Z"/>
        </w:rPr>
        <w:pPrChange w:id="4634" w:author="Rev 4 Allen Wirfs-Brock" w:date="2011-11-07T12:16:00Z">
          <w:pPr>
            <w:pStyle w:val="Alg4"/>
            <w:numPr>
              <w:ilvl w:val="1"/>
              <w:numId w:val="405"/>
            </w:numPr>
            <w:tabs>
              <w:tab w:val="num" w:pos="1080"/>
            </w:tabs>
            <w:ind w:left="1080" w:hanging="360"/>
          </w:pPr>
        </w:pPrChange>
      </w:pPr>
      <w:del w:id="4635" w:author="Rev 4 Allen Wirfs-Brock" w:date="2011-11-04T09:49:00Z">
        <w:r w:rsidRPr="00E77497" w:rsidDel="006B6D0A">
          <w:delText>Else,</w:delText>
        </w:r>
      </w:del>
    </w:p>
    <w:p w14:paraId="08A33DA6" w14:textId="77777777" w:rsidR="004C02EF" w:rsidRPr="00E77497" w:rsidDel="006B6D0A" w:rsidRDefault="004C02EF" w:rsidP="006361CF">
      <w:pPr>
        <w:pStyle w:val="Alg4"/>
        <w:numPr>
          <w:ilvl w:val="2"/>
          <w:numId w:val="398"/>
        </w:numPr>
        <w:rPr>
          <w:del w:id="4636" w:author="Rev 4 Allen Wirfs-Brock" w:date="2011-11-04T09:49:00Z"/>
        </w:rPr>
        <w:pPrChange w:id="4637" w:author="Rev 4 Allen Wirfs-Brock" w:date="2011-11-07T12:16:00Z">
          <w:pPr>
            <w:pStyle w:val="Alg4"/>
            <w:numPr>
              <w:ilvl w:val="2"/>
              <w:numId w:val="405"/>
            </w:numPr>
            <w:tabs>
              <w:tab w:val="num" w:pos="1800"/>
            </w:tabs>
            <w:ind w:left="1800" w:hanging="360"/>
          </w:pPr>
        </w:pPrChange>
      </w:pPr>
      <w:del w:id="4638" w:author="Rev 4 Allen Wirfs-Brock" w:date="2011-11-04T09:49:00Z">
        <w:r w:rsidRPr="00E77497" w:rsidDel="006B6D0A">
          <w:delText xml:space="preserve">Call </w:delText>
        </w:r>
        <w:r w:rsidRPr="00E77497" w:rsidDel="006B6D0A">
          <w:rPr>
            <w:i/>
          </w:rPr>
          <w:delText>env</w:delText>
        </w:r>
        <w:r w:rsidRPr="00E77497" w:rsidDel="006B6D0A">
          <w:delText>’s CreateMutableBinding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7980CE4F" w14:textId="77777777" w:rsidR="004C02EF" w:rsidRPr="006B6D0A" w:rsidDel="006B6D0A" w:rsidRDefault="004C02EF" w:rsidP="006361CF">
      <w:pPr>
        <w:pStyle w:val="Alg4"/>
        <w:numPr>
          <w:ilvl w:val="1"/>
          <w:numId w:val="398"/>
        </w:numPr>
        <w:rPr>
          <w:del w:id="4639" w:author="Rev 4 Allen Wirfs-Brock" w:date="2011-11-04T09:49:00Z"/>
          <w:sz w:val="24"/>
          <w:szCs w:val="24"/>
        </w:rPr>
        <w:pPrChange w:id="4640" w:author="Rev 4 Allen Wirfs-Brock" w:date="2011-11-07T12:16:00Z">
          <w:pPr>
            <w:pStyle w:val="Alg4"/>
            <w:numPr>
              <w:ilvl w:val="1"/>
              <w:numId w:val="405"/>
            </w:numPr>
            <w:tabs>
              <w:tab w:val="num" w:pos="1080"/>
            </w:tabs>
            <w:ind w:left="1080" w:hanging="360"/>
          </w:pPr>
        </w:pPrChange>
      </w:pPr>
      <w:del w:id="4641" w:author="Rev 4 Allen Wirfs-Brock" w:date="2011-11-04T09:49:00Z">
        <w:r w:rsidRPr="00E77497" w:rsidDel="006B6D0A">
          <w:delText xml:space="preserve">Call </w:delText>
        </w:r>
        <w:r w:rsidRPr="00E77497" w:rsidDel="006B6D0A">
          <w:rPr>
            <w:i/>
          </w:rPr>
          <w:delText>env</w:delText>
        </w:r>
        <w:r w:rsidRPr="00E77497" w:rsidDel="006B6D0A">
          <w:delText xml:space="preserve">’s SetMutableBinding </w:delText>
        </w:r>
      </w:del>
      <w:ins w:id="4642" w:author="Rev 3 Allen Wirfs-Brock" w:date="2011-08-30T17:41:00Z">
        <w:del w:id="4643" w:author="Rev 4 Allen Wirfs-Brock" w:date="2011-11-04T09:49:00Z">
          <w:r w:rsidR="00404045" w:rsidRPr="00E77497" w:rsidDel="006B6D0A">
            <w:delText xml:space="preserve">InitializeBinding </w:delText>
          </w:r>
        </w:del>
      </w:ins>
      <w:del w:id="4644" w:author="Rev 4 Allen Wirfs-Brock" w:date="2011-11-04T09:49:00Z">
        <w:r w:rsidRPr="00E77497" w:rsidDel="006B6D0A">
          <w:delText>concrete method passing "</w:delText>
        </w:r>
        <w:r w:rsidRPr="00E77497" w:rsidDel="006B6D0A">
          <w:rPr>
            <w:rFonts w:ascii="Courier New" w:hAnsi="Courier New" w:cs="Courier New"/>
            <w:b/>
          </w:rPr>
          <w:delText>arguments</w:delText>
        </w:r>
        <w:r w:rsidRPr="00E77497" w:rsidDel="006B6D0A">
          <w:delText xml:space="preserve">", </w:delText>
        </w:r>
      </w:del>
      <w:ins w:id="4645" w:author="Rev 3 Allen Wirfs-Brock" w:date="2011-08-30T17:41:00Z">
        <w:del w:id="4646" w:author="Rev 4 Allen Wirfs-Brock" w:date="2011-11-04T09:49:00Z">
          <w:r w:rsidR="00404045" w:rsidRPr="00E77497" w:rsidDel="006B6D0A">
            <w:delText xml:space="preserve">" and </w:delText>
          </w:r>
        </w:del>
      </w:ins>
      <w:del w:id="4647" w:author="Rev 4 Allen Wirfs-Brock" w:date="2011-11-04T09:49:00Z">
        <w:r w:rsidRPr="00E77497" w:rsidDel="006B6D0A">
          <w:rPr>
            <w:i/>
          </w:rPr>
          <w:delText>argsObj</w:delText>
        </w:r>
        <w:r w:rsidRPr="00E77497" w:rsidDel="006B6D0A">
          <w:delText xml:space="preserve">, and </w:delText>
        </w:r>
        <w:r w:rsidRPr="00E77497" w:rsidDel="006B6D0A">
          <w:rPr>
            <w:b/>
          </w:rPr>
          <w:delText>false</w:delText>
        </w:r>
        <w:r w:rsidRPr="00E77497" w:rsidDel="006B6D0A">
          <w:rPr>
            <w:i/>
          </w:rPr>
          <w:delText xml:space="preserve"> </w:delText>
        </w:r>
        <w:r w:rsidRPr="00E77497" w:rsidDel="006B6D0A">
          <w:delText>as arguments.</w:delText>
        </w:r>
      </w:del>
    </w:p>
    <w:p w14:paraId="5D77B810" w14:textId="77777777" w:rsidR="004C02EF" w:rsidRPr="003B4312" w:rsidRDefault="004C02EF" w:rsidP="009A20C6">
      <w:pPr>
        <w:pStyle w:val="Alg4"/>
        <w:numPr>
          <w:ilvl w:val="0"/>
          <w:numId w:val="398"/>
        </w:numPr>
      </w:pPr>
      <w:r w:rsidRPr="004D1BD1">
        <w:t xml:space="preserve">For each </w:t>
      </w:r>
      <w:r w:rsidRPr="004D1BD1">
        <w:rPr>
          <w:i/>
        </w:rPr>
        <w:t>VariableDeclaration</w:t>
      </w:r>
      <w:r w:rsidRPr="003B4312">
        <w:t xml:space="preserve"> and </w:t>
      </w:r>
      <w:r w:rsidRPr="003B4312">
        <w:rPr>
          <w:i/>
        </w:rPr>
        <w:t>VariableDeclarationNoIn</w:t>
      </w:r>
      <w:r w:rsidRPr="003B4312">
        <w:t xml:space="preserve"> </w:t>
      </w:r>
      <w:r w:rsidRPr="003B4312">
        <w:rPr>
          <w:i/>
        </w:rPr>
        <w:t xml:space="preserve">d </w:t>
      </w:r>
      <w:r w:rsidRPr="003B4312">
        <w:t xml:space="preserve">in </w:t>
      </w:r>
      <w:r w:rsidRPr="003B4312">
        <w:rPr>
          <w:i/>
        </w:rPr>
        <w:t>code</w:t>
      </w:r>
      <w:r w:rsidRPr="003B4312">
        <w:t>, in source text order do</w:t>
      </w:r>
    </w:p>
    <w:p w14:paraId="54DD3852" w14:textId="77777777" w:rsidR="004C02EF" w:rsidRPr="003B4312" w:rsidRDefault="004C02EF" w:rsidP="009A20C6">
      <w:pPr>
        <w:pStyle w:val="Alg4"/>
        <w:numPr>
          <w:ilvl w:val="1"/>
          <w:numId w:val="398"/>
        </w:numPr>
        <w:rPr>
          <w:i/>
        </w:rPr>
      </w:pPr>
      <w:r w:rsidRPr="003B4312">
        <w:t xml:space="preserve">Let </w:t>
      </w:r>
      <w:r w:rsidRPr="003B4312">
        <w:rPr>
          <w:i/>
        </w:rPr>
        <w:t>dn</w:t>
      </w:r>
      <w:r w:rsidRPr="003B4312">
        <w:t xml:space="preserve"> be the </w:t>
      </w:r>
      <w:r w:rsidRPr="003B4312">
        <w:rPr>
          <w:i/>
        </w:rPr>
        <w:t>Identifier</w:t>
      </w:r>
      <w:r w:rsidRPr="003B4312">
        <w:t xml:space="preserve"> in </w:t>
      </w:r>
      <w:r w:rsidRPr="003B4312">
        <w:rPr>
          <w:i/>
        </w:rPr>
        <w:t>d.</w:t>
      </w:r>
    </w:p>
    <w:p w14:paraId="45C67AF4" w14:textId="77777777" w:rsidR="004C02EF" w:rsidRPr="006B6D0A" w:rsidRDefault="004C02EF" w:rsidP="009A20C6">
      <w:pPr>
        <w:pStyle w:val="Alg4"/>
        <w:numPr>
          <w:ilvl w:val="1"/>
          <w:numId w:val="398"/>
        </w:numPr>
      </w:pPr>
      <w:r w:rsidRPr="003B4312">
        <w:t xml:space="preserve">Let </w:t>
      </w:r>
      <w:r w:rsidRPr="008B7F6F">
        <w:rPr>
          <w:i/>
        </w:rPr>
        <w:t xml:space="preserve">varAlreadyDeclared </w:t>
      </w:r>
      <w:r w:rsidRPr="008B7F6F">
        <w:t xml:space="preserve">be the result of calling </w:t>
      </w:r>
      <w:r w:rsidRPr="008B7F6F">
        <w:rPr>
          <w:i/>
        </w:rPr>
        <w:t>env’s</w:t>
      </w:r>
      <w:r w:rsidRPr="008B7F6F">
        <w:t xml:space="preserve"> HasBinding concrete method passing </w:t>
      </w:r>
      <w:r w:rsidRPr="008B7F6F">
        <w:rPr>
          <w:i/>
        </w:rPr>
        <w:t>dn</w:t>
      </w:r>
      <w:r w:rsidRPr="006B6D0A">
        <w:t xml:space="preserve"> as the argument.</w:t>
      </w:r>
    </w:p>
    <w:p w14:paraId="6A67C252" w14:textId="77777777" w:rsidR="004C02EF" w:rsidRPr="006B6D0A" w:rsidRDefault="004C02EF" w:rsidP="009A20C6">
      <w:pPr>
        <w:pStyle w:val="Alg4"/>
        <w:numPr>
          <w:ilvl w:val="1"/>
          <w:numId w:val="398"/>
        </w:numPr>
      </w:pPr>
      <w:r w:rsidRPr="006B6D0A">
        <w:t xml:space="preserve">If </w:t>
      </w:r>
      <w:r w:rsidRPr="006B6D0A">
        <w:rPr>
          <w:i/>
        </w:rPr>
        <w:t xml:space="preserve">varAlreadyDeclared </w:t>
      </w:r>
      <w:r w:rsidRPr="006B6D0A">
        <w:t xml:space="preserve">is </w:t>
      </w:r>
      <w:r w:rsidRPr="006B6D0A">
        <w:rPr>
          <w:b/>
        </w:rPr>
        <w:t>false</w:t>
      </w:r>
      <w:r w:rsidRPr="006B6D0A">
        <w:t>, then</w:t>
      </w:r>
    </w:p>
    <w:p w14:paraId="2996C245" w14:textId="77777777" w:rsidR="004C02EF" w:rsidRPr="009C202C" w:rsidRDefault="004C02EF" w:rsidP="009A20C6">
      <w:pPr>
        <w:pStyle w:val="Alg4"/>
        <w:numPr>
          <w:ilvl w:val="2"/>
          <w:numId w:val="398"/>
        </w:numPr>
      </w:pPr>
      <w:r w:rsidRPr="00E65A34">
        <w:t xml:space="preserve">Call </w:t>
      </w:r>
      <w:r w:rsidRPr="009C202C">
        <w:rPr>
          <w:i/>
        </w:rPr>
        <w:t>env</w:t>
      </w:r>
      <w:r w:rsidRPr="009C202C">
        <w:t xml:space="preserve">’s CreateMutableBinding concrete method passing </w:t>
      </w:r>
      <w:r w:rsidRPr="009C202C">
        <w:rPr>
          <w:i/>
        </w:rPr>
        <w:t xml:space="preserve">dn </w:t>
      </w:r>
      <w:r w:rsidRPr="009C202C">
        <w:t xml:space="preserve">and </w:t>
      </w:r>
      <w:r w:rsidRPr="009C202C">
        <w:rPr>
          <w:i/>
        </w:rPr>
        <w:t>configurableBindings</w:t>
      </w:r>
      <w:r w:rsidRPr="009C202C">
        <w:t xml:space="preserve"> as the arguments.</w:t>
      </w:r>
    </w:p>
    <w:p w14:paraId="17A79BEC" w14:textId="77777777" w:rsidR="00250582" w:rsidRPr="00B820AB" w:rsidRDefault="00CD21C3" w:rsidP="009A20C6">
      <w:pPr>
        <w:pStyle w:val="Alg4"/>
        <w:numPr>
          <w:ilvl w:val="2"/>
          <w:numId w:val="398"/>
        </w:numPr>
        <w:spacing w:after="220"/>
        <w:contextualSpacing/>
        <w:rPr>
          <w:ins w:id="4648" w:author="Rev 3 Allen Wirfs-Brock" w:date="2011-08-30T18:05:00Z"/>
        </w:rPr>
      </w:pPr>
      <w:ins w:id="4649" w:author="Rev 3 Allen Wirfs-Brock" w:date="2011-08-30T18:05:00Z">
        <w:r w:rsidRPr="009C202C">
          <w:t xml:space="preserve">Call </w:t>
        </w:r>
        <w:r w:rsidRPr="009C202C">
          <w:rPr>
            <w:i/>
          </w:rPr>
          <w:t>env</w:t>
        </w:r>
        <w:r w:rsidRPr="009C202C">
          <w:t>’s InitializeBindi</w:t>
        </w:r>
        <w:r w:rsidRPr="00B820AB">
          <w:t xml:space="preserve">ng concrete method passing </w:t>
        </w:r>
      </w:ins>
      <w:ins w:id="4650" w:author="Rev 3 Allen Wirfs-Brock" w:date="2011-08-30T18:06:00Z">
        <w:r w:rsidRPr="00B820AB">
          <w:rPr>
            <w:i/>
          </w:rPr>
          <w:t>d</w:t>
        </w:r>
      </w:ins>
      <w:ins w:id="4651" w:author="Rev 3 Allen Wirfs-Brock" w:date="2011-08-30T18:05:00Z">
        <w:r w:rsidRPr="00B820AB">
          <w:rPr>
            <w:i/>
          </w:rPr>
          <w:t>n</w:t>
        </w:r>
        <w:r w:rsidRPr="00B820AB">
          <w:t xml:space="preserve">, and </w:t>
        </w:r>
        <w:r w:rsidRPr="00B820AB">
          <w:rPr>
            <w:b/>
          </w:rPr>
          <w:t>undefined</w:t>
        </w:r>
        <w:r w:rsidRPr="00B820AB">
          <w:t xml:space="preserve"> as the arguments.</w:t>
        </w:r>
      </w:ins>
    </w:p>
    <w:p w14:paraId="141571D2" w14:textId="77777777" w:rsidR="004C02EF" w:rsidRPr="003B4312" w:rsidRDefault="004C02EF" w:rsidP="009A20C6">
      <w:pPr>
        <w:pStyle w:val="Alg4"/>
        <w:numPr>
          <w:ilvl w:val="2"/>
          <w:numId w:val="398"/>
        </w:numPr>
        <w:spacing w:after="220"/>
        <w:contextualSpacing/>
        <w:rPr>
          <w:ins w:id="4652" w:author="Allen Wirfs-Brock rev2" w:date="2011-07-21T15:56:00Z"/>
        </w:rPr>
      </w:pPr>
      <w:r w:rsidRPr="00B820AB">
        <w:t xml:space="preserve">Call </w:t>
      </w:r>
      <w:r w:rsidRPr="00B820AB">
        <w:rPr>
          <w:i/>
        </w:rPr>
        <w:t>env</w:t>
      </w:r>
      <w:r w:rsidRPr="00B820AB">
        <w:t xml:space="preserve">’s </w:t>
      </w:r>
      <w:commentRangeStart w:id="4653"/>
      <w:r w:rsidRPr="00B820AB">
        <w:t xml:space="preserve">SetMutableBinding </w:t>
      </w:r>
      <w:ins w:id="4654" w:author="Rev 3 Allen Wirfs-Brock" w:date="2011-08-30T17:35:00Z">
        <w:r w:rsidR="00BC6B32" w:rsidRPr="00B820AB">
          <w:t xml:space="preserve"> </w:t>
        </w:r>
      </w:ins>
      <w:commentRangeEnd w:id="4653"/>
      <w:ins w:id="4655" w:author="Rev 3 Allen Wirfs-Brock" w:date="2011-08-30T18:08:00Z">
        <w:r w:rsidR="00CD21C3" w:rsidRPr="006B6D0A">
          <w:rPr>
            <w:rStyle w:val="af4"/>
            <w:rFonts w:ascii="Arial" w:eastAsia="MS Mincho" w:hAnsi="Arial"/>
            <w:spacing w:val="0"/>
            <w:lang w:val="en-GB" w:eastAsia="ja-JP"/>
          </w:rPr>
          <w:commentReference w:id="4653"/>
        </w:r>
      </w:ins>
      <w:r w:rsidRPr="004D1BD1">
        <w:t xml:space="preserve">concrete method passing </w:t>
      </w:r>
      <w:r w:rsidRPr="004D1BD1">
        <w:rPr>
          <w:i/>
        </w:rPr>
        <w:t>dn</w:t>
      </w:r>
      <w:r w:rsidRPr="003B4312">
        <w:t xml:space="preserve">, </w:t>
      </w:r>
      <w:r w:rsidRPr="003B4312">
        <w:rPr>
          <w:b/>
        </w:rPr>
        <w:t>undefined</w:t>
      </w:r>
      <w:r w:rsidRPr="003B4312">
        <w:t xml:space="preserve">, and </w:t>
      </w:r>
      <w:r w:rsidRPr="003B4312">
        <w:rPr>
          <w:i/>
        </w:rPr>
        <w:t>strict</w:t>
      </w:r>
      <w:ins w:id="4656" w:author="Rev 3 Allen Wirfs-Brock" w:date="2011-08-30T17:35:00Z">
        <w:r w:rsidR="00404045" w:rsidRPr="003B4312">
          <w:t xml:space="preserve"> </w:t>
        </w:r>
      </w:ins>
      <w:r w:rsidRPr="003B4312">
        <w:rPr>
          <w:i/>
        </w:rPr>
        <w:t xml:space="preserve"> </w:t>
      </w:r>
      <w:r w:rsidRPr="003B4312">
        <w:t>as the arguments.</w:t>
      </w:r>
    </w:p>
    <w:p w14:paraId="15BC4AE6" w14:textId="77777777" w:rsidR="002C246B" w:rsidRPr="006B6D0A" w:rsidRDefault="002C246B" w:rsidP="009A20C6">
      <w:pPr>
        <w:pStyle w:val="Alg4"/>
        <w:numPr>
          <w:ilvl w:val="1"/>
          <w:numId w:val="398"/>
        </w:numPr>
        <w:spacing w:after="220"/>
        <w:contextualSpacing/>
        <w:rPr>
          <w:ins w:id="4657" w:author="Allen Wirfs-Brock rev2" w:date="2011-07-21T15:58:00Z"/>
        </w:rPr>
      </w:pPr>
      <w:ins w:id="4658" w:author="Allen Wirfs-Brock rev2" w:date="2011-07-21T15:58:00Z">
        <w:r w:rsidRPr="006B6D0A">
          <w:t xml:space="preserve">else if </w:t>
        </w:r>
        <w:r w:rsidRPr="006B6D0A">
          <w:rPr>
            <w:i/>
          </w:rPr>
          <w:t>env</w:t>
        </w:r>
        <w:r w:rsidRPr="006B6D0A">
          <w:t xml:space="preserve"> is the environment record component of the global environment then</w:t>
        </w:r>
      </w:ins>
    </w:p>
    <w:p w14:paraId="73922993" w14:textId="77777777" w:rsidR="002C246B" w:rsidRPr="006B6D0A" w:rsidRDefault="002C246B" w:rsidP="009A20C6">
      <w:pPr>
        <w:pStyle w:val="Alg4"/>
        <w:numPr>
          <w:ilvl w:val="2"/>
          <w:numId w:val="398"/>
        </w:numPr>
        <w:spacing w:after="220"/>
        <w:contextualSpacing/>
        <w:rPr>
          <w:ins w:id="4659" w:author="Allen Wirfs-Brock rev2" w:date="2011-07-21T15:59:00Z"/>
        </w:rPr>
      </w:pPr>
      <w:ins w:id="4660" w:author="Allen Wirfs-Brock rev2" w:date="2011-07-21T15:59:00Z">
        <w:r w:rsidRPr="006B6D0A">
          <w:t xml:space="preserve">Let </w:t>
        </w:r>
        <w:r w:rsidRPr="006B6D0A">
          <w:rPr>
            <w:i/>
          </w:rPr>
          <w:t>go</w:t>
        </w:r>
        <w:r w:rsidRPr="006B6D0A">
          <w:t xml:space="preserve"> be the global object.</w:t>
        </w:r>
      </w:ins>
    </w:p>
    <w:p w14:paraId="4951EC4E" w14:textId="77777777" w:rsidR="002C246B" w:rsidRPr="006B6D0A" w:rsidRDefault="002C246B" w:rsidP="009A20C6">
      <w:pPr>
        <w:pStyle w:val="Alg4"/>
        <w:numPr>
          <w:ilvl w:val="2"/>
          <w:numId w:val="398"/>
        </w:numPr>
        <w:spacing w:after="220"/>
        <w:contextualSpacing/>
        <w:rPr>
          <w:ins w:id="4661" w:author="Allen Wirfs-Brock rev2" w:date="2011-07-21T16:01:00Z"/>
        </w:rPr>
      </w:pPr>
      <w:ins w:id="4662" w:author="Allen Wirfs-Brock rev2" w:date="2011-07-21T16:01:00Z">
        <w:r w:rsidRPr="006B6D0A">
          <w:t xml:space="preserve">Let </w:t>
        </w:r>
        <w:r w:rsidRPr="006B6D0A">
          <w:rPr>
            <w:i/>
          </w:rPr>
          <w:t>existingProp</w:t>
        </w:r>
        <w:r w:rsidRPr="006B6D0A">
          <w:t xml:space="preserve"> be the result</w:t>
        </w:r>
        <w:del w:id="4663" w:author="Rev 3 Allen Wirfs-Brock" w:date="2011-08-30T11:33:00Z">
          <w:r w:rsidRPr="006B6D0A" w:rsidDel="00C31B53">
            <w:delText>ing</w:delText>
          </w:r>
        </w:del>
        <w:r w:rsidRPr="006B6D0A">
          <w:t xml:space="preserve"> of calling the [[GetOwnProperty]] internal method of </w:t>
        </w:r>
        <w:r w:rsidRPr="006B6D0A">
          <w:rPr>
            <w:i/>
          </w:rPr>
          <w:t>go</w:t>
        </w:r>
        <w:r w:rsidRPr="006B6D0A">
          <w:t xml:space="preserve"> with argument </w:t>
        </w:r>
        <w:del w:id="4664" w:author="Rev 6 Allen Wirfs-Brock" w:date="2012-02-27T15:30:00Z">
          <w:r w:rsidRPr="006B6D0A" w:rsidDel="00764766">
            <w:rPr>
              <w:i/>
            </w:rPr>
            <w:delText>f</w:delText>
          </w:r>
        </w:del>
      </w:ins>
      <w:ins w:id="4665" w:author="Rev 6 Allen Wirfs-Brock" w:date="2012-02-27T15:30:00Z">
        <w:r w:rsidR="00764766">
          <w:rPr>
            <w:i/>
          </w:rPr>
          <w:t>d</w:t>
        </w:r>
      </w:ins>
      <w:ins w:id="4666" w:author="Allen Wirfs-Brock rev2" w:date="2011-07-21T16:01:00Z">
        <w:r w:rsidRPr="006B6D0A">
          <w:rPr>
            <w:i/>
          </w:rPr>
          <w:t>n</w:t>
        </w:r>
        <w:r w:rsidRPr="006B6D0A">
          <w:t>.</w:t>
        </w:r>
      </w:ins>
    </w:p>
    <w:p w14:paraId="66E34892" w14:textId="77777777" w:rsidR="002C246B" w:rsidRPr="006B6D0A" w:rsidRDefault="002C246B" w:rsidP="009A20C6">
      <w:pPr>
        <w:pStyle w:val="Alg4"/>
        <w:numPr>
          <w:ilvl w:val="2"/>
          <w:numId w:val="398"/>
        </w:numPr>
        <w:spacing w:after="220"/>
        <w:contextualSpacing/>
        <w:rPr>
          <w:ins w:id="4667" w:author="Allen Wirfs-Brock rev2" w:date="2011-07-21T16:00:00Z"/>
        </w:rPr>
      </w:pPr>
      <w:ins w:id="4668" w:author="Allen Wirfs-Brock rev2" w:date="2011-07-21T16:02:00Z">
        <w:r w:rsidRPr="006B6D0A">
          <w:t xml:space="preserve">If </w:t>
        </w:r>
        <w:r w:rsidRPr="006B6D0A">
          <w:rPr>
            <w:i/>
          </w:rPr>
          <w:t>existingProp</w:t>
        </w:r>
        <w:r w:rsidRPr="006B6D0A">
          <w:t xml:space="preserve"> is </w:t>
        </w:r>
        <w:r w:rsidRPr="006B6D0A">
          <w:rPr>
            <w:b/>
          </w:rPr>
          <w:t>undefined</w:t>
        </w:r>
        <w:r w:rsidRPr="006B6D0A">
          <w:t>, then</w:t>
        </w:r>
      </w:ins>
    </w:p>
    <w:p w14:paraId="3863F9E2" w14:textId="77777777" w:rsidR="002C246B" w:rsidRPr="006B6D0A" w:rsidRDefault="002C246B" w:rsidP="009A20C6">
      <w:pPr>
        <w:pStyle w:val="Alg4"/>
        <w:numPr>
          <w:ilvl w:val="3"/>
          <w:numId w:val="398"/>
        </w:numPr>
        <w:spacing w:after="220"/>
      </w:pPr>
      <w:ins w:id="4669" w:author="Allen Wirfs-Brock rev2" w:date="2011-07-21T16:04:00Z">
        <w:r w:rsidRPr="006B6D0A">
          <w:t xml:space="preserve">Call the [[DefineOwnProperty]] internal method of </w:t>
        </w:r>
        <w:r w:rsidRPr="006B6D0A">
          <w:rPr>
            <w:i/>
          </w:rPr>
          <w:t>go</w:t>
        </w:r>
        <w:r w:rsidRPr="006B6D0A">
          <w:t xml:space="preserve">, passing </w:t>
        </w:r>
        <w:r w:rsidRPr="006B6D0A">
          <w:rPr>
            <w:i/>
          </w:rPr>
          <w:t>dn</w:t>
        </w:r>
        <w:r w:rsidRPr="006B6D0A">
          <w:t xml:space="preserve">,  Property Descriptor {[[Value]]: </w:t>
        </w:r>
        <w:r w:rsidRPr="006B6D0A">
          <w:rPr>
            <w:b/>
          </w:rPr>
          <w:t>undefined</w:t>
        </w:r>
        <w:r w:rsidRPr="006B6D0A">
          <w:t xml:space="preserve">, [[Writable]]: </w:t>
        </w:r>
        <w:r w:rsidRPr="006B6D0A">
          <w:rPr>
            <w:b/>
          </w:rPr>
          <w:t>true</w:t>
        </w:r>
        <w:r w:rsidRPr="006B6D0A">
          <w:t xml:space="preserve">, [[Enumerable]]: </w:t>
        </w:r>
        <w:r w:rsidRPr="006B6D0A">
          <w:rPr>
            <w:b/>
          </w:rPr>
          <w:t>true</w:t>
        </w:r>
        <w:r w:rsidRPr="006B6D0A">
          <w:t xml:space="preserve"> , [[Configurable]]: </w:t>
        </w:r>
        <w:r w:rsidRPr="006B6D0A">
          <w:rPr>
            <w:i/>
          </w:rPr>
          <w:t>configurableBindings</w:t>
        </w:r>
        <w:r w:rsidRPr="006B6D0A">
          <w:t xml:space="preserve"> }, and </w:t>
        </w:r>
        <w:r w:rsidRPr="006B6D0A">
          <w:rPr>
            <w:b/>
          </w:rPr>
          <w:t>true</w:t>
        </w:r>
        <w:r w:rsidRPr="006B6D0A">
          <w:t xml:space="preserve"> as arguments.</w:t>
        </w:r>
      </w:ins>
    </w:p>
    <w:p w14:paraId="6E761BB4" w14:textId="77777777" w:rsidR="006B6D0A" w:rsidRPr="004D1BD1" w:rsidRDefault="006B6D0A" w:rsidP="006B6D0A">
      <w:pPr>
        <w:pStyle w:val="30"/>
        <w:numPr>
          <w:ilvl w:val="0"/>
          <w:numId w:val="0"/>
        </w:numPr>
        <w:tabs>
          <w:tab w:val="clear" w:pos="660"/>
          <w:tab w:val="left" w:pos="0"/>
        </w:tabs>
        <w:rPr>
          <w:ins w:id="4670" w:author="Rev 4 Allen Wirfs-Brock" w:date="2011-11-04T09:53:00Z"/>
        </w:rPr>
      </w:pPr>
      <w:bookmarkStart w:id="4671" w:name="_Toc235503386"/>
      <w:bookmarkStart w:id="4672" w:name="_Toc241509161"/>
      <w:bookmarkStart w:id="4673" w:name="_Toc244416648"/>
      <w:bookmarkStart w:id="4674" w:name="_Toc276631012"/>
      <w:bookmarkStart w:id="4675" w:name="_Toc323907645"/>
      <w:commentRangeStart w:id="4676"/>
      <w:ins w:id="4677" w:author="Rev 4 Allen Wirfs-Brock" w:date="2011-11-04T09:53:00Z">
        <w:r w:rsidRPr="004D1BD1">
          <w:t>10.5.</w:t>
        </w:r>
      </w:ins>
      <w:ins w:id="4678" w:author="Rev 4 Allen Wirfs-Brock" w:date="2011-11-04T09:54:00Z">
        <w:r>
          <w:t>2</w:t>
        </w:r>
      </w:ins>
      <w:ins w:id="4679" w:author="Rev 4 Allen Wirfs-Brock" w:date="2011-11-04T09:53:00Z">
        <w:r w:rsidRPr="004D1BD1">
          <w:tab/>
        </w:r>
      </w:ins>
      <w:ins w:id="4680" w:author="Rev 4 Allen Wirfs-Brock" w:date="2011-11-04T09:55:00Z">
        <w:del w:id="4681" w:author="Rev 6 Allen Wirfs-Brock" w:date="2012-01-26T11:06:00Z">
          <w:r w:rsidDel="00EB1E7F">
            <w:delText>Exrtended Code</w:delText>
          </w:r>
        </w:del>
      </w:ins>
      <w:ins w:id="4682" w:author="Rev 4 Allen Wirfs-Brock" w:date="2011-11-04T09:53:00Z">
        <w:del w:id="4683" w:author="Rev 6 Allen Wirfs-Brock" w:date="2012-01-26T11:06:00Z">
          <w:r w:rsidDel="00EB1E7F">
            <w:delText xml:space="preserve"> Top-Level </w:delText>
          </w:r>
        </w:del>
      </w:ins>
      <w:ins w:id="4684" w:author="Rev 6 Allen Wirfs-Brock" w:date="2012-01-26T11:06:00Z">
        <w:r w:rsidR="00EB1E7F">
          <w:t xml:space="preserve">Module </w:t>
        </w:r>
      </w:ins>
      <w:ins w:id="4685" w:author="Rev 4 Allen Wirfs-Brock" w:date="2011-11-04T09:53:00Z">
        <w:r>
          <w:t>Declaration Instantiation</w:t>
        </w:r>
        <w:commentRangeEnd w:id="4676"/>
        <w:r>
          <w:rPr>
            <w:rStyle w:val="af4"/>
            <w:b w:val="0"/>
          </w:rPr>
          <w:commentReference w:id="4676"/>
        </w:r>
        <w:bookmarkEnd w:id="4675"/>
      </w:ins>
    </w:p>
    <w:p w14:paraId="4411C8F8" w14:textId="77777777" w:rsidR="009B30BD" w:rsidRPr="004D1BD1" w:rsidRDefault="009B30BD" w:rsidP="009B30BD">
      <w:pPr>
        <w:pStyle w:val="30"/>
        <w:numPr>
          <w:ilvl w:val="0"/>
          <w:numId w:val="0"/>
        </w:numPr>
        <w:rPr>
          <w:ins w:id="4686" w:author="Rev 4 Allen Wirfs-Brock" w:date="2011-10-04T16:34:00Z"/>
        </w:rPr>
      </w:pPr>
      <w:bookmarkStart w:id="4687" w:name="_Toc323907646"/>
      <w:ins w:id="4688" w:author="Rev 4 Allen Wirfs-Brock" w:date="2011-10-04T16:34:00Z">
        <w:r w:rsidRPr="004D1BD1">
          <w:t>10.5.</w:t>
        </w:r>
      </w:ins>
      <w:ins w:id="4689" w:author="Rev 4 Allen Wirfs-Brock" w:date="2011-11-04T09:56:00Z">
        <w:r w:rsidR="006B6D0A">
          <w:t>3</w:t>
        </w:r>
      </w:ins>
      <w:ins w:id="4690" w:author="Rev 4 Allen Wirfs-Brock" w:date="2011-10-04T16:34:00Z">
        <w:r w:rsidRPr="004D1BD1">
          <w:tab/>
          <w:t>Function Declaration Instantiation</w:t>
        </w:r>
        <w:bookmarkEnd w:id="4687"/>
      </w:ins>
    </w:p>
    <w:p w14:paraId="7957A03E" w14:textId="77777777" w:rsidR="009B30BD" w:rsidRPr="004D1BD1" w:rsidRDefault="00FE6502" w:rsidP="009B30BD">
      <w:pPr>
        <w:rPr>
          <w:ins w:id="4691" w:author="Rev 4 Allen Wirfs-Brock" w:date="2011-10-04T16:34:00Z"/>
          <w:sz w:val="18"/>
          <w:rPrChange w:id="4692" w:author="Rev 4 Allen Wirfs-Brock" w:date="2011-11-04T08:51:00Z">
            <w:rPr>
              <w:ins w:id="4693" w:author="Rev 4 Allen Wirfs-Brock" w:date="2011-10-04T16:34:00Z"/>
            </w:rPr>
          </w:rPrChange>
        </w:rPr>
      </w:pPr>
      <w:ins w:id="4694" w:author="Rev 4 Allen Wirfs-Brock" w:date="2011-10-20T12:42:00Z">
        <w:r w:rsidRPr="004D1BD1">
          <w:rPr>
            <w:sz w:val="18"/>
            <w:rPrChange w:id="4695" w:author="Rev 4 Allen Wirfs-Brock" w:date="2011-11-04T08:51:00Z">
              <w:rPr/>
            </w:rPrChange>
          </w:rPr>
          <w:t>NOTE</w:t>
        </w:r>
        <w:r w:rsidRPr="004D1BD1">
          <w:rPr>
            <w:sz w:val="18"/>
            <w:rPrChange w:id="4696" w:author="Rev 4 Allen Wirfs-Brock" w:date="2011-11-04T08:51:00Z">
              <w:rPr/>
            </w:rPrChange>
          </w:rPr>
          <w:tab/>
        </w:r>
      </w:ins>
      <w:ins w:id="4697" w:author="Rev 4 Allen Wirfs-Brock" w:date="2011-10-04T16:34:00Z">
        <w:r w:rsidR="009B30BD" w:rsidRPr="004D1BD1">
          <w:rPr>
            <w:sz w:val="18"/>
            <w:rPrChange w:id="4698" w:author="Rev 4 Allen Wirfs-Brock" w:date="2011-11-04T08:51:00Z">
              <w:rPr/>
            </w:rPrChange>
          </w:rPr>
          <w:t>When a</w:t>
        </w:r>
      </w:ins>
      <w:ins w:id="4699" w:author="Rev 4 Allen Wirfs-Brock" w:date="2011-11-04T09:09:00Z">
        <w:r w:rsidR="003B4312">
          <w:rPr>
            <w:sz w:val="18"/>
          </w:rPr>
          <w:t>n</w:t>
        </w:r>
      </w:ins>
      <w:ins w:id="4700" w:author="Rev 4 Allen Wirfs-Brock" w:date="2011-10-04T16:34:00Z">
        <w:r w:rsidR="009B30BD" w:rsidRPr="004D1BD1">
          <w:rPr>
            <w:sz w:val="18"/>
            <w:rPrChange w:id="4701" w:author="Rev 4 Allen Wirfs-Brock" w:date="2011-11-04T08:51:00Z">
              <w:rPr/>
            </w:rPrChange>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ins>
      <w:ins w:id="4702" w:author="Rev 5 Allen Wirfs-Brock" w:date="2012-01-03T16:03:00Z">
        <w:r w:rsidR="00C20DB6">
          <w:rPr>
            <w:sz w:val="18"/>
          </w:rPr>
          <w:t xml:space="preserve">Formal parameters and functions are initialized as part of this process.  All other </w:t>
        </w:r>
      </w:ins>
      <w:ins w:id="4703" w:author="Rev 5 Allen Wirfs-Brock" w:date="2012-01-03T16:04:00Z">
        <w:r w:rsidR="00C20DB6">
          <w:rPr>
            <w:sz w:val="18"/>
          </w:rPr>
          <w:t>bindings are initialized during execution of the function code.</w:t>
        </w:r>
      </w:ins>
    </w:p>
    <w:p w14:paraId="31AB55AC" w14:textId="77777777" w:rsidR="00FE6502" w:rsidRPr="006B6D0A" w:rsidRDefault="00612740" w:rsidP="00612740">
      <w:pPr>
        <w:rPr>
          <w:ins w:id="4704" w:author="Rev 4 Allen Wirfs-Brock" w:date="2011-10-06T15:40:00Z"/>
        </w:rPr>
      </w:pPr>
      <w:ins w:id="4705" w:author="Rev 4 Allen Wirfs-Brock" w:date="2011-10-06T15:40: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ins>
      <w:ins w:id="4706" w:author="Rev 5 Allen Wirfs-Brock" w:date="2012-01-03T15:49:00Z">
        <w:r w:rsidR="00377876">
          <w:rPr>
            <w:rFonts w:ascii="Times New Roman" w:eastAsia="Times New Roman" w:hAnsi="Times New Roman"/>
            <w:i/>
            <w:spacing w:val="6"/>
            <w:lang w:eastAsia="en-US"/>
          </w:rPr>
          <w:t>,</w:t>
        </w:r>
      </w:ins>
      <w:ins w:id="4707" w:author="Rev 5 Allen Wirfs-Brock" w:date="2012-01-03T15:48:00Z">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ins>
      <w:ins w:id="4708" w:author="Rev 4 Allen Wirfs-Brock" w:date="2011-10-06T15:40:00Z">
        <w:r w:rsidRPr="003B4312">
          <w:rPr>
            <w:rFonts w:ascii="Times New Roman" w:eastAsia="Times New Roman" w:hAnsi="Times New Roman"/>
            <w:spacing w:val="6"/>
            <w:lang w:eastAsia="en-US"/>
          </w:rPr>
          <w:t xml:space="preserve"> </w:t>
        </w:r>
        <w:r w:rsidRPr="003B4312">
          <w:t xml:space="preserve">and </w:t>
        </w:r>
      </w:ins>
      <w:ins w:id="4709" w:author="Rev 4 Allen Wirfs-Brock" w:date="2011-10-21T18:24:00Z">
        <w:r w:rsidR="00315BAB" w:rsidRPr="003B4312">
          <w:rPr>
            <w:rFonts w:ascii="Times New Roman" w:eastAsia="Times New Roman" w:hAnsi="Times New Roman"/>
            <w:i/>
            <w:spacing w:val="6"/>
            <w:lang w:eastAsia="en-US"/>
          </w:rPr>
          <w:t>env</w:t>
        </w:r>
      </w:ins>
      <w:ins w:id="4710" w:author="Rev 4 Allen Wirfs-Brock" w:date="2011-10-06T15:40:00Z">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150277BC" w14:textId="77777777" w:rsidR="00612740" w:rsidRPr="006B6D0A" w:rsidRDefault="00612740" w:rsidP="009A20C6">
      <w:pPr>
        <w:pStyle w:val="Alg4"/>
        <w:numPr>
          <w:ilvl w:val="0"/>
          <w:numId w:val="570"/>
        </w:numPr>
        <w:rPr>
          <w:ins w:id="4711" w:author="Rev 4 Allen Wirfs-Brock" w:date="2011-10-06T15:41:00Z"/>
        </w:rPr>
      </w:pPr>
      <w:ins w:id="4712" w:author="Rev 4 Allen Wirfs-Brock" w:date="2011-10-06T15:41: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1AB82F61" w14:textId="77777777" w:rsidR="002705D1" w:rsidRPr="009C202C" w:rsidRDefault="002705D1" w:rsidP="009A20C6">
      <w:pPr>
        <w:pStyle w:val="Alg4"/>
        <w:numPr>
          <w:ilvl w:val="0"/>
          <w:numId w:val="570"/>
        </w:numPr>
        <w:rPr>
          <w:ins w:id="4713" w:author="Rev 4 Allen Wirfs-Brock" w:date="2011-10-18T12:27:00Z"/>
        </w:rPr>
      </w:pPr>
      <w:ins w:id="4714" w:author="Rev 4 Allen Wirfs-Brock" w:date="2011-10-18T12:27:00Z">
        <w:r w:rsidRPr="00E65A34">
          <w:t xml:space="preserve">Let </w:t>
        </w:r>
        <w:r w:rsidRPr="009C202C">
          <w:rPr>
            <w:i/>
          </w:rPr>
          <w:t>strict</w:t>
        </w:r>
        <w:r w:rsidRPr="009C202C">
          <w:t xml:space="preserve"> be be the value of the [[Strict]] internal property of </w:t>
        </w:r>
        <w:r w:rsidRPr="009C202C">
          <w:rPr>
            <w:i/>
          </w:rPr>
          <w:t>func</w:t>
        </w:r>
        <w:r w:rsidRPr="009C202C">
          <w:t>.</w:t>
        </w:r>
      </w:ins>
    </w:p>
    <w:p w14:paraId="26FE6C0A" w14:textId="77777777" w:rsidR="00612740" w:rsidRPr="00B820AB" w:rsidRDefault="00612740" w:rsidP="009A20C6">
      <w:pPr>
        <w:pStyle w:val="Alg4"/>
        <w:numPr>
          <w:ilvl w:val="0"/>
          <w:numId w:val="570"/>
        </w:numPr>
        <w:rPr>
          <w:ins w:id="4715" w:author="Rev 4 Allen Wirfs-Brock" w:date="2011-10-06T15:41:00Z"/>
        </w:rPr>
      </w:pPr>
      <w:ins w:id="4716" w:author="Rev 4 Allen Wirfs-Brock" w:date="2011-10-06T15:41:00Z">
        <w:r w:rsidRPr="009C202C">
          <w:t xml:space="preserve">Let </w:t>
        </w:r>
        <w:del w:id="4717" w:author="Rev 5 Allen Wirfs-Brock" w:date="2012-01-03T15:27:00Z">
          <w:r w:rsidRPr="009C202C" w:rsidDel="00BC7A6E">
            <w:rPr>
              <w:i/>
            </w:rPr>
            <w:delText>FormalParameterList</w:delText>
          </w:r>
        </w:del>
      </w:ins>
      <w:ins w:id="4718" w:author="Rev 5 Allen Wirfs-Brock" w:date="2012-01-03T15:27:00Z">
        <w:r w:rsidR="00BC7A6E">
          <w:rPr>
            <w:i/>
          </w:rPr>
          <w:t>formals</w:t>
        </w:r>
      </w:ins>
      <w:ins w:id="4719" w:author="Rev 4 Allen Wirfs-Brock" w:date="2011-10-06T15:41:00Z">
        <w:r w:rsidRPr="009C202C">
          <w:t xml:space="preserve"> be the value of the [[FormalParameterList]] internal property of </w:t>
        </w:r>
        <w:r w:rsidRPr="00B820AB">
          <w:rPr>
            <w:i/>
          </w:rPr>
          <w:t>func</w:t>
        </w:r>
        <w:r w:rsidRPr="00B820AB">
          <w:t>.</w:t>
        </w:r>
      </w:ins>
    </w:p>
    <w:p w14:paraId="09838045" w14:textId="77777777" w:rsidR="00612740" w:rsidRPr="00E77497" w:rsidRDefault="00612740" w:rsidP="009A20C6">
      <w:pPr>
        <w:pStyle w:val="Alg4"/>
        <w:numPr>
          <w:ilvl w:val="0"/>
          <w:numId w:val="570"/>
        </w:numPr>
        <w:rPr>
          <w:ins w:id="4720" w:author="Rev 4 Allen Wirfs-Brock" w:date="2011-10-06T15:41:00Z"/>
        </w:rPr>
      </w:pPr>
      <w:ins w:id="4721" w:author="Rev 4 Allen Wirfs-Brock" w:date="2011-10-06T15:41:00Z">
        <w:r w:rsidRPr="00675B74">
          <w:t xml:space="preserve">Let </w:t>
        </w:r>
        <w:r w:rsidRPr="00E77497">
          <w:rPr>
            <w:i/>
          </w:rPr>
          <w:t>parameterNames</w:t>
        </w:r>
        <w:r w:rsidRPr="00E77497">
          <w:t xml:space="preserve"> be the BoundNames of </w:t>
        </w:r>
      </w:ins>
      <w:ins w:id="4722" w:author="Rev 7 Allen Wirfs-Brock" w:date="2012-04-28T19:39:00Z">
        <w:r w:rsidR="006575D9">
          <w:rPr>
            <w:i/>
          </w:rPr>
          <w:t>formals</w:t>
        </w:r>
      </w:ins>
      <w:ins w:id="4723" w:author="Rev 4 Allen Wirfs-Brock" w:date="2011-10-06T15:41:00Z">
        <w:del w:id="4724" w:author="Rev 7 Allen Wirfs-Brock" w:date="2012-04-28T19:39:00Z">
          <w:r w:rsidRPr="00E77497" w:rsidDel="006575D9">
            <w:rPr>
              <w:i/>
            </w:rPr>
            <w:delText>FormalParameterList</w:delText>
          </w:r>
        </w:del>
        <w:r w:rsidRPr="00E77497">
          <w:t>.</w:t>
        </w:r>
      </w:ins>
    </w:p>
    <w:p w14:paraId="14DC993B" w14:textId="77777777" w:rsidR="008F767D" w:rsidRPr="00E77497" w:rsidRDefault="008F767D" w:rsidP="009A20C6">
      <w:pPr>
        <w:pStyle w:val="Alg4"/>
        <w:numPr>
          <w:ilvl w:val="0"/>
          <w:numId w:val="570"/>
        </w:numPr>
        <w:rPr>
          <w:ins w:id="4725" w:author="Rev 4 Allen Wirfs-Brock" w:date="2011-10-06T15:56:00Z"/>
        </w:rPr>
      </w:pPr>
      <w:ins w:id="4726" w:author="Rev 4 Allen Wirfs-Brock" w:date="2011-10-06T15:56:00Z">
        <w:r w:rsidRPr="00E77497">
          <w:t xml:space="preserve">For each String </w:t>
        </w:r>
        <w:r w:rsidRPr="00E77497">
          <w:rPr>
            <w:i/>
          </w:rPr>
          <w:t>argName</w:t>
        </w:r>
        <w:r w:rsidRPr="00E77497">
          <w:t xml:space="preserve"> in </w:t>
        </w:r>
      </w:ins>
      <w:ins w:id="4727" w:author="Rev 4 Allen Wirfs-Brock" w:date="2011-10-18T12:28:00Z">
        <w:r w:rsidR="002705D1" w:rsidRPr="00E77497">
          <w:rPr>
            <w:i/>
          </w:rPr>
          <w:t>parameterNames</w:t>
        </w:r>
      </w:ins>
      <w:ins w:id="4728" w:author="Rev 4 Allen Wirfs-Brock" w:date="2011-10-06T15:56:00Z">
        <w:r w:rsidRPr="00E77497">
          <w:t>, in list order do</w:t>
        </w:r>
      </w:ins>
    </w:p>
    <w:p w14:paraId="6DEF2ED1" w14:textId="77777777" w:rsidR="0022315B" w:rsidRPr="00E77497" w:rsidRDefault="0022315B" w:rsidP="009A20C6">
      <w:pPr>
        <w:pStyle w:val="Alg4"/>
        <w:numPr>
          <w:ilvl w:val="1"/>
          <w:numId w:val="570"/>
        </w:numPr>
        <w:rPr>
          <w:ins w:id="4729" w:author="Rev 4 Allen Wirfs-Brock" w:date="2011-10-20T13:10:00Z"/>
        </w:rPr>
      </w:pPr>
      <w:ins w:id="4730" w:author="Rev 4 Allen Wirfs-Brock" w:date="2011-10-20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argName</w:t>
        </w:r>
        <w:r w:rsidRPr="00E77497">
          <w:t xml:space="preserve"> as the argument.</w:t>
        </w:r>
      </w:ins>
    </w:p>
    <w:p w14:paraId="0BE40596" w14:textId="77777777" w:rsidR="009C202C" w:rsidRPr="009C202C" w:rsidRDefault="009C202C" w:rsidP="009A20C6">
      <w:pPr>
        <w:pStyle w:val="Alg4"/>
        <w:numPr>
          <w:ilvl w:val="1"/>
          <w:numId w:val="570"/>
        </w:numPr>
        <w:rPr>
          <w:ins w:id="4731" w:author="Rev 4 Allen Wirfs-Brock" w:date="2011-11-04T10:47:00Z"/>
          <w:rFonts w:ascii="Arial" w:hAnsi="Arial" w:cs="Arial"/>
        </w:rPr>
      </w:pPr>
      <w:ins w:id="4732" w:author="Rev 4 Allen Wirfs-Brock" w:date="2011-11-04T10:48:00Z">
        <w:r w:rsidRPr="009C202C">
          <w:rPr>
            <w:rFonts w:ascii="Arial" w:hAnsi="Arial" w:cs="Arial"/>
            <w:sz w:val="18"/>
          </w:rPr>
          <w:t>NOTE</w:t>
        </w:r>
      </w:ins>
      <w:ins w:id="4733" w:author="Rev 5 Allen Wirfs-Brock" w:date="2011-12-30T11:28:00Z">
        <w:r w:rsidR="00021990">
          <w:rPr>
            <w:rFonts w:ascii="Arial" w:hAnsi="Arial" w:cs="Arial"/>
            <w:sz w:val="18"/>
          </w:rPr>
          <w:t xml:space="preserve">  </w:t>
        </w:r>
      </w:ins>
      <w:ins w:id="4734" w:author="Rev 4 Allen Wirfs-Brock" w:date="2011-11-04T10:47:00Z">
        <w:r w:rsidRPr="009C202C">
          <w:rPr>
            <w:rFonts w:ascii="Arial" w:hAnsi="Arial" w:cs="Arial"/>
            <w:sz w:val="18"/>
          </w:rPr>
          <w:t xml:space="preserve"> </w:t>
        </w:r>
      </w:ins>
      <w:ins w:id="4735" w:author="Rev 4 Allen Wirfs-Brock" w:date="2011-11-04T10:48:00Z">
        <w:r w:rsidRPr="009C202C">
          <w:rPr>
            <w:rFonts w:ascii="Arial" w:hAnsi="Arial" w:cs="Arial"/>
            <w:sz w:val="18"/>
          </w:rPr>
          <w:t>D</w:t>
        </w:r>
      </w:ins>
      <w:ins w:id="4736" w:author="Rev 4 Allen Wirfs-Brock" w:date="2011-11-04T10:47:00Z">
        <w:r w:rsidRPr="009C202C">
          <w:rPr>
            <w:rFonts w:ascii="Arial" w:hAnsi="Arial" w:cs="Arial"/>
            <w:sz w:val="18"/>
          </w:rPr>
          <w:t xml:space="preserve">uplicate parameter names can only occur in non-strict </w:t>
        </w:r>
      </w:ins>
      <w:ins w:id="4737" w:author="Rev 7 Allen Wirfs-Brock" w:date="2012-04-30T14:04:00Z">
        <w:r w:rsidR="00CC7685">
          <w:rPr>
            <w:rFonts w:ascii="Arial" w:hAnsi="Arial" w:cs="Arial"/>
            <w:sz w:val="18"/>
          </w:rPr>
          <w:t xml:space="preserve">Normal </w:t>
        </w:r>
      </w:ins>
      <w:ins w:id="4738" w:author="Rev 4 Allen Wirfs-Brock" w:date="2011-11-04T10:47:00Z">
        <w:del w:id="4739" w:author="Rev 7 Allen Wirfs-Brock" w:date="2012-04-30T14:04:00Z">
          <w:r w:rsidRPr="009C202C" w:rsidDel="00CC7685">
            <w:rPr>
              <w:rFonts w:ascii="Arial" w:hAnsi="Arial" w:cs="Arial"/>
              <w:sz w:val="18"/>
            </w:rPr>
            <w:delText>code</w:delText>
          </w:r>
        </w:del>
      </w:ins>
      <w:ins w:id="4740" w:author="Rev 7 Allen Wirfs-Brock" w:date="2012-04-30T14:04:00Z">
        <w:r w:rsidR="00CC7685">
          <w:rPr>
            <w:rFonts w:ascii="Arial" w:hAnsi="Arial" w:cs="Arial"/>
            <w:sz w:val="18"/>
          </w:rPr>
          <w:t>functions</w:t>
        </w:r>
      </w:ins>
      <w:ins w:id="4741" w:author="Rev 4 Allen Wirfs-Brock" w:date="2011-11-04T10:47:00Z">
        <w:r w:rsidRPr="009C202C">
          <w:rPr>
            <w:rFonts w:ascii="Arial" w:hAnsi="Arial" w:cs="Arial"/>
            <w:sz w:val="18"/>
          </w:rPr>
          <w:t>.</w:t>
        </w:r>
      </w:ins>
    </w:p>
    <w:p w14:paraId="45B6F022" w14:textId="77777777" w:rsidR="0022315B" w:rsidRPr="009C202C" w:rsidRDefault="0022315B" w:rsidP="009A20C6">
      <w:pPr>
        <w:pStyle w:val="Alg4"/>
        <w:numPr>
          <w:ilvl w:val="1"/>
          <w:numId w:val="570"/>
        </w:numPr>
        <w:rPr>
          <w:ins w:id="4742" w:author="Rev 4 Allen Wirfs-Brock" w:date="2011-10-20T13:10:00Z"/>
        </w:rPr>
      </w:pPr>
      <w:ins w:id="4743" w:author="Rev 4 Allen Wirfs-Brock" w:date="2011-10-20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16271B60" w14:textId="77777777" w:rsidR="008F767D" w:rsidRPr="00B820AB" w:rsidRDefault="008F767D" w:rsidP="009A20C6">
      <w:pPr>
        <w:pStyle w:val="Alg4"/>
        <w:numPr>
          <w:ilvl w:val="2"/>
          <w:numId w:val="570"/>
        </w:numPr>
        <w:rPr>
          <w:ins w:id="4744" w:author="Rev 4 Allen Wirfs-Brock" w:date="2011-10-06T15:56:00Z"/>
        </w:rPr>
      </w:pPr>
      <w:ins w:id="4745" w:author="Rev 4 Allen Wirfs-Brock" w:date="2011-10-06T15:56:00Z">
        <w:r w:rsidRPr="009C202C">
          <w:t xml:space="preserve">Call </w:t>
        </w:r>
        <w:r w:rsidRPr="009C202C">
          <w:rPr>
            <w:i/>
          </w:rPr>
          <w:t>env’s</w:t>
        </w:r>
        <w:r w:rsidRPr="009C202C">
          <w:t xml:space="preserve"> C</w:t>
        </w:r>
        <w:r w:rsidRPr="00B820AB">
          <w:t xml:space="preserve">reateMutableBinding concrete method passing </w:t>
        </w:r>
        <w:r w:rsidRPr="00B820AB">
          <w:rPr>
            <w:i/>
          </w:rPr>
          <w:t>argName</w:t>
        </w:r>
        <w:r w:rsidRPr="00B820AB">
          <w:t xml:space="preserve"> as the argument.</w:t>
        </w:r>
      </w:ins>
    </w:p>
    <w:p w14:paraId="7551EF3D" w14:textId="77777777" w:rsidR="00B820AB" w:rsidRPr="00B820AB" w:rsidRDefault="00B820AB" w:rsidP="009A20C6">
      <w:pPr>
        <w:pStyle w:val="Alg4"/>
        <w:numPr>
          <w:ilvl w:val="1"/>
          <w:numId w:val="570"/>
        </w:numPr>
        <w:rPr>
          <w:ins w:id="4746" w:author="Rev 4 Allen Wirfs-Brock" w:date="2011-11-04T10:50:00Z"/>
        </w:rPr>
      </w:pPr>
      <w:ins w:id="4747" w:author="Rev 4 Allen Wirfs-Brock" w:date="2011-11-04T10:50:00Z">
        <w:r>
          <w:t>If</w:t>
        </w:r>
      </w:ins>
      <w:ins w:id="4748" w:author="Rev 4 Allen Wirfs-Brock" w:date="2011-11-04T10:51:00Z">
        <w:r>
          <w:t xml:space="preserve"> </w:t>
        </w:r>
        <w:r w:rsidRPr="00B820AB">
          <w:rPr>
            <w:i/>
          </w:rPr>
          <w:t>strict</w:t>
        </w:r>
        <w:r>
          <w:t xml:space="preserve"> is </w:t>
        </w:r>
        <w:r w:rsidRPr="00B820AB">
          <w:rPr>
            <w:b/>
          </w:rPr>
          <w:t>false</w:t>
        </w:r>
        <w:r>
          <w:t>, then</w:t>
        </w:r>
      </w:ins>
    </w:p>
    <w:p w14:paraId="6353EE4B" w14:textId="77777777" w:rsidR="00B820AB" w:rsidRPr="004418C4" w:rsidRDefault="00B820AB" w:rsidP="009A20C6">
      <w:pPr>
        <w:pStyle w:val="Alg4"/>
        <w:numPr>
          <w:ilvl w:val="2"/>
          <w:numId w:val="570"/>
        </w:numPr>
        <w:rPr>
          <w:ins w:id="4749" w:author="Rev 4 Allen Wirfs-Brock" w:date="2011-11-04T10:52:00Z"/>
        </w:rPr>
      </w:pPr>
      <w:ins w:id="4750" w:author="Rev 4 Allen Wirfs-Brock" w:date="2011-11-04T10:52:00Z">
        <w:r w:rsidRPr="004418C4">
          <w:t xml:space="preserve">Call </w:t>
        </w:r>
        <w:r w:rsidRPr="004418C4">
          <w:rPr>
            <w:i/>
          </w:rPr>
          <w:t>env</w:t>
        </w:r>
        <w:r w:rsidRPr="004418C4">
          <w:t xml:space="preserve">’s InitializeBinding concrete method passing </w:t>
        </w:r>
        <w:r w:rsidRPr="00B820AB">
          <w:rPr>
            <w:i/>
          </w:rPr>
          <w:t>argName</w:t>
        </w:r>
        <w:r w:rsidRPr="004418C4">
          <w:t xml:space="preserve">, and </w:t>
        </w:r>
        <w:r w:rsidRPr="004418C4">
          <w:rPr>
            <w:b/>
          </w:rPr>
          <w:t>undefined</w:t>
        </w:r>
        <w:r w:rsidRPr="004418C4">
          <w:t xml:space="preserve"> as the arguments.</w:t>
        </w:r>
      </w:ins>
    </w:p>
    <w:p w14:paraId="25E9AC42" w14:textId="77777777" w:rsidR="00225BCB" w:rsidRPr="00B820AB" w:rsidRDefault="00225BCB" w:rsidP="009A20C6">
      <w:pPr>
        <w:pStyle w:val="Alg4"/>
        <w:numPr>
          <w:ilvl w:val="0"/>
          <w:numId w:val="570"/>
        </w:numPr>
        <w:rPr>
          <w:ins w:id="4751" w:author="Rev 4 Allen Wirfs-Brock" w:date="2011-10-20T13:18:00Z"/>
        </w:rPr>
      </w:pPr>
      <w:ins w:id="4752" w:author="Rev 4 Allen Wirfs-Brock" w:date="2011-10-20T13:18:00Z">
        <w:r w:rsidRPr="00B820AB">
          <w:t xml:space="preserve">Let </w:t>
        </w:r>
        <w:commentRangeStart w:id="4753"/>
        <w:r w:rsidRPr="00B820AB">
          <w:rPr>
            <w:i/>
          </w:rPr>
          <w:t>declarations</w:t>
        </w:r>
        <w:r w:rsidRPr="00B820AB">
          <w:t xml:space="preserve"> </w:t>
        </w:r>
      </w:ins>
      <w:commentRangeEnd w:id="4753"/>
      <w:r w:rsidR="00021990">
        <w:rPr>
          <w:rStyle w:val="af4"/>
          <w:rFonts w:ascii="Arial" w:eastAsia="MS Mincho" w:hAnsi="Arial"/>
          <w:spacing w:val="0"/>
          <w:lang w:eastAsia="ja-JP"/>
        </w:rPr>
        <w:commentReference w:id="4753"/>
      </w:r>
      <w:ins w:id="4754" w:author="Rev 4 Allen Wirfs-Brock" w:date="2011-10-20T13:18:00Z">
        <w:r w:rsidRPr="00B820AB">
          <w:t xml:space="preserve">be the LexicalDeclarations of </w:t>
        </w:r>
        <w:r w:rsidRPr="00B820AB">
          <w:rPr>
            <w:i/>
          </w:rPr>
          <w:t>code</w:t>
        </w:r>
        <w:r w:rsidRPr="00B820AB">
          <w:t>.</w:t>
        </w:r>
      </w:ins>
    </w:p>
    <w:p w14:paraId="108220DE" w14:textId="77777777" w:rsidR="00BC7A6E" w:rsidRPr="008B7F6F" w:rsidRDefault="00BC7A6E" w:rsidP="00BC7A6E">
      <w:pPr>
        <w:pStyle w:val="Alg4"/>
        <w:numPr>
          <w:ilvl w:val="0"/>
          <w:numId w:val="570"/>
        </w:numPr>
        <w:tabs>
          <w:tab w:val="left" w:pos="720"/>
        </w:tabs>
        <w:rPr>
          <w:ins w:id="4755" w:author="Rev 5 Allen Wirfs-Brock" w:date="2012-01-03T15:27:00Z"/>
        </w:rPr>
      </w:pPr>
      <w:ins w:id="4756" w:author="Rev 5 Allen Wirfs-Brock" w:date="2012-01-03T15:27:00Z">
        <w:r w:rsidRPr="003B4312">
          <w:t xml:space="preserve">If </w:t>
        </w:r>
        <w:r w:rsidRPr="003B4312">
          <w:rPr>
            <w:i/>
          </w:rPr>
          <w:t>strict</w:t>
        </w:r>
        <w:r w:rsidRPr="003B4312">
          <w:t xml:space="preserve"> is </w:t>
        </w:r>
        <w:r w:rsidRPr="008B7F6F">
          <w:rPr>
            <w:b/>
          </w:rPr>
          <w:t>true</w:t>
        </w:r>
        <w:r w:rsidRPr="008B7F6F">
          <w:t>, then</w:t>
        </w:r>
      </w:ins>
    </w:p>
    <w:p w14:paraId="6B33A3A9" w14:textId="77777777" w:rsidR="00BC7A6E" w:rsidRPr="00E77497" w:rsidRDefault="00BC7A6E" w:rsidP="00BC7A6E">
      <w:pPr>
        <w:pStyle w:val="Alg4"/>
        <w:numPr>
          <w:ilvl w:val="1"/>
          <w:numId w:val="570"/>
        </w:numPr>
        <w:tabs>
          <w:tab w:val="left" w:pos="720"/>
        </w:tabs>
        <w:rPr>
          <w:ins w:id="4757" w:author="Rev 5 Allen Wirfs-Brock" w:date="2012-01-03T15:27:00Z"/>
        </w:rPr>
      </w:pPr>
      <w:ins w:id="4758" w:author="Rev 5 Allen Wirfs-Brock" w:date="2012-01-03T15:27:00Z">
        <w:r w:rsidRPr="00E65A34">
          <w:t xml:space="preserve">Let </w:t>
        </w:r>
        <w:r w:rsidRPr="00546435">
          <w:rPr>
            <w:i/>
          </w:rPr>
          <w:t>ao</w:t>
        </w:r>
        <w:r w:rsidRPr="00546435">
          <w:t xml:space="preserve"> be the result of </w:t>
        </w:r>
        <w:r w:rsidRPr="009C202C">
          <w:t>CreateStrictArgumentsObject</w:t>
        </w:r>
        <w:r w:rsidRPr="00E77497">
          <w:t xml:space="preserve">. with argument </w:t>
        </w:r>
        <w:r w:rsidRPr="00E77497">
          <w:rPr>
            <w:i/>
          </w:rPr>
          <w:t>argumentsList.</w:t>
        </w:r>
        <w:r w:rsidRPr="00E77497">
          <w:t xml:space="preserve"> </w:t>
        </w:r>
      </w:ins>
    </w:p>
    <w:p w14:paraId="371A8162" w14:textId="77777777" w:rsidR="00BC7A6E" w:rsidRDefault="00E91EEE" w:rsidP="00BC7A6E">
      <w:pPr>
        <w:pStyle w:val="Alg3"/>
        <w:numPr>
          <w:ilvl w:val="1"/>
          <w:numId w:val="570"/>
        </w:numPr>
        <w:rPr>
          <w:ins w:id="4759" w:author="Rev 5 Allen Wirfs-Brock" w:date="2012-01-03T15:27:00Z"/>
        </w:rPr>
      </w:pPr>
      <w:ins w:id="4760" w:author="Rev 6 Allen Wirfs-Brock" w:date="2012-02-26T09:54:00Z">
        <w:r>
          <w:t xml:space="preserve">Let </w:t>
        </w:r>
        <w:r w:rsidRPr="00E91EEE">
          <w:rPr>
            <w:i/>
          </w:rPr>
          <w:t>formalStatus</w:t>
        </w:r>
        <w:r>
          <w:t xml:space="preserve"> be the result of </w:t>
        </w:r>
      </w:ins>
      <w:ins w:id="4761" w:author="Rev 5 Allen Wirfs-Brock" w:date="2012-01-03T15:27:00Z">
        <w:del w:id="4762" w:author="Rev 6 Allen Wirfs-Brock" w:date="2012-02-26T09:55:00Z">
          <w:r w:rsidR="00BC7A6E" w:rsidDel="00E91EEE">
            <w:delText>Perform</w:delText>
          </w:r>
        </w:del>
      </w:ins>
      <w:ins w:id="4763" w:author="Rev 6 Allen Wirfs-Brock" w:date="2012-02-26T09:55:00Z">
        <w:r>
          <w:t>performing</w:t>
        </w:r>
      </w:ins>
      <w:ins w:id="4764" w:author="Rev 5 Allen Wirfs-Brock" w:date="2012-01-03T15:27:00Z">
        <w:r w:rsidR="00BC7A6E">
          <w:t xml:space="preserve"> Binding </w:t>
        </w:r>
        <w:del w:id="4765" w:author="Rev 6 Allen Wirfs-Brock" w:date="2012-02-27T15:44:00Z">
          <w:r w:rsidR="00BC7A6E" w:rsidDel="00A113E2">
            <w:delText>Initialization</w:delText>
          </w:r>
        </w:del>
      </w:ins>
      <w:ins w:id="4766" w:author="Rev 6 Allen Wirfs-Brock" w:date="2012-02-27T15:44:00Z">
        <w:r w:rsidR="00A113E2">
          <w:t>Initialisation</w:t>
        </w:r>
      </w:ins>
      <w:ins w:id="4767" w:author="Rev 5 Allen Wirfs-Brock" w:date="2012-01-03T15:27:00Z">
        <w:r w:rsidR="00BC7A6E">
          <w:t xml:space="preserve"> for </w:t>
        </w:r>
        <w:r w:rsidR="00BC7A6E" w:rsidRPr="00120381">
          <w:rPr>
            <w:i/>
          </w:rPr>
          <w:t>formals</w:t>
        </w:r>
        <w:r w:rsidR="00BC7A6E">
          <w:t xml:space="preserve"> with </w:t>
        </w:r>
        <w:r w:rsidR="00BC7A6E" w:rsidRPr="00120381">
          <w:rPr>
            <w:i/>
          </w:rPr>
          <w:t>ao</w:t>
        </w:r>
        <w:r w:rsidR="00BC7A6E">
          <w:t xml:space="preserve"> and </w:t>
        </w:r>
      </w:ins>
      <w:ins w:id="4768" w:author="Rev 5 Allen Wirfs-Brock" w:date="2012-01-03T15:28:00Z">
        <w:r w:rsidR="00BC7A6E">
          <w:rPr>
            <w:i/>
          </w:rPr>
          <w:t>env</w:t>
        </w:r>
      </w:ins>
      <w:ins w:id="4769" w:author="Rev 5 Allen Wirfs-Brock" w:date="2012-01-03T15:27:00Z">
        <w:r w:rsidR="00BC7A6E" w:rsidRPr="00E77497">
          <w:t xml:space="preserve"> </w:t>
        </w:r>
        <w:r w:rsidR="00BC7A6E">
          <w:t>as arguments</w:t>
        </w:r>
        <w:r w:rsidR="00BC7A6E" w:rsidRPr="004418C4">
          <w:t>.</w:t>
        </w:r>
      </w:ins>
    </w:p>
    <w:p w14:paraId="0EE2512A" w14:textId="77777777" w:rsidR="00BC7A6E" w:rsidRPr="004418C4" w:rsidRDefault="00BC7A6E" w:rsidP="00BC7A6E">
      <w:pPr>
        <w:pStyle w:val="Alg3"/>
        <w:numPr>
          <w:ilvl w:val="0"/>
          <w:numId w:val="570"/>
        </w:numPr>
        <w:rPr>
          <w:ins w:id="4770" w:author="Rev 5 Allen Wirfs-Brock" w:date="2012-01-03T15:27:00Z"/>
        </w:rPr>
      </w:pPr>
      <w:ins w:id="4771" w:author="Rev 5 Allen Wirfs-Brock" w:date="2012-01-03T15:27:00Z">
        <w:r>
          <w:t>Else,</w:t>
        </w:r>
      </w:ins>
    </w:p>
    <w:p w14:paraId="1B507374" w14:textId="77777777" w:rsidR="00BC7A6E" w:rsidRPr="00E77497" w:rsidRDefault="00BC7A6E" w:rsidP="00BC7A6E">
      <w:pPr>
        <w:pStyle w:val="Alg4"/>
        <w:numPr>
          <w:ilvl w:val="1"/>
          <w:numId w:val="570"/>
        </w:numPr>
        <w:tabs>
          <w:tab w:val="left" w:pos="720"/>
        </w:tabs>
        <w:rPr>
          <w:ins w:id="4772" w:author="Rev 5 Allen Wirfs-Brock" w:date="2012-01-03T15:27:00Z"/>
        </w:rPr>
      </w:pPr>
      <w:ins w:id="4773" w:author="Rev 5 Allen Wirfs-Brock" w:date="2012-01-03T15:27:00Z">
        <w:r w:rsidRPr="00E77497">
          <w:t xml:space="preserve">Let </w:t>
        </w:r>
        <w:r w:rsidRPr="00E77497">
          <w:rPr>
            <w:i/>
          </w:rPr>
          <w:t>names</w:t>
        </w:r>
        <w:r w:rsidRPr="00E77497">
          <w:t xml:space="preserve"> be BoundNames of </w:t>
        </w:r>
        <w:r w:rsidRPr="00E77497">
          <w:rPr>
            <w:i/>
          </w:rPr>
          <w:t>formals</w:t>
        </w:r>
        <w:r w:rsidRPr="00E77497">
          <w:t>.</w:t>
        </w:r>
      </w:ins>
    </w:p>
    <w:p w14:paraId="7869EFA5" w14:textId="77777777" w:rsidR="00BC7A6E" w:rsidRPr="00E77497" w:rsidRDefault="00BC7A6E" w:rsidP="00BC7A6E">
      <w:pPr>
        <w:pStyle w:val="Alg4"/>
        <w:numPr>
          <w:ilvl w:val="1"/>
          <w:numId w:val="570"/>
        </w:numPr>
        <w:tabs>
          <w:tab w:val="left" w:pos="720"/>
        </w:tabs>
        <w:rPr>
          <w:ins w:id="4774" w:author="Rev 5 Allen Wirfs-Brock" w:date="2012-01-03T15:27:00Z"/>
          <w:rFonts w:ascii="Arial" w:hAnsi="Arial" w:cs="Arial"/>
          <w:sz w:val="18"/>
        </w:rPr>
      </w:pPr>
      <w:commentRangeStart w:id="4775"/>
      <w:ins w:id="4776" w:author="Rev 5 Allen Wirfs-Brock" w:date="2012-01-03T15:27:00Z">
        <w:r w:rsidRPr="00E77497">
          <w:rPr>
            <w:rFonts w:ascii="Arial" w:hAnsi="Arial" w:cs="Arial"/>
            <w:sz w:val="18"/>
          </w:rPr>
          <w:t>NOTE</w:t>
        </w:r>
        <w:r w:rsidRPr="00E77497">
          <w:rPr>
            <w:rFonts w:ascii="Arial" w:hAnsi="Arial" w:cs="Arial"/>
            <w:sz w:val="18"/>
          </w:rPr>
          <w:tab/>
        </w:r>
      </w:ins>
      <w:ins w:id="4777" w:author="Rev 6 Allen Wirfs-Brock" w:date="2012-02-25T15:50:00Z">
        <w:r w:rsidR="00B33855">
          <w:rPr>
            <w:rFonts w:ascii="Arial" w:hAnsi="Arial" w:cs="Arial"/>
            <w:sz w:val="18"/>
          </w:rPr>
          <w:tab/>
        </w:r>
      </w:ins>
      <w:ins w:id="4778" w:author="Rev 5 Allen Wirfs-Brock" w:date="2012-01-03T15:27:00Z">
        <w:r w:rsidRPr="00E77497">
          <w:rPr>
            <w:rFonts w:ascii="Arial" w:hAnsi="Arial" w:cs="Arial"/>
            <w:sz w:val="18"/>
          </w:rPr>
          <w:t>Because</w:t>
        </w:r>
        <w:r w:rsidRPr="00E77497">
          <w:rPr>
            <w:sz w:val="18"/>
          </w:rPr>
          <w:t xml:space="preserve"> </w:t>
        </w:r>
        <w:r w:rsidRPr="00E77497">
          <w:rPr>
            <w:i/>
            <w:sz w:val="18"/>
          </w:rPr>
          <w:t>F</w:t>
        </w:r>
        <w:r w:rsidRPr="00E77497">
          <w:rPr>
            <w:sz w:val="18"/>
          </w:rPr>
          <w:t xml:space="preserve"> </w:t>
        </w:r>
        <w:r w:rsidRPr="00E77497">
          <w:rPr>
            <w:rFonts w:ascii="Arial" w:hAnsi="Arial" w:cs="Arial"/>
            <w:sz w:val="18"/>
          </w:rPr>
          <w:t xml:space="preserve">is a none strict function it </w:t>
        </w:r>
        <w:r>
          <w:rPr>
            <w:rFonts w:ascii="Arial" w:hAnsi="Arial" w:cs="Arial"/>
            <w:sz w:val="18"/>
          </w:rPr>
          <w:t>is not</w:t>
        </w:r>
        <w:r w:rsidRPr="00675B74">
          <w:rPr>
            <w:rFonts w:ascii="Arial" w:hAnsi="Arial" w:cs="Arial"/>
            <w:sz w:val="18"/>
          </w:rPr>
          <w:t xml:space="preserve"> extended code.  Hence</w:t>
        </w:r>
        <w:r w:rsidRPr="00E77497">
          <w:rPr>
            <w:sz w:val="18"/>
          </w:rPr>
          <w:t xml:space="preserve"> </w:t>
        </w:r>
        <w:r w:rsidRPr="00E77497">
          <w:rPr>
            <w:i/>
            <w:sz w:val="18"/>
          </w:rPr>
          <w:t>formals</w:t>
        </w:r>
        <w:r w:rsidRPr="00E77497">
          <w:rPr>
            <w:sz w:val="18"/>
          </w:rPr>
          <w:t xml:space="preserve"> </w:t>
        </w:r>
        <w:r w:rsidRPr="00E77497">
          <w:rPr>
            <w:rFonts w:ascii="Arial" w:hAnsi="Arial" w:cs="Arial"/>
            <w:sz w:val="18"/>
          </w:rPr>
          <w:t>does not contain the names of any destructuring</w:t>
        </w:r>
        <w:r w:rsidRPr="00E77497">
          <w:rPr>
            <w:sz w:val="18"/>
          </w:rPr>
          <w:t xml:space="preserve"> </w:t>
        </w:r>
        <w:r w:rsidRPr="00E77497">
          <w:rPr>
            <w:i/>
            <w:sz w:val="18"/>
          </w:rPr>
          <w:t>BindingProperties</w:t>
        </w:r>
        <w:r w:rsidRPr="00E77497">
          <w:rPr>
            <w:rFonts w:ascii="Arial" w:hAnsi="Arial" w:cs="Arial"/>
            <w:sz w:val="18"/>
          </w:rPr>
          <w:t>, rest parameters, or parameters with default value initialisers.</w:t>
        </w:r>
      </w:ins>
      <w:commentRangeEnd w:id="4775"/>
      <w:r w:rsidR="00E91EEE">
        <w:rPr>
          <w:rStyle w:val="af4"/>
          <w:rFonts w:ascii="Arial" w:eastAsia="MS Mincho" w:hAnsi="Arial"/>
          <w:spacing w:val="0"/>
          <w:lang w:eastAsia="ja-JP"/>
        </w:rPr>
        <w:commentReference w:id="4775"/>
      </w:r>
    </w:p>
    <w:p w14:paraId="131B8A39" w14:textId="77777777" w:rsidR="00BC7A6E" w:rsidRPr="00E77497" w:rsidRDefault="00BC7A6E" w:rsidP="00BC7A6E">
      <w:pPr>
        <w:pStyle w:val="Alg4"/>
        <w:numPr>
          <w:ilvl w:val="1"/>
          <w:numId w:val="570"/>
        </w:numPr>
        <w:tabs>
          <w:tab w:val="left" w:pos="720"/>
        </w:tabs>
        <w:rPr>
          <w:ins w:id="4779" w:author="Rev 5 Allen Wirfs-Brock" w:date="2012-01-03T15:27:00Z"/>
        </w:rPr>
      </w:pPr>
      <w:ins w:id="4780" w:author="Rev 5 Allen Wirfs-Brock" w:date="2012-01-03T15:27:00Z">
        <w:r w:rsidRPr="00E77497">
          <w:t xml:space="preserve">Let </w:t>
        </w:r>
        <w:r w:rsidRPr="00E77497">
          <w:rPr>
            <w:i/>
          </w:rPr>
          <w:t>ao</w:t>
        </w:r>
        <w:r w:rsidRPr="00E77497">
          <w:t xml:space="preserve"> be the result of performing the abstract operation CreateMappedArgumentsObject with arguments </w:t>
        </w:r>
        <w:r w:rsidRPr="00E77497">
          <w:rPr>
            <w:i/>
          </w:rPr>
          <w:t>names</w:t>
        </w:r>
        <w:r w:rsidRPr="00E77497">
          <w:t xml:space="preserve">, </w:t>
        </w:r>
      </w:ins>
      <w:ins w:id="4781" w:author="Rev 5 Allen Wirfs-Brock" w:date="2012-01-03T15:29:00Z">
        <w:r>
          <w:rPr>
            <w:i/>
          </w:rPr>
          <w:t>env</w:t>
        </w:r>
      </w:ins>
      <w:ins w:id="4782" w:author="Rev 5 Allen Wirfs-Brock" w:date="2012-01-03T15:27:00Z">
        <w:r w:rsidRPr="00E77497">
          <w:t xml:space="preserve">, and </w:t>
        </w:r>
        <w:r w:rsidRPr="00E77497">
          <w:rPr>
            <w:i/>
          </w:rPr>
          <w:t>argumentsList</w:t>
        </w:r>
        <w:r w:rsidRPr="00E77497">
          <w:t xml:space="preserve">. </w:t>
        </w:r>
      </w:ins>
    </w:p>
    <w:p w14:paraId="22927B29" w14:textId="77777777" w:rsidR="00BC7A6E" w:rsidRDefault="00E91EEE" w:rsidP="00BC7A6E">
      <w:pPr>
        <w:pStyle w:val="Alg3"/>
        <w:numPr>
          <w:ilvl w:val="1"/>
          <w:numId w:val="570"/>
        </w:numPr>
        <w:rPr>
          <w:ins w:id="4783" w:author="Rev 5 Allen Wirfs-Brock" w:date="2012-01-03T15:27:00Z"/>
        </w:rPr>
      </w:pPr>
      <w:ins w:id="4784" w:author="Rev 6 Allen Wirfs-Brock" w:date="2012-02-26T09:56:00Z">
        <w:r>
          <w:t xml:space="preserve">Let </w:t>
        </w:r>
        <w:r w:rsidRPr="00E91EEE">
          <w:rPr>
            <w:i/>
          </w:rPr>
          <w:t>formalStatus</w:t>
        </w:r>
        <w:r>
          <w:t xml:space="preserve"> be the result of performing </w:t>
        </w:r>
      </w:ins>
      <w:ins w:id="4785" w:author="Rev 5 Allen Wirfs-Brock" w:date="2012-01-03T15:27:00Z">
        <w:del w:id="4786" w:author="Rev 6 Allen Wirfs-Brock" w:date="2012-02-26T09:56:00Z">
          <w:r w:rsidR="00BC7A6E" w:rsidDel="00E91EEE">
            <w:delText xml:space="preserve">Perform </w:delText>
          </w:r>
        </w:del>
        <w:r w:rsidR="00BC7A6E">
          <w:t xml:space="preserve">Binding </w:t>
        </w:r>
        <w:del w:id="4787" w:author="Rev 6 Allen Wirfs-Brock" w:date="2012-02-27T15:44:00Z">
          <w:r w:rsidR="00BC7A6E" w:rsidDel="00A113E2">
            <w:delText>Initialization</w:delText>
          </w:r>
        </w:del>
      </w:ins>
      <w:ins w:id="4788" w:author="Rev 6 Allen Wirfs-Brock" w:date="2012-02-27T15:44:00Z">
        <w:r w:rsidR="00A113E2">
          <w:t>Initialisation</w:t>
        </w:r>
      </w:ins>
      <w:ins w:id="4789" w:author="Rev 5 Allen Wirfs-Brock" w:date="2012-01-03T15:27:00Z">
        <w:r w:rsidR="00BC7A6E">
          <w:t xml:space="preserve"> for </w:t>
        </w:r>
        <w:r w:rsidR="00BC7A6E" w:rsidRPr="004418C4">
          <w:rPr>
            <w:i/>
          </w:rPr>
          <w:t>formals</w:t>
        </w:r>
        <w:r w:rsidR="00BC7A6E">
          <w:t xml:space="preserve"> with </w:t>
        </w:r>
        <w:r w:rsidR="00BC7A6E" w:rsidRPr="004418C4">
          <w:rPr>
            <w:i/>
          </w:rPr>
          <w:t>ao</w:t>
        </w:r>
        <w:r w:rsidR="00BC7A6E">
          <w:t xml:space="preserve"> and </w:t>
        </w:r>
        <w:r w:rsidR="00BC7A6E" w:rsidRPr="00120381">
          <w:rPr>
            <w:b/>
          </w:rPr>
          <w:t>undefined</w:t>
        </w:r>
        <w:r w:rsidR="00BC7A6E">
          <w:t xml:space="preserve"> as arguments</w:t>
        </w:r>
        <w:r w:rsidR="00BC7A6E" w:rsidRPr="004418C4">
          <w:t>.</w:t>
        </w:r>
      </w:ins>
    </w:p>
    <w:p w14:paraId="688B8E30" w14:textId="77777777" w:rsidR="008A4279" w:rsidRPr="00B820AB" w:rsidRDefault="008A4279" w:rsidP="008A4279">
      <w:pPr>
        <w:pStyle w:val="Alg4"/>
        <w:numPr>
          <w:ilvl w:val="0"/>
          <w:numId w:val="570"/>
        </w:numPr>
        <w:rPr>
          <w:ins w:id="4790" w:author="Rev 5 Allen Wirfs-Brock" w:date="2012-01-03T15:53:00Z"/>
        </w:rPr>
      </w:pPr>
      <w:ins w:id="4791" w:author="Rev 5 Allen Wirfs-Brock" w:date="2012-01-03T15:53:00Z">
        <w:r w:rsidRPr="004418C4">
          <w:rPr>
            <w:rFonts w:ascii="Arial" w:hAnsi="Arial" w:cs="Arial"/>
            <w:sz w:val="18"/>
          </w:rPr>
          <w:t>NOTE</w:t>
        </w:r>
        <w:r w:rsidRPr="004418C4">
          <w:rPr>
            <w:rFonts w:ascii="Arial" w:hAnsi="Arial" w:cs="Arial"/>
            <w:sz w:val="18"/>
          </w:rPr>
          <w:tab/>
        </w:r>
        <w:r>
          <w:rPr>
            <w:rFonts w:ascii="Arial" w:hAnsi="Arial" w:cs="Arial"/>
            <w:sz w:val="18"/>
          </w:rPr>
          <w:t xml:space="preserve">Binding </w:t>
        </w:r>
        <w:del w:id="4792" w:author="Rev 6 Allen Wirfs-Brock" w:date="2012-02-27T15:44:00Z">
          <w:r w:rsidDel="00A113E2">
            <w:rPr>
              <w:rFonts w:ascii="Arial" w:hAnsi="Arial" w:cs="Arial"/>
              <w:sz w:val="18"/>
            </w:rPr>
            <w:delText>initialization</w:delText>
          </w:r>
        </w:del>
      </w:ins>
      <w:ins w:id="4793" w:author="Rev 6 Allen Wirfs-Brock" w:date="2012-02-27T15:44:00Z">
        <w:r w:rsidR="00A113E2">
          <w:rPr>
            <w:rFonts w:ascii="Arial" w:hAnsi="Arial" w:cs="Arial"/>
            <w:sz w:val="18"/>
          </w:rPr>
          <w:t>Initialisation</w:t>
        </w:r>
      </w:ins>
      <w:ins w:id="4794" w:author="Rev 5 Allen Wirfs-Brock" w:date="2012-01-03T15:53:00Z">
        <w:r>
          <w:rPr>
            <w:rFonts w:ascii="Arial" w:hAnsi="Arial" w:cs="Arial"/>
            <w:sz w:val="18"/>
          </w:rPr>
          <w:t xml:space="preserve"> for </w:t>
        </w:r>
        <w:r w:rsidRPr="008A4279">
          <w:rPr>
            <w:i/>
            <w:sz w:val="18"/>
          </w:rPr>
          <w:t>formals</w:t>
        </w:r>
        <w:r>
          <w:rPr>
            <w:rFonts w:ascii="Arial" w:hAnsi="Arial" w:cs="Arial"/>
            <w:sz w:val="18"/>
          </w:rPr>
          <w:t xml:space="preserve"> is perform</w:t>
        </w:r>
      </w:ins>
      <w:ins w:id="4795" w:author="Rev 7 Allen Wirfs-Brock" w:date="2012-05-04T14:27:00Z">
        <w:r w:rsidR="00105513">
          <w:rPr>
            <w:rFonts w:ascii="Arial" w:hAnsi="Arial" w:cs="Arial"/>
            <w:sz w:val="18"/>
          </w:rPr>
          <w:t>ed</w:t>
        </w:r>
      </w:ins>
      <w:ins w:id="4796" w:author="Rev 5 Allen Wirfs-Brock" w:date="2012-01-03T15:53:00Z">
        <w:r>
          <w:rPr>
            <w:rFonts w:ascii="Arial" w:hAnsi="Arial" w:cs="Arial"/>
            <w:sz w:val="18"/>
          </w:rPr>
          <w:t xml:space="preserve"> prior to to instantiating any non-parameter declarations in order to ensure that any such local declarations are not visible to </w:t>
        </w:r>
      </w:ins>
      <w:ins w:id="4797" w:author="Rev 5 Allen Wirfs-Brock" w:date="2012-01-03T15:55:00Z">
        <w:r>
          <w:rPr>
            <w:rFonts w:ascii="Arial" w:hAnsi="Arial" w:cs="Arial"/>
            <w:sz w:val="18"/>
          </w:rPr>
          <w:t xml:space="preserve">any </w:t>
        </w:r>
      </w:ins>
      <w:ins w:id="4798" w:author="Rev 5 Allen Wirfs-Brock" w:date="2012-01-03T15:56:00Z">
        <w:r>
          <w:rPr>
            <w:rFonts w:ascii="Arial" w:hAnsi="Arial" w:cs="Arial"/>
            <w:sz w:val="18"/>
          </w:rPr>
          <w:t xml:space="preserve">parameter </w:t>
        </w:r>
      </w:ins>
      <w:ins w:id="4799" w:author="Rev 5 Allen Wirfs-Brock" w:date="2012-01-03T15:55:00Z">
        <w:del w:id="4800" w:author="Rev 6 Allen Wirfs-Brock" w:date="2012-02-27T15:44:00Z">
          <w:r w:rsidDel="00A113E2">
            <w:rPr>
              <w:rFonts w:ascii="Arial" w:hAnsi="Arial" w:cs="Arial"/>
              <w:sz w:val="18"/>
            </w:rPr>
            <w:delText>initialization</w:delText>
          </w:r>
        </w:del>
      </w:ins>
      <w:ins w:id="4801" w:author="Rev 6 Allen Wirfs-Brock" w:date="2012-02-27T15:44:00Z">
        <w:r w:rsidR="00A113E2">
          <w:rPr>
            <w:rFonts w:ascii="Arial" w:hAnsi="Arial" w:cs="Arial"/>
            <w:sz w:val="18"/>
          </w:rPr>
          <w:t>Initialisation</w:t>
        </w:r>
      </w:ins>
      <w:ins w:id="4802" w:author="Rev 5 Allen Wirfs-Brock" w:date="2012-01-03T15:55:00Z">
        <w:r>
          <w:rPr>
            <w:rFonts w:ascii="Arial" w:hAnsi="Arial" w:cs="Arial"/>
            <w:sz w:val="18"/>
          </w:rPr>
          <w:t xml:space="preserve"> code that may be evaluated</w:t>
        </w:r>
      </w:ins>
      <w:ins w:id="4803" w:author="Rev 5 Allen Wirfs-Brock" w:date="2012-01-03T15:53:00Z">
        <w:r>
          <w:rPr>
            <w:rFonts w:ascii="Arial" w:hAnsi="Arial" w:cs="Arial"/>
            <w:sz w:val="18"/>
          </w:rPr>
          <w:t xml:space="preserve">. </w:t>
        </w:r>
      </w:ins>
    </w:p>
    <w:p w14:paraId="4CDAAD6A" w14:textId="77777777" w:rsidR="00E91EEE" w:rsidRDefault="00E91EEE" w:rsidP="009A20C6">
      <w:pPr>
        <w:pStyle w:val="Alg4"/>
        <w:numPr>
          <w:ilvl w:val="0"/>
          <w:numId w:val="570"/>
        </w:numPr>
        <w:rPr>
          <w:ins w:id="4804" w:author="Rev 6 Allen Wirfs-Brock" w:date="2012-02-26T09:56:00Z"/>
        </w:rPr>
      </w:pPr>
      <w:ins w:id="4805" w:author="Rev 6 Allen Wirfs-Brock" w:date="2012-02-26T09:57:00Z">
        <w:r>
          <w:t>ReturnIfAbrupt(</w:t>
        </w:r>
      </w:ins>
      <w:ins w:id="4806" w:author="Rev 6 Allen Wirfs-Brock" w:date="2012-02-26T09:56:00Z">
        <w:r w:rsidRPr="009B3B81">
          <w:rPr>
            <w:i/>
            <w:rPrChange w:id="4807" w:author="Rev 6 Allen Wirfs-Brock" w:date="2012-02-26T09:57:00Z">
              <w:rPr/>
            </w:rPrChange>
          </w:rPr>
          <w:t>formalStatus</w:t>
        </w:r>
      </w:ins>
      <w:ins w:id="4808" w:author="Rev 6 Allen Wirfs-Brock" w:date="2012-02-26T09:57:00Z">
        <w:r>
          <w:t>).</w:t>
        </w:r>
      </w:ins>
    </w:p>
    <w:p w14:paraId="7C3B9D83" w14:textId="77777777" w:rsidR="00225BCB" w:rsidRPr="00E77497" w:rsidRDefault="00225BCB" w:rsidP="009A20C6">
      <w:pPr>
        <w:pStyle w:val="Alg4"/>
        <w:numPr>
          <w:ilvl w:val="0"/>
          <w:numId w:val="570"/>
        </w:numPr>
        <w:rPr>
          <w:ins w:id="4809" w:author="Rev 4 Allen Wirfs-Brock" w:date="2011-10-20T13:18:00Z"/>
        </w:rPr>
      </w:pPr>
      <w:ins w:id="4810" w:author="Rev 4 Allen Wirfs-Brock" w:date="2011-10-20T13:18: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16169AE9" w14:textId="77777777" w:rsidR="00225BCB" w:rsidRPr="00E77497" w:rsidRDefault="00225BCB" w:rsidP="009A20C6">
      <w:pPr>
        <w:pStyle w:val="Alg4"/>
        <w:numPr>
          <w:ilvl w:val="1"/>
          <w:numId w:val="570"/>
        </w:numPr>
        <w:rPr>
          <w:ins w:id="4811" w:author="Rev 4 Allen Wirfs-Brock" w:date="2011-10-20T13:18:00Z"/>
          <w:i/>
        </w:rPr>
      </w:pPr>
      <w:ins w:id="4812" w:author="Rev 4 Allen Wirfs-Brock" w:date="2011-10-20T13:18: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7C419AE8" w14:textId="77777777" w:rsidR="00330C9A" w:rsidRPr="00E77497" w:rsidRDefault="00330C9A" w:rsidP="009A20C6">
      <w:pPr>
        <w:pStyle w:val="Alg4"/>
        <w:numPr>
          <w:ilvl w:val="2"/>
          <w:numId w:val="570"/>
        </w:numPr>
        <w:rPr>
          <w:ins w:id="4813" w:author="Rev 4 Allen Wirfs-Brock" w:date="2011-10-20T13:22:00Z"/>
        </w:rPr>
      </w:pPr>
      <w:ins w:id="4814" w:author="Rev 4 Allen Wirfs-Brock" w:date="2011-10-20T13:22: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4815" w:author="Rev 4 Allen Wirfs-Brock" w:date="2011-10-20T13:23:00Z">
        <w:r w:rsidRPr="00E77497">
          <w:rPr>
            <w:i/>
          </w:rPr>
          <w:t>dn</w:t>
        </w:r>
      </w:ins>
      <w:ins w:id="4816" w:author="Rev 4 Allen Wirfs-Brock" w:date="2011-10-20T13:22:00Z">
        <w:r w:rsidRPr="00E77497">
          <w:t xml:space="preserve"> as the argument.</w:t>
        </w:r>
      </w:ins>
    </w:p>
    <w:p w14:paraId="7BE0B44F" w14:textId="77777777" w:rsidR="00330C9A" w:rsidRPr="00E77497" w:rsidRDefault="00330C9A" w:rsidP="009A20C6">
      <w:pPr>
        <w:pStyle w:val="Alg4"/>
        <w:numPr>
          <w:ilvl w:val="2"/>
          <w:numId w:val="570"/>
        </w:numPr>
        <w:rPr>
          <w:ins w:id="4817" w:author="Rev 4 Allen Wirfs-Brock" w:date="2011-10-20T13:23:00Z"/>
        </w:rPr>
      </w:pPr>
      <w:commentRangeStart w:id="4818"/>
      <w:ins w:id="4819" w:author="Rev 4 Allen Wirfs-Brock" w:date="2011-10-20T13:23:00Z">
        <w:r w:rsidRPr="00E77497">
          <w:t xml:space="preserve">If </w:t>
        </w:r>
        <w:r w:rsidRPr="00E77497">
          <w:rPr>
            <w:i/>
          </w:rPr>
          <w:t xml:space="preserve">alreadyDeclared </w:t>
        </w:r>
        <w:r w:rsidRPr="00E77497">
          <w:t xml:space="preserve">is </w:t>
        </w:r>
        <w:r w:rsidRPr="00E77497">
          <w:rPr>
            <w:b/>
          </w:rPr>
          <w:t>false</w:t>
        </w:r>
        <w:r w:rsidRPr="00E77497">
          <w:t xml:space="preserve">, then </w:t>
        </w:r>
      </w:ins>
      <w:commentRangeEnd w:id="4818"/>
      <w:r w:rsidR="00E007E2">
        <w:rPr>
          <w:rStyle w:val="af4"/>
          <w:rFonts w:ascii="Arial" w:eastAsia="MS Mincho" w:hAnsi="Arial"/>
          <w:spacing w:val="0"/>
          <w:lang w:eastAsia="ja-JP"/>
        </w:rPr>
        <w:commentReference w:id="4818"/>
      </w:r>
    </w:p>
    <w:p w14:paraId="7672289E" w14:textId="77777777" w:rsidR="00225BCB" w:rsidRPr="00E77497" w:rsidRDefault="00225BCB" w:rsidP="009A20C6">
      <w:pPr>
        <w:pStyle w:val="Alg4"/>
        <w:numPr>
          <w:ilvl w:val="3"/>
          <w:numId w:val="570"/>
        </w:numPr>
        <w:rPr>
          <w:ins w:id="4820" w:author="Rev 4 Allen Wirfs-Brock" w:date="2011-10-20T13:18:00Z"/>
        </w:rPr>
      </w:pPr>
      <w:ins w:id="4821" w:author="Rev 4 Allen Wirfs-Brock" w:date="2011-10-20T13:18:00Z">
        <w:r w:rsidRPr="00E77497">
          <w:t>If</w:t>
        </w:r>
      </w:ins>
      <w:ins w:id="4822" w:author="Rev 6 Allen Wirfs-Brock" w:date="2012-02-25T15:50:00Z">
        <w:r w:rsidR="00B33855">
          <w:t xml:space="preserve"> </w:t>
        </w:r>
      </w:ins>
      <w:ins w:id="4823" w:author="Rev 4 Allen Wirfs-Brock" w:date="2011-10-20T13:18:00Z">
        <w:r w:rsidRPr="00E77497">
          <w:t xml:space="preserve"> </w:t>
        </w:r>
      </w:ins>
      <w:ins w:id="4824" w:author="Rev 6 Allen Wirfs-Brock" w:date="2012-02-25T15:51:00Z">
        <w:r w:rsidR="00B33855">
          <w:t>IsConstantDeclaration of</w:t>
        </w:r>
        <w:r w:rsidR="00B33855" w:rsidRPr="00E77497">
          <w:t xml:space="preserve"> </w:t>
        </w:r>
      </w:ins>
      <w:ins w:id="4825" w:author="Rev 4 Allen Wirfs-Brock" w:date="2011-10-20T13:18:00Z">
        <w:r w:rsidRPr="00E77497">
          <w:rPr>
            <w:i/>
          </w:rPr>
          <w:t>d</w:t>
        </w:r>
        <w:r w:rsidRPr="00E77497">
          <w:t xml:space="preserve"> is </w:t>
        </w:r>
        <w:del w:id="4826" w:author="Rev 6 Allen Wirfs-Brock" w:date="2012-02-25T15:51:00Z">
          <w:r w:rsidRPr="00B33855" w:rsidDel="00B33855">
            <w:rPr>
              <w:b/>
            </w:rPr>
            <w:delText xml:space="preserve">a </w:delText>
          </w:r>
          <w:r w:rsidRPr="00B33855" w:rsidDel="00B33855">
            <w:rPr>
              <w:b/>
              <w:i/>
            </w:rPr>
            <w:delText>ConstDeclaration</w:delText>
          </w:r>
        </w:del>
      </w:ins>
      <w:ins w:id="4827" w:author="Rev 6 Allen Wirfs-Brock" w:date="2012-02-25T15:51:00Z">
        <w:r w:rsidR="00B33855" w:rsidRPr="00B33855">
          <w:rPr>
            <w:b/>
          </w:rPr>
          <w:t>true</w:t>
        </w:r>
      </w:ins>
      <w:ins w:id="4828" w:author="Rev 4 Allen Wirfs-Brock" w:date="2011-10-20T13:18:00Z">
        <w:r w:rsidRPr="00E77497">
          <w:t>, then</w:t>
        </w:r>
      </w:ins>
    </w:p>
    <w:p w14:paraId="148D2139" w14:textId="77777777" w:rsidR="00225BCB" w:rsidRPr="00E77497" w:rsidRDefault="00225BCB" w:rsidP="009A20C6">
      <w:pPr>
        <w:pStyle w:val="Alg4"/>
        <w:numPr>
          <w:ilvl w:val="4"/>
          <w:numId w:val="570"/>
        </w:numPr>
        <w:spacing w:after="220"/>
        <w:contextualSpacing/>
        <w:rPr>
          <w:ins w:id="4829" w:author="Rev 4 Allen Wirfs-Brock" w:date="2011-10-20T13:18:00Z"/>
        </w:rPr>
      </w:pPr>
      <w:ins w:id="4830" w:author="Rev 4 Allen Wirfs-Brock" w:date="2011-10-20T13:18: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054049DF" w14:textId="77777777" w:rsidR="00225BCB" w:rsidRPr="00E77497" w:rsidRDefault="00225BCB" w:rsidP="009A20C6">
      <w:pPr>
        <w:pStyle w:val="Alg4"/>
        <w:numPr>
          <w:ilvl w:val="3"/>
          <w:numId w:val="570"/>
        </w:numPr>
        <w:spacing w:after="220"/>
        <w:contextualSpacing/>
        <w:rPr>
          <w:ins w:id="4831" w:author="Rev 4 Allen Wirfs-Brock" w:date="2011-10-20T13:18:00Z"/>
        </w:rPr>
      </w:pPr>
      <w:ins w:id="4832" w:author="Rev 4 Allen Wirfs-Brock" w:date="2011-10-20T13:18:00Z">
        <w:r w:rsidRPr="00E77497">
          <w:t>Else,</w:t>
        </w:r>
      </w:ins>
    </w:p>
    <w:p w14:paraId="0E5EB267" w14:textId="77777777" w:rsidR="00225BCB" w:rsidRPr="00E77497" w:rsidRDefault="00225BCB" w:rsidP="009A20C6">
      <w:pPr>
        <w:pStyle w:val="Alg4"/>
        <w:numPr>
          <w:ilvl w:val="4"/>
          <w:numId w:val="570"/>
        </w:numPr>
        <w:spacing w:after="220"/>
        <w:contextualSpacing/>
        <w:rPr>
          <w:ins w:id="4833" w:author="Rev 4 Allen Wirfs-Brock" w:date="2011-10-20T13:18:00Z"/>
        </w:rPr>
      </w:pPr>
      <w:ins w:id="4834" w:author="Rev 4 Allen Wirfs-Brock" w:date="2011-10-20T13:18: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61EECA58" w14:textId="77777777" w:rsidR="0076754F" w:rsidRPr="00E77497" w:rsidRDefault="0076754F" w:rsidP="009A20C6">
      <w:pPr>
        <w:pStyle w:val="Alg4"/>
        <w:numPr>
          <w:ilvl w:val="0"/>
          <w:numId w:val="570"/>
        </w:numPr>
        <w:rPr>
          <w:ins w:id="4835" w:author="Rev 4 Allen Wirfs-Brock" w:date="2011-10-20T13:33:00Z"/>
        </w:rPr>
      </w:pPr>
      <w:ins w:id="4836" w:author="Rev 4 Allen Wirfs-Brock" w:date="2011-10-20T13:33:00Z">
        <w:r w:rsidRPr="00E77497">
          <w:t xml:space="preserve">Let </w:t>
        </w:r>
        <w:r w:rsidRPr="00E77497">
          <w:rPr>
            <w:i/>
          </w:rPr>
          <w:t xml:space="preserve">argumentsAlreadyDeclared </w:t>
        </w:r>
        <w:r w:rsidRPr="00E77497">
          <w:t xml:space="preserve">be the result of calling </w:t>
        </w:r>
        <w:r w:rsidRPr="00E77497">
          <w:rPr>
            <w:i/>
          </w:rPr>
          <w:t>env’s</w:t>
        </w:r>
        <w:r w:rsidRPr="00E77497">
          <w:t xml:space="preserve"> HasBinding concrete method passing </w:t>
        </w:r>
        <w:r w:rsidRPr="00E77497">
          <w:rPr>
            <w:rFonts w:ascii="Courier New" w:hAnsi="Courier New" w:cs="Courier New"/>
            <w:b/>
          </w:rPr>
          <w:t>"arguments"</w:t>
        </w:r>
        <w:r w:rsidRPr="00E77497">
          <w:rPr>
            <w:b/>
          </w:rPr>
          <w:t xml:space="preserve"> </w:t>
        </w:r>
        <w:r w:rsidRPr="00E77497">
          <w:t>as the argument.</w:t>
        </w:r>
      </w:ins>
    </w:p>
    <w:p w14:paraId="20D58343" w14:textId="77777777" w:rsidR="00377876" w:rsidRPr="00B820AB" w:rsidRDefault="00377876" w:rsidP="00377876">
      <w:pPr>
        <w:pStyle w:val="Alg4"/>
        <w:numPr>
          <w:ilvl w:val="0"/>
          <w:numId w:val="570"/>
        </w:numPr>
        <w:rPr>
          <w:ins w:id="4837" w:author="Rev 5 Allen Wirfs-Brock" w:date="2012-01-03T15:36:00Z"/>
        </w:rPr>
      </w:pPr>
      <w:ins w:id="4838" w:author="Rev 5 Allen Wirfs-Brock" w:date="2012-01-03T15:36: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Pr>
            <w:i/>
            <w:sz w:val="18"/>
          </w:rPr>
          <w:t>argumentsAlreadyDeclared</w:t>
        </w:r>
        <w:r w:rsidRPr="00632026">
          <w:rPr>
            <w:i/>
            <w:sz w:val="18"/>
          </w:rPr>
          <w:t xml:space="preserve"> </w:t>
        </w:r>
        <w:r>
          <w:rPr>
            <w:rFonts w:ascii="Arial" w:hAnsi="Arial" w:cs="Arial"/>
            <w:sz w:val="18"/>
          </w:rPr>
          <w:t xml:space="preserve">is </w:t>
        </w:r>
      </w:ins>
      <w:ins w:id="4839" w:author="Rev 5 Allen Wirfs-Brock" w:date="2012-01-03T15:37:00Z">
        <w:r>
          <w:rPr>
            <w:b/>
            <w:sz w:val="18"/>
          </w:rPr>
          <w:t>true</w:t>
        </w:r>
      </w:ins>
      <w:ins w:id="4840" w:author="Rev 5 Allen Wirfs-Brock" w:date="2012-01-03T15:36:00Z">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w:t>
        </w:r>
      </w:ins>
      <w:ins w:id="4841" w:author="Rev 5 Allen Wirfs-Brock" w:date="2012-01-03T15:37:00Z">
        <w:r>
          <w:rPr>
            <w:rFonts w:ascii="Arial" w:hAnsi="Arial" w:cs="Arial"/>
            <w:sz w:val="18"/>
          </w:rPr>
          <w:t xml:space="preserve">In that case, </w:t>
        </w:r>
      </w:ins>
      <w:ins w:id="4842" w:author="Rev 5 Allen Wirfs-Brock" w:date="2012-01-03T15:36:00Z">
        <w:r>
          <w:rPr>
            <w:rFonts w:ascii="Arial" w:hAnsi="Arial" w:cs="Arial"/>
            <w:sz w:val="18"/>
          </w:rPr>
          <w:t xml:space="preserve"> </w:t>
        </w:r>
      </w:ins>
      <w:ins w:id="4843" w:author="Rev 5 Allen Wirfs-Brock" w:date="2012-01-03T15:37:00Z">
        <w:r>
          <w:rPr>
            <w:rFonts w:ascii="Arial" w:hAnsi="Arial" w:cs="Arial"/>
            <w:sz w:val="18"/>
          </w:rPr>
          <w:t>its</w:t>
        </w:r>
      </w:ins>
      <w:ins w:id="4844" w:author="Rev 5 Allen Wirfs-Brock" w:date="2012-01-03T15:36:00Z">
        <w:r>
          <w:rPr>
            <w:rFonts w:ascii="Arial" w:hAnsi="Arial" w:cs="Arial"/>
            <w:sz w:val="18"/>
          </w:rPr>
          <w:t xml:space="preserve"> use in the </w:t>
        </w:r>
      </w:ins>
      <w:ins w:id="4845" w:author="Rev 5 Allen Wirfs-Brock" w:date="2012-01-03T15:37:00Z">
        <w:r>
          <w:rPr>
            <w:rFonts w:ascii="Arial" w:hAnsi="Arial" w:cs="Arial"/>
            <w:sz w:val="18"/>
          </w:rPr>
          <w:t>above</w:t>
        </w:r>
      </w:ins>
      <w:ins w:id="4846" w:author="Rev 5 Allen Wirfs-Brock" w:date="2012-01-03T15:36:00Z">
        <w:r>
          <w:rPr>
            <w:rFonts w:ascii="Arial" w:hAnsi="Arial" w:cs="Arial"/>
            <w:sz w:val="18"/>
          </w:rPr>
          <w:t xml:space="preserve"> steps </w:t>
        </w:r>
      </w:ins>
      <w:ins w:id="4847" w:author="Rev 5 Allen Wirfs-Brock" w:date="2012-01-03T15:37:00Z">
        <w:r>
          <w:rPr>
            <w:rFonts w:ascii="Arial" w:hAnsi="Arial" w:cs="Arial"/>
            <w:sz w:val="18"/>
          </w:rPr>
          <w:t xml:space="preserve">is </w:t>
        </w:r>
      </w:ins>
      <w:ins w:id="4848" w:author="Rev 5 Allen Wirfs-Brock" w:date="2012-01-03T15:36:00Z">
        <w:r>
          <w:rPr>
            <w:rFonts w:ascii="Arial" w:hAnsi="Arial" w:cs="Arial"/>
            <w:sz w:val="18"/>
          </w:rPr>
          <w:t xml:space="preserve">strictly as a device for specifying formal parameter </w:t>
        </w:r>
        <w:del w:id="4849" w:author="Rev 6 Allen Wirfs-Brock" w:date="2012-02-27T15:48:00Z">
          <w:r w:rsidDel="00A113E2">
            <w:rPr>
              <w:rFonts w:ascii="Arial" w:hAnsi="Arial" w:cs="Arial"/>
              <w:sz w:val="18"/>
            </w:rPr>
            <w:delText>initialization</w:delText>
          </w:r>
        </w:del>
      </w:ins>
      <w:ins w:id="4850" w:author="Rev 6 Allen Wirfs-Brock" w:date="2012-02-27T15:48:00Z">
        <w:r w:rsidR="00A113E2">
          <w:rPr>
            <w:rFonts w:ascii="Arial" w:hAnsi="Arial" w:cs="Arial"/>
            <w:sz w:val="18"/>
          </w:rPr>
          <w:t>initialisation</w:t>
        </w:r>
      </w:ins>
      <w:ins w:id="4851" w:author="Rev 5 Allen Wirfs-Brock" w:date="2012-01-03T15:36:00Z">
        <w:r>
          <w:rPr>
            <w:rFonts w:ascii="Arial" w:hAnsi="Arial" w:cs="Arial"/>
            <w:sz w:val="18"/>
          </w:rPr>
          <w:t xml:space="preserve"> semantics. </w:t>
        </w:r>
      </w:ins>
    </w:p>
    <w:p w14:paraId="3A196D65" w14:textId="77777777" w:rsidR="00FF2C02" w:rsidRPr="00E77497" w:rsidDel="00BC7A6E" w:rsidRDefault="00FF2C02" w:rsidP="009A20C6">
      <w:pPr>
        <w:pStyle w:val="Alg4"/>
        <w:numPr>
          <w:ilvl w:val="0"/>
          <w:numId w:val="570"/>
        </w:numPr>
        <w:rPr>
          <w:ins w:id="4852" w:author="Rev 4 Allen Wirfs-Brock" w:date="2011-10-20T14:49:00Z"/>
          <w:del w:id="4853" w:author="Rev 5 Allen Wirfs-Brock" w:date="2012-01-03T15:31:00Z"/>
        </w:rPr>
      </w:pPr>
      <w:commentRangeStart w:id="4854"/>
      <w:ins w:id="4855" w:author="Rev 4 Allen Wirfs-Brock" w:date="2011-10-20T14:49:00Z">
        <w:del w:id="4856" w:author="Rev 5 Allen Wirfs-Brock" w:date="2012-01-03T15:31:00Z">
          <w:r w:rsidRPr="00E77497" w:rsidDel="00BC7A6E">
            <w:delText xml:space="preserve">Let </w:delText>
          </w:r>
        </w:del>
      </w:ins>
      <w:ins w:id="4857" w:author="Rev 4 Allen Wirfs-Brock" w:date="2011-10-20T14:50:00Z">
        <w:del w:id="4858" w:author="Rev 5 Allen Wirfs-Brock" w:date="2012-01-03T15:31:00Z">
          <w:r w:rsidRPr="00E77497" w:rsidDel="00BC7A6E">
            <w:rPr>
              <w:i/>
            </w:rPr>
            <w:delText>has</w:delText>
          </w:r>
        </w:del>
      </w:ins>
      <w:ins w:id="4859" w:author="Rev 4 Allen Wirfs-Brock" w:date="2011-10-20T14:49:00Z">
        <w:del w:id="4860" w:author="Rev 5 Allen Wirfs-Brock" w:date="2012-01-03T15:31:00Z">
          <w:r w:rsidRPr="00E77497" w:rsidDel="00BC7A6E">
            <w:rPr>
              <w:i/>
            </w:rPr>
            <w:delText>ArgumentsObject</w:delText>
          </w:r>
          <w:r w:rsidRPr="00E77497" w:rsidDel="00BC7A6E">
            <w:delText xml:space="preserve"> be the Boolean negation of </w:delText>
          </w:r>
        </w:del>
      </w:ins>
      <w:ins w:id="4861" w:author="Rev 4 Allen Wirfs-Brock" w:date="2011-10-20T14:50:00Z">
        <w:del w:id="4862" w:author="Rev 5 Allen Wirfs-Brock" w:date="2012-01-03T15:31:00Z">
          <w:r w:rsidRPr="00E77497" w:rsidDel="00BC7A6E">
            <w:rPr>
              <w:i/>
            </w:rPr>
            <w:delText>argumentsAlreadyDeclared</w:delText>
          </w:r>
        </w:del>
      </w:ins>
      <w:ins w:id="4863" w:author="Rev 4 Allen Wirfs-Brock" w:date="2011-10-20T14:49:00Z">
        <w:del w:id="4864" w:author="Rev 5 Allen Wirfs-Brock" w:date="2012-01-03T15:31:00Z">
          <w:r w:rsidRPr="00E77497" w:rsidDel="00BC7A6E">
            <w:delText>.</w:delText>
          </w:r>
        </w:del>
      </w:ins>
    </w:p>
    <w:p w14:paraId="7C867D2D" w14:textId="77777777" w:rsidR="0076754F" w:rsidRPr="00E77497" w:rsidRDefault="0076754F" w:rsidP="009A20C6">
      <w:pPr>
        <w:pStyle w:val="Alg4"/>
        <w:numPr>
          <w:ilvl w:val="0"/>
          <w:numId w:val="570"/>
        </w:numPr>
        <w:rPr>
          <w:ins w:id="4865" w:author="Rev 4 Allen Wirfs-Brock" w:date="2011-10-20T13:33:00Z"/>
        </w:rPr>
      </w:pPr>
      <w:ins w:id="4866" w:author="Rev 4 Allen Wirfs-Brock" w:date="2011-10-20T13:33:00Z">
        <w:r w:rsidRPr="00E77497">
          <w:t xml:space="preserve">If </w:t>
        </w:r>
        <w:r w:rsidRPr="00E77497">
          <w:rPr>
            <w:i/>
          </w:rPr>
          <w:t xml:space="preserve">argumentsAlreadyDeclared </w:t>
        </w:r>
        <w:r w:rsidRPr="00E77497">
          <w:t xml:space="preserve">is </w:t>
        </w:r>
        <w:r w:rsidRPr="00E77497">
          <w:rPr>
            <w:b/>
          </w:rPr>
          <w:t>false</w:t>
        </w:r>
        <w:r w:rsidRPr="00E77497">
          <w:t>, then</w:t>
        </w:r>
      </w:ins>
      <w:commentRangeEnd w:id="4854"/>
      <w:r w:rsidR="00CE6269">
        <w:rPr>
          <w:rStyle w:val="af4"/>
          <w:rFonts w:ascii="Arial" w:eastAsia="MS Mincho" w:hAnsi="Arial"/>
          <w:spacing w:val="0"/>
          <w:lang w:eastAsia="ja-JP"/>
        </w:rPr>
        <w:commentReference w:id="4854"/>
      </w:r>
    </w:p>
    <w:p w14:paraId="4E7D1E1C" w14:textId="77777777" w:rsidR="0076754F" w:rsidRPr="00E77497" w:rsidRDefault="0076754F" w:rsidP="009A20C6">
      <w:pPr>
        <w:pStyle w:val="Alg4"/>
        <w:numPr>
          <w:ilvl w:val="1"/>
          <w:numId w:val="570"/>
        </w:numPr>
        <w:rPr>
          <w:ins w:id="4867" w:author="Rev 4 Allen Wirfs-Brock" w:date="2011-10-20T13:33:00Z"/>
        </w:rPr>
      </w:pPr>
      <w:ins w:id="4868" w:author="Rev 4 Allen Wirfs-Brock" w:date="2011-10-20T13:33:00Z">
        <w:r w:rsidRPr="00E77497">
          <w:t xml:space="preserve">If </w:t>
        </w:r>
        <w:r w:rsidRPr="00E77497">
          <w:rPr>
            <w:i/>
          </w:rPr>
          <w:t>strict</w:t>
        </w:r>
        <w:r w:rsidRPr="00E77497">
          <w:t xml:space="preserve"> is </w:t>
        </w:r>
        <w:r w:rsidRPr="00E77497">
          <w:rPr>
            <w:b/>
          </w:rPr>
          <w:t>true</w:t>
        </w:r>
        <w:r w:rsidRPr="00E77497">
          <w:t xml:space="preserve">, then </w:t>
        </w:r>
      </w:ins>
    </w:p>
    <w:p w14:paraId="30F8EE44" w14:textId="77777777" w:rsidR="0076754F" w:rsidRPr="00E77497" w:rsidRDefault="0076754F" w:rsidP="009A20C6">
      <w:pPr>
        <w:pStyle w:val="Alg4"/>
        <w:numPr>
          <w:ilvl w:val="2"/>
          <w:numId w:val="570"/>
        </w:numPr>
        <w:rPr>
          <w:ins w:id="4869" w:author="Rev 4 Allen Wirfs-Brock" w:date="2011-10-20T13:33:00Z"/>
        </w:rPr>
      </w:pPr>
      <w:ins w:id="4870" w:author="Rev 4 Allen Wirfs-Brock" w:date="2011-10-20T13:33: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58D9753A" w14:textId="77777777" w:rsidR="0076754F" w:rsidRPr="00E77497" w:rsidRDefault="0076754F" w:rsidP="009A20C6">
      <w:pPr>
        <w:pStyle w:val="Alg4"/>
        <w:numPr>
          <w:ilvl w:val="1"/>
          <w:numId w:val="570"/>
        </w:numPr>
        <w:rPr>
          <w:ins w:id="4871" w:author="Rev 4 Allen Wirfs-Brock" w:date="2011-10-20T13:33:00Z"/>
        </w:rPr>
      </w:pPr>
      <w:ins w:id="4872" w:author="Rev 4 Allen Wirfs-Brock" w:date="2011-10-20T13:33:00Z">
        <w:r w:rsidRPr="00E77497">
          <w:t>Else,</w:t>
        </w:r>
      </w:ins>
    </w:p>
    <w:p w14:paraId="297319B3" w14:textId="77777777" w:rsidR="0076754F" w:rsidRPr="00E77497" w:rsidRDefault="0076754F" w:rsidP="009A20C6">
      <w:pPr>
        <w:pStyle w:val="Alg4"/>
        <w:numPr>
          <w:ilvl w:val="2"/>
          <w:numId w:val="570"/>
        </w:numPr>
        <w:rPr>
          <w:ins w:id="4873" w:author="Rev 4 Allen Wirfs-Brock" w:date="2011-10-20T13:33:00Z"/>
        </w:rPr>
      </w:pPr>
      <w:ins w:id="4874" w:author="Rev 4 Allen Wirfs-Brock" w:date="2011-10-20T13:33: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3FADA385" w14:textId="77777777" w:rsidR="00BC7A6E" w:rsidRPr="00120381" w:rsidRDefault="00BC7A6E" w:rsidP="00BC7A6E">
      <w:pPr>
        <w:pStyle w:val="Alg4"/>
        <w:numPr>
          <w:ilvl w:val="1"/>
          <w:numId w:val="570"/>
        </w:numPr>
        <w:rPr>
          <w:ins w:id="4875" w:author="Rev 5 Allen Wirfs-Brock" w:date="2012-01-03T15:32:00Z"/>
          <w:sz w:val="24"/>
          <w:szCs w:val="24"/>
        </w:rPr>
      </w:pPr>
      <w:ins w:id="4876" w:author="Rev 5 Allen Wirfs-Brock" w:date="2012-01-03T15:32: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036707B4" w14:textId="77777777" w:rsidR="0076754F" w:rsidRPr="00E77497" w:rsidRDefault="0076754F" w:rsidP="009A20C6">
      <w:pPr>
        <w:pStyle w:val="Alg4"/>
        <w:numPr>
          <w:ilvl w:val="0"/>
          <w:numId w:val="570"/>
        </w:numPr>
        <w:rPr>
          <w:ins w:id="4877" w:author="Rev 4 Allen Wirfs-Brock" w:date="2011-10-20T13:35:00Z"/>
        </w:rPr>
      </w:pPr>
      <w:ins w:id="4878" w:author="Rev 4 Allen Wirfs-Brock" w:date="2011-10-20T13:35:00Z">
        <w:r w:rsidRPr="00E77497">
          <w:t xml:space="preserve">Let </w:t>
        </w:r>
        <w:r w:rsidRPr="00E77497">
          <w:rPr>
            <w:i/>
          </w:rPr>
          <w:t>varNames</w:t>
        </w:r>
        <w:r w:rsidRPr="00E77497">
          <w:t xml:space="preserve"> be the VarDeclaredNames of </w:t>
        </w:r>
        <w:r w:rsidRPr="00E77497">
          <w:rPr>
            <w:i/>
          </w:rPr>
          <w:t>code</w:t>
        </w:r>
        <w:r w:rsidRPr="00E77497">
          <w:t>.</w:t>
        </w:r>
      </w:ins>
    </w:p>
    <w:p w14:paraId="229F2476" w14:textId="77777777" w:rsidR="00330C9A" w:rsidRPr="00E77497" w:rsidRDefault="00330C9A" w:rsidP="009A20C6">
      <w:pPr>
        <w:pStyle w:val="Alg4"/>
        <w:numPr>
          <w:ilvl w:val="0"/>
          <w:numId w:val="570"/>
        </w:numPr>
        <w:rPr>
          <w:ins w:id="4879" w:author="Rev 4 Allen Wirfs-Brock" w:date="2011-10-20T13:26:00Z"/>
        </w:rPr>
      </w:pPr>
      <w:ins w:id="4880" w:author="Rev 4 Allen Wirfs-Brock" w:date="2011-10-20T13:26:00Z">
        <w:r w:rsidRPr="00E77497">
          <w:t xml:space="preserve">For each String </w:t>
        </w:r>
      </w:ins>
      <w:ins w:id="4881" w:author="Rev 4 Allen Wirfs-Brock" w:date="2011-10-20T13:29:00Z">
        <w:r w:rsidR="0076754F" w:rsidRPr="00E77497">
          <w:rPr>
            <w:i/>
          </w:rPr>
          <w:t>var</w:t>
        </w:r>
      </w:ins>
      <w:ins w:id="4882" w:author="Rev 4 Allen Wirfs-Brock" w:date="2011-10-20T13:26:00Z">
        <w:r w:rsidRPr="00E77497">
          <w:rPr>
            <w:i/>
          </w:rPr>
          <w:t>Name</w:t>
        </w:r>
        <w:r w:rsidRPr="00E77497">
          <w:t xml:space="preserve"> in </w:t>
        </w:r>
      </w:ins>
      <w:ins w:id="4883" w:author="Rev 4 Allen Wirfs-Brock" w:date="2011-10-20T13:27:00Z">
        <w:r w:rsidR="0076754F" w:rsidRPr="00E77497">
          <w:rPr>
            <w:i/>
          </w:rPr>
          <w:t>var</w:t>
        </w:r>
      </w:ins>
      <w:ins w:id="4884" w:author="Rev 4 Allen Wirfs-Brock" w:date="2011-10-20T13:26:00Z">
        <w:r w:rsidRPr="00E77497">
          <w:rPr>
            <w:i/>
          </w:rPr>
          <w:t>Names</w:t>
        </w:r>
        <w:r w:rsidRPr="00E77497">
          <w:t>, in list order do</w:t>
        </w:r>
      </w:ins>
    </w:p>
    <w:p w14:paraId="4E4692D1" w14:textId="77777777" w:rsidR="00330C9A" w:rsidRPr="00E77497" w:rsidRDefault="00330C9A" w:rsidP="009A20C6">
      <w:pPr>
        <w:pStyle w:val="Alg4"/>
        <w:numPr>
          <w:ilvl w:val="1"/>
          <w:numId w:val="570"/>
        </w:numPr>
        <w:rPr>
          <w:ins w:id="4885" w:author="Rev 4 Allen Wirfs-Brock" w:date="2011-10-20T13:26:00Z"/>
        </w:rPr>
      </w:pPr>
      <w:ins w:id="4886" w:author="Rev 4 Allen Wirfs-Brock" w:date="2011-10-20T13:26: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4887" w:author="Rev 4 Allen Wirfs-Brock" w:date="2011-10-20T13:30:00Z">
        <w:r w:rsidR="0076754F" w:rsidRPr="00E77497">
          <w:rPr>
            <w:i/>
          </w:rPr>
          <w:t>var</w:t>
        </w:r>
      </w:ins>
      <w:ins w:id="4888" w:author="Rev 4 Allen Wirfs-Brock" w:date="2011-10-20T13:26:00Z">
        <w:r w:rsidRPr="00E77497">
          <w:rPr>
            <w:i/>
          </w:rPr>
          <w:t>Name</w:t>
        </w:r>
        <w:r w:rsidRPr="00E77497">
          <w:t xml:space="preserve"> as the argument.</w:t>
        </w:r>
      </w:ins>
    </w:p>
    <w:p w14:paraId="047B2E80" w14:textId="77777777" w:rsidR="001035BB" w:rsidRPr="00E77497" w:rsidRDefault="001035BB" w:rsidP="009A20C6">
      <w:pPr>
        <w:pStyle w:val="Alg4"/>
        <w:numPr>
          <w:ilvl w:val="1"/>
          <w:numId w:val="570"/>
        </w:numPr>
        <w:rPr>
          <w:ins w:id="4889" w:author="Rev 4 Allen Wirfs-Brock" w:date="2011-10-20T14:12:00Z"/>
          <w:i/>
          <w:sz w:val="18"/>
        </w:rPr>
      </w:pPr>
      <w:ins w:id="4890" w:author="Rev 4 Allen Wirfs-Brock" w:date="2011-10-20T14:12:00Z">
        <w:r w:rsidRPr="00E77497">
          <w:rPr>
            <w:rFonts w:ascii="Arial" w:hAnsi="Arial" w:cs="Arial"/>
            <w:sz w:val="18"/>
          </w:rPr>
          <w:t>NOTE</w:t>
        </w:r>
        <w:r w:rsidRPr="00E77497">
          <w:rPr>
            <w:rFonts w:ascii="Arial" w:hAnsi="Arial" w:cs="Arial"/>
            <w:sz w:val="18"/>
          </w:rPr>
          <w:tab/>
        </w:r>
      </w:ins>
      <w:ins w:id="4891" w:author="Rev 6 Allen Wirfs-Brock" w:date="2012-02-25T15:49:00Z">
        <w:r w:rsidR="00B33855">
          <w:rPr>
            <w:rFonts w:ascii="Arial" w:hAnsi="Arial" w:cs="Arial"/>
            <w:sz w:val="18"/>
          </w:rPr>
          <w:tab/>
        </w:r>
      </w:ins>
      <w:ins w:id="4892" w:author="Rev 4 Allen Wirfs-Brock" w:date="2011-10-20T14:14:00Z">
        <w:r w:rsidRPr="00E77497">
          <w:rPr>
            <w:rFonts w:ascii="Arial" w:hAnsi="Arial" w:cs="Arial"/>
            <w:sz w:val="18"/>
          </w:rPr>
          <w:t xml:space="preserve">A </w:t>
        </w:r>
      </w:ins>
      <w:ins w:id="4893" w:author="Rev 4 Allen Wirfs-Brock" w:date="2011-10-20T14:13:00Z">
        <w:r w:rsidRPr="00E77497">
          <w:rPr>
            <w:rFonts w:ascii="Arial" w:hAnsi="Arial" w:cs="Arial"/>
            <w:sz w:val="18"/>
          </w:rPr>
          <w:t>VarDeclaredNames</w:t>
        </w:r>
      </w:ins>
      <w:ins w:id="4894" w:author="Rev 4 Allen Wirfs-Brock" w:date="2011-10-20T14:12:00Z">
        <w:r w:rsidRPr="00E77497">
          <w:rPr>
            <w:sz w:val="18"/>
          </w:rPr>
          <w:t xml:space="preserve"> </w:t>
        </w:r>
      </w:ins>
      <w:ins w:id="4895" w:author="Rev 4 Allen Wirfs-Brock" w:date="2011-10-20T14:14:00Z">
        <w:r w:rsidRPr="00E77497">
          <w:rPr>
            <w:rFonts w:ascii="Arial" w:hAnsi="Arial" w:cs="Arial"/>
            <w:sz w:val="18"/>
          </w:rPr>
          <w:t xml:space="preserve">is only </w:t>
        </w:r>
      </w:ins>
      <w:ins w:id="4896" w:author="Rev 4 Allen Wirfs-Brock" w:date="2011-10-20T14:15:00Z">
        <w:r w:rsidRPr="00E77497">
          <w:rPr>
            <w:rFonts w:ascii="Arial" w:hAnsi="Arial" w:cs="Arial"/>
            <w:sz w:val="18"/>
          </w:rPr>
          <w:t>instantiated</w:t>
        </w:r>
      </w:ins>
      <w:ins w:id="4897" w:author="Rev 4 Allen Wirfs-Brock" w:date="2011-10-20T14:14:00Z">
        <w:r w:rsidRPr="00E77497">
          <w:rPr>
            <w:rFonts w:ascii="Arial" w:hAnsi="Arial" w:cs="Arial"/>
            <w:sz w:val="18"/>
          </w:rPr>
          <w:t xml:space="preserve"> and initialied here if it is not also the name of a formal parameter or a </w:t>
        </w:r>
      </w:ins>
      <w:ins w:id="4898" w:author="Rev 4 Allen Wirfs-Brock" w:date="2011-10-20T14:12:00Z">
        <w:r w:rsidRPr="00E77497">
          <w:rPr>
            <w:i/>
            <w:sz w:val="18"/>
          </w:rPr>
          <w:t>FunctionDeclarations</w:t>
        </w:r>
        <w:r w:rsidRPr="00E77497">
          <w:rPr>
            <w:rFonts w:ascii="Arial" w:hAnsi="Arial" w:cs="Arial"/>
            <w:sz w:val="18"/>
          </w:rPr>
          <w:t>.</w:t>
        </w:r>
      </w:ins>
      <w:ins w:id="4899" w:author="Rev 4 Allen Wirfs-Brock" w:date="2011-10-20T14:16:00Z">
        <w:r w:rsidRPr="00E77497">
          <w:rPr>
            <w:rFonts w:ascii="Arial" w:hAnsi="Arial" w:cs="Arial"/>
            <w:sz w:val="18"/>
          </w:rPr>
          <w:t xml:space="preserve"> Such duplicate declarations may only occur in non-extended code.</w:t>
        </w:r>
      </w:ins>
    </w:p>
    <w:p w14:paraId="04B39E6C" w14:textId="77777777" w:rsidR="00330C9A" w:rsidRPr="00E77497" w:rsidRDefault="00330C9A" w:rsidP="009A20C6">
      <w:pPr>
        <w:pStyle w:val="Alg4"/>
        <w:numPr>
          <w:ilvl w:val="1"/>
          <w:numId w:val="570"/>
        </w:numPr>
        <w:rPr>
          <w:ins w:id="4900" w:author="Rev 4 Allen Wirfs-Brock" w:date="2011-10-20T13:26:00Z"/>
        </w:rPr>
      </w:pPr>
      <w:ins w:id="4901" w:author="Rev 4 Allen Wirfs-Brock" w:date="2011-10-20T13:26: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79D1585E" w14:textId="77777777" w:rsidR="00330C9A" w:rsidRPr="00E77497" w:rsidRDefault="00330C9A" w:rsidP="009A20C6">
      <w:pPr>
        <w:pStyle w:val="Alg4"/>
        <w:numPr>
          <w:ilvl w:val="2"/>
          <w:numId w:val="570"/>
        </w:numPr>
        <w:rPr>
          <w:ins w:id="4902" w:author="Rev 4 Allen Wirfs-Brock" w:date="2011-10-20T13:26:00Z"/>
        </w:rPr>
      </w:pPr>
      <w:ins w:id="4903" w:author="Rev 4 Allen Wirfs-Brock" w:date="2011-10-20T13:26:00Z">
        <w:r w:rsidRPr="00E77497">
          <w:t xml:space="preserve">Call </w:t>
        </w:r>
        <w:r w:rsidRPr="00E77497">
          <w:rPr>
            <w:i/>
          </w:rPr>
          <w:t>env’s</w:t>
        </w:r>
        <w:r w:rsidRPr="00E77497">
          <w:t xml:space="preserve"> CreateMutableBinding concrete method passing </w:t>
        </w:r>
      </w:ins>
      <w:ins w:id="4904" w:author="Rev 4 Allen Wirfs-Brock" w:date="2011-10-20T13:30:00Z">
        <w:r w:rsidR="0076754F" w:rsidRPr="00E77497">
          <w:rPr>
            <w:i/>
          </w:rPr>
          <w:t>var</w:t>
        </w:r>
      </w:ins>
      <w:ins w:id="4905" w:author="Rev 4 Allen Wirfs-Brock" w:date="2011-10-20T13:26:00Z">
        <w:r w:rsidRPr="00E77497">
          <w:rPr>
            <w:i/>
          </w:rPr>
          <w:t>Name</w:t>
        </w:r>
        <w:r w:rsidRPr="00E77497">
          <w:t xml:space="preserve"> as the argument.</w:t>
        </w:r>
      </w:ins>
    </w:p>
    <w:p w14:paraId="6F3804C2" w14:textId="77777777" w:rsidR="0076754F" w:rsidRPr="00E77497" w:rsidRDefault="0076754F" w:rsidP="009A20C6">
      <w:pPr>
        <w:pStyle w:val="Alg4"/>
        <w:numPr>
          <w:ilvl w:val="2"/>
          <w:numId w:val="570"/>
        </w:numPr>
        <w:rPr>
          <w:ins w:id="4906" w:author="Rev 4 Allen Wirfs-Brock" w:date="2011-10-20T13:29:00Z"/>
        </w:rPr>
      </w:pPr>
      <w:ins w:id="4907" w:author="Rev 4 Allen Wirfs-Brock" w:date="2011-10-20T13:29: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531B74FF" w14:textId="77777777" w:rsidR="00130774" w:rsidRPr="00E77497" w:rsidRDefault="00130774" w:rsidP="009A20C6">
      <w:pPr>
        <w:pStyle w:val="Alg4"/>
        <w:numPr>
          <w:ilvl w:val="0"/>
          <w:numId w:val="570"/>
        </w:numPr>
        <w:rPr>
          <w:ins w:id="4908" w:author="Rev 4 Allen Wirfs-Brock" w:date="2011-10-20T13:56:00Z"/>
        </w:rPr>
      </w:pPr>
      <w:ins w:id="4909" w:author="Rev 4 Allen Wirfs-Brock" w:date="2011-10-20T13:56:00Z">
        <w:r w:rsidRPr="00E77497">
          <w:t xml:space="preserve">Let </w:t>
        </w:r>
        <w:r w:rsidRPr="00E77497">
          <w:rPr>
            <w:i/>
          </w:rPr>
          <w:t>initializedFunctions</w:t>
        </w:r>
        <w:r w:rsidRPr="00E77497">
          <w:t xml:space="preserve"> be an emptyList.</w:t>
        </w:r>
      </w:ins>
    </w:p>
    <w:p w14:paraId="5F64317A" w14:textId="77777777" w:rsidR="009B30BD" w:rsidRPr="004D1BD1" w:rsidRDefault="009B30BD" w:rsidP="009A20C6">
      <w:pPr>
        <w:pStyle w:val="Alg4"/>
        <w:numPr>
          <w:ilvl w:val="0"/>
          <w:numId w:val="570"/>
        </w:numPr>
        <w:rPr>
          <w:ins w:id="4910" w:author="Rev 4 Allen Wirfs-Brock" w:date="2011-10-04T16:34:00Z"/>
        </w:rPr>
      </w:pPr>
      <w:ins w:id="4911" w:author="Rev 4 Allen Wirfs-Brock" w:date="2011-10-04T16:34:00Z">
        <w:r w:rsidRPr="00E77497">
          <w:t xml:space="preserve">For each </w:t>
        </w:r>
        <w:r w:rsidRPr="00E77497">
          <w:rPr>
            <w:i/>
          </w:rPr>
          <w:t>FunctionDeclaration</w:t>
        </w:r>
        <w:r w:rsidRPr="00E77497">
          <w:t xml:space="preserve"> </w:t>
        </w:r>
        <w:r w:rsidRPr="00E77497">
          <w:rPr>
            <w:i/>
          </w:rPr>
          <w:t>f</w:t>
        </w:r>
        <w:r w:rsidRPr="00E77497">
          <w:t xml:space="preserve"> in </w:t>
        </w:r>
      </w:ins>
      <w:ins w:id="4912" w:author="Rev 4 Allen Wirfs-Brock" w:date="2011-10-06T16:15:00Z">
        <w:r w:rsidR="00FE0D6D" w:rsidRPr="00E77497">
          <w:rPr>
            <w:i/>
          </w:rPr>
          <w:t>declarations</w:t>
        </w:r>
      </w:ins>
      <w:ins w:id="4913" w:author="Rev 4 Allen Wirfs-Brock" w:date="2011-10-04T16:34:00Z">
        <w:r w:rsidRPr="00E77497">
          <w:t xml:space="preserve">, in </w:t>
        </w:r>
      </w:ins>
      <w:ins w:id="4914" w:author="Rev 4 Allen Wirfs-Brock" w:date="2011-10-20T13:59:00Z">
        <w:r w:rsidR="009A0588" w:rsidRPr="00E77497">
          <w:t xml:space="preserve">reverse </w:t>
        </w:r>
      </w:ins>
      <w:ins w:id="4915" w:author="Rev 4 Allen Wirfs-Brock" w:date="2011-10-06T16:15:00Z">
        <w:r w:rsidR="00FE0D6D" w:rsidRPr="00E77497">
          <w:t>list</w:t>
        </w:r>
      </w:ins>
      <w:ins w:id="4916" w:author="Rev 4 Allen Wirfs-Brock" w:date="2011-10-04T16:34:00Z">
        <w:r w:rsidRPr="00E77497">
          <w:t xml:space="preserve"> order do</w:t>
        </w:r>
      </w:ins>
    </w:p>
    <w:p w14:paraId="21CB032B" w14:textId="77777777" w:rsidR="00BE2551" w:rsidRPr="006B6D0A" w:rsidRDefault="00BE2551" w:rsidP="009A20C6">
      <w:pPr>
        <w:pStyle w:val="Alg4"/>
        <w:numPr>
          <w:ilvl w:val="1"/>
          <w:numId w:val="570"/>
        </w:numPr>
        <w:rPr>
          <w:ins w:id="4917" w:author="Rev 4 Allen Wirfs-Brock" w:date="2011-10-20T14:06:00Z"/>
          <w:i/>
          <w:sz w:val="18"/>
        </w:rPr>
      </w:pPr>
      <w:ins w:id="4918" w:author="Rev 4 Allen Wirfs-Brock" w:date="2011-10-20T14:06:00Z">
        <w:r w:rsidRPr="003B4312">
          <w:rPr>
            <w:rFonts w:ascii="Arial" w:hAnsi="Arial" w:cs="Arial"/>
            <w:sz w:val="18"/>
          </w:rPr>
          <w:t>NOTE</w:t>
        </w:r>
      </w:ins>
      <w:ins w:id="4919" w:author="Rev 6 Allen Wirfs-Brock" w:date="2012-02-25T15:49:00Z">
        <w:r w:rsidR="00B33855">
          <w:rPr>
            <w:rFonts w:ascii="Arial" w:hAnsi="Arial" w:cs="Arial"/>
            <w:sz w:val="18"/>
          </w:rPr>
          <w:tab/>
        </w:r>
      </w:ins>
      <w:ins w:id="4920" w:author="Rev 4 Allen Wirfs-Brock" w:date="2011-10-20T14:06:00Z">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for the same name, the last declaration is used. Multiple</w:t>
        </w:r>
      </w:ins>
      <w:ins w:id="4921" w:author="Rev 4 Allen Wirfs-Brock" w:date="2011-10-20T14:07:00Z">
        <w:r w:rsidRPr="008B7F6F">
          <w:rPr>
            <w:rFonts w:ascii="Arial" w:hAnsi="Arial" w:cs="Arial"/>
            <w:sz w:val="18"/>
          </w:rPr>
          <w:t xml:space="preserve"> </w:t>
        </w:r>
        <w:r w:rsidRPr="008B7F6F">
          <w:rPr>
            <w:i/>
            <w:sz w:val="18"/>
          </w:rPr>
          <w:t>FunctionDeclarations</w:t>
        </w:r>
        <w:r w:rsidR="00B54A8F" w:rsidRPr="006B6D0A">
          <w:rPr>
            <w:sz w:val="18"/>
          </w:rPr>
          <w:t xml:space="preserve"> </w:t>
        </w:r>
        <w:r w:rsidR="00B54A8F" w:rsidRPr="006B6D0A">
          <w:rPr>
            <w:rFonts w:ascii="Arial" w:hAnsi="Arial" w:cs="Arial"/>
            <w:sz w:val="18"/>
          </w:rPr>
          <w:t>for the same name is only valid in non-extended code.</w:t>
        </w:r>
      </w:ins>
    </w:p>
    <w:p w14:paraId="0445470A" w14:textId="77777777" w:rsidR="00D33339" w:rsidRPr="009C202C" w:rsidRDefault="00D33339" w:rsidP="009A20C6">
      <w:pPr>
        <w:pStyle w:val="Alg4"/>
        <w:numPr>
          <w:ilvl w:val="1"/>
          <w:numId w:val="570"/>
        </w:numPr>
        <w:rPr>
          <w:ins w:id="4922" w:author="Rev 4 Allen Wirfs-Brock" w:date="2011-10-20T13:38:00Z"/>
          <w:i/>
        </w:rPr>
      </w:pPr>
      <w:ins w:id="4923" w:author="Rev 4 Allen Wirfs-Brock" w:date="2011-10-20T13:38:00Z">
        <w:r w:rsidRPr="00E65A34">
          <w:t xml:space="preserve">Let </w:t>
        </w:r>
        <w:r w:rsidRPr="009C202C">
          <w:rPr>
            <w:i/>
          </w:rPr>
          <w:t>fn</w:t>
        </w:r>
        <w:r w:rsidRPr="009C202C">
          <w:t xml:space="preserve"> be the sole element of the BoundNames of </w:t>
        </w:r>
        <w:r w:rsidRPr="009C202C">
          <w:rPr>
            <w:i/>
          </w:rPr>
          <w:t>f.</w:t>
        </w:r>
      </w:ins>
    </w:p>
    <w:p w14:paraId="70C309DF" w14:textId="77777777" w:rsidR="009A0588" w:rsidRPr="004D1BD1" w:rsidRDefault="009A0588" w:rsidP="009A20C6">
      <w:pPr>
        <w:pStyle w:val="Alg4"/>
        <w:numPr>
          <w:ilvl w:val="1"/>
          <w:numId w:val="570"/>
        </w:numPr>
        <w:rPr>
          <w:ins w:id="4924" w:author="Rev 4 Allen Wirfs-Brock" w:date="2011-10-20T13:57:00Z"/>
        </w:rPr>
      </w:pPr>
      <w:ins w:id="4925" w:author="Rev 4 Allen Wirfs-Brock" w:date="2011-10-20T13:57:00Z">
        <w:r w:rsidRPr="009C202C">
          <w:t xml:space="preserve">If </w:t>
        </w:r>
        <w:r w:rsidRPr="009C202C">
          <w:rPr>
            <w:i/>
          </w:rPr>
          <w:t>fn</w:t>
        </w:r>
        <w:r w:rsidRPr="009C202C">
          <w:t xml:space="preserve"> is </w:t>
        </w:r>
      </w:ins>
      <w:ins w:id="4926" w:author="Rev 4 Allen Wirfs-Brock" w:date="2011-10-20T13:58:00Z">
        <w:r w:rsidRPr="00B820AB">
          <w:t xml:space="preserve">not </w:t>
        </w:r>
      </w:ins>
      <w:ins w:id="4927" w:author="Rev 4 Allen Wirfs-Brock" w:date="2011-10-20T13:57:00Z">
        <w:r w:rsidRPr="00B820AB">
          <w:t xml:space="preserve">an element of </w:t>
        </w:r>
      </w:ins>
      <w:ins w:id="4928" w:author="Rev 4 Allen Wirfs-Brock" w:date="2011-10-20T13:58:00Z">
        <w:r w:rsidRPr="00B820AB">
          <w:rPr>
            <w:i/>
          </w:rPr>
          <w:t xml:space="preserve">initializedFunctions, </w:t>
        </w:r>
        <w:r w:rsidRPr="004D1BD1">
          <w:t>then</w:t>
        </w:r>
      </w:ins>
    </w:p>
    <w:p w14:paraId="055E958B" w14:textId="77777777" w:rsidR="009A0588" w:rsidRPr="006B6D0A" w:rsidRDefault="009A0588" w:rsidP="009A20C6">
      <w:pPr>
        <w:pStyle w:val="Alg4"/>
        <w:numPr>
          <w:ilvl w:val="2"/>
          <w:numId w:val="570"/>
        </w:numPr>
        <w:rPr>
          <w:ins w:id="4929" w:author="Rev 4 Allen Wirfs-Brock" w:date="2011-10-20T13:59:00Z"/>
        </w:rPr>
      </w:pPr>
      <w:ins w:id="4930" w:author="Rev 4 Allen Wirfs-Brock" w:date="2011-10-20T14:00:00Z">
        <w:r w:rsidRPr="003B4312">
          <w:t>Append</w:t>
        </w:r>
      </w:ins>
      <w:ins w:id="4931" w:author="Rev 4 Allen Wirfs-Brock" w:date="2011-10-20T13:59:00Z">
        <w:r w:rsidRPr="003B4312">
          <w:t xml:space="preserve"> </w:t>
        </w:r>
        <w:r w:rsidRPr="008B7F6F">
          <w:rPr>
            <w:i/>
          </w:rPr>
          <w:t>fn</w:t>
        </w:r>
        <w:r w:rsidRPr="008B7F6F">
          <w:t xml:space="preserve"> to </w:t>
        </w:r>
      </w:ins>
      <w:ins w:id="4932" w:author="Rev 4 Allen Wirfs-Brock" w:date="2011-10-20T14:00:00Z">
        <w:r w:rsidRPr="008B7F6F">
          <w:rPr>
            <w:i/>
          </w:rPr>
          <w:t>initializedFunctions</w:t>
        </w:r>
        <w:r w:rsidRPr="008B7F6F">
          <w:t>.</w:t>
        </w:r>
      </w:ins>
    </w:p>
    <w:p w14:paraId="189BADC5" w14:textId="77777777" w:rsidR="009B30BD" w:rsidRPr="006B6D0A" w:rsidRDefault="009B30BD" w:rsidP="009A20C6">
      <w:pPr>
        <w:pStyle w:val="Alg4"/>
        <w:numPr>
          <w:ilvl w:val="2"/>
          <w:numId w:val="570"/>
        </w:numPr>
        <w:rPr>
          <w:ins w:id="4933" w:author="Rev 4 Allen Wirfs-Brock" w:date="2011-10-04T16:34:00Z"/>
        </w:rPr>
      </w:pPr>
      <w:ins w:id="4934" w:author="Rev 4 Allen Wirfs-Brock" w:date="2011-10-04T16:34:00Z">
        <w:r w:rsidRPr="006B6D0A">
          <w:t xml:space="preserve">Let </w:t>
        </w:r>
        <w:r w:rsidRPr="006B6D0A">
          <w:rPr>
            <w:i/>
          </w:rPr>
          <w:t>fo</w:t>
        </w:r>
        <w:r w:rsidRPr="006B6D0A">
          <w:t xml:space="preserve"> be the result of</w:t>
        </w:r>
      </w:ins>
      <w:ins w:id="4935" w:author="Rev 7 Allen Wirfs-Brock" w:date="2012-04-27T16:53:00Z">
        <w:r w:rsidR="00CB4E96">
          <w:t xml:space="preserve"> performing</w:t>
        </w:r>
      </w:ins>
      <w:ins w:id="4936" w:author="Rev 4 Allen Wirfs-Brock" w:date="2011-10-04T16:34:00Z">
        <w:r w:rsidRPr="006B6D0A">
          <w:t xml:space="preserve"> </w:t>
        </w:r>
        <w:del w:id="4937" w:author="Rev 7 Allen Wirfs-Brock" w:date="2012-04-27T16:51:00Z">
          <w:r w:rsidRPr="006B6D0A" w:rsidDel="00CB4E96">
            <w:delText>instantiating</w:delText>
          </w:r>
        </w:del>
      </w:ins>
      <w:ins w:id="4938" w:author="Rev 7 Allen Wirfs-Brock" w:date="2012-04-27T16:51:00Z">
        <w:r w:rsidR="00CB4E96" w:rsidRPr="00CB4E96">
          <w:rPr>
            <w:rFonts w:ascii="Helvetica" w:hAnsi="Helvetica"/>
            <w:b/>
          </w:rPr>
          <w:t xml:space="preserve"> </w:t>
        </w:r>
        <w:r w:rsidR="00CB4E96" w:rsidRPr="00CB4E96">
          <w:rPr>
            <w:rPrChange w:id="4939" w:author="Rev 7 Allen Wirfs-Brock" w:date="2012-04-27T16:52:00Z">
              <w:rPr>
                <w:rFonts w:ascii="Helvetica" w:hAnsi="Helvetica"/>
                <w:b/>
              </w:rPr>
            </w:rPrChange>
          </w:rPr>
          <w:t>Instantiate Function Declaration</w:t>
        </w:r>
      </w:ins>
      <w:ins w:id="4940" w:author="Rev 4 Allen Wirfs-Brock" w:date="2011-10-04T16:34:00Z">
        <w:r w:rsidRPr="006B6D0A">
          <w:t xml:space="preserve"> </w:t>
        </w:r>
      </w:ins>
      <w:ins w:id="4941" w:author="Rev 7 Allen Wirfs-Brock" w:date="2012-04-27T16:52:00Z">
        <w:r w:rsidR="00CB4E96">
          <w:t xml:space="preserve"> for </w:t>
        </w:r>
      </w:ins>
      <w:ins w:id="4942" w:author="Rev 4 Allen Wirfs-Brock" w:date="2011-10-04T16:34:00Z">
        <w:del w:id="4943" w:author="Rev 7 Allen Wirfs-Brock" w:date="2012-04-27T16:52:00Z">
          <w:r w:rsidRPr="006B6D0A" w:rsidDel="00CB4E96">
            <w:rPr>
              <w:i/>
            </w:rPr>
            <w:delText xml:space="preserve">FunctionDeclaration </w:delText>
          </w:r>
        </w:del>
        <w:r w:rsidRPr="006B6D0A">
          <w:rPr>
            <w:i/>
          </w:rPr>
          <w:t>f</w:t>
        </w:r>
        <w:del w:id="4944" w:author="Rev 7 Allen Wirfs-Brock" w:date="2012-04-27T16:53:00Z">
          <w:r w:rsidRPr="006B6D0A" w:rsidDel="00CB4E96">
            <w:rPr>
              <w:i/>
            </w:rPr>
            <w:delText xml:space="preserve"> </w:delText>
          </w:r>
          <w:r w:rsidRPr="006B6D0A" w:rsidDel="00CB4E96">
            <w:delText>as described in Clause 13</w:delText>
          </w:r>
        </w:del>
        <w:r w:rsidRPr="006B6D0A">
          <w:t>.</w:t>
        </w:r>
      </w:ins>
    </w:p>
    <w:p w14:paraId="276621DB" w14:textId="77777777" w:rsidR="009B30BD" w:rsidRPr="009C202C" w:rsidRDefault="00D33339" w:rsidP="009A20C6">
      <w:pPr>
        <w:pStyle w:val="Alg4"/>
        <w:numPr>
          <w:ilvl w:val="2"/>
          <w:numId w:val="570"/>
        </w:numPr>
        <w:rPr>
          <w:ins w:id="4945" w:author="Rev 4 Allen Wirfs-Brock" w:date="2011-10-04T16:34:00Z"/>
        </w:rPr>
      </w:pPr>
      <w:ins w:id="4946" w:author="Rev 4 Allen Wirfs-Brock" w:date="2011-10-20T13:43:00Z">
        <w:r w:rsidRPr="00E65A34">
          <w:t xml:space="preserve">Call </w:t>
        </w:r>
        <w:r w:rsidRPr="009C202C">
          <w:rPr>
            <w:i/>
          </w:rPr>
          <w:t>env</w:t>
        </w:r>
        <w:r w:rsidRPr="009C202C">
          <w:t xml:space="preserve">’s InitializeBinding concrete method passing </w:t>
        </w:r>
        <w:r w:rsidRPr="009C202C">
          <w:rPr>
            <w:i/>
          </w:rPr>
          <w:t>fn</w:t>
        </w:r>
        <w:r w:rsidRPr="009C202C">
          <w:t xml:space="preserve">, and </w:t>
        </w:r>
        <w:r w:rsidRPr="009C202C">
          <w:rPr>
            <w:i/>
          </w:rPr>
          <w:t>fo</w:t>
        </w:r>
        <w:r w:rsidRPr="009C202C">
          <w:t xml:space="preserve"> as the arguments</w:t>
        </w:r>
      </w:ins>
      <w:ins w:id="4947" w:author="Rev 4 Allen Wirfs-Brock" w:date="2011-10-04T16:34:00Z">
        <w:r w:rsidR="009B30BD" w:rsidRPr="009C202C">
          <w:t>.</w:t>
        </w:r>
      </w:ins>
    </w:p>
    <w:p w14:paraId="142D8662" w14:textId="77777777" w:rsidR="00FF2C02" w:rsidRPr="004D1BD1" w:rsidRDefault="00FF2C02" w:rsidP="009A20C6">
      <w:pPr>
        <w:pStyle w:val="Alg4"/>
        <w:numPr>
          <w:ilvl w:val="0"/>
          <w:numId w:val="570"/>
        </w:numPr>
        <w:spacing w:after="240"/>
        <w:rPr>
          <w:ins w:id="4948" w:author="Rev 4 Allen Wirfs-Brock" w:date="2011-10-20T14:51:00Z"/>
        </w:rPr>
      </w:pPr>
      <w:ins w:id="4949" w:author="Rev 4 Allen Wirfs-Brock" w:date="2011-10-20T14:51:00Z">
        <w:r w:rsidRPr="004D1BD1">
          <w:t>Return</w:t>
        </w:r>
      </w:ins>
      <w:ins w:id="4950" w:author="Rev 6 Allen Wirfs-Brock" w:date="2012-02-26T09:58:00Z">
        <w:r w:rsidR="009B3B81">
          <w:t xml:space="preserve"> NormalCompletion(</w:t>
        </w:r>
        <w:r w:rsidR="009B3B81" w:rsidRPr="009B3B81">
          <w:rPr>
            <w:rFonts w:ascii="Arial" w:hAnsi="Arial" w:cs="Arial"/>
          </w:rPr>
          <w:t>empty</w:t>
        </w:r>
        <w:r w:rsidR="009B3B81">
          <w:t>).</w:t>
        </w:r>
      </w:ins>
      <w:ins w:id="4951" w:author="Rev 4 Allen Wirfs-Brock" w:date="2011-10-20T14:51:00Z">
        <w:del w:id="4952" w:author="Rev 5 Allen Wirfs-Brock" w:date="2012-01-03T15:52:00Z">
          <w:r w:rsidRPr="004D1BD1" w:rsidDel="008A4279">
            <w:delText xml:space="preserve"> </w:delText>
          </w:r>
          <w:r w:rsidRPr="004D1BD1" w:rsidDel="008A4279">
            <w:rPr>
              <w:i/>
            </w:rPr>
            <w:delText>hasArgumentsObject</w:delText>
          </w:r>
        </w:del>
        <w:r w:rsidRPr="004D1BD1">
          <w:t>.</w:t>
        </w:r>
      </w:ins>
    </w:p>
    <w:p w14:paraId="31891D71" w14:textId="77777777" w:rsidR="00704747" w:rsidRPr="008B7F6F" w:rsidRDefault="00704747" w:rsidP="00862195">
      <w:pPr>
        <w:pStyle w:val="30"/>
        <w:numPr>
          <w:ilvl w:val="0"/>
          <w:numId w:val="0"/>
        </w:numPr>
        <w:rPr>
          <w:ins w:id="4953" w:author="Rev 3 Allen Wirfs-Brock" w:date="2011-09-10T11:11:00Z"/>
        </w:rPr>
      </w:pPr>
      <w:bookmarkStart w:id="4954" w:name="_Toc323907647"/>
      <w:ins w:id="4955" w:author="Rev 3 Allen Wirfs-Brock" w:date="2011-09-10T11:11:00Z">
        <w:r w:rsidRPr="003B4312">
          <w:t>10.5.</w:t>
        </w:r>
      </w:ins>
      <w:ins w:id="4956" w:author="Rev 4 Allen Wirfs-Brock" w:date="2011-11-04T09:56:00Z">
        <w:r w:rsidR="006B6D0A">
          <w:t>4</w:t>
        </w:r>
      </w:ins>
      <w:ins w:id="4957" w:author="Rev 3 Allen Wirfs-Brock" w:date="2011-09-10T11:11:00Z">
        <w:r w:rsidRPr="003B4312">
          <w:tab/>
        </w:r>
      </w:ins>
      <w:commentRangeStart w:id="4958"/>
      <w:ins w:id="4959" w:author="Rev 3 Allen Wirfs-Brock" w:date="2011-09-10T15:22:00Z">
        <w:r w:rsidR="004851C4" w:rsidRPr="003B4312">
          <w:t xml:space="preserve">Block Declaration </w:t>
        </w:r>
      </w:ins>
      <w:ins w:id="4960" w:author="Rev 3 Allen Wirfs-Brock" w:date="2011-09-10T11:11:00Z">
        <w:r w:rsidRPr="008B7F6F">
          <w:t>Instantiation</w:t>
        </w:r>
      </w:ins>
      <w:commentRangeEnd w:id="4958"/>
      <w:r w:rsidR="002B7DB5">
        <w:rPr>
          <w:rStyle w:val="af4"/>
          <w:b w:val="0"/>
        </w:rPr>
        <w:commentReference w:id="4958"/>
      </w:r>
      <w:bookmarkEnd w:id="4954"/>
    </w:p>
    <w:p w14:paraId="743B4899" w14:textId="77777777" w:rsidR="00704747" w:rsidRPr="004D1BD1" w:rsidRDefault="005C42E5" w:rsidP="00704747">
      <w:pPr>
        <w:rPr>
          <w:ins w:id="4961" w:author="Rev 3 Allen Wirfs-Brock" w:date="2011-09-10T11:11:00Z"/>
          <w:sz w:val="18"/>
          <w:rPrChange w:id="4962" w:author="Rev 4 Allen Wirfs-Brock" w:date="2011-11-04T08:51:00Z">
            <w:rPr>
              <w:ins w:id="4963" w:author="Rev 3 Allen Wirfs-Brock" w:date="2011-09-10T11:11:00Z"/>
            </w:rPr>
          </w:rPrChange>
        </w:rPr>
      </w:pPr>
      <w:ins w:id="4964" w:author="Rev 4 Allen Wirfs-Brock" w:date="2011-10-20T12:18:00Z">
        <w:r w:rsidRPr="004D1BD1">
          <w:rPr>
            <w:sz w:val="18"/>
            <w:rPrChange w:id="4965" w:author="Rev 4 Allen Wirfs-Brock" w:date="2011-11-04T08:51:00Z">
              <w:rPr/>
            </w:rPrChange>
          </w:rPr>
          <w:t>N</w:t>
        </w:r>
      </w:ins>
      <w:ins w:id="4966" w:author="Rev 4 Allen Wirfs-Brock" w:date="2011-10-20T12:21:00Z">
        <w:r w:rsidR="0038665D" w:rsidRPr="004D1BD1">
          <w:rPr>
            <w:sz w:val="18"/>
          </w:rPr>
          <w:t>OTE</w:t>
        </w:r>
      </w:ins>
      <w:ins w:id="4967" w:author="Rev 4 Allen Wirfs-Brock" w:date="2011-10-20T12:20:00Z">
        <w:r w:rsidR="0038665D" w:rsidRPr="004D1BD1">
          <w:rPr>
            <w:sz w:val="18"/>
          </w:rPr>
          <w:tab/>
        </w:r>
        <w:r w:rsidR="0038665D" w:rsidRPr="004D1BD1">
          <w:t xml:space="preserve"> </w:t>
        </w:r>
      </w:ins>
      <w:ins w:id="4968" w:author="Rev 3 Allen Wirfs-Brock" w:date="2011-09-10T11:12:00Z">
        <w:r w:rsidR="00F24C4D" w:rsidRPr="004D1BD1">
          <w:rPr>
            <w:sz w:val="18"/>
            <w:rPrChange w:id="4969" w:author="Rev 4 Allen Wirfs-Brock" w:date="2011-11-04T08:51:00Z">
              <w:rPr/>
            </w:rPrChange>
          </w:rPr>
          <w:t xml:space="preserve">When a </w:t>
        </w:r>
        <w:r w:rsidR="00F24C4D" w:rsidRPr="004D1BD1">
          <w:rPr>
            <w:rFonts w:ascii="Times New Roman" w:eastAsia="Times New Roman" w:hAnsi="Times New Roman"/>
            <w:i/>
            <w:spacing w:val="6"/>
            <w:sz w:val="18"/>
            <w:lang w:eastAsia="en-US"/>
            <w:rPrChange w:id="4970" w:author="Rev 4 Allen Wirfs-Brock" w:date="2011-11-04T08:51:00Z">
              <w:rPr>
                <w:rFonts w:ascii="Times New Roman" w:eastAsia="Times New Roman" w:hAnsi="Times New Roman"/>
                <w:i/>
                <w:spacing w:val="6"/>
                <w:lang w:eastAsia="en-US"/>
              </w:rPr>
            </w:rPrChange>
          </w:rPr>
          <w:t>Block</w:t>
        </w:r>
        <w:r w:rsidR="00F24C4D" w:rsidRPr="004D1BD1">
          <w:rPr>
            <w:sz w:val="18"/>
            <w:rPrChange w:id="4971" w:author="Rev 4 Allen Wirfs-Brock" w:date="2011-11-04T08:51:00Z">
              <w:rPr/>
            </w:rPrChange>
          </w:rPr>
          <w:t xml:space="preserve"> or </w:t>
        </w:r>
        <w:r w:rsidR="00F24C4D" w:rsidRPr="004D1BD1">
          <w:rPr>
            <w:rFonts w:ascii="Times New Roman" w:eastAsia="Times New Roman" w:hAnsi="Times New Roman"/>
            <w:i/>
            <w:spacing w:val="6"/>
            <w:sz w:val="18"/>
            <w:lang w:eastAsia="en-US"/>
            <w:rPrChange w:id="4972" w:author="Rev 4 Allen Wirfs-Brock" w:date="2011-11-04T08:51:00Z">
              <w:rPr>
                <w:rFonts w:ascii="Times New Roman" w:eastAsia="Times New Roman" w:hAnsi="Times New Roman"/>
                <w:i/>
                <w:spacing w:val="6"/>
                <w:lang w:eastAsia="en-US"/>
              </w:rPr>
            </w:rPrChange>
          </w:rPr>
          <w:t>CaseBlock</w:t>
        </w:r>
        <w:r w:rsidR="00F24C4D" w:rsidRPr="004D1BD1">
          <w:rPr>
            <w:sz w:val="18"/>
            <w:rPrChange w:id="4973" w:author="Rev 4 Allen Wirfs-Brock" w:date="2011-11-04T08:51:00Z">
              <w:rPr/>
            </w:rPrChange>
          </w:rPr>
          <w:t xml:space="preserve"> production</w:t>
        </w:r>
      </w:ins>
      <w:ins w:id="4974" w:author="Rev 4 Allen Wirfs-Brock" w:date="2011-10-20T12:18:00Z">
        <w:r w:rsidRPr="004D1BD1">
          <w:rPr>
            <w:sz w:val="18"/>
            <w:rPrChange w:id="4975" w:author="Rev 4 Allen Wirfs-Brock" w:date="2011-11-04T08:51:00Z">
              <w:rPr/>
            </w:rPrChange>
          </w:rPr>
          <w:t xml:space="preserve"> </w:t>
        </w:r>
        <w:del w:id="4976" w:author="Rev 6 Allen Wirfs-Brock" w:date="2012-01-26T11:08:00Z">
          <w:r w:rsidRPr="004D1BD1" w:rsidDel="00EB1E7F">
            <w:rPr>
              <w:sz w:val="18"/>
              <w:rPrChange w:id="4977" w:author="Rev 4 Allen Wirfs-Brock" w:date="2011-11-04T08:51:00Z">
                <w:rPr/>
              </w:rPrChange>
            </w:rPr>
            <w:delText>contained in extended code</w:delText>
          </w:r>
        </w:del>
      </w:ins>
      <w:ins w:id="4978" w:author="Rev 3 Allen Wirfs-Brock" w:date="2011-09-10T11:12:00Z">
        <w:del w:id="4979" w:author="Rev 6 Allen Wirfs-Brock" w:date="2012-01-26T11:08:00Z">
          <w:r w:rsidR="00F24C4D" w:rsidRPr="004D1BD1" w:rsidDel="00EB1E7F">
            <w:rPr>
              <w:sz w:val="18"/>
              <w:rPrChange w:id="4980" w:author="Rev 4 Allen Wirfs-Brock" w:date="2011-11-04T08:51:00Z">
                <w:rPr/>
              </w:rPrChange>
            </w:rPr>
            <w:delText xml:space="preserve"> </w:delText>
          </w:r>
        </w:del>
        <w:r w:rsidR="00F24C4D" w:rsidRPr="004D1BD1">
          <w:rPr>
            <w:sz w:val="18"/>
            <w:rPrChange w:id="4981" w:author="Rev 4 Allen Wirfs-Brock" w:date="2011-11-04T08:51:00Z">
              <w:rPr/>
            </w:rPrChange>
          </w:rPr>
          <w:t xml:space="preserve">is evaluated a new Declarative Environment Record is created and bindings for each block scoped variable, constant, or function declarated in the block are </w:t>
        </w:r>
      </w:ins>
      <w:ins w:id="4982" w:author="Rev 3 Allen Wirfs-Brock" w:date="2011-09-10T11:17:00Z">
        <w:r w:rsidR="00135C3C" w:rsidRPr="004D1BD1">
          <w:rPr>
            <w:sz w:val="18"/>
            <w:rPrChange w:id="4983" w:author="Rev 4 Allen Wirfs-Brock" w:date="2011-11-04T08:51:00Z">
              <w:rPr/>
            </w:rPrChange>
          </w:rPr>
          <w:t>instantiated</w:t>
        </w:r>
      </w:ins>
      <w:ins w:id="4984" w:author="Rev 3 Allen Wirfs-Brock" w:date="2011-09-10T11:12:00Z">
        <w:r w:rsidR="00F24C4D" w:rsidRPr="004D1BD1">
          <w:rPr>
            <w:sz w:val="18"/>
            <w:rPrChange w:id="4985" w:author="Rev 4 Allen Wirfs-Brock" w:date="2011-11-04T08:51:00Z">
              <w:rPr/>
            </w:rPrChange>
          </w:rPr>
          <w:t xml:space="preserve"> in the </w:t>
        </w:r>
      </w:ins>
      <w:ins w:id="4986" w:author="Rev 3 Allen Wirfs-Brock" w:date="2011-09-10T11:15:00Z">
        <w:r w:rsidR="00F24C4D" w:rsidRPr="004D1BD1">
          <w:rPr>
            <w:sz w:val="18"/>
            <w:rPrChange w:id="4987" w:author="Rev 4 Allen Wirfs-Brock" w:date="2011-11-04T08:51:00Z">
              <w:rPr/>
            </w:rPrChange>
          </w:rPr>
          <w:t>environment</w:t>
        </w:r>
      </w:ins>
      <w:ins w:id="4988" w:author="Rev 3 Allen Wirfs-Brock" w:date="2011-09-10T11:12:00Z">
        <w:r w:rsidR="00F24C4D" w:rsidRPr="004D1BD1">
          <w:rPr>
            <w:sz w:val="18"/>
            <w:rPrChange w:id="4989" w:author="Rev 4 Allen Wirfs-Brock" w:date="2011-11-04T08:51:00Z">
              <w:rPr/>
            </w:rPrChange>
          </w:rPr>
          <w:t xml:space="preserve"> </w:t>
        </w:r>
      </w:ins>
      <w:ins w:id="4990" w:author="Rev 3 Allen Wirfs-Brock" w:date="2011-09-10T11:15:00Z">
        <w:r w:rsidR="00F24C4D" w:rsidRPr="004D1BD1">
          <w:rPr>
            <w:sz w:val="18"/>
            <w:rPrChange w:id="4991" w:author="Rev 4 Allen Wirfs-Brock" w:date="2011-11-04T08:51:00Z">
              <w:rPr/>
            </w:rPrChange>
          </w:rPr>
          <w:t xml:space="preserve">record. </w:t>
        </w:r>
      </w:ins>
    </w:p>
    <w:p w14:paraId="215CF98A" w14:textId="77777777" w:rsidR="00704747" w:rsidRPr="006B6D0A" w:rsidRDefault="00135C3C" w:rsidP="00704747">
      <w:pPr>
        <w:rPr>
          <w:ins w:id="4992" w:author="Rev 3 Allen Wirfs-Brock" w:date="2011-09-10T11:11:00Z"/>
        </w:rPr>
      </w:pPr>
      <w:ins w:id="4993" w:author="Rev 3 Allen Wirfs-Brock" w:date="2011-09-10T11:18:00Z">
        <w:r w:rsidRPr="004D1BD1">
          <w:t xml:space="preserve">Block Declaration Instantiation is performed as follows </w:t>
        </w:r>
      </w:ins>
      <w:ins w:id="4994" w:author="Rev 3 Allen Wirfs-Brock" w:date="2011-09-10T14:29:00Z">
        <w:r w:rsidR="00862195" w:rsidRPr="004D1BD1">
          <w:t>using</w:t>
        </w:r>
      </w:ins>
      <w:ins w:id="4995" w:author="Rev 3 Allen Wirfs-Brock" w:date="2011-09-10T14:30:00Z">
        <w:r w:rsidR="00862195" w:rsidRPr="004D1BD1">
          <w:t xml:space="preserve"> arguments</w:t>
        </w:r>
      </w:ins>
      <w:ins w:id="4996" w:author="Rev 3 Allen Wirfs-Brock" w:date="2011-09-10T14:29:00Z">
        <w:r w:rsidR="00862195" w:rsidRPr="004D1BD1">
          <w:t xml:space="preserve">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ins>
      <w:ins w:id="4997" w:author="Rev 3 Allen Wirfs-Brock" w:date="2011-09-10T14:31:00Z">
        <w:r w:rsidR="00862195" w:rsidRPr="004D1BD1">
          <w:rPr>
            <w:rFonts w:ascii="Times New Roman" w:eastAsia="Times New Roman" w:hAnsi="Times New Roman"/>
            <w:i/>
            <w:spacing w:val="6"/>
            <w:lang w:eastAsia="en-US"/>
          </w:rPr>
          <w:t>env</w:t>
        </w:r>
        <w:r w:rsidR="00862195" w:rsidRPr="004D1BD1">
          <w:t xml:space="preserve">. </w:t>
        </w:r>
      </w:ins>
      <w:ins w:id="4998" w:author="Rev 3 Allen Wirfs-Brock" w:date="2011-09-10T14:32:00Z">
        <w:r w:rsidR="00862195" w:rsidRPr="003B4312">
          <w:rPr>
            <w:rFonts w:ascii="Times New Roman" w:eastAsia="Times New Roman" w:hAnsi="Times New Roman"/>
            <w:i/>
            <w:spacing w:val="6"/>
            <w:lang w:eastAsia="en-US"/>
          </w:rPr>
          <w:t>code</w:t>
        </w:r>
        <w:r w:rsidR="00862195" w:rsidRPr="003B4312">
          <w:t xml:space="preserve"> is the grammar production </w:t>
        </w:r>
      </w:ins>
      <w:ins w:id="4999" w:author="Rev 3 Allen Wirfs-Brock" w:date="2011-09-10T14:37:00Z">
        <w:r w:rsidR="00862195" w:rsidRPr="003B4312">
          <w:t>corresponding</w:t>
        </w:r>
      </w:ins>
      <w:ins w:id="5000" w:author="Rev 3 Allen Wirfs-Brock" w:date="2011-09-10T14:32:00Z">
        <w:r w:rsidR="00862195" w:rsidRPr="003B4312">
          <w:t xml:space="preserve"> </w:t>
        </w:r>
      </w:ins>
      <w:ins w:id="5001" w:author="Rev 3 Allen Wirfs-Brock" w:date="2011-09-10T14:37:00Z">
        <w:r w:rsidR="00862195" w:rsidRPr="008B7F6F">
          <w:t>to the body of the block</w:t>
        </w:r>
      </w:ins>
      <w:ins w:id="5002" w:author="Rev 3 Allen Wirfs-Brock" w:date="2011-09-10T14:32:00Z">
        <w:r w:rsidR="00862195" w:rsidRPr="008B7F6F">
          <w:t xml:space="preserve">. </w:t>
        </w:r>
      </w:ins>
      <w:ins w:id="5003" w:author="Rev 3 Allen Wirfs-Brock" w:date="2011-09-10T11:18:00Z">
        <w:r w:rsidRPr="008B7F6F">
          <w:t xml:space="preserve"> </w:t>
        </w:r>
      </w:ins>
      <w:ins w:id="5004" w:author="Rev 3 Allen Wirfs-Brock" w:date="2011-09-10T14:32:00Z">
        <w:r w:rsidR="00862195" w:rsidRPr="008B7F6F">
          <w:rPr>
            <w:rFonts w:ascii="Times New Roman" w:eastAsia="Times New Roman" w:hAnsi="Times New Roman"/>
            <w:i/>
            <w:spacing w:val="6"/>
            <w:lang w:eastAsia="en-US"/>
          </w:rPr>
          <w:t>env</w:t>
        </w:r>
        <w:r w:rsidR="00862195" w:rsidRPr="008B7F6F">
          <w:t xml:space="preserve"> is </w:t>
        </w:r>
      </w:ins>
      <w:ins w:id="5005" w:author="Rev 3 Allen Wirfs-Brock" w:date="2011-09-10T14:33:00Z">
        <w:r w:rsidR="00862195" w:rsidRPr="006B6D0A">
          <w:t xml:space="preserve">the declarative </w:t>
        </w:r>
      </w:ins>
      <w:ins w:id="5006" w:author="Rev 3 Allen Wirfs-Brock" w:date="2011-09-10T11:18:00Z">
        <w:r w:rsidRPr="006B6D0A">
          <w:t>environment record in which bindings are</w:t>
        </w:r>
      </w:ins>
      <w:ins w:id="5007" w:author="Rev 3 Allen Wirfs-Brock" w:date="2011-09-10T14:33:00Z">
        <w:r w:rsidR="00862195" w:rsidRPr="006B6D0A">
          <w:t xml:space="preserve"> to be</w:t>
        </w:r>
      </w:ins>
      <w:ins w:id="5008" w:author="Rev 3 Allen Wirfs-Brock" w:date="2011-09-10T11:18:00Z">
        <w:r w:rsidRPr="006B6D0A">
          <w:t>.</w:t>
        </w:r>
      </w:ins>
      <w:ins w:id="5009" w:author="Rev 3 Allen Wirfs-Brock" w:date="2011-09-10T14:34:00Z">
        <w:r w:rsidR="00862195" w:rsidRPr="006B6D0A">
          <w:t xml:space="preserve"> </w:t>
        </w:r>
      </w:ins>
    </w:p>
    <w:p w14:paraId="06DDE29A" w14:textId="77777777" w:rsidR="007B1D39" w:rsidRPr="009C202C" w:rsidDel="00BE3C7F" w:rsidRDefault="007B1D39" w:rsidP="009A20C6">
      <w:pPr>
        <w:pStyle w:val="Alg4"/>
        <w:numPr>
          <w:ilvl w:val="0"/>
          <w:numId w:val="525"/>
        </w:numPr>
        <w:rPr>
          <w:ins w:id="5010" w:author="Rev 3 Allen Wirfs-Brock" w:date="2011-09-10T11:28:00Z"/>
          <w:del w:id="5011" w:author="Rev 4 Allen Wirfs-Brock" w:date="2011-10-20T12:11:00Z"/>
        </w:rPr>
      </w:pPr>
      <w:ins w:id="5012" w:author="Rev 3 Allen Wirfs-Brock" w:date="2011-09-10T11:28:00Z">
        <w:del w:id="5013" w:author="Rev 4 Allen Wirfs-Brock" w:date="2011-10-20T12:11:00Z">
          <w:r w:rsidRPr="00E65A34" w:rsidDel="00BE3C7F">
            <w:delText xml:space="preserve">Assert: </w:delText>
          </w:r>
          <w:r w:rsidRPr="009C202C" w:rsidDel="00BE3C7F">
            <w:rPr>
              <w:i/>
            </w:rPr>
            <w:delText>parameterNames</w:delText>
          </w:r>
          <w:r w:rsidRPr="009C202C" w:rsidDel="00BE3C7F">
            <w:delText xml:space="preserve"> has no duplicate entries.</w:delText>
          </w:r>
        </w:del>
      </w:ins>
    </w:p>
    <w:p w14:paraId="094ADBA8" w14:textId="77777777" w:rsidR="00862195" w:rsidRPr="00B820AB" w:rsidRDefault="00862195" w:rsidP="009A20C6">
      <w:pPr>
        <w:pStyle w:val="Alg4"/>
        <w:numPr>
          <w:ilvl w:val="0"/>
          <w:numId w:val="525"/>
        </w:numPr>
        <w:rPr>
          <w:ins w:id="5014" w:author="Rev 3 Allen Wirfs-Brock" w:date="2011-09-10T14:36:00Z"/>
        </w:rPr>
      </w:pPr>
      <w:ins w:id="5015" w:author="Rev 3 Allen Wirfs-Brock" w:date="2011-09-10T14:36:00Z">
        <w:r w:rsidRPr="009C202C">
          <w:t xml:space="preserve">Let </w:t>
        </w:r>
        <w:r w:rsidRPr="009C202C">
          <w:rPr>
            <w:i/>
          </w:rPr>
          <w:t>declarations</w:t>
        </w:r>
        <w:r w:rsidRPr="009C202C">
          <w:t xml:space="preserve"> be the LexicalDeclarations of</w:t>
        </w:r>
      </w:ins>
      <w:ins w:id="5016" w:author="Rev 3 Allen Wirfs-Brock" w:date="2011-09-10T14:38:00Z">
        <w:r w:rsidRPr="00B820AB">
          <w:t xml:space="preserve"> </w:t>
        </w:r>
        <w:r w:rsidRPr="00B820AB">
          <w:rPr>
            <w:i/>
          </w:rPr>
          <w:t>code</w:t>
        </w:r>
        <w:r w:rsidRPr="00B820AB">
          <w:t>.</w:t>
        </w:r>
      </w:ins>
    </w:p>
    <w:p w14:paraId="17D967DE" w14:textId="77777777" w:rsidR="00F67909" w:rsidRPr="00E77497" w:rsidRDefault="00F67909" w:rsidP="009A20C6">
      <w:pPr>
        <w:pStyle w:val="Alg4"/>
        <w:numPr>
          <w:ilvl w:val="0"/>
          <w:numId w:val="525"/>
        </w:numPr>
        <w:rPr>
          <w:ins w:id="5017" w:author="Rev 4 Allen Wirfs-Brock" w:date="2011-10-20T12:15:00Z"/>
        </w:rPr>
      </w:pPr>
      <w:ins w:id="5018" w:author="Rev 4 Allen Wirfs-Brock" w:date="2011-10-20T12:15: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0A726D18" w14:textId="77777777" w:rsidR="00F67909" w:rsidRPr="00E77497" w:rsidRDefault="00F67909" w:rsidP="009A20C6">
      <w:pPr>
        <w:pStyle w:val="Alg4"/>
        <w:numPr>
          <w:ilvl w:val="1"/>
          <w:numId w:val="525"/>
        </w:numPr>
        <w:tabs>
          <w:tab w:val="clear" w:pos="1080"/>
          <w:tab w:val="num" w:pos="720"/>
        </w:tabs>
        <w:ind w:hanging="720"/>
        <w:rPr>
          <w:ins w:id="5019" w:author="Rev 4 Allen Wirfs-Brock" w:date="2011-10-20T12:15:00Z"/>
          <w:i/>
        </w:rPr>
      </w:pPr>
      <w:ins w:id="5020" w:author="Rev 4 Allen Wirfs-Brock" w:date="2011-10-20T12:1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62CFE318" w14:textId="77777777" w:rsidR="00F67909" w:rsidRPr="00E77497" w:rsidRDefault="00F67909" w:rsidP="009A20C6">
      <w:pPr>
        <w:pStyle w:val="Alg4"/>
        <w:numPr>
          <w:ilvl w:val="2"/>
          <w:numId w:val="525"/>
        </w:numPr>
        <w:tabs>
          <w:tab w:val="clear" w:pos="1800"/>
          <w:tab w:val="num" w:pos="990"/>
        </w:tabs>
        <w:ind w:left="990" w:hanging="270"/>
        <w:rPr>
          <w:ins w:id="5021" w:author="Rev 4 Allen Wirfs-Brock" w:date="2011-10-20T12:15:00Z"/>
        </w:rPr>
      </w:pPr>
      <w:ins w:id="5022" w:author="Rev 4 Allen Wirfs-Brock" w:date="2011-10-20T12:15:00Z">
        <w:r w:rsidRPr="00E77497">
          <w:t>If</w:t>
        </w:r>
      </w:ins>
      <w:ins w:id="5023" w:author="Rev 6 Allen Wirfs-Brock" w:date="2012-02-25T15:47:00Z">
        <w:r w:rsidR="006B3D6C">
          <w:t xml:space="preserve"> IsConstantDeclaration of</w:t>
        </w:r>
      </w:ins>
      <w:ins w:id="5024" w:author="Rev 4 Allen Wirfs-Brock" w:date="2011-10-20T12:15:00Z">
        <w:r w:rsidRPr="00E77497">
          <w:t xml:space="preserve"> </w:t>
        </w:r>
        <w:r w:rsidRPr="00E77497">
          <w:rPr>
            <w:i/>
          </w:rPr>
          <w:t>d</w:t>
        </w:r>
        <w:r w:rsidRPr="00E77497">
          <w:t xml:space="preserve"> is </w:t>
        </w:r>
        <w:del w:id="5025" w:author="Rev 6 Allen Wirfs-Brock" w:date="2012-02-25T15:47:00Z">
          <w:r w:rsidRPr="006B3D6C" w:rsidDel="006B3D6C">
            <w:rPr>
              <w:b/>
              <w:rPrChange w:id="5026" w:author="Rev 6 Allen Wirfs-Brock" w:date="2012-02-25T15:47:00Z">
                <w:rPr/>
              </w:rPrChange>
            </w:rPr>
            <w:delText xml:space="preserve">a </w:delText>
          </w:r>
          <w:r w:rsidRPr="006B3D6C" w:rsidDel="006B3D6C">
            <w:rPr>
              <w:b/>
              <w:i/>
              <w:rPrChange w:id="5027" w:author="Rev 6 Allen Wirfs-Brock" w:date="2012-02-25T15:47:00Z">
                <w:rPr>
                  <w:i/>
                </w:rPr>
              </w:rPrChange>
            </w:rPr>
            <w:delText>ConstDeclaration</w:delText>
          </w:r>
        </w:del>
      </w:ins>
      <w:ins w:id="5028" w:author="Rev 6 Allen Wirfs-Brock" w:date="2012-02-25T15:47:00Z">
        <w:r w:rsidR="006B3D6C" w:rsidRPr="006B3D6C">
          <w:rPr>
            <w:b/>
            <w:rPrChange w:id="5029" w:author="Rev 6 Allen Wirfs-Brock" w:date="2012-02-25T15:47:00Z">
              <w:rPr/>
            </w:rPrChange>
          </w:rPr>
          <w:t>true</w:t>
        </w:r>
      </w:ins>
      <w:ins w:id="5030" w:author="Rev 4 Allen Wirfs-Brock" w:date="2011-10-20T12:15:00Z">
        <w:r w:rsidRPr="00E77497">
          <w:t>, then</w:t>
        </w:r>
      </w:ins>
    </w:p>
    <w:p w14:paraId="5C480475" w14:textId="77777777" w:rsidR="00F67909" w:rsidRPr="00E77497" w:rsidRDefault="00F67909" w:rsidP="009A20C6">
      <w:pPr>
        <w:pStyle w:val="Alg4"/>
        <w:numPr>
          <w:ilvl w:val="3"/>
          <w:numId w:val="525"/>
        </w:numPr>
        <w:tabs>
          <w:tab w:val="clear" w:pos="2520"/>
        </w:tabs>
        <w:spacing w:after="220"/>
        <w:ind w:hanging="1350"/>
        <w:contextualSpacing/>
        <w:rPr>
          <w:ins w:id="5031" w:author="Rev 4 Allen Wirfs-Brock" w:date="2011-10-20T12:15:00Z"/>
        </w:rPr>
      </w:pPr>
      <w:ins w:id="5032" w:author="Rev 4 Allen Wirfs-Brock" w:date="2011-10-20T12:1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51DFD631" w14:textId="77777777" w:rsidR="00F67909" w:rsidRPr="00E77497" w:rsidRDefault="00F67909" w:rsidP="009A20C6">
      <w:pPr>
        <w:pStyle w:val="Alg4"/>
        <w:numPr>
          <w:ilvl w:val="2"/>
          <w:numId w:val="525"/>
        </w:numPr>
        <w:tabs>
          <w:tab w:val="clear" w:pos="1800"/>
          <w:tab w:val="num" w:pos="990"/>
        </w:tabs>
        <w:spacing w:after="220"/>
        <w:ind w:hanging="1080"/>
        <w:contextualSpacing/>
        <w:rPr>
          <w:ins w:id="5033" w:author="Rev 4 Allen Wirfs-Brock" w:date="2011-10-20T12:15:00Z"/>
        </w:rPr>
      </w:pPr>
      <w:ins w:id="5034" w:author="Rev 4 Allen Wirfs-Brock" w:date="2011-10-20T12:15:00Z">
        <w:r w:rsidRPr="00E77497">
          <w:t>Else,</w:t>
        </w:r>
      </w:ins>
    </w:p>
    <w:p w14:paraId="1328FFE7" w14:textId="77777777" w:rsidR="00F67909" w:rsidRPr="00E77497" w:rsidRDefault="00F67909" w:rsidP="009A20C6">
      <w:pPr>
        <w:pStyle w:val="Alg4"/>
        <w:numPr>
          <w:ilvl w:val="3"/>
          <w:numId w:val="525"/>
        </w:numPr>
        <w:tabs>
          <w:tab w:val="clear" w:pos="2520"/>
          <w:tab w:val="num" w:pos="1620"/>
        </w:tabs>
        <w:spacing w:after="220"/>
        <w:ind w:hanging="1350"/>
        <w:contextualSpacing/>
        <w:rPr>
          <w:ins w:id="5035" w:author="Rev 4 Allen Wirfs-Brock" w:date="2011-10-20T12:15:00Z"/>
        </w:rPr>
      </w:pPr>
      <w:ins w:id="5036" w:author="Rev 4 Allen Wirfs-Brock" w:date="2011-10-20T12:1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26EDFC30" w14:textId="77777777" w:rsidR="00704747" w:rsidRPr="00E77497" w:rsidRDefault="00704747" w:rsidP="009A20C6">
      <w:pPr>
        <w:pStyle w:val="Alg4"/>
        <w:numPr>
          <w:ilvl w:val="0"/>
          <w:numId w:val="525"/>
        </w:numPr>
        <w:rPr>
          <w:ins w:id="5037" w:author="Rev 3 Allen Wirfs-Brock" w:date="2011-09-10T11:11:00Z"/>
        </w:rPr>
      </w:pPr>
      <w:ins w:id="5038" w:author="Rev 3 Allen Wirfs-Brock" w:date="2011-09-10T11:11:00Z">
        <w:r w:rsidRPr="00E77497">
          <w:t xml:space="preserve">For each </w:t>
        </w:r>
        <w:r w:rsidRPr="00E77497">
          <w:rPr>
            <w:i/>
          </w:rPr>
          <w:t>FunctionDeclaration</w:t>
        </w:r>
        <w:r w:rsidRPr="00E77497">
          <w:t xml:space="preserve"> </w:t>
        </w:r>
        <w:r w:rsidRPr="00E77497">
          <w:rPr>
            <w:i/>
          </w:rPr>
          <w:t>f</w:t>
        </w:r>
        <w:r w:rsidRPr="00E77497">
          <w:t xml:space="preserve"> in </w:t>
        </w:r>
      </w:ins>
      <w:ins w:id="5039" w:author="Rev 3 Allen Wirfs-Brock" w:date="2011-09-10T14:39:00Z">
        <w:r w:rsidR="00120B52" w:rsidRPr="00E77497">
          <w:rPr>
            <w:i/>
          </w:rPr>
          <w:t>declarations</w:t>
        </w:r>
      </w:ins>
      <w:ins w:id="5040" w:author="Rev 3 Allen Wirfs-Brock" w:date="2011-09-10T11:11:00Z">
        <w:r w:rsidRPr="00E77497">
          <w:t xml:space="preserve">, </w:t>
        </w:r>
      </w:ins>
      <w:ins w:id="5041" w:author="Rev 3 Allen Wirfs-Brock" w:date="2011-09-10T14:39:00Z">
        <w:r w:rsidR="00120B52" w:rsidRPr="00E77497">
          <w:t xml:space="preserve">in list order </w:t>
        </w:r>
      </w:ins>
      <w:ins w:id="5042" w:author="Rev 3 Allen Wirfs-Brock" w:date="2011-09-10T11:11:00Z">
        <w:r w:rsidRPr="00E77497">
          <w:t>do</w:t>
        </w:r>
      </w:ins>
    </w:p>
    <w:p w14:paraId="12F08AEB" w14:textId="77777777" w:rsidR="00704747" w:rsidRPr="00E77497" w:rsidRDefault="00704747" w:rsidP="009A20C6">
      <w:pPr>
        <w:pStyle w:val="Alg4"/>
        <w:numPr>
          <w:ilvl w:val="1"/>
          <w:numId w:val="525"/>
        </w:numPr>
        <w:tabs>
          <w:tab w:val="clear" w:pos="1080"/>
          <w:tab w:val="num" w:pos="720"/>
        </w:tabs>
        <w:ind w:hanging="720"/>
        <w:rPr>
          <w:ins w:id="5043" w:author="Rev 3 Allen Wirfs-Brock" w:date="2011-09-10T11:11:00Z"/>
          <w:i/>
        </w:rPr>
      </w:pPr>
      <w:ins w:id="5044" w:author="Rev 3 Allen Wirfs-Brock" w:date="2011-09-10T11:11:00Z">
        <w:r w:rsidRPr="00E77497">
          <w:t xml:space="preserve">Let </w:t>
        </w:r>
        <w:r w:rsidRPr="00E77497">
          <w:rPr>
            <w:i/>
          </w:rPr>
          <w:t>fn</w:t>
        </w:r>
        <w:r w:rsidRPr="00E77497">
          <w:t xml:space="preserve"> be the</w:t>
        </w:r>
      </w:ins>
      <w:ins w:id="5045" w:author="Rev 4 Allen Wirfs-Brock" w:date="2011-10-20T12:34:00Z">
        <w:r w:rsidR="00C2360B" w:rsidRPr="00E77497">
          <w:t xml:space="preserve"> sole element of the BoundNames</w:t>
        </w:r>
      </w:ins>
      <w:ins w:id="5046" w:author="Rev 3 Allen Wirfs-Brock" w:date="2011-09-10T11:11:00Z">
        <w:r w:rsidRPr="00E77497">
          <w:t xml:space="preserve"> </w:t>
        </w:r>
      </w:ins>
      <w:ins w:id="5047" w:author="Rev 4 Allen Wirfs-Brock" w:date="2011-10-20T12:35:00Z">
        <w:r w:rsidR="00C2360B" w:rsidRPr="00E77497">
          <w:t>of</w:t>
        </w:r>
      </w:ins>
      <w:ins w:id="5048" w:author="Rev 3 Allen Wirfs-Brock" w:date="2011-09-10T11:11:00Z">
        <w:r w:rsidRPr="00E77497">
          <w:t xml:space="preserve"> </w:t>
        </w:r>
        <w:del w:id="5049" w:author="Rev 4 Allen Wirfs-Brock" w:date="2011-10-20T12:35:00Z">
          <w:r w:rsidRPr="00E77497" w:rsidDel="00C2360B">
            <w:rPr>
              <w:i/>
            </w:rPr>
            <w:delText>FunctionDeclaration</w:delText>
          </w:r>
          <w:r w:rsidRPr="00E77497" w:rsidDel="00C2360B">
            <w:delText xml:space="preserve"> </w:delText>
          </w:r>
        </w:del>
        <w:r w:rsidRPr="00E77497">
          <w:rPr>
            <w:i/>
          </w:rPr>
          <w:t>f.</w:t>
        </w:r>
      </w:ins>
    </w:p>
    <w:p w14:paraId="310E05CE" w14:textId="77777777" w:rsidR="00704747" w:rsidRPr="00E77497" w:rsidRDefault="00704747" w:rsidP="009A20C6">
      <w:pPr>
        <w:pStyle w:val="Alg4"/>
        <w:numPr>
          <w:ilvl w:val="1"/>
          <w:numId w:val="525"/>
        </w:numPr>
        <w:tabs>
          <w:tab w:val="clear" w:pos="1080"/>
          <w:tab w:val="num" w:pos="720"/>
        </w:tabs>
        <w:ind w:hanging="720"/>
        <w:rPr>
          <w:ins w:id="5050" w:author="Rev 3 Allen Wirfs-Brock" w:date="2011-09-10T11:11:00Z"/>
        </w:rPr>
      </w:pPr>
      <w:ins w:id="5051" w:author="Rev 3 Allen Wirfs-Brock" w:date="2011-09-10T11:11:00Z">
        <w:r w:rsidRPr="00E77497">
          <w:t xml:space="preserve">Let </w:t>
        </w:r>
        <w:r w:rsidRPr="00E77497">
          <w:rPr>
            <w:i/>
          </w:rPr>
          <w:t>fo</w:t>
        </w:r>
        <w:r w:rsidRPr="00E77497">
          <w:t xml:space="preserve"> be the result of </w:t>
        </w:r>
      </w:ins>
      <w:ins w:id="5052" w:author="Rev 7 Allen Wirfs-Brock" w:date="2012-04-27T16:54:00Z">
        <w:r w:rsidR="00CB4E96">
          <w:t>performing</w:t>
        </w:r>
        <w:r w:rsidR="00CB4E96" w:rsidRPr="006B6D0A">
          <w:t xml:space="preserve"> </w:t>
        </w:r>
        <w:r w:rsidR="00CB4E96" w:rsidRPr="00CB4E96">
          <w:rPr>
            <w:rFonts w:ascii="Helvetica" w:hAnsi="Helvetica"/>
            <w:b/>
          </w:rPr>
          <w:t xml:space="preserve"> </w:t>
        </w:r>
        <w:r w:rsidR="00CB4E96" w:rsidRPr="00250FC6">
          <w:t>Instantiate Function Declaration</w:t>
        </w:r>
        <w:r w:rsidR="00CB4E96" w:rsidRPr="006B6D0A">
          <w:t xml:space="preserve"> </w:t>
        </w:r>
        <w:r w:rsidR="00CB4E96">
          <w:t xml:space="preserve"> for</w:t>
        </w:r>
        <w:r w:rsidR="00CB4E96" w:rsidRPr="00E77497" w:rsidDel="00CB4E96">
          <w:t xml:space="preserve"> </w:t>
        </w:r>
      </w:ins>
      <w:ins w:id="5053" w:author="Rev 3 Allen Wirfs-Brock" w:date="2011-09-10T11:11:00Z">
        <w:del w:id="5054" w:author="Rev 7 Allen Wirfs-Brock" w:date="2012-04-27T16:54:00Z">
          <w:r w:rsidRPr="00E77497" w:rsidDel="00CB4E96">
            <w:delText xml:space="preserve">instantiating </w:delText>
          </w:r>
          <w:r w:rsidRPr="00E77497" w:rsidDel="00CB4E96">
            <w:rPr>
              <w:i/>
            </w:rPr>
            <w:delText xml:space="preserve">FunctionDeclaration </w:delText>
          </w:r>
        </w:del>
        <w:r w:rsidRPr="00E77497">
          <w:rPr>
            <w:i/>
          </w:rPr>
          <w:t>f</w:t>
        </w:r>
        <w:del w:id="5055" w:author="Rev 7 Allen Wirfs-Brock" w:date="2012-04-27T16:54:00Z">
          <w:r w:rsidRPr="00E77497" w:rsidDel="00CB4E96">
            <w:rPr>
              <w:i/>
            </w:rPr>
            <w:delText xml:space="preserve"> </w:delText>
          </w:r>
          <w:r w:rsidRPr="00E77497" w:rsidDel="00CB4E96">
            <w:delText>as described in Clause 13</w:delText>
          </w:r>
        </w:del>
        <w:r w:rsidRPr="00E77497">
          <w:t>.</w:t>
        </w:r>
      </w:ins>
    </w:p>
    <w:p w14:paraId="02017EAA" w14:textId="77777777" w:rsidR="00704747" w:rsidRPr="003B4312" w:rsidDel="00F67909" w:rsidRDefault="00704747" w:rsidP="009A20C6">
      <w:pPr>
        <w:pStyle w:val="Alg4"/>
        <w:numPr>
          <w:ilvl w:val="1"/>
          <w:numId w:val="525"/>
        </w:numPr>
        <w:tabs>
          <w:tab w:val="clear" w:pos="1080"/>
          <w:tab w:val="num" w:pos="720"/>
        </w:tabs>
        <w:ind w:hanging="720"/>
        <w:rPr>
          <w:ins w:id="5056" w:author="Rev 3 Allen Wirfs-Brock" w:date="2011-09-10T11:11:00Z"/>
          <w:del w:id="5057" w:author="Rev 4 Allen Wirfs-Brock" w:date="2011-10-20T12:17:00Z"/>
        </w:rPr>
      </w:pPr>
      <w:ins w:id="5058" w:author="Rev 3 Allen Wirfs-Brock" w:date="2011-09-10T11:11:00Z">
        <w:del w:id="5059" w:author="Rev 4 Allen Wirfs-Brock" w:date="2011-10-20T12:17:00Z">
          <w:r w:rsidRPr="00E77497" w:rsidDel="00F67909">
            <w:delText xml:space="preserve">Call </w:delText>
          </w:r>
          <w:r w:rsidRPr="00E77497" w:rsidDel="00F67909">
            <w:rPr>
              <w:i/>
            </w:rPr>
            <w:delText>env’s</w:delText>
          </w:r>
          <w:r w:rsidRPr="00E77497" w:rsidDel="00F67909">
            <w:delText xml:space="preserve"> </w:delText>
          </w:r>
          <w:commentRangeStart w:id="5060"/>
          <w:r w:rsidRPr="00E77497" w:rsidDel="00F67909">
            <w:delText xml:space="preserve">CreateMutableBinding </w:delText>
          </w:r>
        </w:del>
      </w:ins>
      <w:commentRangeEnd w:id="5060"/>
      <w:ins w:id="5061" w:author="Rev 3 Allen Wirfs-Brock" w:date="2011-09-10T11:35:00Z">
        <w:del w:id="5062" w:author="Rev 4 Allen Wirfs-Brock" w:date="2011-10-20T12:17:00Z">
          <w:r w:rsidR="00571FEC" w:rsidRPr="006B6D0A" w:rsidDel="00F67909">
            <w:rPr>
              <w:rStyle w:val="af4"/>
              <w:rFonts w:ascii="Arial" w:eastAsia="MS Mincho" w:hAnsi="Arial"/>
              <w:spacing w:val="0"/>
              <w:lang w:val="en-GB" w:eastAsia="ja-JP"/>
            </w:rPr>
            <w:commentReference w:id="5060"/>
          </w:r>
        </w:del>
      </w:ins>
      <w:ins w:id="5063" w:author="Rev 3 Allen Wirfs-Brock" w:date="2011-09-10T11:11:00Z">
        <w:del w:id="5064" w:author="Rev 4 Allen Wirfs-Brock" w:date="2011-10-20T12:17:00Z">
          <w:r w:rsidRPr="004D1BD1" w:rsidDel="00F67909">
            <w:delText xml:space="preserve">concrete method passing </w:delText>
          </w:r>
          <w:r w:rsidRPr="004D1BD1" w:rsidDel="00F67909">
            <w:rPr>
              <w:i/>
            </w:rPr>
            <w:delText>fn</w:delText>
          </w:r>
          <w:r w:rsidRPr="004D1BD1" w:rsidDel="00F67909">
            <w:delText xml:space="preserve"> </w:delText>
          </w:r>
        </w:del>
        <w:del w:id="5065" w:author="Rev 4 Allen Wirfs-Brock" w:date="2011-10-06T16:01:00Z">
          <w:r w:rsidRPr="004D1BD1" w:rsidDel="003B7584">
            <w:delText xml:space="preserve">and </w:delText>
          </w:r>
          <w:r w:rsidRPr="004D1BD1" w:rsidDel="003B7584">
            <w:rPr>
              <w:i/>
            </w:rPr>
            <w:delText>configurableBindings</w:delText>
          </w:r>
          <w:r w:rsidRPr="004D1BD1" w:rsidDel="003B7584">
            <w:delText xml:space="preserve"> </w:delText>
          </w:r>
        </w:del>
        <w:del w:id="5066" w:author="Rev 4 Allen Wirfs-Brock" w:date="2011-10-20T12:17:00Z">
          <w:r w:rsidRPr="003B4312" w:rsidDel="00F67909">
            <w:delText>as the argument</w:delText>
          </w:r>
        </w:del>
        <w:del w:id="5067" w:author="Rev 4 Allen Wirfs-Brock" w:date="2011-10-06T16:01:00Z">
          <w:r w:rsidRPr="003B4312" w:rsidDel="003B7584">
            <w:delText>s</w:delText>
          </w:r>
        </w:del>
        <w:del w:id="5068" w:author="Rev 4 Allen Wirfs-Brock" w:date="2011-10-20T12:17:00Z">
          <w:r w:rsidRPr="003B4312" w:rsidDel="00F67909">
            <w:delText>.</w:delText>
          </w:r>
        </w:del>
      </w:ins>
    </w:p>
    <w:p w14:paraId="0E64F689" w14:textId="77777777" w:rsidR="00704747" w:rsidRPr="006B6D0A" w:rsidRDefault="00704747" w:rsidP="009A20C6">
      <w:pPr>
        <w:pStyle w:val="Alg4"/>
        <w:numPr>
          <w:ilvl w:val="1"/>
          <w:numId w:val="525"/>
        </w:numPr>
        <w:tabs>
          <w:tab w:val="clear" w:pos="1080"/>
          <w:tab w:val="num" w:pos="720"/>
        </w:tabs>
        <w:spacing w:after="240"/>
        <w:ind w:hanging="720"/>
        <w:rPr>
          <w:ins w:id="5069" w:author="Rev 3 Allen Wirfs-Brock" w:date="2011-09-10T11:11:00Z"/>
        </w:rPr>
      </w:pPr>
      <w:ins w:id="5070" w:author="Rev 3 Allen Wirfs-Brock" w:date="2011-09-10T11:11:00Z">
        <w:r w:rsidRPr="003B4312">
          <w:t xml:space="preserve">Call </w:t>
        </w:r>
        <w:r w:rsidRPr="003B4312">
          <w:rPr>
            <w:i/>
          </w:rPr>
          <w:t>env</w:t>
        </w:r>
        <w:r w:rsidRPr="008B7F6F">
          <w:t xml:space="preserve">’s InitializeBinding concrete method passing </w:t>
        </w:r>
        <w:r w:rsidRPr="008B7F6F">
          <w:rPr>
            <w:i/>
          </w:rPr>
          <w:t>fn</w:t>
        </w:r>
        <w:r w:rsidRPr="008B7F6F">
          <w:t xml:space="preserve">, and </w:t>
        </w:r>
      </w:ins>
      <w:ins w:id="5071" w:author="Rev 3 Allen Wirfs-Brock" w:date="2011-09-10T11:38:00Z">
        <w:r w:rsidR="00D27042" w:rsidRPr="008B7F6F">
          <w:rPr>
            <w:i/>
          </w:rPr>
          <w:t>fo</w:t>
        </w:r>
        <w:r w:rsidR="00D27042" w:rsidRPr="008B7F6F">
          <w:t xml:space="preserve"> </w:t>
        </w:r>
      </w:ins>
      <w:ins w:id="5072" w:author="Rev 3 Allen Wirfs-Brock" w:date="2011-09-10T11:11:00Z">
        <w:r w:rsidRPr="006B6D0A">
          <w:t>as the arguments.</w:t>
        </w:r>
      </w:ins>
    </w:p>
    <w:p w14:paraId="525290C8" w14:textId="77777777" w:rsidR="00704747" w:rsidRPr="009C202C" w:rsidDel="00F67909" w:rsidRDefault="00704747" w:rsidP="006361CF">
      <w:pPr>
        <w:pStyle w:val="Alg4"/>
        <w:numPr>
          <w:ilvl w:val="0"/>
          <w:numId w:val="525"/>
        </w:numPr>
        <w:rPr>
          <w:ins w:id="5073" w:author="Rev 3 Allen Wirfs-Brock" w:date="2011-09-10T11:11:00Z"/>
          <w:del w:id="5074" w:author="Rev 4 Allen Wirfs-Brock" w:date="2011-10-20T12:15:00Z"/>
        </w:rPr>
        <w:pPrChange w:id="5075" w:author="Rev 4 Allen Wirfs-Brock" w:date="2011-11-07T12:16:00Z">
          <w:pPr>
            <w:pStyle w:val="Alg4"/>
            <w:numPr>
              <w:numId w:val="557"/>
            </w:numPr>
            <w:tabs>
              <w:tab w:val="num" w:pos="360"/>
            </w:tabs>
            <w:ind w:left="360" w:hanging="360"/>
          </w:pPr>
        </w:pPrChange>
      </w:pPr>
      <w:ins w:id="5076" w:author="Rev 3 Allen Wirfs-Brock" w:date="2011-09-10T11:11:00Z">
        <w:del w:id="5077" w:author="Rev 4 Allen Wirfs-Brock" w:date="2011-10-20T12:15:00Z">
          <w:r w:rsidRPr="006B6D0A" w:rsidDel="00F67909">
            <w:delText xml:space="preserve">For each </w:delText>
          </w:r>
        </w:del>
      </w:ins>
      <w:ins w:id="5078" w:author="Rev 3 Allen Wirfs-Brock" w:date="2011-09-10T11:49:00Z">
        <w:del w:id="5079" w:author="Rev 4 Allen Wirfs-Brock" w:date="2011-10-20T12:14:00Z">
          <w:r w:rsidR="00C0788E" w:rsidRPr="006B6D0A" w:rsidDel="00BE3C7F">
            <w:rPr>
              <w:i/>
            </w:rPr>
            <w:delText>LetDeclaration</w:delText>
          </w:r>
        </w:del>
      </w:ins>
      <w:ins w:id="5080" w:author="Rev 3 Allen Wirfs-Brock" w:date="2011-09-10T11:11:00Z">
        <w:del w:id="5081" w:author="Rev 4 Allen Wirfs-Brock" w:date="2011-10-20T12:14:00Z">
          <w:r w:rsidRPr="006B6D0A" w:rsidDel="00BE3C7F">
            <w:delText xml:space="preserve"> and </w:delText>
          </w:r>
        </w:del>
      </w:ins>
      <w:ins w:id="5082" w:author="Rev 3 Allen Wirfs-Brock" w:date="2011-09-10T11:49:00Z">
        <w:del w:id="5083" w:author="Rev 4 Allen Wirfs-Brock" w:date="2011-10-20T12:14:00Z">
          <w:r w:rsidR="00C0788E" w:rsidRPr="006B6D0A" w:rsidDel="00BE3C7F">
            <w:rPr>
              <w:i/>
            </w:rPr>
            <w:delText>ConstDeclaration</w:delText>
          </w:r>
        </w:del>
      </w:ins>
      <w:ins w:id="5084" w:author="Rev 3 Allen Wirfs-Brock" w:date="2011-09-10T11:11:00Z">
        <w:del w:id="5085" w:author="Rev 4 Allen Wirfs-Brock" w:date="2011-10-20T12:15:00Z">
          <w:r w:rsidRPr="006B6D0A" w:rsidDel="00F67909">
            <w:delText xml:space="preserve"> </w:delText>
          </w:r>
          <w:r w:rsidRPr="006B6D0A" w:rsidDel="00F67909">
            <w:rPr>
              <w:i/>
            </w:rPr>
            <w:delText xml:space="preserve">d </w:delText>
          </w:r>
          <w:r w:rsidRPr="00446E53" w:rsidDel="00F67909">
            <w:delText xml:space="preserve">in </w:delText>
          </w:r>
        </w:del>
        <w:del w:id="5086" w:author="Rev 4 Allen Wirfs-Brock" w:date="2011-10-20T12:14:00Z">
          <w:r w:rsidRPr="00E65A34" w:rsidDel="00BE3C7F">
            <w:rPr>
              <w:i/>
            </w:rPr>
            <w:delText>code</w:delText>
          </w:r>
          <w:r w:rsidRPr="009C202C" w:rsidDel="00BE3C7F">
            <w:delText xml:space="preserve"> </w:delText>
          </w:r>
        </w:del>
        <w:del w:id="5087" w:author="Rev 4 Allen Wirfs-Brock" w:date="2011-10-20T12:15:00Z">
          <w:r w:rsidRPr="009C202C" w:rsidDel="00F67909">
            <w:delText>do</w:delText>
          </w:r>
        </w:del>
      </w:ins>
    </w:p>
    <w:p w14:paraId="44891D2D" w14:textId="77777777" w:rsidR="00704747" w:rsidRPr="00675B74" w:rsidDel="00F67909" w:rsidRDefault="00CD10EA" w:rsidP="006361CF">
      <w:pPr>
        <w:pStyle w:val="Alg4"/>
        <w:numPr>
          <w:ilvl w:val="1"/>
          <w:numId w:val="525"/>
        </w:numPr>
        <w:rPr>
          <w:ins w:id="5088" w:author="Rev 3 Allen Wirfs-Brock" w:date="2011-09-10T11:11:00Z"/>
          <w:del w:id="5089" w:author="Rev 4 Allen Wirfs-Brock" w:date="2011-10-20T12:15:00Z"/>
          <w:i/>
        </w:rPr>
        <w:pPrChange w:id="5090" w:author="Rev 4 Allen Wirfs-Brock" w:date="2011-11-07T12:16:00Z">
          <w:pPr>
            <w:pStyle w:val="Alg4"/>
            <w:numPr>
              <w:ilvl w:val="1"/>
              <w:numId w:val="557"/>
            </w:numPr>
            <w:tabs>
              <w:tab w:val="num" w:pos="1080"/>
            </w:tabs>
            <w:ind w:left="1080" w:hanging="360"/>
          </w:pPr>
        </w:pPrChange>
      </w:pPr>
      <w:ins w:id="5091" w:author="Rev 3 Allen Wirfs-Brock" w:date="2011-09-10T11:50:00Z">
        <w:del w:id="5092" w:author="Rev 4 Allen Wirfs-Brock" w:date="2011-10-20T12:15:00Z">
          <w:r w:rsidRPr="009C202C" w:rsidDel="00F67909">
            <w:delText>For each element</w:delText>
          </w:r>
        </w:del>
      </w:ins>
      <w:ins w:id="5093" w:author="Rev 3 Allen Wirfs-Brock" w:date="2011-09-10T11:51:00Z">
        <w:del w:id="5094" w:author="Rev 4 Allen Wirfs-Brock" w:date="2011-10-20T12:15:00Z">
          <w:r w:rsidRPr="009C202C" w:rsidDel="00F67909">
            <w:delText xml:space="preserve"> </w:delText>
          </w:r>
          <w:r w:rsidRPr="009C202C" w:rsidDel="00F67909">
            <w:rPr>
              <w:i/>
            </w:rPr>
            <w:delText>dn</w:delText>
          </w:r>
        </w:del>
      </w:ins>
      <w:ins w:id="5095" w:author="Rev 3 Allen Wirfs-Brock" w:date="2011-09-10T11:50:00Z">
        <w:del w:id="5096" w:author="Rev 4 Allen Wirfs-Brock" w:date="2011-10-20T12:15:00Z">
          <w:r w:rsidRPr="00B820AB" w:rsidDel="00F67909">
            <w:delText xml:space="preserve"> of </w:delText>
          </w:r>
        </w:del>
      </w:ins>
      <w:ins w:id="5097" w:author="Rev 3 Allen Wirfs-Brock" w:date="2011-09-10T11:51:00Z">
        <w:del w:id="5098" w:author="Rev 4 Allen Wirfs-Brock" w:date="2011-10-20T12:15:00Z">
          <w:r w:rsidRPr="00B820AB" w:rsidDel="00F67909">
            <w:delText xml:space="preserve">the </w:delText>
          </w:r>
        </w:del>
      </w:ins>
      <w:ins w:id="5099" w:author="Rev 3 Allen Wirfs-Brock" w:date="2011-09-10T11:50:00Z">
        <w:del w:id="5100" w:author="Rev 4 Allen Wirfs-Brock" w:date="2011-10-20T12:15:00Z">
          <w:r w:rsidRPr="00B820AB" w:rsidDel="00F67909">
            <w:delText>BoundNames</w:delText>
          </w:r>
        </w:del>
      </w:ins>
      <w:ins w:id="5101" w:author="Rev 3 Allen Wirfs-Brock" w:date="2011-09-10T11:51:00Z">
        <w:del w:id="5102" w:author="Rev 4 Allen Wirfs-Brock" w:date="2011-10-20T12:15:00Z">
          <w:r w:rsidRPr="00B820AB" w:rsidDel="00F67909">
            <w:delText xml:space="preserve"> of</w:delText>
          </w:r>
        </w:del>
      </w:ins>
      <w:ins w:id="5103" w:author="Rev 3 Allen Wirfs-Brock" w:date="2011-09-10T11:11:00Z">
        <w:del w:id="5104" w:author="Rev 4 Allen Wirfs-Brock" w:date="2011-10-20T12:15:00Z">
          <w:r w:rsidR="00704747" w:rsidRPr="00B820AB" w:rsidDel="00F67909">
            <w:delText xml:space="preserve"> </w:delText>
          </w:r>
          <w:r w:rsidR="00704747" w:rsidRPr="00B820AB" w:rsidDel="00F67909">
            <w:rPr>
              <w:i/>
            </w:rPr>
            <w:delText>d</w:delText>
          </w:r>
          <w:r w:rsidR="00704747" w:rsidRPr="00B820AB" w:rsidDel="00F67909">
            <w:delText xml:space="preserve"> </w:delText>
          </w:r>
        </w:del>
      </w:ins>
      <w:ins w:id="5105" w:author="Rev 3 Allen Wirfs-Brock" w:date="2011-09-10T11:52:00Z">
        <w:del w:id="5106" w:author="Rev 4 Allen Wirfs-Brock" w:date="2011-10-20T12:15:00Z">
          <w:r w:rsidRPr="00690A41" w:rsidDel="00F67909">
            <w:delText>do</w:delText>
          </w:r>
        </w:del>
      </w:ins>
    </w:p>
    <w:p w14:paraId="5B311CFD" w14:textId="77777777" w:rsidR="007400BC" w:rsidRPr="00E77497" w:rsidDel="00F67909" w:rsidRDefault="007400BC" w:rsidP="006361CF">
      <w:pPr>
        <w:pStyle w:val="Alg4"/>
        <w:numPr>
          <w:ilvl w:val="2"/>
          <w:numId w:val="525"/>
        </w:numPr>
        <w:rPr>
          <w:ins w:id="5107" w:author="Rev 3 Allen Wirfs-Brock" w:date="2011-09-10T11:54:00Z"/>
          <w:del w:id="5108" w:author="Rev 4 Allen Wirfs-Brock" w:date="2011-10-20T12:15:00Z"/>
        </w:rPr>
        <w:pPrChange w:id="5109" w:author="Rev 4 Allen Wirfs-Brock" w:date="2011-11-07T12:16:00Z">
          <w:pPr>
            <w:pStyle w:val="Alg4"/>
            <w:numPr>
              <w:ilvl w:val="2"/>
              <w:numId w:val="557"/>
            </w:numPr>
            <w:tabs>
              <w:tab w:val="num" w:pos="1800"/>
            </w:tabs>
            <w:ind w:left="1800" w:hanging="360"/>
          </w:pPr>
        </w:pPrChange>
      </w:pPr>
      <w:ins w:id="5110" w:author="Rev 3 Allen Wirfs-Brock" w:date="2011-09-10T11:54:00Z">
        <w:del w:id="5111" w:author="Rev 4 Allen Wirfs-Brock" w:date="2011-10-20T12:15:00Z">
          <w:r w:rsidRPr="00E77497" w:rsidDel="00F67909">
            <w:delText xml:space="preserve">If </w:delText>
          </w:r>
          <w:r w:rsidRPr="00E77497" w:rsidDel="00F67909">
            <w:rPr>
              <w:i/>
            </w:rPr>
            <w:delText>d</w:delText>
          </w:r>
          <w:r w:rsidRPr="00E77497" w:rsidDel="00F67909">
            <w:delText xml:space="preserve"> is a </w:delText>
          </w:r>
        </w:del>
        <w:del w:id="5112" w:author="Rev 4 Allen Wirfs-Brock" w:date="2011-10-20T12:13:00Z">
          <w:r w:rsidRPr="00E77497" w:rsidDel="00BE3C7F">
            <w:rPr>
              <w:i/>
            </w:rPr>
            <w:delText>Let</w:delText>
          </w:r>
        </w:del>
        <w:del w:id="5113" w:author="Rev 4 Allen Wirfs-Brock" w:date="2011-10-20T12:15:00Z">
          <w:r w:rsidRPr="00E77497" w:rsidDel="00F67909">
            <w:rPr>
              <w:i/>
            </w:rPr>
            <w:delText>Declaration</w:delText>
          </w:r>
          <w:r w:rsidRPr="00E77497" w:rsidDel="00F67909">
            <w:delText>, then</w:delText>
          </w:r>
        </w:del>
      </w:ins>
    </w:p>
    <w:p w14:paraId="0632075B" w14:textId="77777777" w:rsidR="00704747" w:rsidRPr="00E77497" w:rsidDel="00F67909" w:rsidRDefault="00704747" w:rsidP="006361CF">
      <w:pPr>
        <w:pStyle w:val="Alg4"/>
        <w:numPr>
          <w:ilvl w:val="3"/>
          <w:numId w:val="525"/>
        </w:numPr>
        <w:spacing w:after="220"/>
        <w:rPr>
          <w:ins w:id="5114" w:author="Rev 3 Allen Wirfs-Brock" w:date="2011-09-10T11:11:00Z"/>
          <w:del w:id="5115" w:author="Rev 4 Allen Wirfs-Brock" w:date="2011-10-20T12:15:00Z"/>
        </w:rPr>
        <w:pPrChange w:id="5116" w:author="Rev 4 Allen Wirfs-Brock" w:date="2011-11-07T12:16:00Z">
          <w:pPr>
            <w:pStyle w:val="Alg4"/>
            <w:numPr>
              <w:ilvl w:val="3"/>
              <w:numId w:val="557"/>
            </w:numPr>
            <w:tabs>
              <w:tab w:val="num" w:pos="2520"/>
            </w:tabs>
            <w:spacing w:after="220"/>
            <w:ind w:left="2520" w:hanging="360"/>
          </w:pPr>
        </w:pPrChange>
      </w:pPr>
      <w:ins w:id="5117" w:author="Rev 3 Allen Wirfs-Brock" w:date="2011-09-10T11:11:00Z">
        <w:del w:id="5118" w:author="Rev 4 Allen Wirfs-Brock" w:date="2011-10-20T12:15:00Z">
          <w:r w:rsidRPr="00E77497" w:rsidDel="00F67909">
            <w:delText xml:space="preserve">Call </w:delText>
          </w:r>
          <w:r w:rsidRPr="00E77497" w:rsidDel="00F67909">
            <w:rPr>
              <w:i/>
            </w:rPr>
            <w:delText>env</w:delText>
          </w:r>
          <w:r w:rsidRPr="00E77497" w:rsidDel="00F67909">
            <w:delText xml:space="preserve">’s CreateMutableBinding concrete method passing </w:delText>
          </w:r>
          <w:r w:rsidRPr="00E77497" w:rsidDel="00F67909">
            <w:rPr>
              <w:i/>
            </w:rPr>
            <w:delText xml:space="preserve">dn </w:delText>
          </w:r>
          <w:r w:rsidRPr="00E77497" w:rsidDel="00F67909">
            <w:delText xml:space="preserve">and </w:delText>
          </w:r>
        </w:del>
      </w:ins>
      <w:ins w:id="5119" w:author="Rev 3 Allen Wirfs-Brock" w:date="2011-09-10T11:55:00Z">
        <w:del w:id="5120" w:author="Rev 4 Allen Wirfs-Brock" w:date="2011-10-20T12:15:00Z">
          <w:r w:rsidR="007400BC" w:rsidRPr="00E77497" w:rsidDel="00F67909">
            <w:rPr>
              <w:b/>
            </w:rPr>
            <w:delText>false</w:delText>
          </w:r>
        </w:del>
      </w:ins>
      <w:ins w:id="5121" w:author="Rev 3 Allen Wirfs-Brock" w:date="2011-09-10T11:11:00Z">
        <w:del w:id="5122" w:author="Rev 4 Allen Wirfs-Brock" w:date="2011-10-20T12:15:00Z">
          <w:r w:rsidRPr="00E77497" w:rsidDel="00F67909">
            <w:delText xml:space="preserve"> as the arguments.</w:delText>
          </w:r>
        </w:del>
      </w:ins>
    </w:p>
    <w:p w14:paraId="4850E1AF" w14:textId="77777777" w:rsidR="007400BC" w:rsidRPr="00E77497" w:rsidDel="00BE3C7F" w:rsidRDefault="007400BC" w:rsidP="006361CF">
      <w:pPr>
        <w:pStyle w:val="Alg4"/>
        <w:numPr>
          <w:ilvl w:val="2"/>
          <w:numId w:val="525"/>
        </w:numPr>
        <w:spacing w:after="220"/>
        <w:contextualSpacing/>
        <w:rPr>
          <w:ins w:id="5123" w:author="Rev 3 Allen Wirfs-Brock" w:date="2011-09-10T11:56:00Z"/>
          <w:del w:id="5124" w:author="Rev 4 Allen Wirfs-Brock" w:date="2011-10-20T12:13:00Z"/>
        </w:rPr>
        <w:pPrChange w:id="5125" w:author="Rev 4 Allen Wirfs-Brock" w:date="2011-11-07T12:16:00Z">
          <w:pPr>
            <w:pStyle w:val="Alg4"/>
            <w:numPr>
              <w:ilvl w:val="2"/>
              <w:numId w:val="557"/>
            </w:numPr>
            <w:tabs>
              <w:tab w:val="num" w:pos="1800"/>
            </w:tabs>
            <w:spacing w:after="220"/>
            <w:ind w:left="1800" w:hanging="360"/>
            <w:contextualSpacing/>
          </w:pPr>
        </w:pPrChange>
      </w:pPr>
      <w:ins w:id="5126" w:author="Rev 3 Allen Wirfs-Brock" w:date="2011-09-10T11:56:00Z">
        <w:del w:id="5127" w:author="Rev 4 Allen Wirfs-Brock" w:date="2011-10-20T12:13:00Z">
          <w:r w:rsidRPr="00E77497" w:rsidDel="00BE3C7F">
            <w:delText>Else,</w:delText>
          </w:r>
        </w:del>
      </w:ins>
    </w:p>
    <w:p w14:paraId="61EED62E" w14:textId="77777777" w:rsidR="007400BC" w:rsidRPr="00E77497" w:rsidDel="00BE3C7F" w:rsidRDefault="007400BC" w:rsidP="006361CF">
      <w:pPr>
        <w:pStyle w:val="Alg4"/>
        <w:numPr>
          <w:ilvl w:val="3"/>
          <w:numId w:val="525"/>
        </w:numPr>
        <w:spacing w:after="220"/>
        <w:rPr>
          <w:ins w:id="5128" w:author="Rev 3 Allen Wirfs-Brock" w:date="2011-09-10T11:57:00Z"/>
          <w:del w:id="5129" w:author="Rev 4 Allen Wirfs-Brock" w:date="2011-10-20T12:13:00Z"/>
        </w:rPr>
        <w:pPrChange w:id="5130" w:author="Rev 4 Allen Wirfs-Brock" w:date="2011-11-07T12:16:00Z">
          <w:pPr>
            <w:pStyle w:val="Alg4"/>
            <w:numPr>
              <w:ilvl w:val="3"/>
              <w:numId w:val="557"/>
            </w:numPr>
            <w:tabs>
              <w:tab w:val="num" w:pos="2520"/>
            </w:tabs>
            <w:spacing w:after="220"/>
            <w:ind w:left="2520" w:hanging="360"/>
          </w:pPr>
        </w:pPrChange>
      </w:pPr>
      <w:ins w:id="5131" w:author="Rev 3 Allen Wirfs-Brock" w:date="2011-09-10T11:57:00Z">
        <w:del w:id="5132" w:author="Rev 4 Allen Wirfs-Brock" w:date="2011-10-20T12:13:00Z">
          <w:r w:rsidRPr="00E77497" w:rsidDel="00BE3C7F">
            <w:delText xml:space="preserve">Call </w:delText>
          </w:r>
          <w:r w:rsidRPr="00E77497" w:rsidDel="00BE3C7F">
            <w:rPr>
              <w:i/>
            </w:rPr>
            <w:delText>env</w:delText>
          </w:r>
          <w:r w:rsidRPr="00E77497" w:rsidDel="00BE3C7F">
            <w:delText xml:space="preserve">’s CreateImmutableBinding concrete method passing </w:delText>
          </w:r>
          <w:r w:rsidR="00872636" w:rsidRPr="00E77497" w:rsidDel="00BE3C7F">
            <w:rPr>
              <w:i/>
            </w:rPr>
            <w:delText xml:space="preserve">dn </w:delText>
          </w:r>
          <w:r w:rsidRPr="00E77497" w:rsidDel="00BE3C7F">
            <w:delText>as the argument.</w:delText>
          </w:r>
        </w:del>
      </w:ins>
    </w:p>
    <w:p w14:paraId="229B9A39" w14:textId="77777777" w:rsidR="004C02EF" w:rsidRPr="00E77497" w:rsidRDefault="004C02EF" w:rsidP="00C623F2">
      <w:pPr>
        <w:pStyle w:val="20"/>
        <w:numPr>
          <w:ilvl w:val="0"/>
          <w:numId w:val="0"/>
        </w:numPr>
      </w:pPr>
      <w:bookmarkStart w:id="5133" w:name="_Toc323907648"/>
      <w:r w:rsidRPr="00E77497">
        <w:t>10.6</w:t>
      </w:r>
      <w:r w:rsidRPr="00E77497">
        <w:tab/>
        <w:t>Arguments Object</w:t>
      </w:r>
      <w:bookmarkEnd w:id="4671"/>
      <w:bookmarkEnd w:id="4672"/>
      <w:bookmarkEnd w:id="4673"/>
      <w:bookmarkEnd w:id="4674"/>
      <w:bookmarkEnd w:id="5133"/>
    </w:p>
    <w:p w14:paraId="46784BAE" w14:textId="77777777" w:rsidR="004C02EF" w:rsidRPr="006B6D0A" w:rsidRDefault="004C02EF" w:rsidP="004C02EF">
      <w:commentRangeStart w:id="5134"/>
      <w:r w:rsidRPr="00E77497">
        <w:t xml:space="preserve">When </w:t>
      </w:r>
      <w:del w:id="5135" w:author="Rev 7 Allen Wirfs-Brock" w:date="2012-05-02T10:44:00Z">
        <w:r w:rsidRPr="00E77497" w:rsidDel="000D5AB9">
          <w:delText xml:space="preserve">control enters an execution context for </w:delText>
        </w:r>
      </w:del>
      <w:r w:rsidRPr="00E77497">
        <w:t>function code</w:t>
      </w:r>
      <w:ins w:id="5136" w:author="Rev 7 Allen Wirfs-Brock" w:date="2012-05-02T10:44:00Z">
        <w:r w:rsidR="000D5AB9">
          <w:t xml:space="preserve"> is evaluated</w:t>
        </w:r>
      </w:ins>
      <w:r w:rsidRPr="00E77497">
        <w:t xml:space="preserv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FormalParameterList</w:t>
      </w:r>
      <w:r w:rsidRPr="00E77497">
        <w:t xml:space="preserve"> or occurs as the </w:t>
      </w:r>
      <w:ins w:id="5137" w:author="Rev 4 Allen Wirfs-Brock" w:date="2011-10-20T18:25:00Z">
        <w:r w:rsidR="00C63BDD" w:rsidRPr="00120381">
          <w:rPr>
            <w:rStyle w:val="bnf"/>
          </w:rPr>
          <w:t>Binding</w:t>
        </w:r>
      </w:ins>
      <w:r w:rsidRPr="004D1BD1">
        <w:rPr>
          <w:rStyle w:val="bnf"/>
        </w:rPr>
        <w:t>Identifier</w:t>
      </w:r>
      <w:r w:rsidRPr="003B4312">
        <w:t xml:space="preserve"> of a </w:t>
      </w:r>
      <w:del w:id="5138" w:author="Allen Wirfs-Brock rev2" w:date="2011-07-20T14:17:00Z">
        <w:r w:rsidRPr="003B4312" w:rsidDel="00FD005B">
          <w:rPr>
            <w:rStyle w:val="bnf"/>
          </w:rPr>
          <w:delText>VariableDeclaration</w:delText>
        </w:r>
        <w:r w:rsidRPr="003B4312" w:rsidDel="00FD005B">
          <w:delText xml:space="preserve"> or </w:delText>
        </w:r>
      </w:del>
      <w:del w:id="5139" w:author="Rev 4 Allen Wirfs-Brock" w:date="2011-10-20T18:25:00Z">
        <w:r w:rsidRPr="008B7F6F" w:rsidDel="00C63BDD">
          <w:rPr>
            <w:rStyle w:val="bnf"/>
          </w:rPr>
          <w:delText>Function</w:delText>
        </w:r>
      </w:del>
      <w:r w:rsidRPr="008B7F6F">
        <w:rPr>
          <w:rStyle w:val="bnf"/>
        </w:rPr>
        <w:t>Declaration</w:t>
      </w:r>
      <w:r w:rsidRPr="008B7F6F">
        <w:t xml:space="preserve"> contained in the function code.</w:t>
      </w:r>
      <w:commentRangeEnd w:id="5134"/>
      <w:r w:rsidR="00FD005B" w:rsidRPr="006B6D0A">
        <w:rPr>
          <w:rStyle w:val="af4"/>
          <w:lang w:val="en-GB"/>
        </w:rPr>
        <w:commentReference w:id="5134"/>
      </w:r>
    </w:p>
    <w:p w14:paraId="0FFC3D49" w14:textId="77777777" w:rsidR="00AA78BC" w:rsidRPr="009C202C" w:rsidRDefault="00AA78BC" w:rsidP="00AA78BC">
      <w:pPr>
        <w:rPr>
          <w:ins w:id="5140" w:author="Rev 4 Allen Wirfs-Brock" w:date="2011-10-21T15:13:00Z"/>
        </w:rPr>
      </w:pPr>
      <w:ins w:id="5141" w:author="Rev 4 Allen Wirfs-Brock" w:date="2011-10-21T15:13:00Z">
        <w:r w:rsidRPr="006B6D0A">
          <w:t xml:space="preserve">The abstract operation </w:t>
        </w:r>
        <w:r w:rsidRPr="00E65A34">
          <w:rPr>
            <w:i/>
          </w:rPr>
          <w:t>CreateStrictArgumentsObject</w:t>
        </w:r>
        <w:r w:rsidRPr="009C202C">
          <w:t xml:space="preserve"> called with argument list </w:t>
        </w:r>
        <w:r w:rsidRPr="009C202C">
          <w:rPr>
            <w:rFonts w:ascii="Times New Roman" w:hAnsi="Times New Roman"/>
            <w:i/>
          </w:rPr>
          <w:t>args</w:t>
        </w:r>
        <w:r w:rsidRPr="009C202C">
          <w:t xml:space="preserve"> performs the following steps:</w:t>
        </w:r>
      </w:ins>
    </w:p>
    <w:p w14:paraId="5AC7E2A6" w14:textId="77777777" w:rsidR="00AA78BC" w:rsidRPr="00E77497" w:rsidRDefault="00AA78BC" w:rsidP="009A20C6">
      <w:pPr>
        <w:pStyle w:val="Alg4"/>
        <w:numPr>
          <w:ilvl w:val="0"/>
          <w:numId w:val="605"/>
        </w:numPr>
        <w:rPr>
          <w:ins w:id="5142" w:author="Rev 4 Allen Wirfs-Brock" w:date="2011-10-21T15:13:00Z"/>
        </w:rPr>
      </w:pPr>
      <w:ins w:id="5143" w:author="Rev 4 Allen Wirfs-Brock" w:date="2011-10-21T15:13:00Z">
        <w:r w:rsidRPr="00675B74">
          <w:t xml:space="preserve">Let </w:t>
        </w:r>
        <w:r w:rsidRPr="00E77497">
          <w:rPr>
            <w:i/>
          </w:rPr>
          <w:t>len</w:t>
        </w:r>
        <w:r w:rsidRPr="00E77497">
          <w:t xml:space="preserve"> be the number of elements in </w:t>
        </w:r>
        <w:r w:rsidRPr="00E77497">
          <w:rPr>
            <w:i/>
          </w:rPr>
          <w:t>args</w:t>
        </w:r>
        <w:r w:rsidRPr="00E77497">
          <w:t>.</w:t>
        </w:r>
      </w:ins>
    </w:p>
    <w:p w14:paraId="414EDEEF" w14:textId="77777777" w:rsidR="00AA78BC" w:rsidRPr="00E77497" w:rsidRDefault="00AA78BC" w:rsidP="009A20C6">
      <w:pPr>
        <w:pStyle w:val="Alg4"/>
        <w:numPr>
          <w:ilvl w:val="0"/>
          <w:numId w:val="605"/>
        </w:numPr>
        <w:rPr>
          <w:ins w:id="5144" w:author="Rev 4 Allen Wirfs-Brock" w:date="2011-10-21T15:13:00Z"/>
        </w:rPr>
      </w:pPr>
      <w:ins w:id="5145" w:author="Rev 4 Allen Wirfs-Brock" w:date="2011-10-21T15:13:00Z">
        <w:r w:rsidRPr="00E77497">
          <w:t xml:space="preserve">Let </w:t>
        </w:r>
        <w:r w:rsidRPr="00E77497">
          <w:rPr>
            <w:i/>
          </w:rPr>
          <w:t>obj</w:t>
        </w:r>
        <w:r w:rsidRPr="00E77497">
          <w:t xml:space="preserve"> be the result of the abstraction operation </w:t>
        </w:r>
        <w:r w:rsidRPr="00E77497">
          <w:rPr>
            <w:i/>
          </w:rPr>
          <w:t>InstantiateArgumentsObject</w:t>
        </w:r>
      </w:ins>
      <w:r w:rsidRPr="00E77497">
        <w:rPr>
          <w:i/>
        </w:rPr>
        <w:t xml:space="preserve"> </w:t>
      </w:r>
      <w:ins w:id="5146" w:author="Rev 4 Allen Wirfs-Brock" w:date="2011-10-21T15:13:00Z">
        <w:r w:rsidRPr="00E77497">
          <w:t>with argument</w:t>
        </w:r>
      </w:ins>
      <w:r w:rsidRPr="00E77497">
        <w:t xml:space="preserve"> </w:t>
      </w:r>
      <w:ins w:id="5147" w:author="Rev 4 Allen Wirfs-Brock" w:date="2011-10-21T15:13:00Z">
        <w:r w:rsidRPr="00E77497">
          <w:rPr>
            <w:i/>
          </w:rPr>
          <w:t>len</w:t>
        </w:r>
        <w:r w:rsidRPr="00E77497">
          <w:t>.</w:t>
        </w:r>
      </w:ins>
    </w:p>
    <w:p w14:paraId="09CB4E7E" w14:textId="77777777" w:rsidR="00AA78BC" w:rsidRPr="00E77497" w:rsidRDefault="00AA78BC" w:rsidP="009A20C6">
      <w:pPr>
        <w:pStyle w:val="Alg4"/>
        <w:numPr>
          <w:ilvl w:val="0"/>
          <w:numId w:val="605"/>
        </w:numPr>
        <w:rPr>
          <w:ins w:id="5148" w:author="Rev 4 Allen Wirfs-Brock" w:date="2011-10-21T15:13:00Z"/>
        </w:rPr>
      </w:pPr>
      <w:ins w:id="5149"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578EFF2E" w14:textId="77777777" w:rsidR="00AA78BC" w:rsidRPr="00E77497" w:rsidRDefault="00AA78BC" w:rsidP="009A20C6">
      <w:pPr>
        <w:pStyle w:val="Alg4"/>
        <w:numPr>
          <w:ilvl w:val="0"/>
          <w:numId w:val="605"/>
        </w:numPr>
        <w:rPr>
          <w:ins w:id="5150" w:author="Rev 4 Allen Wirfs-Brock" w:date="2011-10-21T15:13:00Z"/>
        </w:rPr>
      </w:pPr>
      <w:ins w:id="5151" w:author="Rev 4 Allen Wirfs-Brock" w:date="2011-10-21T15:13:00Z">
        <w:r w:rsidRPr="00E77497">
          <w:t xml:space="preserve">Repeat while </w:t>
        </w:r>
        <w:r w:rsidRPr="00E77497">
          <w:rPr>
            <w:i/>
          </w:rPr>
          <w:t>indx</w:t>
        </w:r>
        <w:r w:rsidRPr="00E77497">
          <w:t xml:space="preserve"> &gt;= 0, </w:t>
        </w:r>
      </w:ins>
    </w:p>
    <w:p w14:paraId="23E06586" w14:textId="77777777" w:rsidR="00AA78BC" w:rsidRPr="00E77497" w:rsidRDefault="00AA78BC" w:rsidP="009A20C6">
      <w:pPr>
        <w:pStyle w:val="Alg4"/>
        <w:numPr>
          <w:ilvl w:val="1"/>
          <w:numId w:val="605"/>
        </w:numPr>
        <w:tabs>
          <w:tab w:val="clear" w:pos="1080"/>
          <w:tab w:val="num" w:pos="720"/>
        </w:tabs>
        <w:ind w:left="720"/>
        <w:rPr>
          <w:ins w:id="5152" w:author="Rev 4 Allen Wirfs-Brock" w:date="2011-10-21T15:13:00Z"/>
        </w:rPr>
      </w:pPr>
      <w:ins w:id="5153"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72A3890A" w14:textId="77777777" w:rsidR="00AA78BC" w:rsidRPr="00E77497" w:rsidRDefault="00AA78BC" w:rsidP="009A20C6">
      <w:pPr>
        <w:pStyle w:val="Alg4"/>
        <w:numPr>
          <w:ilvl w:val="1"/>
          <w:numId w:val="605"/>
        </w:numPr>
        <w:tabs>
          <w:tab w:val="clear" w:pos="1080"/>
          <w:tab w:val="num" w:pos="720"/>
        </w:tabs>
        <w:ind w:left="720"/>
        <w:rPr>
          <w:ins w:id="5154" w:author="Rev 4 Allen Wirfs-Brock" w:date="2011-10-21T15:13:00Z"/>
        </w:rPr>
      </w:pPr>
      <w:ins w:id="5155"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06CD29CA" w14:textId="77777777" w:rsidR="00AA78BC" w:rsidRPr="00E77497" w:rsidRDefault="00AA78BC" w:rsidP="009A20C6">
      <w:pPr>
        <w:pStyle w:val="Alg4"/>
        <w:numPr>
          <w:ilvl w:val="1"/>
          <w:numId w:val="605"/>
        </w:numPr>
        <w:tabs>
          <w:tab w:val="clear" w:pos="1080"/>
          <w:tab w:val="num" w:pos="720"/>
        </w:tabs>
        <w:ind w:left="720"/>
        <w:rPr>
          <w:ins w:id="5156" w:author="Rev 4 Allen Wirfs-Brock" w:date="2011-10-21T15:13:00Z"/>
        </w:rPr>
      </w:pPr>
      <w:ins w:id="5157"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07C8E641" w14:textId="77777777" w:rsidR="00AA78BC" w:rsidRPr="00E77497" w:rsidRDefault="00AA78BC" w:rsidP="009A20C6">
      <w:pPr>
        <w:pStyle w:val="Alg4"/>
        <w:numPr>
          <w:ilvl w:val="0"/>
          <w:numId w:val="605"/>
        </w:numPr>
        <w:rPr>
          <w:ins w:id="5158" w:author="Rev 4 Allen Wirfs-Brock" w:date="2011-10-21T15:13:00Z"/>
        </w:rPr>
      </w:pPr>
      <w:ins w:id="5159" w:author="Rev 4 Allen Wirfs-Brock" w:date="2011-10-21T15:13:00Z">
        <w:r w:rsidRPr="00E77497">
          <w:t xml:space="preserve">Let </w:t>
        </w:r>
        <w:r w:rsidRPr="00E77497">
          <w:rPr>
            <w:i/>
          </w:rPr>
          <w:t>thrower</w:t>
        </w:r>
        <w:r w:rsidRPr="00E77497">
          <w:t xml:space="preserve"> be the [[ThrowTypeError]] function Object (13.2.3).</w:t>
        </w:r>
      </w:ins>
    </w:p>
    <w:p w14:paraId="4136041C" w14:textId="77777777" w:rsidR="00AA78BC" w:rsidRPr="00E77497" w:rsidRDefault="00AA78BC" w:rsidP="009A20C6">
      <w:pPr>
        <w:pStyle w:val="Alg4"/>
        <w:numPr>
          <w:ilvl w:val="0"/>
          <w:numId w:val="605"/>
        </w:numPr>
        <w:rPr>
          <w:ins w:id="5160" w:author="Rev 4 Allen Wirfs-Brock" w:date="2011-10-21T15:13:00Z"/>
        </w:rPr>
      </w:pPr>
      <w:ins w:id="5161"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50487E5D" w14:textId="77777777" w:rsidR="00AA78BC" w:rsidRPr="00E77497" w:rsidRDefault="00AA78BC" w:rsidP="009A20C6">
      <w:pPr>
        <w:pStyle w:val="Alg4"/>
        <w:numPr>
          <w:ilvl w:val="0"/>
          <w:numId w:val="605"/>
        </w:numPr>
        <w:rPr>
          <w:ins w:id="5162" w:author="Rev 4 Allen Wirfs-Brock" w:date="2011-10-21T15:13:00Z"/>
        </w:rPr>
      </w:pPr>
      <w:ins w:id="5163"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"callee"</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0824879C" w14:textId="77777777" w:rsidR="00AA78BC" w:rsidRPr="00E77497" w:rsidRDefault="00AA78BC" w:rsidP="009A20C6">
      <w:pPr>
        <w:pStyle w:val="Alg4"/>
        <w:numPr>
          <w:ilvl w:val="0"/>
          <w:numId w:val="605"/>
        </w:numPr>
        <w:spacing w:after="120"/>
        <w:rPr>
          <w:ins w:id="5164" w:author="Rev 4 Allen Wirfs-Brock" w:date="2011-10-21T15:13:00Z"/>
        </w:rPr>
      </w:pPr>
      <w:ins w:id="5165" w:author="Rev 4 Allen Wirfs-Brock" w:date="2011-10-21T15:13:00Z">
        <w:r w:rsidRPr="00E77497">
          <w:t xml:space="preserve">Return </w:t>
        </w:r>
        <w:r w:rsidRPr="00E77497">
          <w:rPr>
            <w:i/>
          </w:rPr>
          <w:t>obj</w:t>
        </w:r>
      </w:ins>
    </w:p>
    <w:p w14:paraId="7C732CA2" w14:textId="77777777" w:rsidR="00AA78BC" w:rsidRPr="00E77497" w:rsidRDefault="00AA78BC" w:rsidP="00AA78BC">
      <w:pPr>
        <w:rPr>
          <w:ins w:id="5166" w:author="Rev 4 Allen Wirfs-Brock" w:date="2011-10-21T15:13:00Z"/>
        </w:rPr>
      </w:pPr>
      <w:ins w:id="5167" w:author="Rev 4 Allen Wirfs-Brock" w:date="2011-10-21T15:13:00Z">
        <w:r w:rsidRPr="00E77497">
          <w:t xml:space="preserve">The abstract operation </w:t>
        </w:r>
        <w:r w:rsidRPr="00E77497">
          <w:rPr>
            <w:i/>
          </w:rPr>
          <w:t>CreateMappedArgumentsObject</w:t>
        </w:r>
        <w:r w:rsidRPr="00E77497">
          <w:t xml:space="preserve"> called with List </w:t>
        </w:r>
        <w:r w:rsidRPr="00E77497">
          <w:rPr>
            <w:rFonts w:ascii="Times New Roman" w:hAnsi="Times New Roman"/>
            <w:i/>
          </w:rPr>
          <w:t>names</w:t>
        </w:r>
        <w:r w:rsidRPr="00E77497">
          <w:t xml:space="preserve">, environment record </w:t>
        </w:r>
        <w:r w:rsidRPr="00E77497">
          <w:rPr>
            <w:rFonts w:ascii="Times New Roman" w:hAnsi="Times New Roman"/>
            <w:i/>
          </w:rPr>
          <w:t>env</w:t>
        </w:r>
        <w:r w:rsidRPr="00E77497">
          <w:t xml:space="preserve">, and argument list </w:t>
        </w:r>
        <w:r w:rsidRPr="00E77497">
          <w:rPr>
            <w:rFonts w:ascii="Times New Roman" w:hAnsi="Times New Roman"/>
            <w:i/>
          </w:rPr>
          <w:t>args</w:t>
        </w:r>
        <w:r w:rsidRPr="00E77497">
          <w:t xml:space="preserve"> performs the following steps:</w:t>
        </w:r>
      </w:ins>
    </w:p>
    <w:p w14:paraId="69842F32" w14:textId="77777777" w:rsidR="00AA78BC" w:rsidRPr="00E77497" w:rsidRDefault="00AA78BC" w:rsidP="009A20C6">
      <w:pPr>
        <w:pStyle w:val="Alg4"/>
        <w:numPr>
          <w:ilvl w:val="0"/>
          <w:numId w:val="606"/>
        </w:numPr>
        <w:rPr>
          <w:ins w:id="5168" w:author="Rev 4 Allen Wirfs-Brock" w:date="2011-10-21T15:13:00Z"/>
        </w:rPr>
      </w:pPr>
      <w:ins w:id="5169" w:author="Rev 4 Allen Wirfs-Brock" w:date="2011-10-21T15:13:00Z">
        <w:r w:rsidRPr="00E77497">
          <w:t xml:space="preserve">Let </w:t>
        </w:r>
        <w:r w:rsidRPr="00E77497">
          <w:rPr>
            <w:i/>
          </w:rPr>
          <w:t>len</w:t>
        </w:r>
        <w:r w:rsidRPr="00E77497">
          <w:t xml:space="preserve"> be the number of elements in </w:t>
        </w:r>
        <w:r w:rsidRPr="00E77497">
          <w:rPr>
            <w:i/>
          </w:rPr>
          <w:t>args</w:t>
        </w:r>
        <w:r w:rsidRPr="00E77497">
          <w:t>.</w:t>
        </w:r>
      </w:ins>
    </w:p>
    <w:p w14:paraId="0F13842F" w14:textId="77777777" w:rsidR="00AA78BC" w:rsidRPr="00E77497" w:rsidRDefault="00AA78BC" w:rsidP="009A20C6">
      <w:pPr>
        <w:pStyle w:val="Alg4"/>
        <w:numPr>
          <w:ilvl w:val="0"/>
          <w:numId w:val="606"/>
        </w:numPr>
        <w:rPr>
          <w:ins w:id="5170" w:author="Rev 4 Allen Wirfs-Brock" w:date="2011-10-21T15:13:00Z"/>
        </w:rPr>
      </w:pPr>
      <w:ins w:id="5171" w:author="Rev 4 Allen Wirfs-Brock" w:date="2011-10-21T15:13:00Z">
        <w:r w:rsidRPr="00E77497">
          <w:t xml:space="preserve">Let </w:t>
        </w:r>
        <w:r w:rsidRPr="00E77497">
          <w:rPr>
            <w:i/>
          </w:rPr>
          <w:t>obj</w:t>
        </w:r>
        <w:r w:rsidRPr="00E77497">
          <w:t xml:space="preserve"> be the result of the abstraction operation </w:t>
        </w:r>
        <w:r w:rsidRPr="00E77497">
          <w:rPr>
            <w:i/>
          </w:rPr>
          <w:t>InstantiateArgumentsObject</w:t>
        </w:r>
      </w:ins>
      <w:r w:rsidRPr="00E77497">
        <w:rPr>
          <w:i/>
        </w:rPr>
        <w:t xml:space="preserve"> </w:t>
      </w:r>
      <w:ins w:id="5172" w:author="Rev 4 Allen Wirfs-Brock" w:date="2011-10-21T15:13:00Z">
        <w:r w:rsidRPr="00E77497">
          <w:t>with argument</w:t>
        </w:r>
      </w:ins>
      <w:r w:rsidRPr="00E77497">
        <w:t xml:space="preserve"> </w:t>
      </w:r>
      <w:ins w:id="5173" w:author="Rev 4 Allen Wirfs-Brock" w:date="2011-10-21T15:13:00Z">
        <w:r w:rsidRPr="00E77497">
          <w:rPr>
            <w:i/>
          </w:rPr>
          <w:t>len</w:t>
        </w:r>
        <w:r w:rsidRPr="00E77497">
          <w:t>.</w:t>
        </w:r>
      </w:ins>
    </w:p>
    <w:p w14:paraId="7AC2AB94" w14:textId="77777777" w:rsidR="00AA78BC" w:rsidRPr="00E77497" w:rsidRDefault="00AA78BC" w:rsidP="009A20C6">
      <w:pPr>
        <w:pStyle w:val="Alg4"/>
        <w:numPr>
          <w:ilvl w:val="0"/>
          <w:numId w:val="606"/>
        </w:numPr>
        <w:rPr>
          <w:ins w:id="5174" w:author="Rev 4 Allen Wirfs-Brock" w:date="2011-10-21T15:13:00Z"/>
        </w:rPr>
      </w:pPr>
      <w:ins w:id="5175" w:author="Rev 4 Allen Wirfs-Brock" w:date="2011-10-21T15:13:00Z">
        <w:r w:rsidRPr="00E77497">
          <w:t xml:space="preserve">Let </w:t>
        </w:r>
        <w:r w:rsidRPr="00E77497">
          <w:rPr>
            <w:i/>
          </w:rPr>
          <w:t>map</w:t>
        </w:r>
        <w:r w:rsidRPr="00E77497">
          <w:t xml:space="preserve"> be the result of creating a new ECMAScript object.</w:t>
        </w:r>
      </w:ins>
    </w:p>
    <w:p w14:paraId="193D48ED" w14:textId="77777777" w:rsidR="00AA78BC" w:rsidRPr="00E77497" w:rsidRDefault="00AA78BC" w:rsidP="009A20C6">
      <w:pPr>
        <w:pStyle w:val="Alg4"/>
        <w:numPr>
          <w:ilvl w:val="0"/>
          <w:numId w:val="606"/>
        </w:numPr>
        <w:rPr>
          <w:ins w:id="5176" w:author="Rev 4 Allen Wirfs-Brock" w:date="2011-10-21T15:13:00Z"/>
        </w:rPr>
      </w:pPr>
      <w:ins w:id="5177" w:author="Rev 4 Allen Wirfs-Brock" w:date="2011-10-21T15:13:00Z">
        <w:r w:rsidRPr="00E77497">
          <w:t xml:space="preserve">Set all the internal methods of </w:t>
        </w:r>
        <w:r w:rsidRPr="00E77497">
          <w:rPr>
            <w:i/>
          </w:rPr>
          <w:t>map</w:t>
        </w:r>
        <w:r w:rsidRPr="00E77497">
          <w:t xml:space="preserve"> as specified in 8.12.</w:t>
        </w:r>
      </w:ins>
    </w:p>
    <w:p w14:paraId="5F235ED3" w14:textId="77777777" w:rsidR="00AA78BC" w:rsidRPr="00E77497" w:rsidRDefault="00AA78BC" w:rsidP="009A20C6">
      <w:pPr>
        <w:pStyle w:val="Alg4"/>
        <w:numPr>
          <w:ilvl w:val="0"/>
          <w:numId w:val="606"/>
        </w:numPr>
        <w:rPr>
          <w:ins w:id="5178" w:author="Rev 4 Allen Wirfs-Brock" w:date="2011-10-21T15:13:00Z"/>
        </w:rPr>
      </w:pPr>
      <w:ins w:id="5179" w:author="Rev 4 Allen Wirfs-Brock" w:date="2011-10-21T15:13:00Z">
        <w:r w:rsidRPr="00E77497">
          <w:t xml:space="preserve">Let </w:t>
        </w:r>
        <w:r w:rsidRPr="00E77497">
          <w:rPr>
            <w:i/>
          </w:rPr>
          <w:t>mappedNames</w:t>
        </w:r>
        <w:r w:rsidRPr="00E77497">
          <w:t xml:space="preserve"> be an empty List.</w:t>
        </w:r>
      </w:ins>
    </w:p>
    <w:p w14:paraId="6AF99D5D" w14:textId="77777777" w:rsidR="00AA78BC" w:rsidRPr="00E77497" w:rsidRDefault="00AA78BC" w:rsidP="009A20C6">
      <w:pPr>
        <w:pStyle w:val="Alg4"/>
        <w:numPr>
          <w:ilvl w:val="0"/>
          <w:numId w:val="606"/>
        </w:numPr>
        <w:rPr>
          <w:ins w:id="5180" w:author="Rev 4 Allen Wirfs-Brock" w:date="2011-10-21T15:13:00Z"/>
        </w:rPr>
      </w:pPr>
      <w:ins w:id="5181"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0516FB64" w14:textId="77777777" w:rsidR="00AA78BC" w:rsidRPr="00E77497" w:rsidRDefault="00AA78BC" w:rsidP="009A20C6">
      <w:pPr>
        <w:pStyle w:val="Alg4"/>
        <w:numPr>
          <w:ilvl w:val="0"/>
          <w:numId w:val="606"/>
        </w:numPr>
        <w:rPr>
          <w:ins w:id="5182" w:author="Rev 4 Allen Wirfs-Brock" w:date="2011-10-21T15:13:00Z"/>
        </w:rPr>
      </w:pPr>
      <w:ins w:id="5183" w:author="Rev 4 Allen Wirfs-Brock" w:date="2011-10-21T15:13:00Z">
        <w:r w:rsidRPr="00E77497">
          <w:t xml:space="preserve">Repeat while </w:t>
        </w:r>
        <w:r w:rsidRPr="00E77497">
          <w:rPr>
            <w:i/>
          </w:rPr>
          <w:t>indx</w:t>
        </w:r>
        <w:r w:rsidRPr="00E77497">
          <w:t xml:space="preserve"> &gt;= 0, </w:t>
        </w:r>
      </w:ins>
    </w:p>
    <w:p w14:paraId="5DB6CF84" w14:textId="77777777" w:rsidR="00AA78BC" w:rsidRPr="00E77497" w:rsidRDefault="00AA78BC" w:rsidP="009A20C6">
      <w:pPr>
        <w:pStyle w:val="Alg4"/>
        <w:numPr>
          <w:ilvl w:val="1"/>
          <w:numId w:val="606"/>
        </w:numPr>
        <w:rPr>
          <w:ins w:id="5184" w:author="Rev 4 Allen Wirfs-Brock" w:date="2011-10-21T15:13:00Z"/>
        </w:rPr>
      </w:pPr>
      <w:ins w:id="5185"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4943F0E4" w14:textId="77777777" w:rsidR="00AA78BC" w:rsidRPr="00E77497" w:rsidRDefault="00AA78BC" w:rsidP="009A20C6">
      <w:pPr>
        <w:pStyle w:val="Alg4"/>
        <w:numPr>
          <w:ilvl w:val="1"/>
          <w:numId w:val="606"/>
        </w:numPr>
        <w:rPr>
          <w:ins w:id="5186" w:author="Rev 4 Allen Wirfs-Brock" w:date="2011-10-21T15:13:00Z"/>
        </w:rPr>
      </w:pPr>
      <w:ins w:id="5187"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4E7D30EC" w14:textId="77777777" w:rsidR="00AA78BC" w:rsidRPr="00E77497" w:rsidRDefault="00AA78BC" w:rsidP="009A20C6">
      <w:pPr>
        <w:pStyle w:val="Alg4"/>
        <w:numPr>
          <w:ilvl w:val="1"/>
          <w:numId w:val="606"/>
        </w:numPr>
        <w:rPr>
          <w:ins w:id="5188" w:author="Rev 4 Allen Wirfs-Brock" w:date="2011-10-21T15:13:00Z"/>
        </w:rPr>
      </w:pPr>
      <w:ins w:id="5189" w:author="Rev 4 Allen Wirfs-Brock" w:date="2011-10-21T15:13:00Z">
        <w:r w:rsidRPr="00E77497">
          <w:t xml:space="preserve">If </w:t>
        </w:r>
        <w:r w:rsidRPr="00E77497">
          <w:rPr>
            <w:i/>
          </w:rPr>
          <w:t>indx</w:t>
        </w:r>
        <w:r w:rsidRPr="00E77497">
          <w:t xml:space="preserve"> is less than the number of elements in </w:t>
        </w:r>
        <w:r w:rsidRPr="00E77497">
          <w:rPr>
            <w:i/>
          </w:rPr>
          <w:t>names</w:t>
        </w:r>
        <w:r w:rsidRPr="00E77497">
          <w:t>, then</w:t>
        </w:r>
      </w:ins>
    </w:p>
    <w:p w14:paraId="33CA9C43" w14:textId="77777777" w:rsidR="00AA78BC" w:rsidRPr="00E77497" w:rsidRDefault="00AA78BC" w:rsidP="009A20C6">
      <w:pPr>
        <w:pStyle w:val="Alg4"/>
        <w:numPr>
          <w:ilvl w:val="2"/>
          <w:numId w:val="606"/>
        </w:numPr>
        <w:rPr>
          <w:ins w:id="5190" w:author="Rev 4 Allen Wirfs-Brock" w:date="2011-10-21T15:13:00Z"/>
        </w:rPr>
      </w:pPr>
      <w:ins w:id="5191" w:author="Rev 4 Allen Wirfs-Brock" w:date="2011-10-21T15:13:00Z">
        <w:r w:rsidRPr="00E77497">
          <w:t xml:space="preserve">Let </w:t>
        </w:r>
        <w:r w:rsidRPr="00E77497">
          <w:rPr>
            <w:i/>
          </w:rPr>
          <w:t>name</w:t>
        </w:r>
        <w:r w:rsidRPr="00E77497">
          <w:t xml:space="preserve"> be the element of </w:t>
        </w:r>
        <w:r w:rsidRPr="00E77497">
          <w:rPr>
            <w:i/>
          </w:rPr>
          <w:t>names</w:t>
        </w:r>
        <w:r w:rsidRPr="00E77497">
          <w:t xml:space="preserve"> at 0-origined list position </w:t>
        </w:r>
        <w:r w:rsidRPr="00E77497">
          <w:rPr>
            <w:i/>
          </w:rPr>
          <w:t>indx</w:t>
        </w:r>
        <w:r w:rsidRPr="00E77497">
          <w:t>.</w:t>
        </w:r>
      </w:ins>
    </w:p>
    <w:p w14:paraId="7ED97799" w14:textId="77777777" w:rsidR="00AA78BC" w:rsidRPr="00E77497" w:rsidRDefault="00AA78BC" w:rsidP="009A20C6">
      <w:pPr>
        <w:pStyle w:val="Alg4"/>
        <w:numPr>
          <w:ilvl w:val="2"/>
          <w:numId w:val="606"/>
        </w:numPr>
        <w:rPr>
          <w:ins w:id="5192" w:author="Rev 4 Allen Wirfs-Brock" w:date="2011-10-21T15:13:00Z"/>
        </w:rPr>
      </w:pPr>
      <w:ins w:id="5193" w:author="Rev 4 Allen Wirfs-Brock" w:date="2011-10-21T15:13:00Z">
        <w:r w:rsidRPr="00E77497">
          <w:t xml:space="preserve">If </w:t>
        </w:r>
        <w:r w:rsidRPr="00E77497">
          <w:rPr>
            <w:i/>
          </w:rPr>
          <w:t>name</w:t>
        </w:r>
        <w:r w:rsidRPr="00E77497">
          <w:t xml:space="preserve"> is not an element of  </w:t>
        </w:r>
        <w:r w:rsidRPr="00E77497">
          <w:rPr>
            <w:i/>
          </w:rPr>
          <w:t>mappedNames</w:t>
        </w:r>
        <w:r w:rsidRPr="00E77497">
          <w:t>, then</w:t>
        </w:r>
      </w:ins>
    </w:p>
    <w:p w14:paraId="77CE30CC" w14:textId="77777777" w:rsidR="00AA78BC" w:rsidRPr="00E77497" w:rsidRDefault="00AA78BC" w:rsidP="009A20C6">
      <w:pPr>
        <w:pStyle w:val="Alg4"/>
        <w:numPr>
          <w:ilvl w:val="3"/>
          <w:numId w:val="606"/>
        </w:numPr>
        <w:rPr>
          <w:ins w:id="5194" w:author="Rev 4 Allen Wirfs-Brock" w:date="2011-10-21T15:13:00Z"/>
        </w:rPr>
      </w:pPr>
      <w:ins w:id="5195" w:author="Rev 4 Allen Wirfs-Brock" w:date="2011-10-21T15:13:00Z">
        <w:r w:rsidRPr="00E77497">
          <w:t xml:space="preserve">Add </w:t>
        </w:r>
        <w:r w:rsidRPr="00E77497">
          <w:rPr>
            <w:i/>
          </w:rPr>
          <w:t>name</w:t>
        </w:r>
        <w:r w:rsidRPr="00E77497">
          <w:t xml:space="preserve"> as an element of the list </w:t>
        </w:r>
        <w:r w:rsidRPr="00E77497">
          <w:rPr>
            <w:i/>
          </w:rPr>
          <w:t>mappedNames</w:t>
        </w:r>
        <w:r w:rsidRPr="00E77497">
          <w:t>.</w:t>
        </w:r>
      </w:ins>
    </w:p>
    <w:p w14:paraId="3C330B01" w14:textId="77777777" w:rsidR="00AA78BC" w:rsidRPr="00E77497" w:rsidRDefault="00AA78BC" w:rsidP="009A20C6">
      <w:pPr>
        <w:pStyle w:val="Alg4"/>
        <w:numPr>
          <w:ilvl w:val="3"/>
          <w:numId w:val="606"/>
        </w:numPr>
        <w:rPr>
          <w:ins w:id="5196" w:author="Rev 4 Allen Wirfs-Brock" w:date="2011-10-21T15:13:00Z"/>
        </w:rPr>
      </w:pPr>
      <w:ins w:id="5197" w:author="Rev 4 Allen Wirfs-Brock" w:date="2011-10-21T15:13:00Z">
        <w:r w:rsidRPr="00E77497">
          <w:t xml:space="preserve">Let </w:t>
        </w:r>
        <w:r w:rsidRPr="00E77497">
          <w:rPr>
            <w:i/>
          </w:rPr>
          <w:t>g</w:t>
        </w:r>
        <w:r w:rsidRPr="00E77497">
          <w:t xml:space="preserve"> be the result of calling the </w:t>
        </w:r>
        <w:r w:rsidRPr="00E77497">
          <w:rPr>
            <w:i/>
          </w:rPr>
          <w:t>MakeArgGetter</w:t>
        </w:r>
        <w:r w:rsidRPr="00E77497">
          <w:t xml:space="preserve"> abstract operation with arguments </w:t>
        </w:r>
        <w:r w:rsidRPr="00E77497">
          <w:rPr>
            <w:i/>
          </w:rPr>
          <w:t>name</w:t>
        </w:r>
        <w:r w:rsidRPr="00E77497">
          <w:t xml:space="preserve"> and </w:t>
        </w:r>
        <w:r w:rsidRPr="00E77497">
          <w:rPr>
            <w:i/>
          </w:rPr>
          <w:t>env</w:t>
        </w:r>
        <w:r w:rsidRPr="00E77497">
          <w:t>.</w:t>
        </w:r>
      </w:ins>
    </w:p>
    <w:p w14:paraId="0D39F9D0" w14:textId="77777777" w:rsidR="00AA78BC" w:rsidRPr="00E77497" w:rsidRDefault="00AA78BC" w:rsidP="009A20C6">
      <w:pPr>
        <w:pStyle w:val="Alg4"/>
        <w:numPr>
          <w:ilvl w:val="3"/>
          <w:numId w:val="606"/>
        </w:numPr>
        <w:rPr>
          <w:ins w:id="5198" w:author="Rev 4 Allen Wirfs-Brock" w:date="2011-10-21T15:13:00Z"/>
        </w:rPr>
      </w:pPr>
      <w:ins w:id="5199" w:author="Rev 4 Allen Wirfs-Brock" w:date="2011-10-21T15:13:00Z">
        <w:r w:rsidRPr="00E77497">
          <w:t xml:space="preserve">Let </w:t>
        </w:r>
        <w:r w:rsidRPr="00E77497">
          <w:rPr>
            <w:i/>
          </w:rPr>
          <w:t>p</w:t>
        </w:r>
        <w:r w:rsidRPr="00E77497">
          <w:t xml:space="preserve"> be the result of calling the </w:t>
        </w:r>
        <w:r w:rsidRPr="00E77497">
          <w:rPr>
            <w:i/>
          </w:rPr>
          <w:t>MakeArgSetter</w:t>
        </w:r>
        <w:r w:rsidRPr="00E77497">
          <w:t xml:space="preserve"> abstract operation with arguments </w:t>
        </w:r>
        <w:r w:rsidRPr="00E77497">
          <w:rPr>
            <w:i/>
          </w:rPr>
          <w:t>name</w:t>
        </w:r>
        <w:r w:rsidRPr="00E77497">
          <w:t xml:space="preserve"> and </w:t>
        </w:r>
        <w:r w:rsidRPr="00E77497">
          <w:rPr>
            <w:i/>
          </w:rPr>
          <w:t>env</w:t>
        </w:r>
        <w:r w:rsidRPr="00E77497">
          <w:t>.</w:t>
        </w:r>
      </w:ins>
    </w:p>
    <w:p w14:paraId="043148E1" w14:textId="77777777" w:rsidR="00AA78BC" w:rsidRPr="00E77497" w:rsidRDefault="00AA78BC" w:rsidP="009A20C6">
      <w:pPr>
        <w:pStyle w:val="Alg4"/>
        <w:numPr>
          <w:ilvl w:val="3"/>
          <w:numId w:val="606"/>
        </w:numPr>
        <w:rPr>
          <w:ins w:id="5200" w:author="Rev 4 Allen Wirfs-Brock" w:date="2011-10-21T15:13:00Z"/>
        </w:rPr>
      </w:pPr>
      <w:ins w:id="5201" w:author="Rev 4 Allen Wirfs-Brock" w:date="2011-10-21T15:13:00Z">
        <w:r w:rsidRPr="00E77497">
          <w:t xml:space="preserve">Call the [[DefineOwnProperty]] internal method of </w:t>
        </w:r>
        <w:r w:rsidRPr="00E77497">
          <w:rPr>
            <w:i/>
          </w:rPr>
          <w:t>map</w:t>
        </w:r>
        <w:r w:rsidRPr="00E77497">
          <w:t xml:space="preserve"> passing ToString(</w:t>
        </w:r>
        <w:r w:rsidRPr="00E77497">
          <w:rPr>
            <w:i/>
          </w:rPr>
          <w:t>indx</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71C58892" w14:textId="77777777" w:rsidR="00AA78BC" w:rsidRPr="00E77497" w:rsidRDefault="00AA78BC" w:rsidP="009A20C6">
      <w:pPr>
        <w:pStyle w:val="Alg4"/>
        <w:numPr>
          <w:ilvl w:val="1"/>
          <w:numId w:val="606"/>
        </w:numPr>
        <w:rPr>
          <w:ins w:id="5202" w:author="Rev 4 Allen Wirfs-Brock" w:date="2011-10-21T15:13:00Z"/>
        </w:rPr>
      </w:pPr>
      <w:ins w:id="5203"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42154904" w14:textId="77777777" w:rsidR="00AA78BC" w:rsidRPr="00E77497" w:rsidRDefault="00AA78BC" w:rsidP="009A20C6">
      <w:pPr>
        <w:pStyle w:val="Alg4"/>
        <w:numPr>
          <w:ilvl w:val="0"/>
          <w:numId w:val="606"/>
        </w:numPr>
        <w:rPr>
          <w:ins w:id="5204" w:author="Rev 4 Allen Wirfs-Brock" w:date="2011-10-21T15:13:00Z"/>
        </w:rPr>
      </w:pPr>
      <w:ins w:id="5205" w:author="Rev 4 Allen Wirfs-Brock" w:date="2011-10-21T15:13:00Z">
        <w:r w:rsidRPr="00E77497">
          <w:t xml:space="preserve">If </w:t>
        </w:r>
        <w:r w:rsidRPr="00E77497">
          <w:rPr>
            <w:i/>
          </w:rPr>
          <w:t>mappedNames</w:t>
        </w:r>
        <w:r w:rsidRPr="00E77497">
          <w:t xml:space="preserve"> is not empty, then</w:t>
        </w:r>
      </w:ins>
    </w:p>
    <w:p w14:paraId="459F0195" w14:textId="77777777" w:rsidR="00AA78BC" w:rsidRPr="00E77497" w:rsidRDefault="00AA78BC" w:rsidP="009A20C6">
      <w:pPr>
        <w:pStyle w:val="Alg4"/>
        <w:numPr>
          <w:ilvl w:val="1"/>
          <w:numId w:val="606"/>
        </w:numPr>
        <w:rPr>
          <w:ins w:id="5206" w:author="Rev 4 Allen Wirfs-Brock" w:date="2011-10-21T15:13:00Z"/>
        </w:rPr>
      </w:pPr>
      <w:ins w:id="5207" w:author="Rev 4 Allen Wirfs-Brock" w:date="2011-10-21T15:13:00Z">
        <w:r w:rsidRPr="00E77497">
          <w:t xml:space="preserve">Set the [[ParameterMap]] internal property of </w:t>
        </w:r>
        <w:r w:rsidRPr="00E77497">
          <w:rPr>
            <w:i/>
          </w:rPr>
          <w:t>obj</w:t>
        </w:r>
        <w:r w:rsidRPr="00E77497">
          <w:t xml:space="preserve"> to </w:t>
        </w:r>
        <w:r w:rsidRPr="00E77497">
          <w:rPr>
            <w:i/>
          </w:rPr>
          <w:t>map</w:t>
        </w:r>
        <w:r w:rsidRPr="00E77497">
          <w:t>.</w:t>
        </w:r>
      </w:ins>
    </w:p>
    <w:p w14:paraId="000C96E3" w14:textId="77777777" w:rsidR="00AA78BC" w:rsidRPr="00E77497" w:rsidRDefault="00AA78BC" w:rsidP="009A20C6">
      <w:pPr>
        <w:pStyle w:val="Alg4"/>
        <w:numPr>
          <w:ilvl w:val="1"/>
          <w:numId w:val="606"/>
        </w:numPr>
        <w:rPr>
          <w:ins w:id="5208" w:author="Rev 4 Allen Wirfs-Brock" w:date="2011-10-21T15:13:00Z"/>
        </w:rPr>
      </w:pPr>
      <w:ins w:id="5209" w:author="Rev 4 Allen Wirfs-Brock" w:date="2011-10-21T15:13:00Z">
        <w:r w:rsidRPr="00E77497">
          <w:t xml:space="preserve">Set the [[Get]], [[GetOwnProperty]], [[DefineOwnProperty]], and [[Delete]] internal methods of </w:t>
        </w:r>
        <w:r w:rsidRPr="00E77497">
          <w:rPr>
            <w:i/>
          </w:rPr>
          <w:t>obj</w:t>
        </w:r>
        <w:r w:rsidRPr="00E77497">
          <w:t xml:space="preserve"> to the definitions provided below.</w:t>
        </w:r>
      </w:ins>
    </w:p>
    <w:p w14:paraId="7E052933" w14:textId="77777777" w:rsidR="00AA78BC" w:rsidRPr="00E77497" w:rsidRDefault="00AA78BC" w:rsidP="009A20C6">
      <w:pPr>
        <w:pStyle w:val="Alg4"/>
        <w:numPr>
          <w:ilvl w:val="0"/>
          <w:numId w:val="606"/>
        </w:numPr>
        <w:rPr>
          <w:ins w:id="5210" w:author="Rev 4 Allen Wirfs-Brock" w:date="2011-10-21T15:13:00Z"/>
        </w:rPr>
      </w:pPr>
      <w:ins w:id="5211" w:author="Rev 4 Allen Wirfs-Brock" w:date="2011-10-21T15:13:00Z">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 xml:space="preserve">", the property descriptor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270A8636" w14:textId="77777777" w:rsidR="00AA78BC" w:rsidRPr="00E77497" w:rsidRDefault="00AA78BC" w:rsidP="009A20C6">
      <w:pPr>
        <w:pStyle w:val="Alg4"/>
        <w:numPr>
          <w:ilvl w:val="0"/>
          <w:numId w:val="606"/>
        </w:numPr>
        <w:spacing w:after="120"/>
        <w:rPr>
          <w:ins w:id="5212" w:author="Rev 4 Allen Wirfs-Brock" w:date="2011-10-21T15:13:00Z"/>
        </w:rPr>
      </w:pPr>
      <w:ins w:id="5213" w:author="Rev 4 Allen Wirfs-Brock" w:date="2011-10-21T15:13:00Z">
        <w:r w:rsidRPr="00E77497">
          <w:t xml:space="preserve">Return </w:t>
        </w:r>
        <w:r w:rsidRPr="00E77497">
          <w:rPr>
            <w:i/>
          </w:rPr>
          <w:t>obj</w:t>
        </w:r>
      </w:ins>
    </w:p>
    <w:p w14:paraId="59CB9078" w14:textId="77777777" w:rsidR="00AA78BC" w:rsidRPr="00E77497" w:rsidRDefault="00AA78BC" w:rsidP="00AA78BC">
      <w:pPr>
        <w:rPr>
          <w:ins w:id="5214" w:author="Rev 4 Allen Wirfs-Brock" w:date="2011-10-21T15:16:00Z"/>
        </w:rPr>
      </w:pPr>
      <w:ins w:id="5215" w:author="Rev 4 Allen Wirfs-Brock" w:date="2011-10-21T15:16:00Z">
        <w:r w:rsidRPr="00E77497">
          <w:t xml:space="preserve">The abstract operation </w:t>
        </w:r>
      </w:ins>
      <w:ins w:id="5216" w:author="Rev 4 Allen Wirfs-Brock" w:date="2011-10-21T15:13:00Z">
        <w:r w:rsidRPr="00E77497">
          <w:rPr>
            <w:i/>
          </w:rPr>
          <w:t>InstantiateArgumentsObject</w:t>
        </w:r>
      </w:ins>
      <w:r w:rsidRPr="00E77497">
        <w:t xml:space="preserve"> </w:t>
      </w:r>
      <w:ins w:id="5217" w:author="Rev 4 Allen Wirfs-Brock" w:date="2011-10-21T15:16:00Z">
        <w:r w:rsidRPr="00E77497">
          <w:t>called with an argument</w:t>
        </w:r>
      </w:ins>
      <w:ins w:id="5218" w:author="Rev 4 Allen Wirfs-Brock" w:date="2011-10-21T15:17:00Z">
        <w:r w:rsidRPr="00E77497">
          <w:t xml:space="preserve"> </w:t>
        </w:r>
        <w:r w:rsidRPr="00E77497">
          <w:rPr>
            <w:rFonts w:ascii="Times New Roman" w:hAnsi="Times New Roman"/>
            <w:i/>
          </w:rPr>
          <w:t>len</w:t>
        </w:r>
      </w:ins>
      <w:ins w:id="5219" w:author="Rev 4 Allen Wirfs-Brock" w:date="2011-10-21T15:16:00Z">
        <w:r w:rsidRPr="00E77497">
          <w:t xml:space="preserve"> performs the following steps:</w:t>
        </w:r>
      </w:ins>
    </w:p>
    <w:p w14:paraId="7172370A" w14:textId="77777777" w:rsidR="004C02EF" w:rsidRPr="00E77497" w:rsidRDefault="004C02EF" w:rsidP="009A20C6">
      <w:pPr>
        <w:pStyle w:val="Alg4"/>
        <w:numPr>
          <w:ilvl w:val="0"/>
          <w:numId w:val="378"/>
        </w:numPr>
      </w:pPr>
      <w:r w:rsidRPr="00E77497">
        <w:t xml:space="preserve">Let </w:t>
      </w:r>
      <w:r w:rsidRPr="00E77497">
        <w:rPr>
          <w:i/>
        </w:rPr>
        <w:t xml:space="preserve">obj </w:t>
      </w:r>
      <w:r w:rsidRPr="00E77497">
        <w:t>be the result of creating a new ECMAScript object.</w:t>
      </w:r>
    </w:p>
    <w:p w14:paraId="45B6669B" w14:textId="77777777" w:rsidR="004C02EF" w:rsidRPr="00E77497" w:rsidRDefault="004C02EF" w:rsidP="009A20C6">
      <w:pPr>
        <w:pStyle w:val="Alg4"/>
        <w:numPr>
          <w:ilvl w:val="0"/>
          <w:numId w:val="378"/>
        </w:numPr>
      </w:pPr>
      <w:r w:rsidRPr="00E77497">
        <w:t xml:space="preserve">Set all the internal methods of </w:t>
      </w:r>
      <w:r w:rsidRPr="00E77497">
        <w:rPr>
          <w:i/>
        </w:rPr>
        <w:t>obj</w:t>
      </w:r>
      <w:r w:rsidRPr="00E77497">
        <w:t xml:space="preserve"> as specified in 8.12.</w:t>
      </w:r>
    </w:p>
    <w:p w14:paraId="018B1869" w14:textId="77777777" w:rsidR="004C02EF" w:rsidRPr="00E77497" w:rsidRDefault="004C02EF" w:rsidP="009A20C6">
      <w:pPr>
        <w:pStyle w:val="Alg4"/>
        <w:numPr>
          <w:ilvl w:val="0"/>
          <w:numId w:val="378"/>
        </w:numPr>
      </w:pPr>
      <w:del w:id="5220" w:author="Allen Wirfs-Brock" w:date="2011-07-02T13:17:00Z">
        <w:r w:rsidRPr="00E77497" w:rsidDel="000011A1">
          <w:delText xml:space="preserve">Set </w:delText>
        </w:r>
      </w:del>
      <w:ins w:id="5221" w:author="Allen Wirfs-Brock" w:date="2011-07-02T13:17:00Z">
        <w:r w:rsidR="000011A1" w:rsidRPr="00E77497">
          <w:t xml:space="preserve">Add </w:t>
        </w:r>
      </w:ins>
      <w:r w:rsidRPr="00E77497">
        <w:t>the [[</w:t>
      </w:r>
      <w:del w:id="5222" w:author="Allen Wirfs-Brock" w:date="2011-07-02T13:18:00Z">
        <w:r w:rsidRPr="00E77497" w:rsidDel="000011A1">
          <w:delText>Class</w:delText>
        </w:r>
      </w:del>
      <w:ins w:id="5223" w:author="Allen Wirfs-Brock" w:date="2011-07-02T13:18:00Z">
        <w:del w:id="5224" w:author="Rev 3 Allen Wirfs-Brock" w:date="2011-09-08T15:04:00Z">
          <w:r w:rsidR="000011A1" w:rsidRPr="00E77497" w:rsidDel="00883E25">
            <w:delText>IsArguments</w:delText>
          </w:r>
        </w:del>
      </w:ins>
      <w:ins w:id="5225" w:author="Rev 3 Allen Wirfs-Brock" w:date="2011-09-08T15:04:00Z">
        <w:r w:rsidR="00883E25" w:rsidRPr="00E77497">
          <w:t>NativeBrand</w:t>
        </w:r>
      </w:ins>
      <w:r w:rsidRPr="00E77497">
        <w:t>]] internal propert</w:t>
      </w:r>
      <w:del w:id="5226" w:author="Rev 3 Allen Wirfs-Brock" w:date="2011-09-08T15:05:00Z">
        <w:r w:rsidRPr="00E77497" w:rsidDel="00883E25">
          <w:delText>y</w:delText>
        </w:r>
      </w:del>
      <w:r w:rsidRPr="00E77497">
        <w:t xml:space="preserve"> </w:t>
      </w:r>
      <w:del w:id="5227" w:author="Allen Wirfs-Brock" w:date="2011-07-02T13:18:00Z">
        <w:r w:rsidRPr="00E77497" w:rsidDel="000011A1">
          <w:delText xml:space="preserve">of </w:delText>
        </w:r>
      </w:del>
      <w:ins w:id="5228" w:author="Allen Wirfs-Brock" w:date="2011-07-02T13:18:00Z">
        <w:r w:rsidR="000011A1" w:rsidRPr="00E77497">
          <w:t xml:space="preserve">to </w:t>
        </w:r>
      </w:ins>
      <w:r w:rsidRPr="00E77497">
        <w:rPr>
          <w:i/>
        </w:rPr>
        <w:t>obj</w:t>
      </w:r>
      <w:ins w:id="5229" w:author="Rev 3 Allen Wirfs-Brock" w:date="2011-09-08T15:05:00Z">
        <w:r w:rsidR="00883E25" w:rsidRPr="00E77497">
          <w:rPr>
            <w:i/>
          </w:rPr>
          <w:t xml:space="preserve"> </w:t>
        </w:r>
        <w:r w:rsidR="00883E25" w:rsidRPr="00E77497">
          <w:t>with value NativeArguments</w:t>
        </w:r>
      </w:ins>
      <w:del w:id="5230" w:author="Allen Wirfs-Brock" w:date="2011-07-02T13:18:00Z">
        <w:r w:rsidRPr="00E77497" w:rsidDel="000011A1">
          <w:delText xml:space="preserve"> to </w:delText>
        </w:r>
        <w:r w:rsidRPr="00E77497" w:rsidDel="000011A1">
          <w:rPr>
            <w:b/>
          </w:rPr>
          <w:delText>"</w:delText>
        </w:r>
        <w:r w:rsidRPr="00E77497" w:rsidDel="000011A1">
          <w:rPr>
            <w:rFonts w:ascii="Courier New" w:hAnsi="Courier New" w:cs="Courier New"/>
            <w:b/>
          </w:rPr>
          <w:delText>Arguments</w:delText>
        </w:r>
        <w:r w:rsidRPr="00E77497" w:rsidDel="000011A1">
          <w:delText>"</w:delText>
        </w:r>
      </w:del>
      <w:r w:rsidRPr="00E77497">
        <w:t>.</w:t>
      </w:r>
    </w:p>
    <w:p w14:paraId="50342E4A" w14:textId="77777777" w:rsidR="004C02EF" w:rsidRPr="00E77497" w:rsidDel="000933F5" w:rsidRDefault="004C02EF" w:rsidP="009A20C6">
      <w:pPr>
        <w:pStyle w:val="Alg4"/>
        <w:numPr>
          <w:ilvl w:val="0"/>
          <w:numId w:val="378"/>
        </w:numPr>
        <w:rPr>
          <w:del w:id="5231" w:author="Allen Wirfs-Brock rev2" w:date="2011-07-20T16:13:00Z"/>
        </w:rPr>
      </w:pPr>
      <w:del w:id="5232" w:author="Allen Wirfs-Brock rev2" w:date="2011-07-20T16:13:00Z">
        <w:r w:rsidRPr="00E77497" w:rsidDel="000933F5">
          <w:delText xml:space="preserve">Let </w:delText>
        </w:r>
        <w:r w:rsidRPr="00E77497" w:rsidDel="000933F5">
          <w:rPr>
            <w:i/>
          </w:rPr>
          <w:delText>Object</w:delText>
        </w:r>
        <w:r w:rsidRPr="00E77497" w:rsidDel="000933F5">
          <w:delText xml:space="preserve"> be the standard built-in Object constructor (15.2.2).</w:delText>
        </w:r>
      </w:del>
    </w:p>
    <w:p w14:paraId="7CE0A4EC" w14:textId="77777777" w:rsidR="004C02EF" w:rsidRPr="00E77497" w:rsidRDefault="004C02EF" w:rsidP="009A20C6">
      <w:pPr>
        <w:pStyle w:val="Alg4"/>
        <w:numPr>
          <w:ilvl w:val="0"/>
          <w:numId w:val="378"/>
        </w:numPr>
      </w:pPr>
      <w:r w:rsidRPr="00E77497">
        <w:t xml:space="preserve">Set the [[Prototype]] internal property of </w:t>
      </w:r>
      <w:r w:rsidRPr="00E77497">
        <w:rPr>
          <w:i/>
        </w:rPr>
        <w:t>obj</w:t>
      </w:r>
      <w:r w:rsidRPr="00E77497">
        <w:t xml:space="preserve"> to the standard built-in Object prototype object (15.2.4).</w:t>
      </w:r>
    </w:p>
    <w:p w14:paraId="5123E772" w14:textId="77777777" w:rsidR="004C02EF" w:rsidRPr="00E77497" w:rsidRDefault="004C02EF" w:rsidP="009A20C6">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6972E80A" w14:textId="77777777" w:rsidR="004C02EF" w:rsidRPr="00E77497" w:rsidDel="00B161A7" w:rsidRDefault="004C02EF" w:rsidP="009A20C6">
      <w:pPr>
        <w:pStyle w:val="Alg4"/>
        <w:numPr>
          <w:ilvl w:val="0"/>
          <w:numId w:val="378"/>
        </w:numPr>
        <w:rPr>
          <w:del w:id="5233" w:author="Rev 4 Allen Wirfs-Brock" w:date="2011-10-20T18:16:00Z"/>
        </w:rPr>
      </w:pPr>
      <w:del w:id="5234"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len</w:delText>
        </w:r>
        <w:r w:rsidRPr="00E77497" w:rsidDel="00B161A7">
          <w:delText xml:space="preserve">  - 1.</w:delText>
        </w:r>
      </w:del>
    </w:p>
    <w:p w14:paraId="783CA97C" w14:textId="77777777" w:rsidR="004C02EF" w:rsidRPr="00E77497" w:rsidDel="00B161A7" w:rsidRDefault="004C02EF" w:rsidP="009A20C6">
      <w:pPr>
        <w:pStyle w:val="Alg4"/>
        <w:numPr>
          <w:ilvl w:val="0"/>
          <w:numId w:val="378"/>
        </w:numPr>
        <w:rPr>
          <w:del w:id="5235" w:author="Rev 4 Allen Wirfs-Brock" w:date="2011-10-20T18:16:00Z"/>
        </w:rPr>
      </w:pPr>
      <w:del w:id="5236" w:author="Rev 4 Allen Wirfs-Brock" w:date="2011-10-20T18:16:00Z">
        <w:r w:rsidRPr="00E77497" w:rsidDel="00B161A7">
          <w:delText xml:space="preserve">Repeat while </w:delText>
        </w:r>
        <w:r w:rsidRPr="00E77497" w:rsidDel="00B161A7">
          <w:rPr>
            <w:i/>
          </w:rPr>
          <w:delText>indx</w:delText>
        </w:r>
        <w:r w:rsidRPr="00E77497" w:rsidDel="00B161A7">
          <w:delText xml:space="preserve"> &gt;= 0, </w:delText>
        </w:r>
      </w:del>
    </w:p>
    <w:p w14:paraId="4A3F02CA" w14:textId="77777777" w:rsidR="004C02EF" w:rsidRPr="00E77497" w:rsidDel="00B161A7" w:rsidRDefault="004C02EF" w:rsidP="006361CF">
      <w:pPr>
        <w:pStyle w:val="Alg4"/>
        <w:numPr>
          <w:ilvl w:val="1"/>
          <w:numId w:val="378"/>
        </w:numPr>
        <w:rPr>
          <w:del w:id="5237" w:author="Rev 4 Allen Wirfs-Brock" w:date="2011-10-20T18:16:00Z"/>
        </w:rPr>
        <w:pPrChange w:id="5238" w:author="Rev 4 Allen Wirfs-Brock" w:date="2011-11-07T12:16:00Z">
          <w:pPr>
            <w:pStyle w:val="Alg4"/>
            <w:numPr>
              <w:ilvl w:val="1"/>
              <w:numId w:val="385"/>
            </w:numPr>
            <w:tabs>
              <w:tab w:val="num" w:pos="1080"/>
            </w:tabs>
            <w:ind w:left="1080" w:hanging="360"/>
          </w:pPr>
        </w:pPrChange>
      </w:pPr>
      <w:del w:id="5239" w:author="Rev 4 Allen Wirfs-Brock" w:date="2011-10-20T18:16:00Z">
        <w:r w:rsidRPr="00E77497" w:rsidDel="00B161A7">
          <w:delText xml:space="preserve">Let </w:delText>
        </w:r>
        <w:r w:rsidRPr="00E77497" w:rsidDel="00B161A7">
          <w:rPr>
            <w:i/>
          </w:rPr>
          <w:delText>val</w:delText>
        </w:r>
        <w:r w:rsidRPr="00E77497" w:rsidDel="00B161A7">
          <w:delText xml:space="preserve"> be the element of </w:delText>
        </w:r>
        <w:r w:rsidRPr="00E77497" w:rsidDel="00B161A7">
          <w:rPr>
            <w:i/>
          </w:rPr>
          <w:delText>args</w:delText>
        </w:r>
        <w:r w:rsidRPr="00E77497" w:rsidDel="00B161A7">
          <w:delText xml:space="preserve"> at 0-origined list position </w:delText>
        </w:r>
        <w:r w:rsidRPr="00E77497" w:rsidDel="00B161A7">
          <w:rPr>
            <w:i/>
          </w:rPr>
          <w:delText>indx</w:delText>
        </w:r>
        <w:r w:rsidRPr="00E77497" w:rsidDel="00B161A7">
          <w:delText>.</w:delText>
        </w:r>
      </w:del>
    </w:p>
    <w:p w14:paraId="6E5AEC40" w14:textId="77777777" w:rsidR="004C02EF" w:rsidRPr="00E77497" w:rsidDel="00B161A7" w:rsidRDefault="004C02EF" w:rsidP="006361CF">
      <w:pPr>
        <w:pStyle w:val="Alg4"/>
        <w:numPr>
          <w:ilvl w:val="1"/>
          <w:numId w:val="378"/>
        </w:numPr>
        <w:rPr>
          <w:del w:id="5240" w:author="Rev 4 Allen Wirfs-Brock" w:date="2011-10-20T18:16:00Z"/>
        </w:rPr>
        <w:pPrChange w:id="5241" w:author="Rev 4 Allen Wirfs-Brock" w:date="2011-11-07T12:16:00Z">
          <w:pPr>
            <w:pStyle w:val="Alg4"/>
            <w:numPr>
              <w:ilvl w:val="1"/>
              <w:numId w:val="385"/>
            </w:numPr>
            <w:tabs>
              <w:tab w:val="num" w:pos="1080"/>
            </w:tabs>
            <w:ind w:left="1080" w:hanging="360"/>
          </w:pPr>
        </w:pPrChange>
      </w:pPr>
      <w:del w:id="5242"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ToString(</w:delText>
        </w:r>
        <w:r w:rsidRPr="00E77497" w:rsidDel="00B161A7">
          <w:rPr>
            <w:i/>
          </w:rPr>
          <w:delText>indx</w:delText>
        </w:r>
        <w:r w:rsidRPr="00E77497" w:rsidDel="00B161A7">
          <w:delText xml:space="preserve">), the property descriptor {[[Value]]: </w:delText>
        </w:r>
        <w:r w:rsidRPr="00E77497" w:rsidDel="00B161A7">
          <w:rPr>
            <w:i/>
          </w:rPr>
          <w:delText>val</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true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31265088" w14:textId="77777777" w:rsidR="004C02EF" w:rsidRPr="00E77497" w:rsidDel="00B161A7" w:rsidRDefault="004C02EF" w:rsidP="006361CF">
      <w:pPr>
        <w:pStyle w:val="Alg4"/>
        <w:numPr>
          <w:ilvl w:val="1"/>
          <w:numId w:val="378"/>
        </w:numPr>
        <w:rPr>
          <w:del w:id="5243" w:author="Rev 4 Allen Wirfs-Brock" w:date="2011-10-20T18:16:00Z"/>
        </w:rPr>
        <w:pPrChange w:id="5244" w:author="Rev 4 Allen Wirfs-Brock" w:date="2011-11-07T12:16:00Z">
          <w:pPr>
            <w:pStyle w:val="Alg4"/>
            <w:numPr>
              <w:ilvl w:val="1"/>
              <w:numId w:val="385"/>
            </w:numPr>
            <w:tabs>
              <w:tab w:val="num" w:pos="1080"/>
            </w:tabs>
            <w:ind w:left="1080" w:hanging="360"/>
          </w:pPr>
        </w:pPrChange>
      </w:pPr>
      <w:del w:id="5245" w:author="Rev 4 Allen Wirfs-Brock" w:date="2011-10-20T18:16:00Z">
        <w:r w:rsidRPr="00E77497" w:rsidDel="00B161A7">
          <w:delText xml:space="preserve">If </w:delText>
        </w:r>
        <w:r w:rsidRPr="00E77497" w:rsidDel="00B161A7">
          <w:rPr>
            <w:i/>
          </w:rPr>
          <w:delText>indx</w:delText>
        </w:r>
        <w:r w:rsidRPr="00E77497" w:rsidDel="00B161A7">
          <w:delText xml:space="preserve"> is less than the number of elements in </w:delText>
        </w:r>
        <w:r w:rsidRPr="00E77497" w:rsidDel="00B161A7">
          <w:rPr>
            <w:i/>
          </w:rPr>
          <w:delText>names</w:delText>
        </w:r>
        <w:r w:rsidRPr="00E77497" w:rsidDel="00B161A7">
          <w:delText>, then</w:delText>
        </w:r>
      </w:del>
    </w:p>
    <w:p w14:paraId="25EC3FDC" w14:textId="77777777" w:rsidR="004C02EF" w:rsidRPr="00E77497" w:rsidDel="00B161A7" w:rsidRDefault="004C02EF" w:rsidP="006361CF">
      <w:pPr>
        <w:pStyle w:val="Alg4"/>
        <w:numPr>
          <w:ilvl w:val="2"/>
          <w:numId w:val="378"/>
        </w:numPr>
        <w:rPr>
          <w:del w:id="5246" w:author="Rev 4 Allen Wirfs-Brock" w:date="2011-10-20T18:16:00Z"/>
        </w:rPr>
        <w:pPrChange w:id="5247" w:author="Rev 4 Allen Wirfs-Brock" w:date="2011-11-07T12:16:00Z">
          <w:pPr>
            <w:pStyle w:val="Alg4"/>
            <w:numPr>
              <w:ilvl w:val="2"/>
              <w:numId w:val="385"/>
            </w:numPr>
            <w:tabs>
              <w:tab w:val="num" w:pos="1800"/>
            </w:tabs>
            <w:ind w:left="1800" w:hanging="360"/>
          </w:pPr>
        </w:pPrChange>
      </w:pPr>
      <w:del w:id="5248" w:author="Rev 4 Allen Wirfs-Brock" w:date="2011-10-20T18:16:00Z">
        <w:r w:rsidRPr="00E77497" w:rsidDel="00B161A7">
          <w:delText xml:space="preserve">Let </w:delText>
        </w:r>
        <w:r w:rsidRPr="00E77497" w:rsidDel="00B161A7">
          <w:rPr>
            <w:i/>
          </w:rPr>
          <w:delText>name</w:delText>
        </w:r>
        <w:r w:rsidRPr="00E77497" w:rsidDel="00B161A7">
          <w:delText xml:space="preserve"> be the element of </w:delText>
        </w:r>
        <w:r w:rsidRPr="00E77497" w:rsidDel="00B161A7">
          <w:rPr>
            <w:i/>
          </w:rPr>
          <w:delText>names</w:delText>
        </w:r>
        <w:r w:rsidRPr="00E77497" w:rsidDel="00B161A7">
          <w:delText xml:space="preserve"> at 0-origined list position </w:delText>
        </w:r>
        <w:r w:rsidRPr="00E77497" w:rsidDel="00B161A7">
          <w:rPr>
            <w:i/>
          </w:rPr>
          <w:delText>indx</w:delText>
        </w:r>
        <w:r w:rsidRPr="00E77497" w:rsidDel="00B161A7">
          <w:delText>.</w:delText>
        </w:r>
      </w:del>
    </w:p>
    <w:p w14:paraId="735A9537" w14:textId="77777777" w:rsidR="004C02EF" w:rsidRPr="00E77497" w:rsidDel="00B161A7" w:rsidRDefault="004C02EF" w:rsidP="006361CF">
      <w:pPr>
        <w:pStyle w:val="Alg4"/>
        <w:numPr>
          <w:ilvl w:val="2"/>
          <w:numId w:val="378"/>
        </w:numPr>
        <w:rPr>
          <w:del w:id="5249" w:author="Rev 4 Allen Wirfs-Brock" w:date="2011-10-20T18:16:00Z"/>
        </w:rPr>
        <w:pPrChange w:id="5250" w:author="Rev 4 Allen Wirfs-Brock" w:date="2011-11-07T12:16:00Z">
          <w:pPr>
            <w:pStyle w:val="Alg4"/>
            <w:numPr>
              <w:ilvl w:val="2"/>
              <w:numId w:val="385"/>
            </w:numPr>
            <w:tabs>
              <w:tab w:val="num" w:pos="1800"/>
            </w:tabs>
            <w:ind w:left="1800" w:hanging="360"/>
          </w:pPr>
        </w:pPrChange>
      </w:pPr>
      <w:del w:id="5251"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xml:space="preserve"> and </w:delText>
        </w:r>
        <w:r w:rsidRPr="00E77497" w:rsidDel="00B161A7">
          <w:rPr>
            <w:i/>
          </w:rPr>
          <w:delText>name</w:delText>
        </w:r>
        <w:r w:rsidRPr="00E77497" w:rsidDel="00B161A7">
          <w:delText xml:space="preserve"> is not an element of  </w:delText>
        </w:r>
        <w:r w:rsidRPr="00E77497" w:rsidDel="00B161A7">
          <w:rPr>
            <w:i/>
          </w:rPr>
          <w:delText>mappedNames</w:delText>
        </w:r>
        <w:r w:rsidRPr="00E77497" w:rsidDel="00B161A7">
          <w:delText>, then</w:delText>
        </w:r>
      </w:del>
    </w:p>
    <w:p w14:paraId="751B44F4" w14:textId="77777777" w:rsidR="004C02EF" w:rsidRPr="00E77497" w:rsidDel="00B161A7" w:rsidRDefault="004C02EF" w:rsidP="006361CF">
      <w:pPr>
        <w:pStyle w:val="Alg4"/>
        <w:numPr>
          <w:ilvl w:val="3"/>
          <w:numId w:val="378"/>
        </w:numPr>
        <w:rPr>
          <w:del w:id="5252" w:author="Rev 4 Allen Wirfs-Brock" w:date="2011-10-20T18:16:00Z"/>
        </w:rPr>
        <w:pPrChange w:id="5253" w:author="Rev 4 Allen Wirfs-Brock" w:date="2011-11-07T12:16:00Z">
          <w:pPr>
            <w:pStyle w:val="Alg4"/>
            <w:numPr>
              <w:ilvl w:val="3"/>
              <w:numId w:val="385"/>
            </w:numPr>
            <w:tabs>
              <w:tab w:val="num" w:pos="2520"/>
            </w:tabs>
            <w:ind w:left="2520" w:hanging="360"/>
          </w:pPr>
        </w:pPrChange>
      </w:pPr>
      <w:del w:id="5254" w:author="Rev 4 Allen Wirfs-Brock" w:date="2011-10-20T18:16:00Z">
        <w:r w:rsidRPr="00E77497" w:rsidDel="00B161A7">
          <w:delText xml:space="preserve">Add </w:delText>
        </w:r>
        <w:r w:rsidRPr="00E77497" w:rsidDel="00B161A7">
          <w:rPr>
            <w:i/>
          </w:rPr>
          <w:delText>name</w:delText>
        </w:r>
        <w:r w:rsidRPr="00E77497" w:rsidDel="00B161A7">
          <w:delText xml:space="preserve"> as an element of the list </w:delText>
        </w:r>
        <w:r w:rsidRPr="00E77497" w:rsidDel="00B161A7">
          <w:rPr>
            <w:i/>
          </w:rPr>
          <w:delText>mappedNames</w:delText>
        </w:r>
        <w:r w:rsidRPr="00E77497" w:rsidDel="00B161A7">
          <w:delText>.</w:delText>
        </w:r>
      </w:del>
    </w:p>
    <w:p w14:paraId="32314D16" w14:textId="77777777" w:rsidR="004C02EF" w:rsidRPr="00E77497" w:rsidDel="00B161A7" w:rsidRDefault="004C02EF" w:rsidP="006361CF">
      <w:pPr>
        <w:pStyle w:val="Alg4"/>
        <w:numPr>
          <w:ilvl w:val="3"/>
          <w:numId w:val="378"/>
        </w:numPr>
        <w:rPr>
          <w:del w:id="5255" w:author="Rev 4 Allen Wirfs-Brock" w:date="2011-10-20T18:16:00Z"/>
        </w:rPr>
        <w:pPrChange w:id="5256" w:author="Rev 4 Allen Wirfs-Brock" w:date="2011-11-07T12:16:00Z">
          <w:pPr>
            <w:pStyle w:val="Alg4"/>
            <w:numPr>
              <w:ilvl w:val="3"/>
              <w:numId w:val="385"/>
            </w:numPr>
            <w:tabs>
              <w:tab w:val="num" w:pos="2520"/>
            </w:tabs>
            <w:ind w:left="2520" w:hanging="360"/>
          </w:pPr>
        </w:pPrChange>
      </w:pPr>
      <w:del w:id="5257" w:author="Rev 4 Allen Wirfs-Brock" w:date="2011-10-20T18:16:00Z">
        <w:r w:rsidRPr="00E77497" w:rsidDel="00B161A7">
          <w:delText xml:space="preserve">Let </w:delText>
        </w:r>
        <w:r w:rsidRPr="00E77497" w:rsidDel="00B161A7">
          <w:rPr>
            <w:i/>
          </w:rPr>
          <w:delText>g</w:delText>
        </w:r>
        <w:r w:rsidRPr="00E77497" w:rsidDel="00B161A7">
          <w:delText xml:space="preserve"> be the result of calling the </w:delText>
        </w:r>
        <w:r w:rsidRPr="00E77497" w:rsidDel="00B161A7">
          <w:rPr>
            <w:i/>
          </w:rPr>
          <w:delText>MakeArgGetter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286715FE" w14:textId="77777777" w:rsidR="004C02EF" w:rsidRPr="00E77497" w:rsidDel="00B161A7" w:rsidRDefault="004C02EF" w:rsidP="006361CF">
      <w:pPr>
        <w:pStyle w:val="Alg4"/>
        <w:numPr>
          <w:ilvl w:val="3"/>
          <w:numId w:val="378"/>
        </w:numPr>
        <w:rPr>
          <w:del w:id="5258" w:author="Rev 4 Allen Wirfs-Brock" w:date="2011-10-20T18:16:00Z"/>
        </w:rPr>
        <w:pPrChange w:id="5259" w:author="Rev 4 Allen Wirfs-Brock" w:date="2011-11-07T12:16:00Z">
          <w:pPr>
            <w:pStyle w:val="Alg4"/>
            <w:numPr>
              <w:ilvl w:val="3"/>
              <w:numId w:val="385"/>
            </w:numPr>
            <w:tabs>
              <w:tab w:val="num" w:pos="2520"/>
            </w:tabs>
            <w:ind w:left="2520" w:hanging="360"/>
          </w:pPr>
        </w:pPrChange>
      </w:pPr>
      <w:del w:id="5260" w:author="Rev 4 Allen Wirfs-Brock" w:date="2011-10-20T18:16:00Z">
        <w:r w:rsidRPr="00E77497" w:rsidDel="00B161A7">
          <w:delText xml:space="preserve">Let </w:delText>
        </w:r>
        <w:r w:rsidRPr="00E77497" w:rsidDel="00B161A7">
          <w:rPr>
            <w:i/>
          </w:rPr>
          <w:delText>p</w:delText>
        </w:r>
        <w:r w:rsidRPr="00E77497" w:rsidDel="00B161A7">
          <w:delText xml:space="preserve"> be the result of calling the </w:delText>
        </w:r>
        <w:r w:rsidRPr="00E77497" w:rsidDel="00B161A7">
          <w:rPr>
            <w:i/>
          </w:rPr>
          <w:delText>MakeArgSetter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15C37250" w14:textId="77777777" w:rsidR="004C02EF" w:rsidRPr="00E77497" w:rsidDel="00B161A7" w:rsidRDefault="004C02EF" w:rsidP="006361CF">
      <w:pPr>
        <w:pStyle w:val="Alg4"/>
        <w:numPr>
          <w:ilvl w:val="3"/>
          <w:numId w:val="378"/>
        </w:numPr>
        <w:rPr>
          <w:del w:id="5261" w:author="Rev 4 Allen Wirfs-Brock" w:date="2011-10-20T18:16:00Z"/>
        </w:rPr>
        <w:pPrChange w:id="5262" w:author="Rev 4 Allen Wirfs-Brock" w:date="2011-11-07T12:16:00Z">
          <w:pPr>
            <w:pStyle w:val="Alg4"/>
            <w:numPr>
              <w:ilvl w:val="3"/>
              <w:numId w:val="385"/>
            </w:numPr>
            <w:tabs>
              <w:tab w:val="num" w:pos="2520"/>
            </w:tabs>
            <w:ind w:left="2520" w:hanging="360"/>
          </w:pPr>
        </w:pPrChange>
      </w:pPr>
      <w:del w:id="5263" w:author="Rev 4 Allen Wirfs-Brock" w:date="2011-10-20T18:16:00Z">
        <w:r w:rsidRPr="00E77497" w:rsidDel="00B161A7">
          <w:delText xml:space="preserve">Call the [[DefineOwnProperty]] internal method of </w:delText>
        </w:r>
        <w:r w:rsidRPr="00E77497" w:rsidDel="00B161A7">
          <w:rPr>
            <w:i/>
          </w:rPr>
          <w:delText>map</w:delText>
        </w:r>
        <w:r w:rsidRPr="00E77497" w:rsidDel="00B161A7">
          <w:delText xml:space="preserve"> passing ToString(</w:delText>
        </w:r>
        <w:r w:rsidRPr="00E77497" w:rsidDel="00B161A7">
          <w:rPr>
            <w:i/>
          </w:rPr>
          <w:delText>indx</w:delText>
        </w:r>
        <w:r w:rsidRPr="00E77497" w:rsidDel="00B161A7">
          <w:delText xml:space="preserve">), the Property Descriptor {[[Set]]: </w:delText>
        </w:r>
        <w:r w:rsidRPr="00E77497" w:rsidDel="00B161A7">
          <w:rPr>
            <w:i/>
          </w:rPr>
          <w:delText>p</w:delText>
        </w:r>
        <w:r w:rsidRPr="00E77497" w:rsidDel="00B161A7">
          <w:delText xml:space="preserve">, [[Get]]: </w:delText>
        </w:r>
        <w:r w:rsidRPr="00E77497" w:rsidDel="00B161A7">
          <w:rPr>
            <w:i/>
          </w:rPr>
          <w:delText>g,</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06053405" w14:textId="77777777" w:rsidR="004C02EF" w:rsidRPr="00E77497" w:rsidDel="00B161A7" w:rsidRDefault="004C02EF" w:rsidP="006361CF">
      <w:pPr>
        <w:pStyle w:val="Alg4"/>
        <w:numPr>
          <w:ilvl w:val="1"/>
          <w:numId w:val="378"/>
        </w:numPr>
        <w:rPr>
          <w:del w:id="5264" w:author="Rev 4 Allen Wirfs-Brock" w:date="2011-10-20T18:16:00Z"/>
        </w:rPr>
        <w:pPrChange w:id="5265" w:author="Rev 4 Allen Wirfs-Brock" w:date="2011-11-07T12:16:00Z">
          <w:pPr>
            <w:pStyle w:val="Alg4"/>
            <w:numPr>
              <w:ilvl w:val="1"/>
              <w:numId w:val="385"/>
            </w:numPr>
            <w:tabs>
              <w:tab w:val="num" w:pos="1080"/>
            </w:tabs>
            <w:ind w:left="1080" w:hanging="360"/>
          </w:pPr>
        </w:pPrChange>
      </w:pPr>
      <w:del w:id="5266"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indx</w:delText>
        </w:r>
        <w:r w:rsidRPr="00E77497" w:rsidDel="00B161A7">
          <w:delText xml:space="preserve"> - 1</w:delText>
        </w:r>
      </w:del>
    </w:p>
    <w:p w14:paraId="10A945D6" w14:textId="77777777" w:rsidR="004C02EF" w:rsidRPr="00E77497" w:rsidDel="00B161A7" w:rsidRDefault="004C02EF" w:rsidP="009A20C6">
      <w:pPr>
        <w:pStyle w:val="Alg4"/>
        <w:numPr>
          <w:ilvl w:val="0"/>
          <w:numId w:val="378"/>
        </w:numPr>
        <w:rPr>
          <w:del w:id="5267" w:author="Rev 4 Allen Wirfs-Brock" w:date="2011-10-20T18:16:00Z"/>
        </w:rPr>
      </w:pPr>
      <w:del w:id="5268" w:author="Rev 4 Allen Wirfs-Brock" w:date="2011-10-20T18:16:00Z">
        <w:r w:rsidRPr="00E77497" w:rsidDel="00B161A7">
          <w:delText xml:space="preserve">If </w:delText>
        </w:r>
        <w:r w:rsidRPr="00E77497" w:rsidDel="00B161A7">
          <w:rPr>
            <w:i/>
          </w:rPr>
          <w:delText>mappedNames</w:delText>
        </w:r>
        <w:r w:rsidRPr="00E77497" w:rsidDel="00B161A7">
          <w:delText xml:space="preserve"> is not empty, then</w:delText>
        </w:r>
      </w:del>
    </w:p>
    <w:p w14:paraId="48E8E80D" w14:textId="77777777" w:rsidR="004C02EF" w:rsidRPr="00E77497" w:rsidDel="00B161A7" w:rsidRDefault="004C02EF" w:rsidP="006361CF">
      <w:pPr>
        <w:pStyle w:val="Alg4"/>
        <w:numPr>
          <w:ilvl w:val="1"/>
          <w:numId w:val="378"/>
        </w:numPr>
        <w:rPr>
          <w:del w:id="5269" w:author="Rev 4 Allen Wirfs-Brock" w:date="2011-10-20T18:16:00Z"/>
        </w:rPr>
        <w:pPrChange w:id="5270" w:author="Rev 4 Allen Wirfs-Brock" w:date="2011-11-07T12:16:00Z">
          <w:pPr>
            <w:pStyle w:val="Alg4"/>
            <w:numPr>
              <w:ilvl w:val="1"/>
              <w:numId w:val="385"/>
            </w:numPr>
            <w:tabs>
              <w:tab w:val="num" w:pos="1080"/>
            </w:tabs>
            <w:ind w:left="1080" w:hanging="360"/>
          </w:pPr>
        </w:pPrChange>
      </w:pPr>
      <w:del w:id="5271" w:author="Rev 4 Allen Wirfs-Brock" w:date="2011-10-20T18:16:00Z">
        <w:r w:rsidRPr="00E77497" w:rsidDel="00B161A7">
          <w:delText xml:space="preserve">Set the [[ParameterMap]] internal property of </w:delText>
        </w:r>
        <w:r w:rsidRPr="00E77497" w:rsidDel="00B161A7">
          <w:rPr>
            <w:i/>
          </w:rPr>
          <w:delText>obj</w:delText>
        </w:r>
        <w:r w:rsidRPr="00E77497" w:rsidDel="00B161A7">
          <w:delText xml:space="preserve"> to </w:delText>
        </w:r>
        <w:r w:rsidRPr="00E77497" w:rsidDel="00B161A7">
          <w:rPr>
            <w:i/>
          </w:rPr>
          <w:delText>map</w:delText>
        </w:r>
        <w:r w:rsidRPr="00E77497" w:rsidDel="00B161A7">
          <w:delText>.</w:delText>
        </w:r>
      </w:del>
    </w:p>
    <w:p w14:paraId="2A1B153D" w14:textId="77777777" w:rsidR="004C02EF" w:rsidRPr="00E77497" w:rsidDel="00B161A7" w:rsidRDefault="004C02EF" w:rsidP="006361CF">
      <w:pPr>
        <w:pStyle w:val="Alg4"/>
        <w:numPr>
          <w:ilvl w:val="1"/>
          <w:numId w:val="378"/>
        </w:numPr>
        <w:rPr>
          <w:del w:id="5272" w:author="Rev 4 Allen Wirfs-Brock" w:date="2011-10-20T18:16:00Z"/>
        </w:rPr>
        <w:pPrChange w:id="5273" w:author="Rev 4 Allen Wirfs-Brock" w:date="2011-11-07T12:16:00Z">
          <w:pPr>
            <w:pStyle w:val="Alg4"/>
            <w:numPr>
              <w:ilvl w:val="1"/>
              <w:numId w:val="385"/>
            </w:numPr>
            <w:tabs>
              <w:tab w:val="num" w:pos="1080"/>
            </w:tabs>
            <w:ind w:left="1080" w:hanging="360"/>
          </w:pPr>
        </w:pPrChange>
      </w:pPr>
      <w:del w:id="5274" w:author="Rev 4 Allen Wirfs-Brock" w:date="2011-10-20T18:16:00Z">
        <w:r w:rsidRPr="00E77497" w:rsidDel="00B161A7">
          <w:delText xml:space="preserve">Set the [[Get]], [[GetOwnProperty]], [[DefineOwnProperty]], and [[Delete]] internal methods of </w:delText>
        </w:r>
        <w:r w:rsidRPr="00E77497" w:rsidDel="00B161A7">
          <w:rPr>
            <w:i/>
          </w:rPr>
          <w:delText>obj</w:delText>
        </w:r>
        <w:r w:rsidRPr="00E77497" w:rsidDel="00B161A7">
          <w:delText xml:space="preserve"> to the definitions provided below.</w:delText>
        </w:r>
      </w:del>
    </w:p>
    <w:p w14:paraId="6C0A88D1" w14:textId="77777777" w:rsidR="004C02EF" w:rsidRPr="00E77497" w:rsidDel="00B161A7" w:rsidRDefault="004C02EF" w:rsidP="009A20C6">
      <w:pPr>
        <w:pStyle w:val="Alg4"/>
        <w:numPr>
          <w:ilvl w:val="0"/>
          <w:numId w:val="378"/>
        </w:numPr>
        <w:rPr>
          <w:del w:id="5275" w:author="Rev 4 Allen Wirfs-Brock" w:date="2011-10-20T18:16:00Z"/>
        </w:rPr>
      </w:pPr>
      <w:del w:id="5276"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then</w:delText>
        </w:r>
      </w:del>
    </w:p>
    <w:p w14:paraId="6B2FBAF3" w14:textId="77777777" w:rsidR="004C02EF" w:rsidRPr="00E77497" w:rsidDel="00B161A7" w:rsidRDefault="004C02EF" w:rsidP="006361CF">
      <w:pPr>
        <w:pStyle w:val="Alg4"/>
        <w:numPr>
          <w:ilvl w:val="1"/>
          <w:numId w:val="378"/>
        </w:numPr>
        <w:rPr>
          <w:del w:id="5277" w:author="Rev 4 Allen Wirfs-Brock" w:date="2011-10-20T18:16:00Z"/>
        </w:rPr>
        <w:pPrChange w:id="5278" w:author="Rev 4 Allen Wirfs-Brock" w:date="2011-11-07T12:16:00Z">
          <w:pPr>
            <w:pStyle w:val="Alg4"/>
            <w:numPr>
              <w:ilvl w:val="1"/>
              <w:numId w:val="385"/>
            </w:numPr>
            <w:tabs>
              <w:tab w:val="num" w:pos="1080"/>
            </w:tabs>
            <w:ind w:left="1080" w:hanging="360"/>
          </w:pPr>
        </w:pPrChange>
      </w:pPr>
      <w:del w:id="5279"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w:delText>
        </w:r>
        <w:r w:rsidRPr="00E77497" w:rsidDel="00B161A7">
          <w:rPr>
            <w:rFonts w:ascii="Courier New" w:hAnsi="Courier New" w:cs="Courier New"/>
            <w:b/>
          </w:rPr>
          <w:delText>callee</w:delText>
        </w:r>
        <w:r w:rsidRPr="00E77497" w:rsidDel="00B161A7">
          <w:delText xml:space="preserve">", the property descriptor {[[Value]]: </w:delText>
        </w:r>
        <w:r w:rsidRPr="00E77497" w:rsidDel="00B161A7">
          <w:rPr>
            <w:i/>
          </w:rPr>
          <w:delText>func</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2123F464" w14:textId="77777777" w:rsidR="004C02EF" w:rsidRPr="00E77497" w:rsidDel="00B161A7" w:rsidRDefault="004C02EF" w:rsidP="009A20C6">
      <w:pPr>
        <w:pStyle w:val="Alg4"/>
        <w:numPr>
          <w:ilvl w:val="0"/>
          <w:numId w:val="378"/>
        </w:numPr>
        <w:rPr>
          <w:del w:id="5280" w:author="Rev 4 Allen Wirfs-Brock" w:date="2011-10-20T18:16:00Z"/>
        </w:rPr>
      </w:pPr>
      <w:del w:id="5281" w:author="Rev 4 Allen Wirfs-Brock" w:date="2011-10-20T18:16:00Z">
        <w:r w:rsidRPr="00E77497" w:rsidDel="00B161A7">
          <w:delText xml:space="preserve">Else, </w:delText>
        </w:r>
        <w:r w:rsidRPr="00E77497" w:rsidDel="00B161A7">
          <w:rPr>
            <w:i/>
          </w:rPr>
          <w:delText>strict</w:delText>
        </w:r>
        <w:r w:rsidRPr="00E77497" w:rsidDel="00B161A7">
          <w:delText xml:space="preserve"> is </w:delText>
        </w:r>
        <w:r w:rsidRPr="00E77497" w:rsidDel="00B161A7">
          <w:rPr>
            <w:b/>
          </w:rPr>
          <w:delText xml:space="preserve">true </w:delText>
        </w:r>
        <w:r w:rsidRPr="00E77497" w:rsidDel="00B161A7">
          <w:delText>so</w:delText>
        </w:r>
      </w:del>
    </w:p>
    <w:p w14:paraId="7B635A65" w14:textId="77777777" w:rsidR="004C02EF" w:rsidRPr="00E77497" w:rsidDel="00B161A7" w:rsidRDefault="004C02EF" w:rsidP="006361CF">
      <w:pPr>
        <w:pStyle w:val="Alg4"/>
        <w:numPr>
          <w:ilvl w:val="1"/>
          <w:numId w:val="378"/>
        </w:numPr>
        <w:rPr>
          <w:del w:id="5282" w:author="Rev 4 Allen Wirfs-Brock" w:date="2011-10-20T18:16:00Z"/>
        </w:rPr>
        <w:pPrChange w:id="5283" w:author="Rev 4 Allen Wirfs-Brock" w:date="2011-11-07T12:16:00Z">
          <w:pPr>
            <w:pStyle w:val="Alg4"/>
            <w:numPr>
              <w:ilvl w:val="1"/>
              <w:numId w:val="385"/>
            </w:numPr>
            <w:tabs>
              <w:tab w:val="num" w:pos="1080"/>
            </w:tabs>
            <w:ind w:left="1080" w:hanging="360"/>
          </w:pPr>
        </w:pPrChange>
      </w:pPr>
      <w:del w:id="5284" w:author="Rev 4 Allen Wirfs-Brock" w:date="2011-10-20T18:16:00Z">
        <w:r w:rsidRPr="00E77497" w:rsidDel="00B161A7">
          <w:delText xml:space="preserve">Let </w:delText>
        </w:r>
        <w:r w:rsidRPr="00E77497" w:rsidDel="00B161A7">
          <w:rPr>
            <w:i/>
          </w:rPr>
          <w:delText>thrower</w:delText>
        </w:r>
        <w:r w:rsidRPr="00E77497" w:rsidDel="00B161A7">
          <w:delText xml:space="preserve"> be the [[ThrowTypeError]] function Object (13.2.3).</w:delText>
        </w:r>
      </w:del>
    </w:p>
    <w:p w14:paraId="2D8FCC21" w14:textId="77777777" w:rsidR="004C02EF" w:rsidRPr="00E77497" w:rsidDel="00B161A7" w:rsidRDefault="004C02EF" w:rsidP="006361CF">
      <w:pPr>
        <w:pStyle w:val="Alg4"/>
        <w:numPr>
          <w:ilvl w:val="1"/>
          <w:numId w:val="378"/>
        </w:numPr>
        <w:rPr>
          <w:del w:id="5285" w:author="Rev 4 Allen Wirfs-Brock" w:date="2011-10-20T18:16:00Z"/>
        </w:rPr>
        <w:pPrChange w:id="5286" w:author="Rev 4 Allen Wirfs-Brock" w:date="2011-11-07T12:16:00Z">
          <w:pPr>
            <w:pStyle w:val="Alg4"/>
            <w:numPr>
              <w:ilvl w:val="1"/>
              <w:numId w:val="385"/>
            </w:numPr>
            <w:tabs>
              <w:tab w:val="num" w:pos="1080"/>
            </w:tabs>
            <w:ind w:left="1080" w:hanging="360"/>
          </w:pPr>
        </w:pPrChange>
      </w:pPr>
      <w:del w:id="5287"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"caller"</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0096D626" w14:textId="77777777" w:rsidR="004C02EF" w:rsidRPr="00E77497" w:rsidDel="00B161A7" w:rsidRDefault="004C02EF" w:rsidP="006361CF">
      <w:pPr>
        <w:pStyle w:val="Alg4"/>
        <w:numPr>
          <w:ilvl w:val="1"/>
          <w:numId w:val="378"/>
        </w:numPr>
        <w:rPr>
          <w:del w:id="5288" w:author="Rev 4 Allen Wirfs-Brock" w:date="2011-10-20T18:16:00Z"/>
        </w:rPr>
        <w:pPrChange w:id="5289" w:author="Rev 4 Allen Wirfs-Brock" w:date="2011-11-07T12:16:00Z">
          <w:pPr>
            <w:pStyle w:val="Alg4"/>
            <w:numPr>
              <w:ilvl w:val="1"/>
              <w:numId w:val="385"/>
            </w:numPr>
            <w:tabs>
              <w:tab w:val="num" w:pos="1080"/>
            </w:tabs>
            <w:ind w:left="1080" w:hanging="360"/>
          </w:pPr>
        </w:pPrChange>
      </w:pPr>
      <w:del w:id="5290"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"callee"</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35A22036" w14:textId="77777777" w:rsidR="004C02EF" w:rsidRPr="00E77497" w:rsidRDefault="004C02EF" w:rsidP="009A20C6">
      <w:pPr>
        <w:pStyle w:val="Alg4"/>
        <w:numPr>
          <w:ilvl w:val="0"/>
          <w:numId w:val="378"/>
        </w:numPr>
        <w:spacing w:after="120"/>
      </w:pPr>
      <w:r w:rsidRPr="00E77497">
        <w:t xml:space="preserve">Return </w:t>
      </w:r>
      <w:r w:rsidRPr="00E77497">
        <w:rPr>
          <w:i/>
        </w:rPr>
        <w:t>obj</w:t>
      </w:r>
    </w:p>
    <w:p w14:paraId="27BA7822" w14:textId="77777777" w:rsidR="004C02EF" w:rsidRPr="00E77497" w:rsidRDefault="004C02EF" w:rsidP="004C02EF">
      <w:r w:rsidRPr="00E77497">
        <w:t xml:space="preserve">The abstract operation </w:t>
      </w:r>
      <w:r w:rsidRPr="00E77497">
        <w:rPr>
          <w:i/>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379F7E5A" w14:textId="77777777" w:rsidR="004C02EF" w:rsidRPr="00E77497" w:rsidRDefault="004C02EF" w:rsidP="009A20C6">
      <w:pPr>
        <w:pStyle w:val="Alg4"/>
        <w:numPr>
          <w:ilvl w:val="0"/>
          <w:numId w:val="379"/>
        </w:numPr>
      </w:pPr>
      <w:r w:rsidRPr="00E77497">
        <w:t xml:space="preserve">Let </w:t>
      </w:r>
      <w:r w:rsidRPr="00E77497">
        <w:rPr>
          <w:i/>
        </w:rPr>
        <w:t>body</w:t>
      </w:r>
      <w:ins w:id="5291" w:author="Rev 4 Allen Wirfs-Brock" w:date="2011-10-18T11:15:00Z">
        <w:r w:rsidR="00002005" w:rsidRPr="00E77497">
          <w:rPr>
            <w:i/>
          </w:rPr>
          <w:t>Text</w:t>
        </w:r>
      </w:ins>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7CBF1FE7" w14:textId="77777777" w:rsidR="00002005" w:rsidRPr="00E77497" w:rsidRDefault="00002005" w:rsidP="009A20C6">
      <w:pPr>
        <w:pStyle w:val="Alg4"/>
        <w:numPr>
          <w:ilvl w:val="0"/>
          <w:numId w:val="379"/>
        </w:numPr>
        <w:rPr>
          <w:ins w:id="5292" w:author="Rev 4 Allen Wirfs-Brock" w:date="2011-10-18T11:15:00Z"/>
        </w:rPr>
      </w:pPr>
      <w:ins w:id="5293" w:author="Rev 4 Allen Wirfs-Brock" w:date="2011-10-18T11:15:00Z">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ins>
    </w:p>
    <w:p w14:paraId="4B37DF9F" w14:textId="77777777" w:rsidR="005D359A" w:rsidRPr="00E77497" w:rsidRDefault="005D359A" w:rsidP="009A20C6">
      <w:pPr>
        <w:pStyle w:val="Alg4"/>
        <w:numPr>
          <w:ilvl w:val="0"/>
          <w:numId w:val="379"/>
        </w:numPr>
        <w:rPr>
          <w:ins w:id="5294" w:author="Rev 4 Allen Wirfs-Brock" w:date="2011-10-18T11:03:00Z"/>
        </w:rPr>
      </w:pPr>
      <w:ins w:id="5295" w:author="Rev 4 Allen Wirfs-Brock" w:date="2011-10-18T11:03:00Z">
        <w:r w:rsidRPr="00E77497">
          <w:t xml:space="preserve">Let </w:t>
        </w:r>
        <w:r w:rsidRPr="00E77497">
          <w:rPr>
            <w:i/>
          </w:rPr>
          <w:t>parameters</w:t>
        </w:r>
        <w:r w:rsidRPr="00E77497">
          <w:t xml:space="preserve"> be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w:t>
        </w:r>
      </w:ins>
    </w:p>
    <w:p w14:paraId="398AB699" w14:textId="77777777" w:rsidR="004C02EF" w:rsidRPr="00E77497" w:rsidRDefault="004C02EF" w:rsidP="009A20C6">
      <w:pPr>
        <w:pStyle w:val="Alg4"/>
        <w:numPr>
          <w:ilvl w:val="0"/>
          <w:numId w:val="379"/>
        </w:numPr>
        <w:spacing w:after="120"/>
      </w:pPr>
      <w:r w:rsidRPr="00E77497">
        <w:t>Return the result of creating a function object as described in 13.2 using</w:t>
      </w:r>
      <w:ins w:id="5296" w:author="Rev 4 Allen Wirfs-Brock" w:date="2011-10-18T11:04:00Z">
        <w:r w:rsidR="005D359A" w:rsidRPr="00E77497">
          <w:rPr>
            <w:i/>
          </w:rPr>
          <w:t xml:space="preserve"> parameters</w:t>
        </w:r>
      </w:ins>
      <w:ins w:id="5297" w:author="Rev 4 Allen Wirfs-Brock" w:date="2011-10-18T11:19:00Z">
        <w:r w:rsidR="0047367C" w:rsidRPr="00E77497">
          <w:t xml:space="preserve"> as </w:t>
        </w:r>
        <w:r w:rsidR="0047367C" w:rsidRPr="00E77497">
          <w:rPr>
            <w:i/>
          </w:rPr>
          <w:t>FormalParameterList</w:t>
        </w:r>
      </w:ins>
      <w:del w:id="5298" w:author="Rev 4 Allen Wirfs-Brock" w:date="2011-10-18T11:04:00Z">
        <w:r w:rsidRPr="00E77497" w:rsidDel="005D359A">
          <w:delText xml:space="preserve"> no </w:delText>
        </w:r>
        <w:r w:rsidRPr="00E77497" w:rsidDel="005D359A">
          <w:rPr>
            <w:i/>
          </w:rPr>
          <w:delText>FormalParameterList</w:delText>
        </w:r>
      </w:del>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198BCB46" w14:textId="77777777" w:rsidR="004C02EF" w:rsidRPr="00E77497" w:rsidRDefault="004C02EF" w:rsidP="004C02EF">
      <w:r w:rsidRPr="00E77497">
        <w:t xml:space="preserve">The abstract operation </w:t>
      </w:r>
      <w:r w:rsidRPr="00E77497">
        <w:rPr>
          <w:i/>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2301FF0B" w14:textId="77777777" w:rsidR="004C02EF" w:rsidRPr="00E77497" w:rsidRDefault="004C02EF" w:rsidP="009A20C6">
      <w:pPr>
        <w:pStyle w:val="Alg4"/>
        <w:numPr>
          <w:ilvl w:val="0"/>
          <w:numId w:val="380"/>
        </w:numPr>
      </w:pPr>
      <w:r w:rsidRPr="00E77497">
        <w:t xml:space="preserve">Let </w:t>
      </w:r>
      <w:r w:rsidRPr="00E77497">
        <w:rPr>
          <w:i/>
        </w:rPr>
        <w:t>param</w:t>
      </w:r>
      <w:ins w:id="5299" w:author="Rev 4 Allen Wirfs-Brock" w:date="2011-10-18T11:09:00Z">
        <w:r w:rsidR="00E4508B" w:rsidRPr="00E77497">
          <w:rPr>
            <w:i/>
          </w:rPr>
          <w:t>Text</w:t>
        </w:r>
      </w:ins>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1EA20ED5" w14:textId="77777777" w:rsidR="00E4508B" w:rsidRPr="00E77497" w:rsidRDefault="00E4508B" w:rsidP="009A20C6">
      <w:pPr>
        <w:pStyle w:val="Alg4"/>
        <w:numPr>
          <w:ilvl w:val="0"/>
          <w:numId w:val="380"/>
        </w:numPr>
        <w:rPr>
          <w:ins w:id="5300" w:author="Rev 4 Allen Wirfs-Brock" w:date="2011-10-18T11:09:00Z"/>
        </w:rPr>
      </w:pPr>
      <w:ins w:id="5301" w:author="Rev 4 Allen Wirfs-Brock" w:date="2011-10-18T11:09:00Z">
        <w:r w:rsidRPr="00E77497">
          <w:t xml:space="preserve">Let </w:t>
        </w:r>
      </w:ins>
      <w:ins w:id="5302" w:author="Rev 4 Allen Wirfs-Brock" w:date="2011-10-18T11:20:00Z">
        <w:r w:rsidR="0047367C" w:rsidRPr="00E77497">
          <w:rPr>
            <w:i/>
          </w:rPr>
          <w:t>parameters</w:t>
        </w:r>
        <w:r w:rsidR="0047367C" w:rsidRPr="00E77497">
          <w:t xml:space="preserve"> </w:t>
        </w:r>
      </w:ins>
      <w:ins w:id="5303" w:author="Rev 4 Allen Wirfs-Brock" w:date="2011-10-18T11:09:00Z">
        <w:r w:rsidRPr="00E77497">
          <w:t xml:space="preserve">be the result of parsing </w:t>
        </w:r>
        <w:r w:rsidRPr="00E77497">
          <w:rPr>
            <w:i/>
          </w:rPr>
          <w:t>paramText</w:t>
        </w:r>
        <w:r w:rsidRPr="00E77497">
          <w:t xml:space="preserve"> using </w:t>
        </w:r>
        <w:r w:rsidRPr="00E77497">
          <w:rPr>
            <w:i/>
          </w:rPr>
          <w:t>FormalParameterList</w:t>
        </w:r>
        <w:r w:rsidRPr="00E77497">
          <w:t xml:space="preserve"> as the goal symbol.</w:t>
        </w:r>
      </w:ins>
    </w:p>
    <w:p w14:paraId="4A1FBFF2" w14:textId="77777777" w:rsidR="004C02EF" w:rsidRPr="00E77497" w:rsidRDefault="004C02EF" w:rsidP="009A20C6">
      <w:pPr>
        <w:pStyle w:val="Alg4"/>
        <w:numPr>
          <w:ilvl w:val="0"/>
          <w:numId w:val="380"/>
        </w:numPr>
      </w:pPr>
      <w:r w:rsidRPr="00E77497">
        <w:t xml:space="preserve">Let </w:t>
      </w:r>
      <w:r w:rsidRPr="00E77497">
        <w:rPr>
          <w:i/>
        </w:rPr>
        <w:t>body</w:t>
      </w:r>
      <w:ins w:id="5304" w:author="Rev 4 Allen Wirfs-Brock" w:date="2011-10-18T11:14:00Z">
        <w:r w:rsidR="00002005" w:rsidRPr="00E77497">
          <w:rPr>
            <w:i/>
          </w:rPr>
          <w:t>Text</w:t>
        </w:r>
      </w:ins>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ins w:id="5305" w:author="Rev 4 Allen Wirfs-Brock" w:date="2011-10-18T11:20:00Z">
        <w:r w:rsidR="0047367C" w:rsidRPr="00E77497">
          <w:rPr>
            <w:i/>
          </w:rPr>
          <w:t>Text</w:t>
        </w:r>
      </w:ins>
      <w:r w:rsidRPr="00E77497">
        <w:t>.</w:t>
      </w:r>
    </w:p>
    <w:p w14:paraId="3F137417" w14:textId="77777777" w:rsidR="00002005" w:rsidRPr="00E77497" w:rsidRDefault="00002005" w:rsidP="009A20C6">
      <w:pPr>
        <w:pStyle w:val="Alg4"/>
        <w:numPr>
          <w:ilvl w:val="0"/>
          <w:numId w:val="380"/>
        </w:numPr>
        <w:rPr>
          <w:ins w:id="5306" w:author="Rev 4 Allen Wirfs-Brock" w:date="2011-10-18T11:14:00Z"/>
        </w:rPr>
      </w:pPr>
      <w:ins w:id="5307" w:author="Rev 4 Allen Wirfs-Brock" w:date="2011-10-18T11:14: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5308" w:author="Rev 4 Allen Wirfs-Brock" w:date="2011-10-18T11:15:00Z">
        <w:r w:rsidRPr="00E77497">
          <w:rPr>
            <w:i/>
          </w:rPr>
          <w:t>FunctionBody</w:t>
        </w:r>
      </w:ins>
      <w:ins w:id="5309" w:author="Rev 4 Allen Wirfs-Brock" w:date="2011-10-18T11:14:00Z">
        <w:r w:rsidRPr="00E77497">
          <w:t xml:space="preserve"> as the goal symbol.</w:t>
        </w:r>
      </w:ins>
    </w:p>
    <w:p w14:paraId="685973A4" w14:textId="77777777" w:rsidR="004C02EF" w:rsidRPr="00E77497" w:rsidRDefault="004C02EF" w:rsidP="009A20C6">
      <w:pPr>
        <w:pStyle w:val="Alg4"/>
        <w:numPr>
          <w:ilvl w:val="0"/>
          <w:numId w:val="380"/>
        </w:numPr>
        <w:spacing w:after="220"/>
      </w:pPr>
      <w:r w:rsidRPr="00E77497">
        <w:t xml:space="preserve">Return the result of creating a function object as described in 13.2 using </w:t>
      </w:r>
      <w:del w:id="5310" w:author="Rev 4 Allen Wirfs-Brock" w:date="2011-10-18T11:19:00Z">
        <w:r w:rsidRPr="00E77497" w:rsidDel="0047367C">
          <w:delText xml:space="preserve">a List containing the single String </w:delText>
        </w:r>
      </w:del>
      <w:ins w:id="5311" w:author="Rev 4 Allen Wirfs-Brock" w:date="2011-10-18T11:21:00Z">
        <w:r w:rsidR="0047367C" w:rsidRPr="00E77497">
          <w:rPr>
            <w:i/>
          </w:rPr>
          <w:t>parameters</w:t>
        </w:r>
        <w:r w:rsidR="0047367C" w:rsidRPr="00E77497">
          <w:t xml:space="preserve"> </w:t>
        </w:r>
      </w:ins>
      <w:del w:id="5312" w:author="Rev 4 Allen Wirfs-Brock" w:date="2011-10-18T11:21:00Z">
        <w:r w:rsidRPr="00E77497" w:rsidDel="0047367C">
          <w:rPr>
            <w:i/>
          </w:rPr>
          <w:delText xml:space="preserve">param </w:delText>
        </w:r>
      </w:del>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4AB639E3" w14:textId="77777777" w:rsidR="004C02EF" w:rsidRPr="00E77497" w:rsidRDefault="004C02EF" w:rsidP="004C02EF">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4BD7951A" w14:textId="77777777"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property of the arguments object.</w:t>
      </w:r>
    </w:p>
    <w:p w14:paraId="287FE5E8" w14:textId="77777777"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4DA3B87E" w14:textId="77777777"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14:paraId="1CE990FE" w14:textId="77777777" w:rsidR="004C02EF" w:rsidRPr="00E77497" w:rsidRDefault="004C02EF" w:rsidP="009A20C6">
      <w:pPr>
        <w:pStyle w:val="Alg4"/>
        <w:numPr>
          <w:ilvl w:val="1"/>
          <w:numId w:val="381"/>
        </w:numPr>
      </w:pPr>
      <w:r w:rsidRPr="00E77497">
        <w:t xml:space="preserve">Let </w:t>
      </w:r>
      <w:r w:rsidRPr="00E77497">
        <w:rPr>
          <w:i/>
        </w:rPr>
        <w:t>v</w:t>
      </w:r>
      <w:r w:rsidRPr="00E77497">
        <w:t xml:space="preserve"> be the result of calling the default [[Get]] internal method (8.12.3) on the arguments object  passing </w:t>
      </w:r>
      <w:r w:rsidRPr="00E77497">
        <w:rPr>
          <w:i/>
        </w:rPr>
        <w:t>P</w:t>
      </w:r>
      <w:r w:rsidRPr="00E77497">
        <w:t xml:space="preserve"> as the argument.</w:t>
      </w:r>
    </w:p>
    <w:p w14:paraId="476C243C" w14:textId="77777777"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1AB6E1F9" w14:textId="77777777" w:rsidR="004C02EF" w:rsidRPr="00E77497" w:rsidRDefault="004C02EF" w:rsidP="009A20C6">
      <w:pPr>
        <w:pStyle w:val="Alg4"/>
        <w:numPr>
          <w:ilvl w:val="1"/>
          <w:numId w:val="381"/>
        </w:numPr>
      </w:pPr>
      <w:r w:rsidRPr="00E77497">
        <w:t xml:space="preserve">Return </w:t>
      </w:r>
      <w:r w:rsidRPr="00E77497">
        <w:rPr>
          <w:i/>
        </w:rPr>
        <w:t>v</w:t>
      </w:r>
      <w:r w:rsidRPr="00E77497">
        <w:t>.</w:t>
      </w:r>
    </w:p>
    <w:p w14:paraId="7507CE91" w14:textId="77777777" w:rsidR="004C02EF" w:rsidRPr="00E77497" w:rsidRDefault="004C02EF" w:rsidP="009A20C6">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so, </w:t>
      </w:r>
    </w:p>
    <w:p w14:paraId="478C8AF5" w14:textId="77777777" w:rsidR="004C02EF" w:rsidRPr="00E77497" w:rsidRDefault="004C02EF" w:rsidP="009A20C6">
      <w:pPr>
        <w:pStyle w:val="Alg4"/>
        <w:numPr>
          <w:ilvl w:val="1"/>
          <w:numId w:val="381"/>
        </w:numPr>
        <w:spacing w:after="120"/>
      </w:pPr>
      <w:r w:rsidRPr="00E77497">
        <w:t xml:space="preserve">Return the result of calling the [[Get]] internal method of </w:t>
      </w:r>
      <w:r w:rsidRPr="00E77497">
        <w:rPr>
          <w:i/>
        </w:rPr>
        <w:t>map</w:t>
      </w:r>
      <w:r w:rsidRPr="00E77497">
        <w:t xml:space="preserve"> passing </w:t>
      </w:r>
      <w:r w:rsidRPr="00E77497">
        <w:rPr>
          <w:i/>
        </w:rPr>
        <w:t>P</w:t>
      </w:r>
      <w:r w:rsidRPr="00E77497">
        <w:t xml:space="preserve"> as the argument.</w:t>
      </w:r>
    </w:p>
    <w:p w14:paraId="75BBC3A0" w14:textId="77777777"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3F4CBD2C" w14:textId="77777777"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14:paraId="7E02181F" w14:textId="77777777"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316466FB" w14:textId="77777777"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property of the arguments object.</w:t>
      </w:r>
    </w:p>
    <w:p w14:paraId="73CF7FA0" w14:textId="77777777"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7A601229" w14:textId="77777777"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14:paraId="52A5A49B" w14:textId="77777777" w:rsidR="004C02EF" w:rsidRPr="00E77497" w:rsidRDefault="004C02EF" w:rsidP="009A20C6">
      <w:pPr>
        <w:pStyle w:val="Alg4"/>
        <w:numPr>
          <w:ilvl w:val="1"/>
          <w:numId w:val="382"/>
        </w:numPr>
      </w:pPr>
      <w:r w:rsidRPr="00E77497">
        <w:t xml:space="preserve">Set </w:t>
      </w:r>
      <w:r w:rsidRPr="00E77497">
        <w:rPr>
          <w:i/>
        </w:rPr>
        <w:t>desc</w:t>
      </w:r>
      <w:r w:rsidRPr="00E77497">
        <w:t xml:space="preserve">.[[Value]] to the result of calling the [[Get]] internal method of </w:t>
      </w:r>
      <w:r w:rsidRPr="00E77497">
        <w:rPr>
          <w:i/>
        </w:rPr>
        <w:t>map</w:t>
      </w:r>
      <w:r w:rsidRPr="00E77497">
        <w:t xml:space="preserve"> passing </w:t>
      </w:r>
      <w:r w:rsidRPr="00E77497">
        <w:rPr>
          <w:i/>
        </w:rPr>
        <w:t>P</w:t>
      </w:r>
      <w:r w:rsidRPr="00E77497">
        <w:t xml:space="preserve"> as the argument.</w:t>
      </w:r>
    </w:p>
    <w:p w14:paraId="37A8B5EF" w14:textId="77777777"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14:paraId="5E5873AE" w14:textId="77777777" w:rsidR="004C02EF" w:rsidRPr="00E77497" w:rsidRDefault="004C02EF" w:rsidP="004C02EF">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xml:space="preserve"> performs the following steps:</w:t>
      </w:r>
    </w:p>
    <w:p w14:paraId="025ABC99" w14:textId="77777777"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 property of the arguments object.</w:t>
      </w:r>
    </w:p>
    <w:p w14:paraId="6E01D9A6" w14:textId="77777777"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5807AB9E" w14:textId="77777777" w:rsidR="004C02EF" w:rsidRPr="00E77497" w:rsidRDefault="004C02EF" w:rsidP="009A20C6">
      <w:pPr>
        <w:pStyle w:val="Alg4"/>
        <w:numPr>
          <w:ilvl w:val="0"/>
          <w:numId w:val="383"/>
        </w:numPr>
      </w:pPr>
      <w:r w:rsidRPr="00E77497">
        <w:t xml:space="preserve">Let </w:t>
      </w:r>
      <w:r w:rsidRPr="00E77497">
        <w:rPr>
          <w:i/>
        </w:rPr>
        <w:t xml:space="preserve">allowed </w:t>
      </w:r>
      <w:r w:rsidRPr="00E77497">
        <w:t xml:space="preserve">be the result of calling the default [[DefineOwnProperty]] internal method (8.12.9) on the arguments object passing </w:t>
      </w:r>
      <w:r w:rsidRPr="00E77497">
        <w:rPr>
          <w:i/>
        </w:rPr>
        <w:t>P</w:t>
      </w:r>
      <w:r w:rsidRPr="00E77497">
        <w:t xml:space="preserve">, </w:t>
      </w:r>
      <w:r w:rsidRPr="00E77497">
        <w:rPr>
          <w:i/>
        </w:rPr>
        <w:t>Desc</w:t>
      </w:r>
      <w:r w:rsidRPr="00E77497">
        <w:t xml:space="preserve">, and </w:t>
      </w:r>
      <w:r w:rsidRPr="00E77497">
        <w:rPr>
          <w:b/>
        </w:rPr>
        <w:t xml:space="preserve">false </w:t>
      </w:r>
      <w:r w:rsidRPr="00E77497">
        <w:t>as the arguments.</w:t>
      </w:r>
    </w:p>
    <w:p w14:paraId="394FB5F9" w14:textId="77777777" w:rsidR="004C02EF" w:rsidRPr="00E77497" w:rsidRDefault="004C02EF" w:rsidP="009A20C6">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then</w:t>
      </w:r>
    </w:p>
    <w:p w14:paraId="4204E8AC" w14:textId="77777777" w:rsidR="004C02EF" w:rsidRPr="00E77497" w:rsidRDefault="004C02EF" w:rsidP="009A20C6">
      <w:pPr>
        <w:pStyle w:val="Alg4"/>
        <w:numPr>
          <w:ilvl w:val="1"/>
          <w:numId w:val="383"/>
        </w:numPr>
      </w:pPr>
      <w:r w:rsidRPr="00E77497">
        <w:t xml:space="preserve">If </w:t>
      </w:r>
      <w:r w:rsidRPr="00E77497">
        <w:rPr>
          <w:i/>
        </w:rPr>
        <w:t xml:space="preserve">Throw </w:t>
      </w:r>
      <w:r w:rsidRPr="00E77497">
        <w:t xml:space="preserve">is </w:t>
      </w:r>
      <w:r w:rsidRPr="00E77497">
        <w:rPr>
          <w:b/>
        </w:rPr>
        <w:t xml:space="preserve">true </w:t>
      </w:r>
      <w:r w:rsidRPr="00E77497">
        <w:t xml:space="preserve">then throw a </w:t>
      </w:r>
      <w:r w:rsidRPr="00E77497">
        <w:rPr>
          <w:b/>
        </w:rPr>
        <w:t xml:space="preserve">TypeError </w:t>
      </w:r>
      <w:r w:rsidRPr="00E77497">
        <w:t xml:space="preserve">exception, otherwise return </w:t>
      </w:r>
      <w:r w:rsidRPr="00E77497">
        <w:rPr>
          <w:b/>
        </w:rPr>
        <w:t>false</w:t>
      </w:r>
      <w:r w:rsidRPr="00E77497">
        <w:t>.</w:t>
      </w:r>
    </w:p>
    <w:p w14:paraId="515EF8CF" w14:textId="77777777"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437BED5F" w14:textId="77777777"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14:paraId="044E3CFE" w14:textId="77777777" w:rsidR="004C02EF" w:rsidRPr="00E77497" w:rsidRDefault="004C02EF" w:rsidP="009A20C6">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t xml:space="preserve">, and </w:t>
      </w:r>
      <w:r w:rsidRPr="00E77497">
        <w:rPr>
          <w:b/>
        </w:rPr>
        <w:t xml:space="preserve">false </w:t>
      </w:r>
      <w:r w:rsidRPr="00E77497">
        <w:t>as the arguments.</w:t>
      </w:r>
    </w:p>
    <w:p w14:paraId="488689D4" w14:textId="77777777" w:rsidR="004C02EF" w:rsidRPr="00E77497" w:rsidRDefault="004C02EF" w:rsidP="009A20C6">
      <w:pPr>
        <w:pStyle w:val="Alg4"/>
        <w:numPr>
          <w:ilvl w:val="1"/>
          <w:numId w:val="383"/>
        </w:numPr>
      </w:pPr>
      <w:r w:rsidRPr="00E77497">
        <w:t>Else</w:t>
      </w:r>
    </w:p>
    <w:p w14:paraId="6C6274A3" w14:textId="77777777"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14:paraId="18217D44" w14:textId="77777777" w:rsidR="004C02EF" w:rsidRPr="00E77497" w:rsidRDefault="004C02EF" w:rsidP="009A20C6">
      <w:pPr>
        <w:pStyle w:val="Alg4"/>
        <w:numPr>
          <w:ilvl w:val="3"/>
          <w:numId w:val="383"/>
        </w:numPr>
      </w:pPr>
      <w:r w:rsidRPr="00E77497">
        <w:t xml:space="preserve">Call the [[Put]] internal method of </w:t>
      </w:r>
      <w:r w:rsidRPr="00E77497">
        <w:rPr>
          <w:i/>
        </w:rPr>
        <w:t xml:space="preserve">map </w:t>
      </w:r>
      <w:r w:rsidRPr="00E77497">
        <w:t xml:space="preserve">passing </w:t>
      </w:r>
      <w:r w:rsidRPr="00E77497">
        <w:rPr>
          <w:i/>
        </w:rPr>
        <w:t>P</w:t>
      </w:r>
      <w:r w:rsidRPr="00E77497">
        <w:t xml:space="preserve">, </w:t>
      </w:r>
      <w:r w:rsidRPr="00E77497">
        <w:rPr>
          <w:i/>
        </w:rPr>
        <w:t>Desc</w:t>
      </w:r>
      <w:r w:rsidRPr="00E77497">
        <w:t xml:space="preserve">.[[Value]], and </w:t>
      </w:r>
      <w:r w:rsidRPr="00E77497">
        <w:rPr>
          <w:i/>
        </w:rPr>
        <w:t xml:space="preserve">Throw </w:t>
      </w:r>
      <w:r w:rsidRPr="00E77497">
        <w:t>as the arguments.</w:t>
      </w:r>
    </w:p>
    <w:p w14:paraId="57CF4A7B" w14:textId="77777777"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4669340A" w14:textId="77777777" w:rsidR="004C02EF" w:rsidRPr="00E77497" w:rsidRDefault="004C02EF" w:rsidP="009A20C6">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and </w:t>
      </w:r>
      <w:r w:rsidRPr="00E77497">
        <w:rPr>
          <w:b/>
        </w:rPr>
        <w:t xml:space="preserve">false </w:t>
      </w:r>
      <w:r w:rsidRPr="00E77497">
        <w:t>as arguments.</w:t>
      </w:r>
    </w:p>
    <w:p w14:paraId="4CFE37ED" w14:textId="77777777"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14:paraId="4FB46633" w14:textId="77777777" w:rsidR="004C02EF" w:rsidRPr="00E77497" w:rsidRDefault="004C02EF" w:rsidP="004C02EF">
      <w:r w:rsidRPr="00E77497">
        <w:t xml:space="preserve">The [[Delete]] internal method of an arguments object for a non-strict mode function with formal parameters when called with a property name </w:t>
      </w:r>
      <w:r w:rsidRPr="00E77497">
        <w:rPr>
          <w:rFonts w:ascii="Times New Roman" w:hAnsi="Times New Roman"/>
          <w:i/>
        </w:rPr>
        <w:t>P</w:t>
      </w:r>
      <w:r w:rsidRPr="00E77497">
        <w:t xml:space="preserve"> and Boolean flag </w:t>
      </w:r>
      <w:r w:rsidRPr="00E77497">
        <w:rPr>
          <w:rFonts w:ascii="Times New Roman" w:hAnsi="Times New Roman"/>
          <w:i/>
        </w:rPr>
        <w:t>Throw</w:t>
      </w:r>
      <w:r w:rsidRPr="00E77497">
        <w:t xml:space="preserve"> performs the following steps:</w:t>
      </w:r>
    </w:p>
    <w:p w14:paraId="56C189F8" w14:textId="77777777"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property of the arguments object.</w:t>
      </w:r>
    </w:p>
    <w:p w14:paraId="59D6C7F5" w14:textId="77777777"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1FC1EC2E" w14:textId="77777777" w:rsidR="004C02EF" w:rsidRPr="00E77497" w:rsidRDefault="004C02EF" w:rsidP="009E3FF6">
      <w:pPr>
        <w:pStyle w:val="Alg4"/>
        <w:numPr>
          <w:ilvl w:val="0"/>
          <w:numId w:val="384"/>
        </w:numPr>
      </w:pPr>
      <w:r w:rsidRPr="00E77497">
        <w:t xml:space="preserve">Let </w:t>
      </w:r>
      <w:r w:rsidRPr="00E77497">
        <w:rPr>
          <w:i/>
        </w:rPr>
        <w:t>result</w:t>
      </w:r>
      <w:r w:rsidRPr="00E77497">
        <w:t xml:space="preserve"> be the result of calling the default [[Delete]] internal method (8.12.7) on the arguments object passing </w:t>
      </w:r>
      <w:r w:rsidRPr="00E77497">
        <w:rPr>
          <w:i/>
        </w:rPr>
        <w:t xml:space="preserve">P </w:t>
      </w:r>
      <w:r w:rsidRPr="00E77497">
        <w:t xml:space="preserve">and </w:t>
      </w:r>
      <w:r w:rsidRPr="00E77497">
        <w:rPr>
          <w:i/>
        </w:rPr>
        <w:t>Throw</w:t>
      </w:r>
      <w:r w:rsidRPr="00E77497">
        <w:t xml:space="preserve"> as the arguments.</w:t>
      </w:r>
    </w:p>
    <w:p w14:paraId="6D8E62F2" w14:textId="77777777"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0A76CDA3" w14:textId="77777777" w:rsidR="004C02EF" w:rsidRPr="00E77497" w:rsidRDefault="004C02EF" w:rsidP="009E3FF6">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and </w:t>
      </w:r>
      <w:r w:rsidRPr="00E77497">
        <w:rPr>
          <w:b/>
        </w:rPr>
        <w:t>false</w:t>
      </w:r>
      <w:r w:rsidRPr="00E77497">
        <w:t xml:space="preserve"> as the arguments.</w:t>
      </w:r>
    </w:p>
    <w:p w14:paraId="0ABB931A" w14:textId="77777777"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14:paraId="5906F85A" w14:textId="77777777" w:rsidR="004C02EF" w:rsidRPr="00E77497" w:rsidRDefault="004C02EF" w:rsidP="004C02EF">
      <w:pPr>
        <w:pStyle w:val="Note"/>
      </w:pPr>
      <w:r w:rsidRPr="00E77497">
        <w:t>NOTE 1</w:t>
      </w:r>
      <w:r w:rsidRPr="00E77497">
        <w:tab/>
        <w:t>For non-strict mode functions the array index (defined in 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7B727F77" w14:textId="77777777"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7290F236" w14:textId="77777777"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3DA8F6BB" w14:textId="77777777" w:rsidR="004C02EF" w:rsidRPr="00E77497" w:rsidRDefault="004C02EF" w:rsidP="004C02EF">
      <w:pPr>
        <w:pStyle w:val="1"/>
        <w:numPr>
          <w:ilvl w:val="0"/>
          <w:numId w:val="0"/>
        </w:numPr>
      </w:pPr>
      <w:bookmarkStart w:id="5313" w:name="_Toc381513675"/>
      <w:bookmarkStart w:id="5314" w:name="_Toc382202818"/>
      <w:bookmarkStart w:id="5315" w:name="_Toc382203038"/>
      <w:bookmarkStart w:id="5316" w:name="_Toc382212197"/>
      <w:bookmarkStart w:id="5317" w:name="_Toc382212436"/>
      <w:bookmarkStart w:id="5318" w:name="_Toc382291542"/>
      <w:bookmarkStart w:id="5319" w:name="_Toc385672181"/>
      <w:bookmarkStart w:id="5320" w:name="_Ref386878637"/>
      <w:bookmarkStart w:id="5321" w:name="_Toc393690276"/>
      <w:bookmarkStart w:id="5322" w:name="_Ref424532486"/>
      <w:bookmarkStart w:id="5323" w:name="_Ref457744587"/>
      <w:bookmarkStart w:id="5324" w:name="_Toc472818813"/>
      <w:bookmarkStart w:id="5325" w:name="_Toc375031161"/>
      <w:bookmarkStart w:id="5326" w:name="_Toc235503387"/>
      <w:bookmarkStart w:id="5327" w:name="_Toc241509162"/>
      <w:bookmarkStart w:id="5328" w:name="_Toc244416649"/>
      <w:bookmarkStart w:id="5329" w:name="_Toc276631013"/>
      <w:bookmarkStart w:id="5330" w:name="_Toc323907649"/>
      <w:bookmarkEnd w:id="4000"/>
      <w:bookmarkEnd w:id="4001"/>
      <w:bookmarkEnd w:id="4002"/>
      <w:bookmarkEnd w:id="4003"/>
      <w:bookmarkEnd w:id="4004"/>
      <w:bookmarkEnd w:id="4005"/>
      <w:bookmarkEnd w:id="4006"/>
      <w:bookmarkEnd w:id="4007"/>
      <w:r w:rsidRPr="00E77497">
        <w:t>11</w:t>
      </w:r>
      <w:r w:rsidRPr="00E77497">
        <w:tab/>
        <w:t>Expression</w:t>
      </w:r>
      <w:bookmarkEnd w:id="5313"/>
      <w:bookmarkEnd w:id="5314"/>
      <w:bookmarkEnd w:id="5315"/>
      <w:bookmarkEnd w:id="5316"/>
      <w:bookmarkEnd w:id="5317"/>
      <w:bookmarkEnd w:id="5318"/>
      <w:bookmarkEnd w:id="5319"/>
      <w:bookmarkEnd w:id="5320"/>
      <w:bookmarkEnd w:id="5321"/>
      <w:r w:rsidRPr="00E77497">
        <w:t>s</w:t>
      </w:r>
      <w:bookmarkStart w:id="5331" w:name="_Toc381513676"/>
      <w:bookmarkStart w:id="5332" w:name="_Toc382202819"/>
      <w:bookmarkStart w:id="5333" w:name="_Toc382203039"/>
      <w:bookmarkStart w:id="5334" w:name="_Toc382212198"/>
      <w:bookmarkStart w:id="5335" w:name="_Toc382212437"/>
      <w:bookmarkStart w:id="5336" w:name="_Toc382291543"/>
      <w:bookmarkStart w:id="5337" w:name="_Toc385672182"/>
      <w:bookmarkStart w:id="5338" w:name="_Toc393690277"/>
      <w:bookmarkEnd w:id="5322"/>
      <w:bookmarkEnd w:id="5323"/>
      <w:bookmarkEnd w:id="5324"/>
      <w:bookmarkEnd w:id="5326"/>
      <w:bookmarkEnd w:id="5327"/>
      <w:bookmarkEnd w:id="5328"/>
      <w:bookmarkEnd w:id="5329"/>
      <w:bookmarkEnd w:id="5330"/>
    </w:p>
    <w:p w14:paraId="160E3A2E" w14:textId="77777777" w:rsidR="004C02EF" w:rsidRPr="00E77497" w:rsidRDefault="004C02EF" w:rsidP="00C623F2">
      <w:pPr>
        <w:pStyle w:val="20"/>
        <w:numPr>
          <w:ilvl w:val="0"/>
          <w:numId w:val="0"/>
        </w:numPr>
      </w:pPr>
      <w:bookmarkStart w:id="5339" w:name="_Ref456010676"/>
      <w:bookmarkStart w:id="5340" w:name="_Toc472818814"/>
      <w:bookmarkStart w:id="5341" w:name="_Toc235503388"/>
      <w:bookmarkStart w:id="5342" w:name="_Toc241509163"/>
      <w:bookmarkStart w:id="5343" w:name="_Toc244416650"/>
      <w:bookmarkStart w:id="5344" w:name="_Toc276631014"/>
      <w:bookmarkStart w:id="5345" w:name="_Toc323907650"/>
      <w:r w:rsidRPr="00E77497">
        <w:t>11.1</w:t>
      </w:r>
      <w:r w:rsidRPr="00E77497">
        <w:tab/>
        <w:t>Primary Expression</w:t>
      </w:r>
      <w:bookmarkStart w:id="5346" w:name="_Toc382202820"/>
      <w:bookmarkStart w:id="5347" w:name="_Toc382203040"/>
      <w:bookmarkEnd w:id="5325"/>
      <w:bookmarkEnd w:id="5331"/>
      <w:bookmarkEnd w:id="5332"/>
      <w:bookmarkEnd w:id="5333"/>
      <w:bookmarkEnd w:id="5334"/>
      <w:bookmarkEnd w:id="5335"/>
      <w:bookmarkEnd w:id="5336"/>
      <w:bookmarkEnd w:id="5337"/>
      <w:bookmarkEnd w:id="5338"/>
      <w:bookmarkEnd w:id="5346"/>
      <w:bookmarkEnd w:id="5347"/>
      <w:r w:rsidRPr="00E77497">
        <w:t>s</w:t>
      </w:r>
      <w:bookmarkEnd w:id="5339"/>
      <w:bookmarkEnd w:id="5340"/>
      <w:bookmarkEnd w:id="5341"/>
      <w:bookmarkEnd w:id="5342"/>
      <w:bookmarkEnd w:id="5343"/>
      <w:bookmarkEnd w:id="5344"/>
      <w:bookmarkEnd w:id="5345"/>
    </w:p>
    <w:p w14:paraId="3ADAACCF" w14:textId="77777777" w:rsidR="004C02EF" w:rsidRPr="00E77497" w:rsidRDefault="004C02EF" w:rsidP="004C02EF">
      <w:pPr>
        <w:pStyle w:val="Syntax"/>
      </w:pPr>
      <w:r w:rsidRPr="00E77497">
        <w:t xml:space="preserve">Syntax </w:t>
      </w:r>
    </w:p>
    <w:p w14:paraId="72246095"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789A16BB" w14:textId="77777777" w:rsidR="004C02EF" w:rsidRPr="00E77497" w:rsidRDefault="003A3B8E" w:rsidP="003A3B8E">
      <w:pPr>
        <w:pStyle w:val="SyntaxDefinition"/>
        <w:rPr>
          <w:rFonts w:ascii="Courier New" w:hAnsi="Courier New"/>
          <w:b/>
          <w:i w:val="0"/>
        </w:rPr>
      </w:pPr>
      <w:del w:id="5348" w:author="Rev 4 Allen Wirfs-Brock" w:date="2011-10-18T16:09:00Z">
        <w:r w:rsidRPr="00E77497" w:rsidDel="003A3B8E">
          <w:rPr>
            <w:rFonts w:ascii="Courier New" w:hAnsi="Courier New"/>
            <w:b/>
            <w:i w:val="0"/>
          </w:rPr>
          <w:delText>T</w:delText>
        </w:r>
        <w:r w:rsidR="004C02EF" w:rsidRPr="00E77497" w:rsidDel="003A3B8E">
          <w:rPr>
            <w:rFonts w:ascii="Courier New" w:hAnsi="Courier New"/>
            <w:b/>
            <w:i w:val="0"/>
          </w:rPr>
          <w:delText>his</w:delText>
        </w:r>
      </w:del>
      <w:ins w:id="5349" w:author="Rev 4 Allen Wirfs-Brock" w:date="2011-10-18T16:09:00Z">
        <w:r w:rsidRPr="00E77497">
          <w:rPr>
            <w:rFonts w:ascii="Courier New" w:hAnsi="Courier New"/>
            <w:b/>
            <w:i w:val="0"/>
          </w:rPr>
          <w:t>this</w:t>
        </w:r>
      </w:ins>
      <w:r w:rsidR="004C02EF" w:rsidRPr="00E77497">
        <w:br/>
        <w:t>Identifier</w:t>
      </w:r>
      <w:r w:rsidR="004C02EF" w:rsidRPr="00E77497">
        <w:br/>
        <w:t>Literal</w:t>
      </w:r>
      <w:r w:rsidR="004C02EF" w:rsidRPr="00E77497">
        <w:br/>
      </w:r>
      <w:ins w:id="5350" w:author="Rev 4 Allen Wirfs-Brock" w:date="2011-10-18T17:38:00Z">
        <w:r w:rsidR="00151B69" w:rsidRPr="00E77497">
          <w:t>Sealed</w:t>
        </w:r>
      </w:ins>
      <w:r w:rsidR="004C02EF" w:rsidRPr="00E77497">
        <w:t>ArrayLiteral</w:t>
      </w:r>
      <w:r w:rsidR="004C02EF" w:rsidRPr="00E77497">
        <w:br/>
      </w:r>
      <w:ins w:id="5351" w:author="Rev 4 Allen Wirfs-Brock" w:date="2011-10-18T17:38:00Z">
        <w:r w:rsidR="00151B69" w:rsidRPr="00E77497">
          <w:t>Sealed</w:t>
        </w:r>
      </w:ins>
      <w:r w:rsidR="004C02EF" w:rsidRPr="00E77497">
        <w:t>ObjectLiteral</w:t>
      </w:r>
      <w:r w:rsidR="004C02EF" w:rsidRPr="00E77497">
        <w:br/>
      </w:r>
      <w:ins w:id="5352" w:author="Rev 4 Allen Wirfs-Brock" w:date="2011-11-07T09:11:00Z">
        <w:r w:rsidR="00C85441" w:rsidRPr="00E77497">
          <w:t>FunctionExpression</w:t>
        </w:r>
      </w:ins>
      <w:ins w:id="5353" w:author="Rev 6 Allen Wirfs-Brock" w:date="2012-02-27T09:31:00Z">
        <w:r w:rsidR="006F38BE">
          <w:br/>
        </w:r>
      </w:ins>
      <w:ins w:id="5354" w:author="Rev 6 Allen Wirfs-Brock" w:date="2012-02-27T09:32:00Z">
        <w:r w:rsidR="006F38BE">
          <w:t>GeneratorExpression</w:t>
        </w:r>
      </w:ins>
      <w:ins w:id="5355" w:author="Rev 6 Allen Wirfs-Brock" w:date="2012-02-27T10:14:00Z">
        <w:r w:rsidR="00271D5B">
          <w:br/>
          <w:t>GeneratorComprehension</w:t>
        </w:r>
      </w:ins>
      <w:ins w:id="5356" w:author="Rev 4 Allen Wirfs-Brock" w:date="2011-11-07T09:11:00Z">
        <w:r w:rsidR="00C85441" w:rsidRPr="00E77497">
          <w:br/>
        </w:r>
      </w:ins>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bookmarkStart w:id="5357" w:name="_Toc375031162"/>
      <w:bookmarkStart w:id="5358" w:name="_Toc381513677"/>
      <w:bookmarkStart w:id="5359" w:name="_Toc382202821"/>
      <w:bookmarkStart w:id="5360" w:name="_Toc382203041"/>
      <w:bookmarkStart w:id="5361" w:name="_Toc382212199"/>
      <w:bookmarkStart w:id="5362" w:name="_Toc382212438"/>
      <w:bookmarkStart w:id="5363" w:name="_Toc382291544"/>
      <w:bookmarkStart w:id="5364" w:name="_Toc385672183"/>
      <w:bookmarkStart w:id="5365" w:name="_Toc393690278"/>
    </w:p>
    <w:p w14:paraId="4A6705A2" w14:textId="77777777" w:rsidR="004C02EF" w:rsidRPr="00E77497" w:rsidRDefault="004C02EF" w:rsidP="00C623F2">
      <w:pPr>
        <w:pStyle w:val="30"/>
        <w:numPr>
          <w:ilvl w:val="0"/>
          <w:numId w:val="0"/>
        </w:numPr>
      </w:pPr>
      <w:bookmarkStart w:id="5366" w:name="_Toc472818815"/>
      <w:bookmarkStart w:id="5367" w:name="_Toc235503389"/>
      <w:bookmarkStart w:id="5368" w:name="_Toc241509164"/>
      <w:bookmarkStart w:id="5369" w:name="_Toc244416651"/>
      <w:bookmarkStart w:id="5370" w:name="_Toc276631015"/>
      <w:bookmarkStart w:id="5371" w:name="_Toc323907651"/>
      <w:r w:rsidRPr="00E77497">
        <w:t>11.1.1</w:t>
      </w:r>
      <w:r w:rsidRPr="00E77497">
        <w:tab/>
        <w:t xml:space="preserve">The </w:t>
      </w:r>
      <w:r w:rsidRPr="00E77497">
        <w:rPr>
          <w:rFonts w:ascii="Courier New" w:hAnsi="Courier New"/>
        </w:rPr>
        <w:t>this</w:t>
      </w:r>
      <w:r w:rsidRPr="00E77497">
        <w:t xml:space="preserve"> Keywor</w:t>
      </w:r>
      <w:bookmarkEnd w:id="5357"/>
      <w:bookmarkEnd w:id="5358"/>
      <w:bookmarkEnd w:id="5359"/>
      <w:bookmarkEnd w:id="5360"/>
      <w:bookmarkEnd w:id="5361"/>
      <w:bookmarkEnd w:id="5362"/>
      <w:bookmarkEnd w:id="5363"/>
      <w:bookmarkEnd w:id="5364"/>
      <w:bookmarkEnd w:id="5365"/>
      <w:r w:rsidRPr="00E77497">
        <w:t>d</w:t>
      </w:r>
      <w:bookmarkEnd w:id="5366"/>
      <w:bookmarkEnd w:id="5367"/>
      <w:bookmarkEnd w:id="5368"/>
      <w:bookmarkEnd w:id="5369"/>
      <w:bookmarkEnd w:id="5370"/>
      <w:bookmarkEnd w:id="5371"/>
    </w:p>
    <w:p w14:paraId="6D5001DF" w14:textId="77777777" w:rsidR="00191CB8" w:rsidRPr="00E77497" w:rsidRDefault="00191CB8" w:rsidP="00191CB8">
      <w:pPr>
        <w:keepNext/>
        <w:rPr>
          <w:ins w:id="5372" w:author="Rev 4 Allen Wirfs-Brock" w:date="2011-10-15T09:24:00Z"/>
          <w:rFonts w:ascii="Helvetica" w:hAnsi="Helvetica"/>
          <w:b/>
        </w:rPr>
      </w:pPr>
      <w:ins w:id="5373" w:author="Rev 4 Allen Wirfs-Brock" w:date="2011-10-15T09:24:00Z">
        <w:r w:rsidRPr="00E77497">
          <w:rPr>
            <w:rFonts w:ascii="Helvetica" w:hAnsi="Helvetica"/>
            <w:b/>
          </w:rPr>
          <w:t xml:space="preserve">Runtime Semantics: </w:t>
        </w:r>
        <w:r w:rsidRPr="00E77497">
          <w:rPr>
            <w:rFonts w:ascii="Helvetica" w:hAnsi="Helvetica"/>
            <w:b/>
            <w:spacing w:val="6"/>
          </w:rPr>
          <w:t>Evaluation</w:t>
        </w:r>
      </w:ins>
    </w:p>
    <w:p w14:paraId="3164C90A" w14:textId="77777777" w:rsidR="003A3B8E" w:rsidRPr="004D1BD1" w:rsidRDefault="003A3B8E" w:rsidP="00120381">
      <w:pPr>
        <w:pStyle w:val="SyntaxRule"/>
        <w:spacing w:after="240"/>
        <w:rPr>
          <w:ins w:id="5374" w:author="Rev 4 Allen Wirfs-Brock" w:date="2011-10-18T16:11:00Z"/>
        </w:rPr>
      </w:pPr>
      <w:ins w:id="5375" w:author="Rev 4 Allen Wirfs-Brock" w:date="2011-10-18T16:11:00Z">
        <w:r w:rsidRPr="00E77497">
          <w:t xml:space="preserve">PrimaryExpression </w:t>
        </w:r>
        <w:r w:rsidRPr="00120381">
          <w:rPr>
            <w:rFonts w:ascii="Arial" w:hAnsi="Arial" w:cs="Arial"/>
            <w:b/>
            <w:i w:val="0"/>
          </w:rPr>
          <w:t>:</w:t>
        </w:r>
      </w:ins>
      <w:ins w:id="5376" w:author="Rev 4 Allen Wirfs-Brock" w:date="2011-10-18T17:13:00Z">
        <w:r w:rsidR="001A7CB6" w:rsidRPr="00120381">
          <w:rPr>
            <w:rFonts w:ascii="Arial" w:hAnsi="Arial" w:cs="Arial"/>
            <w:b/>
            <w:i w:val="0"/>
          </w:rPr>
          <w:t xml:space="preserve">  </w:t>
        </w:r>
      </w:ins>
      <w:ins w:id="5377" w:author="Rev 4 Allen Wirfs-Brock" w:date="2011-10-18T16:11:00Z">
        <w:r w:rsidRPr="00120381">
          <w:rPr>
            <w:rFonts w:ascii="Courier New" w:hAnsi="Courier New"/>
            <w:b/>
            <w:i w:val="0"/>
          </w:rPr>
          <w:t>this</w:t>
        </w:r>
        <w:r w:rsidRPr="004D1BD1">
          <w:t xml:space="preserve"> </w:t>
        </w:r>
      </w:ins>
    </w:p>
    <w:p w14:paraId="02815662" w14:textId="77777777" w:rsidR="00141C64" w:rsidRPr="00E77497" w:rsidRDefault="00141C64" w:rsidP="00141C64">
      <w:pPr>
        <w:pStyle w:val="Alg4"/>
        <w:numPr>
          <w:ilvl w:val="0"/>
          <w:numId w:val="787"/>
        </w:numPr>
        <w:rPr>
          <w:ins w:id="5378" w:author="Rev 7 Allen Wirfs-Brock" w:date="2012-05-01T16:27:00Z"/>
        </w:rPr>
      </w:pPr>
      <w:ins w:id="5379" w:author="Rev 7 Allen Wirfs-Brock" w:date="2012-05-01T16:27:00Z">
        <w:r w:rsidRPr="00E77497">
          <w:t xml:space="preserve">Let </w:t>
        </w:r>
        <w:r>
          <w:rPr>
            <w:i/>
          </w:rPr>
          <w:t>env</w:t>
        </w:r>
        <w:r>
          <w:t xml:space="preserve"> be the result of performing the GetThisEnvironment abstract operation</w:t>
        </w:r>
        <w:r w:rsidRPr="00E77497">
          <w:t>.</w:t>
        </w:r>
      </w:ins>
    </w:p>
    <w:p w14:paraId="36DBA799" w14:textId="77777777" w:rsidR="00141C64" w:rsidRPr="00E77497" w:rsidRDefault="00141C64" w:rsidP="00141C64">
      <w:pPr>
        <w:pStyle w:val="Alg4"/>
        <w:numPr>
          <w:ilvl w:val="0"/>
          <w:numId w:val="787"/>
        </w:numPr>
        <w:spacing w:after="120"/>
        <w:rPr>
          <w:ins w:id="5380" w:author="Rev 7 Allen Wirfs-Brock" w:date="2012-05-01T16:27:00Z"/>
        </w:rPr>
      </w:pPr>
      <w:ins w:id="5381" w:author="Rev 7 Allen Wirfs-Brock" w:date="2012-05-01T16:27: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23B962B1" w14:textId="77777777" w:rsidR="004C02EF" w:rsidRPr="00A9238D" w:rsidDel="00141C64" w:rsidRDefault="004C02EF" w:rsidP="009E3FF6">
      <w:pPr>
        <w:numPr>
          <w:ilvl w:val="0"/>
          <w:numId w:val="593"/>
        </w:numPr>
        <w:rPr>
          <w:del w:id="5382" w:author="Rev 7 Allen Wirfs-Brock" w:date="2012-05-01T16:27:00Z"/>
          <w:rFonts w:ascii="Times New Roman" w:hAnsi="Times New Roman"/>
        </w:rPr>
      </w:pPr>
      <w:del w:id="5383" w:author="Rev 7 Allen Wirfs-Brock" w:date="2012-05-01T16:27:00Z">
        <w:r w:rsidRPr="00A9238D" w:rsidDel="00141C64">
          <w:rPr>
            <w:rFonts w:ascii="Times New Roman" w:hAnsi="Times New Roman"/>
          </w:rPr>
          <w:delText xml:space="preserve">The </w:delText>
        </w:r>
        <w:r w:rsidRPr="00A9238D" w:rsidDel="00141C64">
          <w:rPr>
            <w:rFonts w:ascii="Times New Roman" w:hAnsi="Times New Roman"/>
            <w:b/>
          </w:rPr>
          <w:delText>this</w:delText>
        </w:r>
        <w:r w:rsidRPr="00A9238D" w:rsidDel="00141C64">
          <w:rPr>
            <w:rFonts w:ascii="Times New Roman" w:hAnsi="Times New Roman"/>
          </w:rPr>
          <w:delText xml:space="preserve"> keyword evaluates to </w:delText>
        </w:r>
      </w:del>
      <w:ins w:id="5384" w:author="Rev 4 Allen Wirfs-Brock" w:date="2011-10-18T17:03:00Z">
        <w:del w:id="5385" w:author="Rev 7 Allen Wirfs-Brock" w:date="2012-05-01T16:27:00Z">
          <w:r w:rsidR="0017582A" w:rsidRPr="00A9238D" w:rsidDel="00141C64">
            <w:rPr>
              <w:rFonts w:ascii="Times New Roman" w:hAnsi="Times New Roman"/>
            </w:rPr>
            <w:delText xml:space="preserve">Return </w:delText>
          </w:r>
        </w:del>
      </w:ins>
      <w:del w:id="5386" w:author="Rev 7 Allen Wirfs-Brock" w:date="2012-05-01T16:27:00Z">
        <w:r w:rsidRPr="00A9238D" w:rsidDel="00141C64">
          <w:rPr>
            <w:rFonts w:ascii="Times New Roman" w:hAnsi="Times New Roman"/>
          </w:rPr>
          <w:delText xml:space="preserve">the value of the </w:delText>
        </w:r>
      </w:del>
      <w:del w:id="5387" w:author="Rev 7 Allen Wirfs-Brock" w:date="2012-05-01T14:39:00Z">
        <w:r w:rsidRPr="00A9238D" w:rsidDel="00E33D56">
          <w:rPr>
            <w:rFonts w:ascii="Times New Roman" w:hAnsi="Times New Roman"/>
          </w:rPr>
          <w:delText xml:space="preserve">ThisBinding </w:delText>
        </w:r>
      </w:del>
      <w:del w:id="5388" w:author="Rev 7 Allen Wirfs-Brock" w:date="2012-05-01T14:31:00Z">
        <w:r w:rsidRPr="00A9238D" w:rsidDel="00DD7AA6">
          <w:rPr>
            <w:rFonts w:ascii="Times New Roman" w:hAnsi="Times New Roman"/>
          </w:rPr>
          <w:delText>of the current execution context</w:delText>
        </w:r>
      </w:del>
      <w:del w:id="5389" w:author="Rev 7 Allen Wirfs-Brock" w:date="2012-05-01T16:27:00Z">
        <w:r w:rsidRPr="00A9238D" w:rsidDel="00141C64">
          <w:rPr>
            <w:rFonts w:ascii="Times New Roman" w:hAnsi="Times New Roman"/>
          </w:rPr>
          <w:delText>.</w:delText>
        </w:r>
        <w:bookmarkStart w:id="5390" w:name="_Toc375031164"/>
        <w:bookmarkStart w:id="5391" w:name="_Toc381513678"/>
        <w:bookmarkStart w:id="5392" w:name="_Toc382202822"/>
        <w:bookmarkStart w:id="5393" w:name="_Toc382203042"/>
        <w:bookmarkStart w:id="5394" w:name="_Toc382212200"/>
        <w:bookmarkStart w:id="5395" w:name="_Toc382212439"/>
        <w:bookmarkStart w:id="5396" w:name="_Toc382291545"/>
        <w:bookmarkStart w:id="5397" w:name="_Toc385672184"/>
        <w:bookmarkStart w:id="5398" w:name="_Toc393690279"/>
        <w:bookmarkStart w:id="5399" w:name="_Ref405883026"/>
        <w:bookmarkStart w:id="5400" w:name="_Ref421417488"/>
      </w:del>
    </w:p>
    <w:p w14:paraId="1A0BDD12" w14:textId="77777777" w:rsidR="004C02EF" w:rsidRPr="006B6D0A" w:rsidRDefault="004C02EF" w:rsidP="00C623F2">
      <w:pPr>
        <w:pStyle w:val="30"/>
        <w:numPr>
          <w:ilvl w:val="0"/>
          <w:numId w:val="0"/>
        </w:numPr>
      </w:pPr>
      <w:bookmarkStart w:id="5401" w:name="_Ref424531495"/>
      <w:bookmarkStart w:id="5402" w:name="_Ref424535502"/>
      <w:bookmarkStart w:id="5403" w:name="_Toc472818816"/>
      <w:bookmarkStart w:id="5404" w:name="_Toc235503390"/>
      <w:bookmarkStart w:id="5405" w:name="_Toc241509165"/>
      <w:bookmarkStart w:id="5406" w:name="_Toc244416652"/>
      <w:bookmarkStart w:id="5407" w:name="_Toc276631016"/>
      <w:bookmarkStart w:id="5408" w:name="_Toc323907652"/>
      <w:r w:rsidRPr="006B6D0A">
        <w:t>11.1.2</w:t>
      </w:r>
      <w:r w:rsidRPr="006B6D0A">
        <w:tab/>
        <w:t>Identifier Referenc</w:t>
      </w:r>
      <w:bookmarkStart w:id="5409" w:name="_Toc382202823"/>
      <w:bookmarkStart w:id="5410" w:name="_Toc382203043"/>
      <w:bookmarkEnd w:id="5390"/>
      <w:bookmarkEnd w:id="5391"/>
      <w:bookmarkEnd w:id="5392"/>
      <w:bookmarkEnd w:id="5393"/>
      <w:bookmarkEnd w:id="5394"/>
      <w:bookmarkEnd w:id="5395"/>
      <w:bookmarkEnd w:id="5396"/>
      <w:bookmarkEnd w:id="5397"/>
      <w:bookmarkEnd w:id="5398"/>
      <w:bookmarkEnd w:id="5399"/>
      <w:bookmarkEnd w:id="5400"/>
      <w:bookmarkEnd w:id="5409"/>
      <w:bookmarkEnd w:id="5410"/>
      <w:r w:rsidRPr="006B6D0A">
        <w:t>e</w:t>
      </w:r>
      <w:bookmarkEnd w:id="5401"/>
      <w:bookmarkEnd w:id="5402"/>
      <w:bookmarkEnd w:id="5403"/>
      <w:bookmarkEnd w:id="5404"/>
      <w:bookmarkEnd w:id="5405"/>
      <w:bookmarkEnd w:id="5406"/>
      <w:bookmarkEnd w:id="5407"/>
      <w:bookmarkEnd w:id="5408"/>
    </w:p>
    <w:p w14:paraId="542CBAED" w14:textId="77777777" w:rsidR="00A9238D" w:rsidRPr="00E77497" w:rsidRDefault="00A9238D" w:rsidP="00A9238D">
      <w:pPr>
        <w:pStyle w:val="Alg4"/>
        <w:numPr>
          <w:ilvl w:val="0"/>
          <w:numId w:val="47"/>
        </w:numPr>
        <w:spacing w:after="220"/>
        <w:contextualSpacing/>
        <w:rPr>
          <w:ins w:id="5411" w:author="Rev 6 Allen Wirfs-Brock" w:date="2012-02-16T13:00:00Z"/>
        </w:rPr>
      </w:pPr>
      <w:ins w:id="5412" w:author="Rev 6 Allen Wirfs-Brock" w:date="2012-02-16T13:00:00Z">
        <w:r w:rsidRPr="00E77497">
          <w:t xml:space="preserve">Let </w:t>
        </w:r>
      </w:ins>
      <w:ins w:id="5413" w:author="Rev 6 Allen Wirfs-Brock" w:date="2012-02-16T13:01:00Z">
        <w:r>
          <w:rPr>
            <w:i/>
          </w:rPr>
          <w:t>ref</w:t>
        </w:r>
      </w:ins>
      <w:ins w:id="5414" w:author="Rev 6 Allen Wirfs-Brock" w:date="2012-02-16T13:00:00Z">
        <w:r w:rsidRPr="00E77497">
          <w:t xml:space="preserve"> be the </w:t>
        </w:r>
      </w:ins>
      <w:ins w:id="5415" w:author="Rev 6 Allen Wirfs-Brock" w:date="2012-02-16T13:02:00Z">
        <w:r>
          <w:t xml:space="preserve">result of </w:t>
        </w:r>
        <w:r w:rsidRPr="00A9238D">
          <w:t xml:space="preserve">performing Identifier Resolution as specified in 10.3.1 using the </w:t>
        </w:r>
        <w:r w:rsidRPr="00A9238D">
          <w:rPr>
            <w:i/>
          </w:rPr>
          <w:t>IdentifierName</w:t>
        </w:r>
        <w:r w:rsidRPr="00A9238D">
          <w:t xml:space="preserve"> corresponding to </w:t>
        </w:r>
        <w:r w:rsidRPr="00A9238D">
          <w:rPr>
            <w:i/>
          </w:rPr>
          <w:t>Identifier</w:t>
        </w:r>
      </w:ins>
      <w:ins w:id="5416" w:author="Rev 6 Allen Wirfs-Brock" w:date="2012-02-16T13:00:00Z">
        <w:r w:rsidRPr="00E77497">
          <w:t>.</w:t>
        </w:r>
      </w:ins>
    </w:p>
    <w:p w14:paraId="530C0990" w14:textId="77777777" w:rsidR="00A9238D" w:rsidRPr="00E77497" w:rsidRDefault="00A9238D" w:rsidP="00A9238D">
      <w:pPr>
        <w:pStyle w:val="Alg4"/>
        <w:numPr>
          <w:ilvl w:val="0"/>
          <w:numId w:val="47"/>
        </w:numPr>
        <w:spacing w:after="220"/>
        <w:contextualSpacing/>
        <w:rPr>
          <w:ins w:id="5417" w:author="Rev 6 Allen Wirfs-Brock" w:date="2012-02-16T13:00:00Z"/>
        </w:rPr>
      </w:pPr>
      <w:ins w:id="5418" w:author="Rev 6 Allen Wirfs-Brock" w:date="2012-02-16T13:00:00Z">
        <w:r w:rsidRPr="00E77497">
          <w:t xml:space="preserve">Return </w:t>
        </w:r>
      </w:ins>
      <w:ins w:id="5419" w:author="Rev 6 Allen Wirfs-Brock" w:date="2012-02-16T13:03:00Z">
        <w:r>
          <w:rPr>
            <w:i/>
          </w:rPr>
          <w:t>ref</w:t>
        </w:r>
      </w:ins>
      <w:ins w:id="5420" w:author="Rev 6 Allen Wirfs-Brock" w:date="2012-02-16T13:00:00Z">
        <w:r w:rsidRPr="00E77497">
          <w:t>.</w:t>
        </w:r>
      </w:ins>
    </w:p>
    <w:p w14:paraId="0FD7AFA2" w14:textId="77777777" w:rsidR="004C02EF" w:rsidRPr="00A9238D" w:rsidRDefault="00A9238D" w:rsidP="004C02EF">
      <w:pPr>
        <w:rPr>
          <w:sz w:val="18"/>
          <w:szCs w:val="18"/>
          <w:rPrChange w:id="5421" w:author="Rev 6 Allen Wirfs-Brock" w:date="2012-02-16T13:04:00Z">
            <w:rPr/>
          </w:rPrChange>
        </w:rPr>
      </w:pPr>
      <w:ins w:id="5422" w:author="Rev 6 Allen Wirfs-Brock" w:date="2012-02-16T13:04:00Z">
        <w:r w:rsidRPr="00A9238D">
          <w:rPr>
            <w:sz w:val="18"/>
            <w:szCs w:val="18"/>
            <w:rPrChange w:id="5423" w:author="Rev 6 Allen Wirfs-Brock" w:date="2012-02-16T13:04:00Z">
              <w:rPr/>
            </w:rPrChange>
          </w:rPr>
          <w:t>NOTE:</w:t>
        </w:r>
        <w:r w:rsidRPr="00A9238D">
          <w:rPr>
            <w:sz w:val="18"/>
            <w:szCs w:val="18"/>
            <w:rPrChange w:id="5424" w:author="Rev 6 Allen Wirfs-Brock" w:date="2012-02-16T13:04:00Z">
              <w:rPr/>
            </w:rPrChange>
          </w:rPr>
          <w:tab/>
        </w:r>
      </w:ins>
      <w:del w:id="5425" w:author="Rev 6 Allen Wirfs-Brock" w:date="2012-02-16T13:03:00Z">
        <w:r w:rsidR="004C02EF" w:rsidRPr="00A9238D" w:rsidDel="00A9238D">
          <w:rPr>
            <w:sz w:val="18"/>
            <w:szCs w:val="18"/>
            <w:rPrChange w:id="5426" w:author="Rev 6 Allen Wirfs-Brock" w:date="2012-02-16T13:04:00Z">
              <w:rPr/>
            </w:rPrChange>
          </w:rPr>
          <w:delText xml:space="preserve">An </w:delText>
        </w:r>
        <w:r w:rsidR="004C02EF" w:rsidRPr="00A9238D" w:rsidDel="00A9238D">
          <w:rPr>
            <w:rStyle w:val="bnf"/>
            <w:sz w:val="18"/>
            <w:szCs w:val="18"/>
            <w:rPrChange w:id="5427" w:author="Rev 6 Allen Wirfs-Brock" w:date="2012-02-16T13:04:00Z">
              <w:rPr>
                <w:rStyle w:val="bnf"/>
              </w:rPr>
            </w:rPrChange>
          </w:rPr>
          <w:delText>Identifier</w:delText>
        </w:r>
        <w:r w:rsidR="004C02EF" w:rsidRPr="00A9238D" w:rsidDel="00A9238D">
          <w:rPr>
            <w:sz w:val="18"/>
            <w:szCs w:val="18"/>
            <w:rPrChange w:id="5428" w:author="Rev 6 Allen Wirfs-Brock" w:date="2012-02-16T13:04:00Z">
              <w:rPr/>
            </w:rPrChange>
          </w:rPr>
          <w:delText xml:space="preserve"> is evaluated by performing Identifier Resolution as specified in 10.3.1</w:delText>
        </w:r>
      </w:del>
      <w:ins w:id="5429" w:author="Allen Wirfs-Brock rev2" w:date="2011-07-22T10:36:00Z">
        <w:del w:id="5430" w:author="Rev 6 Allen Wirfs-Brock" w:date="2012-02-16T13:03:00Z">
          <w:r w:rsidR="00D91572" w:rsidRPr="00A9238D" w:rsidDel="00A9238D">
            <w:rPr>
              <w:sz w:val="18"/>
              <w:szCs w:val="18"/>
              <w:rPrChange w:id="5431" w:author="Rev 6 Allen Wirfs-Brock" w:date="2012-02-16T13:04:00Z">
                <w:rPr/>
              </w:rPrChange>
            </w:rPr>
            <w:delText xml:space="preserve"> using the </w:delText>
          </w:r>
        </w:del>
      </w:ins>
      <w:ins w:id="5432" w:author="Allen Wirfs-Brock rev2" w:date="2011-07-22T10:37:00Z">
        <w:del w:id="5433" w:author="Rev 6 Allen Wirfs-Brock" w:date="2012-02-16T13:03:00Z">
          <w:r w:rsidR="00D91572" w:rsidRPr="00A9238D" w:rsidDel="00A9238D">
            <w:rPr>
              <w:rStyle w:val="bnf"/>
              <w:sz w:val="18"/>
              <w:szCs w:val="18"/>
              <w:rPrChange w:id="5434" w:author="Rev 6 Allen Wirfs-Brock" w:date="2012-02-16T13:04:00Z">
                <w:rPr>
                  <w:rStyle w:val="bnf"/>
                </w:rPr>
              </w:rPrChange>
            </w:rPr>
            <w:delText>IdentifierName</w:delText>
          </w:r>
          <w:r w:rsidR="00D91572" w:rsidRPr="00A9238D" w:rsidDel="00A9238D">
            <w:rPr>
              <w:sz w:val="18"/>
              <w:szCs w:val="18"/>
              <w:rPrChange w:id="5435" w:author="Rev 6 Allen Wirfs-Brock" w:date="2012-02-16T13:04:00Z">
                <w:rPr/>
              </w:rPrChange>
            </w:rPr>
            <w:delText xml:space="preserve"> </w:delText>
          </w:r>
        </w:del>
      </w:ins>
      <w:ins w:id="5436" w:author="Allen Wirfs-Brock rev2" w:date="2011-07-22T10:36:00Z">
        <w:del w:id="5437" w:author="Rev 6 Allen Wirfs-Brock" w:date="2012-02-16T13:03:00Z">
          <w:r w:rsidR="00D91572" w:rsidRPr="00A9238D" w:rsidDel="00A9238D">
            <w:rPr>
              <w:sz w:val="18"/>
              <w:szCs w:val="18"/>
              <w:rPrChange w:id="5438" w:author="Rev 6 Allen Wirfs-Brock" w:date="2012-02-16T13:04:00Z">
                <w:rPr/>
              </w:rPrChange>
            </w:rPr>
            <w:delText xml:space="preserve">corresponding to </w:delText>
          </w:r>
        </w:del>
      </w:ins>
      <w:ins w:id="5439" w:author="Allen Wirfs-Brock rev2" w:date="2011-07-22T10:37:00Z">
        <w:del w:id="5440" w:author="Rev 6 Allen Wirfs-Brock" w:date="2012-02-16T13:03:00Z">
          <w:r w:rsidR="00D91572" w:rsidRPr="00A9238D" w:rsidDel="00A9238D">
            <w:rPr>
              <w:rStyle w:val="bnf"/>
              <w:sz w:val="18"/>
              <w:szCs w:val="18"/>
              <w:rPrChange w:id="5441" w:author="Rev 6 Allen Wirfs-Brock" w:date="2012-02-16T13:04:00Z">
                <w:rPr>
                  <w:rStyle w:val="bnf"/>
                </w:rPr>
              </w:rPrChange>
            </w:rPr>
            <w:delText>Identifier</w:delText>
          </w:r>
        </w:del>
      </w:ins>
      <w:del w:id="5442" w:author="Rev 6 Allen Wirfs-Brock" w:date="2012-02-16T13:03:00Z">
        <w:r w:rsidR="004C02EF" w:rsidRPr="00A9238D" w:rsidDel="00A9238D">
          <w:rPr>
            <w:sz w:val="18"/>
            <w:szCs w:val="18"/>
            <w:rPrChange w:id="5443" w:author="Rev 6 Allen Wirfs-Brock" w:date="2012-02-16T13:04:00Z">
              <w:rPr/>
            </w:rPrChange>
          </w:rPr>
          <w:delText xml:space="preserve">. </w:delText>
        </w:r>
      </w:del>
      <w:r w:rsidR="004C02EF" w:rsidRPr="00A9238D">
        <w:rPr>
          <w:sz w:val="18"/>
          <w:szCs w:val="18"/>
          <w:rPrChange w:id="5444" w:author="Rev 6 Allen Wirfs-Brock" w:date="2012-02-16T13:04:00Z">
            <w:rPr/>
          </w:rPrChange>
        </w:rPr>
        <w:t xml:space="preserve">The result of evaluating an </w:t>
      </w:r>
      <w:r w:rsidR="004C02EF" w:rsidRPr="00A9238D">
        <w:rPr>
          <w:rStyle w:val="bnf"/>
          <w:sz w:val="18"/>
          <w:szCs w:val="18"/>
          <w:rPrChange w:id="5445" w:author="Rev 6 Allen Wirfs-Brock" w:date="2012-02-16T13:04:00Z">
            <w:rPr>
              <w:rStyle w:val="bnf"/>
            </w:rPr>
          </w:rPrChange>
        </w:rPr>
        <w:t>Identifier</w:t>
      </w:r>
      <w:r w:rsidR="004C02EF" w:rsidRPr="00A9238D">
        <w:rPr>
          <w:sz w:val="18"/>
          <w:szCs w:val="18"/>
          <w:rPrChange w:id="5446" w:author="Rev 6 Allen Wirfs-Brock" w:date="2012-02-16T13:04:00Z">
            <w:rPr/>
          </w:rPrChange>
        </w:rPr>
        <w:t xml:space="preserve"> is always a value of type Reference.</w:t>
      </w:r>
      <w:bookmarkStart w:id="5447" w:name="_Toc375031165"/>
      <w:bookmarkStart w:id="5448" w:name="_Toc381513679"/>
      <w:bookmarkStart w:id="5449" w:name="_Toc382202824"/>
      <w:bookmarkStart w:id="5450" w:name="_Toc382203044"/>
      <w:bookmarkStart w:id="5451" w:name="_Toc382212201"/>
      <w:bookmarkStart w:id="5452" w:name="_Toc382212440"/>
      <w:bookmarkStart w:id="5453" w:name="_Toc382291546"/>
      <w:bookmarkStart w:id="5454" w:name="_Toc385672185"/>
      <w:bookmarkStart w:id="5455" w:name="_Toc393690280"/>
    </w:p>
    <w:p w14:paraId="607996EB" w14:textId="77777777" w:rsidR="004C02EF" w:rsidRPr="00E77497" w:rsidRDefault="004C02EF" w:rsidP="00C623F2">
      <w:pPr>
        <w:pStyle w:val="30"/>
        <w:numPr>
          <w:ilvl w:val="0"/>
          <w:numId w:val="0"/>
        </w:numPr>
      </w:pPr>
      <w:bookmarkStart w:id="5456" w:name="_Toc472818817"/>
      <w:bookmarkStart w:id="5457" w:name="_Toc235503391"/>
      <w:bookmarkStart w:id="5458" w:name="_Toc241509166"/>
      <w:bookmarkStart w:id="5459" w:name="_Toc244416653"/>
      <w:bookmarkStart w:id="5460" w:name="_Toc276631017"/>
      <w:bookmarkStart w:id="5461" w:name="_Toc323907653"/>
      <w:r w:rsidRPr="00E77497">
        <w:t>11.1.3</w:t>
      </w:r>
      <w:r w:rsidRPr="00E77497">
        <w:tab/>
        <w:t>Literal Referenc</w:t>
      </w:r>
      <w:bookmarkEnd w:id="5447"/>
      <w:bookmarkEnd w:id="5448"/>
      <w:bookmarkEnd w:id="5449"/>
      <w:bookmarkEnd w:id="5450"/>
      <w:bookmarkEnd w:id="5451"/>
      <w:bookmarkEnd w:id="5452"/>
      <w:bookmarkEnd w:id="5453"/>
      <w:bookmarkEnd w:id="5454"/>
      <w:bookmarkEnd w:id="5455"/>
      <w:r w:rsidRPr="00E77497">
        <w:t>e</w:t>
      </w:r>
      <w:bookmarkEnd w:id="5456"/>
      <w:bookmarkEnd w:id="5457"/>
      <w:bookmarkEnd w:id="5458"/>
      <w:bookmarkEnd w:id="5459"/>
      <w:bookmarkEnd w:id="5460"/>
      <w:bookmarkEnd w:id="5461"/>
    </w:p>
    <w:p w14:paraId="339F90A3" w14:textId="77777777" w:rsidR="004C02EF" w:rsidRPr="00E77497" w:rsidRDefault="004C02EF" w:rsidP="004C02EF">
      <w:r w:rsidRPr="00E77497">
        <w:t xml:space="preserve">A </w:t>
      </w:r>
      <w:r w:rsidRPr="00E77497">
        <w:rPr>
          <w:rStyle w:val="bnf"/>
        </w:rPr>
        <w:t>Literal</w:t>
      </w:r>
      <w:r w:rsidRPr="00E77497">
        <w:t xml:space="preserve"> is evaluated as described in 7.8.</w:t>
      </w:r>
      <w:bookmarkStart w:id="5462" w:name="_Toc375031166"/>
      <w:bookmarkStart w:id="5463" w:name="_Ref378388036"/>
      <w:bookmarkStart w:id="5464" w:name="_Ref381182904"/>
      <w:bookmarkStart w:id="5465" w:name="_Toc381513680"/>
      <w:bookmarkStart w:id="5466" w:name="_Toc382202825"/>
      <w:bookmarkStart w:id="5467" w:name="_Toc382203045"/>
      <w:bookmarkStart w:id="5468" w:name="_Toc382212202"/>
      <w:bookmarkStart w:id="5469" w:name="_Toc382212441"/>
      <w:bookmarkStart w:id="5470" w:name="_Toc382291547"/>
      <w:bookmarkStart w:id="5471" w:name="_Toc385672186"/>
      <w:bookmarkStart w:id="5472" w:name="_Toc393690281"/>
    </w:p>
    <w:p w14:paraId="0B7C79D6" w14:textId="77777777" w:rsidR="004C02EF" w:rsidRPr="00E77497" w:rsidRDefault="004C02EF" w:rsidP="00C623F2">
      <w:pPr>
        <w:pStyle w:val="30"/>
        <w:numPr>
          <w:ilvl w:val="0"/>
          <w:numId w:val="0"/>
        </w:numPr>
      </w:pPr>
      <w:bookmarkStart w:id="5473" w:name="_Toc401117214"/>
      <w:bookmarkStart w:id="5474" w:name="_Toc403317107"/>
      <w:bookmarkStart w:id="5475" w:name="_Toc403362662"/>
      <w:bookmarkStart w:id="5476" w:name="_Ref409270748"/>
      <w:bookmarkStart w:id="5477" w:name="_Ref409320045"/>
      <w:bookmarkStart w:id="5478" w:name="_Toc417706160"/>
      <w:bookmarkStart w:id="5479" w:name="_Toc432237535"/>
      <w:bookmarkStart w:id="5480" w:name="_Toc432984744"/>
      <w:bookmarkStart w:id="5481" w:name="_Ref456010683"/>
      <w:bookmarkStart w:id="5482" w:name="_Ref457437563"/>
      <w:bookmarkStart w:id="5483" w:name="_Ref457437564"/>
      <w:bookmarkStart w:id="5484" w:name="_Ref457437570"/>
      <w:bookmarkStart w:id="5485" w:name="_Ref457707569"/>
      <w:bookmarkStart w:id="5486" w:name="_Ref457792682"/>
      <w:bookmarkStart w:id="5487" w:name="_Ref458333136"/>
      <w:bookmarkStart w:id="5488" w:name="_Toc472818818"/>
      <w:bookmarkStart w:id="5489" w:name="_Toc235503392"/>
      <w:bookmarkStart w:id="5490" w:name="_Toc241509167"/>
      <w:bookmarkStart w:id="5491" w:name="_Toc244416654"/>
      <w:bookmarkStart w:id="5492" w:name="_Toc276631018"/>
      <w:bookmarkStart w:id="5493" w:name="_Toc323907654"/>
      <w:r w:rsidRPr="00E77497">
        <w:t>11.1.4</w:t>
      </w:r>
      <w:r w:rsidRPr="00E77497">
        <w:tab/>
        <w:t xml:space="preserve">Array </w:t>
      </w:r>
      <w:bookmarkEnd w:id="5473"/>
      <w:bookmarkEnd w:id="5474"/>
      <w:bookmarkEnd w:id="5475"/>
      <w:bookmarkEnd w:id="5476"/>
      <w:bookmarkEnd w:id="5477"/>
      <w:r w:rsidRPr="00E77497">
        <w:t>Initialiser</w:t>
      </w:r>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p>
    <w:p w14:paraId="415AB832" w14:textId="77777777" w:rsidR="00216FAD" w:rsidRPr="003B4312" w:rsidRDefault="00216FAD" w:rsidP="00216FAD">
      <w:pPr>
        <w:pStyle w:val="Syntax"/>
        <w:rPr>
          <w:ins w:id="5494" w:author="Rev 6 Allen Wirfs-Brock" w:date="2012-02-27T09:10:00Z"/>
        </w:rPr>
      </w:pPr>
      <w:ins w:id="5495" w:author="Rev 6 Allen Wirfs-Brock" w:date="2012-02-27T09:10:00Z">
        <w:r w:rsidRPr="004D1BD1">
          <w:t>Syntax</w:t>
        </w:r>
      </w:ins>
    </w:p>
    <w:p w14:paraId="50592B82" w14:textId="77777777" w:rsidR="00216FAD" w:rsidRPr="008B7F6F" w:rsidRDefault="00216FAD" w:rsidP="00216FAD">
      <w:pPr>
        <w:pStyle w:val="SyntaxRule"/>
        <w:rPr>
          <w:ins w:id="5496" w:author="Rev 6 Allen Wirfs-Brock" w:date="2012-02-27T09:10:00Z"/>
        </w:rPr>
      </w:pPr>
      <w:ins w:id="5497" w:author="Rev 6 Allen Wirfs-Brock" w:date="2012-02-27T09:10:00Z">
        <w:r w:rsidRPr="003B4312">
          <w:t>SealedArray</w:t>
        </w:r>
        <w:r>
          <w:t>Initialiser</w:t>
        </w:r>
        <w:r w:rsidRPr="003B4312">
          <w:t xml:space="preserve"> </w:t>
        </w:r>
        <w:r w:rsidRPr="003B4312">
          <w:rPr>
            <w:rFonts w:ascii="Arial" w:hAnsi="Arial" w:cs="Arial"/>
            <w:b/>
            <w:i w:val="0"/>
          </w:rPr>
          <w:t>:</w:t>
        </w:r>
      </w:ins>
    </w:p>
    <w:p w14:paraId="07E6EFCC" w14:textId="77777777" w:rsidR="00216FAD" w:rsidRPr="009C202C" w:rsidRDefault="00216FAD" w:rsidP="00216FAD">
      <w:pPr>
        <w:pStyle w:val="SyntaxDefinition"/>
        <w:rPr>
          <w:ins w:id="5498" w:author="Rev 6 Allen Wirfs-Brock" w:date="2012-02-27T09:10:00Z"/>
        </w:rPr>
      </w:pPr>
      <w:ins w:id="5499" w:author="Rev 6 Allen Wirfs-Brock" w:date="2012-02-27T09:10:00Z">
        <w:r w:rsidRPr="006B6D0A">
          <w:t>Array</w:t>
        </w:r>
        <w:r>
          <w:t>Initialiser</w:t>
        </w:r>
        <w:r w:rsidRPr="006B6D0A">
          <w:rPr>
            <w:rFonts w:ascii="Courier New" w:hAnsi="Courier New"/>
            <w:b/>
            <w:i w:val="0"/>
          </w:rPr>
          <w:br/>
          <w:t>#</w:t>
        </w:r>
        <w:r w:rsidRPr="00E65A34">
          <w:rPr>
            <w:rFonts w:ascii="Courier New" w:hAnsi="Courier New"/>
            <w:b/>
            <w:i w:val="0"/>
          </w:rPr>
          <w:t xml:space="preserve"> </w:t>
        </w:r>
      </w:ins>
      <w:ins w:id="5500" w:author="Rev 6 Allen Wirfs-Brock" w:date="2012-02-27T09:11:00Z">
        <w:r w:rsidR="00384924" w:rsidRPr="006B6D0A">
          <w:t>Array</w:t>
        </w:r>
        <w:r w:rsidR="00384924">
          <w:t>Initialiser</w:t>
        </w:r>
      </w:ins>
    </w:p>
    <w:p w14:paraId="418A2938" w14:textId="77777777" w:rsidR="00384924" w:rsidRPr="008B7F6F" w:rsidRDefault="00384924" w:rsidP="00384924">
      <w:pPr>
        <w:pStyle w:val="SyntaxRule"/>
        <w:rPr>
          <w:ins w:id="5501" w:author="Rev 6 Allen Wirfs-Brock" w:date="2012-02-27T09:11:00Z"/>
        </w:rPr>
      </w:pPr>
      <w:ins w:id="5502" w:author="Rev 6 Allen Wirfs-Brock" w:date="2012-02-27T09:11:00Z">
        <w:r w:rsidRPr="003B4312">
          <w:t>Array</w:t>
        </w:r>
        <w:r>
          <w:t>Initialiser</w:t>
        </w:r>
        <w:r w:rsidRPr="003B4312">
          <w:t xml:space="preserve"> </w:t>
        </w:r>
        <w:r w:rsidRPr="003B4312">
          <w:rPr>
            <w:rFonts w:ascii="Arial" w:hAnsi="Arial" w:cs="Arial"/>
            <w:b/>
            <w:i w:val="0"/>
          </w:rPr>
          <w:t>:</w:t>
        </w:r>
      </w:ins>
    </w:p>
    <w:p w14:paraId="6C5C2774" w14:textId="77777777" w:rsidR="00384924" w:rsidRPr="009C202C" w:rsidRDefault="00384924" w:rsidP="00384924">
      <w:pPr>
        <w:pStyle w:val="SyntaxDefinition"/>
        <w:rPr>
          <w:ins w:id="5503" w:author="Rev 6 Allen Wirfs-Brock" w:date="2012-02-27T09:11:00Z"/>
        </w:rPr>
      </w:pPr>
      <w:ins w:id="5504" w:author="Rev 6 Allen Wirfs-Brock" w:date="2012-02-27T09:11:00Z">
        <w:r w:rsidRPr="006B6D0A">
          <w:t>Array</w:t>
        </w:r>
      </w:ins>
      <w:ins w:id="5505" w:author="Rev 6 Allen Wirfs-Brock" w:date="2012-02-27T09:12:00Z">
        <w:r>
          <w:t>Literal</w:t>
        </w:r>
      </w:ins>
      <w:ins w:id="5506" w:author="Rev 6 Allen Wirfs-Brock" w:date="2012-02-27T09:11:00Z">
        <w:r w:rsidRPr="006B6D0A">
          <w:rPr>
            <w:rFonts w:ascii="Courier New" w:hAnsi="Courier New"/>
            <w:b/>
            <w:i w:val="0"/>
          </w:rPr>
          <w:br/>
        </w:r>
        <w:r w:rsidRPr="006B6D0A">
          <w:t>Array</w:t>
        </w:r>
      </w:ins>
      <w:ins w:id="5507" w:author="Rev 6 Allen Wirfs-Brock" w:date="2012-02-27T09:12:00Z">
        <w:r>
          <w:t>Comprehension</w:t>
        </w:r>
      </w:ins>
    </w:p>
    <w:p w14:paraId="26626C60" w14:textId="77777777" w:rsidR="00415961" w:rsidRPr="00E77497" w:rsidRDefault="00415961" w:rsidP="00415961">
      <w:pPr>
        <w:pStyle w:val="40"/>
        <w:numPr>
          <w:ilvl w:val="0"/>
          <w:numId w:val="0"/>
        </w:numPr>
        <w:rPr>
          <w:ins w:id="5508" w:author="Rev 6 Allen Wirfs-Brock" w:date="2012-02-27T08:59:00Z"/>
        </w:rPr>
        <w:pPrChange w:id="5509" w:author="Rev 6 Allen Wirfs-Brock" w:date="2012-02-27T09:00:00Z">
          <w:pPr>
            <w:pStyle w:val="30"/>
            <w:numPr>
              <w:ilvl w:val="0"/>
              <w:numId w:val="0"/>
            </w:numPr>
          </w:pPr>
        </w:pPrChange>
      </w:pPr>
      <w:ins w:id="5510" w:author="Rev 6 Allen Wirfs-Brock" w:date="2012-02-27T08:59:00Z">
        <w:r w:rsidRPr="00E77497">
          <w:t>11.1.4</w:t>
        </w:r>
      </w:ins>
      <w:ins w:id="5511" w:author="Rev 6 Allen Wirfs-Brock" w:date="2012-02-27T09:00:00Z">
        <w:r>
          <w:t>.1</w:t>
        </w:r>
      </w:ins>
      <w:ins w:id="5512" w:author="Rev 6 Allen Wirfs-Brock" w:date="2012-02-27T08:59:00Z">
        <w:r w:rsidRPr="00E77497">
          <w:tab/>
          <w:t xml:space="preserve">Array </w:t>
        </w:r>
        <w:r>
          <w:t>Literal</w:t>
        </w:r>
      </w:ins>
    </w:p>
    <w:p w14:paraId="28E4739F" w14:textId="77777777" w:rsidR="004C02EF" w:rsidRPr="00216FAD" w:rsidRDefault="000260C8" w:rsidP="004C02EF">
      <w:pPr>
        <w:rPr>
          <w:sz w:val="18"/>
        </w:rPr>
      </w:pPr>
      <w:ins w:id="5513" w:author="Rev 4 Allen Wirfs-Brock" w:date="2011-10-15T09:21:00Z">
        <w:r w:rsidRPr="00216FAD">
          <w:rPr>
            <w:sz w:val="18"/>
          </w:rPr>
          <w:t>NOTE</w:t>
        </w:r>
        <w:r w:rsidRPr="00216FAD">
          <w:rPr>
            <w:sz w:val="18"/>
          </w:rPr>
          <w:tab/>
        </w:r>
        <w:r w:rsidRPr="004D1BD1">
          <w:t xml:space="preserve"> </w:t>
        </w:r>
      </w:ins>
      <w:r w:rsidR="004C02EF" w:rsidRPr="00216FAD">
        <w:rPr>
          <w:sz w:val="18"/>
        </w:rPr>
        <w:t xml:space="preserve">An </w:t>
      </w:r>
      <w:del w:id="5514" w:author="Rev 6 Allen Wirfs-Brock" w:date="2012-02-27T09:00:00Z">
        <w:r w:rsidR="004C02EF" w:rsidRPr="00216FAD" w:rsidDel="00415961">
          <w:rPr>
            <w:rFonts w:ascii="Times New Roman" w:hAnsi="Times New Roman"/>
            <w:i/>
            <w:sz w:val="18"/>
          </w:rPr>
          <w:delText>array initialiser</w:delText>
        </w:r>
      </w:del>
      <w:ins w:id="5515" w:author="Rev 6 Allen Wirfs-Brock" w:date="2012-02-27T09:00:00Z">
        <w:r w:rsidR="00415961" w:rsidRPr="00216FAD">
          <w:rPr>
            <w:rFonts w:ascii="Times New Roman" w:hAnsi="Times New Roman"/>
            <w:i/>
            <w:sz w:val="18"/>
          </w:rPr>
          <w:t>ArrayLiteral</w:t>
        </w:r>
      </w:ins>
      <w:r w:rsidR="004C02EF" w:rsidRPr="00216FAD">
        <w:rPr>
          <w:sz w:val="18"/>
        </w:rPr>
        <w:t xml:space="preserve"> is an expression describing the initialisation of an Array object, </w:t>
      </w:r>
      <w:del w:id="5516" w:author="Rev 6 Allen Wirfs-Brock" w:date="2012-02-27T09:08:00Z">
        <w:r w:rsidR="004C02EF" w:rsidRPr="00216FAD" w:rsidDel="00216FAD">
          <w:rPr>
            <w:sz w:val="18"/>
          </w:rPr>
          <w:delText>written in a form of a literal. It is</w:delText>
        </w:r>
      </w:del>
      <w:ins w:id="5517" w:author="Rev 6 Allen Wirfs-Brock" w:date="2012-02-27T09:08:00Z">
        <w:r w:rsidR="00216FAD">
          <w:rPr>
            <w:sz w:val="18"/>
          </w:rPr>
          <w:t>using</w:t>
        </w:r>
      </w:ins>
      <w:r w:rsidR="004C02EF" w:rsidRPr="00216FAD">
        <w:rPr>
          <w:sz w:val="18"/>
        </w:rPr>
        <w:t xml:space="preserve"> a list</w:t>
      </w:r>
      <w:ins w:id="5518" w:author="Rev 6 Allen Wirfs-Brock" w:date="2012-02-27T09:08:00Z">
        <w:r w:rsidR="00216FAD">
          <w:rPr>
            <w:sz w:val="18"/>
          </w:rPr>
          <w:t>,</w:t>
        </w:r>
      </w:ins>
      <w:r w:rsidR="004C02EF" w:rsidRPr="00216FAD">
        <w:rPr>
          <w:sz w:val="18"/>
        </w:rPr>
        <w:t xml:space="preserve"> of zero or more expressions</w:t>
      </w:r>
      <w:del w:id="5519" w:author="Rev 6 Allen Wirfs-Brock" w:date="2012-02-27T09:08:00Z">
        <w:r w:rsidR="004C02EF" w:rsidRPr="00216FAD" w:rsidDel="00216FAD">
          <w:rPr>
            <w:sz w:val="18"/>
          </w:rPr>
          <w:delText>,</w:delText>
        </w:r>
      </w:del>
      <w:r w:rsidR="004C02EF" w:rsidRPr="00216FAD">
        <w:rPr>
          <w:sz w:val="18"/>
        </w:rPr>
        <w:t xml:space="preserve"> each of which represents an array element, enclosed in square brackets. The elements need not be literals; they are evaluated each time the array initialiser is evaluated.</w:t>
      </w:r>
    </w:p>
    <w:p w14:paraId="5F345EF2" w14:textId="77777777"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772B4EFD" w14:textId="77777777" w:rsidR="004C02EF" w:rsidRPr="003B4312" w:rsidRDefault="004C02EF" w:rsidP="004C02EF">
      <w:pPr>
        <w:pStyle w:val="Syntax"/>
      </w:pPr>
      <w:r w:rsidRPr="004D1BD1">
        <w:t>Syntax</w:t>
      </w:r>
    </w:p>
    <w:p w14:paraId="53824163"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47134802" w14:textId="77777777"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49BE54C9"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25C7779E" w14:textId="77777777" w:rsidR="004C02EF" w:rsidRPr="00E77497" w:rsidRDefault="004C02EF" w:rsidP="004C02EF">
      <w:pPr>
        <w:pStyle w:val="SyntaxDefinition"/>
        <w:rPr>
          <w:ins w:id="5520" w:author="Allen Wirfs-Brock" w:date="2011-07-04T19:54:00Z"/>
        </w:rPr>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5521" w:author="Allen Wirfs-Brock" w:date="2011-07-04T20:12:00Z">
        <w:r w:rsidR="00981263" w:rsidRPr="00E77497">
          <w:br/>
        </w:r>
      </w:ins>
      <w:ins w:id="5522" w:author="Allen Wirfs-Brock" w:date="2011-07-04T20:13:00Z">
        <w:r w:rsidR="00981263" w:rsidRPr="00E77497">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81263" w:rsidRPr="00E77497">
          <w:rPr>
            <w:rFonts w:ascii="Courier New" w:hAnsi="Courier New" w:cs="Courier New"/>
            <w:b/>
            <w:i w:val="0"/>
          </w:rPr>
          <w:t xml:space="preserve">… </w:t>
        </w:r>
        <w:r w:rsidR="00981263" w:rsidRPr="00E77497">
          <w:t>AssignmentExpression</w:t>
        </w:r>
      </w:ins>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5523" w:author="Allen Wirfs-Brock" w:date="2011-07-04T20:13:00Z">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5524" w:author="Rev 5 Allen Wirfs-Brock" w:date="2012-01-04T12:34:00Z">
        <w:r w:rsidR="00A80BCD">
          <w:t>SpreadElement</w:t>
        </w:r>
      </w:ins>
      <w:ins w:id="5525" w:author="Allen Wirfs-Brock" w:date="2011-07-04T20:13:00Z">
        <w:del w:id="5526" w:author="Rev 5 Allen Wirfs-Brock" w:date="2012-01-04T12:34:00Z">
          <w:r w:rsidR="00981263" w:rsidRPr="00E77497" w:rsidDel="00A80BCD">
            <w:rPr>
              <w:rFonts w:ascii="Courier New" w:hAnsi="Courier New" w:cs="Courier New"/>
              <w:b/>
              <w:i w:val="0"/>
            </w:rPr>
            <w:delText xml:space="preserve">… </w:delText>
          </w:r>
          <w:r w:rsidR="00981263" w:rsidRPr="00E77497" w:rsidDel="00A80BCD">
            <w:delText>AssignmentExpression</w:delText>
          </w:r>
        </w:del>
      </w:ins>
    </w:p>
    <w:p w14:paraId="70449EA5"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13870D44"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3F149DC7" w14:textId="77777777" w:rsidR="00E350EC" w:rsidRPr="00E77497" w:rsidRDefault="00E350EC" w:rsidP="00E350EC">
      <w:pPr>
        <w:pStyle w:val="SyntaxRule"/>
        <w:rPr>
          <w:ins w:id="5527" w:author="Rev 5 Allen Wirfs-Brock" w:date="2012-01-04T12:33:00Z"/>
        </w:rPr>
      </w:pPr>
      <w:ins w:id="5528" w:author="Rev 5 Allen Wirfs-Brock" w:date="2012-01-04T12:33:00Z">
        <w:r>
          <w:t>SpreadElement</w:t>
        </w:r>
        <w:r w:rsidRPr="00E77497">
          <w:t xml:space="preserve"> </w:t>
        </w:r>
        <w:r w:rsidRPr="00E77497">
          <w:rPr>
            <w:rFonts w:ascii="Arial" w:hAnsi="Arial" w:cs="Arial"/>
            <w:b/>
            <w:i w:val="0"/>
          </w:rPr>
          <w:t>:</w:t>
        </w:r>
      </w:ins>
    </w:p>
    <w:p w14:paraId="14F5BE5A" w14:textId="77777777" w:rsidR="00E350EC" w:rsidRPr="00E77497" w:rsidRDefault="00E350EC" w:rsidP="00E350EC">
      <w:pPr>
        <w:pStyle w:val="SyntaxDefinition"/>
        <w:rPr>
          <w:ins w:id="5529" w:author="Rev 5 Allen Wirfs-Brock" w:date="2012-01-04T12:33:00Z"/>
        </w:rPr>
      </w:pPr>
      <w:ins w:id="5530" w:author="Rev 5 Allen Wirfs-Brock" w:date="2012-01-04T12:33:00Z">
        <w:r w:rsidRPr="00E77497">
          <w:rPr>
            <w:rFonts w:ascii="Courier New" w:hAnsi="Courier New" w:cs="Courier New"/>
            <w:b/>
            <w:i w:val="0"/>
          </w:rPr>
          <w:t xml:space="preserve">… </w:t>
        </w:r>
        <w:r w:rsidRPr="00E77497">
          <w:t>AssignmentExpression</w:t>
        </w:r>
      </w:ins>
    </w:p>
    <w:p w14:paraId="32943B1E" w14:textId="77777777" w:rsidR="00622186" w:rsidRPr="008B7F6F" w:rsidDel="00AE5554" w:rsidRDefault="00622186" w:rsidP="00622186">
      <w:pPr>
        <w:pStyle w:val="SyntaxRule"/>
        <w:rPr>
          <w:ins w:id="5531" w:author="Rev 6 Allen Wirfs-Brock" w:date="2012-02-26T17:31:00Z"/>
          <w:del w:id="5532" w:author="Rev 7 Allen Wirfs-Brock" w:date="2012-04-12T17:34:00Z"/>
        </w:rPr>
      </w:pPr>
      <w:ins w:id="5533" w:author="Rev 6 Allen Wirfs-Brock" w:date="2012-02-26T17:31:00Z">
        <w:del w:id="5534" w:author="Rev 7 Allen Wirfs-Brock" w:date="2012-04-12T17:34:00Z">
          <w:r w:rsidDel="00AE5554">
            <w:delText>ArrayComprehension</w:delText>
          </w:r>
          <w:r w:rsidRPr="003B4312" w:rsidDel="00AE5554">
            <w:delText xml:space="preserve"> </w:delText>
          </w:r>
          <w:r w:rsidRPr="003B4312" w:rsidDel="00AE5554">
            <w:rPr>
              <w:rFonts w:ascii="Arial" w:hAnsi="Arial" w:cs="Arial"/>
              <w:b/>
              <w:i w:val="0"/>
            </w:rPr>
            <w:delText>:</w:delText>
          </w:r>
        </w:del>
      </w:ins>
    </w:p>
    <w:p w14:paraId="7BACBF1E" w14:textId="77777777" w:rsidR="00622186" w:rsidRPr="009C202C" w:rsidDel="00AE5554" w:rsidRDefault="00622186" w:rsidP="00622186">
      <w:pPr>
        <w:pStyle w:val="SyntaxDefinition"/>
        <w:rPr>
          <w:ins w:id="5535" w:author="Rev 6 Allen Wirfs-Brock" w:date="2012-02-26T17:31:00Z"/>
          <w:del w:id="5536" w:author="Rev 7 Allen Wirfs-Brock" w:date="2012-04-12T17:34:00Z"/>
        </w:rPr>
      </w:pPr>
      <w:ins w:id="5537" w:author="Rev 6 Allen Wirfs-Brock" w:date="2012-02-26T17:35:00Z">
        <w:del w:id="5538" w:author="Rev 7 Allen Wirfs-Brock" w:date="2012-04-12T17:34:00Z">
          <w:r w:rsidDel="00AE5554">
            <w:delText>Expression</w:delText>
          </w:r>
          <w:r w:rsidRPr="00AC3AEA" w:rsidDel="00AE5554">
            <w:rPr>
              <w:rFonts w:ascii="Courier New" w:hAnsi="Courier New" w:cs="Courier New"/>
            </w:rPr>
            <w:delText xml:space="preserve"> </w:delText>
          </w:r>
        </w:del>
      </w:ins>
      <w:ins w:id="5539" w:author="Rev 6 Allen Wirfs-Brock" w:date="2012-02-26T17:34:00Z">
        <w:del w:id="5540" w:author="Rev 7 Allen Wirfs-Brock" w:date="2012-04-12T17:34:00Z">
          <w:r w:rsidDel="00AE5554">
            <w:delText>Comprehension</w:delText>
          </w:r>
        </w:del>
      </w:ins>
      <w:ins w:id="5541" w:author="Rev 6 Allen Wirfs-Brock" w:date="2012-02-26T17:35:00Z">
        <w:del w:id="5542" w:author="Rev 7 Allen Wirfs-Brock" w:date="2012-04-12T17:34:00Z">
          <w:r w:rsidDel="00AE5554">
            <w:delText>ForList</w:delText>
          </w:r>
        </w:del>
      </w:ins>
      <w:ins w:id="5543" w:author="Rev 6 Allen Wirfs-Brock" w:date="2012-02-26T17:31:00Z">
        <w:del w:id="5544" w:author="Rev 7 Allen Wirfs-Brock" w:date="2012-04-12T17:34:00Z">
          <w:r w:rsidRPr="006B6D0A" w:rsidDel="00AE5554">
            <w:rPr>
              <w:rFonts w:ascii="Courier New" w:hAnsi="Courier New"/>
              <w:b/>
              <w:i w:val="0"/>
            </w:rPr>
            <w:br/>
          </w:r>
        </w:del>
      </w:ins>
      <w:ins w:id="5545" w:author="Rev 6 Allen Wirfs-Brock" w:date="2012-02-26T17:36:00Z">
        <w:del w:id="5546" w:author="Rev 7 Allen Wirfs-Brock" w:date="2012-04-12T17:34:00Z">
          <w:r w:rsidDel="00AE5554">
            <w:delText>Expression</w:delText>
          </w:r>
          <w:r w:rsidRPr="00AC3AEA" w:rsidDel="00AE5554">
            <w:rPr>
              <w:rFonts w:ascii="Courier New" w:hAnsi="Courier New" w:cs="Courier New"/>
              <w:i w:val="0"/>
            </w:rPr>
            <w:delText xml:space="preserve"> </w:delText>
          </w:r>
          <w:r w:rsidDel="00AE5554">
            <w:delText>ComprehensionForList</w:delText>
          </w:r>
        </w:del>
      </w:ins>
      <w:ins w:id="5547" w:author="Rev 6 Allen Wirfs-Brock" w:date="2012-02-26T17:38:00Z">
        <w:del w:id="5548" w:author="Rev 7 Allen Wirfs-Brock" w:date="2012-04-12T17:34:00Z">
          <w:r w:rsidR="00AC3AEA" w:rsidDel="00AE5554">
            <w:delText xml:space="preserve"> </w:delText>
          </w:r>
        </w:del>
      </w:ins>
      <w:ins w:id="5549" w:author="Rev 6 Allen Wirfs-Brock" w:date="2012-02-26T17:36:00Z">
        <w:del w:id="5550"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if (</w:delText>
          </w:r>
          <w:r w:rsidDel="00AE5554">
            <w:delText xml:space="preserve"> Expression </w:delText>
          </w:r>
          <w:r w:rsidRPr="00AC3AEA" w:rsidDel="00AE5554">
            <w:rPr>
              <w:rFonts w:ascii="Courier New" w:hAnsi="Courier New" w:cs="Courier New"/>
              <w:b/>
              <w:i w:val="0"/>
            </w:rPr>
            <w:delText>)</w:delText>
          </w:r>
        </w:del>
      </w:ins>
    </w:p>
    <w:p w14:paraId="2D2CDE35" w14:textId="77777777" w:rsidR="00AC3AEA" w:rsidRPr="008B7F6F" w:rsidDel="00AE5554" w:rsidRDefault="00AC3AEA" w:rsidP="00AC3AEA">
      <w:pPr>
        <w:pStyle w:val="SyntaxRule"/>
        <w:rPr>
          <w:ins w:id="5551" w:author="Rev 6 Allen Wirfs-Brock" w:date="2012-02-26T17:39:00Z"/>
          <w:del w:id="5552" w:author="Rev 7 Allen Wirfs-Brock" w:date="2012-04-12T17:34:00Z"/>
        </w:rPr>
      </w:pPr>
      <w:ins w:id="5553" w:author="Rev 6 Allen Wirfs-Brock" w:date="2012-02-26T17:39:00Z">
        <w:del w:id="5554" w:author="Rev 7 Allen Wirfs-Brock" w:date="2012-04-12T17:34:00Z">
          <w:r w:rsidDel="00AE5554">
            <w:delText>ComprehensionForList</w:delText>
          </w:r>
          <w:r w:rsidRPr="003B4312" w:rsidDel="00AE5554">
            <w:delText xml:space="preserve"> </w:delText>
          </w:r>
          <w:r w:rsidRPr="003B4312" w:rsidDel="00AE5554">
            <w:rPr>
              <w:rFonts w:ascii="Arial" w:hAnsi="Arial" w:cs="Arial"/>
              <w:b/>
              <w:i w:val="0"/>
            </w:rPr>
            <w:delText>:</w:delText>
          </w:r>
        </w:del>
      </w:ins>
    </w:p>
    <w:p w14:paraId="2D5557EB" w14:textId="77777777" w:rsidR="00AC3AEA" w:rsidRPr="009C202C" w:rsidDel="00AE5554" w:rsidRDefault="00AC3AEA" w:rsidP="00AC3AEA">
      <w:pPr>
        <w:pStyle w:val="SyntaxDefinition"/>
        <w:rPr>
          <w:ins w:id="5555" w:author="Rev 6 Allen Wirfs-Brock" w:date="2012-02-26T17:39:00Z"/>
          <w:del w:id="5556" w:author="Rev 7 Allen Wirfs-Brock" w:date="2012-04-12T17:34:00Z"/>
        </w:rPr>
      </w:pPr>
      <w:ins w:id="5557" w:author="Rev 6 Allen Wirfs-Brock" w:date="2012-02-26T17:39:00Z">
        <w:del w:id="5558" w:author="Rev 7 Allen Wirfs-Brock" w:date="2012-04-12T17:34:00Z">
          <w:r w:rsidDel="00AE5554">
            <w:delText>ComprehensionFor</w:delText>
          </w:r>
          <w:r w:rsidRPr="006B6D0A" w:rsidDel="00AE5554">
            <w:rPr>
              <w:rFonts w:ascii="Courier New" w:hAnsi="Courier New"/>
              <w:b/>
              <w:i w:val="0"/>
            </w:rPr>
            <w:br/>
          </w:r>
          <w:r w:rsidDel="00AE5554">
            <w:delText xml:space="preserve">ComprehensionForList </w:delText>
          </w:r>
          <w:r w:rsidRPr="00AC3AEA" w:rsidDel="00AE5554">
            <w:rPr>
              <w:rFonts w:ascii="Courier New" w:hAnsi="Courier New" w:cs="Courier New"/>
              <w:i w:val="0"/>
            </w:rPr>
            <w:delText xml:space="preserve"> </w:delText>
          </w:r>
        </w:del>
      </w:ins>
      <w:ins w:id="5559" w:author="Rev 6 Allen Wirfs-Brock" w:date="2012-02-26T17:42:00Z">
        <w:del w:id="5560" w:author="Rev 7 Allen Wirfs-Brock" w:date="2012-04-12T17:34:00Z">
          <w:r w:rsidDel="00AE5554">
            <w:delText>ComprehensionFor</w:delText>
          </w:r>
        </w:del>
      </w:ins>
    </w:p>
    <w:p w14:paraId="3E1AA2D8" w14:textId="77777777" w:rsidR="00AC3AEA" w:rsidRPr="008B7F6F" w:rsidDel="00AE5554" w:rsidRDefault="00AC3AEA" w:rsidP="00AC3AEA">
      <w:pPr>
        <w:pStyle w:val="SyntaxRule"/>
        <w:rPr>
          <w:ins w:id="5561" w:author="Rev 6 Allen Wirfs-Brock" w:date="2012-02-26T17:42:00Z"/>
          <w:del w:id="5562" w:author="Rev 7 Allen Wirfs-Brock" w:date="2012-04-12T17:34:00Z"/>
        </w:rPr>
      </w:pPr>
      <w:ins w:id="5563" w:author="Rev 6 Allen Wirfs-Brock" w:date="2012-02-26T17:42:00Z">
        <w:del w:id="5564" w:author="Rev 7 Allen Wirfs-Brock" w:date="2012-04-12T17:34:00Z">
          <w:r w:rsidDel="00AE5554">
            <w:delText>ComprehensionFor</w:delText>
          </w:r>
          <w:r w:rsidRPr="003B4312" w:rsidDel="00AE5554">
            <w:delText xml:space="preserve"> </w:delText>
          </w:r>
          <w:r w:rsidRPr="003B4312" w:rsidDel="00AE5554">
            <w:rPr>
              <w:rFonts w:ascii="Arial" w:hAnsi="Arial" w:cs="Arial"/>
              <w:b/>
              <w:i w:val="0"/>
            </w:rPr>
            <w:delText>:</w:delText>
          </w:r>
        </w:del>
      </w:ins>
    </w:p>
    <w:p w14:paraId="1EE61575" w14:textId="77777777" w:rsidR="00AC3AEA" w:rsidRPr="009C202C" w:rsidDel="00AE5554" w:rsidRDefault="00AC3AEA" w:rsidP="00AC3AEA">
      <w:pPr>
        <w:pStyle w:val="SyntaxDefinition"/>
        <w:rPr>
          <w:ins w:id="5565" w:author="Rev 6 Allen Wirfs-Brock" w:date="2012-02-26T17:42:00Z"/>
          <w:del w:id="5566" w:author="Rev 7 Allen Wirfs-Brock" w:date="2012-04-12T17:34:00Z"/>
        </w:rPr>
      </w:pPr>
      <w:ins w:id="5567" w:author="Rev 6 Allen Wirfs-Brock" w:date="2012-02-26T17:43:00Z">
        <w:del w:id="5568" w:author="Rev 7 Allen Wirfs-Brock" w:date="2012-04-12T17:34:00Z">
          <w:r w:rsidDel="00AE5554">
            <w:rPr>
              <w:rFonts w:ascii="Courier New" w:hAnsi="Courier New" w:cs="Courier New"/>
              <w:b/>
              <w:i w:val="0"/>
            </w:rPr>
            <w:delText>for</w:delText>
          </w:r>
          <w:r w:rsidRPr="00AC3AEA" w:rsidDel="00AE5554">
            <w:rPr>
              <w:rFonts w:ascii="Courier New" w:hAnsi="Courier New" w:cs="Courier New"/>
              <w:b/>
              <w:i w:val="0"/>
            </w:rPr>
            <w:delText xml:space="preserve"> (</w:delText>
          </w:r>
          <w:r w:rsidDel="00AE5554">
            <w:delText xml:space="preserve"> </w:delText>
          </w:r>
        </w:del>
      </w:ins>
      <w:ins w:id="5569" w:author="Rev 6 Allen Wirfs-Brock" w:date="2012-02-26T17:45:00Z">
        <w:del w:id="5570" w:author="Rev 7 Allen Wirfs-Brock" w:date="2012-04-12T17:34:00Z">
          <w:r w:rsidDel="00AE5554">
            <w:delText>LeftHandSideExpression</w:delText>
          </w:r>
        </w:del>
      </w:ins>
      <w:ins w:id="5571" w:author="Rev 6 Allen Wirfs-Brock" w:date="2012-02-26T17:42:00Z">
        <w:del w:id="5572" w:author="Rev 7 Allen Wirfs-Brock" w:date="2012-04-12T17:34:00Z">
          <w:r w:rsidRPr="00451D9D" w:rsidDel="00AE5554">
            <w:rPr>
              <w:rFonts w:ascii="Courier New" w:hAnsi="Courier New" w:cs="Courier New"/>
              <w:i w:val="0"/>
            </w:rPr>
            <w:delText xml:space="preserve"> </w:delText>
          </w:r>
        </w:del>
      </w:ins>
      <w:ins w:id="5573" w:author="Rev 6 Allen Wirfs-Brock" w:date="2012-02-26T17:45:00Z">
        <w:del w:id="5574" w:author="Rev 7 Allen Wirfs-Brock" w:date="2012-04-12T17:34:00Z">
          <w:r w:rsidDel="00AE5554">
            <w:rPr>
              <w:rFonts w:ascii="Courier New" w:hAnsi="Courier New" w:cs="Courier New"/>
              <w:b/>
              <w:i w:val="0"/>
            </w:rPr>
            <w:delText>of</w:delText>
          </w:r>
          <w:r w:rsidRPr="00AC3AEA" w:rsidDel="00AE5554">
            <w:rPr>
              <w:rFonts w:ascii="Courier New" w:hAnsi="Courier New" w:cs="Courier New"/>
              <w:b/>
              <w:i w:val="0"/>
            </w:rPr>
            <w:delText xml:space="preserve"> </w:delText>
          </w:r>
          <w:r w:rsidDel="00AE5554">
            <w:delText>Expression</w:delText>
          </w:r>
        </w:del>
      </w:ins>
      <w:ins w:id="5575" w:author="Rev 6 Allen Wirfs-Brock" w:date="2012-02-26T17:42:00Z">
        <w:del w:id="5576"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w:delText>
          </w:r>
        </w:del>
      </w:ins>
    </w:p>
    <w:p w14:paraId="7BD1ECF0" w14:textId="77777777" w:rsidR="008753AB" w:rsidRPr="001A49B2" w:rsidRDefault="008753AB" w:rsidP="001A49B2">
      <w:pPr>
        <w:rPr>
          <w:ins w:id="5577" w:author="Rev 4 Allen Wirfs-Brock" w:date="2011-10-15T09:07:00Z"/>
          <w:rFonts w:ascii="Helvetica" w:hAnsi="Helvetica"/>
          <w:b/>
        </w:rPr>
      </w:pPr>
      <w:ins w:id="5578" w:author="Rev 4 Allen Wirfs-Brock" w:date="2011-10-15T09:07:00Z">
        <w:del w:id="5579" w:author="Rev 6 Allen Wirfs-Brock" w:date="2012-02-27T09:19:00Z">
          <w:r w:rsidRPr="001A49B2" w:rsidDel="00384924">
            <w:rPr>
              <w:rFonts w:ascii="Helvetica" w:hAnsi="Helvetica"/>
              <w:b/>
            </w:rPr>
            <w:delText>11.1.</w:delText>
          </w:r>
        </w:del>
      </w:ins>
      <w:ins w:id="5580" w:author="Rev 4 Allen Wirfs-Brock" w:date="2011-10-15T09:13:00Z">
        <w:del w:id="5581" w:author="Rev 6 Allen Wirfs-Brock" w:date="2012-02-27T09:19:00Z">
          <w:r w:rsidRPr="001A49B2" w:rsidDel="00384924">
            <w:rPr>
              <w:rFonts w:ascii="Helvetica" w:hAnsi="Helvetica"/>
              <w:b/>
            </w:rPr>
            <w:delText>4</w:delText>
          </w:r>
        </w:del>
      </w:ins>
      <w:ins w:id="5582" w:author="Rev 4 Allen Wirfs-Brock" w:date="2011-10-15T09:07:00Z">
        <w:del w:id="5583" w:author="Rev 6 Allen Wirfs-Brock" w:date="2012-02-27T09:19:00Z">
          <w:r w:rsidRPr="001A49B2" w:rsidDel="00384924">
            <w:rPr>
              <w:rFonts w:ascii="Helvetica" w:hAnsi="Helvetica"/>
              <w:b/>
            </w:rPr>
            <w:delText xml:space="preserve">.1 </w:delText>
          </w:r>
        </w:del>
        <w:r w:rsidRPr="001A49B2">
          <w:rPr>
            <w:rFonts w:ascii="Helvetica" w:hAnsi="Helvetica"/>
            <w:b/>
          </w:rPr>
          <w:t xml:space="preserve">Static </w:t>
        </w:r>
      </w:ins>
      <w:r w:rsidRPr="001A49B2">
        <w:rPr>
          <w:rFonts w:ascii="Helvetica" w:hAnsi="Helvetica"/>
          <w:b/>
        </w:rPr>
        <w:t>Semantics</w:t>
      </w:r>
    </w:p>
    <w:p w14:paraId="3F7B9F4F" w14:textId="77777777" w:rsidR="000D108B" w:rsidRPr="00E77497" w:rsidDel="00EB1E7F" w:rsidRDefault="000D108B" w:rsidP="000D108B">
      <w:pPr>
        <w:rPr>
          <w:ins w:id="5584" w:author="Rev 5 Allen Wirfs-Brock" w:date="2012-01-04T12:10:00Z"/>
          <w:del w:id="5585" w:author="Rev 6 Allen Wirfs-Brock" w:date="2012-01-26T11:09:00Z"/>
          <w:rFonts w:ascii="Helvetica" w:hAnsi="Helvetica"/>
          <w:b/>
        </w:rPr>
      </w:pPr>
      <w:ins w:id="5586" w:author="Rev 5 Allen Wirfs-Brock" w:date="2012-01-04T12:10:00Z">
        <w:del w:id="5587" w:author="Rev 6 Allen Wirfs-Brock" w:date="2012-01-26T11:09:00Z">
          <w:r w:rsidRPr="00E77497" w:rsidDel="00EB1E7F">
            <w:rPr>
              <w:rFonts w:ascii="Helvetica" w:hAnsi="Helvetica"/>
              <w:b/>
            </w:rPr>
            <w:delText>Static Semantics:  Early Errors</w:delText>
          </w:r>
        </w:del>
      </w:ins>
    </w:p>
    <w:p w14:paraId="049B77BD" w14:textId="77777777" w:rsidR="008753AB" w:rsidRPr="00415961" w:rsidDel="00EB1E7F" w:rsidRDefault="008753AB" w:rsidP="008753AB">
      <w:pPr>
        <w:rPr>
          <w:ins w:id="5588" w:author="Rev 4 Allen Wirfs-Brock" w:date="2011-10-15T09:07:00Z"/>
          <w:del w:id="5589" w:author="Rev 6 Allen Wirfs-Brock" w:date="2012-01-26T11:09:00Z"/>
          <w:rStyle w:val="bnf"/>
        </w:rPr>
      </w:pPr>
      <w:ins w:id="5590" w:author="Rev 4 Allen Wirfs-Brock" w:date="2011-10-15T09:07:00Z">
        <w:del w:id="5591" w:author="Rev 6 Allen Wirfs-Brock" w:date="2012-01-26T11:09:00Z">
          <w:r w:rsidRPr="00415961" w:rsidDel="00EB1E7F">
            <w:rPr>
              <w:rStyle w:val="bnf"/>
            </w:rPr>
            <w:delText>Early Errors</w:delText>
          </w:r>
        </w:del>
      </w:ins>
    </w:p>
    <w:p w14:paraId="5B4D3F90" w14:textId="77777777" w:rsidR="005B4EF9" w:rsidRPr="00E77497" w:rsidDel="00EB1E7F" w:rsidRDefault="005B4EF9" w:rsidP="005B4EF9">
      <w:pPr>
        <w:rPr>
          <w:ins w:id="5592" w:author="Allen Wirfs-Brock" w:date="2011-07-05T08:51:00Z"/>
          <w:del w:id="5593" w:author="Rev 6 Allen Wirfs-Brock" w:date="2012-01-26T11:09:00Z"/>
        </w:rPr>
      </w:pPr>
      <w:ins w:id="5594" w:author="Allen Wirfs-Brock" w:date="2011-07-05T08:51:00Z">
        <w:del w:id="5595" w:author="Rev 6 Allen Wirfs-Brock" w:date="2012-01-26T11:09:00Z">
          <w:r w:rsidRPr="00415961" w:rsidDel="00EB1E7F">
            <w:rPr>
              <w:rStyle w:val="bnf"/>
            </w:rPr>
            <w:delText xml:space="preserve">The static semantics of the production </w:delText>
          </w:r>
        </w:del>
      </w:ins>
      <w:ins w:id="5596" w:author="Rev 5 Allen Wirfs-Brock" w:date="2012-01-04T12:35:00Z">
        <w:del w:id="5597" w:author="Rev 6 Allen Wirfs-Brock" w:date="2012-01-26T11:09:00Z">
          <w:r w:rsidR="00A80BCD" w:rsidRPr="00415961" w:rsidDel="00EB1E7F">
            <w:rPr>
              <w:rStyle w:val="bnf"/>
            </w:rPr>
            <w:delText>SpreadElement</w:delText>
          </w:r>
        </w:del>
      </w:ins>
      <w:ins w:id="5598" w:author="Allen Wirfs-Brock" w:date="2011-07-05T08:52:00Z">
        <w:del w:id="5599" w:author="Rev 6 Allen Wirfs-Brock" w:date="2012-01-26T11:09:00Z">
          <w:r w:rsidR="002C6802" w:rsidRPr="00A80BCD" w:rsidDel="00EB1E7F">
            <w:rPr>
              <w:rStyle w:val="bnf"/>
            </w:rPr>
            <w:delText>ElementList</w:delText>
          </w:r>
          <w:r w:rsidR="002C6802" w:rsidRPr="00E77497" w:rsidDel="00EB1E7F">
            <w:delText xml:space="preserve"> </w:delText>
          </w:r>
          <w:r w:rsidR="002C6802" w:rsidRPr="00E77497" w:rsidDel="00EB1E7F">
            <w:rPr>
              <w:b/>
            </w:rPr>
            <w:delText>:</w:delText>
          </w:r>
          <w:r w:rsidR="002C6802" w:rsidRPr="00E77497" w:rsidDel="00EB1E7F">
            <w:delText xml:space="preserve">  </w:delText>
          </w:r>
          <w:r w:rsidR="002C6802" w:rsidRPr="00E77497" w:rsidDel="00EB1E7F">
            <w:rPr>
              <w:rStyle w:val="bnf"/>
            </w:rPr>
            <w:delText>Elision</w:delText>
          </w:r>
          <w:r w:rsidR="002C6802" w:rsidRPr="00E77497" w:rsidDel="00EB1E7F">
            <w:rPr>
              <w:rStyle w:val="bnf"/>
              <w:rFonts w:cs="Arial"/>
              <w:i w:val="0"/>
              <w:vertAlign w:val="subscript"/>
            </w:rPr>
            <w:delText>opt</w:delText>
          </w:r>
          <w:r w:rsidR="002C6802" w:rsidRPr="00E77497" w:rsidDel="00EB1E7F">
            <w:rPr>
              <w:rFonts w:ascii="Courier New" w:hAnsi="Courier New"/>
            </w:rPr>
            <w:delText xml:space="preserve"> </w:delText>
          </w:r>
          <w:r w:rsidR="002C6802" w:rsidRPr="00E77497" w:rsidDel="00EB1E7F">
            <w:rPr>
              <w:rFonts w:ascii="Courier New" w:hAnsi="Courier New" w:cs="Courier New"/>
              <w:b/>
              <w:i/>
            </w:rPr>
            <w:delText xml:space="preserve">… </w:delText>
          </w:r>
          <w:r w:rsidR="002C6802" w:rsidRPr="00E77497" w:rsidDel="00EB1E7F">
            <w:rPr>
              <w:rStyle w:val="bnf"/>
            </w:rPr>
            <w:delText>AssignmentExpression</w:delText>
          </w:r>
        </w:del>
      </w:ins>
      <w:ins w:id="5600" w:author="Allen Wirfs-Brock" w:date="2011-07-05T08:51:00Z">
        <w:del w:id="5601" w:author="Rev 6 Allen Wirfs-Brock" w:date="2012-01-26T11:09:00Z">
          <w:r w:rsidRPr="00E77497" w:rsidDel="00EB1E7F">
            <w:delText xml:space="preserve"> are:</w:delText>
          </w:r>
        </w:del>
      </w:ins>
    </w:p>
    <w:p w14:paraId="3D8C501A" w14:textId="77777777" w:rsidR="005B4EF9" w:rsidRPr="00E77497" w:rsidDel="00EB1E7F" w:rsidRDefault="005B4EF9" w:rsidP="009E3FF6">
      <w:pPr>
        <w:numPr>
          <w:ilvl w:val="0"/>
          <w:numId w:val="403"/>
        </w:numPr>
        <w:spacing w:after="220"/>
        <w:rPr>
          <w:ins w:id="5602" w:author="Allen Wirfs-Brock" w:date="2011-07-05T08:51:00Z"/>
          <w:del w:id="5603" w:author="Rev 6 Allen Wirfs-Brock" w:date="2012-01-26T11:09:00Z"/>
        </w:rPr>
      </w:pPr>
      <w:ins w:id="5604" w:author="Allen Wirfs-Brock" w:date="2011-07-05T08:51:00Z">
        <w:del w:id="5605" w:author="Rev 6 Allen Wirfs-Brock" w:date="2012-01-26T11:09:00Z">
          <w:r w:rsidRPr="00E77497" w:rsidDel="00EB1E7F">
            <w:delText xml:space="preserve">It is a Syntax Error </w:delText>
          </w:r>
        </w:del>
      </w:ins>
      <w:ins w:id="5606" w:author="Allen Wirfs-Brock" w:date="2011-07-05T08:52:00Z">
        <w:del w:id="5607" w:author="Rev 6 Allen Wirfs-Brock" w:date="2012-01-26T11:09:00Z">
          <w:r w:rsidR="002C6802" w:rsidRPr="00E77497" w:rsidDel="00EB1E7F">
            <w:delText xml:space="preserve">if the </w:delText>
          </w:r>
        </w:del>
      </w:ins>
      <w:ins w:id="5608" w:author="Allen Wirfs-Brock" w:date="2011-07-05T08:54:00Z">
        <w:del w:id="5609" w:author="Rev 6 Allen Wirfs-Brock" w:date="2012-01-26T11:09:00Z">
          <w:r w:rsidR="002C6802" w:rsidRPr="00E77497" w:rsidDel="00EB1E7F">
            <w:delText>s</w:delText>
          </w:r>
        </w:del>
      </w:ins>
      <w:ins w:id="5610" w:author="Allen Wirfs-Brock" w:date="2011-07-05T08:52:00Z">
        <w:del w:id="5611" w:author="Rev 6 Allen Wirfs-Brock" w:date="2012-01-26T11:09:00Z">
          <w:r w:rsidR="002C6802" w:rsidRPr="00E77497" w:rsidDel="00EB1E7F">
            <w:delText>cource</w:delText>
          </w:r>
        </w:del>
      </w:ins>
      <w:ins w:id="5612" w:author="Rev 3 Allen Wirfs-Brock" w:date="2011-08-30T11:39:00Z">
        <w:del w:id="5613" w:author="Rev 6 Allen Wirfs-Brock" w:date="2012-01-26T11:09:00Z">
          <w:r w:rsidR="00F937DA" w:rsidRPr="00E77497" w:rsidDel="00EB1E7F">
            <w:delText>source</w:delText>
          </w:r>
        </w:del>
      </w:ins>
      <w:ins w:id="5614" w:author="Allen Wirfs-Brock" w:date="2011-07-05T08:52:00Z">
        <w:del w:id="5615" w:author="Rev 6 Allen Wirfs-Brock" w:date="2012-01-26T11:09:00Z">
          <w:r w:rsidR="002C6802" w:rsidRPr="00E77497" w:rsidDel="00EB1E7F">
            <w:delText xml:space="preserve"> code </w:delText>
          </w:r>
        </w:del>
      </w:ins>
      <w:ins w:id="5616" w:author="Allen Wirfs-Brock" w:date="2011-07-05T08:54:00Z">
        <w:del w:id="5617" w:author="Rev 6 Allen Wirfs-Brock" w:date="2012-01-26T11:09:00Z">
          <w:r w:rsidR="002C6802" w:rsidRPr="00E77497" w:rsidDel="00EB1E7F">
            <w:delText xml:space="preserve">parsed with this production </w:delText>
          </w:r>
        </w:del>
      </w:ins>
      <w:ins w:id="5618" w:author="Allen Wirfs-Brock" w:date="2011-07-05T08:52:00Z">
        <w:del w:id="5619" w:author="Rev 6 Allen Wirfs-Brock" w:date="2012-01-26T11:09:00Z">
          <w:r w:rsidR="002C6802" w:rsidRPr="00E77497" w:rsidDel="00EB1E7F">
            <w:delText>is not extended code</w:delText>
          </w:r>
        </w:del>
      </w:ins>
      <w:ins w:id="5620" w:author="Allen Wirfs-Brock" w:date="2011-07-05T08:51:00Z">
        <w:del w:id="5621" w:author="Rev 6 Allen Wirfs-Brock" w:date="2012-01-26T11:09:00Z">
          <w:r w:rsidRPr="00E77497" w:rsidDel="00EB1E7F">
            <w:delText>.</w:delText>
          </w:r>
        </w:del>
      </w:ins>
    </w:p>
    <w:p w14:paraId="4AE9D8A6" w14:textId="77777777" w:rsidR="008753AB" w:rsidRPr="00E77497" w:rsidDel="00A80BCD" w:rsidRDefault="008753AB" w:rsidP="008753AB">
      <w:pPr>
        <w:rPr>
          <w:ins w:id="5622" w:author="Rev 4 Allen Wirfs-Brock" w:date="2011-10-15T09:14:00Z"/>
          <w:del w:id="5623" w:author="Rev 5 Allen Wirfs-Brock" w:date="2012-01-04T12:36:00Z"/>
        </w:rPr>
      </w:pPr>
      <w:ins w:id="5624" w:author="Rev 4 Allen Wirfs-Brock" w:date="2011-10-15T09:14:00Z">
        <w:del w:id="5625" w:author="Rev 5 Allen Wirfs-Brock" w:date="2012-01-04T12:36:00Z">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Elision</w:delText>
          </w:r>
          <w:r w:rsidRPr="00E77497" w:rsidDel="00A80BCD">
            <w:rPr>
              <w:rStyle w:val="bnf"/>
              <w:rFonts w:cs="Arial"/>
              <w:i w:val="0"/>
              <w:vertAlign w:val="subscript"/>
            </w:rPr>
            <w:delText>opt</w:delText>
          </w:r>
          <w:r w:rsidRPr="00E77497" w:rsidDel="00A80BCD">
            <w:rPr>
              <w:rFonts w:ascii="Courier New" w:hAnsi="Courier New"/>
            </w:rPr>
            <w:delText xml:space="preserve"> </w:delText>
          </w:r>
          <w:r w:rsidRPr="00E77497" w:rsidDel="00A80BCD">
            <w:rPr>
              <w:rFonts w:ascii="Courier New" w:hAnsi="Courier New" w:cs="Courier New"/>
              <w:b/>
              <w:i/>
            </w:rPr>
            <w:delText xml:space="preserve">… </w:delText>
          </w:r>
          <w:r w:rsidRPr="00E77497" w:rsidDel="00A80BCD">
            <w:rPr>
              <w:rStyle w:val="bnf"/>
            </w:rPr>
            <w:delText>AssignmentExpression</w:delText>
          </w:r>
          <w:r w:rsidRPr="00E77497" w:rsidDel="00A80BCD">
            <w:delText xml:space="preserve"> </w:delText>
          </w:r>
        </w:del>
      </w:ins>
    </w:p>
    <w:p w14:paraId="08294508" w14:textId="77777777" w:rsidR="008753AB" w:rsidRPr="00E77497" w:rsidDel="00A80BCD" w:rsidRDefault="008753AB" w:rsidP="009E3FF6">
      <w:pPr>
        <w:numPr>
          <w:ilvl w:val="0"/>
          <w:numId w:val="403"/>
        </w:numPr>
        <w:spacing w:after="220"/>
        <w:rPr>
          <w:ins w:id="5626" w:author="Rev 4 Allen Wirfs-Brock" w:date="2011-10-15T09:14:00Z"/>
          <w:del w:id="5627" w:author="Rev 5 Allen Wirfs-Brock" w:date="2012-01-04T12:36:00Z"/>
        </w:rPr>
      </w:pPr>
      <w:ins w:id="5628" w:author="Rev 4 Allen Wirfs-Brock" w:date="2011-10-15T09:14:00Z">
        <w:del w:id="5629" w:author="Rev 5 Allen Wirfs-Brock" w:date="2012-01-04T12:36:00Z">
          <w:r w:rsidRPr="00E77497" w:rsidDel="00A80BCD">
            <w:delText>It is a Syntax Error if the source code parsed with this production is not extended code.</w:delText>
          </w:r>
        </w:del>
      </w:ins>
    </w:p>
    <w:p w14:paraId="3249E686" w14:textId="77777777" w:rsidR="000D108B" w:rsidRPr="00E77497" w:rsidRDefault="000D108B" w:rsidP="000D108B">
      <w:pPr>
        <w:rPr>
          <w:ins w:id="5630" w:author="Rev 5 Allen Wirfs-Brock" w:date="2012-01-04T12:12:00Z"/>
          <w:rFonts w:ascii="Helvetica" w:hAnsi="Helvetica"/>
          <w:b/>
        </w:rPr>
      </w:pPr>
      <w:ins w:id="5631" w:author="Rev 5 Allen Wirfs-Brock" w:date="2012-01-04T12:12:00Z">
        <w:r w:rsidRPr="00E77497">
          <w:rPr>
            <w:rFonts w:ascii="Helvetica" w:hAnsi="Helvetica"/>
            <w:b/>
          </w:rPr>
          <w:t xml:space="preserve">Static Semantics:  </w:t>
        </w:r>
        <w:r w:rsidR="00365BF7">
          <w:rPr>
            <w:rFonts w:ascii="Helvetica" w:hAnsi="Helvetica"/>
            <w:b/>
            <w:lang w:eastAsia="en-US"/>
          </w:rPr>
          <w:t>Elis</w:t>
        </w:r>
      </w:ins>
      <w:ins w:id="5632" w:author="Rev 5 Allen Wirfs-Brock" w:date="2012-01-04T12:30:00Z">
        <w:r w:rsidR="00E350EC">
          <w:rPr>
            <w:rFonts w:ascii="Helvetica" w:hAnsi="Helvetica"/>
            <w:b/>
            <w:lang w:eastAsia="en-US"/>
          </w:rPr>
          <w:t>i</w:t>
        </w:r>
      </w:ins>
      <w:ins w:id="5633" w:author="Rev 5 Allen Wirfs-Brock" w:date="2012-01-04T12:12:00Z">
        <w:r w:rsidR="00365BF7">
          <w:rPr>
            <w:rFonts w:ascii="Helvetica" w:hAnsi="Helvetica"/>
            <w:b/>
            <w:lang w:eastAsia="en-US"/>
          </w:rPr>
          <w:t>on</w:t>
        </w:r>
      </w:ins>
      <w:ins w:id="5634" w:author="Rev 5 Allen Wirfs-Brock" w:date="2012-01-04T12:31:00Z">
        <w:r w:rsidR="00E350EC">
          <w:rPr>
            <w:rFonts w:ascii="Helvetica" w:hAnsi="Helvetica"/>
            <w:b/>
            <w:lang w:eastAsia="en-US"/>
          </w:rPr>
          <w:t xml:space="preserve"> </w:t>
        </w:r>
      </w:ins>
      <w:ins w:id="5635" w:author="Rev 5 Allen Wirfs-Brock" w:date="2012-01-04T12:12:00Z">
        <w:r w:rsidR="00365BF7">
          <w:rPr>
            <w:rFonts w:ascii="Helvetica" w:hAnsi="Helvetica"/>
            <w:b/>
            <w:lang w:eastAsia="en-US"/>
          </w:rPr>
          <w:t>Width</w:t>
        </w:r>
      </w:ins>
    </w:p>
    <w:p w14:paraId="581D795F" w14:textId="77777777" w:rsidR="00365BF7" w:rsidRPr="00E77497" w:rsidRDefault="00365BF7" w:rsidP="00365BF7">
      <w:pPr>
        <w:rPr>
          <w:ins w:id="5636" w:author="Rev 5 Allen Wirfs-Brock" w:date="2012-01-04T12:20:00Z"/>
        </w:rPr>
      </w:pPr>
      <w:ins w:id="5637" w:author="Rev 5 Allen Wirfs-Brock" w:date="2012-01-04T12:20:00Z">
        <w:r w:rsidRPr="00E77497">
          <w:rPr>
            <w:rStyle w:val="bnf"/>
          </w:rPr>
          <w:t>Elision</w:t>
        </w:r>
        <w:r w:rsidRPr="00E77497">
          <w:t xml:space="preserve"> </w:t>
        </w:r>
        <w:r w:rsidRPr="00E77497">
          <w:rPr>
            <w:b/>
          </w:rPr>
          <w:t>:</w:t>
        </w:r>
        <w:r w:rsidRPr="00E77497">
          <w:t xml:space="preserve">  </w:t>
        </w:r>
      </w:ins>
      <w:ins w:id="5638" w:author="Rev 5 Allen Wirfs-Brock" w:date="2012-01-04T12:21:00Z">
        <w:r w:rsidRPr="00E77497">
          <w:rPr>
            <w:sz w:val="16"/>
          </w:rPr>
          <w:t>[empty]</w:t>
        </w:r>
      </w:ins>
      <w:ins w:id="5639" w:author="Rev 5 Allen Wirfs-Brock" w:date="2012-01-04T12:20:00Z">
        <w:r w:rsidRPr="00E77497">
          <w:t xml:space="preserve">  </w:t>
        </w:r>
      </w:ins>
    </w:p>
    <w:p w14:paraId="7DC6116B" w14:textId="77777777" w:rsidR="00365BF7" w:rsidRPr="00E77497" w:rsidRDefault="00365BF7" w:rsidP="00365BF7">
      <w:pPr>
        <w:pStyle w:val="Alg4"/>
        <w:numPr>
          <w:ilvl w:val="0"/>
          <w:numId w:val="46"/>
        </w:numPr>
        <w:spacing w:after="220"/>
        <w:contextualSpacing/>
        <w:rPr>
          <w:ins w:id="5640" w:author="Rev 5 Allen Wirfs-Brock" w:date="2012-01-04T12:20:00Z"/>
        </w:rPr>
      </w:pPr>
      <w:ins w:id="5641" w:author="Rev 5 Allen Wirfs-Brock" w:date="2012-01-04T12:20:00Z">
        <w:r w:rsidRPr="00E77497">
          <w:t xml:space="preserve">Return the numeric value </w:t>
        </w:r>
        <w:r>
          <w:t>0</w:t>
        </w:r>
        <w:r w:rsidRPr="00E77497">
          <w:t>.</w:t>
        </w:r>
      </w:ins>
    </w:p>
    <w:p w14:paraId="329722E5" w14:textId="77777777" w:rsidR="00365BF7" w:rsidRPr="00E77497" w:rsidRDefault="00365BF7" w:rsidP="00365BF7">
      <w:pPr>
        <w:rPr>
          <w:ins w:id="5642" w:author="Rev 5 Allen Wirfs-Brock" w:date="2012-01-04T12:14:00Z"/>
        </w:rPr>
      </w:pPr>
      <w:ins w:id="5643" w:author="Rev 5 Allen Wirfs-Brock" w:date="2012-01-04T12:14:00Z">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ins>
    </w:p>
    <w:p w14:paraId="6B2269C1" w14:textId="77777777" w:rsidR="00365BF7" w:rsidRPr="00E77497" w:rsidRDefault="00365BF7" w:rsidP="00365BF7">
      <w:pPr>
        <w:pStyle w:val="Alg4"/>
        <w:numPr>
          <w:ilvl w:val="0"/>
          <w:numId w:val="46"/>
        </w:numPr>
        <w:spacing w:after="220"/>
        <w:contextualSpacing/>
        <w:rPr>
          <w:ins w:id="5644" w:author="Rev 5 Allen Wirfs-Brock" w:date="2012-01-04T12:14:00Z"/>
        </w:rPr>
      </w:pPr>
      <w:ins w:id="5645" w:author="Rev 5 Allen Wirfs-Brock" w:date="2012-01-04T12:14:00Z">
        <w:r w:rsidRPr="00E77497">
          <w:t>Return the numeric value 1.</w:t>
        </w:r>
      </w:ins>
    </w:p>
    <w:p w14:paraId="224004A8" w14:textId="77777777" w:rsidR="00365BF7" w:rsidRPr="00E77497" w:rsidRDefault="00365BF7" w:rsidP="00365BF7">
      <w:pPr>
        <w:rPr>
          <w:ins w:id="5646" w:author="Rev 5 Allen Wirfs-Brock" w:date="2012-01-04T12:14:00Z"/>
        </w:rPr>
      </w:pPr>
      <w:ins w:id="5647" w:author="Rev 5 Allen Wirfs-Brock" w:date="2012-01-04T12:14:00Z">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ins>
    </w:p>
    <w:p w14:paraId="0CFF581B" w14:textId="77777777" w:rsidR="00365BF7" w:rsidRPr="00E77497" w:rsidRDefault="00365BF7" w:rsidP="00365BF7">
      <w:pPr>
        <w:pStyle w:val="Alg4"/>
        <w:numPr>
          <w:ilvl w:val="0"/>
          <w:numId w:val="47"/>
        </w:numPr>
        <w:spacing w:after="220"/>
        <w:contextualSpacing/>
        <w:rPr>
          <w:ins w:id="5648" w:author="Rev 5 Allen Wirfs-Brock" w:date="2012-01-04T12:14:00Z"/>
        </w:rPr>
      </w:pPr>
      <w:ins w:id="5649" w:author="Rev 5 Allen Wirfs-Brock" w:date="2012-01-04T12:14:00Z">
        <w:r w:rsidRPr="00E77497">
          <w:t xml:space="preserve">Let </w:t>
        </w:r>
        <w:r w:rsidRPr="00E77497">
          <w:rPr>
            <w:i/>
          </w:rPr>
          <w:t>preceding</w:t>
        </w:r>
        <w:r w:rsidRPr="00E77497">
          <w:t xml:space="preserve"> be the </w:t>
        </w:r>
        <w:r>
          <w:t>Elis</w:t>
        </w:r>
      </w:ins>
      <w:ins w:id="5650" w:author="Rev 5 Allen Wirfs-Brock" w:date="2012-01-04T12:36:00Z">
        <w:r w:rsidR="00A80BCD">
          <w:t>i</w:t>
        </w:r>
      </w:ins>
      <w:ins w:id="5651" w:author="Rev 5 Allen Wirfs-Brock" w:date="2012-01-04T12:14:00Z">
        <w:r>
          <w:t>on</w:t>
        </w:r>
      </w:ins>
      <w:ins w:id="5652" w:author="Rev 5 Allen Wirfs-Brock" w:date="2012-01-04T12:36:00Z">
        <w:r w:rsidR="00A80BCD">
          <w:t xml:space="preserve"> </w:t>
        </w:r>
      </w:ins>
      <w:ins w:id="5653" w:author="Rev 5 Allen Wirfs-Brock" w:date="2012-01-04T12:14:00Z">
        <w:r>
          <w:t>Width of</w:t>
        </w:r>
        <w:r w:rsidRPr="00E77497">
          <w:t xml:space="preserve"> </w:t>
        </w:r>
        <w:r w:rsidRPr="00E77497">
          <w:rPr>
            <w:i/>
          </w:rPr>
          <w:t>Elision</w:t>
        </w:r>
        <w:r w:rsidRPr="00E77497">
          <w:t>.</w:t>
        </w:r>
      </w:ins>
    </w:p>
    <w:p w14:paraId="3AE3CAB1" w14:textId="77777777" w:rsidR="00365BF7" w:rsidRPr="00E77497" w:rsidRDefault="00365BF7" w:rsidP="00365BF7">
      <w:pPr>
        <w:pStyle w:val="Alg4"/>
        <w:numPr>
          <w:ilvl w:val="0"/>
          <w:numId w:val="47"/>
        </w:numPr>
        <w:spacing w:after="220"/>
        <w:contextualSpacing/>
        <w:rPr>
          <w:ins w:id="5654" w:author="Rev 5 Allen Wirfs-Brock" w:date="2012-01-04T12:14:00Z"/>
        </w:rPr>
      </w:pPr>
      <w:ins w:id="5655" w:author="Rev 5 Allen Wirfs-Brock" w:date="2012-01-04T12:14:00Z">
        <w:r w:rsidRPr="00E77497">
          <w:t xml:space="preserve">Return </w:t>
        </w:r>
        <w:r w:rsidRPr="00E77497">
          <w:rPr>
            <w:i/>
          </w:rPr>
          <w:t>preceding</w:t>
        </w:r>
        <w:r w:rsidRPr="00E77497">
          <w:t>+1.</w:t>
        </w:r>
      </w:ins>
    </w:p>
    <w:p w14:paraId="4FE3BBB2" w14:textId="77777777" w:rsidR="008753AB" w:rsidRPr="001A49B2" w:rsidRDefault="008753AB" w:rsidP="001A49B2">
      <w:pPr>
        <w:rPr>
          <w:ins w:id="5656" w:author="Rev 4 Allen Wirfs-Brock" w:date="2011-10-15T09:13:00Z"/>
          <w:rFonts w:ascii="Helvetica" w:hAnsi="Helvetica"/>
          <w:b/>
        </w:rPr>
      </w:pPr>
      <w:ins w:id="5657" w:author="Rev 4 Allen Wirfs-Brock" w:date="2011-10-15T09:13:00Z">
        <w:del w:id="5658" w:author="Rev 6 Allen Wirfs-Brock" w:date="2012-02-27T09:22:00Z">
          <w:r w:rsidRPr="001A49B2" w:rsidDel="001A49B2">
            <w:rPr>
              <w:rFonts w:ascii="Helvetica" w:hAnsi="Helvetica"/>
              <w:b/>
            </w:rPr>
            <w:delText xml:space="preserve">11.1.4.2 </w:delText>
          </w:r>
        </w:del>
        <w:r w:rsidRPr="001A49B2">
          <w:rPr>
            <w:rFonts w:ascii="Helvetica" w:hAnsi="Helvetica"/>
            <w:b/>
          </w:rPr>
          <w:t>Runtime Semantics</w:t>
        </w:r>
      </w:ins>
    </w:p>
    <w:p w14:paraId="6EA47BDF" w14:textId="77777777" w:rsidR="00980C14" w:rsidRDefault="00980C14" w:rsidP="00980C14">
      <w:pPr>
        <w:keepNext/>
        <w:rPr>
          <w:ins w:id="5659" w:author="Rev 5 Allen Wirfs-Brock" w:date="2012-01-04T15:39:00Z"/>
          <w:rFonts w:ascii="Helvetica" w:hAnsi="Helvetica"/>
          <w:b/>
          <w:spacing w:val="6"/>
        </w:rPr>
      </w:pPr>
      <w:ins w:id="5660" w:author="Rev 5 Allen Wirfs-Brock" w:date="2012-01-04T15:39:00Z">
        <w:r w:rsidRPr="00E77497">
          <w:rPr>
            <w:rFonts w:ascii="Helvetica" w:hAnsi="Helvetica"/>
            <w:b/>
          </w:rPr>
          <w:t xml:space="preserve">Runtime Semantics: </w:t>
        </w:r>
        <w:r>
          <w:rPr>
            <w:rFonts w:ascii="Helvetica" w:hAnsi="Helvetica"/>
            <w:b/>
            <w:spacing w:val="6"/>
          </w:rPr>
          <w:t>Array Accumulation</w:t>
        </w:r>
      </w:ins>
    </w:p>
    <w:p w14:paraId="3730FC8B" w14:textId="77777777" w:rsidR="00E6393B" w:rsidRPr="004418C4" w:rsidRDefault="00E6393B" w:rsidP="00E6393B">
      <w:pPr>
        <w:ind w:left="360"/>
        <w:rPr>
          <w:ins w:id="5661" w:author="Rev 5 Allen Wirfs-Brock" w:date="2012-01-04T15:45:00Z"/>
        </w:rPr>
      </w:pPr>
      <w:ins w:id="5662" w:author="Rev 5 Allen Wirfs-Brock" w:date="2012-01-04T15:45:00Z">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ins>
    </w:p>
    <w:p w14:paraId="6D5534F0" w14:textId="77777777" w:rsidR="00E70C3C" w:rsidRPr="00E77497" w:rsidRDefault="00E70C3C" w:rsidP="00E70C3C">
      <w:pPr>
        <w:rPr>
          <w:ins w:id="5663" w:author="Rev 5 Allen Wirfs-Brock" w:date="2012-01-04T15:59:00Z"/>
        </w:rPr>
      </w:pPr>
      <w:ins w:id="5664"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78DCD039" w14:textId="77777777" w:rsidR="00E70C3C" w:rsidRPr="00E77497" w:rsidRDefault="00E70C3C" w:rsidP="00E70C3C">
      <w:pPr>
        <w:pStyle w:val="Alg4"/>
        <w:numPr>
          <w:ilvl w:val="0"/>
          <w:numId w:val="44"/>
        </w:numPr>
        <w:spacing w:after="220"/>
        <w:contextualSpacing/>
        <w:rPr>
          <w:ins w:id="5665" w:author="Rev 5 Allen Wirfs-Brock" w:date="2012-01-04T15:59:00Z"/>
        </w:rPr>
      </w:pPr>
      <w:ins w:id="5666" w:author="Rev 5 Allen Wirfs-Brock" w:date="2012-01-04T15:59:00Z">
        <w:r w:rsidRPr="00E77497">
          <w:t xml:space="preserve">Let </w:t>
        </w:r>
      </w:ins>
      <w:ins w:id="5667" w:author="Rev 5 Allen Wirfs-Brock" w:date="2012-01-04T16:01:00Z">
        <w:r>
          <w:rPr>
            <w:i/>
          </w:rPr>
          <w:t>padding</w:t>
        </w:r>
      </w:ins>
      <w:ins w:id="5668" w:author="Rev 5 Allen Wirfs-Brock" w:date="2012-01-04T15:59:00Z">
        <w:r w:rsidRPr="00E77497">
          <w:rPr>
            <w:i/>
          </w:rPr>
          <w:t xml:space="preserve"> </w:t>
        </w:r>
        <w:r w:rsidRPr="00E77497">
          <w:t xml:space="preserve">be the </w:t>
        </w:r>
        <w:r>
          <w:t>Elis</w:t>
        </w:r>
      </w:ins>
      <w:ins w:id="5669" w:author="Rev 5 Allen Wirfs-Brock" w:date="2012-01-04T16:13:00Z">
        <w:r w:rsidR="00B32143">
          <w:t>i</w:t>
        </w:r>
      </w:ins>
      <w:ins w:id="5670" w:author="Rev 5 Allen Wirfs-Brock" w:date="2012-01-04T15:59:00Z">
        <w:r>
          <w:t>on Width of</w:t>
        </w:r>
        <w:r w:rsidRPr="00E77497">
          <w:t xml:space="preserve"> </w:t>
        </w:r>
        <w:r w:rsidRPr="00E77497">
          <w:rPr>
            <w:i/>
          </w:rPr>
          <w:t>Elision</w:t>
        </w:r>
        <w:r w:rsidRPr="00E77497">
          <w:rPr>
            <w:rStyle w:val="bnf"/>
            <w:rFonts w:cs="Arial"/>
            <w:i w:val="0"/>
            <w:vertAlign w:val="subscript"/>
          </w:rPr>
          <w:t>opt</w:t>
        </w:r>
        <w:r w:rsidRPr="00E77497">
          <w:t>.</w:t>
        </w:r>
      </w:ins>
    </w:p>
    <w:p w14:paraId="4A2D106B" w14:textId="77777777" w:rsidR="00E70C3C" w:rsidRPr="00E77497" w:rsidRDefault="00E70C3C" w:rsidP="00E70C3C">
      <w:pPr>
        <w:pStyle w:val="Alg4"/>
        <w:numPr>
          <w:ilvl w:val="0"/>
          <w:numId w:val="44"/>
        </w:numPr>
        <w:spacing w:after="220"/>
        <w:contextualSpacing/>
        <w:rPr>
          <w:ins w:id="5671" w:author="Rev 5 Allen Wirfs-Brock" w:date="2012-01-04T15:59:00Z"/>
        </w:rPr>
      </w:pPr>
      <w:ins w:id="5672"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3DDBC07F" w14:textId="77777777" w:rsidR="00E70C3C" w:rsidRPr="00E77497" w:rsidRDefault="00E70C3C" w:rsidP="00E70C3C">
      <w:pPr>
        <w:pStyle w:val="Alg4"/>
        <w:numPr>
          <w:ilvl w:val="0"/>
          <w:numId w:val="44"/>
        </w:numPr>
        <w:spacing w:after="220"/>
        <w:contextualSpacing/>
        <w:rPr>
          <w:ins w:id="5673" w:author="Rev 5 Allen Wirfs-Brock" w:date="2012-01-04T15:59:00Z"/>
        </w:rPr>
      </w:pPr>
      <w:ins w:id="5674"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3274A9FF" w14:textId="77777777" w:rsidR="005E1B82" w:rsidRDefault="005E1B82" w:rsidP="005E1B82">
      <w:pPr>
        <w:pStyle w:val="Alg4"/>
        <w:numPr>
          <w:ilvl w:val="0"/>
          <w:numId w:val="44"/>
        </w:numPr>
        <w:spacing w:after="220"/>
        <w:contextualSpacing/>
        <w:rPr>
          <w:ins w:id="5675" w:author="Rev 6 Allen Wirfs-Brock" w:date="2012-02-16T13:12:00Z"/>
        </w:rPr>
      </w:pPr>
      <w:ins w:id="5676" w:author="Rev 6 Allen Wirfs-Brock" w:date="2012-02-16T13:12:00Z">
        <w:r>
          <w:t xml:space="preserve">If </w:t>
        </w:r>
      </w:ins>
      <w:ins w:id="5677" w:author="Rev 6 Allen Wirfs-Brock" w:date="2012-02-16T13:13:00Z">
        <w:r w:rsidRPr="00E77497">
          <w:rPr>
            <w:i/>
          </w:rPr>
          <w:t xml:space="preserve">initValue </w:t>
        </w:r>
      </w:ins>
      <w:ins w:id="5678" w:author="Rev 6 Allen Wirfs-Brock" w:date="2012-02-16T13:12:00Z">
        <w:r>
          <w:t xml:space="preserve">is an abrupt completion, return </w:t>
        </w:r>
      </w:ins>
      <w:ins w:id="5679" w:author="Rev 6 Allen Wirfs-Brock" w:date="2012-02-16T13:13:00Z">
        <w:r w:rsidRPr="00E77497">
          <w:rPr>
            <w:i/>
          </w:rPr>
          <w:t>initValue</w:t>
        </w:r>
      </w:ins>
      <w:ins w:id="5680" w:author="Rev 6 Allen Wirfs-Brock" w:date="2012-02-16T13:12:00Z">
        <w:r>
          <w:t>.</w:t>
        </w:r>
      </w:ins>
    </w:p>
    <w:p w14:paraId="40AA57A8" w14:textId="77777777" w:rsidR="00E70C3C" w:rsidRPr="00E77497" w:rsidRDefault="00E70C3C" w:rsidP="00E70C3C">
      <w:pPr>
        <w:pStyle w:val="Alg4"/>
        <w:numPr>
          <w:ilvl w:val="0"/>
          <w:numId w:val="44"/>
        </w:numPr>
        <w:spacing w:after="220"/>
        <w:contextualSpacing/>
        <w:rPr>
          <w:ins w:id="5681" w:author="Rev 5 Allen Wirfs-Brock" w:date="2012-01-04T15:59:00Z"/>
        </w:rPr>
      </w:pPr>
      <w:ins w:id="5682" w:author="Rev 5 Allen Wirfs-Brock" w:date="2012-01-04T15:59:00Z">
        <w:r w:rsidRPr="00E77497">
          <w:t xml:space="preserve">Call the [[DefineOwnProperty]] internal method of </w:t>
        </w:r>
        <w:r w:rsidRPr="00E77497">
          <w:rPr>
            <w:i/>
          </w:rPr>
          <w:t xml:space="preserve">array </w:t>
        </w:r>
        <w:r w:rsidRPr="00E77497">
          <w:t>with arguments ToString(</w:t>
        </w:r>
      </w:ins>
      <w:ins w:id="5683" w:author="Rev 5 Allen Wirfs-Brock" w:date="2012-01-04T16:15:00Z">
        <w:r w:rsidR="00B32143" w:rsidRPr="00E77497">
          <w:t>ToUint32(</w:t>
        </w:r>
      </w:ins>
      <w:ins w:id="5684" w:author="Rev 5 Allen Wirfs-Brock" w:date="2012-01-04T16:02:00Z">
        <w:r>
          <w:rPr>
            <w:i/>
          </w:rPr>
          <w:t>next</w:t>
        </w:r>
      </w:ins>
      <w:ins w:id="5685" w:author="Rev 5 Allen Wirfs-Brock" w:date="2012-01-04T15:59:00Z">
        <w:r w:rsidRPr="00E77497">
          <w:rPr>
            <w:i/>
          </w:rPr>
          <w:t>Index</w:t>
        </w:r>
      </w:ins>
      <w:ins w:id="5686" w:author="Rev 5 Allen Wirfs-Brock" w:date="2012-01-04T16:02:00Z">
        <w:r>
          <w:rPr>
            <w:i/>
          </w:rPr>
          <w:t>+padding</w:t>
        </w:r>
      </w:ins>
      <w:ins w:id="5687" w:author="Rev 5 Allen Wirfs-Brock" w:date="2012-01-04T15:59:00Z">
        <w:r w:rsidRPr="00B32143">
          <w:t>)</w:t>
        </w:r>
      </w:ins>
      <w:ins w:id="5688" w:author="Rev 5 Allen Wirfs-Brock" w:date="2012-01-04T16:15:00Z">
        <w:r w:rsidR="00B32143">
          <w:t>)</w:t>
        </w:r>
      </w:ins>
      <w:ins w:id="5689" w:author="Rev 5 Allen Wirfs-Brock" w:date="2012-01-04T15:59:00Z">
        <w:r w:rsidRPr="00E77497">
          <w:t xml:space="preserve">,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61F18E76" w14:textId="77777777" w:rsidR="00E70C3C" w:rsidRPr="00E77497" w:rsidRDefault="00E70C3C" w:rsidP="00E70C3C">
      <w:pPr>
        <w:pStyle w:val="Alg4"/>
        <w:numPr>
          <w:ilvl w:val="0"/>
          <w:numId w:val="44"/>
        </w:numPr>
        <w:spacing w:after="220"/>
        <w:contextualSpacing/>
        <w:rPr>
          <w:ins w:id="5690" w:author="Rev 5 Allen Wirfs-Brock" w:date="2012-01-04T15:59:00Z"/>
        </w:rPr>
      </w:pPr>
      <w:ins w:id="5691" w:author="Rev 5 Allen Wirfs-Brock" w:date="2012-01-04T15:59:00Z">
        <w:r w:rsidRPr="00E77497">
          <w:t xml:space="preserve">Return </w:t>
        </w:r>
      </w:ins>
      <w:ins w:id="5692" w:author="Rev 5 Allen Wirfs-Brock" w:date="2012-01-04T16:03:00Z">
        <w:r>
          <w:rPr>
            <w:i/>
          </w:rPr>
          <w:t>next</w:t>
        </w:r>
        <w:r w:rsidRPr="00E77497">
          <w:rPr>
            <w:i/>
          </w:rPr>
          <w:t>Index</w:t>
        </w:r>
        <w:r>
          <w:rPr>
            <w:i/>
          </w:rPr>
          <w:t>+padding+</w:t>
        </w:r>
        <w:r w:rsidRPr="00E70C3C">
          <w:t>1</w:t>
        </w:r>
      </w:ins>
      <w:ins w:id="5693" w:author="Rev 5 Allen Wirfs-Brock" w:date="2012-01-04T15:59:00Z">
        <w:r w:rsidRPr="00E77497">
          <w:t>.</w:t>
        </w:r>
      </w:ins>
    </w:p>
    <w:p w14:paraId="0AF33B2F" w14:textId="77777777" w:rsidR="00E70C3C" w:rsidRPr="00E77497" w:rsidRDefault="00E70C3C" w:rsidP="00E70C3C">
      <w:pPr>
        <w:rPr>
          <w:ins w:id="5694" w:author="Rev 5 Allen Wirfs-Brock" w:date="2012-01-04T15:59:00Z"/>
        </w:rPr>
      </w:pPr>
      <w:ins w:id="5695"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ins>
    </w:p>
    <w:p w14:paraId="30322649" w14:textId="77777777" w:rsidR="006A2DB4" w:rsidRPr="00E77497" w:rsidRDefault="006A2DB4" w:rsidP="006A2DB4">
      <w:pPr>
        <w:pStyle w:val="Alg4"/>
        <w:numPr>
          <w:ilvl w:val="0"/>
          <w:numId w:val="417"/>
        </w:numPr>
        <w:spacing w:after="220"/>
        <w:contextualSpacing/>
        <w:rPr>
          <w:ins w:id="5696" w:author="Rev 5 Allen Wirfs-Brock" w:date="2012-01-04T16:05:00Z"/>
        </w:rPr>
      </w:pPr>
      <w:ins w:id="5697" w:author="Rev 5 Allen Wirfs-Brock" w:date="2012-01-04T16:05:00Z">
        <w:r w:rsidRPr="00E77497">
          <w:t xml:space="preserve">Let </w:t>
        </w:r>
        <w:r>
          <w:rPr>
            <w:i/>
          </w:rPr>
          <w:t>padding</w:t>
        </w:r>
        <w:r w:rsidRPr="00E77497">
          <w:rPr>
            <w:i/>
          </w:rPr>
          <w:t xml:space="preserve"> </w:t>
        </w:r>
        <w:r w:rsidRPr="00E77497">
          <w:t xml:space="preserve">be the </w:t>
        </w:r>
        <w:r>
          <w:t>Elis</w:t>
        </w:r>
      </w:ins>
      <w:ins w:id="5698" w:author="Rev 5 Allen Wirfs-Brock" w:date="2012-01-04T16:13:00Z">
        <w:r w:rsidR="00B32143">
          <w:t>i</w:t>
        </w:r>
      </w:ins>
      <w:ins w:id="5699" w:author="Rev 5 Allen Wirfs-Brock" w:date="2012-01-04T16:05:00Z">
        <w:r>
          <w:t>on Width of</w:t>
        </w:r>
        <w:r w:rsidRPr="00E77497">
          <w:t xml:space="preserve"> </w:t>
        </w:r>
        <w:r w:rsidRPr="00E77497">
          <w:rPr>
            <w:i/>
          </w:rPr>
          <w:t>Elision</w:t>
        </w:r>
        <w:r w:rsidRPr="00E77497">
          <w:rPr>
            <w:rStyle w:val="bnf"/>
            <w:rFonts w:cs="Arial"/>
            <w:i w:val="0"/>
            <w:vertAlign w:val="subscript"/>
          </w:rPr>
          <w:t>opt</w:t>
        </w:r>
        <w:r w:rsidRPr="00E77497">
          <w:t>.</w:t>
        </w:r>
      </w:ins>
    </w:p>
    <w:p w14:paraId="0EF37871" w14:textId="77777777" w:rsidR="006A2DB4" w:rsidRPr="00E77497" w:rsidRDefault="006A2DB4" w:rsidP="006A2DB4">
      <w:pPr>
        <w:pStyle w:val="Alg4"/>
        <w:numPr>
          <w:ilvl w:val="0"/>
          <w:numId w:val="417"/>
        </w:numPr>
        <w:spacing w:after="220"/>
        <w:contextualSpacing/>
        <w:rPr>
          <w:ins w:id="5700" w:author="Rev 5 Allen Wirfs-Brock" w:date="2012-01-04T16:06:00Z"/>
        </w:rPr>
      </w:pPr>
      <w:ins w:id="5701" w:author="Rev 5 Allen Wirfs-Brock" w:date="2012-01-04T16:08:00Z">
        <w:r>
          <w:t>Return the</w:t>
        </w:r>
      </w:ins>
      <w:ins w:id="5702" w:author="Rev 5 Allen Wirfs-Brock" w:date="2012-01-04T16:06:00Z">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ins>
      <w:ins w:id="5703" w:author="Rev 5 Allen Wirfs-Brock" w:date="2012-01-04T16:09:00Z">
        <w:r w:rsidRPr="006A2DB4">
          <w:rPr>
            <w:i/>
          </w:rPr>
          <w:t>nextIndex</w:t>
        </w:r>
        <w:r>
          <w:t>+</w:t>
        </w:r>
      </w:ins>
      <w:ins w:id="5704" w:author="Rev 5 Allen Wirfs-Brock" w:date="2012-01-04T16:07:00Z">
        <w:r w:rsidRPr="006A2DB4">
          <w:rPr>
            <w:i/>
          </w:rPr>
          <w:t>padding</w:t>
        </w:r>
      </w:ins>
      <w:ins w:id="5705" w:author="Rev 5 Allen Wirfs-Brock" w:date="2012-01-04T16:06:00Z">
        <w:r w:rsidRPr="00E77497">
          <w:t>.</w:t>
        </w:r>
      </w:ins>
    </w:p>
    <w:p w14:paraId="2D604A30" w14:textId="77777777" w:rsidR="00E70C3C" w:rsidRPr="00E77497" w:rsidRDefault="00E70C3C" w:rsidP="00E70C3C">
      <w:pPr>
        <w:rPr>
          <w:ins w:id="5706" w:author="Rev 5 Allen Wirfs-Brock" w:date="2012-01-04T15:59:00Z"/>
        </w:rPr>
      </w:pPr>
      <w:ins w:id="5707"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620AE3AF" w14:textId="77777777" w:rsidR="00E70C3C" w:rsidRPr="00E77497" w:rsidRDefault="00E70C3C" w:rsidP="00E70C3C">
      <w:pPr>
        <w:pStyle w:val="Alg4"/>
        <w:numPr>
          <w:ilvl w:val="0"/>
          <w:numId w:val="45"/>
        </w:numPr>
        <w:spacing w:after="220"/>
        <w:contextualSpacing/>
        <w:rPr>
          <w:ins w:id="5708" w:author="Rev 5 Allen Wirfs-Brock" w:date="2012-01-04T15:59:00Z"/>
        </w:rPr>
      </w:pPr>
      <w:ins w:id="5709" w:author="Rev 5 Allen Wirfs-Brock" w:date="2012-01-04T15:59:00Z">
        <w:r w:rsidRPr="00E77497">
          <w:t xml:space="preserve">Let </w:t>
        </w:r>
      </w:ins>
      <w:ins w:id="5710" w:author="Rev 5 Allen Wirfs-Brock" w:date="2012-01-04T16:11:00Z">
        <w:r w:rsidR="006A2DB4">
          <w:rPr>
            <w:i/>
          </w:rPr>
          <w:t>post</w:t>
        </w:r>
      </w:ins>
      <w:ins w:id="5711" w:author="Rev 5 Allen Wirfs-Brock" w:date="2012-01-04T16:13:00Z">
        <w:r w:rsidR="006A2DB4">
          <w:rPr>
            <w:i/>
          </w:rPr>
          <w:t>Index</w:t>
        </w:r>
      </w:ins>
      <w:ins w:id="5712" w:author="Rev 5 Allen Wirfs-Brock" w:date="2012-01-04T16:11:00Z">
        <w:r w:rsidR="006A2DB4">
          <w:rPr>
            <w:i/>
          </w:rPr>
          <w:t xml:space="preserve"> </w:t>
        </w:r>
      </w:ins>
      <w:ins w:id="5713" w:author="Rev 5 Allen Wirfs-Brock" w:date="2012-01-04T15:59:00Z">
        <w:r w:rsidRPr="00E77497">
          <w:rPr>
            <w:i/>
          </w:rPr>
          <w:t xml:space="preserve"> </w:t>
        </w:r>
        <w:r w:rsidRPr="00E77497">
          <w:t xml:space="preserve">be the result of </w:t>
        </w:r>
      </w:ins>
      <w:ins w:id="5714" w:author="Rev 5 Allen Wirfs-Brock" w:date="2012-01-04T16:12:00Z">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ins>
      <w:ins w:id="5715" w:author="Rev 5 Allen Wirfs-Brock" w:date="2012-01-04T15:59:00Z">
        <w:r w:rsidRPr="00E77497">
          <w:t>.</w:t>
        </w:r>
      </w:ins>
    </w:p>
    <w:p w14:paraId="56CD9F04" w14:textId="77777777" w:rsidR="005E1B82" w:rsidRDefault="005E1B82" w:rsidP="005E1B82">
      <w:pPr>
        <w:pStyle w:val="Alg4"/>
        <w:numPr>
          <w:ilvl w:val="0"/>
          <w:numId w:val="45"/>
        </w:numPr>
        <w:spacing w:after="220"/>
        <w:contextualSpacing/>
        <w:rPr>
          <w:ins w:id="5716" w:author="Rev 6 Allen Wirfs-Brock" w:date="2012-02-16T13:16:00Z"/>
        </w:rPr>
      </w:pPr>
      <w:ins w:id="5717" w:author="Rev 6 Allen Wirfs-Brock" w:date="2012-02-16T13:16:00Z">
        <w:r>
          <w:t xml:space="preserve">If </w:t>
        </w:r>
      </w:ins>
      <w:ins w:id="5718" w:author="Rev 6 Allen Wirfs-Brock" w:date="2012-02-16T13:17:00Z">
        <w:r>
          <w:rPr>
            <w:i/>
          </w:rPr>
          <w:t xml:space="preserve">postIndex </w:t>
        </w:r>
        <w:r w:rsidRPr="00E77497">
          <w:rPr>
            <w:i/>
          </w:rPr>
          <w:t xml:space="preserve"> </w:t>
        </w:r>
      </w:ins>
      <w:ins w:id="5719" w:author="Rev 6 Allen Wirfs-Brock" w:date="2012-02-16T13:16:00Z">
        <w:r>
          <w:t xml:space="preserve">is an abrupt completion, return </w:t>
        </w:r>
      </w:ins>
      <w:ins w:id="5720" w:author="Rev 6 Allen Wirfs-Brock" w:date="2012-02-16T13:18:00Z">
        <w:r w:rsidR="00CE3355">
          <w:rPr>
            <w:i/>
          </w:rPr>
          <w:t>postInde</w:t>
        </w:r>
      </w:ins>
      <w:ins w:id="5721" w:author="Rev 6 Allen Wirfs-Brock" w:date="2012-02-16T13:20:00Z">
        <w:r w:rsidR="00CE3355">
          <w:rPr>
            <w:i/>
          </w:rPr>
          <w:t>x</w:t>
        </w:r>
      </w:ins>
      <w:ins w:id="5722" w:author="Rev 6 Allen Wirfs-Brock" w:date="2012-02-16T13:16:00Z">
        <w:r>
          <w:t>.</w:t>
        </w:r>
      </w:ins>
    </w:p>
    <w:p w14:paraId="295A529E" w14:textId="77777777" w:rsidR="00E70C3C" w:rsidRPr="00E77497" w:rsidRDefault="006A2DB4" w:rsidP="00E70C3C">
      <w:pPr>
        <w:pStyle w:val="Alg4"/>
        <w:numPr>
          <w:ilvl w:val="0"/>
          <w:numId w:val="45"/>
        </w:numPr>
        <w:spacing w:after="220"/>
        <w:contextualSpacing/>
        <w:rPr>
          <w:ins w:id="5723" w:author="Rev 5 Allen Wirfs-Brock" w:date="2012-01-04T15:59:00Z"/>
        </w:rPr>
      </w:pPr>
      <w:ins w:id="5724" w:author="Rev 5 Allen Wirfs-Brock" w:date="2012-01-04T16:13:00Z">
        <w:r w:rsidRPr="00E77497">
          <w:t xml:space="preserve">Let </w:t>
        </w:r>
        <w:r>
          <w:rPr>
            <w:i/>
          </w:rPr>
          <w:t>padding</w:t>
        </w:r>
        <w:r w:rsidRPr="00E77497">
          <w:rPr>
            <w:i/>
          </w:rPr>
          <w:t xml:space="preserve"> </w:t>
        </w:r>
        <w:r w:rsidRPr="00E77497">
          <w:t xml:space="preserve">be the </w:t>
        </w:r>
        <w:r>
          <w:t>Elis</w:t>
        </w:r>
      </w:ins>
      <w:ins w:id="5725" w:author="Rev 5 Allen Wirfs-Brock" w:date="2012-01-04T16:14:00Z">
        <w:r w:rsidR="00B32143">
          <w:t>i</w:t>
        </w:r>
      </w:ins>
      <w:ins w:id="5726" w:author="Rev 5 Allen Wirfs-Brock" w:date="2012-01-04T16:13:00Z">
        <w:r>
          <w:t>on Width of</w:t>
        </w:r>
        <w:r w:rsidRPr="00E77497">
          <w:t xml:space="preserve"> </w:t>
        </w:r>
        <w:r w:rsidRPr="00E77497">
          <w:rPr>
            <w:i/>
          </w:rPr>
          <w:t>Elision</w:t>
        </w:r>
        <w:r w:rsidRPr="00E77497">
          <w:rPr>
            <w:rStyle w:val="bnf"/>
            <w:rFonts w:cs="Arial"/>
            <w:i w:val="0"/>
            <w:vertAlign w:val="subscript"/>
          </w:rPr>
          <w:t>opt</w:t>
        </w:r>
        <w:r w:rsidRPr="00E77497">
          <w:t>.</w:t>
        </w:r>
      </w:ins>
    </w:p>
    <w:p w14:paraId="09203C09" w14:textId="77777777" w:rsidR="00E70C3C" w:rsidRPr="00E77497" w:rsidRDefault="00E70C3C" w:rsidP="00E70C3C">
      <w:pPr>
        <w:pStyle w:val="Alg4"/>
        <w:numPr>
          <w:ilvl w:val="0"/>
          <w:numId w:val="45"/>
        </w:numPr>
        <w:spacing w:after="220"/>
        <w:contextualSpacing/>
        <w:rPr>
          <w:ins w:id="5727" w:author="Rev 5 Allen Wirfs-Brock" w:date="2012-01-04T15:59:00Z"/>
        </w:rPr>
      </w:pPr>
      <w:ins w:id="5728"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34ABE76F" w14:textId="77777777" w:rsidR="00E70C3C" w:rsidRPr="00E77497" w:rsidRDefault="00E70C3C" w:rsidP="00E70C3C">
      <w:pPr>
        <w:pStyle w:val="Alg4"/>
        <w:numPr>
          <w:ilvl w:val="0"/>
          <w:numId w:val="45"/>
        </w:numPr>
        <w:spacing w:after="220"/>
        <w:contextualSpacing/>
        <w:rPr>
          <w:ins w:id="5729" w:author="Rev 5 Allen Wirfs-Brock" w:date="2012-01-04T15:59:00Z"/>
        </w:rPr>
      </w:pPr>
      <w:ins w:id="5730"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41DA4FB6" w14:textId="77777777" w:rsidR="005E1B82" w:rsidRDefault="005E1B82" w:rsidP="005E1B82">
      <w:pPr>
        <w:pStyle w:val="Alg4"/>
        <w:numPr>
          <w:ilvl w:val="0"/>
          <w:numId w:val="45"/>
        </w:numPr>
        <w:spacing w:after="220"/>
        <w:contextualSpacing/>
        <w:rPr>
          <w:ins w:id="5731" w:author="Rev 6 Allen Wirfs-Brock" w:date="2012-02-16T13:18:00Z"/>
        </w:rPr>
      </w:pPr>
      <w:ins w:id="5732" w:author="Rev 6 Allen Wirfs-Brock" w:date="2012-02-16T13:18:00Z">
        <w:r>
          <w:t xml:space="preserve">If </w:t>
        </w:r>
        <w:r w:rsidRPr="00E77497">
          <w:rPr>
            <w:i/>
          </w:rPr>
          <w:t xml:space="preserve">initValue </w:t>
        </w:r>
        <w:r>
          <w:t xml:space="preserve">is an abrupt completion, return </w:t>
        </w:r>
        <w:r w:rsidRPr="00E77497">
          <w:rPr>
            <w:i/>
          </w:rPr>
          <w:t>initValue</w:t>
        </w:r>
        <w:r>
          <w:t>.</w:t>
        </w:r>
      </w:ins>
    </w:p>
    <w:p w14:paraId="6F30D068" w14:textId="77777777" w:rsidR="00E70C3C" w:rsidRPr="00E77497" w:rsidRDefault="00E70C3C" w:rsidP="00E70C3C">
      <w:pPr>
        <w:pStyle w:val="Alg4"/>
        <w:numPr>
          <w:ilvl w:val="0"/>
          <w:numId w:val="45"/>
        </w:numPr>
        <w:spacing w:after="220"/>
        <w:contextualSpacing/>
        <w:rPr>
          <w:ins w:id="5733" w:author="Rev 5 Allen Wirfs-Brock" w:date="2012-01-04T15:59:00Z"/>
        </w:rPr>
      </w:pPr>
      <w:ins w:id="5734" w:author="Rev 5 Allen Wirfs-Brock" w:date="2012-01-04T15:59:00Z">
        <w:r w:rsidRPr="00E77497">
          <w:t xml:space="preserve">Call the [[DefineOwnProperty]] internal method of </w:t>
        </w:r>
        <w:r w:rsidRPr="00E77497">
          <w:rPr>
            <w:i/>
          </w:rPr>
          <w:t xml:space="preserve">array </w:t>
        </w:r>
        <w:r w:rsidRPr="00E77497">
          <w:t>with arguments ToString(ToUint32((</w:t>
        </w:r>
      </w:ins>
      <w:ins w:id="5735" w:author="Rev 5 Allen Wirfs-Brock" w:date="2012-01-04T16:16:00Z">
        <w:r w:rsidR="00B32143">
          <w:rPr>
            <w:i/>
          </w:rPr>
          <w:t>postIndex</w:t>
        </w:r>
      </w:ins>
      <w:ins w:id="5736" w:author="Rev 5 Allen Wirfs-Brock" w:date="2012-01-04T15:59:00Z">
        <w:r w:rsidRPr="00E77497">
          <w:t>+</w:t>
        </w:r>
      </w:ins>
      <w:ins w:id="5737" w:author="Rev 5 Allen Wirfs-Brock" w:date="2012-01-04T16:16:00Z">
        <w:r w:rsidR="00B32143">
          <w:rPr>
            <w:i/>
          </w:rPr>
          <w:t>padding</w:t>
        </w:r>
      </w:ins>
      <w:ins w:id="5738" w:author="Rev 5 Allen Wirfs-Brock" w:date="2012-01-04T15:59:00Z">
        <w:r w:rsidRPr="00E77497">
          <w:t xml:space="preserve">)) and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3EB81713" w14:textId="77777777" w:rsidR="00E70C3C" w:rsidRPr="00E77497" w:rsidRDefault="00E70C3C" w:rsidP="00E70C3C">
      <w:pPr>
        <w:pStyle w:val="Alg4"/>
        <w:numPr>
          <w:ilvl w:val="0"/>
          <w:numId w:val="45"/>
        </w:numPr>
        <w:spacing w:after="220"/>
        <w:contextualSpacing/>
        <w:rPr>
          <w:ins w:id="5739" w:author="Rev 5 Allen Wirfs-Brock" w:date="2012-01-04T15:59:00Z"/>
        </w:rPr>
      </w:pPr>
      <w:ins w:id="5740" w:author="Rev 5 Allen Wirfs-Brock" w:date="2012-01-04T15:59:00Z">
        <w:r w:rsidRPr="00E77497">
          <w:t xml:space="preserve">Return </w:t>
        </w:r>
      </w:ins>
      <w:ins w:id="5741" w:author="Rev 5 Allen Wirfs-Brock" w:date="2012-01-04T16:16:00Z">
        <w:r w:rsidR="00B32143">
          <w:rPr>
            <w:i/>
          </w:rPr>
          <w:t>postIndex</w:t>
        </w:r>
        <w:r w:rsidR="00B32143" w:rsidRPr="00E77497">
          <w:t>+</w:t>
        </w:r>
        <w:r w:rsidR="00B32143">
          <w:rPr>
            <w:i/>
          </w:rPr>
          <w:t>padding+</w:t>
        </w:r>
        <w:r w:rsidR="00B32143" w:rsidRPr="00E70C3C">
          <w:t>1</w:t>
        </w:r>
      </w:ins>
      <w:ins w:id="5742" w:author="Rev 5 Allen Wirfs-Brock" w:date="2012-01-04T15:59:00Z">
        <w:r w:rsidRPr="00E77497">
          <w:t>.</w:t>
        </w:r>
      </w:ins>
    </w:p>
    <w:p w14:paraId="3759FFF5" w14:textId="77777777" w:rsidR="00E70C3C" w:rsidRPr="00E77497" w:rsidRDefault="00E70C3C" w:rsidP="00E70C3C">
      <w:pPr>
        <w:rPr>
          <w:ins w:id="5743" w:author="Rev 5 Allen Wirfs-Brock" w:date="2012-01-04T15:59:00Z"/>
        </w:rPr>
      </w:pPr>
      <w:ins w:id="5744"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ins>
    </w:p>
    <w:p w14:paraId="12BD1B7F" w14:textId="77777777" w:rsidR="00EF30EA" w:rsidRPr="00E77497" w:rsidRDefault="00EF30EA" w:rsidP="00EF30EA">
      <w:pPr>
        <w:pStyle w:val="Alg4"/>
        <w:numPr>
          <w:ilvl w:val="0"/>
          <w:numId w:val="418"/>
        </w:numPr>
        <w:spacing w:after="220"/>
        <w:contextualSpacing/>
        <w:rPr>
          <w:ins w:id="5745" w:author="Rev 5 Allen Wirfs-Brock" w:date="2012-01-04T16:24:00Z"/>
        </w:rPr>
      </w:pPr>
      <w:ins w:id="5746" w:author="Rev 5 Allen Wirfs-Brock" w:date="2012-01-04T16:24:00Z">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ins>
    </w:p>
    <w:p w14:paraId="7BD4812B" w14:textId="77777777" w:rsidR="00CE3355" w:rsidRDefault="00CE3355" w:rsidP="00CE3355">
      <w:pPr>
        <w:pStyle w:val="Alg4"/>
        <w:numPr>
          <w:ilvl w:val="0"/>
          <w:numId w:val="418"/>
        </w:numPr>
        <w:spacing w:after="220"/>
        <w:contextualSpacing/>
        <w:rPr>
          <w:ins w:id="5747" w:author="Rev 6 Allen Wirfs-Brock" w:date="2012-02-16T13:18:00Z"/>
        </w:rPr>
      </w:pPr>
      <w:ins w:id="5748" w:author="Rev 6 Allen Wirfs-Brock" w:date="2012-02-16T13:18:00Z">
        <w:r>
          <w:t xml:space="preserve">If </w:t>
        </w:r>
        <w:r>
          <w:rPr>
            <w:i/>
          </w:rPr>
          <w:t xml:space="preserve">postIndex </w:t>
        </w:r>
        <w:r w:rsidRPr="00E77497">
          <w:rPr>
            <w:i/>
          </w:rPr>
          <w:t xml:space="preserve"> </w:t>
        </w:r>
        <w:r>
          <w:t xml:space="preserve">is an abrupt completion, return </w:t>
        </w:r>
        <w:r>
          <w:rPr>
            <w:i/>
          </w:rPr>
          <w:t xml:space="preserve">postIndex </w:t>
        </w:r>
        <w:r w:rsidRPr="00E77497">
          <w:rPr>
            <w:i/>
          </w:rPr>
          <w:t xml:space="preserve"> </w:t>
        </w:r>
        <w:r>
          <w:t>.</w:t>
        </w:r>
      </w:ins>
    </w:p>
    <w:p w14:paraId="226C4B01" w14:textId="77777777" w:rsidR="00E70C3C" w:rsidRPr="00E77497" w:rsidRDefault="00E70C3C" w:rsidP="00E70C3C">
      <w:pPr>
        <w:pStyle w:val="Alg4"/>
        <w:numPr>
          <w:ilvl w:val="0"/>
          <w:numId w:val="418"/>
        </w:numPr>
        <w:spacing w:after="220"/>
        <w:contextualSpacing/>
        <w:rPr>
          <w:ins w:id="5749" w:author="Rev 5 Allen Wirfs-Brock" w:date="2012-01-04T15:59:00Z"/>
        </w:rPr>
      </w:pPr>
      <w:ins w:id="5750" w:author="Rev 5 Allen Wirfs-Brock" w:date="2012-01-04T15:59:00Z">
        <w:r w:rsidRPr="00E77497">
          <w:t xml:space="preserve">Let </w:t>
        </w:r>
        <w:r w:rsidRPr="00E77497">
          <w:rPr>
            <w:i/>
          </w:rPr>
          <w:t xml:space="preserve">pad </w:t>
        </w:r>
        <w:r w:rsidRPr="00E77497">
          <w:t>be the result of evaluating</w:t>
        </w:r>
        <w:r w:rsidRPr="00E77497" w:rsidDel="006307DB">
          <w:t xml:space="preserve"> </w:t>
        </w:r>
        <w:r w:rsidRPr="00E77497">
          <w:rPr>
            <w:i/>
          </w:rPr>
          <w:t>Elision</w:t>
        </w:r>
        <w:r w:rsidRPr="00E77497">
          <w:rPr>
            <w:rStyle w:val="bnf"/>
            <w:rFonts w:cs="Arial"/>
            <w:i w:val="0"/>
            <w:vertAlign w:val="subscript"/>
          </w:rPr>
          <w:t>opt</w:t>
        </w:r>
        <w:r w:rsidRPr="00E77497">
          <w:t>; if not present, use the numeric value zero.</w:t>
        </w:r>
      </w:ins>
    </w:p>
    <w:p w14:paraId="2F862CEC" w14:textId="77777777" w:rsidR="00EF30EA" w:rsidRPr="00E77497" w:rsidRDefault="00EF30EA" w:rsidP="00EF30EA">
      <w:pPr>
        <w:pStyle w:val="Alg4"/>
        <w:numPr>
          <w:ilvl w:val="0"/>
          <w:numId w:val="418"/>
        </w:numPr>
        <w:spacing w:after="220"/>
        <w:contextualSpacing/>
        <w:rPr>
          <w:ins w:id="5751" w:author="Rev 5 Allen Wirfs-Brock" w:date="2012-01-04T16:25:00Z"/>
        </w:rPr>
      </w:pPr>
      <w:ins w:id="5752" w:author="Rev 5 Allen Wirfs-Brock" w:date="2012-01-04T16:25:00Z">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ins>
    </w:p>
    <w:p w14:paraId="49761F1E" w14:textId="77777777" w:rsidR="006A2DB4" w:rsidRPr="00E77497" w:rsidRDefault="006A2DB4" w:rsidP="006A2DB4">
      <w:pPr>
        <w:rPr>
          <w:ins w:id="5753" w:author="Rev 5 Allen Wirfs-Brock" w:date="2012-01-04T16:05:00Z"/>
        </w:rPr>
      </w:pPr>
      <w:ins w:id="5754" w:author="Rev 5 Allen Wirfs-Brock" w:date="2012-01-04T16:05:00Z">
        <w:r w:rsidRPr="007211F8">
          <w:rPr>
            <w:rStyle w:val="bnf"/>
          </w:rPr>
          <w:t>SpreadElement</w:t>
        </w:r>
      </w:ins>
      <w:ins w:id="5755" w:author="Rev 5 Allen Wirfs-Brock" w:date="2012-01-04T16:27:00Z">
        <w:r w:rsidR="00EF30EA">
          <w:rPr>
            <w:rStyle w:val="bnf"/>
          </w:rPr>
          <w:t xml:space="preserve"> </w:t>
        </w:r>
      </w:ins>
      <w:ins w:id="5756" w:author="Rev 5 Allen Wirfs-Brock" w:date="2012-01-04T16:05:00Z">
        <w:r w:rsidRPr="00E77497">
          <w:rPr>
            <w:b/>
          </w:rPr>
          <w:t>:</w:t>
        </w:r>
        <w:r w:rsidRPr="00E77497">
          <w:t xml:space="preserve">  </w:t>
        </w:r>
      </w:ins>
      <w:ins w:id="5757" w:author="Rev 5 Allen Wirfs-Brock" w:date="2012-01-04T16:27:00Z">
        <w:r w:rsidR="00EF30EA" w:rsidRPr="00EF30E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ins>
    </w:p>
    <w:p w14:paraId="5394A361" w14:textId="77777777" w:rsidR="006A2DB4" w:rsidRPr="00E77497" w:rsidRDefault="006A2DB4" w:rsidP="006A2DB4">
      <w:pPr>
        <w:pStyle w:val="Alg4"/>
        <w:numPr>
          <w:ilvl w:val="0"/>
          <w:numId w:val="628"/>
        </w:numPr>
        <w:spacing w:after="220"/>
        <w:contextualSpacing/>
        <w:rPr>
          <w:ins w:id="5758" w:author="Rev 5 Allen Wirfs-Brock" w:date="2012-01-04T16:05:00Z"/>
        </w:rPr>
      </w:pPr>
      <w:ins w:id="5759" w:author="Rev 5 Allen Wirfs-Brock" w:date="2012-01-04T16:05: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084CA625" w14:textId="77777777" w:rsidR="006A2DB4" w:rsidRPr="00E77497" w:rsidRDefault="006A2DB4" w:rsidP="006A2DB4">
      <w:pPr>
        <w:pStyle w:val="Alg4"/>
        <w:numPr>
          <w:ilvl w:val="0"/>
          <w:numId w:val="628"/>
        </w:numPr>
        <w:spacing w:after="220"/>
        <w:contextualSpacing/>
        <w:rPr>
          <w:ins w:id="5760" w:author="Rev 5 Allen Wirfs-Brock" w:date="2012-01-04T16:05:00Z"/>
        </w:rPr>
      </w:pPr>
      <w:ins w:id="5761" w:author="Rev 5 Allen Wirfs-Brock" w:date="2012-01-04T16:05:00Z">
        <w:r w:rsidRPr="00E77497">
          <w:t xml:space="preserve">Let </w:t>
        </w:r>
        <w:r w:rsidRPr="00E77497">
          <w:rPr>
            <w:i/>
          </w:rPr>
          <w:t xml:space="preserve">spreadValue </w:t>
        </w:r>
        <w:r w:rsidRPr="00E77497">
          <w:t>be GetValue(</w:t>
        </w:r>
        <w:r w:rsidRPr="00E77497">
          <w:rPr>
            <w:i/>
          </w:rPr>
          <w:t>spreadRef</w:t>
        </w:r>
        <w:r w:rsidRPr="00E77497">
          <w:t>).</w:t>
        </w:r>
      </w:ins>
    </w:p>
    <w:p w14:paraId="7F8E8E1D" w14:textId="77777777" w:rsidR="006A2DB4" w:rsidRPr="00B820AB" w:rsidRDefault="006A2DB4" w:rsidP="006A2DB4">
      <w:pPr>
        <w:pStyle w:val="Alg4"/>
        <w:numPr>
          <w:ilvl w:val="0"/>
          <w:numId w:val="628"/>
        </w:numPr>
        <w:contextualSpacing/>
        <w:rPr>
          <w:ins w:id="5762" w:author="Rev 5 Allen Wirfs-Brock" w:date="2012-01-04T16:05:00Z"/>
        </w:rPr>
      </w:pPr>
      <w:commentRangeStart w:id="5763"/>
      <w:ins w:id="5764" w:author="Rev 5 Allen Wirfs-Brock" w:date="2012-01-04T16:05:00Z">
        <w:r w:rsidRPr="00E77497">
          <w:t xml:space="preserve">Let </w:t>
        </w:r>
        <w:r w:rsidRPr="00E77497">
          <w:rPr>
            <w:i/>
          </w:rPr>
          <w:t>spreadObj</w:t>
        </w:r>
        <w:r w:rsidRPr="00E77497">
          <w:t xml:space="preserve"> be ToObject(</w:t>
        </w:r>
        <w:r w:rsidRPr="00E77497">
          <w:rPr>
            <w:i/>
          </w:rPr>
          <w:t>spreadValue</w:t>
        </w:r>
        <w:r w:rsidRPr="00E77497">
          <w:t>).</w:t>
        </w:r>
        <w:commentRangeEnd w:id="5763"/>
        <w:r w:rsidRPr="00E77497">
          <w:rPr>
            <w:rStyle w:val="af4"/>
            <w:rFonts w:ascii="Arial" w:eastAsia="MS Mincho" w:hAnsi="Arial"/>
            <w:spacing w:val="0"/>
            <w:lang w:val="en-GB" w:eastAsia="ja-JP"/>
          </w:rPr>
          <w:commentReference w:id="5763"/>
        </w:r>
      </w:ins>
    </w:p>
    <w:p w14:paraId="1AEEE2FA" w14:textId="77777777" w:rsidR="00CE3355" w:rsidRDefault="00CE3355" w:rsidP="00415961">
      <w:pPr>
        <w:pStyle w:val="Alg4"/>
        <w:numPr>
          <w:ilvl w:val="0"/>
          <w:numId w:val="628"/>
        </w:numPr>
        <w:contextualSpacing/>
        <w:rPr>
          <w:ins w:id="5765" w:author="Rev 6 Allen Wirfs-Brock" w:date="2012-02-16T13:22:00Z"/>
        </w:rPr>
      </w:pPr>
      <w:ins w:id="5766" w:author="Rev 6 Allen Wirfs-Brock" w:date="2012-02-16T13:22:00Z">
        <w:r>
          <w:t xml:space="preserve">If </w:t>
        </w:r>
      </w:ins>
      <w:ins w:id="5767" w:author="Rev 6 Allen Wirfs-Brock" w:date="2012-02-16T13:23:00Z">
        <w:r w:rsidRPr="00E77497">
          <w:rPr>
            <w:i/>
          </w:rPr>
          <w:t>spreadObj</w:t>
        </w:r>
        <w:r w:rsidRPr="00E77497">
          <w:t xml:space="preserve"> </w:t>
        </w:r>
      </w:ins>
      <w:ins w:id="5768" w:author="Rev 6 Allen Wirfs-Brock" w:date="2012-02-16T13:22:00Z">
        <w:r>
          <w:t xml:space="preserve">is an abrupt completion, return </w:t>
        </w:r>
      </w:ins>
      <w:ins w:id="5769" w:author="Rev 6 Allen Wirfs-Brock" w:date="2012-02-16T13:23:00Z">
        <w:r w:rsidRPr="00E77497">
          <w:rPr>
            <w:i/>
          </w:rPr>
          <w:t>spreadObj</w:t>
        </w:r>
      </w:ins>
      <w:ins w:id="5770" w:author="Rev 6 Allen Wirfs-Brock" w:date="2012-02-16T13:22:00Z">
        <w:r>
          <w:t>.</w:t>
        </w:r>
      </w:ins>
    </w:p>
    <w:p w14:paraId="59864EC9" w14:textId="77777777" w:rsidR="006A2DB4" w:rsidRPr="00E77497" w:rsidRDefault="006A2DB4" w:rsidP="006A2DB4">
      <w:pPr>
        <w:pStyle w:val="Alg3"/>
        <w:numPr>
          <w:ilvl w:val="0"/>
          <w:numId w:val="628"/>
        </w:numPr>
        <w:rPr>
          <w:ins w:id="5771" w:author="Rev 5 Allen Wirfs-Brock" w:date="2012-01-04T16:05:00Z"/>
        </w:rPr>
      </w:pPr>
      <w:ins w:id="5772" w:author="Rev 5 Allen Wirfs-Brock" w:date="2012-01-04T16:05:00Z">
        <w:r w:rsidRPr="00675B74">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1089572E" w14:textId="77777777" w:rsidR="006A2DB4" w:rsidRPr="00E77497" w:rsidRDefault="006A2DB4" w:rsidP="006A2DB4">
      <w:pPr>
        <w:pStyle w:val="Alg3"/>
        <w:numPr>
          <w:ilvl w:val="0"/>
          <w:numId w:val="628"/>
        </w:numPr>
        <w:rPr>
          <w:ins w:id="5773" w:author="Rev 5 Allen Wirfs-Brock" w:date="2012-01-04T16:05:00Z"/>
        </w:rPr>
      </w:pPr>
      <w:ins w:id="5774" w:author="Rev 5 Allen Wirfs-Brock" w:date="2012-01-04T16:05:00Z">
        <w:r w:rsidRPr="00E77497">
          <w:t xml:space="preserve">Let </w:t>
        </w:r>
        <w:r w:rsidRPr="00E77497">
          <w:rPr>
            <w:i/>
          </w:rPr>
          <w:t>spreadLen</w:t>
        </w:r>
        <w:r w:rsidRPr="00E77497">
          <w:t xml:space="preserve"> be ToUint32(</w:t>
        </w:r>
        <w:r w:rsidRPr="00E77497">
          <w:rPr>
            <w:i/>
          </w:rPr>
          <w:t>lenVal</w:t>
        </w:r>
        <w:r w:rsidRPr="00E77497">
          <w:t>).</w:t>
        </w:r>
      </w:ins>
    </w:p>
    <w:p w14:paraId="7FE2313C" w14:textId="77777777" w:rsidR="0080491B" w:rsidRDefault="0080491B" w:rsidP="006A2DB4">
      <w:pPr>
        <w:pStyle w:val="Alg3"/>
        <w:numPr>
          <w:ilvl w:val="0"/>
          <w:numId w:val="628"/>
        </w:numPr>
        <w:rPr>
          <w:ins w:id="5775" w:author="Rev 7 Allen Wirfs-Brock" w:date="2012-04-09T16:54:00Z"/>
        </w:rPr>
      </w:pPr>
      <w:ins w:id="5776" w:author="Rev 7 Allen Wirfs-Brock" w:date="2012-04-09T16:54:00Z">
        <w:r>
          <w:t>ReturnIfAbrupt(</w:t>
        </w:r>
        <w:r w:rsidRPr="0080491B">
          <w:rPr>
            <w:i/>
          </w:rPr>
          <w:t>spreadLen</w:t>
        </w:r>
        <w:r>
          <w:t>).</w:t>
        </w:r>
      </w:ins>
    </w:p>
    <w:p w14:paraId="2387CD79" w14:textId="77777777" w:rsidR="006A2DB4" w:rsidRPr="00E77497" w:rsidRDefault="006A2DB4" w:rsidP="006A2DB4">
      <w:pPr>
        <w:pStyle w:val="Alg3"/>
        <w:numPr>
          <w:ilvl w:val="0"/>
          <w:numId w:val="628"/>
        </w:numPr>
        <w:rPr>
          <w:ins w:id="5777" w:author="Rev 5 Allen Wirfs-Brock" w:date="2012-01-04T16:05:00Z"/>
        </w:rPr>
      </w:pPr>
      <w:ins w:id="5778" w:author="Rev 5 Allen Wirfs-Brock" w:date="2012-01-04T16:05:00Z">
        <w:r w:rsidRPr="00E77497">
          <w:t xml:space="preserve">Let </w:t>
        </w:r>
        <w:r w:rsidRPr="00E77497">
          <w:rPr>
            <w:i/>
          </w:rPr>
          <w:t>n</w:t>
        </w:r>
        <w:r w:rsidRPr="00E77497">
          <w:t>=0;</w:t>
        </w:r>
      </w:ins>
    </w:p>
    <w:p w14:paraId="2BE26C68" w14:textId="77777777" w:rsidR="006A2DB4" w:rsidRPr="00E77497" w:rsidRDefault="006A2DB4" w:rsidP="006A2DB4">
      <w:pPr>
        <w:pStyle w:val="Alg3"/>
        <w:numPr>
          <w:ilvl w:val="0"/>
          <w:numId w:val="628"/>
        </w:numPr>
        <w:rPr>
          <w:ins w:id="5779" w:author="Rev 5 Allen Wirfs-Brock" w:date="2012-01-04T16:05:00Z"/>
        </w:rPr>
      </w:pPr>
      <w:ins w:id="5780" w:author="Rev 5 Allen Wirfs-Brock" w:date="2012-01-04T16:05:00Z">
        <w:r w:rsidRPr="00E77497">
          <w:t xml:space="preserve">Repeat, while </w:t>
        </w:r>
        <w:r w:rsidRPr="00E77497">
          <w:rPr>
            <w:i/>
          </w:rPr>
          <w:t>n</w:t>
        </w:r>
        <w:r w:rsidRPr="00E77497">
          <w:t xml:space="preserve"> &lt; </w:t>
        </w:r>
        <w:r w:rsidRPr="00E77497">
          <w:rPr>
            <w:i/>
          </w:rPr>
          <w:t>spreadLen</w:t>
        </w:r>
      </w:ins>
    </w:p>
    <w:p w14:paraId="28659644" w14:textId="77777777" w:rsidR="006A2DB4" w:rsidRPr="00E77497" w:rsidRDefault="006A2DB4" w:rsidP="006A2DB4">
      <w:pPr>
        <w:pStyle w:val="Alg3"/>
        <w:numPr>
          <w:ilvl w:val="1"/>
          <w:numId w:val="628"/>
        </w:numPr>
        <w:tabs>
          <w:tab w:val="left" w:pos="720"/>
        </w:tabs>
        <w:ind w:left="720"/>
        <w:rPr>
          <w:ins w:id="5781" w:author="Rev 5 Allen Wirfs-Brock" w:date="2012-01-04T16:05:00Z"/>
        </w:rPr>
      </w:pPr>
      <w:ins w:id="5782" w:author="Rev 5 Allen Wirfs-Brock" w:date="2012-01-04T16:05:00Z">
        <w:r w:rsidRPr="00E77497">
          <w:t xml:space="preserve">Let </w:t>
        </w:r>
        <w:r w:rsidRPr="00E77497">
          <w:rPr>
            <w:i/>
          </w:rPr>
          <w:t>exists</w:t>
        </w:r>
        <w:r w:rsidRPr="00E77497">
          <w:t xml:space="preserve"> be the result of calling the [[HasProperty]] internal method of </w:t>
        </w:r>
        <w:r w:rsidRPr="00E77497">
          <w:rPr>
            <w:i/>
          </w:rPr>
          <w:t>spreadObj</w:t>
        </w:r>
        <w:r w:rsidRPr="00E77497">
          <w:t xml:space="preserve"> with ToString(</w:t>
        </w:r>
        <w:r w:rsidRPr="00E77497">
          <w:rPr>
            <w:i/>
          </w:rPr>
          <w:t>n</w:t>
        </w:r>
        <w:r w:rsidRPr="00E77497">
          <w:t>).</w:t>
        </w:r>
      </w:ins>
    </w:p>
    <w:p w14:paraId="5C42894A" w14:textId="77777777" w:rsidR="006A2DB4" w:rsidRPr="00E77497" w:rsidRDefault="006A2DB4" w:rsidP="006A2DB4">
      <w:pPr>
        <w:pStyle w:val="Alg3"/>
        <w:numPr>
          <w:ilvl w:val="1"/>
          <w:numId w:val="628"/>
        </w:numPr>
        <w:tabs>
          <w:tab w:val="left" w:pos="720"/>
        </w:tabs>
        <w:ind w:left="720"/>
        <w:rPr>
          <w:ins w:id="5783" w:author="Rev 5 Allen Wirfs-Brock" w:date="2012-01-04T16:05:00Z"/>
        </w:rPr>
      </w:pPr>
      <w:ins w:id="5784" w:author="Rev 5 Allen Wirfs-Brock" w:date="2012-01-04T16:05:00Z">
        <w:r w:rsidRPr="00E77497">
          <w:t xml:space="preserve">If </w:t>
        </w:r>
        <w:r w:rsidRPr="00E77497">
          <w:rPr>
            <w:i/>
          </w:rPr>
          <w:t>exists</w:t>
        </w:r>
        <w:r w:rsidRPr="00E77497">
          <w:t xml:space="preserve"> is </w:t>
        </w:r>
        <w:r w:rsidRPr="00E77497">
          <w:rPr>
            <w:b/>
          </w:rPr>
          <w:t>true</w:t>
        </w:r>
        <w:r w:rsidRPr="00E77497">
          <w:t xml:space="preserve"> then,</w:t>
        </w:r>
      </w:ins>
    </w:p>
    <w:p w14:paraId="7F99CCDF" w14:textId="77777777" w:rsidR="006A2DB4" w:rsidRPr="00E77497" w:rsidRDefault="006A2DB4" w:rsidP="00EF30EA">
      <w:pPr>
        <w:pStyle w:val="Alg3"/>
        <w:numPr>
          <w:ilvl w:val="2"/>
          <w:numId w:val="628"/>
        </w:numPr>
        <w:tabs>
          <w:tab w:val="clear" w:pos="2160"/>
          <w:tab w:val="left" w:pos="720"/>
          <w:tab w:val="num" w:pos="1170"/>
        </w:tabs>
        <w:ind w:left="1170" w:hanging="270"/>
        <w:rPr>
          <w:ins w:id="5785" w:author="Rev 5 Allen Wirfs-Brock" w:date="2012-01-04T16:05:00Z"/>
        </w:rPr>
      </w:pPr>
      <w:ins w:id="5786" w:author="Rev 5 Allen Wirfs-Brock" w:date="2012-01-04T16:05:00Z">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4A5583EB" w14:textId="77777777" w:rsidR="00201F6A" w:rsidRDefault="00201F6A" w:rsidP="00EF30EA">
      <w:pPr>
        <w:pStyle w:val="Alg3"/>
        <w:numPr>
          <w:ilvl w:val="2"/>
          <w:numId w:val="628"/>
        </w:numPr>
        <w:tabs>
          <w:tab w:val="clear" w:pos="2160"/>
          <w:tab w:val="left" w:pos="720"/>
        </w:tabs>
        <w:ind w:left="1170" w:hanging="270"/>
        <w:rPr>
          <w:ins w:id="5787" w:author="Rev 7 Allen Wirfs-Brock" w:date="2012-04-09T16:56:00Z"/>
        </w:rPr>
      </w:pPr>
      <w:ins w:id="5788" w:author="Rev 7 Allen Wirfs-Brock" w:date="2012-04-09T16:56:00Z">
        <w:r>
          <w:t>ReturnIfAbrupt(</w:t>
        </w:r>
        <w:r w:rsidRPr="00201F6A">
          <w:rPr>
            <w:i/>
          </w:rPr>
          <w:t>v</w:t>
        </w:r>
        <w:r>
          <w:t>).</w:t>
        </w:r>
      </w:ins>
    </w:p>
    <w:p w14:paraId="4DB2A06B" w14:textId="77777777" w:rsidR="006A2DB4" w:rsidRPr="00E77497" w:rsidRDefault="006A2DB4" w:rsidP="00EF30EA">
      <w:pPr>
        <w:pStyle w:val="Alg3"/>
        <w:numPr>
          <w:ilvl w:val="2"/>
          <w:numId w:val="628"/>
        </w:numPr>
        <w:tabs>
          <w:tab w:val="clear" w:pos="2160"/>
          <w:tab w:val="left" w:pos="720"/>
        </w:tabs>
        <w:ind w:left="1170" w:hanging="270"/>
        <w:rPr>
          <w:ins w:id="5789" w:author="Rev 5 Allen Wirfs-Brock" w:date="2012-01-04T16:05:00Z"/>
        </w:rPr>
      </w:pPr>
      <w:ins w:id="5790" w:author="Rev 5 Allen Wirfs-Brock" w:date="2012-01-04T16:05:00Z">
        <w:r w:rsidRPr="00E77497">
          <w:t xml:space="preserve">Call the [[DefineOwnProperty]] internal method of </w:t>
        </w:r>
        <w:r w:rsidRPr="00E77497">
          <w:rPr>
            <w:i/>
          </w:rPr>
          <w:t>array</w:t>
        </w:r>
        <w:r w:rsidRPr="00E77497">
          <w:t xml:space="preserve"> with arguments </w:t>
        </w:r>
        <w:commentRangeStart w:id="5791"/>
        <w:r w:rsidRPr="00E77497">
          <w:t>ToString(ToUint32(</w:t>
        </w:r>
      </w:ins>
      <w:ins w:id="5792" w:author="Rev 5 Allen Wirfs-Brock" w:date="2012-01-04T16:31:00Z">
        <w:r w:rsidR="00EF30EA">
          <w:rPr>
            <w:i/>
          </w:rPr>
          <w:t>nextI</w:t>
        </w:r>
      </w:ins>
      <w:ins w:id="5793" w:author="Rev 5 Allen Wirfs-Brock" w:date="2012-01-04T16:05:00Z">
        <w:r w:rsidRPr="00E77497">
          <w:rPr>
            <w:i/>
          </w:rPr>
          <w:t>ndex)</w:t>
        </w:r>
        <w:r w:rsidRPr="00E77497">
          <w:t>)</w:t>
        </w:r>
        <w:commentRangeEnd w:id="5791"/>
        <w:r w:rsidRPr="00E77497">
          <w:rPr>
            <w:rStyle w:val="af4"/>
            <w:rFonts w:ascii="Arial" w:eastAsia="MS Mincho" w:hAnsi="Arial"/>
            <w:spacing w:val="0"/>
            <w:lang w:val="en-GB" w:eastAsia="ja-JP"/>
          </w:rPr>
          <w:commentReference w:id="5791"/>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58C0FEBD" w14:textId="77777777" w:rsidR="006A2DB4" w:rsidRPr="00E77497" w:rsidRDefault="006A2DB4" w:rsidP="006A2DB4">
      <w:pPr>
        <w:pStyle w:val="Alg3"/>
        <w:numPr>
          <w:ilvl w:val="1"/>
          <w:numId w:val="628"/>
        </w:numPr>
        <w:tabs>
          <w:tab w:val="left" w:pos="720"/>
        </w:tabs>
        <w:ind w:left="720"/>
        <w:rPr>
          <w:ins w:id="5794" w:author="Rev 5 Allen Wirfs-Brock" w:date="2012-01-04T16:05:00Z"/>
        </w:rPr>
      </w:pPr>
      <w:ins w:id="5795" w:author="Rev 5 Allen Wirfs-Brock" w:date="2012-01-04T16:05:00Z">
        <w:r w:rsidRPr="00E77497">
          <w:t xml:space="preserve">Let </w:t>
        </w:r>
        <w:r w:rsidRPr="00E77497">
          <w:rPr>
            <w:i/>
          </w:rPr>
          <w:t>n</w:t>
        </w:r>
        <w:r w:rsidRPr="00E77497">
          <w:t xml:space="preserve"> = </w:t>
        </w:r>
        <w:r w:rsidRPr="00E77497">
          <w:rPr>
            <w:i/>
          </w:rPr>
          <w:t>n</w:t>
        </w:r>
        <w:r w:rsidRPr="00E77497">
          <w:t>+1.</w:t>
        </w:r>
      </w:ins>
    </w:p>
    <w:p w14:paraId="7EF978A4" w14:textId="77777777" w:rsidR="006A2DB4" w:rsidRPr="00E77497" w:rsidRDefault="006A2DB4" w:rsidP="006A2DB4">
      <w:pPr>
        <w:pStyle w:val="Alg3"/>
        <w:numPr>
          <w:ilvl w:val="1"/>
          <w:numId w:val="628"/>
        </w:numPr>
        <w:tabs>
          <w:tab w:val="left" w:pos="720"/>
        </w:tabs>
        <w:ind w:left="720"/>
        <w:rPr>
          <w:ins w:id="5796" w:author="Rev 5 Allen Wirfs-Brock" w:date="2012-01-04T16:05:00Z"/>
        </w:rPr>
      </w:pPr>
      <w:ins w:id="5797" w:author="Rev 5 Allen Wirfs-Brock" w:date="2012-01-04T16:05:00Z">
        <w:r w:rsidRPr="00E77497">
          <w:t xml:space="preserve">Let </w:t>
        </w:r>
      </w:ins>
      <w:ins w:id="5798" w:author="Rev 5 Allen Wirfs-Brock" w:date="2012-01-04T16:32:00Z">
        <w:r w:rsidR="00EF30EA">
          <w:rPr>
            <w:i/>
          </w:rPr>
          <w:t>nextI</w:t>
        </w:r>
      </w:ins>
      <w:ins w:id="5799" w:author="Rev 5 Allen Wirfs-Brock" w:date="2012-01-04T16:05:00Z">
        <w:r w:rsidRPr="00E77497">
          <w:rPr>
            <w:i/>
          </w:rPr>
          <w:t>ndex</w:t>
        </w:r>
        <w:r w:rsidRPr="00E77497">
          <w:t xml:space="preserve"> = </w:t>
        </w:r>
      </w:ins>
      <w:ins w:id="5800" w:author="Rev 5 Allen Wirfs-Brock" w:date="2012-01-04T16:32:00Z">
        <w:r w:rsidR="00EF30EA">
          <w:rPr>
            <w:i/>
          </w:rPr>
          <w:t>nextI</w:t>
        </w:r>
      </w:ins>
      <w:ins w:id="5801" w:author="Rev 5 Allen Wirfs-Brock" w:date="2012-01-04T16:05:00Z">
        <w:r w:rsidRPr="00E77497">
          <w:rPr>
            <w:i/>
          </w:rPr>
          <w:t>ndex</w:t>
        </w:r>
        <w:r w:rsidRPr="00E77497">
          <w:t xml:space="preserve"> +1.</w:t>
        </w:r>
      </w:ins>
    </w:p>
    <w:p w14:paraId="43961F91" w14:textId="77777777" w:rsidR="006A2DB4" w:rsidRPr="00E77497" w:rsidRDefault="006A2DB4" w:rsidP="006A2DB4">
      <w:pPr>
        <w:pStyle w:val="Alg4"/>
        <w:numPr>
          <w:ilvl w:val="0"/>
          <w:numId w:val="628"/>
        </w:numPr>
        <w:spacing w:after="220"/>
        <w:contextualSpacing/>
        <w:rPr>
          <w:ins w:id="5802" w:author="Rev 5 Allen Wirfs-Brock" w:date="2012-01-04T16:05:00Z"/>
        </w:rPr>
      </w:pPr>
      <w:ins w:id="5803" w:author="Rev 5 Allen Wirfs-Brock" w:date="2012-01-04T16:05:00Z">
        <w:r w:rsidRPr="00E77497">
          <w:t xml:space="preserve">Return </w:t>
        </w:r>
      </w:ins>
      <w:ins w:id="5804" w:author="Rev 5 Allen Wirfs-Brock" w:date="2012-01-04T16:32:00Z">
        <w:r w:rsidR="00EF30EA">
          <w:rPr>
            <w:i/>
          </w:rPr>
          <w:t>nextIndex</w:t>
        </w:r>
      </w:ins>
      <w:ins w:id="5805" w:author="Rev 5 Allen Wirfs-Brock" w:date="2012-01-04T16:05:00Z">
        <w:r w:rsidRPr="00E77497">
          <w:t>.</w:t>
        </w:r>
      </w:ins>
    </w:p>
    <w:p w14:paraId="7145DE68" w14:textId="77777777" w:rsidR="00980C14" w:rsidRPr="000D4E55" w:rsidRDefault="00E70C3C" w:rsidP="000D4E55">
      <w:pPr>
        <w:pStyle w:val="Note"/>
        <w:rPr>
          <w:ins w:id="5806" w:author="Rev 5 Allen Wirfs-Brock" w:date="2012-01-04T15:39:00Z"/>
        </w:rPr>
      </w:pPr>
      <w:ins w:id="5807" w:author="Rev 5 Allen Wirfs-Brock" w:date="2012-01-04T15:59:00Z">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[[Put]].</w:t>
        </w:r>
      </w:ins>
    </w:p>
    <w:p w14:paraId="207228BB" w14:textId="77777777" w:rsidR="008753AB" w:rsidRPr="00E77497" w:rsidRDefault="008753AB" w:rsidP="008753AB">
      <w:pPr>
        <w:keepNext/>
        <w:rPr>
          <w:ins w:id="5808" w:author="Rev 4 Allen Wirfs-Brock" w:date="2011-10-15T09:13:00Z"/>
          <w:rFonts w:ascii="Helvetica" w:hAnsi="Helvetica"/>
          <w:b/>
        </w:rPr>
      </w:pPr>
      <w:ins w:id="5809" w:author="Rev 4 Allen Wirfs-Brock" w:date="2011-10-15T09:13:00Z">
        <w:r w:rsidRPr="00E77497">
          <w:rPr>
            <w:rFonts w:ascii="Helvetica" w:hAnsi="Helvetica"/>
            <w:b/>
          </w:rPr>
          <w:t xml:space="preserve">Runtime Semantics: </w:t>
        </w:r>
        <w:r w:rsidRPr="00E77497">
          <w:rPr>
            <w:rFonts w:ascii="Helvetica" w:hAnsi="Helvetica"/>
            <w:b/>
            <w:spacing w:val="6"/>
          </w:rPr>
          <w:t>Evaluation</w:t>
        </w:r>
      </w:ins>
    </w:p>
    <w:p w14:paraId="5691459B" w14:textId="77777777" w:rsidR="008753AB" w:rsidRPr="00E77497" w:rsidRDefault="008753AB" w:rsidP="008753AB">
      <w:del w:id="5810"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5811" w:author="Rev 4 Allen Wirfs-Brock" w:date="2011-10-15T09:17:00Z">
        <w:r w:rsidRPr="00E77497" w:rsidDel="000260C8">
          <w:delText>is evaluated as follows:</w:delText>
        </w:r>
      </w:del>
    </w:p>
    <w:p w14:paraId="1E282394" w14:textId="77777777" w:rsidR="008753AB" w:rsidRPr="00E77497" w:rsidRDefault="008753AB" w:rsidP="008753AB">
      <w:pPr>
        <w:pStyle w:val="Alg4"/>
        <w:numPr>
          <w:ilvl w:val="0"/>
          <w:numId w:val="42"/>
        </w:numPr>
      </w:pPr>
      <w:r w:rsidRPr="00E77497">
        <w:t xml:space="preserve">Let </w:t>
      </w:r>
      <w:r w:rsidRPr="00E77497">
        <w:rPr>
          <w:i/>
        </w:rPr>
        <w:t xml:space="preserve">array </w:t>
      </w:r>
      <w:r w:rsidRPr="00E77497">
        <w:t xml:space="preserve">be </w:t>
      </w:r>
      <w:ins w:id="5812" w:author="Rev 7 Allen Wirfs-Brock" w:date="2012-04-11T16:19:00Z">
        <w:r w:rsidR="00F44A1F">
          <w:t>the result of the abstraction operation ArrayCreate (15.4) with argument 0</w:t>
        </w:r>
      </w:ins>
      <w:del w:id="5813"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p>
    <w:p w14:paraId="04E99732"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ins w:id="5814" w:author="Rev 5 Allen Wirfs-Brock" w:date="2012-01-04T12:15:00Z">
        <w:r w:rsidR="00365BF7">
          <w:t>Elis</w:t>
        </w:r>
      </w:ins>
      <w:ins w:id="5815" w:author="Rev 5 Allen Wirfs-Brock" w:date="2012-01-04T12:36:00Z">
        <w:r w:rsidR="00A80BCD">
          <w:t>i</w:t>
        </w:r>
      </w:ins>
      <w:ins w:id="5816" w:author="Rev 5 Allen Wirfs-Brock" w:date="2012-01-04T12:15:00Z">
        <w:r w:rsidR="00365BF7">
          <w:t>on</w:t>
        </w:r>
      </w:ins>
      <w:ins w:id="5817" w:author="Rev 5 Allen Wirfs-Brock" w:date="2012-01-04T12:37:00Z">
        <w:r w:rsidR="00A80BCD">
          <w:t xml:space="preserve"> </w:t>
        </w:r>
      </w:ins>
      <w:ins w:id="5818" w:author="Rev 5 Allen Wirfs-Brock" w:date="2012-01-04T12:15:00Z">
        <w:r w:rsidR="00365BF7">
          <w:t>Width of</w:t>
        </w:r>
        <w:r w:rsidR="00365BF7" w:rsidRPr="00E77497">
          <w:t xml:space="preserve"> </w:t>
        </w:r>
      </w:ins>
      <w:del w:id="5819" w:author="Rev 5 Allen Wirfs-Brock" w:date="2012-01-04T12:15:00Z">
        <w:r w:rsidRPr="00E77497" w:rsidDel="00365BF7">
          <w:delText xml:space="preserve">result of evaluating </w:delText>
        </w:r>
      </w:del>
      <w:r w:rsidRPr="00E77497">
        <w:rPr>
          <w:i/>
        </w:rPr>
        <w:t>Elision</w:t>
      </w:r>
      <w:ins w:id="5820" w:author="Rev 5 Allen Wirfs-Brock" w:date="2012-01-04T12:16:00Z">
        <w:r w:rsidR="00365BF7" w:rsidRPr="00E77497">
          <w:rPr>
            <w:rStyle w:val="bnf"/>
            <w:rFonts w:cs="Arial"/>
            <w:i w:val="0"/>
            <w:vertAlign w:val="subscript"/>
          </w:rPr>
          <w:t>opt</w:t>
        </w:r>
      </w:ins>
      <w:del w:id="5821" w:author="Rev 5 Allen Wirfs-Brock" w:date="2012-01-04T12:21:00Z">
        <w:r w:rsidRPr="00E77497" w:rsidDel="00365BF7">
          <w:delText>; if not present, use the numeric value zero</w:delText>
        </w:r>
      </w:del>
      <w:r w:rsidRPr="00E77497">
        <w:t>.</w:t>
      </w:r>
    </w:p>
    <w:p w14:paraId="105A1602" w14:textId="77777777" w:rsidR="008753AB" w:rsidRPr="00E77497" w:rsidRDefault="008753AB" w:rsidP="008753AB">
      <w:pPr>
        <w:pStyle w:val="Alg4"/>
        <w:numPr>
          <w:ilvl w:val="0"/>
          <w:numId w:val="42"/>
        </w:numPr>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pad</w:t>
      </w:r>
      <w:r w:rsidRPr="00E77497">
        <w:t xml:space="preserve">, and </w:t>
      </w:r>
      <w:r w:rsidRPr="00E77497">
        <w:rPr>
          <w:b/>
        </w:rPr>
        <w:t>false</w:t>
      </w:r>
      <w:r w:rsidRPr="00E77497">
        <w:t>.</w:t>
      </w:r>
    </w:p>
    <w:p w14:paraId="6B0B1115"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229B41F9" w14:textId="77777777" w:rsidR="008753AB" w:rsidRPr="00E77497" w:rsidRDefault="008753AB" w:rsidP="008753AB">
      <w:del w:id="5822"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del w:id="5823" w:author="Rev 4 Allen Wirfs-Brock" w:date="2011-10-15T09:17:00Z">
        <w:r w:rsidRPr="00E77497" w:rsidDel="000260C8">
          <w:delText>is evaluated as follows:</w:delText>
        </w:r>
      </w:del>
    </w:p>
    <w:p w14:paraId="393EC44D" w14:textId="77777777" w:rsidR="0040783C" w:rsidRPr="00E77497" w:rsidRDefault="0040783C" w:rsidP="0040783C">
      <w:pPr>
        <w:pStyle w:val="Alg4"/>
        <w:numPr>
          <w:ilvl w:val="0"/>
          <w:numId w:val="43"/>
        </w:numPr>
        <w:spacing w:after="220"/>
        <w:contextualSpacing/>
        <w:rPr>
          <w:ins w:id="5824" w:author="Rev 5 Allen Wirfs-Brock" w:date="2012-01-04T15:31:00Z"/>
        </w:rPr>
      </w:pPr>
      <w:ins w:id="5825" w:author="Rev 5 Allen Wirfs-Brock" w:date="2012-01-04T15:31:00Z">
        <w:r w:rsidRPr="00E77497">
          <w:t xml:space="preserve">Let </w:t>
        </w:r>
        <w:r w:rsidRPr="00E77497">
          <w:rPr>
            <w:i/>
          </w:rPr>
          <w:t xml:space="preserve">array </w:t>
        </w:r>
        <w:r w:rsidRPr="00E77497">
          <w:t xml:space="preserve">be </w:t>
        </w:r>
      </w:ins>
      <w:ins w:id="5826" w:author="Rev 7 Allen Wirfs-Brock" w:date="2012-04-11T16:20:00Z">
        <w:r w:rsidR="00F44A1F">
          <w:t>the result of the abstraction operation ArrayCreate (15.4) with argument 0</w:t>
        </w:r>
      </w:ins>
      <w:ins w:id="5827" w:author="Rev 5 Allen Wirfs-Brock" w:date="2012-01-04T15:31:00Z">
        <w:del w:id="5828" w:author="Rev 7 Allen Wirfs-Brock" w:date="2012-04-11T16:20: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37FD8574" w14:textId="77777777" w:rsidR="008753AB" w:rsidRPr="00E77497" w:rsidRDefault="008753AB" w:rsidP="008753AB">
      <w:pPr>
        <w:pStyle w:val="Alg4"/>
        <w:numPr>
          <w:ilvl w:val="0"/>
          <w:numId w:val="43"/>
        </w:numPr>
        <w:spacing w:after="220"/>
        <w:contextualSpacing/>
      </w:pPr>
      <w:del w:id="5829" w:author="Rev 5 Allen Wirfs-Brock" w:date="2012-01-04T15:51:00Z">
        <w:r w:rsidRPr="00E77497" w:rsidDel="00E6393B">
          <w:delText>Return the</w:delText>
        </w:r>
      </w:del>
      <w:ins w:id="5830" w:author="Rev 5 Allen Wirfs-Brock" w:date="2012-01-04T15:51:00Z">
        <w:r w:rsidR="00E6393B">
          <w:t xml:space="preserve">Let </w:t>
        </w:r>
        <w:r w:rsidR="00E6393B" w:rsidRPr="00E6393B">
          <w:rPr>
            <w:i/>
            <w:rPrChange w:id="5831" w:author="Rev 5 Allen Wirfs-Brock" w:date="2012-01-04T15:51:00Z">
              <w:rPr/>
            </w:rPrChange>
          </w:rPr>
          <w:t>len</w:t>
        </w:r>
        <w:r w:rsidR="00E6393B">
          <w:t xml:space="preserve"> be</w:t>
        </w:r>
      </w:ins>
      <w:r w:rsidRPr="00E77497">
        <w:t xml:space="preserve"> result of </w:t>
      </w:r>
      <w:del w:id="5832" w:author="Rev 5 Allen Wirfs-Brock" w:date="2012-01-04T15:46:00Z">
        <w:r w:rsidRPr="00E77497" w:rsidDel="00E6393B">
          <w:delText xml:space="preserve">evaluating </w:delText>
        </w:r>
      </w:del>
      <w:ins w:id="5833" w:author="Rev 5 Allen Wirfs-Brock" w:date="2012-01-04T15:46:00Z">
        <w:r w:rsidR="00E6393B">
          <w:t>performing Array Accumulation for</w:t>
        </w:r>
        <w:r w:rsidR="00E6393B" w:rsidRPr="00E77497">
          <w:t xml:space="preserve"> </w:t>
        </w:r>
      </w:ins>
      <w:r w:rsidRPr="00E77497">
        <w:rPr>
          <w:i/>
        </w:rPr>
        <w:t>ElementList</w:t>
      </w:r>
      <w:ins w:id="5834" w:author="Rev 5 Allen Wirfs-Brock" w:date="2012-01-04T15:47:00Z">
        <w:r w:rsidR="00E6393B">
          <w:t xml:space="preserve"> with arguments </w:t>
        </w:r>
        <w:r w:rsidR="00E6393B" w:rsidRPr="00E6393B">
          <w:rPr>
            <w:i/>
          </w:rPr>
          <w:t>array</w:t>
        </w:r>
        <w:r w:rsidR="00E6393B">
          <w:t xml:space="preserve"> and 0</w:t>
        </w:r>
      </w:ins>
      <w:r w:rsidRPr="00E77497">
        <w:t>.</w:t>
      </w:r>
    </w:p>
    <w:p w14:paraId="13F597EC" w14:textId="77777777" w:rsidR="00CE3355" w:rsidRDefault="00CE3355" w:rsidP="00CE3355">
      <w:pPr>
        <w:pStyle w:val="Alg4"/>
        <w:numPr>
          <w:ilvl w:val="0"/>
          <w:numId w:val="43"/>
        </w:numPr>
        <w:contextualSpacing/>
        <w:rPr>
          <w:ins w:id="5835" w:author="Rev 6 Allen Wirfs-Brock" w:date="2012-02-16T13:26:00Z"/>
        </w:rPr>
      </w:pPr>
      <w:ins w:id="5836" w:author="Rev 6 Allen Wirfs-Brock" w:date="2012-02-16T13:26:00Z">
        <w:r>
          <w:t xml:space="preserve">If </w:t>
        </w:r>
        <w:r w:rsidRPr="006A5E27">
          <w:rPr>
            <w:i/>
          </w:rPr>
          <w:t>len</w:t>
        </w:r>
        <w:r>
          <w:t xml:space="preserve"> is an abrupt completion, return </w:t>
        </w:r>
      </w:ins>
      <w:ins w:id="5837" w:author="Rev 6 Allen Wirfs-Brock" w:date="2012-02-16T13:27:00Z">
        <w:r w:rsidRPr="006A5E27">
          <w:rPr>
            <w:i/>
          </w:rPr>
          <w:t>len</w:t>
        </w:r>
      </w:ins>
      <w:ins w:id="5838" w:author="Rev 6 Allen Wirfs-Brock" w:date="2012-02-16T13:26:00Z">
        <w:r>
          <w:t>.</w:t>
        </w:r>
      </w:ins>
    </w:p>
    <w:p w14:paraId="4FD1F7F9" w14:textId="77777777" w:rsidR="00E6393B" w:rsidRPr="00E77497" w:rsidRDefault="00E6393B" w:rsidP="00E6393B">
      <w:pPr>
        <w:pStyle w:val="Alg4"/>
        <w:numPr>
          <w:ilvl w:val="0"/>
          <w:numId w:val="43"/>
        </w:numPr>
        <w:rPr>
          <w:ins w:id="5839" w:author="Rev 5 Allen Wirfs-Brock" w:date="2012-01-04T15:51:00Z"/>
        </w:rPr>
      </w:pPr>
      <w:ins w:id="5840" w:author="Rev 5 Allen Wirfs-Brock" w:date="2012-01-04T15:51: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ins>
      <w:ins w:id="5841" w:author="Rev 5 Allen Wirfs-Brock" w:date="2012-01-04T15:52:00Z">
        <w:r>
          <w:rPr>
            <w:i/>
          </w:rPr>
          <w:t>len</w:t>
        </w:r>
      </w:ins>
      <w:ins w:id="5842" w:author="Rev 5 Allen Wirfs-Brock" w:date="2012-01-04T15:51:00Z">
        <w:r w:rsidRPr="00E77497">
          <w:t xml:space="preserve">, and </w:t>
        </w:r>
        <w:r w:rsidRPr="00E77497">
          <w:rPr>
            <w:b/>
          </w:rPr>
          <w:t>false</w:t>
        </w:r>
        <w:r w:rsidRPr="00E77497">
          <w:t>.</w:t>
        </w:r>
      </w:ins>
    </w:p>
    <w:p w14:paraId="4522F0FC" w14:textId="77777777" w:rsidR="00E6393B" w:rsidRPr="00E77497" w:rsidRDefault="00E6393B" w:rsidP="00E6393B">
      <w:pPr>
        <w:pStyle w:val="Alg4"/>
        <w:numPr>
          <w:ilvl w:val="0"/>
          <w:numId w:val="43"/>
        </w:numPr>
        <w:spacing w:after="220"/>
        <w:contextualSpacing/>
        <w:rPr>
          <w:ins w:id="5843" w:author="Rev 5 Allen Wirfs-Brock" w:date="2012-01-04T15:51:00Z"/>
        </w:rPr>
      </w:pPr>
      <w:ins w:id="5844" w:author="Rev 5 Allen Wirfs-Brock" w:date="2012-01-04T15:51:00Z">
        <w:r w:rsidRPr="00E77497">
          <w:t xml:space="preserve">Return </w:t>
        </w:r>
        <w:r w:rsidRPr="00E77497">
          <w:rPr>
            <w:i/>
          </w:rPr>
          <w:t>array</w:t>
        </w:r>
        <w:r w:rsidRPr="00E77497">
          <w:t>.</w:t>
        </w:r>
      </w:ins>
    </w:p>
    <w:p w14:paraId="6883D21B" w14:textId="77777777" w:rsidR="008753AB" w:rsidRPr="00E77497" w:rsidRDefault="008753AB" w:rsidP="008753AB">
      <w:del w:id="5845"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5846" w:author="Rev 4 Allen Wirfs-Brock" w:date="2011-10-15T09:17:00Z">
        <w:r w:rsidRPr="00E77497" w:rsidDel="000260C8">
          <w:delText>is evaluated as follows:</w:delText>
        </w:r>
      </w:del>
    </w:p>
    <w:p w14:paraId="2420387E" w14:textId="77777777" w:rsidR="00E6393B" w:rsidRPr="00E77497" w:rsidRDefault="00E6393B" w:rsidP="00E6393B">
      <w:pPr>
        <w:pStyle w:val="Alg4"/>
        <w:numPr>
          <w:ilvl w:val="0"/>
          <w:numId w:val="394"/>
        </w:numPr>
        <w:spacing w:after="220"/>
        <w:contextualSpacing/>
        <w:rPr>
          <w:ins w:id="5847" w:author="Rev 5 Allen Wirfs-Brock" w:date="2012-01-04T15:53:00Z"/>
        </w:rPr>
      </w:pPr>
      <w:ins w:id="5848" w:author="Rev 5 Allen Wirfs-Brock" w:date="2012-01-04T15:53:00Z">
        <w:r w:rsidRPr="00E77497">
          <w:t xml:space="preserve">Let </w:t>
        </w:r>
        <w:r w:rsidRPr="00E77497">
          <w:rPr>
            <w:i/>
          </w:rPr>
          <w:t xml:space="preserve">array </w:t>
        </w:r>
        <w:r w:rsidRPr="00E77497">
          <w:t xml:space="preserve">be </w:t>
        </w:r>
      </w:ins>
      <w:ins w:id="5849" w:author="Rev 7 Allen Wirfs-Brock" w:date="2012-04-11T16:19:00Z">
        <w:r w:rsidR="00F44A1F">
          <w:t>the result of the abstraction operation ArrayCreate (15.4) with argument 0</w:t>
        </w:r>
      </w:ins>
      <w:ins w:id="5850" w:author="Rev 5 Allen Wirfs-Brock" w:date="2012-01-04T15:53:00Z">
        <w:del w:id="5851"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0323F5B8" w14:textId="77777777" w:rsidR="008753AB" w:rsidRPr="00E77497" w:rsidDel="00E70C3C" w:rsidRDefault="008753AB" w:rsidP="009E3FF6">
      <w:pPr>
        <w:pStyle w:val="Alg4"/>
        <w:numPr>
          <w:ilvl w:val="0"/>
          <w:numId w:val="394"/>
        </w:numPr>
        <w:spacing w:after="220"/>
        <w:contextualSpacing/>
        <w:rPr>
          <w:del w:id="5852" w:author="Rev 5 Allen Wirfs-Brock" w:date="2012-01-04T15:56:00Z"/>
        </w:rPr>
      </w:pPr>
      <w:del w:id="5853" w:author="Rev 5 Allen Wirfs-Brock" w:date="2012-01-04T15:56:00Z">
        <w:r w:rsidRPr="00E77497" w:rsidDel="00E70C3C">
          <w:delText xml:space="preserve">Let </w:delText>
        </w:r>
        <w:r w:rsidRPr="00E77497" w:rsidDel="00E70C3C">
          <w:rPr>
            <w:i/>
          </w:rPr>
          <w:delText xml:space="preserve">array </w:delText>
        </w:r>
        <w:r w:rsidRPr="00E77497" w:rsidDel="00E70C3C">
          <w:delText xml:space="preserve">be the result of </w:delText>
        </w:r>
      </w:del>
      <w:del w:id="5854" w:author="Rev 5 Allen Wirfs-Brock" w:date="2012-01-04T15:53:00Z">
        <w:r w:rsidRPr="00E77497" w:rsidDel="00E6393B">
          <w:delText xml:space="preserve">evaluating </w:delText>
        </w:r>
      </w:del>
      <w:del w:id="5855" w:author="Rev 5 Allen Wirfs-Brock" w:date="2012-01-04T15:56:00Z">
        <w:r w:rsidRPr="00E77497" w:rsidDel="00E70C3C">
          <w:rPr>
            <w:i/>
          </w:rPr>
          <w:delText>ElementList</w:delText>
        </w:r>
        <w:r w:rsidRPr="00E77497" w:rsidDel="00E70C3C">
          <w:delText>.</w:delText>
        </w:r>
      </w:del>
    </w:p>
    <w:p w14:paraId="15965350" w14:textId="77777777" w:rsidR="00E6393B" w:rsidRPr="00E77497" w:rsidRDefault="00E6393B" w:rsidP="00E6393B">
      <w:pPr>
        <w:pStyle w:val="Alg4"/>
        <w:numPr>
          <w:ilvl w:val="0"/>
          <w:numId w:val="394"/>
        </w:numPr>
        <w:spacing w:after="220"/>
        <w:contextualSpacing/>
        <w:rPr>
          <w:ins w:id="5856" w:author="Rev 5 Allen Wirfs-Brock" w:date="2012-01-04T15:53:00Z"/>
        </w:rPr>
      </w:pPr>
      <w:ins w:id="5857" w:author="Rev 5 Allen Wirfs-Brock" w:date="2012-01-04T15:53:00Z">
        <w:r>
          <w:t xml:space="preserve">Let </w:t>
        </w:r>
        <w:r w:rsidRPr="007870CC">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4306D1C5" w14:textId="77777777" w:rsidR="00CE3355" w:rsidRDefault="00CE3355" w:rsidP="00CE3355">
      <w:pPr>
        <w:pStyle w:val="Alg4"/>
        <w:numPr>
          <w:ilvl w:val="0"/>
          <w:numId w:val="394"/>
        </w:numPr>
        <w:contextualSpacing/>
        <w:rPr>
          <w:ins w:id="5858" w:author="Rev 6 Allen Wirfs-Brock" w:date="2012-02-16T13:27:00Z"/>
        </w:rPr>
      </w:pPr>
      <w:ins w:id="5859" w:author="Rev 6 Allen Wirfs-Brock" w:date="2012-02-16T13:27:00Z">
        <w:r>
          <w:t xml:space="preserve">If </w:t>
        </w:r>
        <w:r w:rsidRPr="006A5E27">
          <w:rPr>
            <w:i/>
          </w:rPr>
          <w:t>len</w:t>
        </w:r>
        <w:r>
          <w:t xml:space="preserve"> is an abrupt completion, return </w:t>
        </w:r>
        <w:r w:rsidRPr="006A5E27">
          <w:rPr>
            <w:i/>
          </w:rPr>
          <w:t>len</w:t>
        </w:r>
        <w:r>
          <w:t>.</w:t>
        </w:r>
      </w:ins>
    </w:p>
    <w:p w14:paraId="77AA5BC3" w14:textId="77777777" w:rsidR="008753AB" w:rsidRPr="00E77497" w:rsidRDefault="008753AB" w:rsidP="009E3FF6">
      <w:pPr>
        <w:pStyle w:val="Alg4"/>
        <w:numPr>
          <w:ilvl w:val="0"/>
          <w:numId w:val="394"/>
        </w:numPr>
        <w:spacing w:after="220"/>
        <w:contextualSpacing/>
      </w:pPr>
      <w:r w:rsidRPr="00E77497">
        <w:t xml:space="preserve">Let </w:t>
      </w:r>
      <w:r w:rsidRPr="00E77497">
        <w:rPr>
          <w:i/>
        </w:rPr>
        <w:t xml:space="preserve">pad </w:t>
      </w:r>
      <w:r w:rsidRPr="00E77497">
        <w:t xml:space="preserve">be the </w:t>
      </w:r>
      <w:ins w:id="5860" w:author="Rev 5 Allen Wirfs-Brock" w:date="2012-01-04T12:16:00Z">
        <w:r w:rsidR="00365BF7">
          <w:t>Elis</w:t>
        </w:r>
      </w:ins>
      <w:ins w:id="5861" w:author="Rev 5 Allen Wirfs-Brock" w:date="2012-01-04T12:37:00Z">
        <w:r w:rsidR="00A80BCD">
          <w:t>i</w:t>
        </w:r>
      </w:ins>
      <w:ins w:id="5862" w:author="Rev 5 Allen Wirfs-Brock" w:date="2012-01-04T12:16:00Z">
        <w:r w:rsidR="00365BF7">
          <w:t>on</w:t>
        </w:r>
      </w:ins>
      <w:ins w:id="5863" w:author="Rev 5 Allen Wirfs-Brock" w:date="2012-01-04T12:37:00Z">
        <w:r w:rsidR="00A80BCD">
          <w:t xml:space="preserve"> </w:t>
        </w:r>
      </w:ins>
      <w:ins w:id="5864" w:author="Rev 5 Allen Wirfs-Brock" w:date="2012-01-04T12:16:00Z">
        <w:r w:rsidR="00365BF7">
          <w:t>Width of</w:t>
        </w:r>
        <w:r w:rsidR="00365BF7" w:rsidRPr="00E77497">
          <w:t xml:space="preserve"> </w:t>
        </w:r>
      </w:ins>
      <w:del w:id="5865" w:author="Rev 5 Allen Wirfs-Brock" w:date="2012-01-04T12:16:00Z">
        <w:r w:rsidRPr="00E77497" w:rsidDel="00365BF7">
          <w:delText xml:space="preserve">result of evaluating </w:delText>
        </w:r>
      </w:del>
      <w:r w:rsidRPr="00E77497">
        <w:rPr>
          <w:i/>
        </w:rPr>
        <w:t>Elision</w:t>
      </w:r>
      <w:ins w:id="5866" w:author="Rev 5 Allen Wirfs-Brock" w:date="2012-01-04T12:16:00Z">
        <w:r w:rsidR="00365BF7" w:rsidRPr="00E77497">
          <w:rPr>
            <w:rStyle w:val="bnf"/>
            <w:rFonts w:cs="Arial"/>
            <w:i w:val="0"/>
            <w:vertAlign w:val="subscript"/>
          </w:rPr>
          <w:t>opt</w:t>
        </w:r>
      </w:ins>
      <w:del w:id="5867" w:author="Rev 5 Allen Wirfs-Brock" w:date="2012-01-04T12:22:00Z">
        <w:r w:rsidRPr="00E77497" w:rsidDel="00365BF7">
          <w:delText>; if not present, use the numeric value zero</w:delText>
        </w:r>
      </w:del>
      <w:r w:rsidRPr="00E77497">
        <w:t>.</w:t>
      </w:r>
    </w:p>
    <w:p w14:paraId="5D8F48F1" w14:textId="77777777" w:rsidR="008753AB" w:rsidRPr="00E77497" w:rsidDel="00E70C3C" w:rsidRDefault="008753AB" w:rsidP="009E3FF6">
      <w:pPr>
        <w:pStyle w:val="Alg4"/>
        <w:numPr>
          <w:ilvl w:val="0"/>
          <w:numId w:val="394"/>
        </w:numPr>
        <w:spacing w:after="220"/>
        <w:contextualSpacing/>
        <w:rPr>
          <w:del w:id="5868" w:author="Rev 5 Allen Wirfs-Brock" w:date="2012-01-04T15:53:00Z"/>
        </w:rPr>
      </w:pPr>
      <w:del w:id="5869" w:author="Rev 5 Allen Wirfs-Brock" w:date="2012-01-04T15:53: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5CEE1E31" w14:textId="77777777" w:rsidR="008753AB" w:rsidRPr="00E77497" w:rsidRDefault="008753AB" w:rsidP="009E3FF6">
      <w:pPr>
        <w:pStyle w:val="Alg4"/>
        <w:numPr>
          <w:ilvl w:val="0"/>
          <w:numId w:val="394"/>
        </w:numPr>
        <w:spacing w:after="220"/>
        <w:contextualSpacing/>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ToUint32(</w:t>
      </w:r>
      <w:r w:rsidRPr="00E77497">
        <w:rPr>
          <w:i/>
        </w:rPr>
        <w:t>pad</w:t>
      </w:r>
      <w:r w:rsidRPr="00E77497">
        <w:t>+</w:t>
      </w:r>
      <w:r w:rsidRPr="00E77497">
        <w:rPr>
          <w:i/>
        </w:rPr>
        <w:t>len</w:t>
      </w:r>
      <w:r w:rsidRPr="00E77497">
        <w:t xml:space="preserve">), and </w:t>
      </w:r>
      <w:r w:rsidRPr="00E77497">
        <w:rPr>
          <w:b/>
        </w:rPr>
        <w:t>false</w:t>
      </w:r>
      <w:r w:rsidRPr="00E77497">
        <w:t>.</w:t>
      </w:r>
    </w:p>
    <w:p w14:paraId="36091312" w14:textId="77777777"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14:paraId="152D6824" w14:textId="77777777" w:rsidR="001A49B2" w:rsidRPr="00E77497" w:rsidRDefault="001A49B2" w:rsidP="001A49B2">
      <w:pPr>
        <w:pStyle w:val="40"/>
        <w:numPr>
          <w:ilvl w:val="0"/>
          <w:numId w:val="0"/>
        </w:numPr>
        <w:rPr>
          <w:ins w:id="5870" w:author="Rev 6 Allen Wirfs-Brock" w:date="2012-02-27T09:24:00Z"/>
        </w:rPr>
      </w:pPr>
      <w:ins w:id="5871" w:author="Rev 6 Allen Wirfs-Brock" w:date="2012-02-27T09:24:00Z">
        <w:r w:rsidRPr="00E77497">
          <w:t>11.1.4</w:t>
        </w:r>
        <w:r>
          <w:t>.2</w:t>
        </w:r>
        <w:r w:rsidRPr="00E77497">
          <w:tab/>
          <w:t xml:space="preserve">Array </w:t>
        </w:r>
        <w:r>
          <w:t>Comprehension</w:t>
        </w:r>
      </w:ins>
    </w:p>
    <w:p w14:paraId="0A00F550" w14:textId="77777777" w:rsidR="001A49B2" w:rsidRPr="003B4312" w:rsidRDefault="001A49B2" w:rsidP="001A49B2">
      <w:pPr>
        <w:pStyle w:val="Syntax"/>
        <w:rPr>
          <w:ins w:id="5872" w:author="Rev 6 Allen Wirfs-Brock" w:date="2012-02-27T09:25:00Z"/>
        </w:rPr>
      </w:pPr>
      <w:ins w:id="5873" w:author="Rev 6 Allen Wirfs-Brock" w:date="2012-02-27T09:25:00Z">
        <w:r w:rsidRPr="004D1BD1">
          <w:t>Syntax</w:t>
        </w:r>
      </w:ins>
    </w:p>
    <w:p w14:paraId="61CFB56F" w14:textId="77777777" w:rsidR="001A49B2" w:rsidRPr="008B7F6F" w:rsidRDefault="001A49B2" w:rsidP="001A49B2">
      <w:pPr>
        <w:pStyle w:val="SyntaxRule"/>
        <w:rPr>
          <w:ins w:id="5874" w:author="Rev 6 Allen Wirfs-Brock" w:date="2012-02-27T09:26:00Z"/>
        </w:rPr>
      </w:pPr>
      <w:ins w:id="5875" w:author="Rev 6 Allen Wirfs-Brock" w:date="2012-02-27T09:26:00Z">
        <w:r>
          <w:t>ArrayComprehension</w:t>
        </w:r>
        <w:r w:rsidRPr="003B4312">
          <w:t xml:space="preserve"> </w:t>
        </w:r>
        <w:r w:rsidRPr="003B4312">
          <w:rPr>
            <w:rFonts w:ascii="Arial" w:hAnsi="Arial" w:cs="Arial"/>
            <w:b/>
            <w:i w:val="0"/>
          </w:rPr>
          <w:t>:</w:t>
        </w:r>
      </w:ins>
    </w:p>
    <w:p w14:paraId="78704614" w14:textId="77777777" w:rsidR="001A49B2" w:rsidRPr="009C202C" w:rsidRDefault="001A49B2" w:rsidP="001A49B2">
      <w:pPr>
        <w:pStyle w:val="SyntaxDefinition"/>
        <w:rPr>
          <w:ins w:id="5876" w:author="Rev 6 Allen Wirfs-Brock" w:date="2012-02-27T09:26:00Z"/>
        </w:rPr>
      </w:pPr>
      <w:ins w:id="5877" w:author="Rev 6 Allen Wirfs-Brock" w:date="2012-02-27T09:27:00Z">
        <w:r w:rsidRPr="00E77497">
          <w:rPr>
            <w:rFonts w:ascii="Courier New" w:hAnsi="Courier New"/>
            <w:b/>
            <w:i w:val="0"/>
          </w:rPr>
          <w:t xml:space="preserve">[ </w:t>
        </w:r>
      </w:ins>
      <w:ins w:id="5878" w:author="Rev 6 Allen Wirfs-Brock" w:date="2012-02-27T09:26:00Z">
        <w:r>
          <w:t>Expression</w:t>
        </w:r>
        <w:r w:rsidRPr="00AC3AEA">
          <w:rPr>
            <w:rFonts w:ascii="Courier New" w:hAnsi="Courier New" w:cs="Courier New"/>
          </w:rPr>
          <w:t xml:space="preserve"> </w:t>
        </w:r>
        <w:r>
          <w:t>ComprehensionForList</w:t>
        </w:r>
      </w:ins>
      <w:ins w:id="5879" w:author="Rev 6 Allen Wirfs-Brock" w:date="2012-02-27T09:27:00Z">
        <w:r w:rsidRPr="00E77497">
          <w:rPr>
            <w:rFonts w:ascii="Courier New" w:hAnsi="Courier New"/>
            <w:i w:val="0"/>
          </w:rPr>
          <w:t xml:space="preserve"> </w:t>
        </w:r>
        <w:r w:rsidRPr="00E77497">
          <w:rPr>
            <w:rFonts w:ascii="Courier New" w:hAnsi="Courier New"/>
            <w:b/>
            <w:i w:val="0"/>
          </w:rPr>
          <w:t>]</w:t>
        </w:r>
      </w:ins>
      <w:ins w:id="5880" w:author="Rev 6 Allen Wirfs-Brock" w:date="2012-02-27T09:26:00Z">
        <w:r w:rsidRPr="006B6D0A">
          <w:rPr>
            <w:rFonts w:ascii="Courier New" w:hAnsi="Courier New"/>
            <w:b/>
            <w:i w:val="0"/>
          </w:rPr>
          <w:br/>
        </w:r>
      </w:ins>
      <w:ins w:id="5881" w:author="Rev 6 Allen Wirfs-Brock" w:date="2012-02-27T09:27:00Z">
        <w:r w:rsidRPr="00E77497">
          <w:rPr>
            <w:rFonts w:ascii="Courier New" w:hAnsi="Courier New"/>
            <w:b/>
            <w:i w:val="0"/>
          </w:rPr>
          <w:t xml:space="preserve">[ </w:t>
        </w:r>
      </w:ins>
      <w:ins w:id="5882" w:author="Rev 6 Allen Wirfs-Brock" w:date="2012-02-27T09:26:00Z">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5883" w:author="Rev 7 Allen Wirfs-Brock" w:date="2012-04-12T17:36:00Z">
          <w:r w:rsidRPr="00AC3AEA" w:rsidDel="00AE5554">
            <w:rPr>
              <w:rFonts w:ascii="Courier New" w:hAnsi="Courier New" w:cs="Courier New"/>
              <w:b/>
              <w:i w:val="0"/>
            </w:rPr>
            <w:delText>(</w:delText>
          </w:r>
        </w:del>
        <w:r>
          <w:t xml:space="preserve"> Expression </w:t>
        </w:r>
        <w:del w:id="5884" w:author="Rev 7 Allen Wirfs-Brock" w:date="2012-04-12T17:36:00Z">
          <w:r w:rsidRPr="00AC3AEA" w:rsidDel="00AE5554">
            <w:rPr>
              <w:rFonts w:ascii="Courier New" w:hAnsi="Courier New" w:cs="Courier New"/>
              <w:b/>
              <w:i w:val="0"/>
            </w:rPr>
            <w:delText>)</w:delText>
          </w:r>
        </w:del>
      </w:ins>
      <w:ins w:id="5885" w:author="Rev 6 Allen Wirfs-Brock" w:date="2012-02-27T09:27:00Z">
        <w:r w:rsidRPr="00E77497">
          <w:rPr>
            <w:rFonts w:ascii="Courier New" w:hAnsi="Courier New"/>
            <w:i w:val="0"/>
          </w:rPr>
          <w:t xml:space="preserve"> </w:t>
        </w:r>
        <w:r w:rsidRPr="00E77497">
          <w:rPr>
            <w:rFonts w:ascii="Courier New" w:hAnsi="Courier New"/>
            <w:b/>
            <w:i w:val="0"/>
          </w:rPr>
          <w:t>]</w:t>
        </w:r>
      </w:ins>
    </w:p>
    <w:p w14:paraId="063D568B" w14:textId="77777777" w:rsidR="001A49B2" w:rsidRPr="008B7F6F" w:rsidRDefault="001A49B2" w:rsidP="001A49B2">
      <w:pPr>
        <w:pStyle w:val="SyntaxRule"/>
        <w:rPr>
          <w:ins w:id="5886" w:author="Rev 6 Allen Wirfs-Brock" w:date="2012-02-27T09:26:00Z"/>
        </w:rPr>
      </w:pPr>
      <w:ins w:id="5887" w:author="Rev 6 Allen Wirfs-Brock" w:date="2012-02-27T09:26:00Z">
        <w:r>
          <w:t>ComprehensionForList</w:t>
        </w:r>
        <w:r w:rsidRPr="003B4312">
          <w:t xml:space="preserve"> </w:t>
        </w:r>
        <w:r w:rsidRPr="003B4312">
          <w:rPr>
            <w:rFonts w:ascii="Arial" w:hAnsi="Arial" w:cs="Arial"/>
            <w:b/>
            <w:i w:val="0"/>
          </w:rPr>
          <w:t>:</w:t>
        </w:r>
      </w:ins>
    </w:p>
    <w:p w14:paraId="7A2DCDE9" w14:textId="77777777" w:rsidR="001A49B2" w:rsidRPr="009C202C" w:rsidRDefault="001A49B2" w:rsidP="001A49B2">
      <w:pPr>
        <w:pStyle w:val="SyntaxDefinition"/>
        <w:rPr>
          <w:ins w:id="5888" w:author="Rev 6 Allen Wirfs-Brock" w:date="2012-02-27T09:26:00Z"/>
        </w:rPr>
      </w:pPr>
      <w:ins w:id="5889" w:author="Rev 6 Allen Wirfs-Brock" w:date="2012-02-27T09:26: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r>
          <w:t>ComprehensionFor</w:t>
        </w:r>
      </w:ins>
    </w:p>
    <w:p w14:paraId="4A41656C" w14:textId="77777777" w:rsidR="001A49B2" w:rsidRPr="008B7F6F" w:rsidRDefault="001A49B2" w:rsidP="001A49B2">
      <w:pPr>
        <w:pStyle w:val="SyntaxRule"/>
        <w:rPr>
          <w:ins w:id="5890" w:author="Rev 6 Allen Wirfs-Brock" w:date="2012-02-27T09:26:00Z"/>
        </w:rPr>
      </w:pPr>
      <w:ins w:id="5891" w:author="Rev 6 Allen Wirfs-Brock" w:date="2012-02-27T09:26:00Z">
        <w:r>
          <w:t>ComprehensionFor</w:t>
        </w:r>
        <w:r w:rsidRPr="003B4312">
          <w:t xml:space="preserve"> </w:t>
        </w:r>
        <w:r w:rsidRPr="003B4312">
          <w:rPr>
            <w:rFonts w:ascii="Arial" w:hAnsi="Arial" w:cs="Arial"/>
            <w:b/>
            <w:i w:val="0"/>
          </w:rPr>
          <w:t>:</w:t>
        </w:r>
      </w:ins>
    </w:p>
    <w:p w14:paraId="49DCAACA" w14:textId="77777777" w:rsidR="00837D11" w:rsidRDefault="001A49B2" w:rsidP="001A49B2">
      <w:pPr>
        <w:pStyle w:val="SyntaxDefinition"/>
        <w:rPr>
          <w:ins w:id="5892" w:author="Rev 7 Allen Wirfs-Brock" w:date="2012-04-12T17:44:00Z"/>
          <w:rFonts w:ascii="Courier New" w:hAnsi="Courier New" w:cs="Courier New"/>
          <w:i w:val="0"/>
        </w:rPr>
      </w:pPr>
      <w:ins w:id="5893" w:author="Rev 6 Allen Wirfs-Brock" w:date="2012-02-27T09:26:00Z">
        <w:r>
          <w:rPr>
            <w:rFonts w:ascii="Courier New" w:hAnsi="Courier New" w:cs="Courier New"/>
            <w:b/>
            <w:i w:val="0"/>
          </w:rPr>
          <w:t>for</w:t>
        </w:r>
        <w:r w:rsidRPr="00AC3AEA">
          <w:rPr>
            <w:rFonts w:ascii="Courier New" w:hAnsi="Courier New" w:cs="Courier New"/>
            <w:b/>
            <w:i w:val="0"/>
          </w:rPr>
          <w:t xml:space="preserve"> </w:t>
        </w:r>
        <w:del w:id="5894" w:author="Rev 7 Allen Wirfs-Brock" w:date="2012-04-12T17:37:00Z">
          <w:r w:rsidRPr="00AC3AEA" w:rsidDel="00AE5554">
            <w:rPr>
              <w:rFonts w:ascii="Courier New" w:hAnsi="Courier New" w:cs="Courier New"/>
              <w:b/>
              <w:i w:val="0"/>
            </w:rPr>
            <w:delText>(</w:delText>
          </w:r>
        </w:del>
        <w:r>
          <w:t xml:space="preserve"> </w:t>
        </w:r>
        <w:del w:id="5895" w:author="Rev 7 Allen Wirfs-Brock" w:date="2012-04-12T17:37:00Z">
          <w:r w:rsidDel="00AE5554">
            <w:delText>LeftHandSideExpression</w:delText>
          </w:r>
        </w:del>
      </w:ins>
      <w:ins w:id="5896" w:author="Rev 7 Allen Wirfs-Brock" w:date="2012-04-12T17:37:00Z">
        <w:r w:rsidR="00AE5554">
          <w:t>ForBinding</w:t>
        </w:r>
      </w:ins>
      <w:ins w:id="5897" w:author="Rev 6 Allen Wirfs-Brock" w:date="2012-02-27T09:26:00Z">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t>Expression</w:t>
        </w:r>
        <w:r w:rsidRPr="00AC3AEA">
          <w:rPr>
            <w:rFonts w:ascii="Courier New" w:hAnsi="Courier New" w:cs="Courier New"/>
            <w:i w:val="0"/>
          </w:rPr>
          <w:t xml:space="preserve"> </w:t>
        </w:r>
      </w:ins>
    </w:p>
    <w:p w14:paraId="3190D6F5" w14:textId="77777777" w:rsidR="00837D11" w:rsidRPr="00E77497" w:rsidRDefault="00837D11" w:rsidP="00837D11">
      <w:pPr>
        <w:pStyle w:val="SyntaxRule"/>
        <w:rPr>
          <w:ins w:id="5898" w:author="Rev 7 Allen Wirfs-Brock" w:date="2012-04-12T17:44:00Z"/>
        </w:rPr>
      </w:pPr>
      <w:ins w:id="5899" w:author="Rev 7 Allen Wirfs-Brock" w:date="2012-04-12T17:44:00Z">
        <w:r>
          <w:t>ForBinding</w:t>
        </w:r>
        <w:r w:rsidRPr="00E77497">
          <w:t xml:space="preserve"> </w:t>
        </w:r>
        <w:r w:rsidRPr="00E77497">
          <w:rPr>
            <w:rFonts w:ascii="Arial" w:hAnsi="Arial"/>
            <w:b/>
            <w:i w:val="0"/>
          </w:rPr>
          <w:t>:</w:t>
        </w:r>
      </w:ins>
    </w:p>
    <w:p w14:paraId="1C934B19" w14:textId="77777777" w:rsidR="001A49B2" w:rsidRPr="009C202C" w:rsidRDefault="00837D11" w:rsidP="00837D11">
      <w:pPr>
        <w:pStyle w:val="SyntaxDefinition"/>
        <w:rPr>
          <w:ins w:id="5900" w:author="Rev 6 Allen Wirfs-Brock" w:date="2012-02-27T09:26:00Z"/>
        </w:rPr>
      </w:pPr>
      <w:ins w:id="5901" w:author="Rev 7 Allen Wirfs-Brock" w:date="2012-04-12T17:44:00Z">
        <w:r w:rsidRPr="00E77497">
          <w:t>BindingIdentifier</w:t>
        </w:r>
        <w:r>
          <w:rPr>
            <w:rFonts w:ascii="Courier New" w:hAnsi="Courier New"/>
            <w:b/>
            <w:i w:val="0"/>
          </w:rPr>
          <w:br/>
        </w:r>
        <w:r w:rsidRPr="00E77497">
          <w:t xml:space="preserve">BindingPattern  </w:t>
        </w:r>
      </w:ins>
      <w:ins w:id="5902" w:author="Rev 6 Allen Wirfs-Brock" w:date="2012-02-27T09:26:00Z">
        <w:del w:id="5903" w:author="Rev 7 Allen Wirfs-Brock" w:date="2012-04-12T17:37:00Z">
          <w:r w:rsidR="001A49B2" w:rsidRPr="00AC3AEA" w:rsidDel="00AE5554">
            <w:rPr>
              <w:rFonts w:ascii="Courier New" w:hAnsi="Courier New" w:cs="Courier New"/>
              <w:b/>
              <w:i w:val="0"/>
            </w:rPr>
            <w:delText>)</w:delText>
          </w:r>
        </w:del>
      </w:ins>
    </w:p>
    <w:p w14:paraId="59B4CC9B" w14:textId="77777777" w:rsidR="00837D11" w:rsidRPr="001A49B2" w:rsidRDefault="00837D11" w:rsidP="00837D11">
      <w:pPr>
        <w:rPr>
          <w:ins w:id="5904" w:author="Rev 7 Allen Wirfs-Brock" w:date="2012-04-12T17:45:00Z"/>
          <w:rFonts w:ascii="Helvetica" w:hAnsi="Helvetica"/>
          <w:b/>
        </w:rPr>
      </w:pPr>
      <w:ins w:id="5905" w:author="Rev 7 Allen Wirfs-Brock" w:date="2012-04-12T17:45:00Z">
        <w:r w:rsidRPr="001A49B2">
          <w:rPr>
            <w:rFonts w:ascii="Helvetica" w:hAnsi="Helvetica"/>
            <w:b/>
          </w:rPr>
          <w:t>Static Semantics</w:t>
        </w:r>
      </w:ins>
    </w:p>
    <w:p w14:paraId="081A3DF0" w14:textId="77777777" w:rsidR="00297E3D" w:rsidRPr="00E77497" w:rsidRDefault="00297E3D" w:rsidP="00297E3D">
      <w:pPr>
        <w:rPr>
          <w:ins w:id="5906" w:author="Rev 7 Allen Wirfs-Brock" w:date="2012-04-12T17:49:00Z"/>
          <w:rFonts w:ascii="Helvetica" w:hAnsi="Helvetica"/>
          <w:b/>
        </w:rPr>
      </w:pPr>
      <w:ins w:id="5907" w:author="Rev 7 Allen Wirfs-Brock" w:date="2012-04-12T17:49:00Z">
        <w:r w:rsidRPr="00E77497">
          <w:rPr>
            <w:rFonts w:ascii="Helvetica" w:hAnsi="Helvetica"/>
            <w:b/>
          </w:rPr>
          <w:t xml:space="preserve">Static Semantics:  </w:t>
        </w:r>
        <w:r w:rsidRPr="00E77497">
          <w:rPr>
            <w:rFonts w:ascii="Helvetica" w:hAnsi="Helvetica"/>
            <w:b/>
            <w:lang w:eastAsia="en-US"/>
          </w:rPr>
          <w:t>Bound</w:t>
        </w:r>
        <w:r>
          <w:rPr>
            <w:rFonts w:ascii="Helvetica" w:hAnsi="Helvetica"/>
            <w:b/>
            <w:lang w:eastAsia="en-US"/>
          </w:rPr>
          <w:t xml:space="preserve"> </w:t>
        </w:r>
        <w:r w:rsidRPr="00E77497">
          <w:rPr>
            <w:rFonts w:ascii="Helvetica" w:hAnsi="Helvetica"/>
            <w:b/>
            <w:lang w:eastAsia="en-US"/>
          </w:rPr>
          <w:t>Names</w:t>
        </w:r>
      </w:ins>
    </w:p>
    <w:p w14:paraId="71C6DBAE" w14:textId="77777777" w:rsidR="00297E3D" w:rsidRPr="00E77497" w:rsidRDefault="00297E3D" w:rsidP="00297E3D">
      <w:pPr>
        <w:rPr>
          <w:ins w:id="5908" w:author="Rev 7 Allen Wirfs-Brock" w:date="2012-04-12T17:49:00Z"/>
        </w:rPr>
      </w:pPr>
      <w:ins w:id="5909" w:author="Rev 7 Allen Wirfs-Brock" w:date="2012-04-12T17:49:00Z">
        <w:r w:rsidRPr="001A6405">
          <w:rPr>
            <w:rFonts w:ascii="Times New Roman" w:hAnsi="Times New Roman"/>
            <w:i/>
          </w:rPr>
          <w:t>For</w:t>
        </w:r>
        <w:r>
          <w:rPr>
            <w:rFonts w:ascii="Times New Roman" w:hAnsi="Times New Roman"/>
            <w:i/>
          </w:rPr>
          <w:t>Binding</w:t>
        </w:r>
        <w:r w:rsidRPr="00E77497">
          <w:rPr>
            <w:rFonts w:ascii="Times New Roman" w:hAnsi="Times New Roman"/>
            <w:i/>
          </w:rPr>
          <w:t xml:space="preserve"> </w:t>
        </w:r>
        <w:r w:rsidRPr="00E77497">
          <w:rPr>
            <w:b/>
          </w:rPr>
          <w:t>:</w:t>
        </w:r>
        <w:r w:rsidRPr="00E77497">
          <w:rPr>
            <w:rFonts w:ascii="Times New Roman" w:hAnsi="Times New Roman"/>
            <w:i/>
          </w:rPr>
          <w:t xml:space="preserve"> Binding</w:t>
        </w:r>
        <w:r>
          <w:rPr>
            <w:rFonts w:ascii="Times New Roman" w:hAnsi="Times New Roman"/>
            <w:i/>
          </w:rPr>
          <w:t>Identifier</w:t>
        </w:r>
        <w:r w:rsidRPr="00E77497">
          <w:rPr>
            <w:rFonts w:ascii="Times New Roman" w:hAnsi="Times New Roman"/>
            <w:i/>
          </w:rPr>
          <w:t xml:space="preserve"> </w:t>
        </w:r>
      </w:ins>
    </w:p>
    <w:p w14:paraId="74E68497" w14:textId="77777777" w:rsidR="00297E3D" w:rsidRPr="00E77497" w:rsidRDefault="00297E3D" w:rsidP="00297E3D">
      <w:pPr>
        <w:pStyle w:val="Alg4"/>
        <w:numPr>
          <w:ilvl w:val="0"/>
          <w:numId w:val="639"/>
        </w:numPr>
        <w:spacing w:after="220"/>
        <w:contextualSpacing/>
        <w:rPr>
          <w:ins w:id="5910" w:author="Rev 7 Allen Wirfs-Brock" w:date="2012-04-12T17:49:00Z"/>
        </w:rPr>
      </w:pPr>
      <w:ins w:id="5911" w:author="Rev 7 Allen Wirfs-Brock" w:date="2012-04-12T17:49:00Z">
        <w:r w:rsidRPr="00E77497">
          <w:t xml:space="preserve">Return </w:t>
        </w:r>
        <w:r>
          <w:t xml:space="preserve">the </w:t>
        </w:r>
        <w:r w:rsidRPr="00E77497">
          <w:t>Bound</w:t>
        </w:r>
        <w:r>
          <w:t xml:space="preserve"> </w:t>
        </w:r>
        <w:r w:rsidRPr="00E77497">
          <w:t xml:space="preserve">Names of </w:t>
        </w:r>
        <w:r w:rsidRPr="004A3CB8">
          <w:rPr>
            <w:i/>
          </w:rPr>
          <w:t>BindingIdentifier</w:t>
        </w:r>
        <w:r w:rsidRPr="00E77497">
          <w:t>.</w:t>
        </w:r>
      </w:ins>
    </w:p>
    <w:p w14:paraId="4A7981BA" w14:textId="77777777" w:rsidR="00297E3D" w:rsidRPr="00E77497" w:rsidRDefault="00297E3D" w:rsidP="00297E3D">
      <w:pPr>
        <w:rPr>
          <w:ins w:id="5912" w:author="Rev 7 Allen Wirfs-Brock" w:date="2012-04-12T17:49:00Z"/>
        </w:rPr>
      </w:pPr>
      <w:ins w:id="5913" w:author="Rev 7 Allen Wirfs-Brock" w:date="2012-04-12T17:49:00Z">
        <w:r w:rsidRPr="001A6405">
          <w:rPr>
            <w:rFonts w:ascii="Times New Roman" w:hAnsi="Times New Roman"/>
            <w:i/>
          </w:rPr>
          <w:t>For</w:t>
        </w:r>
        <w:r>
          <w:rPr>
            <w:rFonts w:ascii="Times New Roman" w:hAnsi="Times New Roman"/>
            <w:i/>
          </w:rPr>
          <w:t>Binding</w:t>
        </w:r>
        <w:r w:rsidRPr="00E77497">
          <w:rPr>
            <w:rFonts w:ascii="Times New Roman" w:hAnsi="Times New Roman"/>
            <w:i/>
          </w:rPr>
          <w:t xml:space="preserve"> </w:t>
        </w:r>
        <w:r w:rsidRPr="00E77497">
          <w:rPr>
            <w:b/>
          </w:rPr>
          <w:t>:</w:t>
        </w:r>
        <w:r w:rsidRPr="00E77497">
          <w:rPr>
            <w:rFonts w:ascii="Times New Roman" w:hAnsi="Times New Roman"/>
            <w:i/>
          </w:rPr>
          <w:t xml:space="preserve"> Binding</w:t>
        </w:r>
        <w:r>
          <w:rPr>
            <w:rFonts w:ascii="Times New Roman" w:hAnsi="Times New Roman"/>
            <w:i/>
          </w:rPr>
          <w:t>Pattern</w:t>
        </w:r>
      </w:ins>
    </w:p>
    <w:p w14:paraId="32729390" w14:textId="77777777" w:rsidR="00297E3D" w:rsidRPr="00E77497" w:rsidRDefault="00297E3D" w:rsidP="00297E3D">
      <w:pPr>
        <w:pStyle w:val="Alg4"/>
        <w:numPr>
          <w:ilvl w:val="0"/>
          <w:numId w:val="640"/>
        </w:numPr>
        <w:spacing w:after="220"/>
        <w:contextualSpacing/>
        <w:rPr>
          <w:ins w:id="5914" w:author="Rev 7 Allen Wirfs-Brock" w:date="2012-04-12T17:49:00Z"/>
        </w:rPr>
      </w:pPr>
      <w:ins w:id="5915" w:author="Rev 7 Allen Wirfs-Brock" w:date="2012-04-12T17:49:00Z">
        <w:r w:rsidRPr="00E77497">
          <w:t xml:space="preserve">Return </w:t>
        </w:r>
        <w:r>
          <w:t xml:space="preserve">the </w:t>
        </w:r>
        <w:r w:rsidRPr="00E77497">
          <w:t>Bound</w:t>
        </w:r>
        <w:r>
          <w:t xml:space="preserve"> </w:t>
        </w:r>
        <w:r w:rsidRPr="00E77497">
          <w:t xml:space="preserve">Names of </w:t>
        </w:r>
        <w:r w:rsidRPr="009E12F1">
          <w:rPr>
            <w:i/>
          </w:rPr>
          <w:t>Binding</w:t>
        </w:r>
        <w:r>
          <w:rPr>
            <w:i/>
          </w:rPr>
          <w:t>Pattern</w:t>
        </w:r>
        <w:r w:rsidRPr="00E77497">
          <w:t>.</w:t>
        </w:r>
      </w:ins>
    </w:p>
    <w:p w14:paraId="7093D0BA" w14:textId="77777777" w:rsidR="00297E3D" w:rsidRPr="001A49B2" w:rsidRDefault="00297E3D" w:rsidP="00297E3D">
      <w:pPr>
        <w:rPr>
          <w:ins w:id="5916" w:author="Rev 7 Allen Wirfs-Brock" w:date="2012-04-12T17:52:00Z"/>
          <w:rFonts w:ascii="Helvetica" w:hAnsi="Helvetica"/>
          <w:b/>
        </w:rPr>
      </w:pPr>
      <w:ins w:id="5917" w:author="Rev 7 Allen Wirfs-Brock" w:date="2012-04-12T17:52:00Z">
        <w:r w:rsidRPr="001A49B2">
          <w:rPr>
            <w:rFonts w:ascii="Helvetica" w:hAnsi="Helvetica"/>
            <w:b/>
          </w:rPr>
          <w:t>Runtime Semantics</w:t>
        </w:r>
      </w:ins>
    </w:p>
    <w:p w14:paraId="71BB7278" w14:textId="77777777" w:rsidR="00297E3D" w:rsidRDefault="00297E3D" w:rsidP="00297E3D">
      <w:pPr>
        <w:keepNext/>
        <w:rPr>
          <w:ins w:id="5918" w:author="Rev 7 Allen Wirfs-Brock" w:date="2012-04-12T17:52:00Z"/>
          <w:rFonts w:ascii="Helvetica" w:hAnsi="Helvetica"/>
          <w:b/>
          <w:spacing w:val="6"/>
        </w:rPr>
      </w:pPr>
      <w:ins w:id="5919" w:author="Rev 7 Allen Wirfs-Brock" w:date="2012-04-12T17:52: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Initialisation</w:t>
        </w:r>
      </w:ins>
    </w:p>
    <w:p w14:paraId="3F234C05" w14:textId="77777777" w:rsidR="00297E3D" w:rsidRPr="00FA3203" w:rsidRDefault="00297E3D" w:rsidP="00297E3D">
      <w:pPr>
        <w:ind w:left="360"/>
        <w:rPr>
          <w:ins w:id="5920" w:author="Rev 7 Allen Wirfs-Brock" w:date="2012-04-12T17:52:00Z"/>
        </w:rPr>
      </w:pPr>
      <w:ins w:id="5921" w:author="Rev 7 Allen Wirfs-Brock" w:date="2012-04-12T17:52:00Z">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ins>
    </w:p>
    <w:p w14:paraId="48284158" w14:textId="77777777" w:rsidR="00297E3D" w:rsidRPr="008E00F6" w:rsidRDefault="00297E3D" w:rsidP="00297E3D">
      <w:pPr>
        <w:rPr>
          <w:ins w:id="5922" w:author="Rev 7 Allen Wirfs-Brock" w:date="2012-04-12T17:52:00Z"/>
          <w:sz w:val="18"/>
        </w:rPr>
      </w:pPr>
      <w:ins w:id="5923" w:author="Rev 7 Allen Wirfs-Brock" w:date="2012-04-12T17:52: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4B5FAB87" w14:textId="77777777" w:rsidR="00297E3D" w:rsidRPr="00E77497" w:rsidRDefault="00297E3D" w:rsidP="00297E3D">
      <w:pPr>
        <w:rPr>
          <w:ins w:id="5924" w:author="Rev 7 Allen Wirfs-Brock" w:date="2012-04-12T17:52:00Z"/>
        </w:rPr>
      </w:pPr>
      <w:ins w:id="5925" w:author="Rev 7 Allen Wirfs-Brock" w:date="2012-04-12T17:52:00Z">
        <w:r w:rsidRPr="001A6405">
          <w:rPr>
            <w:rFonts w:ascii="Times New Roman" w:hAnsi="Times New Roman"/>
            <w:i/>
          </w:rPr>
          <w:t>For</w:t>
        </w:r>
        <w:r>
          <w:rPr>
            <w:rFonts w:ascii="Times New Roman" w:hAnsi="Times New Roman"/>
            <w:i/>
          </w:rPr>
          <w:t xml:space="preserve">Binding </w:t>
        </w:r>
        <w:r w:rsidRPr="00E77497">
          <w:rPr>
            <w:b/>
          </w:rPr>
          <w:t>:</w:t>
        </w:r>
        <w:r w:rsidRPr="00E77497">
          <w:rPr>
            <w:rFonts w:ascii="Times New Roman" w:hAnsi="Times New Roman"/>
            <w:i/>
          </w:rPr>
          <w:t xml:space="preserve"> </w:t>
        </w:r>
        <w:r>
          <w:rPr>
            <w:rFonts w:ascii="Times New Roman" w:hAnsi="Times New Roman"/>
            <w:i/>
          </w:rPr>
          <w:t>BindingIdentifier</w:t>
        </w:r>
        <w:r w:rsidRPr="00E77497">
          <w:rPr>
            <w:rFonts w:ascii="Times New Roman" w:hAnsi="Times New Roman"/>
            <w:i/>
          </w:rPr>
          <w:t xml:space="preserve"> </w:t>
        </w:r>
      </w:ins>
    </w:p>
    <w:p w14:paraId="30443CBA" w14:textId="77777777" w:rsidR="00297E3D" w:rsidRPr="00E77497" w:rsidRDefault="00297E3D" w:rsidP="00297E3D">
      <w:pPr>
        <w:pStyle w:val="Alg4"/>
        <w:numPr>
          <w:ilvl w:val="0"/>
          <w:numId w:val="652"/>
        </w:numPr>
        <w:spacing w:after="220"/>
        <w:contextualSpacing/>
        <w:rPr>
          <w:ins w:id="5926" w:author="Rev 7 Allen Wirfs-Brock" w:date="2012-04-12T17:52:00Z"/>
        </w:rPr>
      </w:pPr>
      <w:ins w:id="5927" w:author="Rev 7 Allen Wirfs-Brock" w:date="2012-04-12T17:52:00Z">
        <w:r w:rsidRPr="004418C4">
          <w:t xml:space="preserve">Perform Binding </w:t>
        </w:r>
        <w:r>
          <w:t>Initialisation</w:t>
        </w:r>
        <w:r w:rsidRPr="004418C4">
          <w:t xml:space="preserve"> for </w:t>
        </w:r>
        <w:r>
          <w:rPr>
            <w:i/>
          </w:rPr>
          <w:t xml:space="preserve">BindingIdentifier </w:t>
        </w:r>
        <w:r w:rsidRPr="004418C4">
          <w:t xml:space="preserve"> passing</w:t>
        </w:r>
        <w:r w:rsidRPr="004418C4">
          <w:rPr>
            <w:i/>
          </w:rPr>
          <w:t xml:space="preserve"> </w:t>
        </w:r>
        <w:r>
          <w:rPr>
            <w:i/>
          </w:rPr>
          <w:t>value</w:t>
        </w:r>
        <w:r>
          <w:t xml:space="preserve"> </w:t>
        </w:r>
        <w:r w:rsidRPr="004418C4">
          <w:t xml:space="preserve">and </w:t>
        </w:r>
        <w:r w:rsidRPr="004418C4">
          <w:rPr>
            <w:i/>
          </w:rPr>
          <w:t>env</w:t>
        </w:r>
        <w:r w:rsidRPr="004418C4">
          <w:t xml:space="preserve"> as the arguments.</w:t>
        </w:r>
      </w:ins>
    </w:p>
    <w:p w14:paraId="44DA6783" w14:textId="77777777" w:rsidR="00297E3D" w:rsidRPr="00E77497" w:rsidRDefault="00297E3D" w:rsidP="00297E3D">
      <w:pPr>
        <w:rPr>
          <w:ins w:id="5928" w:author="Rev 7 Allen Wirfs-Brock" w:date="2012-04-12T17:52:00Z"/>
        </w:rPr>
      </w:pPr>
      <w:ins w:id="5929" w:author="Rev 7 Allen Wirfs-Brock" w:date="2012-04-12T17:52:00Z">
        <w:r w:rsidRPr="001A6405">
          <w:rPr>
            <w:rFonts w:ascii="Times New Roman" w:hAnsi="Times New Roman"/>
            <w:i/>
          </w:rPr>
          <w:t>For</w:t>
        </w:r>
        <w:r>
          <w:rPr>
            <w:rFonts w:ascii="Times New Roman" w:hAnsi="Times New Roman"/>
            <w:i/>
          </w:rPr>
          <w:t>Binding</w:t>
        </w:r>
        <w:r w:rsidRPr="00E77497">
          <w:rPr>
            <w:b/>
          </w:rPr>
          <w:t>:</w:t>
        </w:r>
        <w:r w:rsidRPr="00E77497">
          <w:rPr>
            <w:rFonts w:ascii="Times New Roman" w:hAnsi="Times New Roman"/>
            <w:i/>
          </w:rPr>
          <w:t xml:space="preserve"> </w:t>
        </w:r>
        <w:r>
          <w:rPr>
            <w:rFonts w:ascii="Times New Roman" w:hAnsi="Times New Roman"/>
            <w:i/>
          </w:rPr>
          <w:t>BindingPattern</w:t>
        </w:r>
      </w:ins>
    </w:p>
    <w:p w14:paraId="09C1F26C" w14:textId="77777777" w:rsidR="00297E3D" w:rsidRPr="00E77497" w:rsidRDefault="00297E3D" w:rsidP="00297E3D">
      <w:pPr>
        <w:pStyle w:val="Alg4"/>
        <w:numPr>
          <w:ilvl w:val="0"/>
          <w:numId w:val="653"/>
        </w:numPr>
        <w:spacing w:after="220"/>
        <w:contextualSpacing/>
        <w:rPr>
          <w:ins w:id="5930" w:author="Rev 7 Allen Wirfs-Brock" w:date="2012-04-12T17:52:00Z"/>
        </w:rPr>
      </w:pPr>
      <w:ins w:id="5931" w:author="Rev 7 Allen Wirfs-Brock" w:date="2012-04-12T17:52:00Z">
        <w:r w:rsidRPr="004418C4">
          <w:t xml:space="preserve">Perform Binding </w:t>
        </w:r>
        <w:r>
          <w:t>Initialisation</w:t>
        </w:r>
        <w:r w:rsidRPr="004418C4">
          <w:t xml:space="preserve"> for </w:t>
        </w:r>
        <w:r>
          <w:rPr>
            <w:i/>
          </w:rPr>
          <w:t>BindingPattern</w:t>
        </w:r>
        <w:r w:rsidRPr="004418C4">
          <w:t xml:space="preserve"> passing</w:t>
        </w:r>
        <w:r w:rsidRPr="004418C4">
          <w:rPr>
            <w:i/>
          </w:rPr>
          <w:t xml:space="preserve"> </w:t>
        </w:r>
        <w:r>
          <w:rPr>
            <w:i/>
          </w:rPr>
          <w:t>value</w:t>
        </w:r>
        <w:r>
          <w:t xml:space="preserve"> </w:t>
        </w:r>
        <w:r w:rsidRPr="004418C4">
          <w:t xml:space="preserve">and </w:t>
        </w:r>
        <w:r w:rsidRPr="004418C4">
          <w:rPr>
            <w:i/>
          </w:rPr>
          <w:t>env</w:t>
        </w:r>
        <w:r w:rsidRPr="004418C4">
          <w:t xml:space="preserve"> as the arguments.</w:t>
        </w:r>
      </w:ins>
    </w:p>
    <w:p w14:paraId="707DC6F0" w14:textId="77777777" w:rsidR="008603C3" w:rsidRPr="00E77497" w:rsidRDefault="008603C3" w:rsidP="008603C3">
      <w:pPr>
        <w:keepNext/>
        <w:rPr>
          <w:ins w:id="5932" w:author="Rev 7 Allen Wirfs-Brock" w:date="2012-04-30T15:17:00Z"/>
          <w:rFonts w:ascii="Helvetica" w:hAnsi="Helvetica"/>
          <w:b/>
        </w:rPr>
      </w:pPr>
      <w:ins w:id="5933" w:author="Rev 7 Allen Wirfs-Brock" w:date="2012-04-30T15:17:00Z">
        <w:r w:rsidRPr="00E77497">
          <w:rPr>
            <w:rFonts w:ascii="Helvetica" w:hAnsi="Helvetica"/>
            <w:b/>
          </w:rPr>
          <w:t xml:space="preserve">Runtime Semantics: </w:t>
        </w:r>
        <w:r w:rsidRPr="00E77497">
          <w:rPr>
            <w:rFonts w:ascii="Helvetica" w:hAnsi="Helvetica"/>
            <w:b/>
            <w:spacing w:val="6"/>
          </w:rPr>
          <w:t>Evaluation</w:t>
        </w:r>
      </w:ins>
    </w:p>
    <w:p w14:paraId="2445DDC0" w14:textId="77777777" w:rsidR="008603C3" w:rsidRPr="00E77497" w:rsidRDefault="008603C3" w:rsidP="008603C3">
      <w:pPr>
        <w:rPr>
          <w:ins w:id="5934" w:author="Rev 7 Allen Wirfs-Brock" w:date="2012-04-30T15:17:00Z"/>
        </w:rPr>
      </w:pPr>
      <w:ins w:id="5935" w:author="Rev 7 Allen Wirfs-Brock" w:date="2012-04-30T15:17:00Z">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ins>
    </w:p>
    <w:p w14:paraId="2758CC45" w14:textId="77777777" w:rsidR="008603C3" w:rsidRPr="00E77497" w:rsidRDefault="008603C3" w:rsidP="008603C3">
      <w:pPr>
        <w:pStyle w:val="Alg4"/>
        <w:numPr>
          <w:ilvl w:val="0"/>
          <w:numId w:val="774"/>
        </w:numPr>
        <w:spacing w:after="220"/>
        <w:contextualSpacing/>
        <w:rPr>
          <w:ins w:id="5936" w:author="Rev 7 Allen Wirfs-Brock" w:date="2012-04-30T15:17:00Z"/>
        </w:rPr>
      </w:pPr>
      <w:ins w:id="5937" w:author="Rev 7 Allen Wirfs-Brock" w:date="2012-04-30T15:17:00Z">
        <w:r w:rsidRPr="00E77497">
          <w:t xml:space="preserve">Let </w:t>
        </w:r>
        <w:r w:rsidRPr="00E77497">
          <w:rPr>
            <w:i/>
          </w:rPr>
          <w:t xml:space="preserve">array </w:t>
        </w:r>
        <w:r w:rsidRPr="00E77497">
          <w:t xml:space="preserve">be </w:t>
        </w:r>
        <w:r>
          <w:t>the result of the abstraction operation ArrayCreate (15.4) with argument 0</w:t>
        </w:r>
        <w:r w:rsidRPr="00E77497">
          <w:t>.</w:t>
        </w:r>
      </w:ins>
    </w:p>
    <w:p w14:paraId="14A12B6A" w14:textId="77777777" w:rsidR="008603C3" w:rsidRPr="00E77497" w:rsidRDefault="008603C3" w:rsidP="008603C3">
      <w:pPr>
        <w:pStyle w:val="Alg4"/>
        <w:numPr>
          <w:ilvl w:val="0"/>
          <w:numId w:val="774"/>
        </w:numPr>
        <w:spacing w:after="220"/>
        <w:contextualSpacing/>
        <w:rPr>
          <w:ins w:id="5938" w:author="Rev 7 Allen Wirfs-Brock" w:date="2012-04-30T15:17:00Z"/>
        </w:rPr>
      </w:pPr>
      <w:ins w:id="5939" w:author="Rev 7 Allen Wirfs-Brock" w:date="2012-04-30T15:17:00Z">
        <w:r>
          <w:t xml:space="preserve">Let </w:t>
        </w:r>
        <w:r w:rsidRPr="00250FC6">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060B4BC4" w14:textId="77777777" w:rsidR="008603C3" w:rsidRDefault="008603C3" w:rsidP="008603C3">
      <w:pPr>
        <w:pStyle w:val="Alg4"/>
        <w:numPr>
          <w:ilvl w:val="0"/>
          <w:numId w:val="774"/>
        </w:numPr>
        <w:contextualSpacing/>
        <w:rPr>
          <w:ins w:id="5940" w:author="Rev 7 Allen Wirfs-Brock" w:date="2012-04-30T15:17:00Z"/>
        </w:rPr>
      </w:pPr>
      <w:ins w:id="5941" w:author="Rev 7 Allen Wirfs-Brock" w:date="2012-04-30T15:17:00Z">
        <w:r>
          <w:t xml:space="preserve">If </w:t>
        </w:r>
        <w:r w:rsidRPr="006A5E27">
          <w:rPr>
            <w:i/>
          </w:rPr>
          <w:t>len</w:t>
        </w:r>
        <w:r>
          <w:t xml:space="preserve"> is an abrupt completion, return </w:t>
        </w:r>
        <w:r w:rsidRPr="006A5E27">
          <w:rPr>
            <w:i/>
          </w:rPr>
          <w:t>len</w:t>
        </w:r>
        <w:r>
          <w:t>.</w:t>
        </w:r>
      </w:ins>
    </w:p>
    <w:p w14:paraId="7A6651E7" w14:textId="77777777" w:rsidR="008603C3" w:rsidRPr="00E77497" w:rsidRDefault="008603C3" w:rsidP="008603C3">
      <w:pPr>
        <w:pStyle w:val="Alg4"/>
        <w:numPr>
          <w:ilvl w:val="0"/>
          <w:numId w:val="774"/>
        </w:numPr>
        <w:rPr>
          <w:ins w:id="5942" w:author="Rev 7 Allen Wirfs-Brock" w:date="2012-04-30T15:17:00Z"/>
        </w:rPr>
      </w:pPr>
      <w:ins w:id="5943" w:author="Rev 7 Allen Wirfs-Brock" w:date="2012-04-30T15:17: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Pr>
            <w:i/>
          </w:rPr>
          <w:t>len</w:t>
        </w:r>
        <w:r w:rsidRPr="00E77497">
          <w:t xml:space="preserve">, and </w:t>
        </w:r>
        <w:r w:rsidRPr="00E77497">
          <w:rPr>
            <w:b/>
          </w:rPr>
          <w:t>false</w:t>
        </w:r>
        <w:r w:rsidRPr="00E77497">
          <w:t>.</w:t>
        </w:r>
      </w:ins>
    </w:p>
    <w:p w14:paraId="4260F17F" w14:textId="77777777" w:rsidR="008603C3" w:rsidRPr="00E77497" w:rsidRDefault="008603C3" w:rsidP="008603C3">
      <w:pPr>
        <w:pStyle w:val="Alg4"/>
        <w:numPr>
          <w:ilvl w:val="0"/>
          <w:numId w:val="774"/>
        </w:numPr>
        <w:spacing w:after="220"/>
        <w:contextualSpacing/>
        <w:rPr>
          <w:ins w:id="5944" w:author="Rev 7 Allen Wirfs-Brock" w:date="2012-04-30T15:17:00Z"/>
        </w:rPr>
      </w:pPr>
      <w:ins w:id="5945" w:author="Rev 7 Allen Wirfs-Brock" w:date="2012-04-30T15:17:00Z">
        <w:r w:rsidRPr="00E77497">
          <w:t xml:space="preserve">Return </w:t>
        </w:r>
        <w:r w:rsidRPr="00E77497">
          <w:rPr>
            <w:i/>
          </w:rPr>
          <w:t>array</w:t>
        </w:r>
        <w:r w:rsidRPr="00E77497">
          <w:t>.</w:t>
        </w:r>
      </w:ins>
    </w:p>
    <w:p w14:paraId="1C1D623E" w14:textId="77777777" w:rsidR="008753AB" w:rsidRPr="00E77497" w:rsidDel="00E70C3C" w:rsidRDefault="008753AB" w:rsidP="008753AB">
      <w:pPr>
        <w:rPr>
          <w:del w:id="5946" w:author="Rev 5 Allen Wirfs-Brock" w:date="2012-01-04T15:59:00Z"/>
        </w:rPr>
      </w:pPr>
      <w:del w:id="5947"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2E4E947B" w14:textId="77777777" w:rsidR="008753AB" w:rsidRPr="00E77497" w:rsidDel="00E70C3C" w:rsidRDefault="008753AB" w:rsidP="008753AB">
      <w:pPr>
        <w:pStyle w:val="Alg4"/>
        <w:numPr>
          <w:ilvl w:val="0"/>
          <w:numId w:val="44"/>
        </w:numPr>
        <w:spacing w:after="220"/>
        <w:contextualSpacing/>
        <w:rPr>
          <w:del w:id="5948" w:author="Rev 5 Allen Wirfs-Brock" w:date="2012-01-04T15:59:00Z"/>
        </w:rPr>
      </w:pPr>
      <w:del w:id="5949"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creating a new object as if by the expression </w:delText>
        </w:r>
        <w:r w:rsidRPr="00E77497" w:rsidDel="00E70C3C">
          <w:rPr>
            <w:rFonts w:ascii="Courier New" w:hAnsi="Courier New"/>
            <w:b/>
          </w:rPr>
          <w:delText xml:space="preserve">new Array() </w:delText>
        </w:r>
        <w:r w:rsidRPr="00E77497" w:rsidDel="00E70C3C">
          <w:delText>where</w:delText>
        </w:r>
        <w:r w:rsidRPr="00E77497" w:rsidDel="00E70C3C">
          <w:rPr>
            <w:rFonts w:ascii="Courier New" w:hAnsi="Courier New"/>
            <w:b/>
          </w:rPr>
          <w:delText xml:space="preserve"> Array </w:delText>
        </w:r>
        <w:r w:rsidRPr="00E77497" w:rsidDel="00E70C3C">
          <w:delText>is the standard built-in constructor with that name.</w:delText>
        </w:r>
      </w:del>
    </w:p>
    <w:p w14:paraId="17A2EFC1" w14:textId="77777777" w:rsidR="008753AB" w:rsidRPr="00E77497" w:rsidDel="00E70C3C" w:rsidRDefault="008753AB" w:rsidP="008753AB">
      <w:pPr>
        <w:pStyle w:val="Alg4"/>
        <w:numPr>
          <w:ilvl w:val="0"/>
          <w:numId w:val="44"/>
        </w:numPr>
        <w:spacing w:after="220"/>
        <w:contextualSpacing/>
        <w:rPr>
          <w:del w:id="5950" w:author="Rev 5 Allen Wirfs-Brock" w:date="2012-01-04T15:59:00Z"/>
        </w:rPr>
      </w:pPr>
      <w:del w:id="5951" w:author="Rev 5 Allen Wirfs-Brock" w:date="2012-01-04T15:59:00Z">
        <w:r w:rsidRPr="00E77497" w:rsidDel="00E70C3C">
          <w:delText xml:space="preserve">Let </w:delText>
        </w:r>
        <w:r w:rsidRPr="00E77497" w:rsidDel="00E70C3C">
          <w:rPr>
            <w:i/>
          </w:rPr>
          <w:delText xml:space="preserve">firstIndex </w:delText>
        </w:r>
        <w:r w:rsidRPr="00E77497" w:rsidDel="00E70C3C">
          <w:delText xml:space="preserve">be the </w:delText>
        </w:r>
      </w:del>
      <w:del w:id="5952" w:author="Rev 5 Allen Wirfs-Brock" w:date="2012-01-04T12:22:00Z">
        <w:r w:rsidRPr="00E77497" w:rsidDel="00E350EC">
          <w:delText xml:space="preserve">result of evaluating </w:delText>
        </w:r>
      </w:del>
      <w:del w:id="5953" w:author="Rev 5 Allen Wirfs-Brock" w:date="2012-01-04T15:59:00Z">
        <w:r w:rsidRPr="00E77497" w:rsidDel="00E70C3C">
          <w:rPr>
            <w:i/>
          </w:rPr>
          <w:delText>Elision</w:delText>
        </w:r>
      </w:del>
      <w:del w:id="5954" w:author="Rev 5 Allen Wirfs-Brock" w:date="2012-01-04T12:22:00Z">
        <w:r w:rsidRPr="00E77497" w:rsidDel="00E350EC">
          <w:delText>; if not present, use the numeric value zero</w:delText>
        </w:r>
      </w:del>
      <w:del w:id="5955" w:author="Rev 5 Allen Wirfs-Brock" w:date="2012-01-04T15:59:00Z">
        <w:r w:rsidRPr="00E77497" w:rsidDel="00E70C3C">
          <w:delText>.</w:delText>
        </w:r>
      </w:del>
    </w:p>
    <w:p w14:paraId="60D47403" w14:textId="77777777" w:rsidR="008753AB" w:rsidRPr="00E77497" w:rsidDel="00E70C3C" w:rsidRDefault="008753AB" w:rsidP="008753AB">
      <w:pPr>
        <w:pStyle w:val="Alg4"/>
        <w:numPr>
          <w:ilvl w:val="0"/>
          <w:numId w:val="44"/>
        </w:numPr>
        <w:spacing w:after="220"/>
        <w:contextualSpacing/>
        <w:rPr>
          <w:del w:id="5956" w:author="Rev 5 Allen Wirfs-Brock" w:date="2012-01-04T15:59:00Z"/>
        </w:rPr>
      </w:pPr>
      <w:del w:id="5957"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51737A12" w14:textId="77777777" w:rsidR="008753AB" w:rsidRPr="00E77497" w:rsidDel="00E70C3C" w:rsidRDefault="008753AB" w:rsidP="008753AB">
      <w:pPr>
        <w:pStyle w:val="Alg4"/>
        <w:numPr>
          <w:ilvl w:val="0"/>
          <w:numId w:val="44"/>
        </w:numPr>
        <w:spacing w:after="220"/>
        <w:contextualSpacing/>
        <w:rPr>
          <w:del w:id="5958" w:author="Rev 5 Allen Wirfs-Brock" w:date="2012-01-04T15:59:00Z"/>
        </w:rPr>
      </w:pPr>
      <w:del w:id="5959"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561EDC5B" w14:textId="77777777" w:rsidR="008753AB" w:rsidRPr="00E77497" w:rsidDel="00E70C3C" w:rsidRDefault="008753AB" w:rsidP="008753AB">
      <w:pPr>
        <w:pStyle w:val="Alg4"/>
        <w:numPr>
          <w:ilvl w:val="0"/>
          <w:numId w:val="44"/>
        </w:numPr>
        <w:spacing w:after="220"/>
        <w:contextualSpacing/>
        <w:rPr>
          <w:del w:id="5960" w:author="Rev 5 Allen Wirfs-Brock" w:date="2012-01-04T15:59:00Z"/>
        </w:rPr>
      </w:pPr>
      <w:del w:id="5961"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w:delText>
        </w:r>
        <w:r w:rsidRPr="00E77497" w:rsidDel="00E70C3C">
          <w:rPr>
            <w:i/>
          </w:rPr>
          <w:delText>firstIndex)</w:delText>
        </w:r>
        <w:r w:rsidRPr="00E77497" w:rsidDel="00E70C3C">
          <w:delText xml:space="preserve">,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78F86466" w14:textId="77777777" w:rsidR="008753AB" w:rsidRPr="00E77497" w:rsidDel="00E70C3C" w:rsidRDefault="008753AB" w:rsidP="008753AB">
      <w:pPr>
        <w:pStyle w:val="Alg4"/>
        <w:numPr>
          <w:ilvl w:val="0"/>
          <w:numId w:val="44"/>
        </w:numPr>
        <w:spacing w:after="220"/>
        <w:contextualSpacing/>
        <w:rPr>
          <w:del w:id="5962" w:author="Rev 5 Allen Wirfs-Brock" w:date="2012-01-04T15:59:00Z"/>
        </w:rPr>
      </w:pPr>
      <w:del w:id="5963"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6C3098FC" w14:textId="77777777" w:rsidR="00173402" w:rsidRPr="00E77497" w:rsidDel="00E350EC" w:rsidRDefault="00173402" w:rsidP="00F77917">
      <w:pPr>
        <w:rPr>
          <w:ins w:id="5964" w:author="Allen Wirfs-Brock" w:date="2011-07-04T20:14:00Z"/>
          <w:del w:id="5965" w:author="Rev 5 Allen Wirfs-Brock" w:date="2012-01-04T12:24:00Z"/>
        </w:rPr>
      </w:pPr>
      <w:ins w:id="5966" w:author="Allen Wirfs-Brock" w:date="2011-07-04T20:14:00Z">
        <w:del w:id="5967"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ins>
      <w:ins w:id="5968" w:author="Allen Wirfs-Brock" w:date="2011-07-04T20:15:00Z">
        <w:del w:id="5969" w:author="Rev 5 Allen Wirfs-Brock" w:date="2012-01-04T12:38:00Z">
          <w:r w:rsidRPr="00E77497" w:rsidDel="00A80BCD">
            <w:rPr>
              <w:rFonts w:ascii="Courier New" w:hAnsi="Courier New" w:cs="Courier New"/>
              <w:b/>
              <w:i/>
            </w:rPr>
            <w:delText>…</w:delText>
          </w:r>
        </w:del>
        <w:del w:id="5970" w:author="Rev 5 Allen Wirfs-Brock" w:date="2012-01-04T12:24:00Z">
          <w:r w:rsidRPr="00E77497" w:rsidDel="00E350EC">
            <w:rPr>
              <w:rFonts w:ascii="Courier New" w:hAnsi="Courier New" w:cs="Courier New"/>
              <w:b/>
              <w:i/>
            </w:rPr>
            <w:delText xml:space="preserve"> </w:delText>
          </w:r>
        </w:del>
      </w:ins>
      <w:ins w:id="5971" w:author="Allen Wirfs-Brock" w:date="2011-07-04T20:14:00Z">
        <w:del w:id="5972" w:author="Rev 5 Allen Wirfs-Brock" w:date="2012-01-04T12:24:00Z">
          <w:r w:rsidRPr="00E77497" w:rsidDel="00E350EC">
            <w:rPr>
              <w:rStyle w:val="bnf"/>
            </w:rPr>
            <w:delText>AssignmentExpression</w:delText>
          </w:r>
          <w:r w:rsidRPr="00E77497" w:rsidDel="00E350EC">
            <w:delText xml:space="preserve">  is evaluated as follows:</w:delText>
          </w:r>
        </w:del>
      </w:ins>
    </w:p>
    <w:p w14:paraId="1F69E62C" w14:textId="77777777" w:rsidR="00173402" w:rsidRPr="00E77497" w:rsidDel="00E350EC" w:rsidRDefault="00173402" w:rsidP="00A80BCD">
      <w:pPr>
        <w:rPr>
          <w:ins w:id="5973" w:author="Allen Wirfs-Brock" w:date="2011-07-04T20:14:00Z"/>
          <w:del w:id="5974" w:author="Rev 5 Allen Wirfs-Brock" w:date="2012-01-04T12:24:00Z"/>
        </w:rPr>
        <w:pPrChange w:id="5975" w:author="Rev 5 Allen Wirfs-Brock" w:date="2012-01-04T12:38:00Z">
          <w:pPr>
            <w:pStyle w:val="Alg4"/>
            <w:numPr>
              <w:numId w:val="417"/>
            </w:numPr>
            <w:tabs>
              <w:tab w:val="num" w:pos="360"/>
            </w:tabs>
            <w:spacing w:after="220"/>
            <w:ind w:left="360" w:hanging="360"/>
            <w:contextualSpacing/>
          </w:pPr>
        </w:pPrChange>
      </w:pPr>
      <w:ins w:id="5976" w:author="Allen Wirfs-Brock" w:date="2011-07-04T20:14:00Z">
        <w:del w:id="5977" w:author="Rev 5 Allen Wirfs-Brock" w:date="2012-01-04T12:24:00Z">
          <w:r w:rsidRPr="00E77497" w:rsidDel="00E350EC">
            <w:delText xml:space="preserve">Let </w:delText>
          </w:r>
          <w:r w:rsidRPr="00E77497" w:rsidDel="00E350EC">
            <w:rPr>
              <w:i/>
            </w:rPr>
            <w:delText xml:space="preserve">array </w:delText>
          </w:r>
          <w:r w:rsidRPr="00E77497" w:rsidDel="00E350EC">
            <w:delText xml:space="preserve">be the result of creating a new object as if by the expression </w:delText>
          </w:r>
          <w:r w:rsidRPr="00E77497" w:rsidDel="00E350EC">
            <w:rPr>
              <w:rFonts w:ascii="Courier New" w:hAnsi="Courier New"/>
              <w:b/>
            </w:rPr>
            <w:delText xml:space="preserve">new Array() </w:delText>
          </w:r>
          <w:r w:rsidRPr="00E77497" w:rsidDel="00E350EC">
            <w:delText>where</w:delText>
          </w:r>
          <w:r w:rsidRPr="00E77497" w:rsidDel="00E350EC">
            <w:rPr>
              <w:rFonts w:ascii="Courier New" w:hAnsi="Courier New"/>
              <w:b/>
            </w:rPr>
            <w:delText xml:space="preserve"> Array </w:delText>
          </w:r>
          <w:r w:rsidRPr="00E77497" w:rsidDel="00E350EC">
            <w:delText>is the standard built-in constructor with that name.</w:delText>
          </w:r>
        </w:del>
      </w:ins>
    </w:p>
    <w:p w14:paraId="3CAFEBBE" w14:textId="77777777" w:rsidR="00173402" w:rsidRPr="00E77497" w:rsidDel="00E70C3C" w:rsidRDefault="00173402" w:rsidP="00A80BCD">
      <w:pPr>
        <w:rPr>
          <w:ins w:id="5978" w:author="Allen Wirfs-Brock" w:date="2011-07-04T20:14:00Z"/>
          <w:del w:id="5979" w:author="Rev 5 Allen Wirfs-Brock" w:date="2012-01-04T15:59:00Z"/>
        </w:rPr>
        <w:pPrChange w:id="5980" w:author="Rev 5 Allen Wirfs-Brock" w:date="2012-01-04T12:38:00Z">
          <w:pPr>
            <w:pStyle w:val="Alg4"/>
            <w:numPr>
              <w:numId w:val="417"/>
            </w:numPr>
            <w:tabs>
              <w:tab w:val="num" w:pos="360"/>
            </w:tabs>
            <w:spacing w:after="220"/>
            <w:ind w:left="360" w:hanging="360"/>
            <w:contextualSpacing/>
          </w:pPr>
        </w:pPrChange>
      </w:pPr>
      <w:ins w:id="5981" w:author="Allen Wirfs-Brock" w:date="2011-07-04T20:14:00Z">
        <w:del w:id="5982" w:author="Rev 5 Allen Wirfs-Brock" w:date="2012-01-04T12:24:00Z">
          <w:r w:rsidRPr="00E77497" w:rsidDel="00E350EC">
            <w:delText xml:space="preserve">Let </w:delText>
          </w:r>
        </w:del>
      </w:ins>
      <w:ins w:id="5983" w:author="Allen Wirfs-Brock" w:date="2011-07-04T20:30:00Z">
        <w:del w:id="5984" w:author="Rev 5 Allen Wirfs-Brock" w:date="2012-01-04T12:24:00Z">
          <w:r w:rsidRPr="00E77497" w:rsidDel="00E350EC">
            <w:rPr>
              <w:i/>
            </w:rPr>
            <w:delText>index</w:delText>
          </w:r>
        </w:del>
      </w:ins>
      <w:ins w:id="5985" w:author="Allen Wirfs-Brock" w:date="2011-07-04T20:14:00Z">
        <w:del w:id="5986" w:author="Rev 5 Allen Wirfs-Brock" w:date="2012-01-04T12:24:00Z">
          <w:r w:rsidRPr="00E77497" w:rsidDel="00E350EC">
            <w:rPr>
              <w:i/>
            </w:rPr>
            <w:delText xml:space="preserve"> </w:delText>
          </w:r>
          <w:r w:rsidRPr="00E77497" w:rsidDel="00E350EC">
            <w:delText xml:space="preserve">be the result of evaluating </w:delText>
          </w:r>
          <w:r w:rsidRPr="00E77497" w:rsidDel="00E350EC">
            <w:rPr>
              <w:i/>
            </w:rPr>
            <w:delText>Elision</w:delText>
          </w:r>
          <w:r w:rsidRPr="00E77497" w:rsidDel="00E350EC">
            <w:delText>; if not present, use the numeric value zero</w:delText>
          </w:r>
        </w:del>
        <w:del w:id="5987" w:author="Rev 5 Allen Wirfs-Brock" w:date="2012-01-04T12:38:00Z">
          <w:r w:rsidRPr="00E77497" w:rsidDel="00A80BCD">
            <w:delText>.</w:delText>
          </w:r>
        </w:del>
      </w:ins>
    </w:p>
    <w:p w14:paraId="43F3B5FC" w14:textId="77777777" w:rsidR="00173402" w:rsidRPr="00E77497" w:rsidDel="00E70C3C" w:rsidRDefault="00173402" w:rsidP="009E3FF6">
      <w:pPr>
        <w:pStyle w:val="Alg4"/>
        <w:numPr>
          <w:ilvl w:val="0"/>
          <w:numId w:val="417"/>
        </w:numPr>
        <w:spacing w:after="220"/>
        <w:contextualSpacing/>
        <w:rPr>
          <w:ins w:id="5988" w:author="Allen Wirfs-Brock" w:date="2011-07-04T20:14:00Z"/>
          <w:del w:id="5989" w:author="Rev 5 Allen Wirfs-Brock" w:date="2012-01-04T15:59:00Z"/>
        </w:rPr>
      </w:pPr>
      <w:ins w:id="5990" w:author="Allen Wirfs-Brock" w:date="2011-07-04T20:14:00Z">
        <w:del w:id="5991" w:author="Rev 5 Allen Wirfs-Brock" w:date="2012-01-04T15:59:00Z">
          <w:r w:rsidRPr="00E77497" w:rsidDel="00E70C3C">
            <w:delText xml:space="preserve">Let </w:delText>
          </w:r>
        </w:del>
      </w:ins>
      <w:ins w:id="5992" w:author="Allen Wirfs-Brock" w:date="2011-07-05T09:12:00Z">
        <w:del w:id="5993" w:author="Rev 5 Allen Wirfs-Brock" w:date="2012-01-04T15:59:00Z">
          <w:r w:rsidR="00711C66" w:rsidRPr="00E77497" w:rsidDel="00E70C3C">
            <w:rPr>
              <w:i/>
            </w:rPr>
            <w:delText>spread</w:delText>
          </w:r>
        </w:del>
      </w:ins>
      <w:ins w:id="5994" w:author="Allen Wirfs-Brock" w:date="2011-07-04T20:14:00Z">
        <w:del w:id="5995" w:author="Rev 5 Allen Wirfs-Brock" w:date="2012-01-04T15:59:00Z">
          <w:r w:rsidRPr="00E77497" w:rsidDel="00E70C3C">
            <w:rPr>
              <w:i/>
            </w:rPr>
            <w:delText>Re</w:delText>
          </w:r>
        </w:del>
      </w:ins>
      <w:ins w:id="5996" w:author="Allen Wirfs-Brock" w:date="2011-07-05T09:12:00Z">
        <w:del w:id="5997" w:author="Rev 5 Allen Wirfs-Brock" w:date="2012-01-04T15:59:00Z">
          <w:r w:rsidR="00711C66" w:rsidRPr="00E77497" w:rsidDel="00E70C3C">
            <w:rPr>
              <w:i/>
            </w:rPr>
            <w:delText>f</w:delText>
          </w:r>
        </w:del>
      </w:ins>
      <w:ins w:id="5998" w:author="Allen Wirfs-Brock" w:date="2011-07-04T20:14:00Z">
        <w:del w:id="5999" w:author="Rev 5 Allen Wirfs-Brock" w:date="2012-01-04T15:59:00Z">
          <w:r w:rsidRPr="00E77497" w:rsidDel="00E70C3C">
            <w:rPr>
              <w:i/>
            </w:rPr>
            <w:delText xml:space="preserve"> </w:delText>
          </w:r>
          <w:r w:rsidRPr="00E77497" w:rsidDel="00E70C3C">
            <w:delText xml:space="preserve">be the result of evaluating </w:delText>
          </w:r>
          <w:r w:rsidRPr="00E77497" w:rsidDel="00E70C3C">
            <w:rPr>
              <w:i/>
            </w:rPr>
            <w:delText>AssignmentExpression</w:delText>
          </w:r>
          <w:r w:rsidRPr="00E77497" w:rsidDel="00E70C3C">
            <w:delText>.</w:delText>
          </w:r>
        </w:del>
      </w:ins>
    </w:p>
    <w:p w14:paraId="779955D7" w14:textId="77777777" w:rsidR="00173402" w:rsidRPr="00E77497" w:rsidDel="00E70C3C" w:rsidRDefault="00173402" w:rsidP="009E3FF6">
      <w:pPr>
        <w:pStyle w:val="Alg4"/>
        <w:numPr>
          <w:ilvl w:val="0"/>
          <w:numId w:val="417"/>
        </w:numPr>
        <w:spacing w:after="220"/>
        <w:contextualSpacing/>
        <w:rPr>
          <w:ins w:id="6000" w:author="Allen Wirfs-Brock" w:date="2011-07-04T20:14:00Z"/>
          <w:del w:id="6001" w:author="Rev 5 Allen Wirfs-Brock" w:date="2012-01-04T15:59:00Z"/>
        </w:rPr>
      </w:pPr>
      <w:ins w:id="6002" w:author="Allen Wirfs-Brock" w:date="2011-07-04T20:14:00Z">
        <w:del w:id="6003" w:author="Rev 5 Allen Wirfs-Brock" w:date="2012-01-04T15:59:00Z">
          <w:r w:rsidRPr="00E77497" w:rsidDel="00E70C3C">
            <w:delText xml:space="preserve">Let </w:delText>
          </w:r>
        </w:del>
      </w:ins>
      <w:ins w:id="6004" w:author="Allen Wirfs-Brock" w:date="2011-07-05T09:12:00Z">
        <w:del w:id="6005" w:author="Rev 5 Allen Wirfs-Brock" w:date="2012-01-04T15:59:00Z">
          <w:r w:rsidR="00EB07D2" w:rsidRPr="00E77497" w:rsidDel="00E70C3C">
            <w:rPr>
              <w:i/>
            </w:rPr>
            <w:delText>spread</w:delText>
          </w:r>
        </w:del>
      </w:ins>
      <w:ins w:id="6006" w:author="Allen Wirfs-Brock" w:date="2011-07-04T20:14:00Z">
        <w:del w:id="6007" w:author="Rev 5 Allen Wirfs-Brock" w:date="2012-01-04T15:59:00Z">
          <w:r w:rsidRPr="00E77497" w:rsidDel="00E70C3C">
            <w:rPr>
              <w:i/>
            </w:rPr>
            <w:delText xml:space="preserve">Value </w:delText>
          </w:r>
          <w:r w:rsidRPr="00E77497" w:rsidDel="00E70C3C">
            <w:delText>be GetValue(</w:delText>
          </w:r>
        </w:del>
      </w:ins>
      <w:ins w:id="6008" w:author="Allen Wirfs-Brock" w:date="2011-07-05T09:12:00Z">
        <w:del w:id="6009" w:author="Rev 5 Allen Wirfs-Brock" w:date="2012-01-04T15:59:00Z">
          <w:r w:rsidR="00711C66" w:rsidRPr="00E77497" w:rsidDel="00E70C3C">
            <w:rPr>
              <w:i/>
            </w:rPr>
            <w:delText>spreadRef</w:delText>
          </w:r>
        </w:del>
      </w:ins>
      <w:ins w:id="6010" w:author="Allen Wirfs-Brock" w:date="2011-07-04T20:14:00Z">
        <w:del w:id="6011" w:author="Rev 5 Allen Wirfs-Brock" w:date="2012-01-04T15:59:00Z">
          <w:r w:rsidRPr="00E77497" w:rsidDel="00E70C3C">
            <w:delText>).</w:delText>
          </w:r>
        </w:del>
      </w:ins>
    </w:p>
    <w:p w14:paraId="507F1C61" w14:textId="77777777" w:rsidR="00173402" w:rsidRPr="00B820AB" w:rsidDel="00E70C3C" w:rsidRDefault="00173402" w:rsidP="009E3FF6">
      <w:pPr>
        <w:pStyle w:val="Alg4"/>
        <w:numPr>
          <w:ilvl w:val="0"/>
          <w:numId w:val="417"/>
        </w:numPr>
        <w:contextualSpacing/>
        <w:rPr>
          <w:ins w:id="6012" w:author="Allen Wirfs-Brock" w:date="2011-07-04T20:19:00Z"/>
          <w:del w:id="6013" w:author="Rev 5 Allen Wirfs-Brock" w:date="2012-01-04T15:59:00Z"/>
        </w:rPr>
      </w:pPr>
      <w:ins w:id="6014" w:author="Allen Wirfs-Brock" w:date="2011-07-04T20:19:00Z">
        <w:del w:id="6015" w:author="Rev 5 Allen Wirfs-Brock" w:date="2012-01-04T15:59:00Z">
          <w:r w:rsidRPr="00E77497" w:rsidDel="00E70C3C">
            <w:delText xml:space="preserve">Let </w:delText>
          </w:r>
        </w:del>
      </w:ins>
      <w:ins w:id="6016" w:author="Allen Wirfs-Brock" w:date="2011-07-05T09:13:00Z">
        <w:del w:id="6017" w:author="Rev 5 Allen Wirfs-Brock" w:date="2012-01-04T15:59:00Z">
          <w:r w:rsidR="00EB07D2" w:rsidRPr="00E77497" w:rsidDel="00E70C3C">
            <w:rPr>
              <w:i/>
            </w:rPr>
            <w:delText>spread</w:delText>
          </w:r>
        </w:del>
      </w:ins>
      <w:ins w:id="6018" w:author="Allen Wirfs-Brock" w:date="2011-07-04T20:19:00Z">
        <w:del w:id="6019" w:author="Rev 5 Allen Wirfs-Brock" w:date="2012-01-04T15:59:00Z">
          <w:r w:rsidRPr="00E77497" w:rsidDel="00E70C3C">
            <w:rPr>
              <w:i/>
            </w:rPr>
            <w:delText>Obj</w:delText>
          </w:r>
          <w:r w:rsidRPr="00E77497" w:rsidDel="00E70C3C">
            <w:delText xml:space="preserve"> be ToObject(</w:delText>
          </w:r>
        </w:del>
      </w:ins>
      <w:ins w:id="6020" w:author="Allen Wirfs-Brock" w:date="2011-07-05T09:12:00Z">
        <w:del w:id="6021" w:author="Rev 5 Allen Wirfs-Brock" w:date="2012-01-04T15:59:00Z">
          <w:r w:rsidR="00EB07D2" w:rsidRPr="00E77497" w:rsidDel="00E70C3C">
            <w:rPr>
              <w:i/>
            </w:rPr>
            <w:delText>spreadValue</w:delText>
          </w:r>
        </w:del>
      </w:ins>
      <w:ins w:id="6022" w:author="Allen Wirfs-Brock" w:date="2011-07-04T20:19:00Z">
        <w:del w:id="6023" w:author="Rev 5 Allen Wirfs-Brock" w:date="2012-01-04T15:59:00Z">
          <w:r w:rsidRPr="00E77497" w:rsidDel="00E70C3C">
            <w:delText>).</w:delText>
          </w:r>
        </w:del>
      </w:ins>
    </w:p>
    <w:p w14:paraId="37709812" w14:textId="77777777" w:rsidR="00173402" w:rsidRPr="00E77497" w:rsidDel="00E70C3C" w:rsidRDefault="00173402" w:rsidP="009E3FF6">
      <w:pPr>
        <w:pStyle w:val="Alg3"/>
        <w:numPr>
          <w:ilvl w:val="0"/>
          <w:numId w:val="417"/>
        </w:numPr>
        <w:rPr>
          <w:ins w:id="6024" w:author="Allen Wirfs-Brock" w:date="2011-07-04T20:17:00Z"/>
          <w:del w:id="6025" w:author="Rev 5 Allen Wirfs-Brock" w:date="2012-01-04T15:59:00Z"/>
        </w:rPr>
      </w:pPr>
      <w:ins w:id="6026" w:author="Allen Wirfs-Brock" w:date="2011-07-04T20:17:00Z">
        <w:del w:id="6027" w:author="Rev 5 Allen Wirfs-Brock" w:date="2012-01-04T15:59:00Z">
          <w:r w:rsidRPr="00675B74"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6028" w:author="Allen Wirfs-Brock" w:date="2011-07-05T09:13:00Z">
        <w:del w:id="6029" w:author="Rev 5 Allen Wirfs-Brock" w:date="2012-01-04T15:59:00Z">
          <w:r w:rsidR="00EB07D2" w:rsidRPr="00E77497" w:rsidDel="00E70C3C">
            <w:rPr>
              <w:i/>
            </w:rPr>
            <w:delText>spreadObj</w:delText>
          </w:r>
          <w:r w:rsidR="00EB07D2" w:rsidRPr="00E77497" w:rsidDel="00E70C3C">
            <w:delText xml:space="preserve"> </w:delText>
          </w:r>
        </w:del>
      </w:ins>
      <w:ins w:id="6030" w:author="Allen Wirfs-Brock" w:date="2011-07-04T20:17:00Z">
        <w:del w:id="6031"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7586B46A" w14:textId="77777777" w:rsidR="00173402" w:rsidRPr="00E77497" w:rsidDel="00E70C3C" w:rsidRDefault="00173402" w:rsidP="009E3FF6">
      <w:pPr>
        <w:pStyle w:val="Alg3"/>
        <w:numPr>
          <w:ilvl w:val="0"/>
          <w:numId w:val="417"/>
        </w:numPr>
        <w:rPr>
          <w:ins w:id="6032" w:author="Allen Wirfs-Brock" w:date="2011-07-04T20:17:00Z"/>
          <w:del w:id="6033" w:author="Rev 5 Allen Wirfs-Brock" w:date="2012-01-04T15:59:00Z"/>
        </w:rPr>
      </w:pPr>
      <w:ins w:id="6034" w:author="Allen Wirfs-Brock" w:date="2011-07-04T20:17:00Z">
        <w:del w:id="6035" w:author="Rev 5 Allen Wirfs-Brock" w:date="2012-01-04T15:59:00Z">
          <w:r w:rsidRPr="00E77497" w:rsidDel="00E70C3C">
            <w:delText xml:space="preserve">Let </w:delText>
          </w:r>
        </w:del>
      </w:ins>
      <w:ins w:id="6036" w:author="Allen Wirfs-Brock" w:date="2011-07-05T09:16:00Z">
        <w:del w:id="6037" w:author="Rev 5 Allen Wirfs-Brock" w:date="2012-01-04T15:59:00Z">
          <w:r w:rsidR="00EB07D2" w:rsidRPr="00E77497" w:rsidDel="00E70C3C">
            <w:rPr>
              <w:i/>
            </w:rPr>
            <w:delText>spreadLen</w:delText>
          </w:r>
          <w:r w:rsidR="00EB07D2" w:rsidRPr="00E77497" w:rsidDel="00E70C3C">
            <w:delText xml:space="preserve"> </w:delText>
          </w:r>
        </w:del>
      </w:ins>
      <w:ins w:id="6038" w:author="Allen Wirfs-Brock" w:date="2011-07-04T20:17:00Z">
        <w:del w:id="6039" w:author="Rev 5 Allen Wirfs-Brock" w:date="2012-01-04T15:59:00Z">
          <w:r w:rsidRPr="00E77497" w:rsidDel="00E70C3C">
            <w:delText xml:space="preserve">be </w:delText>
          </w:r>
        </w:del>
      </w:ins>
      <w:ins w:id="6040" w:author="Allen Wirfs-Brock" w:date="2011-07-05T09:05:00Z">
        <w:del w:id="6041" w:author="Rev 5 Allen Wirfs-Brock" w:date="2012-01-04T15:59:00Z">
          <w:r w:rsidR="00711C66" w:rsidRPr="00E77497" w:rsidDel="00E70C3C">
            <w:delText>T</w:delText>
          </w:r>
        </w:del>
      </w:ins>
      <w:ins w:id="6042" w:author="Allen Wirfs-Brock" w:date="2011-07-04T20:17:00Z">
        <w:del w:id="6043" w:author="Rev 5 Allen Wirfs-Brock" w:date="2012-01-04T15:59:00Z">
          <w:r w:rsidRPr="00E77497" w:rsidDel="00E70C3C">
            <w:delText>oUint32(</w:delText>
          </w:r>
          <w:r w:rsidRPr="00E77497" w:rsidDel="00E70C3C">
            <w:rPr>
              <w:i/>
            </w:rPr>
            <w:delText>lenVal</w:delText>
          </w:r>
          <w:r w:rsidRPr="00E77497" w:rsidDel="00E70C3C">
            <w:delText>).</w:delText>
          </w:r>
        </w:del>
      </w:ins>
    </w:p>
    <w:p w14:paraId="4BC44A75" w14:textId="77777777" w:rsidR="00173402" w:rsidRPr="00E77497" w:rsidDel="00E70C3C" w:rsidRDefault="00173402" w:rsidP="009E3FF6">
      <w:pPr>
        <w:pStyle w:val="Alg3"/>
        <w:numPr>
          <w:ilvl w:val="0"/>
          <w:numId w:val="417"/>
        </w:numPr>
        <w:rPr>
          <w:ins w:id="6044" w:author="Allen Wirfs-Brock" w:date="2011-07-04T20:17:00Z"/>
          <w:del w:id="6045" w:author="Rev 5 Allen Wirfs-Brock" w:date="2012-01-04T15:59:00Z"/>
        </w:rPr>
      </w:pPr>
      <w:ins w:id="6046" w:author="Allen Wirfs-Brock" w:date="2011-07-04T20:17:00Z">
        <w:del w:id="6047" w:author="Rev 5 Allen Wirfs-Brock" w:date="2012-01-04T15:59:00Z">
          <w:r w:rsidRPr="00E77497" w:rsidDel="00E70C3C">
            <w:delText xml:space="preserve">Let </w:delText>
          </w:r>
        </w:del>
      </w:ins>
      <w:ins w:id="6048" w:author="Allen Wirfs-Brock" w:date="2011-07-04T20:22:00Z">
        <w:del w:id="6049" w:author="Rev 5 Allen Wirfs-Brock" w:date="2012-01-04T15:59:00Z">
          <w:r w:rsidRPr="00E77497" w:rsidDel="00E70C3C">
            <w:rPr>
              <w:i/>
            </w:rPr>
            <w:delText>n</w:delText>
          </w:r>
        </w:del>
      </w:ins>
      <w:ins w:id="6050" w:author="Allen Wirfs-Brock" w:date="2011-07-04T20:17:00Z">
        <w:del w:id="6051" w:author="Rev 5 Allen Wirfs-Brock" w:date="2012-01-04T15:59:00Z">
          <w:r w:rsidRPr="00E77497" w:rsidDel="00E70C3C">
            <w:delText>=0;</w:delText>
          </w:r>
        </w:del>
      </w:ins>
    </w:p>
    <w:p w14:paraId="44693F66" w14:textId="77777777" w:rsidR="00173402" w:rsidRPr="00E77497" w:rsidDel="00E70C3C" w:rsidRDefault="00173402" w:rsidP="009E3FF6">
      <w:pPr>
        <w:pStyle w:val="Alg3"/>
        <w:numPr>
          <w:ilvl w:val="0"/>
          <w:numId w:val="417"/>
        </w:numPr>
        <w:rPr>
          <w:ins w:id="6052" w:author="Allen Wirfs-Brock" w:date="2011-07-04T20:17:00Z"/>
          <w:del w:id="6053" w:author="Rev 5 Allen Wirfs-Brock" w:date="2012-01-04T15:59:00Z"/>
        </w:rPr>
      </w:pPr>
      <w:ins w:id="6054" w:author="Allen Wirfs-Brock" w:date="2011-07-04T20:17:00Z">
        <w:del w:id="6055" w:author="Rev 5 Allen Wirfs-Brock" w:date="2012-01-04T15:59:00Z">
          <w:r w:rsidRPr="00E77497" w:rsidDel="00E70C3C">
            <w:delText xml:space="preserve">Repeat, while </w:delText>
          </w:r>
        </w:del>
      </w:ins>
      <w:ins w:id="6056" w:author="Allen Wirfs-Brock" w:date="2011-07-04T20:26:00Z">
        <w:del w:id="6057" w:author="Rev 5 Allen Wirfs-Brock" w:date="2012-01-04T15:59:00Z">
          <w:r w:rsidRPr="00E77497" w:rsidDel="00E70C3C">
            <w:rPr>
              <w:i/>
            </w:rPr>
            <w:delText>n</w:delText>
          </w:r>
        </w:del>
      </w:ins>
      <w:ins w:id="6058" w:author="Allen Wirfs-Brock" w:date="2011-07-04T20:17:00Z">
        <w:del w:id="6059" w:author="Rev 5 Allen Wirfs-Brock" w:date="2012-01-04T15:59:00Z">
          <w:r w:rsidRPr="00E77497" w:rsidDel="00E70C3C">
            <w:delText xml:space="preserve"> &lt; </w:delText>
          </w:r>
        </w:del>
      </w:ins>
      <w:ins w:id="6060" w:author="Allen Wirfs-Brock" w:date="2011-07-05T09:16:00Z">
        <w:del w:id="6061" w:author="Rev 5 Allen Wirfs-Brock" w:date="2012-01-04T15:59:00Z">
          <w:r w:rsidR="00EB07D2" w:rsidRPr="00E77497" w:rsidDel="00E70C3C">
            <w:rPr>
              <w:i/>
            </w:rPr>
            <w:delText>spreadLen</w:delText>
          </w:r>
        </w:del>
      </w:ins>
    </w:p>
    <w:p w14:paraId="14B1FE2E" w14:textId="77777777" w:rsidR="005B4EF9" w:rsidRPr="00E77497" w:rsidDel="00E70C3C" w:rsidRDefault="005B4EF9" w:rsidP="009E3FF6">
      <w:pPr>
        <w:pStyle w:val="Alg3"/>
        <w:numPr>
          <w:ilvl w:val="1"/>
          <w:numId w:val="417"/>
        </w:numPr>
        <w:tabs>
          <w:tab w:val="clear" w:pos="1440"/>
          <w:tab w:val="left" w:pos="720"/>
        </w:tabs>
        <w:ind w:left="720"/>
        <w:rPr>
          <w:ins w:id="6062" w:author="Allen Wirfs-Brock" w:date="2011-07-05T08:44:00Z"/>
          <w:del w:id="6063" w:author="Rev 5 Allen Wirfs-Brock" w:date="2012-01-04T15:59:00Z"/>
        </w:rPr>
      </w:pPr>
      <w:ins w:id="6064" w:author="Allen Wirfs-Brock" w:date="2011-07-05T08:44:00Z">
        <w:del w:id="6065"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6066" w:author="Allen Wirfs-Brock" w:date="2011-07-05T09:13:00Z">
        <w:del w:id="6067" w:author="Rev 5 Allen Wirfs-Brock" w:date="2012-01-04T15:59:00Z">
          <w:r w:rsidR="00EB07D2" w:rsidRPr="00E77497" w:rsidDel="00E70C3C">
            <w:rPr>
              <w:i/>
            </w:rPr>
            <w:delText>spreadObj</w:delText>
          </w:r>
          <w:r w:rsidR="00EB07D2" w:rsidRPr="00E77497" w:rsidDel="00E70C3C">
            <w:delText xml:space="preserve"> </w:delText>
          </w:r>
        </w:del>
      </w:ins>
      <w:ins w:id="6068" w:author="Allen Wirfs-Brock" w:date="2011-07-05T08:44:00Z">
        <w:del w:id="6069" w:author="Rev 5 Allen Wirfs-Brock" w:date="2012-01-04T15:59:00Z">
          <w:r w:rsidRPr="00E77497" w:rsidDel="00E70C3C">
            <w:delText xml:space="preserve">with </w:delText>
          </w:r>
        </w:del>
      </w:ins>
      <w:ins w:id="6070" w:author="Allen Wirfs-Brock" w:date="2011-07-05T08:46:00Z">
        <w:del w:id="6071" w:author="Rev 5 Allen Wirfs-Brock" w:date="2012-01-04T15:59:00Z">
          <w:r w:rsidRPr="00E77497" w:rsidDel="00E70C3C">
            <w:delText>ToString(</w:delText>
          </w:r>
          <w:r w:rsidRPr="00E77497" w:rsidDel="00E70C3C">
            <w:rPr>
              <w:i/>
            </w:rPr>
            <w:delText>n</w:delText>
          </w:r>
          <w:r w:rsidRPr="00E77497" w:rsidDel="00E70C3C">
            <w:delText>)</w:delText>
          </w:r>
        </w:del>
      </w:ins>
      <w:ins w:id="6072" w:author="Allen Wirfs-Brock" w:date="2011-07-05T08:44:00Z">
        <w:del w:id="6073" w:author="Rev 5 Allen Wirfs-Brock" w:date="2012-01-04T15:59:00Z">
          <w:r w:rsidRPr="00E77497" w:rsidDel="00E70C3C">
            <w:delText>.</w:delText>
          </w:r>
        </w:del>
      </w:ins>
    </w:p>
    <w:p w14:paraId="0B70E130" w14:textId="77777777" w:rsidR="005B4EF9" w:rsidRPr="00E77497" w:rsidDel="00E70C3C" w:rsidRDefault="005B4EF9" w:rsidP="009E3FF6">
      <w:pPr>
        <w:pStyle w:val="Alg3"/>
        <w:numPr>
          <w:ilvl w:val="1"/>
          <w:numId w:val="417"/>
        </w:numPr>
        <w:tabs>
          <w:tab w:val="clear" w:pos="1440"/>
          <w:tab w:val="left" w:pos="720"/>
        </w:tabs>
        <w:ind w:left="720"/>
        <w:rPr>
          <w:ins w:id="6074" w:author="Allen Wirfs-Brock" w:date="2011-07-05T08:46:00Z"/>
          <w:del w:id="6075" w:author="Rev 5 Allen Wirfs-Brock" w:date="2012-01-04T15:59:00Z"/>
        </w:rPr>
      </w:pPr>
      <w:ins w:id="6076" w:author="Allen Wirfs-Brock" w:date="2011-07-05T08:46:00Z">
        <w:del w:id="6077"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6078" w:author="Allen Wirfs-Brock rev2" w:date="2011-07-20T13:30:00Z">
        <w:del w:id="6079"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6080" w:author="Allen Wirfs-Brock" w:date="2011-07-05T08:46:00Z">
        <w:del w:id="6081" w:author="Rev 5 Allen Wirfs-Brock" w:date="2012-01-04T15:59:00Z">
          <w:r w:rsidRPr="00E77497" w:rsidDel="00E70C3C">
            <w:delText>then,</w:delText>
          </w:r>
        </w:del>
      </w:ins>
    </w:p>
    <w:p w14:paraId="047BA3F1"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6082" w:author="Allen Wirfs-Brock" w:date="2011-07-04T20:17:00Z"/>
          <w:del w:id="6083" w:author="Rev 5 Allen Wirfs-Brock" w:date="2012-01-04T15:59:00Z"/>
        </w:rPr>
      </w:pPr>
      <w:ins w:id="6084" w:author="Allen Wirfs-Brock" w:date="2011-07-04T20:17:00Z">
        <w:del w:id="6085"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6086" w:author="Allen Wirfs-Brock" w:date="2011-07-05T09:14:00Z">
        <w:del w:id="6087" w:author="Rev 5 Allen Wirfs-Brock" w:date="2012-01-04T15:59:00Z">
          <w:r w:rsidR="00EB07D2" w:rsidRPr="00E77497" w:rsidDel="00E70C3C">
            <w:rPr>
              <w:i/>
            </w:rPr>
            <w:delText>spreadObj</w:delText>
          </w:r>
          <w:r w:rsidR="00EB07D2" w:rsidRPr="00E77497" w:rsidDel="00E70C3C">
            <w:delText xml:space="preserve"> </w:delText>
          </w:r>
        </w:del>
      </w:ins>
      <w:ins w:id="6088" w:author="Allen Wirfs-Brock" w:date="2011-07-04T20:17:00Z">
        <w:del w:id="6089" w:author="Rev 5 Allen Wirfs-Brock" w:date="2012-01-04T15:59:00Z">
          <w:r w:rsidRPr="00E77497" w:rsidDel="00E70C3C">
            <w:delText>passing ToString(</w:delText>
          </w:r>
        </w:del>
      </w:ins>
      <w:ins w:id="6090" w:author="Allen Wirfs-Brock" w:date="2011-07-04T20:23:00Z">
        <w:del w:id="6091" w:author="Rev 5 Allen Wirfs-Brock" w:date="2012-01-04T15:59:00Z">
          <w:r w:rsidRPr="00E77497" w:rsidDel="00E70C3C">
            <w:rPr>
              <w:i/>
            </w:rPr>
            <w:delText>n</w:delText>
          </w:r>
        </w:del>
      </w:ins>
      <w:ins w:id="6092" w:author="Allen Wirfs-Brock" w:date="2011-07-04T20:17:00Z">
        <w:del w:id="6093" w:author="Rev 5 Allen Wirfs-Brock" w:date="2012-01-04T15:59:00Z">
          <w:r w:rsidRPr="00E77497" w:rsidDel="00E70C3C">
            <w:delText>)</w:delText>
          </w:r>
        </w:del>
      </w:ins>
      <w:ins w:id="6094" w:author="Allen Wirfs-Brock" w:date="2011-07-04T20:23:00Z">
        <w:del w:id="6095" w:author="Rev 5 Allen Wirfs-Brock" w:date="2012-01-04T15:59:00Z">
          <w:r w:rsidRPr="00E77497" w:rsidDel="00E70C3C">
            <w:delText xml:space="preserve"> </w:delText>
          </w:r>
        </w:del>
      </w:ins>
      <w:ins w:id="6096" w:author="Allen Wirfs-Brock" w:date="2011-07-04T20:17:00Z">
        <w:del w:id="6097" w:author="Rev 5 Allen Wirfs-Brock" w:date="2012-01-04T15:59:00Z">
          <w:r w:rsidRPr="00E77497" w:rsidDel="00E70C3C">
            <w:delText>as the argument.</w:delText>
          </w:r>
        </w:del>
      </w:ins>
    </w:p>
    <w:p w14:paraId="164CFC31"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6098" w:author="Allen Wirfs-Brock" w:date="2011-07-04T20:17:00Z"/>
          <w:del w:id="6099" w:author="Rev 5 Allen Wirfs-Brock" w:date="2012-01-04T15:59:00Z"/>
        </w:rPr>
      </w:pPr>
      <w:ins w:id="6100" w:author="Allen Wirfs-Brock" w:date="2011-07-04T20:17:00Z">
        <w:del w:id="6101" w:author="Rev 5 Allen Wirfs-Brock" w:date="2012-01-04T15:59:00Z">
          <w:r w:rsidRPr="00E77497" w:rsidDel="00E70C3C">
            <w:delText xml:space="preserve">Call the [[DefineOwnProperty]] internal method of </w:delText>
          </w:r>
        </w:del>
      </w:ins>
      <w:ins w:id="6102" w:author="Allen Wirfs-Brock" w:date="2011-07-04T20:23:00Z">
        <w:del w:id="6103" w:author="Rev 5 Allen Wirfs-Brock" w:date="2012-01-04T15:59:00Z">
          <w:r w:rsidRPr="00E77497" w:rsidDel="00E70C3C">
            <w:rPr>
              <w:i/>
            </w:rPr>
            <w:delText>array</w:delText>
          </w:r>
        </w:del>
      </w:ins>
      <w:ins w:id="6104" w:author="Allen Wirfs-Brock" w:date="2011-07-04T20:17:00Z">
        <w:del w:id="6105" w:author="Rev 5 Allen Wirfs-Brock" w:date="2012-01-04T15:59:00Z">
          <w:r w:rsidRPr="00E77497" w:rsidDel="00E70C3C">
            <w:delText xml:space="preserve"> with arguments ToString(</w:delText>
          </w:r>
        </w:del>
      </w:ins>
      <w:ins w:id="6106" w:author="Allen Wirfs-Brock" w:date="2011-07-05T09:22:00Z">
        <w:del w:id="6107" w:author="Rev 5 Allen Wirfs-Brock" w:date="2012-01-04T15:59:00Z">
          <w:r w:rsidR="009356F9" w:rsidRPr="00E77497" w:rsidDel="00E70C3C">
            <w:delText>ToUint32(</w:delText>
          </w:r>
        </w:del>
      </w:ins>
      <w:ins w:id="6108" w:author="Allen Wirfs-Brock" w:date="2011-07-04T20:30:00Z">
        <w:del w:id="6109" w:author="Rev 5 Allen Wirfs-Brock" w:date="2012-01-04T15:59:00Z">
          <w:r w:rsidRPr="00E77497" w:rsidDel="00E70C3C">
            <w:rPr>
              <w:i/>
            </w:rPr>
            <w:delText>index</w:delText>
          </w:r>
        </w:del>
      </w:ins>
      <w:ins w:id="6110" w:author="Allen Wirfs-Brock" w:date="2011-07-05T09:22:00Z">
        <w:del w:id="6111" w:author="Rev 5 Allen Wirfs-Brock" w:date="2012-01-04T15:59:00Z">
          <w:r w:rsidR="009356F9" w:rsidRPr="00E77497" w:rsidDel="00E70C3C">
            <w:rPr>
              <w:i/>
            </w:rPr>
            <w:delText>)</w:delText>
          </w:r>
        </w:del>
      </w:ins>
      <w:ins w:id="6112" w:author="Allen Wirfs-Brock" w:date="2011-07-04T20:17:00Z">
        <w:del w:id="6113" w:author="Rev 5 Allen Wirfs-Brock" w:date="2012-01-04T15:59:00Z">
          <w:r w:rsidRPr="00E77497" w:rsidDel="00E70C3C">
            <w:delText xml:space="preserve">), Property Descriptor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22739AA7" w14:textId="77777777" w:rsidR="00173402" w:rsidRPr="00E77497" w:rsidDel="00E70C3C" w:rsidRDefault="00173402" w:rsidP="009E3FF6">
      <w:pPr>
        <w:pStyle w:val="Alg3"/>
        <w:numPr>
          <w:ilvl w:val="1"/>
          <w:numId w:val="417"/>
        </w:numPr>
        <w:tabs>
          <w:tab w:val="clear" w:pos="1440"/>
          <w:tab w:val="left" w:pos="720"/>
        </w:tabs>
        <w:ind w:left="720"/>
        <w:rPr>
          <w:ins w:id="6114" w:author="Allen Wirfs-Brock" w:date="2011-07-04T20:17:00Z"/>
          <w:del w:id="6115" w:author="Rev 5 Allen Wirfs-Brock" w:date="2012-01-04T15:59:00Z"/>
        </w:rPr>
      </w:pPr>
      <w:ins w:id="6116" w:author="Allen Wirfs-Brock" w:date="2011-07-04T20:17:00Z">
        <w:del w:id="6117"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4800AAA5" w14:textId="77777777" w:rsidR="00173402" w:rsidRPr="00E77497" w:rsidDel="00E70C3C" w:rsidRDefault="00173402" w:rsidP="009E3FF6">
      <w:pPr>
        <w:pStyle w:val="Alg3"/>
        <w:numPr>
          <w:ilvl w:val="1"/>
          <w:numId w:val="417"/>
        </w:numPr>
        <w:tabs>
          <w:tab w:val="clear" w:pos="1440"/>
          <w:tab w:val="left" w:pos="720"/>
        </w:tabs>
        <w:ind w:left="720"/>
        <w:rPr>
          <w:ins w:id="6118" w:author="Allen Wirfs-Brock" w:date="2011-07-04T20:17:00Z"/>
          <w:del w:id="6119" w:author="Rev 5 Allen Wirfs-Brock" w:date="2012-01-04T15:59:00Z"/>
        </w:rPr>
      </w:pPr>
      <w:ins w:id="6120" w:author="Allen Wirfs-Brock" w:date="2011-07-04T20:17:00Z">
        <w:del w:id="6121" w:author="Rev 5 Allen Wirfs-Brock" w:date="2012-01-04T15:59:00Z">
          <w:r w:rsidRPr="00E77497" w:rsidDel="00E70C3C">
            <w:delText xml:space="preserve">Let </w:delText>
          </w:r>
        </w:del>
      </w:ins>
      <w:ins w:id="6122" w:author="Allen Wirfs-Brock" w:date="2011-07-04T20:30:00Z">
        <w:del w:id="6123" w:author="Rev 5 Allen Wirfs-Brock" w:date="2012-01-04T15:59:00Z">
          <w:r w:rsidRPr="00E77497" w:rsidDel="00E70C3C">
            <w:rPr>
              <w:i/>
            </w:rPr>
            <w:delText>index</w:delText>
          </w:r>
        </w:del>
      </w:ins>
      <w:ins w:id="6124" w:author="Allen Wirfs-Brock" w:date="2011-07-04T20:27:00Z">
        <w:del w:id="6125" w:author="Rev 5 Allen Wirfs-Brock" w:date="2012-01-04T15:59:00Z">
          <w:r w:rsidRPr="00E77497" w:rsidDel="00E70C3C">
            <w:delText xml:space="preserve"> </w:delText>
          </w:r>
        </w:del>
      </w:ins>
      <w:ins w:id="6126" w:author="Allen Wirfs-Brock" w:date="2011-07-04T20:17:00Z">
        <w:del w:id="6127" w:author="Rev 5 Allen Wirfs-Brock" w:date="2012-01-04T15:59:00Z">
          <w:r w:rsidRPr="00E77497" w:rsidDel="00E70C3C">
            <w:delText xml:space="preserve">= </w:delText>
          </w:r>
        </w:del>
      </w:ins>
      <w:ins w:id="6128" w:author="Allen Wirfs-Brock" w:date="2011-07-04T20:30:00Z">
        <w:del w:id="6129" w:author="Rev 5 Allen Wirfs-Brock" w:date="2012-01-04T15:59:00Z">
          <w:r w:rsidRPr="00E77497" w:rsidDel="00E70C3C">
            <w:rPr>
              <w:i/>
            </w:rPr>
            <w:delText>index</w:delText>
          </w:r>
        </w:del>
      </w:ins>
      <w:ins w:id="6130" w:author="Allen Wirfs-Brock" w:date="2011-07-04T20:27:00Z">
        <w:del w:id="6131" w:author="Rev 5 Allen Wirfs-Brock" w:date="2012-01-04T15:59:00Z">
          <w:r w:rsidRPr="00E77497" w:rsidDel="00E70C3C">
            <w:delText xml:space="preserve"> </w:delText>
          </w:r>
        </w:del>
      </w:ins>
      <w:ins w:id="6132" w:author="Allen Wirfs-Brock" w:date="2011-07-04T20:17:00Z">
        <w:del w:id="6133" w:author="Rev 5 Allen Wirfs-Brock" w:date="2012-01-04T15:59:00Z">
          <w:r w:rsidRPr="00E77497" w:rsidDel="00E70C3C">
            <w:delText>+1.</w:delText>
          </w:r>
        </w:del>
      </w:ins>
    </w:p>
    <w:p w14:paraId="5C9F5BB3" w14:textId="77777777" w:rsidR="00173402" w:rsidRPr="00E77497" w:rsidDel="00E70C3C" w:rsidRDefault="00173402" w:rsidP="009E3FF6">
      <w:pPr>
        <w:pStyle w:val="Alg4"/>
        <w:numPr>
          <w:ilvl w:val="0"/>
          <w:numId w:val="417"/>
        </w:numPr>
        <w:spacing w:after="220"/>
        <w:contextualSpacing/>
        <w:rPr>
          <w:ins w:id="6134" w:author="Allen Wirfs-Brock" w:date="2011-07-04T20:14:00Z"/>
          <w:del w:id="6135" w:author="Rev 5 Allen Wirfs-Brock" w:date="2012-01-04T15:59:00Z"/>
        </w:rPr>
      </w:pPr>
      <w:ins w:id="6136" w:author="Allen Wirfs-Brock" w:date="2011-07-04T20:14:00Z">
        <w:del w:id="6137"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688DC11C" w14:textId="77777777" w:rsidR="004C02EF" w:rsidRPr="00E77497" w:rsidDel="00E70C3C" w:rsidRDefault="004C02EF" w:rsidP="004C02EF">
      <w:pPr>
        <w:rPr>
          <w:del w:id="6138" w:author="Rev 5 Allen Wirfs-Brock" w:date="2012-01-04T15:59:00Z"/>
        </w:rPr>
      </w:pPr>
      <w:del w:id="6139"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21363C45" w14:textId="77777777" w:rsidR="004C02EF" w:rsidRPr="00E77497" w:rsidDel="00E70C3C" w:rsidRDefault="004C02EF" w:rsidP="004C02EF">
      <w:pPr>
        <w:pStyle w:val="Alg4"/>
        <w:numPr>
          <w:ilvl w:val="0"/>
          <w:numId w:val="45"/>
        </w:numPr>
        <w:spacing w:after="220"/>
        <w:contextualSpacing/>
        <w:rPr>
          <w:del w:id="6140" w:author="Rev 5 Allen Wirfs-Brock" w:date="2012-01-04T15:59:00Z"/>
        </w:rPr>
      </w:pPr>
      <w:del w:id="6141"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p>
    <w:p w14:paraId="38B2E887" w14:textId="77777777" w:rsidR="004C02EF" w:rsidRPr="00E77497" w:rsidDel="00E70C3C" w:rsidRDefault="004C02EF" w:rsidP="004C02EF">
      <w:pPr>
        <w:pStyle w:val="Alg4"/>
        <w:numPr>
          <w:ilvl w:val="0"/>
          <w:numId w:val="45"/>
        </w:numPr>
        <w:spacing w:after="220"/>
        <w:contextualSpacing/>
        <w:rPr>
          <w:del w:id="6142" w:author="Rev 5 Allen Wirfs-Brock" w:date="2012-01-04T15:59:00Z"/>
        </w:rPr>
      </w:pPr>
      <w:del w:id="6143"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p>
    <w:p w14:paraId="428F4521" w14:textId="77777777" w:rsidR="004C02EF" w:rsidRPr="00E77497" w:rsidDel="00E70C3C" w:rsidRDefault="004C02EF" w:rsidP="004C02EF">
      <w:pPr>
        <w:pStyle w:val="Alg4"/>
        <w:numPr>
          <w:ilvl w:val="0"/>
          <w:numId w:val="45"/>
        </w:numPr>
        <w:spacing w:after="220"/>
        <w:contextualSpacing/>
        <w:rPr>
          <w:del w:id="6144" w:author="Rev 5 Allen Wirfs-Brock" w:date="2012-01-04T15:59:00Z"/>
        </w:rPr>
      </w:pPr>
      <w:del w:id="6145"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0D5BE4C6" w14:textId="77777777" w:rsidR="004C02EF" w:rsidRPr="00E77497" w:rsidDel="00E70C3C" w:rsidRDefault="004C02EF" w:rsidP="004C02EF">
      <w:pPr>
        <w:pStyle w:val="Alg4"/>
        <w:numPr>
          <w:ilvl w:val="0"/>
          <w:numId w:val="45"/>
        </w:numPr>
        <w:spacing w:after="220"/>
        <w:contextualSpacing/>
        <w:rPr>
          <w:del w:id="6146" w:author="Rev 5 Allen Wirfs-Brock" w:date="2012-01-04T15:59:00Z"/>
        </w:rPr>
      </w:pPr>
      <w:del w:id="6147"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196434FB" w14:textId="77777777" w:rsidR="004C02EF" w:rsidRPr="00E77497" w:rsidDel="00E70C3C" w:rsidRDefault="004C02EF" w:rsidP="004C02EF">
      <w:pPr>
        <w:pStyle w:val="Alg4"/>
        <w:numPr>
          <w:ilvl w:val="0"/>
          <w:numId w:val="45"/>
        </w:numPr>
        <w:spacing w:after="220"/>
        <w:contextualSpacing/>
        <w:rPr>
          <w:del w:id="6148" w:author="Rev 5 Allen Wirfs-Brock" w:date="2012-01-04T15:59:00Z"/>
        </w:rPr>
      </w:pPr>
      <w:del w:id="6149" w:author="Rev 5 Allen Wirfs-Brock" w:date="2012-01-04T15:59: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34514BBD" w14:textId="77777777" w:rsidR="004C02EF" w:rsidRPr="00E77497" w:rsidDel="00E70C3C" w:rsidRDefault="004C02EF" w:rsidP="004C02EF">
      <w:pPr>
        <w:pStyle w:val="Alg4"/>
        <w:numPr>
          <w:ilvl w:val="0"/>
          <w:numId w:val="45"/>
        </w:numPr>
        <w:spacing w:after="220"/>
        <w:contextualSpacing/>
        <w:rPr>
          <w:del w:id="6150" w:author="Rev 5 Allen Wirfs-Brock" w:date="2012-01-04T15:59:00Z"/>
        </w:rPr>
      </w:pPr>
      <w:del w:id="6151"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len</w:delText>
        </w:r>
        <w:r w:rsidRPr="00E77497" w:rsidDel="00E70C3C">
          <w:delText xml:space="preserve">)) and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2DD3613C" w14:textId="77777777" w:rsidR="004C02EF" w:rsidRPr="00E77497" w:rsidDel="00E70C3C" w:rsidRDefault="004C02EF" w:rsidP="004C02EF">
      <w:pPr>
        <w:pStyle w:val="Alg4"/>
        <w:numPr>
          <w:ilvl w:val="0"/>
          <w:numId w:val="45"/>
        </w:numPr>
        <w:spacing w:after="220"/>
        <w:contextualSpacing/>
        <w:rPr>
          <w:del w:id="6152" w:author="Rev 5 Allen Wirfs-Brock" w:date="2012-01-04T15:59:00Z"/>
        </w:rPr>
      </w:pPr>
      <w:del w:id="6153"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214610E4" w14:textId="77777777" w:rsidR="002C6802" w:rsidRPr="00E77497" w:rsidDel="00E70C3C" w:rsidRDefault="002C6802" w:rsidP="002C6802">
      <w:pPr>
        <w:rPr>
          <w:ins w:id="6154" w:author="Allen Wirfs-Brock" w:date="2011-07-05T08:56:00Z"/>
          <w:del w:id="6155" w:author="Rev 5 Allen Wirfs-Brock" w:date="2012-01-04T15:59:00Z"/>
        </w:rPr>
      </w:pPr>
      <w:ins w:id="6156" w:author="Allen Wirfs-Brock" w:date="2011-07-05T08:56:00Z">
        <w:del w:id="6157" w:author="Rev 5 Allen Wirfs-Brock" w:date="2012-01-04T15:59:00Z">
          <w:r w:rsidRPr="00E77497" w:rsidDel="00E70C3C">
            <w:delText xml:space="preserve">The static semantics of 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Fonts w:ascii="Courier New" w:hAnsi="Courier New" w:cs="Courier New"/>
              <w:b/>
              <w:i/>
            </w:rPr>
            <w:delText xml:space="preserve">… </w:delText>
          </w:r>
          <w:r w:rsidRPr="00E77497" w:rsidDel="00E70C3C">
            <w:rPr>
              <w:rStyle w:val="bnf"/>
            </w:rPr>
            <w:delText>AssignmentExpression</w:delText>
          </w:r>
          <w:r w:rsidRPr="00E77497" w:rsidDel="00E70C3C">
            <w:delText xml:space="preserve"> are:</w:delText>
          </w:r>
        </w:del>
      </w:ins>
    </w:p>
    <w:p w14:paraId="1802C95B" w14:textId="77777777" w:rsidR="002C6802" w:rsidRPr="00E77497" w:rsidDel="00E70C3C" w:rsidRDefault="002C6802" w:rsidP="006361CF">
      <w:pPr>
        <w:numPr>
          <w:ilvl w:val="0"/>
          <w:numId w:val="403"/>
        </w:numPr>
        <w:spacing w:after="220"/>
        <w:rPr>
          <w:ins w:id="6158" w:author="Allen Wirfs-Brock" w:date="2011-07-05T08:56:00Z"/>
          <w:del w:id="6159" w:author="Rev 5 Allen Wirfs-Brock" w:date="2012-01-04T15:59:00Z"/>
        </w:rPr>
        <w:pPrChange w:id="6160" w:author="Rev 4 Allen Wirfs-Brock" w:date="2011-11-07T12:16:00Z">
          <w:pPr>
            <w:numPr>
              <w:numId w:val="411"/>
            </w:numPr>
            <w:tabs>
              <w:tab w:val="num" w:pos="360"/>
            </w:tabs>
            <w:spacing w:after="220"/>
            <w:ind w:left="360" w:hanging="360"/>
          </w:pPr>
        </w:pPrChange>
      </w:pPr>
      <w:ins w:id="6161" w:author="Allen Wirfs-Brock" w:date="2011-07-05T08:56:00Z">
        <w:del w:id="6162" w:author="Rev 5 Allen Wirfs-Brock" w:date="2012-01-04T15:59:00Z">
          <w:r w:rsidRPr="00E77497" w:rsidDel="00E70C3C">
            <w:delText>It is a Syntax Error if the scource</w:delText>
          </w:r>
        </w:del>
      </w:ins>
      <w:ins w:id="6163" w:author="Rev 3 Allen Wirfs-Brock" w:date="2011-08-30T11:39:00Z">
        <w:del w:id="6164" w:author="Rev 5 Allen Wirfs-Brock" w:date="2012-01-04T15:59:00Z">
          <w:r w:rsidR="00F937DA" w:rsidRPr="00E77497" w:rsidDel="00E70C3C">
            <w:delText>source</w:delText>
          </w:r>
        </w:del>
      </w:ins>
      <w:ins w:id="6165" w:author="Allen Wirfs-Brock" w:date="2011-07-05T08:56:00Z">
        <w:del w:id="6166" w:author="Rev 5 Allen Wirfs-Brock" w:date="2012-01-04T15:59:00Z">
          <w:r w:rsidRPr="00E77497" w:rsidDel="00E70C3C">
            <w:delText xml:space="preserve"> code parsed with this production is not extended code.</w:delText>
          </w:r>
        </w:del>
      </w:ins>
    </w:p>
    <w:p w14:paraId="3DF36952" w14:textId="77777777" w:rsidR="002C6802" w:rsidRPr="00E77497" w:rsidDel="00E70C3C" w:rsidRDefault="002C6802" w:rsidP="002C6802">
      <w:pPr>
        <w:rPr>
          <w:ins w:id="6167" w:author="Allen Wirfs-Brock" w:date="2011-07-05T08:57:00Z"/>
          <w:del w:id="6168" w:author="Rev 5 Allen Wirfs-Brock" w:date="2012-01-04T15:59:00Z"/>
        </w:rPr>
      </w:pPr>
      <w:ins w:id="6169" w:author="Allen Wirfs-Brock" w:date="2011-07-05T08:57:00Z">
        <w:del w:id="6170"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del w:id="6171" w:author="Rev 5 Allen Wirfs-Brock" w:date="2012-01-04T12:38:00Z">
          <w:r w:rsidRPr="00E77497" w:rsidDel="00A80BCD">
            <w:rPr>
              <w:rFonts w:ascii="Courier New" w:hAnsi="Courier New" w:cs="Courier New"/>
              <w:b/>
              <w:i/>
            </w:rPr>
            <w:delText xml:space="preserve">… </w:delText>
          </w:r>
          <w:r w:rsidRPr="00E77497" w:rsidDel="00A80BCD">
            <w:rPr>
              <w:rStyle w:val="bnf"/>
            </w:rPr>
            <w:delText>AssignmentExpression</w:delText>
          </w:r>
        </w:del>
        <w:del w:id="6172" w:author="Rev 5 Allen Wirfs-Brock" w:date="2012-01-04T15:59:00Z">
          <w:r w:rsidRPr="00E77497" w:rsidDel="00E70C3C">
            <w:delText xml:space="preserve">  is evaluated as follows:</w:delText>
          </w:r>
        </w:del>
      </w:ins>
    </w:p>
    <w:p w14:paraId="3E1C50A5" w14:textId="77777777" w:rsidR="002C6802" w:rsidRPr="00E77497" w:rsidDel="00E70C3C" w:rsidRDefault="002C6802" w:rsidP="009E3FF6">
      <w:pPr>
        <w:pStyle w:val="Alg4"/>
        <w:numPr>
          <w:ilvl w:val="0"/>
          <w:numId w:val="418"/>
        </w:numPr>
        <w:spacing w:after="220"/>
        <w:contextualSpacing/>
        <w:rPr>
          <w:ins w:id="6173" w:author="Allen Wirfs-Brock" w:date="2011-07-05T08:57:00Z"/>
          <w:del w:id="6174" w:author="Rev 5 Allen Wirfs-Brock" w:date="2012-01-04T15:59:00Z"/>
        </w:rPr>
      </w:pPr>
      <w:ins w:id="6175" w:author="Allen Wirfs-Brock" w:date="2011-07-05T08:57:00Z">
        <w:del w:id="6176"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ins>
    </w:p>
    <w:p w14:paraId="5F4EAC52" w14:textId="77777777" w:rsidR="002C6802" w:rsidRPr="00E77497" w:rsidDel="00E70C3C" w:rsidRDefault="002C6802" w:rsidP="009E3FF6">
      <w:pPr>
        <w:pStyle w:val="Alg4"/>
        <w:numPr>
          <w:ilvl w:val="0"/>
          <w:numId w:val="418"/>
        </w:numPr>
        <w:spacing w:after="220"/>
        <w:contextualSpacing/>
        <w:rPr>
          <w:ins w:id="6177" w:author="Allen Wirfs-Brock" w:date="2011-07-05T08:57:00Z"/>
          <w:del w:id="6178" w:author="Rev 5 Allen Wirfs-Brock" w:date="2012-01-04T15:59:00Z"/>
        </w:rPr>
      </w:pPr>
      <w:ins w:id="6179" w:author="Allen Wirfs-Brock" w:date="2011-07-05T08:57:00Z">
        <w:del w:id="6180"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ins>
    </w:p>
    <w:p w14:paraId="6835B295" w14:textId="77777777" w:rsidR="002C6802" w:rsidRPr="00E77497" w:rsidDel="00E70C3C" w:rsidRDefault="002C6802" w:rsidP="009E3FF6">
      <w:pPr>
        <w:pStyle w:val="Alg4"/>
        <w:numPr>
          <w:ilvl w:val="0"/>
          <w:numId w:val="418"/>
        </w:numPr>
        <w:spacing w:after="220"/>
        <w:contextualSpacing/>
        <w:rPr>
          <w:ins w:id="6181" w:author="Allen Wirfs-Brock" w:date="2011-07-05T08:57:00Z"/>
          <w:del w:id="6182" w:author="Rev 5 Allen Wirfs-Brock" w:date="2012-01-04T15:59:00Z"/>
        </w:rPr>
      </w:pPr>
      <w:ins w:id="6183" w:author="Allen Wirfs-Brock" w:date="2011-07-05T08:57:00Z">
        <w:del w:id="6184" w:author="Rev 5 Allen Wirfs-Brock" w:date="2012-01-04T15:59:00Z">
          <w:r w:rsidRPr="00E77497" w:rsidDel="00E70C3C">
            <w:delText xml:space="preserve">Let </w:delText>
          </w:r>
        </w:del>
      </w:ins>
      <w:ins w:id="6185" w:author="Allen Wirfs-Brock" w:date="2011-07-05T09:12:00Z">
        <w:del w:id="6186" w:author="Rev 5 Allen Wirfs-Brock" w:date="2012-01-04T15:59:00Z">
          <w:r w:rsidR="00711C66" w:rsidRPr="00E77497" w:rsidDel="00E70C3C">
            <w:rPr>
              <w:i/>
            </w:rPr>
            <w:delText xml:space="preserve">spreadRef </w:delText>
          </w:r>
        </w:del>
      </w:ins>
      <w:ins w:id="6187" w:author="Allen Wirfs-Brock" w:date="2011-07-05T08:57:00Z">
        <w:del w:id="6188" w:author="Rev 5 Allen Wirfs-Brock" w:date="2012-01-04T15:59:00Z">
          <w:r w:rsidRPr="00E77497" w:rsidDel="00E70C3C">
            <w:delText xml:space="preserve">be the result of evaluating </w:delText>
          </w:r>
          <w:r w:rsidRPr="00E77497" w:rsidDel="00E70C3C">
            <w:rPr>
              <w:i/>
            </w:rPr>
            <w:delText>AssignmentExpression</w:delText>
          </w:r>
          <w:r w:rsidRPr="00E77497" w:rsidDel="00E70C3C">
            <w:delText>.</w:delText>
          </w:r>
        </w:del>
      </w:ins>
    </w:p>
    <w:p w14:paraId="6F10F470" w14:textId="77777777" w:rsidR="002C6802" w:rsidRPr="00E77497" w:rsidDel="00E70C3C" w:rsidRDefault="002C6802" w:rsidP="009E3FF6">
      <w:pPr>
        <w:pStyle w:val="Alg4"/>
        <w:numPr>
          <w:ilvl w:val="0"/>
          <w:numId w:val="418"/>
        </w:numPr>
        <w:spacing w:after="220"/>
        <w:contextualSpacing/>
        <w:rPr>
          <w:ins w:id="6189" w:author="Allen Wirfs-Brock" w:date="2011-07-05T08:57:00Z"/>
          <w:del w:id="6190" w:author="Rev 5 Allen Wirfs-Brock" w:date="2012-01-04T15:59:00Z"/>
        </w:rPr>
      </w:pPr>
      <w:ins w:id="6191" w:author="Allen Wirfs-Brock" w:date="2011-07-05T08:57:00Z">
        <w:del w:id="6192" w:author="Rev 5 Allen Wirfs-Brock" w:date="2012-01-04T15:59:00Z">
          <w:r w:rsidRPr="00E77497" w:rsidDel="00E70C3C">
            <w:delText xml:space="preserve">Let </w:delText>
          </w:r>
        </w:del>
      </w:ins>
      <w:ins w:id="6193" w:author="Allen Wirfs-Brock" w:date="2011-07-05T09:13:00Z">
        <w:del w:id="6194" w:author="Rev 5 Allen Wirfs-Brock" w:date="2012-01-04T15:59:00Z">
          <w:r w:rsidR="00EB07D2" w:rsidRPr="00E77497" w:rsidDel="00E70C3C">
            <w:rPr>
              <w:i/>
            </w:rPr>
            <w:delText xml:space="preserve">spreadValue </w:delText>
          </w:r>
        </w:del>
      </w:ins>
      <w:ins w:id="6195" w:author="Allen Wirfs-Brock" w:date="2011-07-05T08:57:00Z">
        <w:del w:id="6196" w:author="Rev 5 Allen Wirfs-Brock" w:date="2012-01-04T15:59:00Z">
          <w:r w:rsidRPr="00E77497" w:rsidDel="00E70C3C">
            <w:delText>be GetValue(</w:delText>
          </w:r>
        </w:del>
      </w:ins>
      <w:ins w:id="6197" w:author="Allen Wirfs-Brock" w:date="2011-07-05T09:12:00Z">
        <w:del w:id="6198" w:author="Rev 5 Allen Wirfs-Brock" w:date="2012-01-04T15:59:00Z">
          <w:r w:rsidR="00711C66" w:rsidRPr="00E77497" w:rsidDel="00E70C3C">
            <w:rPr>
              <w:i/>
            </w:rPr>
            <w:delText>spreadRef</w:delText>
          </w:r>
        </w:del>
      </w:ins>
      <w:ins w:id="6199" w:author="Allen Wirfs-Brock" w:date="2011-07-05T08:57:00Z">
        <w:del w:id="6200" w:author="Rev 5 Allen Wirfs-Brock" w:date="2012-01-04T15:59:00Z">
          <w:r w:rsidRPr="00E77497" w:rsidDel="00E70C3C">
            <w:delText>).</w:delText>
          </w:r>
        </w:del>
      </w:ins>
    </w:p>
    <w:p w14:paraId="787E659E" w14:textId="77777777" w:rsidR="00711C66" w:rsidRPr="00E65A34" w:rsidDel="00E70C3C" w:rsidRDefault="00711C66" w:rsidP="009E3FF6">
      <w:pPr>
        <w:pStyle w:val="Alg4"/>
        <w:numPr>
          <w:ilvl w:val="0"/>
          <w:numId w:val="418"/>
        </w:numPr>
        <w:contextualSpacing/>
        <w:rPr>
          <w:ins w:id="6201" w:author="Allen Wirfs-Brock" w:date="2011-07-05T09:03:00Z"/>
          <w:del w:id="6202" w:author="Rev 5 Allen Wirfs-Brock" w:date="2012-01-04T15:59:00Z"/>
        </w:rPr>
      </w:pPr>
      <w:ins w:id="6203" w:author="Allen Wirfs-Brock" w:date="2011-07-05T09:03:00Z">
        <w:del w:id="6204" w:author="Rev 5 Allen Wirfs-Brock" w:date="2012-01-04T15:59:00Z">
          <w:r w:rsidRPr="00E77497" w:rsidDel="00E70C3C">
            <w:delText xml:space="preserve">Let </w:delText>
          </w:r>
        </w:del>
      </w:ins>
      <w:ins w:id="6205" w:author="Allen Wirfs-Brock" w:date="2011-07-05T10:42:00Z">
        <w:del w:id="6206" w:author="Rev 5 Allen Wirfs-Brock" w:date="2012-01-04T15:59:00Z">
          <w:r w:rsidR="001C6F64" w:rsidRPr="00E77497" w:rsidDel="00E70C3C">
            <w:rPr>
              <w:i/>
            </w:rPr>
            <w:delText>spreadObj</w:delText>
          </w:r>
          <w:r w:rsidR="001C6F64" w:rsidRPr="00E77497" w:rsidDel="00E70C3C">
            <w:delText xml:space="preserve"> </w:delText>
          </w:r>
        </w:del>
      </w:ins>
      <w:ins w:id="6207" w:author="Allen Wirfs-Brock" w:date="2011-07-05T09:03:00Z">
        <w:del w:id="6208" w:author="Rev 5 Allen Wirfs-Brock" w:date="2012-01-04T15:59:00Z">
          <w:r w:rsidRPr="00E77497" w:rsidDel="00E70C3C">
            <w:delText>be ToObject(</w:delText>
          </w:r>
        </w:del>
      </w:ins>
      <w:ins w:id="6209" w:author="Allen Wirfs-Brock" w:date="2011-07-05T09:13:00Z">
        <w:del w:id="6210" w:author="Rev 5 Allen Wirfs-Brock" w:date="2012-01-04T15:59:00Z">
          <w:r w:rsidR="00EB07D2" w:rsidRPr="00E77497" w:rsidDel="00E70C3C">
            <w:rPr>
              <w:i/>
            </w:rPr>
            <w:delText>spreadValue</w:delText>
          </w:r>
        </w:del>
      </w:ins>
      <w:ins w:id="6211" w:author="Allen Wirfs-Brock" w:date="2011-07-05T09:03:00Z">
        <w:del w:id="6212" w:author="Rev 5 Allen Wirfs-Brock" w:date="2012-01-04T15:59:00Z">
          <w:r w:rsidRPr="00E77497" w:rsidDel="00E70C3C">
            <w:delText>).</w:delText>
          </w:r>
        </w:del>
      </w:ins>
    </w:p>
    <w:p w14:paraId="240D6532" w14:textId="77777777" w:rsidR="002C6802" w:rsidRPr="00E77497" w:rsidDel="00E70C3C" w:rsidRDefault="002C6802" w:rsidP="009E3FF6">
      <w:pPr>
        <w:pStyle w:val="Alg4"/>
        <w:numPr>
          <w:ilvl w:val="0"/>
          <w:numId w:val="418"/>
        </w:numPr>
        <w:contextualSpacing/>
        <w:rPr>
          <w:ins w:id="6213" w:author="Allen Wirfs-Brock" w:date="2011-07-05T08:57:00Z"/>
          <w:del w:id="6214" w:author="Rev 5 Allen Wirfs-Brock" w:date="2012-01-04T15:59:00Z"/>
        </w:rPr>
      </w:pPr>
      <w:ins w:id="6215" w:author="Allen Wirfs-Brock" w:date="2011-07-05T08:57:00Z">
        <w:del w:id="6216" w:author="Rev 5 Allen Wirfs-Brock" w:date="2012-01-04T15:59:00Z">
          <w:r w:rsidRPr="009C202C" w:rsidDel="00E70C3C">
            <w:delText xml:space="preserve">Let </w:delText>
          </w:r>
        </w:del>
      </w:ins>
      <w:ins w:id="6217" w:author="Allen Wirfs-Brock" w:date="2011-07-05T09:03:00Z">
        <w:del w:id="6218" w:author="Rev 5 Allen Wirfs-Brock" w:date="2012-01-04T15:59:00Z">
          <w:r w:rsidR="00711C66" w:rsidRPr="009C202C" w:rsidDel="00E70C3C">
            <w:rPr>
              <w:i/>
            </w:rPr>
            <w:delText>index</w:delText>
          </w:r>
        </w:del>
      </w:ins>
      <w:ins w:id="6219" w:author="Allen Wirfs-Brock" w:date="2011-07-05T08:57:00Z">
        <w:del w:id="6220" w:author="Rev 5 Allen Wirfs-Brock" w:date="2012-01-04T15:59:00Z">
          <w:r w:rsidRPr="00B820AB" w:rsidDel="00E70C3C">
            <w:rPr>
              <w:i/>
            </w:rPr>
            <w:delText xml:space="preserve"> </w:delText>
          </w:r>
          <w:r w:rsidRPr="00B820AB" w:rsidDel="00E70C3C">
            <w:delText xml:space="preserve">be the result of calling the [[Get]] internal method of </w:delText>
          </w:r>
          <w:r w:rsidRPr="00B820AB" w:rsidDel="00E70C3C">
            <w:rPr>
              <w:i/>
            </w:rPr>
            <w:delText xml:space="preserve">array </w:delText>
          </w:r>
          <w:r w:rsidRPr="00675B74"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ins>
    </w:p>
    <w:p w14:paraId="30F00050" w14:textId="77777777" w:rsidR="00711C66" w:rsidRPr="00E77497" w:rsidDel="00E70C3C" w:rsidRDefault="00711C66" w:rsidP="009E3FF6">
      <w:pPr>
        <w:pStyle w:val="Alg3"/>
        <w:numPr>
          <w:ilvl w:val="0"/>
          <w:numId w:val="418"/>
        </w:numPr>
        <w:rPr>
          <w:ins w:id="6221" w:author="Allen Wirfs-Brock" w:date="2011-07-05T09:04:00Z"/>
          <w:del w:id="6222" w:author="Rev 5 Allen Wirfs-Brock" w:date="2012-01-04T15:59:00Z"/>
        </w:rPr>
      </w:pPr>
      <w:ins w:id="6223" w:author="Allen Wirfs-Brock" w:date="2011-07-05T09:04:00Z">
        <w:del w:id="6224" w:author="Rev 5 Allen Wirfs-Brock" w:date="2012-01-04T15:59:00Z">
          <w:r w:rsidRPr="00E77497"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6225" w:author="Allen Wirfs-Brock" w:date="2011-07-05T09:14:00Z">
        <w:del w:id="6226" w:author="Rev 5 Allen Wirfs-Brock" w:date="2012-01-04T15:59:00Z">
          <w:r w:rsidR="00EB07D2" w:rsidRPr="00E77497" w:rsidDel="00E70C3C">
            <w:rPr>
              <w:i/>
            </w:rPr>
            <w:delText>spreadObj</w:delText>
          </w:r>
          <w:r w:rsidR="00EB07D2" w:rsidRPr="00E77497" w:rsidDel="00E70C3C">
            <w:delText xml:space="preserve"> </w:delText>
          </w:r>
        </w:del>
      </w:ins>
      <w:ins w:id="6227" w:author="Allen Wirfs-Brock" w:date="2011-07-05T09:04:00Z">
        <w:del w:id="6228"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0248CC0A" w14:textId="77777777" w:rsidR="00711C66" w:rsidRPr="00E77497" w:rsidDel="00E70C3C" w:rsidRDefault="00711C66" w:rsidP="009E3FF6">
      <w:pPr>
        <w:pStyle w:val="Alg3"/>
        <w:numPr>
          <w:ilvl w:val="0"/>
          <w:numId w:val="418"/>
        </w:numPr>
        <w:rPr>
          <w:ins w:id="6229" w:author="Allen Wirfs-Brock" w:date="2011-07-05T09:04:00Z"/>
          <w:del w:id="6230" w:author="Rev 5 Allen Wirfs-Brock" w:date="2012-01-04T15:59:00Z"/>
        </w:rPr>
      </w:pPr>
      <w:ins w:id="6231" w:author="Allen Wirfs-Brock" w:date="2011-07-05T09:04:00Z">
        <w:del w:id="6232" w:author="Rev 5 Allen Wirfs-Brock" w:date="2012-01-04T15:59:00Z">
          <w:r w:rsidRPr="00E77497" w:rsidDel="00E70C3C">
            <w:delText xml:space="preserve">Let </w:delText>
          </w:r>
        </w:del>
      </w:ins>
      <w:ins w:id="6233" w:author="Allen Wirfs-Brock" w:date="2011-07-05T09:15:00Z">
        <w:del w:id="6234" w:author="Rev 5 Allen Wirfs-Brock" w:date="2012-01-04T15:59:00Z">
          <w:r w:rsidR="00EB07D2" w:rsidRPr="00E77497" w:rsidDel="00E70C3C">
            <w:rPr>
              <w:i/>
            </w:rPr>
            <w:delText>spreadLen</w:delText>
          </w:r>
        </w:del>
      </w:ins>
      <w:ins w:id="6235" w:author="Allen Wirfs-Brock" w:date="2011-07-05T09:04:00Z">
        <w:del w:id="6236" w:author="Rev 5 Allen Wirfs-Brock" w:date="2012-01-04T15:59:00Z">
          <w:r w:rsidRPr="00E77497" w:rsidDel="00E70C3C">
            <w:delText xml:space="preserve"> be </w:delText>
          </w:r>
        </w:del>
      </w:ins>
      <w:ins w:id="6237" w:author="Allen Wirfs-Brock" w:date="2011-07-05T09:05:00Z">
        <w:del w:id="6238" w:author="Rev 5 Allen Wirfs-Brock" w:date="2012-01-04T15:59:00Z">
          <w:r w:rsidRPr="00E77497" w:rsidDel="00E70C3C">
            <w:delText>T</w:delText>
          </w:r>
        </w:del>
      </w:ins>
      <w:ins w:id="6239" w:author="Allen Wirfs-Brock" w:date="2011-07-05T09:04:00Z">
        <w:del w:id="6240" w:author="Rev 5 Allen Wirfs-Brock" w:date="2012-01-04T15:59:00Z">
          <w:r w:rsidRPr="00E77497" w:rsidDel="00E70C3C">
            <w:delText>oUint32(</w:delText>
          </w:r>
          <w:r w:rsidRPr="00E77497" w:rsidDel="00E70C3C">
            <w:rPr>
              <w:i/>
            </w:rPr>
            <w:delText>lenVal</w:delText>
          </w:r>
          <w:r w:rsidRPr="00E77497" w:rsidDel="00E70C3C">
            <w:delText>).</w:delText>
          </w:r>
        </w:del>
      </w:ins>
    </w:p>
    <w:p w14:paraId="3DC86058" w14:textId="77777777" w:rsidR="00711C66" w:rsidRPr="00E77497" w:rsidDel="00E70C3C" w:rsidRDefault="00711C66" w:rsidP="009E3FF6">
      <w:pPr>
        <w:pStyle w:val="Alg3"/>
        <w:numPr>
          <w:ilvl w:val="0"/>
          <w:numId w:val="418"/>
        </w:numPr>
        <w:rPr>
          <w:ins w:id="6241" w:author="Allen Wirfs-Brock" w:date="2011-07-05T09:04:00Z"/>
          <w:del w:id="6242" w:author="Rev 5 Allen Wirfs-Brock" w:date="2012-01-04T15:59:00Z"/>
        </w:rPr>
      </w:pPr>
      <w:ins w:id="6243" w:author="Allen Wirfs-Brock" w:date="2011-07-05T09:04:00Z">
        <w:del w:id="6244" w:author="Rev 5 Allen Wirfs-Brock" w:date="2012-01-04T15:59:00Z">
          <w:r w:rsidRPr="00E77497" w:rsidDel="00E70C3C">
            <w:delText xml:space="preserve">Let </w:delText>
          </w:r>
          <w:r w:rsidRPr="00E77497" w:rsidDel="00E70C3C">
            <w:rPr>
              <w:i/>
            </w:rPr>
            <w:delText>n</w:delText>
          </w:r>
          <w:r w:rsidRPr="00E77497" w:rsidDel="00E70C3C">
            <w:delText>=0;</w:delText>
          </w:r>
        </w:del>
      </w:ins>
    </w:p>
    <w:p w14:paraId="4B24D91A" w14:textId="77777777" w:rsidR="00711C66" w:rsidRPr="00E77497" w:rsidDel="00E70C3C" w:rsidRDefault="00711C66" w:rsidP="009E3FF6">
      <w:pPr>
        <w:pStyle w:val="Alg3"/>
        <w:numPr>
          <w:ilvl w:val="0"/>
          <w:numId w:val="418"/>
        </w:numPr>
        <w:rPr>
          <w:ins w:id="6245" w:author="Allen Wirfs-Brock" w:date="2011-07-05T09:04:00Z"/>
          <w:del w:id="6246" w:author="Rev 5 Allen Wirfs-Brock" w:date="2012-01-04T15:59:00Z"/>
        </w:rPr>
      </w:pPr>
      <w:ins w:id="6247" w:author="Allen Wirfs-Brock" w:date="2011-07-05T09:04:00Z">
        <w:del w:id="6248" w:author="Rev 5 Allen Wirfs-Brock" w:date="2012-01-04T15:59:00Z">
          <w:r w:rsidRPr="00E77497" w:rsidDel="00E70C3C">
            <w:delText xml:space="preserve">Repeat, while </w:delText>
          </w:r>
          <w:r w:rsidRPr="00E77497" w:rsidDel="00E70C3C">
            <w:rPr>
              <w:i/>
            </w:rPr>
            <w:delText>n</w:delText>
          </w:r>
          <w:r w:rsidRPr="00E77497" w:rsidDel="00E70C3C">
            <w:delText xml:space="preserve"> &lt; </w:delText>
          </w:r>
        </w:del>
      </w:ins>
      <w:ins w:id="6249" w:author="Allen Wirfs-Brock" w:date="2011-07-05T09:16:00Z">
        <w:del w:id="6250" w:author="Rev 5 Allen Wirfs-Brock" w:date="2012-01-04T15:59:00Z">
          <w:r w:rsidR="00EB07D2" w:rsidRPr="00E77497" w:rsidDel="00E70C3C">
            <w:rPr>
              <w:i/>
            </w:rPr>
            <w:delText>spreadLen</w:delText>
          </w:r>
        </w:del>
      </w:ins>
    </w:p>
    <w:p w14:paraId="5FA98FB6" w14:textId="77777777" w:rsidR="00711C66" w:rsidRPr="00E77497" w:rsidDel="00E70C3C" w:rsidRDefault="00711C66" w:rsidP="009E3FF6">
      <w:pPr>
        <w:pStyle w:val="Alg3"/>
        <w:numPr>
          <w:ilvl w:val="1"/>
          <w:numId w:val="417"/>
        </w:numPr>
        <w:tabs>
          <w:tab w:val="clear" w:pos="1440"/>
          <w:tab w:val="left" w:pos="720"/>
        </w:tabs>
        <w:ind w:left="720"/>
        <w:rPr>
          <w:ins w:id="6251" w:author="Allen Wirfs-Brock" w:date="2011-07-05T09:04:00Z"/>
          <w:del w:id="6252" w:author="Rev 5 Allen Wirfs-Brock" w:date="2012-01-04T15:59:00Z"/>
        </w:rPr>
      </w:pPr>
      <w:ins w:id="6253" w:author="Allen Wirfs-Brock" w:date="2011-07-05T09:04:00Z">
        <w:del w:id="6254"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6255" w:author="Allen Wirfs-Brock" w:date="2011-07-05T09:14:00Z">
        <w:del w:id="6256" w:author="Rev 5 Allen Wirfs-Brock" w:date="2012-01-04T15:59:00Z">
          <w:r w:rsidR="00EB07D2" w:rsidRPr="00E77497" w:rsidDel="00E70C3C">
            <w:rPr>
              <w:i/>
            </w:rPr>
            <w:delText>spreadObj</w:delText>
          </w:r>
          <w:r w:rsidR="00EB07D2" w:rsidRPr="00E77497" w:rsidDel="00E70C3C">
            <w:delText xml:space="preserve"> </w:delText>
          </w:r>
        </w:del>
      </w:ins>
      <w:ins w:id="6257" w:author="Allen Wirfs-Brock" w:date="2011-07-05T09:04:00Z">
        <w:del w:id="6258" w:author="Rev 5 Allen Wirfs-Brock" w:date="2012-01-04T15:59:00Z">
          <w:r w:rsidRPr="00E77497" w:rsidDel="00E70C3C">
            <w:delText>with ToString(</w:delText>
          </w:r>
          <w:r w:rsidRPr="00E77497" w:rsidDel="00E70C3C">
            <w:rPr>
              <w:i/>
            </w:rPr>
            <w:delText>n</w:delText>
          </w:r>
          <w:r w:rsidRPr="00E77497" w:rsidDel="00E70C3C">
            <w:delText>).</w:delText>
          </w:r>
        </w:del>
      </w:ins>
    </w:p>
    <w:p w14:paraId="06FB2E16" w14:textId="77777777" w:rsidR="00711C66" w:rsidRPr="00E77497" w:rsidDel="00E70C3C" w:rsidRDefault="00711C66" w:rsidP="009E3FF6">
      <w:pPr>
        <w:pStyle w:val="Alg3"/>
        <w:numPr>
          <w:ilvl w:val="1"/>
          <w:numId w:val="417"/>
        </w:numPr>
        <w:tabs>
          <w:tab w:val="clear" w:pos="1440"/>
          <w:tab w:val="left" w:pos="720"/>
        </w:tabs>
        <w:ind w:left="720"/>
        <w:rPr>
          <w:ins w:id="6259" w:author="Allen Wirfs-Brock" w:date="2011-07-05T09:04:00Z"/>
          <w:del w:id="6260" w:author="Rev 5 Allen Wirfs-Brock" w:date="2012-01-04T15:59:00Z"/>
        </w:rPr>
      </w:pPr>
      <w:ins w:id="6261" w:author="Allen Wirfs-Brock" w:date="2011-07-05T09:04:00Z">
        <w:del w:id="6262"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6263" w:author="Allen Wirfs-Brock rev2" w:date="2011-07-20T13:31:00Z">
        <w:del w:id="6264"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6265" w:author="Allen Wirfs-Brock" w:date="2011-07-05T09:04:00Z">
        <w:del w:id="6266" w:author="Rev 5 Allen Wirfs-Brock" w:date="2012-01-04T15:59:00Z">
          <w:r w:rsidRPr="00E77497" w:rsidDel="00E70C3C">
            <w:delText>then,</w:delText>
          </w:r>
        </w:del>
      </w:ins>
    </w:p>
    <w:p w14:paraId="6D23A3DB"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6267" w:author="Allen Wirfs-Brock" w:date="2011-07-05T09:04:00Z"/>
          <w:del w:id="6268" w:author="Rev 5 Allen Wirfs-Brock" w:date="2012-01-04T15:59:00Z"/>
        </w:rPr>
      </w:pPr>
      <w:ins w:id="6269" w:author="Allen Wirfs-Brock" w:date="2011-07-05T09:04:00Z">
        <w:del w:id="6270"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6271" w:author="Allen Wirfs-Brock" w:date="2011-07-05T09:14:00Z">
        <w:del w:id="6272" w:author="Rev 5 Allen Wirfs-Brock" w:date="2012-01-04T15:59:00Z">
          <w:r w:rsidR="00EB07D2" w:rsidRPr="00E77497" w:rsidDel="00E70C3C">
            <w:rPr>
              <w:i/>
            </w:rPr>
            <w:delText>spreadObj</w:delText>
          </w:r>
          <w:r w:rsidR="00EB07D2" w:rsidRPr="00E77497" w:rsidDel="00E70C3C">
            <w:delText xml:space="preserve"> </w:delText>
          </w:r>
        </w:del>
      </w:ins>
      <w:ins w:id="6273" w:author="Allen Wirfs-Brock" w:date="2011-07-05T09:04:00Z">
        <w:del w:id="6274" w:author="Rev 5 Allen Wirfs-Brock" w:date="2012-01-04T15:59:00Z">
          <w:r w:rsidRPr="00E77497" w:rsidDel="00E70C3C">
            <w:delText>passing ToString(</w:delText>
          </w:r>
          <w:r w:rsidRPr="00E77497" w:rsidDel="00E70C3C">
            <w:rPr>
              <w:i/>
            </w:rPr>
            <w:delText>n</w:delText>
          </w:r>
          <w:r w:rsidRPr="00E77497" w:rsidDel="00E70C3C">
            <w:delText>) as the argument.</w:delText>
          </w:r>
        </w:del>
      </w:ins>
    </w:p>
    <w:p w14:paraId="0B520CA9"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6275" w:author="Allen Wirfs-Brock" w:date="2011-07-05T09:04:00Z"/>
          <w:del w:id="6276" w:author="Rev 5 Allen Wirfs-Brock" w:date="2012-01-04T15:59:00Z"/>
        </w:rPr>
      </w:pPr>
      <w:ins w:id="6277" w:author="Allen Wirfs-Brock" w:date="2011-07-05T09:07:00Z">
        <w:del w:id="6278"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index</w:delText>
          </w:r>
          <w:r w:rsidRPr="00E77497" w:rsidDel="00E70C3C">
            <w:delText xml:space="preserve">)) and the Property Descriptor {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65BC6BDC" w14:textId="77777777" w:rsidR="00711C66" w:rsidRPr="00E77497" w:rsidDel="00E70C3C" w:rsidRDefault="00711C66" w:rsidP="009E3FF6">
      <w:pPr>
        <w:pStyle w:val="Alg3"/>
        <w:numPr>
          <w:ilvl w:val="1"/>
          <w:numId w:val="417"/>
        </w:numPr>
        <w:tabs>
          <w:tab w:val="clear" w:pos="1440"/>
          <w:tab w:val="left" w:pos="720"/>
        </w:tabs>
        <w:ind w:left="720"/>
        <w:rPr>
          <w:ins w:id="6279" w:author="Allen Wirfs-Brock" w:date="2011-07-05T09:04:00Z"/>
          <w:del w:id="6280" w:author="Rev 5 Allen Wirfs-Brock" w:date="2012-01-04T15:59:00Z"/>
        </w:rPr>
      </w:pPr>
      <w:ins w:id="6281" w:author="Allen Wirfs-Brock" w:date="2011-07-05T09:04:00Z">
        <w:del w:id="6282"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0882C72B" w14:textId="77777777" w:rsidR="00711C66" w:rsidRPr="00E77497" w:rsidDel="00E70C3C" w:rsidRDefault="00711C66" w:rsidP="009E3FF6">
      <w:pPr>
        <w:pStyle w:val="Alg3"/>
        <w:numPr>
          <w:ilvl w:val="1"/>
          <w:numId w:val="417"/>
        </w:numPr>
        <w:tabs>
          <w:tab w:val="clear" w:pos="1440"/>
          <w:tab w:val="left" w:pos="720"/>
        </w:tabs>
        <w:ind w:left="720"/>
        <w:rPr>
          <w:ins w:id="6283" w:author="Allen Wirfs-Brock" w:date="2011-07-05T09:04:00Z"/>
          <w:del w:id="6284" w:author="Rev 5 Allen Wirfs-Brock" w:date="2012-01-04T15:59:00Z"/>
        </w:rPr>
      </w:pPr>
      <w:ins w:id="6285" w:author="Allen Wirfs-Brock" w:date="2011-07-05T09:04:00Z">
        <w:del w:id="6286" w:author="Rev 5 Allen Wirfs-Brock" w:date="2012-01-04T15:59:00Z">
          <w:r w:rsidRPr="00E77497" w:rsidDel="00E70C3C">
            <w:delText xml:space="preserve">Let </w:delText>
          </w:r>
          <w:r w:rsidRPr="00E77497" w:rsidDel="00E70C3C">
            <w:rPr>
              <w:i/>
            </w:rPr>
            <w:delText>index</w:delText>
          </w:r>
          <w:r w:rsidRPr="00E77497" w:rsidDel="00E70C3C">
            <w:delText xml:space="preserve"> = </w:delText>
          </w:r>
          <w:r w:rsidRPr="00E77497" w:rsidDel="00E70C3C">
            <w:rPr>
              <w:i/>
            </w:rPr>
            <w:delText>index</w:delText>
          </w:r>
          <w:r w:rsidRPr="00E77497" w:rsidDel="00E70C3C">
            <w:delText xml:space="preserve"> +1.</w:delText>
          </w:r>
        </w:del>
      </w:ins>
    </w:p>
    <w:p w14:paraId="1C1F73D9" w14:textId="77777777" w:rsidR="002C6802" w:rsidRPr="00E77497" w:rsidDel="00E70C3C" w:rsidRDefault="002C6802" w:rsidP="009E3FF6">
      <w:pPr>
        <w:pStyle w:val="Alg4"/>
        <w:numPr>
          <w:ilvl w:val="0"/>
          <w:numId w:val="418"/>
        </w:numPr>
        <w:spacing w:after="220"/>
        <w:contextualSpacing/>
        <w:rPr>
          <w:ins w:id="6287" w:author="Allen Wirfs-Brock" w:date="2011-07-05T08:57:00Z"/>
          <w:del w:id="6288" w:author="Rev 5 Allen Wirfs-Brock" w:date="2012-01-04T15:59:00Z"/>
        </w:rPr>
      </w:pPr>
      <w:ins w:id="6289" w:author="Allen Wirfs-Brock" w:date="2011-07-05T08:57:00Z">
        <w:del w:id="6290"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7DABFA49" w14:textId="77777777" w:rsidR="004C02EF" w:rsidRPr="00E77497" w:rsidDel="00365BF7" w:rsidRDefault="004C02EF" w:rsidP="004C02EF">
      <w:pPr>
        <w:rPr>
          <w:del w:id="6291" w:author="Rev 5 Allen Wirfs-Brock" w:date="2012-01-04T12:13:00Z"/>
        </w:rPr>
      </w:pPr>
      <w:del w:id="6292"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b/>
          </w:rPr>
          <w:delText>,</w:delText>
        </w:r>
        <w:r w:rsidRPr="00E77497" w:rsidDel="00365BF7">
          <w:delText xml:space="preserve">  is evaluated as follows:</w:delText>
        </w:r>
      </w:del>
    </w:p>
    <w:p w14:paraId="49ADB409" w14:textId="77777777" w:rsidR="004C02EF" w:rsidRPr="00E77497" w:rsidDel="00365BF7" w:rsidRDefault="004C02EF" w:rsidP="004C02EF">
      <w:pPr>
        <w:pStyle w:val="Alg4"/>
        <w:numPr>
          <w:ilvl w:val="0"/>
          <w:numId w:val="46"/>
        </w:numPr>
        <w:spacing w:after="220"/>
        <w:contextualSpacing/>
        <w:rPr>
          <w:del w:id="6293" w:author="Rev 5 Allen Wirfs-Brock" w:date="2012-01-04T12:13:00Z"/>
        </w:rPr>
      </w:pPr>
      <w:del w:id="6294" w:author="Rev 5 Allen Wirfs-Brock" w:date="2012-01-04T12:13:00Z">
        <w:r w:rsidRPr="00E77497" w:rsidDel="00365BF7">
          <w:delText>Return the numeric value 1.</w:delText>
        </w:r>
      </w:del>
    </w:p>
    <w:p w14:paraId="27E09E4E" w14:textId="77777777" w:rsidR="004C02EF" w:rsidRPr="00E77497" w:rsidDel="00365BF7" w:rsidRDefault="004C02EF" w:rsidP="004C02EF">
      <w:pPr>
        <w:rPr>
          <w:del w:id="6295" w:author="Rev 5 Allen Wirfs-Brock" w:date="2012-01-04T12:13:00Z"/>
        </w:rPr>
      </w:pPr>
      <w:del w:id="6296"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is evaluated as follows:</w:delText>
        </w:r>
      </w:del>
    </w:p>
    <w:p w14:paraId="6F25D26D" w14:textId="77777777" w:rsidR="004C02EF" w:rsidRPr="00E77497" w:rsidDel="00365BF7" w:rsidRDefault="004C02EF" w:rsidP="004C02EF">
      <w:pPr>
        <w:pStyle w:val="Alg4"/>
        <w:numPr>
          <w:ilvl w:val="0"/>
          <w:numId w:val="47"/>
        </w:numPr>
        <w:spacing w:after="220"/>
        <w:contextualSpacing/>
        <w:rPr>
          <w:del w:id="6297" w:author="Rev 5 Allen Wirfs-Brock" w:date="2012-01-04T12:13:00Z"/>
        </w:rPr>
      </w:pPr>
      <w:del w:id="6298" w:author="Rev 5 Allen Wirfs-Brock" w:date="2012-01-04T12:13:00Z">
        <w:r w:rsidRPr="00E77497" w:rsidDel="00365BF7">
          <w:delText xml:space="preserve">Let </w:delText>
        </w:r>
        <w:r w:rsidRPr="00E77497" w:rsidDel="00365BF7">
          <w:rPr>
            <w:i/>
          </w:rPr>
          <w:delText>preceding</w:delText>
        </w:r>
        <w:r w:rsidRPr="00E77497" w:rsidDel="00365BF7">
          <w:delText xml:space="preserve"> be the result of evaluating </w:delText>
        </w:r>
        <w:r w:rsidRPr="00E77497" w:rsidDel="00365BF7">
          <w:rPr>
            <w:i/>
          </w:rPr>
          <w:delText>Elision</w:delText>
        </w:r>
        <w:r w:rsidRPr="00E77497" w:rsidDel="00365BF7">
          <w:delText>.</w:delText>
        </w:r>
      </w:del>
    </w:p>
    <w:p w14:paraId="1906935D" w14:textId="77777777" w:rsidR="004C02EF" w:rsidRPr="00E77497" w:rsidDel="00365BF7" w:rsidRDefault="004C02EF" w:rsidP="004C02EF">
      <w:pPr>
        <w:pStyle w:val="Alg4"/>
        <w:numPr>
          <w:ilvl w:val="0"/>
          <w:numId w:val="47"/>
        </w:numPr>
        <w:spacing w:after="220"/>
        <w:contextualSpacing/>
        <w:rPr>
          <w:del w:id="6299" w:author="Rev 5 Allen Wirfs-Brock" w:date="2012-01-04T12:13:00Z"/>
        </w:rPr>
      </w:pPr>
      <w:del w:id="6300" w:author="Rev 5 Allen Wirfs-Brock" w:date="2012-01-04T12:13:00Z">
        <w:r w:rsidRPr="00E77497" w:rsidDel="00365BF7">
          <w:delText xml:space="preserve">Return </w:delText>
        </w:r>
        <w:r w:rsidRPr="00E77497" w:rsidDel="00365BF7">
          <w:rPr>
            <w:i/>
          </w:rPr>
          <w:delText>preceding</w:delText>
        </w:r>
        <w:r w:rsidRPr="00E77497" w:rsidDel="00365BF7">
          <w:delText>+1.</w:delText>
        </w:r>
      </w:del>
    </w:p>
    <w:p w14:paraId="2C5022B0" w14:textId="77777777" w:rsidR="004C02EF" w:rsidRPr="00E77497" w:rsidDel="00E70C3C" w:rsidRDefault="004C02EF" w:rsidP="002924DE">
      <w:pPr>
        <w:pStyle w:val="Note"/>
        <w:rPr>
          <w:del w:id="6301" w:author="Rev 5 Allen Wirfs-Brock" w:date="2012-01-04T15:59:00Z"/>
        </w:rPr>
      </w:pPr>
      <w:bookmarkStart w:id="6302" w:name="_Ref456010689"/>
      <w:bookmarkStart w:id="6303" w:name="_Toc472818819"/>
      <w:del w:id="6304" w:author="Rev 5 Allen Wirfs-Brock" w:date="2012-01-04T15:59:00Z">
        <w:r w:rsidRPr="00E77497" w:rsidDel="00E70C3C">
          <w:delText>NOTE</w:delText>
        </w:r>
        <w:r w:rsidRPr="00E77497" w:rsidDel="00E70C3C">
          <w:tab/>
          <w:delText xml:space="preserve"> [[DefineOwnProperty]] is used to ensure that own properties are defined for the array even if the standard built-in Array prototype object has been modified in a manner that would preclude the creation of new own properties using [[Put]].</w:delText>
        </w:r>
      </w:del>
    </w:p>
    <w:p w14:paraId="194F93DB" w14:textId="77777777" w:rsidR="004C02EF" w:rsidRPr="00E77497" w:rsidRDefault="004C02EF" w:rsidP="003A4B22">
      <w:pPr>
        <w:pStyle w:val="30"/>
        <w:numPr>
          <w:ilvl w:val="0"/>
          <w:numId w:val="0"/>
        </w:numPr>
      </w:pPr>
      <w:bookmarkStart w:id="6305" w:name="_Toc235503393"/>
      <w:bookmarkStart w:id="6306" w:name="_Toc241509168"/>
      <w:bookmarkStart w:id="6307" w:name="_Toc244416655"/>
      <w:bookmarkStart w:id="6308" w:name="_Toc276631019"/>
      <w:bookmarkStart w:id="6309" w:name="_Toc323907655"/>
      <w:r w:rsidRPr="00E77497">
        <w:t>11.1.5</w:t>
      </w:r>
      <w:r w:rsidRPr="00E77497">
        <w:tab/>
        <w:t>Object Initialiser</w:t>
      </w:r>
      <w:bookmarkEnd w:id="6302"/>
      <w:bookmarkEnd w:id="6303"/>
      <w:bookmarkEnd w:id="6305"/>
      <w:bookmarkEnd w:id="6306"/>
      <w:bookmarkEnd w:id="6307"/>
      <w:bookmarkEnd w:id="6308"/>
      <w:bookmarkEnd w:id="6309"/>
    </w:p>
    <w:p w14:paraId="1CE7EAD7" w14:textId="77777777" w:rsidR="004C02EF" w:rsidRPr="004D1BD1" w:rsidRDefault="002924DE" w:rsidP="002924DE">
      <w:pPr>
        <w:tabs>
          <w:tab w:val="left" w:pos="990"/>
        </w:tabs>
        <w:rPr>
          <w:sz w:val="18"/>
          <w:rPrChange w:id="6310" w:author="Rev 4 Allen Wirfs-Brock" w:date="2011-11-04T08:51:00Z">
            <w:rPr/>
          </w:rPrChange>
        </w:rPr>
      </w:pPr>
      <w:ins w:id="6311" w:author="Rev 4 Allen Wirfs-Brock" w:date="2011-10-11T09:31:00Z">
        <w:r w:rsidRPr="00E77497">
          <w:rPr>
            <w:sz w:val="18"/>
          </w:rPr>
          <w:t>NOTE</w:t>
        </w:r>
        <w:r w:rsidRPr="00E77497">
          <w:rPr>
            <w:sz w:val="18"/>
          </w:rPr>
          <w:tab/>
        </w:r>
      </w:ins>
      <w:r w:rsidR="004C02EF" w:rsidRPr="004D1BD1">
        <w:rPr>
          <w:sz w:val="18"/>
          <w:rPrChange w:id="6312" w:author="Rev 4 Allen Wirfs-Brock" w:date="2011-11-04T08:51:00Z">
            <w:rPr/>
          </w:rPrChange>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0828E904" w14:textId="77777777" w:rsidR="004C02EF" w:rsidRPr="003B4312" w:rsidRDefault="004C02EF" w:rsidP="004C02EF">
      <w:pPr>
        <w:pStyle w:val="Syntax"/>
      </w:pPr>
      <w:r w:rsidRPr="004D1BD1">
        <w:t>Syntax</w:t>
      </w:r>
    </w:p>
    <w:p w14:paraId="247FE6B1" w14:textId="77777777" w:rsidR="00151B69" w:rsidRPr="008B7F6F" w:rsidRDefault="00151B69" w:rsidP="00151B69">
      <w:pPr>
        <w:pStyle w:val="SyntaxRule"/>
        <w:rPr>
          <w:ins w:id="6313" w:author="Rev 4 Allen Wirfs-Brock" w:date="2011-10-18T17:41:00Z"/>
        </w:rPr>
      </w:pPr>
      <w:ins w:id="6314" w:author="Rev 4 Allen Wirfs-Brock" w:date="2011-10-18T17:41:00Z">
        <w:r w:rsidRPr="003B4312">
          <w:t xml:space="preserve">SealedObjectLiteral </w:t>
        </w:r>
        <w:r w:rsidRPr="003B4312">
          <w:rPr>
            <w:rFonts w:ascii="Arial" w:hAnsi="Arial" w:cs="Arial"/>
            <w:b/>
            <w:i w:val="0"/>
          </w:rPr>
          <w:t>:</w:t>
        </w:r>
      </w:ins>
    </w:p>
    <w:p w14:paraId="59C1DC88" w14:textId="77777777" w:rsidR="00151B69" w:rsidRPr="009C202C" w:rsidRDefault="00151B69" w:rsidP="00151B69">
      <w:pPr>
        <w:pStyle w:val="SyntaxDefinition"/>
        <w:rPr>
          <w:ins w:id="6315" w:author="Rev 4 Allen Wirfs-Brock" w:date="2011-10-18T17:41:00Z"/>
        </w:rPr>
      </w:pPr>
      <w:ins w:id="6316" w:author="Rev 4 Allen Wirfs-Brock" w:date="2011-10-18T17:42:00Z">
        <w:r w:rsidRPr="006B6D0A">
          <w:t>Object</w:t>
        </w:r>
      </w:ins>
      <w:ins w:id="6317" w:author="Rev 4 Allen Wirfs-Brock" w:date="2011-10-18T17:41:00Z">
        <w:r w:rsidRPr="006B6D0A">
          <w:t>Literal</w:t>
        </w:r>
        <w:r w:rsidRPr="006B6D0A">
          <w:rPr>
            <w:rFonts w:ascii="Courier New" w:hAnsi="Courier New"/>
            <w:b/>
            <w:i w:val="0"/>
          </w:rPr>
          <w:br/>
          <w:t xml:space="preserve"># </w:t>
        </w:r>
      </w:ins>
      <w:ins w:id="6318" w:author="Rev 4 Allen Wirfs-Brock" w:date="2011-10-18T17:42:00Z">
        <w:r w:rsidRPr="00E65A34">
          <w:t>Object</w:t>
        </w:r>
      </w:ins>
      <w:ins w:id="6319" w:author="Rev 4 Allen Wirfs-Brock" w:date="2011-10-18T17:41:00Z">
        <w:r w:rsidRPr="009C202C">
          <w:t>Literal</w:t>
        </w:r>
      </w:ins>
    </w:p>
    <w:p w14:paraId="7D362B23"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2221E6D6"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del w:id="6320" w:author="Rev 7 Allen Wirfs-Brock" w:date="2012-04-20T09:47:00Z">
        <w:r w:rsidRPr="00E77497" w:rsidDel="002D5AF2">
          <w:delText>PropertyNameAndValueList</w:delText>
        </w:r>
      </w:del>
      <w:ins w:id="6321"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6322" w:author="Rev 7 Allen Wirfs-Brock" w:date="2012-04-20T09:47:00Z">
        <w:r w:rsidRPr="00E77497" w:rsidDel="002D5AF2">
          <w:delText>PropertyNameAndValueList</w:delText>
        </w:r>
      </w:del>
      <w:ins w:id="6323" w:author="Rev 7 Allen Wirfs-Brock" w:date="2012-04-20T09:47:00Z">
        <w:r w:rsidR="002D5AF2">
          <w:t>PropertyDefinitionList</w:t>
        </w:r>
      </w:ins>
      <w:r w:rsidRPr="00E77497">
        <w:rPr>
          <w:rFonts w:ascii="Courier New" w:hAnsi="Courier New"/>
          <w:i w:val="0"/>
        </w:rPr>
        <w:t xml:space="preserve"> , </w:t>
      </w:r>
      <w:r w:rsidRPr="00E77497">
        <w:rPr>
          <w:rFonts w:ascii="Courier New" w:hAnsi="Courier New"/>
          <w:b/>
          <w:i w:val="0"/>
        </w:rPr>
        <w:t>}</w:t>
      </w:r>
    </w:p>
    <w:p w14:paraId="09A162CF" w14:textId="77777777" w:rsidR="004C02EF" w:rsidRPr="00E77497" w:rsidRDefault="004C02EF" w:rsidP="004C02EF">
      <w:pPr>
        <w:pStyle w:val="SyntaxRule"/>
      </w:pPr>
      <w:del w:id="6324" w:author="Rev 7 Allen Wirfs-Brock" w:date="2012-04-20T09:47:00Z">
        <w:r w:rsidRPr="00E77497" w:rsidDel="002D5AF2">
          <w:delText>PropertyNameAndValueList</w:delText>
        </w:r>
      </w:del>
      <w:ins w:id="6325" w:author="Rev 7 Allen Wirfs-Brock" w:date="2012-04-20T09:47:00Z">
        <w:r w:rsidR="002D5AF2">
          <w:t>PropertyDefinitionList</w:t>
        </w:r>
      </w:ins>
      <w:r w:rsidRPr="00E77497">
        <w:t xml:space="preserve"> </w:t>
      </w:r>
      <w:r w:rsidRPr="00E77497">
        <w:rPr>
          <w:rFonts w:ascii="Arial" w:hAnsi="Arial" w:cs="Arial"/>
          <w:b/>
          <w:i w:val="0"/>
        </w:rPr>
        <w:t>:</w:t>
      </w:r>
    </w:p>
    <w:p w14:paraId="0F58421E" w14:textId="77777777" w:rsidR="004C02EF" w:rsidRPr="00E77497" w:rsidRDefault="004C02EF" w:rsidP="004C02EF">
      <w:pPr>
        <w:pStyle w:val="SyntaxDefinition"/>
      </w:pPr>
      <w:del w:id="6326" w:author="Rev 7 Allen Wirfs-Brock" w:date="2012-04-20T09:35:00Z">
        <w:r w:rsidRPr="00E77497" w:rsidDel="001A6289">
          <w:delText>PropertyAssignment</w:delText>
        </w:r>
      </w:del>
      <w:ins w:id="6327" w:author="Rev 7 Allen Wirfs-Brock" w:date="2012-04-20T09:35:00Z">
        <w:r w:rsidR="001A6289">
          <w:t>PropertyDefinition</w:t>
        </w:r>
      </w:ins>
      <w:r w:rsidRPr="00E77497">
        <w:br/>
      </w:r>
      <w:del w:id="6328" w:author="Rev 7 Allen Wirfs-Brock" w:date="2012-04-20T09:47:00Z">
        <w:r w:rsidRPr="00E77497" w:rsidDel="002D5AF2">
          <w:delText>PropertyNameAndValueList</w:delText>
        </w:r>
      </w:del>
      <w:ins w:id="6329"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del w:id="6330" w:author="Rev 7 Allen Wirfs-Brock" w:date="2012-04-20T09:35:00Z">
        <w:r w:rsidRPr="00E77497" w:rsidDel="001A6289">
          <w:delText>PropertyAssignment</w:delText>
        </w:r>
      </w:del>
      <w:ins w:id="6331" w:author="Rev 7 Allen Wirfs-Brock" w:date="2012-04-20T09:35:00Z">
        <w:r w:rsidR="001A6289">
          <w:t>PropertyDefinition</w:t>
        </w:r>
      </w:ins>
    </w:p>
    <w:p w14:paraId="47ED451A" w14:textId="77777777" w:rsidR="004C02EF" w:rsidRPr="00E77497" w:rsidRDefault="004C02EF" w:rsidP="004C02EF">
      <w:pPr>
        <w:pStyle w:val="SyntaxRule"/>
        <w:rPr>
          <w:b/>
        </w:rPr>
      </w:pPr>
      <w:del w:id="6332" w:author="Rev 7 Allen Wirfs-Brock" w:date="2012-04-20T09:35:00Z">
        <w:r w:rsidRPr="00E77497" w:rsidDel="001A6289">
          <w:delText>PropertyAssignment</w:delText>
        </w:r>
      </w:del>
      <w:ins w:id="6333" w:author="Rev 7 Allen Wirfs-Brock" w:date="2012-04-20T09:35:00Z">
        <w:r w:rsidR="001A6289">
          <w:t>PropertyDefinition</w:t>
        </w:r>
      </w:ins>
      <w:r w:rsidRPr="00E77497">
        <w:rPr>
          <w:rFonts w:ascii="Arial" w:hAnsi="Arial" w:cs="Arial"/>
          <w:b/>
        </w:rPr>
        <w:t xml:space="preserve"> </w:t>
      </w:r>
      <w:r w:rsidRPr="00E77497">
        <w:rPr>
          <w:rFonts w:ascii="Arial" w:hAnsi="Arial" w:cs="Arial"/>
          <w:b/>
          <w:i w:val="0"/>
        </w:rPr>
        <w:t>:</w:t>
      </w:r>
    </w:p>
    <w:p w14:paraId="7480C5DE" w14:textId="77777777" w:rsidR="004F6B1B" w:rsidRDefault="009574CD" w:rsidP="004321EC">
      <w:pPr>
        <w:pStyle w:val="SyntaxDefinition"/>
        <w:spacing w:after="0"/>
        <w:contextualSpacing/>
        <w:rPr>
          <w:ins w:id="6334" w:author="Rev 7 Allen Wirfs-Brock" w:date="2012-04-24T16:11:00Z"/>
        </w:rPr>
      </w:pPr>
      <w:ins w:id="6335" w:author="Allen Wirfs-Brock" w:date="2011-07-12T09:03:00Z">
        <w:r w:rsidRPr="00E77497">
          <w:t>IdentifierName</w:t>
        </w:r>
      </w:ins>
      <w:ins w:id="6336" w:author="Allen Wirfs-Brock" w:date="2011-07-12T08:57:00Z">
        <w:r w:rsidR="00A83EF2" w:rsidRPr="00E77497">
          <w:br/>
        </w:r>
      </w:ins>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ins w:id="6337" w:author="Rev 7 Allen Wirfs-Brock" w:date="2012-04-24T16:11:00Z">
        <w:r w:rsidR="004F6B1B">
          <w:br/>
          <w:t>Method</w:t>
        </w:r>
      </w:ins>
      <w:ins w:id="6338" w:author="Rev 7 Allen Wirfs-Brock" w:date="2012-04-24T16:13:00Z">
        <w:r w:rsidR="004F6B1B">
          <w:t>Definition</w:t>
        </w:r>
      </w:ins>
    </w:p>
    <w:p w14:paraId="0B33C42C" w14:textId="77777777" w:rsidR="004C02EF" w:rsidRPr="00E77497" w:rsidRDefault="006A1380" w:rsidP="00BF5CDF">
      <w:pPr>
        <w:pStyle w:val="SyntaxRule"/>
        <w:pPrChange w:id="6339" w:author="Rev 7 Allen Wirfs-Brock" w:date="2012-04-26T10:58:00Z">
          <w:pPr>
            <w:pStyle w:val="SyntaxDefinition"/>
          </w:pPr>
        </w:pPrChange>
      </w:pPr>
      <w:ins w:id="6340" w:author="Rev 4 Allen Wirfs-Brock" w:date="2011-09-28T12:02:00Z">
        <w:del w:id="6341" w:author="Rev 7 Allen Wirfs-Brock" w:date="2012-04-26T10:58:00Z">
          <w:r w:rsidRPr="00E77497" w:rsidDel="00BF5CDF">
            <w:br/>
          </w:r>
        </w:del>
      </w:ins>
      <w:ins w:id="6342" w:author="Rev 4 Allen Wirfs-Brock" w:date="2011-09-28T12:03:00Z">
        <w:del w:id="6343" w:author="Rev 7 Allen Wirfs-Brock" w:date="2012-04-26T10:58:00Z">
          <w:r w:rsidRPr="00E77497" w:rsidDel="00BF5CDF">
            <w:delText>PropertyName</w:delText>
          </w:r>
          <w:r w:rsidRPr="00E77497" w:rsidDel="00BF5CDF">
            <w:rPr>
              <w:rFonts w:ascii="Courier New" w:hAnsi="Courier New" w:cs="Courier New"/>
              <w:i w:val="0"/>
            </w:rPr>
            <w:delText xml:space="preserve"> </w:delText>
          </w:r>
        </w:del>
      </w:ins>
      <w:ins w:id="6344" w:author="Rev 4 Allen Wirfs-Brock" w:date="2011-09-28T12:06:00Z">
        <w:del w:id="6345" w:author="Rev 7 Allen Wirfs-Brock" w:date="2012-04-26T10:58:00Z">
          <w:r w:rsidRPr="00E77497" w:rsidDel="00BF5CDF">
            <w:rPr>
              <w:rFonts w:ascii="Courier New" w:hAnsi="Courier New"/>
              <w:b/>
              <w:i w:val="0"/>
            </w:rPr>
            <w:delText>(</w:delText>
          </w:r>
          <w:r w:rsidRPr="00E77497" w:rsidDel="00BF5CDF">
            <w:delText xml:space="preserve"> FormalParameterList </w:delText>
          </w:r>
          <w:r w:rsidRPr="00E77497" w:rsidDel="00BF5CDF">
            <w:rPr>
              <w:rFonts w:ascii="Courier New" w:hAnsi="Courier New"/>
              <w:b/>
              <w:i w:val="0"/>
            </w:rPr>
            <w:delText>)</w:delText>
          </w:r>
          <w:r w:rsidRPr="00E77497" w:rsidDel="00BF5CDF">
            <w:delText xml:space="preserve"> </w:delText>
          </w:r>
          <w:r w:rsidRPr="00E77497" w:rsidDel="00BF5CDF">
            <w:rPr>
              <w:rFonts w:ascii="Courier New" w:hAnsi="Courier New"/>
              <w:b/>
              <w:i w:val="0"/>
            </w:rPr>
            <w:delText>{</w:delText>
          </w:r>
          <w:r w:rsidRPr="00E77497" w:rsidDel="00BF5CDF">
            <w:delText xml:space="preserve"> FunctionBody </w:delText>
          </w:r>
          <w:r w:rsidRPr="00E77497" w:rsidDel="00BF5CDF">
            <w:rPr>
              <w:rFonts w:ascii="Courier New" w:hAnsi="Courier New"/>
              <w:b/>
              <w:i w:val="0"/>
            </w:rPr>
            <w:delText>}</w:delText>
          </w:r>
        </w:del>
      </w:ins>
      <w:ins w:id="6346" w:author="Rev 6 Allen Wirfs-Brock" w:date="2012-02-27T10:27:00Z">
        <w:del w:id="6347" w:author="Rev 7 Allen Wirfs-Brock" w:date="2012-04-26T10:58:00Z">
          <w:r w:rsidR="00F75C52" w:rsidRPr="00F75C52" w:rsidDel="00BF5CDF">
            <w:delText xml:space="preserve"> </w:delText>
          </w:r>
          <w:r w:rsidR="00F75C52" w:rsidRPr="00E77497" w:rsidDel="00BF5CDF">
            <w:br/>
          </w:r>
        </w:del>
      </w:ins>
      <w:ins w:id="6348" w:author="Rev 6 Allen Wirfs-Brock" w:date="2012-02-27T10:28:00Z">
        <w:del w:id="6349" w:author="Rev 7 Allen Wirfs-Brock" w:date="2012-04-26T10:58:00Z">
          <w:r w:rsidR="00F75C52" w:rsidDel="00BF5CDF">
            <w:rPr>
              <w:rFonts w:ascii="Courier New" w:hAnsi="Courier New"/>
              <w:b/>
              <w:i w:val="0"/>
            </w:rPr>
            <w:delText>*</w:delText>
          </w:r>
          <w:r w:rsidR="00F75C52" w:rsidRPr="00E77497" w:rsidDel="00BF5CDF">
            <w:delText xml:space="preserve"> </w:delText>
          </w:r>
        </w:del>
      </w:ins>
      <w:ins w:id="6350" w:author="Rev 6 Allen Wirfs-Brock" w:date="2012-02-27T10:27:00Z">
        <w:del w:id="6351" w:author="Rev 7 Allen Wirfs-Brock" w:date="2012-04-26T10:58:00Z">
          <w:r w:rsidR="00F75C52" w:rsidRPr="00E77497" w:rsidDel="00BF5CDF">
            <w:delText>PropertyName</w:delText>
          </w:r>
          <w:r w:rsidR="00F75C52" w:rsidRPr="00E77497" w:rsidDel="00BF5CDF">
            <w:rPr>
              <w:rFonts w:ascii="Courier New" w:hAnsi="Courier New" w:cs="Courier New"/>
              <w:i w:val="0"/>
            </w:rPr>
            <w:delText xml:space="preserve"> </w:delText>
          </w:r>
          <w:r w:rsidR="00F75C52" w:rsidRPr="00E77497" w:rsidDel="00BF5CDF">
            <w:rPr>
              <w:rFonts w:ascii="Courier New" w:hAnsi="Courier New"/>
              <w:b/>
              <w:i w:val="0"/>
            </w:rPr>
            <w:delText>(</w:delText>
          </w:r>
          <w:r w:rsidR="00F75C52" w:rsidRPr="00E77497" w:rsidDel="00BF5CDF">
            <w:delText xml:space="preserve"> FormalParameterList </w:delText>
          </w:r>
          <w:r w:rsidR="00F75C52" w:rsidRPr="00E77497" w:rsidDel="00BF5CDF">
            <w:rPr>
              <w:rFonts w:ascii="Courier New" w:hAnsi="Courier New"/>
              <w:b/>
              <w:i w:val="0"/>
            </w:rPr>
            <w:delText>)</w:delText>
          </w:r>
          <w:r w:rsidR="00F75C52" w:rsidRPr="00E77497" w:rsidDel="00BF5CDF">
            <w:delText xml:space="preserve"> </w:delText>
          </w:r>
          <w:r w:rsidR="00F75C52" w:rsidRPr="00E77497" w:rsidDel="00BF5CDF">
            <w:rPr>
              <w:rFonts w:ascii="Courier New" w:hAnsi="Courier New"/>
              <w:b/>
              <w:i w:val="0"/>
            </w:rPr>
            <w:delText>{</w:delText>
          </w:r>
          <w:r w:rsidR="00F75C52" w:rsidRPr="00E77497" w:rsidDel="00BF5CDF">
            <w:delText xml:space="preserve"> FunctionBody </w:delText>
          </w:r>
          <w:r w:rsidR="00F75C52" w:rsidRPr="00E77497" w:rsidDel="00BF5CDF">
            <w:rPr>
              <w:rFonts w:ascii="Courier New" w:hAnsi="Courier New"/>
              <w:b/>
              <w:i w:val="0"/>
            </w:rPr>
            <w:delText>}</w:delText>
          </w:r>
        </w:del>
      </w:ins>
      <w:del w:id="6352" w:author="Rev 7 Allen Wirfs-Brock" w:date="2012-04-26T10:58:00Z">
        <w:r w:rsidR="004C02EF" w:rsidRPr="00E77497" w:rsidDel="00BF5CDF">
          <w:br/>
        </w:r>
        <w:r w:rsidR="004C02EF" w:rsidRPr="00E77497" w:rsidDel="00BF5CDF">
          <w:rPr>
            <w:rFonts w:ascii="Courier New" w:hAnsi="Courier New" w:cs="Courier New"/>
            <w:b/>
            <w:i w:val="0"/>
          </w:rPr>
          <w:delText xml:space="preserve">get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w:delText>
        </w:r>
        <w:r w:rsidR="004C02EF" w:rsidRPr="00E77497" w:rsidDel="00BF5CDF">
          <w:rPr>
            <w:rFonts w:ascii="Courier New" w:hAnsi="Courier New" w:cs="Courier New"/>
          </w:rPr>
          <w:delText xml:space="preserve"> </w:delText>
        </w:r>
        <w:r w:rsidR="004C02EF" w:rsidRPr="00E77497" w:rsidDel="00BF5CDF">
          <w:rPr>
            <w:rFonts w:ascii="Courier New" w:hAnsi="Courier New" w:cs="Courier New"/>
            <w:b/>
            <w:i w:val="0"/>
          </w:rPr>
          <w:delText>{</w:delText>
        </w:r>
        <w:r w:rsidR="004C02EF" w:rsidRPr="00E77497" w:rsidDel="00BF5CDF">
          <w:rPr>
            <w:rFonts w:ascii="Courier New" w:hAnsi="Courier New" w:cs="Courier New"/>
            <w:i w:val="0"/>
          </w:rPr>
          <w:delText xml:space="preserve">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r w:rsidR="004C02EF" w:rsidRPr="00E77497" w:rsidDel="00BF5CDF">
          <w:rPr>
            <w:b/>
          </w:rPr>
          <w:br/>
        </w:r>
        <w:r w:rsidR="004C02EF" w:rsidRPr="00E77497" w:rsidDel="00BF5CDF">
          <w:rPr>
            <w:rFonts w:ascii="Courier New" w:hAnsi="Courier New" w:cs="Courier New"/>
            <w:b/>
            <w:i w:val="0"/>
          </w:rPr>
          <w:delText xml:space="preserve">set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xml:space="preserve">( </w:delText>
        </w:r>
        <w:r w:rsidR="004C02EF" w:rsidRPr="00E77497" w:rsidDel="00BF5CDF">
          <w:delText>PropertySetParameterList</w:delText>
        </w:r>
        <w:r w:rsidR="004C02EF" w:rsidRPr="00E77497" w:rsidDel="00BF5CDF">
          <w:rPr>
            <w:rFonts w:ascii="Courier New" w:hAnsi="Courier New" w:cs="Courier New"/>
            <w:b/>
            <w:i w:val="0"/>
          </w:rPr>
          <w:delText xml:space="preserve"> ) {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del>
    </w:p>
    <w:p w14:paraId="5BF97C76" w14:textId="77777777" w:rsidR="004C02EF" w:rsidRPr="00E77497" w:rsidRDefault="004C02EF" w:rsidP="004C02EF">
      <w:pPr>
        <w:pStyle w:val="SyntaxRule"/>
      </w:pPr>
      <w:r w:rsidRPr="00E77497">
        <w:t xml:space="preserve">PropertyName </w:t>
      </w:r>
      <w:r w:rsidRPr="00E77497">
        <w:rPr>
          <w:rFonts w:ascii="Arial" w:hAnsi="Arial" w:cs="Arial"/>
          <w:b/>
          <w:i w:val="0"/>
        </w:rPr>
        <w:t>:</w:t>
      </w:r>
    </w:p>
    <w:p w14:paraId="0D28A8B7" w14:textId="77777777" w:rsidR="004C02EF" w:rsidRPr="00E77497" w:rsidRDefault="004C02EF" w:rsidP="004C02EF">
      <w:pPr>
        <w:pStyle w:val="SyntaxDefinition"/>
      </w:pPr>
      <w:r w:rsidRPr="00E77497">
        <w:t>IdentifierName</w:t>
      </w:r>
      <w:r w:rsidRPr="00E77497">
        <w:br/>
        <w:t>StringLiteral</w:t>
      </w:r>
      <w:r w:rsidRPr="00E77497">
        <w:br/>
        <w:t>NumericLiteral</w:t>
      </w:r>
    </w:p>
    <w:p w14:paraId="6BDD32E5" w14:textId="77777777" w:rsidR="00BF5CDF" w:rsidRDefault="00BF5CDF" w:rsidP="00BF5CDF">
      <w:pPr>
        <w:pStyle w:val="Note"/>
        <w:rPr>
          <w:ins w:id="6353" w:author="Rev 7 Allen Wirfs-Brock" w:date="2012-04-26T10:58:00Z"/>
        </w:rPr>
      </w:pPr>
      <w:ins w:id="6354" w:author="Rev 7 Allen Wirfs-Brock" w:date="2012-04-26T10:58:00Z">
        <w:r>
          <w:t>NOTE</w:t>
        </w:r>
        <w:r>
          <w:tab/>
        </w:r>
      </w:ins>
      <w:ins w:id="6355" w:author="Rev 7 Allen Wirfs-Brock" w:date="2012-04-26T10:59:00Z">
        <w:r>
          <w:rPr>
            <w:rFonts w:ascii="Times New Roman" w:hAnsi="Times New Roman"/>
            <w:i/>
          </w:rPr>
          <w:t>MethodDefinition</w:t>
        </w:r>
      </w:ins>
      <w:ins w:id="6356" w:author="Rev 7 Allen Wirfs-Brock" w:date="2012-04-26T10:58:00Z">
        <w:r>
          <w:t xml:space="preserve"> is defined in </w:t>
        </w:r>
      </w:ins>
      <w:ins w:id="6357" w:author="Rev 7 Allen Wirfs-Brock" w:date="2012-04-26T10:59:00Z">
        <w:r>
          <w:t>13.3</w:t>
        </w:r>
      </w:ins>
      <w:ins w:id="6358" w:author="Rev 7 Allen Wirfs-Brock" w:date="2012-04-26T10:58:00Z">
        <w:r>
          <w:t>.</w:t>
        </w:r>
      </w:ins>
    </w:p>
    <w:p w14:paraId="1FF660CC" w14:textId="77777777" w:rsidR="004C02EF" w:rsidRPr="00E77497" w:rsidDel="00BF5CDF" w:rsidRDefault="004C02EF" w:rsidP="004C02EF">
      <w:pPr>
        <w:pStyle w:val="SyntaxRule"/>
        <w:rPr>
          <w:del w:id="6359" w:author="Rev 7 Allen Wirfs-Brock" w:date="2012-04-26T10:58:00Z"/>
          <w:b/>
        </w:rPr>
      </w:pPr>
      <w:del w:id="6360" w:author="Rev 7 Allen Wirfs-Brock" w:date="2012-04-26T10:58:00Z">
        <w:r w:rsidRPr="00E77497" w:rsidDel="00BF5CDF">
          <w:delText>PropertySetParameterList</w:delText>
        </w:r>
        <w:r w:rsidRPr="00E77497" w:rsidDel="00BF5CDF">
          <w:rPr>
            <w:rFonts w:ascii="Arial" w:hAnsi="Arial" w:cs="Arial"/>
            <w:b/>
          </w:rPr>
          <w:delText xml:space="preserve"> </w:delText>
        </w:r>
        <w:r w:rsidRPr="00E77497" w:rsidDel="00BF5CDF">
          <w:rPr>
            <w:rFonts w:ascii="Arial" w:hAnsi="Arial" w:cs="Arial"/>
            <w:b/>
            <w:i w:val="0"/>
          </w:rPr>
          <w:delText>:</w:delText>
        </w:r>
      </w:del>
    </w:p>
    <w:p w14:paraId="49EC3146" w14:textId="77777777" w:rsidR="0066693C" w:rsidRPr="00E77497" w:rsidDel="00BF5CDF" w:rsidRDefault="0066693C" w:rsidP="0066693C">
      <w:pPr>
        <w:pStyle w:val="SyntaxDefinition"/>
        <w:rPr>
          <w:ins w:id="6361" w:author="Rev 4 Allen Wirfs-Brock" w:date="2011-10-08T14:32:00Z"/>
          <w:del w:id="6362" w:author="Rev 7 Allen Wirfs-Brock" w:date="2012-04-26T10:58:00Z"/>
        </w:rPr>
      </w:pPr>
      <w:ins w:id="6363" w:author="Rev 4 Allen Wirfs-Brock" w:date="2011-10-08T14:32:00Z">
        <w:del w:id="6364" w:author="Rev 7 Allen Wirfs-Brock" w:date="2012-04-26T10:58:00Z">
          <w:r w:rsidRPr="00E77497" w:rsidDel="00BF5CDF">
            <w:delText xml:space="preserve">BindingIdentifier </w:delText>
          </w:r>
          <w:r w:rsidRPr="00E77497" w:rsidDel="00BF5CDF">
            <w:br/>
            <w:delText xml:space="preserve">BindingPattern </w:delText>
          </w:r>
        </w:del>
      </w:ins>
    </w:p>
    <w:p w14:paraId="052B28FE" w14:textId="77777777" w:rsidR="004C02EF" w:rsidRPr="00E77497" w:rsidDel="0066693C" w:rsidRDefault="004C02EF" w:rsidP="004C02EF">
      <w:pPr>
        <w:pStyle w:val="SyntaxDefinition"/>
        <w:rPr>
          <w:del w:id="6365" w:author="Rev 4 Allen Wirfs-Brock" w:date="2011-10-08T14:32:00Z"/>
        </w:rPr>
      </w:pPr>
      <w:del w:id="6366" w:author="Rev 4 Allen Wirfs-Brock" w:date="2011-09-28T11:50:00Z">
        <w:r w:rsidRPr="00E77497" w:rsidDel="00494C99">
          <w:delText>Identifier</w:delText>
        </w:r>
      </w:del>
    </w:p>
    <w:p w14:paraId="63D05497" w14:textId="77777777" w:rsidR="004C02EF" w:rsidRPr="00E77497" w:rsidDel="00833F54" w:rsidRDefault="004C02EF" w:rsidP="004C02EF">
      <w:pPr>
        <w:pStyle w:val="Syntax"/>
        <w:rPr>
          <w:del w:id="6367" w:author="Rev 4 Allen Wirfs-Brock" w:date="2011-10-15T08:41:00Z"/>
        </w:rPr>
      </w:pPr>
      <w:del w:id="6368" w:author="Rev 4 Allen Wirfs-Brock" w:date="2011-10-15T08:41:00Z">
        <w:r w:rsidRPr="00E77497" w:rsidDel="00833F54">
          <w:delText>Semantics</w:delText>
        </w:r>
      </w:del>
    </w:p>
    <w:p w14:paraId="4A4A0729" w14:textId="77777777" w:rsidR="00833F54" w:rsidRPr="00E77497" w:rsidRDefault="00833F54" w:rsidP="00833F54">
      <w:pPr>
        <w:pStyle w:val="40"/>
        <w:numPr>
          <w:ilvl w:val="0"/>
          <w:numId w:val="0"/>
        </w:numPr>
        <w:rPr>
          <w:ins w:id="6369" w:author="Rev 4 Allen Wirfs-Brock" w:date="2011-10-15T08:41:00Z"/>
        </w:rPr>
      </w:pPr>
      <w:ins w:id="6370" w:author="Rev 4 Allen Wirfs-Brock" w:date="2011-10-15T08:41:00Z">
        <w:r w:rsidRPr="00E77497">
          <w:t>11.1.5.1 Static Semantics</w:t>
        </w:r>
      </w:ins>
    </w:p>
    <w:p w14:paraId="150195BA" w14:textId="77777777" w:rsidR="00833F54" w:rsidRPr="00E77497" w:rsidRDefault="00833F54" w:rsidP="00833F54">
      <w:pPr>
        <w:rPr>
          <w:ins w:id="6371" w:author="Rev 4 Allen Wirfs-Brock" w:date="2011-10-15T08:41:00Z"/>
          <w:rFonts w:ascii="Helvetica" w:hAnsi="Helvetica"/>
          <w:b/>
        </w:rPr>
      </w:pPr>
      <w:ins w:id="6372" w:author="Rev 4 Allen Wirfs-Brock" w:date="2011-10-15T08:41:00Z">
        <w:r w:rsidRPr="00E77497">
          <w:rPr>
            <w:rFonts w:ascii="Helvetica" w:hAnsi="Helvetica"/>
            <w:b/>
          </w:rPr>
          <w:t>Early Errors</w:t>
        </w:r>
      </w:ins>
    </w:p>
    <w:p w14:paraId="78D9AE46" w14:textId="77777777" w:rsidR="00480216" w:rsidRDefault="00480216" w:rsidP="00480216">
      <w:pPr>
        <w:spacing w:after="0"/>
        <w:rPr>
          <w:ins w:id="6373" w:author="Rev 7 Allen Wirfs-Brock" w:date="2012-04-25T14:56:00Z"/>
          <w:rFonts w:ascii="Courier New" w:hAnsi="Courier New" w:cs="Courier New"/>
          <w:b/>
          <w:iCs/>
        </w:rPr>
      </w:pPr>
      <w:ins w:id="6374"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ins>
    </w:p>
    <w:p w14:paraId="51FFABFD" w14:textId="77777777" w:rsidR="00480216" w:rsidRPr="00557892" w:rsidRDefault="00480216" w:rsidP="00480216">
      <w:pPr>
        <w:spacing w:before="60" w:after="60"/>
        <w:rPr>
          <w:ins w:id="6375" w:author="Rev 7 Allen Wirfs-Brock" w:date="2012-04-25T14:56:00Z"/>
          <w:rFonts w:cs="Arial"/>
          <w:iCs/>
        </w:rPr>
      </w:pPr>
      <w:ins w:id="6376" w:author="Rev 7 Allen Wirfs-Brock" w:date="2012-04-25T14:56:00Z">
        <w:r>
          <w:rPr>
            <w:rFonts w:cs="Arial"/>
            <w:iCs/>
          </w:rPr>
          <w:t>a</w:t>
        </w:r>
        <w:r w:rsidRPr="00557892">
          <w:rPr>
            <w:rFonts w:cs="Arial"/>
            <w:iCs/>
          </w:rPr>
          <w:t>nd</w:t>
        </w:r>
      </w:ins>
    </w:p>
    <w:p w14:paraId="5875ECCA" w14:textId="77777777" w:rsidR="00480216" w:rsidRDefault="00480216" w:rsidP="00480216">
      <w:pPr>
        <w:rPr>
          <w:ins w:id="6377" w:author="Rev 7 Allen Wirfs-Brock" w:date="2012-04-25T14:56:00Z"/>
          <w:rFonts w:ascii="Courier New" w:hAnsi="Courier New" w:cs="Courier New"/>
          <w:b/>
          <w:iCs/>
        </w:rPr>
      </w:pPr>
      <w:ins w:id="6378"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ins>
    </w:p>
    <w:p w14:paraId="3F09E018" w14:textId="77777777" w:rsidR="00833F54" w:rsidRPr="00E77497" w:rsidDel="004321EC" w:rsidRDefault="00833F54" w:rsidP="00833F54">
      <w:pPr>
        <w:rPr>
          <w:ins w:id="6379" w:author="Rev 4 Allen Wirfs-Brock" w:date="2011-10-15T08:41:00Z"/>
          <w:del w:id="6380" w:author="Rev 7 Allen Wirfs-Brock" w:date="2012-04-25T15:40:00Z"/>
        </w:rPr>
      </w:pPr>
      <w:ins w:id="6381" w:author="Rev 4 Allen Wirfs-Brock" w:date="2011-10-15T08:41:00Z">
        <w:del w:id="6382" w:author="Rev 7 Allen Wirfs-Brock" w:date="2012-04-20T09:47:00Z">
          <w:r w:rsidRPr="00E77497" w:rsidDel="002D5AF2">
            <w:rPr>
              <w:rStyle w:val="bnf"/>
            </w:rPr>
            <w:delText>PropertyNameAndValueList</w:delText>
          </w:r>
        </w:del>
        <w:del w:id="6383" w:author="Rev 7 Allen Wirfs-Brock" w:date="2012-04-25T15:40:00Z">
          <w:r w:rsidRPr="00E77497" w:rsidDel="004321EC">
            <w:delText xml:space="preserve"> </w:delText>
          </w:r>
          <w:r w:rsidRPr="00E77497" w:rsidDel="004321EC">
            <w:rPr>
              <w:b/>
            </w:rPr>
            <w:delText>:</w:delText>
          </w:r>
          <w:r w:rsidRPr="00E77497" w:rsidDel="004321EC">
            <w:delText xml:space="preserve">  </w:delText>
          </w:r>
        </w:del>
        <w:del w:id="6384" w:author="Rev 7 Allen Wirfs-Brock" w:date="2012-04-20T09:47:00Z">
          <w:r w:rsidRPr="00E77497" w:rsidDel="002D5AF2">
            <w:rPr>
              <w:rStyle w:val="bnf"/>
            </w:rPr>
            <w:delText>PropertyNameAndValueList</w:delText>
          </w:r>
        </w:del>
        <w:del w:id="6385" w:author="Rev 7 Allen Wirfs-Brock" w:date="2012-04-25T15:40:00Z">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del>
        <w:del w:id="6386" w:author="Rev 7 Allen Wirfs-Brock" w:date="2012-04-20T09:35:00Z">
          <w:r w:rsidRPr="00E77497" w:rsidDel="001A6289">
            <w:rPr>
              <w:rStyle w:val="bnf"/>
            </w:rPr>
            <w:delText>PropertyAssignment</w:delText>
          </w:r>
        </w:del>
        <w:del w:id="6387" w:author="Rev 7 Allen Wirfs-Brock" w:date="2012-04-25T15:40:00Z">
          <w:r w:rsidRPr="004321EC" w:rsidDel="004321EC">
            <w:delText xml:space="preserve"> </w:delText>
          </w:r>
        </w:del>
      </w:ins>
    </w:p>
    <w:p w14:paraId="78E6C2F8" w14:textId="77777777" w:rsidR="006E5DBE" w:rsidRDefault="006E5DBE" w:rsidP="009E3FF6">
      <w:pPr>
        <w:numPr>
          <w:ilvl w:val="0"/>
          <w:numId w:val="403"/>
        </w:numPr>
        <w:spacing w:after="220"/>
        <w:contextualSpacing/>
        <w:rPr>
          <w:ins w:id="6388" w:author="Rev 7 Allen Wirfs-Brock" w:date="2012-04-25T14:57:00Z"/>
        </w:rPr>
      </w:pPr>
      <w:ins w:id="6389" w:author="Rev 7 Allen Wirfs-Brock" w:date="2012-04-24T16:57:00Z">
        <w:r w:rsidRPr="00E77497">
          <w:t xml:space="preserve">It is a Syntax Error if </w:t>
        </w:r>
      </w:ins>
      <w:ins w:id="6390" w:author="Rev 7 Allen Wirfs-Brock" w:date="2012-04-25T14:42:00Z">
        <w:r w:rsidR="00293A14" w:rsidRPr="004321EC">
          <w:rPr>
            <w:rFonts w:ascii="Times New Roman" w:hAnsi="Times New Roman"/>
          </w:rPr>
          <w:t>PropertyNameList</w:t>
        </w:r>
      </w:ins>
      <w:ins w:id="6391" w:author="Rev 7 Allen Wirfs-Brock" w:date="2012-04-24T16:58:00Z">
        <w:r>
          <w:t xml:space="preserve"> of </w:t>
        </w:r>
      </w:ins>
      <w:ins w:id="6392" w:author="Rev 7 Allen Wirfs-Brock" w:date="2012-04-24T16:57:00Z">
        <w:r w:rsidRPr="004321EC">
          <w:rPr>
            <w:rFonts w:ascii="Times New Roman" w:hAnsi="Times New Roman"/>
            <w:i/>
          </w:rPr>
          <w:t>PropertyDefinition</w:t>
        </w:r>
      </w:ins>
      <w:ins w:id="6393" w:author="Rev 7 Allen Wirfs-Brock" w:date="2012-04-25T14:56:00Z">
        <w:r w:rsidR="00480216" w:rsidRPr="004321EC">
          <w:rPr>
            <w:rFonts w:ascii="Times New Roman" w:hAnsi="Times New Roman"/>
            <w:i/>
          </w:rPr>
          <w:t>List</w:t>
        </w:r>
      </w:ins>
      <w:ins w:id="6394" w:author="Rev 7 Allen Wirfs-Brock" w:date="2012-04-25T14:57:00Z">
        <w:r w:rsidR="00480216">
          <w:rPr>
            <w:rStyle w:val="bnf"/>
            <w:i w:val="0"/>
          </w:rPr>
          <w:t xml:space="preserve"> </w:t>
        </w:r>
        <w:r w:rsidR="00480216" w:rsidRPr="004321EC">
          <w:rPr>
            <w:rStyle w:val="bnf"/>
            <w:rFonts w:ascii="Arial" w:hAnsi="Arial" w:cs="Arial"/>
            <w:i w:val="0"/>
          </w:rPr>
          <w:t>contains any duplicate enties, unless on</w:t>
        </w:r>
      </w:ins>
      <w:ins w:id="6395" w:author="Rev 7 Allen Wirfs-Brock" w:date="2012-04-25T15:00:00Z">
        <w:r w:rsidR="00480216" w:rsidRPr="004321EC">
          <w:rPr>
            <w:rStyle w:val="bnf"/>
            <w:rFonts w:ascii="Arial" w:hAnsi="Arial" w:cs="Arial"/>
            <w:i w:val="0"/>
          </w:rPr>
          <w:t>e</w:t>
        </w:r>
      </w:ins>
      <w:ins w:id="6396" w:author="Rev 7 Allen Wirfs-Brock" w:date="2012-04-25T14:57:00Z">
        <w:r w:rsidR="00480216" w:rsidRPr="004321EC">
          <w:rPr>
            <w:rStyle w:val="bnf"/>
            <w:rFonts w:ascii="Arial" w:hAnsi="Arial" w:cs="Arial"/>
            <w:i w:val="0"/>
          </w:rPr>
          <w:t xml:space="preserve"> of </w:t>
        </w:r>
      </w:ins>
      <w:ins w:id="6397" w:author="Rev 7 Allen Wirfs-Brock" w:date="2012-04-25T15:35:00Z">
        <w:r w:rsidR="00532AB5" w:rsidRPr="004321EC">
          <w:rPr>
            <w:rStyle w:val="bnf"/>
            <w:rFonts w:ascii="Arial" w:hAnsi="Arial" w:cs="Arial"/>
            <w:i w:val="0"/>
          </w:rPr>
          <w:t>the following</w:t>
        </w:r>
      </w:ins>
      <w:ins w:id="6398" w:author="Rev 7 Allen Wirfs-Brock" w:date="2012-04-25T14:57:00Z">
        <w:r w:rsidR="00480216" w:rsidRPr="004321EC">
          <w:rPr>
            <w:rStyle w:val="bnf"/>
            <w:rFonts w:ascii="Arial" w:hAnsi="Arial" w:cs="Arial"/>
            <w:i w:val="0"/>
          </w:rPr>
          <w:t xml:space="preserve"> conditions are true</w:t>
        </w:r>
      </w:ins>
      <w:ins w:id="6399" w:author="Rev 7 Allen Wirfs-Brock" w:date="2012-04-25T15:25:00Z">
        <w:r w:rsidR="00423688" w:rsidRPr="004321EC">
          <w:rPr>
            <w:rStyle w:val="bnf"/>
            <w:rFonts w:ascii="Arial" w:hAnsi="Arial" w:cs="Arial"/>
            <w:i w:val="0"/>
          </w:rPr>
          <w:t xml:space="preserve"> for each duplicate</w:t>
        </w:r>
      </w:ins>
      <w:ins w:id="6400" w:author="Rev 7 Allen Wirfs-Brock" w:date="2012-04-25T15:26:00Z">
        <w:r w:rsidR="00423688" w:rsidRPr="004321EC">
          <w:rPr>
            <w:rStyle w:val="bnf"/>
            <w:rFonts w:ascii="Arial" w:hAnsi="Arial" w:cs="Arial"/>
            <w:i w:val="0"/>
          </w:rPr>
          <w:t xml:space="preserve"> entry</w:t>
        </w:r>
      </w:ins>
      <w:ins w:id="6401" w:author="Rev 7 Allen Wirfs-Brock" w:date="2012-04-25T14:57:00Z">
        <w:r w:rsidR="00480216" w:rsidRPr="004321EC">
          <w:rPr>
            <w:rStyle w:val="bnf"/>
            <w:rFonts w:ascii="Arial" w:hAnsi="Arial" w:cs="Arial"/>
            <w:i w:val="0"/>
          </w:rPr>
          <w:t>:</w:t>
        </w:r>
      </w:ins>
      <w:ins w:id="6402" w:author="Rev 7 Allen Wirfs-Brock" w:date="2012-04-24T16:57:00Z">
        <w:r w:rsidRPr="00E77497">
          <w:rPr>
            <w:rFonts w:ascii="Courier New" w:hAnsi="Courier New" w:cs="Courier New"/>
            <w:b/>
            <w:iCs/>
          </w:rPr>
          <w:t xml:space="preserve"> </w:t>
        </w:r>
      </w:ins>
    </w:p>
    <w:p w14:paraId="47D2A485" w14:textId="77777777" w:rsidR="00480216" w:rsidRDefault="00480216" w:rsidP="004321EC">
      <w:pPr>
        <w:numPr>
          <w:ilvl w:val="1"/>
          <w:numId w:val="737"/>
        </w:numPr>
        <w:spacing w:after="220"/>
        <w:contextualSpacing/>
        <w:rPr>
          <w:ins w:id="6403" w:author="Rev 7 Allen Wirfs-Brock" w:date="2012-04-25T15:30:00Z"/>
        </w:rPr>
      </w:pPr>
      <w:ins w:id="6404" w:author="Rev 7 Allen Wirfs-Brock" w:date="2012-04-25T14:58:00Z">
        <w:r>
          <w:t xml:space="preserve">The source code </w:t>
        </w:r>
      </w:ins>
      <w:ins w:id="6405" w:author="Rev 7 Allen Wirfs-Brock" w:date="2012-04-25T14:59:00Z">
        <w:r>
          <w:t>corresponding to</w:t>
        </w:r>
      </w:ins>
      <w:ins w:id="6406" w:author="Rev 7 Allen Wirfs-Brock" w:date="2012-04-25T14:58:00Z">
        <w:r>
          <w:t xml:space="preserve"> </w:t>
        </w:r>
      </w:ins>
      <w:ins w:id="6407" w:author="Rev 7 Allen Wirfs-Brock" w:date="2012-04-25T14:59:00Z">
        <w:r>
          <w:rPr>
            <w:rStyle w:val="bnf"/>
          </w:rPr>
          <w:t>PropertyDefinitionList</w:t>
        </w:r>
      </w:ins>
      <w:ins w:id="6408" w:author="Rev 7 Allen Wirfs-Brock" w:date="2012-04-25T14:58:00Z">
        <w:r>
          <w:t xml:space="preserve"> is not strict code</w:t>
        </w:r>
      </w:ins>
      <w:ins w:id="6409" w:author="Rev 7 Allen Wirfs-Brock" w:date="2012-04-25T15:00:00Z">
        <w:r>
          <w:t xml:space="preserve"> and </w:t>
        </w:r>
      </w:ins>
      <w:ins w:id="6410" w:author="Rev 7 Allen Wirfs-Brock" w:date="2012-04-25T15:27:00Z">
        <w:r w:rsidR="00532AB5">
          <w:t xml:space="preserve">all occurances </w:t>
        </w:r>
      </w:ins>
      <w:ins w:id="6411" w:author="Rev 7 Allen Wirfs-Brock" w:date="2012-04-25T15:28:00Z">
        <w:r w:rsidR="00532AB5">
          <w:t xml:space="preserve">in the list </w:t>
        </w:r>
      </w:ins>
      <w:ins w:id="6412" w:author="Rev 7 Allen Wirfs-Brock" w:date="2012-04-25T15:27:00Z">
        <w:r w:rsidR="00532AB5">
          <w:t>of the</w:t>
        </w:r>
      </w:ins>
      <w:ins w:id="6413" w:author="Rev 7 Allen Wirfs-Brock" w:date="2012-04-25T15:02:00Z">
        <w:r>
          <w:t xml:space="preserve"> </w:t>
        </w:r>
      </w:ins>
      <w:ins w:id="6414" w:author="Rev 7 Allen Wirfs-Brock" w:date="2012-04-25T15:08:00Z">
        <w:r w:rsidR="00F52DA8">
          <w:t>duplicate</w:t>
        </w:r>
      </w:ins>
      <w:ins w:id="6415" w:author="Rev 7 Allen Wirfs-Brock" w:date="2012-04-25T15:17:00Z">
        <w:r w:rsidR="00423688">
          <w:t>d entry</w:t>
        </w:r>
      </w:ins>
      <w:ins w:id="6416" w:author="Rev 7 Allen Wirfs-Brock" w:date="2012-04-25T15:08:00Z">
        <w:r w:rsidR="00F52DA8">
          <w:t xml:space="preserve"> </w:t>
        </w:r>
      </w:ins>
      <w:ins w:id="6417" w:author="Rev 7 Allen Wirfs-Brock" w:date="2012-04-25T15:27:00Z">
        <w:r w:rsidR="00532AB5">
          <w:t>were</w:t>
        </w:r>
      </w:ins>
      <w:ins w:id="6418" w:author="Rev 7 Allen Wirfs-Brock" w:date="2012-04-25T15:15:00Z">
        <w:r w:rsidR="00423688">
          <w:t xml:space="preserve"> </w:t>
        </w:r>
      </w:ins>
      <w:ins w:id="6419" w:author="Rev 7 Allen Wirfs-Brock" w:date="2012-04-25T15:09:00Z">
        <w:r w:rsidR="00F52DA8">
          <w:t>obtained from</w:t>
        </w:r>
      </w:ins>
      <w:ins w:id="6420" w:author="Rev 7 Allen Wirfs-Brock" w:date="2012-04-25T15:28:00Z">
        <w:r w:rsidR="00532AB5">
          <w:t xml:space="preserve"> productions of the form</w:t>
        </w:r>
      </w:ins>
      <w:ins w:id="6421" w:author="Rev 7 Allen Wirfs-Brock" w:date="2012-04-25T15:09:00Z">
        <w:r w:rsidR="00F52DA8">
          <w:t xml:space="preserve"> </w:t>
        </w:r>
      </w:ins>
      <w:ins w:id="6422" w:author="Rev 7 Allen Wirfs-Brock" w:date="2012-04-25T15:06:00Z">
        <w:r w:rsidR="00F52DA8">
          <w:t xml:space="preserve"> </w:t>
        </w:r>
      </w:ins>
      <w:ins w:id="6423" w:author="Rev 7 Allen Wirfs-Brock" w:date="2012-04-25T15:09:00Z">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ins>
      <w:ins w:id="6424" w:author="Rev 7 Allen Wirfs-Brock" w:date="2012-04-25T15:10:00Z">
        <w:r w:rsidR="00F52DA8">
          <w:t>.</w:t>
        </w:r>
      </w:ins>
    </w:p>
    <w:p w14:paraId="76FE690A" w14:textId="77777777" w:rsidR="00532AB5" w:rsidRDefault="00532AB5" w:rsidP="004321EC">
      <w:pPr>
        <w:numPr>
          <w:ilvl w:val="1"/>
          <w:numId w:val="737"/>
        </w:numPr>
        <w:spacing w:after="220"/>
        <w:rPr>
          <w:ins w:id="6425" w:author="Rev 7 Allen Wirfs-Brock" w:date="2012-04-24T16:57:00Z"/>
        </w:rPr>
      </w:pPr>
      <w:ins w:id="6426" w:author="Rev 7 Allen Wirfs-Brock" w:date="2012-04-25T15:30:00Z">
        <w:r>
          <w:t xml:space="preserve">The duplicated entry occurs exactly twice in the list and one </w:t>
        </w:r>
      </w:ins>
      <w:ins w:id="6427" w:author="Rev 7 Allen Wirfs-Brock" w:date="2012-04-25T15:31:00Z">
        <w:r>
          <w:t>occurrence</w:t>
        </w:r>
      </w:ins>
      <w:ins w:id="6428" w:author="Rev 7 Allen Wirfs-Brock" w:date="2012-04-25T15:30:00Z">
        <w:r>
          <w:t xml:space="preserve"> </w:t>
        </w:r>
      </w:ins>
      <w:ins w:id="6429" w:author="Rev 7 Allen Wirfs-Brock" w:date="2012-04-25T15:37:00Z">
        <w:r w:rsidR="004321EC">
          <w:t>was</w:t>
        </w:r>
      </w:ins>
      <w:ins w:id="6430" w:author="Rev 7 Allen Wirfs-Brock" w:date="2012-04-25T15:31:00Z">
        <w:r>
          <w:t xml:space="preserve"> obtained from a </w:t>
        </w:r>
      </w:ins>
      <w:ins w:id="6431" w:author="Rev 7 Allen Wirfs-Brock" w:date="2012-04-25T15:36:00Z">
        <w:r w:rsidR="004321EC" w:rsidRPr="004321EC">
          <w:rPr>
            <w:rFonts w:ascii="Courier New" w:hAnsi="Courier New" w:cs="Courier New"/>
            <w:b/>
          </w:rPr>
          <w:t>get</w:t>
        </w:r>
        <w:r w:rsidR="004321EC">
          <w:t xml:space="preserve"> accessor property definition and the</w:t>
        </w:r>
      </w:ins>
      <w:ins w:id="6432" w:author="Rev 7 Allen Wirfs-Brock" w:date="2012-04-25T15:37:00Z">
        <w:r w:rsidR="004321EC">
          <w:t xml:space="preserve"> other occurrence was obtained from a </w:t>
        </w:r>
        <w:r w:rsidR="004321EC" w:rsidRPr="004321EC">
          <w:rPr>
            <w:rFonts w:ascii="Courier New" w:hAnsi="Courier New" w:cs="Courier New"/>
            <w:b/>
          </w:rPr>
          <w:t>set</w:t>
        </w:r>
        <w:r w:rsidR="004321EC">
          <w:t xml:space="preserve"> accessor property definition.</w:t>
        </w:r>
      </w:ins>
    </w:p>
    <w:p w14:paraId="1910A5F6" w14:textId="77777777" w:rsidR="00833F54" w:rsidRPr="00E77497" w:rsidDel="004321EC" w:rsidRDefault="00833F54" w:rsidP="00532AB5">
      <w:pPr>
        <w:numPr>
          <w:ilvl w:val="0"/>
          <w:numId w:val="737"/>
        </w:numPr>
        <w:spacing w:after="220"/>
        <w:contextualSpacing/>
        <w:rPr>
          <w:ins w:id="6433" w:author="Rev 4 Allen Wirfs-Brock" w:date="2011-10-15T08:41:00Z"/>
          <w:del w:id="6434" w:author="Rev 7 Allen Wirfs-Brock" w:date="2012-04-25T15:40:00Z"/>
        </w:rPr>
        <w:pPrChange w:id="6435" w:author="Rev 7 Allen Wirfs-Brock" w:date="2012-04-25T15:29:00Z">
          <w:pPr>
            <w:numPr>
              <w:numId w:val="403"/>
            </w:numPr>
            <w:spacing w:after="220"/>
            <w:ind w:left="720" w:hanging="360"/>
            <w:contextualSpacing/>
          </w:pPr>
        </w:pPrChange>
      </w:pPr>
      <w:ins w:id="6436" w:author="Rev 4 Allen Wirfs-Brock" w:date="2011-10-15T08:41:00Z">
        <w:del w:id="6437" w:author="Rev 7 Allen Wirfs-Brock" w:date="2012-04-25T15:40:00Z">
          <w:r w:rsidRPr="00E77497" w:rsidDel="004321EC">
            <w:delText xml:space="preserve">It is a Syntax Error if this production is contained in strict code,  </w:delText>
          </w:r>
        </w:del>
        <w:del w:id="6438" w:author="Rev 7 Allen Wirfs-Brock" w:date="2012-04-20T09:35:00Z">
          <w:r w:rsidRPr="00E77497" w:rsidDel="001A6289">
            <w:rPr>
              <w:rStyle w:val="bnf"/>
            </w:rPr>
            <w:delText>PropertyAssignment</w:delText>
          </w:r>
        </w:del>
        <w:del w:id="6439" w:author="Rev 7 Allen Wirfs-Brock" w:date="2012-04-25T15:40:00Z">
          <w:r w:rsidRPr="00E77497" w:rsidDel="004321EC">
            <w:rPr>
              <w:rFonts w:ascii="Courier New" w:hAnsi="Courier New" w:cs="Courier New"/>
              <w:b/>
              <w:iCs/>
            </w:rPr>
            <w:delText xml:space="preserve"> </w:delText>
          </w:r>
          <w:r w:rsidRPr="00E77497" w:rsidDel="004321EC">
            <w:delText xml:space="preserve">is the production </w:delText>
          </w:r>
        </w:del>
        <w:del w:id="6440" w:author="Rev 7 Allen Wirfs-Brock" w:date="2012-04-20T09:35:00Z">
          <w:r w:rsidRPr="00E77497" w:rsidDel="001A6289">
            <w:rPr>
              <w:rStyle w:val="bnf"/>
            </w:rPr>
            <w:delText>PropertyAssignment</w:delText>
          </w:r>
        </w:del>
        <w:del w:id="6441" w:author="Rev 7 Allen Wirfs-Brock" w:date="2012-04-25T15:40: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rPr>
              <w:rStyle w:val="bnf"/>
              <w:rFonts w:ascii="Arial" w:hAnsi="Arial" w:cs="Arial"/>
              <w:i w:val="0"/>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6442" w:author="Rev 7 Allen Wirfs-Brock" w:date="2012-04-20T09:35:00Z">
          <w:r w:rsidRPr="00E77497" w:rsidDel="001A6289">
            <w:rPr>
              <w:rStyle w:val="bnf"/>
            </w:rPr>
            <w:delText>PropertyAssignment</w:delText>
          </w:r>
        </w:del>
        <w:del w:id="6443" w:author="Rev 7 Allen Wirfs-Brock" w:date="2012-04-25T15:40:00Z">
          <w:r w:rsidRPr="00E77497" w:rsidDel="004321EC">
            <w:delText xml:space="preserve">) of </w:delText>
          </w:r>
        </w:del>
        <w:del w:id="6444" w:author="Rev 7 Allen Wirfs-Brock" w:date="2012-04-20T09:47:00Z">
          <w:r w:rsidRPr="00E77497" w:rsidDel="002D5AF2">
            <w:rPr>
              <w:rStyle w:val="bnf"/>
            </w:rPr>
            <w:delText>PropertyNameAndValueList</w:delText>
          </w:r>
        </w:del>
        <w:del w:id="6445" w:author="Rev 7 Allen Wirfs-Brock" w:date="2012-04-25T15:40:00Z">
          <w:r w:rsidRPr="00E77497" w:rsidDel="004321EC">
            <w:delText xml:space="preserve"> is not the empty List.</w:delText>
          </w:r>
        </w:del>
      </w:ins>
    </w:p>
    <w:p w14:paraId="2EBB95A0" w14:textId="77777777" w:rsidR="00765136" w:rsidRPr="00E77497" w:rsidDel="004321EC" w:rsidRDefault="00765136" w:rsidP="00532AB5">
      <w:pPr>
        <w:numPr>
          <w:ilvl w:val="0"/>
          <w:numId w:val="737"/>
        </w:numPr>
        <w:spacing w:after="220"/>
        <w:contextualSpacing/>
        <w:rPr>
          <w:ins w:id="6446" w:author="Rev 6 Allen Wirfs-Brock" w:date="2012-02-27T10:48:00Z"/>
          <w:del w:id="6447" w:author="Rev 7 Allen Wirfs-Brock" w:date="2012-04-25T15:41:00Z"/>
        </w:rPr>
        <w:pPrChange w:id="6448" w:author="Rev 7 Allen Wirfs-Brock" w:date="2012-04-25T15:29:00Z">
          <w:pPr>
            <w:numPr>
              <w:numId w:val="403"/>
            </w:numPr>
            <w:spacing w:after="220"/>
            <w:ind w:left="720" w:hanging="360"/>
            <w:contextualSpacing/>
          </w:pPr>
        </w:pPrChange>
      </w:pPr>
      <w:ins w:id="6449" w:author="Rev 6 Allen Wirfs-Brock" w:date="2012-02-27T10:48:00Z">
        <w:del w:id="6450" w:author="Rev 7 Allen Wirfs-Brock" w:date="2012-04-25T15:41:00Z">
          <w:r w:rsidRPr="00E77497" w:rsidDel="004321EC">
            <w:delText xml:space="preserve">It is a Syntax Error if </w:delText>
          </w:r>
        </w:del>
        <w:del w:id="6451" w:author="Rev 7 Allen Wirfs-Brock" w:date="2012-04-20T09:35:00Z">
          <w:r w:rsidRPr="00E77497" w:rsidDel="001A6289">
            <w:rPr>
              <w:rStyle w:val="bnf"/>
            </w:rPr>
            <w:delText>PropertyAssignment</w:delText>
          </w:r>
        </w:del>
        <w:del w:id="6452"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6453" w:author="Rev 7 Allen Wirfs-Brock" w:date="2012-04-20T09:35:00Z">
          <w:r w:rsidRPr="00E77497" w:rsidDel="001A6289">
            <w:rPr>
              <w:rStyle w:val="bnf"/>
            </w:rPr>
            <w:delText>PropertyAssignment</w:delText>
          </w:r>
        </w:del>
        <w:del w:id="6454" w:author="Rev 7 Allen Wirfs-Brock" w:date="2012-04-25T15:41:00Z">
          <w:r w:rsidRPr="00E77497" w:rsidDel="004321EC">
            <w:delText xml:space="preserve"> </w:delText>
          </w:r>
          <w:r w:rsidRPr="00E77497" w:rsidDel="004321EC">
            <w:rPr>
              <w:b/>
            </w:rPr>
            <w:delText>:</w:delText>
          </w:r>
          <w:r w:rsidRPr="00E77497" w:rsidDel="004321EC">
            <w:delText xml:space="preserve"> </w:delText>
          </w:r>
        </w:del>
      </w:ins>
      <w:ins w:id="6455" w:author="Rev 6 Allen Wirfs-Brock" w:date="2012-02-27T10:49:00Z">
        <w:del w:id="6456" w:author="Rev 7 Allen Wirfs-Brock" w:date="2012-04-25T15:41:00Z">
          <w:r w:rsidDel="004321EC">
            <w:rPr>
              <w:rStyle w:val="bnf"/>
            </w:rPr>
            <w:delText>Identifier</w:delText>
          </w:r>
        </w:del>
      </w:ins>
      <w:ins w:id="6457" w:author="Rev 6 Allen Wirfs-Brock" w:date="2012-02-27T10:48:00Z">
        <w:del w:id="6458" w:author="Rev 7 Allen Wirfs-Brock" w:date="2012-04-25T15:41:00Z">
          <w:r w:rsidRPr="00E77497" w:rsidDel="004321EC">
            <w:rPr>
              <w:rStyle w:val="bnf"/>
            </w:rPr>
            <w:delText>Name</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6459" w:author="Rev 7 Allen Wirfs-Brock" w:date="2012-04-20T09:35:00Z">
          <w:r w:rsidRPr="00E77497" w:rsidDel="001A6289">
            <w:rPr>
              <w:rStyle w:val="bnf"/>
            </w:rPr>
            <w:delText>PropertyAssignment</w:delText>
          </w:r>
        </w:del>
        <w:del w:id="6460" w:author="Rev 7 Allen Wirfs-Brock" w:date="2012-04-25T15:41:00Z">
          <w:r w:rsidRPr="00E77497" w:rsidDel="004321EC">
            <w:delText xml:space="preserve">) of </w:delText>
          </w:r>
        </w:del>
        <w:del w:id="6461" w:author="Rev 7 Allen Wirfs-Brock" w:date="2012-04-20T09:47:00Z">
          <w:r w:rsidRPr="00E77497" w:rsidDel="002D5AF2">
            <w:rPr>
              <w:rStyle w:val="bnf"/>
            </w:rPr>
            <w:delText>PropertyNameAndValueList</w:delText>
          </w:r>
        </w:del>
        <w:del w:id="6462" w:author="Rev 7 Allen Wirfs-Brock" w:date="2012-04-25T15:41:00Z">
          <w:r w:rsidRPr="00E77497" w:rsidDel="004321EC">
            <w:delText xml:space="preserve"> is not the empty List.</w:delText>
          </w:r>
        </w:del>
      </w:ins>
    </w:p>
    <w:p w14:paraId="6D67EAFF" w14:textId="77777777" w:rsidR="00765136" w:rsidRPr="00E77497" w:rsidDel="004321EC" w:rsidRDefault="00765136" w:rsidP="00532AB5">
      <w:pPr>
        <w:numPr>
          <w:ilvl w:val="0"/>
          <w:numId w:val="737"/>
        </w:numPr>
        <w:spacing w:after="220"/>
        <w:contextualSpacing/>
        <w:rPr>
          <w:ins w:id="6463" w:author="Rev 6 Allen Wirfs-Brock" w:date="2012-02-27T10:51:00Z"/>
          <w:del w:id="6464" w:author="Rev 7 Allen Wirfs-Brock" w:date="2012-04-25T15:41:00Z"/>
        </w:rPr>
        <w:pPrChange w:id="6465" w:author="Rev 7 Allen Wirfs-Brock" w:date="2012-04-25T15:29:00Z">
          <w:pPr>
            <w:numPr>
              <w:numId w:val="403"/>
            </w:numPr>
            <w:spacing w:after="220"/>
            <w:ind w:left="720" w:hanging="360"/>
            <w:contextualSpacing/>
          </w:pPr>
        </w:pPrChange>
      </w:pPr>
      <w:ins w:id="6466" w:author="Rev 6 Allen Wirfs-Brock" w:date="2012-02-27T10:51:00Z">
        <w:del w:id="6467" w:author="Rev 7 Allen Wirfs-Brock" w:date="2012-04-25T15:41:00Z">
          <w:r w:rsidRPr="00E77497" w:rsidDel="004321EC">
            <w:delText xml:space="preserve">It is a Syntax Error if </w:delText>
          </w:r>
        </w:del>
        <w:del w:id="6468" w:author="Rev 7 Allen Wirfs-Brock" w:date="2012-04-20T09:35:00Z">
          <w:r w:rsidRPr="00E77497" w:rsidDel="001A6289">
            <w:rPr>
              <w:rStyle w:val="bnf"/>
            </w:rPr>
            <w:delText>PropertyAssignment</w:delText>
          </w:r>
        </w:del>
        <w:del w:id="6469"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ins>
      <w:ins w:id="6470" w:author="Rev 6 Allen Wirfs-Brock" w:date="2012-02-27T10:52:00Z">
        <w:del w:id="6471" w:author="Rev 7 Allen Wirfs-Brock" w:date="2012-04-20T09:35:00Z">
          <w:r w:rsidRPr="00E77497" w:rsidDel="001A6289">
            <w:rPr>
              <w:rStyle w:val="bnf"/>
            </w:rPr>
            <w:delText>PropertyAssignment</w:delText>
          </w:r>
        </w:del>
        <w:del w:id="6472"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del>
      </w:ins>
      <w:ins w:id="6473" w:author="Rev 6 Allen Wirfs-Brock" w:date="2012-02-27T10:51:00Z">
        <w:del w:id="6474" w:author="Rev 7 Allen Wirfs-Brock" w:date="2012-04-25T15:41:00Z">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6475" w:author="Rev 7 Allen Wirfs-Brock" w:date="2012-04-20T09:35:00Z">
          <w:r w:rsidRPr="00E77497" w:rsidDel="001A6289">
            <w:rPr>
              <w:rStyle w:val="bnf"/>
            </w:rPr>
            <w:delText>PropertyAssignment</w:delText>
          </w:r>
        </w:del>
        <w:del w:id="6476" w:author="Rev 7 Allen Wirfs-Brock" w:date="2012-04-25T15:41:00Z">
          <w:r w:rsidRPr="00E77497" w:rsidDel="004321EC">
            <w:delText xml:space="preserve">) of </w:delText>
          </w:r>
        </w:del>
        <w:del w:id="6477" w:author="Rev 7 Allen Wirfs-Brock" w:date="2012-04-20T09:47:00Z">
          <w:r w:rsidRPr="00E77497" w:rsidDel="002D5AF2">
            <w:rPr>
              <w:rStyle w:val="bnf"/>
            </w:rPr>
            <w:delText>PropertyNameAndValueList</w:delText>
          </w:r>
        </w:del>
        <w:del w:id="6478" w:author="Rev 7 Allen Wirfs-Brock" w:date="2012-04-25T15:41:00Z">
          <w:r w:rsidRPr="00E77497" w:rsidDel="004321EC">
            <w:delText xml:space="preserve"> is not the empty List.</w:delText>
          </w:r>
        </w:del>
      </w:ins>
    </w:p>
    <w:p w14:paraId="46AF2A9A" w14:textId="77777777" w:rsidR="00765136" w:rsidRPr="00E77497" w:rsidDel="004321EC" w:rsidRDefault="00765136" w:rsidP="00532AB5">
      <w:pPr>
        <w:numPr>
          <w:ilvl w:val="0"/>
          <w:numId w:val="737"/>
        </w:numPr>
        <w:spacing w:after="220"/>
        <w:contextualSpacing/>
        <w:rPr>
          <w:ins w:id="6479" w:author="Rev 6 Allen Wirfs-Brock" w:date="2012-02-27T10:53:00Z"/>
          <w:del w:id="6480" w:author="Rev 7 Allen Wirfs-Brock" w:date="2012-04-25T15:41:00Z"/>
        </w:rPr>
        <w:pPrChange w:id="6481" w:author="Rev 7 Allen Wirfs-Brock" w:date="2012-04-25T15:29:00Z">
          <w:pPr>
            <w:numPr>
              <w:numId w:val="403"/>
            </w:numPr>
            <w:spacing w:after="220"/>
            <w:ind w:left="720" w:hanging="360"/>
            <w:contextualSpacing/>
          </w:pPr>
        </w:pPrChange>
      </w:pPr>
      <w:ins w:id="6482" w:author="Rev 6 Allen Wirfs-Brock" w:date="2012-02-27T10:53:00Z">
        <w:del w:id="6483" w:author="Rev 7 Allen Wirfs-Brock" w:date="2012-04-25T15:41:00Z">
          <w:r w:rsidRPr="00E77497" w:rsidDel="004321EC">
            <w:delText xml:space="preserve">It is a Syntax Error if </w:delText>
          </w:r>
        </w:del>
        <w:del w:id="6484" w:author="Rev 7 Allen Wirfs-Brock" w:date="2012-04-20T09:35:00Z">
          <w:r w:rsidRPr="00E77497" w:rsidDel="001A6289">
            <w:rPr>
              <w:rStyle w:val="bnf"/>
            </w:rPr>
            <w:delText>PropertyAssignment</w:delText>
          </w:r>
        </w:del>
        <w:del w:id="6485"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6486" w:author="Rev 7 Allen Wirfs-Brock" w:date="2012-04-20T09:35:00Z">
          <w:r w:rsidRPr="00E77497" w:rsidDel="001A6289">
            <w:rPr>
              <w:rStyle w:val="bnf"/>
            </w:rPr>
            <w:delText>PropertyAssignment</w:delText>
          </w:r>
        </w:del>
        <w:del w:id="6487"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Del="004321EC">
            <w:rPr>
              <w:rFonts w:ascii="Courier New" w:hAnsi="Courier New" w:cs="Courier New"/>
              <w:b/>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6488" w:author="Rev 7 Allen Wirfs-Brock" w:date="2012-04-20T09:35:00Z">
          <w:r w:rsidRPr="00E77497" w:rsidDel="001A6289">
            <w:rPr>
              <w:rStyle w:val="bnf"/>
            </w:rPr>
            <w:delText>PropertyAssignment</w:delText>
          </w:r>
        </w:del>
        <w:del w:id="6489" w:author="Rev 7 Allen Wirfs-Brock" w:date="2012-04-25T15:41:00Z">
          <w:r w:rsidRPr="00E77497" w:rsidDel="004321EC">
            <w:delText xml:space="preserve">) of </w:delText>
          </w:r>
        </w:del>
        <w:del w:id="6490" w:author="Rev 7 Allen Wirfs-Brock" w:date="2012-04-20T09:47:00Z">
          <w:r w:rsidRPr="00E77497" w:rsidDel="002D5AF2">
            <w:rPr>
              <w:rStyle w:val="bnf"/>
            </w:rPr>
            <w:delText>PropertyNameAndValueList</w:delText>
          </w:r>
        </w:del>
        <w:del w:id="6491" w:author="Rev 7 Allen Wirfs-Brock" w:date="2012-04-25T15:41:00Z">
          <w:r w:rsidRPr="00E77497" w:rsidDel="004321EC">
            <w:delText xml:space="preserve"> is not the empty List.</w:delText>
          </w:r>
        </w:del>
      </w:ins>
    </w:p>
    <w:p w14:paraId="49023A6D" w14:textId="77777777" w:rsidR="00833F54" w:rsidRPr="00E77497" w:rsidDel="004321EC" w:rsidRDefault="00833F54" w:rsidP="00532AB5">
      <w:pPr>
        <w:numPr>
          <w:ilvl w:val="0"/>
          <w:numId w:val="737"/>
        </w:numPr>
        <w:spacing w:after="220"/>
        <w:contextualSpacing/>
        <w:jc w:val="left"/>
        <w:rPr>
          <w:ins w:id="6492" w:author="Rev 4 Allen Wirfs-Brock" w:date="2011-10-15T08:41:00Z"/>
          <w:del w:id="6493" w:author="Rev 7 Allen Wirfs-Brock" w:date="2012-04-25T15:41:00Z"/>
        </w:rPr>
        <w:pPrChange w:id="6494" w:author="Rev 7 Allen Wirfs-Brock" w:date="2012-04-25T15:29:00Z">
          <w:pPr>
            <w:numPr>
              <w:numId w:val="403"/>
            </w:numPr>
            <w:spacing w:after="220"/>
            <w:ind w:left="720" w:hanging="360"/>
            <w:contextualSpacing/>
            <w:jc w:val="left"/>
          </w:pPr>
        </w:pPrChange>
      </w:pPr>
      <w:ins w:id="6495" w:author="Rev 4 Allen Wirfs-Brock" w:date="2011-10-15T08:41:00Z">
        <w:del w:id="6496" w:author="Rev 7 Allen Wirfs-Brock" w:date="2012-04-25T15:41:00Z">
          <w:r w:rsidRPr="00E77497" w:rsidDel="004321EC">
            <w:delText xml:space="preserve">It is a Syntax Error if </w:delText>
          </w:r>
        </w:del>
        <w:del w:id="6497" w:author="Rev 7 Allen Wirfs-Brock" w:date="2012-04-20T09:35:00Z">
          <w:r w:rsidRPr="00E77497" w:rsidDel="001A6289">
            <w:rPr>
              <w:rStyle w:val="bnf"/>
            </w:rPr>
            <w:delText>PropertyAssignment</w:delText>
          </w:r>
        </w:del>
        <w:del w:id="6498"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6499" w:author="Rev 7 Allen Wirfs-Brock" w:date="2012-04-20T09:35:00Z">
          <w:r w:rsidRPr="00E77497" w:rsidDel="001A6289">
            <w:rPr>
              <w:rStyle w:val="bnf"/>
            </w:rPr>
            <w:delText>PropertyAssignment</w:delText>
          </w:r>
        </w:del>
        <w:del w:id="6500"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rPr>
              <w:rStyle w:val="bnf"/>
              <w:rFonts w:ascii="Arial" w:hAnsi="Arial" w:cs="Arial"/>
              <w:i w:val="0"/>
            </w:rPr>
            <w:br/>
          </w:r>
          <w:r w:rsidRPr="00E77497" w:rsidDel="004321EC">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6501" w:author="Rev 7 Allen Wirfs-Brock" w:date="2012-04-20T09:35:00Z">
          <w:r w:rsidRPr="00E77497" w:rsidDel="001A6289">
            <w:rPr>
              <w:rStyle w:val="bnf"/>
            </w:rPr>
            <w:delText>PropertyAssignment</w:delText>
          </w:r>
        </w:del>
        <w:del w:id="6502" w:author="Rev 7 Allen Wirfs-Brock" w:date="2012-04-25T15:41:00Z">
          <w:r w:rsidRPr="00E77497" w:rsidDel="004321EC">
            <w:delText xml:space="preserve">) of </w:delText>
          </w:r>
        </w:del>
        <w:del w:id="6503" w:author="Rev 7 Allen Wirfs-Brock" w:date="2012-04-20T09:47:00Z">
          <w:r w:rsidRPr="00E77497" w:rsidDel="002D5AF2">
            <w:rPr>
              <w:rStyle w:val="bnf"/>
            </w:rPr>
            <w:delText>PropertyNameAndValueList</w:delText>
          </w:r>
        </w:del>
        <w:del w:id="6504" w:author="Rev 7 Allen Wirfs-Brock" w:date="2012-04-25T15:41:00Z">
          <w:r w:rsidRPr="00E77497" w:rsidDel="004321EC">
            <w:delText xml:space="preserve"> includes a production of the form </w:delText>
          </w:r>
        </w:del>
        <w:del w:id="6505" w:author="Rev 7 Allen Wirfs-Brock" w:date="2012-04-20T09:35:00Z">
          <w:r w:rsidRPr="00E77497" w:rsidDel="001A6289">
            <w:rPr>
              <w:rStyle w:val="bnf"/>
            </w:rPr>
            <w:delText>PropertyAssignment</w:delText>
          </w:r>
        </w:del>
        <w:del w:id="6506"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75883153" w14:textId="77777777" w:rsidR="00833F54" w:rsidRPr="00E77497" w:rsidDel="004321EC" w:rsidRDefault="00833F54" w:rsidP="00532AB5">
      <w:pPr>
        <w:numPr>
          <w:ilvl w:val="0"/>
          <w:numId w:val="737"/>
        </w:numPr>
        <w:contextualSpacing/>
        <w:jc w:val="left"/>
        <w:rPr>
          <w:ins w:id="6507" w:author="Rev 4 Allen Wirfs-Brock" w:date="2011-10-15T08:41:00Z"/>
          <w:del w:id="6508" w:author="Rev 7 Allen Wirfs-Brock" w:date="2012-04-25T15:42:00Z"/>
        </w:rPr>
        <w:pPrChange w:id="6509" w:author="Rev 7 Allen Wirfs-Brock" w:date="2012-04-25T15:29:00Z">
          <w:pPr>
            <w:numPr>
              <w:numId w:val="403"/>
            </w:numPr>
            <w:ind w:left="720" w:hanging="360"/>
            <w:contextualSpacing/>
            <w:jc w:val="left"/>
          </w:pPr>
        </w:pPrChange>
      </w:pPr>
      <w:ins w:id="6510" w:author="Rev 4 Allen Wirfs-Brock" w:date="2011-10-15T08:41:00Z">
        <w:del w:id="6511" w:author="Rev 7 Allen Wirfs-Brock" w:date="2012-04-25T15:41:00Z">
          <w:r w:rsidRPr="00E77497" w:rsidDel="004321EC">
            <w:delText xml:space="preserve">It is a Syntax Error if </w:delText>
          </w:r>
        </w:del>
        <w:del w:id="6512" w:author="Rev 7 Allen Wirfs-Brock" w:date="2012-04-20T09:35:00Z">
          <w:r w:rsidRPr="00E77497" w:rsidDel="001A6289">
            <w:rPr>
              <w:rStyle w:val="bnf"/>
            </w:rPr>
            <w:delText>PropertyAssignment</w:delText>
          </w:r>
        </w:del>
        <w:del w:id="6513"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r>
        </w:del>
        <w:del w:id="6514" w:author="Rev 7 Allen Wirfs-Brock" w:date="2012-04-25T15:42:00Z">
          <w:r w:rsidRPr="00E77497" w:rsidDel="004321EC">
            <w:delText xml:space="preserve">   </w:delText>
          </w:r>
        </w:del>
        <w:del w:id="6515" w:author="Rev 7 Allen Wirfs-Brock" w:date="2012-04-20T09:35:00Z">
          <w:r w:rsidRPr="00E77497" w:rsidDel="001A6289">
            <w:rPr>
              <w:rStyle w:val="bnf"/>
            </w:rPr>
            <w:delText>PropertyAssignment</w:delText>
          </w:r>
        </w:del>
        <w:del w:id="6516"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6517" w:author="Rev 7 Allen Wirfs-Brock" w:date="2012-04-20T09:35:00Z">
          <w:r w:rsidRPr="009C202C" w:rsidDel="001A6289">
            <w:rPr>
              <w:rStyle w:val="bnf"/>
            </w:rPr>
            <w:delText>PropertyAssignment</w:delText>
          </w:r>
        </w:del>
        <w:del w:id="6518" w:author="Rev 7 Allen Wirfs-Brock" w:date="2012-04-25T15:42:00Z">
          <w:r w:rsidRPr="00B820AB" w:rsidDel="004321EC">
            <w:delText xml:space="preserve">) of </w:delText>
          </w:r>
        </w:del>
        <w:del w:id="6519" w:author="Rev 7 Allen Wirfs-Brock" w:date="2012-04-20T09:47:00Z">
          <w:r w:rsidRPr="00B820AB" w:rsidDel="002D5AF2">
            <w:rPr>
              <w:rStyle w:val="bnf"/>
            </w:rPr>
            <w:delText>PropertyNameAndValueList</w:delText>
          </w:r>
        </w:del>
        <w:del w:id="6520" w:author="Rev 7 Allen Wirfs-Brock" w:date="2012-04-25T15:42:00Z">
          <w:r w:rsidRPr="00B820AB" w:rsidDel="004321EC">
            <w:delText xml:space="preserve"> includes a production of the form </w:delText>
          </w:r>
        </w:del>
        <w:del w:id="6521" w:author="Rev 7 Allen Wirfs-Brock" w:date="2012-04-20T09:35:00Z">
          <w:r w:rsidRPr="00675B74" w:rsidDel="001A6289">
            <w:rPr>
              <w:rStyle w:val="bnf"/>
            </w:rPr>
            <w:delText>PropertyAssignment</w:delText>
          </w:r>
        </w:del>
        <w:del w:id="6522"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04D9332B" w14:textId="77777777" w:rsidR="00833F54" w:rsidRPr="00E77497" w:rsidDel="004321EC" w:rsidRDefault="00833F54" w:rsidP="00532AB5">
      <w:pPr>
        <w:numPr>
          <w:ilvl w:val="0"/>
          <w:numId w:val="737"/>
        </w:numPr>
        <w:spacing w:after="220"/>
        <w:contextualSpacing/>
        <w:jc w:val="left"/>
        <w:rPr>
          <w:ins w:id="6523" w:author="Rev 4 Allen Wirfs-Brock" w:date="2011-10-15T08:41:00Z"/>
          <w:del w:id="6524" w:author="Rev 7 Allen Wirfs-Brock" w:date="2012-04-25T15:42:00Z"/>
        </w:rPr>
        <w:pPrChange w:id="6525" w:author="Rev 7 Allen Wirfs-Brock" w:date="2012-04-25T15:29:00Z">
          <w:pPr>
            <w:numPr>
              <w:numId w:val="403"/>
            </w:numPr>
            <w:spacing w:after="220"/>
            <w:ind w:left="720" w:hanging="360"/>
            <w:contextualSpacing/>
            <w:jc w:val="left"/>
          </w:pPr>
        </w:pPrChange>
      </w:pPr>
      <w:ins w:id="6526" w:author="Rev 4 Allen Wirfs-Brock" w:date="2011-10-15T08:41:00Z">
        <w:del w:id="6527" w:author="Rev 7 Allen Wirfs-Brock" w:date="2012-04-25T15:42:00Z">
          <w:r w:rsidRPr="00E77497" w:rsidDel="004321EC">
            <w:delText xml:space="preserve">It is a Syntax Error if </w:delText>
          </w:r>
        </w:del>
        <w:del w:id="6528" w:author="Rev 7 Allen Wirfs-Brock" w:date="2012-04-20T09:35:00Z">
          <w:r w:rsidRPr="00E77497" w:rsidDel="001A6289">
            <w:rPr>
              <w:rStyle w:val="bnf"/>
            </w:rPr>
            <w:delText>PropertyAssignment</w:delText>
          </w:r>
        </w:del>
        <w:del w:id="6529"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6530" w:author="Rev 7 Allen Wirfs-Brock" w:date="2012-04-20T09:35:00Z">
          <w:r w:rsidRPr="00E77497" w:rsidDel="001A6289">
            <w:rPr>
              <w:rStyle w:val="bnf"/>
            </w:rPr>
            <w:delText>PropertyAssignment</w:delText>
          </w:r>
        </w:del>
        <w:del w:id="6531"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br/>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6532" w:author="Rev 7 Allen Wirfs-Brock" w:date="2012-04-20T09:35:00Z">
          <w:r w:rsidRPr="00E77497" w:rsidDel="001A6289">
            <w:rPr>
              <w:rStyle w:val="bnf"/>
            </w:rPr>
            <w:delText>PropertyAssignment</w:delText>
          </w:r>
        </w:del>
        <w:del w:id="6533" w:author="Rev 7 Allen Wirfs-Brock" w:date="2012-04-25T15:42:00Z">
          <w:r w:rsidRPr="00E77497" w:rsidDel="004321EC">
            <w:delText xml:space="preserve">) of </w:delText>
          </w:r>
        </w:del>
        <w:del w:id="6534" w:author="Rev 7 Allen Wirfs-Brock" w:date="2012-04-20T09:47:00Z">
          <w:r w:rsidRPr="00E77497" w:rsidDel="002D5AF2">
            <w:rPr>
              <w:rStyle w:val="bnf"/>
            </w:rPr>
            <w:delText>PropertyNameAndValueList</w:delText>
          </w:r>
        </w:del>
        <w:del w:id="6535" w:author="Rev 7 Allen Wirfs-Brock" w:date="2012-04-25T15:42:00Z">
          <w:r w:rsidRPr="00E77497" w:rsidDel="004321EC">
            <w:delText xml:space="preserve"> includes a production of the form </w:delText>
          </w:r>
        </w:del>
        <w:del w:id="6536" w:author="Rev 7 Allen Wirfs-Brock" w:date="2012-04-20T09:35:00Z">
          <w:r w:rsidRPr="00E77497" w:rsidDel="001A6289">
            <w:rPr>
              <w:rStyle w:val="bnf"/>
            </w:rPr>
            <w:delText>PropertyAssignment</w:delText>
          </w:r>
        </w:del>
        <w:del w:id="6537"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w:delText>
          </w:r>
        </w:del>
      </w:ins>
    </w:p>
    <w:p w14:paraId="1B8CAF65" w14:textId="77777777" w:rsidR="00833F54" w:rsidRPr="008B7F6F" w:rsidDel="004321EC" w:rsidRDefault="00833F54" w:rsidP="00532AB5">
      <w:pPr>
        <w:numPr>
          <w:ilvl w:val="0"/>
          <w:numId w:val="737"/>
        </w:numPr>
        <w:jc w:val="left"/>
        <w:rPr>
          <w:ins w:id="6538" w:author="Rev 4 Allen Wirfs-Brock" w:date="2011-10-15T08:41:00Z"/>
          <w:del w:id="6539" w:author="Rev 7 Allen Wirfs-Brock" w:date="2012-04-25T15:42:00Z"/>
        </w:rPr>
        <w:pPrChange w:id="6540" w:author="Rev 7 Allen Wirfs-Brock" w:date="2012-04-25T15:29:00Z">
          <w:pPr>
            <w:numPr>
              <w:numId w:val="403"/>
            </w:numPr>
            <w:ind w:left="720" w:hanging="360"/>
            <w:jc w:val="left"/>
          </w:pPr>
        </w:pPrChange>
      </w:pPr>
      <w:ins w:id="6541" w:author="Rev 4 Allen Wirfs-Brock" w:date="2011-10-15T08:41:00Z">
        <w:del w:id="6542" w:author="Rev 7 Allen Wirfs-Brock" w:date="2012-04-25T15:42:00Z">
          <w:r w:rsidRPr="00E77497" w:rsidDel="004321EC">
            <w:delText xml:space="preserve">It is a Syntax Error if </w:delText>
          </w:r>
        </w:del>
        <w:del w:id="6543" w:author="Rev 7 Allen Wirfs-Brock" w:date="2012-04-20T09:35:00Z">
          <w:r w:rsidRPr="00E77497" w:rsidDel="001A6289">
            <w:rPr>
              <w:rStyle w:val="bnf"/>
            </w:rPr>
            <w:delText>PropertyAssignment</w:delText>
          </w:r>
        </w:del>
        <w:del w:id="6544"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6545" w:author="Rev 7 Allen Wirfs-Brock" w:date="2012-04-20T09:35:00Z">
          <w:r w:rsidRPr="00E77497" w:rsidDel="001A6289">
            <w:rPr>
              <w:rStyle w:val="bnf"/>
            </w:rPr>
            <w:delText>PropertyAssignment</w:delText>
          </w:r>
        </w:del>
        <w:del w:id="6546"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6547" w:author="Rev 7 Allen Wirfs-Brock" w:date="2012-04-20T09:35:00Z">
          <w:r w:rsidRPr="009C202C" w:rsidDel="001A6289">
            <w:rPr>
              <w:rStyle w:val="bnf"/>
            </w:rPr>
            <w:delText>PropertyAssignment</w:delText>
          </w:r>
        </w:del>
        <w:del w:id="6548" w:author="Rev 7 Allen Wirfs-Brock" w:date="2012-04-25T15:42:00Z">
          <w:r w:rsidRPr="00B820AB" w:rsidDel="004321EC">
            <w:delText xml:space="preserve">) of </w:delText>
          </w:r>
        </w:del>
        <w:del w:id="6549" w:author="Rev 7 Allen Wirfs-Brock" w:date="2012-04-20T09:47:00Z">
          <w:r w:rsidRPr="00B820AB" w:rsidDel="002D5AF2">
            <w:rPr>
              <w:rStyle w:val="bnf"/>
            </w:rPr>
            <w:delText>PropertyNameAndValueList</w:delText>
          </w:r>
        </w:del>
        <w:del w:id="6550" w:author="Rev 7 Allen Wirfs-Brock" w:date="2012-04-25T15:42:00Z">
          <w:r w:rsidRPr="00B820AB" w:rsidDel="004321EC">
            <w:delText xml:space="preserve"> includes a production of the form</w:delText>
          </w:r>
          <w:r w:rsidRPr="00B820AB" w:rsidDel="004321EC">
            <w:br/>
            <w:delText xml:space="preserve">   </w:delText>
          </w:r>
        </w:del>
        <w:del w:id="6551" w:author="Rev 7 Allen Wirfs-Brock" w:date="2012-04-20T09:35:00Z">
          <w:r w:rsidRPr="00675B74" w:rsidDel="001A6289">
            <w:rPr>
              <w:rStyle w:val="bnf"/>
            </w:rPr>
            <w:delText>PropertyAssignment</w:delText>
          </w:r>
        </w:del>
        <w:del w:id="6552"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8B7F6F" w:rsidDel="004321EC">
            <w:rPr>
              <w:iCs/>
            </w:rPr>
            <w:delText xml:space="preserve"> </w:delText>
          </w:r>
          <w:r w:rsidRPr="008B7F6F" w:rsidDel="004321EC">
            <w:rPr>
              <w:rFonts w:ascii="Courier New" w:hAnsi="Courier New" w:cs="Courier New"/>
              <w:b/>
              <w:iCs/>
            </w:rPr>
            <w:delText>}</w:delText>
          </w:r>
          <w:r w:rsidRPr="008B7F6F" w:rsidDel="004321EC">
            <w:delText>.</w:delText>
          </w:r>
        </w:del>
      </w:ins>
    </w:p>
    <w:p w14:paraId="7F31870F" w14:textId="77777777" w:rsidR="00DB5B9F" w:rsidDel="004A7791" w:rsidRDefault="00DB5B9F" w:rsidP="00F75C52">
      <w:pPr>
        <w:spacing w:after="0"/>
        <w:rPr>
          <w:ins w:id="6553" w:author="Rev 6 Allen Wirfs-Brock" w:date="2012-02-27T10:32:00Z"/>
          <w:del w:id="6554" w:author="Rev 7 Allen Wirfs-Brock" w:date="2012-04-26T11:10:00Z"/>
          <w:rFonts w:ascii="Courier New" w:hAnsi="Courier New" w:cs="Courier New"/>
          <w:b/>
          <w:iCs/>
        </w:rPr>
        <w:pPrChange w:id="6555" w:author="Rev 6 Allen Wirfs-Brock" w:date="2012-02-27T10:32:00Z">
          <w:pPr/>
        </w:pPrChange>
      </w:pPr>
      <w:ins w:id="6556" w:author="Rev 5 Allen Wirfs-Brock" w:date="2012-01-16T17:15:00Z">
        <w:del w:id="6557" w:author="Rev 7 Allen Wirfs-Brock" w:date="2012-04-20T09:35:00Z">
          <w:r w:rsidRPr="006B6D0A" w:rsidDel="001A6289">
            <w:rPr>
              <w:rStyle w:val="bnf"/>
            </w:rPr>
            <w:delText>PropertyAssignment</w:delText>
          </w:r>
        </w:del>
        <w:del w:id="6558"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del>
      </w:ins>
      <w:ins w:id="6559" w:author="Rev 5 Allen Wirfs-Brock" w:date="2012-01-16T17:16:00Z">
        <w:del w:id="6560" w:author="Rev 7 Allen Wirfs-Brock" w:date="2012-04-26T11:10:00Z">
          <w:r w:rsidDel="004A7791">
            <w:rPr>
              <w:rStyle w:val="bnf"/>
            </w:rPr>
            <w:delText>FormalParameterList</w:delText>
          </w:r>
        </w:del>
      </w:ins>
      <w:ins w:id="6561" w:author="Rev 5 Allen Wirfs-Brock" w:date="2012-01-16T17:15:00Z">
        <w:del w:id="6562" w:author="Rev 7 Allen Wirfs-Brock" w:date="2012-04-26T11:10:00Z">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2A1754B2" w14:textId="77777777" w:rsidR="00F75C52" w:rsidRPr="00F75C52" w:rsidDel="004A7791" w:rsidRDefault="00F75C52" w:rsidP="00F75C52">
      <w:pPr>
        <w:spacing w:before="60" w:after="60"/>
        <w:rPr>
          <w:ins w:id="6563" w:author="Rev 6 Allen Wirfs-Brock" w:date="2012-02-27T10:32:00Z"/>
          <w:del w:id="6564" w:author="Rev 7 Allen Wirfs-Brock" w:date="2012-04-26T11:10:00Z"/>
          <w:rFonts w:cs="Arial"/>
          <w:iCs/>
          <w:rPrChange w:id="6565" w:author="Rev 6 Allen Wirfs-Brock" w:date="2012-02-27T10:32:00Z">
            <w:rPr>
              <w:ins w:id="6566" w:author="Rev 6 Allen Wirfs-Brock" w:date="2012-02-27T10:32:00Z"/>
              <w:del w:id="6567" w:author="Rev 7 Allen Wirfs-Brock" w:date="2012-04-26T11:10:00Z"/>
              <w:rFonts w:ascii="Courier New" w:hAnsi="Courier New" w:cs="Courier New"/>
              <w:b/>
              <w:iCs/>
            </w:rPr>
          </w:rPrChange>
        </w:rPr>
        <w:pPrChange w:id="6568" w:author="Rev 6 Allen Wirfs-Brock" w:date="2012-02-27T10:33:00Z">
          <w:pPr/>
        </w:pPrChange>
      </w:pPr>
      <w:ins w:id="6569" w:author="Rev 6 Allen Wirfs-Brock" w:date="2012-02-27T10:32:00Z">
        <w:del w:id="6570" w:author="Rev 7 Allen Wirfs-Brock" w:date="2012-04-26T11:10:00Z">
          <w:r w:rsidDel="004A7791">
            <w:rPr>
              <w:rFonts w:cs="Arial"/>
              <w:iCs/>
            </w:rPr>
            <w:delText>a</w:delText>
          </w:r>
          <w:r w:rsidRPr="00F75C52" w:rsidDel="004A7791">
            <w:rPr>
              <w:rFonts w:cs="Arial"/>
              <w:iCs/>
              <w:rPrChange w:id="6571" w:author="Rev 6 Allen Wirfs-Brock" w:date="2012-02-27T10:32:00Z">
                <w:rPr>
                  <w:rFonts w:ascii="Courier New" w:hAnsi="Courier New" w:cs="Courier New"/>
                  <w:b/>
                  <w:iCs/>
                </w:rPr>
              </w:rPrChange>
            </w:rPr>
            <w:delText>nd</w:delText>
          </w:r>
        </w:del>
      </w:ins>
    </w:p>
    <w:p w14:paraId="5C18E915" w14:textId="77777777" w:rsidR="00F75C52" w:rsidDel="004A7791" w:rsidRDefault="00F75C52" w:rsidP="00F75C52">
      <w:pPr>
        <w:rPr>
          <w:ins w:id="6572" w:author="Rev 6 Allen Wirfs-Brock" w:date="2012-02-27T10:33:00Z"/>
          <w:del w:id="6573" w:author="Rev 7 Allen Wirfs-Brock" w:date="2012-04-26T11:10:00Z"/>
          <w:rFonts w:ascii="Courier New" w:hAnsi="Courier New" w:cs="Courier New"/>
          <w:b/>
          <w:iCs/>
        </w:rPr>
        <w:pPrChange w:id="6574" w:author="Rev 6 Allen Wirfs-Brock" w:date="2012-02-27T10:34:00Z">
          <w:pPr>
            <w:spacing w:after="0"/>
          </w:pPr>
        </w:pPrChange>
      </w:pPr>
      <w:ins w:id="6575" w:author="Rev 6 Allen Wirfs-Brock" w:date="2012-02-27T10:34:00Z">
        <w:del w:id="6576" w:author="Rev 7 Allen Wirfs-Brock" w:date="2012-04-23T15:17:00Z">
          <w:r w:rsidDel="00046F7A">
            <w:rPr>
              <w:rFonts w:ascii="Courier New" w:hAnsi="Courier New" w:cs="Courier New"/>
              <w:b/>
              <w:iCs/>
            </w:rPr>
            <w:delText>*</w:delText>
          </w:r>
          <w:r w:rsidRPr="004D1BD1" w:rsidDel="00046F7A">
            <w:rPr>
              <w:rFonts w:ascii="Courier New" w:hAnsi="Courier New" w:cs="Courier New"/>
              <w:iCs/>
            </w:rPr>
            <w:delText xml:space="preserve"> </w:delText>
          </w:r>
        </w:del>
      </w:ins>
      <w:ins w:id="6577" w:author="Rev 6 Allen Wirfs-Brock" w:date="2012-02-27T10:33:00Z">
        <w:del w:id="6578" w:author="Rev 7 Allen Wirfs-Brock" w:date="2012-04-20T09:35:00Z">
          <w:r w:rsidRPr="006B6D0A" w:rsidDel="001A6289">
            <w:rPr>
              <w:rStyle w:val="bnf"/>
            </w:rPr>
            <w:delText>PropertyAssignment</w:delText>
          </w:r>
        </w:del>
        <w:del w:id="6579"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Del="004A7791">
            <w:rPr>
              <w:rStyle w:val="bnf"/>
            </w:rPr>
            <w:delText>FormalParameterList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42B2C237" w14:textId="77777777" w:rsidR="00F75C52" w:rsidRPr="008B7F6F" w:rsidDel="004A7791" w:rsidRDefault="00F75C52" w:rsidP="00532AB5">
      <w:pPr>
        <w:numPr>
          <w:ilvl w:val="0"/>
          <w:numId w:val="737"/>
        </w:numPr>
        <w:rPr>
          <w:ins w:id="6580" w:author="Rev 5 Allen Wirfs-Brock" w:date="2012-01-16T17:15:00Z"/>
          <w:del w:id="6581" w:author="Rev 7 Allen Wirfs-Brock" w:date="2012-04-26T11:10:00Z"/>
        </w:rPr>
        <w:pPrChange w:id="6582" w:author="Rev 7 Allen Wirfs-Brock" w:date="2012-04-25T15:29:00Z">
          <w:pPr/>
        </w:pPrChange>
      </w:pPr>
    </w:p>
    <w:p w14:paraId="5ED18DEC" w14:textId="77777777" w:rsidR="00DB5B9F" w:rsidRPr="006B6D0A" w:rsidDel="004A7791" w:rsidRDefault="00DB5B9F" w:rsidP="00532AB5">
      <w:pPr>
        <w:numPr>
          <w:ilvl w:val="0"/>
          <w:numId w:val="737"/>
        </w:numPr>
        <w:spacing w:after="220"/>
        <w:contextualSpacing/>
        <w:rPr>
          <w:ins w:id="6583" w:author="Rev 5 Allen Wirfs-Brock" w:date="2012-01-16T17:16:00Z"/>
          <w:del w:id="6584" w:author="Rev 7 Allen Wirfs-Brock" w:date="2012-04-26T11:10:00Z"/>
        </w:rPr>
        <w:pPrChange w:id="6585" w:author="Rev 7 Allen Wirfs-Brock" w:date="2012-04-25T15:29:00Z">
          <w:pPr>
            <w:numPr>
              <w:numId w:val="403"/>
            </w:numPr>
            <w:spacing w:after="220"/>
            <w:ind w:left="720" w:hanging="360"/>
            <w:contextualSpacing/>
          </w:pPr>
        </w:pPrChange>
      </w:pPr>
      <w:ins w:id="6586" w:author="Rev 5 Allen Wirfs-Brock" w:date="2012-01-16T17:16:00Z">
        <w:del w:id="6587" w:author="Rev 7 Allen Wirfs-Brock" w:date="2012-04-26T11:10:00Z">
          <w:r w:rsidRPr="006B6D0A" w:rsidDel="004A7791">
            <w:delText>It is a Syntax Error if the source code parsed with this production is not extended code.</w:delText>
          </w:r>
        </w:del>
      </w:ins>
    </w:p>
    <w:p w14:paraId="283E7DB0" w14:textId="77777777" w:rsidR="00DB5B9F" w:rsidRPr="00B820AB" w:rsidDel="004A7791" w:rsidRDefault="00DB5B9F" w:rsidP="00532AB5">
      <w:pPr>
        <w:numPr>
          <w:ilvl w:val="0"/>
          <w:numId w:val="737"/>
        </w:numPr>
        <w:spacing w:after="220"/>
        <w:contextualSpacing/>
        <w:rPr>
          <w:ins w:id="6588" w:author="Rev 5 Allen Wirfs-Brock" w:date="2012-01-16T17:15:00Z"/>
          <w:del w:id="6589" w:author="Rev 7 Allen Wirfs-Brock" w:date="2012-04-26T11:10:00Z"/>
        </w:rPr>
        <w:pPrChange w:id="6590" w:author="Rev 7 Allen Wirfs-Brock" w:date="2012-04-25T15:29:00Z">
          <w:pPr>
            <w:numPr>
              <w:numId w:val="403"/>
            </w:numPr>
            <w:spacing w:after="220"/>
            <w:ind w:left="720" w:hanging="360"/>
            <w:contextualSpacing/>
          </w:pPr>
        </w:pPrChange>
      </w:pPr>
      <w:ins w:id="6591" w:author="Rev 5 Allen Wirfs-Brock" w:date="2012-01-16T17:15:00Z">
        <w:del w:id="6592" w:author="Rev 7 Allen Wirfs-Brock" w:date="2012-04-26T11:10:00Z">
          <w:r w:rsidRPr="006B6D0A" w:rsidDel="004A7791">
            <w:delText xml:space="preserve">It is a Syntax Error if 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00689272" w14:textId="77777777" w:rsidR="00DB5B9F" w:rsidRPr="00E77497" w:rsidDel="004A7791" w:rsidRDefault="00DB5B9F" w:rsidP="00532AB5">
      <w:pPr>
        <w:numPr>
          <w:ilvl w:val="0"/>
          <w:numId w:val="737"/>
        </w:numPr>
        <w:spacing w:after="220"/>
        <w:contextualSpacing/>
        <w:rPr>
          <w:ins w:id="6593" w:author="Rev 5 Allen Wirfs-Brock" w:date="2012-01-16T17:15:00Z"/>
          <w:del w:id="6594" w:author="Rev 7 Allen Wirfs-Brock" w:date="2012-04-26T11:10:00Z"/>
        </w:rPr>
        <w:pPrChange w:id="6595" w:author="Rev 7 Allen Wirfs-Brock" w:date="2012-04-25T15:29:00Z">
          <w:pPr>
            <w:numPr>
              <w:numId w:val="403"/>
            </w:numPr>
            <w:spacing w:after="220"/>
            <w:ind w:left="720" w:hanging="360"/>
            <w:contextualSpacing/>
          </w:pPr>
        </w:pPrChange>
      </w:pPr>
      <w:ins w:id="6596" w:author="Rev 5 Allen Wirfs-Brock" w:date="2012-01-16T17:15:00Z">
        <w:del w:id="6597" w:author="Rev 7 Allen Wirfs-Brock" w:date="2012-04-26T11:10:00Z">
          <w:r w:rsidRPr="00675B74" w:rsidDel="004A7791">
            <w:delText xml:space="preserve">It is a Syntax Error if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46C6DA28" w14:textId="77777777" w:rsidR="00DB5B9F" w:rsidRPr="003B4312" w:rsidDel="004A7791" w:rsidRDefault="00DB5B9F" w:rsidP="00532AB5">
      <w:pPr>
        <w:numPr>
          <w:ilvl w:val="0"/>
          <w:numId w:val="737"/>
        </w:numPr>
        <w:spacing w:after="220"/>
        <w:contextualSpacing/>
        <w:rPr>
          <w:ins w:id="6598" w:author="Rev 5 Allen Wirfs-Brock" w:date="2012-01-16T17:15:00Z"/>
          <w:del w:id="6599" w:author="Rev 7 Allen Wirfs-Brock" w:date="2012-04-26T11:10:00Z"/>
        </w:rPr>
        <w:pPrChange w:id="6600" w:author="Rev 7 Allen Wirfs-Brock" w:date="2012-04-25T15:29:00Z">
          <w:pPr>
            <w:numPr>
              <w:numId w:val="403"/>
            </w:numPr>
            <w:spacing w:after="220"/>
            <w:ind w:left="720" w:hanging="360"/>
            <w:contextualSpacing/>
          </w:pPr>
        </w:pPrChange>
      </w:pPr>
      <w:ins w:id="6601" w:author="Rev 5 Allen Wirfs-Brock" w:date="2012-01-16T17:15:00Z">
        <w:del w:id="6602" w:author="Rev 7 Allen Wirfs-Brock" w:date="2012-04-26T11:10:00Z">
          <w:r w:rsidRPr="00E77497" w:rsidDel="004A7791">
            <w:delText xml:space="preserve">It is a Syntax Error if any element of the LexicallyDeclaredNames of </w:delText>
          </w:r>
        </w:del>
      </w:ins>
      <w:ins w:id="6603" w:author="Rev 5 Allen Wirfs-Brock" w:date="2012-01-16T17:19:00Z">
        <w:del w:id="6604"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6605" w:author="Rev 5 Allen Wirfs-Brock" w:date="2012-01-16T17:15:00Z">
        <w:del w:id="6606" w:author="Rev 7 Allen Wirfs-Brock" w:date="2012-04-26T11:10:00Z">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55AC19F5" w14:textId="77777777" w:rsidR="00DB5B9F" w:rsidRPr="003B4312" w:rsidDel="004A7791" w:rsidRDefault="00DB5B9F" w:rsidP="00532AB5">
      <w:pPr>
        <w:numPr>
          <w:ilvl w:val="0"/>
          <w:numId w:val="737"/>
        </w:numPr>
        <w:spacing w:after="220"/>
        <w:rPr>
          <w:ins w:id="6607" w:author="Rev 5 Allen Wirfs-Brock" w:date="2012-01-16T17:15:00Z"/>
          <w:del w:id="6608" w:author="Rev 7 Allen Wirfs-Brock" w:date="2012-04-26T11:10:00Z"/>
        </w:rPr>
        <w:pPrChange w:id="6609" w:author="Rev 7 Allen Wirfs-Brock" w:date="2012-04-25T15:29:00Z">
          <w:pPr>
            <w:numPr>
              <w:numId w:val="403"/>
            </w:numPr>
            <w:spacing w:after="220"/>
            <w:ind w:left="720" w:hanging="360"/>
          </w:pPr>
        </w:pPrChange>
      </w:pPr>
      <w:ins w:id="6610" w:author="Rev 5 Allen Wirfs-Brock" w:date="2012-01-16T17:15:00Z">
        <w:del w:id="6611" w:author="Rev 7 Allen Wirfs-Brock" w:date="2012-04-26T11:10:00Z">
          <w:r w:rsidRPr="003B4312" w:rsidDel="004A7791">
            <w:delText>It is a Syntax Error if any element of the BoundNames of</w:delText>
          </w:r>
          <w:r w:rsidRPr="008B7F6F" w:rsidDel="004A7791">
            <w:delText xml:space="preserve"> </w:delText>
          </w:r>
        </w:del>
      </w:ins>
      <w:ins w:id="6612" w:author="Rev 5 Allen Wirfs-Brock" w:date="2012-01-16T17:19:00Z">
        <w:del w:id="6613"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6614" w:author="Rev 5 Allen Wirfs-Brock" w:date="2012-01-16T17:15:00Z">
        <w:del w:id="6615" w:author="Rev 7 Allen Wirfs-Brock" w:date="2012-04-26T11:10:00Z">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466CA3AC" w14:textId="77777777" w:rsidR="00DB5B9F" w:rsidRPr="008B7F6F" w:rsidDel="004A7791" w:rsidRDefault="00DB5B9F" w:rsidP="00DB5B9F">
      <w:pPr>
        <w:rPr>
          <w:ins w:id="6616" w:author="Rev 5 Allen Wirfs-Brock" w:date="2012-01-16T17:13:00Z"/>
          <w:del w:id="6617" w:author="Rev 7 Allen Wirfs-Brock" w:date="2012-04-26T11:10:00Z"/>
        </w:rPr>
      </w:pPr>
      <w:ins w:id="6618" w:author="Rev 5 Allen Wirfs-Brock" w:date="2012-01-16T17:13:00Z">
        <w:del w:id="6619" w:author="Rev 7 Allen Wirfs-Brock" w:date="2012-04-26T11:10:00Z">
          <w:r w:rsidRPr="006B6D0A" w:rsidDel="004A7791">
            <w:rPr>
              <w:rStyle w:val="bnf"/>
            </w:rPr>
            <w:delText>PropertyAssignment</w:delText>
          </w:r>
          <w:r w:rsidRPr="006B6D0A" w:rsidDel="004A7791">
            <w:delText xml:space="preserve"> </w:delText>
          </w:r>
          <w:r w:rsidRPr="006B6D0A" w:rsidDel="004A7791">
            <w:rPr>
              <w:b/>
            </w:rPr>
            <w:delText>:</w:delText>
          </w:r>
          <w:r w:rsidRPr="00E65A34" w:rsidDel="004A7791">
            <w:delText xml:space="preserve"> </w:delText>
          </w:r>
          <w:r w:rsidDel="004A7791">
            <w:rPr>
              <w:rFonts w:ascii="Courier New" w:hAnsi="Courier New" w:cs="Courier New"/>
              <w:b/>
              <w:iCs/>
            </w:rPr>
            <w:delText>g</w:delText>
          </w:r>
          <w:r w:rsidRPr="009C202C" w:rsidDel="004A7791">
            <w:rPr>
              <w:rFonts w:ascii="Courier New" w:hAnsi="Courier New" w:cs="Courier New"/>
              <w:b/>
              <w:iCs/>
            </w:rPr>
            <w:delText>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w:delText>
          </w:r>
          <w:r w:rsidRPr="00120381" w:rsidDel="004A7791">
            <w:rPr>
              <w:rFonts w:ascii="Courier New" w:hAnsi="Courier New" w:cs="Courier New"/>
              <w:b/>
              <w:iCs/>
            </w:rPr>
            <w:delText>)</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50CFC4E4" w14:textId="77777777" w:rsidR="00DB5B9F" w:rsidRPr="00B820AB" w:rsidDel="004A7791" w:rsidRDefault="00DB5B9F" w:rsidP="00DB5B9F">
      <w:pPr>
        <w:numPr>
          <w:ilvl w:val="0"/>
          <w:numId w:val="403"/>
        </w:numPr>
        <w:spacing w:after="220"/>
        <w:contextualSpacing/>
        <w:rPr>
          <w:ins w:id="6620" w:author="Rev 5 Allen Wirfs-Brock" w:date="2012-01-16T17:13:00Z"/>
          <w:del w:id="6621" w:author="Rev 7 Allen Wirfs-Brock" w:date="2012-04-26T11:10:00Z"/>
        </w:rPr>
      </w:pPr>
      <w:ins w:id="6622" w:author="Rev 5 Allen Wirfs-Brock" w:date="2012-01-16T17:13:00Z">
        <w:del w:id="6623"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4DC13CA3" w14:textId="77777777" w:rsidR="00DB5B9F" w:rsidRPr="00E77497" w:rsidDel="004A7791" w:rsidRDefault="00DB5B9F" w:rsidP="00DB5B9F">
      <w:pPr>
        <w:numPr>
          <w:ilvl w:val="0"/>
          <w:numId w:val="403"/>
        </w:numPr>
        <w:spacing w:after="220"/>
        <w:rPr>
          <w:ins w:id="6624" w:author="Rev 5 Allen Wirfs-Brock" w:date="2012-01-16T17:13:00Z"/>
          <w:del w:id="6625" w:author="Rev 7 Allen Wirfs-Brock" w:date="2012-04-26T11:10:00Z"/>
        </w:rPr>
        <w:pPrChange w:id="6626" w:author="Rev 5 Allen Wirfs-Brock" w:date="2012-01-16T17:14:00Z">
          <w:pPr>
            <w:numPr>
              <w:numId w:val="403"/>
            </w:numPr>
            <w:spacing w:after="220"/>
            <w:ind w:left="720" w:hanging="360"/>
            <w:contextualSpacing/>
          </w:pPr>
        </w:pPrChange>
      </w:pPr>
      <w:ins w:id="6627" w:author="Rev 5 Allen Wirfs-Brock" w:date="2012-01-16T17:13:00Z">
        <w:del w:id="6628"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094022F1" w14:textId="77777777" w:rsidR="00833F54" w:rsidRPr="008B7F6F" w:rsidDel="004A7791" w:rsidRDefault="00833F54" w:rsidP="00833F54">
      <w:pPr>
        <w:rPr>
          <w:ins w:id="6629" w:author="Rev 4 Allen Wirfs-Brock" w:date="2011-10-15T08:41:00Z"/>
          <w:del w:id="6630" w:author="Rev 7 Allen Wirfs-Brock" w:date="2012-04-26T11:10:00Z"/>
        </w:rPr>
      </w:pPr>
      <w:ins w:id="6631" w:author="Rev 4 Allen Wirfs-Brock" w:date="2011-10-15T08:41:00Z">
        <w:del w:id="6632" w:author="Rev 7 Allen Wirfs-Brock" w:date="2012-04-20T09:35:00Z">
          <w:r w:rsidRPr="006B6D0A" w:rsidDel="001A6289">
            <w:rPr>
              <w:rStyle w:val="bnf"/>
            </w:rPr>
            <w:delText>PropertyAssignment</w:delText>
          </w:r>
        </w:del>
        <w:del w:id="6633"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9C202C" w:rsidDel="004A7791">
            <w:rPr>
              <w:rFonts w:ascii="Courier New" w:hAnsi="Courier New" w:cs="Courier New"/>
              <w:b/>
              <w:iCs/>
            </w:rPr>
            <w:delText>set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RPr="00675B74"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7C893656" w14:textId="77777777" w:rsidR="00833F54" w:rsidRPr="00B820AB" w:rsidDel="004A7791" w:rsidRDefault="00833F54" w:rsidP="00532AB5">
      <w:pPr>
        <w:numPr>
          <w:ilvl w:val="0"/>
          <w:numId w:val="737"/>
        </w:numPr>
        <w:spacing w:after="220"/>
        <w:contextualSpacing/>
        <w:rPr>
          <w:ins w:id="6634" w:author="Rev 4 Allen Wirfs-Brock" w:date="2011-10-15T08:41:00Z"/>
          <w:del w:id="6635" w:author="Rev 7 Allen Wirfs-Brock" w:date="2012-04-26T11:10:00Z"/>
        </w:rPr>
        <w:pPrChange w:id="6636" w:author="Rev 7 Allen Wirfs-Brock" w:date="2012-04-25T15:29:00Z">
          <w:pPr>
            <w:numPr>
              <w:numId w:val="403"/>
            </w:numPr>
            <w:spacing w:after="220"/>
            <w:ind w:left="720" w:hanging="360"/>
            <w:contextualSpacing/>
          </w:pPr>
        </w:pPrChange>
      </w:pPr>
      <w:ins w:id="6637" w:author="Rev 4 Allen Wirfs-Brock" w:date="2011-10-15T08:41:00Z">
        <w:del w:id="6638"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36F689B0" w14:textId="77777777" w:rsidR="00833F54" w:rsidRPr="00E77497" w:rsidDel="004A7791" w:rsidRDefault="00833F54" w:rsidP="00532AB5">
      <w:pPr>
        <w:numPr>
          <w:ilvl w:val="0"/>
          <w:numId w:val="737"/>
        </w:numPr>
        <w:spacing w:after="220"/>
        <w:contextualSpacing/>
        <w:rPr>
          <w:ins w:id="6639" w:author="Rev 4 Allen Wirfs-Brock" w:date="2011-10-15T08:41:00Z"/>
          <w:del w:id="6640" w:author="Rev 7 Allen Wirfs-Brock" w:date="2012-04-26T11:10:00Z"/>
        </w:rPr>
        <w:pPrChange w:id="6641" w:author="Rev 7 Allen Wirfs-Brock" w:date="2012-04-25T15:29:00Z">
          <w:pPr>
            <w:numPr>
              <w:numId w:val="403"/>
            </w:numPr>
            <w:spacing w:after="220"/>
            <w:ind w:left="720" w:hanging="360"/>
            <w:contextualSpacing/>
          </w:pPr>
        </w:pPrChange>
      </w:pPr>
      <w:ins w:id="6642" w:author="Rev 4 Allen Wirfs-Brock" w:date="2011-10-15T08:41:00Z">
        <w:del w:id="6643"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2B0CF5F0" w14:textId="77777777" w:rsidR="00833F54" w:rsidRPr="003B4312" w:rsidDel="004A7791" w:rsidRDefault="00833F54" w:rsidP="00532AB5">
      <w:pPr>
        <w:numPr>
          <w:ilvl w:val="0"/>
          <w:numId w:val="737"/>
        </w:numPr>
        <w:spacing w:after="220"/>
        <w:contextualSpacing/>
        <w:rPr>
          <w:ins w:id="6644" w:author="Rev 4 Allen Wirfs-Brock" w:date="2011-10-15T08:41:00Z"/>
          <w:del w:id="6645" w:author="Rev 7 Allen Wirfs-Brock" w:date="2012-04-26T11:10:00Z"/>
        </w:rPr>
        <w:pPrChange w:id="6646" w:author="Rev 7 Allen Wirfs-Brock" w:date="2012-04-25T15:29:00Z">
          <w:pPr>
            <w:numPr>
              <w:numId w:val="403"/>
            </w:numPr>
            <w:spacing w:after="220"/>
            <w:ind w:left="720" w:hanging="360"/>
            <w:contextualSpacing/>
          </w:pPr>
        </w:pPrChange>
      </w:pPr>
      <w:ins w:id="6647" w:author="Rev 4 Allen Wirfs-Brock" w:date="2011-10-15T08:41:00Z">
        <w:del w:id="6648" w:author="Rev 7 Allen Wirfs-Brock" w:date="2012-04-26T11:10:00Z">
          <w:r w:rsidRPr="00E77497"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any element of the LexicallyDeclaredNames of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2B43B93A" w14:textId="77777777" w:rsidR="00833F54" w:rsidRPr="003B4312" w:rsidDel="004A7791" w:rsidRDefault="00833F54" w:rsidP="00532AB5">
      <w:pPr>
        <w:numPr>
          <w:ilvl w:val="0"/>
          <w:numId w:val="737"/>
        </w:numPr>
        <w:spacing w:after="220"/>
        <w:rPr>
          <w:ins w:id="6649" w:author="Rev 4 Allen Wirfs-Brock" w:date="2011-10-15T08:41:00Z"/>
          <w:del w:id="6650" w:author="Rev 7 Allen Wirfs-Brock" w:date="2012-04-26T11:10:00Z"/>
        </w:rPr>
        <w:pPrChange w:id="6651" w:author="Rev 7 Allen Wirfs-Brock" w:date="2012-04-25T15:29:00Z">
          <w:pPr>
            <w:numPr>
              <w:numId w:val="403"/>
            </w:numPr>
            <w:spacing w:after="220"/>
            <w:ind w:left="720" w:hanging="360"/>
          </w:pPr>
        </w:pPrChange>
      </w:pPr>
      <w:ins w:id="6652" w:author="Rev 4 Allen Wirfs-Brock" w:date="2011-10-15T08:41:00Z">
        <w:del w:id="6653" w:author="Rev 7 Allen Wirfs-Brock" w:date="2012-04-26T11:10:00Z">
          <w:r w:rsidRPr="003B4312" w:rsidDel="004A7791">
            <w:delText>It is a Syntax Error if the source code matching this production is extended code and</w:delText>
          </w:r>
          <w:r w:rsidRPr="003B4312" w:rsidDel="004A7791">
            <w:rPr>
              <w:rFonts w:ascii="Times New Roman" w:eastAsia="Times New Roman" w:hAnsi="Times New Roman"/>
              <w:spacing w:val="6"/>
              <w:lang w:eastAsia="en-US"/>
            </w:rPr>
            <w:delText xml:space="preserve"> </w:delText>
          </w:r>
          <w:r w:rsidRPr="003B4312" w:rsidDel="004A7791">
            <w:delText>any element of the BoundNames of</w:delText>
          </w:r>
          <w:r w:rsidRPr="008B7F6F" w:rsidDel="004A7791">
            <w:delText xml:space="preserve"> </w:delText>
          </w:r>
          <w:r w:rsidRPr="008B7F6F"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6025B305" w14:textId="77777777" w:rsidR="00833F54" w:rsidRPr="008B7F6F" w:rsidDel="004A7791" w:rsidRDefault="00833F54" w:rsidP="00833F54">
      <w:pPr>
        <w:rPr>
          <w:ins w:id="6654" w:author="Rev 4 Allen Wirfs-Brock" w:date="2011-10-15T08:41:00Z"/>
          <w:del w:id="6655" w:author="Rev 7 Allen Wirfs-Brock" w:date="2012-04-26T11:10:00Z"/>
        </w:rPr>
      </w:pPr>
      <w:ins w:id="6656" w:author="Rev 4 Allen Wirfs-Brock" w:date="2011-10-15T08:41:00Z">
        <w:del w:id="6657" w:author="Rev 7 Allen Wirfs-Brock" w:date="2012-04-26T11:10:00Z">
          <w:r w:rsidRPr="003B4312" w:rsidDel="004A7791">
            <w:rPr>
              <w:rStyle w:val="bnf"/>
            </w:rPr>
            <w:delText xml:space="preserve">PropertySetParameterList </w:delText>
          </w:r>
          <w:r w:rsidRPr="003B4312" w:rsidDel="004A7791">
            <w:rPr>
              <w:b/>
            </w:rPr>
            <w:delText>:</w:delText>
          </w:r>
          <w:r w:rsidRPr="008B7F6F" w:rsidDel="004A7791">
            <w:delText xml:space="preserve"> </w:delText>
          </w:r>
          <w:r w:rsidRPr="008B7F6F" w:rsidDel="004A7791">
            <w:rPr>
              <w:rStyle w:val="bnf"/>
            </w:rPr>
            <w:delText xml:space="preserve">BindingPattern </w:delText>
          </w:r>
          <w:r w:rsidRPr="008B7F6F" w:rsidDel="004A7791">
            <w:delText xml:space="preserve"> </w:delText>
          </w:r>
        </w:del>
      </w:ins>
    </w:p>
    <w:p w14:paraId="2151B590" w14:textId="77777777" w:rsidR="00833F54" w:rsidRPr="006B6D0A" w:rsidDel="004A7791" w:rsidRDefault="00833F54" w:rsidP="00532AB5">
      <w:pPr>
        <w:numPr>
          <w:ilvl w:val="0"/>
          <w:numId w:val="737"/>
        </w:numPr>
        <w:spacing w:after="220"/>
        <w:contextualSpacing/>
        <w:rPr>
          <w:ins w:id="6658" w:author="Rev 4 Allen Wirfs-Brock" w:date="2011-10-15T08:41:00Z"/>
          <w:del w:id="6659" w:author="Rev 7 Allen Wirfs-Brock" w:date="2012-04-26T11:10:00Z"/>
        </w:rPr>
        <w:pPrChange w:id="6660" w:author="Rev 7 Allen Wirfs-Brock" w:date="2012-04-25T15:29:00Z">
          <w:pPr>
            <w:numPr>
              <w:numId w:val="403"/>
            </w:numPr>
            <w:spacing w:after="220"/>
            <w:ind w:left="720" w:hanging="360"/>
            <w:contextualSpacing/>
          </w:pPr>
        </w:pPrChange>
      </w:pPr>
      <w:ins w:id="6661" w:author="Rev 4 Allen Wirfs-Brock" w:date="2011-10-15T08:41:00Z">
        <w:del w:id="6662" w:author="Rev 7 Allen Wirfs-Brock" w:date="2012-04-26T11:10:00Z">
          <w:r w:rsidRPr="006B6D0A" w:rsidDel="004A7791">
            <w:delText>It is a Syntax Error if the source code parsed with this production is not extended code.</w:delText>
          </w:r>
        </w:del>
      </w:ins>
    </w:p>
    <w:p w14:paraId="56AF1A9F" w14:textId="77777777" w:rsidR="00833F54" w:rsidRPr="009C202C" w:rsidDel="004A7791" w:rsidRDefault="00833F54" w:rsidP="00532AB5">
      <w:pPr>
        <w:numPr>
          <w:ilvl w:val="0"/>
          <w:numId w:val="737"/>
        </w:numPr>
        <w:spacing w:after="220"/>
        <w:rPr>
          <w:ins w:id="6663" w:author="Rev 4 Allen Wirfs-Brock" w:date="2011-10-15T08:41:00Z"/>
          <w:del w:id="6664" w:author="Rev 7 Allen Wirfs-Brock" w:date="2012-04-26T11:10:00Z"/>
        </w:rPr>
        <w:pPrChange w:id="6665" w:author="Rev 7 Allen Wirfs-Brock" w:date="2012-04-25T15:29:00Z">
          <w:pPr>
            <w:numPr>
              <w:numId w:val="403"/>
            </w:numPr>
            <w:spacing w:after="220"/>
            <w:ind w:left="720" w:hanging="360"/>
          </w:pPr>
        </w:pPrChange>
      </w:pPr>
      <w:ins w:id="6666" w:author="Rev 4 Allen Wirfs-Brock" w:date="2011-10-15T08:41:00Z">
        <w:del w:id="6667" w:author="Rev 7 Allen Wirfs-Brock" w:date="2012-04-26T11:10:00Z">
          <w:r w:rsidRPr="006B6D0A" w:rsidDel="004A7791">
            <w:delText xml:space="preserve">It is a Syntax Error if </w:delText>
          </w:r>
          <w:r w:rsidRPr="006B6D0A" w:rsidDel="004A7791">
            <w:rPr>
              <w:rFonts w:ascii="Times New Roman" w:eastAsia="Times New Roman" w:hAnsi="Times New Roman"/>
              <w:spacing w:val="6"/>
              <w:lang w:eastAsia="en-US"/>
            </w:rPr>
            <w:delText>BoundNames</w:delText>
          </w:r>
          <w:r w:rsidRPr="00E65A34" w:rsidDel="004A7791">
            <w:delText xml:space="preserve"> of </w:delText>
          </w:r>
          <w:r w:rsidRPr="009C202C" w:rsidDel="004A7791">
            <w:rPr>
              <w:rStyle w:val="bnf"/>
            </w:rPr>
            <w:delText xml:space="preserve">BindingPattern  </w:delText>
          </w:r>
          <w:r w:rsidRPr="009C202C" w:rsidDel="004A7791">
            <w:delText>contains any duplicate elements.</w:delText>
          </w:r>
        </w:del>
      </w:ins>
    </w:p>
    <w:p w14:paraId="169D2047" w14:textId="77777777" w:rsidR="002444D7" w:rsidRPr="00E77497" w:rsidDel="004A7791" w:rsidRDefault="002444D7" w:rsidP="002444D7">
      <w:pPr>
        <w:rPr>
          <w:ins w:id="6668" w:author="Rev 4 Allen Wirfs-Brock" w:date="2011-10-20T13:05:00Z"/>
          <w:del w:id="6669" w:author="Rev 7 Allen Wirfs-Brock" w:date="2012-04-26T11:10:00Z"/>
          <w:rFonts w:ascii="Helvetica" w:hAnsi="Helvetica"/>
          <w:b/>
        </w:rPr>
      </w:pPr>
      <w:ins w:id="6670" w:author="Rev 4 Allen Wirfs-Brock" w:date="2011-10-20T13:05:00Z">
        <w:del w:id="6671" w:author="Rev 7 Allen Wirfs-Brock" w:date="2012-04-26T11:10:00Z">
          <w:r w:rsidRPr="00675B74"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BoundNames</w:delText>
          </w:r>
        </w:del>
      </w:ins>
    </w:p>
    <w:p w14:paraId="24EC0775" w14:textId="77777777" w:rsidR="002444D7" w:rsidRPr="00E77497" w:rsidDel="004A7791" w:rsidRDefault="002444D7" w:rsidP="002444D7">
      <w:pPr>
        <w:rPr>
          <w:ins w:id="6672" w:author="Rev 4 Allen Wirfs-Brock" w:date="2011-10-20T13:05:00Z"/>
          <w:del w:id="6673" w:author="Rev 7 Allen Wirfs-Brock" w:date="2012-04-26T11:10:00Z"/>
        </w:rPr>
      </w:pPr>
      <w:ins w:id="6674" w:author="Rev 4 Allen Wirfs-Brock" w:date="2011-10-20T13:05:00Z">
        <w:del w:id="6675" w:author="Rev 7 Allen Wirfs-Brock" w:date="2012-04-26T11:10: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Binding</w:delText>
          </w:r>
          <w:r w:rsidRPr="00E77497" w:rsidDel="004A7791">
            <w:rPr>
              <w:rStyle w:val="bnf"/>
            </w:rPr>
            <w:delText xml:space="preserve">Identifier </w:delText>
          </w:r>
        </w:del>
      </w:ins>
    </w:p>
    <w:p w14:paraId="0DE6C7CF" w14:textId="77777777" w:rsidR="002444D7" w:rsidRPr="00E77497" w:rsidDel="004A7791" w:rsidRDefault="002444D7" w:rsidP="009E3FF6">
      <w:pPr>
        <w:pStyle w:val="Alg4"/>
        <w:numPr>
          <w:ilvl w:val="0"/>
          <w:numId w:val="589"/>
        </w:numPr>
        <w:spacing w:after="220"/>
        <w:contextualSpacing/>
        <w:rPr>
          <w:ins w:id="6676" w:author="Rev 4 Allen Wirfs-Brock" w:date="2011-10-20T13:05:00Z"/>
          <w:del w:id="6677" w:author="Rev 7 Allen Wirfs-Brock" w:date="2012-04-26T11:10:00Z"/>
        </w:rPr>
      </w:pPr>
      <w:ins w:id="6678" w:author="Rev 4 Allen Wirfs-Brock" w:date="2011-10-20T13:05:00Z">
        <w:del w:id="6679" w:author="Rev 7 Allen Wirfs-Brock" w:date="2012-04-26T11:10:00Z">
          <w:r w:rsidRPr="00E77497" w:rsidDel="004A7791">
            <w:delText xml:space="preserve">Return BoundNames of </w:delText>
          </w:r>
          <w:r w:rsidRPr="00E77497" w:rsidDel="004A7791">
            <w:rPr>
              <w:i/>
            </w:rPr>
            <w:delText>Binding</w:delText>
          </w:r>
          <w:r w:rsidRPr="00E77497" w:rsidDel="004A7791">
            <w:rPr>
              <w:rStyle w:val="bnf"/>
            </w:rPr>
            <w:delText>Identifier</w:delText>
          </w:r>
          <w:r w:rsidRPr="00E77497" w:rsidDel="004A7791">
            <w:delText>.</w:delText>
          </w:r>
        </w:del>
      </w:ins>
    </w:p>
    <w:p w14:paraId="698BFB6E" w14:textId="77777777" w:rsidR="002444D7" w:rsidRPr="00E77497" w:rsidDel="004A7791" w:rsidRDefault="002444D7" w:rsidP="002444D7">
      <w:pPr>
        <w:rPr>
          <w:ins w:id="6680" w:author="Rev 4 Allen Wirfs-Brock" w:date="2011-10-20T13:05:00Z"/>
          <w:del w:id="6681" w:author="Rev 7 Allen Wirfs-Brock" w:date="2012-04-26T11:10:00Z"/>
        </w:rPr>
      </w:pPr>
      <w:ins w:id="6682" w:author="Rev 4 Allen Wirfs-Brock" w:date="2011-10-20T13:05:00Z">
        <w:del w:id="6683" w:author="Rev 7 Allen Wirfs-Brock" w:date="2012-04-26T11:10:00Z">
          <w:r w:rsidRPr="00E77497" w:rsidDel="004A7791">
            <w:rPr>
              <w:rStyle w:val="bnf"/>
            </w:rPr>
            <w:delText>PropertySetParameterList</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3A39A3BF" w14:textId="77777777" w:rsidR="002444D7" w:rsidRPr="00E77497" w:rsidDel="004A7791" w:rsidRDefault="002444D7" w:rsidP="009E3FF6">
      <w:pPr>
        <w:pStyle w:val="Alg4"/>
        <w:numPr>
          <w:ilvl w:val="0"/>
          <w:numId w:val="590"/>
        </w:numPr>
        <w:spacing w:after="220"/>
        <w:contextualSpacing/>
        <w:rPr>
          <w:ins w:id="6684" w:author="Rev 4 Allen Wirfs-Brock" w:date="2011-10-20T13:05:00Z"/>
          <w:del w:id="6685" w:author="Rev 7 Allen Wirfs-Brock" w:date="2012-04-26T11:10:00Z"/>
        </w:rPr>
      </w:pPr>
      <w:ins w:id="6686" w:author="Rev 4 Allen Wirfs-Brock" w:date="2011-10-20T13:05:00Z">
        <w:del w:id="6687" w:author="Rev 7 Allen Wirfs-Brock" w:date="2012-04-26T11:10:00Z">
          <w:r w:rsidRPr="00E77497" w:rsidDel="004A7791">
            <w:delText xml:space="preserve">Return BoundNames of </w:delText>
          </w:r>
          <w:r w:rsidRPr="00E77497" w:rsidDel="004A7791">
            <w:rPr>
              <w:rStyle w:val="bnf"/>
            </w:rPr>
            <w:delText>BindingPattern</w:delText>
          </w:r>
          <w:r w:rsidRPr="00E77497" w:rsidDel="004A7791">
            <w:delText>.</w:delText>
          </w:r>
        </w:del>
      </w:ins>
    </w:p>
    <w:p w14:paraId="504BA8BB" w14:textId="77777777" w:rsidR="00046F7A" w:rsidRPr="00E77497" w:rsidRDefault="00046F7A" w:rsidP="00046F7A">
      <w:pPr>
        <w:rPr>
          <w:ins w:id="6688" w:author="Rev 7 Allen Wirfs-Brock" w:date="2012-04-23T15:16:00Z"/>
          <w:rFonts w:ascii="Helvetica" w:hAnsi="Helvetica"/>
          <w:b/>
        </w:rPr>
      </w:pPr>
      <w:ins w:id="6689" w:author="Rev 7 Allen Wirfs-Brock" w:date="2012-04-23T15:16:00Z">
        <w:r w:rsidRPr="00E77497">
          <w:rPr>
            <w:rFonts w:ascii="Helvetica" w:hAnsi="Helvetica"/>
            <w:b/>
          </w:rPr>
          <w:t xml:space="preserve">Static Semantics:  </w:t>
        </w:r>
        <w:r>
          <w:rPr>
            <w:rFonts w:ascii="Helvetica" w:hAnsi="Helvetica"/>
            <w:b/>
            <w:lang w:eastAsia="en-US"/>
          </w:rPr>
          <w:t>Contains</w:t>
        </w:r>
      </w:ins>
    </w:p>
    <w:p w14:paraId="0194FFAE" w14:textId="77777777" w:rsidR="00046F7A" w:rsidRPr="004418C4" w:rsidRDefault="00046F7A" w:rsidP="00046F7A">
      <w:pPr>
        <w:ind w:left="360"/>
        <w:rPr>
          <w:ins w:id="6690" w:author="Rev 7 Allen Wirfs-Brock" w:date="2012-04-23T15:16:00Z"/>
        </w:rPr>
      </w:pPr>
      <w:ins w:id="6691" w:author="Rev 7 Allen Wirfs-Brock" w:date="2012-04-23T15:16:00Z">
        <w:r>
          <w:t>W</w:t>
        </w:r>
        <w:r w:rsidRPr="004418C4">
          <w:t xml:space="preserve">ith </w:t>
        </w:r>
        <w:r>
          <w:t>parameter</w:t>
        </w:r>
        <w:r w:rsidRPr="004418C4">
          <w:t xml:space="preserve"> </w:t>
        </w:r>
        <w:r>
          <w:rPr>
            <w:rFonts w:ascii="Times New Roman" w:hAnsi="Times New Roman"/>
            <w:i/>
          </w:rPr>
          <w:t>symbol</w:t>
        </w:r>
        <w:r>
          <w:t>.</w:t>
        </w:r>
      </w:ins>
    </w:p>
    <w:p w14:paraId="4C215F59" w14:textId="77777777" w:rsidR="00046F7A" w:rsidRDefault="00EA310A" w:rsidP="00046F7A">
      <w:pPr>
        <w:rPr>
          <w:ins w:id="6692" w:author="Rev 7 Allen Wirfs-Brock" w:date="2012-04-23T15:18:00Z"/>
          <w:rFonts w:ascii="Courier New" w:hAnsi="Courier New" w:cs="Courier New"/>
          <w:b/>
          <w:iCs/>
        </w:rPr>
      </w:pPr>
      <w:ins w:id="6693" w:author="Rev 7 Allen Wirfs-Brock" w:date="2012-04-25T15:50:00Z">
        <w:r>
          <w:rPr>
            <w:rStyle w:val="bnf"/>
          </w:rPr>
          <w:t xml:space="preserve">PropertyDefinition  </w:t>
        </w:r>
      </w:ins>
      <w:ins w:id="6694" w:author="Rev 7 Allen Wirfs-Brock" w:date="2012-04-23T15:18:00Z">
        <w:r w:rsidR="00046F7A" w:rsidRPr="006B6D0A">
          <w:rPr>
            <w:b/>
          </w:rPr>
          <w:t>:</w:t>
        </w:r>
        <w:r w:rsidR="00046F7A" w:rsidRPr="00E65A34">
          <w:t xml:space="preserve"> </w:t>
        </w:r>
        <w:r w:rsidR="00046F7A" w:rsidRPr="004D1BD1">
          <w:rPr>
            <w:rFonts w:ascii="Courier New" w:hAnsi="Courier New" w:cs="Courier New"/>
            <w:iCs/>
          </w:rPr>
          <w:t xml:space="preserve"> </w:t>
        </w:r>
      </w:ins>
      <w:ins w:id="6695" w:author="Rev 7 Allen Wirfs-Brock" w:date="2012-04-25T15:50:00Z">
        <w:r>
          <w:rPr>
            <w:rStyle w:val="bnf"/>
          </w:rPr>
          <w:t>MethodDefinition</w:t>
        </w:r>
        <w:r w:rsidRPr="006B6D0A">
          <w:t xml:space="preserve"> </w:t>
        </w:r>
      </w:ins>
    </w:p>
    <w:p w14:paraId="3753A875" w14:textId="77777777" w:rsidR="00046F7A" w:rsidRDefault="00046F7A" w:rsidP="00046F7A">
      <w:pPr>
        <w:pStyle w:val="Note"/>
        <w:rPr>
          <w:ins w:id="6696" w:author="Rev 7 Allen Wirfs-Brock" w:date="2012-04-23T15:16:00Z"/>
        </w:rPr>
      </w:pPr>
      <w:ins w:id="6697" w:author="Rev 7 Allen Wirfs-Brock" w:date="2012-04-23T15:16:00Z">
        <w:r>
          <w:t>NOTE</w:t>
        </w:r>
        <w:r>
          <w:tab/>
          <w:t>Static semantic rules that depend upon substructure generally do not look into function definitions.</w:t>
        </w:r>
      </w:ins>
    </w:p>
    <w:p w14:paraId="1F726E9E" w14:textId="77777777" w:rsidR="0074281D" w:rsidRPr="00E77497" w:rsidDel="004A7791" w:rsidRDefault="0074281D" w:rsidP="0074281D">
      <w:pPr>
        <w:rPr>
          <w:ins w:id="6698" w:author="Rev 4 Allen Wirfs-Brock" w:date="2011-10-20T13:06:00Z"/>
          <w:del w:id="6699" w:author="Rev 7 Allen Wirfs-Brock" w:date="2012-04-26T11:11:00Z"/>
          <w:rFonts w:ascii="Helvetica" w:hAnsi="Helvetica"/>
          <w:b/>
        </w:rPr>
      </w:pPr>
      <w:ins w:id="6700" w:author="Rev 4 Allen Wirfs-Brock" w:date="2011-10-20T13:06:00Z">
        <w:del w:id="6701" w:author="Rev 7 Allen Wirfs-Brock" w:date="2012-04-26T11:11:00Z">
          <w:r w:rsidRPr="00E77497" w:rsidDel="004A7791">
            <w:rPr>
              <w:rFonts w:ascii="Helvetica" w:hAnsi="Helvetica"/>
              <w:b/>
            </w:rPr>
            <w:delText xml:space="preserve">Static Semantics:  </w:delText>
          </w:r>
          <w:r w:rsidRPr="00E77497" w:rsidDel="004A7791">
            <w:rPr>
              <w:rFonts w:ascii="Helvetica" w:hAnsi="Helvetica"/>
              <w:b/>
              <w:lang w:eastAsia="en-US"/>
            </w:rPr>
            <w:delText>ExpectedArgumentCount</w:delText>
          </w:r>
        </w:del>
      </w:ins>
    </w:p>
    <w:p w14:paraId="040A5C46" w14:textId="77777777" w:rsidR="0074281D" w:rsidRPr="00E77497" w:rsidDel="004A7791" w:rsidRDefault="0074281D" w:rsidP="0074281D">
      <w:pPr>
        <w:rPr>
          <w:ins w:id="6702" w:author="Rev 4 Allen Wirfs-Brock" w:date="2011-10-20T13:06:00Z"/>
          <w:del w:id="6703" w:author="Rev 7 Allen Wirfs-Brock" w:date="2012-04-26T11:11:00Z"/>
        </w:rPr>
      </w:pPr>
      <w:ins w:id="6704" w:author="Rev 4 Allen Wirfs-Brock" w:date="2011-10-20T13:06:00Z">
        <w:del w:id="6705"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1C8297BD" w14:textId="77777777" w:rsidR="0074281D" w:rsidRPr="00E77497" w:rsidDel="004A7791" w:rsidRDefault="0074281D" w:rsidP="009E3FF6">
      <w:pPr>
        <w:pStyle w:val="Alg4"/>
        <w:numPr>
          <w:ilvl w:val="0"/>
          <w:numId w:val="585"/>
        </w:numPr>
        <w:spacing w:after="220"/>
        <w:contextualSpacing/>
        <w:rPr>
          <w:ins w:id="6706" w:author="Rev 4 Allen Wirfs-Brock" w:date="2011-10-20T13:06:00Z"/>
          <w:del w:id="6707" w:author="Rev 7 Allen Wirfs-Brock" w:date="2012-04-26T11:11:00Z"/>
        </w:rPr>
      </w:pPr>
      <w:ins w:id="6708" w:author="Rev 4 Allen Wirfs-Brock" w:date="2011-10-20T13:06:00Z">
        <w:del w:id="6709" w:author="Rev 7 Allen Wirfs-Brock" w:date="2012-04-26T11:11:00Z">
          <w:r w:rsidRPr="00E77497" w:rsidDel="004A7791">
            <w:delText>Return 1.</w:delText>
          </w:r>
        </w:del>
      </w:ins>
    </w:p>
    <w:p w14:paraId="5903EAE0" w14:textId="77777777" w:rsidR="0074281D" w:rsidRPr="00E77497" w:rsidDel="004A7791" w:rsidRDefault="0074281D" w:rsidP="0074281D">
      <w:pPr>
        <w:rPr>
          <w:ins w:id="6710" w:author="Rev 4 Allen Wirfs-Brock" w:date="2011-10-20T13:06:00Z"/>
          <w:del w:id="6711" w:author="Rev 7 Allen Wirfs-Brock" w:date="2012-04-26T11:11:00Z"/>
        </w:rPr>
      </w:pPr>
      <w:ins w:id="6712" w:author="Rev 4 Allen Wirfs-Brock" w:date="2011-10-20T13:06:00Z">
        <w:del w:id="6713"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06567C94" w14:textId="77777777" w:rsidR="0074281D" w:rsidRPr="00E77497" w:rsidDel="004A7791" w:rsidRDefault="0074281D" w:rsidP="009E3FF6">
      <w:pPr>
        <w:pStyle w:val="Alg4"/>
        <w:numPr>
          <w:ilvl w:val="0"/>
          <w:numId w:val="586"/>
        </w:numPr>
        <w:spacing w:after="220"/>
        <w:contextualSpacing/>
        <w:rPr>
          <w:ins w:id="6714" w:author="Rev 4 Allen Wirfs-Brock" w:date="2011-10-20T13:06:00Z"/>
          <w:del w:id="6715" w:author="Rev 7 Allen Wirfs-Brock" w:date="2012-04-26T11:11:00Z"/>
        </w:rPr>
      </w:pPr>
      <w:ins w:id="6716" w:author="Rev 4 Allen Wirfs-Brock" w:date="2011-10-20T13:06:00Z">
        <w:del w:id="6717" w:author="Rev 7 Allen Wirfs-Brock" w:date="2012-04-26T11:11:00Z">
          <w:r w:rsidRPr="00E77497" w:rsidDel="004A7791">
            <w:delText>Return 1.</w:delText>
          </w:r>
        </w:del>
      </w:ins>
    </w:p>
    <w:p w14:paraId="3EF5EE24" w14:textId="77777777" w:rsidR="0074281D" w:rsidRPr="00E77497" w:rsidDel="004A7791" w:rsidRDefault="0074281D" w:rsidP="0074281D">
      <w:pPr>
        <w:rPr>
          <w:ins w:id="6718" w:author="Rev 4 Allen Wirfs-Brock" w:date="2011-10-20T13:06:00Z"/>
          <w:del w:id="6719" w:author="Rev 7 Allen Wirfs-Brock" w:date="2012-04-26T11:11:00Z"/>
          <w:rFonts w:ascii="Helvetica" w:hAnsi="Helvetica"/>
          <w:b/>
        </w:rPr>
      </w:pPr>
      <w:ins w:id="6720" w:author="Rev 4 Allen Wirfs-Brock" w:date="2011-10-20T13:06:00Z">
        <w:del w:id="6721" w:author="Rev 7 Allen Wirfs-Brock" w:date="2012-04-26T11:11:00Z">
          <w:r w:rsidRPr="00E77497"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HasInitialiser</w:delText>
          </w:r>
        </w:del>
      </w:ins>
    </w:p>
    <w:p w14:paraId="7BBDB3A4" w14:textId="77777777" w:rsidR="0074281D" w:rsidRPr="00E77497" w:rsidDel="004A7791" w:rsidRDefault="0074281D" w:rsidP="0074281D">
      <w:pPr>
        <w:rPr>
          <w:ins w:id="6722" w:author="Rev 4 Allen Wirfs-Brock" w:date="2011-10-20T13:06:00Z"/>
          <w:del w:id="6723" w:author="Rev 7 Allen Wirfs-Brock" w:date="2012-04-26T11:11:00Z"/>
        </w:rPr>
      </w:pPr>
      <w:ins w:id="6724" w:author="Rev 4 Allen Wirfs-Brock" w:date="2011-10-20T13:06:00Z">
        <w:del w:id="6725"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37A18F3E" w14:textId="77777777" w:rsidR="0074281D" w:rsidRPr="00E77497" w:rsidDel="004A7791" w:rsidRDefault="0074281D" w:rsidP="009E3FF6">
      <w:pPr>
        <w:pStyle w:val="Alg4"/>
        <w:numPr>
          <w:ilvl w:val="0"/>
          <w:numId w:val="587"/>
        </w:numPr>
        <w:spacing w:after="220"/>
        <w:contextualSpacing/>
        <w:rPr>
          <w:ins w:id="6726" w:author="Rev 4 Allen Wirfs-Brock" w:date="2011-10-20T13:06:00Z"/>
          <w:del w:id="6727" w:author="Rev 7 Allen Wirfs-Brock" w:date="2012-04-26T11:11:00Z"/>
        </w:rPr>
      </w:pPr>
      <w:ins w:id="6728" w:author="Rev 4 Allen Wirfs-Brock" w:date="2011-10-20T13:06:00Z">
        <w:del w:id="6729"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4C011052" w14:textId="77777777" w:rsidR="0074281D" w:rsidRPr="00E77497" w:rsidDel="004A7791" w:rsidRDefault="0074281D" w:rsidP="0074281D">
      <w:pPr>
        <w:rPr>
          <w:ins w:id="6730" w:author="Rev 4 Allen Wirfs-Brock" w:date="2011-10-20T13:06:00Z"/>
          <w:del w:id="6731" w:author="Rev 7 Allen Wirfs-Brock" w:date="2012-04-26T11:11:00Z"/>
        </w:rPr>
      </w:pPr>
      <w:ins w:id="6732" w:author="Rev 4 Allen Wirfs-Brock" w:date="2011-10-20T13:06:00Z">
        <w:del w:id="6733"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5FDBE89D" w14:textId="77777777" w:rsidR="0074281D" w:rsidRPr="00E77497" w:rsidDel="004A7791" w:rsidRDefault="0074281D" w:rsidP="009E3FF6">
      <w:pPr>
        <w:pStyle w:val="Alg4"/>
        <w:numPr>
          <w:ilvl w:val="0"/>
          <w:numId w:val="588"/>
        </w:numPr>
        <w:spacing w:after="220"/>
        <w:contextualSpacing/>
        <w:rPr>
          <w:ins w:id="6734" w:author="Rev 4 Allen Wirfs-Brock" w:date="2011-10-20T13:06:00Z"/>
          <w:del w:id="6735" w:author="Rev 7 Allen Wirfs-Brock" w:date="2012-04-26T11:11:00Z"/>
        </w:rPr>
      </w:pPr>
      <w:ins w:id="6736" w:author="Rev 4 Allen Wirfs-Brock" w:date="2011-10-20T13:06:00Z">
        <w:del w:id="6737"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1277AC2D" w14:textId="77777777" w:rsidR="00833F54" w:rsidRPr="00E77497" w:rsidDel="00EA310A" w:rsidRDefault="00833F54" w:rsidP="00833F54">
      <w:pPr>
        <w:rPr>
          <w:ins w:id="6738" w:author="Rev 4 Allen Wirfs-Brock" w:date="2011-10-15T08:41:00Z"/>
          <w:del w:id="6739" w:author="Rev 7 Allen Wirfs-Brock" w:date="2012-04-25T15:48:00Z"/>
          <w:rFonts w:ascii="Helvetica" w:hAnsi="Helvetica"/>
          <w:b/>
        </w:rPr>
      </w:pPr>
      <w:ins w:id="6740" w:author="Rev 4 Allen Wirfs-Brock" w:date="2011-10-15T08:41:00Z">
        <w:del w:id="6741" w:author="Rev 7 Allen Wirfs-Brock" w:date="2012-04-25T15:48:00Z">
          <w:r w:rsidRPr="00E77497" w:rsidDel="00EA310A">
            <w:rPr>
              <w:rFonts w:ascii="Helvetica" w:hAnsi="Helvetica"/>
              <w:b/>
            </w:rPr>
            <w:delText xml:space="preserve">Static Semantics:  </w:delText>
          </w:r>
          <w:r w:rsidRPr="00E77497" w:rsidDel="00EA310A">
            <w:rPr>
              <w:rFonts w:ascii="Helvetica" w:hAnsi="Helvetica"/>
              <w:b/>
              <w:lang w:eastAsia="en-US"/>
            </w:rPr>
            <w:delText>PropertyDefinitionList(name)</w:delText>
          </w:r>
        </w:del>
      </w:ins>
    </w:p>
    <w:p w14:paraId="1414E55C" w14:textId="77777777" w:rsidR="00833F54" w:rsidRPr="00E77497" w:rsidDel="00EA310A" w:rsidRDefault="004A5000" w:rsidP="00833F54">
      <w:pPr>
        <w:jc w:val="left"/>
        <w:rPr>
          <w:ins w:id="6742" w:author="Rev 4 Allen Wirfs-Brock" w:date="2011-10-15T08:41:00Z"/>
          <w:del w:id="6743" w:author="Rev 7 Allen Wirfs-Brock" w:date="2012-04-25T15:48:00Z"/>
        </w:rPr>
      </w:pPr>
      <w:ins w:id="6744" w:author="Rev 6 Allen Wirfs-Brock" w:date="2012-02-27T10:59:00Z">
        <w:del w:id="6745" w:author="Rev 7 Allen Wirfs-Brock" w:date="2012-04-20T09:47:00Z">
          <w:r w:rsidRPr="00E77497" w:rsidDel="002D5AF2">
            <w:rPr>
              <w:rStyle w:val="bnf"/>
            </w:rPr>
            <w:delText>PropertyNameAndValueList</w:delText>
          </w:r>
        </w:del>
        <w:del w:id="6746" w:author="Rev 7 Allen Wirfs-Brock" w:date="2012-04-25T15:48:00Z">
          <w:r w:rsidRPr="00E77497" w:rsidDel="00EA310A">
            <w:delText xml:space="preserve"> </w:delText>
          </w:r>
          <w:r w:rsidRPr="00E77497" w:rsidDel="00EA310A">
            <w:rPr>
              <w:b/>
            </w:rPr>
            <w:delText>:</w:delText>
          </w:r>
          <w:r w:rsidRPr="00E77497" w:rsidDel="00EA310A">
            <w:delText xml:space="preserve">  </w:delText>
          </w:r>
        </w:del>
      </w:ins>
      <w:ins w:id="6747" w:author="Rev 4 Allen Wirfs-Brock" w:date="2011-10-15T08:41:00Z">
        <w:del w:id="6748" w:author="Rev 7 Allen Wirfs-Brock" w:date="2012-04-20T09:35:00Z">
          <w:r w:rsidR="00833F54" w:rsidRPr="00E77497" w:rsidDel="001A6289">
            <w:rPr>
              <w:rStyle w:val="bnf"/>
            </w:rPr>
            <w:delText>PropertyAssignment</w:delText>
          </w:r>
        </w:del>
        <w:del w:id="6749" w:author="Rev 7 Allen Wirfs-Brock" w:date="2012-04-25T15:48:00Z">
          <w:r w:rsidR="00833F54" w:rsidRPr="00E77497" w:rsidDel="00EA310A">
            <w:delText xml:space="preserve"> </w:delText>
          </w:r>
          <w:r w:rsidR="00833F54" w:rsidRPr="00E77497" w:rsidDel="00EA310A">
            <w:rPr>
              <w:b/>
            </w:rPr>
            <w:delText>:</w:delText>
          </w:r>
          <w:r w:rsidR="00833F54" w:rsidRPr="00E77497" w:rsidDel="00EA310A">
            <w:delText xml:space="preserve"> </w:delText>
          </w:r>
          <w:r w:rsidR="00833F54" w:rsidRPr="00E77497" w:rsidDel="00EA310A">
            <w:rPr>
              <w:rStyle w:val="bnf"/>
            </w:rPr>
            <w:delText>PropertyName</w:delText>
          </w:r>
          <w:r w:rsidR="00833F54" w:rsidRPr="00E77497" w:rsidDel="00EA310A">
            <w:delText xml:space="preserve"> </w:delText>
          </w:r>
          <w:r w:rsidR="00833F54" w:rsidRPr="00E77497" w:rsidDel="00EA310A">
            <w:rPr>
              <w:rFonts w:ascii="Courier New" w:hAnsi="Courier New" w:cs="Courier New"/>
              <w:b/>
            </w:rPr>
            <w:delText>:</w:delText>
          </w:r>
          <w:r w:rsidR="00833F54" w:rsidRPr="00E77497" w:rsidDel="00EA310A">
            <w:delText xml:space="preserve"> </w:delText>
          </w:r>
          <w:r w:rsidR="00833F54" w:rsidRPr="00E77497" w:rsidDel="00EA310A">
            <w:rPr>
              <w:rStyle w:val="bnf"/>
            </w:rPr>
            <w:delText>AssignmentExpression</w:delText>
          </w:r>
        </w:del>
      </w:ins>
    </w:p>
    <w:p w14:paraId="00AFB7F1" w14:textId="77777777" w:rsidR="00833F54" w:rsidRPr="00E77497" w:rsidDel="00EA310A" w:rsidRDefault="00833F54" w:rsidP="009E3FF6">
      <w:pPr>
        <w:pStyle w:val="Alg4"/>
        <w:numPr>
          <w:ilvl w:val="0"/>
          <w:numId w:val="576"/>
        </w:numPr>
        <w:spacing w:after="220"/>
        <w:contextualSpacing/>
        <w:rPr>
          <w:ins w:id="6750" w:author="Rev 4 Allen Wirfs-Brock" w:date="2011-10-15T08:41:00Z"/>
          <w:del w:id="6751" w:author="Rev 7 Allen Wirfs-Brock" w:date="2012-04-25T15:48:00Z"/>
        </w:rPr>
      </w:pPr>
      <w:ins w:id="6752" w:author="Rev 4 Allen Wirfs-Brock" w:date="2011-10-15T08:41:00Z">
        <w:del w:id="6753" w:author="Rev 7 Allen Wirfs-Brock" w:date="2012-04-25T15:48:00Z">
          <w:r w:rsidRPr="00E77497" w:rsidDel="00EA310A">
            <w:delText xml:space="preserve">If PropName of </w:delText>
          </w:r>
        </w:del>
        <w:del w:id="6754" w:author="Rev 7 Allen Wirfs-Brock" w:date="2012-04-20T09:35:00Z">
          <w:r w:rsidRPr="00E77497" w:rsidDel="001A6289">
            <w:rPr>
              <w:rStyle w:val="bnf"/>
            </w:rPr>
            <w:delText>PropertyAssignment</w:delText>
          </w:r>
        </w:del>
        <w:del w:id="6755" w:author="Rev 7 Allen Wirfs-Brock" w:date="2012-04-25T15:48:00Z">
          <w:r w:rsidRPr="00E77497" w:rsidDel="00EA310A">
            <w:delText xml:space="preserve"> is not </w:delText>
          </w:r>
          <w:r w:rsidRPr="00E77497" w:rsidDel="00EA310A">
            <w:rPr>
              <w:i/>
            </w:rPr>
            <w:delText>name</w:delText>
          </w:r>
          <w:r w:rsidRPr="00E77497" w:rsidDel="00EA310A">
            <w:delText xml:space="preserve"> return the empty List.</w:delText>
          </w:r>
        </w:del>
      </w:ins>
    </w:p>
    <w:p w14:paraId="703050E5" w14:textId="77777777" w:rsidR="00833F54" w:rsidRPr="00E77497" w:rsidDel="00EA310A" w:rsidRDefault="00833F54" w:rsidP="009E3FF6">
      <w:pPr>
        <w:pStyle w:val="Alg4"/>
        <w:numPr>
          <w:ilvl w:val="0"/>
          <w:numId w:val="576"/>
        </w:numPr>
        <w:spacing w:after="220"/>
        <w:contextualSpacing/>
        <w:rPr>
          <w:ins w:id="6756" w:author="Rev 4 Allen Wirfs-Brock" w:date="2011-10-15T08:41:00Z"/>
          <w:del w:id="6757" w:author="Rev 7 Allen Wirfs-Brock" w:date="2012-04-25T15:48:00Z"/>
        </w:rPr>
      </w:pPr>
      <w:ins w:id="6758" w:author="Rev 4 Allen Wirfs-Brock" w:date="2011-10-15T08:41:00Z">
        <w:del w:id="6759" w:author="Rev 7 Allen Wirfs-Brock" w:date="2012-04-25T15:48:00Z">
          <w:r w:rsidRPr="00E77497" w:rsidDel="00EA310A">
            <w:delText xml:space="preserve">Return a List containing </w:delText>
          </w:r>
        </w:del>
        <w:del w:id="6760" w:author="Rev 7 Allen Wirfs-Brock" w:date="2012-04-20T09:35:00Z">
          <w:r w:rsidRPr="00E77497" w:rsidDel="001A6289">
            <w:rPr>
              <w:rStyle w:val="bnf"/>
            </w:rPr>
            <w:delText>PropertyAssignment</w:delText>
          </w:r>
        </w:del>
        <w:del w:id="6761" w:author="Rev 7 Allen Wirfs-Brock" w:date="2012-04-25T15:48:00Z">
          <w:r w:rsidRPr="00E77497" w:rsidDel="00EA310A">
            <w:delText>.</w:delText>
          </w:r>
        </w:del>
      </w:ins>
    </w:p>
    <w:p w14:paraId="089C51D0" w14:textId="77777777" w:rsidR="00833F54" w:rsidRPr="00E77497" w:rsidDel="00EA310A" w:rsidRDefault="00833F54" w:rsidP="00833F54">
      <w:pPr>
        <w:jc w:val="left"/>
        <w:rPr>
          <w:ins w:id="6762" w:author="Rev 4 Allen Wirfs-Brock" w:date="2011-10-15T08:41:00Z"/>
          <w:del w:id="6763" w:author="Rev 7 Allen Wirfs-Brock" w:date="2012-04-25T15:48:00Z"/>
        </w:rPr>
      </w:pPr>
      <w:ins w:id="6764" w:author="Rev 4 Allen Wirfs-Brock" w:date="2011-10-15T08:41:00Z">
        <w:del w:id="6765" w:author="Rev 7 Allen Wirfs-Brock" w:date="2012-04-20T09:47:00Z">
          <w:r w:rsidRPr="00E77497" w:rsidDel="002D5AF2">
            <w:rPr>
              <w:rStyle w:val="bnf"/>
            </w:rPr>
            <w:delText>PropertyNameAndValueList</w:delText>
          </w:r>
        </w:del>
        <w:del w:id="6766" w:author="Rev 7 Allen Wirfs-Brock" w:date="2012-04-25T15:48:00Z">
          <w:r w:rsidRPr="00E77497" w:rsidDel="00EA310A">
            <w:delText xml:space="preserve"> </w:delText>
          </w:r>
          <w:r w:rsidRPr="00E77497" w:rsidDel="00EA310A">
            <w:rPr>
              <w:b/>
            </w:rPr>
            <w:delText>:</w:delText>
          </w:r>
          <w:r w:rsidRPr="00E77497" w:rsidDel="00EA310A">
            <w:delText xml:space="preserve">  </w:delText>
          </w:r>
        </w:del>
        <w:del w:id="6767" w:author="Rev 7 Allen Wirfs-Brock" w:date="2012-04-20T09:47:00Z">
          <w:r w:rsidRPr="00E77497" w:rsidDel="002D5AF2">
            <w:rPr>
              <w:rStyle w:val="bnf"/>
            </w:rPr>
            <w:delText>PropertyNameAndValueList</w:delText>
          </w:r>
        </w:del>
        <w:del w:id="6768" w:author="Rev 7 Allen Wirfs-Brock" w:date="2012-04-25T15:48:00Z">
          <w:r w:rsidRPr="00E77497" w:rsidDel="00EA310A">
            <w:delText xml:space="preserve"> </w:delText>
          </w:r>
          <w:r w:rsidRPr="00E77497" w:rsidDel="00EA310A">
            <w:rPr>
              <w:rFonts w:ascii="Courier New" w:hAnsi="Courier New" w:cs="Courier New"/>
              <w:b/>
            </w:rPr>
            <w:delText>,</w:delText>
          </w:r>
          <w:r w:rsidRPr="00E77497" w:rsidDel="00EA310A">
            <w:delText xml:space="preserve"> </w:delText>
          </w:r>
        </w:del>
        <w:del w:id="6769" w:author="Rev 7 Allen Wirfs-Brock" w:date="2012-04-20T09:35:00Z">
          <w:r w:rsidRPr="00E77497" w:rsidDel="001A6289">
            <w:rPr>
              <w:rStyle w:val="bnf"/>
            </w:rPr>
            <w:delText>PropertyAssignment</w:delText>
          </w:r>
        </w:del>
      </w:ins>
    </w:p>
    <w:p w14:paraId="6FFB57E0" w14:textId="77777777" w:rsidR="00833F54" w:rsidRPr="00E77497" w:rsidDel="00EA310A" w:rsidRDefault="00833F54" w:rsidP="009E3FF6">
      <w:pPr>
        <w:pStyle w:val="Alg4"/>
        <w:numPr>
          <w:ilvl w:val="0"/>
          <w:numId w:val="577"/>
        </w:numPr>
        <w:spacing w:after="220"/>
        <w:contextualSpacing/>
        <w:rPr>
          <w:ins w:id="6770" w:author="Rev 4 Allen Wirfs-Brock" w:date="2011-10-15T08:41:00Z"/>
          <w:del w:id="6771" w:author="Rev 7 Allen Wirfs-Brock" w:date="2012-04-25T15:48:00Z"/>
        </w:rPr>
      </w:pPr>
      <w:ins w:id="6772" w:author="Rev 4 Allen Wirfs-Brock" w:date="2011-10-15T08:41:00Z">
        <w:del w:id="6773" w:author="Rev 7 Allen Wirfs-Brock" w:date="2012-04-25T15:48:00Z">
          <w:r w:rsidRPr="00E77497" w:rsidDel="00EA310A">
            <w:delText xml:space="preserve">Let </w:delText>
          </w:r>
          <w:r w:rsidRPr="00E77497" w:rsidDel="00EA310A">
            <w:rPr>
              <w:i/>
            </w:rPr>
            <w:delText>previous</w:delText>
          </w:r>
          <w:r w:rsidRPr="00E77497" w:rsidDel="00EA310A">
            <w:delText xml:space="preserve"> be PropertyDefinitionList(</w:delText>
          </w:r>
          <w:r w:rsidRPr="00E77497" w:rsidDel="00EA310A">
            <w:rPr>
              <w:i/>
            </w:rPr>
            <w:delText>name</w:delText>
          </w:r>
          <w:r w:rsidRPr="00E77497" w:rsidDel="00EA310A">
            <w:delText xml:space="preserve">) of </w:delText>
          </w:r>
        </w:del>
        <w:del w:id="6774" w:author="Rev 7 Allen Wirfs-Brock" w:date="2012-04-20T09:47:00Z">
          <w:r w:rsidRPr="00E77497" w:rsidDel="002D5AF2">
            <w:rPr>
              <w:rStyle w:val="bnf"/>
            </w:rPr>
            <w:delText>PropertyNameAndValueList</w:delText>
          </w:r>
        </w:del>
        <w:del w:id="6775" w:author="Rev 7 Allen Wirfs-Brock" w:date="2012-04-25T15:48:00Z">
          <w:r w:rsidRPr="00E77497" w:rsidDel="00EA310A">
            <w:rPr>
              <w:rStyle w:val="bnf"/>
              <w:i w:val="0"/>
            </w:rPr>
            <w:delText>.</w:delText>
          </w:r>
        </w:del>
      </w:ins>
    </w:p>
    <w:p w14:paraId="186718E0" w14:textId="77777777" w:rsidR="00833F54" w:rsidRPr="00E77497" w:rsidDel="00EA310A" w:rsidRDefault="00833F54" w:rsidP="009E3FF6">
      <w:pPr>
        <w:pStyle w:val="Alg4"/>
        <w:numPr>
          <w:ilvl w:val="0"/>
          <w:numId w:val="577"/>
        </w:numPr>
        <w:contextualSpacing/>
        <w:rPr>
          <w:ins w:id="6776" w:author="Rev 4 Allen Wirfs-Brock" w:date="2011-10-15T08:41:00Z"/>
          <w:del w:id="6777" w:author="Rev 7 Allen Wirfs-Brock" w:date="2012-04-25T15:48:00Z"/>
        </w:rPr>
      </w:pPr>
      <w:ins w:id="6778" w:author="Rev 4 Allen Wirfs-Brock" w:date="2011-10-15T08:41:00Z">
        <w:del w:id="6779" w:author="Rev 7 Allen Wirfs-Brock" w:date="2012-04-25T15:48:00Z">
          <w:r w:rsidRPr="00E77497" w:rsidDel="00EA310A">
            <w:delText xml:space="preserve">If PropName of </w:delText>
          </w:r>
        </w:del>
        <w:del w:id="6780" w:author="Rev 7 Allen Wirfs-Brock" w:date="2012-04-20T09:35:00Z">
          <w:r w:rsidRPr="00E77497" w:rsidDel="001A6289">
            <w:rPr>
              <w:rStyle w:val="bnf"/>
            </w:rPr>
            <w:delText>PropertyAssignment</w:delText>
          </w:r>
        </w:del>
        <w:del w:id="6781" w:author="Rev 7 Allen Wirfs-Brock" w:date="2012-04-25T15:48:00Z">
          <w:r w:rsidRPr="00E77497" w:rsidDel="00EA310A">
            <w:delText xml:space="preserve"> is </w:delText>
          </w:r>
          <w:r w:rsidRPr="00E77497" w:rsidDel="00EA310A">
            <w:rPr>
              <w:i/>
            </w:rPr>
            <w:delText>name</w:delText>
          </w:r>
          <w:r w:rsidRPr="00E77497" w:rsidDel="00EA310A">
            <w:delText xml:space="preserve"> then,</w:delText>
          </w:r>
        </w:del>
      </w:ins>
    </w:p>
    <w:p w14:paraId="4631FD73" w14:textId="77777777" w:rsidR="00833F54" w:rsidRPr="00E77497" w:rsidDel="00EA310A" w:rsidRDefault="00833F54" w:rsidP="009E3FF6">
      <w:pPr>
        <w:pStyle w:val="Alg3"/>
        <w:numPr>
          <w:ilvl w:val="1"/>
          <w:numId w:val="575"/>
        </w:numPr>
        <w:tabs>
          <w:tab w:val="clear" w:pos="1440"/>
          <w:tab w:val="left" w:pos="360"/>
        </w:tabs>
        <w:ind w:hanging="1080"/>
        <w:rPr>
          <w:ins w:id="6782" w:author="Rev 4 Allen Wirfs-Brock" w:date="2011-10-15T08:41:00Z"/>
          <w:del w:id="6783" w:author="Rev 7 Allen Wirfs-Brock" w:date="2012-04-25T15:48:00Z"/>
        </w:rPr>
      </w:pPr>
      <w:ins w:id="6784" w:author="Rev 4 Allen Wirfs-Brock" w:date="2011-10-15T08:41:00Z">
        <w:del w:id="6785" w:author="Rev 7 Allen Wirfs-Brock" w:date="2012-04-25T15:48:00Z">
          <w:r w:rsidRPr="00E77497" w:rsidDel="00EA310A">
            <w:delText xml:space="preserve">Append  </w:delText>
          </w:r>
        </w:del>
        <w:del w:id="6786" w:author="Rev 7 Allen Wirfs-Brock" w:date="2012-04-20T09:35:00Z">
          <w:r w:rsidRPr="00E77497" w:rsidDel="001A6289">
            <w:rPr>
              <w:rStyle w:val="bnf"/>
            </w:rPr>
            <w:delText>PropertyAssignment</w:delText>
          </w:r>
        </w:del>
        <w:del w:id="6787" w:author="Rev 7 Allen Wirfs-Brock" w:date="2012-04-25T15:48:00Z">
          <w:r w:rsidRPr="00E77497" w:rsidDel="00EA310A">
            <w:delText xml:space="preserve"> to the end of </w:delText>
          </w:r>
          <w:r w:rsidRPr="00E77497" w:rsidDel="00EA310A">
            <w:rPr>
              <w:i/>
            </w:rPr>
            <w:delText>previous</w:delText>
          </w:r>
          <w:r w:rsidRPr="00E77497" w:rsidDel="00EA310A">
            <w:delText>.</w:delText>
          </w:r>
        </w:del>
      </w:ins>
    </w:p>
    <w:p w14:paraId="06D507D6" w14:textId="77777777" w:rsidR="00833F54" w:rsidRPr="00E77497" w:rsidDel="00EA310A" w:rsidRDefault="00833F54" w:rsidP="009E3FF6">
      <w:pPr>
        <w:pStyle w:val="Alg4"/>
        <w:numPr>
          <w:ilvl w:val="0"/>
          <w:numId w:val="577"/>
        </w:numPr>
        <w:spacing w:after="220"/>
        <w:contextualSpacing/>
        <w:rPr>
          <w:ins w:id="6788" w:author="Rev 4 Allen Wirfs-Brock" w:date="2011-10-15T08:41:00Z"/>
          <w:del w:id="6789" w:author="Rev 7 Allen Wirfs-Brock" w:date="2012-04-25T15:48:00Z"/>
        </w:rPr>
      </w:pPr>
      <w:ins w:id="6790" w:author="Rev 4 Allen Wirfs-Brock" w:date="2011-10-15T08:41:00Z">
        <w:del w:id="6791" w:author="Rev 7 Allen Wirfs-Brock" w:date="2012-04-25T15:48:00Z">
          <w:r w:rsidRPr="00E77497" w:rsidDel="00EA310A">
            <w:delText xml:space="preserve">Return </w:delText>
          </w:r>
          <w:r w:rsidRPr="00E77497" w:rsidDel="00EA310A">
            <w:rPr>
              <w:i/>
            </w:rPr>
            <w:delText>previous</w:delText>
          </w:r>
          <w:r w:rsidRPr="00E77497" w:rsidDel="00EA310A">
            <w:delText>.</w:delText>
          </w:r>
        </w:del>
      </w:ins>
    </w:p>
    <w:p w14:paraId="359A552A" w14:textId="77777777" w:rsidR="00833F54" w:rsidRPr="00E77497" w:rsidRDefault="00833F54" w:rsidP="00833F54">
      <w:pPr>
        <w:rPr>
          <w:ins w:id="6792" w:author="Rev 4 Allen Wirfs-Brock" w:date="2011-10-15T08:41:00Z"/>
          <w:rFonts w:ascii="Helvetica" w:hAnsi="Helvetica"/>
          <w:b/>
        </w:rPr>
      </w:pPr>
      <w:ins w:id="6793" w:author="Rev 4 Allen Wirfs-Brock" w:date="2011-10-15T08:41:00Z">
        <w:r w:rsidRPr="00E77497">
          <w:rPr>
            <w:rFonts w:ascii="Helvetica" w:hAnsi="Helvetica"/>
            <w:b/>
          </w:rPr>
          <w:t xml:space="preserve">Static Semantics:  </w:t>
        </w:r>
        <w:r w:rsidRPr="00E77497">
          <w:rPr>
            <w:rStyle w:val="bnf"/>
            <w:rFonts w:ascii="Helvetica" w:hAnsi="Helvetica"/>
            <w:b/>
            <w:i w:val="0"/>
          </w:rPr>
          <w:t>PropName</w:t>
        </w:r>
      </w:ins>
    </w:p>
    <w:p w14:paraId="7CC1FD7A" w14:textId="77777777" w:rsidR="00833F54" w:rsidRPr="00E77497" w:rsidRDefault="00833F54" w:rsidP="00833F54">
      <w:pPr>
        <w:rPr>
          <w:ins w:id="6794" w:author="Rev 4 Allen Wirfs-Brock" w:date="2011-10-15T08:41:00Z"/>
        </w:rPr>
      </w:pPr>
      <w:ins w:id="6795" w:author="Rev 4 Allen Wirfs-Brock" w:date="2011-10-15T08:41:00Z">
        <w:del w:id="6796" w:author="Rev 7 Allen Wirfs-Brock" w:date="2012-04-20T09:35:00Z">
          <w:r w:rsidRPr="00E77497" w:rsidDel="001A6289">
            <w:rPr>
              <w:rStyle w:val="bnf"/>
            </w:rPr>
            <w:delText>PropertyAssignment</w:delText>
          </w:r>
        </w:del>
      </w:ins>
      <w:ins w:id="6797" w:author="Rev 7 Allen Wirfs-Brock" w:date="2012-04-20T09:35:00Z">
        <w:r w:rsidR="001A6289">
          <w:rPr>
            <w:rStyle w:val="bnf"/>
          </w:rPr>
          <w:t>PropertyDefinition</w:t>
        </w:r>
      </w:ins>
      <w:ins w:id="6798" w:author="Rev 4 Allen Wirfs-Brock" w:date="2011-10-15T08:41:00Z">
        <w:r w:rsidRPr="00E77497">
          <w:t xml:space="preserve"> </w:t>
        </w:r>
        <w:r w:rsidRPr="00E77497">
          <w:rPr>
            <w:b/>
          </w:rPr>
          <w:t>:</w:t>
        </w:r>
        <w:r w:rsidRPr="00E77497">
          <w:t xml:space="preserve"> </w:t>
        </w:r>
        <w:r w:rsidRPr="00E77497">
          <w:rPr>
            <w:rStyle w:val="bnf"/>
          </w:rPr>
          <w:t>IdentifierName</w:t>
        </w:r>
        <w:r w:rsidRPr="00E77497">
          <w:t xml:space="preserve"> </w:t>
        </w:r>
      </w:ins>
    </w:p>
    <w:p w14:paraId="39262DA1" w14:textId="77777777" w:rsidR="00833F54" w:rsidRPr="00E77497" w:rsidRDefault="00833F54" w:rsidP="009E3FF6">
      <w:pPr>
        <w:pStyle w:val="Alg4"/>
        <w:numPr>
          <w:ilvl w:val="0"/>
          <w:numId w:val="578"/>
        </w:numPr>
        <w:spacing w:after="220"/>
        <w:contextualSpacing/>
        <w:rPr>
          <w:ins w:id="6799" w:author="Rev 4 Allen Wirfs-Brock" w:date="2011-10-15T08:41:00Z"/>
        </w:rPr>
      </w:pPr>
      <w:ins w:id="6800" w:author="Rev 4 Allen Wirfs-Brock" w:date="2011-10-15T08:41:00Z">
        <w:r w:rsidRPr="00E77497">
          <w:t xml:space="preserve">Return </w:t>
        </w:r>
      </w:ins>
      <w:ins w:id="6801" w:author="Rev 4 Allen Wirfs-Brock" w:date="2011-10-19T12:05:00Z">
        <w:r w:rsidR="0014059F" w:rsidRPr="00E77497">
          <w:t xml:space="preserve">String Value of </w:t>
        </w:r>
      </w:ins>
      <w:ins w:id="6802" w:author="Rev 4 Allen Wirfs-Brock" w:date="2011-10-15T08:41:00Z">
        <w:r w:rsidRPr="00E77497">
          <w:rPr>
            <w:rStyle w:val="bnf"/>
          </w:rPr>
          <w:t>IdentifierName</w:t>
        </w:r>
        <w:r w:rsidRPr="00E77497">
          <w:t>.</w:t>
        </w:r>
      </w:ins>
    </w:p>
    <w:p w14:paraId="08B13A28" w14:textId="77777777" w:rsidR="00833F54" w:rsidRPr="00E77497" w:rsidRDefault="00833F54" w:rsidP="00833F54">
      <w:pPr>
        <w:rPr>
          <w:ins w:id="6803" w:author="Rev 4 Allen Wirfs-Brock" w:date="2011-10-15T08:41:00Z"/>
        </w:rPr>
      </w:pPr>
      <w:ins w:id="6804" w:author="Rev 4 Allen Wirfs-Brock" w:date="2011-10-15T08:41:00Z">
        <w:del w:id="6805" w:author="Rev 7 Allen Wirfs-Brock" w:date="2012-04-20T09:35:00Z">
          <w:r w:rsidRPr="00E77497" w:rsidDel="001A6289">
            <w:rPr>
              <w:rStyle w:val="bnf"/>
            </w:rPr>
            <w:delText>PropertyAssignment</w:delText>
          </w:r>
        </w:del>
      </w:ins>
      <w:ins w:id="6806" w:author="Rev 7 Allen Wirfs-Brock" w:date="2012-04-20T09:35:00Z">
        <w:r w:rsidR="001A6289">
          <w:rPr>
            <w:rStyle w:val="bnf"/>
          </w:rPr>
          <w:t>PropertyDefinition</w:t>
        </w:r>
      </w:ins>
      <w:ins w:id="6807" w:author="Rev 4 Allen Wirfs-Brock" w:date="2011-10-15T08:41:00Z">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ins>
    </w:p>
    <w:p w14:paraId="1210BAA5" w14:textId="77777777" w:rsidR="00833F54" w:rsidRPr="00E77497" w:rsidRDefault="00833F54" w:rsidP="009E3FF6">
      <w:pPr>
        <w:pStyle w:val="Alg4"/>
        <w:numPr>
          <w:ilvl w:val="0"/>
          <w:numId w:val="579"/>
        </w:numPr>
        <w:spacing w:after="220"/>
        <w:contextualSpacing/>
        <w:rPr>
          <w:ins w:id="6808" w:author="Rev 4 Allen Wirfs-Brock" w:date="2011-10-15T08:41:00Z"/>
        </w:rPr>
      </w:pPr>
      <w:ins w:id="6809" w:author="Rev 4 Allen Wirfs-Brock" w:date="2011-10-15T08:41:00Z">
        <w:r w:rsidRPr="00E77497">
          <w:t>Return PropName</w:t>
        </w:r>
      </w:ins>
      <w:ins w:id="6810" w:author="Rev 4 Allen Wirfs-Brock" w:date="2011-10-19T12:05:00Z">
        <w:r w:rsidR="0014059F" w:rsidRPr="00E77497">
          <w:t xml:space="preserve"> of </w:t>
        </w:r>
      </w:ins>
      <w:ins w:id="6811" w:author="Rev 4 Allen Wirfs-Brock" w:date="2011-10-15T08:41:00Z">
        <w:r w:rsidRPr="00E77497">
          <w:rPr>
            <w:i/>
          </w:rPr>
          <w:t>PropertyName</w:t>
        </w:r>
        <w:r w:rsidRPr="00E77497">
          <w:t>.</w:t>
        </w:r>
      </w:ins>
    </w:p>
    <w:p w14:paraId="26D50291" w14:textId="77777777" w:rsidR="00EA310A" w:rsidRPr="00E77497" w:rsidRDefault="00EA310A" w:rsidP="00EA310A">
      <w:pPr>
        <w:rPr>
          <w:ins w:id="6812" w:author="Rev 7 Allen Wirfs-Brock" w:date="2012-04-25T15:53:00Z"/>
        </w:rPr>
      </w:pPr>
      <w:ins w:id="6813" w:author="Rev 7 Allen Wirfs-Brock" w:date="2012-04-25T15:53:00Z">
        <w:r>
          <w:rPr>
            <w:rStyle w:val="bnf"/>
          </w:rPr>
          <w:t>PropertyDefinition</w:t>
        </w:r>
        <w:r w:rsidRPr="00E77497">
          <w:t xml:space="preserve"> </w:t>
        </w:r>
        <w:r w:rsidRPr="00E77497">
          <w:rPr>
            <w:b/>
          </w:rPr>
          <w:t>:</w:t>
        </w:r>
        <w:r w:rsidRPr="00E77497">
          <w:t xml:space="preserve"> </w:t>
        </w:r>
      </w:ins>
      <w:ins w:id="6814" w:author="Rev 7 Allen Wirfs-Brock" w:date="2012-04-25T15:54:00Z">
        <w:r>
          <w:rPr>
            <w:rStyle w:val="bnf"/>
          </w:rPr>
          <w:t>MethodDefinition</w:t>
        </w:r>
      </w:ins>
      <w:ins w:id="6815" w:author="Rev 7 Allen Wirfs-Brock" w:date="2012-04-25T15:53:00Z">
        <w:r w:rsidRPr="00E77497">
          <w:t xml:space="preserve"> </w:t>
        </w:r>
      </w:ins>
    </w:p>
    <w:p w14:paraId="54D0381C" w14:textId="77777777" w:rsidR="00EA310A" w:rsidRPr="00E77497" w:rsidRDefault="00EA310A" w:rsidP="00EA310A">
      <w:pPr>
        <w:pStyle w:val="Alg4"/>
        <w:numPr>
          <w:ilvl w:val="0"/>
          <w:numId w:val="738"/>
        </w:numPr>
        <w:spacing w:after="220"/>
        <w:contextualSpacing/>
        <w:rPr>
          <w:ins w:id="6816" w:author="Rev 7 Allen Wirfs-Brock" w:date="2012-04-25T15:53:00Z"/>
        </w:rPr>
      </w:pPr>
      <w:ins w:id="6817" w:author="Rev 7 Allen Wirfs-Brock" w:date="2012-04-25T15:53:00Z">
        <w:r w:rsidRPr="00E77497">
          <w:t xml:space="preserve">Return </w:t>
        </w:r>
      </w:ins>
      <w:ins w:id="6818" w:author="Rev 7 Allen Wirfs-Brock" w:date="2012-04-25T15:54:00Z">
        <w:r>
          <w:t>PropName</w:t>
        </w:r>
      </w:ins>
      <w:ins w:id="6819" w:author="Rev 7 Allen Wirfs-Brock" w:date="2012-04-25T15:53:00Z">
        <w:r w:rsidRPr="00E77497">
          <w:t xml:space="preserve"> of </w:t>
        </w:r>
      </w:ins>
      <w:ins w:id="6820" w:author="Rev 7 Allen Wirfs-Brock" w:date="2012-04-25T15:54:00Z">
        <w:r>
          <w:rPr>
            <w:rStyle w:val="bnf"/>
          </w:rPr>
          <w:t>MethodDefinition</w:t>
        </w:r>
      </w:ins>
      <w:ins w:id="6821" w:author="Rev 7 Allen Wirfs-Brock" w:date="2012-04-25T15:53:00Z">
        <w:r w:rsidRPr="00E77497">
          <w:t>.</w:t>
        </w:r>
      </w:ins>
    </w:p>
    <w:p w14:paraId="5305764B" w14:textId="77777777" w:rsidR="008D6EE3" w:rsidRPr="00E77497" w:rsidDel="004A7791" w:rsidRDefault="008D6EE3" w:rsidP="008D6EE3">
      <w:pPr>
        <w:rPr>
          <w:ins w:id="6822" w:author="Rev 5 Allen Wirfs-Brock" w:date="2012-01-06T15:41:00Z"/>
          <w:del w:id="6823" w:author="Rev 7 Allen Wirfs-Brock" w:date="2012-04-26T11:11:00Z"/>
        </w:rPr>
      </w:pPr>
      <w:ins w:id="6824" w:author="Rev 5 Allen Wirfs-Brock" w:date="2012-01-06T15:41:00Z">
        <w:del w:id="6825" w:author="Rev 7 Allen Wirfs-Brock" w:date="2012-04-20T09:35:00Z">
          <w:r w:rsidRPr="00E77497" w:rsidDel="001A6289">
            <w:rPr>
              <w:rStyle w:val="bnf"/>
            </w:rPr>
            <w:delText>PropertyAssignment</w:delText>
          </w:r>
        </w:del>
        <w:del w:id="6826"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1397F936" w14:textId="77777777" w:rsidR="008D6EE3" w:rsidRPr="00E77497" w:rsidDel="004A7791" w:rsidRDefault="008D6EE3" w:rsidP="008D6EE3">
      <w:pPr>
        <w:pStyle w:val="Alg4"/>
        <w:numPr>
          <w:ilvl w:val="0"/>
          <w:numId w:val="580"/>
        </w:numPr>
        <w:spacing w:after="220"/>
        <w:contextualSpacing/>
        <w:rPr>
          <w:ins w:id="6827" w:author="Rev 5 Allen Wirfs-Brock" w:date="2012-01-06T15:41:00Z"/>
          <w:del w:id="6828" w:author="Rev 7 Allen Wirfs-Brock" w:date="2012-04-26T11:11:00Z"/>
        </w:rPr>
      </w:pPr>
      <w:ins w:id="6829" w:author="Rev 5 Allen Wirfs-Brock" w:date="2012-01-06T15:41:00Z">
        <w:del w:id="6830" w:author="Rev 7 Allen Wirfs-Brock" w:date="2012-04-26T11:11:00Z">
          <w:r w:rsidRPr="00E77497" w:rsidDel="004A7791">
            <w:delText>Return PropName</w:delText>
          </w:r>
        </w:del>
      </w:ins>
      <w:ins w:id="6831" w:author="Rev 5 Allen Wirfs-Brock" w:date="2012-01-06T15:43:00Z">
        <w:del w:id="6832" w:author="Rev 7 Allen Wirfs-Brock" w:date="2012-04-26T11:11:00Z">
          <w:r w:rsidRPr="008D6EE3" w:rsidDel="004A7791">
            <w:delText xml:space="preserve"> </w:delText>
          </w:r>
          <w:r w:rsidRPr="00E77497" w:rsidDel="004A7791">
            <w:delText xml:space="preserve">of </w:delText>
          </w:r>
          <w:r w:rsidRPr="00E77497" w:rsidDel="004A7791">
            <w:rPr>
              <w:i/>
            </w:rPr>
            <w:delText>PropertyName</w:delText>
          </w:r>
        </w:del>
      </w:ins>
      <w:ins w:id="6833" w:author="Rev 5 Allen Wirfs-Brock" w:date="2012-01-06T15:41:00Z">
        <w:del w:id="6834" w:author="Rev 7 Allen Wirfs-Brock" w:date="2012-04-26T11:11:00Z">
          <w:r w:rsidRPr="00E77497" w:rsidDel="004A7791">
            <w:delText>.</w:delText>
          </w:r>
        </w:del>
      </w:ins>
    </w:p>
    <w:p w14:paraId="4840378D" w14:textId="77777777" w:rsidR="00F75C52" w:rsidRPr="00E77497" w:rsidDel="004A7791" w:rsidRDefault="00F75C52" w:rsidP="00F75C52">
      <w:pPr>
        <w:rPr>
          <w:ins w:id="6835" w:author="Rev 6 Allen Wirfs-Brock" w:date="2012-02-27T10:29:00Z"/>
          <w:del w:id="6836" w:author="Rev 7 Allen Wirfs-Brock" w:date="2012-04-26T11:11:00Z"/>
        </w:rPr>
      </w:pPr>
      <w:ins w:id="6837" w:author="Rev 6 Allen Wirfs-Brock" w:date="2012-02-27T10:29:00Z">
        <w:del w:id="6838" w:author="Rev 7 Allen Wirfs-Brock" w:date="2012-04-20T09:35:00Z">
          <w:r w:rsidRPr="00E77497" w:rsidDel="001A6289">
            <w:rPr>
              <w:rStyle w:val="bnf"/>
            </w:rPr>
            <w:delText>PropertyAssignment</w:delText>
          </w:r>
        </w:del>
        <w:del w:id="6839"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Del="004A7791">
            <w:rPr>
              <w:rFonts w:ascii="Courier New" w:hAnsi="Courier New" w:cs="Courier New"/>
              <w:b/>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629FF922" w14:textId="77777777" w:rsidR="00F75C52" w:rsidRPr="00E77497" w:rsidDel="004A7791" w:rsidRDefault="00F75C52" w:rsidP="00F75C52">
      <w:pPr>
        <w:pStyle w:val="Alg4"/>
        <w:numPr>
          <w:ilvl w:val="0"/>
          <w:numId w:val="699"/>
        </w:numPr>
        <w:spacing w:after="220"/>
        <w:contextualSpacing/>
        <w:rPr>
          <w:ins w:id="6840" w:author="Rev 6 Allen Wirfs-Brock" w:date="2012-02-27T10:29:00Z"/>
          <w:del w:id="6841" w:author="Rev 7 Allen Wirfs-Brock" w:date="2012-04-26T11:11:00Z"/>
        </w:rPr>
        <w:pPrChange w:id="6842" w:author="Rev 6 Allen Wirfs-Brock" w:date="2012-02-27T10:29:00Z">
          <w:pPr>
            <w:pStyle w:val="Alg4"/>
            <w:numPr>
              <w:numId w:val="580"/>
            </w:numPr>
            <w:tabs>
              <w:tab w:val="num" w:pos="360"/>
            </w:tabs>
            <w:spacing w:after="220"/>
            <w:ind w:left="360" w:hanging="360"/>
            <w:contextualSpacing/>
          </w:pPr>
        </w:pPrChange>
      </w:pPr>
      <w:ins w:id="6843" w:author="Rev 6 Allen Wirfs-Brock" w:date="2012-02-27T10:29:00Z">
        <w:del w:id="6844" w:author="Rev 7 Allen Wirfs-Brock" w:date="2012-04-26T11:11:00Z">
          <w:r w:rsidRPr="00E77497" w:rsidDel="004A7791">
            <w:delText>Return PropName</w:delText>
          </w:r>
          <w:r w:rsidRPr="008D6EE3" w:rsidDel="004A7791">
            <w:delText xml:space="preserve"> </w:delText>
          </w:r>
          <w:r w:rsidRPr="00E77497" w:rsidDel="004A7791">
            <w:delText xml:space="preserve">of </w:delText>
          </w:r>
          <w:r w:rsidRPr="00E77497" w:rsidDel="004A7791">
            <w:rPr>
              <w:i/>
            </w:rPr>
            <w:delText>PropertyName</w:delText>
          </w:r>
          <w:r w:rsidRPr="00E77497" w:rsidDel="004A7791">
            <w:delText>.</w:delText>
          </w:r>
        </w:del>
      </w:ins>
    </w:p>
    <w:p w14:paraId="2E25702F" w14:textId="77777777" w:rsidR="00833F54" w:rsidRPr="00E77497" w:rsidDel="004A7791" w:rsidRDefault="00833F54" w:rsidP="00833F54">
      <w:pPr>
        <w:keepNext/>
        <w:rPr>
          <w:ins w:id="6845" w:author="Rev 4 Allen Wirfs-Brock" w:date="2011-10-15T08:41:00Z"/>
          <w:del w:id="6846" w:author="Rev 7 Allen Wirfs-Brock" w:date="2012-04-26T11:11:00Z"/>
        </w:rPr>
      </w:pPr>
      <w:ins w:id="6847" w:author="Rev 4 Allen Wirfs-Brock" w:date="2011-10-15T08:41:00Z">
        <w:del w:id="6848" w:author="Rev 7 Allen Wirfs-Brock" w:date="2012-04-20T09:35:00Z">
          <w:r w:rsidRPr="00E77497" w:rsidDel="001A6289">
            <w:rPr>
              <w:rStyle w:val="bnf"/>
            </w:rPr>
            <w:delText>PropertyAssignment</w:delText>
          </w:r>
        </w:del>
        <w:del w:id="6849"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get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del>
      </w:ins>
    </w:p>
    <w:p w14:paraId="6D4D84F3" w14:textId="77777777" w:rsidR="00833F54" w:rsidRPr="00E77497" w:rsidDel="004A7791" w:rsidRDefault="00833F54" w:rsidP="00415961">
      <w:pPr>
        <w:pStyle w:val="Alg4"/>
        <w:numPr>
          <w:ilvl w:val="0"/>
          <w:numId w:val="631"/>
        </w:numPr>
        <w:spacing w:after="220"/>
        <w:contextualSpacing/>
        <w:rPr>
          <w:ins w:id="6850" w:author="Rev 4 Allen Wirfs-Brock" w:date="2011-10-15T08:41:00Z"/>
          <w:del w:id="6851" w:author="Rev 7 Allen Wirfs-Brock" w:date="2012-04-26T11:11:00Z"/>
        </w:rPr>
      </w:pPr>
      <w:ins w:id="6852" w:author="Rev 4 Allen Wirfs-Brock" w:date="2011-10-15T08:41:00Z">
        <w:del w:id="6853" w:author="Rev 7 Allen Wirfs-Brock" w:date="2012-04-26T11:11:00Z">
          <w:r w:rsidRPr="00E77497" w:rsidDel="004A7791">
            <w:delText>Return PropName</w:delText>
          </w:r>
        </w:del>
      </w:ins>
      <w:ins w:id="6854" w:author="Rev 5 Allen Wirfs-Brock" w:date="2012-01-06T15:43:00Z">
        <w:del w:id="6855"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6856" w:author="Rev 4 Allen Wirfs-Brock" w:date="2011-10-15T08:41:00Z">
        <w:del w:id="6857" w:author="Rev 7 Allen Wirfs-Brock" w:date="2012-04-26T11:11:00Z">
          <w:r w:rsidRPr="00E77497" w:rsidDel="004A7791">
            <w:delText>(</w:delText>
          </w:r>
          <w:r w:rsidRPr="00E77497" w:rsidDel="004A7791">
            <w:rPr>
              <w:i/>
            </w:rPr>
            <w:delText>PropertyName</w:delText>
          </w:r>
          <w:r w:rsidRPr="00E77497" w:rsidDel="004A7791">
            <w:delText>).</w:delText>
          </w:r>
        </w:del>
      </w:ins>
    </w:p>
    <w:p w14:paraId="51F2623A" w14:textId="77777777" w:rsidR="00833F54" w:rsidRPr="008B7F6F" w:rsidDel="004A7791" w:rsidRDefault="00833F54" w:rsidP="00833F54">
      <w:pPr>
        <w:rPr>
          <w:ins w:id="6858" w:author="Rev 4 Allen Wirfs-Brock" w:date="2011-10-15T08:41:00Z"/>
          <w:del w:id="6859" w:author="Rev 7 Allen Wirfs-Brock" w:date="2012-04-26T11:11:00Z"/>
        </w:rPr>
      </w:pPr>
      <w:ins w:id="6860" w:author="Rev 4 Allen Wirfs-Brock" w:date="2011-10-15T08:41:00Z">
        <w:del w:id="6861" w:author="Rev 7 Allen Wirfs-Brock" w:date="2012-04-20T09:35:00Z">
          <w:r w:rsidRPr="00E77497" w:rsidDel="001A6289">
            <w:rPr>
              <w:rStyle w:val="bnf"/>
            </w:rPr>
            <w:delText>PropertyAssignment</w:delText>
          </w:r>
        </w:del>
        <w:del w:id="6862"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set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xml:space="preserve">(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b/>
              <w:iCs/>
            </w:rPr>
            <w:delText xml:space="preserve"> {</w:delText>
          </w:r>
          <w:r w:rsidRPr="003B4312" w:rsidDel="004A7791">
            <w:rPr>
              <w:iCs/>
            </w:rPr>
            <w:delText xml:space="preserve"> </w:delText>
          </w:r>
          <w:r w:rsidRPr="003B4312" w:rsidDel="004A7791">
            <w:rPr>
              <w:rStyle w:val="bnf"/>
            </w:rPr>
            <w:delText>FunctionBody</w:delText>
          </w:r>
          <w:r w:rsidRPr="003B4312" w:rsidDel="004A7791">
            <w:rPr>
              <w:rFonts w:ascii="Courier New" w:hAnsi="Courier New" w:cs="Courier New"/>
              <w:iCs/>
            </w:rPr>
            <w:delText xml:space="preserve"> </w:delText>
          </w:r>
          <w:r w:rsidRPr="003B4312" w:rsidDel="004A7791">
            <w:rPr>
              <w:rFonts w:ascii="Courier New" w:hAnsi="Courier New" w:cs="Courier New"/>
              <w:b/>
              <w:iCs/>
            </w:rPr>
            <w:delText>}</w:delText>
          </w:r>
          <w:r w:rsidRPr="008B7F6F" w:rsidDel="004A7791">
            <w:delText xml:space="preserve"> </w:delText>
          </w:r>
        </w:del>
      </w:ins>
    </w:p>
    <w:p w14:paraId="5AAF1FF6" w14:textId="77777777" w:rsidR="00833F54" w:rsidRPr="006B6D0A" w:rsidDel="004A7791" w:rsidRDefault="00833F54" w:rsidP="009E3FF6">
      <w:pPr>
        <w:pStyle w:val="Alg4"/>
        <w:numPr>
          <w:ilvl w:val="0"/>
          <w:numId w:val="581"/>
        </w:numPr>
        <w:spacing w:after="220"/>
        <w:contextualSpacing/>
        <w:rPr>
          <w:ins w:id="6863" w:author="Rev 4 Allen Wirfs-Brock" w:date="2011-10-15T08:41:00Z"/>
          <w:del w:id="6864" w:author="Rev 7 Allen Wirfs-Brock" w:date="2012-04-26T11:11:00Z"/>
        </w:rPr>
      </w:pPr>
      <w:ins w:id="6865" w:author="Rev 4 Allen Wirfs-Brock" w:date="2011-10-15T08:41:00Z">
        <w:del w:id="6866" w:author="Rev 7 Allen Wirfs-Brock" w:date="2012-04-26T11:11:00Z">
          <w:r w:rsidRPr="006B6D0A" w:rsidDel="004A7791">
            <w:delText>Return PropName</w:delText>
          </w:r>
        </w:del>
      </w:ins>
      <w:ins w:id="6867" w:author="Rev 5 Allen Wirfs-Brock" w:date="2012-01-06T15:43:00Z">
        <w:del w:id="6868"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6869" w:author="Rev 4 Allen Wirfs-Brock" w:date="2011-10-15T08:41:00Z">
        <w:del w:id="6870" w:author="Rev 7 Allen Wirfs-Brock" w:date="2012-04-26T11:11:00Z">
          <w:r w:rsidRPr="006B6D0A" w:rsidDel="004A7791">
            <w:delText>(</w:delText>
          </w:r>
          <w:r w:rsidRPr="006B6D0A" w:rsidDel="004A7791">
            <w:rPr>
              <w:i/>
            </w:rPr>
            <w:delText>PropertyName</w:delText>
          </w:r>
          <w:r w:rsidRPr="006B6D0A" w:rsidDel="004A7791">
            <w:delText>).</w:delText>
          </w:r>
        </w:del>
      </w:ins>
    </w:p>
    <w:p w14:paraId="0B6A18DB" w14:textId="77777777" w:rsidR="00833F54" w:rsidRPr="00B820AB" w:rsidRDefault="00833F54" w:rsidP="00833F54">
      <w:pPr>
        <w:rPr>
          <w:ins w:id="6871" w:author="Rev 4 Allen Wirfs-Brock" w:date="2011-10-15T08:41:00Z"/>
        </w:rPr>
      </w:pPr>
      <w:ins w:id="6872" w:author="Rev 4 Allen Wirfs-Brock" w:date="2011-10-15T08:41:00Z">
        <w:r w:rsidRPr="00E65A34">
          <w:rPr>
            <w:rStyle w:val="bnf"/>
          </w:rPr>
          <w:t>PropertyName</w:t>
        </w:r>
        <w:r w:rsidRPr="009C202C">
          <w:t xml:space="preserve"> </w:t>
        </w:r>
        <w:r w:rsidRPr="00B820AB">
          <w:rPr>
            <w:b/>
          </w:rPr>
          <w:t xml:space="preserve">: </w:t>
        </w:r>
        <w:r w:rsidRPr="00B820AB">
          <w:t xml:space="preserve"> </w:t>
        </w:r>
        <w:r w:rsidRPr="00B820AB">
          <w:rPr>
            <w:rStyle w:val="bnf"/>
          </w:rPr>
          <w:t>IdentifierName</w:t>
        </w:r>
        <w:r w:rsidRPr="00B820AB">
          <w:t xml:space="preserve">  </w:t>
        </w:r>
      </w:ins>
    </w:p>
    <w:p w14:paraId="00484009" w14:textId="77777777" w:rsidR="00833F54" w:rsidRPr="00E77497" w:rsidRDefault="00833F54" w:rsidP="009E3FF6">
      <w:pPr>
        <w:pStyle w:val="Alg4"/>
        <w:numPr>
          <w:ilvl w:val="0"/>
          <w:numId w:val="582"/>
        </w:numPr>
        <w:spacing w:after="220"/>
        <w:contextualSpacing/>
        <w:rPr>
          <w:ins w:id="6873" w:author="Rev 4 Allen Wirfs-Brock" w:date="2011-10-15T08:41:00Z"/>
        </w:rPr>
      </w:pPr>
      <w:ins w:id="6874" w:author="Rev 4 Allen Wirfs-Brock" w:date="2011-10-15T08:41:00Z">
        <w:r w:rsidRPr="00675B74">
          <w:t>Return PropName</w:t>
        </w:r>
        <w:del w:id="6875" w:author="Rev 5 Allen Wirfs-Brock" w:date="2012-01-06T15:43:00Z">
          <w:r w:rsidRPr="00675B74" w:rsidDel="0099011E">
            <w:delText>(</w:delText>
          </w:r>
        </w:del>
      </w:ins>
      <w:ins w:id="6876" w:author="Rev 5 Allen Wirfs-Brock" w:date="2012-01-06T15:43:00Z">
        <w:r w:rsidR="0099011E">
          <w:t xml:space="preserve"> of </w:t>
        </w:r>
      </w:ins>
      <w:ins w:id="6877" w:author="Rev 4 Allen Wirfs-Brock" w:date="2011-10-15T08:41:00Z">
        <w:r w:rsidRPr="00E77497">
          <w:rPr>
            <w:i/>
          </w:rPr>
          <w:t>IdentifierName</w:t>
        </w:r>
        <w:del w:id="6878" w:author="Rev 5 Allen Wirfs-Brock" w:date="2012-01-06T15:44:00Z">
          <w:r w:rsidRPr="00E77497" w:rsidDel="0099011E">
            <w:delText>)</w:delText>
          </w:r>
        </w:del>
        <w:r w:rsidRPr="00E77497">
          <w:t>.</w:t>
        </w:r>
      </w:ins>
    </w:p>
    <w:p w14:paraId="6ECD4EC4" w14:textId="77777777" w:rsidR="00833F54" w:rsidRPr="00E77497" w:rsidRDefault="00833F54" w:rsidP="00833F54">
      <w:pPr>
        <w:rPr>
          <w:ins w:id="6879" w:author="Rev 4 Allen Wirfs-Brock" w:date="2011-10-15T08:41:00Z"/>
        </w:rPr>
      </w:pPr>
      <w:ins w:id="6880" w:author="Rev 4 Allen Wirfs-Brock" w:date="2011-10-15T08:41:00Z">
        <w:r w:rsidRPr="00E77497">
          <w:rPr>
            <w:rStyle w:val="bnf"/>
          </w:rPr>
          <w:t>PropertyName</w:t>
        </w:r>
        <w:r w:rsidRPr="00E77497">
          <w:t xml:space="preserve"> </w:t>
        </w:r>
        <w:r w:rsidRPr="00E77497">
          <w:rPr>
            <w:b/>
          </w:rPr>
          <w:t xml:space="preserve">: </w:t>
        </w:r>
        <w:r w:rsidRPr="00E77497">
          <w:t xml:space="preserve"> </w:t>
        </w:r>
        <w:r w:rsidRPr="00E77497">
          <w:rPr>
            <w:rStyle w:val="bnf"/>
          </w:rPr>
          <w:t>StringLiteral</w:t>
        </w:r>
        <w:r w:rsidRPr="00E77497">
          <w:t xml:space="preserve">  </w:t>
        </w:r>
      </w:ins>
    </w:p>
    <w:p w14:paraId="5553A991" w14:textId="77777777" w:rsidR="00833F54" w:rsidRPr="00E77497" w:rsidRDefault="00833F54" w:rsidP="009E3FF6">
      <w:pPr>
        <w:pStyle w:val="Alg4"/>
        <w:numPr>
          <w:ilvl w:val="0"/>
          <w:numId w:val="583"/>
        </w:numPr>
        <w:spacing w:after="220"/>
        <w:contextualSpacing/>
        <w:rPr>
          <w:ins w:id="6881" w:author="Rev 4 Allen Wirfs-Brock" w:date="2011-10-15T08:41:00Z"/>
        </w:rPr>
      </w:pPr>
      <w:ins w:id="6882" w:author="Rev 4 Allen Wirfs-Brock" w:date="2011-10-15T08:41:00Z">
        <w:r w:rsidRPr="00E77497">
          <w:t xml:space="preserve">Return the SV of the </w:t>
        </w:r>
        <w:r w:rsidRPr="00E77497">
          <w:rPr>
            <w:i/>
          </w:rPr>
          <w:t>StringLiteral</w:t>
        </w:r>
        <w:r w:rsidRPr="00E77497">
          <w:t>.</w:t>
        </w:r>
      </w:ins>
    </w:p>
    <w:p w14:paraId="059D0B5A" w14:textId="77777777" w:rsidR="00833F54" w:rsidRPr="00E77497" w:rsidRDefault="00833F54" w:rsidP="00833F54">
      <w:pPr>
        <w:rPr>
          <w:ins w:id="6883" w:author="Rev 4 Allen Wirfs-Brock" w:date="2011-10-15T08:41:00Z"/>
        </w:rPr>
      </w:pPr>
      <w:ins w:id="6884" w:author="Rev 4 Allen Wirfs-Brock" w:date="2011-10-15T08:41:00Z">
        <w:r w:rsidRPr="00E77497">
          <w:rPr>
            <w:rStyle w:val="bnf"/>
          </w:rPr>
          <w:t>PropertyName</w:t>
        </w:r>
        <w:r w:rsidRPr="00E77497">
          <w:t xml:space="preserve"> </w:t>
        </w:r>
        <w:r w:rsidRPr="00E77497">
          <w:rPr>
            <w:b/>
          </w:rPr>
          <w:t>:</w:t>
        </w:r>
        <w:r w:rsidRPr="00E77497">
          <w:t xml:space="preserve"> </w:t>
        </w:r>
        <w:r w:rsidRPr="00E77497">
          <w:rPr>
            <w:rStyle w:val="bnf"/>
          </w:rPr>
          <w:t>NumericLiteral</w:t>
        </w:r>
        <w:r w:rsidRPr="00E77497">
          <w:t xml:space="preserve">  </w:t>
        </w:r>
      </w:ins>
    </w:p>
    <w:p w14:paraId="74C92FD8" w14:textId="77777777" w:rsidR="00833F54" w:rsidRPr="00E77497" w:rsidRDefault="00833F54" w:rsidP="009E3FF6">
      <w:pPr>
        <w:pStyle w:val="Alg4"/>
        <w:numPr>
          <w:ilvl w:val="0"/>
          <w:numId w:val="584"/>
        </w:numPr>
        <w:spacing w:after="220"/>
        <w:contextualSpacing/>
        <w:rPr>
          <w:ins w:id="6885" w:author="Rev 4 Allen Wirfs-Brock" w:date="2011-10-15T08:41:00Z"/>
        </w:rPr>
      </w:pPr>
      <w:ins w:id="6886" w:author="Rev 4 Allen Wirfs-Brock" w:date="2011-10-15T08:41:00Z">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ins>
    </w:p>
    <w:p w14:paraId="653D5B7E" w14:textId="77777777" w:rsidR="00833F54" w:rsidRPr="00E77497" w:rsidRDefault="00833F54" w:rsidP="009E3FF6">
      <w:pPr>
        <w:pStyle w:val="Alg4"/>
        <w:numPr>
          <w:ilvl w:val="0"/>
          <w:numId w:val="584"/>
        </w:numPr>
        <w:spacing w:after="220"/>
        <w:contextualSpacing/>
        <w:rPr>
          <w:ins w:id="6887" w:author="Rev 4 Allen Wirfs-Brock" w:date="2011-10-15T08:41:00Z"/>
        </w:rPr>
      </w:pPr>
      <w:ins w:id="6888" w:author="Rev 4 Allen Wirfs-Brock" w:date="2011-10-15T08:41:00Z">
        <w:r w:rsidRPr="00E77497">
          <w:t>Return ToString(</w:t>
        </w:r>
        <w:r w:rsidRPr="00E77497">
          <w:rPr>
            <w:i/>
          </w:rPr>
          <w:t>nbr</w:t>
        </w:r>
        <w:r w:rsidRPr="00E77497">
          <w:t>).</w:t>
        </w:r>
      </w:ins>
    </w:p>
    <w:p w14:paraId="7DEBCB82" w14:textId="77777777" w:rsidR="00894A80" w:rsidRPr="00E77497" w:rsidRDefault="00894A80" w:rsidP="00894A80">
      <w:pPr>
        <w:rPr>
          <w:ins w:id="6889" w:author="Rev 7 Allen Wirfs-Brock" w:date="2012-04-25T13:48:00Z"/>
          <w:rFonts w:ascii="Helvetica" w:hAnsi="Helvetica"/>
          <w:b/>
        </w:rPr>
      </w:pPr>
      <w:ins w:id="6890" w:author="Rev 7 Allen Wirfs-Brock" w:date="2012-04-25T13:48: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14:paraId="59EB3927" w14:textId="77777777" w:rsidR="00894A80" w:rsidRPr="00E77497" w:rsidRDefault="00894A80" w:rsidP="00894A80">
      <w:pPr>
        <w:jc w:val="left"/>
        <w:rPr>
          <w:ins w:id="6891" w:author="Rev 7 Allen Wirfs-Brock" w:date="2012-04-25T13:48:00Z"/>
        </w:rPr>
      </w:pPr>
      <w:ins w:id="6892"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ins>
    </w:p>
    <w:p w14:paraId="2FFC81FC" w14:textId="77777777" w:rsidR="00894A80" w:rsidRPr="00E77497" w:rsidRDefault="00894A80" w:rsidP="00293A14">
      <w:pPr>
        <w:pStyle w:val="Alg4"/>
        <w:numPr>
          <w:ilvl w:val="0"/>
          <w:numId w:val="732"/>
        </w:numPr>
        <w:spacing w:after="220"/>
        <w:contextualSpacing/>
        <w:rPr>
          <w:ins w:id="6893" w:author="Rev 7 Allen Wirfs-Brock" w:date="2012-04-25T13:48:00Z"/>
        </w:rPr>
      </w:pPr>
      <w:ins w:id="6894" w:author="Rev 7 Allen Wirfs-Brock" w:date="2012-04-25T13:48:00Z">
        <w:r w:rsidRPr="00E77497">
          <w:t xml:space="preserve">Return a </w:t>
        </w:r>
      </w:ins>
      <w:ins w:id="6895" w:author="Rev 7 Allen Wirfs-Brock" w:date="2012-04-25T14:35:00Z">
        <w:r w:rsidR="00293A14">
          <w:t xml:space="preserve">new </w:t>
        </w:r>
      </w:ins>
      <w:ins w:id="6896" w:author="Rev 7 Allen Wirfs-Brock" w:date="2012-04-25T13:48:00Z">
        <w:r w:rsidRPr="00E77497">
          <w:t xml:space="preserve">List containing </w:t>
        </w:r>
      </w:ins>
      <w:ins w:id="6897" w:author="Rev 7 Allen Wirfs-Brock" w:date="2012-04-25T14:35:00Z">
        <w:r w:rsidR="00293A14" w:rsidRPr="00E77497">
          <w:t xml:space="preserve">PropName of </w:t>
        </w:r>
      </w:ins>
      <w:ins w:id="6898" w:author="Rev 7 Allen Wirfs-Brock" w:date="2012-04-25T13:48:00Z">
        <w:r>
          <w:rPr>
            <w:rStyle w:val="bnf"/>
          </w:rPr>
          <w:t>PropertyDefinition</w:t>
        </w:r>
        <w:r w:rsidRPr="00E77497">
          <w:t>.</w:t>
        </w:r>
      </w:ins>
    </w:p>
    <w:p w14:paraId="05135AD8" w14:textId="77777777" w:rsidR="00894A80" w:rsidRPr="00E77497" w:rsidRDefault="00894A80" w:rsidP="00894A80">
      <w:pPr>
        <w:jc w:val="left"/>
        <w:rPr>
          <w:ins w:id="6899" w:author="Rev 7 Allen Wirfs-Brock" w:date="2012-04-25T13:48:00Z"/>
        </w:rPr>
      </w:pPr>
      <w:ins w:id="6900"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ins>
    </w:p>
    <w:p w14:paraId="5290D015" w14:textId="77777777" w:rsidR="00894A80" w:rsidRPr="00E77497" w:rsidRDefault="00894A80" w:rsidP="00293A14">
      <w:pPr>
        <w:pStyle w:val="Alg4"/>
        <w:numPr>
          <w:ilvl w:val="0"/>
          <w:numId w:val="733"/>
        </w:numPr>
        <w:contextualSpacing/>
        <w:rPr>
          <w:ins w:id="6901" w:author="Rev 7 Allen Wirfs-Brock" w:date="2012-04-25T13:48:00Z"/>
        </w:rPr>
      </w:pPr>
      <w:ins w:id="6902" w:author="Rev 7 Allen Wirfs-Brock" w:date="2012-04-25T13:48:00Z">
        <w:r w:rsidRPr="00E77497">
          <w:t xml:space="preserve">Let </w:t>
        </w:r>
      </w:ins>
      <w:ins w:id="6903" w:author="Rev 7 Allen Wirfs-Brock" w:date="2012-04-25T14:36:00Z">
        <w:r w:rsidR="00293A14">
          <w:rPr>
            <w:i/>
          </w:rPr>
          <w:t>list</w:t>
        </w:r>
      </w:ins>
      <w:ins w:id="6904" w:author="Rev 7 Allen Wirfs-Brock" w:date="2012-04-25T13:48:00Z">
        <w:r w:rsidRPr="00E77497">
          <w:t xml:space="preserve"> be Property</w:t>
        </w:r>
      </w:ins>
      <w:ins w:id="6905" w:author="Rev 7 Allen Wirfs-Brock" w:date="2012-04-25T14:40:00Z">
        <w:r w:rsidR="00293A14">
          <w:t>Name</w:t>
        </w:r>
      </w:ins>
      <w:ins w:id="6906" w:author="Rev 7 Allen Wirfs-Brock" w:date="2012-04-25T13:48:00Z">
        <w:r w:rsidRPr="00E77497">
          <w:t xml:space="preserve">List of </w:t>
        </w:r>
        <w:r>
          <w:rPr>
            <w:rStyle w:val="bnf"/>
          </w:rPr>
          <w:t>PropertyDefinitionList</w:t>
        </w:r>
        <w:r w:rsidRPr="00E77497">
          <w:rPr>
            <w:rStyle w:val="bnf"/>
            <w:i w:val="0"/>
          </w:rPr>
          <w:t>.</w:t>
        </w:r>
      </w:ins>
    </w:p>
    <w:p w14:paraId="188B97A3" w14:textId="77777777" w:rsidR="00894A80" w:rsidRPr="00E77497" w:rsidRDefault="00293A14" w:rsidP="00293A14">
      <w:pPr>
        <w:pStyle w:val="Alg3"/>
        <w:numPr>
          <w:ilvl w:val="0"/>
          <w:numId w:val="575"/>
        </w:numPr>
        <w:rPr>
          <w:ins w:id="6907" w:author="Rev 7 Allen Wirfs-Brock" w:date="2012-04-25T13:48:00Z"/>
        </w:rPr>
      </w:pPr>
      <w:ins w:id="6908" w:author="Rev 7 Allen Wirfs-Brock" w:date="2012-04-25T14:38:00Z">
        <w:r w:rsidRPr="00E77497">
          <w:t xml:space="preserve">Append  PropName of </w:t>
        </w:r>
        <w:r>
          <w:rPr>
            <w:rStyle w:val="bnf"/>
          </w:rPr>
          <w:t>PropertyDefinition</w:t>
        </w:r>
        <w:r w:rsidRPr="00E77497">
          <w:t xml:space="preserve"> to the end of </w:t>
        </w:r>
      </w:ins>
      <w:ins w:id="6909" w:author="Rev 7 Allen Wirfs-Brock" w:date="2012-04-25T14:40:00Z">
        <w:r>
          <w:rPr>
            <w:i/>
          </w:rPr>
          <w:t>list</w:t>
        </w:r>
      </w:ins>
      <w:ins w:id="6910" w:author="Rev 7 Allen Wirfs-Brock" w:date="2012-04-25T13:48:00Z">
        <w:r w:rsidR="00894A80" w:rsidRPr="00E77497">
          <w:t>.</w:t>
        </w:r>
      </w:ins>
    </w:p>
    <w:p w14:paraId="3E45122B" w14:textId="77777777" w:rsidR="00894A80" w:rsidRPr="00E77497" w:rsidRDefault="00894A80" w:rsidP="00293A14">
      <w:pPr>
        <w:pStyle w:val="Alg4"/>
        <w:numPr>
          <w:ilvl w:val="0"/>
          <w:numId w:val="735"/>
        </w:numPr>
        <w:spacing w:after="220"/>
        <w:contextualSpacing/>
        <w:rPr>
          <w:ins w:id="6911" w:author="Rev 7 Allen Wirfs-Brock" w:date="2012-04-25T13:48:00Z"/>
        </w:rPr>
      </w:pPr>
      <w:ins w:id="6912" w:author="Rev 7 Allen Wirfs-Brock" w:date="2012-04-25T13:48:00Z">
        <w:r w:rsidRPr="00E77497">
          <w:t xml:space="preserve">Return </w:t>
        </w:r>
      </w:ins>
      <w:ins w:id="6913" w:author="Rev 7 Allen Wirfs-Brock" w:date="2012-04-25T14:40:00Z">
        <w:r w:rsidR="00293A14">
          <w:rPr>
            <w:i/>
          </w:rPr>
          <w:t>list</w:t>
        </w:r>
      </w:ins>
      <w:ins w:id="6914" w:author="Rev 7 Allen Wirfs-Brock" w:date="2012-04-25T13:48:00Z">
        <w:r w:rsidRPr="00E77497">
          <w:t>.</w:t>
        </w:r>
      </w:ins>
    </w:p>
    <w:p w14:paraId="7AD6E02C" w14:textId="77777777" w:rsidR="00833F54" w:rsidRPr="00E77497" w:rsidRDefault="00833F54" w:rsidP="00833F54">
      <w:pPr>
        <w:pStyle w:val="40"/>
        <w:numPr>
          <w:ilvl w:val="0"/>
          <w:numId w:val="0"/>
        </w:numPr>
        <w:rPr>
          <w:ins w:id="6915" w:author="Rev 4 Allen Wirfs-Brock" w:date="2011-10-15T08:41:00Z"/>
        </w:rPr>
      </w:pPr>
      <w:ins w:id="6916" w:author="Rev 4 Allen Wirfs-Brock" w:date="2011-10-15T08:41:00Z">
        <w:r w:rsidRPr="00E77497">
          <w:t>11.1.5.</w:t>
        </w:r>
      </w:ins>
      <w:ins w:id="6917" w:author="Rev 4 Allen Wirfs-Brock" w:date="2011-10-15T09:06:00Z">
        <w:r w:rsidR="00734075" w:rsidRPr="00E77497">
          <w:t>2</w:t>
        </w:r>
      </w:ins>
      <w:ins w:id="6918" w:author="Rev 4 Allen Wirfs-Brock" w:date="2011-10-15T08:41:00Z">
        <w:r w:rsidRPr="00E77497">
          <w:t xml:space="preserve"> Runtime Semantics</w:t>
        </w:r>
      </w:ins>
    </w:p>
    <w:p w14:paraId="2062EF0C" w14:textId="77777777" w:rsidR="00833F54" w:rsidRPr="00E77497" w:rsidRDefault="00833F54" w:rsidP="00833F54">
      <w:pPr>
        <w:keepNext/>
        <w:rPr>
          <w:ins w:id="6919" w:author="Rev 4 Allen Wirfs-Brock" w:date="2011-10-15T08:41:00Z"/>
          <w:rFonts w:ascii="Helvetica" w:hAnsi="Helvetica"/>
          <w:b/>
        </w:rPr>
      </w:pPr>
      <w:ins w:id="6920" w:author="Rev 4 Allen Wirfs-Brock" w:date="2011-10-15T08:41:00Z">
        <w:r w:rsidRPr="00E77497">
          <w:rPr>
            <w:rFonts w:ascii="Helvetica" w:hAnsi="Helvetica"/>
            <w:b/>
          </w:rPr>
          <w:t xml:space="preserve">Runtime Semantics: </w:t>
        </w:r>
        <w:r w:rsidRPr="00E77497">
          <w:rPr>
            <w:rFonts w:ascii="Helvetica" w:hAnsi="Helvetica"/>
            <w:b/>
            <w:spacing w:val="6"/>
          </w:rPr>
          <w:t>Evaluation</w:t>
        </w:r>
      </w:ins>
    </w:p>
    <w:p w14:paraId="0E796AF7" w14:textId="77777777" w:rsidR="004C02EF" w:rsidRPr="00E77497" w:rsidRDefault="004C02EF" w:rsidP="004C02EF">
      <w:del w:id="6921" w:author="Rev 4 Allen Wirfs-Brock" w:date="2011-10-15T08:49:00Z">
        <w:r w:rsidRPr="00E77497" w:rsidDel="00D708B2">
          <w:delText xml:space="preserve">The production  </w:delText>
        </w:r>
      </w:del>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del w:id="6922" w:author="Rev 4 Allen Wirfs-Brock" w:date="2011-10-15T08:49:00Z">
        <w:r w:rsidRPr="00E77497" w:rsidDel="00D708B2">
          <w:delText>is evaluated as follows:</w:delText>
        </w:r>
      </w:del>
    </w:p>
    <w:p w14:paraId="630943C5" w14:textId="77777777" w:rsidR="004C02EF" w:rsidRPr="00E77497" w:rsidRDefault="004C02EF" w:rsidP="004C02EF">
      <w:pPr>
        <w:pStyle w:val="Alg4"/>
        <w:numPr>
          <w:ilvl w:val="0"/>
          <w:numId w:val="48"/>
        </w:numPr>
        <w:spacing w:after="220"/>
        <w:contextualSpacing/>
      </w:pPr>
      <w:r w:rsidRPr="00E77497">
        <w:t xml:space="preserve">Return a new object created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14:paraId="7579C5B0" w14:textId="77777777" w:rsidR="00D708B2" w:rsidRPr="00E77497" w:rsidRDefault="00D708B2" w:rsidP="00D708B2">
      <w:pPr>
        <w:pStyle w:val="SyntaxRule"/>
        <w:rPr>
          <w:ins w:id="6923" w:author="Rev 4 Allen Wirfs-Brock" w:date="2011-10-15T08:51:00Z"/>
        </w:rPr>
      </w:pPr>
      <w:r w:rsidRPr="00E77497">
        <w:t xml:space="preserve">ObjectLiteral </w:t>
      </w:r>
      <w:r w:rsidRPr="00E77497">
        <w:rPr>
          <w:rFonts w:ascii="Arial" w:hAnsi="Arial" w:cs="Arial"/>
          <w:b/>
          <w:i w:val="0"/>
        </w:rPr>
        <w:t>:</w:t>
      </w:r>
    </w:p>
    <w:p w14:paraId="5BA1EB12"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del w:id="6924" w:author="Rev 7 Allen Wirfs-Brock" w:date="2012-04-20T09:47:00Z">
        <w:r w:rsidRPr="00E77497" w:rsidDel="002D5AF2">
          <w:rPr>
            <w:rStyle w:val="bnf"/>
          </w:rPr>
          <w:delText>PropertyNameAndValueList</w:delText>
        </w:r>
      </w:del>
      <w:ins w:id="6925"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w:t>
      </w:r>
      <w:ins w:id="6926" w:author="Rev 4 Allen Wirfs-Brock" w:date="2011-10-15T08:51:00Z">
        <w:r w:rsidRPr="00E77497">
          <w:rPr>
            <w:rStyle w:val="bnf"/>
          </w:rPr>
          <w:br/>
        </w:r>
      </w:ins>
      <w:r w:rsidRPr="00E77497">
        <w:rPr>
          <w:rFonts w:ascii="Courier New" w:hAnsi="Courier New"/>
          <w:b/>
        </w:rPr>
        <w:t>{</w:t>
      </w:r>
      <w:r w:rsidRPr="00E77497">
        <w:rPr>
          <w:rStyle w:val="bnf"/>
        </w:rPr>
        <w:t xml:space="preserve"> </w:t>
      </w:r>
      <w:del w:id="6927" w:author="Rev 7 Allen Wirfs-Brock" w:date="2012-04-20T09:47:00Z">
        <w:r w:rsidRPr="00E77497" w:rsidDel="002D5AF2">
          <w:rPr>
            <w:rStyle w:val="bnf"/>
          </w:rPr>
          <w:delText>PropertyNameAndValueList</w:delText>
        </w:r>
      </w:del>
      <w:ins w:id="6928"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 }</w:t>
      </w:r>
      <w:del w:id="6929" w:author="Rev 4 Allen Wirfs-Brock" w:date="2011-10-15T08:51:00Z">
        <w:r w:rsidR="004C02EF" w:rsidRPr="00E77497" w:rsidDel="00D708B2">
          <w:rPr>
            <w:rStyle w:val="bnf"/>
          </w:rPr>
          <w:delText xml:space="preserve">ObjectLiteral : { PropertyNameAndValueList } </w:delText>
        </w:r>
      </w:del>
      <w:del w:id="6930" w:author="Rev 4 Allen Wirfs-Brock" w:date="2011-10-15T08:49:00Z">
        <w:r w:rsidR="004C02EF" w:rsidRPr="00E77497" w:rsidDel="00D708B2">
          <w:rPr>
            <w:rStyle w:val="bnf"/>
          </w:rPr>
          <w:delText>and</w:delText>
        </w:r>
      </w:del>
      <w:del w:id="6931" w:author="Rev 4 Allen Wirfs-Brock" w:date="2011-10-15T08:51:00Z">
        <w:r w:rsidR="004C02EF" w:rsidRPr="00E77497" w:rsidDel="00D708B2">
          <w:rPr>
            <w:rStyle w:val="bnf"/>
          </w:rPr>
          <w:br/>
          <w:delText xml:space="preserve">ObjectLiteral : { PropertyNameAndValueList ,} </w:delText>
        </w:r>
      </w:del>
      <w:del w:id="6932" w:author="Rev 4 Allen Wirfs-Brock" w:date="2011-10-15T08:49:00Z">
        <w:r w:rsidR="004C02EF" w:rsidRPr="00E77497" w:rsidDel="00D708B2">
          <w:rPr>
            <w:rStyle w:val="bnf"/>
          </w:rPr>
          <w:delText>are evaluated as follows:</w:delText>
        </w:r>
      </w:del>
    </w:p>
    <w:p w14:paraId="6DC3EE5F" w14:textId="77777777" w:rsidR="00F64ED7" w:rsidRPr="00E77497" w:rsidRDefault="00F64ED7" w:rsidP="00F64ED7">
      <w:pPr>
        <w:pStyle w:val="Alg4"/>
        <w:numPr>
          <w:ilvl w:val="0"/>
          <w:numId w:val="49"/>
        </w:numPr>
        <w:spacing w:after="220"/>
        <w:contextualSpacing/>
        <w:rPr>
          <w:ins w:id="6933" w:author="Rev 5 Allen Wirfs-Brock" w:date="2012-01-10T14:45:00Z"/>
        </w:rPr>
      </w:pPr>
      <w:ins w:id="6934" w:author="Rev 5 Allen Wirfs-Brock" w:date="2012-01-10T14:45:00Z">
        <w:r w:rsidRPr="00E77497">
          <w:t xml:space="preserve">Let </w:t>
        </w:r>
        <w:r w:rsidRPr="00E77497">
          <w:rPr>
            <w:i/>
          </w:rPr>
          <w:t xml:space="preserve">obj </w:t>
        </w:r>
        <w:r w:rsidRPr="00E77497">
          <w:t xml:space="preserve">be the result of </w:t>
        </w:r>
      </w:ins>
      <w:ins w:id="6935" w:author="Rev 7 Allen Wirfs-Brock" w:date="2012-04-25T15:58:00Z">
        <w:r w:rsidR="005D0080" w:rsidRPr="005F7AD6">
          <w:t>the abstraction operation ObjectCreate</w:t>
        </w:r>
        <w:r w:rsidR="005D0080">
          <w:t xml:space="preserve"> (15.2)</w:t>
        </w:r>
      </w:ins>
      <w:ins w:id="6936" w:author="Rev 5 Allen Wirfs-Brock" w:date="2012-01-10T14:45:00Z">
        <w:del w:id="6937" w:author="Rev 7 Allen Wirfs-Brock" w:date="2012-04-25T15:58:00Z">
          <w:r w:rsidRPr="00E77497" w:rsidDel="005D0080">
            <w:delText xml:space="preserve">creating a new object as if by the expression </w:delText>
          </w:r>
          <w:r w:rsidRPr="00E77497" w:rsidDel="005D0080">
            <w:rPr>
              <w:rFonts w:ascii="Courier New" w:hAnsi="Courier New"/>
              <w:b/>
            </w:rPr>
            <w:delText xml:space="preserve">new Object() </w:delText>
          </w:r>
          <w:r w:rsidRPr="00E77497" w:rsidDel="005D0080">
            <w:delText xml:space="preserve">where </w:delText>
          </w:r>
          <w:r w:rsidRPr="00E77497" w:rsidDel="005D0080">
            <w:rPr>
              <w:rFonts w:ascii="Courier New" w:hAnsi="Courier New" w:cs="Courier New"/>
              <w:b/>
            </w:rPr>
            <w:delText>Object</w:delText>
          </w:r>
          <w:r w:rsidRPr="00E77497" w:rsidDel="005D0080">
            <w:delText xml:space="preserve"> is the standard built-in constructor with that name</w:delText>
          </w:r>
        </w:del>
        <w:r w:rsidRPr="00E77497">
          <w:t>.</w:t>
        </w:r>
      </w:ins>
    </w:p>
    <w:p w14:paraId="109CB4BE" w14:textId="77777777" w:rsidR="00ED240D" w:rsidRDefault="00ED240D" w:rsidP="004C02EF">
      <w:pPr>
        <w:pStyle w:val="Alg4"/>
        <w:numPr>
          <w:ilvl w:val="0"/>
          <w:numId w:val="49"/>
        </w:numPr>
        <w:spacing w:after="220"/>
        <w:contextualSpacing/>
        <w:rPr>
          <w:ins w:id="6938" w:author="Rev 5 Allen Wirfs-Brock" w:date="2012-01-10T15:18:00Z"/>
        </w:rPr>
      </w:pPr>
      <w:ins w:id="6939" w:author="Rev 5 Allen Wirfs-Brock" w:date="2012-01-10T15:18:00Z">
        <w:del w:id="6940" w:author="Rev 6 Allen Wirfs-Brock" w:date="2012-02-16T13:43:00Z">
          <w:r w:rsidDel="002D4B97">
            <w:delText>P</w:delText>
          </w:r>
        </w:del>
      </w:ins>
      <w:ins w:id="6941" w:author="Rev 6 Allen Wirfs-Brock" w:date="2012-02-16T13:43:00Z">
        <w:r w:rsidR="002D4B97">
          <w:t xml:space="preserve">Let </w:t>
        </w:r>
        <w:r w:rsidR="002D4B97" w:rsidRPr="002D4B97">
          <w:rPr>
            <w:i/>
            <w:rPrChange w:id="6942" w:author="Rev 6 Allen Wirfs-Brock" w:date="2012-02-16T13:43:00Z">
              <w:rPr/>
            </w:rPrChange>
          </w:rPr>
          <w:t>success</w:t>
        </w:r>
        <w:r w:rsidR="002D4B97">
          <w:t xml:space="preserve"> be the result of p</w:t>
        </w:r>
      </w:ins>
      <w:ins w:id="6943" w:author="Rev 5 Allen Wirfs-Brock" w:date="2012-01-10T15:18:00Z">
        <w:r>
          <w:t>erform</w:t>
        </w:r>
      </w:ins>
      <w:ins w:id="6944" w:author="Rev 6 Allen Wirfs-Brock" w:date="2012-02-16T13:43:00Z">
        <w:r w:rsidR="002D4B97">
          <w:t>ing</w:t>
        </w:r>
      </w:ins>
      <w:ins w:id="6945" w:author="Rev 5 Allen Wirfs-Brock" w:date="2012-01-10T15:18:00Z">
        <w:r>
          <w:t xml:space="preserve"> Property Definition </w:t>
        </w:r>
        <w:del w:id="6946" w:author="Rev 6 Allen Wirfs-Brock" w:date="2012-02-16T13:37:00Z">
          <w:r w:rsidDel="008C11D4">
            <w:delText>D</w:delText>
          </w:r>
        </w:del>
      </w:ins>
      <w:ins w:id="6947" w:author="Rev 6 Allen Wirfs-Brock" w:date="2012-02-16T13:37:00Z">
        <w:r w:rsidR="008C11D4">
          <w:t>E</w:t>
        </w:r>
      </w:ins>
      <w:ins w:id="6948" w:author="Rev 5 Allen Wirfs-Brock" w:date="2012-01-10T15:18:00Z">
        <w:r>
          <w:t xml:space="preserve">valuation of </w:t>
        </w:r>
        <w:r w:rsidRPr="00E77497">
          <w:t xml:space="preserve"> </w:t>
        </w:r>
        <w:del w:id="6949" w:author="Rev 7 Allen Wirfs-Brock" w:date="2012-04-20T09:48:00Z">
          <w:r w:rsidRPr="00E77497" w:rsidDel="002D5AF2">
            <w:rPr>
              <w:i/>
            </w:rPr>
            <w:delText>PropertyNameAndValueList</w:delText>
          </w:r>
        </w:del>
      </w:ins>
      <w:ins w:id="6950" w:author="Rev 7 Allen Wirfs-Brock" w:date="2012-04-20T09:48:00Z">
        <w:r w:rsidR="002D5AF2">
          <w:rPr>
            <w:i/>
          </w:rPr>
          <w:t>PropertyDefinitionList</w:t>
        </w:r>
      </w:ins>
      <w:ins w:id="6951" w:author="Rev 5 Allen Wirfs-Brock" w:date="2012-01-10T15:18:00Z">
        <w:r>
          <w:rPr>
            <w:i/>
          </w:rPr>
          <w:t xml:space="preserve"> </w:t>
        </w:r>
        <w:r>
          <w:t xml:space="preserve">with argument </w:t>
        </w:r>
        <w:r w:rsidRPr="007870CC">
          <w:rPr>
            <w:i/>
          </w:rPr>
          <w:t>obj</w:t>
        </w:r>
        <w:r w:rsidRPr="00E77497">
          <w:t>.</w:t>
        </w:r>
      </w:ins>
    </w:p>
    <w:p w14:paraId="66CE84CF" w14:textId="77777777" w:rsidR="002D4B97" w:rsidRDefault="002D4B97" w:rsidP="002D4B97">
      <w:pPr>
        <w:pStyle w:val="Alg4"/>
        <w:numPr>
          <w:ilvl w:val="0"/>
          <w:numId w:val="49"/>
        </w:numPr>
        <w:contextualSpacing/>
        <w:rPr>
          <w:ins w:id="6952" w:author="Rev 6 Allen Wirfs-Brock" w:date="2012-02-16T13:41:00Z"/>
        </w:rPr>
      </w:pPr>
      <w:ins w:id="6953" w:author="Rev 6 Allen Wirfs-Brock" w:date="2012-02-16T13:41:00Z">
        <w:r>
          <w:t xml:space="preserve">If </w:t>
        </w:r>
      </w:ins>
      <w:ins w:id="6954" w:author="Rev 6 Allen Wirfs-Brock" w:date="2012-02-16T13:43:00Z">
        <w:r w:rsidRPr="006A5E27">
          <w:rPr>
            <w:i/>
          </w:rPr>
          <w:t>success</w:t>
        </w:r>
        <w:r>
          <w:t xml:space="preserve"> </w:t>
        </w:r>
      </w:ins>
      <w:ins w:id="6955" w:author="Rev 6 Allen Wirfs-Brock" w:date="2012-02-16T13:41:00Z">
        <w:r>
          <w:t xml:space="preserve">is an abrupt completion, return </w:t>
        </w:r>
      </w:ins>
      <w:ins w:id="6956" w:author="Rev 6 Allen Wirfs-Brock" w:date="2012-02-16T13:43:00Z">
        <w:r w:rsidRPr="006A5E27">
          <w:rPr>
            <w:i/>
          </w:rPr>
          <w:t>success</w:t>
        </w:r>
      </w:ins>
      <w:ins w:id="6957" w:author="Rev 6 Allen Wirfs-Brock" w:date="2012-02-16T13:41:00Z">
        <w:r>
          <w:t>.</w:t>
        </w:r>
      </w:ins>
    </w:p>
    <w:p w14:paraId="1BC9E459" w14:textId="77777777" w:rsidR="004C02EF" w:rsidRPr="00E77497" w:rsidRDefault="004C02EF" w:rsidP="004C02EF">
      <w:pPr>
        <w:pStyle w:val="Alg4"/>
        <w:numPr>
          <w:ilvl w:val="0"/>
          <w:numId w:val="49"/>
        </w:numPr>
        <w:spacing w:after="220"/>
        <w:contextualSpacing/>
      </w:pPr>
      <w:r w:rsidRPr="00E77497">
        <w:t xml:space="preserve">Return </w:t>
      </w:r>
      <w:del w:id="6958" w:author="Rev 5 Allen Wirfs-Brock" w:date="2012-01-10T15:18:00Z">
        <w:r w:rsidRPr="00E77497" w:rsidDel="00ED240D">
          <w:delText xml:space="preserve">the result of </w:delText>
        </w:r>
      </w:del>
      <w:del w:id="6959" w:author="Rev 5 Allen Wirfs-Brock" w:date="2012-01-10T14:45:00Z">
        <w:r w:rsidRPr="00E77497" w:rsidDel="00F64ED7">
          <w:delText xml:space="preserve">evaluating </w:delText>
        </w:r>
      </w:del>
      <w:del w:id="6960" w:author="Rev 5 Allen Wirfs-Brock" w:date="2012-01-10T15:18:00Z">
        <w:r w:rsidRPr="00E77497" w:rsidDel="00ED240D">
          <w:rPr>
            <w:i/>
          </w:rPr>
          <w:delText>PropertyNameAndValueList</w:delText>
        </w:r>
      </w:del>
      <w:ins w:id="6961" w:author="Rev 5 Allen Wirfs-Brock" w:date="2012-01-10T14:46:00Z">
        <w:r w:rsidR="00F64ED7" w:rsidRPr="004A5000">
          <w:rPr>
            <w:i/>
          </w:rPr>
          <w:t>obj</w:t>
        </w:r>
      </w:ins>
      <w:r w:rsidRPr="00E77497">
        <w:t>.</w:t>
      </w:r>
    </w:p>
    <w:p w14:paraId="2B49FA6F" w14:textId="77777777" w:rsidR="00F64ED7" w:rsidRPr="00E77497" w:rsidRDefault="00F64ED7" w:rsidP="00F64ED7">
      <w:pPr>
        <w:keepNext/>
        <w:rPr>
          <w:ins w:id="6962" w:author="Rev 5 Allen Wirfs-Brock" w:date="2012-01-10T14:44:00Z"/>
          <w:rFonts w:ascii="Helvetica" w:hAnsi="Helvetica"/>
          <w:b/>
        </w:rPr>
      </w:pPr>
      <w:ins w:id="6963" w:author="Rev 5 Allen Wirfs-Brock" w:date="2012-01-10T14:44: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50192E78" w14:textId="77777777" w:rsidR="00F64ED7" w:rsidRPr="004418C4" w:rsidRDefault="00F64ED7" w:rsidP="00F64ED7">
      <w:pPr>
        <w:ind w:left="360"/>
        <w:rPr>
          <w:ins w:id="6964" w:author="Rev 5 Allen Wirfs-Brock" w:date="2012-01-10T14:44:00Z"/>
        </w:rPr>
      </w:pPr>
      <w:ins w:id="6965" w:author="Rev 5 Allen Wirfs-Brock" w:date="2012-01-10T14:44:00Z">
        <w:r>
          <w:t>W</w:t>
        </w:r>
        <w:r w:rsidRPr="004418C4">
          <w:t xml:space="preserve">ith </w:t>
        </w:r>
        <w:r>
          <w:t>parameter</w:t>
        </w:r>
        <w:r w:rsidRPr="004418C4">
          <w:t xml:space="preserve"> </w:t>
        </w:r>
        <w:r>
          <w:rPr>
            <w:rFonts w:ascii="Times New Roman" w:hAnsi="Times New Roman"/>
            <w:i/>
          </w:rPr>
          <w:t>object</w:t>
        </w:r>
        <w:r>
          <w:t>.</w:t>
        </w:r>
      </w:ins>
    </w:p>
    <w:p w14:paraId="711889A2" w14:textId="77777777" w:rsidR="004C02EF" w:rsidRPr="00E77497" w:rsidRDefault="004C02EF" w:rsidP="004C02EF">
      <w:pPr>
        <w:jc w:val="left"/>
      </w:pPr>
      <w:del w:id="6966" w:author="Rev 4 Allen Wirfs-Brock" w:date="2011-10-15T08:58:00Z">
        <w:r w:rsidRPr="00E77497" w:rsidDel="00A60CBF">
          <w:delText xml:space="preserve">The production  </w:delText>
        </w:r>
      </w:del>
      <w:del w:id="6967" w:author="Rev 7 Allen Wirfs-Brock" w:date="2012-04-20T09:48:00Z">
        <w:r w:rsidRPr="00E77497" w:rsidDel="002D5AF2">
          <w:rPr>
            <w:rStyle w:val="bnf"/>
          </w:rPr>
          <w:delText>PropertyNameAndValueList</w:delText>
        </w:r>
      </w:del>
      <w:ins w:id="6968" w:author="Rev 7 Allen Wirfs-Brock" w:date="2012-04-20T09:48:00Z">
        <w:r w:rsidR="002D5AF2">
          <w:rPr>
            <w:rStyle w:val="bnf"/>
          </w:rPr>
          <w:t>PropertyDefinitionList</w:t>
        </w:r>
      </w:ins>
      <w:r w:rsidRPr="00E77497">
        <w:t xml:space="preserve"> </w:t>
      </w:r>
      <w:r w:rsidRPr="00E77497">
        <w:rPr>
          <w:b/>
        </w:rPr>
        <w:t>:</w:t>
      </w:r>
      <w:r w:rsidRPr="00E77497">
        <w:t xml:space="preserve">  </w:t>
      </w:r>
      <w:del w:id="6969" w:author="Rev 7 Allen Wirfs-Brock" w:date="2012-04-20T09:35:00Z">
        <w:r w:rsidRPr="00E77497" w:rsidDel="001A6289">
          <w:rPr>
            <w:rStyle w:val="bnf"/>
          </w:rPr>
          <w:delText>PropertyAssignment</w:delText>
        </w:r>
      </w:del>
      <w:ins w:id="6970" w:author="Rev 7 Allen Wirfs-Brock" w:date="2012-04-20T09:35:00Z">
        <w:r w:rsidR="001A6289">
          <w:rPr>
            <w:rStyle w:val="bnf"/>
          </w:rPr>
          <w:t>PropertyDefinition</w:t>
        </w:r>
      </w:ins>
      <w:r w:rsidRPr="00E77497">
        <w:t xml:space="preserve"> </w:t>
      </w:r>
      <w:del w:id="6971" w:author="Rev 4 Allen Wirfs-Brock" w:date="2011-10-15T08:58:00Z">
        <w:r w:rsidRPr="00E77497" w:rsidDel="00A60CBF">
          <w:delText>is evaluated as follows:</w:delText>
        </w:r>
      </w:del>
    </w:p>
    <w:p w14:paraId="5564F619" w14:textId="77777777" w:rsidR="004C02EF" w:rsidRPr="00E77497" w:rsidDel="00F64ED7" w:rsidRDefault="002D4B97" w:rsidP="004C02EF">
      <w:pPr>
        <w:pStyle w:val="Alg4"/>
        <w:numPr>
          <w:ilvl w:val="0"/>
          <w:numId w:val="50"/>
        </w:numPr>
        <w:spacing w:after="220"/>
        <w:contextualSpacing/>
        <w:rPr>
          <w:del w:id="6972" w:author="Rev 5 Allen Wirfs-Brock" w:date="2012-01-10T14:48:00Z"/>
        </w:rPr>
      </w:pPr>
      <w:ins w:id="6973" w:author="Rev 6 Allen Wirfs-Brock" w:date="2012-02-16T13:40:00Z">
        <w:r>
          <w:t xml:space="preserve">Return the result of </w:t>
        </w:r>
      </w:ins>
      <w:del w:id="6974" w:author="Rev 5 Allen Wirfs-Brock" w:date="2012-01-10T14:48:00Z">
        <w:r w:rsidR="004C02EF" w:rsidRPr="00E77497" w:rsidDel="00F64ED7">
          <w:delText xml:space="preserve">Let </w:delText>
        </w:r>
        <w:r w:rsidR="004C02EF" w:rsidRPr="00E77497" w:rsidDel="00F64ED7">
          <w:rPr>
            <w:i/>
          </w:rPr>
          <w:delText xml:space="preserve">obj </w:delText>
        </w:r>
        <w:r w:rsidR="004C02EF" w:rsidRPr="00E77497" w:rsidDel="00F64ED7">
          <w:delText xml:space="preserve">be the result of creating a new object as if by the expression </w:delText>
        </w:r>
        <w:r w:rsidR="004C02EF" w:rsidRPr="00E77497" w:rsidDel="00F64ED7">
          <w:rPr>
            <w:rFonts w:ascii="Courier New" w:hAnsi="Courier New"/>
            <w:b/>
          </w:rPr>
          <w:delText xml:space="preserve">new Object() </w:delText>
        </w:r>
        <w:r w:rsidR="004C02EF" w:rsidRPr="00E77497" w:rsidDel="00F64ED7">
          <w:delText xml:space="preserve">where </w:delText>
        </w:r>
        <w:r w:rsidR="004C02EF" w:rsidRPr="00E77497" w:rsidDel="00F64ED7">
          <w:rPr>
            <w:rFonts w:ascii="Courier New" w:hAnsi="Courier New" w:cs="Courier New"/>
            <w:b/>
          </w:rPr>
          <w:delText>Object</w:delText>
        </w:r>
        <w:r w:rsidR="004C02EF" w:rsidRPr="00E77497" w:rsidDel="00F64ED7">
          <w:delText xml:space="preserve"> is the standard built-in constructor with that name.</w:delText>
        </w:r>
      </w:del>
    </w:p>
    <w:p w14:paraId="1D420CCD" w14:textId="77777777" w:rsidR="004C02EF" w:rsidRPr="00E77497" w:rsidDel="00F64ED7" w:rsidRDefault="004C02EF" w:rsidP="004C02EF">
      <w:pPr>
        <w:pStyle w:val="Alg4"/>
        <w:numPr>
          <w:ilvl w:val="0"/>
          <w:numId w:val="50"/>
        </w:numPr>
        <w:spacing w:after="220"/>
        <w:contextualSpacing/>
        <w:rPr>
          <w:del w:id="6975" w:author="Rev 5 Allen Wirfs-Brock" w:date="2012-01-10T14:48:00Z"/>
        </w:rPr>
      </w:pPr>
      <w:del w:id="6976" w:author="Rev 5 Allen Wirfs-Brock" w:date="2012-01-10T14:48:00Z">
        <w:r w:rsidRPr="00E77497" w:rsidDel="00F64ED7">
          <w:delText xml:space="preserve">Let </w:delText>
        </w:r>
        <w:r w:rsidRPr="00E77497" w:rsidDel="00F64ED7">
          <w:rPr>
            <w:i/>
          </w:rPr>
          <w:delText xml:space="preserve">propId </w:delText>
        </w:r>
        <w:r w:rsidRPr="00E77497" w:rsidDel="00F64ED7">
          <w:delText xml:space="preserve">be the result of evaluating </w:delText>
        </w:r>
        <w:r w:rsidRPr="00E77497" w:rsidDel="00F64ED7">
          <w:rPr>
            <w:i/>
          </w:rPr>
          <w:delText>PropertyAssignment</w:delText>
        </w:r>
        <w:r w:rsidRPr="00E77497" w:rsidDel="00F64ED7">
          <w:delText>.</w:delText>
        </w:r>
      </w:del>
    </w:p>
    <w:p w14:paraId="09F1E7A6" w14:textId="77777777" w:rsidR="004C02EF" w:rsidRPr="00E77497" w:rsidDel="00F64ED7" w:rsidRDefault="004C02EF" w:rsidP="004C02EF">
      <w:pPr>
        <w:pStyle w:val="Alg4"/>
        <w:numPr>
          <w:ilvl w:val="0"/>
          <w:numId w:val="50"/>
        </w:numPr>
        <w:spacing w:after="220"/>
        <w:contextualSpacing/>
        <w:rPr>
          <w:del w:id="6977" w:author="Rev 5 Allen Wirfs-Brock" w:date="2012-01-10T14:48:00Z"/>
        </w:rPr>
      </w:pPr>
      <w:del w:id="6978" w:author="Rev 5 Allen Wirfs-Brock" w:date="2012-01-10T14:48:00Z">
        <w:r w:rsidRPr="00E77497" w:rsidDel="00F64ED7">
          <w:delText xml:space="preserve">Call the [[DefineOwnProperty]] internal method of </w:delText>
        </w:r>
        <w:r w:rsidRPr="00E77497" w:rsidDel="00F64ED7">
          <w:rPr>
            <w:i/>
          </w:rPr>
          <w:delText>obj</w:delText>
        </w:r>
        <w:r w:rsidRPr="00E77497" w:rsidDel="00F64ED7">
          <w:delText xml:space="preserve"> with arguments </w:delText>
        </w:r>
        <w:r w:rsidRPr="00E77497" w:rsidDel="00F64ED7">
          <w:rPr>
            <w:i/>
          </w:rPr>
          <w:delText>propId</w:delText>
        </w:r>
        <w:r w:rsidRPr="00E77497" w:rsidDel="00F64ED7">
          <w:delText xml:space="preserve">.name, </w:delText>
        </w:r>
        <w:r w:rsidRPr="00E77497" w:rsidDel="00F64ED7">
          <w:rPr>
            <w:i/>
          </w:rPr>
          <w:delText>propId</w:delText>
        </w:r>
        <w:r w:rsidRPr="00E77497" w:rsidDel="00F64ED7">
          <w:delText xml:space="preserve">.descriptor, and </w:delText>
        </w:r>
        <w:r w:rsidRPr="00E77497" w:rsidDel="00F64ED7">
          <w:rPr>
            <w:b/>
          </w:rPr>
          <w:delText>false</w:delText>
        </w:r>
        <w:r w:rsidRPr="00E77497" w:rsidDel="00F64ED7">
          <w:delText>.</w:delText>
        </w:r>
      </w:del>
    </w:p>
    <w:p w14:paraId="2050703F" w14:textId="77777777" w:rsidR="004C02EF" w:rsidRPr="00E77497" w:rsidRDefault="00F64ED7" w:rsidP="004C02EF">
      <w:pPr>
        <w:pStyle w:val="Alg4"/>
        <w:numPr>
          <w:ilvl w:val="0"/>
          <w:numId w:val="50"/>
        </w:numPr>
        <w:spacing w:after="220"/>
        <w:contextualSpacing/>
      </w:pPr>
      <w:ins w:id="6979" w:author="Rev 5 Allen Wirfs-Brock" w:date="2012-01-10T14:47:00Z">
        <w:r>
          <w:t>Perform</w:t>
        </w:r>
      </w:ins>
      <w:ins w:id="6980" w:author="Rev 7 Allen Wirfs-Brock" w:date="2012-05-04T14:27:00Z">
        <w:r w:rsidR="00105513">
          <w:t>ing</w:t>
        </w:r>
      </w:ins>
      <w:ins w:id="6981" w:author="Rev 5 Allen Wirfs-Brock" w:date="2012-01-10T14:47:00Z">
        <w:r>
          <w:t xml:space="preserve"> Pr</w:t>
        </w:r>
        <w:r w:rsidR="00906D0C">
          <w:t xml:space="preserve">operty Definition </w:t>
        </w:r>
      </w:ins>
      <w:ins w:id="6982" w:author="Rev 6 Allen Wirfs-Brock" w:date="2012-02-16T13:38:00Z">
        <w:r w:rsidR="008C11D4">
          <w:t xml:space="preserve">Evaluation </w:t>
        </w:r>
      </w:ins>
      <w:ins w:id="6983" w:author="Rev 5 Allen Wirfs-Brock" w:date="2012-01-10T14:47:00Z">
        <w:del w:id="6984" w:author="Rev 6 Allen Wirfs-Brock" w:date="2012-02-16T13:38:00Z">
          <w:r w:rsidR="00906D0C" w:rsidDel="008C11D4">
            <w:delText xml:space="preserve">Dvaluation </w:delText>
          </w:r>
        </w:del>
        <w:r w:rsidR="00906D0C">
          <w:t>of</w:t>
        </w:r>
        <w:r w:rsidRPr="00E77497">
          <w:t xml:space="preserve"> </w:t>
        </w:r>
        <w:del w:id="6985" w:author="Rev 7 Allen Wirfs-Brock" w:date="2012-04-20T09:35:00Z">
          <w:r w:rsidRPr="00E77497" w:rsidDel="001A6289">
            <w:rPr>
              <w:i/>
            </w:rPr>
            <w:delText>Property</w:delText>
          </w:r>
          <w:r w:rsidDel="001A6289">
            <w:rPr>
              <w:i/>
            </w:rPr>
            <w:delText>Assignment</w:delText>
          </w:r>
        </w:del>
      </w:ins>
      <w:ins w:id="6986" w:author="Rev 7 Allen Wirfs-Brock" w:date="2012-04-20T09:35:00Z">
        <w:r w:rsidR="001A6289">
          <w:rPr>
            <w:i/>
          </w:rPr>
          <w:t>PropertyDefinition</w:t>
        </w:r>
      </w:ins>
      <w:ins w:id="6987" w:author="Rev 5 Allen Wirfs-Brock" w:date="2012-01-10T14:47:00Z">
        <w:r>
          <w:rPr>
            <w:i/>
          </w:rPr>
          <w:t xml:space="preserve"> </w:t>
        </w:r>
        <w:r>
          <w:t xml:space="preserve">with argument </w:t>
        </w:r>
        <w:r w:rsidRPr="007870CC">
          <w:rPr>
            <w:i/>
          </w:rPr>
          <w:t>ob</w:t>
        </w:r>
      </w:ins>
      <w:ins w:id="6988" w:author="Rev 5 Allen Wirfs-Brock" w:date="2012-01-10T14:48:00Z">
        <w:r>
          <w:rPr>
            <w:i/>
          </w:rPr>
          <w:t>ject</w:t>
        </w:r>
      </w:ins>
      <w:ins w:id="6989" w:author="Rev 5 Allen Wirfs-Brock" w:date="2012-01-10T14:47:00Z">
        <w:r w:rsidRPr="00E77497">
          <w:t>.</w:t>
        </w:r>
      </w:ins>
      <w:del w:id="6990" w:author="Rev 5 Allen Wirfs-Brock" w:date="2012-01-10T14:47:00Z">
        <w:r w:rsidR="004C02EF" w:rsidRPr="00E77497" w:rsidDel="00F64ED7">
          <w:delText xml:space="preserve">Return </w:delText>
        </w:r>
        <w:r w:rsidR="004C02EF" w:rsidRPr="00E77497" w:rsidDel="00F64ED7">
          <w:rPr>
            <w:i/>
          </w:rPr>
          <w:delText>obj</w:delText>
        </w:r>
        <w:r w:rsidR="004C02EF" w:rsidRPr="00E77497" w:rsidDel="00F64ED7">
          <w:delText>.</w:delText>
        </w:r>
      </w:del>
    </w:p>
    <w:p w14:paraId="48EEE96B" w14:textId="77777777" w:rsidR="004C02EF" w:rsidRPr="00E77497" w:rsidRDefault="004C02EF" w:rsidP="004C02EF">
      <w:pPr>
        <w:jc w:val="left"/>
      </w:pPr>
      <w:del w:id="6991" w:author="Rev 4 Allen Wirfs-Brock" w:date="2011-10-15T08:58:00Z">
        <w:r w:rsidRPr="00E77497" w:rsidDel="00C95629">
          <w:delText>The production</w:delText>
        </w:r>
        <w:r w:rsidRPr="00E77497" w:rsidDel="00C95629">
          <w:br/>
          <w:delText xml:space="preserve">     </w:delText>
        </w:r>
      </w:del>
      <w:del w:id="6992" w:author="Rev 7 Allen Wirfs-Brock" w:date="2012-04-20T09:48:00Z">
        <w:r w:rsidRPr="00E77497" w:rsidDel="002D5AF2">
          <w:rPr>
            <w:rStyle w:val="bnf"/>
          </w:rPr>
          <w:delText>PropertyNameAndValueList</w:delText>
        </w:r>
      </w:del>
      <w:ins w:id="6993" w:author="Rev 7 Allen Wirfs-Brock" w:date="2012-04-20T09:48:00Z">
        <w:r w:rsidR="002D5AF2">
          <w:rPr>
            <w:rStyle w:val="bnf"/>
          </w:rPr>
          <w:t>PropertyDefinitionList</w:t>
        </w:r>
      </w:ins>
      <w:r w:rsidRPr="00E77497">
        <w:t xml:space="preserve"> </w:t>
      </w:r>
      <w:r w:rsidRPr="00E77497">
        <w:rPr>
          <w:b/>
        </w:rPr>
        <w:t>:</w:t>
      </w:r>
      <w:r w:rsidRPr="00E77497">
        <w:t xml:space="preserve">  </w:t>
      </w:r>
      <w:del w:id="6994" w:author="Rev 7 Allen Wirfs-Brock" w:date="2012-04-20T09:48:00Z">
        <w:r w:rsidRPr="00E77497" w:rsidDel="002D5AF2">
          <w:rPr>
            <w:rStyle w:val="bnf"/>
          </w:rPr>
          <w:delText>PropertyNameAndValueList</w:delText>
        </w:r>
      </w:del>
      <w:ins w:id="6995" w:author="Rev 7 Allen Wirfs-Brock" w:date="2012-04-20T09:48:00Z">
        <w:r w:rsidR="002D5AF2">
          <w:rPr>
            <w:rStyle w:val="bnf"/>
          </w:rPr>
          <w:t>PropertyDefinitionList</w:t>
        </w:r>
      </w:ins>
      <w:r w:rsidRPr="00E77497">
        <w:t xml:space="preserve"> </w:t>
      </w:r>
      <w:r w:rsidRPr="00E77497">
        <w:rPr>
          <w:rFonts w:ascii="Courier New" w:hAnsi="Courier New" w:cs="Courier New"/>
          <w:b/>
        </w:rPr>
        <w:t>,</w:t>
      </w:r>
      <w:r w:rsidRPr="00E77497">
        <w:t xml:space="preserve"> </w:t>
      </w:r>
      <w:del w:id="6996" w:author="Rev 7 Allen Wirfs-Brock" w:date="2012-04-20T09:35:00Z">
        <w:r w:rsidRPr="00E77497" w:rsidDel="001A6289">
          <w:rPr>
            <w:rStyle w:val="bnf"/>
          </w:rPr>
          <w:delText>PropertyAssignment</w:delText>
        </w:r>
      </w:del>
      <w:ins w:id="6997" w:author="Rev 7 Allen Wirfs-Brock" w:date="2012-04-20T09:35:00Z">
        <w:r w:rsidR="001A6289">
          <w:rPr>
            <w:rStyle w:val="bnf"/>
          </w:rPr>
          <w:t>PropertyDefinition</w:t>
        </w:r>
      </w:ins>
      <w:del w:id="6998" w:author="Rev 4 Allen Wirfs-Brock" w:date="2011-10-15T08:58:00Z">
        <w:r w:rsidRPr="00E77497" w:rsidDel="00C95629">
          <w:br/>
          <w:delText>is evaluated as follows:</w:delText>
        </w:r>
      </w:del>
    </w:p>
    <w:p w14:paraId="107D811F" w14:textId="77777777" w:rsidR="004C02EF" w:rsidRPr="00E77497" w:rsidDel="00906D0C" w:rsidRDefault="004C02EF" w:rsidP="009E3FF6">
      <w:pPr>
        <w:pStyle w:val="Alg4"/>
        <w:numPr>
          <w:ilvl w:val="0"/>
          <w:numId w:val="421"/>
        </w:numPr>
        <w:spacing w:after="220"/>
        <w:contextualSpacing/>
        <w:rPr>
          <w:del w:id="6999" w:author="Rev 5 Allen Wirfs-Brock" w:date="2012-01-10T14:50:00Z"/>
        </w:rPr>
      </w:pPr>
      <w:del w:id="7000" w:author="Rev 5 Allen Wirfs-Brock" w:date="2012-01-10T14:50:00Z">
        <w:r w:rsidRPr="00E77497" w:rsidDel="00906D0C">
          <w:delText xml:space="preserve">Let </w:delText>
        </w:r>
        <w:r w:rsidRPr="00E77497" w:rsidDel="00906D0C">
          <w:rPr>
            <w:i/>
          </w:rPr>
          <w:delText>obj</w:delText>
        </w:r>
        <w:r w:rsidRPr="00E77497" w:rsidDel="00906D0C">
          <w:delText xml:space="preserve"> be the result of evaluating </w:delText>
        </w:r>
        <w:r w:rsidRPr="00E77497" w:rsidDel="00906D0C">
          <w:rPr>
            <w:i/>
          </w:rPr>
          <w:delText>PropertyNameAndValueList</w:delText>
        </w:r>
        <w:r w:rsidRPr="00E77497" w:rsidDel="00906D0C">
          <w:delText>.</w:delText>
        </w:r>
      </w:del>
    </w:p>
    <w:p w14:paraId="39CF2E2C" w14:textId="77777777" w:rsidR="004C02EF" w:rsidRPr="00E77497" w:rsidDel="00906D0C" w:rsidRDefault="004C02EF" w:rsidP="009E3FF6">
      <w:pPr>
        <w:pStyle w:val="Alg4"/>
        <w:numPr>
          <w:ilvl w:val="0"/>
          <w:numId w:val="421"/>
        </w:numPr>
        <w:spacing w:after="220"/>
        <w:contextualSpacing/>
        <w:rPr>
          <w:del w:id="7001" w:author="Rev 5 Allen Wirfs-Brock" w:date="2012-01-10T14:50:00Z"/>
        </w:rPr>
      </w:pPr>
      <w:del w:id="7002" w:author="Rev 5 Allen Wirfs-Brock" w:date="2012-01-10T14:50:00Z">
        <w:r w:rsidRPr="00E77497" w:rsidDel="00906D0C">
          <w:delText xml:space="preserve">Let </w:delText>
        </w:r>
        <w:r w:rsidRPr="00E77497" w:rsidDel="00906D0C">
          <w:rPr>
            <w:i/>
          </w:rPr>
          <w:delText>propId</w:delText>
        </w:r>
        <w:r w:rsidRPr="00E77497" w:rsidDel="00906D0C">
          <w:delText xml:space="preserve"> be the result of evaluating </w:delText>
        </w:r>
        <w:r w:rsidRPr="00E77497" w:rsidDel="00906D0C">
          <w:rPr>
            <w:i/>
          </w:rPr>
          <w:delText>PropertyAssignment</w:delText>
        </w:r>
        <w:r w:rsidRPr="00E77497" w:rsidDel="00906D0C">
          <w:delText>.</w:delText>
        </w:r>
      </w:del>
    </w:p>
    <w:p w14:paraId="5C2B1264" w14:textId="77777777" w:rsidR="004C02EF" w:rsidRPr="00E77497" w:rsidDel="008A3C30" w:rsidRDefault="004C02EF" w:rsidP="008A3C30">
      <w:pPr>
        <w:pStyle w:val="Alg4"/>
        <w:numPr>
          <w:ilvl w:val="0"/>
          <w:numId w:val="51"/>
        </w:numPr>
        <w:spacing w:after="220"/>
        <w:contextualSpacing/>
        <w:rPr>
          <w:del w:id="7003" w:author="Allen Wirfs-Brock" w:date="2011-07-07T13:23:00Z"/>
        </w:rPr>
      </w:pPr>
      <w:del w:id="7004" w:author="Allen Wirfs-Brock" w:date="2011-07-07T13:23:00Z">
        <w:r w:rsidRPr="00E77497" w:rsidDel="008A3C30">
          <w:delText xml:space="preserve">Let </w:delText>
        </w:r>
        <w:r w:rsidRPr="00E77497" w:rsidDel="008A3C30">
          <w:rPr>
            <w:i/>
          </w:rPr>
          <w:delText>previous</w:delText>
        </w:r>
        <w:r w:rsidRPr="00E77497" w:rsidDel="008A3C30">
          <w:delText xml:space="preserve"> be the result of calling the [[GetOwnProperty]] internal method of </w:delText>
        </w:r>
        <w:r w:rsidRPr="00E77497" w:rsidDel="008A3C30">
          <w:rPr>
            <w:i/>
          </w:rPr>
          <w:delText>obj</w:delText>
        </w:r>
        <w:r w:rsidRPr="00E77497" w:rsidDel="008A3C30">
          <w:delText xml:space="preserve"> with argument </w:delText>
        </w:r>
        <w:r w:rsidRPr="00E77497" w:rsidDel="008A3C30">
          <w:rPr>
            <w:i/>
          </w:rPr>
          <w:delText>propId</w:delText>
        </w:r>
        <w:r w:rsidRPr="00E77497" w:rsidDel="008A3C30">
          <w:delText>.name.</w:delText>
        </w:r>
      </w:del>
    </w:p>
    <w:p w14:paraId="7B6D804F" w14:textId="77777777" w:rsidR="004C02EF" w:rsidRPr="00E77497" w:rsidDel="008A3C30" w:rsidRDefault="004C02EF" w:rsidP="004C02EF">
      <w:pPr>
        <w:pStyle w:val="Alg4"/>
        <w:numPr>
          <w:ilvl w:val="0"/>
          <w:numId w:val="51"/>
        </w:numPr>
        <w:spacing w:after="220"/>
        <w:contextualSpacing/>
        <w:rPr>
          <w:del w:id="7005" w:author="Allen Wirfs-Brock" w:date="2011-07-07T13:23:00Z"/>
        </w:rPr>
      </w:pPr>
      <w:del w:id="7006" w:author="Allen Wirfs-Brock" w:date="2011-07-07T13:23:00Z">
        <w:r w:rsidRPr="00E77497" w:rsidDel="008A3C30">
          <w:delText xml:space="preserve">If </w:delText>
        </w:r>
        <w:r w:rsidRPr="00E77497" w:rsidDel="008A3C30">
          <w:rPr>
            <w:i/>
          </w:rPr>
          <w:delText>previous</w:delText>
        </w:r>
        <w:r w:rsidRPr="00E77497" w:rsidDel="008A3C30">
          <w:delText xml:space="preserve"> is not </w:delText>
        </w:r>
        <w:r w:rsidRPr="00E77497" w:rsidDel="008A3C30">
          <w:rPr>
            <w:b/>
          </w:rPr>
          <w:delText>undefined</w:delText>
        </w:r>
        <w:r w:rsidRPr="00E77497" w:rsidDel="008A3C30">
          <w:delText xml:space="preserve"> then throw a </w:delText>
        </w:r>
        <w:r w:rsidRPr="00E77497" w:rsidDel="008A3C30">
          <w:rPr>
            <w:b/>
          </w:rPr>
          <w:delText>SyntaxError</w:delText>
        </w:r>
        <w:r w:rsidRPr="00E77497" w:rsidDel="008A3C30">
          <w:delText xml:space="preserve"> exception if any of the following conditions are true</w:delText>
        </w:r>
      </w:del>
    </w:p>
    <w:p w14:paraId="32E04BD0" w14:textId="77777777" w:rsidR="004C02EF" w:rsidRPr="00E77497" w:rsidDel="008A3C30" w:rsidRDefault="004C02EF" w:rsidP="004C02EF">
      <w:pPr>
        <w:pStyle w:val="Alg4"/>
        <w:numPr>
          <w:ilvl w:val="1"/>
          <w:numId w:val="51"/>
        </w:numPr>
        <w:spacing w:after="220"/>
        <w:contextualSpacing/>
        <w:rPr>
          <w:del w:id="7007" w:author="Allen Wirfs-Brock" w:date="2011-07-07T13:23:00Z"/>
        </w:rPr>
      </w:pPr>
      <w:del w:id="7008" w:author="Allen Wirfs-Brock" w:date="2011-07-07T13:23:00Z">
        <w:r w:rsidRPr="00E77497" w:rsidDel="008A3C30">
          <w:delText>This production is contained in strict code and 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61C940CE" w14:textId="77777777" w:rsidR="004C02EF" w:rsidRPr="00E77497" w:rsidDel="008A3C30" w:rsidRDefault="004C02EF" w:rsidP="004C02EF">
      <w:pPr>
        <w:pStyle w:val="Alg4"/>
        <w:numPr>
          <w:ilvl w:val="1"/>
          <w:numId w:val="51"/>
        </w:numPr>
        <w:spacing w:after="220"/>
        <w:contextualSpacing/>
        <w:rPr>
          <w:del w:id="7009" w:author="Allen Wirfs-Brock" w:date="2011-07-07T13:23:00Z"/>
        </w:rPr>
      </w:pPr>
      <w:del w:id="7010" w:author="Allen Wirfs-Brock" w:date="2011-07-07T13:23:00Z">
        <w:r w:rsidRPr="00E77497" w:rsidDel="008A3C30">
          <w:delText>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IsAccessorDescriptor(</w:delText>
        </w:r>
        <w:r w:rsidRPr="00E77497" w:rsidDel="008A3C30">
          <w:rPr>
            <w:i/>
          </w:rPr>
          <w:delText>propId</w:delText>
        </w:r>
        <w:r w:rsidRPr="00E77497" w:rsidDel="008A3C30">
          <w:delText xml:space="preserve">.descriptor) is </w:delText>
        </w:r>
        <w:r w:rsidRPr="00E77497" w:rsidDel="008A3C30">
          <w:rPr>
            <w:b/>
          </w:rPr>
          <w:delText>true.</w:delText>
        </w:r>
      </w:del>
    </w:p>
    <w:p w14:paraId="00C7FB4D" w14:textId="77777777" w:rsidR="004C02EF" w:rsidRPr="00E77497" w:rsidDel="008A3C30" w:rsidRDefault="004C02EF" w:rsidP="004C02EF">
      <w:pPr>
        <w:pStyle w:val="Alg4"/>
        <w:numPr>
          <w:ilvl w:val="1"/>
          <w:numId w:val="51"/>
        </w:numPr>
        <w:spacing w:after="220"/>
        <w:contextualSpacing/>
        <w:rPr>
          <w:del w:id="7011" w:author="Allen Wirfs-Brock" w:date="2011-07-07T13:23:00Z"/>
        </w:rPr>
      </w:pPr>
      <w:del w:id="7012"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130071FF" w14:textId="77777777" w:rsidR="004C02EF" w:rsidRPr="00E77497" w:rsidDel="008A3C30" w:rsidRDefault="004C02EF" w:rsidP="004C02EF">
      <w:pPr>
        <w:pStyle w:val="Alg4"/>
        <w:numPr>
          <w:ilvl w:val="1"/>
          <w:numId w:val="51"/>
        </w:numPr>
        <w:spacing w:after="220"/>
        <w:contextualSpacing/>
        <w:rPr>
          <w:del w:id="7013" w:author="Allen Wirfs-Brock" w:date="2011-07-07T13:23:00Z"/>
        </w:rPr>
      </w:pPr>
      <w:del w:id="7014"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 xml:space="preserve">true </w:delText>
        </w:r>
        <w:r w:rsidRPr="00E77497" w:rsidDel="008A3C30">
          <w:delText>and IsAccessorDescriptor(</w:delText>
        </w:r>
        <w:r w:rsidRPr="00E77497" w:rsidDel="008A3C30">
          <w:rPr>
            <w:i/>
          </w:rPr>
          <w:delText>propId</w:delText>
        </w:r>
        <w:r w:rsidRPr="00E77497" w:rsidDel="008A3C30">
          <w:delText xml:space="preserve">.descriptor) is </w:delText>
        </w:r>
        <w:r w:rsidRPr="00E77497" w:rsidDel="008A3C30">
          <w:rPr>
            <w:b/>
          </w:rPr>
          <w:delText xml:space="preserve">true </w:delText>
        </w:r>
        <w:r w:rsidRPr="00E77497" w:rsidDel="008A3C30">
          <w:delText>and</w:delText>
        </w:r>
        <w:r w:rsidRPr="00E77497" w:rsidDel="008A3C30">
          <w:rPr>
            <w:b/>
          </w:rPr>
          <w:delText xml:space="preserve"> </w:delText>
        </w:r>
        <w:r w:rsidRPr="00E77497" w:rsidDel="008A3C30">
          <w:delText xml:space="preserve">either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 xml:space="preserve">.descriptor have [[Get]] fields or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.descriptor have [[Set]] fields</w:delText>
        </w:r>
      </w:del>
    </w:p>
    <w:p w14:paraId="1321FFE2" w14:textId="77777777" w:rsidR="004C02EF" w:rsidRPr="00E77497" w:rsidRDefault="002D4B97" w:rsidP="009E3FF6">
      <w:pPr>
        <w:pStyle w:val="Alg4"/>
        <w:numPr>
          <w:ilvl w:val="0"/>
          <w:numId w:val="421"/>
        </w:numPr>
        <w:spacing w:after="220"/>
        <w:contextualSpacing/>
      </w:pPr>
      <w:ins w:id="7015" w:author="Rev 6 Allen Wirfs-Brock" w:date="2012-02-16T13:44:00Z">
        <w:r>
          <w:t xml:space="preserve">Let </w:t>
        </w:r>
        <w:r w:rsidRPr="006A5E27">
          <w:rPr>
            <w:i/>
          </w:rPr>
          <w:t>success</w:t>
        </w:r>
        <w:r>
          <w:t xml:space="preserve"> be the result of p</w:t>
        </w:r>
      </w:ins>
      <w:ins w:id="7016" w:author="Rev 5 Allen Wirfs-Brock" w:date="2012-01-10T14:50:00Z">
        <w:del w:id="7017" w:author="Rev 6 Allen Wirfs-Brock" w:date="2012-02-16T13:44:00Z">
          <w:r w:rsidR="00906D0C" w:rsidDel="002D4B97">
            <w:delText>P</w:delText>
          </w:r>
        </w:del>
        <w:r w:rsidR="00906D0C">
          <w:t>erform</w:t>
        </w:r>
      </w:ins>
      <w:ins w:id="7018" w:author="Rev 6 Allen Wirfs-Brock" w:date="2012-02-16T13:44:00Z">
        <w:r>
          <w:t>ing</w:t>
        </w:r>
      </w:ins>
      <w:ins w:id="7019" w:author="Rev 5 Allen Wirfs-Brock" w:date="2012-01-10T14:50:00Z">
        <w:r w:rsidR="00906D0C">
          <w:t xml:space="preserve"> Property Definition </w:t>
        </w:r>
      </w:ins>
      <w:ins w:id="7020" w:author="Rev 6 Allen Wirfs-Brock" w:date="2012-02-16T13:38:00Z">
        <w:r w:rsidR="008C11D4">
          <w:t xml:space="preserve">Evaluation </w:t>
        </w:r>
      </w:ins>
      <w:ins w:id="7021" w:author="Rev 5 Allen Wirfs-Brock" w:date="2012-01-10T14:50:00Z">
        <w:del w:id="7022" w:author="Rev 6 Allen Wirfs-Brock" w:date="2012-02-16T13:38:00Z">
          <w:r w:rsidR="00906D0C" w:rsidDel="008C11D4">
            <w:delText xml:space="preserve">Dvaluation </w:delText>
          </w:r>
        </w:del>
        <w:r w:rsidR="00906D0C">
          <w:t xml:space="preserve">of </w:t>
        </w:r>
        <w:r w:rsidR="00906D0C" w:rsidRPr="00E77497">
          <w:t xml:space="preserve"> </w:t>
        </w:r>
        <w:del w:id="7023" w:author="Rev 7 Allen Wirfs-Brock" w:date="2012-04-20T09:48:00Z">
          <w:r w:rsidR="00906D0C" w:rsidRPr="00E77497" w:rsidDel="002D5AF2">
            <w:rPr>
              <w:i/>
            </w:rPr>
            <w:delText>PropertyNameAndValueList</w:delText>
          </w:r>
        </w:del>
      </w:ins>
      <w:ins w:id="7024" w:author="Rev 7 Allen Wirfs-Brock" w:date="2012-04-20T09:48:00Z">
        <w:r w:rsidR="002D5AF2">
          <w:rPr>
            <w:i/>
          </w:rPr>
          <w:t>PropertyDefinitionList</w:t>
        </w:r>
      </w:ins>
      <w:ins w:id="7025" w:author="Rev 5 Allen Wirfs-Brock" w:date="2012-01-10T14:50:00Z">
        <w:r w:rsidR="00906D0C">
          <w:t xml:space="preserve"> with argument </w:t>
        </w:r>
        <w:r w:rsidR="00906D0C" w:rsidRPr="007870CC">
          <w:rPr>
            <w:i/>
          </w:rPr>
          <w:t>ob</w:t>
        </w:r>
        <w:r w:rsidR="00906D0C">
          <w:rPr>
            <w:i/>
          </w:rPr>
          <w:t>ject</w:t>
        </w:r>
        <w:r w:rsidR="00906D0C" w:rsidRPr="00E77497">
          <w:t>.</w:t>
        </w:r>
      </w:ins>
      <w:del w:id="7026" w:author="Rev 5 Allen Wirfs-Brock" w:date="2012-01-10T14:50:00Z">
        <w:r w:rsidR="004C02EF" w:rsidRPr="00E77497" w:rsidDel="00906D0C">
          <w:delText xml:space="preserve">Call the [[DefineOwnProperty]] internal method of </w:delText>
        </w:r>
        <w:r w:rsidR="004C02EF" w:rsidRPr="00E77497" w:rsidDel="00906D0C">
          <w:rPr>
            <w:i/>
          </w:rPr>
          <w:delText>obj</w:delText>
        </w:r>
        <w:r w:rsidR="004C02EF" w:rsidRPr="00E77497" w:rsidDel="00906D0C">
          <w:delText xml:space="preserve"> with arguments </w:delText>
        </w:r>
        <w:r w:rsidR="004C02EF" w:rsidRPr="00E77497" w:rsidDel="00906D0C">
          <w:rPr>
            <w:i/>
          </w:rPr>
          <w:delText>propId</w:delText>
        </w:r>
        <w:r w:rsidR="004C02EF" w:rsidRPr="00E77497" w:rsidDel="00906D0C">
          <w:delText xml:space="preserve">.name, </w:delText>
        </w:r>
        <w:r w:rsidR="004C02EF" w:rsidRPr="00E77497" w:rsidDel="00906D0C">
          <w:rPr>
            <w:i/>
          </w:rPr>
          <w:delText>propId</w:delText>
        </w:r>
        <w:r w:rsidR="004C02EF" w:rsidRPr="00E77497" w:rsidDel="00906D0C">
          <w:delText xml:space="preserve">.descriptor, and </w:delText>
        </w:r>
        <w:r w:rsidR="004C02EF" w:rsidRPr="00E77497" w:rsidDel="00906D0C">
          <w:rPr>
            <w:b/>
          </w:rPr>
          <w:delText>false</w:delText>
        </w:r>
        <w:r w:rsidR="004C02EF" w:rsidRPr="00E77497" w:rsidDel="00906D0C">
          <w:delText>.</w:delText>
        </w:r>
      </w:del>
    </w:p>
    <w:p w14:paraId="1A624194" w14:textId="77777777" w:rsidR="002D4B97" w:rsidRDefault="002D4B97" w:rsidP="002D4B97">
      <w:pPr>
        <w:pStyle w:val="Alg4"/>
        <w:numPr>
          <w:ilvl w:val="0"/>
          <w:numId w:val="421"/>
        </w:numPr>
        <w:contextualSpacing/>
        <w:rPr>
          <w:ins w:id="7027" w:author="Rev 6 Allen Wirfs-Brock" w:date="2012-02-16T13:44:00Z"/>
        </w:rPr>
      </w:pPr>
      <w:ins w:id="7028" w:author="Rev 6 Allen Wirfs-Brock" w:date="2012-02-16T13:44:00Z">
        <w:r>
          <w:t xml:space="preserve">If </w:t>
        </w:r>
        <w:r w:rsidRPr="006A5E27">
          <w:rPr>
            <w:i/>
          </w:rPr>
          <w:t>success</w:t>
        </w:r>
        <w:r>
          <w:t xml:space="preserve"> is an abrupt completion, return </w:t>
        </w:r>
        <w:r w:rsidRPr="006A5E27">
          <w:rPr>
            <w:i/>
          </w:rPr>
          <w:t>success</w:t>
        </w:r>
        <w:r>
          <w:t>.</w:t>
        </w:r>
      </w:ins>
    </w:p>
    <w:p w14:paraId="467A9D00" w14:textId="77777777" w:rsidR="004C02EF" w:rsidRPr="00E77497" w:rsidDel="005D3773" w:rsidRDefault="002D4B97" w:rsidP="009E3FF6">
      <w:pPr>
        <w:pStyle w:val="Alg4"/>
        <w:numPr>
          <w:ilvl w:val="0"/>
          <w:numId w:val="421"/>
        </w:numPr>
        <w:spacing w:after="220"/>
        <w:contextualSpacing/>
        <w:rPr>
          <w:del w:id="7029" w:author="Rev 4 Allen Wirfs-Brock" w:date="2011-10-15T09:04:00Z"/>
        </w:rPr>
      </w:pPr>
      <w:ins w:id="7030" w:author="Rev 6 Allen Wirfs-Brock" w:date="2012-02-16T13:40:00Z">
        <w:r>
          <w:t xml:space="preserve">Return the result of </w:t>
        </w:r>
      </w:ins>
      <w:ins w:id="7031" w:author="Rev 5 Allen Wirfs-Brock" w:date="2012-01-10T14:49:00Z">
        <w:del w:id="7032" w:author="Rev 6 Allen Wirfs-Brock" w:date="2012-02-16T13:45:00Z">
          <w:r w:rsidR="00906D0C" w:rsidDel="002D4B97">
            <w:delText>P</w:delText>
          </w:r>
        </w:del>
      </w:ins>
      <w:ins w:id="7033" w:author="Rev 6 Allen Wirfs-Brock" w:date="2012-02-16T13:45:00Z">
        <w:r>
          <w:t>p</w:t>
        </w:r>
      </w:ins>
      <w:ins w:id="7034" w:author="Rev 5 Allen Wirfs-Brock" w:date="2012-01-10T14:49:00Z">
        <w:r w:rsidR="00906D0C">
          <w:t>erform</w:t>
        </w:r>
      </w:ins>
      <w:ins w:id="7035" w:author="Rev 6 Allen Wirfs-Brock" w:date="2012-02-16T13:45:00Z">
        <w:r>
          <w:t>ing</w:t>
        </w:r>
      </w:ins>
      <w:ins w:id="7036" w:author="Rev 5 Allen Wirfs-Brock" w:date="2012-01-10T14:49:00Z">
        <w:r w:rsidR="00906D0C">
          <w:t xml:space="preserve"> Property Definition </w:t>
        </w:r>
      </w:ins>
      <w:ins w:id="7037" w:author="Rev 6 Allen Wirfs-Brock" w:date="2012-02-16T13:38:00Z">
        <w:r w:rsidR="008C11D4">
          <w:t xml:space="preserve">Evaluation </w:t>
        </w:r>
      </w:ins>
      <w:ins w:id="7038" w:author="Rev 5 Allen Wirfs-Brock" w:date="2012-01-10T14:49:00Z">
        <w:del w:id="7039" w:author="Rev 6 Allen Wirfs-Brock" w:date="2012-02-16T13:38:00Z">
          <w:r w:rsidR="00906D0C" w:rsidDel="008C11D4">
            <w:delText xml:space="preserve">Dvaluation </w:delText>
          </w:r>
        </w:del>
        <w:r w:rsidR="00906D0C">
          <w:t>of</w:t>
        </w:r>
        <w:r w:rsidR="00906D0C" w:rsidRPr="00E77497">
          <w:t xml:space="preserve"> </w:t>
        </w:r>
        <w:del w:id="7040" w:author="Rev 7 Allen Wirfs-Brock" w:date="2012-04-20T09:35:00Z">
          <w:r w:rsidR="00906D0C" w:rsidRPr="00E77497" w:rsidDel="001A6289">
            <w:rPr>
              <w:i/>
            </w:rPr>
            <w:delText>Property</w:delText>
          </w:r>
          <w:r w:rsidR="00906D0C" w:rsidDel="001A6289">
            <w:rPr>
              <w:i/>
            </w:rPr>
            <w:delText>Assignment</w:delText>
          </w:r>
        </w:del>
      </w:ins>
      <w:ins w:id="7041" w:author="Rev 7 Allen Wirfs-Brock" w:date="2012-04-20T09:35:00Z">
        <w:r w:rsidR="001A6289">
          <w:rPr>
            <w:i/>
          </w:rPr>
          <w:t>PropertyDefinition</w:t>
        </w:r>
      </w:ins>
      <w:ins w:id="7042" w:author="Rev 5 Allen Wirfs-Brock" w:date="2012-01-10T14:49:00Z">
        <w:r w:rsidR="00906D0C">
          <w:rPr>
            <w:i/>
          </w:rPr>
          <w:t xml:space="preserve"> </w:t>
        </w:r>
        <w:r w:rsidR="00906D0C">
          <w:t xml:space="preserve">with argument </w:t>
        </w:r>
        <w:r w:rsidR="00906D0C" w:rsidRPr="007870CC">
          <w:rPr>
            <w:i/>
          </w:rPr>
          <w:t>ob</w:t>
        </w:r>
        <w:r w:rsidR="00906D0C">
          <w:rPr>
            <w:i/>
          </w:rPr>
          <w:t>ject</w:t>
        </w:r>
        <w:r w:rsidR="00906D0C" w:rsidRPr="00E77497">
          <w:t>.</w:t>
        </w:r>
      </w:ins>
      <w:del w:id="7043" w:author="Rev 5 Allen Wirfs-Brock" w:date="2012-01-10T14:49:00Z">
        <w:r w:rsidR="004C02EF" w:rsidRPr="00E77497" w:rsidDel="00906D0C">
          <w:delText xml:space="preserve">Return </w:delText>
        </w:r>
        <w:r w:rsidR="004C02EF" w:rsidRPr="00E77497" w:rsidDel="00906D0C">
          <w:rPr>
            <w:i/>
          </w:rPr>
          <w:delText>obj</w:delText>
        </w:r>
        <w:r w:rsidR="004C02EF" w:rsidRPr="00E77497" w:rsidDel="00906D0C">
          <w:delText>.</w:delText>
        </w:r>
      </w:del>
    </w:p>
    <w:p w14:paraId="68E5DD1B" w14:textId="77777777" w:rsidR="006D7E13" w:rsidRPr="00E77497" w:rsidRDefault="004C02EF" w:rsidP="009E3FF6">
      <w:pPr>
        <w:pStyle w:val="Alg4"/>
        <w:numPr>
          <w:ilvl w:val="0"/>
          <w:numId w:val="421"/>
        </w:numPr>
        <w:spacing w:after="220"/>
        <w:contextualSpacing/>
      </w:pPr>
      <w:del w:id="7044" w:author="Rev 4 Allen Wirfs-Brock" w:date="2011-10-11T09:00:00Z">
        <w:r w:rsidRPr="00E77497" w:rsidDel="00D73CC3">
          <w:delText xml:space="preserve">If the above steps would throw a </w:delText>
        </w:r>
        <w:r w:rsidRPr="00E77497" w:rsidDel="00D73CC3">
          <w:rPr>
            <w:b/>
          </w:rPr>
          <w:delText>SyntaxError</w:delText>
        </w:r>
        <w:r w:rsidRPr="00E77497" w:rsidDel="00D73CC3">
          <w:delText xml:space="preserve"> then an implementation must treat the error as an early error (Clause 16).</w:delText>
        </w:r>
      </w:del>
      <w:ins w:id="7045" w:author="Allen Wirfs-Brock" w:date="2011-07-07T12:28:00Z">
        <w:del w:id="7046" w:author="Rev 4 Allen Wirfs-Brock" w:date="2011-10-15T09:04:00Z">
          <w:r w:rsidR="006D7E13" w:rsidRPr="00E77497" w:rsidDel="005D3773">
            <w:delText>.</w:delText>
          </w:r>
        </w:del>
      </w:ins>
    </w:p>
    <w:p w14:paraId="55603DB5" w14:textId="77777777" w:rsidR="00A83EF2" w:rsidRPr="00E77497" w:rsidRDefault="00A83EF2" w:rsidP="00A83EF2">
      <w:pPr>
        <w:rPr>
          <w:ins w:id="7047" w:author="Allen Wirfs-Brock" w:date="2011-07-12T09:01:00Z"/>
        </w:rPr>
      </w:pPr>
      <w:ins w:id="7048" w:author="Allen Wirfs-Brock" w:date="2011-07-12T09:01:00Z">
        <w:del w:id="7049" w:author="Rev 4 Allen Wirfs-Brock" w:date="2011-10-15T08:59:00Z">
          <w:r w:rsidRPr="00E77497" w:rsidDel="00C95629">
            <w:delText xml:space="preserve">The production  </w:delText>
          </w:r>
        </w:del>
        <w:del w:id="7050" w:author="Rev 7 Allen Wirfs-Brock" w:date="2012-04-20T09:35:00Z">
          <w:r w:rsidRPr="00E77497" w:rsidDel="001A6289">
            <w:rPr>
              <w:rStyle w:val="bnf"/>
            </w:rPr>
            <w:delText>PropertyAssignment</w:delText>
          </w:r>
        </w:del>
      </w:ins>
      <w:ins w:id="7051" w:author="Rev 7 Allen Wirfs-Brock" w:date="2012-04-20T09:35:00Z">
        <w:r w:rsidR="001A6289">
          <w:rPr>
            <w:rStyle w:val="bnf"/>
          </w:rPr>
          <w:t>PropertyDefinition</w:t>
        </w:r>
      </w:ins>
      <w:ins w:id="7052" w:author="Allen Wirfs-Brock" w:date="2011-07-12T09:01:00Z">
        <w:r w:rsidRPr="00E77497">
          <w:t xml:space="preserve"> </w:t>
        </w:r>
        <w:r w:rsidRPr="00E77497">
          <w:rPr>
            <w:b/>
          </w:rPr>
          <w:t>:</w:t>
        </w:r>
        <w:r w:rsidRPr="00E77497">
          <w:t xml:space="preserve"> </w:t>
        </w:r>
      </w:ins>
      <w:ins w:id="7053" w:author="Allen Wirfs-Brock rev2" w:date="2011-07-22T09:49:00Z">
        <w:r w:rsidR="00986654" w:rsidRPr="00E77497">
          <w:rPr>
            <w:rStyle w:val="bnf"/>
          </w:rPr>
          <w:t>IdentifierName</w:t>
        </w:r>
        <w:r w:rsidR="00986654" w:rsidRPr="00E77497">
          <w:t xml:space="preserve"> </w:t>
        </w:r>
      </w:ins>
      <w:ins w:id="7054" w:author="Allen Wirfs-Brock" w:date="2011-07-12T09:01:00Z">
        <w:del w:id="7055" w:author="Rev 4 Allen Wirfs-Brock" w:date="2011-10-15T08:59:00Z">
          <w:r w:rsidRPr="00E77497" w:rsidDel="00C95629">
            <w:delText>is evaluated as follows:</w:delText>
          </w:r>
        </w:del>
      </w:ins>
    </w:p>
    <w:p w14:paraId="682C2DFB" w14:textId="77777777" w:rsidR="00A83EF2" w:rsidRPr="00E77497" w:rsidRDefault="00A83EF2" w:rsidP="009E3FF6">
      <w:pPr>
        <w:pStyle w:val="Alg4"/>
        <w:numPr>
          <w:ilvl w:val="0"/>
          <w:numId w:val="422"/>
        </w:numPr>
        <w:spacing w:after="220"/>
        <w:contextualSpacing/>
        <w:rPr>
          <w:ins w:id="7056" w:author="Allen Wirfs-Brock" w:date="2011-07-12T09:01:00Z"/>
        </w:rPr>
      </w:pPr>
      <w:ins w:id="7057" w:author="Allen Wirfs-Brock" w:date="2011-07-12T09:01:00Z">
        <w:r w:rsidRPr="00E77497">
          <w:t xml:space="preserve">Let </w:t>
        </w:r>
        <w:r w:rsidRPr="00E77497">
          <w:rPr>
            <w:i/>
          </w:rPr>
          <w:t xml:space="preserve">propName </w:t>
        </w:r>
        <w:r w:rsidRPr="00E77497">
          <w:t>be PropName(</w:t>
        </w:r>
      </w:ins>
      <w:ins w:id="7058" w:author="Allen Wirfs-Brock rev2" w:date="2011-07-22T09:50:00Z">
        <w:r w:rsidR="00986654" w:rsidRPr="00E77497">
          <w:rPr>
            <w:rStyle w:val="bnf"/>
          </w:rPr>
          <w:t>IdentifierName</w:t>
        </w:r>
      </w:ins>
      <w:ins w:id="7059" w:author="Allen Wirfs-Brock" w:date="2011-07-12T09:01:00Z">
        <w:r w:rsidRPr="00E77497">
          <w:t>).</w:t>
        </w:r>
      </w:ins>
    </w:p>
    <w:p w14:paraId="01ECDF3D" w14:textId="77777777" w:rsidR="00A83EF2" w:rsidRPr="00E77497" w:rsidRDefault="00A83EF2" w:rsidP="009E3FF6">
      <w:pPr>
        <w:pStyle w:val="Alg4"/>
        <w:numPr>
          <w:ilvl w:val="0"/>
          <w:numId w:val="422"/>
        </w:numPr>
        <w:spacing w:after="220"/>
        <w:contextualSpacing/>
        <w:rPr>
          <w:ins w:id="7060" w:author="Allen Wirfs-Brock" w:date="2011-07-12T09:01:00Z"/>
        </w:rPr>
      </w:pPr>
      <w:ins w:id="7061" w:author="Allen Wirfs-Brock" w:date="2011-07-12T09:01:00Z">
        <w:r w:rsidRPr="00E77497">
          <w:t xml:space="preserve">Let </w:t>
        </w:r>
        <w:r w:rsidRPr="00E77497">
          <w:rPr>
            <w:i/>
          </w:rPr>
          <w:t xml:space="preserve">exprValue </w:t>
        </w:r>
        <w:r w:rsidRPr="00E77497">
          <w:t xml:space="preserve">be the result of </w:t>
        </w:r>
      </w:ins>
      <w:ins w:id="7062" w:author="Allen Wirfs-Brock" w:date="2011-07-12T09:06:00Z">
        <w:r w:rsidR="009574CD" w:rsidRPr="00E77497">
          <w:t xml:space="preserve">performing Identifier Resolution as specified in 10.3.1 using </w:t>
        </w:r>
      </w:ins>
      <w:ins w:id="7063" w:author="Allen Wirfs-Brock rev2" w:date="2011-07-22T10:24:00Z">
        <w:r w:rsidR="0004618C" w:rsidRPr="00E77497">
          <w:rPr>
            <w:i/>
          </w:rPr>
          <w:t>Identifier</w:t>
        </w:r>
      </w:ins>
      <w:ins w:id="7064" w:author="Allen Wirfs-Brock" w:date="2011-07-12T09:07:00Z">
        <w:r w:rsidR="009574CD" w:rsidRPr="00E77497">
          <w:rPr>
            <w:i/>
          </w:rPr>
          <w:t>Name</w:t>
        </w:r>
      </w:ins>
      <w:ins w:id="7065" w:author="Allen Wirfs-Brock" w:date="2011-07-12T09:06:00Z">
        <w:del w:id="7066" w:author="Allen Wirfs-Brock rev2" w:date="2011-07-22T10:41:00Z">
          <w:r w:rsidR="009574CD" w:rsidRPr="00E77497" w:rsidDel="00D91572">
            <w:delText xml:space="preserve"> as the </w:delText>
          </w:r>
          <w:r w:rsidR="009574CD" w:rsidRPr="00E77497" w:rsidDel="00D91572">
            <w:rPr>
              <w:i/>
            </w:rPr>
            <w:delText>Identifier</w:delText>
          </w:r>
        </w:del>
      </w:ins>
      <w:ins w:id="7067" w:author="Allen Wirfs-Brock" w:date="2011-07-12T09:01:00Z">
        <w:r w:rsidRPr="00E77497">
          <w:t>.</w:t>
        </w:r>
      </w:ins>
    </w:p>
    <w:p w14:paraId="773CCD98" w14:textId="77777777" w:rsidR="00A83EF2" w:rsidRPr="00E77497" w:rsidRDefault="00A83EF2" w:rsidP="009E3FF6">
      <w:pPr>
        <w:pStyle w:val="Alg4"/>
        <w:numPr>
          <w:ilvl w:val="0"/>
          <w:numId w:val="422"/>
        </w:numPr>
        <w:spacing w:after="220"/>
        <w:contextualSpacing/>
        <w:rPr>
          <w:ins w:id="7068" w:author="Allen Wirfs-Brock" w:date="2011-07-12T09:01:00Z"/>
        </w:rPr>
      </w:pPr>
      <w:ins w:id="7069" w:author="Allen Wirfs-Brock" w:date="2011-07-12T09:01:00Z">
        <w:r w:rsidRPr="00E77497">
          <w:t xml:space="preserve">Let </w:t>
        </w:r>
        <w:r w:rsidRPr="00E77497">
          <w:rPr>
            <w:i/>
          </w:rPr>
          <w:t xml:space="preserve">propValue </w:t>
        </w:r>
        <w:r w:rsidRPr="00E77497">
          <w:t>be GetValue(</w:t>
        </w:r>
        <w:r w:rsidRPr="00E77497">
          <w:rPr>
            <w:i/>
          </w:rPr>
          <w:t>exprValue</w:t>
        </w:r>
        <w:r w:rsidRPr="00E77497">
          <w:t>).</w:t>
        </w:r>
      </w:ins>
    </w:p>
    <w:p w14:paraId="72A84764" w14:textId="77777777" w:rsidR="002D4B97" w:rsidRDefault="002D4B97" w:rsidP="002D4B97">
      <w:pPr>
        <w:pStyle w:val="Alg4"/>
        <w:numPr>
          <w:ilvl w:val="0"/>
          <w:numId w:val="422"/>
        </w:numPr>
        <w:contextualSpacing/>
        <w:rPr>
          <w:ins w:id="7070" w:author="Rev 6 Allen Wirfs-Brock" w:date="2012-02-16T13:47:00Z"/>
        </w:rPr>
      </w:pPr>
      <w:ins w:id="7071" w:author="Rev 6 Allen Wirfs-Brock" w:date="2012-02-16T13:47:00Z">
        <w:r>
          <w:t xml:space="preserve">If </w:t>
        </w:r>
        <w:r w:rsidRPr="00E77497">
          <w:rPr>
            <w:i/>
          </w:rPr>
          <w:t xml:space="preserve">propValue </w:t>
        </w:r>
        <w:r>
          <w:t xml:space="preserve">is an abrupt completion, return </w:t>
        </w:r>
        <w:r w:rsidRPr="00E77497">
          <w:rPr>
            <w:i/>
          </w:rPr>
          <w:t>propValue</w:t>
        </w:r>
        <w:r>
          <w:t>.</w:t>
        </w:r>
      </w:ins>
    </w:p>
    <w:p w14:paraId="3CC7ABF5" w14:textId="77777777" w:rsidR="00A83EF2" w:rsidRPr="00E77497" w:rsidRDefault="00A83EF2" w:rsidP="009E3FF6">
      <w:pPr>
        <w:pStyle w:val="Alg4"/>
        <w:numPr>
          <w:ilvl w:val="0"/>
          <w:numId w:val="422"/>
        </w:numPr>
        <w:spacing w:after="220"/>
        <w:contextualSpacing/>
        <w:rPr>
          <w:ins w:id="7072" w:author="Allen Wirfs-Brock" w:date="2011-07-12T09:01:00Z"/>
        </w:rPr>
      </w:pPr>
      <w:ins w:id="7073" w:author="Allen Wirfs-Brock" w:date="2011-07-12T09:01:00Z">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ins>
    </w:p>
    <w:p w14:paraId="531CADBE" w14:textId="77777777" w:rsidR="00F64ED7" w:rsidRPr="00E77497" w:rsidRDefault="00F64ED7" w:rsidP="00F64ED7">
      <w:pPr>
        <w:pStyle w:val="Alg4"/>
        <w:numPr>
          <w:ilvl w:val="0"/>
          <w:numId w:val="422"/>
        </w:numPr>
        <w:spacing w:after="220"/>
        <w:contextualSpacing/>
        <w:rPr>
          <w:ins w:id="7074" w:author="Rev 5 Allen Wirfs-Brock" w:date="2012-01-10T14:40:00Z"/>
        </w:rPr>
      </w:pPr>
      <w:ins w:id="7075" w:author="Rev 5 Allen Wirfs-Brock" w:date="2012-01-10T14:40:00Z">
        <w:del w:id="7076" w:author="Rev 6 Allen Wirfs-Brock" w:date="2012-02-16T13:48:00Z">
          <w:r w:rsidRPr="00E77497" w:rsidDel="002D4B97">
            <w:delText>Call</w:delText>
          </w:r>
        </w:del>
      </w:ins>
      <w:ins w:id="7077" w:author="Rev 6 Allen Wirfs-Brock" w:date="2012-02-16T13:48:00Z">
        <w:r w:rsidR="002D4B97">
          <w:t>Return the result of calling</w:t>
        </w:r>
      </w:ins>
      <w:ins w:id="7078" w:author="Rev 5 Allen Wirfs-Brock" w:date="2012-01-10T14:40:00Z">
        <w:r w:rsidRPr="00E77497">
          <w:t xml:space="preserve"> the [[DefineOwnProperty]] internal method of </w:t>
        </w:r>
        <w:r w:rsidRPr="00E77497">
          <w:rPr>
            <w:i/>
          </w:rPr>
          <w:t>obj</w:t>
        </w:r>
        <w:r>
          <w:rPr>
            <w:i/>
          </w:rPr>
          <w:t>ect</w:t>
        </w:r>
        <w:r w:rsidRPr="00E77497">
          <w:t xml:space="preserve"> with arguments </w:t>
        </w:r>
      </w:ins>
      <w:ins w:id="7079" w:author="Rev 5 Allen Wirfs-Brock" w:date="2012-01-10T14:41:00Z">
        <w:r w:rsidRPr="00E77497">
          <w:rPr>
            <w:i/>
          </w:rPr>
          <w:t>propName</w:t>
        </w:r>
      </w:ins>
      <w:ins w:id="7080" w:author="Rev 5 Allen Wirfs-Brock" w:date="2012-01-10T14:40:00Z">
        <w:r w:rsidRPr="00E77497">
          <w:t xml:space="preserve">, </w:t>
        </w:r>
      </w:ins>
      <w:ins w:id="7081" w:author="Rev 5 Allen Wirfs-Brock" w:date="2012-01-10T14:41:00Z">
        <w:r w:rsidRPr="00E77497">
          <w:rPr>
            <w:i/>
          </w:rPr>
          <w:t>desc</w:t>
        </w:r>
      </w:ins>
      <w:ins w:id="7082" w:author="Rev 5 Allen Wirfs-Brock" w:date="2012-01-10T14:40:00Z">
        <w:r w:rsidRPr="00E77497">
          <w:t xml:space="preserve">, and </w:t>
        </w:r>
        <w:r w:rsidRPr="00E77497">
          <w:rPr>
            <w:b/>
          </w:rPr>
          <w:t>false</w:t>
        </w:r>
        <w:r w:rsidRPr="00E77497">
          <w:t>.</w:t>
        </w:r>
      </w:ins>
    </w:p>
    <w:p w14:paraId="0E4246C4" w14:textId="77777777" w:rsidR="00A83EF2" w:rsidRPr="00E77497" w:rsidDel="00F64ED7" w:rsidRDefault="00A83EF2" w:rsidP="009E3FF6">
      <w:pPr>
        <w:pStyle w:val="Alg4"/>
        <w:numPr>
          <w:ilvl w:val="0"/>
          <w:numId w:val="422"/>
        </w:numPr>
        <w:spacing w:after="220"/>
        <w:contextualSpacing/>
        <w:rPr>
          <w:ins w:id="7083" w:author="Allen Wirfs-Brock" w:date="2011-07-12T09:01:00Z"/>
          <w:del w:id="7084" w:author="Rev 5 Allen Wirfs-Brock" w:date="2012-01-10T14:42:00Z"/>
        </w:rPr>
      </w:pPr>
      <w:ins w:id="7085" w:author="Allen Wirfs-Brock" w:date="2011-07-12T09:01:00Z">
        <w:del w:id="7086" w:author="Rev 5 Allen Wirfs-Brock" w:date="2012-01-10T14:42:00Z">
          <w:r w:rsidRPr="00E77497" w:rsidDel="00F64ED7">
            <w:delText>Return Property Identifier (</w:delText>
          </w:r>
          <w:r w:rsidRPr="00E77497" w:rsidDel="00F64ED7">
            <w:rPr>
              <w:i/>
            </w:rPr>
            <w:delText>propName</w:delText>
          </w:r>
          <w:r w:rsidRPr="00E77497" w:rsidDel="00F64ED7">
            <w:delText xml:space="preserve">, </w:delText>
          </w:r>
          <w:r w:rsidRPr="00E77497" w:rsidDel="00F64ED7">
            <w:rPr>
              <w:i/>
            </w:rPr>
            <w:delText>desc</w:delText>
          </w:r>
          <w:r w:rsidRPr="00E77497" w:rsidDel="00F64ED7">
            <w:delText>).</w:delText>
          </w:r>
        </w:del>
      </w:ins>
    </w:p>
    <w:p w14:paraId="1FA18088" w14:textId="77777777" w:rsidR="004C02EF" w:rsidRPr="00E77497" w:rsidRDefault="004C02EF" w:rsidP="004C02EF">
      <w:del w:id="7087" w:author="Rev 4 Allen Wirfs-Brock" w:date="2011-10-15T08:59:00Z">
        <w:r w:rsidRPr="00E77497" w:rsidDel="00C95629">
          <w:delText xml:space="preserve">The production  </w:delText>
        </w:r>
      </w:del>
      <w:del w:id="7088" w:author="Rev 7 Allen Wirfs-Brock" w:date="2012-04-20T09:35:00Z">
        <w:r w:rsidRPr="00E77497" w:rsidDel="001A6289">
          <w:rPr>
            <w:rStyle w:val="bnf"/>
          </w:rPr>
          <w:delText>PropertyAssignment</w:delText>
        </w:r>
      </w:del>
      <w:ins w:id="7089" w:author="Rev 7 Allen Wirfs-Brock" w:date="2012-04-20T09:35:00Z">
        <w:r w:rsidR="001A6289">
          <w:rPr>
            <w:rStyle w:val="bnf"/>
          </w:rPr>
          <w:t>PropertyDefinition</w:t>
        </w:r>
      </w:ins>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del w:id="7090" w:author="Rev 4 Allen Wirfs-Brock" w:date="2011-10-15T09:00:00Z">
        <w:r w:rsidRPr="00E77497" w:rsidDel="00C95629">
          <w:delText>is evaluated as follows:</w:delText>
        </w:r>
      </w:del>
    </w:p>
    <w:p w14:paraId="11CCA525"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propName </w:t>
      </w:r>
      <w:r w:rsidRPr="00E77497">
        <w:t xml:space="preserve">be </w:t>
      </w:r>
      <w:del w:id="7091" w:author="Allen Wirfs-Brock" w:date="2011-07-07T12:29:00Z">
        <w:r w:rsidRPr="00E77497" w:rsidDel="006D7E13">
          <w:delText xml:space="preserve">the result of evaluating </w:delText>
        </w:r>
      </w:del>
      <w:ins w:id="7092" w:author="Allen Wirfs-Brock" w:date="2011-07-07T12:29:00Z">
        <w:r w:rsidR="006D7E13" w:rsidRPr="00E77497">
          <w:t>PropName(</w:t>
        </w:r>
      </w:ins>
      <w:r w:rsidRPr="00E77497">
        <w:rPr>
          <w:i/>
        </w:rPr>
        <w:t>PropertyName</w:t>
      </w:r>
      <w:ins w:id="7093" w:author="Allen Wirfs-Brock" w:date="2011-07-07T12:29:00Z">
        <w:r w:rsidR="006D7E13" w:rsidRPr="00E77497">
          <w:t>)</w:t>
        </w:r>
      </w:ins>
      <w:r w:rsidRPr="00E77497">
        <w:t>.</w:t>
      </w:r>
    </w:p>
    <w:p w14:paraId="72E837B5"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51AE0E98"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1D72B02B" w14:textId="77777777" w:rsidR="00FA0122" w:rsidRDefault="00FA0122" w:rsidP="00FA0122">
      <w:pPr>
        <w:pStyle w:val="Alg4"/>
        <w:numPr>
          <w:ilvl w:val="0"/>
          <w:numId w:val="443"/>
        </w:numPr>
        <w:contextualSpacing/>
        <w:rPr>
          <w:ins w:id="7094" w:author="Rev 6 Allen Wirfs-Brock" w:date="2012-02-16T13:48:00Z"/>
        </w:rPr>
      </w:pPr>
      <w:ins w:id="7095" w:author="Rev 6 Allen Wirfs-Brock" w:date="2012-02-16T13:48:00Z">
        <w:r>
          <w:t xml:space="preserve">If </w:t>
        </w:r>
        <w:r w:rsidRPr="00E77497">
          <w:rPr>
            <w:i/>
          </w:rPr>
          <w:t xml:space="preserve">propValue </w:t>
        </w:r>
        <w:r>
          <w:t xml:space="preserve">is an abrupt completion, return </w:t>
        </w:r>
        <w:r w:rsidRPr="00E77497">
          <w:rPr>
            <w:i/>
          </w:rPr>
          <w:t>propValue</w:t>
        </w:r>
        <w:r>
          <w:t>.</w:t>
        </w:r>
      </w:ins>
    </w:p>
    <w:p w14:paraId="53DD1805"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3EF4CB5" w14:textId="77777777" w:rsidR="004C02EF" w:rsidRPr="00E77497" w:rsidRDefault="00FA0122" w:rsidP="009E3FF6">
      <w:pPr>
        <w:pStyle w:val="Alg4"/>
        <w:numPr>
          <w:ilvl w:val="0"/>
          <w:numId w:val="443"/>
        </w:numPr>
        <w:spacing w:after="220"/>
        <w:contextualSpacing/>
      </w:pPr>
      <w:ins w:id="7096" w:author="Rev 6 Allen Wirfs-Brock" w:date="2012-02-16T13:48:00Z">
        <w:r>
          <w:t>Return the result of calling</w:t>
        </w:r>
        <w:r w:rsidRPr="00E77497">
          <w:t xml:space="preserve"> </w:t>
        </w:r>
      </w:ins>
      <w:ins w:id="7097" w:author="Rev 5 Allen Wirfs-Brock" w:date="2012-01-10T14:52:00Z">
        <w:del w:id="7098" w:author="Rev 6 Allen Wirfs-Brock" w:date="2012-02-16T13:48: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del w:id="7099" w:author="Rev 5 Allen Wirfs-Brock" w:date="2012-01-10T14:52: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6E5EB43C" w14:textId="77777777" w:rsidR="005D0080" w:rsidRPr="00E77497" w:rsidRDefault="005D0080" w:rsidP="005D0080">
      <w:pPr>
        <w:jc w:val="left"/>
        <w:rPr>
          <w:ins w:id="7100" w:author="Rev 7 Allen Wirfs-Brock" w:date="2012-04-25T16:01:00Z"/>
        </w:rPr>
      </w:pPr>
      <w:ins w:id="7101" w:author="Rev 7 Allen Wirfs-Brock" w:date="2012-04-25T16:01:00Z">
        <w:r>
          <w:rPr>
            <w:rStyle w:val="bnf"/>
          </w:rPr>
          <w:t>PropertyDefinition</w:t>
        </w:r>
        <w:r w:rsidRPr="00E77497">
          <w:t xml:space="preserve"> </w:t>
        </w:r>
        <w:r w:rsidRPr="00E77497">
          <w:rPr>
            <w:b/>
          </w:rPr>
          <w:t>:</w:t>
        </w:r>
        <w:r w:rsidRPr="00E77497">
          <w:t xml:space="preserve">  </w:t>
        </w:r>
        <w:r>
          <w:rPr>
            <w:rStyle w:val="bnf"/>
          </w:rPr>
          <w:t>MethodDefinition</w:t>
        </w:r>
        <w:r w:rsidRPr="00E77497">
          <w:t xml:space="preserve"> </w:t>
        </w:r>
      </w:ins>
    </w:p>
    <w:p w14:paraId="423564FF" w14:textId="77777777" w:rsidR="005D0080" w:rsidRPr="00E77497" w:rsidRDefault="005D0080" w:rsidP="005D0080">
      <w:pPr>
        <w:pStyle w:val="Alg4"/>
        <w:numPr>
          <w:ilvl w:val="0"/>
          <w:numId w:val="739"/>
        </w:numPr>
        <w:spacing w:after="220"/>
        <w:contextualSpacing/>
        <w:rPr>
          <w:ins w:id="7102" w:author="Rev 7 Allen Wirfs-Brock" w:date="2012-04-25T16:01:00Z"/>
        </w:rPr>
      </w:pPr>
      <w:ins w:id="7103" w:author="Rev 7 Allen Wirfs-Brock" w:date="2012-04-25T16:01:00Z">
        <w:r>
          <w:t>Return the result of Property Definition Evaluation of</w:t>
        </w:r>
        <w:r w:rsidRPr="00E77497">
          <w:t xml:space="preserve"> </w:t>
        </w:r>
        <w:r>
          <w:rPr>
            <w:i/>
          </w:rPr>
          <w:t xml:space="preserve">MethodDefinition </w:t>
        </w:r>
        <w:r>
          <w:t xml:space="preserve">with argument </w:t>
        </w:r>
        <w:r w:rsidRPr="007870CC">
          <w:rPr>
            <w:i/>
          </w:rPr>
          <w:t>ob</w:t>
        </w:r>
        <w:r>
          <w:rPr>
            <w:i/>
          </w:rPr>
          <w:t>ject</w:t>
        </w:r>
        <w:r w:rsidRPr="00E77497">
          <w:t>.</w:t>
        </w:r>
      </w:ins>
    </w:p>
    <w:p w14:paraId="15706694" w14:textId="77777777" w:rsidR="008D6EE3" w:rsidRPr="00E77497" w:rsidDel="00F5321D" w:rsidRDefault="008D6EE3" w:rsidP="008D6EE3">
      <w:pPr>
        <w:rPr>
          <w:ins w:id="7104" w:author="Rev 5 Allen Wirfs-Brock" w:date="2012-01-06T15:33:00Z"/>
          <w:del w:id="7105" w:author="Rev 7 Allen Wirfs-Brock" w:date="2012-04-26T11:21:00Z"/>
        </w:rPr>
      </w:pPr>
      <w:ins w:id="7106" w:author="Rev 5 Allen Wirfs-Brock" w:date="2012-01-06T15:33:00Z">
        <w:del w:id="7107" w:author="Rev 7 Allen Wirfs-Brock" w:date="2012-04-20T09:35:00Z">
          <w:r w:rsidRPr="00E77497" w:rsidDel="001A6289">
            <w:rPr>
              <w:rStyle w:val="bnf"/>
            </w:rPr>
            <w:delText>PropertyAssignment</w:delText>
          </w:r>
        </w:del>
        <w:del w:id="7108"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del>
      </w:ins>
      <w:ins w:id="7109" w:author="Rev 5 Allen Wirfs-Brock" w:date="2012-01-06T15:35:00Z">
        <w:del w:id="7110" w:author="Rev 7 Allen Wirfs-Brock" w:date="2012-04-26T11:21:00Z">
          <w:r w:rsidDel="00F5321D">
            <w:rPr>
              <w:rFonts w:ascii="Courier New" w:hAnsi="Courier New" w:cs="Courier New"/>
              <w:b/>
              <w:iCs/>
            </w:rPr>
            <w:delText xml:space="preserve"> </w:delText>
          </w:r>
          <w:r w:rsidRPr="004A5000" w:rsidDel="00F5321D">
            <w:rPr>
              <w:rFonts w:ascii="Times New Roman" w:hAnsi="Times New Roman"/>
              <w:i/>
            </w:rPr>
            <w:delText>FormalParameterList</w:delText>
          </w:r>
        </w:del>
      </w:ins>
      <w:ins w:id="7111" w:author="Rev 5 Allen Wirfs-Brock" w:date="2012-01-06T15:33:00Z">
        <w:del w:id="7112" w:author="Rev 7 Allen Wirfs-Brock" w:date="2012-04-26T11:21:00Z">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141BEA60" w14:textId="77777777" w:rsidR="008D6EE3" w:rsidRPr="00E77497" w:rsidDel="00F5321D" w:rsidRDefault="008D6EE3" w:rsidP="008D6EE3">
      <w:pPr>
        <w:pStyle w:val="Alg4"/>
        <w:numPr>
          <w:ilvl w:val="0"/>
          <w:numId w:val="53"/>
        </w:numPr>
        <w:spacing w:after="220"/>
        <w:contextualSpacing/>
        <w:rPr>
          <w:ins w:id="7113" w:author="Rev 5 Allen Wirfs-Brock" w:date="2012-01-06T15:33:00Z"/>
          <w:del w:id="7114" w:author="Rev 7 Allen Wirfs-Brock" w:date="2012-04-26T11:21:00Z"/>
        </w:rPr>
      </w:pPr>
      <w:ins w:id="7115" w:author="Rev 5 Allen Wirfs-Brock" w:date="2012-01-06T15:33:00Z">
        <w:del w:id="7116"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del>
      </w:ins>
      <w:ins w:id="7117" w:author="Rev 5 Allen Wirfs-Brock" w:date="2012-01-06T15:47:00Z">
        <w:del w:id="7118" w:author="Rev 7 Allen Wirfs-Brock" w:date="2012-04-26T11:21:00Z">
          <w:r w:rsidR="0099011E" w:rsidDel="00F5321D">
            <w:delText xml:space="preserve"> of </w:delText>
          </w:r>
        </w:del>
      </w:ins>
      <w:ins w:id="7119" w:author="Rev 5 Allen Wirfs-Brock" w:date="2012-01-06T15:33:00Z">
        <w:del w:id="7120" w:author="Rev 7 Allen Wirfs-Brock" w:date="2012-04-26T11:21:00Z">
          <w:r w:rsidRPr="00E77497" w:rsidDel="00F5321D">
            <w:rPr>
              <w:i/>
            </w:rPr>
            <w:delText>PropertyName</w:delText>
          </w:r>
          <w:r w:rsidRPr="00E77497" w:rsidDel="00F5321D">
            <w:delText>.</w:delText>
          </w:r>
        </w:del>
      </w:ins>
    </w:p>
    <w:p w14:paraId="0DFB179B" w14:textId="77777777" w:rsidR="008D6EE3" w:rsidRPr="00E77497" w:rsidDel="00F5321D" w:rsidRDefault="008D6EE3" w:rsidP="008D6EE3">
      <w:pPr>
        <w:pStyle w:val="Alg4"/>
        <w:numPr>
          <w:ilvl w:val="0"/>
          <w:numId w:val="53"/>
        </w:numPr>
        <w:spacing w:after="220"/>
        <w:contextualSpacing/>
        <w:rPr>
          <w:ins w:id="7121" w:author="Rev 5 Allen Wirfs-Brock" w:date="2012-01-06T15:33:00Z"/>
          <w:del w:id="7122" w:author="Rev 7 Allen Wirfs-Brock" w:date="2012-04-26T11:21:00Z"/>
        </w:rPr>
      </w:pPr>
      <w:ins w:id="7123" w:author="Rev 5 Allen Wirfs-Brock" w:date="2012-01-06T15:33:00Z">
        <w:del w:id="7124" w:author="Rev 7 Allen Wirfs-Brock" w:date="2012-04-26T11:21:00Z">
          <w:r w:rsidRPr="00E77497" w:rsidDel="00F5321D">
            <w:delText xml:space="preserve">Let </w:delText>
          </w:r>
          <w:r w:rsidRPr="00E77497" w:rsidDel="00F5321D">
            <w:rPr>
              <w:i/>
            </w:rPr>
            <w:delText xml:space="preserve">closure </w:delText>
          </w:r>
          <w:r w:rsidRPr="00E77497" w:rsidDel="00F5321D">
            <w:delText>be the result of creating a new Function object as specified in 13</w:delText>
          </w:r>
        </w:del>
      </w:ins>
      <w:ins w:id="7125" w:author="Rev 6 Allen Wirfs-Brock" w:date="2012-02-27T11:02:00Z">
        <w:del w:id="7126" w:author="Rev 7 Allen Wirfs-Brock" w:date="2012-04-26T11:21:00Z">
          <w:r w:rsidR="004A5000" w:rsidDel="00F5321D">
            <w:delText>.1</w:delText>
          </w:r>
        </w:del>
      </w:ins>
      <w:ins w:id="7127" w:author="Rev 5 Allen Wirfs-Brock" w:date="2012-01-06T15:33:00Z">
        <w:del w:id="7128" w:author="Rev 7 Allen Wirfs-Brock" w:date="2012-04-26T11:21:00Z">
          <w:r w:rsidRPr="00E77497" w:rsidDel="00F5321D">
            <w:delText>.2</w:delText>
          </w:r>
        </w:del>
      </w:ins>
      <w:ins w:id="7129" w:author="Rev 6 Allen Wirfs-Brock" w:date="2012-02-27T11:02:00Z">
        <w:del w:id="7130" w:author="Rev 7 Allen Wirfs-Brock" w:date="2012-04-26T11:21:00Z">
          <w:r w:rsidR="004A5000" w:rsidDel="00F5321D">
            <w:delText>1</w:delText>
          </w:r>
        </w:del>
      </w:ins>
      <w:ins w:id="7131" w:author="Rev 5 Allen Wirfs-Brock" w:date="2012-01-06T15:33:00Z">
        <w:del w:id="7132"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del>
      </w:ins>
      <w:ins w:id="7133" w:author="Rev 5 Allen Wirfs-Brock" w:date="2012-01-10T15:22:00Z">
        <w:del w:id="7134" w:author="Rev 7 Allen Wirfs-Brock" w:date="2012-04-26T11:21:00Z">
          <w:r w:rsidR="00ED240D" w:rsidDel="00F5321D">
            <w:delText xml:space="preserve"> Pass object as the optional </w:delText>
          </w:r>
        </w:del>
      </w:ins>
      <w:ins w:id="7135" w:author="Rev 5 Allen Wirfs-Brock" w:date="2012-01-10T15:23:00Z">
        <w:del w:id="7136" w:author="Rev 7 Allen Wirfs-Brock" w:date="2012-04-26T11:21:00Z">
          <w:r w:rsidR="00ED240D" w:rsidRPr="00ED240D" w:rsidDel="00F5321D">
            <w:rPr>
              <w:i/>
            </w:rPr>
            <w:delText>h</w:delText>
          </w:r>
        </w:del>
      </w:ins>
      <w:ins w:id="7137" w:author="Rev 5 Allen Wirfs-Brock" w:date="2012-01-10T15:22:00Z">
        <w:del w:id="7138" w:author="Rev 7 Allen Wirfs-Brock" w:date="2012-04-26T11:21:00Z">
          <w:r w:rsidR="00ED240D" w:rsidRPr="00ED240D" w:rsidDel="00F5321D">
            <w:rPr>
              <w:i/>
            </w:rPr>
            <w:delText>omeObject</w:delText>
          </w:r>
          <w:r w:rsidR="00ED240D" w:rsidDel="00F5321D">
            <w:delText xml:space="preserve"> argument and propName as the optional </w:delText>
          </w:r>
          <w:r w:rsidR="00ED240D" w:rsidRPr="00ED240D" w:rsidDel="00F5321D">
            <w:rPr>
              <w:i/>
            </w:rPr>
            <w:delText>methodName</w:delText>
          </w:r>
          <w:r w:rsidR="00ED240D" w:rsidDel="00F5321D">
            <w:delText xml:space="preserve"> argument.</w:delText>
          </w:r>
        </w:del>
      </w:ins>
    </w:p>
    <w:p w14:paraId="74C547A8" w14:textId="77777777" w:rsidR="008D6EE3" w:rsidRPr="00E77497" w:rsidDel="00F5321D" w:rsidRDefault="008D6EE3" w:rsidP="008D6EE3">
      <w:pPr>
        <w:pStyle w:val="Alg4"/>
        <w:numPr>
          <w:ilvl w:val="0"/>
          <w:numId w:val="53"/>
        </w:numPr>
        <w:spacing w:after="220"/>
        <w:contextualSpacing/>
        <w:rPr>
          <w:ins w:id="7139" w:author="Rev 5 Allen Wirfs-Brock" w:date="2012-01-06T15:33:00Z"/>
          <w:del w:id="7140" w:author="Rev 7 Allen Wirfs-Brock" w:date="2012-04-26T11:21:00Z"/>
        </w:rPr>
      </w:pPr>
      <w:ins w:id="7141" w:author="Rev 5 Allen Wirfs-Brock" w:date="2012-01-06T15:33:00Z">
        <w:del w:id="7142"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4F5AFAA1" w14:textId="77777777" w:rsidR="008D6EE3" w:rsidRPr="00E77497" w:rsidDel="00F5321D" w:rsidRDefault="00FA0122" w:rsidP="008D6EE3">
      <w:pPr>
        <w:pStyle w:val="Alg4"/>
        <w:numPr>
          <w:ilvl w:val="0"/>
          <w:numId w:val="53"/>
        </w:numPr>
        <w:spacing w:after="220"/>
        <w:contextualSpacing/>
        <w:rPr>
          <w:ins w:id="7143" w:author="Rev 5 Allen Wirfs-Brock" w:date="2012-01-06T15:33:00Z"/>
          <w:del w:id="7144" w:author="Rev 7 Allen Wirfs-Brock" w:date="2012-04-26T11:21:00Z"/>
        </w:rPr>
      </w:pPr>
      <w:ins w:id="7145" w:author="Rev 6 Allen Wirfs-Brock" w:date="2012-02-16T13:49:00Z">
        <w:del w:id="7146" w:author="Rev 7 Allen Wirfs-Brock" w:date="2012-04-26T11:21:00Z">
          <w:r w:rsidDel="00F5321D">
            <w:delText>Return the result of calling</w:delText>
          </w:r>
          <w:r w:rsidRPr="00E77497" w:rsidDel="00F5321D">
            <w:delText xml:space="preserve"> </w:delText>
          </w:r>
        </w:del>
      </w:ins>
      <w:ins w:id="7147" w:author="Rev 5 Allen Wirfs-Brock" w:date="2012-01-10T14:53:00Z">
        <w:del w:id="7148"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p>
    <w:p w14:paraId="704DE367" w14:textId="77777777" w:rsidR="004A5000" w:rsidRPr="00E77497" w:rsidDel="00F5321D" w:rsidRDefault="004A5000" w:rsidP="004A5000">
      <w:pPr>
        <w:rPr>
          <w:ins w:id="7149" w:author="Rev 6 Allen Wirfs-Brock" w:date="2012-02-27T11:01:00Z"/>
          <w:del w:id="7150" w:author="Rev 7 Allen Wirfs-Brock" w:date="2012-04-26T11:21:00Z"/>
        </w:rPr>
      </w:pPr>
      <w:ins w:id="7151" w:author="Rev 6 Allen Wirfs-Brock" w:date="2012-02-27T11:01:00Z">
        <w:del w:id="7152" w:author="Rev 7 Allen Wirfs-Brock" w:date="2012-04-20T09:35:00Z">
          <w:r w:rsidRPr="00E77497" w:rsidDel="001A6289">
            <w:rPr>
              <w:rStyle w:val="bnf"/>
            </w:rPr>
            <w:delText>PropertyAssignment</w:delText>
          </w:r>
        </w:del>
        <w:del w:id="7153"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Del="00F5321D">
            <w:rPr>
              <w:rFonts w:ascii="Courier New" w:hAnsi="Courier New" w:cs="Courier New"/>
              <w:b/>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r w:rsidDel="00F5321D">
            <w:rPr>
              <w:rFonts w:ascii="Courier New" w:hAnsi="Courier New" w:cs="Courier New"/>
              <w:b/>
              <w:iCs/>
            </w:rPr>
            <w:delText xml:space="preserve"> </w:delText>
          </w:r>
          <w:r w:rsidRPr="00451D9D" w:rsidDel="00F5321D">
            <w:rPr>
              <w:rFonts w:ascii="Times New Roman" w:hAnsi="Times New Roman"/>
              <w:i/>
            </w:rPr>
            <w:delText>FormalParameterList</w:delText>
          </w:r>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7719DC5A" w14:textId="77777777" w:rsidR="004A5000" w:rsidRPr="00E77497" w:rsidDel="00F5321D" w:rsidRDefault="004A5000" w:rsidP="004A5000">
      <w:pPr>
        <w:pStyle w:val="Alg4"/>
        <w:numPr>
          <w:ilvl w:val="0"/>
          <w:numId w:val="700"/>
        </w:numPr>
        <w:spacing w:after="220"/>
        <w:contextualSpacing/>
        <w:rPr>
          <w:ins w:id="7154" w:author="Rev 6 Allen Wirfs-Brock" w:date="2012-02-27T11:01:00Z"/>
          <w:del w:id="7155" w:author="Rev 7 Allen Wirfs-Brock" w:date="2012-04-26T11:21:00Z"/>
        </w:rPr>
      </w:pPr>
      <w:ins w:id="7156" w:author="Rev 6 Allen Wirfs-Brock" w:date="2012-02-27T11:01:00Z">
        <w:del w:id="7157"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r w:rsidDel="00F5321D">
            <w:delText xml:space="preserve"> of </w:delText>
          </w:r>
          <w:r w:rsidRPr="00E77497" w:rsidDel="00F5321D">
            <w:rPr>
              <w:i/>
            </w:rPr>
            <w:delText>PropertyName</w:delText>
          </w:r>
          <w:r w:rsidRPr="00E77497" w:rsidDel="00F5321D">
            <w:delText>.</w:delText>
          </w:r>
        </w:del>
      </w:ins>
    </w:p>
    <w:p w14:paraId="3627654D" w14:textId="77777777" w:rsidR="004A5000" w:rsidRPr="00E77497" w:rsidDel="00F5321D" w:rsidRDefault="004A5000" w:rsidP="004A5000">
      <w:pPr>
        <w:pStyle w:val="Alg4"/>
        <w:numPr>
          <w:ilvl w:val="0"/>
          <w:numId w:val="700"/>
        </w:numPr>
        <w:spacing w:after="220"/>
        <w:contextualSpacing/>
        <w:rPr>
          <w:ins w:id="7158" w:author="Rev 6 Allen Wirfs-Brock" w:date="2012-02-27T11:01:00Z"/>
          <w:del w:id="7159" w:author="Rev 7 Allen Wirfs-Brock" w:date="2012-04-26T11:21:00Z"/>
        </w:rPr>
      </w:pPr>
      <w:ins w:id="7160" w:author="Rev 6 Allen Wirfs-Brock" w:date="2012-02-27T11:01:00Z">
        <w:del w:id="7161"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w:delText>
          </w:r>
          <w:r w:rsidDel="00F5321D">
            <w:delText>Generator</w:delText>
          </w:r>
          <w:r w:rsidRPr="00E77497" w:rsidDel="00F5321D">
            <w:delText xml:space="preserve"> object as specified in </w:delText>
          </w:r>
          <w:commentRangeStart w:id="7162"/>
          <w:r w:rsidRPr="00E77497" w:rsidDel="00F5321D">
            <w:delText>13.2</w:delText>
          </w:r>
        </w:del>
      </w:ins>
      <w:ins w:id="7163" w:author="Rev 6 Allen Wirfs-Brock" w:date="2012-02-27T11:02:00Z">
        <w:del w:id="7164" w:author="Rev 7 Allen Wirfs-Brock" w:date="2012-04-26T11:21:00Z">
          <w:r w:rsidDel="00F5321D">
            <w:delText>.xxx</w:delText>
          </w:r>
        </w:del>
      </w:ins>
      <w:commentRangeEnd w:id="7162"/>
      <w:ins w:id="7165" w:author="Rev 6 Allen Wirfs-Brock" w:date="2012-02-27T11:03:00Z">
        <w:del w:id="7166" w:author="Rev 7 Allen Wirfs-Brock" w:date="2012-04-26T11:21:00Z">
          <w:r w:rsidDel="00F5321D">
            <w:rPr>
              <w:rStyle w:val="af4"/>
              <w:rFonts w:ascii="Arial" w:eastAsia="MS Mincho" w:hAnsi="Arial"/>
              <w:spacing w:val="0"/>
              <w:lang w:eastAsia="ja-JP"/>
            </w:rPr>
            <w:commentReference w:id="7162"/>
          </w:r>
        </w:del>
      </w:ins>
      <w:ins w:id="7167" w:author="Rev 6 Allen Wirfs-Brock" w:date="2012-02-27T11:02:00Z">
        <w:del w:id="7168" w:author="Rev 7 Allen Wirfs-Brock" w:date="2012-04-26T11:21:00Z">
          <w:r w:rsidDel="00F5321D">
            <w:delText xml:space="preserve"> </w:delText>
          </w:r>
        </w:del>
      </w:ins>
      <w:ins w:id="7169" w:author="Rev 6 Allen Wirfs-Brock" w:date="2012-02-27T11:01:00Z">
        <w:del w:id="7170"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r w:rsidDel="00F5321D">
            <w:delText xml:space="preserve"> Pass object as the optional </w:delText>
          </w:r>
          <w:r w:rsidRPr="00ED240D" w:rsidDel="00F5321D">
            <w:rPr>
              <w:i/>
            </w:rPr>
            <w:delText>homeObject</w:delText>
          </w:r>
          <w:r w:rsidDel="00F5321D">
            <w:delText xml:space="preserve"> argument and propName as the optional </w:delText>
          </w:r>
          <w:r w:rsidRPr="00ED240D" w:rsidDel="00F5321D">
            <w:rPr>
              <w:i/>
            </w:rPr>
            <w:delText>methodName</w:delText>
          </w:r>
          <w:r w:rsidDel="00F5321D">
            <w:delText xml:space="preserve"> argument.</w:delText>
          </w:r>
        </w:del>
      </w:ins>
    </w:p>
    <w:p w14:paraId="20661783" w14:textId="77777777" w:rsidR="004A5000" w:rsidRPr="00E77497" w:rsidDel="00F5321D" w:rsidRDefault="004A5000" w:rsidP="004A5000">
      <w:pPr>
        <w:pStyle w:val="Alg4"/>
        <w:numPr>
          <w:ilvl w:val="0"/>
          <w:numId w:val="700"/>
        </w:numPr>
        <w:spacing w:after="220"/>
        <w:contextualSpacing/>
        <w:rPr>
          <w:ins w:id="7171" w:author="Rev 6 Allen Wirfs-Brock" w:date="2012-02-27T11:01:00Z"/>
          <w:del w:id="7172" w:author="Rev 7 Allen Wirfs-Brock" w:date="2012-04-26T11:21:00Z"/>
        </w:rPr>
      </w:pPr>
      <w:ins w:id="7173" w:author="Rev 6 Allen Wirfs-Brock" w:date="2012-02-27T11:01:00Z">
        <w:del w:id="7174"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07A0BC95" w14:textId="77777777" w:rsidR="004A5000" w:rsidRPr="00E77497" w:rsidDel="00F5321D" w:rsidRDefault="004A5000" w:rsidP="004A5000">
      <w:pPr>
        <w:pStyle w:val="Alg4"/>
        <w:numPr>
          <w:ilvl w:val="0"/>
          <w:numId w:val="700"/>
        </w:numPr>
        <w:spacing w:after="220"/>
        <w:contextualSpacing/>
        <w:rPr>
          <w:ins w:id="7175" w:author="Rev 6 Allen Wirfs-Brock" w:date="2012-02-27T11:01:00Z"/>
          <w:del w:id="7176" w:author="Rev 7 Allen Wirfs-Brock" w:date="2012-04-26T11:21:00Z"/>
        </w:rPr>
      </w:pPr>
      <w:ins w:id="7177" w:author="Rev 6 Allen Wirfs-Brock" w:date="2012-02-27T11:01:00Z">
        <w:del w:id="7178" w:author="Rev 7 Allen Wirfs-Brock" w:date="2012-04-26T11:21:00Z">
          <w:r w:rsidDel="00F5321D">
            <w:delText>Return the result of calling</w:delText>
          </w:r>
          <w:r w:rsidRPr="00E77497" w:rsidDel="00F5321D">
            <w:delText xml:space="preserve"> the [[DefineOwnProperty]] internal method of </w:delText>
          </w:r>
          <w:r w:rsidRPr="00E77497" w:rsidDel="00F5321D">
            <w:rPr>
              <w:i/>
            </w:rPr>
            <w:delText>obj</w:delText>
          </w:r>
          <w:r w:rsidDel="00F5321D">
            <w:rPr>
              <w:i/>
            </w:rPr>
            <w:delText>ect</w:delText>
          </w:r>
          <w:r w:rsidRPr="00E77497" w:rsidDel="00F5321D">
            <w:delText xml:space="preserve"> with arguments </w:delText>
          </w:r>
          <w:r w:rsidRPr="00E77497" w:rsidDel="00F5321D">
            <w:rPr>
              <w:i/>
            </w:rPr>
            <w:delText>propName</w:delText>
          </w:r>
          <w:r w:rsidRPr="00E77497" w:rsidDel="00F5321D">
            <w:delText xml:space="preserve">, </w:delText>
          </w:r>
          <w:r w:rsidRPr="00E77497" w:rsidDel="00F5321D">
            <w:rPr>
              <w:i/>
            </w:rPr>
            <w:delText>desc</w:delText>
          </w:r>
          <w:r w:rsidRPr="00E77497" w:rsidDel="00F5321D">
            <w:delText xml:space="preserve">, and </w:delText>
          </w:r>
          <w:r w:rsidRPr="00E77497" w:rsidDel="00F5321D">
            <w:rPr>
              <w:b/>
            </w:rPr>
            <w:delText>false</w:delText>
          </w:r>
          <w:r w:rsidRPr="00E77497" w:rsidDel="00F5321D">
            <w:delText>.</w:delText>
          </w:r>
        </w:del>
      </w:ins>
    </w:p>
    <w:p w14:paraId="3C6F5840" w14:textId="77777777" w:rsidR="004C02EF" w:rsidRPr="00E77497" w:rsidDel="00F5321D" w:rsidRDefault="004C02EF" w:rsidP="004C02EF">
      <w:pPr>
        <w:rPr>
          <w:del w:id="7179" w:author="Rev 7 Allen Wirfs-Brock" w:date="2012-04-26T11:21:00Z"/>
        </w:rPr>
      </w:pPr>
      <w:del w:id="7180" w:author="Rev 7 Allen Wirfs-Brock" w:date="2012-04-26T11:21:00Z">
        <w:r w:rsidRPr="00E77497" w:rsidDel="00F5321D">
          <w:delText xml:space="preserve">The production  </w:delText>
        </w:r>
      </w:del>
      <w:del w:id="7181" w:author="Rev 7 Allen Wirfs-Brock" w:date="2012-04-20T09:35:00Z">
        <w:r w:rsidRPr="00E77497" w:rsidDel="001A6289">
          <w:rPr>
            <w:rStyle w:val="bnf"/>
          </w:rPr>
          <w:delText>PropertyAssignment</w:delText>
        </w:r>
      </w:del>
      <w:del w:id="7182"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get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is evaluated as follows:</w:delText>
        </w:r>
      </w:del>
    </w:p>
    <w:p w14:paraId="16996AF7" w14:textId="77777777" w:rsidR="004C02EF" w:rsidRPr="00E77497" w:rsidDel="00F5321D" w:rsidRDefault="004C02EF" w:rsidP="005D0080">
      <w:pPr>
        <w:pStyle w:val="Alg4"/>
        <w:numPr>
          <w:ilvl w:val="0"/>
          <w:numId w:val="740"/>
        </w:numPr>
        <w:spacing w:after="220"/>
        <w:contextualSpacing/>
        <w:rPr>
          <w:del w:id="7183" w:author="Rev 7 Allen Wirfs-Brock" w:date="2012-04-26T11:21:00Z"/>
        </w:rPr>
        <w:pPrChange w:id="7184" w:author="Rev 7 Allen Wirfs-Brock" w:date="2012-04-25T16:03:00Z">
          <w:pPr>
            <w:pStyle w:val="Alg4"/>
            <w:numPr>
              <w:numId w:val="53"/>
            </w:numPr>
            <w:tabs>
              <w:tab w:val="num" w:pos="360"/>
            </w:tabs>
            <w:spacing w:after="220"/>
            <w:ind w:left="360" w:hanging="360"/>
            <w:contextualSpacing/>
          </w:pPr>
        </w:pPrChange>
      </w:pPr>
      <w:del w:id="7185" w:author="Rev 7 Allen Wirfs-Brock" w:date="2012-04-26T11:21:00Z">
        <w:r w:rsidRPr="00E77497" w:rsidDel="00F5321D">
          <w:delText xml:space="preserve">Let </w:delText>
        </w:r>
        <w:r w:rsidRPr="00E77497" w:rsidDel="00F5321D">
          <w:rPr>
            <w:i/>
          </w:rPr>
          <w:delText xml:space="preserve">propName </w:delText>
        </w:r>
        <w:r w:rsidRPr="00E77497" w:rsidDel="00F5321D">
          <w:delText xml:space="preserve">be </w:delText>
        </w:r>
      </w:del>
      <w:ins w:id="7186" w:author="Allen Wirfs-Brock" w:date="2011-07-07T12:40:00Z">
        <w:del w:id="7187" w:author="Rev 7 Allen Wirfs-Brock" w:date="2012-04-26T11:21:00Z">
          <w:r w:rsidR="00B53AD1" w:rsidRPr="00E77497" w:rsidDel="00F5321D">
            <w:delText>PropName(</w:delText>
          </w:r>
        </w:del>
      </w:ins>
      <w:del w:id="7188" w:author="Rev 7 Allen Wirfs-Brock" w:date="2012-04-26T11:21:00Z">
        <w:r w:rsidRPr="00E77497" w:rsidDel="00F5321D">
          <w:delText xml:space="preserve">the result of evaluating </w:delText>
        </w:r>
        <w:r w:rsidRPr="00E77497" w:rsidDel="00F5321D">
          <w:rPr>
            <w:i/>
          </w:rPr>
          <w:delText>PropertyName</w:delText>
        </w:r>
      </w:del>
      <w:ins w:id="7189" w:author="Allen Wirfs-Brock" w:date="2011-07-07T12:40:00Z">
        <w:del w:id="7190" w:author="Rev 7 Allen Wirfs-Brock" w:date="2012-04-26T11:21:00Z">
          <w:r w:rsidR="00B53AD1" w:rsidRPr="00E77497" w:rsidDel="00F5321D">
            <w:delText>)</w:delText>
          </w:r>
        </w:del>
      </w:ins>
      <w:del w:id="7191" w:author="Rev 7 Allen Wirfs-Brock" w:date="2012-04-26T11:21:00Z">
        <w:r w:rsidRPr="00E77497" w:rsidDel="00F5321D">
          <w:delText>.</w:delText>
        </w:r>
      </w:del>
    </w:p>
    <w:p w14:paraId="16A945CC" w14:textId="77777777" w:rsidR="004C02EF" w:rsidRPr="00E77497" w:rsidDel="00F5321D" w:rsidRDefault="004C02EF" w:rsidP="005D0080">
      <w:pPr>
        <w:pStyle w:val="Alg4"/>
        <w:numPr>
          <w:ilvl w:val="0"/>
          <w:numId w:val="740"/>
        </w:numPr>
        <w:spacing w:after="220"/>
        <w:contextualSpacing/>
        <w:rPr>
          <w:del w:id="7192" w:author="Rev 7 Allen Wirfs-Brock" w:date="2012-04-26T11:21:00Z"/>
        </w:rPr>
        <w:pPrChange w:id="7193" w:author="Rev 7 Allen Wirfs-Brock" w:date="2012-04-25T16:03:00Z">
          <w:pPr>
            <w:pStyle w:val="Alg4"/>
            <w:numPr>
              <w:numId w:val="53"/>
            </w:numPr>
            <w:tabs>
              <w:tab w:val="num" w:pos="360"/>
            </w:tabs>
            <w:spacing w:after="220"/>
            <w:ind w:left="360" w:hanging="360"/>
            <w:contextualSpacing/>
          </w:pPr>
        </w:pPrChange>
      </w:pPr>
      <w:del w:id="7194"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Function object as specified in 13.2 with </w:delText>
        </w:r>
      </w:del>
      <w:ins w:id="7195" w:author="Rev 4 Allen Wirfs-Brock" w:date="2011-10-18T10:58:00Z">
        <w:del w:id="7196" w:author="Rev 7 Allen Wirfs-Brock" w:date="2012-04-26T11:21:00Z">
          <w:r w:rsidR="005F6E26" w:rsidRPr="00E77497" w:rsidDel="00F5321D">
            <w:delText xml:space="preserve">using a </w:delText>
          </w:r>
          <w:r w:rsidR="005F6E26" w:rsidRPr="00E77497" w:rsidDel="00F5321D">
            <w:rPr>
              <w:rStyle w:val="bnf"/>
            </w:rPr>
            <w:delText>FormalParameterList</w:delText>
          </w:r>
          <w:r w:rsidR="005F6E26" w:rsidRPr="00E77497" w:rsidDel="00F5321D">
            <w:delText xml:space="preserve"> </w:delText>
          </w:r>
          <w:r w:rsidR="005F6E26" w:rsidRPr="00E77497" w:rsidDel="00F5321D">
            <w:rPr>
              <w:b/>
            </w:rPr>
            <w:delText>:</w:delText>
          </w:r>
          <w:r w:rsidR="005F6E26" w:rsidRPr="00E77497" w:rsidDel="00F5321D">
            <w:rPr>
              <w:sz w:val="16"/>
            </w:rPr>
            <w:delText xml:space="preserve"> [empty]</w:delText>
          </w:r>
          <w:r w:rsidR="005F6E26" w:rsidRPr="00E77497" w:rsidDel="00F5321D">
            <w:delText xml:space="preserve"> production </w:delText>
          </w:r>
        </w:del>
      </w:ins>
      <w:del w:id="7197" w:author="Rev 7 Allen Wirfs-Brock" w:date="2012-04-26T11:21:00Z">
        <w:r w:rsidRPr="00E77497" w:rsidDel="00F5321D">
          <w:delText>an empty</w:delText>
        </w:r>
      </w:del>
      <w:ins w:id="7198" w:author="Rev 4 Allen Wirfs-Brock" w:date="2011-10-18T10:58:00Z">
        <w:del w:id="7199" w:author="Rev 7 Allen Wirfs-Brock" w:date="2012-04-26T11:21:00Z">
          <w:r w:rsidR="005F6E26" w:rsidRPr="00E77497" w:rsidDel="00F5321D">
            <w:delText>as the</w:delText>
          </w:r>
        </w:del>
      </w:ins>
      <w:del w:id="7200" w:author="Rev 7 Allen Wirfs-Brock" w:date="2012-04-26T11:21:00Z">
        <w:r w:rsidRPr="00E77497" w:rsidDel="00F5321D">
          <w:delText xml:space="preserve"> </w:delText>
        </w:r>
      </w:del>
      <w:ins w:id="7201" w:author="Rev 5 Allen Wirfs-Brock" w:date="2012-01-10T15:21:00Z">
        <w:del w:id="7202" w:author="Rev 7 Allen Wirfs-Brock" w:date="2012-04-26T11:21:00Z">
          <w:r w:rsidR="00ED240D" w:rsidDel="00F5321D">
            <w:delText xml:space="preserve">formal </w:delText>
          </w:r>
        </w:del>
      </w:ins>
      <w:del w:id="7203" w:author="Rev 7 Allen Wirfs-Brock" w:date="2012-04-26T11:21:00Z">
        <w:r w:rsidRPr="00E77497" w:rsidDel="00F5321D">
          <w:delText xml:space="preserve">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7204" w:author="Rev 7 Allen Wirfs-Brock" w:date="2012-04-20T09:35:00Z">
        <w:r w:rsidRPr="00E77497" w:rsidDel="001A6289">
          <w:rPr>
            <w:rStyle w:val="bnf"/>
          </w:rPr>
          <w:delText>PropertyAssignment</w:delText>
        </w:r>
      </w:del>
      <w:del w:id="7205" w:author="Rev 7 Allen Wirfs-Brock" w:date="2012-04-26T11:21: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7206" w:author="Rev 5 Allen Wirfs-Brock" w:date="2012-01-10T15:26:00Z">
        <w:del w:id="7207" w:author="Rev 7 Allen Wirfs-Brock" w:date="2012-04-26T11:21: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 </w:delText>
          </w:r>
        </w:del>
      </w:ins>
    </w:p>
    <w:p w14:paraId="76E76232" w14:textId="77777777" w:rsidR="004C02EF" w:rsidRPr="00E77497" w:rsidDel="00F5321D" w:rsidRDefault="004C02EF" w:rsidP="005D0080">
      <w:pPr>
        <w:pStyle w:val="Alg4"/>
        <w:numPr>
          <w:ilvl w:val="0"/>
          <w:numId w:val="740"/>
        </w:numPr>
        <w:spacing w:after="220"/>
        <w:contextualSpacing/>
        <w:rPr>
          <w:del w:id="7208" w:author="Rev 7 Allen Wirfs-Brock" w:date="2012-04-26T11:21:00Z"/>
        </w:rPr>
        <w:pPrChange w:id="7209" w:author="Rev 7 Allen Wirfs-Brock" w:date="2012-04-25T16:03:00Z">
          <w:pPr>
            <w:pStyle w:val="Alg4"/>
            <w:numPr>
              <w:numId w:val="53"/>
            </w:numPr>
            <w:tabs>
              <w:tab w:val="num" w:pos="360"/>
            </w:tabs>
            <w:spacing w:after="220"/>
            <w:ind w:left="360" w:hanging="360"/>
            <w:contextualSpacing/>
          </w:pPr>
        </w:pPrChange>
      </w:pPr>
      <w:del w:id="7210"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25AF161F" w14:textId="77777777" w:rsidR="004C02EF" w:rsidRPr="00E77497" w:rsidDel="00F5321D" w:rsidRDefault="00FA0122" w:rsidP="005D0080">
      <w:pPr>
        <w:pStyle w:val="Alg4"/>
        <w:numPr>
          <w:ilvl w:val="0"/>
          <w:numId w:val="740"/>
        </w:numPr>
        <w:spacing w:after="220"/>
        <w:contextualSpacing/>
        <w:rPr>
          <w:del w:id="7211" w:author="Rev 7 Allen Wirfs-Brock" w:date="2012-04-26T11:21:00Z"/>
        </w:rPr>
        <w:pPrChange w:id="7212" w:author="Rev 7 Allen Wirfs-Brock" w:date="2012-04-25T16:03:00Z">
          <w:pPr>
            <w:pStyle w:val="Alg4"/>
            <w:numPr>
              <w:numId w:val="53"/>
            </w:numPr>
            <w:tabs>
              <w:tab w:val="num" w:pos="360"/>
            </w:tabs>
            <w:spacing w:after="220"/>
            <w:ind w:left="360" w:hanging="360"/>
            <w:contextualSpacing/>
          </w:pPr>
        </w:pPrChange>
      </w:pPr>
      <w:ins w:id="7213" w:author="Rev 6 Allen Wirfs-Brock" w:date="2012-02-16T13:49:00Z">
        <w:del w:id="7214" w:author="Rev 7 Allen Wirfs-Brock" w:date="2012-04-26T11:21:00Z">
          <w:r w:rsidDel="00F5321D">
            <w:delText>Return the result of calling</w:delText>
          </w:r>
          <w:r w:rsidRPr="00E77497" w:rsidDel="00F5321D">
            <w:delText xml:space="preserve"> </w:delText>
          </w:r>
        </w:del>
      </w:ins>
      <w:ins w:id="7215" w:author="Rev 5 Allen Wirfs-Brock" w:date="2012-01-10T14:53:00Z">
        <w:del w:id="7216"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7217" w:author="Rev 7 Allen Wirfs-Brock" w:date="2012-04-26T11:21: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48F063C6" w14:textId="77777777" w:rsidR="004C02EF" w:rsidRPr="006B6D0A" w:rsidDel="00F5321D" w:rsidRDefault="004C02EF" w:rsidP="004C02EF">
      <w:pPr>
        <w:rPr>
          <w:del w:id="7218" w:author="Rev 7 Allen Wirfs-Brock" w:date="2012-04-26T11:17:00Z"/>
        </w:rPr>
      </w:pPr>
      <w:del w:id="7219" w:author="Rev 7 Allen Wirfs-Brock" w:date="2012-04-26T11:17:00Z">
        <w:r w:rsidRPr="00E77497" w:rsidDel="00F5321D">
          <w:delText xml:space="preserve">The production  </w:delText>
        </w:r>
      </w:del>
      <w:del w:id="7220" w:author="Rev 7 Allen Wirfs-Brock" w:date="2012-04-20T09:35:00Z">
        <w:r w:rsidRPr="00E77497" w:rsidDel="001A6289">
          <w:rPr>
            <w:rStyle w:val="bnf"/>
          </w:rPr>
          <w:delText>PropertyAssignment</w:delText>
        </w:r>
      </w:del>
      <w:del w:id="7221" w:author="Rev 7 Allen Wirfs-Brock" w:date="2012-04-26T11:17: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set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xml:space="preserve">( </w:delText>
        </w:r>
        <w:r w:rsidRPr="00E77497" w:rsidDel="00F5321D">
          <w:rPr>
            <w:rStyle w:val="bnf"/>
          </w:rPr>
          <w:delText>PropertySetParameterList</w:delText>
        </w:r>
        <w:r w:rsidRPr="00120381" w:rsidDel="00F5321D">
          <w:rPr>
            <w:rFonts w:ascii="Courier New" w:hAnsi="Courier New" w:cs="Courier New"/>
            <w:b/>
            <w:iCs/>
          </w:rPr>
          <w:delText xml:space="preserve"> )</w:delText>
        </w:r>
        <w:r w:rsidRPr="004D1BD1" w:rsidDel="00F5321D">
          <w:rPr>
            <w:rFonts w:ascii="Courier New" w:hAnsi="Courier New" w:cs="Courier New"/>
            <w:iCs/>
          </w:rPr>
          <w:delText xml:space="preserve"> </w:delText>
        </w:r>
        <w:r w:rsidRPr="003B4312" w:rsidDel="00F5321D">
          <w:rPr>
            <w:rFonts w:ascii="Courier New" w:hAnsi="Courier New" w:cs="Courier New"/>
            <w:b/>
            <w:iCs/>
          </w:rPr>
          <w:delText>{</w:delText>
        </w:r>
        <w:r w:rsidRPr="003B4312" w:rsidDel="00F5321D">
          <w:rPr>
            <w:rFonts w:ascii="Courier New" w:hAnsi="Courier New" w:cs="Courier New"/>
            <w:iCs/>
          </w:rPr>
          <w:delText xml:space="preserve"> </w:delText>
        </w:r>
        <w:r w:rsidRPr="003B4312" w:rsidDel="00F5321D">
          <w:rPr>
            <w:rStyle w:val="bnf"/>
          </w:rPr>
          <w:delText>FunctionBody</w:delText>
        </w:r>
        <w:r w:rsidRPr="003B4312" w:rsidDel="00F5321D">
          <w:rPr>
            <w:iCs/>
          </w:rPr>
          <w:delText xml:space="preserve"> </w:delText>
        </w:r>
        <w:r w:rsidRPr="008B7F6F" w:rsidDel="00F5321D">
          <w:rPr>
            <w:rFonts w:ascii="Courier New" w:hAnsi="Courier New" w:cs="Courier New"/>
            <w:b/>
            <w:iCs/>
          </w:rPr>
          <w:delText>}</w:delText>
        </w:r>
        <w:r w:rsidRPr="008B7F6F" w:rsidDel="00F5321D">
          <w:delText xml:space="preserve"> is evaluated as follows:</w:delText>
        </w:r>
      </w:del>
    </w:p>
    <w:p w14:paraId="49308BD4" w14:textId="77777777" w:rsidR="004C02EF" w:rsidRPr="00B820AB" w:rsidDel="00F5321D" w:rsidRDefault="004C02EF" w:rsidP="009E3FF6">
      <w:pPr>
        <w:pStyle w:val="Alg4"/>
        <w:numPr>
          <w:ilvl w:val="0"/>
          <w:numId w:val="54"/>
        </w:numPr>
        <w:spacing w:after="220"/>
        <w:contextualSpacing/>
        <w:rPr>
          <w:del w:id="7222" w:author="Rev 7 Allen Wirfs-Brock" w:date="2012-04-26T11:17:00Z"/>
        </w:rPr>
      </w:pPr>
      <w:del w:id="7223" w:author="Rev 7 Allen Wirfs-Brock" w:date="2012-04-26T11:17:00Z">
        <w:r w:rsidRPr="006B6D0A" w:rsidDel="00F5321D">
          <w:delText xml:space="preserve">Let </w:delText>
        </w:r>
        <w:r w:rsidRPr="006B6D0A" w:rsidDel="00F5321D">
          <w:rPr>
            <w:i/>
          </w:rPr>
          <w:delText xml:space="preserve">propName </w:delText>
        </w:r>
        <w:r w:rsidRPr="00E65A34" w:rsidDel="00F5321D">
          <w:delText xml:space="preserve">be </w:delText>
        </w:r>
      </w:del>
      <w:ins w:id="7224" w:author="Allen Wirfs-Brock" w:date="2011-07-07T12:41:00Z">
        <w:del w:id="7225" w:author="Rev 7 Allen Wirfs-Brock" w:date="2012-04-26T11:17:00Z">
          <w:r w:rsidR="00B53AD1" w:rsidRPr="009C202C" w:rsidDel="00F5321D">
            <w:delText>PropName(</w:delText>
          </w:r>
        </w:del>
      </w:ins>
      <w:del w:id="7226" w:author="Rev 7 Allen Wirfs-Brock" w:date="2012-04-26T11:17:00Z">
        <w:r w:rsidRPr="00B820AB" w:rsidDel="00F5321D">
          <w:delText xml:space="preserve">the result of evaluating </w:delText>
        </w:r>
        <w:r w:rsidRPr="00B820AB" w:rsidDel="00F5321D">
          <w:rPr>
            <w:i/>
          </w:rPr>
          <w:delText>PropertyName</w:delText>
        </w:r>
      </w:del>
      <w:ins w:id="7227" w:author="Allen Wirfs-Brock" w:date="2011-07-07T12:41:00Z">
        <w:del w:id="7228" w:author="Rev 7 Allen Wirfs-Brock" w:date="2012-04-26T11:17:00Z">
          <w:r w:rsidR="00B53AD1" w:rsidRPr="00B820AB" w:rsidDel="00F5321D">
            <w:delText>)</w:delText>
          </w:r>
        </w:del>
      </w:ins>
      <w:del w:id="7229" w:author="Rev 7 Allen Wirfs-Brock" w:date="2012-04-26T11:17:00Z">
        <w:r w:rsidRPr="00B820AB" w:rsidDel="00F5321D">
          <w:delText>.</w:delText>
        </w:r>
      </w:del>
    </w:p>
    <w:p w14:paraId="6671293E" w14:textId="77777777" w:rsidR="004C02EF" w:rsidRPr="00E77497" w:rsidDel="00F5321D" w:rsidRDefault="004C02EF" w:rsidP="009E3FF6">
      <w:pPr>
        <w:pStyle w:val="Alg4"/>
        <w:numPr>
          <w:ilvl w:val="0"/>
          <w:numId w:val="54"/>
        </w:numPr>
        <w:spacing w:after="220"/>
        <w:contextualSpacing/>
        <w:rPr>
          <w:del w:id="7230" w:author="Rev 7 Allen Wirfs-Brock" w:date="2012-04-26T11:17:00Z"/>
        </w:rPr>
      </w:pPr>
      <w:del w:id="7231" w:author="Rev 7 Allen Wirfs-Brock" w:date="2012-04-26T11:17:00Z">
        <w:r w:rsidRPr="00675B74" w:rsidDel="00F5321D">
          <w:delText xml:space="preserve">Let </w:delText>
        </w:r>
        <w:r w:rsidRPr="00E77497" w:rsidDel="00F5321D">
          <w:rPr>
            <w:i/>
          </w:rPr>
          <w:delText>closure</w:delText>
        </w:r>
        <w:r w:rsidRPr="00E77497" w:rsidDel="00F5321D">
          <w:delText xml:space="preserve"> be the result of creating a new Function object as specified in 13.2 with parameters specified by </w:delText>
        </w:r>
        <w:r w:rsidRPr="00E77497" w:rsidDel="00F5321D">
          <w:rPr>
            <w:i/>
          </w:rPr>
          <w:delText xml:space="preserve">PropertySetParameterList </w:delText>
        </w:r>
        <w:r w:rsidRPr="00E77497" w:rsidDel="00F5321D">
          <w:delText xml:space="preserve">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7232" w:author="Rev 7 Allen Wirfs-Brock" w:date="2012-04-20T09:35:00Z">
        <w:r w:rsidRPr="00E77497" w:rsidDel="001A6289">
          <w:rPr>
            <w:rStyle w:val="bnf"/>
          </w:rPr>
          <w:delText>PropertyAssignment</w:delText>
        </w:r>
      </w:del>
      <w:del w:id="7233" w:author="Rev 7 Allen Wirfs-Brock" w:date="2012-04-26T11:17: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7234" w:author="Rev 5 Allen Wirfs-Brock" w:date="2012-01-10T15:26:00Z">
        <w:del w:id="7235" w:author="Rev 7 Allen Wirfs-Brock" w:date="2012-04-26T11:17: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w:delText>
          </w:r>
        </w:del>
      </w:ins>
    </w:p>
    <w:p w14:paraId="1E481893" w14:textId="77777777" w:rsidR="004C02EF" w:rsidRPr="00E77497" w:rsidDel="00F5321D" w:rsidRDefault="004C02EF" w:rsidP="009E3FF6">
      <w:pPr>
        <w:pStyle w:val="Alg4"/>
        <w:numPr>
          <w:ilvl w:val="0"/>
          <w:numId w:val="54"/>
        </w:numPr>
        <w:spacing w:after="220"/>
        <w:contextualSpacing/>
        <w:rPr>
          <w:del w:id="7236" w:author="Rev 7 Allen Wirfs-Brock" w:date="2012-04-26T11:17:00Z"/>
        </w:rPr>
      </w:pPr>
      <w:del w:id="7237" w:author="Rev 7 Allen Wirfs-Brock" w:date="2012-04-26T11:17:00Z">
        <w:r w:rsidRPr="00E77497" w:rsidDel="00F5321D">
          <w:delText xml:space="preserve">Let </w:delText>
        </w:r>
        <w:r w:rsidRPr="00E77497" w:rsidDel="00F5321D">
          <w:rPr>
            <w:i/>
          </w:rPr>
          <w:delText>desc</w:delText>
        </w:r>
        <w:r w:rsidRPr="00E77497" w:rsidDel="00F5321D">
          <w:delText xml:space="preserve"> be the Property Descriptor{[[Set]]: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4EE38C34" w14:textId="77777777" w:rsidR="004C02EF" w:rsidRPr="00E77497" w:rsidDel="00F5321D" w:rsidRDefault="00FA0122" w:rsidP="009E3FF6">
      <w:pPr>
        <w:pStyle w:val="Alg4"/>
        <w:numPr>
          <w:ilvl w:val="0"/>
          <w:numId w:val="54"/>
        </w:numPr>
        <w:spacing w:after="220"/>
        <w:contextualSpacing/>
        <w:rPr>
          <w:del w:id="7238" w:author="Rev 7 Allen Wirfs-Brock" w:date="2012-04-26T11:17:00Z"/>
        </w:rPr>
      </w:pPr>
      <w:ins w:id="7239" w:author="Rev 6 Allen Wirfs-Brock" w:date="2012-02-16T13:49:00Z">
        <w:del w:id="7240" w:author="Rev 7 Allen Wirfs-Brock" w:date="2012-04-26T11:17:00Z">
          <w:r w:rsidDel="00F5321D">
            <w:delText>Return the result of calling</w:delText>
          </w:r>
          <w:r w:rsidRPr="00E77497" w:rsidDel="00F5321D">
            <w:delText xml:space="preserve"> </w:delText>
          </w:r>
        </w:del>
      </w:ins>
      <w:ins w:id="7241" w:author="Rev 5 Allen Wirfs-Brock" w:date="2012-01-10T14:53:00Z">
        <w:del w:id="7242" w:author="Rev 7 Allen Wirfs-Brock" w:date="2012-04-26T11:17: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7243" w:author="Rev 7 Allen Wirfs-Brock" w:date="2012-04-26T11:17: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0A8687B4" w14:textId="77777777" w:rsidR="00531196" w:rsidRPr="00E77497" w:rsidDel="00F5321D" w:rsidRDefault="00531196" w:rsidP="009E3FF6">
      <w:pPr>
        <w:pStyle w:val="Alg4"/>
        <w:numPr>
          <w:ilvl w:val="0"/>
          <w:numId w:val="54"/>
        </w:numPr>
        <w:spacing w:after="220"/>
        <w:contextualSpacing/>
        <w:rPr>
          <w:del w:id="7244" w:author="Rev 7 Allen Wirfs-Brock" w:date="2012-04-26T11:17:00Z"/>
        </w:rPr>
      </w:pPr>
    </w:p>
    <w:p w14:paraId="6610AB93" w14:textId="77777777" w:rsidR="00C85441" w:rsidRPr="00E77497" w:rsidRDefault="00C85441" w:rsidP="00C85441">
      <w:pPr>
        <w:pStyle w:val="30"/>
        <w:numPr>
          <w:ilvl w:val="0"/>
          <w:numId w:val="0"/>
        </w:numPr>
        <w:rPr>
          <w:ins w:id="7245" w:author="Rev 4 Allen Wirfs-Brock" w:date="2011-11-07T09:14:00Z"/>
        </w:rPr>
      </w:pPr>
      <w:bookmarkStart w:id="7246" w:name="_Toc323907656"/>
      <w:ins w:id="7247" w:author="Rev 4 Allen Wirfs-Brock" w:date="2011-11-07T09:14:00Z">
        <w:r w:rsidRPr="00E77497">
          <w:t>11.</w:t>
        </w:r>
        <w:r>
          <w:t>1</w:t>
        </w:r>
        <w:r w:rsidRPr="00E77497">
          <w:t>.</w:t>
        </w:r>
        <w:r>
          <w:t>6</w:t>
        </w:r>
        <w:r w:rsidRPr="00E77497">
          <w:tab/>
          <w:t>Function Expressions</w:t>
        </w:r>
        <w:bookmarkEnd w:id="7246"/>
      </w:ins>
    </w:p>
    <w:p w14:paraId="28932688" w14:textId="77777777" w:rsidR="00C85441" w:rsidRPr="00E77497" w:rsidRDefault="00C85441" w:rsidP="00C85441">
      <w:pPr>
        <w:keepNext/>
        <w:rPr>
          <w:ins w:id="7248" w:author="Rev 4 Allen Wirfs-Brock" w:date="2011-11-07T09:14:00Z"/>
          <w:rFonts w:ascii="Helvetica" w:hAnsi="Helvetica"/>
          <w:b/>
        </w:rPr>
      </w:pPr>
      <w:ins w:id="7249" w:author="Rev 4 Allen Wirfs-Brock" w:date="2011-11-07T09:14:00Z">
        <w:r w:rsidRPr="00E77497">
          <w:rPr>
            <w:rFonts w:ascii="Helvetica" w:hAnsi="Helvetica"/>
            <w:b/>
          </w:rPr>
          <w:t xml:space="preserve">Runtime Semantics: </w:t>
        </w:r>
        <w:r w:rsidRPr="00E77497">
          <w:rPr>
            <w:rFonts w:ascii="Helvetica" w:hAnsi="Helvetica"/>
            <w:b/>
            <w:spacing w:val="6"/>
          </w:rPr>
          <w:t>Evaluation</w:t>
        </w:r>
      </w:ins>
    </w:p>
    <w:p w14:paraId="3039FA1C" w14:textId="77777777" w:rsidR="00C85441" w:rsidRPr="00E77497" w:rsidRDefault="00C85441" w:rsidP="00C85441">
      <w:pPr>
        <w:rPr>
          <w:ins w:id="7250" w:author="Rev 4 Allen Wirfs-Brock" w:date="2011-11-07T09:14:00Z"/>
        </w:rPr>
      </w:pPr>
      <w:ins w:id="7251" w:author="Rev 4 Allen Wirfs-Brock" w:date="2011-11-07T09:15:00Z">
        <w:r w:rsidRPr="00E77497">
          <w:rPr>
            <w:rStyle w:val="bnf"/>
          </w:rPr>
          <w:t>PrimaryExpression</w:t>
        </w:r>
        <w:r>
          <w:rPr>
            <w:rStyle w:val="bnf"/>
          </w:rPr>
          <w:t xml:space="preserve"> </w:t>
        </w:r>
      </w:ins>
      <w:ins w:id="7252" w:author="Rev 4 Allen Wirfs-Brock" w:date="2011-11-07T09:14:00Z">
        <w:r w:rsidRPr="00E77497">
          <w:rPr>
            <w:b/>
          </w:rPr>
          <w:t>:</w:t>
        </w:r>
        <w:r w:rsidRPr="00E77497">
          <w:t xml:space="preserve"> </w:t>
        </w:r>
        <w:r w:rsidRPr="00E77497">
          <w:rPr>
            <w:rStyle w:val="bnf"/>
          </w:rPr>
          <w:t>FunctionExpression</w:t>
        </w:r>
        <w:r w:rsidRPr="00E77497">
          <w:t xml:space="preserve"> </w:t>
        </w:r>
      </w:ins>
    </w:p>
    <w:p w14:paraId="3B3CE1AF" w14:textId="77777777" w:rsidR="00C85441" w:rsidRPr="00E77497" w:rsidRDefault="00C85441" w:rsidP="009E3FF6">
      <w:pPr>
        <w:pStyle w:val="Alg3"/>
        <w:numPr>
          <w:ilvl w:val="0"/>
          <w:numId w:val="67"/>
        </w:numPr>
        <w:spacing w:after="220"/>
        <w:contextualSpacing/>
        <w:rPr>
          <w:ins w:id="7253" w:author="Rev 4 Allen Wirfs-Brock" w:date="2011-11-07T09:14:00Z"/>
        </w:rPr>
      </w:pPr>
      <w:ins w:id="7254" w:author="Rev 4 Allen Wirfs-Brock" w:date="2011-11-07T09:14:00Z">
        <w:r w:rsidRPr="00E77497">
          <w:t xml:space="preserve">Return the result of evaluating </w:t>
        </w:r>
        <w:r w:rsidRPr="00E77497">
          <w:rPr>
            <w:i/>
          </w:rPr>
          <w:t>FunctionExpression</w:t>
        </w:r>
        <w:r w:rsidRPr="00E77497">
          <w:t>.</w:t>
        </w:r>
      </w:ins>
    </w:p>
    <w:p w14:paraId="29AAC46D" w14:textId="77777777" w:rsidR="006F38BE" w:rsidRPr="00E77497" w:rsidRDefault="006F38BE" w:rsidP="006F38BE">
      <w:pPr>
        <w:pStyle w:val="30"/>
        <w:numPr>
          <w:ilvl w:val="0"/>
          <w:numId w:val="0"/>
        </w:numPr>
        <w:rPr>
          <w:ins w:id="7255" w:author="Rev 6 Allen Wirfs-Brock" w:date="2012-02-27T09:33:00Z"/>
        </w:rPr>
      </w:pPr>
      <w:bookmarkStart w:id="7256" w:name="_Toc323907657"/>
      <w:ins w:id="7257" w:author="Rev 6 Allen Wirfs-Brock" w:date="2012-02-27T09:33:00Z">
        <w:r w:rsidRPr="00E77497">
          <w:t>11.1.</w:t>
        </w:r>
        <w:r>
          <w:t>7</w:t>
        </w:r>
        <w:r w:rsidRPr="00E77497">
          <w:tab/>
        </w:r>
        <w:r>
          <w:t xml:space="preserve">Generator </w:t>
        </w:r>
      </w:ins>
      <w:ins w:id="7258" w:author="Rev 6 Allen Wirfs-Brock" w:date="2012-02-27T10:13:00Z">
        <w:r w:rsidR="00DA3106">
          <w:t>Comprehensions</w:t>
        </w:r>
      </w:ins>
      <w:bookmarkEnd w:id="7256"/>
    </w:p>
    <w:p w14:paraId="173E58E0" w14:textId="77777777" w:rsidR="006F38BE" w:rsidRPr="003B4312" w:rsidRDefault="006F38BE" w:rsidP="006F38BE">
      <w:pPr>
        <w:pStyle w:val="Syntax"/>
        <w:rPr>
          <w:ins w:id="7259" w:author="Rev 6 Allen Wirfs-Brock" w:date="2012-02-27T09:34:00Z"/>
        </w:rPr>
      </w:pPr>
      <w:ins w:id="7260" w:author="Rev 6 Allen Wirfs-Brock" w:date="2012-02-27T09:34:00Z">
        <w:r w:rsidRPr="004D1BD1">
          <w:t>Syntax</w:t>
        </w:r>
      </w:ins>
    </w:p>
    <w:p w14:paraId="4DE44398" w14:textId="77777777" w:rsidR="006F38BE" w:rsidRPr="008B7F6F" w:rsidRDefault="006F38BE" w:rsidP="006F38BE">
      <w:pPr>
        <w:pStyle w:val="SyntaxRule"/>
        <w:rPr>
          <w:ins w:id="7261" w:author="Rev 6 Allen Wirfs-Brock" w:date="2012-02-27T09:34:00Z"/>
        </w:rPr>
      </w:pPr>
      <w:ins w:id="7262" w:author="Rev 6 Allen Wirfs-Brock" w:date="2012-02-27T09:35:00Z">
        <w:r>
          <w:t>Generator</w:t>
        </w:r>
      </w:ins>
      <w:ins w:id="7263" w:author="Rev 6 Allen Wirfs-Brock" w:date="2012-02-27T10:13:00Z">
        <w:r w:rsidR="00DA3106">
          <w:t>Comprehension</w:t>
        </w:r>
      </w:ins>
      <w:ins w:id="7264" w:author="Rev 6 Allen Wirfs-Brock" w:date="2012-02-27T09:34:00Z">
        <w:r w:rsidRPr="003B4312">
          <w:t xml:space="preserve"> </w:t>
        </w:r>
        <w:r w:rsidRPr="003B4312">
          <w:rPr>
            <w:rFonts w:ascii="Arial" w:hAnsi="Arial" w:cs="Arial"/>
            <w:b/>
            <w:i w:val="0"/>
          </w:rPr>
          <w:t>:</w:t>
        </w:r>
      </w:ins>
    </w:p>
    <w:p w14:paraId="4901FD3A" w14:textId="77777777" w:rsidR="006F38BE" w:rsidRPr="009C202C" w:rsidRDefault="006F38BE" w:rsidP="006F38BE">
      <w:pPr>
        <w:pStyle w:val="SyntaxDefinition"/>
        <w:rPr>
          <w:ins w:id="7265" w:author="Rev 6 Allen Wirfs-Brock" w:date="2012-02-27T09:34:00Z"/>
        </w:rPr>
      </w:pPr>
      <w:ins w:id="7266" w:author="Rev 6 Allen Wirfs-Brock" w:date="2012-02-27T09:35:00Z">
        <w:r>
          <w:rPr>
            <w:rFonts w:ascii="Courier New" w:hAnsi="Courier New"/>
            <w:b/>
            <w:i w:val="0"/>
          </w:rPr>
          <w:t>(</w:t>
        </w:r>
      </w:ins>
      <w:ins w:id="7267" w:author="Rev 6 Allen Wirfs-Brock" w:date="2012-02-27T09:34:00Z">
        <w:r w:rsidRPr="00E77497">
          <w:rPr>
            <w:rFonts w:ascii="Courier New" w:hAnsi="Courier New"/>
            <w:b/>
            <w:i w:val="0"/>
          </w:rPr>
          <w:t xml:space="preserve"> </w:t>
        </w:r>
        <w:r>
          <w:t>Expression</w:t>
        </w:r>
        <w:r w:rsidRPr="00AC3AEA">
          <w:rPr>
            <w:rFonts w:ascii="Courier New" w:hAnsi="Courier New" w:cs="Courier New"/>
          </w:rPr>
          <w:t xml:space="preserve"> </w:t>
        </w:r>
        <w:r>
          <w:t>ComprehensionForList</w:t>
        </w:r>
        <w:r w:rsidRPr="00E77497">
          <w:rPr>
            <w:rFonts w:ascii="Courier New" w:hAnsi="Courier New"/>
            <w:i w:val="0"/>
          </w:rPr>
          <w:t xml:space="preserve"> </w:t>
        </w:r>
      </w:ins>
      <w:ins w:id="7268" w:author="Rev 6 Allen Wirfs-Brock" w:date="2012-02-27T09:35:00Z">
        <w:r>
          <w:rPr>
            <w:rFonts w:ascii="Courier New" w:hAnsi="Courier New"/>
            <w:b/>
            <w:i w:val="0"/>
          </w:rPr>
          <w:t>)</w:t>
        </w:r>
      </w:ins>
      <w:ins w:id="7269" w:author="Rev 6 Allen Wirfs-Brock" w:date="2012-02-27T09:34:00Z">
        <w:r w:rsidRPr="006B6D0A">
          <w:rPr>
            <w:rFonts w:ascii="Courier New" w:hAnsi="Courier New"/>
            <w:b/>
            <w:i w:val="0"/>
          </w:rPr>
          <w:br/>
        </w:r>
      </w:ins>
      <w:ins w:id="7270" w:author="Rev 6 Allen Wirfs-Brock" w:date="2012-02-27T09:39:00Z">
        <w:r>
          <w:rPr>
            <w:rFonts w:ascii="Courier New" w:hAnsi="Courier New"/>
            <w:b/>
            <w:i w:val="0"/>
          </w:rPr>
          <w:t>(</w:t>
        </w:r>
      </w:ins>
      <w:ins w:id="7271" w:author="Rev 6 Allen Wirfs-Brock" w:date="2012-02-27T09:34:00Z">
        <w:r w:rsidRPr="00E77497">
          <w:rPr>
            <w:rFonts w:ascii="Courier New" w:hAnsi="Courier New"/>
            <w:b/>
            <w:i w:val="0"/>
          </w:rPr>
          <w:t xml:space="preserve"> </w:t>
        </w:r>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if (</w:t>
        </w:r>
        <w:r>
          <w:t xml:space="preserve"> Expression </w:t>
        </w:r>
        <w:r w:rsidRPr="00AC3AEA">
          <w:rPr>
            <w:rFonts w:ascii="Courier New" w:hAnsi="Courier New" w:cs="Courier New"/>
            <w:b/>
            <w:i w:val="0"/>
          </w:rPr>
          <w:t>)</w:t>
        </w:r>
        <w:r w:rsidRPr="00E77497">
          <w:rPr>
            <w:rFonts w:ascii="Courier New" w:hAnsi="Courier New"/>
            <w:i w:val="0"/>
          </w:rPr>
          <w:t xml:space="preserve"> </w:t>
        </w:r>
      </w:ins>
      <w:ins w:id="7272" w:author="Rev 6 Allen Wirfs-Brock" w:date="2012-02-27T09:40:00Z">
        <w:r>
          <w:rPr>
            <w:rFonts w:ascii="Courier New" w:hAnsi="Courier New"/>
            <w:b/>
            <w:i w:val="0"/>
          </w:rPr>
          <w:t>)</w:t>
        </w:r>
      </w:ins>
    </w:p>
    <w:p w14:paraId="6C5C8032" w14:textId="77777777" w:rsidR="006F38BE" w:rsidRPr="008B7F6F" w:rsidRDefault="006F38BE" w:rsidP="006F38BE">
      <w:pPr>
        <w:pStyle w:val="SyntaxRule"/>
        <w:rPr>
          <w:ins w:id="7273" w:author="Rev 6 Allen Wirfs-Brock" w:date="2012-02-27T09:34:00Z"/>
        </w:rPr>
      </w:pPr>
      <w:ins w:id="7274" w:author="Rev 6 Allen Wirfs-Brock" w:date="2012-02-27T09:34:00Z">
        <w:r>
          <w:t>ComprehensionForList</w:t>
        </w:r>
        <w:r w:rsidRPr="003B4312">
          <w:t xml:space="preserve"> </w:t>
        </w:r>
        <w:r w:rsidRPr="003B4312">
          <w:rPr>
            <w:rFonts w:ascii="Arial" w:hAnsi="Arial" w:cs="Arial"/>
            <w:b/>
            <w:i w:val="0"/>
          </w:rPr>
          <w:t>:</w:t>
        </w:r>
      </w:ins>
    </w:p>
    <w:p w14:paraId="33AEEE1C" w14:textId="77777777" w:rsidR="006F38BE" w:rsidRPr="009C202C" w:rsidRDefault="006F38BE" w:rsidP="006F38BE">
      <w:pPr>
        <w:pStyle w:val="SyntaxDefinition"/>
        <w:rPr>
          <w:ins w:id="7275" w:author="Rev 6 Allen Wirfs-Brock" w:date="2012-02-27T09:34:00Z"/>
        </w:rPr>
      </w:pPr>
      <w:ins w:id="7276" w:author="Rev 6 Allen Wirfs-Brock" w:date="2012-02-27T09:34: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r>
          <w:t>ComprehensionFor</w:t>
        </w:r>
      </w:ins>
    </w:p>
    <w:p w14:paraId="58F16A08" w14:textId="77777777" w:rsidR="006F38BE" w:rsidRPr="008B7F6F" w:rsidRDefault="006F38BE" w:rsidP="006F38BE">
      <w:pPr>
        <w:pStyle w:val="SyntaxRule"/>
        <w:rPr>
          <w:ins w:id="7277" w:author="Rev 6 Allen Wirfs-Brock" w:date="2012-02-27T09:34:00Z"/>
        </w:rPr>
      </w:pPr>
      <w:ins w:id="7278" w:author="Rev 6 Allen Wirfs-Brock" w:date="2012-02-27T09:34:00Z">
        <w:r>
          <w:t>ComprehensionFor</w:t>
        </w:r>
        <w:r w:rsidRPr="003B4312">
          <w:t xml:space="preserve"> </w:t>
        </w:r>
        <w:r w:rsidRPr="003B4312">
          <w:rPr>
            <w:rFonts w:ascii="Arial" w:hAnsi="Arial" w:cs="Arial"/>
            <w:b/>
            <w:i w:val="0"/>
          </w:rPr>
          <w:t>:</w:t>
        </w:r>
      </w:ins>
    </w:p>
    <w:p w14:paraId="407DA825" w14:textId="77777777" w:rsidR="006F38BE" w:rsidRPr="009C202C" w:rsidRDefault="006F38BE" w:rsidP="006F38BE">
      <w:pPr>
        <w:pStyle w:val="SyntaxDefinition"/>
        <w:rPr>
          <w:ins w:id="7279" w:author="Rev 6 Allen Wirfs-Brock" w:date="2012-02-27T09:34:00Z"/>
        </w:rPr>
      </w:pPr>
      <w:ins w:id="7280" w:author="Rev 6 Allen Wirfs-Brock" w:date="2012-02-27T09:34:00Z">
        <w:r>
          <w:rPr>
            <w:rFonts w:ascii="Courier New" w:hAnsi="Courier New" w:cs="Courier New"/>
            <w:b/>
            <w:i w:val="0"/>
          </w:rPr>
          <w:t>for</w:t>
        </w:r>
        <w:r w:rsidRPr="00AC3AEA">
          <w:rPr>
            <w:rFonts w:ascii="Courier New" w:hAnsi="Courier New" w:cs="Courier New"/>
            <w:b/>
            <w:i w:val="0"/>
          </w:rPr>
          <w:t xml:space="preserve"> </w:t>
        </w:r>
        <w:del w:id="7281" w:author="Rev 7 Allen Wirfs-Brock" w:date="2012-04-30T15:19:00Z">
          <w:r w:rsidRPr="00AC3AEA" w:rsidDel="008603C3">
            <w:rPr>
              <w:rFonts w:ascii="Courier New" w:hAnsi="Courier New" w:cs="Courier New"/>
              <w:b/>
              <w:i w:val="0"/>
            </w:rPr>
            <w:delText>(</w:delText>
          </w:r>
        </w:del>
        <w:r>
          <w:t xml:space="preserve"> LeftHandSideExpression</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t>Expression</w:t>
        </w:r>
        <w:r w:rsidRPr="00AC3AEA">
          <w:rPr>
            <w:rFonts w:ascii="Courier New" w:hAnsi="Courier New" w:cs="Courier New"/>
            <w:i w:val="0"/>
          </w:rPr>
          <w:t xml:space="preserve"> </w:t>
        </w:r>
        <w:del w:id="7282" w:author="Rev 7 Allen Wirfs-Brock" w:date="2012-04-30T15:19:00Z">
          <w:r w:rsidRPr="00AC3AEA" w:rsidDel="008603C3">
            <w:rPr>
              <w:rFonts w:ascii="Courier New" w:hAnsi="Courier New" w:cs="Courier New"/>
              <w:b/>
              <w:i w:val="0"/>
            </w:rPr>
            <w:delText>)</w:delText>
          </w:r>
        </w:del>
      </w:ins>
    </w:p>
    <w:p w14:paraId="2FA87B38" w14:textId="77777777" w:rsidR="004C02EF" w:rsidRPr="00E77497" w:rsidDel="00C95629" w:rsidRDefault="004C02EF" w:rsidP="004C02EF">
      <w:pPr>
        <w:rPr>
          <w:del w:id="7283" w:author="Rev 4 Allen Wirfs-Brock" w:date="2011-10-15T09:03:00Z"/>
        </w:rPr>
      </w:pPr>
      <w:del w:id="7284"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IdentifierName</w:delText>
        </w:r>
        <w:r w:rsidRPr="00E77497" w:rsidDel="00C95629">
          <w:delText xml:space="preserve">  is evaluated as follows:</w:delText>
        </w:r>
      </w:del>
    </w:p>
    <w:p w14:paraId="6D8BDCC5" w14:textId="77777777" w:rsidR="004C02EF" w:rsidRPr="00E77497" w:rsidDel="00C95629" w:rsidRDefault="004C02EF" w:rsidP="006361CF">
      <w:pPr>
        <w:pStyle w:val="Alg4"/>
        <w:numPr>
          <w:ilvl w:val="0"/>
          <w:numId w:val="55"/>
        </w:numPr>
        <w:spacing w:after="220"/>
        <w:contextualSpacing/>
        <w:rPr>
          <w:del w:id="7285" w:author="Rev 4 Allen Wirfs-Brock" w:date="2011-10-15T09:03:00Z"/>
        </w:rPr>
        <w:pPrChange w:id="7286" w:author="Rev 4 Allen Wirfs-Brock" w:date="2011-11-07T12:16:00Z">
          <w:pPr>
            <w:pStyle w:val="Alg4"/>
            <w:numPr>
              <w:numId w:val="57"/>
            </w:numPr>
            <w:tabs>
              <w:tab w:val="num" w:pos="360"/>
            </w:tabs>
            <w:spacing w:after="220"/>
            <w:ind w:left="360" w:hanging="360"/>
            <w:contextualSpacing/>
          </w:pPr>
        </w:pPrChange>
      </w:pPr>
      <w:del w:id="7287" w:author="Rev 4 Allen Wirfs-Brock" w:date="2011-10-15T09:03:00Z">
        <w:r w:rsidRPr="00E77497" w:rsidDel="00C95629">
          <w:delText xml:space="preserve">Return the String value containing the same sequence of characters as the </w:delText>
        </w:r>
        <w:r w:rsidRPr="00E77497" w:rsidDel="00C95629">
          <w:rPr>
            <w:i/>
          </w:rPr>
          <w:delText>IdentifierName</w:delText>
        </w:r>
      </w:del>
      <w:ins w:id="7288" w:author="Allen Wirfs-Brock rev2" w:date="2011-07-22T10:17:00Z">
        <w:del w:id="7289" w:author="Rev 4 Allen Wirfs-Brock" w:date="2011-10-15T09:03:00Z">
          <w:r w:rsidR="0004618C" w:rsidRPr="00E77497" w:rsidDel="00C95629">
            <w:delText>)</w:delText>
          </w:r>
        </w:del>
      </w:ins>
      <w:del w:id="7290" w:author="Rev 4 Allen Wirfs-Brock" w:date="2011-10-15T09:03:00Z">
        <w:r w:rsidRPr="00E77497" w:rsidDel="00C95629">
          <w:delText>.</w:delText>
        </w:r>
      </w:del>
    </w:p>
    <w:p w14:paraId="29A17212" w14:textId="77777777" w:rsidR="004C02EF" w:rsidRPr="00E77497" w:rsidDel="00C95629" w:rsidRDefault="004C02EF" w:rsidP="004C02EF">
      <w:pPr>
        <w:rPr>
          <w:del w:id="7291" w:author="Rev 4 Allen Wirfs-Brock" w:date="2011-10-15T09:03:00Z"/>
        </w:rPr>
      </w:pPr>
      <w:del w:id="7292"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StringLiteral</w:delText>
        </w:r>
        <w:r w:rsidRPr="00E77497" w:rsidDel="00C95629">
          <w:delText xml:space="preserve">  is evaluated as follows:</w:delText>
        </w:r>
      </w:del>
    </w:p>
    <w:p w14:paraId="31A1E3CC" w14:textId="77777777" w:rsidR="004C02EF" w:rsidRPr="00E77497" w:rsidDel="00C95629" w:rsidRDefault="004C02EF" w:rsidP="006361CF">
      <w:pPr>
        <w:pStyle w:val="Alg4"/>
        <w:numPr>
          <w:ilvl w:val="0"/>
          <w:numId w:val="56"/>
        </w:numPr>
        <w:spacing w:after="220"/>
        <w:contextualSpacing/>
        <w:rPr>
          <w:del w:id="7293" w:author="Rev 4 Allen Wirfs-Brock" w:date="2011-10-15T09:03:00Z"/>
        </w:rPr>
        <w:pPrChange w:id="7294" w:author="Rev 4 Allen Wirfs-Brock" w:date="2011-11-07T12:16:00Z">
          <w:pPr>
            <w:pStyle w:val="Alg4"/>
            <w:numPr>
              <w:numId w:val="58"/>
            </w:numPr>
            <w:tabs>
              <w:tab w:val="num" w:pos="360"/>
            </w:tabs>
            <w:spacing w:after="220"/>
            <w:ind w:left="360" w:hanging="360"/>
            <w:contextualSpacing/>
          </w:pPr>
        </w:pPrChange>
      </w:pPr>
      <w:del w:id="7295" w:author="Rev 4 Allen Wirfs-Brock" w:date="2011-10-15T09:03:00Z">
        <w:r w:rsidRPr="00E77497" w:rsidDel="00C95629">
          <w:delText xml:space="preserve">Return the SV of the </w:delText>
        </w:r>
        <w:r w:rsidRPr="00E77497" w:rsidDel="00C95629">
          <w:rPr>
            <w:i/>
          </w:rPr>
          <w:delText>StringLiteral</w:delText>
        </w:r>
        <w:r w:rsidRPr="00E77497" w:rsidDel="00C95629">
          <w:delText>.</w:delText>
        </w:r>
      </w:del>
    </w:p>
    <w:p w14:paraId="2AACD8FC" w14:textId="77777777" w:rsidR="004C02EF" w:rsidRPr="00E77497" w:rsidDel="00C95629" w:rsidRDefault="004C02EF" w:rsidP="004C02EF">
      <w:pPr>
        <w:rPr>
          <w:del w:id="7296" w:author="Rev 4 Allen Wirfs-Brock" w:date="2011-10-15T09:03:00Z"/>
        </w:rPr>
      </w:pPr>
      <w:del w:id="7297"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w:delText>
        </w:r>
        <w:r w:rsidRPr="00E77497" w:rsidDel="00C95629">
          <w:delText xml:space="preserve"> </w:delText>
        </w:r>
        <w:r w:rsidRPr="00E77497" w:rsidDel="00C95629">
          <w:rPr>
            <w:rStyle w:val="bnf"/>
          </w:rPr>
          <w:delText>NumericLiteral</w:delText>
        </w:r>
        <w:r w:rsidRPr="00E77497" w:rsidDel="00C95629">
          <w:delText xml:space="preserve">  is evaluated as follows:</w:delText>
        </w:r>
      </w:del>
    </w:p>
    <w:p w14:paraId="440D0726" w14:textId="77777777" w:rsidR="004C02EF" w:rsidRPr="00E77497" w:rsidDel="00C95629" w:rsidRDefault="004C02EF" w:rsidP="006361CF">
      <w:pPr>
        <w:pStyle w:val="Alg4"/>
        <w:numPr>
          <w:ilvl w:val="0"/>
          <w:numId w:val="57"/>
        </w:numPr>
        <w:spacing w:after="220"/>
        <w:contextualSpacing/>
        <w:rPr>
          <w:del w:id="7298" w:author="Rev 4 Allen Wirfs-Brock" w:date="2011-10-15T09:03:00Z"/>
        </w:rPr>
        <w:pPrChange w:id="7299" w:author="Rev 4 Allen Wirfs-Brock" w:date="2011-11-07T12:16:00Z">
          <w:pPr>
            <w:pStyle w:val="Alg4"/>
            <w:numPr>
              <w:numId w:val="59"/>
            </w:numPr>
            <w:tabs>
              <w:tab w:val="num" w:pos="360"/>
            </w:tabs>
            <w:spacing w:after="220"/>
            <w:ind w:left="360" w:hanging="360"/>
            <w:contextualSpacing/>
          </w:pPr>
        </w:pPrChange>
      </w:pPr>
      <w:del w:id="7300" w:author="Rev 4 Allen Wirfs-Brock" w:date="2011-10-15T09:03:00Z">
        <w:r w:rsidRPr="00E77497" w:rsidDel="00C95629">
          <w:delText xml:space="preserve">Let </w:delText>
        </w:r>
        <w:r w:rsidRPr="00E77497" w:rsidDel="00C95629">
          <w:rPr>
            <w:i/>
          </w:rPr>
          <w:delText xml:space="preserve">nbr </w:delText>
        </w:r>
        <w:r w:rsidRPr="00E77497" w:rsidDel="00C95629">
          <w:delText xml:space="preserve">be the result of forming the value of the </w:delText>
        </w:r>
        <w:r w:rsidRPr="00E77497" w:rsidDel="00C95629">
          <w:rPr>
            <w:i/>
          </w:rPr>
          <w:delText>NumericLiteral</w:delText>
        </w:r>
        <w:r w:rsidRPr="00E77497" w:rsidDel="00C95629">
          <w:delText>.</w:delText>
        </w:r>
      </w:del>
    </w:p>
    <w:p w14:paraId="42D82135" w14:textId="77777777" w:rsidR="004C02EF" w:rsidRPr="00E77497" w:rsidDel="00C95629" w:rsidRDefault="004C02EF" w:rsidP="006361CF">
      <w:pPr>
        <w:pStyle w:val="Alg4"/>
        <w:numPr>
          <w:ilvl w:val="0"/>
          <w:numId w:val="57"/>
        </w:numPr>
        <w:spacing w:after="220"/>
        <w:contextualSpacing/>
        <w:rPr>
          <w:del w:id="7301" w:author="Rev 4 Allen Wirfs-Brock" w:date="2011-10-15T09:03:00Z"/>
        </w:rPr>
        <w:pPrChange w:id="7302" w:author="Rev 4 Allen Wirfs-Brock" w:date="2011-11-07T12:16:00Z">
          <w:pPr>
            <w:pStyle w:val="Alg4"/>
            <w:numPr>
              <w:numId w:val="59"/>
            </w:numPr>
            <w:tabs>
              <w:tab w:val="num" w:pos="360"/>
            </w:tabs>
            <w:spacing w:after="220"/>
            <w:ind w:left="360" w:hanging="360"/>
            <w:contextualSpacing/>
          </w:pPr>
        </w:pPrChange>
      </w:pPr>
      <w:del w:id="7303" w:author="Rev 4 Allen Wirfs-Brock" w:date="2011-10-15T09:03:00Z">
        <w:r w:rsidRPr="00E77497" w:rsidDel="00C95629">
          <w:delText>Return ToString(</w:delText>
        </w:r>
        <w:r w:rsidRPr="00E77497" w:rsidDel="00C95629">
          <w:rPr>
            <w:i/>
          </w:rPr>
          <w:delText>nbr</w:delText>
        </w:r>
        <w:r w:rsidRPr="00E77497" w:rsidDel="00C95629">
          <w:delText>).</w:delText>
        </w:r>
      </w:del>
    </w:p>
    <w:p w14:paraId="787ED760" w14:textId="77777777" w:rsidR="004C02EF" w:rsidRPr="00E77497" w:rsidRDefault="004C02EF" w:rsidP="003A4B22">
      <w:pPr>
        <w:pStyle w:val="30"/>
        <w:numPr>
          <w:ilvl w:val="0"/>
          <w:numId w:val="0"/>
        </w:numPr>
      </w:pPr>
      <w:bookmarkStart w:id="7304" w:name="_Toc472818820"/>
      <w:bookmarkStart w:id="7305" w:name="_Toc235503394"/>
      <w:bookmarkStart w:id="7306" w:name="_Toc241509169"/>
      <w:bookmarkStart w:id="7307" w:name="_Toc244416656"/>
      <w:bookmarkStart w:id="7308" w:name="_Toc276631020"/>
      <w:bookmarkStart w:id="7309" w:name="_Toc323907658"/>
      <w:r w:rsidRPr="00E77497">
        <w:t>11.1.</w:t>
      </w:r>
      <w:del w:id="7310" w:author="Rev 4 Allen Wirfs-Brock" w:date="2011-11-07T09:14:00Z">
        <w:r w:rsidRPr="00E77497" w:rsidDel="00C85441">
          <w:delText>6</w:delText>
        </w:r>
      </w:del>
      <w:ins w:id="7311" w:author="Rev 4 Allen Wirfs-Brock" w:date="2011-11-07T09:14:00Z">
        <w:del w:id="7312" w:author="Rev 6 Allen Wirfs-Brock" w:date="2012-02-27T09:33:00Z">
          <w:r w:rsidR="00C85441" w:rsidDel="006F38BE">
            <w:delText>7</w:delText>
          </w:r>
        </w:del>
      </w:ins>
      <w:ins w:id="7313" w:author="Rev 6 Allen Wirfs-Brock" w:date="2012-02-27T09:33:00Z">
        <w:r w:rsidR="006F38BE">
          <w:t>8</w:t>
        </w:r>
      </w:ins>
      <w:r w:rsidRPr="00E77497">
        <w:tab/>
        <w:t>The Grouping Operato</w:t>
      </w:r>
      <w:bookmarkStart w:id="7314" w:name="_Toc382202826"/>
      <w:bookmarkStart w:id="7315" w:name="_Toc382203046"/>
      <w:bookmarkEnd w:id="5462"/>
      <w:bookmarkEnd w:id="5463"/>
      <w:bookmarkEnd w:id="5464"/>
      <w:bookmarkEnd w:id="5465"/>
      <w:bookmarkEnd w:id="5466"/>
      <w:bookmarkEnd w:id="5467"/>
      <w:bookmarkEnd w:id="5468"/>
      <w:bookmarkEnd w:id="5469"/>
      <w:bookmarkEnd w:id="5470"/>
      <w:bookmarkEnd w:id="5471"/>
      <w:bookmarkEnd w:id="5472"/>
      <w:bookmarkEnd w:id="7314"/>
      <w:bookmarkEnd w:id="7315"/>
      <w:r w:rsidRPr="00E77497">
        <w:t>r</w:t>
      </w:r>
      <w:bookmarkEnd w:id="7304"/>
      <w:bookmarkEnd w:id="7305"/>
      <w:bookmarkEnd w:id="7306"/>
      <w:bookmarkEnd w:id="7307"/>
      <w:bookmarkEnd w:id="7308"/>
      <w:bookmarkEnd w:id="7309"/>
    </w:p>
    <w:p w14:paraId="35197802" w14:textId="77777777" w:rsidR="00191CB8" w:rsidRPr="00E77497" w:rsidRDefault="00191CB8" w:rsidP="00191CB8">
      <w:pPr>
        <w:keepNext/>
        <w:rPr>
          <w:ins w:id="7316" w:author="Rev 4 Allen Wirfs-Brock" w:date="2011-10-15T09:25:00Z"/>
          <w:rFonts w:ascii="Helvetica" w:hAnsi="Helvetica"/>
          <w:b/>
        </w:rPr>
      </w:pPr>
      <w:ins w:id="7317" w:author="Rev 4 Allen Wirfs-Brock" w:date="2011-10-15T09:25:00Z">
        <w:r w:rsidRPr="00E77497">
          <w:rPr>
            <w:rFonts w:ascii="Helvetica" w:hAnsi="Helvetica"/>
            <w:b/>
          </w:rPr>
          <w:t xml:space="preserve">Runtime Semantics: </w:t>
        </w:r>
        <w:r w:rsidRPr="00E77497">
          <w:rPr>
            <w:rFonts w:ascii="Helvetica" w:hAnsi="Helvetica"/>
            <w:b/>
            <w:spacing w:val="6"/>
          </w:rPr>
          <w:t>Evaluation</w:t>
        </w:r>
      </w:ins>
    </w:p>
    <w:p w14:paraId="2D1DC190" w14:textId="77777777" w:rsidR="004C02EF" w:rsidRPr="00E77497" w:rsidRDefault="004C02EF" w:rsidP="004C02EF">
      <w:del w:id="7318" w:author="Rev 4 Allen Wirfs-Brock" w:date="2011-10-15T09:25:00Z">
        <w:r w:rsidRPr="00E77497" w:rsidDel="00191CB8">
          <w:delText xml:space="preserve">The production </w:delText>
        </w:r>
      </w:del>
      <w:r w:rsidRPr="00E77497">
        <w:rPr>
          <w:rStyle w:val="bnf"/>
        </w:rPr>
        <w:t>PrimaryExpression</w:t>
      </w:r>
      <w:r w:rsidRPr="00E77497">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7319" w:author="Rev 4 Allen Wirfs-Brock" w:date="2011-10-15T09:25:00Z">
        <w:r w:rsidRPr="00E77497" w:rsidDel="00191CB8">
          <w:delText>is evaluated as follows:</w:delText>
        </w:r>
      </w:del>
      <w:bookmarkStart w:id="7320" w:name="_Toc382212442"/>
    </w:p>
    <w:p w14:paraId="69978D2C" w14:textId="77777777" w:rsidR="004C02EF" w:rsidRPr="00E77497" w:rsidRDefault="004C02EF" w:rsidP="009E3FF6">
      <w:pPr>
        <w:pStyle w:val="Alg4"/>
        <w:numPr>
          <w:ilvl w:val="0"/>
          <w:numId w:val="58"/>
        </w:numPr>
        <w:spacing w:after="220"/>
        <w:contextualSpacing/>
      </w:pPr>
      <w:r w:rsidRPr="00E77497">
        <w:t xml:space="preserve">Return the result of evaluating </w:t>
      </w:r>
      <w:r w:rsidRPr="00E77497">
        <w:rPr>
          <w:i/>
        </w:rPr>
        <w:t>Expression</w:t>
      </w:r>
      <w:r w:rsidRPr="00E77497">
        <w:t>. This may be of type Reference</w:t>
      </w:r>
      <w:bookmarkEnd w:id="7320"/>
      <w:r w:rsidRPr="00E77497">
        <w:t>.</w:t>
      </w:r>
      <w:bookmarkStart w:id="7321" w:name="_Toc382212443"/>
    </w:p>
    <w:p w14:paraId="760FC558" w14:textId="77777777" w:rsidR="004C02EF" w:rsidRPr="00E77497" w:rsidRDefault="004C02EF" w:rsidP="004C02EF">
      <w:pPr>
        <w:pStyle w:val="Note"/>
      </w:pPr>
      <w:bookmarkStart w:id="7322" w:name="_Toc375031167"/>
      <w:bookmarkStart w:id="7323" w:name="_Ref381507044"/>
      <w:bookmarkStart w:id="7324" w:name="_Toc381513681"/>
      <w:bookmarkStart w:id="7325" w:name="_Toc382202827"/>
      <w:bookmarkStart w:id="7326" w:name="_Toc382203047"/>
      <w:bookmarkStart w:id="7327" w:name="_Toc382212203"/>
      <w:bookmarkStart w:id="7328" w:name="_Toc382212444"/>
      <w:bookmarkStart w:id="7329" w:name="_Toc382291548"/>
      <w:bookmarkStart w:id="7330" w:name="_Ref382714615"/>
      <w:bookmarkStart w:id="7331" w:name="_Toc385672187"/>
      <w:bookmarkEnd w:id="7321"/>
      <w:r w:rsidRPr="00E77497">
        <w:t>NOTE</w:t>
      </w:r>
      <w:r w:rsidRPr="00E77497">
        <w:tab/>
        <w:t xml:space="preserve">This algorithm does not apply GetValue to the result of evaluating Expression.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7332" w:name="_Toc393690282"/>
    </w:p>
    <w:p w14:paraId="5612C48B" w14:textId="77777777" w:rsidR="004C02EF" w:rsidRPr="00E77497" w:rsidRDefault="004C02EF" w:rsidP="003A4B22">
      <w:pPr>
        <w:pStyle w:val="20"/>
        <w:numPr>
          <w:ilvl w:val="0"/>
          <w:numId w:val="0"/>
        </w:numPr>
      </w:pPr>
      <w:bookmarkStart w:id="7333" w:name="_Ref449966579"/>
      <w:bookmarkStart w:id="7334" w:name="_Toc472818821"/>
      <w:bookmarkStart w:id="7335" w:name="_Toc235503395"/>
      <w:bookmarkStart w:id="7336" w:name="_Toc241509170"/>
      <w:bookmarkStart w:id="7337" w:name="_Toc244416657"/>
      <w:bookmarkStart w:id="7338" w:name="_Toc276631021"/>
      <w:bookmarkStart w:id="7339" w:name="_Toc323907659"/>
      <w:r w:rsidRPr="00E77497">
        <w:t>11.2</w:t>
      </w:r>
      <w:r w:rsidRPr="00E77497">
        <w:tab/>
        <w:t>Left-Hand-Side Expression</w:t>
      </w:r>
      <w:bookmarkStart w:id="7340" w:name="_Toc382202828"/>
      <w:bookmarkStart w:id="7341" w:name="_Toc382203048"/>
      <w:bookmarkEnd w:id="7322"/>
      <w:bookmarkEnd w:id="7323"/>
      <w:bookmarkEnd w:id="7324"/>
      <w:bookmarkEnd w:id="7325"/>
      <w:bookmarkEnd w:id="7326"/>
      <w:bookmarkEnd w:id="7327"/>
      <w:bookmarkEnd w:id="7328"/>
      <w:bookmarkEnd w:id="7329"/>
      <w:bookmarkEnd w:id="7330"/>
      <w:bookmarkEnd w:id="7331"/>
      <w:bookmarkEnd w:id="7332"/>
      <w:bookmarkEnd w:id="7340"/>
      <w:bookmarkEnd w:id="7341"/>
      <w:r w:rsidRPr="00E77497">
        <w:t>s</w:t>
      </w:r>
      <w:bookmarkEnd w:id="7333"/>
      <w:bookmarkEnd w:id="7334"/>
      <w:bookmarkEnd w:id="7335"/>
      <w:bookmarkEnd w:id="7336"/>
      <w:bookmarkEnd w:id="7337"/>
      <w:bookmarkEnd w:id="7338"/>
      <w:bookmarkEnd w:id="7339"/>
    </w:p>
    <w:p w14:paraId="290AE0D7" w14:textId="77777777" w:rsidR="004C02EF" w:rsidRPr="00E77497" w:rsidRDefault="004C02EF" w:rsidP="004C02EF">
      <w:pPr>
        <w:pStyle w:val="Syntax"/>
      </w:pPr>
      <w:r w:rsidRPr="00E77497">
        <w:t>Syntax</w:t>
      </w:r>
    </w:p>
    <w:p w14:paraId="21605181"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07237A96" w14:textId="77777777" w:rsidR="004C02EF" w:rsidRPr="00E77497" w:rsidRDefault="004C02EF" w:rsidP="004C02EF">
      <w:pPr>
        <w:pStyle w:val="SyntaxDefinition"/>
      </w:pPr>
      <w:r w:rsidRPr="00E77497">
        <w:t>PrimaryExpression</w:t>
      </w:r>
      <w:r w:rsidRPr="00E77497">
        <w:br/>
      </w:r>
      <w:del w:id="7342" w:author="Rev 4 Allen Wirfs-Brock" w:date="2011-11-07T09:11:00Z">
        <w:r w:rsidRPr="00E77497" w:rsidDel="00C85441">
          <w:delText>FunctionExpression</w:delText>
        </w:r>
        <w:r w:rsidRPr="00E77497" w:rsidDel="00C85441">
          <w:br/>
        </w:r>
      </w:del>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ins w:id="7343" w:author="Rev 4 Allen Wirfs-Brock" w:date="2011-10-18T17:10:00Z">
        <w:r w:rsidR="00AF6B71" w:rsidRPr="00E77497">
          <w:br/>
        </w:r>
      </w:ins>
      <w:ins w:id="7344" w:author="Rev 5 Allen Wirfs-Brock" w:date="2012-01-05T16:05:00Z">
        <w:r w:rsidR="00871E9A" w:rsidRPr="00E77497">
          <w:t>MemberExpression</w:t>
        </w:r>
        <w:r w:rsidR="00871E9A" w:rsidRPr="007870CC">
          <w:rPr>
            <w:rFonts w:ascii="Courier New" w:hAnsi="Courier New" w:cs="Courier New"/>
          </w:rPr>
          <w:t xml:space="preserve"> </w:t>
        </w:r>
        <w:r w:rsidR="00871E9A" w:rsidRPr="00E77497">
          <w:rPr>
            <w:rFonts w:ascii="Courier New" w:hAnsi="Courier New"/>
            <w:b/>
            <w:i w:val="0"/>
          </w:rPr>
          <w:t>&lt;|</w:t>
        </w:r>
        <w:r w:rsidR="00871E9A" w:rsidRPr="007870CC">
          <w:rPr>
            <w:rFonts w:ascii="Courier New" w:hAnsi="Courier New" w:cs="Courier New"/>
            <w:i w:val="0"/>
          </w:rPr>
          <w:t xml:space="preserve"> </w:t>
        </w:r>
        <w:r w:rsidR="00871E9A">
          <w:t>TriangleLiteral</w:t>
        </w:r>
        <w:r w:rsidR="00871E9A" w:rsidRPr="00E77497">
          <w:br/>
        </w:r>
      </w:ins>
      <w:ins w:id="7345" w:author="Rev 4 Allen Wirfs-Brock" w:date="2011-10-18T17:10:00Z">
        <w:r w:rsidR="00AF6B71" w:rsidRPr="00E77497">
          <w:rPr>
            <w:rFonts w:ascii="Courier New" w:hAnsi="Courier New"/>
            <w:b/>
            <w:i w:val="0"/>
          </w:rPr>
          <w:t>super</w:t>
        </w:r>
      </w:ins>
      <w:ins w:id="7346" w:author="Rev 4 Allen Wirfs-Brock" w:date="2011-10-18T17:32:00Z">
        <w:r w:rsidR="009B104F" w:rsidRPr="00E77497">
          <w:rPr>
            <w:rFonts w:ascii="Courier New" w:hAnsi="Courier New"/>
            <w:b/>
            <w:i w:val="0"/>
          </w:rPr>
          <w:t xml:space="preserve"> </w:t>
        </w:r>
      </w:ins>
      <w:ins w:id="7347" w:author="Rev 4 Allen Wirfs-Brock" w:date="2011-10-18T17:11:00Z">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ins>
      <w:r w:rsidRPr="00E77497">
        <w:br/>
      </w:r>
      <w:ins w:id="7348" w:author="Rev 4 Allen Wirfs-Brock" w:date="2011-10-18T17:11:00Z">
        <w:r w:rsidR="00623563" w:rsidRPr="00E77497">
          <w:rPr>
            <w:rFonts w:ascii="Courier New" w:hAnsi="Courier New"/>
            <w:b/>
            <w:i w:val="0"/>
          </w:rPr>
          <w:t>super</w:t>
        </w:r>
      </w:ins>
      <w:ins w:id="7349" w:author="Rev 4 Allen Wirfs-Brock" w:date="2011-10-18T17:32:00Z">
        <w:r w:rsidR="009B104F" w:rsidRPr="00E77497">
          <w:rPr>
            <w:rFonts w:ascii="Courier New" w:hAnsi="Courier New"/>
            <w:b/>
            <w:i w:val="0"/>
          </w:rPr>
          <w:t xml:space="preserve"> </w:t>
        </w:r>
      </w:ins>
      <w:ins w:id="7350" w:author="Rev 4 Allen Wirfs-Brock" w:date="2011-10-18T17:11:00Z">
        <w:r w:rsidR="00623563" w:rsidRPr="00E77497">
          <w:rPr>
            <w:rFonts w:ascii="Courier New" w:hAnsi="Courier New"/>
            <w:b/>
            <w:i w:val="0"/>
          </w:rPr>
          <w:t>.</w:t>
        </w:r>
      </w:ins>
      <w:ins w:id="7351" w:author="Rev 4 Allen Wirfs-Brock" w:date="2011-10-18T17:32:00Z">
        <w:r w:rsidR="009B104F" w:rsidRPr="00E77497">
          <w:t xml:space="preserve"> </w:t>
        </w:r>
      </w:ins>
      <w:ins w:id="7352" w:author="Rev 4 Allen Wirfs-Brock" w:date="2011-10-18T17:11:00Z">
        <w:r w:rsidR="00623563" w:rsidRPr="00E77497">
          <w:t>IdentifierName</w:t>
        </w:r>
        <w:r w:rsidR="00623563" w:rsidRPr="00E77497">
          <w:br/>
        </w:r>
      </w:ins>
      <w:ins w:id="7353" w:author="Rev 4 Allen Wirfs-Brock" w:date="2011-10-18T17:33:00Z">
        <w:del w:id="7354" w:author="Rev 5 Allen Wirfs-Brock" w:date="2012-01-05T16:05:00Z">
          <w:r w:rsidR="009B104F" w:rsidRPr="00E77497" w:rsidDel="00871E9A">
            <w:delText>MemberExpression</w:delText>
          </w:r>
          <w:r w:rsidR="009B104F" w:rsidRPr="00871E9A" w:rsidDel="00871E9A">
            <w:rPr>
              <w:rFonts w:ascii="Courier New" w:hAnsi="Courier New" w:cs="Courier New"/>
            </w:rPr>
            <w:delText xml:space="preserve"> </w:delText>
          </w:r>
          <w:r w:rsidR="009B104F" w:rsidRPr="00E77497" w:rsidDel="00871E9A">
            <w:rPr>
              <w:rFonts w:ascii="Courier New" w:hAnsi="Courier New"/>
              <w:b/>
              <w:i w:val="0"/>
            </w:rPr>
            <w:delText>&lt;|</w:delText>
          </w:r>
          <w:r w:rsidR="009B104F" w:rsidRPr="00871E9A" w:rsidDel="00871E9A">
            <w:rPr>
              <w:rFonts w:ascii="Courier New" w:hAnsi="Courier New" w:cs="Courier New"/>
              <w:i w:val="0"/>
            </w:rPr>
            <w:delText xml:space="preserve"> </w:delText>
          </w:r>
        </w:del>
      </w:ins>
      <w:ins w:id="7355" w:author="Rev 4 Allen Wirfs-Brock" w:date="2011-10-18T17:45:00Z">
        <w:del w:id="7356" w:author="Rev 5 Allen Wirfs-Brock" w:date="2012-01-05T16:00:00Z">
          <w:r w:rsidR="00C21799" w:rsidRPr="00E77497" w:rsidDel="00EB368B">
            <w:delText>SealedArrayLiteral</w:delText>
          </w:r>
        </w:del>
      </w:ins>
      <w:ins w:id="7357" w:author="Rev 4 Allen Wirfs-Brock" w:date="2011-10-18T17:33:00Z">
        <w:del w:id="7358" w:author="Rev 5 Allen Wirfs-Brock" w:date="2012-01-05T16:05:00Z">
          <w:r w:rsidR="009B104F" w:rsidRPr="00E77497" w:rsidDel="00871E9A">
            <w:br/>
          </w:r>
        </w:del>
      </w:ins>
      <w:ins w:id="7359" w:author="Rev 4 Allen Wirfs-Brock" w:date="2011-10-18T17:45:00Z">
        <w:del w:id="7360"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SealedObjectLiteral</w:delText>
          </w:r>
          <w:r w:rsidR="00C21799" w:rsidRPr="00E77497" w:rsidDel="00EB368B">
            <w:br/>
          </w:r>
        </w:del>
      </w:ins>
      <w:ins w:id="7361" w:author="Rev 4 Allen Wirfs-Brock" w:date="2011-10-18T17:47:00Z">
        <w:del w:id="7362"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FunctionExpression</w:delText>
          </w:r>
          <w:r w:rsidR="00C21799" w:rsidRPr="00E77497" w:rsidDel="00EB368B">
            <w:br/>
          </w:r>
        </w:del>
      </w:ins>
      <w:ins w:id="7363" w:author="Rev 4 Allen Wirfs-Brock" w:date="2011-10-18T17:54:00Z">
        <w:del w:id="7364" w:author="Rev 5 Allen Wirfs-Brock" w:date="2012-01-05T16:00:00Z">
          <w:r w:rsidR="00A76263" w:rsidRPr="00E77497" w:rsidDel="00EB368B">
            <w:delText xml:space="preserve">MemberExpression </w:delText>
          </w:r>
          <w:r w:rsidR="00A76263" w:rsidRPr="00E77497" w:rsidDel="00EB368B">
            <w:rPr>
              <w:rFonts w:ascii="Courier New" w:hAnsi="Courier New"/>
              <w:b/>
              <w:i w:val="0"/>
            </w:rPr>
            <w:delText>&lt;|</w:delText>
          </w:r>
          <w:r w:rsidR="00A76263" w:rsidRPr="00E77497" w:rsidDel="00EB368B">
            <w:delText xml:space="preserve"> ValueLiteral</w:delText>
          </w:r>
          <w:r w:rsidR="00A76263" w:rsidRPr="00E77497" w:rsidDel="00EB368B">
            <w:br/>
          </w:r>
        </w:del>
      </w:ins>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77229339" w14:textId="77777777" w:rsidR="004C02EF" w:rsidRPr="00E77497" w:rsidRDefault="004C02EF" w:rsidP="004C02EF">
      <w:pPr>
        <w:pStyle w:val="SyntaxRule"/>
      </w:pPr>
      <w:r w:rsidRPr="00E77497">
        <w:t xml:space="preserve">NewExpression </w:t>
      </w:r>
      <w:r w:rsidRPr="00E77497">
        <w:rPr>
          <w:rFonts w:ascii="Arial" w:hAnsi="Arial"/>
          <w:b/>
          <w:i w:val="0"/>
        </w:rPr>
        <w:t>:</w:t>
      </w:r>
    </w:p>
    <w:p w14:paraId="0476DD88"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5F1D6C91" w14:textId="77777777" w:rsidR="004C02EF" w:rsidRPr="00E77497" w:rsidRDefault="004C02EF" w:rsidP="004C02EF">
      <w:pPr>
        <w:pStyle w:val="SyntaxRule"/>
      </w:pPr>
      <w:r w:rsidRPr="00E77497">
        <w:t xml:space="preserve">CallExpression </w:t>
      </w:r>
      <w:r w:rsidRPr="00E77497">
        <w:rPr>
          <w:rFonts w:ascii="Arial" w:hAnsi="Arial"/>
          <w:b/>
          <w:i w:val="0"/>
        </w:rPr>
        <w:t>:</w:t>
      </w:r>
    </w:p>
    <w:p w14:paraId="06DADF6E"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ins w:id="7365" w:author="Rev 5 Allen Wirfs-Brock" w:date="2012-01-05T14:39:00Z">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ins>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ins w:id="7366" w:author="Rev 5 Allen Wirfs-Brock" w:date="2012-01-05T15:56:00Z">
        <w:r w:rsidR="00EB368B" w:rsidRPr="00EB368B">
          <w:rPr>
            <w:rFonts w:ascii="Courier New" w:hAnsi="Courier New"/>
            <w:b/>
            <w:i w:val="0"/>
          </w:rPr>
          <w:t xml:space="preserve"> </w:t>
        </w:r>
        <w:r w:rsidR="00EB368B" w:rsidRPr="00E77497">
          <w:rPr>
            <w:rFonts w:ascii="Courier New" w:hAnsi="Courier New"/>
            <w:b/>
            <w:i w:val="0"/>
          </w:rPr>
          <w:br/>
        </w:r>
        <w:r w:rsidR="00EB368B">
          <w:t>CallExpression</w:t>
        </w:r>
      </w:ins>
      <w:ins w:id="7367" w:author="Rev 5 Allen Wirfs-Brock" w:date="2012-01-05T15:57:00Z">
        <w:r w:rsidR="00EB368B" w:rsidRPr="00871E9A">
          <w:rPr>
            <w:rFonts w:ascii="Courier New" w:hAnsi="Courier New" w:cs="Courier New"/>
          </w:rPr>
          <w:t xml:space="preserve"> </w:t>
        </w:r>
        <w:r w:rsidR="00EB368B" w:rsidRPr="00E77497">
          <w:rPr>
            <w:rFonts w:ascii="Courier New" w:hAnsi="Courier New"/>
            <w:b/>
            <w:i w:val="0"/>
          </w:rPr>
          <w:t>&lt;|</w:t>
        </w:r>
      </w:ins>
      <w:ins w:id="7368" w:author="Rev 5 Allen Wirfs-Brock" w:date="2012-01-05T15:56:00Z">
        <w:r w:rsidR="00EB368B" w:rsidRPr="00871E9A">
          <w:rPr>
            <w:rFonts w:ascii="Courier New" w:hAnsi="Courier New" w:cs="Courier New"/>
          </w:rPr>
          <w:t xml:space="preserve"> </w:t>
        </w:r>
      </w:ins>
      <w:ins w:id="7369" w:author="Rev 5 Allen Wirfs-Brock" w:date="2012-01-05T15:58:00Z">
        <w:r w:rsidR="00EB368B">
          <w:t>TriangleLiteral</w:t>
        </w:r>
      </w:ins>
    </w:p>
    <w:p w14:paraId="15BA2FE4" w14:textId="77777777" w:rsidR="004C02EF" w:rsidRPr="00E77497" w:rsidRDefault="004C02EF" w:rsidP="004C02EF">
      <w:pPr>
        <w:pStyle w:val="SyntaxRule"/>
      </w:pPr>
      <w:r w:rsidRPr="00E77497">
        <w:t xml:space="preserve">Arguments </w:t>
      </w:r>
      <w:r w:rsidRPr="00E77497">
        <w:rPr>
          <w:rFonts w:ascii="Arial" w:hAnsi="Arial"/>
          <w:b/>
          <w:i w:val="0"/>
        </w:rPr>
        <w:t>:</w:t>
      </w:r>
    </w:p>
    <w:p w14:paraId="22CC08C2"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0878C688" w14:textId="77777777" w:rsidR="004C02EF" w:rsidRPr="00E77497" w:rsidRDefault="004C02EF" w:rsidP="004C02EF">
      <w:pPr>
        <w:pStyle w:val="SyntaxRule"/>
      </w:pPr>
      <w:r w:rsidRPr="00E77497">
        <w:t xml:space="preserve">ArgumentList </w:t>
      </w:r>
      <w:r w:rsidRPr="00E77497">
        <w:rPr>
          <w:rFonts w:ascii="Arial" w:hAnsi="Arial"/>
          <w:b/>
          <w:i w:val="0"/>
        </w:rPr>
        <w:t>:</w:t>
      </w:r>
    </w:p>
    <w:p w14:paraId="1C6510E5" w14:textId="77777777" w:rsidR="004C02EF" w:rsidRPr="00E77497" w:rsidRDefault="004C02EF" w:rsidP="004C02EF">
      <w:pPr>
        <w:pStyle w:val="SyntaxDefinition"/>
      </w:pPr>
      <w:r w:rsidRPr="00E77497">
        <w:t>AssignmentExpression</w:t>
      </w:r>
      <w:ins w:id="7370" w:author="Allen Wirfs-Brock" w:date="2011-07-05T10:44:00Z">
        <w:r w:rsidR="001C6F64" w:rsidRPr="00E77497">
          <w:br/>
        </w:r>
        <w:r w:rsidR="001C6F64" w:rsidRPr="00E77497">
          <w:rPr>
            <w:rFonts w:ascii="Courier New" w:hAnsi="Courier New"/>
            <w:b/>
            <w:i w:val="0"/>
          </w:rPr>
          <w:t xml:space="preserve">... </w:t>
        </w:r>
        <w:r w:rsidR="001C6F64" w:rsidRPr="00E77497">
          <w:t>AssignmentExpression</w:t>
        </w:r>
        <w:r w:rsidR="001C6F64" w:rsidRPr="00E77497">
          <w:br/>
        </w:r>
      </w:ins>
      <w:r w:rsidR="001C6F64" w:rsidRPr="00E77497">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ins w:id="7371" w:author="Allen Wirfs-Brock" w:date="2011-07-05T10:45:00Z">
        <w:r w:rsidR="001C6F64" w:rsidRPr="00E77497">
          <w:rPr>
            <w:rFonts w:ascii="Courier New" w:hAnsi="Courier New"/>
            <w:b/>
            <w:i w:val="0"/>
          </w:rPr>
          <w:t xml:space="preserve">... </w:t>
        </w:r>
      </w:ins>
      <w:r w:rsidRPr="00E77497">
        <w:t>AssignmentExpression</w:t>
      </w:r>
    </w:p>
    <w:p w14:paraId="6C45F196" w14:textId="77777777" w:rsidR="00EB368B" w:rsidRPr="00E77497" w:rsidRDefault="00EB368B" w:rsidP="00EB368B">
      <w:pPr>
        <w:pStyle w:val="SyntaxRule"/>
        <w:rPr>
          <w:ins w:id="7372" w:author="Rev 5 Allen Wirfs-Brock" w:date="2012-01-05T15:59:00Z"/>
        </w:rPr>
      </w:pPr>
      <w:ins w:id="7373" w:author="Rev 5 Allen Wirfs-Brock" w:date="2012-01-05T15:59:00Z">
        <w:r>
          <w:t xml:space="preserve">TriangleLiteral </w:t>
        </w:r>
        <w:r w:rsidRPr="00E77497">
          <w:rPr>
            <w:rFonts w:ascii="Arial" w:hAnsi="Arial"/>
            <w:b/>
            <w:i w:val="0"/>
          </w:rPr>
          <w:t>:</w:t>
        </w:r>
      </w:ins>
    </w:p>
    <w:p w14:paraId="525203DF" w14:textId="77777777" w:rsidR="00EB368B" w:rsidRPr="00E77497" w:rsidRDefault="00EB368B" w:rsidP="00EB368B">
      <w:pPr>
        <w:pStyle w:val="SyntaxDefinition"/>
        <w:rPr>
          <w:ins w:id="7374" w:author="Rev 5 Allen Wirfs-Brock" w:date="2012-01-05T15:59:00Z"/>
        </w:rPr>
      </w:pPr>
      <w:ins w:id="7375" w:author="Rev 5 Allen Wirfs-Brock" w:date="2012-01-05T15:59:00Z">
        <w:r w:rsidRPr="00E77497">
          <w:t>SealedArrayLiteral</w:t>
        </w:r>
        <w:r w:rsidRPr="00E77497">
          <w:br/>
          <w:t>SealedObjectLiteral</w:t>
        </w:r>
        <w:r w:rsidRPr="00E77497">
          <w:br/>
          <w:t>FunctionExpression</w:t>
        </w:r>
      </w:ins>
      <w:ins w:id="7376" w:author="Rev 7 Allen Wirfs-Brock" w:date="2012-04-19T13:40:00Z">
        <w:r w:rsidR="00700C62">
          <w:br/>
          <w:t>ArrowFunction</w:t>
        </w:r>
      </w:ins>
      <w:ins w:id="7377" w:author="Rev 5 Allen Wirfs-Brock" w:date="2012-01-05T15:59:00Z">
        <w:r w:rsidRPr="00E77497">
          <w:br/>
          <w:t>ValueLiteral</w:t>
        </w:r>
      </w:ins>
    </w:p>
    <w:p w14:paraId="2F6B6FEF"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47B1E935" w14:textId="77777777" w:rsidR="004C02EF" w:rsidRPr="00E77497" w:rsidRDefault="004C02EF" w:rsidP="004C02EF">
      <w:pPr>
        <w:pStyle w:val="SyntaxDefinition"/>
      </w:pPr>
      <w:r w:rsidRPr="00E77497">
        <w:t>NewExpression</w:t>
      </w:r>
      <w:r w:rsidRPr="00E77497">
        <w:br/>
        <w:t>CallExpression</w:t>
      </w:r>
      <w:bookmarkStart w:id="7378" w:name="_Toc375031168"/>
      <w:bookmarkStart w:id="7379" w:name="_Toc381513682"/>
      <w:bookmarkStart w:id="7380" w:name="_Toc382202829"/>
      <w:bookmarkStart w:id="7381" w:name="_Toc382203049"/>
      <w:bookmarkStart w:id="7382" w:name="_Toc382212204"/>
      <w:bookmarkStart w:id="7383" w:name="_Toc382212445"/>
      <w:bookmarkStart w:id="7384" w:name="_Toc382291549"/>
      <w:bookmarkStart w:id="7385" w:name="_Toc385672188"/>
      <w:bookmarkStart w:id="7386" w:name="_Toc393690283"/>
    </w:p>
    <w:p w14:paraId="0F4C77BD" w14:textId="77777777" w:rsidR="00EA4F82" w:rsidRPr="00E77497" w:rsidRDefault="00EA4F82" w:rsidP="00EA4F82">
      <w:pPr>
        <w:pStyle w:val="20"/>
        <w:numPr>
          <w:ilvl w:val="0"/>
          <w:numId w:val="0"/>
        </w:numPr>
        <w:rPr>
          <w:ins w:id="7387" w:author="Rev 7 Allen Wirfs-Brock" w:date="2012-04-25T08:29:00Z"/>
        </w:rPr>
      </w:pPr>
      <w:bookmarkStart w:id="7388" w:name="_Ref457437585"/>
      <w:bookmarkStart w:id="7389" w:name="_Ref457437586"/>
      <w:bookmarkStart w:id="7390" w:name="_Ref457437587"/>
      <w:bookmarkStart w:id="7391" w:name="_Ref457437588"/>
      <w:bookmarkStart w:id="7392" w:name="_Ref457437589"/>
      <w:bookmarkStart w:id="7393" w:name="_Ref457437593"/>
      <w:bookmarkStart w:id="7394" w:name="_Toc472818822"/>
      <w:bookmarkStart w:id="7395" w:name="_Toc235503396"/>
      <w:bookmarkStart w:id="7396" w:name="_Toc241509171"/>
      <w:bookmarkStart w:id="7397" w:name="_Toc244416658"/>
      <w:bookmarkStart w:id="7398" w:name="_Toc276631022"/>
      <w:bookmarkStart w:id="7399" w:name="_Toc323907660"/>
      <w:ins w:id="7400" w:author="Rev 7 Allen Wirfs-Brock" w:date="2012-04-25T08:29:00Z">
        <w:r w:rsidRPr="00E77497">
          <w:t>Static Semantics</w:t>
        </w:r>
        <w:bookmarkEnd w:id="7399"/>
      </w:ins>
    </w:p>
    <w:p w14:paraId="039A4D34" w14:textId="77777777" w:rsidR="00EA4F82" w:rsidRPr="006B6D0A" w:rsidRDefault="00EA4F82" w:rsidP="00EA4F82">
      <w:pPr>
        <w:rPr>
          <w:ins w:id="7401" w:author="Rev 7 Allen Wirfs-Brock" w:date="2012-04-25T08:29:00Z"/>
          <w:rFonts w:ascii="Helvetica" w:hAnsi="Helvetica"/>
          <w:b/>
        </w:rPr>
      </w:pPr>
      <w:ins w:id="7402" w:author="Rev 7 Allen Wirfs-Brock" w:date="2012-04-25T08:29:00Z">
        <w:r w:rsidRPr="003B4312">
          <w:rPr>
            <w:rFonts w:ascii="Helvetica" w:hAnsi="Helvetica"/>
            <w:b/>
          </w:rPr>
          <w:t xml:space="preserve">Static Semantics:  </w:t>
        </w:r>
        <w:r>
          <w:rPr>
            <w:rFonts w:ascii="Helvetica" w:hAnsi="Helvetica"/>
            <w:b/>
            <w:lang w:eastAsia="en-US"/>
          </w:rPr>
          <w:t>Is</w:t>
        </w:r>
      </w:ins>
      <w:ins w:id="7403" w:author="Rev 7 Allen Wirfs-Brock" w:date="2012-04-25T08:36:00Z">
        <w:r>
          <w:rPr>
            <w:rFonts w:ascii="Helvetica" w:hAnsi="Helvetica"/>
            <w:b/>
            <w:lang w:eastAsia="en-US"/>
          </w:rPr>
          <w:t>Invalid</w:t>
        </w:r>
      </w:ins>
      <w:ins w:id="7404" w:author="Rev 7 Allen Wirfs-Brock" w:date="2012-04-25T08:57:00Z">
        <w:r w:rsidR="001B055A">
          <w:rPr>
            <w:rFonts w:ascii="Helvetica" w:hAnsi="Helvetica"/>
            <w:b/>
            <w:lang w:eastAsia="en-US"/>
          </w:rPr>
          <w:t>Assignment</w:t>
        </w:r>
      </w:ins>
      <w:ins w:id="7405" w:author="Rev 7 Allen Wirfs-Brock" w:date="2012-04-25T08:36:00Z">
        <w:r>
          <w:rPr>
            <w:rFonts w:ascii="Helvetica" w:hAnsi="Helvetica"/>
            <w:b/>
            <w:lang w:eastAsia="en-US"/>
          </w:rPr>
          <w:t>Pattern</w:t>
        </w:r>
      </w:ins>
    </w:p>
    <w:p w14:paraId="51907891" w14:textId="77777777" w:rsidR="00EA4F82" w:rsidRPr="00675B74" w:rsidRDefault="00EA4F82" w:rsidP="00EA4F82">
      <w:pPr>
        <w:rPr>
          <w:ins w:id="7406" w:author="Rev 7 Allen Wirfs-Brock" w:date="2012-04-25T08:29:00Z"/>
        </w:rPr>
      </w:pPr>
      <w:ins w:id="7407" w:author="Rev 7 Allen Wirfs-Brock" w:date="2012-04-25T08:29:00Z">
        <w:r>
          <w:rPr>
            <w:rStyle w:val="bnf"/>
          </w:rPr>
          <w:t>LeftHandSiceExpress</w:t>
        </w:r>
      </w:ins>
      <w:ins w:id="7408" w:author="Rev 7 Allen Wirfs-Brock" w:date="2012-04-25T08:55:00Z">
        <w:r w:rsidR="001B055A">
          <w:rPr>
            <w:rStyle w:val="bnf"/>
          </w:rPr>
          <w:t>ion</w:t>
        </w:r>
      </w:ins>
      <w:ins w:id="7409" w:author="Rev 7 Allen Wirfs-Brock" w:date="2012-04-25T08:29:00Z">
        <w:r w:rsidRPr="009C202C">
          <w:rPr>
            <w:rStyle w:val="bnf"/>
          </w:rPr>
          <w:t xml:space="preserve"> </w:t>
        </w:r>
      </w:ins>
      <w:ins w:id="7410" w:author="Rev 7 Allen Wirfs-Brock" w:date="2012-04-25T08:30:00Z">
        <w:r>
          <w:t xml:space="preserve">: </w:t>
        </w:r>
        <w:r w:rsidRPr="00EA4F82">
          <w:rPr>
            <w:rStyle w:val="bnf"/>
          </w:rPr>
          <w:t>NewExpression</w:t>
        </w:r>
      </w:ins>
    </w:p>
    <w:p w14:paraId="2E6E20C1" w14:textId="77777777" w:rsidR="001B055A" w:rsidRDefault="00EA4F82" w:rsidP="00EA4F82">
      <w:pPr>
        <w:pStyle w:val="Alg4"/>
        <w:numPr>
          <w:ilvl w:val="0"/>
          <w:numId w:val="469"/>
        </w:numPr>
        <w:spacing w:after="220"/>
        <w:contextualSpacing/>
        <w:rPr>
          <w:ins w:id="7411" w:author="Rev 7 Allen Wirfs-Brock" w:date="2012-04-25T08:50:00Z"/>
        </w:rPr>
      </w:pPr>
      <w:ins w:id="7412" w:author="Rev 7 Allen Wirfs-Brock" w:date="2012-04-25T08:45:00Z">
        <w:r>
          <w:t xml:space="preserve">If the source code corresponding to </w:t>
        </w:r>
      </w:ins>
      <w:ins w:id="7413" w:author="Rev 7 Allen Wirfs-Brock" w:date="2012-04-25T08:32:00Z">
        <w:r w:rsidRPr="00557892">
          <w:rPr>
            <w:rStyle w:val="bnf"/>
          </w:rPr>
          <w:t>NewExpression</w:t>
        </w:r>
        <w:r>
          <w:t xml:space="preserve"> </w:t>
        </w:r>
      </w:ins>
      <w:ins w:id="7414" w:author="Rev 7 Allen Wirfs-Brock" w:date="2012-04-25T08:46:00Z">
        <w:r w:rsidR="001B055A">
          <w:t>can</w:t>
        </w:r>
        <w:r>
          <w:t>not be parsed</w:t>
        </w:r>
      </w:ins>
      <w:ins w:id="7415" w:author="Rev 7 Allen Wirfs-Brock" w:date="2012-04-25T08:50:00Z">
        <w:r w:rsidR="001B055A">
          <w:t xml:space="preserve"> as</w:t>
        </w:r>
      </w:ins>
      <w:ins w:id="7416" w:author="Rev 7 Allen Wirfs-Brock" w:date="2012-04-25T08:32:00Z">
        <w:r>
          <w:t xml:space="preserve"> </w:t>
        </w:r>
      </w:ins>
      <w:ins w:id="7417" w:author="Rev 7 Allen Wirfs-Brock" w:date="2012-04-25T08:50:00Z">
        <w:r w:rsidR="001B055A">
          <w:rPr>
            <w:i/>
          </w:rPr>
          <w:t>ArrayLiteral</w:t>
        </w:r>
      </w:ins>
      <w:ins w:id="7418" w:author="Rev 7 Allen Wirfs-Brock" w:date="2012-04-25T08:32:00Z">
        <w:r>
          <w:t xml:space="preserve">, </w:t>
        </w:r>
      </w:ins>
      <w:ins w:id="7419" w:author="Rev 7 Allen Wirfs-Brock" w:date="2012-04-25T08:50:00Z">
        <w:r w:rsidR="001B055A">
          <w:t>then</w:t>
        </w:r>
      </w:ins>
    </w:p>
    <w:p w14:paraId="51EB49EE" w14:textId="77777777" w:rsidR="00EA4F82" w:rsidRDefault="001B055A" w:rsidP="001B055A">
      <w:pPr>
        <w:pStyle w:val="Alg4"/>
        <w:numPr>
          <w:ilvl w:val="1"/>
          <w:numId w:val="469"/>
        </w:numPr>
        <w:spacing w:after="220"/>
        <w:contextualSpacing/>
        <w:rPr>
          <w:ins w:id="7420" w:author="Rev 7 Allen Wirfs-Brock" w:date="2012-04-25T08:32:00Z"/>
        </w:rPr>
      </w:pPr>
      <w:ins w:id="7421" w:author="Rev 7 Allen Wirfs-Brock" w:date="2012-04-25T08:51:00Z">
        <w:r>
          <w:t xml:space="preserve">If the source code corresponding to </w:t>
        </w:r>
        <w:r w:rsidRPr="00557892">
          <w:rPr>
            <w:rStyle w:val="bnf"/>
          </w:rPr>
          <w:t>NewExpression</w:t>
        </w:r>
        <w:r>
          <w:t xml:space="preserve"> cannot be parsed as  </w:t>
        </w:r>
        <w:r>
          <w:rPr>
            <w:i/>
          </w:rPr>
          <w:t>ObjectLiteral</w:t>
        </w:r>
        <w:r>
          <w:t xml:space="preserve">, then </w:t>
        </w:r>
      </w:ins>
      <w:ins w:id="7422" w:author="Rev 7 Allen Wirfs-Brock" w:date="2012-04-25T08:33:00Z">
        <w:r w:rsidR="00EA4F82">
          <w:t>r</w:t>
        </w:r>
      </w:ins>
      <w:ins w:id="7423" w:author="Rev 7 Allen Wirfs-Brock" w:date="2012-04-25T08:32:00Z">
        <w:r w:rsidR="00EA4F82" w:rsidRPr="00E77497">
          <w:t>eturn</w:t>
        </w:r>
      </w:ins>
      <w:ins w:id="7424" w:author="Rev 7 Allen Wirfs-Brock" w:date="2012-04-25T08:33:00Z">
        <w:r w:rsidR="00EA4F82">
          <w:t xml:space="preserve"> </w:t>
        </w:r>
      </w:ins>
      <w:ins w:id="7425" w:author="Rev 7 Allen Wirfs-Brock" w:date="2012-04-25T08:51:00Z">
        <w:r w:rsidRPr="001B055A">
          <w:rPr>
            <w:b/>
          </w:rPr>
          <w:t>false</w:t>
        </w:r>
      </w:ins>
      <w:ins w:id="7426" w:author="Rev 7 Allen Wirfs-Brock" w:date="2012-04-25T08:33:00Z">
        <w:r w:rsidR="00EA4F82">
          <w:t>.</w:t>
        </w:r>
      </w:ins>
    </w:p>
    <w:p w14:paraId="4A8003AE" w14:textId="77777777" w:rsidR="001B055A" w:rsidRDefault="001B055A" w:rsidP="00EA4F82">
      <w:pPr>
        <w:pStyle w:val="Alg4"/>
        <w:numPr>
          <w:ilvl w:val="0"/>
          <w:numId w:val="469"/>
        </w:numPr>
        <w:spacing w:after="220"/>
        <w:contextualSpacing/>
        <w:rPr>
          <w:ins w:id="7427" w:author="Rev 7 Allen Wirfs-Brock" w:date="2012-04-25T08:49:00Z"/>
        </w:rPr>
      </w:pPr>
      <w:ins w:id="7428" w:author="Rev 7 Allen Wirfs-Brock" w:date="2012-04-25T08:52:00Z">
        <w:r>
          <w:t xml:space="preserve">If the source code corresponding to </w:t>
        </w:r>
        <w:r w:rsidRPr="00557892">
          <w:rPr>
            <w:rStyle w:val="bnf"/>
          </w:rPr>
          <w:t>NewExpression</w:t>
        </w:r>
        <w:r>
          <w:t xml:space="preserve"> </w:t>
        </w:r>
      </w:ins>
      <w:ins w:id="7429" w:author="Rev 7 Allen Wirfs-Brock" w:date="2012-04-25T08:49:00Z">
        <w:r w:rsidRPr="00E77497">
          <w:t xml:space="preserve">cannot be parsed using </w:t>
        </w:r>
        <w:r w:rsidRPr="00E77497">
          <w:rPr>
            <w:rStyle w:val="bnf"/>
          </w:rPr>
          <w:t>AssignmentPattern</w:t>
        </w:r>
        <w:r w:rsidRPr="00E77497">
          <w:t xml:space="preserve"> </w:t>
        </w:r>
      </w:ins>
      <w:ins w:id="7430" w:author="Rev 7 Allen Wirfs-Brock" w:date="2012-04-25T08:54:00Z">
        <w:r>
          <w:t xml:space="preserve">(11.13.1) </w:t>
        </w:r>
      </w:ins>
      <w:ins w:id="7431" w:author="Rev 7 Allen Wirfs-Brock" w:date="2012-04-25T08:49:00Z">
        <w:r w:rsidRPr="00E77497">
          <w:t>as the goal symbol</w:t>
        </w:r>
      </w:ins>
      <w:ins w:id="7432" w:author="Rev 7 Allen Wirfs-Brock" w:date="2012-04-25T08:52:00Z">
        <w:r>
          <w:t xml:space="preserve">, return </w:t>
        </w:r>
        <w:r w:rsidRPr="001B055A">
          <w:rPr>
            <w:b/>
          </w:rPr>
          <w:t>true</w:t>
        </w:r>
        <w:r>
          <w:t>.</w:t>
        </w:r>
      </w:ins>
    </w:p>
    <w:p w14:paraId="2C1A0A58" w14:textId="77777777" w:rsidR="00EA4F82" w:rsidRPr="00E77497" w:rsidRDefault="00EA4F82" w:rsidP="00EA4F82">
      <w:pPr>
        <w:pStyle w:val="Alg4"/>
        <w:numPr>
          <w:ilvl w:val="0"/>
          <w:numId w:val="469"/>
        </w:numPr>
        <w:spacing w:after="220"/>
        <w:contextualSpacing/>
        <w:rPr>
          <w:ins w:id="7433" w:author="Rev 7 Allen Wirfs-Brock" w:date="2012-04-25T08:29:00Z"/>
        </w:rPr>
      </w:pPr>
      <w:ins w:id="7434" w:author="Rev 7 Allen Wirfs-Brock" w:date="2012-04-25T08:33:00Z">
        <w:r>
          <w:t xml:space="preserve">Return </w:t>
        </w:r>
        <w:r w:rsidRPr="001B055A">
          <w:rPr>
            <w:b/>
          </w:rPr>
          <w:t>false</w:t>
        </w:r>
      </w:ins>
      <w:ins w:id="7435" w:author="Rev 7 Allen Wirfs-Brock" w:date="2012-04-25T08:29:00Z">
        <w:r w:rsidRPr="00E77497">
          <w:t>.</w:t>
        </w:r>
      </w:ins>
    </w:p>
    <w:p w14:paraId="7E0BAD87" w14:textId="77777777" w:rsidR="001B055A" w:rsidRPr="00675B74" w:rsidRDefault="001B055A" w:rsidP="001B055A">
      <w:pPr>
        <w:rPr>
          <w:ins w:id="7436" w:author="Rev 7 Allen Wirfs-Brock" w:date="2012-04-25T08:56:00Z"/>
        </w:rPr>
      </w:pPr>
      <w:ins w:id="7437" w:author="Rev 7 Allen Wirfs-Brock" w:date="2012-04-25T08:56:00Z">
        <w:r>
          <w:rPr>
            <w:rStyle w:val="bnf"/>
          </w:rPr>
          <w:t>LeftHandSiceExpression</w:t>
        </w:r>
        <w:r w:rsidRPr="009C202C">
          <w:rPr>
            <w:rStyle w:val="bnf"/>
          </w:rPr>
          <w:t xml:space="preserve"> </w:t>
        </w:r>
        <w:r>
          <w:t xml:space="preserve">: </w:t>
        </w:r>
        <w:r>
          <w:rPr>
            <w:rStyle w:val="bnf"/>
          </w:rPr>
          <w:t>Call</w:t>
        </w:r>
        <w:r w:rsidRPr="00EA4F82">
          <w:rPr>
            <w:rStyle w:val="bnf"/>
          </w:rPr>
          <w:t>Expression</w:t>
        </w:r>
      </w:ins>
    </w:p>
    <w:p w14:paraId="210D12E6" w14:textId="77777777" w:rsidR="001B055A" w:rsidRPr="00E77497" w:rsidRDefault="001B055A" w:rsidP="001B055A">
      <w:pPr>
        <w:pStyle w:val="Alg4"/>
        <w:numPr>
          <w:ilvl w:val="0"/>
          <w:numId w:val="731"/>
        </w:numPr>
        <w:spacing w:after="220"/>
        <w:contextualSpacing/>
        <w:rPr>
          <w:ins w:id="7438" w:author="Rev 7 Allen Wirfs-Brock" w:date="2012-04-25T08:56:00Z"/>
        </w:rPr>
      </w:pPr>
      <w:ins w:id="7439" w:author="Rev 7 Allen Wirfs-Brock" w:date="2012-04-25T08:56:00Z">
        <w:r>
          <w:t xml:space="preserve">Return </w:t>
        </w:r>
        <w:r w:rsidRPr="001B055A">
          <w:rPr>
            <w:b/>
          </w:rPr>
          <w:t>false</w:t>
        </w:r>
        <w:r w:rsidRPr="00E77497">
          <w:t>.</w:t>
        </w:r>
      </w:ins>
    </w:p>
    <w:p w14:paraId="0D9AC8F7" w14:textId="77777777" w:rsidR="004C02EF" w:rsidRPr="00E77497" w:rsidRDefault="004C02EF" w:rsidP="003A4B22">
      <w:pPr>
        <w:pStyle w:val="30"/>
        <w:numPr>
          <w:ilvl w:val="0"/>
          <w:numId w:val="0"/>
        </w:numPr>
      </w:pPr>
      <w:bookmarkStart w:id="7440" w:name="_Toc323907661"/>
      <w:r w:rsidRPr="00E77497">
        <w:t>11.2.1</w:t>
      </w:r>
      <w:r w:rsidRPr="00E77497">
        <w:tab/>
        <w:t>Property Accessor</w:t>
      </w:r>
      <w:bookmarkStart w:id="7441" w:name="_Toc382202830"/>
      <w:bookmarkStart w:id="7442" w:name="_Toc382203050"/>
      <w:bookmarkEnd w:id="7378"/>
      <w:bookmarkEnd w:id="7379"/>
      <w:bookmarkEnd w:id="7380"/>
      <w:bookmarkEnd w:id="7381"/>
      <w:bookmarkEnd w:id="7382"/>
      <w:bookmarkEnd w:id="7383"/>
      <w:bookmarkEnd w:id="7384"/>
      <w:bookmarkEnd w:id="7385"/>
      <w:bookmarkEnd w:id="7386"/>
      <w:bookmarkEnd w:id="7441"/>
      <w:bookmarkEnd w:id="7442"/>
      <w:r w:rsidRPr="00E77497">
        <w:t>s</w:t>
      </w:r>
      <w:bookmarkEnd w:id="7388"/>
      <w:bookmarkEnd w:id="7389"/>
      <w:bookmarkEnd w:id="7390"/>
      <w:bookmarkEnd w:id="7391"/>
      <w:bookmarkEnd w:id="7392"/>
      <w:bookmarkEnd w:id="7393"/>
      <w:bookmarkEnd w:id="7394"/>
      <w:bookmarkEnd w:id="7395"/>
      <w:bookmarkEnd w:id="7396"/>
      <w:bookmarkEnd w:id="7397"/>
      <w:bookmarkEnd w:id="7398"/>
      <w:bookmarkEnd w:id="7440"/>
    </w:p>
    <w:p w14:paraId="061C632E" w14:textId="77777777" w:rsidR="004C02EF" w:rsidRPr="00E77497" w:rsidRDefault="004C02EF" w:rsidP="004C02EF">
      <w:r w:rsidRPr="00E77497">
        <w:t>Properties are accessed by name, using either the dot notation:</w:t>
      </w:r>
    </w:p>
    <w:p w14:paraId="0A159F13"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7A845AB0" w14:textId="77777777" w:rsidR="004C02EF" w:rsidRPr="004D1BD1" w:rsidRDefault="004C02EF" w:rsidP="004C02EF">
      <w:pPr>
        <w:spacing w:after="120"/>
      </w:pPr>
      <w:r w:rsidRPr="004D1BD1">
        <w:t>or the bracket notation:</w:t>
      </w:r>
    </w:p>
    <w:p w14:paraId="42981A62"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6038F299" w14:textId="77777777" w:rsidR="004C02EF" w:rsidRPr="00B820AB" w:rsidRDefault="004C02EF" w:rsidP="004C02EF">
      <w:pPr>
        <w:spacing w:after="120"/>
      </w:pPr>
      <w:r w:rsidRPr="009C202C">
        <w:t>The dot notation is explained by the following</w:t>
      </w:r>
      <w:r w:rsidRPr="00B820AB">
        <w:t xml:space="preserve"> syntactic conversion:</w:t>
      </w:r>
    </w:p>
    <w:p w14:paraId="03BFBEFD"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6E0E967F" w14:textId="77777777" w:rsidR="004C02EF" w:rsidRPr="00E77497" w:rsidRDefault="004C02EF" w:rsidP="004C02EF">
      <w:pPr>
        <w:spacing w:after="120"/>
      </w:pPr>
      <w:r w:rsidRPr="00E77497">
        <w:t>is identical in its behaviour to</w:t>
      </w:r>
    </w:p>
    <w:p w14:paraId="40B074E2"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4C80C78F" w14:textId="77777777" w:rsidR="004C02EF" w:rsidRPr="00E77497" w:rsidRDefault="004C02EF" w:rsidP="004C02EF">
      <w:pPr>
        <w:spacing w:after="120"/>
      </w:pPr>
      <w:r w:rsidRPr="00E77497">
        <w:t>and similarly</w:t>
      </w:r>
    </w:p>
    <w:p w14:paraId="0374A167"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2C60A7D6" w14:textId="77777777" w:rsidR="004C02EF" w:rsidRPr="00E77497" w:rsidRDefault="004C02EF" w:rsidP="004C02EF">
      <w:pPr>
        <w:keepNext/>
        <w:spacing w:after="120"/>
      </w:pPr>
      <w:r w:rsidRPr="00E77497">
        <w:t>is identical in its behaviour to</w:t>
      </w:r>
    </w:p>
    <w:p w14:paraId="13139828"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71C10115"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14537892" w14:textId="77777777" w:rsidR="00D35EDC" w:rsidRPr="00E77497" w:rsidRDefault="00D35EDC" w:rsidP="00D35EDC">
      <w:pPr>
        <w:keepNext/>
        <w:rPr>
          <w:ins w:id="7443" w:author="Rev 4 Allen Wirfs-Brock" w:date="2011-10-15T09:27:00Z"/>
          <w:rFonts w:ascii="Helvetica" w:hAnsi="Helvetica"/>
          <w:b/>
        </w:rPr>
      </w:pPr>
      <w:ins w:id="7444" w:author="Rev 4 Allen Wirfs-Brock" w:date="2011-10-15T09:27:00Z">
        <w:r w:rsidRPr="00E77497">
          <w:rPr>
            <w:rFonts w:ascii="Helvetica" w:hAnsi="Helvetica"/>
            <w:b/>
          </w:rPr>
          <w:t xml:space="preserve">Runtime Semantics: </w:t>
        </w:r>
        <w:r w:rsidRPr="00E77497">
          <w:rPr>
            <w:rFonts w:ascii="Helvetica" w:hAnsi="Helvetica"/>
            <w:b/>
            <w:spacing w:val="6"/>
          </w:rPr>
          <w:t>Evaluation</w:t>
        </w:r>
      </w:ins>
    </w:p>
    <w:p w14:paraId="614528EB" w14:textId="77777777" w:rsidR="004C02EF" w:rsidRPr="00E77497" w:rsidRDefault="004C02EF" w:rsidP="004C02EF">
      <w:del w:id="7445" w:author="Rev 4 Allen Wirfs-Brock" w:date="2011-10-15T09:27: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7446" w:author="Rev 4 Allen Wirfs-Brock" w:date="2011-10-15T09:27:00Z">
        <w:r w:rsidRPr="00E77497" w:rsidDel="00D35EDC">
          <w:delText>is evaluated as follows:</w:delText>
        </w:r>
      </w:del>
      <w:bookmarkStart w:id="7447" w:name="_Toc382212446"/>
    </w:p>
    <w:p w14:paraId="353F9BD5" w14:textId="77777777"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7447"/>
      <w:r w:rsidRPr="00E77497">
        <w:t>.</w:t>
      </w:r>
      <w:bookmarkStart w:id="7448" w:name="_Toc382212447"/>
    </w:p>
    <w:p w14:paraId="644A19C3" w14:textId="77777777"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7448"/>
      <w:r w:rsidRPr="00E77497">
        <w:t>.</w:t>
      </w:r>
      <w:bookmarkStart w:id="7449" w:name="_Toc382212448"/>
    </w:p>
    <w:p w14:paraId="09CB3073" w14:textId="77777777" w:rsidR="00FA0122" w:rsidRDefault="00FA0122" w:rsidP="00FA0122">
      <w:pPr>
        <w:pStyle w:val="Alg4"/>
        <w:numPr>
          <w:ilvl w:val="0"/>
          <w:numId w:val="59"/>
        </w:numPr>
        <w:contextualSpacing/>
        <w:rPr>
          <w:ins w:id="7450" w:author="Rev 6 Allen Wirfs-Brock" w:date="2012-02-16T13:51:00Z"/>
        </w:rPr>
      </w:pPr>
      <w:ins w:id="7451" w:author="Rev 6 Allen Wirfs-Brock" w:date="2012-02-16T13:51:00Z">
        <w:r>
          <w:t xml:space="preserve">If </w:t>
        </w:r>
        <w:r w:rsidRPr="00E77497">
          <w:rPr>
            <w:i/>
          </w:rPr>
          <w:t>baseValue</w:t>
        </w:r>
        <w:r w:rsidRPr="00E77497">
          <w:t xml:space="preserve"> </w:t>
        </w:r>
        <w:r>
          <w:t xml:space="preserve">is an abrupt completion, return </w:t>
        </w:r>
        <w:r w:rsidRPr="00E77497">
          <w:rPr>
            <w:i/>
          </w:rPr>
          <w:t>baseValue</w:t>
        </w:r>
        <w:r>
          <w:t>.</w:t>
        </w:r>
      </w:ins>
    </w:p>
    <w:p w14:paraId="530E60C0" w14:textId="77777777"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7449"/>
      <w:r w:rsidRPr="00E77497">
        <w:t>.</w:t>
      </w:r>
      <w:bookmarkStart w:id="7452" w:name="_Toc382212449"/>
    </w:p>
    <w:p w14:paraId="69A28FB2" w14:textId="77777777"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7452"/>
      <w:r w:rsidRPr="00E77497">
        <w:t>.</w:t>
      </w:r>
      <w:bookmarkStart w:id="7453" w:name="_Toc382212450"/>
    </w:p>
    <w:p w14:paraId="1C6F99BA" w14:textId="77777777" w:rsidR="00FA0122" w:rsidRDefault="00FA0122" w:rsidP="00FA0122">
      <w:pPr>
        <w:pStyle w:val="Alg4"/>
        <w:numPr>
          <w:ilvl w:val="0"/>
          <w:numId w:val="59"/>
        </w:numPr>
        <w:contextualSpacing/>
        <w:rPr>
          <w:ins w:id="7454" w:author="Rev 6 Allen Wirfs-Brock" w:date="2012-02-16T13:52:00Z"/>
        </w:rPr>
      </w:pPr>
      <w:ins w:id="7455" w:author="Rev 6 Allen Wirfs-Brock" w:date="2012-02-16T13:52:00Z">
        <w:r>
          <w:t xml:space="preserve">If </w:t>
        </w:r>
        <w:r w:rsidRPr="00E77497">
          <w:rPr>
            <w:i/>
          </w:rPr>
          <w:t>propertyNameValue</w:t>
        </w:r>
        <w:r w:rsidRPr="00E77497">
          <w:t xml:space="preserve"> </w:t>
        </w:r>
        <w:r>
          <w:t xml:space="preserve">is an abrupt completion, return </w:t>
        </w:r>
      </w:ins>
      <w:ins w:id="7456" w:author="Rev 6 Allen Wirfs-Brock" w:date="2012-02-16T13:53:00Z">
        <w:r w:rsidRPr="00E77497">
          <w:rPr>
            <w:i/>
          </w:rPr>
          <w:t>propertyNameValue</w:t>
        </w:r>
      </w:ins>
      <w:ins w:id="7457" w:author="Rev 6 Allen Wirfs-Brock" w:date="2012-02-16T13:52:00Z">
        <w:r>
          <w:t>.</w:t>
        </w:r>
      </w:ins>
    </w:p>
    <w:p w14:paraId="006923EE" w14:textId="77777777" w:rsidR="004C02EF" w:rsidRPr="00E77497" w:rsidRDefault="004C02EF" w:rsidP="009E3FF6">
      <w:pPr>
        <w:pStyle w:val="Alg3"/>
        <w:numPr>
          <w:ilvl w:val="0"/>
          <w:numId w:val="59"/>
        </w:numPr>
      </w:pPr>
      <w:del w:id="7458" w:author="Rev 6 Allen Wirfs-Brock" w:date="2012-02-16T13:53:00Z">
        <w:r w:rsidRPr="00E77497" w:rsidDel="00FA0122">
          <w:delText xml:space="preserve">Call </w:delText>
        </w:r>
      </w:del>
      <w:ins w:id="7459" w:author="Rev 6 Allen Wirfs-Brock" w:date="2012-02-16T13:53:00Z">
        <w:del w:id="7460" w:author="Rev 7 Allen Wirfs-Brock" w:date="2012-04-10T12:10:00Z">
          <w:r w:rsidR="00FA0122" w:rsidDel="00134DAD">
            <w:delText>If the result of</w:delText>
          </w:r>
        </w:del>
      </w:ins>
      <w:ins w:id="7461" w:author="Rev 7 Allen Wirfs-Brock" w:date="2012-04-10T12:10:00Z">
        <w:r w:rsidR="00134DAD">
          <w:t>ReturnIfAbrupt(</w:t>
        </w:r>
      </w:ins>
      <w:ins w:id="7462" w:author="Rev 6 Allen Wirfs-Brock" w:date="2012-02-16T13:53:00Z">
        <w:del w:id="7463" w:author="Rev 7 Allen Wirfs-Brock" w:date="2012-04-10T12:10:00Z">
          <w:r w:rsidR="00FA0122" w:rsidRPr="00E77497" w:rsidDel="00134DAD">
            <w:delText xml:space="preserve"> </w:delText>
          </w:r>
        </w:del>
      </w:ins>
      <w:r w:rsidRPr="00E77497">
        <w:t>CheckObjectCoercible(</w:t>
      </w:r>
      <w:r w:rsidRPr="00E77497">
        <w:rPr>
          <w:i/>
        </w:rPr>
        <w:t>baseValue</w:t>
      </w:r>
      <w:r w:rsidRPr="00E77497">
        <w:t>)</w:t>
      </w:r>
      <w:bookmarkEnd w:id="7453"/>
      <w:ins w:id="7464" w:author="Rev 6 Allen Wirfs-Brock" w:date="2012-02-16T13:53:00Z">
        <w:del w:id="7465" w:author="Rev 7 Allen Wirfs-Brock" w:date="2012-04-10T12:10:00Z">
          <w:r w:rsidR="00FA0122" w:rsidRPr="00FA0122" w:rsidDel="00134DAD">
            <w:delText xml:space="preserve"> </w:delText>
          </w:r>
          <w:r w:rsidR="00FA0122" w:rsidDel="00134DAD">
            <w:delText xml:space="preserve">is an abrupt completion, return </w:delText>
          </w:r>
        </w:del>
      </w:ins>
      <w:ins w:id="7466" w:author="Rev 6 Allen Wirfs-Brock" w:date="2012-02-16T13:54:00Z">
        <w:del w:id="7467" w:author="Rev 7 Allen Wirfs-Brock" w:date="2012-04-10T12:10:00Z">
          <w:r w:rsidR="00FA0122" w:rsidDel="00134DAD">
            <w:delText>that result</w:delText>
          </w:r>
        </w:del>
      </w:ins>
      <w:ins w:id="7468" w:author="Rev 7 Allen Wirfs-Brock" w:date="2012-04-10T12:10:00Z">
        <w:r w:rsidR="00134DAD">
          <w:t>)</w:t>
        </w:r>
      </w:ins>
      <w:r w:rsidRPr="00E77497">
        <w:t>.</w:t>
      </w:r>
      <w:bookmarkStart w:id="7469" w:name="_Toc382212451"/>
    </w:p>
    <w:p w14:paraId="5C940D25" w14:textId="77777777"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7469"/>
      <w:r w:rsidRPr="00E77497">
        <w:t>.</w:t>
      </w:r>
      <w:bookmarkStart w:id="7470" w:name="_Toc382212452"/>
    </w:p>
    <w:p w14:paraId="36C91A50" w14:textId="77777777" w:rsidR="004C02EF" w:rsidRPr="00E77497" w:rsidRDefault="004C02EF" w:rsidP="009E3FF6">
      <w:pPr>
        <w:pStyle w:val="Alg3"/>
        <w:numPr>
          <w:ilvl w:val="0"/>
          <w:numId w:val="59"/>
        </w:numPr>
      </w:pPr>
      <w:r w:rsidRPr="00E77497">
        <w:t>If the</w:t>
      </w:r>
      <w:ins w:id="7471" w:author="Rev 5 Allen Wirfs-Brock" w:date="2012-01-11T14:19:00Z">
        <w:r w:rsidR="000847C5">
          <w:t xml:space="preserve"> code matched by the</w:t>
        </w:r>
      </w:ins>
      <w:r w:rsidRPr="00E77497">
        <w:t xml:space="preserve"> syntactic production that is being evaluated is </w:t>
      </w:r>
      <w:del w:id="7472" w:author="Rev 5 Allen Wirfs-Brock" w:date="2012-01-11T14:19:00Z">
        <w:r w:rsidRPr="00E77497" w:rsidDel="000847C5">
          <w:delText xml:space="preserve">contained in </w:delText>
        </w:r>
      </w:del>
      <w:r w:rsidRPr="00E77497">
        <w:t xml:space="preserve">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5C033711" w14:textId="77777777" w:rsidR="004C02EF" w:rsidRPr="00E77497" w:rsidRDefault="004C02EF" w:rsidP="009E3FF6">
      <w:pPr>
        <w:pStyle w:val="Alg3"/>
        <w:numPr>
          <w:ilvl w:val="0"/>
          <w:numId w:val="59"/>
        </w:numPr>
        <w:spacing w:after="220"/>
      </w:pPr>
      <w:r w:rsidRPr="00E77497">
        <w:t xml:space="preserve">Return a value of type Reference whose base value is </w:t>
      </w:r>
      <w:r w:rsidRPr="00E77497">
        <w:rPr>
          <w:i/>
        </w:rPr>
        <w:t>baseValue</w:t>
      </w:r>
      <w:r w:rsidRPr="00E77497">
        <w:t xml:space="preserve"> and whose referenced name is </w:t>
      </w:r>
      <w:bookmarkEnd w:id="7470"/>
      <w:r w:rsidRPr="00E77497">
        <w:rPr>
          <w:i/>
        </w:rPr>
        <w:t>propertyNameString</w:t>
      </w:r>
      <w:r w:rsidRPr="00E77497">
        <w:t xml:space="preserve">, and whose strict mode flag is </w:t>
      </w:r>
      <w:r w:rsidRPr="00E77497">
        <w:rPr>
          <w:i/>
        </w:rPr>
        <w:t>strict</w:t>
      </w:r>
      <w:r w:rsidRPr="00E77497">
        <w:t>.</w:t>
      </w:r>
      <w:bookmarkStart w:id="7473" w:name="_Toc375031170"/>
      <w:bookmarkStart w:id="7474" w:name="_Toc381513684"/>
      <w:bookmarkStart w:id="7475" w:name="_Ref381525416"/>
      <w:bookmarkStart w:id="7476" w:name="_Toc382202834"/>
      <w:bookmarkStart w:id="7477" w:name="_Toc382212206"/>
      <w:bookmarkStart w:id="7478" w:name="_Toc382212460"/>
      <w:bookmarkStart w:id="7479" w:name="_Toc382291551"/>
    </w:p>
    <w:p w14:paraId="02647660" w14:textId="77777777" w:rsidR="00D35EDC" w:rsidRPr="00E77497" w:rsidRDefault="004C02EF" w:rsidP="004C02EF">
      <w:pPr>
        <w:rPr>
          <w:ins w:id="7480" w:author="Rev 4 Allen Wirfs-Brock" w:date="2011-10-15T09:28:00Z"/>
        </w:rPr>
      </w:pPr>
      <w:del w:id="7481" w:author="Rev 4 Allen Wirfs-Brock" w:date="2011-10-15T09:27:00Z">
        <w:r w:rsidRPr="00E77497" w:rsidDel="00D35EDC">
          <w:delText xml:space="preserve">The production </w:delText>
        </w:r>
      </w:del>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631DE344" w14:textId="77777777" w:rsidR="004C02EF" w:rsidRPr="00E77497" w:rsidRDefault="004C02EF" w:rsidP="004C02EF">
      <w:del w:id="7482" w:author="Rev 4 Allen Wirfs-Brock" w:date="2011-10-15T09:28:00Z">
        <w:r w:rsidRPr="00E77497" w:rsidDel="00D35EDC">
          <w:delText xml:space="preserve">is </w:delText>
        </w:r>
      </w:del>
      <w:ins w:id="7483" w:author="Rev 4 Allen Wirfs-Brock" w:date="2011-10-15T09:28:00Z">
        <w:r w:rsidR="00D35EDC" w:rsidRPr="00E77497">
          <w:t xml:space="preserve">Is </w:t>
        </w:r>
      </w:ins>
      <w:r w:rsidRPr="00E77497">
        <w:t>evaluated in exactly the same manner</w:t>
      </w:r>
      <w:ins w:id="7484" w:author="Rev 4 Allen Wirfs-Brock" w:date="2011-10-15T09:28:00Z">
        <w:r w:rsidR="00D35EDC" w:rsidRPr="00E77497">
          <w:t xml:space="preserve"> as</w:t>
        </w:r>
        <w:r w:rsidR="00D35EDC" w:rsidRPr="00E77497">
          <w:rPr>
            <w:rStyle w:val="bnf"/>
          </w:rPr>
          <w:t xml:space="preserve"> MemberExpression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Fonts w:ascii="Courier New" w:hAnsi="Courier New"/>
            <w:b/>
          </w:rPr>
          <w:t>[</w:t>
        </w:r>
        <w:r w:rsidR="00D35EDC" w:rsidRPr="00E77497">
          <w:t xml:space="preserve"> </w:t>
        </w:r>
        <w:r w:rsidR="00D35EDC" w:rsidRPr="00E77497">
          <w:rPr>
            <w:rStyle w:val="bnf"/>
          </w:rPr>
          <w:t>Expression</w:t>
        </w:r>
        <w:r w:rsidR="00D35EDC" w:rsidRPr="00E77497">
          <w:t xml:space="preserve"> </w:t>
        </w:r>
        <w:r w:rsidR="00D35EDC" w:rsidRPr="00E77497">
          <w:rPr>
            <w:rFonts w:ascii="Courier New" w:hAnsi="Courier New"/>
            <w:b/>
          </w:rPr>
          <w:t>]</w:t>
        </w:r>
      </w:ins>
      <w:del w:id="7485" w:author="Rev 4 Allen Wirfs-Brock" w:date="2011-10-15T09:28:00Z">
        <w:r w:rsidRPr="00E77497" w:rsidDel="00D35EDC">
          <w:delText>,</w:delText>
        </w:r>
      </w:del>
      <w:r w:rsidRPr="00E77497">
        <w:t xml:space="preserve"> except that the contained </w:t>
      </w:r>
      <w:r w:rsidRPr="00E77497">
        <w:rPr>
          <w:rStyle w:val="bnf"/>
        </w:rPr>
        <w:t>CallExpression</w:t>
      </w:r>
      <w:r w:rsidRPr="00E77497">
        <w:t xml:space="preserve"> is evaluated in step 1.</w:t>
      </w:r>
      <w:bookmarkStart w:id="7486" w:name="_Toc385672189"/>
      <w:bookmarkStart w:id="7487" w:name="_Toc393690284"/>
    </w:p>
    <w:p w14:paraId="0CA48FDC" w14:textId="77777777" w:rsidR="004C02EF" w:rsidRPr="00E77497" w:rsidRDefault="004C02EF" w:rsidP="003A4B22">
      <w:pPr>
        <w:pStyle w:val="30"/>
        <w:numPr>
          <w:ilvl w:val="0"/>
          <w:numId w:val="0"/>
        </w:numPr>
      </w:pPr>
      <w:bookmarkStart w:id="7488" w:name="_Ref455972170"/>
      <w:bookmarkStart w:id="7489" w:name="_Ref456011197"/>
      <w:bookmarkStart w:id="7490" w:name="_Toc472818823"/>
      <w:bookmarkStart w:id="7491" w:name="_Toc235503397"/>
      <w:bookmarkStart w:id="7492" w:name="_Toc241509172"/>
      <w:bookmarkStart w:id="7493" w:name="_Toc244416659"/>
      <w:bookmarkStart w:id="7494" w:name="_Toc276631023"/>
      <w:bookmarkStart w:id="7495" w:name="_Toc323907662"/>
      <w:r w:rsidRPr="00E77497">
        <w:t>11.2.2</w:t>
      </w:r>
      <w:r w:rsidRPr="00E77497">
        <w:tab/>
        <w:t xml:space="preserve">The </w:t>
      </w:r>
      <w:r w:rsidRPr="00E77497">
        <w:rPr>
          <w:rFonts w:ascii="Courier New" w:hAnsi="Courier New"/>
          <w:sz w:val="22"/>
        </w:rPr>
        <w:t>new</w:t>
      </w:r>
      <w:r w:rsidRPr="00E77497">
        <w:rPr>
          <w:sz w:val="22"/>
        </w:rPr>
        <w:t xml:space="preserve"> </w:t>
      </w:r>
      <w:r w:rsidRPr="00E77497">
        <w:t>Operato</w:t>
      </w:r>
      <w:bookmarkEnd w:id="7473"/>
      <w:bookmarkEnd w:id="7474"/>
      <w:bookmarkEnd w:id="7475"/>
      <w:bookmarkEnd w:id="7476"/>
      <w:bookmarkEnd w:id="7477"/>
      <w:bookmarkEnd w:id="7478"/>
      <w:bookmarkEnd w:id="7479"/>
      <w:bookmarkEnd w:id="7486"/>
      <w:bookmarkEnd w:id="7487"/>
      <w:r w:rsidRPr="00E77497">
        <w:t>r</w:t>
      </w:r>
      <w:bookmarkEnd w:id="7488"/>
      <w:bookmarkEnd w:id="7489"/>
      <w:bookmarkEnd w:id="7490"/>
      <w:bookmarkEnd w:id="7491"/>
      <w:bookmarkEnd w:id="7492"/>
      <w:bookmarkEnd w:id="7493"/>
      <w:bookmarkEnd w:id="7494"/>
      <w:bookmarkEnd w:id="7495"/>
    </w:p>
    <w:p w14:paraId="202FA179" w14:textId="77777777" w:rsidR="00D35EDC" w:rsidRPr="00E77497" w:rsidRDefault="00D35EDC" w:rsidP="00D35EDC">
      <w:pPr>
        <w:keepNext/>
        <w:rPr>
          <w:ins w:id="7496" w:author="Rev 4 Allen Wirfs-Brock" w:date="2011-10-15T09:29:00Z"/>
          <w:rFonts w:ascii="Helvetica" w:hAnsi="Helvetica"/>
          <w:b/>
        </w:rPr>
      </w:pPr>
      <w:ins w:id="7497"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5E525B6C" w14:textId="77777777" w:rsidR="004C02EF" w:rsidRPr="00E77497" w:rsidRDefault="004C02EF" w:rsidP="004C02EF">
      <w:del w:id="7498" w:author="Rev 6 Allen Wirfs-Brock" w:date="2012-02-27T15:57:00Z">
        <w:r w:rsidRPr="00E77497" w:rsidDel="003471DC">
          <w:delText xml:space="preserve">The production </w:delText>
        </w:r>
      </w:del>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del w:id="7499" w:author="Rev 4 Allen Wirfs-Brock" w:date="2011-10-15T09:29:00Z">
        <w:r w:rsidRPr="00E77497" w:rsidDel="00D35EDC">
          <w:delText>is evaluated as follows:</w:delText>
        </w:r>
      </w:del>
      <w:bookmarkStart w:id="7500" w:name="_Toc382212461"/>
    </w:p>
    <w:p w14:paraId="188A2E7B" w14:textId="77777777"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7500"/>
      <w:r w:rsidRPr="00E77497">
        <w:t>.</w:t>
      </w:r>
      <w:bookmarkStart w:id="7501" w:name="_Toc382212462"/>
    </w:p>
    <w:p w14:paraId="0825DBE9" w14:textId="77777777"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7501"/>
      <w:r w:rsidRPr="00E77497">
        <w:t>.</w:t>
      </w:r>
      <w:bookmarkStart w:id="7502" w:name="_Toc382212463"/>
    </w:p>
    <w:p w14:paraId="2F72281A" w14:textId="77777777" w:rsidR="00FA0122" w:rsidRDefault="00FA0122" w:rsidP="00FA0122">
      <w:pPr>
        <w:pStyle w:val="Alg4"/>
        <w:numPr>
          <w:ilvl w:val="0"/>
          <w:numId w:val="60"/>
        </w:numPr>
        <w:contextualSpacing/>
        <w:rPr>
          <w:ins w:id="7503" w:author="Rev 6 Allen Wirfs-Brock" w:date="2012-02-16T13:55:00Z"/>
        </w:rPr>
      </w:pPr>
      <w:ins w:id="7504" w:author="Rev 6 Allen Wirfs-Brock" w:date="2012-02-16T13:55:00Z">
        <w:r>
          <w:t xml:space="preserve">If </w:t>
        </w:r>
        <w:r w:rsidRPr="00E77497">
          <w:rPr>
            <w:i/>
          </w:rPr>
          <w:t>constructor</w:t>
        </w:r>
        <w:r w:rsidRPr="00E77497">
          <w:t xml:space="preserve"> </w:t>
        </w:r>
        <w:r>
          <w:t xml:space="preserve">is an abrupt completion, return </w:t>
        </w:r>
      </w:ins>
      <w:ins w:id="7505" w:author="Rev 6 Allen Wirfs-Brock" w:date="2012-02-16T13:56:00Z">
        <w:r w:rsidRPr="00E77497">
          <w:rPr>
            <w:i/>
          </w:rPr>
          <w:t>constructor</w:t>
        </w:r>
      </w:ins>
      <w:ins w:id="7506" w:author="Rev 6 Allen Wirfs-Brock" w:date="2012-02-16T13:55:00Z">
        <w:r>
          <w:t>.</w:t>
        </w:r>
      </w:ins>
    </w:p>
    <w:p w14:paraId="49793899" w14:textId="77777777" w:rsidR="004C02EF" w:rsidRPr="00E77497" w:rsidRDefault="004C02EF" w:rsidP="009E3FF6">
      <w:pPr>
        <w:pStyle w:val="Alg3"/>
        <w:numPr>
          <w:ilvl w:val="0"/>
          <w:numId w:val="60"/>
        </w:numPr>
      </w:pPr>
      <w:r w:rsidRPr="00E77497">
        <w:t>If Type(</w:t>
      </w:r>
      <w:r w:rsidRPr="00E77497">
        <w:rPr>
          <w:i/>
        </w:rPr>
        <w:t>constructor</w:t>
      </w:r>
      <w:r w:rsidRPr="00E77497">
        <w:t xml:space="preserve">) is not Object, </w:t>
      </w:r>
      <w:bookmarkStart w:id="7507" w:name="_Toc382212464"/>
      <w:bookmarkEnd w:id="7502"/>
      <w:r w:rsidRPr="00E77497">
        <w:t xml:space="preserve">throw a </w:t>
      </w:r>
      <w:r w:rsidRPr="00E77497">
        <w:rPr>
          <w:b/>
        </w:rPr>
        <w:t>TypeError</w:t>
      </w:r>
      <w:r w:rsidRPr="00E77497">
        <w:t xml:space="preserve"> exception.</w:t>
      </w:r>
    </w:p>
    <w:p w14:paraId="4A7D268A" w14:textId="77777777" w:rsidR="004C02EF" w:rsidRPr="00E77497" w:rsidRDefault="004C02EF" w:rsidP="009E3FF6">
      <w:pPr>
        <w:pStyle w:val="Alg3"/>
        <w:numPr>
          <w:ilvl w:val="0"/>
          <w:numId w:val="60"/>
        </w:numPr>
      </w:pPr>
      <w:r w:rsidRPr="00E77497">
        <w:t xml:space="preserve">If </w:t>
      </w:r>
      <w:r w:rsidRPr="00E77497">
        <w:rPr>
          <w:i/>
        </w:rPr>
        <w:t>constructor</w:t>
      </w:r>
      <w:r w:rsidRPr="00E77497">
        <w:t xml:space="preserve"> does not implement the [[Construct]] internal method, </w:t>
      </w:r>
      <w:bookmarkEnd w:id="7507"/>
      <w:r w:rsidRPr="00E77497">
        <w:t xml:space="preserve">throw a </w:t>
      </w:r>
      <w:r w:rsidRPr="00E77497">
        <w:rPr>
          <w:b/>
        </w:rPr>
        <w:t>TypeError</w:t>
      </w:r>
      <w:r w:rsidRPr="00E77497">
        <w:t xml:space="preserve"> exception.</w:t>
      </w:r>
      <w:bookmarkStart w:id="7508" w:name="_Toc382212465"/>
    </w:p>
    <w:p w14:paraId="3E3C579F" w14:textId="77777777" w:rsidR="004C02EF" w:rsidRPr="00E77497" w:rsidRDefault="004C02EF" w:rsidP="009E3FF6">
      <w:pPr>
        <w:pStyle w:val="Alg3"/>
        <w:numPr>
          <w:ilvl w:val="0"/>
          <w:numId w:val="60"/>
        </w:numPr>
        <w:spacing w:after="220"/>
      </w:pPr>
      <w:r w:rsidRPr="00E77497">
        <w:t xml:space="preserve">Return the result of calling the [[Construct]] internal method on </w:t>
      </w:r>
      <w:r w:rsidRPr="00E77497">
        <w:rPr>
          <w:i/>
        </w:rPr>
        <w:t>constructor</w:t>
      </w:r>
      <w:r w:rsidRPr="00E77497">
        <w:t>, providing no arguments (that is, an empty list of arguments)</w:t>
      </w:r>
      <w:bookmarkEnd w:id="7508"/>
      <w:r w:rsidRPr="00E77497">
        <w:t>.</w:t>
      </w:r>
    </w:p>
    <w:p w14:paraId="2BFA4049" w14:textId="77777777" w:rsidR="004C02EF" w:rsidRPr="00E77497" w:rsidRDefault="004C02EF" w:rsidP="004C02EF">
      <w:del w:id="7509" w:author="Rev 4 Allen Wirfs-Brock" w:date="2011-10-15T09:29: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7510" w:author="Rev 4 Allen Wirfs-Brock" w:date="2011-10-15T09:29:00Z">
        <w:r w:rsidRPr="00E77497" w:rsidDel="00D35EDC">
          <w:delText>is evaluated as follows:</w:delText>
        </w:r>
      </w:del>
      <w:bookmarkStart w:id="7511" w:name="_Toc382212467"/>
    </w:p>
    <w:p w14:paraId="3A80FBF9" w14:textId="77777777"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7511"/>
      <w:r w:rsidRPr="00E77497">
        <w:t>.</w:t>
      </w:r>
      <w:bookmarkStart w:id="7512" w:name="_Toc382212468"/>
    </w:p>
    <w:p w14:paraId="014F55EE" w14:textId="77777777"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7512"/>
      <w:r w:rsidRPr="00E77497">
        <w:t>.</w:t>
      </w:r>
      <w:bookmarkStart w:id="7513" w:name="_Toc382212469"/>
    </w:p>
    <w:p w14:paraId="5BA03019" w14:textId="77777777" w:rsidR="00FA0122" w:rsidRDefault="00FA0122" w:rsidP="00FA0122">
      <w:pPr>
        <w:pStyle w:val="Alg4"/>
        <w:numPr>
          <w:ilvl w:val="0"/>
          <w:numId w:val="61"/>
        </w:numPr>
        <w:contextualSpacing/>
        <w:rPr>
          <w:ins w:id="7514" w:author="Rev 6 Allen Wirfs-Brock" w:date="2012-02-16T13:56:00Z"/>
        </w:rPr>
      </w:pPr>
      <w:ins w:id="7515" w:author="Rev 6 Allen Wirfs-Brock" w:date="2012-02-16T13:56:00Z">
        <w:r>
          <w:t xml:space="preserve">If </w:t>
        </w:r>
        <w:r w:rsidRPr="00E77497">
          <w:rPr>
            <w:i/>
          </w:rPr>
          <w:t>constructor</w:t>
        </w:r>
        <w:r w:rsidRPr="00E77497">
          <w:t xml:space="preserve"> </w:t>
        </w:r>
        <w:r>
          <w:t xml:space="preserve">is an abrupt completion, return </w:t>
        </w:r>
        <w:r w:rsidRPr="00E77497">
          <w:rPr>
            <w:i/>
          </w:rPr>
          <w:t>constructor</w:t>
        </w:r>
        <w:r>
          <w:t>.</w:t>
        </w:r>
      </w:ins>
    </w:p>
    <w:p w14:paraId="2B622878" w14:textId="77777777"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(11.2.4)</w:t>
      </w:r>
      <w:bookmarkEnd w:id="7513"/>
      <w:r w:rsidRPr="00E77497">
        <w:t>.</w:t>
      </w:r>
      <w:bookmarkStart w:id="7516" w:name="_Toc382212470"/>
    </w:p>
    <w:p w14:paraId="6FB74C6C" w14:textId="77777777" w:rsidR="00FA0122" w:rsidRDefault="00FA0122" w:rsidP="00FA0122">
      <w:pPr>
        <w:pStyle w:val="Alg4"/>
        <w:numPr>
          <w:ilvl w:val="0"/>
          <w:numId w:val="61"/>
        </w:numPr>
        <w:contextualSpacing/>
        <w:rPr>
          <w:ins w:id="7517" w:author="Rev 6 Allen Wirfs-Brock" w:date="2012-02-16T13:58:00Z"/>
        </w:rPr>
      </w:pPr>
      <w:ins w:id="7518" w:author="Rev 6 Allen Wirfs-Brock" w:date="2012-02-16T13:58:00Z">
        <w:r>
          <w:t xml:space="preserve">If </w:t>
        </w:r>
        <w:r w:rsidRPr="00E77497">
          <w:rPr>
            <w:i/>
          </w:rPr>
          <w:t>argList</w:t>
        </w:r>
        <w:r w:rsidRPr="00E77497">
          <w:t xml:space="preserve"> </w:t>
        </w:r>
        <w:r>
          <w:t xml:space="preserve">is an abrupt completion, return </w:t>
        </w:r>
        <w:r w:rsidRPr="00E77497">
          <w:rPr>
            <w:i/>
          </w:rPr>
          <w:t>argList</w:t>
        </w:r>
        <w:r>
          <w:t>.</w:t>
        </w:r>
      </w:ins>
    </w:p>
    <w:p w14:paraId="65FBBA5A" w14:textId="77777777" w:rsidR="004C02EF" w:rsidRPr="00E77497" w:rsidRDefault="004C02EF" w:rsidP="009E3FF6">
      <w:pPr>
        <w:pStyle w:val="Alg3"/>
        <w:numPr>
          <w:ilvl w:val="0"/>
          <w:numId w:val="61"/>
        </w:numPr>
      </w:pPr>
      <w:r w:rsidRPr="00E77497">
        <w:t>If Type(</w:t>
      </w:r>
      <w:r w:rsidRPr="00E77497">
        <w:rPr>
          <w:i/>
        </w:rPr>
        <w:t>constructor</w:t>
      </w:r>
      <w:r w:rsidRPr="00E77497">
        <w:t xml:space="preserve">) is not Object, </w:t>
      </w:r>
      <w:bookmarkEnd w:id="7516"/>
      <w:r w:rsidRPr="00E77497">
        <w:t xml:space="preserve">throw a </w:t>
      </w:r>
      <w:r w:rsidRPr="00E77497">
        <w:rPr>
          <w:b/>
        </w:rPr>
        <w:t>TypeError</w:t>
      </w:r>
      <w:r w:rsidRPr="00E77497">
        <w:t xml:space="preserve"> exception.</w:t>
      </w:r>
      <w:bookmarkStart w:id="7519" w:name="_Toc382212471"/>
    </w:p>
    <w:p w14:paraId="0528F6ED" w14:textId="77777777" w:rsidR="004C02EF" w:rsidRPr="00E77497" w:rsidRDefault="004C02EF" w:rsidP="009E3FF6">
      <w:pPr>
        <w:pStyle w:val="Alg3"/>
        <w:numPr>
          <w:ilvl w:val="0"/>
          <w:numId w:val="61"/>
        </w:numPr>
      </w:pPr>
      <w:r w:rsidRPr="00E77497">
        <w:t xml:space="preserve">If </w:t>
      </w:r>
      <w:r w:rsidRPr="00E77497">
        <w:rPr>
          <w:i/>
        </w:rPr>
        <w:t>constructor</w:t>
      </w:r>
      <w:r w:rsidRPr="00E77497">
        <w:t xml:space="preserve"> does not implement the [[Construct]] internal method, </w:t>
      </w:r>
      <w:bookmarkEnd w:id="7519"/>
      <w:r w:rsidRPr="00E77497">
        <w:t xml:space="preserve">throw a </w:t>
      </w:r>
      <w:r w:rsidRPr="00E77497">
        <w:rPr>
          <w:b/>
        </w:rPr>
        <w:t>TypeError</w:t>
      </w:r>
      <w:r w:rsidRPr="00E77497">
        <w:t xml:space="preserve"> exception.</w:t>
      </w:r>
      <w:bookmarkStart w:id="7520" w:name="_Toc382212472"/>
    </w:p>
    <w:p w14:paraId="0F95889D" w14:textId="77777777" w:rsidR="004C02EF" w:rsidRPr="00E77497" w:rsidRDefault="004C02EF" w:rsidP="009E3FF6">
      <w:pPr>
        <w:pStyle w:val="Alg3"/>
        <w:numPr>
          <w:ilvl w:val="0"/>
          <w:numId w:val="61"/>
        </w:numPr>
        <w:spacing w:after="220"/>
      </w:pPr>
      <w:r w:rsidRPr="00E77497">
        <w:t xml:space="preserve">Return the result of calling the [[Construct]] internal method on </w:t>
      </w:r>
      <w:r w:rsidRPr="00E77497">
        <w:rPr>
          <w:i/>
        </w:rPr>
        <w:t>constructor</w:t>
      </w:r>
      <w:r w:rsidRPr="00E77497">
        <w:t xml:space="preserve">, providing the list </w:t>
      </w:r>
      <w:r w:rsidRPr="00E77497">
        <w:rPr>
          <w:i/>
        </w:rPr>
        <w:t>argList</w:t>
      </w:r>
      <w:r w:rsidRPr="00E77497">
        <w:t xml:space="preserve"> as the argument values</w:t>
      </w:r>
      <w:bookmarkEnd w:id="7520"/>
      <w:r w:rsidRPr="00E77497">
        <w:t>.</w:t>
      </w:r>
      <w:bookmarkStart w:id="7521" w:name="_Toc382212473"/>
    </w:p>
    <w:p w14:paraId="76A6B072" w14:textId="77777777" w:rsidR="004C02EF" w:rsidRPr="00E77497" w:rsidRDefault="004C02EF" w:rsidP="003A4B22">
      <w:pPr>
        <w:pStyle w:val="30"/>
        <w:numPr>
          <w:ilvl w:val="0"/>
          <w:numId w:val="0"/>
        </w:numPr>
      </w:pPr>
      <w:bookmarkStart w:id="7522" w:name="_Toc375031171"/>
      <w:bookmarkStart w:id="7523" w:name="_Ref381180778"/>
      <w:bookmarkStart w:id="7524" w:name="_Toc381513685"/>
      <w:bookmarkStart w:id="7525" w:name="_Toc382202835"/>
      <w:bookmarkStart w:id="7526" w:name="_Toc382212207"/>
      <w:bookmarkStart w:id="7527" w:name="_Toc382212475"/>
      <w:bookmarkStart w:id="7528" w:name="_Toc382291552"/>
      <w:bookmarkStart w:id="7529" w:name="_Toc385672190"/>
      <w:bookmarkStart w:id="7530" w:name="_Toc393690285"/>
      <w:bookmarkStart w:id="7531" w:name="_Ref455972172"/>
      <w:bookmarkStart w:id="7532" w:name="_Ref456011203"/>
      <w:bookmarkStart w:id="7533" w:name="_Toc472818824"/>
      <w:bookmarkStart w:id="7534" w:name="_Toc235503398"/>
      <w:bookmarkStart w:id="7535" w:name="_Toc241509173"/>
      <w:bookmarkStart w:id="7536" w:name="_Toc244416660"/>
      <w:bookmarkStart w:id="7537" w:name="_Toc276631024"/>
      <w:bookmarkStart w:id="7538" w:name="_Toc323907663"/>
      <w:bookmarkEnd w:id="7521"/>
      <w:r w:rsidRPr="00E77497">
        <w:t>11.2.3</w:t>
      </w:r>
      <w:r w:rsidRPr="00E77497">
        <w:tab/>
      </w:r>
      <w:commentRangeStart w:id="7539"/>
      <w:r w:rsidRPr="00E77497">
        <w:t>Function Call</w:t>
      </w:r>
      <w:bookmarkEnd w:id="7522"/>
      <w:bookmarkEnd w:id="7523"/>
      <w:bookmarkEnd w:id="7524"/>
      <w:bookmarkEnd w:id="7525"/>
      <w:bookmarkEnd w:id="7526"/>
      <w:bookmarkEnd w:id="7527"/>
      <w:bookmarkEnd w:id="7528"/>
      <w:bookmarkEnd w:id="7529"/>
      <w:bookmarkEnd w:id="7530"/>
      <w:r w:rsidRPr="00E77497">
        <w:t>s</w:t>
      </w:r>
      <w:bookmarkEnd w:id="7531"/>
      <w:bookmarkEnd w:id="7532"/>
      <w:bookmarkEnd w:id="7533"/>
      <w:bookmarkEnd w:id="7534"/>
      <w:bookmarkEnd w:id="7535"/>
      <w:bookmarkEnd w:id="7536"/>
      <w:bookmarkEnd w:id="7537"/>
      <w:commentRangeEnd w:id="7539"/>
      <w:r w:rsidR="002B7DB5">
        <w:rPr>
          <w:rStyle w:val="af4"/>
          <w:b w:val="0"/>
        </w:rPr>
        <w:commentReference w:id="7539"/>
      </w:r>
      <w:bookmarkEnd w:id="7538"/>
    </w:p>
    <w:p w14:paraId="73CBF534" w14:textId="77777777" w:rsidR="00D35EDC" w:rsidRPr="00E77497" w:rsidRDefault="00D35EDC" w:rsidP="00D35EDC">
      <w:pPr>
        <w:keepNext/>
        <w:rPr>
          <w:ins w:id="7540" w:author="Rev 4 Allen Wirfs-Brock" w:date="2011-10-15T09:29:00Z"/>
          <w:rFonts w:ascii="Helvetica" w:hAnsi="Helvetica"/>
          <w:b/>
        </w:rPr>
      </w:pPr>
      <w:ins w:id="7541"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728ACC64" w14:textId="77777777" w:rsidR="004C02EF" w:rsidRPr="00E77497" w:rsidRDefault="004C02EF" w:rsidP="004C02EF">
      <w:del w:id="7542" w:author="Rev 4 Allen Wirfs-Brock" w:date="2011-10-15T09:29:00Z">
        <w:r w:rsidRPr="00E77497" w:rsidDel="00D35EDC">
          <w:delText xml:space="preserve">The production </w:delText>
        </w:r>
      </w:del>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7543" w:author="Rev 4 Allen Wirfs-Brock" w:date="2011-10-15T09:30:00Z">
        <w:r w:rsidRPr="00E77497" w:rsidDel="00D35EDC">
          <w:delText>is evaluated as follows:</w:delText>
        </w:r>
      </w:del>
      <w:bookmarkStart w:id="7544" w:name="_Toc382212476"/>
    </w:p>
    <w:p w14:paraId="51D005F3" w14:textId="77777777" w:rsidR="0077365B" w:rsidRPr="00E77497" w:rsidRDefault="0077365B" w:rsidP="0077365B">
      <w:pPr>
        <w:pStyle w:val="Alg3"/>
        <w:numPr>
          <w:ilvl w:val="0"/>
          <w:numId w:val="62"/>
        </w:numPr>
        <w:spacing w:after="220"/>
        <w:contextualSpacing/>
        <w:rPr>
          <w:ins w:id="7545" w:author="Rev 7 Allen Wirfs-Brock" w:date="2012-05-01T17:52:00Z"/>
        </w:rPr>
      </w:pPr>
      <w:ins w:id="7546" w:author="Rev 7 Allen Wirfs-Brock" w:date="2012-05-01T17:52:00Z">
        <w:r w:rsidRPr="00E77497">
          <w:t xml:space="preserve">Let </w:t>
        </w:r>
        <w:r w:rsidRPr="00E77497">
          <w:rPr>
            <w:i/>
          </w:rPr>
          <w:t>ref</w:t>
        </w:r>
        <w:r w:rsidRPr="00E77497">
          <w:t xml:space="preserve"> be the result of evaluating </w:t>
        </w:r>
        <w:r w:rsidRPr="00E77497">
          <w:rPr>
            <w:i/>
          </w:rPr>
          <w:t>MemberExpression</w:t>
        </w:r>
        <w:r w:rsidRPr="00E77497">
          <w:t>.</w:t>
        </w:r>
      </w:ins>
    </w:p>
    <w:p w14:paraId="34810B3A" w14:textId="77777777" w:rsidR="0077365B" w:rsidRPr="00E77497" w:rsidRDefault="0077365B" w:rsidP="0077365B">
      <w:pPr>
        <w:pStyle w:val="Alg3"/>
        <w:numPr>
          <w:ilvl w:val="0"/>
          <w:numId w:val="62"/>
        </w:numPr>
        <w:spacing w:after="240"/>
        <w:rPr>
          <w:ins w:id="7547" w:author="Rev 7 Allen Wirfs-Brock" w:date="2012-05-01T17:52:00Z"/>
        </w:rPr>
      </w:pPr>
      <w:ins w:id="7548" w:author="Rev 7 Allen Wirfs-Brock" w:date="2012-05-01T17:52:00Z">
        <w:r>
          <w:t>Return the result of</w:t>
        </w:r>
      </w:ins>
      <w:ins w:id="7549" w:author="Rev 7 Allen Wirfs-Brock" w:date="2012-05-01T17:53:00Z">
        <w:r>
          <w:t xml:space="preserve"> the abstract operation</w:t>
        </w:r>
      </w:ins>
      <w:ins w:id="7550" w:author="Rev 7 Allen Wirfs-Brock" w:date="2012-05-01T17:52:00Z">
        <w:r>
          <w:t xml:space="preserve"> Evalute Call</w:t>
        </w:r>
      </w:ins>
      <w:ins w:id="7551" w:author="Rev 7 Allen Wirfs-Brock" w:date="2012-05-01T17:53:00Z">
        <w:r>
          <w:t xml:space="preserve"> with arguments </w:t>
        </w:r>
        <w:r w:rsidRPr="0077365B">
          <w:rPr>
            <w:i/>
          </w:rPr>
          <w:t>ref</w:t>
        </w:r>
        <w:r>
          <w:t xml:space="preserve"> and </w:t>
        </w:r>
        <w:r w:rsidRPr="0077365B">
          <w:rPr>
            <w:i/>
          </w:rPr>
          <w:t>Arguments</w:t>
        </w:r>
      </w:ins>
      <w:ins w:id="7552" w:author="Rev 7 Allen Wirfs-Brock" w:date="2012-05-01T17:52:00Z">
        <w:r w:rsidRPr="00E77497">
          <w:t>.</w:t>
        </w:r>
      </w:ins>
    </w:p>
    <w:p w14:paraId="559882A4" w14:textId="77777777" w:rsidR="0077365B" w:rsidRPr="00E77497" w:rsidRDefault="0077365B" w:rsidP="0077365B">
      <w:pPr>
        <w:rPr>
          <w:ins w:id="7553" w:author="Rev 7 Allen Wirfs-Brock" w:date="2012-05-01T17:54:00Z"/>
        </w:rPr>
      </w:pPr>
      <w:ins w:id="7554" w:author="Rev 7 Allen Wirfs-Brock" w:date="2012-05-01T17:54:00Z">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ins>
    </w:p>
    <w:p w14:paraId="56D8ADDC" w14:textId="77777777" w:rsidR="0077365B" w:rsidRPr="00E77497" w:rsidRDefault="0077365B" w:rsidP="0077365B">
      <w:pPr>
        <w:pStyle w:val="Alg3"/>
        <w:numPr>
          <w:ilvl w:val="0"/>
          <w:numId w:val="791"/>
        </w:numPr>
        <w:spacing w:after="220"/>
        <w:contextualSpacing/>
        <w:rPr>
          <w:ins w:id="7555" w:author="Rev 7 Allen Wirfs-Brock" w:date="2012-05-01T17:54:00Z"/>
        </w:rPr>
      </w:pPr>
      <w:ins w:id="7556" w:author="Rev 7 Allen Wirfs-Brock" w:date="2012-05-01T17:54:00Z">
        <w:r w:rsidRPr="00E77497">
          <w:t xml:space="preserve">Let </w:t>
        </w:r>
        <w:r w:rsidRPr="00E77497">
          <w:rPr>
            <w:i/>
          </w:rPr>
          <w:t>ref</w:t>
        </w:r>
        <w:r w:rsidRPr="00E77497">
          <w:t xml:space="preserve"> be the result of evaluating </w:t>
        </w:r>
        <w:r>
          <w:rPr>
            <w:i/>
          </w:rPr>
          <w:t>Call</w:t>
        </w:r>
        <w:r w:rsidRPr="00E77497">
          <w:rPr>
            <w:i/>
          </w:rPr>
          <w:t>Expression</w:t>
        </w:r>
        <w:r w:rsidRPr="00E77497">
          <w:t>.</w:t>
        </w:r>
      </w:ins>
    </w:p>
    <w:p w14:paraId="5192BA6C" w14:textId="77777777" w:rsidR="0077365B" w:rsidRPr="00E77497" w:rsidRDefault="0077365B" w:rsidP="0077365B">
      <w:pPr>
        <w:pStyle w:val="Alg3"/>
        <w:numPr>
          <w:ilvl w:val="0"/>
          <w:numId w:val="791"/>
        </w:numPr>
        <w:spacing w:after="240"/>
        <w:rPr>
          <w:ins w:id="7557" w:author="Rev 7 Allen Wirfs-Brock" w:date="2012-05-01T17:54:00Z"/>
        </w:rPr>
      </w:pPr>
      <w:ins w:id="7558" w:author="Rev 7 Allen Wirfs-Brock" w:date="2012-05-01T17:54:00Z">
        <w:r>
          <w:t xml:space="preserve">Return the result of the abstract operation Evalute Call with arguments </w:t>
        </w:r>
        <w:r w:rsidRPr="0077365B">
          <w:rPr>
            <w:i/>
          </w:rPr>
          <w:t>ref</w:t>
        </w:r>
        <w:r>
          <w:t xml:space="preserve"> and </w:t>
        </w:r>
        <w:r w:rsidRPr="0077365B">
          <w:rPr>
            <w:i/>
          </w:rPr>
          <w:t>Arguments</w:t>
        </w:r>
        <w:r w:rsidRPr="00E77497">
          <w:t>.</w:t>
        </w:r>
      </w:ins>
    </w:p>
    <w:p w14:paraId="0506917D" w14:textId="77777777" w:rsidR="0077365B" w:rsidRDefault="0077365B" w:rsidP="0077365B">
      <w:pPr>
        <w:pStyle w:val="Alg3"/>
        <w:tabs>
          <w:tab w:val="clear" w:pos="360"/>
        </w:tabs>
        <w:spacing w:after="220"/>
        <w:ind w:left="0" w:firstLine="0"/>
        <w:rPr>
          <w:ins w:id="7559" w:author="Rev 7 Allen Wirfs-Brock" w:date="2012-05-01T17:48:00Z"/>
        </w:rPr>
      </w:pPr>
      <w:ins w:id="7560" w:author="Rev 7 Allen Wirfs-Brock" w:date="2012-05-01T17:48:00Z">
        <w:r>
          <w:t>The abstract operation Evalute Call takes</w:t>
        </w:r>
      </w:ins>
      <w:ins w:id="7561" w:author="Rev 7 Allen Wirfs-Brock" w:date="2012-05-01T17:50:00Z">
        <w:r>
          <w:t xml:space="preserve"> as arguments</w:t>
        </w:r>
      </w:ins>
      <w:ins w:id="7562" w:author="Rev 7 Allen Wirfs-Brock" w:date="2012-05-01T17:48:00Z">
        <w:r>
          <w:t xml:space="preserve"> a Reference</w:t>
        </w:r>
      </w:ins>
      <w:ins w:id="7563" w:author="Rev 7 Allen Wirfs-Brock" w:date="2012-05-01T17:50:00Z">
        <w:r>
          <w:t xml:space="preserve">, </w:t>
        </w:r>
        <w:r w:rsidRPr="0077365B">
          <w:rPr>
            <w:i/>
          </w:rPr>
          <w:t>ref</w:t>
        </w:r>
        <w:r>
          <w:t xml:space="preserve">, </w:t>
        </w:r>
      </w:ins>
      <w:ins w:id="7564" w:author="Rev 7 Allen Wirfs-Brock" w:date="2012-05-01T17:48:00Z">
        <w:r>
          <w:t xml:space="preserve"> and a </w:t>
        </w:r>
      </w:ins>
      <w:ins w:id="7565" w:author="Rev 7 Allen Wirfs-Brock" w:date="2012-05-01T17:51:00Z">
        <w:r>
          <w:t xml:space="preserve">syntactic </w:t>
        </w:r>
      </w:ins>
      <w:ins w:id="7566" w:author="Rev 7 Allen Wirfs-Brock" w:date="2012-05-01T17:48:00Z">
        <w:r>
          <w:t xml:space="preserve">grammar production </w:t>
        </w:r>
      </w:ins>
      <w:ins w:id="7567" w:author="Rev 7 Allen Wirfs-Brock" w:date="2012-05-01T17:50:00Z">
        <w:r w:rsidRPr="0077365B">
          <w:rPr>
            <w:i/>
          </w:rPr>
          <w:t>arguments</w:t>
        </w:r>
        <w:r>
          <w:t>.  It performs the following steps:</w:t>
        </w:r>
      </w:ins>
    </w:p>
    <w:p w14:paraId="68080A20" w14:textId="77777777" w:rsidR="004C02EF" w:rsidRPr="00E77497" w:rsidRDefault="004C02EF" w:rsidP="0077365B">
      <w:pPr>
        <w:pStyle w:val="Alg3"/>
        <w:numPr>
          <w:ilvl w:val="0"/>
          <w:numId w:val="791"/>
        </w:numPr>
        <w:spacing w:after="220"/>
        <w:contextualSpacing/>
      </w:pPr>
      <w:r w:rsidRPr="00E77497">
        <w:t xml:space="preserve">Let </w:t>
      </w:r>
      <w:r w:rsidRPr="00E77497">
        <w:rPr>
          <w:i/>
        </w:rPr>
        <w:t>ref</w:t>
      </w:r>
      <w:r w:rsidRPr="00E77497">
        <w:t xml:space="preserve"> be the result of evaluating </w:t>
      </w:r>
      <w:r w:rsidRPr="00E77497">
        <w:rPr>
          <w:i/>
        </w:rPr>
        <w:t>MemberExpression</w:t>
      </w:r>
      <w:bookmarkEnd w:id="7544"/>
      <w:r w:rsidRPr="00E77497">
        <w:t>.</w:t>
      </w:r>
      <w:bookmarkStart w:id="7568" w:name="_Toc382212477"/>
    </w:p>
    <w:p w14:paraId="177963CA" w14:textId="77777777" w:rsidR="004C02EF" w:rsidRPr="00E77497" w:rsidRDefault="004C02EF" w:rsidP="0077365B">
      <w:pPr>
        <w:pStyle w:val="Alg3"/>
        <w:numPr>
          <w:ilvl w:val="0"/>
          <w:numId w:val="791"/>
        </w:numPr>
      </w:pPr>
      <w:r w:rsidRPr="00E77497">
        <w:t xml:space="preserve">Let </w:t>
      </w:r>
      <w:r w:rsidRPr="00E77497">
        <w:rPr>
          <w:i/>
        </w:rPr>
        <w:t>func</w:t>
      </w:r>
      <w:r w:rsidRPr="00E77497">
        <w:t xml:space="preserve"> be GetValue(</w:t>
      </w:r>
      <w:r w:rsidRPr="00E77497">
        <w:rPr>
          <w:i/>
        </w:rPr>
        <w:t>ref</w:t>
      </w:r>
      <w:r w:rsidRPr="00E77497">
        <w:t>).</w:t>
      </w:r>
    </w:p>
    <w:p w14:paraId="26F60105" w14:textId="77777777" w:rsidR="00494231" w:rsidRDefault="00494231" w:rsidP="0077365B">
      <w:pPr>
        <w:pStyle w:val="Alg4"/>
        <w:numPr>
          <w:ilvl w:val="0"/>
          <w:numId w:val="791"/>
        </w:numPr>
        <w:contextualSpacing/>
        <w:rPr>
          <w:ins w:id="7569" w:author="Rev 6 Allen Wirfs-Brock" w:date="2012-02-16T13:58:00Z"/>
        </w:rPr>
      </w:pPr>
      <w:ins w:id="7570" w:author="Rev 6 Allen Wirfs-Brock" w:date="2012-02-16T13:58:00Z">
        <w:r>
          <w:t xml:space="preserve">If </w:t>
        </w:r>
      </w:ins>
      <w:ins w:id="7571" w:author="Rev 6 Allen Wirfs-Brock" w:date="2012-02-16T13:59:00Z">
        <w:r w:rsidRPr="00E77497">
          <w:rPr>
            <w:i/>
          </w:rPr>
          <w:t>func</w:t>
        </w:r>
        <w:r w:rsidRPr="00E77497">
          <w:t xml:space="preserve"> </w:t>
        </w:r>
      </w:ins>
      <w:ins w:id="7572" w:author="Rev 6 Allen Wirfs-Brock" w:date="2012-02-16T13:58:00Z">
        <w:r>
          <w:t xml:space="preserve">is an abrupt completion, return </w:t>
        </w:r>
      </w:ins>
      <w:ins w:id="7573" w:author="Rev 6 Allen Wirfs-Brock" w:date="2012-02-16T13:59:00Z">
        <w:r w:rsidRPr="00E77497">
          <w:rPr>
            <w:i/>
          </w:rPr>
          <w:t>func</w:t>
        </w:r>
      </w:ins>
      <w:ins w:id="7574" w:author="Rev 6 Allen Wirfs-Brock" w:date="2012-02-16T13:58:00Z">
        <w:r>
          <w:t>.</w:t>
        </w:r>
      </w:ins>
    </w:p>
    <w:p w14:paraId="4691DEFA" w14:textId="77777777" w:rsidR="004C02EF" w:rsidRPr="00E77497" w:rsidRDefault="004C02EF" w:rsidP="0077365B">
      <w:pPr>
        <w:pStyle w:val="Alg3"/>
        <w:numPr>
          <w:ilvl w:val="0"/>
          <w:numId w:val="791"/>
        </w:numPr>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(see 11.2.4)</w:t>
      </w:r>
      <w:bookmarkEnd w:id="7568"/>
      <w:r w:rsidRPr="00E77497">
        <w:t>.</w:t>
      </w:r>
      <w:bookmarkStart w:id="7575" w:name="_Toc382212478"/>
    </w:p>
    <w:p w14:paraId="65240591" w14:textId="77777777" w:rsidR="00494231" w:rsidRDefault="00494231" w:rsidP="0077365B">
      <w:pPr>
        <w:pStyle w:val="Alg4"/>
        <w:numPr>
          <w:ilvl w:val="0"/>
          <w:numId w:val="791"/>
        </w:numPr>
        <w:contextualSpacing/>
        <w:rPr>
          <w:ins w:id="7576" w:author="Rev 6 Allen Wirfs-Brock" w:date="2012-02-16T13:59:00Z"/>
        </w:rPr>
      </w:pPr>
      <w:bookmarkStart w:id="7577" w:name="_Toc382212479"/>
      <w:bookmarkEnd w:id="7575"/>
      <w:ins w:id="7578" w:author="Rev 6 Allen Wirfs-Brock" w:date="2012-02-16T13:59:00Z">
        <w:r>
          <w:t xml:space="preserve">If </w:t>
        </w:r>
        <w:r w:rsidRPr="00E77497">
          <w:rPr>
            <w:i/>
          </w:rPr>
          <w:t>argList</w:t>
        </w:r>
        <w:r w:rsidRPr="00E77497">
          <w:t xml:space="preserve"> </w:t>
        </w:r>
        <w:r>
          <w:t xml:space="preserve">is an abrupt completion, return </w:t>
        </w:r>
        <w:r w:rsidRPr="00E77497">
          <w:rPr>
            <w:i/>
          </w:rPr>
          <w:t>argList</w:t>
        </w:r>
        <w:r>
          <w:t>.</w:t>
        </w:r>
      </w:ins>
    </w:p>
    <w:p w14:paraId="31F68955" w14:textId="77777777" w:rsidR="004C02EF" w:rsidRPr="00E77497" w:rsidRDefault="004C02EF" w:rsidP="0077365B">
      <w:pPr>
        <w:pStyle w:val="Alg3"/>
        <w:numPr>
          <w:ilvl w:val="0"/>
          <w:numId w:val="791"/>
        </w:numPr>
      </w:pPr>
      <w:r w:rsidRPr="00E77497">
        <w:t>If Type(</w:t>
      </w:r>
      <w:r w:rsidRPr="00E77497">
        <w:rPr>
          <w:i/>
        </w:rPr>
        <w:t>func</w:t>
      </w:r>
      <w:r w:rsidRPr="00E77497">
        <w:t xml:space="preserve">) is not Object, </w:t>
      </w:r>
      <w:bookmarkEnd w:id="7577"/>
      <w:r w:rsidRPr="00E77497">
        <w:t xml:space="preserve">throw a </w:t>
      </w:r>
      <w:r w:rsidRPr="00E77497">
        <w:rPr>
          <w:b/>
        </w:rPr>
        <w:t>TypeError</w:t>
      </w:r>
      <w:r w:rsidRPr="00E77497">
        <w:t xml:space="preserve"> exception.</w:t>
      </w:r>
      <w:bookmarkStart w:id="7579" w:name="_Toc382212480"/>
    </w:p>
    <w:p w14:paraId="59FF4CCE" w14:textId="77777777" w:rsidR="004C02EF" w:rsidRPr="00E77497" w:rsidRDefault="004C02EF" w:rsidP="0077365B">
      <w:pPr>
        <w:pStyle w:val="Alg3"/>
        <w:numPr>
          <w:ilvl w:val="0"/>
          <w:numId w:val="791"/>
        </w:numPr>
      </w:pPr>
      <w:r w:rsidRPr="00E77497">
        <w:t>If IsCallable(</w:t>
      </w:r>
      <w:r w:rsidRPr="00E77497">
        <w:rPr>
          <w:i/>
        </w:rPr>
        <w:t>func</w:t>
      </w:r>
      <w:r w:rsidRPr="00E77497">
        <w:t xml:space="preserve">) is </w:t>
      </w:r>
      <w:r w:rsidRPr="00E77497">
        <w:rPr>
          <w:b/>
        </w:rPr>
        <w:t>false</w:t>
      </w:r>
      <w:r w:rsidRPr="00E77497">
        <w:t xml:space="preserve">, </w:t>
      </w:r>
      <w:bookmarkEnd w:id="7579"/>
      <w:r w:rsidRPr="00E77497">
        <w:t xml:space="preserve">throw a </w:t>
      </w:r>
      <w:r w:rsidRPr="00E77497">
        <w:rPr>
          <w:b/>
        </w:rPr>
        <w:t>TypeError</w:t>
      </w:r>
      <w:r w:rsidRPr="00E77497">
        <w:t xml:space="preserve"> exception.</w:t>
      </w:r>
      <w:bookmarkStart w:id="7580" w:name="_Toc382212481"/>
    </w:p>
    <w:p w14:paraId="32326D41" w14:textId="77777777" w:rsidR="004C02EF" w:rsidRPr="00E77497" w:rsidRDefault="004C02EF" w:rsidP="0077365B">
      <w:pPr>
        <w:pStyle w:val="Alg3"/>
        <w:numPr>
          <w:ilvl w:val="0"/>
          <w:numId w:val="791"/>
        </w:numPr>
      </w:pPr>
      <w:r w:rsidRPr="00E77497">
        <w:t>If Type(</w:t>
      </w:r>
      <w:r w:rsidRPr="00E77497">
        <w:rPr>
          <w:i/>
        </w:rPr>
        <w:t>ref</w:t>
      </w:r>
      <w:r w:rsidRPr="00E77497">
        <w:t>) is Reference, then</w:t>
      </w:r>
      <w:bookmarkStart w:id="7581" w:name="_Toc382212482"/>
      <w:bookmarkEnd w:id="7580"/>
    </w:p>
    <w:p w14:paraId="5396181A" w14:textId="77777777" w:rsidR="004C02EF" w:rsidRPr="00E77497" w:rsidRDefault="004C02EF" w:rsidP="0077365B">
      <w:pPr>
        <w:pStyle w:val="Alg3"/>
        <w:numPr>
          <w:ilvl w:val="1"/>
          <w:numId w:val="791"/>
        </w:numPr>
      </w:pPr>
      <w:r w:rsidRPr="00E77497">
        <w:t>If IsPropertyReference(</w:t>
      </w:r>
      <w:r w:rsidRPr="00E77497">
        <w:rPr>
          <w:i/>
        </w:rPr>
        <w:t>ref</w:t>
      </w:r>
      <w:r w:rsidRPr="00E77497">
        <w:t xml:space="preserve">) is </w:t>
      </w:r>
      <w:r w:rsidRPr="00E77497">
        <w:rPr>
          <w:b/>
        </w:rPr>
        <w:t>true</w:t>
      </w:r>
      <w:r w:rsidRPr="00E77497">
        <w:t>, then</w:t>
      </w:r>
    </w:p>
    <w:p w14:paraId="40276DD8" w14:textId="77777777" w:rsidR="004C02EF" w:rsidRPr="00E77497" w:rsidRDefault="004C02EF" w:rsidP="0077365B">
      <w:pPr>
        <w:pStyle w:val="Alg3"/>
        <w:numPr>
          <w:ilvl w:val="2"/>
          <w:numId w:val="791"/>
        </w:numPr>
      </w:pPr>
      <w:r w:rsidRPr="00E77497">
        <w:t xml:space="preserve">Let </w:t>
      </w:r>
      <w:r w:rsidRPr="00E77497">
        <w:rPr>
          <w:i/>
        </w:rPr>
        <w:t>thisValue</w:t>
      </w:r>
      <w:r w:rsidRPr="00E77497">
        <w:t xml:space="preserve"> be </w:t>
      </w:r>
      <w:del w:id="7582" w:author="Rev 7 Allen Wirfs-Brock" w:date="2012-05-01T17:28:00Z">
        <w:r w:rsidRPr="00E77497" w:rsidDel="0028262A">
          <w:delText>GetBase</w:delText>
        </w:r>
      </w:del>
      <w:ins w:id="7583" w:author="Rev 7 Allen Wirfs-Brock" w:date="2012-05-01T17:28:00Z">
        <w:r w:rsidR="0028262A" w:rsidRPr="00E77497">
          <w:t>Get</w:t>
        </w:r>
        <w:r w:rsidR="0028262A">
          <w:t>ThisValue</w:t>
        </w:r>
      </w:ins>
      <w:r w:rsidRPr="00E77497">
        <w:t>(</w:t>
      </w:r>
      <w:r w:rsidRPr="00E77497">
        <w:rPr>
          <w:i/>
        </w:rPr>
        <w:t>ref</w:t>
      </w:r>
      <w:r w:rsidRPr="00E77497">
        <w:t>).</w:t>
      </w:r>
    </w:p>
    <w:p w14:paraId="43ADCD7D" w14:textId="77777777" w:rsidR="004C02EF" w:rsidRPr="00E77497" w:rsidRDefault="004C02EF" w:rsidP="0077365B">
      <w:pPr>
        <w:pStyle w:val="Alg3"/>
        <w:numPr>
          <w:ilvl w:val="1"/>
          <w:numId w:val="791"/>
        </w:numPr>
      </w:pPr>
      <w:r w:rsidRPr="00E77497">
        <w:t xml:space="preserve">Else, the base of </w:t>
      </w:r>
      <w:r w:rsidRPr="00E77497">
        <w:rPr>
          <w:i/>
        </w:rPr>
        <w:t>ref</w:t>
      </w:r>
      <w:r w:rsidRPr="00E77497">
        <w:t xml:space="preserve"> is an Environment Record</w:t>
      </w:r>
    </w:p>
    <w:p w14:paraId="7DB0FBF7" w14:textId="77777777" w:rsidR="004C02EF" w:rsidRPr="00E77497" w:rsidRDefault="004C02EF" w:rsidP="0077365B">
      <w:pPr>
        <w:pStyle w:val="Alg3"/>
        <w:numPr>
          <w:ilvl w:val="2"/>
          <w:numId w:val="791"/>
        </w:numPr>
      </w:pPr>
      <w:r w:rsidRPr="00E77497">
        <w:t xml:space="preserve">Let </w:t>
      </w:r>
      <w:r w:rsidRPr="00E77497">
        <w:rPr>
          <w:i/>
        </w:rPr>
        <w:t>thisValue</w:t>
      </w:r>
      <w:r w:rsidRPr="00E77497">
        <w:t xml:space="preserve"> be the result of calling the </w:t>
      </w:r>
      <w:del w:id="7584" w:author="Rev 7 Allen Wirfs-Brock" w:date="2012-04-26T08:15:00Z">
        <w:r w:rsidRPr="00E77497" w:rsidDel="00F16EA2">
          <w:delText xml:space="preserve">ImplicitThisValue </w:delText>
        </w:r>
      </w:del>
      <w:ins w:id="7585" w:author="Rev 7 Allen Wirfs-Brock" w:date="2012-04-26T08:15:00Z">
        <w:r w:rsidR="00F16EA2">
          <w:t>WithBaseObject</w:t>
        </w:r>
        <w:r w:rsidR="00F16EA2" w:rsidRPr="00E77497">
          <w:t xml:space="preserve"> </w:t>
        </w:r>
      </w:ins>
      <w:r w:rsidRPr="00E77497">
        <w:t>concrete method of GetBase(</w:t>
      </w:r>
      <w:r w:rsidRPr="00E77497">
        <w:rPr>
          <w:i/>
        </w:rPr>
        <w:t>ref</w:t>
      </w:r>
      <w:r w:rsidRPr="00E77497">
        <w:t>).</w:t>
      </w:r>
    </w:p>
    <w:p w14:paraId="09BF1E7B" w14:textId="77777777" w:rsidR="004C02EF" w:rsidRPr="00E77497" w:rsidRDefault="004C02EF" w:rsidP="0077365B">
      <w:pPr>
        <w:pStyle w:val="Alg3"/>
        <w:numPr>
          <w:ilvl w:val="0"/>
          <w:numId w:val="791"/>
        </w:numPr>
      </w:pPr>
      <w:r w:rsidRPr="00E77497">
        <w:t>Else, Type(</w:t>
      </w:r>
      <w:r w:rsidRPr="00E77497">
        <w:rPr>
          <w:i/>
        </w:rPr>
        <w:t>ref</w:t>
      </w:r>
      <w:r w:rsidRPr="00E77497">
        <w:t>) is not Reference.</w:t>
      </w:r>
    </w:p>
    <w:p w14:paraId="04010FF5" w14:textId="77777777" w:rsidR="004C02EF" w:rsidRPr="00E77497" w:rsidRDefault="004C02EF" w:rsidP="0077365B">
      <w:pPr>
        <w:pStyle w:val="Alg3"/>
        <w:numPr>
          <w:ilvl w:val="1"/>
          <w:numId w:val="791"/>
        </w:numPr>
      </w:pPr>
      <w:r w:rsidRPr="00E77497">
        <w:t xml:space="preserve">Let </w:t>
      </w:r>
      <w:r w:rsidRPr="00E77497">
        <w:rPr>
          <w:i/>
        </w:rPr>
        <w:t>thisValue</w:t>
      </w:r>
      <w:r w:rsidRPr="00E77497">
        <w:t xml:space="preserve"> be </w:t>
      </w:r>
      <w:r w:rsidRPr="00E77497">
        <w:rPr>
          <w:b/>
        </w:rPr>
        <w:t>undefined</w:t>
      </w:r>
      <w:r w:rsidRPr="00E77497">
        <w:t>.</w:t>
      </w:r>
    </w:p>
    <w:p w14:paraId="37CDD11E" w14:textId="77777777" w:rsidR="004C02EF" w:rsidRPr="00E77497" w:rsidRDefault="004C02EF" w:rsidP="0077365B">
      <w:pPr>
        <w:pStyle w:val="Alg3"/>
        <w:numPr>
          <w:ilvl w:val="0"/>
          <w:numId w:val="791"/>
        </w:numPr>
        <w:spacing w:after="220"/>
        <w:contextualSpacing/>
      </w:pPr>
      <w:bookmarkStart w:id="7586" w:name="_Toc382212483"/>
      <w:bookmarkEnd w:id="7581"/>
      <w:r w:rsidRPr="00E77497">
        <w:t xml:space="preserve">Return the result of calling the [[Call]] internal method on </w:t>
      </w:r>
      <w:r w:rsidRPr="00E77497">
        <w:rPr>
          <w:i/>
        </w:rPr>
        <w:t>func</w:t>
      </w:r>
      <w:r w:rsidRPr="00E77497">
        <w:t xml:space="preserve">, providing </w:t>
      </w:r>
      <w:r w:rsidRPr="00E77497">
        <w:rPr>
          <w:i/>
        </w:rPr>
        <w:t>thisValue</w:t>
      </w:r>
      <w:r w:rsidRPr="00E77497">
        <w:t xml:space="preserve"> as the </w:t>
      </w:r>
      <w:r w:rsidRPr="00E77497">
        <w:rPr>
          <w:b/>
        </w:rPr>
        <w:t>this</w:t>
      </w:r>
      <w:r w:rsidRPr="00E77497">
        <w:t xml:space="preserve"> value and providing the list </w:t>
      </w:r>
      <w:r w:rsidRPr="00E77497">
        <w:rPr>
          <w:i/>
        </w:rPr>
        <w:t>argList</w:t>
      </w:r>
      <w:r w:rsidRPr="00E77497">
        <w:t xml:space="preserve"> as the argument values</w:t>
      </w:r>
      <w:bookmarkEnd w:id="7586"/>
      <w:r w:rsidRPr="00E77497">
        <w:t>.</w:t>
      </w:r>
      <w:bookmarkStart w:id="7587" w:name="_Toc382212484"/>
    </w:p>
    <w:bookmarkEnd w:id="7587"/>
    <w:p w14:paraId="6DDC3EB1" w14:textId="77777777" w:rsidR="004C02EF" w:rsidRPr="00E77497" w:rsidDel="0077365B" w:rsidRDefault="004C02EF" w:rsidP="004C02EF">
      <w:pPr>
        <w:rPr>
          <w:del w:id="7588" w:author="Rev 7 Allen Wirfs-Brock" w:date="2012-05-01T17:55:00Z"/>
        </w:rPr>
      </w:pPr>
      <w:del w:id="7589" w:author="Rev 7 Allen Wirfs-Brock" w:date="2012-05-01T17:55:00Z">
        <w:r w:rsidRPr="00E77497" w:rsidDel="0077365B">
          <w:delText xml:space="preserve">The </w:delText>
        </w:r>
      </w:del>
      <w:ins w:id="7590" w:author="Rev 4 Allen Wirfs-Brock" w:date="2011-10-15T09:31:00Z">
        <w:del w:id="7591" w:author="Rev 7 Allen Wirfs-Brock" w:date="2012-05-01T17:55:00Z">
          <w:r w:rsidR="00D35EDC" w:rsidRPr="00E77497" w:rsidDel="0077365B">
            <w:delText xml:space="preserve">This </w:delText>
          </w:r>
        </w:del>
      </w:ins>
      <w:del w:id="7592" w:author="Rev 7 Allen Wirfs-Brock" w:date="2012-05-01T17:55:00Z">
        <w:r w:rsidRPr="00E77497" w:rsidDel="0077365B">
          <w:delText xml:space="preserve">production </w:delText>
        </w:r>
        <w:r w:rsidRPr="00E77497" w:rsidDel="0077365B">
          <w:rPr>
            <w:rStyle w:val="bnf"/>
          </w:rPr>
          <w:delText>CallExpression</w:delText>
        </w:r>
        <w:r w:rsidRPr="00E77497" w:rsidDel="0077365B">
          <w:delText xml:space="preserve"> </w:delText>
        </w:r>
        <w:r w:rsidRPr="00E77497" w:rsidDel="0077365B">
          <w:rPr>
            <w:b/>
          </w:rPr>
          <w:delText>:</w:delText>
        </w:r>
        <w:r w:rsidRPr="00E77497" w:rsidDel="0077365B">
          <w:delText xml:space="preserve"> </w:delText>
        </w:r>
        <w:r w:rsidRPr="00E77497" w:rsidDel="0077365B">
          <w:rPr>
            <w:rStyle w:val="bnf"/>
          </w:rPr>
          <w:delText>CallExpression</w:delText>
        </w:r>
        <w:r w:rsidRPr="00E77497" w:rsidDel="0077365B">
          <w:delText xml:space="preserve"> </w:delText>
        </w:r>
        <w:r w:rsidRPr="00E77497" w:rsidDel="0077365B">
          <w:rPr>
            <w:rStyle w:val="bnf"/>
          </w:rPr>
          <w:delText>Arguments</w:delText>
        </w:r>
        <w:r w:rsidRPr="00E77497" w:rsidDel="0077365B">
          <w:delText xml:space="preserve">  is evaluated in exactly the same manner, </w:delText>
        </w:r>
      </w:del>
      <w:ins w:id="7593" w:author="Rev 4 Allen Wirfs-Brock" w:date="2011-10-15T09:31:00Z">
        <w:del w:id="7594" w:author="Rev 7 Allen Wirfs-Brock" w:date="2012-05-01T17:55:00Z">
          <w:r w:rsidR="00D35EDC" w:rsidRPr="00E77497" w:rsidDel="0077365B">
            <w:delText xml:space="preserve"> as </w:delText>
          </w:r>
          <w:r w:rsidR="00D35EDC" w:rsidRPr="00E77497" w:rsidDel="0077365B">
            <w:rPr>
              <w:rStyle w:val="bnf"/>
            </w:rPr>
            <w:delText>CallExpression</w:delText>
          </w:r>
          <w:r w:rsidR="00D35EDC" w:rsidRPr="00E77497" w:rsidDel="0077365B">
            <w:delText xml:space="preserve"> </w:delText>
          </w:r>
          <w:r w:rsidR="00D35EDC" w:rsidRPr="00E77497" w:rsidDel="0077365B">
            <w:rPr>
              <w:b/>
            </w:rPr>
            <w:delText>:</w:delText>
          </w:r>
          <w:r w:rsidR="00D35EDC" w:rsidRPr="00E77497" w:rsidDel="0077365B">
            <w:delText xml:space="preserve"> </w:delText>
          </w:r>
          <w:r w:rsidR="00D35EDC" w:rsidRPr="00E77497" w:rsidDel="0077365B">
            <w:rPr>
              <w:rStyle w:val="bnf"/>
            </w:rPr>
            <w:delText>MemberExpression</w:delText>
          </w:r>
          <w:r w:rsidR="00D35EDC" w:rsidRPr="00E77497" w:rsidDel="0077365B">
            <w:delText xml:space="preserve"> </w:delText>
          </w:r>
          <w:r w:rsidR="00D35EDC" w:rsidRPr="00E77497" w:rsidDel="0077365B">
            <w:rPr>
              <w:rStyle w:val="bnf"/>
            </w:rPr>
            <w:delText>Arguments</w:delText>
          </w:r>
          <w:r w:rsidR="00D35EDC" w:rsidRPr="00E77497" w:rsidDel="0077365B">
            <w:delText xml:space="preserve"> </w:delText>
          </w:r>
        </w:del>
      </w:ins>
      <w:del w:id="7595" w:author="Rev 7 Allen Wirfs-Brock" w:date="2012-05-01T17:55:00Z">
        <w:r w:rsidRPr="00E77497" w:rsidDel="0077365B">
          <w:delText xml:space="preserve">except that the contained </w:delText>
        </w:r>
        <w:r w:rsidRPr="00E77497" w:rsidDel="0077365B">
          <w:rPr>
            <w:rStyle w:val="bnf"/>
          </w:rPr>
          <w:delText>CallExpression</w:delText>
        </w:r>
        <w:r w:rsidRPr="00E77497" w:rsidDel="0077365B">
          <w:delText xml:space="preserve"> is evaluated in step 1.</w:delText>
        </w:r>
      </w:del>
    </w:p>
    <w:p w14:paraId="355E017D" w14:textId="77777777" w:rsidR="004C02EF" w:rsidRPr="00E77497" w:rsidRDefault="004C02EF" w:rsidP="004C02EF">
      <w:pPr>
        <w:pStyle w:val="Note"/>
      </w:pPr>
      <w:r w:rsidRPr="00E77497">
        <w:t>NOTE</w:t>
      </w:r>
      <w:r w:rsidRPr="00E77497">
        <w:tab/>
        <w:t xml:space="preserve">The returned result will never be of type Reference if </w:t>
      </w:r>
      <w:r w:rsidRPr="00E77497">
        <w:rPr>
          <w:rFonts w:ascii="Times New Roman" w:hAnsi="Times New Roman"/>
          <w:i/>
        </w:rPr>
        <w:t>func</w:t>
      </w:r>
      <w:r w:rsidRPr="00E77497">
        <w:t xml:space="preserve"> is a native ECMAScript object. Whether calling a host object can return a value of type Reference is implementation-dependent.</w:t>
      </w:r>
      <w:bookmarkStart w:id="7596" w:name="_Ref384027085"/>
      <w:bookmarkStart w:id="7597" w:name="_Toc385672191"/>
      <w:bookmarkStart w:id="7598" w:name="_Toc393690286"/>
      <w:r w:rsidRPr="00E77497">
        <w:t xml:space="preserve"> If a value of type Reference is returned, it must be a non-strict Property Reference.</w:t>
      </w:r>
    </w:p>
    <w:p w14:paraId="726BF58B" w14:textId="77777777" w:rsidR="000847C5" w:rsidRPr="00E77497" w:rsidRDefault="000847C5" w:rsidP="000847C5">
      <w:pPr>
        <w:pStyle w:val="30"/>
        <w:numPr>
          <w:ilvl w:val="0"/>
          <w:numId w:val="0"/>
        </w:numPr>
        <w:rPr>
          <w:ins w:id="7599" w:author="Rev 5 Allen Wirfs-Brock" w:date="2012-01-11T14:26:00Z"/>
        </w:rPr>
      </w:pPr>
      <w:bookmarkStart w:id="7600" w:name="_Ref424531183"/>
      <w:bookmarkStart w:id="7601" w:name="_Ref424531447"/>
      <w:bookmarkStart w:id="7602" w:name="_Ref424531464"/>
      <w:bookmarkStart w:id="7603" w:name="_Toc472818825"/>
      <w:bookmarkStart w:id="7604" w:name="_Toc235503399"/>
      <w:bookmarkStart w:id="7605" w:name="_Toc241509174"/>
      <w:bookmarkStart w:id="7606" w:name="_Toc244416661"/>
      <w:bookmarkStart w:id="7607" w:name="_Toc276631025"/>
      <w:bookmarkStart w:id="7608" w:name="_Toc323907664"/>
      <w:ins w:id="7609" w:author="Rev 5 Allen Wirfs-Brock" w:date="2012-01-11T14:26:00Z">
        <w:r w:rsidRPr="00E77497">
          <w:t>11.2.</w:t>
        </w:r>
        <w:del w:id="7610" w:author="Rev 6 Allen Wirfs-Brock" w:date="2012-02-27T15:30:00Z">
          <w:r w:rsidRPr="00E77497" w:rsidDel="00764766">
            <w:delText>3</w:delText>
          </w:r>
        </w:del>
      </w:ins>
      <w:ins w:id="7611" w:author="Rev 6 Allen Wirfs-Brock" w:date="2012-02-27T15:30:00Z">
        <w:r w:rsidR="00764766">
          <w:t>4</w:t>
        </w:r>
      </w:ins>
      <w:ins w:id="7612" w:author="Rev 5 Allen Wirfs-Brock" w:date="2012-01-11T14:26:00Z">
        <w:r w:rsidRPr="00E77497">
          <w:tab/>
        </w:r>
      </w:ins>
      <w:ins w:id="7613" w:author="Rev 5 Allen Wirfs-Brock" w:date="2012-01-11T14:27:00Z">
        <w:r>
          <w:t>The</w:t>
        </w:r>
        <w:r w:rsidRPr="000847C5">
          <w:rPr>
            <w:rFonts w:cs="Arial"/>
            <w:b w:val="0"/>
            <w:sz w:val="22"/>
            <w:rPrChange w:id="7614" w:author="Rev 5 Allen Wirfs-Brock" w:date="2012-01-11T14:28:00Z">
              <w:rPr>
                <w:rFonts w:ascii="Courier New" w:hAnsi="Courier New"/>
                <w:sz w:val="22"/>
              </w:rPr>
            </w:rPrChange>
          </w:rPr>
          <w:t xml:space="preserve"> </w:t>
        </w:r>
      </w:ins>
      <w:ins w:id="7615" w:author="Rev 5 Allen Wirfs-Brock" w:date="2012-01-11T14:26:00Z">
        <w:r w:rsidRPr="000847C5">
          <w:rPr>
            <w:rFonts w:ascii="Courier New" w:hAnsi="Courier New"/>
            <w:sz w:val="22"/>
            <w:rPrChange w:id="7616" w:author="Rev 5 Allen Wirfs-Brock" w:date="2012-01-11T14:27:00Z">
              <w:rPr/>
            </w:rPrChange>
          </w:rPr>
          <w:t>super</w:t>
        </w:r>
        <w:r w:rsidRPr="00E77497">
          <w:t xml:space="preserve"> </w:t>
        </w:r>
      </w:ins>
      <w:ins w:id="7617" w:author="Rev 5 Allen Wirfs-Brock" w:date="2012-01-11T14:27:00Z">
        <w:r>
          <w:t>Keyword</w:t>
        </w:r>
      </w:ins>
      <w:bookmarkEnd w:id="7608"/>
    </w:p>
    <w:p w14:paraId="32B7CD3C" w14:textId="77777777" w:rsidR="00304798" w:rsidRPr="00E77497" w:rsidRDefault="00304798" w:rsidP="00304798">
      <w:pPr>
        <w:rPr>
          <w:ins w:id="7618" w:author="Rev 5 Allen Wirfs-Brock" w:date="2012-01-11T14:29:00Z"/>
        </w:rPr>
        <w:pPrChange w:id="7619" w:author="Rev 5 Allen Wirfs-Brock" w:date="2012-01-11T14:29:00Z">
          <w:pPr>
            <w:pStyle w:val="40"/>
            <w:numPr>
              <w:ilvl w:val="0"/>
              <w:numId w:val="0"/>
            </w:numPr>
            <w:tabs>
              <w:tab w:val="clear" w:pos="1080"/>
            </w:tabs>
          </w:pPr>
        </w:pPrChange>
      </w:pPr>
      <w:ins w:id="7620" w:author="Rev 5 Allen Wirfs-Brock" w:date="2012-01-11T14:29:00Z">
        <w:r w:rsidRPr="002E4AE1">
          <w:rPr>
            <w:b/>
            <w:rPrChange w:id="7621" w:author="Rev 6 Allen Wirfs-Brock" w:date="2012-02-27T16:37:00Z">
              <w:rPr/>
            </w:rPrChange>
          </w:rPr>
          <w:t xml:space="preserve">Static </w:t>
        </w:r>
        <w:r w:rsidRPr="00304798">
          <w:rPr>
            <w:rFonts w:ascii="Helvetica" w:hAnsi="Helvetica"/>
            <w:b/>
            <w:rPrChange w:id="7622" w:author="Rev 5 Allen Wirfs-Brock" w:date="2012-01-11T14:29:00Z">
              <w:rPr/>
            </w:rPrChange>
          </w:rPr>
          <w:t>Semantics</w:t>
        </w:r>
      </w:ins>
    </w:p>
    <w:p w14:paraId="50493476" w14:textId="77777777" w:rsidR="00304798" w:rsidRPr="00E77497" w:rsidRDefault="00304798" w:rsidP="00304798">
      <w:pPr>
        <w:rPr>
          <w:ins w:id="7623" w:author="Rev 5 Allen Wirfs-Brock" w:date="2012-01-11T14:29:00Z"/>
          <w:rFonts w:ascii="Helvetica" w:hAnsi="Helvetica"/>
          <w:b/>
        </w:rPr>
      </w:pPr>
      <w:ins w:id="7624" w:author="Rev 5 Allen Wirfs-Brock" w:date="2012-01-11T14:30:00Z">
        <w:r w:rsidRPr="00E77497">
          <w:rPr>
            <w:rFonts w:ascii="Helvetica" w:hAnsi="Helvetica"/>
            <w:b/>
          </w:rPr>
          <w:t xml:space="preserve">Static Semantics:  </w:t>
        </w:r>
      </w:ins>
      <w:ins w:id="7625" w:author="Rev 5 Allen Wirfs-Brock" w:date="2012-01-11T14:29:00Z">
        <w:r w:rsidRPr="00E77497">
          <w:rPr>
            <w:rFonts w:ascii="Helvetica" w:hAnsi="Helvetica"/>
            <w:b/>
          </w:rPr>
          <w:t>Early Errors</w:t>
        </w:r>
      </w:ins>
    </w:p>
    <w:p w14:paraId="236E7F84" w14:textId="77777777" w:rsidR="00304798" w:rsidRPr="00E77497" w:rsidRDefault="00304798" w:rsidP="00304798">
      <w:pPr>
        <w:pStyle w:val="SyntaxRule"/>
        <w:rPr>
          <w:ins w:id="7626" w:author="Rev 5 Allen Wirfs-Brock" w:date="2012-01-11T14:32:00Z"/>
        </w:rPr>
      </w:pPr>
      <w:ins w:id="7627" w:author="Rev 5 Allen Wirfs-Brock" w:date="2012-01-11T14:32:00Z">
        <w:r w:rsidRPr="00E77497">
          <w:t xml:space="preserve">MemberExpression </w:t>
        </w:r>
        <w:r w:rsidRPr="00E77497">
          <w:rPr>
            <w:rFonts w:ascii="Arial" w:hAnsi="Arial" w:cs="Arial"/>
            <w:b/>
            <w:i w:val="0"/>
          </w:rPr>
          <w:t>:</w:t>
        </w:r>
      </w:ins>
    </w:p>
    <w:p w14:paraId="611EACF7" w14:textId="77777777" w:rsidR="00304798" w:rsidRPr="00E77497" w:rsidRDefault="00304798" w:rsidP="00304798">
      <w:pPr>
        <w:pStyle w:val="SyntaxDefinition"/>
        <w:rPr>
          <w:ins w:id="7628" w:author="Rev 5 Allen Wirfs-Brock" w:date="2012-01-11T14:32:00Z"/>
        </w:rPr>
      </w:pPr>
      <w:ins w:id="7629" w:author="Rev 5 Allen Wirfs-Brock" w:date="2012-01-11T14:32:00Z">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14:paraId="70DE5A8A" w14:textId="77777777" w:rsidR="00304798" w:rsidRDefault="00304798" w:rsidP="00532AB5">
      <w:pPr>
        <w:numPr>
          <w:ilvl w:val="0"/>
          <w:numId w:val="737"/>
        </w:numPr>
        <w:spacing w:after="220"/>
        <w:contextualSpacing/>
        <w:rPr>
          <w:ins w:id="7630" w:author="Rev 5 Allen Wirfs-Brock" w:date="2012-01-11T14:40:00Z"/>
        </w:rPr>
        <w:pPrChange w:id="7631" w:author="Rev 7 Allen Wirfs-Brock" w:date="2012-04-25T15:29:00Z">
          <w:pPr>
            <w:numPr>
              <w:numId w:val="403"/>
            </w:numPr>
            <w:spacing w:after="220"/>
            <w:ind w:left="720" w:hanging="360"/>
            <w:contextualSpacing/>
          </w:pPr>
        </w:pPrChange>
      </w:pPr>
      <w:ins w:id="7632" w:author="Rev 5 Allen Wirfs-Brock" w:date="2012-01-11T14:34:00Z">
        <w:r w:rsidRPr="00E77497">
          <w:t xml:space="preserve">It is a Syntax Error if the source code parsed with this production is </w:t>
        </w:r>
      </w:ins>
      <w:ins w:id="7633" w:author="Rev 5 Allen Wirfs-Brock" w:date="2012-01-11T14:38:00Z">
        <w:r>
          <w:t>global code</w:t>
        </w:r>
      </w:ins>
      <w:ins w:id="7634" w:author="Rev 5 Allen Wirfs-Brock" w:date="2012-01-11T14:34:00Z">
        <w:r w:rsidRPr="00E77497">
          <w:t xml:space="preserve"> </w:t>
        </w:r>
        <w:del w:id="7635" w:author="Rev 6 Allen Wirfs-Brock" w:date="2012-02-27T15:31:00Z">
          <w:r w:rsidRPr="00E77497" w:rsidDel="00764766">
            <w:delText>code</w:delText>
          </w:r>
        </w:del>
      </w:ins>
      <w:ins w:id="7636" w:author="Rev 5 Allen Wirfs-Brock" w:date="2012-01-11T14:39:00Z">
        <w:del w:id="7637" w:author="Rev 6 Allen Wirfs-Brock" w:date="2012-02-27T15:31:00Z">
          <w:r w:rsidR="00F461C2" w:rsidDel="00764766">
            <w:delText xml:space="preserve"> </w:delText>
          </w:r>
        </w:del>
        <w:r w:rsidR="00F461C2">
          <w:t>that is not eval code</w:t>
        </w:r>
      </w:ins>
      <w:ins w:id="7638" w:author="Rev 5 Allen Wirfs-Brock" w:date="2012-01-11T14:34:00Z">
        <w:r w:rsidRPr="00E77497">
          <w:t>.</w:t>
        </w:r>
      </w:ins>
    </w:p>
    <w:p w14:paraId="1D446608" w14:textId="77777777" w:rsidR="00BF506A" w:rsidRPr="00E77497" w:rsidRDefault="00BF506A" w:rsidP="00532AB5">
      <w:pPr>
        <w:numPr>
          <w:ilvl w:val="0"/>
          <w:numId w:val="737"/>
        </w:numPr>
        <w:spacing w:after="220"/>
        <w:rPr>
          <w:ins w:id="7639" w:author="Rev 5 Allen Wirfs-Brock" w:date="2012-01-11T14:55:00Z"/>
        </w:rPr>
        <w:pPrChange w:id="7640" w:author="Rev 7 Allen Wirfs-Brock" w:date="2012-04-25T15:29:00Z">
          <w:pPr>
            <w:numPr>
              <w:numId w:val="403"/>
            </w:numPr>
            <w:spacing w:after="220"/>
            <w:ind w:left="720" w:hanging="360"/>
          </w:pPr>
        </w:pPrChange>
      </w:pPr>
      <w:ins w:id="7641" w:author="Rev 5 Allen Wirfs-Brock" w:date="2012-01-11T14:55:00Z">
        <w:r>
          <w:t>It is a Syntax</w:t>
        </w:r>
      </w:ins>
      <w:ins w:id="7642" w:author="Rev 6 Allen Wirfs-Brock" w:date="2012-02-27T16:02:00Z">
        <w:r w:rsidR="00081437">
          <w:t xml:space="preserve"> </w:t>
        </w:r>
      </w:ins>
      <w:ins w:id="7643" w:author="Rev 5 Allen Wirfs-Brock" w:date="2012-01-11T14:55:00Z">
        <w:r>
          <w:t xml:space="preserve">Error if the source code </w:t>
        </w:r>
        <w:r w:rsidRPr="00E77497">
          <w:t xml:space="preserve">parsed with </w:t>
        </w:r>
        <w:r>
          <w:t xml:space="preserve">this production is eval code </w:t>
        </w:r>
        <w:del w:id="7644" w:author="Rev 6 Allen Wirfs-Brock" w:date="2012-02-27T16:06:00Z">
          <w:r w:rsidDel="00081437">
            <w:delText xml:space="preserve">that is </w:delText>
          </w:r>
        </w:del>
      </w:ins>
      <w:ins w:id="7645" w:author="Rev 5 Allen Wirfs-Brock" w:date="2012-01-11T14:57:00Z">
        <w:del w:id="7646" w:author="Rev 6 Allen Wirfs-Brock" w:date="2012-02-27T16:06:00Z">
          <w:r w:rsidDel="00081437">
            <w:delText xml:space="preserve">also </w:delText>
          </w:r>
        </w:del>
      </w:ins>
      <w:ins w:id="7647" w:author="Rev 5 Allen Wirfs-Brock" w:date="2012-01-11T14:55:00Z">
        <w:del w:id="7648" w:author="Rev 6 Allen Wirfs-Brock" w:date="2012-02-27T16:06:00Z">
          <w:r w:rsidDel="00081437">
            <w:delText xml:space="preserve">global code </w:delText>
          </w:r>
        </w:del>
        <w:r>
          <w:t xml:space="preserve">and the source code is not being processed </w:t>
        </w:r>
      </w:ins>
      <w:ins w:id="7649" w:author="Rev 5 Allen Wirfs-Brock" w:date="2012-01-11T14:56:00Z">
        <w:r>
          <w:t>by</w:t>
        </w:r>
      </w:ins>
      <w:ins w:id="7650" w:author="Rev 5 Allen Wirfs-Brock" w:date="2012-01-11T14:55:00Z">
        <w:r>
          <w:t xml:space="preserve"> a direct call to eval</w:t>
        </w:r>
      </w:ins>
      <w:ins w:id="7651" w:author="Rev 5 Allen Wirfs-Brock" w:date="2012-01-11T14:57:00Z">
        <w:r>
          <w:t xml:space="preserve"> that is contained in function code</w:t>
        </w:r>
      </w:ins>
      <w:ins w:id="7652" w:author="Rev 5 Allen Wirfs-Brock" w:date="2012-01-11T14:55:00Z">
        <w:r>
          <w:t>.</w:t>
        </w:r>
      </w:ins>
    </w:p>
    <w:p w14:paraId="640B0B29" w14:textId="77777777" w:rsidR="00304798" w:rsidRPr="00E77497" w:rsidDel="00082B66" w:rsidRDefault="00304798" w:rsidP="00304798">
      <w:pPr>
        <w:numPr>
          <w:ilvl w:val="0"/>
          <w:numId w:val="403"/>
        </w:numPr>
        <w:spacing w:after="220"/>
        <w:rPr>
          <w:ins w:id="7653" w:author="Rev 5 Allen Wirfs-Brock" w:date="2012-01-11T14:29:00Z"/>
          <w:del w:id="7654" w:author="Rev 6 Allen Wirfs-Brock" w:date="2012-01-26T11:21:00Z"/>
        </w:rPr>
      </w:pPr>
      <w:ins w:id="7655" w:author="Rev 5 Allen Wirfs-Brock" w:date="2012-01-11T14:29:00Z">
        <w:del w:id="7656" w:author="Rev 6 Allen Wirfs-Brock" w:date="2012-01-26T11:21:00Z">
          <w:r w:rsidRPr="00E77497" w:rsidDel="00082B66">
            <w:delText>It is a Syntax Error if the source code parsed with this production is not extended code.</w:delText>
          </w:r>
        </w:del>
      </w:ins>
    </w:p>
    <w:p w14:paraId="16B7FDF6" w14:textId="77777777" w:rsidR="00304798" w:rsidRPr="00E77497" w:rsidRDefault="00304798" w:rsidP="00304798">
      <w:pPr>
        <w:rPr>
          <w:ins w:id="7657" w:author="Rev 5 Allen Wirfs-Brock" w:date="2012-01-11T14:29:00Z"/>
        </w:rPr>
      </w:pPr>
      <w:ins w:id="7658" w:author="Rev 5 Allen Wirfs-Brock" w:date="2012-01-11T14:33:00Z">
        <w:r>
          <w:rPr>
            <w:rStyle w:val="bnf"/>
          </w:rPr>
          <w:t>CallExpression</w:t>
        </w:r>
      </w:ins>
      <w:ins w:id="7659" w:author="Rev 5 Allen Wirfs-Brock" w:date="2012-01-11T14:29:00Z">
        <w:r w:rsidRPr="00E77497">
          <w:rPr>
            <w:rStyle w:val="bnf"/>
          </w:rPr>
          <w:t xml:space="preserve"> </w:t>
        </w:r>
        <w:r w:rsidRPr="00E77497">
          <w:rPr>
            <w:b/>
          </w:rPr>
          <w:t>:</w:t>
        </w:r>
        <w:r w:rsidRPr="00E77497">
          <w:t xml:space="preserve"> </w:t>
        </w:r>
      </w:ins>
      <w:ins w:id="7660" w:author="Rev 5 Allen Wirfs-Brock" w:date="2012-01-11T14:33:00Z">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ins>
    </w:p>
    <w:p w14:paraId="2B968695" w14:textId="77777777" w:rsidR="00BF506A" w:rsidRDefault="00BF506A" w:rsidP="00532AB5">
      <w:pPr>
        <w:numPr>
          <w:ilvl w:val="0"/>
          <w:numId w:val="737"/>
        </w:numPr>
        <w:spacing w:after="220"/>
        <w:contextualSpacing/>
        <w:rPr>
          <w:ins w:id="7661" w:author="Rev 5 Allen Wirfs-Brock" w:date="2012-01-11T14:58:00Z"/>
        </w:rPr>
        <w:pPrChange w:id="7662" w:author="Rev 7 Allen Wirfs-Brock" w:date="2012-04-25T15:29:00Z">
          <w:pPr>
            <w:numPr>
              <w:numId w:val="403"/>
            </w:numPr>
            <w:spacing w:after="220"/>
            <w:ind w:left="720" w:hanging="360"/>
            <w:contextualSpacing/>
          </w:pPr>
        </w:pPrChange>
      </w:pPr>
      <w:ins w:id="7663" w:author="Rev 5 Allen Wirfs-Brock" w:date="2012-01-11T14:58:00Z">
        <w:r w:rsidRPr="00E77497">
          <w:t xml:space="preserve">It is a Syntax Error if the source code parsed with this production is </w:t>
        </w:r>
        <w:r>
          <w:t>global code</w:t>
        </w:r>
        <w:r w:rsidRPr="00E77497">
          <w:t xml:space="preserve"> </w:t>
        </w:r>
        <w:del w:id="7664" w:author="Rev 6 Allen Wirfs-Brock" w:date="2012-02-27T15:31:00Z">
          <w:r w:rsidRPr="00E77497" w:rsidDel="00764766">
            <w:delText>code</w:delText>
          </w:r>
          <w:r w:rsidDel="00764766">
            <w:delText xml:space="preserve"> </w:delText>
          </w:r>
        </w:del>
        <w:r>
          <w:t>that is not eval code</w:t>
        </w:r>
        <w:r w:rsidRPr="00E77497">
          <w:t>.</w:t>
        </w:r>
      </w:ins>
    </w:p>
    <w:p w14:paraId="48B5CF28" w14:textId="77777777" w:rsidR="00BF506A" w:rsidRPr="00E77497" w:rsidRDefault="00BF506A" w:rsidP="00532AB5">
      <w:pPr>
        <w:numPr>
          <w:ilvl w:val="0"/>
          <w:numId w:val="737"/>
        </w:numPr>
        <w:spacing w:after="220"/>
        <w:rPr>
          <w:ins w:id="7665" w:author="Rev 5 Allen Wirfs-Brock" w:date="2012-01-11T14:58:00Z"/>
        </w:rPr>
        <w:pPrChange w:id="7666" w:author="Rev 7 Allen Wirfs-Brock" w:date="2012-04-25T15:29:00Z">
          <w:pPr>
            <w:numPr>
              <w:numId w:val="403"/>
            </w:numPr>
            <w:spacing w:after="220"/>
            <w:ind w:left="720" w:hanging="360"/>
          </w:pPr>
        </w:pPrChange>
      </w:pPr>
      <w:ins w:id="7667" w:author="Rev 5 Allen Wirfs-Brock" w:date="2012-01-11T14:58:00Z">
        <w:r>
          <w:t>It is a Syntax</w:t>
        </w:r>
      </w:ins>
      <w:ins w:id="7668" w:author="Rev 6 Allen Wirfs-Brock" w:date="2012-02-27T16:02:00Z">
        <w:r w:rsidR="00081437">
          <w:t xml:space="preserve"> </w:t>
        </w:r>
      </w:ins>
      <w:ins w:id="7669" w:author="Rev 5 Allen Wirfs-Brock" w:date="2012-01-11T14:58:00Z">
        <w:r>
          <w:t xml:space="preserve">Error if the source code </w:t>
        </w:r>
        <w:r w:rsidRPr="00E77497">
          <w:t xml:space="preserve">parsed with </w:t>
        </w:r>
        <w:r>
          <w:t xml:space="preserve">this production is eval code </w:t>
        </w:r>
        <w:del w:id="7670" w:author="Rev 6 Allen Wirfs-Brock" w:date="2012-02-27T16:06:00Z">
          <w:r w:rsidDel="00081437">
            <w:delText xml:space="preserve">that is also global code </w:delText>
          </w:r>
        </w:del>
        <w:r>
          <w:t>and the source code is not being processed by a direct call to eval that is contained in function code.</w:t>
        </w:r>
      </w:ins>
    </w:p>
    <w:p w14:paraId="01D900E2" w14:textId="77777777" w:rsidR="00304798" w:rsidRPr="00E77497" w:rsidDel="00592233" w:rsidRDefault="00304798" w:rsidP="00304798">
      <w:pPr>
        <w:numPr>
          <w:ilvl w:val="0"/>
          <w:numId w:val="403"/>
        </w:numPr>
        <w:spacing w:after="220"/>
        <w:rPr>
          <w:ins w:id="7671" w:author="Rev 5 Allen Wirfs-Brock" w:date="2012-01-11T14:29:00Z"/>
          <w:del w:id="7672" w:author="Rev 6 Allen Wirfs-Brock" w:date="2012-01-26T11:22:00Z"/>
        </w:rPr>
      </w:pPr>
      <w:ins w:id="7673" w:author="Rev 5 Allen Wirfs-Brock" w:date="2012-01-11T14:29:00Z">
        <w:del w:id="7674" w:author="Rev 6 Allen Wirfs-Brock" w:date="2012-01-26T11:22:00Z">
          <w:r w:rsidRPr="00E77497" w:rsidDel="00592233">
            <w:delText>It is a Syntax Error if the source code parsed with this production is not extended code.</w:delText>
          </w:r>
        </w:del>
      </w:ins>
    </w:p>
    <w:p w14:paraId="7D039F49" w14:textId="77777777" w:rsidR="00004A4F" w:rsidRPr="00E77497" w:rsidRDefault="00004A4F" w:rsidP="00004A4F">
      <w:pPr>
        <w:keepNext/>
        <w:rPr>
          <w:ins w:id="7675" w:author="Rev 5 Allen Wirfs-Brock" w:date="2012-01-11T15:00:00Z"/>
          <w:rFonts w:ascii="Helvetica" w:hAnsi="Helvetica"/>
          <w:b/>
        </w:rPr>
      </w:pPr>
      <w:ins w:id="7676" w:author="Rev 5 Allen Wirfs-Brock" w:date="2012-01-11T15:00:00Z">
        <w:r w:rsidRPr="00E77497">
          <w:rPr>
            <w:rFonts w:ascii="Helvetica" w:hAnsi="Helvetica"/>
            <w:b/>
          </w:rPr>
          <w:t xml:space="preserve">Runtime Semantics: </w:t>
        </w:r>
        <w:r w:rsidRPr="00E77497">
          <w:rPr>
            <w:rFonts w:ascii="Helvetica" w:hAnsi="Helvetica"/>
            <w:b/>
            <w:spacing w:val="6"/>
          </w:rPr>
          <w:t>Evaluation</w:t>
        </w:r>
      </w:ins>
    </w:p>
    <w:p w14:paraId="0F02B4C7" w14:textId="77777777" w:rsidR="00004A4F" w:rsidRPr="00E77497" w:rsidRDefault="00004A4F" w:rsidP="00004A4F">
      <w:pPr>
        <w:rPr>
          <w:ins w:id="7677" w:author="Rev 5 Allen Wirfs-Brock" w:date="2012-01-11T15:00:00Z"/>
        </w:rPr>
      </w:pPr>
      <w:ins w:id="7678" w:author="Rev 5 Allen Wirfs-Brock" w:date="2012-01-11T15:00:00Z">
        <w:r w:rsidRPr="00E77497">
          <w:rPr>
            <w:rStyle w:val="bnf"/>
          </w:rPr>
          <w:t>MemberExpression</w:t>
        </w:r>
        <w:r w:rsidRPr="00E77497">
          <w:t xml:space="preserve"> </w:t>
        </w:r>
        <w:r w:rsidRPr="00E77497">
          <w:rPr>
            <w:b/>
          </w:rPr>
          <w:t>:</w:t>
        </w:r>
        <w:r w:rsidRPr="00E77497">
          <w:t xml:space="preserve"> </w:t>
        </w:r>
      </w:ins>
      <w:ins w:id="7679" w:author="Rev 5 Allen Wirfs-Brock" w:date="2012-01-11T15:01:00Z">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ins>
      <w:ins w:id="7680" w:author="Rev 5 Allen Wirfs-Brock" w:date="2012-01-11T15:00:00Z">
        <w:r w:rsidRPr="00E77497">
          <w:t xml:space="preserve"> </w:t>
        </w:r>
      </w:ins>
    </w:p>
    <w:p w14:paraId="75DDE711" w14:textId="77777777" w:rsidR="00141C64" w:rsidRPr="00E77497" w:rsidRDefault="00141C64" w:rsidP="00141C64">
      <w:pPr>
        <w:pStyle w:val="Alg4"/>
        <w:numPr>
          <w:ilvl w:val="0"/>
          <w:numId w:val="632"/>
        </w:numPr>
        <w:rPr>
          <w:ins w:id="7681" w:author="Rev 7 Allen Wirfs-Brock" w:date="2012-05-01T16:28:00Z"/>
        </w:rPr>
      </w:pPr>
      <w:ins w:id="7682" w:author="Rev 7 Allen Wirfs-Brock" w:date="2012-05-01T16:28:00Z">
        <w:r w:rsidRPr="00E77497">
          <w:t xml:space="preserve">Let </w:t>
        </w:r>
        <w:r>
          <w:rPr>
            <w:i/>
          </w:rPr>
          <w:t>env</w:t>
        </w:r>
        <w:r>
          <w:t xml:space="preserve"> be the result of performing the GetThisEnvironment abstract operation</w:t>
        </w:r>
        <w:r w:rsidRPr="00E77497">
          <w:t>.</w:t>
        </w:r>
      </w:ins>
    </w:p>
    <w:p w14:paraId="5CF680E4" w14:textId="77777777" w:rsidR="001F7810" w:rsidRDefault="001F7810" w:rsidP="00141C64">
      <w:pPr>
        <w:pStyle w:val="Alg4"/>
        <w:numPr>
          <w:ilvl w:val="0"/>
          <w:numId w:val="632"/>
        </w:numPr>
        <w:contextualSpacing/>
        <w:rPr>
          <w:ins w:id="7683" w:author="Rev 7 Allen Wirfs-Brock" w:date="2012-05-01T16:48:00Z"/>
        </w:rPr>
      </w:pPr>
      <w:ins w:id="7684" w:author="Rev 7 Allen Wirfs-Brock" w:date="2012-05-01T16:47:00Z">
        <w:r>
          <w:t xml:space="preserve">If the </w:t>
        </w:r>
      </w:ins>
      <w:ins w:id="7685" w:author="Rev 7 Allen Wirfs-Brock" w:date="2012-05-01T16:48:00Z">
        <w:r>
          <w:t>result</w:t>
        </w:r>
      </w:ins>
      <w:ins w:id="7686" w:author="Rev 7 Allen Wirfs-Brock" w:date="2012-05-01T16:47:00Z">
        <w:r>
          <w:t xml:space="preserve"> </w:t>
        </w:r>
      </w:ins>
      <w:ins w:id="7687" w:author="Rev 7 Allen Wirfs-Brock" w:date="2012-05-01T16:48:00Z">
        <w:r>
          <w:t xml:space="preserve">of calling the HasSuperBinding concrete method of </w:t>
        </w:r>
        <w:r w:rsidRPr="001F7810">
          <w:rPr>
            <w:i/>
          </w:rPr>
          <w:t>env</w:t>
        </w:r>
        <w:r>
          <w:t xml:space="preserve"> is </w:t>
        </w:r>
        <w:r w:rsidRPr="001F7810">
          <w:rPr>
            <w:b/>
          </w:rPr>
          <w:t>false</w:t>
        </w:r>
        <w:r>
          <w:t>, then throw Refer</w:t>
        </w:r>
      </w:ins>
      <w:ins w:id="7688" w:author="Rev 7 Allen Wirfs-Brock" w:date="2012-05-01T17:08:00Z">
        <w:r w:rsidR="00A02592">
          <w:t>e</w:t>
        </w:r>
      </w:ins>
      <w:ins w:id="7689" w:author="Rev 7 Allen Wirfs-Brock" w:date="2012-05-01T16:48:00Z">
        <w:r>
          <w:t>nceError.</w:t>
        </w:r>
      </w:ins>
    </w:p>
    <w:p w14:paraId="77BBA5A2" w14:textId="77777777" w:rsidR="00141C64" w:rsidRPr="00E77497" w:rsidRDefault="00141C64" w:rsidP="00141C64">
      <w:pPr>
        <w:pStyle w:val="Alg4"/>
        <w:numPr>
          <w:ilvl w:val="0"/>
          <w:numId w:val="632"/>
        </w:numPr>
        <w:contextualSpacing/>
        <w:rPr>
          <w:ins w:id="7690" w:author="Rev 7 Allen Wirfs-Brock" w:date="2012-05-01T16:28:00Z"/>
        </w:rPr>
      </w:pPr>
      <w:ins w:id="7691" w:author="Rev 7 Allen Wirfs-Brock" w:date="2012-05-01T16:28: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74CE2CE3" w14:textId="77777777" w:rsidR="00C9062B" w:rsidRDefault="00141C64" w:rsidP="00C9062B">
      <w:pPr>
        <w:pStyle w:val="Alg3"/>
        <w:numPr>
          <w:ilvl w:val="0"/>
          <w:numId w:val="632"/>
        </w:numPr>
        <w:rPr>
          <w:ins w:id="7692" w:author="Rev 7 Allen Wirfs-Brock" w:date="2012-05-01T16:33:00Z"/>
        </w:rPr>
      </w:pPr>
      <w:ins w:id="7693" w:author="Rev 7 Allen Wirfs-Brock" w:date="2012-05-01T16:31:00Z">
        <w:r>
          <w:t xml:space="preserve">Let </w:t>
        </w:r>
        <w:r w:rsidRPr="00141C64">
          <w:rPr>
            <w:i/>
          </w:rPr>
          <w:t>baseValue</w:t>
        </w:r>
        <w:r>
          <w:t xml:space="preserve"> be the result of calling the GetHomeObject concrete method of </w:t>
        </w:r>
        <w:r w:rsidRPr="00141C64">
          <w:rPr>
            <w:i/>
          </w:rPr>
          <w:t>env</w:t>
        </w:r>
        <w:r>
          <w:t>.</w:t>
        </w:r>
      </w:ins>
    </w:p>
    <w:p w14:paraId="249CF62E" w14:textId="77777777" w:rsidR="00004A4F" w:rsidRPr="00E77497" w:rsidDel="00C9062B" w:rsidRDefault="00004A4F" w:rsidP="00004A4F">
      <w:pPr>
        <w:pStyle w:val="Alg3"/>
        <w:numPr>
          <w:ilvl w:val="0"/>
          <w:numId w:val="632"/>
        </w:numPr>
        <w:rPr>
          <w:ins w:id="7694" w:author="Rev 5 Allen Wirfs-Brock" w:date="2012-01-11T15:00:00Z"/>
          <w:del w:id="7695" w:author="Rev 7 Allen Wirfs-Brock" w:date="2012-05-01T16:34:00Z"/>
        </w:rPr>
      </w:pPr>
      <w:ins w:id="7696" w:author="Rev 5 Allen Wirfs-Brock" w:date="2012-01-11T15:00:00Z">
        <w:del w:id="7697" w:author="Rev 7 Allen Wirfs-Brock" w:date="2012-05-01T16:34:00Z">
          <w:r w:rsidRPr="00E77497" w:rsidDel="00C9062B">
            <w:delText xml:space="preserve">Let </w:delText>
          </w:r>
          <w:r w:rsidRPr="00E77497" w:rsidDel="00C9062B">
            <w:rPr>
              <w:i/>
            </w:rPr>
            <w:delText>baseReference</w:delText>
          </w:r>
          <w:r w:rsidRPr="00E77497" w:rsidDel="00C9062B">
            <w:delText xml:space="preserve"> be the result of evaluating </w:delText>
          </w:r>
          <w:r w:rsidRPr="00E77497" w:rsidDel="00C9062B">
            <w:rPr>
              <w:i/>
            </w:rPr>
            <w:delText>MemberExpression</w:delText>
          </w:r>
          <w:r w:rsidRPr="00E77497" w:rsidDel="00C9062B">
            <w:delText>.</w:delText>
          </w:r>
        </w:del>
      </w:ins>
    </w:p>
    <w:p w14:paraId="349D03F9" w14:textId="77777777" w:rsidR="00004A4F" w:rsidRPr="00E77497" w:rsidDel="00C9062B" w:rsidRDefault="00004A4F" w:rsidP="00004A4F">
      <w:pPr>
        <w:pStyle w:val="Alg3"/>
        <w:numPr>
          <w:ilvl w:val="0"/>
          <w:numId w:val="632"/>
        </w:numPr>
        <w:rPr>
          <w:ins w:id="7698" w:author="Rev 5 Allen Wirfs-Brock" w:date="2012-01-11T15:00:00Z"/>
          <w:del w:id="7699" w:author="Rev 7 Allen Wirfs-Brock" w:date="2012-05-01T16:34:00Z"/>
        </w:rPr>
      </w:pPr>
      <w:ins w:id="7700" w:author="Rev 5 Allen Wirfs-Brock" w:date="2012-01-11T15:00:00Z">
        <w:del w:id="7701" w:author="Rev 7 Allen Wirfs-Brock" w:date="2012-05-01T16:34:00Z">
          <w:r w:rsidRPr="00E77497" w:rsidDel="00C9062B">
            <w:delText xml:space="preserve">Let </w:delText>
          </w:r>
          <w:r w:rsidRPr="00E77497" w:rsidDel="00C9062B">
            <w:rPr>
              <w:i/>
            </w:rPr>
            <w:delText>baseValue</w:delText>
          </w:r>
          <w:r w:rsidRPr="00E77497" w:rsidDel="00C9062B">
            <w:delText xml:space="preserve"> be GetValue(</w:delText>
          </w:r>
          <w:r w:rsidRPr="00E77497" w:rsidDel="00C9062B">
            <w:rPr>
              <w:i/>
            </w:rPr>
            <w:delText>baseReference</w:delText>
          </w:r>
          <w:r w:rsidRPr="00E77497" w:rsidDel="00C9062B">
            <w:delText>).</w:delText>
          </w:r>
        </w:del>
      </w:ins>
    </w:p>
    <w:p w14:paraId="06AE4951" w14:textId="77777777" w:rsidR="00004A4F" w:rsidRPr="00E77497" w:rsidRDefault="00004A4F" w:rsidP="00004A4F">
      <w:pPr>
        <w:pStyle w:val="Alg3"/>
        <w:numPr>
          <w:ilvl w:val="0"/>
          <w:numId w:val="632"/>
        </w:numPr>
        <w:rPr>
          <w:ins w:id="7702" w:author="Rev 5 Allen Wirfs-Brock" w:date="2012-01-11T15:00:00Z"/>
        </w:rPr>
      </w:pPr>
      <w:ins w:id="7703" w:author="Rev 5 Allen Wirfs-Brock" w:date="2012-01-11T15:00:00Z">
        <w:r w:rsidRPr="00E77497">
          <w:t xml:space="preserve">Let </w:t>
        </w:r>
        <w:r w:rsidRPr="00E77497">
          <w:rPr>
            <w:i/>
          </w:rPr>
          <w:t>propertyNameReference</w:t>
        </w:r>
        <w:r w:rsidRPr="00E77497">
          <w:t xml:space="preserve"> be the result of evaluating </w:t>
        </w:r>
        <w:r w:rsidRPr="00E77497">
          <w:rPr>
            <w:i/>
          </w:rPr>
          <w:t>Expression</w:t>
        </w:r>
        <w:r w:rsidRPr="00E77497">
          <w:t>.</w:t>
        </w:r>
      </w:ins>
    </w:p>
    <w:p w14:paraId="673F6471" w14:textId="77777777" w:rsidR="00004A4F" w:rsidRPr="00E77497" w:rsidRDefault="00004A4F" w:rsidP="00004A4F">
      <w:pPr>
        <w:pStyle w:val="Alg3"/>
        <w:numPr>
          <w:ilvl w:val="0"/>
          <w:numId w:val="632"/>
        </w:numPr>
        <w:rPr>
          <w:ins w:id="7704" w:author="Rev 5 Allen Wirfs-Brock" w:date="2012-01-11T15:00:00Z"/>
        </w:rPr>
      </w:pPr>
      <w:ins w:id="7705" w:author="Rev 5 Allen Wirfs-Brock" w:date="2012-01-11T15:00:00Z">
        <w:r w:rsidRPr="00E77497">
          <w:t xml:space="preserve">Let </w:t>
        </w:r>
        <w:r w:rsidRPr="00E77497">
          <w:rPr>
            <w:i/>
          </w:rPr>
          <w:t>propertyNameValue</w:t>
        </w:r>
        <w:r w:rsidRPr="00E77497">
          <w:t xml:space="preserve"> be GetValue(</w:t>
        </w:r>
        <w:r w:rsidRPr="00E77497">
          <w:rPr>
            <w:i/>
          </w:rPr>
          <w:t>propertyNameReference</w:t>
        </w:r>
        <w:r w:rsidRPr="00E77497">
          <w:t>).</w:t>
        </w:r>
      </w:ins>
    </w:p>
    <w:p w14:paraId="05FD2FDA" w14:textId="77777777" w:rsidR="00004A4F" w:rsidRPr="00E77497" w:rsidRDefault="00134DAD" w:rsidP="00004A4F">
      <w:pPr>
        <w:pStyle w:val="Alg3"/>
        <w:numPr>
          <w:ilvl w:val="0"/>
          <w:numId w:val="632"/>
        </w:numPr>
        <w:rPr>
          <w:ins w:id="7706" w:author="Rev 5 Allen Wirfs-Brock" w:date="2012-01-11T15:00:00Z"/>
        </w:rPr>
      </w:pPr>
      <w:ins w:id="7707" w:author="Rev 7 Allen Wirfs-Brock" w:date="2012-04-10T12:09:00Z">
        <w:r>
          <w:t>ReturnIfAbrupt(</w:t>
        </w:r>
        <w:r w:rsidRPr="00E77497">
          <w:t>CheckObjectCoercible</w:t>
        </w:r>
        <w:r>
          <w:t>(</w:t>
        </w:r>
        <w:r w:rsidRPr="00134DAD">
          <w:rPr>
            <w:i/>
          </w:rPr>
          <w:t>baseValue</w:t>
        </w:r>
        <w:r>
          <w:t>))</w:t>
        </w:r>
        <w:r w:rsidRPr="00E77497">
          <w:t>.</w:t>
        </w:r>
      </w:ins>
      <w:ins w:id="7708" w:author="Rev 5 Allen Wirfs-Brock" w:date="2012-01-11T15:00:00Z">
        <w:del w:id="7709" w:author="Rev 7 Allen Wirfs-Brock" w:date="2012-04-10T12:09:00Z">
          <w:r w:rsidR="00004A4F" w:rsidRPr="00E77497" w:rsidDel="00134DAD">
            <w:delText>Call CheckObjectCoercible(</w:delText>
          </w:r>
          <w:r w:rsidR="00004A4F" w:rsidRPr="00E77497" w:rsidDel="00134DAD">
            <w:rPr>
              <w:i/>
            </w:rPr>
            <w:delText>baseValue</w:delText>
          </w:r>
          <w:r w:rsidR="00004A4F" w:rsidRPr="00E77497" w:rsidDel="00134DAD">
            <w:delText>).</w:delText>
          </w:r>
        </w:del>
      </w:ins>
    </w:p>
    <w:p w14:paraId="5D2167C7" w14:textId="77777777" w:rsidR="00004A4F" w:rsidRPr="00E77497" w:rsidRDefault="00004A4F" w:rsidP="00004A4F">
      <w:pPr>
        <w:pStyle w:val="Alg3"/>
        <w:numPr>
          <w:ilvl w:val="0"/>
          <w:numId w:val="632"/>
        </w:numPr>
        <w:rPr>
          <w:ins w:id="7710" w:author="Rev 5 Allen Wirfs-Brock" w:date="2012-01-11T15:00:00Z"/>
        </w:rPr>
      </w:pPr>
      <w:ins w:id="7711" w:author="Rev 5 Allen Wirfs-Brock" w:date="2012-01-11T15:00:00Z">
        <w:r w:rsidRPr="00E77497">
          <w:t xml:space="preserve">Let </w:t>
        </w:r>
        <w:r w:rsidRPr="00E77497">
          <w:rPr>
            <w:i/>
          </w:rPr>
          <w:t>property</w:t>
        </w:r>
        <w:del w:id="7712" w:author="Rev 7 Allen Wirfs-Brock" w:date="2012-05-01T16:42:00Z">
          <w:r w:rsidRPr="00E77497" w:rsidDel="00C9062B">
            <w:rPr>
              <w:i/>
            </w:rPr>
            <w:delText>NameString</w:delText>
          </w:r>
        </w:del>
      </w:ins>
      <w:ins w:id="7713" w:author="Rev 7 Allen Wirfs-Brock" w:date="2012-05-01T16:42:00Z">
        <w:r w:rsidR="00C9062B">
          <w:rPr>
            <w:i/>
          </w:rPr>
          <w:t>Key</w:t>
        </w:r>
      </w:ins>
      <w:ins w:id="7714" w:author="Rev 5 Allen Wirfs-Brock" w:date="2012-01-11T15:00:00Z">
        <w:r w:rsidRPr="00E77497">
          <w:t xml:space="preserve"> be To</w:t>
        </w:r>
        <w:del w:id="7715" w:author="Rev 7 Allen Wirfs-Brock" w:date="2012-05-01T16:40:00Z">
          <w:r w:rsidRPr="00E77497" w:rsidDel="00C9062B">
            <w:delText>String</w:delText>
          </w:r>
        </w:del>
      </w:ins>
      <w:ins w:id="7716" w:author="Rev 7 Allen Wirfs-Brock" w:date="2012-05-01T16:40:00Z">
        <w:r w:rsidR="00C9062B">
          <w:t>PropertyKey</w:t>
        </w:r>
      </w:ins>
      <w:ins w:id="7717" w:author="Rev 5 Allen Wirfs-Brock" w:date="2012-01-11T15:00:00Z">
        <w:r w:rsidRPr="00E77497">
          <w:t>(</w:t>
        </w:r>
        <w:r w:rsidRPr="00E77497">
          <w:rPr>
            <w:i/>
          </w:rPr>
          <w:t>propertyNameValue</w:t>
        </w:r>
        <w:r w:rsidRPr="00E77497">
          <w:t>).</w:t>
        </w:r>
      </w:ins>
    </w:p>
    <w:p w14:paraId="6597363A" w14:textId="77777777" w:rsidR="00004A4F" w:rsidRPr="00E77497" w:rsidRDefault="00004A4F" w:rsidP="00004A4F">
      <w:pPr>
        <w:pStyle w:val="Alg3"/>
        <w:numPr>
          <w:ilvl w:val="0"/>
          <w:numId w:val="632"/>
        </w:numPr>
        <w:rPr>
          <w:ins w:id="7718" w:author="Rev 5 Allen Wirfs-Brock" w:date="2012-01-11T15:00:00Z"/>
        </w:rPr>
      </w:pPr>
      <w:ins w:id="7719" w:author="Rev 5 Allen Wirfs-Brock" w:date="2012-01-11T15: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75082F5A" w14:textId="77777777" w:rsidR="00004A4F" w:rsidRPr="00E77497" w:rsidRDefault="00004A4F" w:rsidP="00004A4F">
      <w:pPr>
        <w:pStyle w:val="Alg3"/>
        <w:numPr>
          <w:ilvl w:val="0"/>
          <w:numId w:val="632"/>
        </w:numPr>
        <w:spacing w:after="220"/>
        <w:rPr>
          <w:ins w:id="7720" w:author="Rev 5 Allen Wirfs-Brock" w:date="2012-01-11T15:00:00Z"/>
        </w:rPr>
      </w:pPr>
      <w:ins w:id="7721" w:author="Rev 5 Allen Wirfs-Brock" w:date="2012-01-11T15:00:00Z">
        <w:r w:rsidRPr="00E77497">
          <w:t xml:space="preserve">Return a value of type Reference </w:t>
        </w:r>
      </w:ins>
      <w:ins w:id="7722" w:author="Rev 7 Allen Wirfs-Brock" w:date="2012-05-01T16:45:00Z">
        <w:r w:rsidR="001F7810">
          <w:t xml:space="preserve">that is a Super Reference </w:t>
        </w:r>
      </w:ins>
      <w:ins w:id="7723" w:author="Rev 5 Allen Wirfs-Brock" w:date="2012-01-11T15:00:00Z">
        <w:r w:rsidRPr="00E77497">
          <w:t xml:space="preserve">whose base value is </w:t>
        </w:r>
        <w:r w:rsidRPr="00E77497">
          <w:rPr>
            <w:i/>
          </w:rPr>
          <w:t>baseValue</w:t>
        </w:r>
        <w:del w:id="7724" w:author="Rev 7 Allen Wirfs-Brock" w:date="2012-05-01T16:44:00Z">
          <w:r w:rsidRPr="00E77497" w:rsidDel="001F7810">
            <w:delText xml:space="preserve"> and</w:delText>
          </w:r>
        </w:del>
      </w:ins>
      <w:ins w:id="7725" w:author="Rev 7 Allen Wirfs-Brock" w:date="2012-05-01T16:44:00Z">
        <w:r w:rsidR="001F7810">
          <w:t>,</w:t>
        </w:r>
      </w:ins>
      <w:ins w:id="7726" w:author="Rev 5 Allen Wirfs-Brock" w:date="2012-01-11T15:00:00Z">
        <w:r w:rsidRPr="00E77497">
          <w:t xml:space="preserve"> whose referenced name is </w:t>
        </w:r>
        <w:r w:rsidRPr="00E77497">
          <w:rPr>
            <w:i/>
          </w:rPr>
          <w:t>property</w:t>
        </w:r>
        <w:del w:id="7727" w:author="Rev 7 Allen Wirfs-Brock" w:date="2012-05-01T16:42:00Z">
          <w:r w:rsidRPr="00E77497" w:rsidDel="00C9062B">
            <w:rPr>
              <w:i/>
            </w:rPr>
            <w:delText>NameString</w:delText>
          </w:r>
        </w:del>
      </w:ins>
      <w:ins w:id="7728" w:author="Rev 7 Allen Wirfs-Brock" w:date="2012-05-01T16:42:00Z">
        <w:r w:rsidR="00C9062B">
          <w:rPr>
            <w:i/>
          </w:rPr>
          <w:t>Key</w:t>
        </w:r>
      </w:ins>
      <w:ins w:id="7729" w:author="Rev 5 Allen Wirfs-Brock" w:date="2012-01-11T15:00:00Z">
        <w:r w:rsidRPr="00E77497">
          <w:t>,</w:t>
        </w:r>
      </w:ins>
      <w:ins w:id="7730" w:author="Rev 7 Allen Wirfs-Brock" w:date="2012-05-01T16:44:00Z">
        <w:r w:rsidR="001F7810">
          <w:t xml:space="preserve"> whose thisValue is </w:t>
        </w:r>
        <w:r w:rsidR="001F7810" w:rsidRPr="001F7810">
          <w:rPr>
            <w:i/>
          </w:rPr>
          <w:t>actualThis</w:t>
        </w:r>
        <w:r w:rsidR="001F7810">
          <w:t>,</w:t>
        </w:r>
      </w:ins>
      <w:ins w:id="7731" w:author="Rev 5 Allen Wirfs-Brock" w:date="2012-01-11T15:00:00Z">
        <w:r w:rsidRPr="00E77497">
          <w:t xml:space="preserve"> and whose strict mode flag is </w:t>
        </w:r>
        <w:r w:rsidRPr="00E77497">
          <w:rPr>
            <w:i/>
          </w:rPr>
          <w:t>strict</w:t>
        </w:r>
        <w:r w:rsidRPr="00E77497">
          <w:t>.</w:t>
        </w:r>
      </w:ins>
    </w:p>
    <w:p w14:paraId="560D7931" w14:textId="77777777" w:rsidR="00A02592" w:rsidRPr="00E77497" w:rsidRDefault="00A02592" w:rsidP="00A02592">
      <w:pPr>
        <w:rPr>
          <w:ins w:id="7732" w:author="Rev 7 Allen Wirfs-Brock" w:date="2012-05-01T17:07:00Z"/>
        </w:rPr>
      </w:pPr>
      <w:ins w:id="7733" w:author="Rev 7 Allen Wirfs-Brock" w:date="2012-05-01T17:07:00Z">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004A4F">
          <w:t xml:space="preserve"> </w:t>
        </w:r>
        <w:r>
          <w:rPr>
            <w:rFonts w:ascii="Times New Roman" w:hAnsi="Times New Roman"/>
            <w:i/>
          </w:rPr>
          <w:t>IdentifierName</w:t>
        </w:r>
        <w:r w:rsidRPr="00E77497">
          <w:t xml:space="preserve"> </w:t>
        </w:r>
      </w:ins>
    </w:p>
    <w:p w14:paraId="5DEF4369" w14:textId="77777777" w:rsidR="00A02592" w:rsidRPr="00E77497" w:rsidRDefault="00A02592" w:rsidP="00A02592">
      <w:pPr>
        <w:pStyle w:val="Alg4"/>
        <w:numPr>
          <w:ilvl w:val="0"/>
          <w:numId w:val="789"/>
        </w:numPr>
        <w:rPr>
          <w:ins w:id="7734" w:author="Rev 7 Allen Wirfs-Brock" w:date="2012-05-01T17:07:00Z"/>
        </w:rPr>
      </w:pPr>
      <w:ins w:id="7735" w:author="Rev 7 Allen Wirfs-Brock" w:date="2012-05-01T17:07:00Z">
        <w:r w:rsidRPr="00E77497">
          <w:t xml:space="preserve">Let </w:t>
        </w:r>
        <w:r>
          <w:rPr>
            <w:i/>
          </w:rPr>
          <w:t>env</w:t>
        </w:r>
        <w:r>
          <w:t xml:space="preserve"> be the result of performing the GetThisEnvironment abstract operation</w:t>
        </w:r>
        <w:r w:rsidRPr="00E77497">
          <w:t>.</w:t>
        </w:r>
      </w:ins>
    </w:p>
    <w:p w14:paraId="3EFA0197" w14:textId="77777777" w:rsidR="00A02592" w:rsidRDefault="00A02592" w:rsidP="00A02592">
      <w:pPr>
        <w:pStyle w:val="Alg4"/>
        <w:numPr>
          <w:ilvl w:val="0"/>
          <w:numId w:val="789"/>
        </w:numPr>
        <w:contextualSpacing/>
        <w:rPr>
          <w:ins w:id="7736" w:author="Rev 7 Allen Wirfs-Brock" w:date="2012-05-01T17:07:00Z"/>
        </w:rPr>
      </w:pPr>
      <w:ins w:id="7737" w:author="Rev 7 Allen Wirfs-Brock" w:date="2012-05-01T17:07:00Z">
        <w:r>
          <w:t xml:space="preserve">If the result of calling the HasSuperBinding concrete method of </w:t>
        </w:r>
        <w:r w:rsidRPr="001F7810">
          <w:rPr>
            <w:i/>
          </w:rPr>
          <w:t>env</w:t>
        </w:r>
        <w:r>
          <w:t xml:space="preserve"> is </w:t>
        </w:r>
        <w:r w:rsidRPr="001F7810">
          <w:rPr>
            <w:b/>
          </w:rPr>
          <w:t>false</w:t>
        </w:r>
        <w:r>
          <w:t>, then throw Refer</w:t>
        </w:r>
      </w:ins>
      <w:ins w:id="7738" w:author="Rev 7 Allen Wirfs-Brock" w:date="2012-05-01T17:08:00Z">
        <w:r>
          <w:t>e</w:t>
        </w:r>
      </w:ins>
      <w:ins w:id="7739" w:author="Rev 7 Allen Wirfs-Brock" w:date="2012-05-01T17:07:00Z">
        <w:r>
          <w:t>nceError.</w:t>
        </w:r>
      </w:ins>
    </w:p>
    <w:p w14:paraId="181BCDA8" w14:textId="77777777" w:rsidR="00A02592" w:rsidRPr="00E77497" w:rsidRDefault="00A02592" w:rsidP="00A02592">
      <w:pPr>
        <w:pStyle w:val="Alg4"/>
        <w:numPr>
          <w:ilvl w:val="0"/>
          <w:numId w:val="789"/>
        </w:numPr>
        <w:contextualSpacing/>
        <w:rPr>
          <w:ins w:id="7740" w:author="Rev 7 Allen Wirfs-Brock" w:date="2012-05-01T17:07:00Z"/>
        </w:rPr>
      </w:pPr>
      <w:ins w:id="7741" w:author="Rev 7 Allen Wirfs-Brock" w:date="2012-05-01T17:07: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7DAD6AAA" w14:textId="77777777" w:rsidR="00A02592" w:rsidRDefault="00A02592" w:rsidP="00A02592">
      <w:pPr>
        <w:pStyle w:val="Alg3"/>
        <w:numPr>
          <w:ilvl w:val="0"/>
          <w:numId w:val="789"/>
        </w:numPr>
        <w:rPr>
          <w:ins w:id="7742" w:author="Rev 7 Allen Wirfs-Brock" w:date="2012-05-01T17:07:00Z"/>
        </w:rPr>
      </w:pPr>
      <w:ins w:id="7743" w:author="Rev 7 Allen Wirfs-Brock" w:date="2012-05-01T17:07:00Z">
        <w:r>
          <w:t xml:space="preserve">Let </w:t>
        </w:r>
        <w:r w:rsidRPr="00141C64">
          <w:rPr>
            <w:i/>
          </w:rPr>
          <w:t>baseValue</w:t>
        </w:r>
        <w:r>
          <w:t xml:space="preserve"> be the result of calling the GetHomeObject concrete method of </w:t>
        </w:r>
        <w:r w:rsidRPr="00141C64">
          <w:rPr>
            <w:i/>
          </w:rPr>
          <w:t>env</w:t>
        </w:r>
        <w:r>
          <w:t>.</w:t>
        </w:r>
      </w:ins>
    </w:p>
    <w:p w14:paraId="00E1E449" w14:textId="77777777" w:rsidR="00A02592" w:rsidRPr="00E77497" w:rsidRDefault="00A02592" w:rsidP="00A02592">
      <w:pPr>
        <w:pStyle w:val="Alg3"/>
        <w:numPr>
          <w:ilvl w:val="0"/>
          <w:numId w:val="789"/>
        </w:numPr>
        <w:rPr>
          <w:ins w:id="7744" w:author="Rev 7 Allen Wirfs-Brock" w:date="2012-05-01T17:07:00Z"/>
        </w:rPr>
      </w:pPr>
      <w:ins w:id="7745" w:author="Rev 7 Allen Wirfs-Brock" w:date="2012-05-01T17:07:00Z">
        <w:r>
          <w:t>ReturnIfAbrupt(</w:t>
        </w:r>
        <w:r w:rsidRPr="00E77497">
          <w:t>CheckObjectCoercible</w:t>
        </w:r>
        <w:r>
          <w:t>(</w:t>
        </w:r>
        <w:r w:rsidRPr="00134DAD">
          <w:rPr>
            <w:i/>
          </w:rPr>
          <w:t>baseValue</w:t>
        </w:r>
        <w:r>
          <w:t>))</w:t>
        </w:r>
        <w:r w:rsidRPr="00E77497">
          <w:t>.</w:t>
        </w:r>
      </w:ins>
    </w:p>
    <w:p w14:paraId="74FF86FA" w14:textId="77777777" w:rsidR="00A02592" w:rsidRPr="00E77497" w:rsidRDefault="00A02592" w:rsidP="00A02592">
      <w:pPr>
        <w:pStyle w:val="Alg3"/>
        <w:numPr>
          <w:ilvl w:val="0"/>
          <w:numId w:val="789"/>
        </w:numPr>
        <w:rPr>
          <w:ins w:id="7746" w:author="Rev 7 Allen Wirfs-Brock" w:date="2012-05-01T17:11:00Z"/>
        </w:rPr>
      </w:pPr>
      <w:ins w:id="7747" w:author="Rev 7 Allen Wirfs-Brock" w:date="2012-05-01T17:11:00Z">
        <w:r w:rsidRPr="00E77497">
          <w:t xml:space="preserve">Let </w:t>
        </w:r>
        <w:r w:rsidRPr="00E77497">
          <w:rPr>
            <w:i/>
          </w:rPr>
          <w:t>property</w:t>
        </w:r>
        <w:r>
          <w:rPr>
            <w:i/>
          </w:rPr>
          <w:t>Key</w:t>
        </w:r>
        <w:r w:rsidRPr="00E77497">
          <w:t xml:space="preserve"> be </w:t>
        </w:r>
        <w:r>
          <w:t xml:space="preserve">String Value of </w:t>
        </w:r>
        <w:r>
          <w:rPr>
            <w:i/>
          </w:rPr>
          <w:t>IdentifierName</w:t>
        </w:r>
        <w:r w:rsidRPr="00E77497">
          <w:t>.</w:t>
        </w:r>
      </w:ins>
    </w:p>
    <w:p w14:paraId="09EA2973" w14:textId="77777777" w:rsidR="00A02592" w:rsidRPr="00E77497" w:rsidRDefault="00A02592" w:rsidP="00A02592">
      <w:pPr>
        <w:pStyle w:val="Alg3"/>
        <w:numPr>
          <w:ilvl w:val="0"/>
          <w:numId w:val="789"/>
        </w:numPr>
        <w:rPr>
          <w:ins w:id="7748" w:author="Rev 7 Allen Wirfs-Brock" w:date="2012-05-01T17:07:00Z"/>
        </w:rPr>
      </w:pPr>
      <w:ins w:id="7749" w:author="Rev 7 Allen Wirfs-Brock" w:date="2012-05-01T17:07: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7744CCC2" w14:textId="77777777" w:rsidR="00A02592" w:rsidRDefault="00A02592" w:rsidP="001265F5">
      <w:pPr>
        <w:pStyle w:val="Alg3"/>
        <w:numPr>
          <w:ilvl w:val="0"/>
          <w:numId w:val="789"/>
        </w:numPr>
        <w:spacing w:after="240"/>
        <w:rPr>
          <w:ins w:id="7750" w:author="Rev 7 Allen Wirfs-Brock" w:date="2012-05-01T17:12:00Z"/>
        </w:rPr>
      </w:pPr>
      <w:ins w:id="7751" w:author="Rev 7 Allen Wirfs-Brock" w:date="2012-05-01T17:07:00Z">
        <w:r w:rsidRPr="00E77497">
          <w:t xml:space="preserve">Return 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ins w:id="7752" w:author="Rev 7 Allen Wirfs-Brock" w:date="2012-05-01T18:03:00Z">
        <w:r w:rsidR="003C4138">
          <w:t>.</w:t>
        </w:r>
      </w:ins>
      <w:ins w:id="7753" w:author="Rev 7 Allen Wirfs-Brock" w:date="2012-05-01T17:07:00Z">
        <w:r>
          <w:t xml:space="preserve"> </w:t>
        </w:r>
      </w:ins>
    </w:p>
    <w:p w14:paraId="25702038" w14:textId="77777777" w:rsidR="003C4138" w:rsidRPr="00E77497" w:rsidRDefault="003C4138" w:rsidP="003C4138">
      <w:pPr>
        <w:rPr>
          <w:ins w:id="7754" w:author="Rev 7 Allen Wirfs-Brock" w:date="2012-05-01T17:57:00Z"/>
        </w:rPr>
      </w:pPr>
      <w:ins w:id="7755" w:author="Rev 7 Allen Wirfs-Brock" w:date="2012-05-01T17:57:00Z">
        <w:r w:rsidRPr="00E77497">
          <w:rPr>
            <w:rStyle w:val="bnf"/>
          </w:rPr>
          <w:t>CallExpression</w:t>
        </w:r>
        <w:r w:rsidRPr="00E77497">
          <w:t xml:space="preserve"> </w:t>
        </w:r>
        <w:r w:rsidRPr="00E77497">
          <w:rPr>
            <w:b/>
          </w:rPr>
          <w:t>:</w:t>
        </w:r>
        <w:r w:rsidRPr="00E77497">
          <w:t xml:space="preserve"> </w:t>
        </w:r>
      </w:ins>
      <w:ins w:id="7756" w:author="Rev 7 Allen Wirfs-Brock" w:date="2012-05-01T17:58:00Z">
        <w:r w:rsidRPr="00004A4F">
          <w:rPr>
            <w:rFonts w:ascii="Courier New" w:hAnsi="Courier New"/>
            <w:b/>
          </w:rPr>
          <w:t>super</w:t>
        </w:r>
        <w:r w:rsidRPr="00E77497">
          <w:rPr>
            <w:rFonts w:ascii="Courier New" w:hAnsi="Courier New"/>
            <w:b/>
            <w:i/>
          </w:rPr>
          <w:t xml:space="preserve"> </w:t>
        </w:r>
      </w:ins>
      <w:ins w:id="7757" w:author="Rev 7 Allen Wirfs-Brock" w:date="2012-05-01T17:57:00Z">
        <w:r w:rsidRPr="00E77497">
          <w:rPr>
            <w:rStyle w:val="bnf"/>
          </w:rPr>
          <w:t>Arguments</w:t>
        </w:r>
        <w:r w:rsidRPr="00E77497">
          <w:t xml:space="preserve"> </w:t>
        </w:r>
      </w:ins>
    </w:p>
    <w:p w14:paraId="5990D3FE" w14:textId="77777777" w:rsidR="003C4138" w:rsidRPr="00E77497" w:rsidRDefault="003C4138" w:rsidP="003C4138">
      <w:pPr>
        <w:pStyle w:val="Alg4"/>
        <w:numPr>
          <w:ilvl w:val="0"/>
          <w:numId w:val="792"/>
        </w:numPr>
        <w:rPr>
          <w:ins w:id="7758" w:author="Rev 7 Allen Wirfs-Brock" w:date="2012-05-01T18:00:00Z"/>
        </w:rPr>
      </w:pPr>
      <w:ins w:id="7759" w:author="Rev 7 Allen Wirfs-Brock" w:date="2012-05-01T18:00:00Z">
        <w:r w:rsidRPr="00E77497">
          <w:t xml:space="preserve">Let </w:t>
        </w:r>
        <w:r>
          <w:rPr>
            <w:i/>
          </w:rPr>
          <w:t>env</w:t>
        </w:r>
        <w:r>
          <w:t xml:space="preserve"> be the result of performing the GetThisEnvironment abstract operation</w:t>
        </w:r>
        <w:r w:rsidRPr="00E77497">
          <w:t>.</w:t>
        </w:r>
      </w:ins>
    </w:p>
    <w:p w14:paraId="24219456" w14:textId="77777777" w:rsidR="003C4138" w:rsidRDefault="003C4138" w:rsidP="003C4138">
      <w:pPr>
        <w:pStyle w:val="Alg4"/>
        <w:numPr>
          <w:ilvl w:val="0"/>
          <w:numId w:val="792"/>
        </w:numPr>
        <w:contextualSpacing/>
        <w:rPr>
          <w:ins w:id="7760" w:author="Rev 7 Allen Wirfs-Brock" w:date="2012-05-01T18:00:00Z"/>
        </w:rPr>
      </w:pPr>
      <w:ins w:id="7761" w:author="Rev 7 Allen Wirfs-Brock" w:date="2012-05-01T18:00:00Z">
        <w:r>
          <w:t xml:space="preserve">If the result of calling the HasSuperBinding concrete method of </w:t>
        </w:r>
        <w:r w:rsidRPr="001F7810">
          <w:rPr>
            <w:i/>
          </w:rPr>
          <w:t>env</w:t>
        </w:r>
        <w:r>
          <w:t xml:space="preserve"> is </w:t>
        </w:r>
        <w:r w:rsidRPr="001F7810">
          <w:rPr>
            <w:b/>
          </w:rPr>
          <w:t>false</w:t>
        </w:r>
        <w:r>
          <w:t>, then throw ReferenceError.</w:t>
        </w:r>
      </w:ins>
    </w:p>
    <w:p w14:paraId="374471A6" w14:textId="77777777" w:rsidR="003C4138" w:rsidRPr="00E77497" w:rsidRDefault="003C4138" w:rsidP="003C4138">
      <w:pPr>
        <w:pStyle w:val="Alg4"/>
        <w:numPr>
          <w:ilvl w:val="0"/>
          <w:numId w:val="792"/>
        </w:numPr>
        <w:contextualSpacing/>
        <w:rPr>
          <w:ins w:id="7762" w:author="Rev 7 Allen Wirfs-Brock" w:date="2012-05-01T18:00:00Z"/>
        </w:rPr>
      </w:pPr>
      <w:ins w:id="7763" w:author="Rev 7 Allen Wirfs-Brock" w:date="2012-05-01T18:00: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57C8AEF1" w14:textId="77777777" w:rsidR="003C4138" w:rsidRDefault="003C4138" w:rsidP="003C4138">
      <w:pPr>
        <w:pStyle w:val="Alg3"/>
        <w:numPr>
          <w:ilvl w:val="0"/>
          <w:numId w:val="792"/>
        </w:numPr>
        <w:rPr>
          <w:ins w:id="7764" w:author="Rev 7 Allen Wirfs-Brock" w:date="2012-05-01T18:00:00Z"/>
        </w:rPr>
      </w:pPr>
      <w:ins w:id="7765" w:author="Rev 7 Allen Wirfs-Brock" w:date="2012-05-01T18:00:00Z">
        <w:r>
          <w:t xml:space="preserve">Let </w:t>
        </w:r>
        <w:r w:rsidRPr="00141C64">
          <w:rPr>
            <w:i/>
          </w:rPr>
          <w:t>baseValue</w:t>
        </w:r>
        <w:r>
          <w:t xml:space="preserve"> be the result of calling the GetHomeObject concrete method of </w:t>
        </w:r>
        <w:r w:rsidRPr="00141C64">
          <w:rPr>
            <w:i/>
          </w:rPr>
          <w:t>env</w:t>
        </w:r>
        <w:r>
          <w:t>.</w:t>
        </w:r>
      </w:ins>
    </w:p>
    <w:p w14:paraId="48EC31E3" w14:textId="77777777" w:rsidR="003C4138" w:rsidRPr="00E77497" w:rsidRDefault="003C4138" w:rsidP="003C4138">
      <w:pPr>
        <w:pStyle w:val="Alg3"/>
        <w:numPr>
          <w:ilvl w:val="0"/>
          <w:numId w:val="792"/>
        </w:numPr>
        <w:rPr>
          <w:ins w:id="7766" w:author="Rev 7 Allen Wirfs-Brock" w:date="2012-05-01T18:00:00Z"/>
        </w:rPr>
      </w:pPr>
      <w:ins w:id="7767" w:author="Rev 7 Allen Wirfs-Brock" w:date="2012-05-01T18:00:00Z">
        <w:r>
          <w:t>ReturnIfAbrupt(</w:t>
        </w:r>
        <w:r w:rsidRPr="00E77497">
          <w:t>CheckObjectCoercible</w:t>
        </w:r>
        <w:r>
          <w:t>(</w:t>
        </w:r>
        <w:r w:rsidRPr="00134DAD">
          <w:rPr>
            <w:i/>
          </w:rPr>
          <w:t>baseValue</w:t>
        </w:r>
        <w:r>
          <w:t>))</w:t>
        </w:r>
        <w:r w:rsidRPr="00E77497">
          <w:t>.</w:t>
        </w:r>
      </w:ins>
    </w:p>
    <w:p w14:paraId="28429F3E" w14:textId="77777777" w:rsidR="003C4138" w:rsidRPr="00E77497" w:rsidRDefault="003C4138" w:rsidP="003C4138">
      <w:pPr>
        <w:pStyle w:val="Alg3"/>
        <w:numPr>
          <w:ilvl w:val="0"/>
          <w:numId w:val="792"/>
        </w:numPr>
        <w:rPr>
          <w:ins w:id="7768" w:author="Rev 7 Allen Wirfs-Brock" w:date="2012-05-01T18:00:00Z"/>
        </w:rPr>
      </w:pPr>
      <w:ins w:id="7769" w:author="Rev 7 Allen Wirfs-Brock" w:date="2012-05-01T18:00:00Z">
        <w:r w:rsidRPr="00E77497">
          <w:t xml:space="preserve">Let </w:t>
        </w:r>
        <w:r w:rsidRPr="00E77497">
          <w:rPr>
            <w:i/>
          </w:rPr>
          <w:t>property</w:t>
        </w:r>
        <w:r>
          <w:rPr>
            <w:i/>
          </w:rPr>
          <w:t>Key</w:t>
        </w:r>
        <w:r w:rsidRPr="00E77497">
          <w:t xml:space="preserve"> be </w:t>
        </w:r>
      </w:ins>
      <w:ins w:id="7770" w:author="Rev 7 Allen Wirfs-Brock" w:date="2012-05-01T18:02:00Z">
        <w:r>
          <w:t>the result of calling the GetMethodName concete method of env</w:t>
        </w:r>
      </w:ins>
      <w:ins w:id="7771" w:author="Rev 7 Allen Wirfs-Brock" w:date="2012-05-01T18:00:00Z">
        <w:r w:rsidRPr="00E77497">
          <w:t>.</w:t>
        </w:r>
      </w:ins>
    </w:p>
    <w:p w14:paraId="1EE3D5D5" w14:textId="77777777" w:rsidR="003C4138" w:rsidRPr="00E77497" w:rsidRDefault="003C4138" w:rsidP="003C4138">
      <w:pPr>
        <w:pStyle w:val="Alg3"/>
        <w:numPr>
          <w:ilvl w:val="0"/>
          <w:numId w:val="792"/>
        </w:numPr>
        <w:rPr>
          <w:ins w:id="7772" w:author="Rev 7 Allen Wirfs-Brock" w:date="2012-05-01T18:00:00Z"/>
        </w:rPr>
      </w:pPr>
      <w:ins w:id="7773" w:author="Rev 7 Allen Wirfs-Brock" w:date="2012-05-01T18: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258F0AB9" w14:textId="77777777" w:rsidR="003C4138" w:rsidRPr="00E77497" w:rsidRDefault="003C4138" w:rsidP="003C4138">
      <w:pPr>
        <w:pStyle w:val="Alg3"/>
        <w:numPr>
          <w:ilvl w:val="0"/>
          <w:numId w:val="792"/>
        </w:numPr>
        <w:spacing w:after="220"/>
        <w:contextualSpacing/>
        <w:rPr>
          <w:ins w:id="7774" w:author="Rev 7 Allen Wirfs-Brock" w:date="2012-05-01T17:57:00Z"/>
        </w:rPr>
      </w:pPr>
      <w:ins w:id="7775" w:author="Rev 7 Allen Wirfs-Brock" w:date="2012-05-01T18:04:00Z">
        <w:r>
          <w:t xml:space="preserve">Let </w:t>
        </w:r>
        <w:r w:rsidRPr="003C4138">
          <w:rPr>
            <w:i/>
          </w:rPr>
          <w:t>ref</w:t>
        </w:r>
        <w:r>
          <w:t xml:space="preserve"> be </w:t>
        </w:r>
      </w:ins>
      <w:ins w:id="7776" w:author="Rev 7 Allen Wirfs-Brock" w:date="2012-05-01T18:03:00Z">
        <w:r w:rsidRPr="00E77497">
          <w:t xml:space="preserve">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p>
    <w:p w14:paraId="7B9B137A" w14:textId="77777777" w:rsidR="003C4138" w:rsidRPr="00E77497" w:rsidRDefault="003C4138" w:rsidP="003C4138">
      <w:pPr>
        <w:pStyle w:val="Alg3"/>
        <w:numPr>
          <w:ilvl w:val="0"/>
          <w:numId w:val="792"/>
        </w:numPr>
        <w:spacing w:after="240"/>
        <w:rPr>
          <w:ins w:id="7777" w:author="Rev 7 Allen Wirfs-Brock" w:date="2012-05-01T17:57:00Z"/>
        </w:rPr>
      </w:pPr>
      <w:ins w:id="7778" w:author="Rev 7 Allen Wirfs-Brock" w:date="2012-05-01T17:57:00Z">
        <w:r>
          <w:t xml:space="preserve">Return the result of the abstract operation Evalute Call with arguments </w:t>
        </w:r>
        <w:r w:rsidRPr="0077365B">
          <w:rPr>
            <w:i/>
          </w:rPr>
          <w:t>ref</w:t>
        </w:r>
        <w:r>
          <w:t xml:space="preserve"> and </w:t>
        </w:r>
        <w:r w:rsidRPr="0077365B">
          <w:rPr>
            <w:i/>
          </w:rPr>
          <w:t>Arguments</w:t>
        </w:r>
        <w:r w:rsidRPr="00E77497">
          <w:t>.</w:t>
        </w:r>
      </w:ins>
    </w:p>
    <w:p w14:paraId="074718F9" w14:textId="77777777" w:rsidR="004C02EF" w:rsidRPr="00E77497" w:rsidRDefault="004C02EF" w:rsidP="00A02592">
      <w:pPr>
        <w:pStyle w:val="30"/>
        <w:numPr>
          <w:ilvl w:val="0"/>
          <w:numId w:val="0"/>
        </w:numPr>
      </w:pPr>
      <w:bookmarkStart w:id="7779" w:name="_Toc323907665"/>
      <w:r w:rsidRPr="00E77497">
        <w:t>11.2.</w:t>
      </w:r>
      <w:del w:id="7780" w:author="Rev 5 Allen Wirfs-Brock" w:date="2012-01-11T14:26:00Z">
        <w:r w:rsidRPr="00E77497" w:rsidDel="000847C5">
          <w:delText>4</w:delText>
        </w:r>
      </w:del>
      <w:ins w:id="7781" w:author="Rev 5 Allen Wirfs-Brock" w:date="2012-01-11T14:26:00Z">
        <w:r w:rsidR="000847C5">
          <w:t>5</w:t>
        </w:r>
      </w:ins>
      <w:r w:rsidRPr="00E77497">
        <w:tab/>
        <w:t>Argument List</w:t>
      </w:r>
      <w:bookmarkEnd w:id="7596"/>
      <w:bookmarkEnd w:id="7597"/>
      <w:bookmarkEnd w:id="7598"/>
      <w:r w:rsidRPr="00E77497">
        <w:t>s</w:t>
      </w:r>
      <w:bookmarkEnd w:id="7600"/>
      <w:bookmarkEnd w:id="7601"/>
      <w:bookmarkEnd w:id="7602"/>
      <w:bookmarkEnd w:id="7603"/>
      <w:bookmarkEnd w:id="7604"/>
      <w:bookmarkEnd w:id="7605"/>
      <w:bookmarkEnd w:id="7606"/>
      <w:bookmarkEnd w:id="7607"/>
      <w:bookmarkEnd w:id="7779"/>
    </w:p>
    <w:p w14:paraId="4D95C06E" w14:textId="77777777" w:rsidR="004C02EF" w:rsidRPr="00E77497" w:rsidRDefault="004C02EF" w:rsidP="004C02EF">
      <w:r w:rsidRPr="00E77497">
        <w:t>The evaluation of an argument list produces a List of values (see 8.</w:t>
      </w:r>
      <w:del w:id="7782" w:author="Rev 6 Allen Wirfs-Brock" w:date="2012-02-22T12:27:00Z">
        <w:r w:rsidRPr="00E77497" w:rsidDel="00F87676">
          <w:delText>8</w:delText>
        </w:r>
      </w:del>
      <w:ins w:id="7783" w:author="Rev 6 Allen Wirfs-Brock" w:date="2012-02-22T12:27:00Z">
        <w:r w:rsidR="00F87676">
          <w:t>7</w:t>
        </w:r>
      </w:ins>
      <w:r w:rsidRPr="00E77497">
        <w:t>).</w:t>
      </w:r>
    </w:p>
    <w:p w14:paraId="050409BE" w14:textId="77777777" w:rsidR="00384BE6" w:rsidRPr="00E77497" w:rsidDel="00592233" w:rsidRDefault="00384BE6" w:rsidP="00384BE6">
      <w:pPr>
        <w:pStyle w:val="40"/>
        <w:numPr>
          <w:ilvl w:val="0"/>
          <w:numId w:val="0"/>
        </w:numPr>
        <w:rPr>
          <w:ins w:id="7784" w:author="Rev 4 Allen Wirfs-Brock" w:date="2011-10-15T09:35:00Z"/>
          <w:del w:id="7785" w:author="Rev 6 Allen Wirfs-Brock" w:date="2012-01-26T11:23:00Z"/>
        </w:rPr>
      </w:pPr>
      <w:ins w:id="7786" w:author="Rev 4 Allen Wirfs-Brock" w:date="2011-10-15T09:35:00Z">
        <w:del w:id="7787" w:author="Rev 6 Allen Wirfs-Brock" w:date="2012-01-26T11:23:00Z">
          <w:r w:rsidRPr="00E77497" w:rsidDel="00592233">
            <w:delText>11.2.4</w:delText>
          </w:r>
        </w:del>
      </w:ins>
      <w:ins w:id="7788" w:author="Rev 5 Allen Wirfs-Brock" w:date="2012-01-11T14:26:00Z">
        <w:del w:id="7789" w:author="Rev 6 Allen Wirfs-Brock" w:date="2012-01-26T11:23:00Z">
          <w:r w:rsidR="000847C5" w:rsidDel="00592233">
            <w:delText>5</w:delText>
          </w:r>
        </w:del>
      </w:ins>
      <w:ins w:id="7790" w:author="Rev 4 Allen Wirfs-Brock" w:date="2011-10-15T09:35:00Z">
        <w:del w:id="7791" w:author="Rev 6 Allen Wirfs-Brock" w:date="2012-01-26T11:23:00Z">
          <w:r w:rsidRPr="00E77497" w:rsidDel="00592233">
            <w:delText>.1 Static Semantics</w:delText>
          </w:r>
        </w:del>
      </w:ins>
    </w:p>
    <w:p w14:paraId="06F65FF8" w14:textId="77777777" w:rsidR="00384BE6" w:rsidRPr="00E77497" w:rsidDel="00592233" w:rsidRDefault="00304798" w:rsidP="00384BE6">
      <w:pPr>
        <w:rPr>
          <w:ins w:id="7792" w:author="Rev 4 Allen Wirfs-Brock" w:date="2011-10-15T09:35:00Z"/>
          <w:del w:id="7793" w:author="Rev 6 Allen Wirfs-Brock" w:date="2012-01-26T11:23:00Z"/>
          <w:rFonts w:ascii="Helvetica" w:hAnsi="Helvetica"/>
          <w:b/>
        </w:rPr>
      </w:pPr>
      <w:ins w:id="7794" w:author="Rev 5 Allen Wirfs-Brock" w:date="2012-01-11T14:30:00Z">
        <w:del w:id="7795" w:author="Rev 6 Allen Wirfs-Brock" w:date="2012-01-26T11:23:00Z">
          <w:r w:rsidRPr="00E77497" w:rsidDel="00592233">
            <w:rPr>
              <w:rFonts w:ascii="Helvetica" w:hAnsi="Helvetica"/>
              <w:b/>
            </w:rPr>
            <w:delText xml:space="preserve">Static Semantics:  </w:delText>
          </w:r>
        </w:del>
      </w:ins>
      <w:ins w:id="7796" w:author="Rev 4 Allen Wirfs-Brock" w:date="2011-10-15T09:35:00Z">
        <w:del w:id="7797" w:author="Rev 6 Allen Wirfs-Brock" w:date="2012-01-26T11:23:00Z">
          <w:r w:rsidR="00384BE6" w:rsidRPr="00E77497" w:rsidDel="00592233">
            <w:rPr>
              <w:rFonts w:ascii="Helvetica" w:hAnsi="Helvetica"/>
              <w:b/>
            </w:rPr>
            <w:delText>Early Errors</w:delText>
          </w:r>
        </w:del>
      </w:ins>
    </w:p>
    <w:p w14:paraId="34CC6B6F" w14:textId="77777777" w:rsidR="004C02EF" w:rsidRPr="00E77497" w:rsidDel="00592233" w:rsidRDefault="004C02EF" w:rsidP="004C02EF">
      <w:pPr>
        <w:rPr>
          <w:del w:id="7798" w:author="Rev 6 Allen Wirfs-Brock" w:date="2012-01-26T11:23:00Z"/>
        </w:rPr>
      </w:pPr>
      <w:del w:id="7799" w:author="Rev 6 Allen Wirfs-Brock" w:date="2012-01-26T11:23:00Z">
        <w:r w:rsidRPr="00E77497" w:rsidDel="00592233">
          <w:delText xml:space="preserve">The production </w:delText>
        </w:r>
        <w:r w:rsidRPr="00E77497" w:rsidDel="00592233">
          <w:rPr>
            <w:rFonts w:ascii="Times New Roman" w:hAnsi="Times New Roman"/>
            <w:i/>
          </w:rPr>
          <w:delText xml:space="preserve">Arguments </w:delText>
        </w:r>
        <w:r w:rsidRPr="00E77497" w:rsidDel="00592233">
          <w:rPr>
            <w:b/>
          </w:rPr>
          <w:delText>:</w:delText>
        </w:r>
        <w:r w:rsidRPr="00E77497" w:rsidDel="00592233">
          <w:delText xml:space="preserve"> </w:delText>
        </w:r>
        <w:r w:rsidRPr="00E77497" w:rsidDel="00592233">
          <w:rPr>
            <w:rFonts w:ascii="Courier New" w:hAnsi="Courier New"/>
            <w:b/>
          </w:rPr>
          <w:delText>( )</w:delText>
        </w:r>
        <w:r w:rsidRPr="00E77497" w:rsidDel="00592233">
          <w:delText xml:space="preserve"> is evaluated as follows:</w:delText>
        </w:r>
      </w:del>
    </w:p>
    <w:p w14:paraId="21425FF6" w14:textId="77777777" w:rsidR="004C02EF" w:rsidRPr="00E77497" w:rsidDel="00592233" w:rsidRDefault="004C02EF" w:rsidP="006361CF">
      <w:pPr>
        <w:pStyle w:val="Alg3"/>
        <w:numPr>
          <w:ilvl w:val="0"/>
          <w:numId w:val="63"/>
        </w:numPr>
        <w:spacing w:after="220"/>
        <w:contextualSpacing/>
        <w:rPr>
          <w:del w:id="7800" w:author="Rev 6 Allen Wirfs-Brock" w:date="2012-01-26T11:23:00Z"/>
        </w:rPr>
        <w:pPrChange w:id="7801" w:author="Rev 4 Allen Wirfs-Brock" w:date="2011-11-07T12:16:00Z">
          <w:pPr>
            <w:pStyle w:val="Alg3"/>
            <w:numPr>
              <w:numId w:val="65"/>
            </w:numPr>
            <w:spacing w:after="220"/>
            <w:contextualSpacing/>
          </w:pPr>
        </w:pPrChange>
      </w:pPr>
      <w:del w:id="7802" w:author="Rev 6 Allen Wirfs-Brock" w:date="2012-01-26T11:23:00Z">
        <w:r w:rsidRPr="00E77497" w:rsidDel="00592233">
          <w:delText>Return an empty List.</w:delText>
        </w:r>
      </w:del>
    </w:p>
    <w:p w14:paraId="0A6823A8" w14:textId="77777777" w:rsidR="004C02EF" w:rsidRPr="00E77497" w:rsidDel="00592233" w:rsidRDefault="004C02EF" w:rsidP="004C02EF">
      <w:pPr>
        <w:rPr>
          <w:del w:id="7803" w:author="Rev 6 Allen Wirfs-Brock" w:date="2012-01-26T11:23:00Z"/>
        </w:rPr>
      </w:pPr>
      <w:del w:id="7804" w:author="Rev 6 Allen Wirfs-Brock" w:date="2012-01-26T11:23:00Z">
        <w:r w:rsidRPr="00E77497" w:rsidDel="00592233">
          <w:delText xml:space="preserve">The production </w:delText>
        </w:r>
        <w:r w:rsidRPr="00E77497" w:rsidDel="00592233">
          <w:rPr>
            <w:rStyle w:val="bnf"/>
          </w:rPr>
          <w:delText>Arguments</w:delText>
        </w:r>
        <w:r w:rsidRPr="00E77497" w:rsidDel="00592233">
          <w:rPr>
            <w:i/>
          </w:rPr>
          <w:delText xml:space="preserve"> </w:delText>
        </w:r>
        <w:r w:rsidRPr="00E77497" w:rsidDel="00592233">
          <w:rPr>
            <w:b/>
          </w:rPr>
          <w:delText>:</w:delText>
        </w:r>
        <w:r w:rsidRPr="00E77497" w:rsidDel="00592233">
          <w:rPr>
            <w:i/>
          </w:rPr>
          <w:delText xml:space="preserve"> </w:delText>
        </w:r>
        <w:r w:rsidRPr="00E77497" w:rsidDel="00592233">
          <w:rPr>
            <w:rFonts w:ascii="Courier New" w:hAnsi="Courier New"/>
            <w:b/>
          </w:rPr>
          <w:delText xml:space="preserve">( </w:delText>
        </w:r>
        <w:r w:rsidRPr="00E77497" w:rsidDel="00592233">
          <w:rPr>
            <w:rStyle w:val="bnf"/>
          </w:rPr>
          <w:delText>ArgumentList</w:delText>
        </w:r>
        <w:r w:rsidRPr="00E77497" w:rsidDel="00592233">
          <w:rPr>
            <w:rFonts w:ascii="Courier New" w:hAnsi="Courier New"/>
            <w:b/>
          </w:rPr>
          <w:delText xml:space="preserve"> )</w:delText>
        </w:r>
        <w:r w:rsidRPr="00E77497" w:rsidDel="00592233">
          <w:delText xml:space="preserve"> is evaluated as follows:</w:delText>
        </w:r>
      </w:del>
    </w:p>
    <w:p w14:paraId="582C9BDA" w14:textId="77777777" w:rsidR="004C02EF" w:rsidRPr="00E77497" w:rsidDel="00592233" w:rsidRDefault="004C02EF" w:rsidP="006361CF">
      <w:pPr>
        <w:pStyle w:val="Alg3"/>
        <w:numPr>
          <w:ilvl w:val="0"/>
          <w:numId w:val="64"/>
        </w:numPr>
        <w:spacing w:after="220"/>
        <w:contextualSpacing/>
        <w:rPr>
          <w:del w:id="7805" w:author="Rev 6 Allen Wirfs-Brock" w:date="2012-01-26T11:23:00Z"/>
        </w:rPr>
        <w:pPrChange w:id="7806" w:author="Rev 4 Allen Wirfs-Brock" w:date="2011-11-07T12:16:00Z">
          <w:pPr>
            <w:pStyle w:val="Alg3"/>
            <w:numPr>
              <w:numId w:val="66"/>
            </w:numPr>
            <w:spacing w:after="220"/>
            <w:contextualSpacing/>
          </w:pPr>
        </w:pPrChange>
      </w:pPr>
      <w:del w:id="7807" w:author="Rev 6 Allen Wirfs-Brock" w:date="2012-01-26T11:23:00Z">
        <w:r w:rsidRPr="00E77497" w:rsidDel="00592233">
          <w:delText xml:space="preserve">Return the result of evaluating </w:delText>
        </w:r>
        <w:r w:rsidRPr="00E77497" w:rsidDel="00592233">
          <w:rPr>
            <w:i/>
          </w:rPr>
          <w:delText>ArgumentList</w:delText>
        </w:r>
        <w:r w:rsidRPr="00E77497" w:rsidDel="00592233">
          <w:delText>.</w:delText>
        </w:r>
      </w:del>
    </w:p>
    <w:p w14:paraId="4263E066" w14:textId="77777777" w:rsidR="004C02EF" w:rsidRPr="00E77497" w:rsidDel="00592233" w:rsidRDefault="004C02EF" w:rsidP="004C02EF">
      <w:pPr>
        <w:keepNext/>
        <w:rPr>
          <w:del w:id="7808" w:author="Rev 6 Allen Wirfs-Brock" w:date="2012-01-26T11:23:00Z"/>
        </w:rPr>
      </w:pPr>
      <w:del w:id="7809" w:author="Rev 6 Allen Wirfs-Brock" w:date="2012-01-26T11:23:00Z">
        <w:r w:rsidRPr="00E77497" w:rsidDel="00592233">
          <w:delText xml:space="preserve">The production </w:delText>
        </w:r>
        <w:r w:rsidRPr="00E77497" w:rsidDel="00592233">
          <w:rPr>
            <w:rStyle w:val="bnf"/>
          </w:rPr>
          <w:delText>ArgumentList</w:delText>
        </w:r>
        <w:r w:rsidRPr="00E77497" w:rsidDel="00592233">
          <w:rPr>
            <w:i/>
          </w:rPr>
          <w:delText xml:space="preserve"> </w:delText>
        </w:r>
        <w:r w:rsidRPr="00E77497" w:rsidDel="00592233">
          <w:rPr>
            <w:b/>
          </w:rPr>
          <w:delText>:</w:delText>
        </w:r>
        <w:r w:rsidRPr="00E77497" w:rsidDel="00592233">
          <w:rPr>
            <w:rFonts w:ascii="Courier New" w:hAnsi="Courier New"/>
            <w:b/>
          </w:rPr>
          <w:delText xml:space="preserve"> </w:delText>
        </w:r>
        <w:r w:rsidRPr="00E77497" w:rsidDel="00592233">
          <w:rPr>
            <w:rStyle w:val="bnf"/>
          </w:rPr>
          <w:delText>AssignmentExpression</w:delText>
        </w:r>
        <w:r w:rsidRPr="00E77497" w:rsidDel="00592233">
          <w:rPr>
            <w:rFonts w:ascii="Courier New" w:hAnsi="Courier New"/>
            <w:b/>
          </w:rPr>
          <w:delText xml:space="preserve"> </w:delText>
        </w:r>
        <w:r w:rsidRPr="00E77497" w:rsidDel="00592233">
          <w:delText>is evaluated as follows:</w:delText>
        </w:r>
      </w:del>
    </w:p>
    <w:p w14:paraId="0CA4799B" w14:textId="77777777" w:rsidR="004C02EF" w:rsidRPr="00E77497" w:rsidDel="00592233" w:rsidRDefault="004C02EF" w:rsidP="006361CF">
      <w:pPr>
        <w:pStyle w:val="Alg3"/>
        <w:numPr>
          <w:ilvl w:val="0"/>
          <w:numId w:val="65"/>
        </w:numPr>
        <w:spacing w:after="220"/>
        <w:contextualSpacing/>
        <w:rPr>
          <w:del w:id="7810" w:author="Rev 6 Allen Wirfs-Brock" w:date="2012-01-26T11:23:00Z"/>
        </w:rPr>
        <w:pPrChange w:id="7811" w:author="Rev 4 Allen Wirfs-Brock" w:date="2011-11-07T12:16:00Z">
          <w:pPr>
            <w:pStyle w:val="Alg3"/>
            <w:numPr>
              <w:numId w:val="67"/>
            </w:numPr>
            <w:spacing w:after="220"/>
            <w:contextualSpacing/>
          </w:pPr>
        </w:pPrChange>
      </w:pPr>
      <w:del w:id="7812" w:author="Rev 6 Allen Wirfs-Brock" w:date="2012-01-26T11:23:00Z">
        <w:r w:rsidRPr="00E77497" w:rsidDel="00592233">
          <w:delText xml:space="preserve">Let </w:delText>
        </w:r>
        <w:r w:rsidRPr="00E77497" w:rsidDel="00592233">
          <w:rPr>
            <w:i/>
          </w:rPr>
          <w:delText>ref</w:delText>
        </w:r>
        <w:r w:rsidRPr="00E77497" w:rsidDel="00592233">
          <w:delText xml:space="preserve"> be the result of evaluating </w:delText>
        </w:r>
        <w:r w:rsidRPr="00E77497" w:rsidDel="00592233">
          <w:rPr>
            <w:i/>
          </w:rPr>
          <w:delText>AssignmentExpression</w:delText>
        </w:r>
        <w:r w:rsidRPr="00E77497" w:rsidDel="00592233">
          <w:delText>.</w:delText>
        </w:r>
      </w:del>
    </w:p>
    <w:p w14:paraId="1CD9ECE7" w14:textId="77777777" w:rsidR="004C02EF" w:rsidRPr="00E77497" w:rsidDel="00592233" w:rsidRDefault="004C02EF" w:rsidP="006361CF">
      <w:pPr>
        <w:pStyle w:val="Alg3"/>
        <w:numPr>
          <w:ilvl w:val="0"/>
          <w:numId w:val="65"/>
        </w:numPr>
        <w:rPr>
          <w:del w:id="7813" w:author="Rev 6 Allen Wirfs-Brock" w:date="2012-01-26T11:23:00Z"/>
        </w:rPr>
        <w:pPrChange w:id="7814" w:author="Rev 4 Allen Wirfs-Brock" w:date="2011-11-07T12:16:00Z">
          <w:pPr>
            <w:pStyle w:val="Alg3"/>
            <w:numPr>
              <w:numId w:val="67"/>
            </w:numPr>
          </w:pPr>
        </w:pPrChange>
      </w:pPr>
      <w:del w:id="7815" w:author="Rev 6 Allen Wirfs-Brock" w:date="2012-01-26T11:23:00Z">
        <w:r w:rsidRPr="00E77497" w:rsidDel="00592233">
          <w:delText xml:space="preserve">Let </w:delText>
        </w:r>
        <w:r w:rsidRPr="00E77497" w:rsidDel="00592233">
          <w:rPr>
            <w:i/>
          </w:rPr>
          <w:delText>arg</w:delText>
        </w:r>
        <w:r w:rsidRPr="00E77497" w:rsidDel="00592233">
          <w:delText xml:space="preserve"> be GetValue(</w:delText>
        </w:r>
        <w:r w:rsidRPr="00E77497" w:rsidDel="00592233">
          <w:rPr>
            <w:i/>
          </w:rPr>
          <w:delText>ref</w:delText>
        </w:r>
        <w:r w:rsidRPr="00E77497" w:rsidDel="00592233">
          <w:delText>).</w:delText>
        </w:r>
      </w:del>
    </w:p>
    <w:p w14:paraId="6F62193B" w14:textId="77777777" w:rsidR="004C02EF" w:rsidRPr="00E77497" w:rsidDel="00592233" w:rsidRDefault="004C02EF" w:rsidP="006361CF">
      <w:pPr>
        <w:pStyle w:val="Alg3"/>
        <w:numPr>
          <w:ilvl w:val="0"/>
          <w:numId w:val="65"/>
        </w:numPr>
        <w:spacing w:after="220"/>
        <w:contextualSpacing/>
        <w:rPr>
          <w:del w:id="7816" w:author="Rev 6 Allen Wirfs-Brock" w:date="2012-01-26T11:23:00Z"/>
        </w:rPr>
        <w:pPrChange w:id="7817" w:author="Rev 4 Allen Wirfs-Brock" w:date="2011-11-07T12:16:00Z">
          <w:pPr>
            <w:pStyle w:val="Alg3"/>
            <w:numPr>
              <w:numId w:val="67"/>
            </w:numPr>
            <w:spacing w:after="220"/>
            <w:contextualSpacing/>
          </w:pPr>
        </w:pPrChange>
      </w:pPr>
      <w:del w:id="7818" w:author="Rev 6 Allen Wirfs-Brock" w:date="2012-01-26T11:23:00Z">
        <w:r w:rsidRPr="00E77497" w:rsidDel="00592233">
          <w:delText xml:space="preserve">Return a List whose sole item is </w:delText>
        </w:r>
        <w:r w:rsidRPr="00E77497" w:rsidDel="00592233">
          <w:rPr>
            <w:i/>
          </w:rPr>
          <w:delText>arg</w:delText>
        </w:r>
        <w:r w:rsidRPr="00E77497" w:rsidDel="00592233">
          <w:delText>.</w:delText>
        </w:r>
      </w:del>
    </w:p>
    <w:p w14:paraId="216ED8EF" w14:textId="77777777" w:rsidR="00144DD7" w:rsidRPr="00E77497" w:rsidDel="00592233" w:rsidRDefault="00144DD7" w:rsidP="00120381">
      <w:pPr>
        <w:contextualSpacing/>
        <w:rPr>
          <w:ins w:id="7819" w:author="Allen Wirfs-Brock" w:date="2011-07-05T10:46:00Z"/>
          <w:del w:id="7820" w:author="Rev 6 Allen Wirfs-Brock" w:date="2012-01-26T11:23:00Z"/>
        </w:rPr>
      </w:pPr>
      <w:ins w:id="7821" w:author="Allen Wirfs-Brock" w:date="2011-07-05T10:46:00Z">
        <w:del w:id="7822"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3484FCE7" w14:textId="77777777" w:rsidR="00144DD7" w:rsidRPr="00E77497" w:rsidDel="00592233" w:rsidRDefault="00144DD7" w:rsidP="00441AED">
      <w:pPr>
        <w:numPr>
          <w:ilvl w:val="0"/>
          <w:numId w:val="403"/>
        </w:numPr>
        <w:spacing w:after="220"/>
        <w:rPr>
          <w:ins w:id="7823" w:author="Allen Wirfs-Brock" w:date="2011-07-05T10:46:00Z"/>
          <w:del w:id="7824" w:author="Rev 6 Allen Wirfs-Brock" w:date="2012-01-26T11:23:00Z"/>
        </w:rPr>
      </w:pPr>
      <w:ins w:id="7825" w:author="Allen Wirfs-Brock" w:date="2011-07-05T10:46:00Z">
        <w:del w:id="7826" w:author="Rev 6 Allen Wirfs-Brock" w:date="2012-01-26T11:23:00Z">
          <w:r w:rsidRPr="00E77497" w:rsidDel="00592233">
            <w:delText>It is a Syntax Error if the scource</w:delText>
          </w:r>
        </w:del>
      </w:ins>
      <w:ins w:id="7827" w:author="Rev 3 Allen Wirfs-Brock" w:date="2011-08-30T11:39:00Z">
        <w:del w:id="7828" w:author="Rev 6 Allen Wirfs-Brock" w:date="2012-01-26T11:23:00Z">
          <w:r w:rsidR="00F937DA" w:rsidRPr="00E77497" w:rsidDel="00592233">
            <w:delText>source</w:delText>
          </w:r>
        </w:del>
      </w:ins>
      <w:ins w:id="7829" w:author="Allen Wirfs-Brock" w:date="2011-07-05T10:46:00Z">
        <w:del w:id="7830" w:author="Rev 6 Allen Wirfs-Brock" w:date="2012-01-26T11:23:00Z">
          <w:r w:rsidRPr="00E77497" w:rsidDel="00592233">
            <w:delText xml:space="preserve"> code parsed with this production is not extended code.</w:delText>
          </w:r>
        </w:del>
      </w:ins>
    </w:p>
    <w:p w14:paraId="6CE6E69C" w14:textId="77777777" w:rsidR="002A29A1" w:rsidRPr="00E77497" w:rsidDel="00592233" w:rsidRDefault="002A29A1" w:rsidP="002A29A1">
      <w:pPr>
        <w:rPr>
          <w:ins w:id="7831" w:author="Allen Wirfs-Brock" w:date="2011-07-05T10:47:00Z"/>
          <w:del w:id="7832" w:author="Rev 6 Allen Wirfs-Brock" w:date="2012-01-26T11:23:00Z"/>
        </w:rPr>
      </w:pPr>
      <w:bookmarkStart w:id="7833" w:name="_Toc385672192"/>
      <w:bookmarkStart w:id="7834" w:name="_Toc393690287"/>
      <w:bookmarkStart w:id="7835" w:name="_Toc472818826"/>
      <w:bookmarkStart w:id="7836" w:name="_Toc235503400"/>
      <w:bookmarkStart w:id="7837" w:name="_Toc241509175"/>
      <w:bookmarkStart w:id="7838" w:name="_Toc244416662"/>
      <w:bookmarkStart w:id="7839" w:name="_Toc276631026"/>
      <w:ins w:id="7840" w:author="Allen Wirfs-Brock" w:date="2011-07-05T10:47:00Z">
        <w:del w:id="7841"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Style w:val="bnf"/>
            </w:rPr>
            <w:delText>ArgumentList</w:delText>
          </w:r>
          <w:r w:rsidRPr="00E77497" w:rsidDel="00592233">
            <w:rPr>
              <w:rFonts w:ascii="Courier New" w:hAnsi="Courier New"/>
              <w:b/>
            </w:rPr>
            <w:delText xml:space="preserve"> ,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7129CD74" w14:textId="77777777" w:rsidR="002A29A1" w:rsidRPr="00E77497" w:rsidDel="00592233" w:rsidRDefault="002A29A1" w:rsidP="00441AED">
      <w:pPr>
        <w:numPr>
          <w:ilvl w:val="0"/>
          <w:numId w:val="403"/>
        </w:numPr>
        <w:spacing w:after="220"/>
        <w:rPr>
          <w:ins w:id="7842" w:author="Allen Wirfs-Brock" w:date="2011-07-05T10:47:00Z"/>
          <w:del w:id="7843" w:author="Rev 6 Allen Wirfs-Brock" w:date="2012-01-26T11:23:00Z"/>
        </w:rPr>
      </w:pPr>
      <w:ins w:id="7844" w:author="Allen Wirfs-Brock" w:date="2011-07-05T10:47:00Z">
        <w:del w:id="7845" w:author="Rev 6 Allen Wirfs-Brock" w:date="2012-01-26T11:23:00Z">
          <w:r w:rsidRPr="00E77497" w:rsidDel="00592233">
            <w:delText>It is a Syntax Error if the scource</w:delText>
          </w:r>
        </w:del>
      </w:ins>
      <w:ins w:id="7846" w:author="Rev 3 Allen Wirfs-Brock" w:date="2011-08-30T11:39:00Z">
        <w:del w:id="7847" w:author="Rev 6 Allen Wirfs-Brock" w:date="2012-01-26T11:23:00Z">
          <w:r w:rsidR="00F937DA" w:rsidRPr="00E77497" w:rsidDel="00592233">
            <w:delText>source</w:delText>
          </w:r>
        </w:del>
      </w:ins>
      <w:ins w:id="7848" w:author="Allen Wirfs-Brock" w:date="2011-07-05T10:47:00Z">
        <w:del w:id="7849" w:author="Rev 6 Allen Wirfs-Brock" w:date="2012-01-26T11:23:00Z">
          <w:r w:rsidRPr="00E77497" w:rsidDel="00592233">
            <w:delText xml:space="preserve"> code parsed with this production is not extended code.</w:delText>
          </w:r>
        </w:del>
      </w:ins>
    </w:p>
    <w:p w14:paraId="6BBBD2CC" w14:textId="77777777" w:rsidR="00384BE6" w:rsidRPr="00E77497" w:rsidRDefault="00384BE6" w:rsidP="00384BE6">
      <w:pPr>
        <w:pStyle w:val="40"/>
        <w:numPr>
          <w:ilvl w:val="0"/>
          <w:numId w:val="0"/>
        </w:numPr>
        <w:rPr>
          <w:ins w:id="7850" w:author="Rev 4 Allen Wirfs-Brock" w:date="2011-10-15T09:35:00Z"/>
        </w:rPr>
      </w:pPr>
      <w:ins w:id="7851" w:author="Rev 4 Allen Wirfs-Brock" w:date="2011-10-15T09:35:00Z">
        <w:del w:id="7852" w:author="Rev 6 Allen Wirfs-Brock" w:date="2012-01-26T11:23:00Z">
          <w:r w:rsidRPr="00E77497" w:rsidDel="00592233">
            <w:delText>11.2.4</w:delText>
          </w:r>
        </w:del>
      </w:ins>
      <w:ins w:id="7853" w:author="Rev 5 Allen Wirfs-Brock" w:date="2012-01-11T14:26:00Z">
        <w:del w:id="7854" w:author="Rev 6 Allen Wirfs-Brock" w:date="2012-01-26T11:23:00Z">
          <w:r w:rsidR="000847C5" w:rsidDel="00592233">
            <w:delText>5</w:delText>
          </w:r>
        </w:del>
      </w:ins>
      <w:ins w:id="7855" w:author="Rev 4 Allen Wirfs-Brock" w:date="2011-10-15T09:35:00Z">
        <w:del w:id="7856" w:author="Rev 6 Allen Wirfs-Brock" w:date="2012-01-26T11:23:00Z">
          <w:r w:rsidRPr="00E77497" w:rsidDel="00592233">
            <w:delText xml:space="preserve">.2 </w:delText>
          </w:r>
        </w:del>
        <w:r w:rsidRPr="00E77497">
          <w:t>Runtime Semantics</w:t>
        </w:r>
      </w:ins>
    </w:p>
    <w:p w14:paraId="1F92DF76" w14:textId="77777777" w:rsidR="00384BE6" w:rsidRPr="00E77497" w:rsidRDefault="00384BE6" w:rsidP="00384BE6">
      <w:pPr>
        <w:keepNext/>
        <w:rPr>
          <w:ins w:id="7857" w:author="Rev 4 Allen Wirfs-Brock" w:date="2011-10-15T09:35:00Z"/>
          <w:rFonts w:ascii="Helvetica" w:hAnsi="Helvetica"/>
          <w:b/>
        </w:rPr>
      </w:pPr>
      <w:ins w:id="7858" w:author="Rev 4 Allen Wirfs-Brock" w:date="2011-10-15T09:35:00Z">
        <w:r w:rsidRPr="00E77497">
          <w:rPr>
            <w:rFonts w:ascii="Helvetica" w:hAnsi="Helvetica"/>
            <w:b/>
          </w:rPr>
          <w:t xml:space="preserve">Runtime Semantics: </w:t>
        </w:r>
        <w:r w:rsidRPr="00E77497">
          <w:rPr>
            <w:rFonts w:ascii="Helvetica" w:hAnsi="Helvetica"/>
            <w:b/>
            <w:spacing w:val="6"/>
          </w:rPr>
          <w:t>Evaluation</w:t>
        </w:r>
      </w:ins>
    </w:p>
    <w:p w14:paraId="60937560" w14:textId="77777777" w:rsidR="00384BE6" w:rsidRPr="00E77497" w:rsidRDefault="00384BE6" w:rsidP="00384BE6">
      <w:del w:id="7859" w:author="Rev 4 Allen Wirfs-Brock" w:date="2011-10-15T09:38:00Z">
        <w:r w:rsidRPr="00E77497" w:rsidDel="00326D0A">
          <w:delText xml:space="preserve">The production </w:delText>
        </w:r>
      </w:del>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del w:id="7860" w:author="Rev 4 Allen Wirfs-Brock" w:date="2011-10-15T09:38:00Z">
        <w:r w:rsidRPr="00E77497" w:rsidDel="00326D0A">
          <w:delText>is evaluated as follows:</w:delText>
        </w:r>
      </w:del>
    </w:p>
    <w:p w14:paraId="140AD6F8" w14:textId="77777777" w:rsidR="00384BE6" w:rsidRPr="00E77497" w:rsidRDefault="00384BE6" w:rsidP="00441AED">
      <w:pPr>
        <w:pStyle w:val="Alg3"/>
        <w:numPr>
          <w:ilvl w:val="0"/>
          <w:numId w:val="63"/>
        </w:numPr>
        <w:spacing w:after="220"/>
        <w:contextualSpacing/>
      </w:pPr>
      <w:r w:rsidRPr="00E77497">
        <w:t>Return an empty List.</w:t>
      </w:r>
    </w:p>
    <w:p w14:paraId="7EE59B91" w14:textId="77777777" w:rsidR="00384BE6" w:rsidRPr="00E77497" w:rsidRDefault="00384BE6" w:rsidP="00384BE6">
      <w:del w:id="7861" w:author="Rev 4 Allen Wirfs-Brock" w:date="2011-10-15T09:38:00Z">
        <w:r w:rsidRPr="00E77497" w:rsidDel="00326D0A">
          <w:delText xml:space="preserve">The production </w:delText>
        </w:r>
      </w:del>
      <w:r w:rsidRPr="00E77497">
        <w:rPr>
          <w:rStyle w:val="bnf"/>
        </w:rPr>
        <w:t>Arguments</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ArgumentList</w:t>
      </w:r>
      <w:r w:rsidRPr="00E77497">
        <w:rPr>
          <w:rFonts w:ascii="Courier New" w:hAnsi="Courier New"/>
          <w:b/>
        </w:rPr>
        <w:t xml:space="preserve"> )</w:t>
      </w:r>
      <w:r w:rsidRPr="00E77497">
        <w:t xml:space="preserve"> </w:t>
      </w:r>
      <w:del w:id="7862" w:author="Rev 4 Allen Wirfs-Brock" w:date="2011-10-15T09:38:00Z">
        <w:r w:rsidRPr="00E77497" w:rsidDel="00326D0A">
          <w:delText>is evaluated as follows:</w:delText>
        </w:r>
      </w:del>
    </w:p>
    <w:p w14:paraId="498E01B6" w14:textId="77777777" w:rsidR="00384BE6" w:rsidRPr="00E77497" w:rsidRDefault="00384BE6" w:rsidP="00441AED">
      <w:pPr>
        <w:pStyle w:val="Alg3"/>
        <w:numPr>
          <w:ilvl w:val="0"/>
          <w:numId w:val="64"/>
        </w:numPr>
        <w:spacing w:after="220"/>
        <w:contextualSpacing/>
      </w:pPr>
      <w:r w:rsidRPr="00E77497">
        <w:t xml:space="preserve">Return the result of evaluating </w:t>
      </w:r>
      <w:r w:rsidRPr="00E77497">
        <w:rPr>
          <w:i/>
        </w:rPr>
        <w:t>ArgumentList</w:t>
      </w:r>
      <w:r w:rsidRPr="00E77497">
        <w:t>.</w:t>
      </w:r>
    </w:p>
    <w:p w14:paraId="67E47CA8" w14:textId="77777777" w:rsidR="00384BE6" w:rsidRPr="00E77497" w:rsidRDefault="00384BE6" w:rsidP="00384BE6">
      <w:pPr>
        <w:keepNext/>
      </w:pPr>
      <w:del w:id="7863"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del w:id="7864" w:author="Rev 4 Allen Wirfs-Brock" w:date="2011-10-15T09:38:00Z">
        <w:r w:rsidRPr="00E77497" w:rsidDel="00326D0A">
          <w:delText>is evaluated as follows:</w:delText>
        </w:r>
      </w:del>
    </w:p>
    <w:p w14:paraId="438F1531" w14:textId="77777777"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632CE2AC" w14:textId="77777777"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14:paraId="4C00D393" w14:textId="77777777" w:rsidR="00E01C54" w:rsidRDefault="00E01C54" w:rsidP="00E01C54">
      <w:pPr>
        <w:pStyle w:val="Alg4"/>
        <w:numPr>
          <w:ilvl w:val="0"/>
          <w:numId w:val="65"/>
        </w:numPr>
        <w:contextualSpacing/>
        <w:rPr>
          <w:ins w:id="7865" w:author="Rev 6 Allen Wirfs-Brock" w:date="2012-02-16T14:49:00Z"/>
        </w:rPr>
      </w:pPr>
      <w:ins w:id="7866" w:author="Rev 6 Allen Wirfs-Brock" w:date="2012-02-16T14:49:00Z">
        <w:r>
          <w:t xml:space="preserve">If </w:t>
        </w:r>
      </w:ins>
      <w:ins w:id="7867" w:author="Rev 6 Allen Wirfs-Brock" w:date="2012-02-16T14:50:00Z">
        <w:r w:rsidRPr="00E77497">
          <w:rPr>
            <w:i/>
          </w:rPr>
          <w:t>arg</w:t>
        </w:r>
        <w:r w:rsidRPr="00E77497">
          <w:t xml:space="preserve"> </w:t>
        </w:r>
      </w:ins>
      <w:ins w:id="7868" w:author="Rev 6 Allen Wirfs-Brock" w:date="2012-02-16T14:49:00Z">
        <w:r>
          <w:t xml:space="preserve">is an abrupt completion, return </w:t>
        </w:r>
      </w:ins>
      <w:ins w:id="7869" w:author="Rev 6 Allen Wirfs-Brock" w:date="2012-02-16T14:50:00Z">
        <w:r w:rsidRPr="00E77497">
          <w:rPr>
            <w:i/>
          </w:rPr>
          <w:t>arg</w:t>
        </w:r>
      </w:ins>
      <w:ins w:id="7870" w:author="Rev 6 Allen Wirfs-Brock" w:date="2012-02-16T14:49:00Z">
        <w:r>
          <w:t>.</w:t>
        </w:r>
      </w:ins>
    </w:p>
    <w:p w14:paraId="56C1883E" w14:textId="77777777"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14:paraId="59948432" w14:textId="77777777" w:rsidR="00326D0A" w:rsidRPr="00E77497" w:rsidRDefault="00326D0A" w:rsidP="00326D0A">
      <w:pPr>
        <w:rPr>
          <w:ins w:id="7871" w:author="Rev 4 Allen Wirfs-Brock" w:date="2011-10-15T09:37:00Z"/>
        </w:rPr>
      </w:pPr>
      <w:ins w:id="7872" w:author="Rev 4 Allen Wirfs-Brock" w:date="2011-10-15T09:37:00Z">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14:paraId="31A04B8E" w14:textId="77777777" w:rsidR="00326D0A" w:rsidRPr="00E77497" w:rsidRDefault="00326D0A" w:rsidP="00441AED">
      <w:pPr>
        <w:pStyle w:val="Alg4"/>
        <w:numPr>
          <w:ilvl w:val="0"/>
          <w:numId w:val="419"/>
        </w:numPr>
        <w:spacing w:after="220"/>
        <w:contextualSpacing/>
        <w:rPr>
          <w:ins w:id="7873" w:author="Rev 4 Allen Wirfs-Brock" w:date="2011-10-15T09:37:00Z"/>
        </w:rPr>
      </w:pPr>
      <w:ins w:id="7874" w:author="Rev 4 Allen Wirfs-Brock" w:date="2011-10-15T09:37:00Z">
        <w:r w:rsidRPr="00E77497">
          <w:t xml:space="preserve">Let </w:t>
        </w:r>
        <w:r w:rsidRPr="00E77497">
          <w:rPr>
            <w:i/>
          </w:rPr>
          <w:t xml:space="preserve">list </w:t>
        </w:r>
        <w:r w:rsidRPr="00E77497">
          <w:t>be an empty List.</w:t>
        </w:r>
      </w:ins>
    </w:p>
    <w:p w14:paraId="6D7F54CF" w14:textId="77777777" w:rsidR="00326D0A" w:rsidRPr="00E77497" w:rsidRDefault="00326D0A" w:rsidP="00441AED">
      <w:pPr>
        <w:pStyle w:val="Alg4"/>
        <w:numPr>
          <w:ilvl w:val="0"/>
          <w:numId w:val="419"/>
        </w:numPr>
        <w:spacing w:after="220"/>
        <w:contextualSpacing/>
        <w:rPr>
          <w:ins w:id="7875" w:author="Rev 4 Allen Wirfs-Brock" w:date="2011-10-15T09:37:00Z"/>
        </w:rPr>
      </w:pPr>
      <w:ins w:id="7876" w:author="Rev 4 Allen Wirfs-Brock" w:date="2011-10-15T09:3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48E57B51" w14:textId="77777777" w:rsidR="00326D0A" w:rsidRPr="00E77497" w:rsidRDefault="00326D0A" w:rsidP="00441AED">
      <w:pPr>
        <w:pStyle w:val="Alg4"/>
        <w:numPr>
          <w:ilvl w:val="0"/>
          <w:numId w:val="419"/>
        </w:numPr>
        <w:spacing w:after="220"/>
        <w:contextualSpacing/>
        <w:rPr>
          <w:ins w:id="7877" w:author="Rev 4 Allen Wirfs-Brock" w:date="2011-10-15T09:37:00Z"/>
        </w:rPr>
      </w:pPr>
      <w:ins w:id="7878" w:author="Rev 4 Allen Wirfs-Brock" w:date="2011-10-15T09:37:00Z">
        <w:r w:rsidRPr="00E77497">
          <w:t xml:space="preserve">Let </w:t>
        </w:r>
        <w:r w:rsidRPr="00E77497">
          <w:rPr>
            <w:i/>
          </w:rPr>
          <w:t xml:space="preserve">spreadValue </w:t>
        </w:r>
        <w:r w:rsidRPr="00E77497">
          <w:t>be GetValue(</w:t>
        </w:r>
        <w:r w:rsidRPr="00E77497">
          <w:rPr>
            <w:i/>
          </w:rPr>
          <w:t>spreadRef</w:t>
        </w:r>
        <w:r w:rsidRPr="00E77497">
          <w:t>).</w:t>
        </w:r>
      </w:ins>
    </w:p>
    <w:p w14:paraId="26B89E7B" w14:textId="77777777" w:rsidR="00326D0A" w:rsidRPr="00E77497" w:rsidRDefault="00326D0A" w:rsidP="00441AED">
      <w:pPr>
        <w:pStyle w:val="Alg4"/>
        <w:numPr>
          <w:ilvl w:val="0"/>
          <w:numId w:val="419"/>
        </w:numPr>
        <w:contextualSpacing/>
        <w:rPr>
          <w:ins w:id="7879" w:author="Rev 4 Allen Wirfs-Brock" w:date="2011-10-15T09:37:00Z"/>
        </w:rPr>
      </w:pPr>
      <w:commentRangeStart w:id="7880"/>
      <w:ins w:id="7881" w:author="Rev 4 Allen Wirfs-Brock" w:date="2011-10-15T09:37:00Z">
        <w:r w:rsidRPr="00E77497">
          <w:t xml:space="preserve">Let </w:t>
        </w:r>
        <w:r w:rsidRPr="00E77497">
          <w:rPr>
            <w:i/>
          </w:rPr>
          <w:t>spreadObj</w:t>
        </w:r>
        <w:r w:rsidRPr="00E77497">
          <w:t xml:space="preserve"> be ToObject(</w:t>
        </w:r>
        <w:r w:rsidRPr="00E77497">
          <w:rPr>
            <w:i/>
          </w:rPr>
          <w:t>spreadValue</w:t>
        </w:r>
        <w:r w:rsidRPr="00E77497">
          <w:t>).</w:t>
        </w:r>
        <w:commentRangeEnd w:id="7880"/>
        <w:r w:rsidRPr="00E77497">
          <w:rPr>
            <w:rStyle w:val="af4"/>
            <w:rFonts w:ascii="Arial" w:eastAsia="MS Mincho" w:hAnsi="Arial"/>
            <w:spacing w:val="0"/>
            <w:lang w:val="en-GB" w:eastAsia="ja-JP"/>
          </w:rPr>
          <w:commentReference w:id="7880"/>
        </w:r>
      </w:ins>
    </w:p>
    <w:p w14:paraId="13A4962D" w14:textId="77777777" w:rsidR="004736CE" w:rsidRDefault="004736CE" w:rsidP="004736CE">
      <w:pPr>
        <w:pStyle w:val="Alg4"/>
        <w:numPr>
          <w:ilvl w:val="0"/>
          <w:numId w:val="419"/>
        </w:numPr>
        <w:contextualSpacing/>
        <w:rPr>
          <w:ins w:id="7882" w:author="Rev 6 Allen Wirfs-Brock" w:date="2012-02-16T15:03:00Z"/>
        </w:rPr>
      </w:pPr>
      <w:ins w:id="7883" w:author="Rev 6 Allen Wirfs-Brock" w:date="2012-02-16T15:03:00Z">
        <w:r>
          <w:t xml:space="preserve">If </w:t>
        </w:r>
        <w:r w:rsidRPr="00E77497">
          <w:rPr>
            <w:i/>
          </w:rPr>
          <w:t>spreadObj</w:t>
        </w:r>
        <w:r w:rsidRPr="00E77497">
          <w:t xml:space="preserve"> </w:t>
        </w:r>
        <w:r>
          <w:t xml:space="preserve">is an abrupt completion, return </w:t>
        </w:r>
        <w:r w:rsidRPr="00E77497">
          <w:rPr>
            <w:i/>
          </w:rPr>
          <w:t>spreadObj</w:t>
        </w:r>
        <w:r>
          <w:t>.</w:t>
        </w:r>
      </w:ins>
    </w:p>
    <w:p w14:paraId="2C21E662" w14:textId="77777777" w:rsidR="00326D0A" w:rsidRPr="00E77497" w:rsidRDefault="00326D0A" w:rsidP="00441AED">
      <w:pPr>
        <w:pStyle w:val="Alg3"/>
        <w:numPr>
          <w:ilvl w:val="0"/>
          <w:numId w:val="419"/>
        </w:numPr>
        <w:rPr>
          <w:ins w:id="7884" w:author="Rev 4 Allen Wirfs-Brock" w:date="2011-10-15T09:37:00Z"/>
        </w:rPr>
      </w:pPr>
      <w:ins w:id="7885" w:author="Rev 4 Allen Wirfs-Brock" w:date="2011-10-15T09:3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2B90139F" w14:textId="77777777" w:rsidR="00326D0A" w:rsidRPr="00E77497" w:rsidRDefault="00326D0A" w:rsidP="00441AED">
      <w:pPr>
        <w:pStyle w:val="Alg3"/>
        <w:numPr>
          <w:ilvl w:val="0"/>
          <w:numId w:val="419"/>
        </w:numPr>
        <w:rPr>
          <w:ins w:id="7886" w:author="Rev 4 Allen Wirfs-Brock" w:date="2011-10-15T09:37:00Z"/>
        </w:rPr>
      </w:pPr>
      <w:ins w:id="7887" w:author="Rev 4 Allen Wirfs-Brock" w:date="2011-10-15T09:37:00Z">
        <w:r w:rsidRPr="00E77497">
          <w:t xml:space="preserve">Let </w:t>
        </w:r>
        <w:r w:rsidRPr="00E77497">
          <w:rPr>
            <w:i/>
          </w:rPr>
          <w:t>spreadLen</w:t>
        </w:r>
        <w:r w:rsidRPr="00E77497">
          <w:t xml:space="preserve"> be ToUint32(</w:t>
        </w:r>
        <w:r w:rsidRPr="00E77497">
          <w:rPr>
            <w:i/>
          </w:rPr>
          <w:t>lenVal</w:t>
        </w:r>
        <w:r w:rsidRPr="00E77497">
          <w:t>).</w:t>
        </w:r>
      </w:ins>
    </w:p>
    <w:p w14:paraId="514D8251" w14:textId="77777777" w:rsidR="00201F6A" w:rsidRDefault="00201F6A" w:rsidP="00441AED">
      <w:pPr>
        <w:pStyle w:val="Alg3"/>
        <w:numPr>
          <w:ilvl w:val="0"/>
          <w:numId w:val="419"/>
        </w:numPr>
        <w:rPr>
          <w:ins w:id="7888" w:author="Rev 7 Allen Wirfs-Brock" w:date="2012-04-09T16:59:00Z"/>
        </w:rPr>
      </w:pPr>
      <w:ins w:id="7889" w:author="Rev 7 Allen Wirfs-Brock" w:date="2012-04-09T16:59:00Z">
        <w:r>
          <w:t>ReturnIfAbrupt(</w:t>
        </w:r>
        <w:r w:rsidRPr="00201F6A">
          <w:rPr>
            <w:i/>
          </w:rPr>
          <w:t>spreadLen</w:t>
        </w:r>
        <w:r>
          <w:t>).</w:t>
        </w:r>
      </w:ins>
    </w:p>
    <w:p w14:paraId="258D492D" w14:textId="77777777" w:rsidR="00326D0A" w:rsidRPr="00E77497" w:rsidRDefault="00326D0A" w:rsidP="00441AED">
      <w:pPr>
        <w:pStyle w:val="Alg3"/>
        <w:numPr>
          <w:ilvl w:val="0"/>
          <w:numId w:val="419"/>
        </w:numPr>
        <w:rPr>
          <w:ins w:id="7890" w:author="Rev 4 Allen Wirfs-Brock" w:date="2011-10-15T09:37:00Z"/>
        </w:rPr>
      </w:pPr>
      <w:ins w:id="7891" w:author="Rev 4 Allen Wirfs-Brock" w:date="2011-10-15T09:37:00Z">
        <w:r w:rsidRPr="00E77497">
          <w:t xml:space="preserve">Let </w:t>
        </w:r>
        <w:r w:rsidRPr="00E77497">
          <w:rPr>
            <w:i/>
          </w:rPr>
          <w:t xml:space="preserve">n </w:t>
        </w:r>
        <w:r w:rsidRPr="00E77497">
          <w:t>= 0.</w:t>
        </w:r>
      </w:ins>
    </w:p>
    <w:p w14:paraId="383CFE78" w14:textId="77777777" w:rsidR="00326D0A" w:rsidRPr="00E77497" w:rsidRDefault="00326D0A" w:rsidP="00441AED">
      <w:pPr>
        <w:pStyle w:val="Alg3"/>
        <w:numPr>
          <w:ilvl w:val="0"/>
          <w:numId w:val="419"/>
        </w:numPr>
        <w:rPr>
          <w:ins w:id="7892" w:author="Rev 4 Allen Wirfs-Brock" w:date="2011-10-15T09:37:00Z"/>
        </w:rPr>
      </w:pPr>
      <w:ins w:id="7893" w:author="Rev 4 Allen Wirfs-Brock" w:date="2011-10-15T09:37:00Z">
        <w:r w:rsidRPr="00E77497">
          <w:t xml:space="preserve">Repeat, while </w:t>
        </w:r>
        <w:r w:rsidRPr="00E77497">
          <w:rPr>
            <w:i/>
          </w:rPr>
          <w:t>n</w:t>
        </w:r>
        <w:r w:rsidRPr="00E77497">
          <w:t xml:space="preserve"> &lt; </w:t>
        </w:r>
        <w:r w:rsidRPr="00E77497">
          <w:rPr>
            <w:i/>
          </w:rPr>
          <w:t>spreadLen</w:t>
        </w:r>
      </w:ins>
    </w:p>
    <w:p w14:paraId="16FB0123" w14:textId="77777777" w:rsidR="00326D0A" w:rsidRPr="00E77497" w:rsidRDefault="00326D0A" w:rsidP="00441AED">
      <w:pPr>
        <w:pStyle w:val="Alg3"/>
        <w:numPr>
          <w:ilvl w:val="1"/>
          <w:numId w:val="571"/>
        </w:numPr>
        <w:tabs>
          <w:tab w:val="left" w:pos="720"/>
        </w:tabs>
        <w:ind w:left="720"/>
        <w:rPr>
          <w:ins w:id="7894" w:author="Rev 4 Allen Wirfs-Brock" w:date="2011-10-15T09:37:00Z"/>
        </w:rPr>
      </w:pPr>
      <w:ins w:id="7895" w:author="Rev 4 Allen Wirfs-Brock" w:date="2011-10-15T09:3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36675064" w14:textId="77777777" w:rsidR="00201F6A" w:rsidRDefault="00201F6A" w:rsidP="00441AED">
      <w:pPr>
        <w:pStyle w:val="Alg3"/>
        <w:numPr>
          <w:ilvl w:val="1"/>
          <w:numId w:val="571"/>
        </w:numPr>
        <w:tabs>
          <w:tab w:val="left" w:pos="720"/>
        </w:tabs>
        <w:ind w:left="720"/>
        <w:rPr>
          <w:ins w:id="7896" w:author="Rev 7 Allen Wirfs-Brock" w:date="2012-04-09T17:00:00Z"/>
        </w:rPr>
      </w:pPr>
      <w:ins w:id="7897" w:author="Rev 7 Allen Wirfs-Brock" w:date="2012-04-09T17:00:00Z">
        <w:r>
          <w:t>ReturnIfAbrupt(</w:t>
        </w:r>
        <w:r w:rsidRPr="00201F6A">
          <w:rPr>
            <w:i/>
          </w:rPr>
          <w:t>nextArg</w:t>
        </w:r>
        <w:r>
          <w:t>).</w:t>
        </w:r>
      </w:ins>
    </w:p>
    <w:p w14:paraId="3483DA68" w14:textId="77777777" w:rsidR="00326D0A" w:rsidRPr="00E77497" w:rsidRDefault="00326D0A" w:rsidP="00441AED">
      <w:pPr>
        <w:pStyle w:val="Alg3"/>
        <w:numPr>
          <w:ilvl w:val="1"/>
          <w:numId w:val="571"/>
        </w:numPr>
        <w:tabs>
          <w:tab w:val="left" w:pos="720"/>
        </w:tabs>
        <w:ind w:left="720"/>
        <w:rPr>
          <w:ins w:id="7898" w:author="Rev 4 Allen Wirfs-Brock" w:date="2011-10-15T09:37:00Z"/>
        </w:rPr>
      </w:pPr>
      <w:ins w:id="7899" w:author="Rev 4 Allen Wirfs-Brock" w:date="2011-10-15T09:37:00Z">
        <w:r w:rsidRPr="00E77497">
          <w:t xml:space="preserve">Append </w:t>
        </w:r>
        <w:r w:rsidRPr="00E77497">
          <w:rPr>
            <w:i/>
          </w:rPr>
          <w:t>nextArg</w:t>
        </w:r>
        <w:r w:rsidRPr="00E77497">
          <w:t xml:space="preserve"> as the last element of </w:t>
        </w:r>
        <w:r w:rsidRPr="00E77497">
          <w:rPr>
            <w:i/>
          </w:rPr>
          <w:t>list</w:t>
        </w:r>
        <w:r w:rsidRPr="00E77497">
          <w:t>.</w:t>
        </w:r>
      </w:ins>
    </w:p>
    <w:p w14:paraId="415E8599" w14:textId="77777777" w:rsidR="00326D0A" w:rsidRPr="00E77497" w:rsidRDefault="00326D0A" w:rsidP="00441AED">
      <w:pPr>
        <w:pStyle w:val="Alg3"/>
        <w:numPr>
          <w:ilvl w:val="1"/>
          <w:numId w:val="571"/>
        </w:numPr>
        <w:tabs>
          <w:tab w:val="left" w:pos="720"/>
        </w:tabs>
        <w:ind w:left="720"/>
        <w:rPr>
          <w:ins w:id="7900" w:author="Rev 4 Allen Wirfs-Brock" w:date="2011-10-15T09:37:00Z"/>
        </w:rPr>
      </w:pPr>
      <w:ins w:id="7901" w:author="Rev 4 Allen Wirfs-Brock" w:date="2011-10-15T09:37:00Z">
        <w:r w:rsidRPr="00E77497">
          <w:t xml:space="preserve">Let </w:t>
        </w:r>
        <w:r w:rsidRPr="00E77497">
          <w:rPr>
            <w:i/>
          </w:rPr>
          <w:t>n</w:t>
        </w:r>
        <w:r w:rsidRPr="00E77497">
          <w:t xml:space="preserve"> = </w:t>
        </w:r>
        <w:r w:rsidRPr="00E77497">
          <w:rPr>
            <w:i/>
          </w:rPr>
          <w:t>n</w:t>
        </w:r>
        <w:r w:rsidRPr="00E77497">
          <w:t>+1.</w:t>
        </w:r>
      </w:ins>
    </w:p>
    <w:p w14:paraId="623812CD" w14:textId="77777777" w:rsidR="00326D0A" w:rsidRPr="00E77497" w:rsidRDefault="00326D0A" w:rsidP="00441AED">
      <w:pPr>
        <w:pStyle w:val="Alg3"/>
        <w:numPr>
          <w:ilvl w:val="0"/>
          <w:numId w:val="419"/>
        </w:numPr>
        <w:spacing w:after="220"/>
        <w:rPr>
          <w:ins w:id="7902" w:author="Rev 4 Allen Wirfs-Brock" w:date="2011-10-15T09:37:00Z"/>
        </w:rPr>
      </w:pPr>
      <w:ins w:id="7903" w:author="Rev 4 Allen Wirfs-Brock" w:date="2011-10-15T09:37:00Z">
        <w:r w:rsidRPr="00E77497">
          <w:t xml:space="preserve">Return </w:t>
        </w:r>
        <w:r w:rsidRPr="00E77497">
          <w:rPr>
            <w:i/>
          </w:rPr>
          <w:t>list</w:t>
        </w:r>
        <w:r w:rsidRPr="00E77497">
          <w:t>.</w:t>
        </w:r>
      </w:ins>
    </w:p>
    <w:p w14:paraId="1C36229C" w14:textId="77777777" w:rsidR="00384BE6" w:rsidRPr="00E77497" w:rsidRDefault="00384BE6" w:rsidP="00384BE6">
      <w:del w:id="7904"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del w:id="7905" w:author="Rev 4 Allen Wirfs-Brock" w:date="2011-10-15T09:38:00Z">
        <w:r w:rsidRPr="00E77497" w:rsidDel="00326D0A">
          <w:delText>is evaluated as follows:</w:delText>
        </w:r>
      </w:del>
    </w:p>
    <w:p w14:paraId="63DA6FDE" w14:textId="77777777"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14:paraId="4E029680" w14:textId="77777777" w:rsidR="004736CE" w:rsidRDefault="004736CE" w:rsidP="004736CE">
      <w:pPr>
        <w:pStyle w:val="Alg4"/>
        <w:numPr>
          <w:ilvl w:val="0"/>
          <w:numId w:val="66"/>
        </w:numPr>
        <w:contextualSpacing/>
        <w:rPr>
          <w:ins w:id="7906" w:author="Rev 6 Allen Wirfs-Brock" w:date="2012-02-16T15:04:00Z"/>
        </w:rPr>
      </w:pPr>
      <w:ins w:id="7907" w:author="Rev 6 Allen Wirfs-Brock" w:date="2012-02-16T15:04:00Z">
        <w:r>
          <w:t xml:space="preserve">If </w:t>
        </w:r>
      </w:ins>
      <w:ins w:id="7908" w:author="Rev 6 Allen Wirfs-Brock" w:date="2012-02-16T15:05:00Z">
        <w:r w:rsidRPr="00E77497">
          <w:rPr>
            <w:i/>
          </w:rPr>
          <w:t>precedingArgs</w:t>
        </w:r>
        <w:r w:rsidRPr="00E77497">
          <w:t xml:space="preserve"> </w:t>
        </w:r>
      </w:ins>
      <w:ins w:id="7909" w:author="Rev 6 Allen Wirfs-Brock" w:date="2012-02-16T15:04:00Z">
        <w:r>
          <w:t xml:space="preserve">is an abrupt completion, return </w:t>
        </w:r>
      </w:ins>
      <w:ins w:id="7910" w:author="Rev 6 Allen Wirfs-Brock" w:date="2012-02-16T15:05:00Z">
        <w:r w:rsidRPr="00E77497">
          <w:rPr>
            <w:i/>
          </w:rPr>
          <w:t>precedingArgs</w:t>
        </w:r>
      </w:ins>
      <w:ins w:id="7911" w:author="Rev 6 Allen Wirfs-Brock" w:date="2012-02-16T15:04:00Z">
        <w:r>
          <w:t>.</w:t>
        </w:r>
      </w:ins>
    </w:p>
    <w:p w14:paraId="54549A32" w14:textId="77777777"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4CAC4701" w14:textId="77777777"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14:paraId="082CDF36" w14:textId="77777777" w:rsidR="004736CE" w:rsidRDefault="004736CE" w:rsidP="004736CE">
      <w:pPr>
        <w:pStyle w:val="Alg4"/>
        <w:numPr>
          <w:ilvl w:val="0"/>
          <w:numId w:val="66"/>
        </w:numPr>
        <w:contextualSpacing/>
        <w:rPr>
          <w:ins w:id="7912" w:author="Rev 6 Allen Wirfs-Brock" w:date="2012-02-16T15:05:00Z"/>
        </w:rPr>
      </w:pPr>
      <w:ins w:id="7913" w:author="Rev 6 Allen Wirfs-Brock" w:date="2012-02-16T15:05:00Z">
        <w:r>
          <w:t xml:space="preserve">If </w:t>
        </w:r>
      </w:ins>
      <w:ins w:id="7914" w:author="Rev 6 Allen Wirfs-Brock" w:date="2012-02-16T15:06:00Z">
        <w:r w:rsidRPr="00E77497">
          <w:rPr>
            <w:i/>
          </w:rPr>
          <w:t>arg</w:t>
        </w:r>
        <w:r w:rsidRPr="00E77497">
          <w:t xml:space="preserve"> </w:t>
        </w:r>
      </w:ins>
      <w:ins w:id="7915" w:author="Rev 6 Allen Wirfs-Brock" w:date="2012-02-16T15:05:00Z">
        <w:r>
          <w:t xml:space="preserve">is an abrupt completion, return </w:t>
        </w:r>
      </w:ins>
      <w:ins w:id="7916" w:author="Rev 6 Allen Wirfs-Brock" w:date="2012-02-16T15:06:00Z">
        <w:r w:rsidRPr="00E77497">
          <w:rPr>
            <w:i/>
          </w:rPr>
          <w:t>arg</w:t>
        </w:r>
      </w:ins>
      <w:ins w:id="7917" w:author="Rev 6 Allen Wirfs-Brock" w:date="2012-02-16T15:05:00Z">
        <w:r>
          <w:t>.</w:t>
        </w:r>
      </w:ins>
    </w:p>
    <w:p w14:paraId="3C7BD908" w14:textId="77777777"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7641ED82" w14:textId="77777777" w:rsidR="002A29A1" w:rsidRPr="00E77497" w:rsidRDefault="002A29A1" w:rsidP="002A29A1">
      <w:pPr>
        <w:rPr>
          <w:ins w:id="7918" w:author="Allen Wirfs-Brock" w:date="2011-07-05T10:47:00Z"/>
        </w:rPr>
      </w:pPr>
      <w:ins w:id="7919" w:author="Allen Wirfs-Brock" w:date="2011-07-05T10:47:00Z">
        <w:del w:id="7920" w:author="Rev 4 Allen Wirfs-Brock" w:date="2011-10-15T09:39:00Z">
          <w:r w:rsidRPr="00E77497" w:rsidDel="00326D0A">
            <w:delText xml:space="preserve">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7921" w:author="Rev 4 Allen Wirfs-Brock" w:date="2011-10-15T09:39:00Z">
          <w:r w:rsidRPr="00E77497" w:rsidDel="00326D0A">
            <w:delText>is evaluated as follows:</w:delText>
          </w:r>
        </w:del>
      </w:ins>
    </w:p>
    <w:p w14:paraId="5A4179C1" w14:textId="77777777" w:rsidR="002A29A1" w:rsidRPr="00E77497" w:rsidRDefault="002A29A1" w:rsidP="00441AED">
      <w:pPr>
        <w:pStyle w:val="Alg4"/>
        <w:numPr>
          <w:ilvl w:val="0"/>
          <w:numId w:val="420"/>
        </w:numPr>
        <w:spacing w:after="220"/>
        <w:contextualSpacing/>
        <w:rPr>
          <w:ins w:id="7922" w:author="Allen Wirfs-Brock" w:date="2011-07-05T10:47:00Z"/>
        </w:rPr>
      </w:pPr>
      <w:ins w:id="7923" w:author="Allen Wirfs-Brock" w:date="2011-07-05T10:47:00Z">
        <w:r w:rsidRPr="00E77497">
          <w:t xml:space="preserve">Let </w:t>
        </w:r>
        <w:r w:rsidRPr="00E77497">
          <w:rPr>
            <w:i/>
          </w:rPr>
          <w:t>precedingArgs</w:t>
        </w:r>
        <w:r w:rsidRPr="00E77497">
          <w:t xml:space="preserve"> be an empty List.</w:t>
        </w:r>
      </w:ins>
    </w:p>
    <w:p w14:paraId="1CE8BFC0" w14:textId="77777777" w:rsidR="002A29A1" w:rsidRPr="00E77497" w:rsidRDefault="002A29A1" w:rsidP="00441AED">
      <w:pPr>
        <w:pStyle w:val="Alg4"/>
        <w:numPr>
          <w:ilvl w:val="0"/>
          <w:numId w:val="420"/>
        </w:numPr>
        <w:spacing w:after="220"/>
        <w:contextualSpacing/>
        <w:rPr>
          <w:ins w:id="7924" w:author="Allen Wirfs-Brock" w:date="2011-07-05T10:47:00Z"/>
        </w:rPr>
      </w:pPr>
      <w:ins w:id="7925" w:author="Allen Wirfs-Brock" w:date="2011-07-05T10:4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2810EC0A" w14:textId="77777777" w:rsidR="002A29A1" w:rsidRPr="00E77497" w:rsidRDefault="002A29A1" w:rsidP="00441AED">
      <w:pPr>
        <w:pStyle w:val="Alg4"/>
        <w:numPr>
          <w:ilvl w:val="0"/>
          <w:numId w:val="420"/>
        </w:numPr>
        <w:spacing w:after="220"/>
        <w:contextualSpacing/>
        <w:rPr>
          <w:ins w:id="7926" w:author="Allen Wirfs-Brock" w:date="2011-07-05T10:47:00Z"/>
        </w:rPr>
      </w:pPr>
      <w:ins w:id="7927" w:author="Allen Wirfs-Brock" w:date="2011-07-05T10:47:00Z">
        <w:r w:rsidRPr="00E77497">
          <w:t xml:space="preserve">Let </w:t>
        </w:r>
        <w:r w:rsidRPr="00E77497">
          <w:rPr>
            <w:i/>
          </w:rPr>
          <w:t xml:space="preserve">spreadValue </w:t>
        </w:r>
        <w:r w:rsidRPr="00E77497">
          <w:t>be GetValue(</w:t>
        </w:r>
        <w:r w:rsidRPr="00E77497">
          <w:rPr>
            <w:i/>
          </w:rPr>
          <w:t>spreadRef</w:t>
        </w:r>
        <w:r w:rsidRPr="00E77497">
          <w:t>).</w:t>
        </w:r>
      </w:ins>
    </w:p>
    <w:p w14:paraId="2C3BF375" w14:textId="77777777" w:rsidR="002A29A1" w:rsidRPr="00E77497" w:rsidRDefault="002A29A1" w:rsidP="00441AED">
      <w:pPr>
        <w:pStyle w:val="Alg4"/>
        <w:numPr>
          <w:ilvl w:val="0"/>
          <w:numId w:val="420"/>
        </w:numPr>
        <w:contextualSpacing/>
        <w:rPr>
          <w:ins w:id="7928" w:author="Allen Wirfs-Brock" w:date="2011-07-05T10:47:00Z"/>
        </w:rPr>
      </w:pPr>
      <w:commentRangeStart w:id="7929"/>
      <w:ins w:id="7930" w:author="Allen Wirfs-Brock" w:date="2011-07-05T10:47:00Z">
        <w:r w:rsidRPr="00E77497">
          <w:t xml:space="preserve">Let </w:t>
        </w:r>
        <w:r w:rsidRPr="00E77497">
          <w:rPr>
            <w:i/>
          </w:rPr>
          <w:t>spreadObj</w:t>
        </w:r>
        <w:r w:rsidRPr="00E77497">
          <w:t xml:space="preserve"> be ToObject(</w:t>
        </w:r>
        <w:r w:rsidRPr="00E77497">
          <w:rPr>
            <w:i/>
          </w:rPr>
          <w:t>spreadValue</w:t>
        </w:r>
        <w:r w:rsidRPr="00E77497">
          <w:t>).</w:t>
        </w:r>
        <w:commentRangeEnd w:id="7929"/>
        <w:r w:rsidRPr="00E77497">
          <w:rPr>
            <w:rStyle w:val="af4"/>
            <w:rFonts w:ascii="Arial" w:eastAsia="MS Mincho" w:hAnsi="Arial"/>
            <w:spacing w:val="0"/>
            <w:lang w:val="en-GB" w:eastAsia="ja-JP"/>
          </w:rPr>
          <w:commentReference w:id="7929"/>
        </w:r>
      </w:ins>
    </w:p>
    <w:p w14:paraId="12F78F59" w14:textId="77777777" w:rsidR="004736CE" w:rsidRDefault="004736CE" w:rsidP="004736CE">
      <w:pPr>
        <w:pStyle w:val="Alg4"/>
        <w:numPr>
          <w:ilvl w:val="0"/>
          <w:numId w:val="420"/>
        </w:numPr>
        <w:contextualSpacing/>
        <w:rPr>
          <w:ins w:id="7931" w:author="Rev 6 Allen Wirfs-Brock" w:date="2012-02-16T15:07:00Z"/>
        </w:rPr>
      </w:pPr>
      <w:ins w:id="7932" w:author="Rev 6 Allen Wirfs-Brock" w:date="2012-02-16T15:07:00Z">
        <w:r>
          <w:t xml:space="preserve">If </w:t>
        </w:r>
        <w:r w:rsidRPr="00E77497">
          <w:rPr>
            <w:i/>
          </w:rPr>
          <w:t>spreadObj</w:t>
        </w:r>
        <w:r w:rsidRPr="00E77497">
          <w:t xml:space="preserve"> </w:t>
        </w:r>
        <w:r>
          <w:t xml:space="preserve">is an abrupt completion, return </w:t>
        </w:r>
        <w:r w:rsidRPr="00E77497">
          <w:rPr>
            <w:i/>
          </w:rPr>
          <w:t>spreadObj</w:t>
        </w:r>
        <w:r>
          <w:t>.</w:t>
        </w:r>
      </w:ins>
    </w:p>
    <w:p w14:paraId="3E42F384" w14:textId="77777777" w:rsidR="002A29A1" w:rsidRPr="00E77497" w:rsidRDefault="002A29A1" w:rsidP="00441AED">
      <w:pPr>
        <w:pStyle w:val="Alg3"/>
        <w:numPr>
          <w:ilvl w:val="0"/>
          <w:numId w:val="420"/>
        </w:numPr>
        <w:rPr>
          <w:ins w:id="7933" w:author="Allen Wirfs-Brock" w:date="2011-07-05T10:47:00Z"/>
        </w:rPr>
      </w:pPr>
      <w:ins w:id="7934" w:author="Allen Wirfs-Brock" w:date="2011-07-05T10:4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2984F2E9" w14:textId="77777777" w:rsidR="002A29A1" w:rsidRPr="00E77497" w:rsidRDefault="002A29A1" w:rsidP="00441AED">
      <w:pPr>
        <w:pStyle w:val="Alg3"/>
        <w:numPr>
          <w:ilvl w:val="0"/>
          <w:numId w:val="420"/>
        </w:numPr>
        <w:rPr>
          <w:ins w:id="7935" w:author="Allen Wirfs-Brock" w:date="2011-07-05T10:47:00Z"/>
        </w:rPr>
      </w:pPr>
      <w:ins w:id="7936" w:author="Allen Wirfs-Brock" w:date="2011-07-05T10:47:00Z">
        <w:r w:rsidRPr="00E77497">
          <w:t xml:space="preserve">Let </w:t>
        </w:r>
        <w:r w:rsidRPr="00E77497">
          <w:rPr>
            <w:i/>
          </w:rPr>
          <w:t>spreadLen</w:t>
        </w:r>
        <w:r w:rsidRPr="00E77497">
          <w:t xml:space="preserve"> be ToUint32(</w:t>
        </w:r>
        <w:r w:rsidRPr="00E77497">
          <w:rPr>
            <w:i/>
          </w:rPr>
          <w:t>lenVal</w:t>
        </w:r>
        <w:r w:rsidRPr="00E77497">
          <w:t>).</w:t>
        </w:r>
      </w:ins>
    </w:p>
    <w:p w14:paraId="6C6793F5" w14:textId="77777777" w:rsidR="00201F6A" w:rsidRDefault="00201F6A" w:rsidP="00201F6A">
      <w:pPr>
        <w:pStyle w:val="Alg3"/>
        <w:numPr>
          <w:ilvl w:val="0"/>
          <w:numId w:val="420"/>
        </w:numPr>
        <w:rPr>
          <w:ins w:id="7937" w:author="Rev 7 Allen Wirfs-Brock" w:date="2012-04-09T17:01:00Z"/>
        </w:rPr>
      </w:pPr>
      <w:ins w:id="7938" w:author="Rev 7 Allen Wirfs-Brock" w:date="2012-04-09T17:01:00Z">
        <w:r>
          <w:t>ReturnIfAbrupt(</w:t>
        </w:r>
        <w:r w:rsidRPr="00201F6A">
          <w:rPr>
            <w:i/>
          </w:rPr>
          <w:t>spreadLen</w:t>
        </w:r>
        <w:r>
          <w:t>).</w:t>
        </w:r>
      </w:ins>
    </w:p>
    <w:p w14:paraId="5CA40A80" w14:textId="77777777" w:rsidR="002A29A1" w:rsidRPr="00E77497" w:rsidRDefault="002A29A1" w:rsidP="00441AED">
      <w:pPr>
        <w:pStyle w:val="Alg3"/>
        <w:numPr>
          <w:ilvl w:val="0"/>
          <w:numId w:val="420"/>
        </w:numPr>
        <w:rPr>
          <w:ins w:id="7939" w:author="Allen Wirfs-Brock" w:date="2011-07-05T10:47:00Z"/>
        </w:rPr>
      </w:pPr>
      <w:ins w:id="7940" w:author="Allen Wirfs-Brock" w:date="2011-07-05T10:47:00Z">
        <w:r w:rsidRPr="00E77497">
          <w:t xml:space="preserve">Let </w:t>
        </w:r>
        <w:r w:rsidRPr="00E77497">
          <w:rPr>
            <w:i/>
          </w:rPr>
          <w:t xml:space="preserve">n </w:t>
        </w:r>
        <w:r w:rsidRPr="00E77497">
          <w:t>= 0.</w:t>
        </w:r>
      </w:ins>
    </w:p>
    <w:p w14:paraId="1C33AAF1" w14:textId="77777777" w:rsidR="002A29A1" w:rsidRPr="00E77497" w:rsidRDefault="002A29A1" w:rsidP="00441AED">
      <w:pPr>
        <w:pStyle w:val="Alg3"/>
        <w:numPr>
          <w:ilvl w:val="0"/>
          <w:numId w:val="420"/>
        </w:numPr>
        <w:rPr>
          <w:ins w:id="7941" w:author="Allen Wirfs-Brock" w:date="2011-07-05T10:47:00Z"/>
        </w:rPr>
      </w:pPr>
      <w:ins w:id="7942" w:author="Allen Wirfs-Brock" w:date="2011-07-05T10:47:00Z">
        <w:r w:rsidRPr="00E77497">
          <w:t xml:space="preserve">Repeat, while </w:t>
        </w:r>
        <w:r w:rsidRPr="00E77497">
          <w:rPr>
            <w:i/>
          </w:rPr>
          <w:t>n</w:t>
        </w:r>
        <w:r w:rsidRPr="00E77497">
          <w:t xml:space="preserve"> &lt; </w:t>
        </w:r>
        <w:r w:rsidRPr="00E77497">
          <w:rPr>
            <w:i/>
          </w:rPr>
          <w:t>spreadLen</w:t>
        </w:r>
      </w:ins>
    </w:p>
    <w:p w14:paraId="05319C3F" w14:textId="77777777" w:rsidR="002A29A1" w:rsidRPr="00E77497" w:rsidRDefault="002A29A1" w:rsidP="00201F6A">
      <w:pPr>
        <w:pStyle w:val="Alg3"/>
        <w:numPr>
          <w:ilvl w:val="1"/>
          <w:numId w:val="702"/>
        </w:numPr>
        <w:tabs>
          <w:tab w:val="clear" w:pos="1440"/>
          <w:tab w:val="num" w:pos="720"/>
        </w:tabs>
        <w:ind w:left="720"/>
        <w:rPr>
          <w:ins w:id="7943" w:author="Allen Wirfs-Brock" w:date="2011-07-05T10:47:00Z"/>
        </w:rPr>
      </w:pPr>
      <w:ins w:id="7944" w:author="Allen Wirfs-Brock" w:date="2011-07-05T10:4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5B43D54E" w14:textId="77777777" w:rsidR="00201F6A" w:rsidRDefault="00201F6A" w:rsidP="00201F6A">
      <w:pPr>
        <w:pStyle w:val="Alg3"/>
        <w:numPr>
          <w:ilvl w:val="1"/>
          <w:numId w:val="702"/>
        </w:numPr>
        <w:tabs>
          <w:tab w:val="left" w:pos="720"/>
        </w:tabs>
        <w:ind w:left="720"/>
        <w:rPr>
          <w:ins w:id="7945" w:author="Rev 7 Allen Wirfs-Brock" w:date="2012-04-09T17:03:00Z"/>
        </w:rPr>
      </w:pPr>
      <w:ins w:id="7946" w:author="Rev 7 Allen Wirfs-Brock" w:date="2012-04-09T17:03:00Z">
        <w:r>
          <w:t>ReturnIfAbrupt(</w:t>
        </w:r>
        <w:r w:rsidRPr="00201F6A">
          <w:rPr>
            <w:i/>
          </w:rPr>
          <w:t>nextArg</w:t>
        </w:r>
        <w:r>
          <w:t>).</w:t>
        </w:r>
      </w:ins>
    </w:p>
    <w:p w14:paraId="545B08EC" w14:textId="77777777" w:rsidR="002A29A1" w:rsidRPr="00E77497" w:rsidRDefault="002A29A1" w:rsidP="00201F6A">
      <w:pPr>
        <w:pStyle w:val="Alg3"/>
        <w:numPr>
          <w:ilvl w:val="1"/>
          <w:numId w:val="702"/>
        </w:numPr>
        <w:tabs>
          <w:tab w:val="left" w:pos="720"/>
        </w:tabs>
        <w:ind w:left="720"/>
        <w:rPr>
          <w:ins w:id="7947" w:author="Allen Wirfs-Brock" w:date="2011-07-05T10:47:00Z"/>
        </w:rPr>
      </w:pPr>
      <w:ins w:id="7948" w:author="Allen Wirfs-Brock" w:date="2011-07-05T10:47:00Z">
        <w:r w:rsidRPr="00E77497">
          <w:t xml:space="preserve">Append </w:t>
        </w:r>
        <w:r w:rsidRPr="00E77497">
          <w:rPr>
            <w:i/>
          </w:rPr>
          <w:t>nextArg</w:t>
        </w:r>
        <w:r w:rsidRPr="00E77497">
          <w:t xml:space="preserve"> as the last element of </w:t>
        </w:r>
        <w:r w:rsidRPr="00E77497">
          <w:rPr>
            <w:i/>
          </w:rPr>
          <w:t>precedingArgs</w:t>
        </w:r>
        <w:r w:rsidRPr="00E77497">
          <w:t>.</w:t>
        </w:r>
      </w:ins>
    </w:p>
    <w:p w14:paraId="43721BAD" w14:textId="77777777" w:rsidR="002A29A1" w:rsidRPr="00E77497" w:rsidRDefault="002A29A1" w:rsidP="00201F6A">
      <w:pPr>
        <w:pStyle w:val="Alg3"/>
        <w:numPr>
          <w:ilvl w:val="1"/>
          <w:numId w:val="702"/>
        </w:numPr>
        <w:tabs>
          <w:tab w:val="left" w:pos="720"/>
        </w:tabs>
        <w:ind w:left="720"/>
        <w:rPr>
          <w:ins w:id="7949" w:author="Allen Wirfs-Brock" w:date="2011-07-05T10:47:00Z"/>
        </w:rPr>
      </w:pPr>
      <w:ins w:id="7950" w:author="Allen Wirfs-Brock" w:date="2011-07-05T10:47:00Z">
        <w:r w:rsidRPr="00E77497">
          <w:t xml:space="preserve">Let </w:t>
        </w:r>
        <w:r w:rsidRPr="00E77497">
          <w:rPr>
            <w:i/>
          </w:rPr>
          <w:t>n</w:t>
        </w:r>
        <w:r w:rsidRPr="00E77497">
          <w:t xml:space="preserve"> = </w:t>
        </w:r>
        <w:r w:rsidRPr="00E77497">
          <w:rPr>
            <w:i/>
          </w:rPr>
          <w:t>n</w:t>
        </w:r>
        <w:r w:rsidRPr="00E77497">
          <w:t>+1.</w:t>
        </w:r>
      </w:ins>
    </w:p>
    <w:p w14:paraId="0B9CA2CD" w14:textId="77777777" w:rsidR="002A29A1" w:rsidRPr="00E77497" w:rsidRDefault="002A29A1" w:rsidP="00441AED">
      <w:pPr>
        <w:pStyle w:val="Alg3"/>
        <w:numPr>
          <w:ilvl w:val="0"/>
          <w:numId w:val="420"/>
        </w:numPr>
        <w:spacing w:after="220"/>
        <w:rPr>
          <w:ins w:id="7951" w:author="Allen Wirfs-Brock" w:date="2011-07-05T10:47:00Z"/>
        </w:rPr>
      </w:pPr>
      <w:ins w:id="7952" w:author="Allen Wirfs-Brock" w:date="2011-07-05T10:47:00Z">
        <w:r w:rsidRPr="00E77497">
          <w:t xml:space="preserve">Return </w:t>
        </w:r>
        <w:r w:rsidRPr="00E77497">
          <w:rPr>
            <w:i/>
          </w:rPr>
          <w:t>precedingArgs</w:t>
        </w:r>
        <w:r w:rsidRPr="00E77497">
          <w:t>.</w:t>
        </w:r>
      </w:ins>
    </w:p>
    <w:p w14:paraId="131E5BFB" w14:textId="77777777" w:rsidR="004C02EF" w:rsidRPr="00120381" w:rsidRDefault="004C02EF" w:rsidP="003A4B22">
      <w:pPr>
        <w:pStyle w:val="20"/>
        <w:numPr>
          <w:ilvl w:val="0"/>
          <w:numId w:val="0"/>
        </w:numPr>
      </w:pPr>
      <w:bookmarkStart w:id="7953" w:name="_Ref457437594"/>
      <w:bookmarkStart w:id="7954" w:name="_Toc472818827"/>
      <w:bookmarkStart w:id="7955" w:name="_Toc235503401"/>
      <w:bookmarkStart w:id="7956" w:name="_Toc241509176"/>
      <w:bookmarkStart w:id="7957" w:name="_Toc244416663"/>
      <w:bookmarkStart w:id="7958" w:name="_Toc276631027"/>
      <w:bookmarkStart w:id="7959" w:name="_Toc323907666"/>
      <w:bookmarkEnd w:id="7835"/>
      <w:bookmarkEnd w:id="7836"/>
      <w:bookmarkEnd w:id="7837"/>
      <w:bookmarkEnd w:id="7838"/>
      <w:bookmarkEnd w:id="7839"/>
      <w:r w:rsidRPr="00120381">
        <w:t>11.3</w:t>
      </w:r>
      <w:r w:rsidRPr="00120381">
        <w:tab/>
        <w:t>Postfix Expression</w:t>
      </w:r>
      <w:bookmarkEnd w:id="7833"/>
      <w:bookmarkEnd w:id="7834"/>
      <w:r w:rsidRPr="00120381">
        <w:t>s</w:t>
      </w:r>
      <w:bookmarkStart w:id="7960" w:name="_Toc375031172"/>
      <w:bookmarkStart w:id="7961" w:name="_Toc381513686"/>
      <w:bookmarkStart w:id="7962" w:name="_Toc382202836"/>
      <w:bookmarkStart w:id="7963" w:name="_Toc382212208"/>
      <w:bookmarkStart w:id="7964" w:name="_Toc382212485"/>
      <w:bookmarkStart w:id="7965" w:name="_Toc382291553"/>
      <w:bookmarkEnd w:id="7953"/>
      <w:bookmarkEnd w:id="7954"/>
      <w:bookmarkEnd w:id="7955"/>
      <w:bookmarkEnd w:id="7956"/>
      <w:bookmarkEnd w:id="7957"/>
      <w:bookmarkEnd w:id="7958"/>
      <w:bookmarkEnd w:id="7959"/>
    </w:p>
    <w:p w14:paraId="0EBB66EE" w14:textId="77777777" w:rsidR="004C02EF" w:rsidRPr="00120381" w:rsidRDefault="004C02EF" w:rsidP="004C02EF">
      <w:pPr>
        <w:pStyle w:val="Syntax"/>
      </w:pPr>
      <w:r w:rsidRPr="004D1BD1">
        <w:t>Syntax</w:t>
      </w:r>
    </w:p>
    <w:p w14:paraId="46687B86"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31578CF6"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7966" w:name="_Toc385672193"/>
      <w:bookmarkStart w:id="7967" w:name="_Toc393690288"/>
    </w:p>
    <w:p w14:paraId="06C78593" w14:textId="77777777" w:rsidR="00795735" w:rsidRDefault="00795735" w:rsidP="00795735">
      <w:pPr>
        <w:rPr>
          <w:ins w:id="7968" w:author="Rev 5 Allen Wirfs-Brock" w:date="2012-01-11T10:54:00Z"/>
          <w:rFonts w:ascii="Helvetica" w:hAnsi="Helvetica"/>
          <w:b/>
        </w:rPr>
      </w:pPr>
      <w:bookmarkStart w:id="7969" w:name="_Ref457707573"/>
      <w:bookmarkStart w:id="7970" w:name="_Toc472818828"/>
      <w:bookmarkStart w:id="7971" w:name="_Toc235503402"/>
      <w:bookmarkStart w:id="7972" w:name="_Toc241509177"/>
      <w:bookmarkStart w:id="7973" w:name="_Toc244416664"/>
      <w:bookmarkStart w:id="7974" w:name="_Toc276631028"/>
      <w:ins w:id="7975" w:author="Rev 5 Allen Wirfs-Brock" w:date="2012-01-11T10:52:00Z">
        <w:r w:rsidRPr="00E77497">
          <w:rPr>
            <w:rFonts w:ascii="Helvetica" w:hAnsi="Helvetica"/>
            <w:b/>
          </w:rPr>
          <w:t>Static Semantics</w:t>
        </w:r>
      </w:ins>
    </w:p>
    <w:p w14:paraId="2F5C0177" w14:textId="77777777" w:rsidR="00795735" w:rsidRPr="00E77497" w:rsidRDefault="00304798" w:rsidP="00795735">
      <w:pPr>
        <w:rPr>
          <w:ins w:id="7976" w:author="Rev 5 Allen Wirfs-Brock" w:date="2012-01-11T10:52:00Z"/>
          <w:rFonts w:ascii="Helvetica" w:hAnsi="Helvetica"/>
          <w:b/>
        </w:rPr>
      </w:pPr>
      <w:ins w:id="7977" w:author="Rev 5 Allen Wirfs-Brock" w:date="2012-01-11T14:30:00Z">
        <w:r w:rsidRPr="00E77497">
          <w:rPr>
            <w:rFonts w:ascii="Helvetica" w:hAnsi="Helvetica"/>
            <w:b/>
          </w:rPr>
          <w:t xml:space="preserve">Static Semantics:  </w:t>
        </w:r>
      </w:ins>
      <w:ins w:id="7978" w:author="Rev 5 Allen Wirfs-Brock" w:date="2012-01-11T10:52:00Z">
        <w:r w:rsidR="00795735" w:rsidRPr="00E77497">
          <w:rPr>
            <w:rFonts w:ascii="Helvetica" w:hAnsi="Helvetica"/>
            <w:b/>
          </w:rPr>
          <w:t>Early Errors</w:t>
        </w:r>
      </w:ins>
    </w:p>
    <w:p w14:paraId="77B0FA62" w14:textId="77777777" w:rsidR="00795735" w:rsidRPr="00120381" w:rsidRDefault="00795735" w:rsidP="00795735">
      <w:pPr>
        <w:pStyle w:val="SyntaxRule"/>
        <w:rPr>
          <w:ins w:id="7979" w:author="Rev 5 Allen Wirfs-Brock" w:date="2012-01-11T10:54:00Z"/>
        </w:rPr>
      </w:pPr>
      <w:ins w:id="7980" w:author="Rev 5 Allen Wirfs-Brock" w:date="2012-01-11T10:54:00Z">
        <w:r w:rsidRPr="00120381">
          <w:t xml:space="preserve">PostfixExpression </w:t>
        </w:r>
        <w:r w:rsidRPr="00120381">
          <w:rPr>
            <w:rFonts w:ascii="Arial" w:hAnsi="Arial"/>
            <w:b/>
            <w:i w:val="0"/>
          </w:rPr>
          <w:t>:</w:t>
        </w:r>
      </w:ins>
    </w:p>
    <w:p w14:paraId="5B827EBB" w14:textId="77777777" w:rsidR="00795735" w:rsidRPr="00675B74" w:rsidRDefault="00795735" w:rsidP="00795735">
      <w:pPr>
        <w:pStyle w:val="SyntaxDefinition"/>
        <w:rPr>
          <w:ins w:id="7981" w:author="Rev 5 Allen Wirfs-Brock" w:date="2012-01-11T10:54:00Z"/>
        </w:rPr>
      </w:pPr>
      <w:ins w:id="7982" w:author="Rev 5 Allen Wirfs-Brock" w:date="2012-01-11T10:54: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3844B2F6" w14:textId="77777777" w:rsidR="00795735" w:rsidRPr="00E77497" w:rsidRDefault="00795735" w:rsidP="00532AB5">
      <w:pPr>
        <w:numPr>
          <w:ilvl w:val="0"/>
          <w:numId w:val="737"/>
        </w:numPr>
        <w:spacing w:after="0"/>
        <w:rPr>
          <w:ins w:id="7983" w:author="Rev 5 Allen Wirfs-Brock" w:date="2012-01-11T10:52:00Z"/>
        </w:rPr>
        <w:pPrChange w:id="7984" w:author="Rev 7 Allen Wirfs-Brock" w:date="2012-04-25T15:29:00Z">
          <w:pPr>
            <w:numPr>
              <w:numId w:val="403"/>
            </w:numPr>
            <w:spacing w:after="0"/>
            <w:ind w:left="720" w:hanging="360"/>
          </w:pPr>
        </w:pPrChange>
      </w:pPr>
      <w:ins w:id="7985" w:author="Rev 5 Allen Wirfs-Brock" w:date="2012-01-11T10:52:00Z">
        <w:r w:rsidRPr="00E77497">
          <w:t xml:space="preserve">It is a Syntax Error if the </w:t>
        </w:r>
      </w:ins>
      <w:ins w:id="7986" w:author="Rev 5 Allen Wirfs-Brock" w:date="2012-01-11T10:55:00Z">
        <w:r>
          <w:rPr>
            <w:rStyle w:val="bnf"/>
          </w:rPr>
          <w:t>Postfix</w:t>
        </w:r>
      </w:ins>
      <w:ins w:id="7987" w:author="Rev 5 Allen Wirfs-Brock" w:date="2012-01-11T10:52:00Z">
        <w:r w:rsidRPr="00E77497">
          <w:rPr>
            <w:rStyle w:val="bnf"/>
          </w:rPr>
          <w:t>Expression</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3E9257D7" w14:textId="77777777" w:rsidR="00795735" w:rsidRPr="00E77497" w:rsidDel="00592233" w:rsidRDefault="00795735" w:rsidP="00532AB5">
      <w:pPr>
        <w:numPr>
          <w:ilvl w:val="0"/>
          <w:numId w:val="737"/>
        </w:numPr>
        <w:spacing w:after="0"/>
        <w:rPr>
          <w:ins w:id="7988" w:author="Rev 5 Allen Wirfs-Brock" w:date="2012-01-11T10:52:00Z"/>
          <w:del w:id="7989" w:author="Rev 6 Allen Wirfs-Brock" w:date="2012-01-26T11:26:00Z"/>
        </w:rPr>
        <w:pPrChange w:id="7990" w:author="Rev 7 Allen Wirfs-Brock" w:date="2012-04-25T15:29:00Z">
          <w:pPr>
            <w:numPr>
              <w:numId w:val="403"/>
            </w:numPr>
            <w:spacing w:after="0"/>
            <w:ind w:left="720" w:hanging="360"/>
          </w:pPr>
        </w:pPrChange>
      </w:pPr>
      <w:ins w:id="7991" w:author="Rev 5 Allen Wirfs-Brock" w:date="2012-01-11T10:52:00Z">
        <w:del w:id="7992" w:author="Rev 6 Allen Wirfs-Brock" w:date="2012-01-26T11:26:00Z">
          <w:r w:rsidRPr="00E77497" w:rsidDel="00592233">
            <w:delText xml:space="preserve">It is a Syntax Error if the </w:delText>
          </w:r>
          <w:r w:rsidRPr="00E77497" w:rsidDel="00592233">
            <w:rPr>
              <w:rStyle w:val="bnf"/>
            </w:rPr>
            <w:delText>AssignmentExpression</w:delText>
          </w:r>
          <w:r w:rsidRPr="00E77497" w:rsidDel="00592233">
            <w:delText xml:space="preserve"> is contained in extended code and the </w:delText>
          </w:r>
          <w:r w:rsidRPr="00E77497" w:rsidDel="00592233">
            <w:rPr>
              <w:rStyle w:val="bnf"/>
            </w:rPr>
            <w:delText>LeftHandSideExpression</w:delText>
          </w:r>
          <w:r w:rsidRPr="00E77497" w:rsidDel="00592233">
            <w:delText xml:space="preserve"> is a </w:delText>
          </w:r>
          <w:r w:rsidRPr="00E77497" w:rsidDel="00592233">
            <w:rPr>
              <w:rStyle w:val="bnf"/>
            </w:rPr>
            <w:delText xml:space="preserve">Literal </w:delText>
          </w:r>
          <w:r w:rsidRPr="00E77497" w:rsidDel="00592233">
            <w:delText xml:space="preserve">or a </w:delText>
          </w:r>
          <w:r w:rsidRPr="00E77497" w:rsidDel="00592233">
            <w:rPr>
              <w:rStyle w:val="bnf"/>
            </w:rPr>
            <w:delText>FunctionExpression</w:delText>
          </w:r>
          <w:r w:rsidRPr="00E77497" w:rsidDel="00592233">
            <w:delText>.</w:delText>
          </w:r>
        </w:del>
      </w:ins>
    </w:p>
    <w:p w14:paraId="0F40B018" w14:textId="77777777" w:rsidR="00795735" w:rsidRPr="00E77497" w:rsidDel="002A4827" w:rsidRDefault="00795735" w:rsidP="00532AB5">
      <w:pPr>
        <w:numPr>
          <w:ilvl w:val="0"/>
          <w:numId w:val="737"/>
        </w:numPr>
        <w:spacing w:after="0"/>
        <w:rPr>
          <w:ins w:id="7993" w:author="Rev 5 Allen Wirfs-Brock" w:date="2012-01-11T10:52:00Z"/>
          <w:del w:id="7994" w:author="Rev 6 Allen Wirfs-Brock" w:date="2012-01-26T11:41:00Z"/>
        </w:rPr>
        <w:pPrChange w:id="7995" w:author="Rev 7 Allen Wirfs-Brock" w:date="2012-04-25T15:29:00Z">
          <w:pPr>
            <w:numPr>
              <w:numId w:val="403"/>
            </w:numPr>
            <w:spacing w:after="0"/>
            <w:ind w:left="720" w:hanging="360"/>
          </w:pPr>
        </w:pPrChange>
      </w:pPr>
      <w:ins w:id="7996" w:author="Rev 5 Allen Wirfs-Brock" w:date="2012-01-11T10:52:00Z">
        <w:del w:id="7997" w:author="Rev 6 Allen Wirfs-Brock" w:date="2012-01-26T11:41:00Z">
          <w:r w:rsidRPr="00E77497" w:rsidDel="002A4827">
            <w:delText xml:space="preserve">It is a Syntax Error if the </w:delText>
          </w:r>
          <w:r w:rsidRPr="00E77497" w:rsidDel="002A4827">
            <w:rPr>
              <w:rStyle w:val="bnf"/>
            </w:rPr>
            <w:delText>AssignmentExpression</w:delText>
          </w:r>
          <w:r w:rsidRPr="00E77497" w:rsidDel="002A4827">
            <w:delText xml:space="preserve"> is contained in extended code and the </w:delText>
          </w:r>
          <w:r w:rsidRPr="00E77497" w:rsidDel="002A4827">
            <w:rPr>
              <w:rStyle w:val="bnf"/>
            </w:rPr>
            <w:delText>LeftHandSideExpression</w:delText>
          </w:r>
          <w:r w:rsidRPr="00E77497" w:rsidDel="002A4827">
            <w:delText xml:space="preserve"> is an </w:delText>
          </w:r>
          <w:r w:rsidRPr="00E77497" w:rsidDel="002A4827">
            <w:rPr>
              <w:rStyle w:val="bnf"/>
            </w:rPr>
            <w:delText xml:space="preserve">Identifier </w:delText>
          </w:r>
          <w:r w:rsidRPr="00795735" w:rsidDel="002A4827">
            <w:rPr>
              <w:rStyle w:val="bnf"/>
              <w:rFonts w:ascii="Arial" w:hAnsi="Arial" w:cs="Arial"/>
              <w:i w:val="0"/>
            </w:rPr>
            <w:delText xml:space="preserve">that does not statically resolve to a declarative environment record binding or if the resolved binding is </w:delText>
          </w:r>
          <w:r w:rsidRPr="008D16CB" w:rsidDel="002A4827">
            <w:rPr>
              <w:rStyle w:val="bnf"/>
              <w:rFonts w:ascii="Arial" w:hAnsi="Arial" w:cs="Arial"/>
              <w:i w:val="0"/>
            </w:rPr>
            <w:delText>an immutable binding.</w:delText>
          </w:r>
        </w:del>
      </w:ins>
    </w:p>
    <w:p w14:paraId="3FB04C28" w14:textId="77777777" w:rsidR="00795735" w:rsidRPr="00E77497" w:rsidRDefault="00795735" w:rsidP="00532AB5">
      <w:pPr>
        <w:numPr>
          <w:ilvl w:val="0"/>
          <w:numId w:val="737"/>
        </w:numPr>
        <w:spacing w:after="220"/>
        <w:rPr>
          <w:ins w:id="7998" w:author="Rev 5 Allen Wirfs-Brock" w:date="2012-01-11T10:52:00Z"/>
        </w:rPr>
        <w:pPrChange w:id="7999" w:author="Rev 7 Allen Wirfs-Brock" w:date="2012-04-25T15:29:00Z">
          <w:pPr>
            <w:numPr>
              <w:numId w:val="403"/>
            </w:numPr>
            <w:spacing w:after="220"/>
            <w:ind w:left="720" w:hanging="360"/>
          </w:pPr>
        </w:pPrChange>
      </w:pPr>
      <w:ins w:id="8000" w:author="Rev 5 Allen Wirfs-Brock" w:date="2012-01-11T10:52: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w:t>
        </w:r>
      </w:ins>
      <w:ins w:id="8001" w:author="Rev 6 Allen Wirfs-Brock" w:date="2012-01-26T11:43:00Z">
        <w:r w:rsidR="008A7F90">
          <w:t xml:space="preserve">that </w:t>
        </w:r>
      </w:ins>
      <w:ins w:id="8002" w:author="Rev 6 Allen Wirfs-Brock" w:date="2012-01-26T11:42:00Z">
        <w:r w:rsidR="008A7F90">
          <w:t xml:space="preserve">if used in place of </w:t>
        </w:r>
      </w:ins>
      <w:ins w:id="8003" w:author="Rev 6 Allen Wirfs-Brock" w:date="2012-01-26T11:43:00Z">
        <w:r w:rsidR="008A7F90" w:rsidRPr="00E77497">
          <w:rPr>
            <w:rStyle w:val="bnf"/>
          </w:rPr>
          <w:t>LeftHandSideExpression</w:t>
        </w:r>
        <w:r w:rsidR="008A7F90" w:rsidRPr="00E77497">
          <w:t xml:space="preserve"> </w:t>
        </w:r>
      </w:ins>
      <w:ins w:id="8004" w:author="Rev 5 Allen Wirfs-Brock" w:date="2012-01-11T10:52:00Z">
        <w:del w:id="8005" w:author="Rev 6 Allen Wirfs-Brock" w:date="2012-01-26T11:43:00Z">
          <w:r w:rsidRPr="00E77497" w:rsidDel="008A7F90">
            <w:delText xml:space="preserve">that </w:delText>
          </w:r>
        </w:del>
        <w:r w:rsidRPr="00E77497">
          <w:t>would produce a Syntax Error according to these rules. This rule is recursively applied.</w:t>
        </w:r>
      </w:ins>
    </w:p>
    <w:p w14:paraId="6966604A" w14:textId="77777777" w:rsidR="004C02EF" w:rsidRPr="00E77497" w:rsidRDefault="004C02EF" w:rsidP="003A4B22">
      <w:pPr>
        <w:pStyle w:val="30"/>
        <w:numPr>
          <w:ilvl w:val="0"/>
          <w:numId w:val="0"/>
        </w:numPr>
      </w:pPr>
      <w:bookmarkStart w:id="8006" w:name="_Toc323907667"/>
      <w:r w:rsidRPr="00E77497">
        <w:t>11.3.1</w:t>
      </w:r>
      <w:r w:rsidRPr="00E77497">
        <w:tab/>
        <w:t>Postfix Increment Operato</w:t>
      </w:r>
      <w:bookmarkEnd w:id="7966"/>
      <w:bookmarkEnd w:id="7967"/>
      <w:r w:rsidRPr="00E77497">
        <w:t>r</w:t>
      </w:r>
      <w:bookmarkEnd w:id="7969"/>
      <w:bookmarkEnd w:id="7970"/>
      <w:bookmarkEnd w:id="7971"/>
      <w:bookmarkEnd w:id="7972"/>
      <w:bookmarkEnd w:id="7973"/>
      <w:bookmarkEnd w:id="7974"/>
      <w:bookmarkEnd w:id="8006"/>
    </w:p>
    <w:p w14:paraId="1788D4D8" w14:textId="77777777" w:rsidR="00326D0A" w:rsidRPr="00E77497" w:rsidRDefault="00326D0A" w:rsidP="00326D0A">
      <w:pPr>
        <w:keepNext/>
        <w:rPr>
          <w:ins w:id="8007" w:author="Rev 4 Allen Wirfs-Brock" w:date="2011-10-15T09:39:00Z"/>
          <w:rFonts w:ascii="Helvetica" w:hAnsi="Helvetica"/>
          <w:b/>
        </w:rPr>
      </w:pPr>
      <w:ins w:id="8008" w:author="Rev 4 Allen Wirfs-Brock" w:date="2011-10-15T09:39:00Z">
        <w:r w:rsidRPr="00E77497">
          <w:rPr>
            <w:rFonts w:ascii="Helvetica" w:hAnsi="Helvetica"/>
            <w:b/>
          </w:rPr>
          <w:t xml:space="preserve">Runtime Semantics: </w:t>
        </w:r>
        <w:r w:rsidRPr="00E77497">
          <w:rPr>
            <w:rFonts w:ascii="Helvetica" w:hAnsi="Helvetica"/>
            <w:b/>
            <w:spacing w:val="6"/>
          </w:rPr>
          <w:t>Evaluation</w:t>
        </w:r>
      </w:ins>
    </w:p>
    <w:p w14:paraId="775A33C3" w14:textId="77777777" w:rsidR="004C02EF" w:rsidRPr="00E77497" w:rsidRDefault="004C02EF" w:rsidP="004C02EF">
      <w:del w:id="8009"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del w:id="8010" w:author="Rev 4 Allen Wirfs-Brock" w:date="2011-10-15T09:40:00Z">
        <w:r w:rsidRPr="00E77497" w:rsidDel="00326D0A">
          <w:delText>is evaluated as follows:</w:delText>
        </w:r>
      </w:del>
    </w:p>
    <w:p w14:paraId="5A80C31D" w14:textId="77777777"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18CA125E" w14:textId="77777777" w:rsidR="004C02EF" w:rsidRPr="00E77497" w:rsidDel="00795735" w:rsidRDefault="004C02EF" w:rsidP="00441AED">
      <w:pPr>
        <w:pStyle w:val="Alg3"/>
        <w:numPr>
          <w:ilvl w:val="0"/>
          <w:numId w:val="68"/>
        </w:numPr>
        <w:spacing w:after="220"/>
        <w:contextualSpacing/>
        <w:rPr>
          <w:del w:id="8011" w:author="Rev 5 Allen Wirfs-Brock" w:date="2012-01-11T10:57:00Z"/>
        </w:rPr>
      </w:pPr>
      <w:del w:id="8012"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1B2F6A08" w14:textId="77777777" w:rsidR="004C02EF" w:rsidRPr="00E77497" w:rsidDel="00795735" w:rsidRDefault="004C02EF" w:rsidP="00441AED">
      <w:pPr>
        <w:pStyle w:val="Alg3"/>
        <w:numPr>
          <w:ilvl w:val="0"/>
          <w:numId w:val="69"/>
        </w:numPr>
        <w:ind w:left="720" w:firstLine="0"/>
        <w:rPr>
          <w:del w:id="8013" w:author="Rev 5 Allen Wirfs-Brock" w:date="2012-01-11T10:57:00Z"/>
        </w:rPr>
      </w:pPr>
      <w:del w:id="8014"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05036C22" w14:textId="77777777" w:rsidR="004C02EF" w:rsidRPr="00E77497" w:rsidDel="00795735" w:rsidRDefault="004C02EF" w:rsidP="00441AED">
      <w:pPr>
        <w:pStyle w:val="Alg3"/>
        <w:numPr>
          <w:ilvl w:val="0"/>
          <w:numId w:val="69"/>
        </w:numPr>
        <w:ind w:left="720" w:firstLine="0"/>
        <w:rPr>
          <w:del w:id="8015" w:author="Rev 5 Allen Wirfs-Brock" w:date="2012-01-11T10:57:00Z"/>
        </w:rPr>
      </w:pPr>
      <w:del w:id="8016"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6F5802CE" w14:textId="77777777" w:rsidR="004C02EF" w:rsidRPr="00E77497" w:rsidDel="00795735" w:rsidRDefault="004C02EF" w:rsidP="00441AED">
      <w:pPr>
        <w:pStyle w:val="Alg3"/>
        <w:numPr>
          <w:ilvl w:val="0"/>
          <w:numId w:val="69"/>
        </w:numPr>
        <w:ind w:left="720" w:firstLine="0"/>
        <w:rPr>
          <w:del w:id="8017" w:author="Rev 5 Allen Wirfs-Brock" w:date="2012-01-11T10:57:00Z"/>
        </w:rPr>
      </w:pPr>
      <w:del w:id="8018"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1E708A5B" w14:textId="77777777" w:rsidR="004C02EF" w:rsidRPr="00E77497" w:rsidDel="00795735" w:rsidRDefault="004C02EF" w:rsidP="00441AED">
      <w:pPr>
        <w:pStyle w:val="Alg3"/>
        <w:numPr>
          <w:ilvl w:val="0"/>
          <w:numId w:val="69"/>
        </w:numPr>
        <w:ind w:left="720" w:firstLine="0"/>
        <w:rPr>
          <w:del w:id="8019" w:author="Rev 5 Allen Wirfs-Brock" w:date="2012-01-11T10:57:00Z"/>
        </w:rPr>
      </w:pPr>
      <w:del w:id="8020"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5E787FBA" w14:textId="77777777"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14:paraId="4FC8E507" w14:textId="77777777" w:rsidR="004736CE" w:rsidRDefault="004736CE" w:rsidP="004736CE">
      <w:pPr>
        <w:pStyle w:val="Alg4"/>
        <w:numPr>
          <w:ilvl w:val="0"/>
          <w:numId w:val="68"/>
        </w:numPr>
        <w:contextualSpacing/>
        <w:rPr>
          <w:ins w:id="8021" w:author="Rev 6 Allen Wirfs-Brock" w:date="2012-02-16T15:11:00Z"/>
        </w:rPr>
      </w:pPr>
      <w:ins w:id="8022" w:author="Rev 6 Allen Wirfs-Brock" w:date="2012-02-16T15:11:00Z">
        <w:r>
          <w:t xml:space="preserve">If </w:t>
        </w:r>
        <w:r w:rsidRPr="00E77497">
          <w:rPr>
            <w:i/>
          </w:rPr>
          <w:t>oldValue</w:t>
        </w:r>
        <w:r w:rsidRPr="00E77497">
          <w:t xml:space="preserve"> </w:t>
        </w:r>
        <w:r>
          <w:t xml:space="preserve">is an abrupt completion, return </w:t>
        </w:r>
        <w:r w:rsidRPr="00E77497">
          <w:rPr>
            <w:i/>
          </w:rPr>
          <w:t>oldValue</w:t>
        </w:r>
        <w:r>
          <w:t>.</w:t>
        </w:r>
      </w:ins>
    </w:p>
    <w:p w14:paraId="69070AF1" w14:textId="77777777"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4E3BB1BE" w14:textId="77777777" w:rsidR="004C02EF" w:rsidRPr="00E77497" w:rsidRDefault="004C02EF" w:rsidP="00441AED">
      <w:pPr>
        <w:pStyle w:val="Alg3"/>
        <w:numPr>
          <w:ilvl w:val="0"/>
          <w:numId w:val="68"/>
        </w:numPr>
        <w:spacing w:after="220"/>
        <w:contextualSpacing/>
      </w:pPr>
      <w:del w:id="8023" w:author="Rev 6 Allen Wirfs-Brock" w:date="2012-02-16T15:13:00Z">
        <w:r w:rsidRPr="00E77497" w:rsidDel="00122292">
          <w:delText xml:space="preserve">Call </w:delText>
        </w:r>
      </w:del>
      <w:ins w:id="8024" w:author="Rev 6 Allen Wirfs-Brock" w:date="2012-02-16T15:13:00Z">
        <w:r w:rsidR="00122292">
          <w:t xml:space="preserve">If </w:t>
        </w:r>
        <w:r w:rsidR="00122292" w:rsidRPr="00E77497">
          <w:t xml:space="preserve"> </w:t>
        </w:r>
      </w:ins>
      <w:r w:rsidRPr="00E77497">
        <w:t>PutValue(</w:t>
      </w:r>
      <w:r w:rsidRPr="00E77497">
        <w:rPr>
          <w:i/>
        </w:rPr>
        <w:t>lhs</w:t>
      </w:r>
      <w:r w:rsidRPr="00E77497">
        <w:t xml:space="preserve">, </w:t>
      </w:r>
      <w:r w:rsidRPr="00E77497">
        <w:rPr>
          <w:i/>
        </w:rPr>
        <w:t>newValue</w:t>
      </w:r>
      <w:r w:rsidRPr="00E77497">
        <w:t>)</w:t>
      </w:r>
      <w:ins w:id="8025" w:author="Rev 6 Allen Wirfs-Brock" w:date="2012-02-16T15:13:00Z">
        <w:r w:rsidR="00122292">
          <w:t xml:space="preserve"> is an abrupt completion, return that Completion Record</w:t>
        </w:r>
      </w:ins>
      <w:r w:rsidRPr="00E77497">
        <w:t>.</w:t>
      </w:r>
    </w:p>
    <w:p w14:paraId="631E98F8" w14:textId="77777777"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8026" w:name="_Toc385672194"/>
      <w:bookmarkStart w:id="8027" w:name="_Toc393690289"/>
    </w:p>
    <w:p w14:paraId="27DF3EDB" w14:textId="77777777" w:rsidR="004C02EF" w:rsidRPr="00E77497" w:rsidRDefault="004C02EF" w:rsidP="003A4B22">
      <w:pPr>
        <w:pStyle w:val="30"/>
        <w:numPr>
          <w:ilvl w:val="0"/>
          <w:numId w:val="0"/>
        </w:numPr>
      </w:pPr>
      <w:bookmarkStart w:id="8028" w:name="_Ref457707576"/>
      <w:bookmarkStart w:id="8029" w:name="_Toc472818829"/>
      <w:bookmarkStart w:id="8030" w:name="_Toc235503403"/>
      <w:bookmarkStart w:id="8031" w:name="_Toc241509178"/>
      <w:bookmarkStart w:id="8032" w:name="_Toc244416665"/>
      <w:bookmarkStart w:id="8033" w:name="_Toc276631029"/>
      <w:bookmarkStart w:id="8034" w:name="_Toc323907668"/>
      <w:r w:rsidRPr="00E77497">
        <w:t>11.3.2</w:t>
      </w:r>
      <w:r w:rsidRPr="00E77497">
        <w:tab/>
        <w:t>Postfix Decrement Operato</w:t>
      </w:r>
      <w:bookmarkEnd w:id="8026"/>
      <w:bookmarkEnd w:id="8027"/>
      <w:r w:rsidRPr="00E77497">
        <w:t>r</w:t>
      </w:r>
      <w:bookmarkEnd w:id="8028"/>
      <w:bookmarkEnd w:id="8029"/>
      <w:bookmarkEnd w:id="8030"/>
      <w:bookmarkEnd w:id="8031"/>
      <w:bookmarkEnd w:id="8032"/>
      <w:bookmarkEnd w:id="8033"/>
      <w:bookmarkEnd w:id="8034"/>
    </w:p>
    <w:p w14:paraId="3A7B2C74" w14:textId="77777777" w:rsidR="00326D0A" w:rsidRPr="00E77497" w:rsidRDefault="00326D0A" w:rsidP="00326D0A">
      <w:pPr>
        <w:keepNext/>
        <w:rPr>
          <w:ins w:id="8035" w:author="Rev 4 Allen Wirfs-Brock" w:date="2011-10-15T09:40:00Z"/>
          <w:rFonts w:ascii="Helvetica" w:hAnsi="Helvetica"/>
          <w:b/>
        </w:rPr>
      </w:pPr>
      <w:ins w:id="8036"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22653044" w14:textId="77777777" w:rsidR="004C02EF" w:rsidRPr="00E77497" w:rsidRDefault="004C02EF" w:rsidP="004C02EF">
      <w:del w:id="8037"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del w:id="8038" w:author="Rev 4 Allen Wirfs-Brock" w:date="2011-10-15T09:40:00Z">
        <w:r w:rsidRPr="00E77497" w:rsidDel="00326D0A">
          <w:delText>is evaluated as follows:</w:delText>
        </w:r>
      </w:del>
    </w:p>
    <w:p w14:paraId="1EF9572E" w14:textId="77777777"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5E923535" w14:textId="77777777" w:rsidR="004C02EF" w:rsidRPr="00E77497" w:rsidDel="00795735" w:rsidRDefault="004C02EF" w:rsidP="00441AED">
      <w:pPr>
        <w:pStyle w:val="Alg3"/>
        <w:numPr>
          <w:ilvl w:val="0"/>
          <w:numId w:val="70"/>
        </w:numPr>
        <w:spacing w:after="220"/>
        <w:contextualSpacing/>
        <w:rPr>
          <w:del w:id="8039" w:author="Rev 5 Allen Wirfs-Brock" w:date="2012-01-11T10:57:00Z"/>
        </w:rPr>
      </w:pPr>
      <w:del w:id="8040"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2A10269F" w14:textId="77777777" w:rsidR="004C02EF" w:rsidRPr="00E77497" w:rsidDel="00795735" w:rsidRDefault="004C02EF" w:rsidP="00441AED">
      <w:pPr>
        <w:pStyle w:val="Alg3"/>
        <w:numPr>
          <w:ilvl w:val="0"/>
          <w:numId w:val="69"/>
        </w:numPr>
        <w:ind w:left="720" w:firstLine="0"/>
        <w:rPr>
          <w:del w:id="8041" w:author="Rev 5 Allen Wirfs-Brock" w:date="2012-01-11T10:57:00Z"/>
        </w:rPr>
      </w:pPr>
      <w:del w:id="8042"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48A6589C" w14:textId="77777777" w:rsidR="004C02EF" w:rsidRPr="00E77497" w:rsidDel="00795735" w:rsidRDefault="004C02EF" w:rsidP="00441AED">
      <w:pPr>
        <w:pStyle w:val="Alg3"/>
        <w:numPr>
          <w:ilvl w:val="0"/>
          <w:numId w:val="69"/>
        </w:numPr>
        <w:ind w:left="720" w:firstLine="0"/>
        <w:rPr>
          <w:del w:id="8043" w:author="Rev 5 Allen Wirfs-Brock" w:date="2012-01-11T10:57:00Z"/>
        </w:rPr>
      </w:pPr>
      <w:del w:id="8044"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30A23103" w14:textId="77777777" w:rsidR="004C02EF" w:rsidRPr="00E77497" w:rsidDel="00795735" w:rsidRDefault="004C02EF" w:rsidP="00441AED">
      <w:pPr>
        <w:pStyle w:val="Alg3"/>
        <w:numPr>
          <w:ilvl w:val="0"/>
          <w:numId w:val="69"/>
        </w:numPr>
        <w:ind w:left="720" w:firstLine="0"/>
        <w:rPr>
          <w:del w:id="8045" w:author="Rev 5 Allen Wirfs-Brock" w:date="2012-01-11T10:57:00Z"/>
        </w:rPr>
      </w:pPr>
      <w:del w:id="8046"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593F1FD9" w14:textId="77777777" w:rsidR="004C02EF" w:rsidRPr="00E77497" w:rsidDel="00795735" w:rsidRDefault="004C02EF" w:rsidP="00441AED">
      <w:pPr>
        <w:pStyle w:val="Alg3"/>
        <w:numPr>
          <w:ilvl w:val="0"/>
          <w:numId w:val="69"/>
        </w:numPr>
        <w:ind w:left="720" w:firstLine="0"/>
        <w:rPr>
          <w:del w:id="8047" w:author="Rev 5 Allen Wirfs-Brock" w:date="2012-01-11T10:57:00Z"/>
        </w:rPr>
      </w:pPr>
      <w:del w:id="8048"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65B5A6EA" w14:textId="77777777"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04D14C1B" w14:textId="77777777"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14:paraId="6C616D44" w14:textId="77777777" w:rsidR="004C02EF" w:rsidRPr="00E77497" w:rsidRDefault="00122292" w:rsidP="00441AED">
      <w:pPr>
        <w:pStyle w:val="Alg3"/>
        <w:numPr>
          <w:ilvl w:val="0"/>
          <w:numId w:val="70"/>
        </w:numPr>
        <w:spacing w:after="220"/>
        <w:contextualSpacing/>
      </w:pPr>
      <w:ins w:id="8049" w:author="Rev 6 Allen Wirfs-Brock" w:date="2012-02-16T15:14:00Z">
        <w:r>
          <w:t xml:space="preserve">If </w:t>
        </w:r>
        <w:r w:rsidRPr="00E77497">
          <w:t xml:space="preserve"> </w:t>
        </w:r>
      </w:ins>
      <w:r w:rsidR="004C02EF" w:rsidRPr="00E77497">
        <w:t>Call PutValue(</w:t>
      </w:r>
      <w:r w:rsidR="004C02EF" w:rsidRPr="00E77497">
        <w:rPr>
          <w:i/>
        </w:rPr>
        <w:t>lhs</w:t>
      </w:r>
      <w:r w:rsidR="004C02EF" w:rsidRPr="00E77497">
        <w:t xml:space="preserve">, </w:t>
      </w:r>
      <w:r w:rsidR="004C02EF" w:rsidRPr="00E77497">
        <w:rPr>
          <w:i/>
        </w:rPr>
        <w:t>newValue</w:t>
      </w:r>
      <w:r w:rsidR="004C02EF" w:rsidRPr="00E77497">
        <w:t>)</w:t>
      </w:r>
      <w:ins w:id="8050" w:author="Rev 6 Allen Wirfs-Brock" w:date="2012-02-16T15:14:00Z">
        <w:r w:rsidRPr="00122292">
          <w:t xml:space="preserve"> </w:t>
        </w:r>
        <w:r w:rsidRPr="00E77497">
          <w:t>)</w:t>
        </w:r>
        <w:r>
          <w:t xml:space="preserve"> is an abrupt completion, return that Completion Record</w:t>
        </w:r>
      </w:ins>
      <w:r w:rsidR="004C02EF" w:rsidRPr="00E77497">
        <w:t>.</w:t>
      </w:r>
    </w:p>
    <w:p w14:paraId="70A9B227" w14:textId="77777777"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8051" w:name="_Toc385672195"/>
      <w:bookmarkStart w:id="8052" w:name="_Toc393690290"/>
    </w:p>
    <w:p w14:paraId="3924641A" w14:textId="77777777" w:rsidR="004C02EF" w:rsidRPr="00E77497" w:rsidRDefault="004C02EF" w:rsidP="003A4B22">
      <w:pPr>
        <w:pStyle w:val="20"/>
        <w:numPr>
          <w:ilvl w:val="0"/>
          <w:numId w:val="0"/>
        </w:numPr>
      </w:pPr>
      <w:bookmarkStart w:id="8053" w:name="_Ref457437595"/>
      <w:bookmarkStart w:id="8054" w:name="_Toc472818830"/>
      <w:bookmarkStart w:id="8055" w:name="_Toc235503404"/>
      <w:bookmarkStart w:id="8056" w:name="_Toc241509179"/>
      <w:bookmarkStart w:id="8057" w:name="_Toc244416666"/>
      <w:bookmarkStart w:id="8058" w:name="_Toc276631030"/>
      <w:bookmarkStart w:id="8059" w:name="_Toc323907669"/>
      <w:r w:rsidRPr="00E77497">
        <w:t>11.4</w:t>
      </w:r>
      <w:r w:rsidRPr="00E77497">
        <w:tab/>
        <w:t>Unary Operator</w:t>
      </w:r>
      <w:bookmarkStart w:id="8060" w:name="_Toc382202837"/>
      <w:bookmarkEnd w:id="7960"/>
      <w:bookmarkEnd w:id="7961"/>
      <w:bookmarkEnd w:id="7962"/>
      <w:bookmarkEnd w:id="7963"/>
      <w:bookmarkEnd w:id="7964"/>
      <w:bookmarkEnd w:id="7965"/>
      <w:bookmarkEnd w:id="8051"/>
      <w:bookmarkEnd w:id="8052"/>
      <w:bookmarkEnd w:id="8060"/>
      <w:r w:rsidRPr="00E77497">
        <w:t>s</w:t>
      </w:r>
      <w:bookmarkEnd w:id="8053"/>
      <w:bookmarkEnd w:id="8054"/>
      <w:bookmarkEnd w:id="8055"/>
      <w:bookmarkEnd w:id="8056"/>
      <w:bookmarkEnd w:id="8057"/>
      <w:bookmarkEnd w:id="8058"/>
      <w:bookmarkEnd w:id="8059"/>
    </w:p>
    <w:p w14:paraId="4420FC82" w14:textId="77777777" w:rsidR="004C02EF" w:rsidRPr="00E77497" w:rsidRDefault="004C02EF" w:rsidP="004C02EF">
      <w:pPr>
        <w:pStyle w:val="Syntax"/>
      </w:pPr>
      <w:r w:rsidRPr="00E77497">
        <w:t>Syntax</w:t>
      </w:r>
    </w:p>
    <w:p w14:paraId="4083D082" w14:textId="77777777" w:rsidR="004C02EF" w:rsidRPr="00E77497" w:rsidRDefault="004C02EF" w:rsidP="004C02EF">
      <w:pPr>
        <w:pStyle w:val="SyntaxRule"/>
      </w:pPr>
      <w:r w:rsidRPr="00E77497">
        <w:t xml:space="preserve">UnaryExpression </w:t>
      </w:r>
      <w:r w:rsidRPr="00E77497">
        <w:rPr>
          <w:rFonts w:ascii="Arial" w:hAnsi="Arial"/>
          <w:b/>
          <w:i w:val="0"/>
        </w:rPr>
        <w:t>:</w:t>
      </w:r>
    </w:p>
    <w:p w14:paraId="1BE2D76E"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8061" w:name="_Ref375019246"/>
      <w:bookmarkStart w:id="8062" w:name="_Toc375031173"/>
      <w:bookmarkStart w:id="8063" w:name="_Toc381513687"/>
      <w:bookmarkStart w:id="8064" w:name="_Toc382202838"/>
      <w:bookmarkStart w:id="8065" w:name="_Toc382212209"/>
      <w:bookmarkStart w:id="8066" w:name="_Toc382212486"/>
      <w:bookmarkStart w:id="8067" w:name="_Toc382291554"/>
      <w:bookmarkStart w:id="8068" w:name="_Toc385672196"/>
      <w:bookmarkStart w:id="8069" w:name="_Toc393690291"/>
    </w:p>
    <w:p w14:paraId="686F6662" w14:textId="77777777" w:rsidR="00795735" w:rsidRDefault="00795735" w:rsidP="00795735">
      <w:pPr>
        <w:rPr>
          <w:ins w:id="8070" w:author="Rev 5 Allen Wirfs-Brock" w:date="2012-01-11T11:05:00Z"/>
          <w:rFonts w:ascii="Helvetica" w:hAnsi="Helvetica"/>
          <w:b/>
        </w:rPr>
      </w:pPr>
      <w:bookmarkStart w:id="8071" w:name="_Ref424531014"/>
      <w:bookmarkStart w:id="8072" w:name="_Toc472818831"/>
      <w:bookmarkStart w:id="8073" w:name="_Toc235503405"/>
      <w:bookmarkStart w:id="8074" w:name="_Toc241509180"/>
      <w:bookmarkStart w:id="8075" w:name="_Toc244416667"/>
      <w:bookmarkStart w:id="8076" w:name="_Toc276631031"/>
      <w:ins w:id="8077" w:author="Rev 5 Allen Wirfs-Brock" w:date="2012-01-11T11:05:00Z">
        <w:r w:rsidRPr="00E77497">
          <w:rPr>
            <w:rFonts w:ascii="Helvetica" w:hAnsi="Helvetica"/>
            <w:b/>
          </w:rPr>
          <w:t>Static Semantics</w:t>
        </w:r>
      </w:ins>
    </w:p>
    <w:p w14:paraId="14B7AC20" w14:textId="77777777" w:rsidR="00795735" w:rsidRPr="00E77497" w:rsidRDefault="00304798" w:rsidP="00795735">
      <w:pPr>
        <w:rPr>
          <w:ins w:id="8078" w:author="Rev 5 Allen Wirfs-Brock" w:date="2012-01-11T11:05:00Z"/>
          <w:rFonts w:ascii="Helvetica" w:hAnsi="Helvetica"/>
          <w:b/>
        </w:rPr>
      </w:pPr>
      <w:ins w:id="8079" w:author="Rev 5 Allen Wirfs-Brock" w:date="2012-01-11T14:30:00Z">
        <w:r w:rsidRPr="00E77497">
          <w:rPr>
            <w:rFonts w:ascii="Helvetica" w:hAnsi="Helvetica"/>
            <w:b/>
          </w:rPr>
          <w:t xml:space="preserve">Static Semantics:  </w:t>
        </w:r>
      </w:ins>
      <w:ins w:id="8080" w:author="Rev 5 Allen Wirfs-Brock" w:date="2012-01-11T11:05:00Z">
        <w:r w:rsidR="00795735" w:rsidRPr="00E77497">
          <w:rPr>
            <w:rFonts w:ascii="Helvetica" w:hAnsi="Helvetica"/>
            <w:b/>
          </w:rPr>
          <w:t>Early Errors</w:t>
        </w:r>
      </w:ins>
    </w:p>
    <w:p w14:paraId="6552F807" w14:textId="77777777" w:rsidR="00795735" w:rsidRPr="00120381" w:rsidRDefault="00795735" w:rsidP="00795735">
      <w:pPr>
        <w:pStyle w:val="SyntaxRule"/>
        <w:rPr>
          <w:ins w:id="8081" w:author="Rev 5 Allen Wirfs-Brock" w:date="2012-01-11T11:05:00Z"/>
        </w:rPr>
      </w:pPr>
      <w:ins w:id="8082" w:author="Rev 5 Allen Wirfs-Brock" w:date="2012-01-11T11:05:00Z">
        <w:r w:rsidRPr="00E77497">
          <w:t>UnaryExpression</w:t>
        </w:r>
        <w:r>
          <w:t xml:space="preserve"> </w:t>
        </w:r>
        <w:r w:rsidRPr="00120381">
          <w:rPr>
            <w:rFonts w:ascii="Arial" w:hAnsi="Arial"/>
            <w:b/>
            <w:i w:val="0"/>
          </w:rPr>
          <w:t>:</w:t>
        </w:r>
      </w:ins>
    </w:p>
    <w:p w14:paraId="3B020B6C" w14:textId="77777777" w:rsidR="00795735" w:rsidRPr="00675B74" w:rsidRDefault="00795735" w:rsidP="00795735">
      <w:pPr>
        <w:pStyle w:val="SyntaxDefinition"/>
        <w:rPr>
          <w:ins w:id="8083" w:author="Rev 5 Allen Wirfs-Brock" w:date="2012-01-11T11:05:00Z"/>
        </w:rPr>
      </w:pPr>
      <w:ins w:id="8084" w:author="Rev 5 Allen Wirfs-Brock" w:date="2012-01-11T11:05:00Z">
        <w:r w:rsidRPr="00E77497">
          <w:rPr>
            <w:rFonts w:ascii="Courier New" w:hAnsi="Courier New"/>
            <w:b/>
            <w:i w:val="0"/>
          </w:rPr>
          <w:t xml:space="preserve">delete </w:t>
        </w:r>
        <w:r w:rsidRPr="00E77497">
          <w:t>UnaryExpression</w:t>
        </w:r>
        <w:r w:rsidRPr="00E77497">
          <w:br/>
        </w:r>
      </w:ins>
      <w:ins w:id="8085" w:author="Rev 5 Allen Wirfs-Brock" w:date="2012-01-11T11:06:00Z">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14:paraId="587CF0C5" w14:textId="77777777" w:rsidR="00795735" w:rsidRPr="00E77497" w:rsidRDefault="00795735" w:rsidP="00532AB5">
      <w:pPr>
        <w:numPr>
          <w:ilvl w:val="0"/>
          <w:numId w:val="737"/>
        </w:numPr>
        <w:spacing w:after="0"/>
        <w:rPr>
          <w:ins w:id="8086" w:author="Rev 5 Allen Wirfs-Brock" w:date="2012-01-11T11:05:00Z"/>
        </w:rPr>
        <w:pPrChange w:id="8087" w:author="Rev 7 Allen Wirfs-Brock" w:date="2012-04-25T15:29:00Z">
          <w:pPr>
            <w:numPr>
              <w:numId w:val="403"/>
            </w:numPr>
            <w:spacing w:after="0"/>
            <w:ind w:left="720" w:hanging="360"/>
          </w:pPr>
        </w:pPrChange>
      </w:pPr>
      <w:ins w:id="8088" w:author="Rev 5 Allen Wirfs-Brock" w:date="2012-01-11T11:05:00Z">
        <w:r w:rsidRPr="00E77497">
          <w:t xml:space="preserve">It is a Syntax Error if the </w:t>
        </w:r>
      </w:ins>
      <w:ins w:id="8089" w:author="Rev 5 Allen Wirfs-Brock" w:date="2012-01-11T11:06:00Z">
        <w:r>
          <w:rPr>
            <w:rStyle w:val="bnf"/>
          </w:rPr>
          <w:t>Unary</w:t>
        </w:r>
      </w:ins>
      <w:ins w:id="8090" w:author="Rev 5 Allen Wirfs-Brock" w:date="2012-01-11T11:05:00Z">
        <w:r w:rsidRPr="00E77497">
          <w:rPr>
            <w:rStyle w:val="bnf"/>
          </w:rPr>
          <w:t>Expression</w:t>
        </w:r>
        <w:r w:rsidRPr="00E77497">
          <w:t xml:space="preserve"> is contained in strict code and</w:t>
        </w:r>
      </w:ins>
      <w:ins w:id="8091" w:author="Rev 5 Allen Wirfs-Brock" w:date="2012-01-11T11:11:00Z">
        <w:r>
          <w:t xml:space="preserve"> the derived</w:t>
        </w:r>
      </w:ins>
      <w:ins w:id="8092" w:author="Rev 5 Allen Wirfs-Brock" w:date="2012-01-11T11:05:00Z">
        <w:r w:rsidRPr="00E77497">
          <w:t xml:space="preserve"> </w:t>
        </w:r>
      </w:ins>
      <w:ins w:id="8093" w:author="Rev 5 Allen Wirfs-Brock" w:date="2012-01-11T11:12:00Z">
        <w:r>
          <w:rPr>
            <w:rStyle w:val="bnf"/>
          </w:rPr>
          <w:t>Unary</w:t>
        </w:r>
        <w:r w:rsidRPr="00E77497">
          <w:rPr>
            <w:rStyle w:val="bnf"/>
          </w:rPr>
          <w:t>Expression</w:t>
        </w:r>
        <w:r w:rsidRPr="00E77497">
          <w:t xml:space="preserve"> </w:t>
        </w:r>
      </w:ins>
      <w:ins w:id="8094" w:author="Rev 5 Allen Wirfs-Brock" w:date="2012-01-11T11:05:00Z">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4C2D9ACB" w14:textId="77777777" w:rsidR="00795735" w:rsidRPr="00E77497" w:rsidDel="006D2337" w:rsidRDefault="00795735" w:rsidP="00532AB5">
      <w:pPr>
        <w:numPr>
          <w:ilvl w:val="0"/>
          <w:numId w:val="737"/>
        </w:numPr>
        <w:spacing w:after="0"/>
        <w:rPr>
          <w:ins w:id="8095" w:author="Rev 5 Allen Wirfs-Brock" w:date="2012-01-11T11:05:00Z"/>
          <w:del w:id="8096" w:author="Rev 6 Allen Wirfs-Brock" w:date="2012-01-26T11:53:00Z"/>
        </w:rPr>
        <w:pPrChange w:id="8097" w:author="Rev 7 Allen Wirfs-Brock" w:date="2012-04-25T15:29:00Z">
          <w:pPr>
            <w:numPr>
              <w:numId w:val="403"/>
            </w:numPr>
            <w:spacing w:after="0"/>
            <w:ind w:left="720" w:hanging="360"/>
          </w:pPr>
        </w:pPrChange>
      </w:pPr>
      <w:ins w:id="8098" w:author="Rev 5 Allen Wirfs-Brock" w:date="2012-01-11T11:05:00Z">
        <w:del w:id="8099" w:author="Rev 6 Allen Wirfs-Brock" w:date="2012-01-26T11:53:00Z">
          <w:r w:rsidRPr="00E77497" w:rsidDel="006D2337">
            <w:delText xml:space="preserve">It is a Syntax Error if the </w:delText>
          </w:r>
        </w:del>
      </w:ins>
      <w:ins w:id="8100" w:author="Rev 5 Allen Wirfs-Brock" w:date="2012-01-11T11:12:00Z">
        <w:del w:id="8101"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8102" w:author="Rev 5 Allen Wirfs-Brock" w:date="2012-01-11T11:05:00Z">
        <w:del w:id="8103" w:author="Rev 6 Allen Wirfs-Brock" w:date="2012-01-26T11:53:00Z">
          <w:r w:rsidRPr="00E77497" w:rsidDel="006D2337">
            <w:delText>is contained in extended code and the</w:delText>
          </w:r>
        </w:del>
      </w:ins>
      <w:ins w:id="8104" w:author="Rev 5 Allen Wirfs-Brock" w:date="2012-01-11T11:12:00Z">
        <w:del w:id="8105" w:author="Rev 6 Allen Wirfs-Brock" w:date="2012-01-26T11:53:00Z">
          <w:r w:rsidRPr="00795735" w:rsidDel="006D2337">
            <w:delText xml:space="preserve"> </w:delText>
          </w:r>
          <w:r w:rsidDel="006D2337">
            <w:delText>derived</w:delText>
          </w:r>
        </w:del>
      </w:ins>
      <w:ins w:id="8106" w:author="Rev 5 Allen Wirfs-Brock" w:date="2012-01-11T11:05:00Z">
        <w:del w:id="8107" w:author="Rev 6 Allen Wirfs-Brock" w:date="2012-01-26T11:53:00Z">
          <w:r w:rsidRPr="00E77497" w:rsidDel="006D2337">
            <w:delText xml:space="preserve"> </w:delText>
          </w:r>
        </w:del>
      </w:ins>
      <w:ins w:id="8108" w:author="Rev 5 Allen Wirfs-Brock" w:date="2012-01-11T11:13:00Z">
        <w:del w:id="8109"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8110" w:author="Rev 5 Allen Wirfs-Brock" w:date="2012-01-11T11:05:00Z">
        <w:del w:id="8111" w:author="Rev 6 Allen Wirfs-Brock" w:date="2012-01-26T11:53:00Z">
          <w:r w:rsidRPr="00E77497" w:rsidDel="006D2337">
            <w:delText xml:space="preserve">is a </w:delText>
          </w:r>
          <w:r w:rsidRPr="00E77497" w:rsidDel="006D2337">
            <w:rPr>
              <w:rStyle w:val="bnf"/>
            </w:rPr>
            <w:delText xml:space="preserve">Literal </w:delText>
          </w:r>
          <w:r w:rsidRPr="00E77497" w:rsidDel="006D2337">
            <w:delText xml:space="preserve">or a </w:delText>
          </w:r>
          <w:r w:rsidRPr="00E77497" w:rsidDel="006D2337">
            <w:rPr>
              <w:rStyle w:val="bnf"/>
            </w:rPr>
            <w:delText>FunctionExpression</w:delText>
          </w:r>
          <w:r w:rsidRPr="00E77497" w:rsidDel="006D2337">
            <w:delText>.</w:delText>
          </w:r>
        </w:del>
      </w:ins>
    </w:p>
    <w:p w14:paraId="0C9846CD" w14:textId="77777777" w:rsidR="00795735" w:rsidRPr="00E77497" w:rsidDel="006D2337" w:rsidRDefault="00795735" w:rsidP="00532AB5">
      <w:pPr>
        <w:numPr>
          <w:ilvl w:val="0"/>
          <w:numId w:val="737"/>
        </w:numPr>
        <w:spacing w:after="0"/>
        <w:rPr>
          <w:ins w:id="8112" w:author="Rev 5 Allen Wirfs-Brock" w:date="2012-01-11T11:05:00Z"/>
          <w:del w:id="8113" w:author="Rev 6 Allen Wirfs-Brock" w:date="2012-01-26T11:53:00Z"/>
        </w:rPr>
        <w:pPrChange w:id="8114" w:author="Rev 7 Allen Wirfs-Brock" w:date="2012-04-25T15:29:00Z">
          <w:pPr>
            <w:numPr>
              <w:numId w:val="403"/>
            </w:numPr>
            <w:spacing w:after="0"/>
            <w:ind w:left="720" w:hanging="360"/>
          </w:pPr>
        </w:pPrChange>
      </w:pPr>
      <w:ins w:id="8115" w:author="Rev 5 Allen Wirfs-Brock" w:date="2012-01-11T11:05:00Z">
        <w:del w:id="8116" w:author="Rev 6 Allen Wirfs-Brock" w:date="2012-01-26T11:53:00Z">
          <w:r w:rsidRPr="00E77497" w:rsidDel="006D2337">
            <w:delText xml:space="preserve">It is a Syntax Error if the </w:delText>
          </w:r>
        </w:del>
      </w:ins>
      <w:ins w:id="8117" w:author="Rev 5 Allen Wirfs-Brock" w:date="2012-01-11T11:14:00Z">
        <w:del w:id="8118"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8119" w:author="Rev 5 Allen Wirfs-Brock" w:date="2012-01-11T11:05:00Z">
        <w:del w:id="8120" w:author="Rev 6 Allen Wirfs-Brock" w:date="2012-01-26T11:53:00Z">
          <w:r w:rsidRPr="00E77497" w:rsidDel="006D2337">
            <w:delText xml:space="preserve">is contained in extended code and the </w:delText>
          </w:r>
        </w:del>
      </w:ins>
      <w:ins w:id="8121" w:author="Rev 5 Allen Wirfs-Brock" w:date="2012-01-11T11:14:00Z">
        <w:del w:id="8122" w:author="Rev 6 Allen Wirfs-Brock" w:date="2012-01-26T11:53:00Z">
          <w:r w:rsidDel="006D2337">
            <w:delText>derived</w:delText>
          </w:r>
          <w:r w:rsidRPr="00E77497" w:rsidDel="006D2337">
            <w:delText xml:space="preserve"> </w:delText>
          </w:r>
          <w:r w:rsidDel="006D2337">
            <w:rPr>
              <w:rStyle w:val="bnf"/>
            </w:rPr>
            <w:delText>Unary</w:delText>
          </w:r>
          <w:r w:rsidRPr="00E77497" w:rsidDel="006D2337">
            <w:rPr>
              <w:rStyle w:val="bnf"/>
            </w:rPr>
            <w:delText>Expression</w:delText>
          </w:r>
          <w:r w:rsidRPr="00E77497" w:rsidDel="006D2337">
            <w:delText xml:space="preserve"> </w:delText>
          </w:r>
        </w:del>
      </w:ins>
      <w:ins w:id="8123" w:author="Rev 5 Allen Wirfs-Brock" w:date="2012-01-11T11:05:00Z">
        <w:del w:id="8124" w:author="Rev 6 Allen Wirfs-Brock" w:date="2012-01-26T11:53:00Z">
          <w:r w:rsidRPr="00E77497" w:rsidDel="006D2337">
            <w:delText xml:space="preserve">is an </w:delText>
          </w:r>
          <w:r w:rsidRPr="00E77497" w:rsidDel="006D2337">
            <w:rPr>
              <w:rStyle w:val="bnf"/>
            </w:rPr>
            <w:delText xml:space="preserve">Identifier </w:delText>
          </w:r>
          <w:r w:rsidRPr="00795735" w:rsidDel="006D2337">
            <w:rPr>
              <w:rStyle w:val="bnf"/>
              <w:rFonts w:ascii="Arial" w:hAnsi="Arial" w:cs="Arial"/>
              <w:i w:val="0"/>
            </w:rPr>
            <w:delText xml:space="preserve">that does not statically resolve to a declarative environment record binding or if the resolved binding is </w:delText>
          </w:r>
          <w:r w:rsidRPr="008D16CB" w:rsidDel="006D2337">
            <w:rPr>
              <w:rStyle w:val="bnf"/>
              <w:rFonts w:ascii="Arial" w:hAnsi="Arial" w:cs="Arial"/>
              <w:i w:val="0"/>
            </w:rPr>
            <w:delText>an immutable binding.</w:delText>
          </w:r>
        </w:del>
      </w:ins>
    </w:p>
    <w:p w14:paraId="48E0CCE9" w14:textId="77777777" w:rsidR="00795735" w:rsidRPr="00E77497" w:rsidRDefault="00795735" w:rsidP="00532AB5">
      <w:pPr>
        <w:numPr>
          <w:ilvl w:val="0"/>
          <w:numId w:val="737"/>
        </w:numPr>
        <w:spacing w:after="220"/>
        <w:rPr>
          <w:ins w:id="8125" w:author="Rev 5 Allen Wirfs-Brock" w:date="2012-01-11T11:05:00Z"/>
        </w:rPr>
        <w:pPrChange w:id="8126" w:author="Rev 7 Allen Wirfs-Brock" w:date="2012-04-25T15:29:00Z">
          <w:pPr>
            <w:numPr>
              <w:numId w:val="403"/>
            </w:numPr>
            <w:spacing w:after="220"/>
            <w:ind w:left="720" w:hanging="360"/>
          </w:pPr>
        </w:pPrChange>
      </w:pPr>
      <w:ins w:id="8127" w:author="Rev 5 Allen Wirfs-Brock" w:date="2012-01-11T11:05:00Z">
        <w:r w:rsidRPr="00E77497">
          <w:t xml:space="preserve">It is a Syntax Error if the </w:t>
        </w:r>
      </w:ins>
      <w:ins w:id="8128" w:author="Rev 5 Allen Wirfs-Brock" w:date="2012-01-11T11:17:00Z">
        <w:r>
          <w:t>derived</w:t>
        </w:r>
        <w:r w:rsidRPr="00E77497">
          <w:t xml:space="preserve"> </w:t>
        </w:r>
      </w:ins>
      <w:ins w:id="8129" w:author="Rev 5 Allen Wirfs-Brock" w:date="2012-01-11T11:15:00Z">
        <w:r>
          <w:rPr>
            <w:rStyle w:val="bnf"/>
          </w:rPr>
          <w:t>Unary</w:t>
        </w:r>
        <w:r w:rsidRPr="00E77497">
          <w:rPr>
            <w:rStyle w:val="bnf"/>
          </w:rPr>
          <w:t>Expression</w:t>
        </w:r>
        <w:r w:rsidRPr="00E77497">
          <w:t xml:space="preserve"> </w:t>
        </w:r>
      </w:ins>
      <w:ins w:id="8130" w:author="Rev 5 Allen Wirfs-Brock" w:date="2012-01-11T11:05:00Z">
        <w:r w:rsidRPr="00E77497">
          <w:t xml:space="preserve">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t>
        </w:r>
      </w:ins>
      <w:ins w:id="8131" w:author="Rev 6 Allen Wirfs-Brock" w:date="2012-01-26T11:44:00Z">
        <w:r w:rsidR="008A7F90">
          <w:t xml:space="preserve">if used in place of </w:t>
        </w:r>
        <w:r w:rsidR="008A7F90" w:rsidRPr="00E77497">
          <w:rPr>
            <w:rStyle w:val="bnf"/>
          </w:rPr>
          <w:t>LeftHandSideExpression</w:t>
        </w:r>
        <w:r w:rsidR="008A7F90" w:rsidRPr="00E77497">
          <w:t xml:space="preserve"> </w:t>
        </w:r>
      </w:ins>
      <w:ins w:id="8132" w:author="Rev 5 Allen Wirfs-Brock" w:date="2012-01-11T11:05:00Z">
        <w:r w:rsidRPr="00E77497">
          <w:t>would produce a Syntax Error according to these rules. This rule is recursively applied.</w:t>
        </w:r>
      </w:ins>
    </w:p>
    <w:p w14:paraId="7321E773" w14:textId="77777777" w:rsidR="004C02EF" w:rsidRPr="00E77497" w:rsidRDefault="004C02EF" w:rsidP="003A4B22">
      <w:pPr>
        <w:pStyle w:val="30"/>
        <w:numPr>
          <w:ilvl w:val="0"/>
          <w:numId w:val="0"/>
        </w:numPr>
      </w:pPr>
      <w:bookmarkStart w:id="8133" w:name="_Toc323907670"/>
      <w:r w:rsidRPr="00E77497">
        <w:t>11.4.1</w:t>
      </w:r>
      <w:r w:rsidRPr="00E77497">
        <w:tab/>
        <w:t xml:space="preserve">The </w:t>
      </w:r>
      <w:r w:rsidRPr="00E77497">
        <w:rPr>
          <w:rFonts w:ascii="Courier New" w:hAnsi="Courier New"/>
          <w:sz w:val="22"/>
        </w:rPr>
        <w:t>delete</w:t>
      </w:r>
      <w:r w:rsidRPr="00E77497">
        <w:t xml:space="preserve"> Operato</w:t>
      </w:r>
      <w:bookmarkStart w:id="8134" w:name="_Toc382202839"/>
      <w:bookmarkEnd w:id="8061"/>
      <w:bookmarkEnd w:id="8062"/>
      <w:bookmarkEnd w:id="8063"/>
      <w:bookmarkEnd w:id="8064"/>
      <w:bookmarkEnd w:id="8065"/>
      <w:bookmarkEnd w:id="8066"/>
      <w:bookmarkEnd w:id="8067"/>
      <w:bookmarkEnd w:id="8068"/>
      <w:bookmarkEnd w:id="8069"/>
      <w:bookmarkEnd w:id="8134"/>
      <w:r w:rsidRPr="00E77497">
        <w:t>r</w:t>
      </w:r>
      <w:bookmarkEnd w:id="8071"/>
      <w:bookmarkEnd w:id="8072"/>
      <w:bookmarkEnd w:id="8073"/>
      <w:bookmarkEnd w:id="8074"/>
      <w:bookmarkEnd w:id="8075"/>
      <w:bookmarkEnd w:id="8076"/>
      <w:bookmarkEnd w:id="8133"/>
    </w:p>
    <w:p w14:paraId="76B91AB0" w14:textId="77777777" w:rsidR="008A7F90" w:rsidRPr="00E77497" w:rsidRDefault="008A7F90" w:rsidP="008A7F90">
      <w:pPr>
        <w:rPr>
          <w:ins w:id="8135" w:author="Rev 6 Allen Wirfs-Brock" w:date="2012-01-26T11:51:00Z"/>
          <w:rFonts w:ascii="Helvetica" w:hAnsi="Helvetica"/>
          <w:b/>
        </w:rPr>
      </w:pPr>
      <w:ins w:id="8136" w:author="Rev 6 Allen Wirfs-Brock" w:date="2012-01-26T11:51:00Z">
        <w:r w:rsidRPr="00E77497">
          <w:rPr>
            <w:rFonts w:ascii="Helvetica" w:hAnsi="Helvetica"/>
            <w:b/>
          </w:rPr>
          <w:t>Static Semantics:  Early Errors</w:t>
        </w:r>
      </w:ins>
    </w:p>
    <w:p w14:paraId="3641D224" w14:textId="77777777" w:rsidR="008A7F90" w:rsidRPr="00E77497" w:rsidRDefault="008A7F90" w:rsidP="008A7F90">
      <w:pPr>
        <w:rPr>
          <w:ins w:id="8137" w:author="Rev 6 Allen Wirfs-Brock" w:date="2012-01-26T11:51:00Z"/>
        </w:rPr>
      </w:pPr>
      <w:ins w:id="8138" w:author="Rev 6 Allen Wirfs-Brock" w:date="2012-01-26T11:51:00Z">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ins>
    </w:p>
    <w:p w14:paraId="162780D4" w14:textId="77777777" w:rsidR="006D2337" w:rsidRPr="00E77497" w:rsidRDefault="006D2337" w:rsidP="00532AB5">
      <w:pPr>
        <w:numPr>
          <w:ilvl w:val="0"/>
          <w:numId w:val="737"/>
        </w:numPr>
        <w:rPr>
          <w:ins w:id="8139" w:author="Rev 6 Allen Wirfs-Brock" w:date="2012-01-26T11:53:00Z"/>
        </w:rPr>
        <w:pPrChange w:id="8140" w:author="Rev 7 Allen Wirfs-Brock" w:date="2012-04-25T15:29:00Z">
          <w:pPr>
            <w:numPr>
              <w:numId w:val="403"/>
            </w:numPr>
            <w:ind w:left="720" w:hanging="360"/>
          </w:pPr>
        </w:pPrChange>
      </w:pPr>
      <w:ins w:id="8141" w:author="Rev 6 Allen Wirfs-Brock" w:date="2012-01-26T11:53:00Z">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Pr>
            <w:rStyle w:val="bnf"/>
          </w:rPr>
          <w:t>Unary</w:t>
        </w:r>
        <w:r w:rsidRPr="00E77497">
          <w:rPr>
            <w:rStyle w:val="bnf"/>
          </w:rPr>
          <w:t>Expression</w:t>
        </w:r>
        <w:r w:rsidRPr="00E77497">
          <w:t xml:space="preserve"> </w:t>
        </w:r>
      </w:ins>
      <w:ins w:id="8142" w:author="Rev 6 Allen Wirfs-Brock" w:date="2012-01-26T11:55:00Z">
        <w:r>
          <w:t xml:space="preserve">derives </w:t>
        </w:r>
      </w:ins>
      <w:ins w:id="8143" w:author="Rev 6 Allen Wirfs-Brock" w:date="2012-01-26T11:53:00Z">
        <w:r w:rsidRPr="00E77497">
          <w:t xml:space="preserve">an </w:t>
        </w:r>
        <w:r w:rsidRPr="00E77497">
          <w:rPr>
            <w:rStyle w:val="bnf"/>
          </w:rPr>
          <w:t xml:space="preserve">Identifier </w:t>
        </w:r>
        <w:r w:rsidRPr="00795735">
          <w:rPr>
            <w:rStyle w:val="bnf"/>
            <w:rFonts w:ascii="Arial" w:hAnsi="Arial" w:cs="Arial"/>
            <w:i w:val="0"/>
          </w:rPr>
          <w:t>that statically resolve</w:t>
        </w:r>
      </w:ins>
      <w:ins w:id="8144" w:author="Rev 6 Allen Wirfs-Brock" w:date="2012-01-26T11:56:00Z">
        <w:r>
          <w:rPr>
            <w:rStyle w:val="bnf"/>
            <w:rFonts w:ascii="Arial" w:hAnsi="Arial" w:cs="Arial"/>
            <w:i w:val="0"/>
          </w:rPr>
          <w:t>s</w:t>
        </w:r>
      </w:ins>
      <w:ins w:id="8145" w:author="Rev 6 Allen Wirfs-Brock" w:date="2012-01-26T11:53:00Z">
        <w:r w:rsidRPr="00795735">
          <w:rPr>
            <w:rStyle w:val="bnf"/>
            <w:rFonts w:ascii="Arial" w:hAnsi="Arial" w:cs="Arial"/>
            <w:i w:val="0"/>
          </w:rPr>
          <w:t xml:space="preserve"> to a environment record</w:t>
        </w:r>
        <w:r w:rsidRPr="008D16CB">
          <w:rPr>
            <w:rStyle w:val="bnf"/>
            <w:rFonts w:ascii="Arial" w:hAnsi="Arial" w:cs="Arial"/>
            <w:i w:val="0"/>
          </w:rPr>
          <w:t>.</w:t>
        </w:r>
      </w:ins>
    </w:p>
    <w:p w14:paraId="0485FF04" w14:textId="77777777" w:rsidR="00326D0A" w:rsidRPr="00E77497" w:rsidRDefault="00326D0A" w:rsidP="00326D0A">
      <w:pPr>
        <w:keepNext/>
        <w:rPr>
          <w:ins w:id="8146" w:author="Rev 4 Allen Wirfs-Brock" w:date="2011-10-15T09:40:00Z"/>
          <w:rFonts w:ascii="Helvetica" w:hAnsi="Helvetica"/>
          <w:b/>
        </w:rPr>
      </w:pPr>
      <w:ins w:id="8147"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2394E032" w14:textId="77777777" w:rsidR="004C02EF" w:rsidRPr="00E77497" w:rsidRDefault="004C02EF" w:rsidP="004C02EF">
      <w:del w:id="8148" w:author="Rev 4 Allen Wirfs-Brock" w:date="2011-10-15T09:40: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del w:id="8149" w:author="Rev 4 Allen Wirfs-Brock" w:date="2011-10-15T09:40:00Z">
        <w:r w:rsidRPr="00E77497" w:rsidDel="00326D0A">
          <w:delText>is evaluated as follows:</w:delText>
        </w:r>
      </w:del>
      <w:bookmarkStart w:id="8150" w:name="_Toc382212487"/>
    </w:p>
    <w:p w14:paraId="2169AA4B" w14:textId="77777777"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8150"/>
      <w:r w:rsidRPr="00E77497">
        <w:t>.</w:t>
      </w:r>
      <w:bookmarkStart w:id="8151" w:name="_Toc382212488"/>
    </w:p>
    <w:p w14:paraId="6DB6C7B3" w14:textId="77777777" w:rsidR="00122292" w:rsidRDefault="00122292" w:rsidP="00122292">
      <w:pPr>
        <w:pStyle w:val="Alg4"/>
        <w:numPr>
          <w:ilvl w:val="0"/>
          <w:numId w:val="71"/>
        </w:numPr>
        <w:contextualSpacing/>
        <w:rPr>
          <w:ins w:id="8152" w:author="Rev 6 Allen Wirfs-Brock" w:date="2012-02-16T15:15:00Z"/>
        </w:rPr>
      </w:pPr>
      <w:ins w:id="8153" w:author="Rev 6 Allen Wirfs-Brock" w:date="2012-02-16T15:15:00Z">
        <w:r>
          <w:t xml:space="preserve">If </w:t>
        </w:r>
      </w:ins>
      <w:ins w:id="8154" w:author="Rev 6 Allen Wirfs-Brock" w:date="2012-02-16T15:16:00Z">
        <w:r w:rsidRPr="00E77497">
          <w:rPr>
            <w:i/>
          </w:rPr>
          <w:t xml:space="preserve">ref </w:t>
        </w:r>
      </w:ins>
      <w:ins w:id="8155" w:author="Rev 6 Allen Wirfs-Brock" w:date="2012-02-16T15:15:00Z">
        <w:r>
          <w:t xml:space="preserve">is an abrupt completion, return </w:t>
        </w:r>
      </w:ins>
      <w:ins w:id="8156" w:author="Rev 6 Allen Wirfs-Brock" w:date="2012-02-16T15:16:00Z">
        <w:r w:rsidRPr="00E77497">
          <w:rPr>
            <w:i/>
          </w:rPr>
          <w:t>ref</w:t>
        </w:r>
      </w:ins>
      <w:ins w:id="8157" w:author="Rev 6 Allen Wirfs-Brock" w:date="2012-02-16T15:15:00Z">
        <w:r>
          <w:t>.</w:t>
        </w:r>
      </w:ins>
    </w:p>
    <w:p w14:paraId="181810AC" w14:textId="77777777"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14:paraId="6E4446A9" w14:textId="77777777"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ins w:id="8158" w:author="Rev 5 Allen Wirfs-Brock" w:date="2012-01-11T12:55:00Z">
        <w:r w:rsidR="00795735">
          <w:t>i</w:t>
        </w:r>
      </w:ins>
      <w:ins w:id="8159" w:author="Rev 5 Allen Wirfs-Brock" w:date="2012-01-11T11:21:00Z">
        <w:r w:rsidR="00795735">
          <w:t xml:space="preserve">s </w:t>
        </w:r>
      </w:ins>
      <w:ins w:id="8160" w:author="Rev 5 Allen Wirfs-Brock" w:date="2012-01-11T12:55:00Z">
        <w:r w:rsidR="00795735">
          <w:rPr>
            <w:b/>
          </w:rPr>
          <w:t>true</w:t>
        </w:r>
      </w:ins>
      <w:ins w:id="8161" w:author="Rev 5 Allen Wirfs-Brock" w:date="2012-01-11T11:21:00Z">
        <w:r w:rsidR="00795735">
          <w:t xml:space="preserve">, </w:t>
        </w:r>
      </w:ins>
      <w:r w:rsidRPr="00E77497">
        <w:t>then,</w:t>
      </w:r>
    </w:p>
    <w:p w14:paraId="4C57B9BB" w14:textId="77777777"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14:paraId="5C7D09FB" w14:textId="77777777" w:rsidR="004C02EF" w:rsidRPr="00E77497" w:rsidRDefault="004C02EF" w:rsidP="00795735">
      <w:pPr>
        <w:pStyle w:val="Alg3"/>
        <w:numPr>
          <w:ilvl w:val="1"/>
          <w:numId w:val="71"/>
        </w:numPr>
        <w:spacing w:after="220"/>
        <w:contextualSpacing/>
      </w:pPr>
      <w:r w:rsidRPr="00E77497">
        <w:t xml:space="preserve">Else, return </w:t>
      </w:r>
      <w:r w:rsidRPr="00E77497">
        <w:rPr>
          <w:b/>
        </w:rPr>
        <w:t>true</w:t>
      </w:r>
      <w:r w:rsidRPr="00E77497">
        <w:t>.</w:t>
      </w:r>
    </w:p>
    <w:p w14:paraId="43F4D439" w14:textId="77777777"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14:paraId="227E7A15" w14:textId="77777777" w:rsidR="003B43C7" w:rsidRDefault="003B43C7" w:rsidP="00441AED">
      <w:pPr>
        <w:pStyle w:val="Alg3"/>
        <w:numPr>
          <w:ilvl w:val="1"/>
          <w:numId w:val="71"/>
        </w:numPr>
        <w:spacing w:after="220"/>
        <w:contextualSpacing/>
        <w:rPr>
          <w:ins w:id="8162" w:author="Rev 7 Allen Wirfs-Brock" w:date="2012-05-01T17:43:00Z"/>
        </w:rPr>
      </w:pPr>
      <w:bookmarkStart w:id="8163" w:name="_Toc382212492"/>
      <w:bookmarkStart w:id="8164" w:name="_Ref458400786"/>
      <w:bookmarkEnd w:id="8151"/>
      <w:ins w:id="8165" w:author="Rev 7 Allen Wirfs-Brock" w:date="2012-05-01T17:43:00Z">
        <w:r>
          <w:t>If IsSuperReference</w:t>
        </w:r>
      </w:ins>
      <w:ins w:id="8166" w:author="Rev 7 Allen Wirfs-Brock" w:date="2012-05-01T17:44:00Z">
        <w:r>
          <w:t>(</w:t>
        </w:r>
        <w:r w:rsidRPr="003B43C7">
          <w:rPr>
            <w:i/>
          </w:rPr>
          <w:t>ref</w:t>
        </w:r>
        <w:r>
          <w:t xml:space="preserve">), then throw a </w:t>
        </w:r>
        <w:r w:rsidRPr="003B43C7">
          <w:rPr>
            <w:b/>
          </w:rPr>
          <w:t>ReferenceError</w:t>
        </w:r>
        <w:r>
          <w:t xml:space="preserve"> exception.</w:t>
        </w:r>
      </w:ins>
    </w:p>
    <w:p w14:paraId="691E3644" w14:textId="77777777" w:rsidR="004C02EF" w:rsidRPr="00E77497" w:rsidRDefault="004C02EF" w:rsidP="00441AED">
      <w:pPr>
        <w:pStyle w:val="Alg3"/>
        <w:numPr>
          <w:ilvl w:val="1"/>
          <w:numId w:val="71"/>
        </w:numPr>
        <w:spacing w:after="220"/>
        <w:contextualSpacing/>
      </w:pPr>
      <w:r w:rsidRPr="00E77497">
        <w:t>Return the result of calling the [[Delete]] internal method on ToObject(GetBase(</w:t>
      </w:r>
      <w:r w:rsidRPr="00E77497">
        <w:rPr>
          <w:i/>
        </w:rPr>
        <w:t>ref)</w:t>
      </w:r>
      <w:r w:rsidRPr="00E77497">
        <w:t>) providing GetReferencedName(</w:t>
      </w:r>
      <w:r w:rsidRPr="00E77497">
        <w:rPr>
          <w:i/>
        </w:rPr>
        <w:t>ref</w:t>
      </w:r>
      <w:r w:rsidRPr="00E77497">
        <w:t>) and IsStrictReference(</w:t>
      </w:r>
      <w:r w:rsidRPr="00E77497">
        <w:rPr>
          <w:i/>
        </w:rPr>
        <w:t>ref</w:t>
      </w:r>
      <w:r w:rsidRPr="00E77497">
        <w:t>) as the arguments</w:t>
      </w:r>
      <w:bookmarkEnd w:id="8163"/>
      <w:r w:rsidRPr="00E77497">
        <w:t>.</w:t>
      </w:r>
      <w:bookmarkStart w:id="8167" w:name="_Toc382212493"/>
      <w:bookmarkEnd w:id="8164"/>
    </w:p>
    <w:p w14:paraId="4714C936" w14:textId="77777777" w:rsidR="004C02EF" w:rsidRPr="00E77497" w:rsidRDefault="004C02EF" w:rsidP="00441AED">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 so</w:t>
      </w:r>
    </w:p>
    <w:p w14:paraId="0377F5C9" w14:textId="77777777" w:rsidR="004C02EF" w:rsidRPr="00E77497" w:rsidDel="00795735" w:rsidRDefault="004C02EF" w:rsidP="00441AED">
      <w:pPr>
        <w:pStyle w:val="Alg3"/>
        <w:numPr>
          <w:ilvl w:val="1"/>
          <w:numId w:val="71"/>
        </w:numPr>
        <w:spacing w:after="220"/>
        <w:contextualSpacing/>
        <w:rPr>
          <w:del w:id="8168" w:author="Rev 5 Allen Wirfs-Brock" w:date="2012-01-11T11:19:00Z"/>
        </w:rPr>
      </w:pPr>
      <w:del w:id="8169" w:author="Rev 5 Allen Wirfs-Brock" w:date="2012-01-11T11:19:00Z">
        <w:r w:rsidRPr="00E77497" w:rsidDel="00795735">
          <w:delText>If IsStrictReference(</w:delText>
        </w:r>
        <w:r w:rsidRPr="00E77497" w:rsidDel="00795735">
          <w:rPr>
            <w:i/>
          </w:rPr>
          <w:delText>ref</w:delText>
        </w:r>
        <w:r w:rsidRPr="00E77497" w:rsidDel="00795735">
          <w:delText xml:space="preserve">) is </w:delText>
        </w:r>
        <w:r w:rsidRPr="00E77497" w:rsidDel="00795735">
          <w:rPr>
            <w:b/>
          </w:rPr>
          <w:delText>true</w:delText>
        </w:r>
        <w:r w:rsidRPr="00E77497" w:rsidDel="00795735">
          <w:delText xml:space="preserve">, throw a </w:delText>
        </w:r>
        <w:r w:rsidRPr="00E77497" w:rsidDel="00795735">
          <w:rPr>
            <w:b/>
          </w:rPr>
          <w:delText>SyntaxError</w:delText>
        </w:r>
        <w:r w:rsidRPr="00E77497" w:rsidDel="00795735">
          <w:delText xml:space="preserve"> exception.</w:delText>
        </w:r>
      </w:del>
    </w:p>
    <w:p w14:paraId="2C1CD957" w14:textId="77777777"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14:paraId="69CAB6B8" w14:textId="77777777"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20D0A210" w14:textId="77777777" w:rsidR="004C02EF" w:rsidRPr="00E77497" w:rsidRDefault="004C02EF" w:rsidP="004C02EF">
      <w:pPr>
        <w:pStyle w:val="Note"/>
      </w:pPr>
      <w:bookmarkStart w:id="8170" w:name="_Toc472818832"/>
      <w:bookmarkEnd w:id="8167"/>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7EE604E5" w14:textId="77777777" w:rsidR="004C02EF" w:rsidRPr="00E77497" w:rsidRDefault="004C02EF" w:rsidP="003A4B22">
      <w:pPr>
        <w:pStyle w:val="30"/>
        <w:numPr>
          <w:ilvl w:val="0"/>
          <w:numId w:val="0"/>
        </w:numPr>
      </w:pPr>
      <w:bookmarkStart w:id="8171" w:name="_Toc235503406"/>
      <w:bookmarkStart w:id="8172" w:name="_Toc241509181"/>
      <w:bookmarkStart w:id="8173" w:name="_Toc244416668"/>
      <w:bookmarkStart w:id="8174" w:name="_Toc276631032"/>
      <w:bookmarkStart w:id="8175" w:name="_Toc323907671"/>
      <w:r w:rsidRPr="00E77497">
        <w:t>11.4.2</w:t>
      </w:r>
      <w:r w:rsidRPr="00E77497">
        <w:tab/>
        <w:t xml:space="preserve">The </w:t>
      </w:r>
      <w:r w:rsidRPr="00E77497">
        <w:rPr>
          <w:rFonts w:ascii="Courier New" w:hAnsi="Courier New"/>
          <w:sz w:val="22"/>
        </w:rPr>
        <w:t>void</w:t>
      </w:r>
      <w:r w:rsidRPr="00E77497">
        <w:t xml:space="preserve"> Operato</w:t>
      </w:r>
      <w:bookmarkStart w:id="8176" w:name="_Toc382202841"/>
      <w:bookmarkEnd w:id="8176"/>
      <w:r w:rsidRPr="00E77497">
        <w:t>r</w:t>
      </w:r>
      <w:bookmarkEnd w:id="8170"/>
      <w:bookmarkEnd w:id="8171"/>
      <w:bookmarkEnd w:id="8172"/>
      <w:bookmarkEnd w:id="8173"/>
      <w:bookmarkEnd w:id="8174"/>
      <w:bookmarkEnd w:id="8175"/>
    </w:p>
    <w:p w14:paraId="5956B129" w14:textId="77777777" w:rsidR="00326D0A" w:rsidRPr="00E77497" w:rsidRDefault="00326D0A" w:rsidP="00326D0A">
      <w:pPr>
        <w:keepNext/>
        <w:rPr>
          <w:ins w:id="8177" w:author="Rev 4 Allen Wirfs-Brock" w:date="2011-10-15T09:40:00Z"/>
          <w:rFonts w:ascii="Helvetica" w:hAnsi="Helvetica"/>
          <w:b/>
        </w:rPr>
      </w:pPr>
      <w:ins w:id="8178"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6DD7685B" w14:textId="77777777" w:rsidR="004C02EF" w:rsidRPr="00E77497" w:rsidRDefault="004C02EF" w:rsidP="004C02EF">
      <w:del w:id="8179"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del w:id="8180" w:author="Rev 4 Allen Wirfs-Brock" w:date="2011-10-15T09:41:00Z">
        <w:r w:rsidRPr="00E77497" w:rsidDel="00326D0A">
          <w:delText>is evaluated as follows:</w:delText>
        </w:r>
      </w:del>
      <w:bookmarkStart w:id="8181" w:name="_Toc382212498"/>
    </w:p>
    <w:p w14:paraId="7BCB4B90" w14:textId="77777777" w:rsidR="004C02EF" w:rsidRPr="00E77497" w:rsidRDefault="004C02EF" w:rsidP="00441AED">
      <w:pPr>
        <w:pStyle w:val="Alg3"/>
        <w:numPr>
          <w:ilvl w:val="0"/>
          <w:numId w:val="72"/>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8181"/>
      <w:r w:rsidRPr="00E77497">
        <w:t>.</w:t>
      </w:r>
      <w:bookmarkStart w:id="8182" w:name="_Toc382212499"/>
    </w:p>
    <w:p w14:paraId="411ED1B7" w14:textId="77777777" w:rsidR="004C02EF" w:rsidRPr="00E77497" w:rsidRDefault="004C02EF" w:rsidP="00122292">
      <w:pPr>
        <w:pStyle w:val="Alg3"/>
        <w:numPr>
          <w:ilvl w:val="0"/>
          <w:numId w:val="72"/>
        </w:numPr>
        <w:contextualSpacing/>
        <w:pPrChange w:id="8183" w:author="Rev 6 Allen Wirfs-Brock" w:date="2012-02-16T15:18:00Z">
          <w:pPr>
            <w:pStyle w:val="Alg3"/>
            <w:numPr>
              <w:numId w:val="72"/>
            </w:numPr>
            <w:spacing w:after="220"/>
            <w:contextualSpacing/>
          </w:pPr>
        </w:pPrChange>
      </w:pPr>
      <w:r w:rsidRPr="00E77497">
        <w:t>Call GetValue(</w:t>
      </w:r>
      <w:r w:rsidRPr="00E77497">
        <w:rPr>
          <w:i/>
        </w:rPr>
        <w:t>expr</w:t>
      </w:r>
      <w:r w:rsidRPr="00E77497">
        <w:t>)</w:t>
      </w:r>
      <w:bookmarkEnd w:id="8182"/>
      <w:r w:rsidRPr="00E77497">
        <w:t>.</w:t>
      </w:r>
      <w:bookmarkStart w:id="8184" w:name="_Toc382212500"/>
    </w:p>
    <w:p w14:paraId="566043CD" w14:textId="77777777" w:rsidR="00122292" w:rsidRDefault="00122292" w:rsidP="00122292">
      <w:pPr>
        <w:pStyle w:val="Alg4"/>
        <w:numPr>
          <w:ilvl w:val="0"/>
          <w:numId w:val="72"/>
        </w:numPr>
        <w:contextualSpacing/>
        <w:rPr>
          <w:ins w:id="8185" w:author="Rev 6 Allen Wirfs-Brock" w:date="2012-02-16T15:17:00Z"/>
        </w:rPr>
      </w:pPr>
      <w:ins w:id="8186" w:author="Rev 6 Allen Wirfs-Brock" w:date="2012-02-16T15:17:00Z">
        <w:r>
          <w:t xml:space="preserve">If </w:t>
        </w:r>
        <w:r w:rsidRPr="00E77497">
          <w:rPr>
            <w:i/>
          </w:rPr>
          <w:t xml:space="preserve">ref </w:t>
        </w:r>
        <w:r>
          <w:t xml:space="preserve">is an abrupt completion, return </w:t>
        </w:r>
        <w:r w:rsidRPr="00E77497">
          <w:rPr>
            <w:i/>
          </w:rPr>
          <w:t>ref</w:t>
        </w:r>
        <w:r>
          <w:t>.</w:t>
        </w:r>
      </w:ins>
    </w:p>
    <w:p w14:paraId="46160602" w14:textId="77777777"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8184"/>
      <w:r w:rsidRPr="00E77497">
        <w:t>.</w:t>
      </w:r>
      <w:bookmarkStart w:id="8187" w:name="_Toc375031175"/>
      <w:bookmarkStart w:id="8188" w:name="_Ref379174824"/>
      <w:bookmarkStart w:id="8189" w:name="_Ref379914513"/>
      <w:bookmarkStart w:id="8190" w:name="_Toc381513689"/>
      <w:bookmarkStart w:id="8191" w:name="_Toc382202842"/>
      <w:bookmarkStart w:id="8192" w:name="_Toc382212211"/>
      <w:bookmarkStart w:id="8193" w:name="_Toc382212501"/>
      <w:bookmarkStart w:id="8194" w:name="_Toc382291556"/>
      <w:bookmarkStart w:id="8195" w:name="_Toc385672198"/>
      <w:bookmarkStart w:id="8196" w:name="_Toc393690293"/>
    </w:p>
    <w:p w14:paraId="55F16234" w14:textId="77777777" w:rsidR="004C02EF" w:rsidRPr="00E77497" w:rsidRDefault="004C02EF" w:rsidP="004C02EF">
      <w:pPr>
        <w:pStyle w:val="Note"/>
      </w:pPr>
      <w:bookmarkStart w:id="8197" w:name="_Toc472818833"/>
      <w:r w:rsidRPr="00E77497">
        <w:t>NOTE</w:t>
      </w:r>
      <w:r w:rsidRPr="00E77497">
        <w:tab/>
        <w:t>GetValue must be called even though its value is not used because it may have observable side-effects.</w:t>
      </w:r>
    </w:p>
    <w:p w14:paraId="285138D0" w14:textId="77777777" w:rsidR="004C02EF" w:rsidRPr="00E77497" w:rsidRDefault="004C02EF" w:rsidP="003A4B22">
      <w:pPr>
        <w:pStyle w:val="30"/>
        <w:numPr>
          <w:ilvl w:val="0"/>
          <w:numId w:val="0"/>
        </w:numPr>
      </w:pPr>
      <w:bookmarkStart w:id="8198" w:name="_Toc235503407"/>
      <w:bookmarkStart w:id="8199" w:name="_Toc241509182"/>
      <w:bookmarkStart w:id="8200" w:name="_Toc244416669"/>
      <w:bookmarkStart w:id="8201" w:name="_Toc276631033"/>
      <w:bookmarkStart w:id="8202" w:name="_Toc323907672"/>
      <w:r w:rsidRPr="00E77497">
        <w:t>11.4.3</w:t>
      </w:r>
      <w:r w:rsidRPr="00E77497">
        <w:tab/>
        <w:t xml:space="preserve">The </w:t>
      </w:r>
      <w:r w:rsidRPr="00E77497">
        <w:rPr>
          <w:rFonts w:ascii="Courier New" w:hAnsi="Courier New"/>
        </w:rPr>
        <w:t>typeof</w:t>
      </w:r>
      <w:r w:rsidRPr="00E77497">
        <w:t xml:space="preserve"> Operato</w:t>
      </w:r>
      <w:bookmarkEnd w:id="8187"/>
      <w:bookmarkEnd w:id="8188"/>
      <w:bookmarkEnd w:id="8189"/>
      <w:bookmarkEnd w:id="8190"/>
      <w:bookmarkEnd w:id="8191"/>
      <w:bookmarkEnd w:id="8192"/>
      <w:bookmarkEnd w:id="8193"/>
      <w:bookmarkEnd w:id="8194"/>
      <w:bookmarkEnd w:id="8195"/>
      <w:bookmarkEnd w:id="8196"/>
      <w:r w:rsidRPr="00E77497">
        <w:t>r</w:t>
      </w:r>
      <w:bookmarkEnd w:id="8197"/>
      <w:bookmarkEnd w:id="8198"/>
      <w:bookmarkEnd w:id="8199"/>
      <w:bookmarkEnd w:id="8200"/>
      <w:bookmarkEnd w:id="8201"/>
      <w:bookmarkEnd w:id="8202"/>
    </w:p>
    <w:p w14:paraId="4EFD47D2" w14:textId="77777777" w:rsidR="00326D0A" w:rsidRPr="00E77497" w:rsidRDefault="00326D0A" w:rsidP="00326D0A">
      <w:pPr>
        <w:keepNext/>
        <w:rPr>
          <w:ins w:id="8203" w:author="Rev 4 Allen Wirfs-Brock" w:date="2011-10-15T09:41:00Z"/>
          <w:rFonts w:ascii="Helvetica" w:hAnsi="Helvetica"/>
          <w:b/>
        </w:rPr>
      </w:pPr>
      <w:ins w:id="8204" w:author="Rev 4 Allen Wirfs-Brock" w:date="2011-10-15T09:41:00Z">
        <w:r w:rsidRPr="00E77497">
          <w:rPr>
            <w:rFonts w:ascii="Helvetica" w:hAnsi="Helvetica"/>
            <w:b/>
          </w:rPr>
          <w:t xml:space="preserve">Runtime Semantics: </w:t>
        </w:r>
        <w:r w:rsidRPr="00E77497">
          <w:rPr>
            <w:rFonts w:ascii="Helvetica" w:hAnsi="Helvetica"/>
            <w:b/>
            <w:spacing w:val="6"/>
          </w:rPr>
          <w:t>Evaluation</w:t>
        </w:r>
      </w:ins>
    </w:p>
    <w:p w14:paraId="65B92F55" w14:textId="77777777" w:rsidR="004C02EF" w:rsidRPr="00E77497" w:rsidRDefault="004C02EF" w:rsidP="004C02EF">
      <w:del w:id="8205"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del w:id="8206" w:author="Rev 4 Allen Wirfs-Brock" w:date="2011-10-15T09:41:00Z">
        <w:r w:rsidRPr="00E77497" w:rsidDel="00326D0A">
          <w:delText>is evaluated as follows:</w:delText>
        </w:r>
      </w:del>
      <w:bookmarkStart w:id="8207" w:name="_Toc382212502"/>
    </w:p>
    <w:p w14:paraId="0C59CD3D" w14:textId="77777777"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8207"/>
      <w:r w:rsidRPr="00E77497">
        <w:t>.</w:t>
      </w:r>
      <w:bookmarkStart w:id="8208" w:name="_Toc382212503"/>
    </w:p>
    <w:p w14:paraId="6C234C36" w14:textId="77777777"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8208"/>
      <w:r w:rsidRPr="00E77497">
        <w:t xml:space="preserve">, </w:t>
      </w:r>
      <w:bookmarkStart w:id="8209" w:name="_Toc382212504"/>
      <w:r w:rsidRPr="00E77497">
        <w:t>then</w:t>
      </w:r>
    </w:p>
    <w:p w14:paraId="212FB685" w14:textId="77777777"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3E79CC61" w14:textId="77777777"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8209"/>
      <w:r w:rsidRPr="00E77497">
        <w:t>.</w:t>
      </w:r>
      <w:bookmarkStart w:id="8210" w:name="_Toc382212505"/>
    </w:p>
    <w:p w14:paraId="61A28AB1" w14:textId="77777777" w:rsidR="00122292" w:rsidRDefault="00122292" w:rsidP="00122292">
      <w:pPr>
        <w:pStyle w:val="Alg4"/>
        <w:numPr>
          <w:ilvl w:val="0"/>
          <w:numId w:val="73"/>
        </w:numPr>
        <w:contextualSpacing/>
        <w:rPr>
          <w:ins w:id="8211" w:author="Rev 6 Allen Wirfs-Brock" w:date="2012-02-16T15:20:00Z"/>
        </w:rPr>
      </w:pPr>
      <w:ins w:id="8212" w:author="Rev 6 Allen Wirfs-Brock" w:date="2012-02-16T15:20:00Z">
        <w:r>
          <w:t xml:space="preserve">If </w:t>
        </w:r>
        <w:r w:rsidRPr="00E77497">
          <w:rPr>
            <w:i/>
          </w:rPr>
          <w:t xml:space="preserve">val </w:t>
        </w:r>
        <w:r>
          <w:t xml:space="preserve">is an abrupt completion, return </w:t>
        </w:r>
        <w:r w:rsidRPr="00E77497">
          <w:rPr>
            <w:i/>
          </w:rPr>
          <w:t>val</w:t>
        </w:r>
        <w:r>
          <w:t>.</w:t>
        </w:r>
      </w:ins>
    </w:p>
    <w:p w14:paraId="33AF7FE5" w14:textId="77777777" w:rsidR="004C02EF" w:rsidRPr="00E77497" w:rsidRDefault="004C02EF" w:rsidP="00441AED">
      <w:pPr>
        <w:pStyle w:val="Alg3"/>
        <w:numPr>
          <w:ilvl w:val="0"/>
          <w:numId w:val="73"/>
        </w:numPr>
        <w:spacing w:after="220"/>
        <w:contextualSpacing/>
      </w:pPr>
      <w:r w:rsidRPr="00E77497">
        <w:t>Return a String determined by Type(</w:t>
      </w:r>
      <w:r w:rsidRPr="00E77497">
        <w:rPr>
          <w:i/>
        </w:rPr>
        <w:t>val</w:t>
      </w:r>
      <w:r w:rsidRPr="00E77497">
        <w:t>) according to Table</w:t>
      </w:r>
      <w:bookmarkEnd w:id="8210"/>
      <w:r w:rsidRPr="00E77497">
        <w:t xml:space="preserve"> </w:t>
      </w:r>
      <w:del w:id="8213" w:author="Allen Wirfs-Brock" w:date="2011-07-02T13:30:00Z">
        <w:r w:rsidRPr="00E77497" w:rsidDel="008962D8">
          <w:delText>20</w:delText>
        </w:r>
      </w:del>
      <w:ins w:id="8214" w:author="Allen Wirfs-Brock" w:date="2011-07-02T13:30:00Z">
        <w:r w:rsidR="008962D8" w:rsidRPr="00E77497">
          <w:t>21</w:t>
        </w:r>
      </w:ins>
      <w:r w:rsidRPr="00E77497">
        <w:t>.</w:t>
      </w:r>
    </w:p>
    <w:p w14:paraId="6ECA34A1" w14:textId="77777777" w:rsidR="004C02EF" w:rsidRPr="00E77497" w:rsidRDefault="004C02EF" w:rsidP="004C02EF">
      <w:pPr>
        <w:pStyle w:val="Tabletitle"/>
        <w:widowControl w:val="0"/>
      </w:pPr>
      <w:r w:rsidRPr="00E77497">
        <w:rPr>
          <w:rFonts w:eastAsia="Arial Unicode MS"/>
        </w:rPr>
        <w:t>Table </w:t>
      </w:r>
      <w:del w:id="8215" w:author="Allen Wirfs-Brock" w:date="2011-07-02T13:31:00Z">
        <w:r w:rsidRPr="00E77497" w:rsidDel="008962D8">
          <w:rPr>
            <w:rFonts w:eastAsia="Arial Unicode MS"/>
          </w:rPr>
          <w:delText xml:space="preserve">20 </w:delText>
        </w:r>
      </w:del>
      <w:ins w:id="8216" w:author="Allen Wirfs-Brock" w:date="2011-07-02T13:31:00Z">
        <w:r w:rsidR="008962D8" w:rsidRPr="00E77497">
          <w:rPr>
            <w:rFonts w:eastAsia="Arial Unicode MS"/>
          </w:rPr>
          <w:t xml:space="preserve">21 </w:t>
        </w:r>
      </w:ins>
      <w:r w:rsidRPr="00E77497">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rsidRPr="00E77497" w14:paraId="5FA3ACE3" w14:textId="77777777" w:rsidTr="0051483D">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5E51E66B" w14:textId="77777777" w:rsidR="004C02EF" w:rsidRPr="003B4312" w:rsidRDefault="004C02EF" w:rsidP="003A4B22">
            <w:pPr>
              <w:keepNext/>
              <w:shd w:val="solid" w:color="C0C0C0" w:fill="FFFFFF"/>
              <w:spacing w:after="0"/>
              <w:rPr>
                <w:b/>
                <w:i/>
                <w:shd w:val="solid" w:color="C0C0C0" w:fill="FFFFFF"/>
              </w:rPr>
            </w:pPr>
            <w:bookmarkStart w:id="8217" w:name="_Toc382212506"/>
            <w:r w:rsidRPr="003B4312">
              <w:rPr>
                <w:b/>
                <w:i/>
                <w:shd w:val="solid" w:color="C0C0C0" w:fill="FFFFFF"/>
              </w:rPr>
              <w:t>Type</w:t>
            </w:r>
            <w:bookmarkEnd w:id="8217"/>
            <w:r w:rsidRPr="003B4312">
              <w:rPr>
                <w:b/>
                <w:i/>
                <w:shd w:val="solid" w:color="C0C0C0" w:fill="FFFFFF"/>
              </w:rPr>
              <w:t xml:space="preserve"> of </w:t>
            </w:r>
            <w:r w:rsidRPr="003B4312">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0701804D" w14:textId="77777777" w:rsidR="004C02EF" w:rsidRPr="006B6D0A" w:rsidRDefault="004C02EF" w:rsidP="003A4B22">
            <w:pPr>
              <w:keepNext/>
              <w:shd w:val="solid" w:color="C0C0C0" w:fill="FFFFFF"/>
              <w:spacing w:after="0"/>
              <w:rPr>
                <w:b/>
                <w:i/>
                <w:shd w:val="solid" w:color="C0C0C0" w:fill="FFFFFF"/>
              </w:rPr>
            </w:pPr>
            <w:bookmarkStart w:id="8218" w:name="_Toc382212507"/>
            <w:r w:rsidRPr="006B6D0A">
              <w:rPr>
                <w:b/>
                <w:i/>
                <w:shd w:val="solid" w:color="C0C0C0" w:fill="FFFFFF"/>
              </w:rPr>
              <w:t>Result</w:t>
            </w:r>
            <w:bookmarkEnd w:id="8218"/>
          </w:p>
        </w:tc>
      </w:tr>
      <w:tr w:rsidR="004C02EF" w:rsidRPr="00E77497" w14:paraId="51498A09" w14:textId="77777777" w:rsidTr="0051483D">
        <w:trPr>
          <w:cantSplit/>
          <w:jc w:val="center"/>
        </w:trPr>
        <w:tc>
          <w:tcPr>
            <w:tcW w:w="2610" w:type="dxa"/>
            <w:tcBorders>
              <w:top w:val="nil"/>
            </w:tcBorders>
          </w:tcPr>
          <w:p w14:paraId="252C7308" w14:textId="77777777" w:rsidR="004C02EF" w:rsidRPr="00E77497" w:rsidRDefault="004C02EF" w:rsidP="003A4B22">
            <w:pPr>
              <w:keepNext/>
              <w:spacing w:after="60"/>
            </w:pPr>
            <w:bookmarkStart w:id="8219" w:name="_Toc382212508"/>
            <w:r w:rsidRPr="00E77497">
              <w:t>Undefin</w:t>
            </w:r>
            <w:bookmarkEnd w:id="8219"/>
            <w:r w:rsidRPr="00E77497">
              <w:t>ed</w:t>
            </w:r>
          </w:p>
        </w:tc>
        <w:tc>
          <w:tcPr>
            <w:tcW w:w="3535" w:type="dxa"/>
            <w:tcBorders>
              <w:top w:val="nil"/>
            </w:tcBorders>
          </w:tcPr>
          <w:p w14:paraId="3545C955" w14:textId="77777777" w:rsidR="004C02EF" w:rsidRPr="00E77497" w:rsidRDefault="004C02EF" w:rsidP="003A4B22">
            <w:pPr>
              <w:keepNext/>
              <w:spacing w:after="60"/>
              <w:rPr>
                <w:rFonts w:ascii="Courier" w:hAnsi="Courier"/>
                <w:b/>
              </w:rPr>
            </w:pPr>
            <w:bookmarkStart w:id="8220" w:name="_Toc382212509"/>
            <w:r w:rsidRPr="00E77497">
              <w:rPr>
                <w:rFonts w:ascii="Courier New" w:hAnsi="Courier New"/>
                <w:b/>
              </w:rPr>
              <w:t>"undefine</w:t>
            </w:r>
            <w:bookmarkEnd w:id="8220"/>
            <w:r w:rsidRPr="00E77497">
              <w:rPr>
                <w:rFonts w:ascii="Courier New" w:hAnsi="Courier New"/>
                <w:b/>
              </w:rPr>
              <w:t>d"</w:t>
            </w:r>
          </w:p>
        </w:tc>
      </w:tr>
      <w:tr w:rsidR="004C02EF" w:rsidRPr="00E77497" w14:paraId="5C931657" w14:textId="77777777" w:rsidTr="0051483D">
        <w:trPr>
          <w:cantSplit/>
          <w:jc w:val="center"/>
        </w:trPr>
        <w:tc>
          <w:tcPr>
            <w:tcW w:w="2610" w:type="dxa"/>
          </w:tcPr>
          <w:p w14:paraId="0D41520A" w14:textId="77777777" w:rsidR="004C02EF" w:rsidRPr="00E77497" w:rsidRDefault="004C02EF" w:rsidP="003A4B22">
            <w:pPr>
              <w:keepNext/>
              <w:spacing w:after="60"/>
            </w:pPr>
            <w:bookmarkStart w:id="8221" w:name="_Toc382212510"/>
            <w:r w:rsidRPr="00E77497">
              <w:t>Nu</w:t>
            </w:r>
            <w:bookmarkEnd w:id="8221"/>
            <w:r w:rsidRPr="00E77497">
              <w:t>ll</w:t>
            </w:r>
          </w:p>
        </w:tc>
        <w:tc>
          <w:tcPr>
            <w:tcW w:w="3535" w:type="dxa"/>
          </w:tcPr>
          <w:p w14:paraId="1DF50A26" w14:textId="77777777" w:rsidR="004C02EF" w:rsidRPr="00E77497" w:rsidRDefault="004C02EF" w:rsidP="003A4B22">
            <w:pPr>
              <w:keepNext/>
              <w:spacing w:after="60"/>
              <w:rPr>
                <w:rFonts w:ascii="Courier" w:hAnsi="Courier"/>
                <w:b/>
              </w:rPr>
            </w:pPr>
            <w:bookmarkStart w:id="8222" w:name="_Toc382212511"/>
            <w:r w:rsidRPr="00E77497">
              <w:rPr>
                <w:rFonts w:ascii="Courier New" w:hAnsi="Courier New"/>
                <w:b/>
              </w:rPr>
              <w:t>"objec</w:t>
            </w:r>
            <w:bookmarkEnd w:id="8222"/>
            <w:r w:rsidRPr="00E77497">
              <w:rPr>
                <w:rFonts w:ascii="Courier New" w:hAnsi="Courier New"/>
                <w:b/>
              </w:rPr>
              <w:t>t"</w:t>
            </w:r>
          </w:p>
        </w:tc>
      </w:tr>
      <w:tr w:rsidR="004C02EF" w:rsidRPr="00E77497" w14:paraId="79FF98C2" w14:textId="77777777" w:rsidTr="0051483D">
        <w:trPr>
          <w:cantSplit/>
          <w:jc w:val="center"/>
        </w:trPr>
        <w:tc>
          <w:tcPr>
            <w:tcW w:w="2610" w:type="dxa"/>
          </w:tcPr>
          <w:p w14:paraId="11CCECD6" w14:textId="77777777" w:rsidR="004C02EF" w:rsidRPr="00E77497" w:rsidRDefault="004C02EF" w:rsidP="003A4B22">
            <w:pPr>
              <w:keepNext/>
              <w:spacing w:after="60"/>
            </w:pPr>
            <w:bookmarkStart w:id="8223" w:name="_Toc382212512"/>
            <w:r w:rsidRPr="00E77497">
              <w:t>Boole</w:t>
            </w:r>
            <w:bookmarkEnd w:id="8223"/>
            <w:r w:rsidRPr="00E77497">
              <w:t>an</w:t>
            </w:r>
          </w:p>
        </w:tc>
        <w:tc>
          <w:tcPr>
            <w:tcW w:w="3535" w:type="dxa"/>
          </w:tcPr>
          <w:p w14:paraId="7DA6906D" w14:textId="77777777" w:rsidR="004C02EF" w:rsidRPr="00E77497" w:rsidRDefault="004C02EF" w:rsidP="003A4B22">
            <w:pPr>
              <w:keepNext/>
              <w:spacing w:after="60"/>
              <w:rPr>
                <w:rFonts w:ascii="Courier" w:hAnsi="Courier"/>
                <w:b/>
              </w:rPr>
            </w:pPr>
            <w:bookmarkStart w:id="8224" w:name="_Toc382212513"/>
            <w:r w:rsidRPr="00E77497">
              <w:rPr>
                <w:rFonts w:ascii="Courier New" w:hAnsi="Courier New"/>
                <w:b/>
              </w:rPr>
              <w:t>"boolea</w:t>
            </w:r>
            <w:bookmarkEnd w:id="8224"/>
            <w:r w:rsidRPr="00E77497">
              <w:rPr>
                <w:rFonts w:ascii="Courier New" w:hAnsi="Courier New"/>
                <w:b/>
              </w:rPr>
              <w:t>n"</w:t>
            </w:r>
          </w:p>
        </w:tc>
      </w:tr>
      <w:tr w:rsidR="004C02EF" w:rsidRPr="00E77497" w14:paraId="66156715" w14:textId="77777777" w:rsidTr="0051483D">
        <w:trPr>
          <w:cantSplit/>
          <w:jc w:val="center"/>
        </w:trPr>
        <w:tc>
          <w:tcPr>
            <w:tcW w:w="2610" w:type="dxa"/>
          </w:tcPr>
          <w:p w14:paraId="5D9451B8" w14:textId="77777777" w:rsidR="004C02EF" w:rsidRPr="00E77497" w:rsidRDefault="004C02EF" w:rsidP="003A4B22">
            <w:pPr>
              <w:keepNext/>
              <w:spacing w:after="60"/>
            </w:pPr>
            <w:bookmarkStart w:id="8225" w:name="_Toc382212514"/>
            <w:r w:rsidRPr="00E77497">
              <w:t>Numb</w:t>
            </w:r>
            <w:bookmarkEnd w:id="8225"/>
            <w:r w:rsidRPr="00E77497">
              <w:t>er</w:t>
            </w:r>
          </w:p>
        </w:tc>
        <w:tc>
          <w:tcPr>
            <w:tcW w:w="3535" w:type="dxa"/>
          </w:tcPr>
          <w:p w14:paraId="1E0FFACE" w14:textId="77777777" w:rsidR="004C02EF" w:rsidRPr="00E77497" w:rsidRDefault="004C02EF" w:rsidP="003A4B22">
            <w:pPr>
              <w:keepNext/>
              <w:spacing w:after="60"/>
              <w:rPr>
                <w:rFonts w:ascii="Courier" w:hAnsi="Courier"/>
                <w:b/>
              </w:rPr>
            </w:pPr>
            <w:bookmarkStart w:id="8226" w:name="_Toc382212515"/>
            <w:r w:rsidRPr="00E77497">
              <w:rPr>
                <w:rFonts w:ascii="Courier New" w:hAnsi="Courier New"/>
                <w:b/>
              </w:rPr>
              <w:t>"numbe</w:t>
            </w:r>
            <w:bookmarkEnd w:id="8226"/>
            <w:r w:rsidRPr="00E77497">
              <w:rPr>
                <w:rFonts w:ascii="Courier New" w:hAnsi="Courier New"/>
                <w:b/>
              </w:rPr>
              <w:t>r"</w:t>
            </w:r>
          </w:p>
        </w:tc>
      </w:tr>
      <w:tr w:rsidR="004C02EF" w:rsidRPr="00E77497" w14:paraId="72EE48AA" w14:textId="77777777" w:rsidTr="0051483D">
        <w:trPr>
          <w:cantSplit/>
          <w:jc w:val="center"/>
        </w:trPr>
        <w:tc>
          <w:tcPr>
            <w:tcW w:w="2610" w:type="dxa"/>
          </w:tcPr>
          <w:p w14:paraId="5E207DF3" w14:textId="77777777" w:rsidR="004C02EF" w:rsidRPr="00E77497" w:rsidRDefault="004C02EF" w:rsidP="003A4B22">
            <w:pPr>
              <w:keepNext/>
              <w:spacing w:after="60"/>
            </w:pPr>
            <w:bookmarkStart w:id="8227" w:name="_Toc382212516"/>
            <w:r w:rsidRPr="00E77497">
              <w:t>Stri</w:t>
            </w:r>
            <w:bookmarkEnd w:id="8227"/>
            <w:r w:rsidRPr="00E77497">
              <w:t>ng</w:t>
            </w:r>
          </w:p>
        </w:tc>
        <w:tc>
          <w:tcPr>
            <w:tcW w:w="3535" w:type="dxa"/>
          </w:tcPr>
          <w:p w14:paraId="1F8CADA5" w14:textId="77777777" w:rsidR="004C02EF" w:rsidRPr="00E77497" w:rsidRDefault="004C02EF" w:rsidP="003A4B22">
            <w:pPr>
              <w:keepNext/>
              <w:spacing w:after="60"/>
              <w:rPr>
                <w:rFonts w:ascii="Courier" w:hAnsi="Courier"/>
                <w:b/>
              </w:rPr>
            </w:pPr>
            <w:bookmarkStart w:id="8228" w:name="_Toc382212517"/>
            <w:r w:rsidRPr="00E77497">
              <w:rPr>
                <w:rFonts w:ascii="Courier New" w:hAnsi="Courier New"/>
                <w:b/>
              </w:rPr>
              <w:t>"strin</w:t>
            </w:r>
            <w:bookmarkEnd w:id="8228"/>
            <w:r w:rsidRPr="00E77497">
              <w:rPr>
                <w:rFonts w:ascii="Courier New" w:hAnsi="Courier New"/>
                <w:b/>
              </w:rPr>
              <w:t>g"</w:t>
            </w:r>
          </w:p>
        </w:tc>
      </w:tr>
      <w:tr w:rsidR="004C02EF" w:rsidRPr="00E77497" w14:paraId="2CFA99C6" w14:textId="77777777" w:rsidTr="0051483D">
        <w:trPr>
          <w:cantSplit/>
          <w:jc w:val="center"/>
        </w:trPr>
        <w:tc>
          <w:tcPr>
            <w:tcW w:w="2610" w:type="dxa"/>
          </w:tcPr>
          <w:p w14:paraId="3A6684AA" w14:textId="77777777" w:rsidR="004C02EF" w:rsidRPr="00E77497" w:rsidRDefault="004C02EF" w:rsidP="003A4B22">
            <w:pPr>
              <w:keepNext/>
              <w:spacing w:after="60"/>
              <w:jc w:val="left"/>
            </w:pPr>
            <w:bookmarkStart w:id="8229" w:name="_Toc382212518"/>
            <w:r w:rsidRPr="00E77497">
              <w:t>Object (native and does not implement [[Call]</w:t>
            </w:r>
            <w:bookmarkEnd w:id="8229"/>
            <w:r w:rsidRPr="00E77497">
              <w:t>])</w:t>
            </w:r>
          </w:p>
        </w:tc>
        <w:tc>
          <w:tcPr>
            <w:tcW w:w="3535" w:type="dxa"/>
          </w:tcPr>
          <w:p w14:paraId="09FC3E9C" w14:textId="77777777" w:rsidR="004C02EF" w:rsidRPr="00E77497" w:rsidRDefault="004C02EF" w:rsidP="003A4B22">
            <w:pPr>
              <w:keepNext/>
              <w:spacing w:after="60"/>
              <w:rPr>
                <w:rFonts w:ascii="Courier" w:hAnsi="Courier"/>
                <w:b/>
              </w:rPr>
            </w:pPr>
            <w:bookmarkStart w:id="8230" w:name="_Toc382212519"/>
            <w:r w:rsidRPr="00E77497">
              <w:rPr>
                <w:rFonts w:ascii="Courier New" w:hAnsi="Courier New"/>
                <w:b/>
              </w:rPr>
              <w:t>"objec</w:t>
            </w:r>
            <w:bookmarkEnd w:id="8230"/>
            <w:r w:rsidRPr="00E77497">
              <w:rPr>
                <w:rFonts w:ascii="Courier New" w:hAnsi="Courier New"/>
                <w:b/>
              </w:rPr>
              <w:t>t"</w:t>
            </w:r>
          </w:p>
        </w:tc>
      </w:tr>
      <w:tr w:rsidR="004C02EF" w:rsidRPr="00E77497" w14:paraId="44545D54" w14:textId="77777777" w:rsidTr="0051483D">
        <w:trPr>
          <w:cantSplit/>
          <w:jc w:val="center"/>
        </w:trPr>
        <w:tc>
          <w:tcPr>
            <w:tcW w:w="2610" w:type="dxa"/>
          </w:tcPr>
          <w:p w14:paraId="24EA1620" w14:textId="77777777" w:rsidR="004C02EF" w:rsidRPr="00E77497" w:rsidRDefault="004C02EF" w:rsidP="003A4B22">
            <w:pPr>
              <w:spacing w:after="60"/>
            </w:pPr>
            <w:bookmarkStart w:id="8231" w:name="_Toc382212520"/>
            <w:r w:rsidRPr="00E77497">
              <w:t>Object (native or host and does implement [[Call]</w:t>
            </w:r>
            <w:bookmarkEnd w:id="8231"/>
            <w:r w:rsidRPr="00E77497">
              <w:t>])</w:t>
            </w:r>
          </w:p>
        </w:tc>
        <w:tc>
          <w:tcPr>
            <w:tcW w:w="3535" w:type="dxa"/>
          </w:tcPr>
          <w:p w14:paraId="435F9142" w14:textId="77777777" w:rsidR="004C02EF" w:rsidRPr="00E77497" w:rsidRDefault="004C02EF" w:rsidP="003A4B22">
            <w:pPr>
              <w:spacing w:after="60"/>
              <w:rPr>
                <w:rFonts w:ascii="Courier" w:hAnsi="Courier"/>
                <w:b/>
              </w:rPr>
            </w:pPr>
            <w:bookmarkStart w:id="8232" w:name="_Toc382212521"/>
            <w:r w:rsidRPr="00E77497">
              <w:rPr>
                <w:rFonts w:ascii="Courier New" w:hAnsi="Courier New"/>
                <w:b/>
              </w:rPr>
              <w:t>"functio</w:t>
            </w:r>
            <w:bookmarkEnd w:id="8232"/>
            <w:r w:rsidRPr="00E77497">
              <w:rPr>
                <w:rFonts w:ascii="Courier New" w:hAnsi="Courier New"/>
                <w:b/>
              </w:rPr>
              <w:t>n"</w:t>
            </w:r>
          </w:p>
        </w:tc>
      </w:tr>
      <w:tr w:rsidR="004C02EF" w:rsidRPr="00E77497" w14:paraId="23E13543" w14:textId="77777777" w:rsidTr="0051483D">
        <w:trPr>
          <w:cantSplit/>
          <w:jc w:val="center"/>
        </w:trPr>
        <w:tc>
          <w:tcPr>
            <w:tcW w:w="2610" w:type="dxa"/>
          </w:tcPr>
          <w:p w14:paraId="738D3CE0" w14:textId="77777777" w:rsidR="004C02EF" w:rsidRPr="00E77497" w:rsidRDefault="004C02EF" w:rsidP="003A4B22">
            <w:pPr>
              <w:spacing w:after="60"/>
            </w:pPr>
            <w:bookmarkStart w:id="8233" w:name="_Toc382212522"/>
            <w:r w:rsidRPr="00E77497">
              <w:t>Object (hos</w:t>
            </w:r>
            <w:bookmarkEnd w:id="8233"/>
            <w:r w:rsidRPr="00E77497">
              <w:t>t and does not implement [[Call]])</w:t>
            </w:r>
          </w:p>
        </w:tc>
        <w:tc>
          <w:tcPr>
            <w:tcW w:w="3535" w:type="dxa"/>
          </w:tcPr>
          <w:p w14:paraId="0C6543A8" w14:textId="77777777" w:rsidR="004C02EF" w:rsidRPr="00E77497" w:rsidRDefault="004C02EF" w:rsidP="003A4B22">
            <w:pPr>
              <w:spacing w:after="60"/>
              <w:jc w:val="left"/>
            </w:pPr>
            <w:bookmarkStart w:id="8234" w:name="_Toc382212523"/>
            <w:r w:rsidRPr="00E77497">
              <w:t>Implementation-</w:t>
            </w:r>
            <w:bookmarkEnd w:id="8234"/>
            <w:r w:rsidRPr="00E77497">
              <w:t xml:space="preserve">defined except may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or</w:t>
            </w:r>
            <w:r w:rsidRPr="00E77497">
              <w:rPr>
                <w:rFonts w:ascii="Courier New" w:hAnsi="Courier New"/>
                <w:b/>
              </w:rPr>
              <w:t xml:space="preserve"> "string".</w:t>
            </w:r>
          </w:p>
        </w:tc>
      </w:tr>
    </w:tbl>
    <w:p w14:paraId="11C50BC8" w14:textId="77777777" w:rsidR="004C02EF" w:rsidRPr="00E77497" w:rsidRDefault="004C02EF" w:rsidP="003A4B22">
      <w:pPr>
        <w:pStyle w:val="30"/>
        <w:numPr>
          <w:ilvl w:val="0"/>
          <w:numId w:val="0"/>
        </w:numPr>
      </w:pPr>
      <w:bookmarkStart w:id="8235" w:name="_Toc375031176"/>
      <w:bookmarkStart w:id="8236" w:name="_Ref378388513"/>
      <w:bookmarkStart w:id="8237" w:name="_Ref379174898"/>
      <w:bookmarkStart w:id="8238" w:name="_Toc381513690"/>
      <w:bookmarkStart w:id="8239" w:name="_Toc382202843"/>
      <w:bookmarkStart w:id="8240" w:name="_Toc382212212"/>
      <w:bookmarkStart w:id="8241" w:name="_Toc382212524"/>
      <w:bookmarkStart w:id="8242" w:name="_Toc382291557"/>
      <w:bookmarkStart w:id="8243" w:name="_Toc385672199"/>
      <w:bookmarkStart w:id="8244" w:name="_Toc393690294"/>
      <w:bookmarkStart w:id="8245" w:name="_Toc472818834"/>
      <w:bookmarkStart w:id="8246" w:name="_Toc235503408"/>
      <w:bookmarkStart w:id="8247" w:name="_Toc241509183"/>
      <w:bookmarkStart w:id="8248" w:name="_Toc244416670"/>
      <w:bookmarkStart w:id="8249" w:name="_Toc276631034"/>
      <w:bookmarkStart w:id="8250" w:name="_Toc323907673"/>
      <w:r w:rsidRPr="00E77497">
        <w:t>11.4.4</w:t>
      </w:r>
      <w:r w:rsidRPr="00E77497">
        <w:tab/>
        <w:t>Prefix Increment Operato</w:t>
      </w:r>
      <w:bookmarkEnd w:id="8235"/>
      <w:bookmarkEnd w:id="8236"/>
      <w:bookmarkEnd w:id="8237"/>
      <w:bookmarkEnd w:id="8238"/>
      <w:bookmarkEnd w:id="8239"/>
      <w:bookmarkEnd w:id="8240"/>
      <w:bookmarkEnd w:id="8241"/>
      <w:bookmarkEnd w:id="8242"/>
      <w:bookmarkEnd w:id="8243"/>
      <w:bookmarkEnd w:id="8244"/>
      <w:r w:rsidRPr="00E77497">
        <w:t>r</w:t>
      </w:r>
      <w:bookmarkEnd w:id="8245"/>
      <w:bookmarkEnd w:id="8246"/>
      <w:bookmarkEnd w:id="8247"/>
      <w:bookmarkEnd w:id="8248"/>
      <w:bookmarkEnd w:id="8249"/>
      <w:bookmarkEnd w:id="8250"/>
    </w:p>
    <w:p w14:paraId="4F61B339" w14:textId="77777777" w:rsidR="00326D0A" w:rsidRPr="00E77497" w:rsidRDefault="00326D0A" w:rsidP="00326D0A">
      <w:pPr>
        <w:keepNext/>
        <w:rPr>
          <w:ins w:id="8251" w:author="Rev 4 Allen Wirfs-Brock" w:date="2011-10-15T09:43:00Z"/>
          <w:rFonts w:ascii="Helvetica" w:hAnsi="Helvetica"/>
          <w:b/>
        </w:rPr>
      </w:pPr>
      <w:ins w:id="8252"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72257B0E" w14:textId="77777777" w:rsidR="004C02EF" w:rsidRPr="00E77497" w:rsidRDefault="004C02EF" w:rsidP="004C02EF">
      <w:del w:id="8253"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8254" w:author="Rev 4 Allen Wirfs-Brock" w:date="2011-10-15T09:43:00Z">
        <w:r w:rsidRPr="00E77497" w:rsidDel="00326D0A">
          <w:delText>is evaluated as follows:</w:delText>
        </w:r>
      </w:del>
      <w:bookmarkStart w:id="8255" w:name="_Toc382212525"/>
    </w:p>
    <w:p w14:paraId="22EEB0C3" w14:textId="77777777"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UnaryExpression</w:t>
      </w:r>
      <w:bookmarkEnd w:id="8255"/>
      <w:r w:rsidRPr="00E77497">
        <w:t>.</w:t>
      </w:r>
      <w:bookmarkStart w:id="8256" w:name="_Toc382212526"/>
    </w:p>
    <w:p w14:paraId="39FFF93D" w14:textId="77777777" w:rsidR="004C02EF" w:rsidRPr="00E77497" w:rsidDel="00795735" w:rsidRDefault="004C02EF" w:rsidP="0051483D">
      <w:pPr>
        <w:pStyle w:val="Alg3"/>
        <w:numPr>
          <w:ilvl w:val="0"/>
          <w:numId w:val="74"/>
        </w:numPr>
        <w:contextualSpacing/>
        <w:rPr>
          <w:del w:id="8257" w:author="Rev 5 Allen Wirfs-Brock" w:date="2012-01-11T11:23:00Z"/>
        </w:rPr>
      </w:pPr>
      <w:bookmarkStart w:id="8258" w:name="_Toc382212527"/>
      <w:bookmarkEnd w:id="8256"/>
      <w:del w:id="8259"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2C096F2E" w14:textId="77777777" w:rsidR="004C02EF" w:rsidRPr="00E77497" w:rsidDel="00795735" w:rsidRDefault="004C02EF" w:rsidP="00F77917">
      <w:pPr>
        <w:pStyle w:val="Alg3"/>
        <w:numPr>
          <w:ilvl w:val="0"/>
          <w:numId w:val="69"/>
        </w:numPr>
        <w:ind w:left="720" w:firstLine="0"/>
        <w:rPr>
          <w:del w:id="8260" w:author="Rev 5 Allen Wirfs-Brock" w:date="2012-01-11T11:23:00Z"/>
        </w:rPr>
      </w:pPr>
      <w:del w:id="8261"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00FAFF46" w14:textId="77777777" w:rsidR="004C02EF" w:rsidRPr="00E77497" w:rsidDel="00795735" w:rsidRDefault="004C02EF" w:rsidP="00F77917">
      <w:pPr>
        <w:pStyle w:val="Alg3"/>
        <w:numPr>
          <w:ilvl w:val="0"/>
          <w:numId w:val="69"/>
        </w:numPr>
        <w:ind w:left="720" w:firstLine="0"/>
        <w:rPr>
          <w:del w:id="8262" w:author="Rev 5 Allen Wirfs-Brock" w:date="2012-01-11T11:23:00Z"/>
        </w:rPr>
      </w:pPr>
      <w:del w:id="8263"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381FBF73" w14:textId="77777777" w:rsidR="004C02EF" w:rsidRPr="00E77497" w:rsidDel="00795735" w:rsidRDefault="004C02EF" w:rsidP="00F77917">
      <w:pPr>
        <w:pStyle w:val="Alg3"/>
        <w:numPr>
          <w:ilvl w:val="0"/>
          <w:numId w:val="69"/>
        </w:numPr>
        <w:ind w:left="720" w:firstLine="0"/>
        <w:rPr>
          <w:del w:id="8264" w:author="Rev 5 Allen Wirfs-Brock" w:date="2012-01-11T11:23:00Z"/>
        </w:rPr>
      </w:pPr>
      <w:del w:id="8265"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35008043" w14:textId="77777777" w:rsidR="004C02EF" w:rsidRPr="00E77497" w:rsidDel="00795735" w:rsidRDefault="004C02EF" w:rsidP="00F77917">
      <w:pPr>
        <w:pStyle w:val="Alg3"/>
        <w:numPr>
          <w:ilvl w:val="0"/>
          <w:numId w:val="69"/>
        </w:numPr>
        <w:ind w:left="720" w:firstLine="0"/>
        <w:rPr>
          <w:del w:id="8266" w:author="Rev 5 Allen Wirfs-Brock" w:date="2012-01-11T11:23:00Z"/>
        </w:rPr>
      </w:pPr>
      <w:del w:id="8267"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6F455557" w14:textId="77777777" w:rsidR="004C02EF" w:rsidRPr="00E77497" w:rsidRDefault="004C02EF" w:rsidP="0051483D">
      <w:pPr>
        <w:pStyle w:val="Alg3"/>
        <w:numPr>
          <w:ilvl w:val="0"/>
          <w:numId w:val="74"/>
        </w:numPr>
        <w:contextualSpacing/>
      </w:pPr>
      <w:r w:rsidRPr="00E77497">
        <w:t xml:space="preserve">Let </w:t>
      </w:r>
      <w:r w:rsidRPr="00E77497">
        <w:rPr>
          <w:i/>
        </w:rPr>
        <w:t>oldValue</w:t>
      </w:r>
      <w:r w:rsidRPr="00E77497">
        <w:t xml:space="preserve"> be ToNumber(GetValue(</w:t>
      </w:r>
      <w:r w:rsidRPr="00E77497">
        <w:rPr>
          <w:i/>
        </w:rPr>
        <w:t>expr</w:t>
      </w:r>
      <w:r w:rsidRPr="00E77497">
        <w:t>))</w:t>
      </w:r>
      <w:bookmarkEnd w:id="8258"/>
      <w:r w:rsidRPr="00E77497">
        <w:t>.</w:t>
      </w:r>
      <w:bookmarkStart w:id="8268" w:name="_Toc382212528"/>
    </w:p>
    <w:p w14:paraId="51E7E3FD" w14:textId="77777777" w:rsidR="00122292" w:rsidRDefault="00122292" w:rsidP="00122292">
      <w:pPr>
        <w:pStyle w:val="Alg4"/>
        <w:numPr>
          <w:ilvl w:val="0"/>
          <w:numId w:val="74"/>
        </w:numPr>
        <w:contextualSpacing/>
        <w:rPr>
          <w:ins w:id="8269" w:author="Rev 6 Allen Wirfs-Brock" w:date="2012-02-16T15:21:00Z"/>
        </w:rPr>
      </w:pPr>
      <w:ins w:id="8270" w:author="Rev 6 Allen Wirfs-Brock" w:date="2012-02-16T15:21:00Z">
        <w:r>
          <w:t xml:space="preserve">If </w:t>
        </w:r>
        <w:r w:rsidRPr="00E77497">
          <w:rPr>
            <w:i/>
          </w:rPr>
          <w:t>oldValue</w:t>
        </w:r>
        <w:r w:rsidRPr="00E77497">
          <w:t xml:space="preserve"> </w:t>
        </w:r>
        <w:r>
          <w:t xml:space="preserve">is an abrupt completion, return </w:t>
        </w:r>
        <w:r w:rsidRPr="00E77497">
          <w:rPr>
            <w:i/>
          </w:rPr>
          <w:t>oldValue</w:t>
        </w:r>
        <w:r>
          <w:t>.</w:t>
        </w:r>
      </w:ins>
    </w:p>
    <w:p w14:paraId="482244A4" w14:textId="77777777"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8271" w:name="_Toc382212529"/>
      <w:bookmarkEnd w:id="8268"/>
    </w:p>
    <w:p w14:paraId="65B01859" w14:textId="77777777" w:rsidR="004C02EF" w:rsidRPr="00E77497" w:rsidRDefault="00855852" w:rsidP="00441AED">
      <w:pPr>
        <w:pStyle w:val="Alg3"/>
        <w:numPr>
          <w:ilvl w:val="0"/>
          <w:numId w:val="74"/>
        </w:numPr>
        <w:spacing w:after="220"/>
        <w:contextualSpacing/>
      </w:pPr>
      <w:ins w:id="8272" w:author="Rev 6 Allen Wirfs-Brock" w:date="2012-02-16T15:22:00Z">
        <w:r>
          <w:t xml:space="preserve">If </w:t>
        </w:r>
      </w:ins>
      <w:del w:id="8273" w:author="Rev 6 Allen Wirfs-Brock" w:date="2012-02-16T15:23:00Z">
        <w:r w:rsidR="004C02EF" w:rsidRPr="00E77497" w:rsidDel="00855852">
          <w:delText xml:space="preserve">Call </w:delText>
        </w:r>
      </w:del>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8271"/>
      <w:ins w:id="8274" w:author="Rev 6 Allen Wirfs-Brock" w:date="2012-02-16T15:22:00Z">
        <w:r w:rsidRPr="00855852">
          <w:t xml:space="preserve"> </w:t>
        </w:r>
        <w:r>
          <w:t>is an abrupt completion, return that Completion Record</w:t>
        </w:r>
      </w:ins>
      <w:r w:rsidR="004C02EF" w:rsidRPr="00E77497">
        <w:t>.</w:t>
      </w:r>
      <w:bookmarkStart w:id="8275" w:name="_Toc382212530"/>
    </w:p>
    <w:p w14:paraId="2FA30731" w14:textId="77777777"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8275"/>
      <w:r w:rsidRPr="00E77497">
        <w:t>.</w:t>
      </w:r>
      <w:bookmarkStart w:id="8276" w:name="_Toc385672200"/>
      <w:bookmarkStart w:id="8277" w:name="_Toc393690295"/>
      <w:bookmarkStart w:id="8278" w:name="_Toc375031177"/>
      <w:bookmarkStart w:id="8279" w:name="_Ref378388811"/>
      <w:bookmarkStart w:id="8280" w:name="_Toc381513691"/>
      <w:bookmarkStart w:id="8281" w:name="_Toc382202844"/>
      <w:bookmarkStart w:id="8282" w:name="_Toc382212213"/>
      <w:bookmarkStart w:id="8283" w:name="_Toc382212531"/>
      <w:bookmarkStart w:id="8284" w:name="_Toc382291558"/>
    </w:p>
    <w:p w14:paraId="1C57BC1E" w14:textId="77777777" w:rsidR="004C02EF" w:rsidRPr="00E77497" w:rsidRDefault="004C02EF" w:rsidP="003A4B22">
      <w:pPr>
        <w:pStyle w:val="30"/>
        <w:numPr>
          <w:ilvl w:val="0"/>
          <w:numId w:val="0"/>
        </w:numPr>
      </w:pPr>
      <w:bookmarkStart w:id="8285" w:name="_Toc472818835"/>
      <w:bookmarkStart w:id="8286" w:name="_Toc235503409"/>
      <w:bookmarkStart w:id="8287" w:name="_Toc241509184"/>
      <w:bookmarkStart w:id="8288" w:name="_Toc244416671"/>
      <w:bookmarkStart w:id="8289" w:name="_Toc276631035"/>
      <w:bookmarkStart w:id="8290" w:name="_Toc323907674"/>
      <w:r w:rsidRPr="00E77497">
        <w:t>11.4.5</w:t>
      </w:r>
      <w:r w:rsidRPr="00E77497">
        <w:tab/>
        <w:t>Prefix Decrement Operato</w:t>
      </w:r>
      <w:bookmarkEnd w:id="8276"/>
      <w:bookmarkEnd w:id="8277"/>
      <w:r w:rsidRPr="00E77497">
        <w:t>r</w:t>
      </w:r>
      <w:bookmarkEnd w:id="8285"/>
      <w:bookmarkEnd w:id="8286"/>
      <w:bookmarkEnd w:id="8287"/>
      <w:bookmarkEnd w:id="8288"/>
      <w:bookmarkEnd w:id="8289"/>
      <w:bookmarkEnd w:id="8290"/>
    </w:p>
    <w:p w14:paraId="6CD89227" w14:textId="77777777" w:rsidR="00326D0A" w:rsidRPr="00E77497" w:rsidRDefault="00326D0A" w:rsidP="00326D0A">
      <w:pPr>
        <w:keepNext/>
        <w:rPr>
          <w:ins w:id="8291" w:author="Rev 4 Allen Wirfs-Brock" w:date="2011-10-15T09:43:00Z"/>
          <w:rFonts w:ascii="Helvetica" w:hAnsi="Helvetica"/>
          <w:b/>
        </w:rPr>
      </w:pPr>
      <w:ins w:id="8292"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4B6BD868" w14:textId="77777777" w:rsidR="004C02EF" w:rsidRPr="00E77497" w:rsidRDefault="004C02EF" w:rsidP="004C02EF">
      <w:del w:id="8293"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8294" w:author="Rev 4 Allen Wirfs-Brock" w:date="2011-10-15T09:43:00Z">
        <w:r w:rsidRPr="00E77497" w:rsidDel="00326D0A">
          <w:delText>is evaluated as follows:</w:delText>
        </w:r>
      </w:del>
    </w:p>
    <w:p w14:paraId="0359D98A" w14:textId="77777777"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UnaryExpression.</w:t>
      </w:r>
    </w:p>
    <w:p w14:paraId="28FB28C0" w14:textId="77777777" w:rsidR="004C02EF" w:rsidRPr="00E77497" w:rsidDel="00795735" w:rsidRDefault="004C02EF" w:rsidP="00877B57">
      <w:pPr>
        <w:pStyle w:val="Alg3"/>
        <w:numPr>
          <w:ilvl w:val="0"/>
          <w:numId w:val="75"/>
        </w:numPr>
        <w:spacing w:after="220"/>
        <w:contextualSpacing/>
        <w:rPr>
          <w:del w:id="8295" w:author="Rev 5 Allen Wirfs-Brock" w:date="2012-01-11T11:23:00Z"/>
        </w:rPr>
      </w:pPr>
      <w:del w:id="8296"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46570845" w14:textId="77777777" w:rsidR="004C02EF" w:rsidRPr="00E77497" w:rsidDel="00795735" w:rsidRDefault="004C02EF" w:rsidP="00877B57">
      <w:pPr>
        <w:pStyle w:val="Alg3"/>
        <w:numPr>
          <w:ilvl w:val="0"/>
          <w:numId w:val="69"/>
        </w:numPr>
        <w:ind w:left="720" w:firstLine="0"/>
        <w:rPr>
          <w:del w:id="8297" w:author="Rev 5 Allen Wirfs-Brock" w:date="2012-01-11T11:23:00Z"/>
        </w:rPr>
      </w:pPr>
      <w:del w:id="8298"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13E51397" w14:textId="77777777" w:rsidR="004C02EF" w:rsidRPr="00E77497" w:rsidDel="00795735" w:rsidRDefault="004C02EF" w:rsidP="00877B57">
      <w:pPr>
        <w:pStyle w:val="Alg3"/>
        <w:numPr>
          <w:ilvl w:val="0"/>
          <w:numId w:val="69"/>
        </w:numPr>
        <w:ind w:left="720" w:firstLine="0"/>
        <w:rPr>
          <w:del w:id="8299" w:author="Rev 5 Allen Wirfs-Brock" w:date="2012-01-11T11:23:00Z"/>
        </w:rPr>
      </w:pPr>
      <w:del w:id="8300"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562D3722" w14:textId="77777777" w:rsidR="004C02EF" w:rsidRPr="00E77497" w:rsidDel="00795735" w:rsidRDefault="004C02EF" w:rsidP="00877B57">
      <w:pPr>
        <w:pStyle w:val="Alg3"/>
        <w:numPr>
          <w:ilvl w:val="0"/>
          <w:numId w:val="69"/>
        </w:numPr>
        <w:ind w:left="720" w:firstLine="0"/>
        <w:rPr>
          <w:del w:id="8301" w:author="Rev 5 Allen Wirfs-Brock" w:date="2012-01-11T11:23:00Z"/>
        </w:rPr>
      </w:pPr>
      <w:del w:id="8302"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1FA904CC" w14:textId="77777777" w:rsidR="004C02EF" w:rsidRPr="00E77497" w:rsidDel="00795735" w:rsidRDefault="004C02EF" w:rsidP="00877B57">
      <w:pPr>
        <w:pStyle w:val="Alg3"/>
        <w:numPr>
          <w:ilvl w:val="0"/>
          <w:numId w:val="69"/>
        </w:numPr>
        <w:ind w:left="720" w:firstLine="0"/>
        <w:rPr>
          <w:del w:id="8303" w:author="Rev 5 Allen Wirfs-Brock" w:date="2012-01-11T11:23:00Z"/>
        </w:rPr>
      </w:pPr>
      <w:del w:id="8304"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3229B9BC" w14:textId="77777777"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14:paraId="05C740E9" w14:textId="77777777" w:rsidR="00855852" w:rsidRDefault="00855852" w:rsidP="00855852">
      <w:pPr>
        <w:pStyle w:val="Alg4"/>
        <w:numPr>
          <w:ilvl w:val="0"/>
          <w:numId w:val="75"/>
        </w:numPr>
        <w:contextualSpacing/>
        <w:rPr>
          <w:ins w:id="8305" w:author="Rev 6 Allen Wirfs-Brock" w:date="2012-02-16T15:22:00Z"/>
        </w:rPr>
      </w:pPr>
      <w:ins w:id="8306" w:author="Rev 6 Allen Wirfs-Brock" w:date="2012-02-16T15:22:00Z">
        <w:r>
          <w:t xml:space="preserve">If </w:t>
        </w:r>
        <w:r w:rsidRPr="00E77497">
          <w:rPr>
            <w:i/>
          </w:rPr>
          <w:t>oldValue</w:t>
        </w:r>
        <w:r w:rsidRPr="00E77497">
          <w:t xml:space="preserve"> </w:t>
        </w:r>
        <w:r>
          <w:t xml:space="preserve">is an abrupt completion, return </w:t>
        </w:r>
        <w:r w:rsidRPr="00E77497">
          <w:rPr>
            <w:i/>
          </w:rPr>
          <w:t>oldValue</w:t>
        </w:r>
        <w:r>
          <w:t>.</w:t>
        </w:r>
      </w:ins>
    </w:p>
    <w:p w14:paraId="4811D56E" w14:textId="77777777"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6F35ABEF" w14:textId="77777777" w:rsidR="004C02EF" w:rsidRPr="00E77497" w:rsidRDefault="004C02EF" w:rsidP="00877B57">
      <w:pPr>
        <w:pStyle w:val="Alg3"/>
        <w:numPr>
          <w:ilvl w:val="0"/>
          <w:numId w:val="75"/>
        </w:numPr>
        <w:spacing w:after="220"/>
        <w:contextualSpacing/>
      </w:pPr>
      <w:del w:id="8307" w:author="Rev 6 Allen Wirfs-Brock" w:date="2012-02-16T15:23:00Z">
        <w:r w:rsidRPr="00E77497" w:rsidDel="00855852">
          <w:delText xml:space="preserve">Call </w:delText>
        </w:r>
      </w:del>
      <w:ins w:id="8308" w:author="Rev 6 Allen Wirfs-Brock" w:date="2012-02-16T15:23:00Z">
        <w:r w:rsidR="00855852">
          <w:t>If</w:t>
        </w:r>
        <w:r w:rsidR="00855852" w:rsidRPr="00E77497">
          <w:t xml:space="preserve"> </w:t>
        </w:r>
      </w:ins>
      <w:r w:rsidRPr="00E77497">
        <w:t>PutValue(</w:t>
      </w:r>
      <w:r w:rsidRPr="00E77497">
        <w:rPr>
          <w:i/>
        </w:rPr>
        <w:t>expr</w:t>
      </w:r>
      <w:r w:rsidRPr="00E77497">
        <w:t xml:space="preserve">, </w:t>
      </w:r>
      <w:r w:rsidRPr="00E77497">
        <w:rPr>
          <w:i/>
        </w:rPr>
        <w:t>newValue</w:t>
      </w:r>
      <w:r w:rsidRPr="00E77497">
        <w:t>)</w:t>
      </w:r>
      <w:ins w:id="8309" w:author="Rev 6 Allen Wirfs-Brock" w:date="2012-02-16T15:23:00Z">
        <w:r w:rsidR="00855852" w:rsidRPr="00855852">
          <w:t xml:space="preserve"> </w:t>
        </w:r>
        <w:r w:rsidR="00855852">
          <w:t>is an abrupt completion, return that Completion Record</w:t>
        </w:r>
      </w:ins>
      <w:r w:rsidRPr="00E77497">
        <w:t>.</w:t>
      </w:r>
    </w:p>
    <w:p w14:paraId="7911DAE5" w14:textId="77777777"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8310" w:name="_Toc385672201"/>
      <w:bookmarkStart w:id="8311" w:name="_Toc393690296"/>
    </w:p>
    <w:p w14:paraId="3D0772C3" w14:textId="77777777" w:rsidR="004C02EF" w:rsidRPr="00E77497" w:rsidRDefault="004C02EF" w:rsidP="003A4B22">
      <w:pPr>
        <w:pStyle w:val="30"/>
        <w:numPr>
          <w:ilvl w:val="0"/>
          <w:numId w:val="0"/>
        </w:numPr>
      </w:pPr>
      <w:bookmarkStart w:id="8312" w:name="_Toc472818836"/>
      <w:bookmarkStart w:id="8313" w:name="_Toc235503410"/>
      <w:bookmarkStart w:id="8314" w:name="_Toc241509185"/>
      <w:bookmarkStart w:id="8315" w:name="_Toc244416672"/>
      <w:bookmarkStart w:id="8316" w:name="_Toc276631036"/>
      <w:bookmarkStart w:id="8317" w:name="_Toc323907675"/>
      <w:r w:rsidRPr="00E77497">
        <w:t>11.4.6</w:t>
      </w:r>
      <w:r w:rsidRPr="00E77497">
        <w:tab/>
        <w:t xml:space="preserve">Unary </w:t>
      </w:r>
      <w:r w:rsidRPr="00E77497">
        <w:rPr>
          <w:rFonts w:ascii="Courier New" w:hAnsi="Courier New"/>
          <w:sz w:val="22"/>
        </w:rPr>
        <w:t>+</w:t>
      </w:r>
      <w:r w:rsidRPr="00E77497">
        <w:t xml:space="preserve"> Operato</w:t>
      </w:r>
      <w:bookmarkEnd w:id="8278"/>
      <w:bookmarkEnd w:id="8279"/>
      <w:bookmarkEnd w:id="8280"/>
      <w:bookmarkEnd w:id="8281"/>
      <w:bookmarkEnd w:id="8282"/>
      <w:bookmarkEnd w:id="8283"/>
      <w:bookmarkEnd w:id="8284"/>
      <w:bookmarkEnd w:id="8310"/>
      <w:bookmarkEnd w:id="8311"/>
      <w:r w:rsidRPr="00E77497">
        <w:t>r</w:t>
      </w:r>
      <w:bookmarkEnd w:id="8312"/>
      <w:bookmarkEnd w:id="8313"/>
      <w:bookmarkEnd w:id="8314"/>
      <w:bookmarkEnd w:id="8315"/>
      <w:bookmarkEnd w:id="8316"/>
      <w:bookmarkEnd w:id="8317"/>
    </w:p>
    <w:p w14:paraId="61CA6826" w14:textId="77777777" w:rsidR="004C02EF" w:rsidRPr="004D1BD1" w:rsidRDefault="00BC0A73" w:rsidP="004C02EF">
      <w:pPr>
        <w:rPr>
          <w:sz w:val="18"/>
          <w:rPrChange w:id="8318" w:author="Rev 4 Allen Wirfs-Brock" w:date="2011-11-04T08:51:00Z">
            <w:rPr/>
          </w:rPrChange>
        </w:rPr>
      </w:pPr>
      <w:ins w:id="8319" w:author="Rev 4 Allen Wirfs-Brock" w:date="2011-10-15T09:44:00Z">
        <w:r w:rsidRPr="00E77497">
          <w:rPr>
            <w:sz w:val="18"/>
          </w:rPr>
          <w:t>NOTE</w:t>
        </w:r>
        <w:r w:rsidRPr="00E77497">
          <w:rPr>
            <w:sz w:val="18"/>
          </w:rPr>
          <w:tab/>
        </w:r>
      </w:ins>
      <w:r w:rsidR="004C02EF" w:rsidRPr="004D1BD1">
        <w:rPr>
          <w:sz w:val="18"/>
          <w:rPrChange w:id="8320" w:author="Rev 4 Allen Wirfs-Brock" w:date="2011-11-04T08:51:00Z">
            <w:rPr/>
          </w:rPrChange>
        </w:rPr>
        <w:t>The unary + operator converts its operand to Number type.</w:t>
      </w:r>
    </w:p>
    <w:p w14:paraId="2D0A5452" w14:textId="77777777" w:rsidR="00BC0A73" w:rsidRPr="003B4312" w:rsidRDefault="00BC0A73" w:rsidP="00BC0A73">
      <w:pPr>
        <w:keepNext/>
        <w:rPr>
          <w:ins w:id="8321" w:author="Rev 4 Allen Wirfs-Brock" w:date="2011-10-15T09:44:00Z"/>
          <w:rFonts w:ascii="Helvetica" w:hAnsi="Helvetica"/>
          <w:b/>
        </w:rPr>
      </w:pPr>
      <w:ins w:id="8322" w:author="Rev 4 Allen Wirfs-Brock" w:date="2011-10-15T09:44:00Z">
        <w:r w:rsidRPr="004D1BD1">
          <w:rPr>
            <w:rFonts w:ascii="Helvetica" w:hAnsi="Helvetica"/>
            <w:b/>
          </w:rPr>
          <w:t xml:space="preserve">Runtime Semantics: </w:t>
        </w:r>
        <w:r w:rsidRPr="003B4312">
          <w:rPr>
            <w:rFonts w:ascii="Helvetica" w:hAnsi="Helvetica"/>
            <w:b/>
            <w:spacing w:val="6"/>
          </w:rPr>
          <w:t>Evaluation</w:t>
        </w:r>
      </w:ins>
    </w:p>
    <w:p w14:paraId="00519174" w14:textId="77777777" w:rsidR="004C02EF" w:rsidRPr="00675B74" w:rsidRDefault="004C02EF" w:rsidP="004C02EF">
      <w:del w:id="8323" w:author="Rev 4 Allen Wirfs-Brock" w:date="2011-10-15T09:44:00Z">
        <w:r w:rsidRPr="003B4312" w:rsidDel="00BC0A73">
          <w:delText xml:space="preserve">The production </w:delText>
        </w:r>
      </w:del>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del w:id="8324" w:author="Rev 4 Allen Wirfs-Brock" w:date="2011-10-15T09:44:00Z">
        <w:r w:rsidRPr="00B820AB" w:rsidDel="00BC0A73">
          <w:delText>is evaluated as follows:</w:delText>
        </w:r>
      </w:del>
      <w:bookmarkStart w:id="8325" w:name="_Toc382212532"/>
    </w:p>
    <w:p w14:paraId="5445C371" w14:textId="77777777"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UnaryExpression</w:t>
      </w:r>
      <w:bookmarkEnd w:id="8325"/>
      <w:r w:rsidRPr="00E77497">
        <w:t>.</w:t>
      </w:r>
      <w:bookmarkStart w:id="8326" w:name="_Toc382212533"/>
    </w:p>
    <w:p w14:paraId="136797A7" w14:textId="77777777" w:rsidR="004C02EF" w:rsidRPr="00E77497" w:rsidRDefault="004C02EF" w:rsidP="00877B57">
      <w:pPr>
        <w:pStyle w:val="Alg3"/>
        <w:numPr>
          <w:ilvl w:val="0"/>
          <w:numId w:val="76"/>
        </w:numPr>
        <w:spacing w:after="220"/>
        <w:contextualSpacing/>
      </w:pPr>
      <w:bookmarkStart w:id="8327" w:name="_Toc382212534"/>
      <w:bookmarkEnd w:id="8326"/>
      <w:r w:rsidRPr="00E77497">
        <w:t>Return ToNumber(GetValue(</w:t>
      </w:r>
      <w:r w:rsidRPr="00E77497">
        <w:rPr>
          <w:i/>
        </w:rPr>
        <w:t>expr</w:t>
      </w:r>
      <w:r w:rsidRPr="00E77497">
        <w:t>)).</w:t>
      </w:r>
      <w:bookmarkStart w:id="8328" w:name="_Toc382212535"/>
      <w:bookmarkEnd w:id="8327"/>
    </w:p>
    <w:p w14:paraId="08319C1E" w14:textId="77777777" w:rsidR="004C02EF" w:rsidRPr="00E77497" w:rsidRDefault="004C02EF" w:rsidP="003A4B22">
      <w:pPr>
        <w:pStyle w:val="30"/>
        <w:numPr>
          <w:ilvl w:val="0"/>
          <w:numId w:val="0"/>
        </w:numPr>
      </w:pPr>
      <w:bookmarkStart w:id="8329" w:name="_Toc385672202"/>
      <w:bookmarkStart w:id="8330" w:name="_Toc393690297"/>
      <w:bookmarkStart w:id="8331" w:name="_Toc472818837"/>
      <w:bookmarkStart w:id="8332" w:name="_Toc235503411"/>
      <w:bookmarkStart w:id="8333" w:name="_Toc241509186"/>
      <w:bookmarkStart w:id="8334" w:name="_Toc244416673"/>
      <w:bookmarkStart w:id="8335" w:name="_Toc276631037"/>
      <w:bookmarkStart w:id="8336" w:name="_Toc323907676"/>
      <w:bookmarkEnd w:id="8328"/>
      <w:r w:rsidRPr="00E77497">
        <w:t>11.4.7</w:t>
      </w:r>
      <w:r w:rsidRPr="00E77497">
        <w:tab/>
        <w:t xml:space="preserve">Unary </w:t>
      </w:r>
      <w:r w:rsidRPr="00E77497">
        <w:rPr>
          <w:rFonts w:ascii="Courier New" w:hAnsi="Courier New"/>
          <w:sz w:val="22"/>
        </w:rPr>
        <w:t>-</w:t>
      </w:r>
      <w:r w:rsidRPr="00E77497">
        <w:t xml:space="preserve"> Operato</w:t>
      </w:r>
      <w:bookmarkEnd w:id="8329"/>
      <w:bookmarkEnd w:id="8330"/>
      <w:r w:rsidRPr="00E77497">
        <w:t>r</w:t>
      </w:r>
      <w:bookmarkEnd w:id="8331"/>
      <w:bookmarkEnd w:id="8332"/>
      <w:bookmarkEnd w:id="8333"/>
      <w:bookmarkEnd w:id="8334"/>
      <w:bookmarkEnd w:id="8335"/>
      <w:bookmarkEnd w:id="8336"/>
    </w:p>
    <w:p w14:paraId="723ED215" w14:textId="77777777" w:rsidR="004C02EF" w:rsidRPr="004D1BD1" w:rsidRDefault="00BC0A73" w:rsidP="004C02EF">
      <w:ins w:id="8337" w:author="Rev 4 Allen Wirfs-Brock" w:date="2011-10-15T09:45:00Z">
        <w:r w:rsidRPr="00E77497">
          <w:rPr>
            <w:sz w:val="18"/>
          </w:rPr>
          <w:t>NOTE</w:t>
        </w:r>
        <w:r w:rsidRPr="00E77497">
          <w:rPr>
            <w:sz w:val="18"/>
          </w:rPr>
          <w:tab/>
        </w:r>
      </w:ins>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del w:id="8338" w:author="Rev 4 Allen Wirfs-Brock" w:date="2011-10-15T09:45:00Z">
        <w:r w:rsidR="004C02EF" w:rsidRPr="0051483D" w:rsidDel="00BC0A73">
          <w:rPr>
            <w:sz w:val="18"/>
          </w:rPr>
          <w:delText xml:space="preserve">Note that negating </w:delText>
        </w:r>
      </w:del>
      <w:ins w:id="8339" w:author="Rev 4 Allen Wirfs-Brock" w:date="2011-10-15T09:45:00Z">
        <w:r w:rsidRPr="0051483D">
          <w:rPr>
            <w:sz w:val="18"/>
          </w:rPr>
          <w:t xml:space="preserve">Negating </w:t>
        </w:r>
      </w:ins>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14:paraId="6F0E6FC1" w14:textId="77777777" w:rsidR="00BC0A73" w:rsidRPr="008B7F6F" w:rsidRDefault="00BC0A73" w:rsidP="00BC0A73">
      <w:pPr>
        <w:keepNext/>
        <w:rPr>
          <w:ins w:id="8340" w:author="Rev 4 Allen Wirfs-Brock" w:date="2011-10-15T09:44:00Z"/>
          <w:rFonts w:ascii="Helvetica" w:hAnsi="Helvetica"/>
          <w:b/>
        </w:rPr>
      </w:pPr>
      <w:ins w:id="8341" w:author="Rev 4 Allen Wirfs-Brock" w:date="2011-10-15T09:44:00Z">
        <w:r w:rsidRPr="003B4312">
          <w:rPr>
            <w:rFonts w:ascii="Helvetica" w:hAnsi="Helvetica"/>
            <w:b/>
          </w:rPr>
          <w:t xml:space="preserve">Runtime Semantics: </w:t>
        </w:r>
        <w:r w:rsidRPr="003B4312">
          <w:rPr>
            <w:rFonts w:ascii="Helvetica" w:hAnsi="Helvetica"/>
            <w:b/>
            <w:spacing w:val="6"/>
          </w:rPr>
          <w:t>Evaluation</w:t>
        </w:r>
      </w:ins>
    </w:p>
    <w:p w14:paraId="17E23055" w14:textId="77777777" w:rsidR="004C02EF" w:rsidRPr="00E77497" w:rsidRDefault="004C02EF" w:rsidP="004C02EF">
      <w:del w:id="8342" w:author="Rev 4 Allen Wirfs-Brock" w:date="2011-10-15T09:44:00Z">
        <w:r w:rsidRPr="006B6D0A" w:rsidDel="00BC0A73">
          <w:delText xml:space="preserve">The production </w:delText>
        </w:r>
      </w:del>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del w:id="8343" w:author="Rev 4 Allen Wirfs-Brock" w:date="2011-10-15T09:44:00Z">
        <w:r w:rsidRPr="00E77497" w:rsidDel="00BC0A73">
          <w:delText>is evaluated as follows:</w:delText>
        </w:r>
      </w:del>
      <w:bookmarkStart w:id="8344" w:name="_Toc382212536"/>
    </w:p>
    <w:p w14:paraId="5B64F209" w14:textId="77777777"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UnaryExpression</w:t>
      </w:r>
      <w:bookmarkEnd w:id="8344"/>
      <w:r w:rsidRPr="00E77497">
        <w:t>.</w:t>
      </w:r>
      <w:bookmarkStart w:id="8345" w:name="_Toc382212537"/>
    </w:p>
    <w:p w14:paraId="4AA63636" w14:textId="77777777" w:rsidR="004C02EF" w:rsidRPr="00E77497" w:rsidRDefault="004C02EF" w:rsidP="0051483D">
      <w:pPr>
        <w:pStyle w:val="Alg3"/>
        <w:numPr>
          <w:ilvl w:val="0"/>
          <w:numId w:val="77"/>
        </w:numPr>
        <w:contextualSpacing/>
      </w:pPr>
      <w:bookmarkStart w:id="8346" w:name="_Toc382212538"/>
      <w:bookmarkEnd w:id="8345"/>
      <w:r w:rsidRPr="00E77497">
        <w:t xml:space="preserve">Let </w:t>
      </w:r>
      <w:r w:rsidRPr="00E77497">
        <w:rPr>
          <w:i/>
        </w:rPr>
        <w:t>oldValue</w:t>
      </w:r>
      <w:r w:rsidRPr="00E77497">
        <w:t xml:space="preserve"> be ToNumber(GetValue(</w:t>
      </w:r>
      <w:r w:rsidRPr="00E77497">
        <w:rPr>
          <w:i/>
        </w:rPr>
        <w:t>expr</w:t>
      </w:r>
      <w:r w:rsidRPr="00E77497">
        <w:t>)).</w:t>
      </w:r>
      <w:bookmarkStart w:id="8347" w:name="_Toc382212539"/>
      <w:bookmarkEnd w:id="8346"/>
    </w:p>
    <w:p w14:paraId="657A8185" w14:textId="77777777" w:rsidR="00855852" w:rsidRDefault="00855852" w:rsidP="00855852">
      <w:pPr>
        <w:pStyle w:val="Alg4"/>
        <w:numPr>
          <w:ilvl w:val="0"/>
          <w:numId w:val="77"/>
        </w:numPr>
        <w:contextualSpacing/>
        <w:rPr>
          <w:ins w:id="8348" w:author="Rev 6 Allen Wirfs-Brock" w:date="2012-02-16T15:24:00Z"/>
        </w:rPr>
      </w:pPr>
      <w:ins w:id="8349" w:author="Rev 6 Allen Wirfs-Brock" w:date="2012-02-16T15:24:00Z">
        <w:r>
          <w:t xml:space="preserve">If </w:t>
        </w:r>
        <w:r w:rsidRPr="00E77497">
          <w:rPr>
            <w:i/>
          </w:rPr>
          <w:t>oldValue</w:t>
        </w:r>
        <w:r w:rsidRPr="00E77497">
          <w:t xml:space="preserve"> </w:t>
        </w:r>
        <w:r>
          <w:t xml:space="preserve">is an abrupt completion, return </w:t>
        </w:r>
        <w:r w:rsidRPr="00E77497">
          <w:rPr>
            <w:i/>
          </w:rPr>
          <w:t>oldValue</w:t>
        </w:r>
        <w:r>
          <w:t>.</w:t>
        </w:r>
      </w:ins>
    </w:p>
    <w:p w14:paraId="27C7A53B" w14:textId="77777777"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8347"/>
      <w:r w:rsidRPr="00E77497">
        <w:rPr>
          <w:b/>
        </w:rPr>
        <w:t>NaN</w:t>
      </w:r>
      <w:r w:rsidRPr="00E77497">
        <w:t>.</w:t>
      </w:r>
      <w:bookmarkStart w:id="8350" w:name="_Toc382212540"/>
    </w:p>
    <w:p w14:paraId="311AA113" w14:textId="77777777"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8350"/>
      <w:r w:rsidRPr="00E77497">
        <w:t>.</w:t>
      </w:r>
      <w:bookmarkStart w:id="8351" w:name="_Toc382212541"/>
    </w:p>
    <w:p w14:paraId="65A22B2B" w14:textId="77777777" w:rsidR="004C02EF" w:rsidRPr="00E77497" w:rsidRDefault="004C02EF" w:rsidP="003A4B22">
      <w:pPr>
        <w:pStyle w:val="30"/>
        <w:numPr>
          <w:ilvl w:val="0"/>
          <w:numId w:val="0"/>
        </w:numPr>
      </w:pPr>
      <w:bookmarkStart w:id="8352" w:name="_Toc375031178"/>
      <w:bookmarkStart w:id="8353" w:name="_Toc381513692"/>
      <w:bookmarkStart w:id="8354" w:name="_Toc382202845"/>
      <w:bookmarkStart w:id="8355" w:name="_Toc382212214"/>
      <w:bookmarkStart w:id="8356" w:name="_Toc382212542"/>
      <w:bookmarkStart w:id="8357" w:name="_Toc382291559"/>
      <w:bookmarkStart w:id="8358" w:name="_Toc385672203"/>
      <w:bookmarkStart w:id="8359" w:name="_Toc393690298"/>
      <w:bookmarkStart w:id="8360" w:name="_Toc472818838"/>
      <w:bookmarkStart w:id="8361" w:name="_Toc235503412"/>
      <w:bookmarkStart w:id="8362" w:name="_Toc241509187"/>
      <w:bookmarkStart w:id="8363" w:name="_Toc244416674"/>
      <w:bookmarkStart w:id="8364" w:name="_Toc276631038"/>
      <w:bookmarkStart w:id="8365" w:name="_Toc323907677"/>
      <w:bookmarkEnd w:id="8351"/>
      <w:r w:rsidRPr="00E77497">
        <w:t>11.4.8</w:t>
      </w:r>
      <w:r w:rsidRPr="00E77497">
        <w:tab/>
        <w:t xml:space="preserve">Bitwise NOT Operator ( </w:t>
      </w:r>
      <w:r w:rsidRPr="00E77497">
        <w:rPr>
          <w:rFonts w:ascii="Courier New" w:hAnsi="Courier New"/>
        </w:rPr>
        <w:t>~</w:t>
      </w:r>
      <w:r w:rsidRPr="00E77497">
        <w:t xml:space="preserve"> </w:t>
      </w:r>
      <w:bookmarkStart w:id="8366" w:name="_Toc382202846"/>
      <w:bookmarkEnd w:id="8352"/>
      <w:bookmarkEnd w:id="8353"/>
      <w:bookmarkEnd w:id="8354"/>
      <w:bookmarkEnd w:id="8355"/>
      <w:bookmarkEnd w:id="8356"/>
      <w:bookmarkEnd w:id="8357"/>
      <w:bookmarkEnd w:id="8358"/>
      <w:bookmarkEnd w:id="8359"/>
      <w:bookmarkEnd w:id="8366"/>
      <w:r w:rsidRPr="00E77497">
        <w:t>)</w:t>
      </w:r>
      <w:bookmarkEnd w:id="8360"/>
      <w:bookmarkEnd w:id="8361"/>
      <w:bookmarkEnd w:id="8362"/>
      <w:bookmarkEnd w:id="8363"/>
      <w:bookmarkEnd w:id="8364"/>
      <w:bookmarkEnd w:id="8365"/>
    </w:p>
    <w:p w14:paraId="195F0596" w14:textId="77777777" w:rsidR="00500F37" w:rsidRPr="00E77497" w:rsidRDefault="00500F37" w:rsidP="00500F37">
      <w:pPr>
        <w:keepNext/>
        <w:rPr>
          <w:ins w:id="8367" w:author="Rev 4 Allen Wirfs-Brock" w:date="2011-10-15T09:46:00Z"/>
          <w:rFonts w:ascii="Helvetica" w:hAnsi="Helvetica"/>
          <w:b/>
        </w:rPr>
      </w:pPr>
      <w:ins w:id="8368"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6D6613B8" w14:textId="77777777" w:rsidR="004C02EF" w:rsidRPr="00E77497" w:rsidRDefault="004C02EF" w:rsidP="004C02EF">
      <w:del w:id="8369"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8370" w:author="Rev 4 Allen Wirfs-Brock" w:date="2011-10-15T09:47:00Z">
        <w:r w:rsidRPr="00E77497" w:rsidDel="00500F37">
          <w:delText>is evaluated as follows:</w:delText>
        </w:r>
      </w:del>
      <w:bookmarkStart w:id="8371" w:name="_Toc382212543"/>
    </w:p>
    <w:p w14:paraId="000F7DF2" w14:textId="77777777"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8371"/>
      <w:r w:rsidRPr="00E77497">
        <w:t>.</w:t>
      </w:r>
      <w:bookmarkStart w:id="8372" w:name="_Toc382212544"/>
    </w:p>
    <w:p w14:paraId="6D5F6961" w14:textId="77777777" w:rsidR="004C02EF" w:rsidRPr="00E77497" w:rsidRDefault="004C02EF" w:rsidP="0051483D">
      <w:pPr>
        <w:pStyle w:val="Alg3"/>
        <w:numPr>
          <w:ilvl w:val="0"/>
          <w:numId w:val="78"/>
        </w:numPr>
        <w:contextualSpacing/>
      </w:pPr>
      <w:bookmarkStart w:id="8373" w:name="_Toc382212545"/>
      <w:bookmarkEnd w:id="8372"/>
      <w:r w:rsidRPr="00E77497">
        <w:t xml:space="preserve">Let </w:t>
      </w:r>
      <w:r w:rsidRPr="00E77497">
        <w:rPr>
          <w:i/>
        </w:rPr>
        <w:t>oldValue</w:t>
      </w:r>
      <w:r w:rsidRPr="00E77497">
        <w:t xml:space="preserve"> be ToInt32(GetValue(</w:t>
      </w:r>
      <w:r w:rsidRPr="00E77497">
        <w:rPr>
          <w:i/>
        </w:rPr>
        <w:t>expr</w:t>
      </w:r>
      <w:r w:rsidRPr="00E77497">
        <w:t>))</w:t>
      </w:r>
      <w:bookmarkEnd w:id="8373"/>
      <w:r w:rsidRPr="00E77497">
        <w:t>.</w:t>
      </w:r>
      <w:bookmarkStart w:id="8374" w:name="_Toc382212546"/>
    </w:p>
    <w:p w14:paraId="005A9E7D" w14:textId="77777777" w:rsidR="00855852" w:rsidRDefault="00855852" w:rsidP="00855852">
      <w:pPr>
        <w:pStyle w:val="Alg4"/>
        <w:numPr>
          <w:ilvl w:val="0"/>
          <w:numId w:val="78"/>
        </w:numPr>
        <w:contextualSpacing/>
        <w:rPr>
          <w:ins w:id="8375" w:author="Rev 6 Allen Wirfs-Brock" w:date="2012-02-16T15:25:00Z"/>
        </w:rPr>
      </w:pPr>
      <w:ins w:id="8376" w:author="Rev 6 Allen Wirfs-Brock" w:date="2012-02-16T15:25:00Z">
        <w:r>
          <w:t xml:space="preserve">If </w:t>
        </w:r>
        <w:r w:rsidRPr="00E77497">
          <w:rPr>
            <w:i/>
          </w:rPr>
          <w:t>oldValue</w:t>
        </w:r>
        <w:r w:rsidRPr="00E77497">
          <w:t xml:space="preserve"> </w:t>
        </w:r>
        <w:r>
          <w:t xml:space="preserve">is an abrupt completion, return </w:t>
        </w:r>
        <w:r w:rsidRPr="00E77497">
          <w:rPr>
            <w:i/>
          </w:rPr>
          <w:t>oldValue</w:t>
        </w:r>
        <w:r>
          <w:t>.</w:t>
        </w:r>
      </w:ins>
    </w:p>
    <w:p w14:paraId="2F7EC00F" w14:textId="77777777"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8374"/>
      <w:r w:rsidRPr="00E77497">
        <w:t>. The result is a signed 32-bit integer.</w:t>
      </w:r>
      <w:bookmarkStart w:id="8377" w:name="_Toc382212547"/>
    </w:p>
    <w:p w14:paraId="2C9ABE18" w14:textId="77777777" w:rsidR="004C02EF" w:rsidRPr="00E77497" w:rsidRDefault="004C02EF" w:rsidP="003A4B22">
      <w:pPr>
        <w:pStyle w:val="30"/>
        <w:numPr>
          <w:ilvl w:val="0"/>
          <w:numId w:val="0"/>
        </w:numPr>
      </w:pPr>
      <w:bookmarkStart w:id="8378" w:name="_Toc375031179"/>
      <w:bookmarkStart w:id="8379" w:name="_Toc381513693"/>
      <w:bookmarkStart w:id="8380" w:name="_Toc382202847"/>
      <w:bookmarkStart w:id="8381" w:name="_Toc382212215"/>
      <w:bookmarkStart w:id="8382" w:name="_Toc382212548"/>
      <w:bookmarkStart w:id="8383" w:name="_Toc382291560"/>
      <w:bookmarkStart w:id="8384" w:name="_Toc385672204"/>
      <w:bookmarkStart w:id="8385" w:name="_Toc393690299"/>
      <w:bookmarkStart w:id="8386" w:name="_Toc472818839"/>
      <w:bookmarkStart w:id="8387" w:name="_Toc235503413"/>
      <w:bookmarkStart w:id="8388" w:name="_Toc241509188"/>
      <w:bookmarkStart w:id="8389" w:name="_Toc244416675"/>
      <w:bookmarkStart w:id="8390" w:name="_Toc276631039"/>
      <w:bookmarkStart w:id="8391" w:name="_Toc323907678"/>
      <w:bookmarkEnd w:id="8377"/>
      <w:r w:rsidRPr="00E77497">
        <w:t>11.4.9</w:t>
      </w:r>
      <w:r w:rsidRPr="00E77497">
        <w:tab/>
        <w:t xml:space="preserve">Logical NOT Operator ( </w:t>
      </w:r>
      <w:r w:rsidRPr="00E77497">
        <w:rPr>
          <w:rFonts w:ascii="Courier New" w:hAnsi="Courier New"/>
        </w:rPr>
        <w:t>!</w:t>
      </w:r>
      <w:r w:rsidRPr="00E77497">
        <w:t xml:space="preserve"> </w:t>
      </w:r>
      <w:bookmarkStart w:id="8392" w:name="_Toc382202848"/>
      <w:bookmarkEnd w:id="8378"/>
      <w:bookmarkEnd w:id="8379"/>
      <w:bookmarkEnd w:id="8380"/>
      <w:bookmarkEnd w:id="8381"/>
      <w:bookmarkEnd w:id="8382"/>
      <w:bookmarkEnd w:id="8383"/>
      <w:bookmarkEnd w:id="8384"/>
      <w:bookmarkEnd w:id="8385"/>
      <w:bookmarkEnd w:id="8392"/>
      <w:r w:rsidRPr="00E77497">
        <w:t>)</w:t>
      </w:r>
      <w:bookmarkEnd w:id="8386"/>
      <w:bookmarkEnd w:id="8387"/>
      <w:bookmarkEnd w:id="8388"/>
      <w:bookmarkEnd w:id="8389"/>
      <w:bookmarkEnd w:id="8390"/>
      <w:bookmarkEnd w:id="8391"/>
    </w:p>
    <w:p w14:paraId="477B5AE3" w14:textId="77777777" w:rsidR="00500F37" w:rsidRPr="00E77497" w:rsidRDefault="00500F37" w:rsidP="00500F37">
      <w:pPr>
        <w:keepNext/>
        <w:rPr>
          <w:ins w:id="8393" w:author="Rev 4 Allen Wirfs-Brock" w:date="2011-10-15T09:46:00Z"/>
          <w:rFonts w:ascii="Helvetica" w:hAnsi="Helvetica"/>
          <w:b/>
        </w:rPr>
      </w:pPr>
      <w:ins w:id="8394"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625A8AD5" w14:textId="77777777" w:rsidR="004C02EF" w:rsidRPr="00E77497" w:rsidRDefault="004C02EF" w:rsidP="004C02EF">
      <w:del w:id="8395"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8396" w:author="Rev 4 Allen Wirfs-Brock" w:date="2011-10-15T09:47:00Z">
        <w:r w:rsidRPr="00E77497" w:rsidDel="00500F37">
          <w:delText>is evaluated as follows:</w:delText>
        </w:r>
      </w:del>
      <w:bookmarkStart w:id="8397" w:name="_Toc382212549"/>
    </w:p>
    <w:p w14:paraId="468CFB73" w14:textId="77777777"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8397"/>
      <w:r w:rsidRPr="00E77497">
        <w:t>.</w:t>
      </w:r>
      <w:bookmarkStart w:id="8398" w:name="_Toc382212550"/>
    </w:p>
    <w:p w14:paraId="29973E19" w14:textId="77777777" w:rsidR="004C02EF" w:rsidRPr="00E77497" w:rsidRDefault="004C02EF" w:rsidP="0051483D">
      <w:pPr>
        <w:pStyle w:val="Alg3"/>
        <w:numPr>
          <w:ilvl w:val="0"/>
          <w:numId w:val="79"/>
        </w:numPr>
        <w:contextualSpacing/>
      </w:pPr>
      <w:bookmarkStart w:id="8399" w:name="_Toc382212551"/>
      <w:bookmarkEnd w:id="8398"/>
      <w:r w:rsidRPr="00E77497">
        <w:t xml:space="preserve">Let </w:t>
      </w:r>
      <w:r w:rsidRPr="00E77497">
        <w:rPr>
          <w:i/>
        </w:rPr>
        <w:t>oldValue</w:t>
      </w:r>
      <w:r w:rsidRPr="00E77497">
        <w:t xml:space="preserve"> be ToBoolean(GetValue(</w:t>
      </w:r>
      <w:r w:rsidRPr="00E77497">
        <w:rPr>
          <w:i/>
        </w:rPr>
        <w:t>expr</w:t>
      </w:r>
      <w:r w:rsidRPr="00E77497">
        <w:t>))</w:t>
      </w:r>
      <w:bookmarkEnd w:id="8399"/>
      <w:r w:rsidRPr="00E77497">
        <w:t>.</w:t>
      </w:r>
      <w:bookmarkStart w:id="8400" w:name="_Toc382212552"/>
    </w:p>
    <w:p w14:paraId="2A361E53" w14:textId="77777777" w:rsidR="00855852" w:rsidRDefault="00855852" w:rsidP="00855852">
      <w:pPr>
        <w:pStyle w:val="Alg4"/>
        <w:numPr>
          <w:ilvl w:val="0"/>
          <w:numId w:val="79"/>
        </w:numPr>
        <w:contextualSpacing/>
        <w:rPr>
          <w:ins w:id="8401" w:author="Rev 6 Allen Wirfs-Brock" w:date="2012-02-16T15:27:00Z"/>
        </w:rPr>
      </w:pPr>
      <w:ins w:id="8402" w:author="Rev 6 Allen Wirfs-Brock" w:date="2012-02-16T15:27:00Z">
        <w:r>
          <w:t xml:space="preserve">If </w:t>
        </w:r>
        <w:r w:rsidRPr="00E77497">
          <w:rPr>
            <w:i/>
          </w:rPr>
          <w:t>oldValue</w:t>
        </w:r>
        <w:r w:rsidRPr="00E77497">
          <w:t xml:space="preserve"> </w:t>
        </w:r>
        <w:r>
          <w:t xml:space="preserve">is an abrupt completion, return </w:t>
        </w:r>
        <w:r w:rsidRPr="00E77497">
          <w:rPr>
            <w:i/>
          </w:rPr>
          <w:t>oldValue</w:t>
        </w:r>
        <w:r>
          <w:t>.</w:t>
        </w:r>
      </w:ins>
    </w:p>
    <w:p w14:paraId="79361670" w14:textId="77777777"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8400"/>
      <w:r w:rsidRPr="00E77497">
        <w:t>.</w:t>
      </w:r>
      <w:bookmarkStart w:id="8403" w:name="_Toc382212553"/>
    </w:p>
    <w:p w14:paraId="2B07C10C" w14:textId="77777777"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8403"/>
      <w:r w:rsidRPr="00E77497">
        <w:t>.</w:t>
      </w:r>
      <w:bookmarkStart w:id="8404" w:name="_Toc375031180"/>
      <w:bookmarkStart w:id="8405" w:name="_Ref378390263"/>
      <w:bookmarkStart w:id="8406" w:name="_Toc381513694"/>
      <w:bookmarkStart w:id="8407" w:name="_Toc382202849"/>
      <w:bookmarkStart w:id="8408" w:name="_Toc382212216"/>
      <w:bookmarkStart w:id="8409" w:name="_Toc382212554"/>
      <w:bookmarkStart w:id="8410" w:name="_Toc382291561"/>
      <w:bookmarkStart w:id="8411" w:name="_Toc385672205"/>
      <w:bookmarkStart w:id="8412" w:name="_Toc393690300"/>
    </w:p>
    <w:p w14:paraId="6385B4A9" w14:textId="77777777" w:rsidR="004C02EF" w:rsidRPr="00E77497" w:rsidRDefault="004C02EF" w:rsidP="003A4B22">
      <w:pPr>
        <w:pStyle w:val="20"/>
        <w:numPr>
          <w:ilvl w:val="0"/>
          <w:numId w:val="0"/>
        </w:numPr>
      </w:pPr>
      <w:bookmarkStart w:id="8413" w:name="_Ref457437596"/>
      <w:bookmarkStart w:id="8414" w:name="_Toc472818840"/>
      <w:bookmarkStart w:id="8415" w:name="_Toc235503414"/>
      <w:bookmarkStart w:id="8416" w:name="_Toc241509189"/>
      <w:bookmarkStart w:id="8417" w:name="_Toc244416676"/>
      <w:bookmarkStart w:id="8418" w:name="_Toc276631040"/>
      <w:bookmarkStart w:id="8419" w:name="_Toc323907679"/>
      <w:r w:rsidRPr="00E77497">
        <w:t>11.5</w:t>
      </w:r>
      <w:r w:rsidRPr="00E77497">
        <w:tab/>
        <w:t>Multiplicative Operator</w:t>
      </w:r>
      <w:bookmarkEnd w:id="8404"/>
      <w:bookmarkEnd w:id="8405"/>
      <w:bookmarkEnd w:id="8406"/>
      <w:bookmarkEnd w:id="8407"/>
      <w:bookmarkEnd w:id="8408"/>
      <w:bookmarkEnd w:id="8409"/>
      <w:bookmarkEnd w:id="8410"/>
      <w:bookmarkEnd w:id="8411"/>
      <w:bookmarkEnd w:id="8412"/>
      <w:r w:rsidRPr="00E77497">
        <w:t>s</w:t>
      </w:r>
      <w:bookmarkEnd w:id="8413"/>
      <w:bookmarkEnd w:id="8414"/>
      <w:bookmarkEnd w:id="8415"/>
      <w:bookmarkEnd w:id="8416"/>
      <w:bookmarkEnd w:id="8417"/>
      <w:bookmarkEnd w:id="8418"/>
      <w:bookmarkEnd w:id="8419"/>
    </w:p>
    <w:p w14:paraId="1B70A64A" w14:textId="77777777" w:rsidR="004C02EF" w:rsidRPr="00E77497" w:rsidRDefault="004C02EF" w:rsidP="004C02EF">
      <w:pPr>
        <w:pStyle w:val="Syntax"/>
      </w:pPr>
      <w:r w:rsidRPr="00E77497">
        <w:t>Syntax</w:t>
      </w:r>
    </w:p>
    <w:p w14:paraId="4BA83821"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0F7E1C43"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740EFABF" w14:textId="77777777" w:rsidR="00500F37" w:rsidRPr="00E77497" w:rsidRDefault="00500F37" w:rsidP="00500F37">
      <w:pPr>
        <w:keepNext/>
        <w:rPr>
          <w:ins w:id="8420" w:author="Rev 4 Allen Wirfs-Brock" w:date="2011-10-15T09:49:00Z"/>
          <w:rFonts w:ascii="Helvetica" w:hAnsi="Helvetica"/>
          <w:b/>
        </w:rPr>
      </w:pPr>
      <w:ins w:id="8421" w:author="Rev 4 Allen Wirfs-Brock" w:date="2011-10-15T09:49:00Z">
        <w:r w:rsidRPr="00E77497">
          <w:rPr>
            <w:rFonts w:ascii="Helvetica" w:hAnsi="Helvetica"/>
            <w:b/>
          </w:rPr>
          <w:t xml:space="preserve">Runtime Semantics: </w:t>
        </w:r>
        <w:r w:rsidRPr="00E77497">
          <w:rPr>
            <w:rFonts w:ascii="Helvetica" w:hAnsi="Helvetica"/>
            <w:b/>
            <w:spacing w:val="6"/>
          </w:rPr>
          <w:t>Evaluation</w:t>
        </w:r>
      </w:ins>
    </w:p>
    <w:p w14:paraId="7DB66B5E" w14:textId="77777777" w:rsidR="004C02EF" w:rsidRPr="00E77497" w:rsidDel="00500F37" w:rsidRDefault="004C02EF" w:rsidP="004C02EF">
      <w:pPr>
        <w:pStyle w:val="Syntax"/>
        <w:rPr>
          <w:del w:id="8422" w:author="Rev 4 Allen Wirfs-Brock" w:date="2011-10-15T09:49:00Z"/>
        </w:rPr>
      </w:pPr>
      <w:del w:id="8423" w:author="Rev 4 Allen Wirfs-Brock" w:date="2011-10-15T09:49:00Z">
        <w:r w:rsidRPr="00E77497" w:rsidDel="00500F37">
          <w:delText>Semantics</w:delText>
        </w:r>
      </w:del>
    </w:p>
    <w:p w14:paraId="5A41EA43"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8424" w:name="_Toc382212555"/>
    </w:p>
    <w:p w14:paraId="2DC4E295" w14:textId="77777777"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MultiplicativeExpressio</w:t>
      </w:r>
      <w:bookmarkEnd w:id="8424"/>
      <w:r w:rsidRPr="00E77497">
        <w:t>n</w:t>
      </w:r>
      <w:bookmarkStart w:id="8425" w:name="_Toc382212556"/>
      <w:r w:rsidRPr="00E77497">
        <w:t>.</w:t>
      </w:r>
    </w:p>
    <w:p w14:paraId="75354A96" w14:textId="77777777"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8425"/>
      <w:r w:rsidRPr="00E77497">
        <w:t>)</w:t>
      </w:r>
      <w:bookmarkStart w:id="8426" w:name="_Toc382212557"/>
      <w:r w:rsidRPr="00E77497">
        <w:t>.</w:t>
      </w:r>
    </w:p>
    <w:p w14:paraId="187B623E" w14:textId="77777777" w:rsidR="003B3A98" w:rsidRDefault="003B3A98" w:rsidP="003B3A98">
      <w:pPr>
        <w:pStyle w:val="Alg4"/>
        <w:numPr>
          <w:ilvl w:val="0"/>
          <w:numId w:val="80"/>
        </w:numPr>
        <w:contextualSpacing/>
        <w:rPr>
          <w:ins w:id="8427" w:author="Rev 6 Allen Wirfs-Brock" w:date="2012-02-16T17:38:00Z"/>
        </w:rPr>
      </w:pPr>
      <w:ins w:id="8428" w:author="Rev 6 Allen Wirfs-Brock" w:date="2012-02-16T17:38:00Z">
        <w:r>
          <w:t xml:space="preserve">If </w:t>
        </w:r>
      </w:ins>
      <w:ins w:id="8429" w:author="Rev 6 Allen Wirfs-Brock" w:date="2012-02-16T17:42:00Z">
        <w:r w:rsidRPr="00E77497">
          <w:rPr>
            <w:i/>
          </w:rPr>
          <w:t>leftValue</w:t>
        </w:r>
        <w:r w:rsidRPr="00E77497">
          <w:t xml:space="preserve"> </w:t>
        </w:r>
      </w:ins>
      <w:ins w:id="8430" w:author="Rev 6 Allen Wirfs-Brock" w:date="2012-02-16T17:38:00Z">
        <w:r>
          <w:t xml:space="preserve">is an abrupt completion, return </w:t>
        </w:r>
      </w:ins>
      <w:ins w:id="8431" w:author="Rev 6 Allen Wirfs-Brock" w:date="2012-02-16T17:40:00Z">
        <w:r w:rsidRPr="00E77497">
          <w:rPr>
            <w:i/>
          </w:rPr>
          <w:t>leftValue</w:t>
        </w:r>
      </w:ins>
      <w:ins w:id="8432" w:author="Rev 6 Allen Wirfs-Brock" w:date="2012-02-16T17:38:00Z">
        <w:r>
          <w:t>.</w:t>
        </w:r>
      </w:ins>
    </w:p>
    <w:p w14:paraId="5074A0D7" w14:textId="77777777"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UnaryExpressio</w:t>
      </w:r>
      <w:bookmarkEnd w:id="8426"/>
      <w:r w:rsidRPr="00E77497">
        <w:t>n</w:t>
      </w:r>
      <w:bookmarkStart w:id="8433" w:name="_Toc382212558"/>
      <w:r w:rsidRPr="00E77497">
        <w:t>.</w:t>
      </w:r>
    </w:p>
    <w:p w14:paraId="254B3A6A" w14:textId="77777777"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8433"/>
      <w:r w:rsidRPr="00E77497">
        <w:t>)</w:t>
      </w:r>
      <w:bookmarkStart w:id="8434" w:name="_Toc382212559"/>
      <w:r w:rsidRPr="00E77497">
        <w:t>.</w:t>
      </w:r>
    </w:p>
    <w:p w14:paraId="520CB3F9" w14:textId="77777777" w:rsidR="004C02EF" w:rsidRPr="00E77497" w:rsidRDefault="004C02EF" w:rsidP="00441AED">
      <w:pPr>
        <w:pStyle w:val="Alg4"/>
        <w:numPr>
          <w:ilvl w:val="0"/>
          <w:numId w:val="80"/>
        </w:numPr>
      </w:pPr>
      <w:r w:rsidRPr="00E77497">
        <w:t xml:space="preserve">Let </w:t>
      </w:r>
      <w:r w:rsidRPr="00E77497">
        <w:rPr>
          <w:i/>
        </w:rPr>
        <w:t>leftNum</w:t>
      </w:r>
      <w:r w:rsidRPr="00E77497">
        <w:t xml:space="preserve"> be ToNumber(</w:t>
      </w:r>
      <w:r w:rsidRPr="00E77497">
        <w:rPr>
          <w:i/>
        </w:rPr>
        <w:t>leftValue</w:t>
      </w:r>
      <w:bookmarkEnd w:id="8434"/>
      <w:r w:rsidRPr="00E77497">
        <w:t>)</w:t>
      </w:r>
      <w:bookmarkStart w:id="8435" w:name="_Toc382212560"/>
      <w:r w:rsidRPr="00E77497">
        <w:t>.</w:t>
      </w:r>
    </w:p>
    <w:p w14:paraId="4C612B87" w14:textId="77777777" w:rsidR="003B3A98" w:rsidRDefault="003B3A98" w:rsidP="003B3A98">
      <w:pPr>
        <w:pStyle w:val="Alg4"/>
        <w:numPr>
          <w:ilvl w:val="0"/>
          <w:numId w:val="80"/>
        </w:numPr>
        <w:contextualSpacing/>
        <w:rPr>
          <w:ins w:id="8436" w:author="Rev 6 Allen Wirfs-Brock" w:date="2012-02-16T17:42:00Z"/>
        </w:rPr>
      </w:pPr>
      <w:ins w:id="8437" w:author="Rev 6 Allen Wirfs-Brock" w:date="2012-02-16T17:42:00Z">
        <w:r>
          <w:t xml:space="preserve">If </w:t>
        </w:r>
        <w:r w:rsidRPr="00E77497">
          <w:rPr>
            <w:i/>
          </w:rPr>
          <w:t>leftNum</w:t>
        </w:r>
        <w:r w:rsidRPr="00E77497">
          <w:t xml:space="preserve"> </w:t>
        </w:r>
        <w:r>
          <w:t xml:space="preserve">is an abrupt completion, return </w:t>
        </w:r>
        <w:r w:rsidRPr="00E77497">
          <w:rPr>
            <w:i/>
          </w:rPr>
          <w:t>leftNum</w:t>
        </w:r>
        <w:r>
          <w:t>.</w:t>
        </w:r>
      </w:ins>
    </w:p>
    <w:p w14:paraId="46CFAC3D" w14:textId="77777777" w:rsidR="004C02EF" w:rsidRPr="00E77497" w:rsidRDefault="004C02EF" w:rsidP="00441AED">
      <w:pPr>
        <w:pStyle w:val="Alg4"/>
        <w:numPr>
          <w:ilvl w:val="0"/>
          <w:numId w:val="80"/>
        </w:numPr>
      </w:pPr>
      <w:r w:rsidRPr="00E77497">
        <w:t xml:space="preserve">Let </w:t>
      </w:r>
      <w:r w:rsidRPr="00E77497">
        <w:rPr>
          <w:i/>
        </w:rPr>
        <w:t>rightNum</w:t>
      </w:r>
      <w:r w:rsidRPr="00E77497">
        <w:t xml:space="preserve"> be ToNumber(</w:t>
      </w:r>
      <w:r w:rsidRPr="00E77497">
        <w:rPr>
          <w:i/>
        </w:rPr>
        <w:t>rightValue</w:t>
      </w:r>
      <w:bookmarkEnd w:id="8435"/>
      <w:r w:rsidRPr="00E77497">
        <w:t>)</w:t>
      </w:r>
      <w:bookmarkStart w:id="8438" w:name="_Toc382212561"/>
      <w:r w:rsidRPr="00E77497">
        <w:t>.</w:t>
      </w:r>
    </w:p>
    <w:p w14:paraId="280F83F7" w14:textId="77777777" w:rsidR="003B3A98" w:rsidRDefault="003B3A98" w:rsidP="003B3A98">
      <w:pPr>
        <w:pStyle w:val="Alg4"/>
        <w:numPr>
          <w:ilvl w:val="0"/>
          <w:numId w:val="80"/>
        </w:numPr>
        <w:contextualSpacing/>
        <w:rPr>
          <w:ins w:id="8439" w:author="Rev 6 Allen Wirfs-Brock" w:date="2012-02-16T17:39:00Z"/>
        </w:rPr>
      </w:pPr>
      <w:ins w:id="8440" w:author="Rev 6 Allen Wirfs-Brock" w:date="2012-02-16T17:39:00Z">
        <w:r>
          <w:t xml:space="preserve">If </w:t>
        </w:r>
      </w:ins>
      <w:ins w:id="8441" w:author="Rev 6 Allen Wirfs-Brock" w:date="2012-02-16T17:43:00Z">
        <w:r w:rsidRPr="00E77497">
          <w:rPr>
            <w:i/>
          </w:rPr>
          <w:t>rightNum</w:t>
        </w:r>
        <w:r w:rsidRPr="00E77497">
          <w:t xml:space="preserve"> </w:t>
        </w:r>
      </w:ins>
      <w:ins w:id="8442" w:author="Rev 6 Allen Wirfs-Brock" w:date="2012-02-16T17:39:00Z">
        <w:r>
          <w:t xml:space="preserve">is an abrupt completion, return </w:t>
        </w:r>
      </w:ins>
      <w:ins w:id="8443" w:author="Rev 6 Allen Wirfs-Brock" w:date="2012-02-16T17:43:00Z">
        <w:r w:rsidRPr="00E77497">
          <w:rPr>
            <w:i/>
          </w:rPr>
          <w:t>rightNum</w:t>
        </w:r>
      </w:ins>
      <w:ins w:id="8444" w:author="Rev 6 Allen Wirfs-Brock" w:date="2012-02-16T17:39:00Z">
        <w:r>
          <w:t>.</w:t>
        </w:r>
      </w:ins>
    </w:p>
    <w:p w14:paraId="76467278" w14:textId="77777777" w:rsidR="004C02EF" w:rsidRPr="004D1BD1" w:rsidRDefault="004C02EF" w:rsidP="00441AED">
      <w:pPr>
        <w:pStyle w:val="Alg4"/>
        <w:numPr>
          <w:ilvl w:val="0"/>
          <w:numId w:val="80"/>
        </w:numPr>
        <w:spacing w:after="220"/>
      </w:pPr>
      <w:r w:rsidRPr="00E77497">
        <w:t xml:space="preserve">Return the result of applying the specified operation (*, /, or %) to </w:t>
      </w:r>
      <w:r w:rsidRPr="00E77497">
        <w:rPr>
          <w:i/>
        </w:rPr>
        <w:t>leftNum</w:t>
      </w:r>
      <w:r w:rsidRPr="00E77497">
        <w:t xml:space="preserve"> and </w:t>
      </w:r>
      <w:r w:rsidRPr="00E77497">
        <w:rPr>
          <w:i/>
        </w:rPr>
        <w:t>rightNum</w:t>
      </w:r>
      <w:r w:rsidRPr="00E77497">
        <w:t xml:space="preserve">. See the Notes below 11.5.1, </w:t>
      </w:r>
      <w:bookmarkEnd w:id="8438"/>
      <w:r w:rsidRPr="00120381">
        <w:t>11.5.2, 11.5.3</w:t>
      </w:r>
      <w:bookmarkStart w:id="8445" w:name="_Toc382212562"/>
      <w:r w:rsidRPr="004D1BD1">
        <w:t>.</w:t>
      </w:r>
      <w:bookmarkStart w:id="8446" w:name="_Ref382715556"/>
      <w:bookmarkStart w:id="8447" w:name="_Toc385672206"/>
      <w:bookmarkStart w:id="8448" w:name="_Toc393690301"/>
      <w:bookmarkStart w:id="8449" w:name="_Ref424535318"/>
      <w:bookmarkStart w:id="8450" w:name="_Ref424667968"/>
      <w:bookmarkStart w:id="8451" w:name="_Toc472818841"/>
      <w:bookmarkEnd w:id="8445"/>
    </w:p>
    <w:p w14:paraId="07A25A56" w14:textId="77777777" w:rsidR="004C02EF" w:rsidRPr="008B7F6F" w:rsidRDefault="004C02EF" w:rsidP="003A4B22">
      <w:pPr>
        <w:pStyle w:val="30"/>
        <w:numPr>
          <w:ilvl w:val="0"/>
          <w:numId w:val="0"/>
        </w:numPr>
      </w:pPr>
      <w:bookmarkStart w:id="8452" w:name="_Toc235503415"/>
      <w:bookmarkStart w:id="8453" w:name="_Toc241509190"/>
      <w:bookmarkStart w:id="8454" w:name="_Toc244416677"/>
      <w:bookmarkStart w:id="8455" w:name="_Toc276631041"/>
      <w:bookmarkStart w:id="8456" w:name="_Toc323907680"/>
      <w:r w:rsidRPr="003B4312">
        <w:t>11.5.1</w:t>
      </w:r>
      <w:r w:rsidRPr="003B4312">
        <w:tab/>
        <w:t xml:space="preserve">Applying the </w:t>
      </w:r>
      <w:r w:rsidRPr="003B4312">
        <w:rPr>
          <w:rFonts w:ascii="Courier New" w:hAnsi="Courier New"/>
        </w:rPr>
        <w:t>*</w:t>
      </w:r>
      <w:r w:rsidRPr="008B7F6F">
        <w:t xml:space="preserve"> Operato</w:t>
      </w:r>
      <w:bookmarkEnd w:id="8446"/>
      <w:bookmarkEnd w:id="8447"/>
      <w:bookmarkEnd w:id="8448"/>
      <w:r w:rsidRPr="008B7F6F">
        <w:t>r</w:t>
      </w:r>
      <w:bookmarkEnd w:id="8449"/>
      <w:bookmarkEnd w:id="8450"/>
      <w:bookmarkEnd w:id="8451"/>
      <w:bookmarkEnd w:id="8452"/>
      <w:bookmarkEnd w:id="8453"/>
      <w:bookmarkEnd w:id="8454"/>
      <w:bookmarkEnd w:id="8455"/>
      <w:bookmarkEnd w:id="8456"/>
    </w:p>
    <w:p w14:paraId="7A7048B7"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40A28C84"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36F57D7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02DC26F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52CE88B2"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585F07C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50B967F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73D5EA9B"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8457" w:name="_Ref382715602"/>
      <w:bookmarkStart w:id="8458" w:name="_Toc385672207"/>
      <w:bookmarkStart w:id="8459" w:name="_Toc393690302"/>
    </w:p>
    <w:p w14:paraId="70963CE2" w14:textId="77777777" w:rsidR="004C02EF" w:rsidRPr="00E77497" w:rsidRDefault="004C02EF" w:rsidP="003A4B22">
      <w:pPr>
        <w:pStyle w:val="30"/>
        <w:numPr>
          <w:ilvl w:val="0"/>
          <w:numId w:val="0"/>
        </w:numPr>
      </w:pPr>
      <w:bookmarkStart w:id="8460" w:name="_Ref424535329"/>
      <w:bookmarkStart w:id="8461" w:name="_Toc472818842"/>
      <w:bookmarkStart w:id="8462" w:name="_Toc235503416"/>
      <w:bookmarkStart w:id="8463" w:name="_Toc241509191"/>
      <w:bookmarkStart w:id="8464" w:name="_Toc244416678"/>
      <w:bookmarkStart w:id="8465" w:name="_Toc276631042"/>
      <w:bookmarkStart w:id="8466" w:name="_Toc323907681"/>
      <w:r w:rsidRPr="00E77497">
        <w:t>11.5.2</w:t>
      </w:r>
      <w:r w:rsidRPr="00E77497">
        <w:tab/>
        <w:t xml:space="preserve">Applying the </w:t>
      </w:r>
      <w:r w:rsidRPr="00E77497">
        <w:rPr>
          <w:rFonts w:ascii="Courier New" w:hAnsi="Courier New"/>
        </w:rPr>
        <w:t>/</w:t>
      </w:r>
      <w:r w:rsidRPr="00E77497">
        <w:t xml:space="preserve"> Operato</w:t>
      </w:r>
      <w:bookmarkEnd w:id="8457"/>
      <w:bookmarkEnd w:id="8458"/>
      <w:bookmarkEnd w:id="8459"/>
      <w:r w:rsidRPr="00E77497">
        <w:t>r</w:t>
      </w:r>
      <w:bookmarkEnd w:id="8460"/>
      <w:bookmarkEnd w:id="8461"/>
      <w:bookmarkEnd w:id="8462"/>
      <w:bookmarkEnd w:id="8463"/>
      <w:bookmarkEnd w:id="8464"/>
      <w:bookmarkEnd w:id="8465"/>
      <w:bookmarkEnd w:id="8466"/>
    </w:p>
    <w:p w14:paraId="4EAA9E9D"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0293D84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CDC330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269F096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3E37E40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0133717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2D95311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4F89C63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7385A5B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693390D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8467" w:name="_Ref382715606"/>
      <w:bookmarkStart w:id="8468" w:name="_Toc385672208"/>
      <w:bookmarkStart w:id="8469" w:name="_Toc393690303"/>
    </w:p>
    <w:p w14:paraId="7A491C10" w14:textId="77777777" w:rsidR="004C02EF" w:rsidRPr="00E77497" w:rsidRDefault="004C02EF" w:rsidP="003A4B22">
      <w:pPr>
        <w:pStyle w:val="30"/>
        <w:numPr>
          <w:ilvl w:val="0"/>
          <w:numId w:val="0"/>
        </w:numPr>
      </w:pPr>
      <w:bookmarkStart w:id="8470" w:name="_Ref424535339"/>
      <w:bookmarkStart w:id="8471" w:name="_Toc472818843"/>
      <w:bookmarkStart w:id="8472" w:name="_Toc235503417"/>
      <w:bookmarkStart w:id="8473" w:name="_Toc241509192"/>
      <w:bookmarkStart w:id="8474" w:name="_Toc244416679"/>
      <w:bookmarkStart w:id="8475" w:name="_Toc276631043"/>
      <w:bookmarkStart w:id="8476" w:name="_Toc323907682"/>
      <w:r w:rsidRPr="00E77497">
        <w:t>11.5.3</w:t>
      </w:r>
      <w:r w:rsidRPr="00E77497">
        <w:tab/>
        <w:t xml:space="preserve">Applying the </w:t>
      </w:r>
      <w:r w:rsidRPr="00E77497">
        <w:rPr>
          <w:rFonts w:ascii="Courier New" w:hAnsi="Courier New"/>
        </w:rPr>
        <w:t>%</w:t>
      </w:r>
      <w:r w:rsidRPr="00E77497">
        <w:t xml:space="preserve"> Operato</w:t>
      </w:r>
      <w:bookmarkEnd w:id="8467"/>
      <w:bookmarkEnd w:id="8468"/>
      <w:bookmarkEnd w:id="8469"/>
      <w:r w:rsidRPr="00E77497">
        <w:t>r</w:t>
      </w:r>
      <w:bookmarkEnd w:id="8470"/>
      <w:bookmarkEnd w:id="8471"/>
      <w:bookmarkEnd w:id="8472"/>
      <w:bookmarkEnd w:id="8473"/>
      <w:bookmarkEnd w:id="8474"/>
      <w:bookmarkEnd w:id="8475"/>
      <w:bookmarkEnd w:id="8476"/>
    </w:p>
    <w:p w14:paraId="61C69157"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19C29671"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59122CBD"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294B37A3" w14:textId="77777777" w:rsidR="004C02EF" w:rsidRPr="00E77497" w:rsidRDefault="004C02EF" w:rsidP="004C02EF">
      <w:pPr>
        <w:spacing w:after="60"/>
      </w:pPr>
      <w:r w:rsidRPr="00E77497">
        <w:t>The result of an ECMAScript floating-point remainder operation is determined by the rules of IEEE arithmetic:</w:t>
      </w:r>
    </w:p>
    <w:p w14:paraId="45A22E0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9CD6749"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58004F0F"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1EE5CFE3"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7164FE58"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4A7E6FBA"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6F9112DA" w14:textId="77777777" w:rsidR="004C02EF" w:rsidRPr="00E77497" w:rsidRDefault="004C02EF" w:rsidP="003A4B22">
      <w:pPr>
        <w:pStyle w:val="20"/>
        <w:numPr>
          <w:ilvl w:val="0"/>
          <w:numId w:val="0"/>
        </w:numPr>
      </w:pPr>
      <w:bookmarkStart w:id="8477" w:name="_Hlt457723851"/>
      <w:bookmarkStart w:id="8478" w:name="_Ref457437597"/>
      <w:bookmarkStart w:id="8479" w:name="_Toc472818844"/>
      <w:bookmarkStart w:id="8480" w:name="_Toc235503418"/>
      <w:bookmarkStart w:id="8481" w:name="_Toc241509193"/>
      <w:bookmarkStart w:id="8482" w:name="_Toc244416680"/>
      <w:bookmarkStart w:id="8483" w:name="_Toc276631044"/>
      <w:bookmarkStart w:id="8484" w:name="_Toc323907683"/>
      <w:bookmarkEnd w:id="8477"/>
      <w:r w:rsidRPr="00E77497">
        <w:t>11.6</w:t>
      </w:r>
      <w:r w:rsidRPr="00E77497">
        <w:tab/>
        <w:t>Additive Operators</w:t>
      </w:r>
      <w:bookmarkEnd w:id="8478"/>
      <w:bookmarkEnd w:id="8479"/>
      <w:bookmarkEnd w:id="8480"/>
      <w:bookmarkEnd w:id="8481"/>
      <w:bookmarkEnd w:id="8482"/>
      <w:bookmarkEnd w:id="8483"/>
      <w:bookmarkEnd w:id="8484"/>
    </w:p>
    <w:p w14:paraId="2B8D1EB2" w14:textId="77777777" w:rsidR="004C02EF" w:rsidRPr="00E77497" w:rsidRDefault="004C02EF" w:rsidP="004C02EF">
      <w:pPr>
        <w:pStyle w:val="Syntax"/>
      </w:pPr>
      <w:r w:rsidRPr="00E77497">
        <w:t>Syntax</w:t>
      </w:r>
    </w:p>
    <w:p w14:paraId="5FDF62E9"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17E27317"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8485" w:name="_Toc375031182"/>
      <w:bookmarkStart w:id="8486" w:name="_Ref383834802"/>
      <w:bookmarkStart w:id="8487" w:name="_Ref384028360"/>
      <w:bookmarkStart w:id="8488" w:name="_Toc385672210"/>
      <w:bookmarkStart w:id="8489" w:name="_Toc393690305"/>
    </w:p>
    <w:p w14:paraId="65660927" w14:textId="77777777" w:rsidR="004C02EF" w:rsidRPr="00E77497" w:rsidRDefault="004C02EF" w:rsidP="003A4B22">
      <w:pPr>
        <w:pStyle w:val="30"/>
        <w:numPr>
          <w:ilvl w:val="0"/>
          <w:numId w:val="0"/>
        </w:numPr>
      </w:pPr>
      <w:bookmarkStart w:id="8490" w:name="_Toc472818845"/>
      <w:bookmarkStart w:id="8491" w:name="_Toc235503419"/>
      <w:bookmarkStart w:id="8492" w:name="_Toc241509194"/>
      <w:bookmarkStart w:id="8493" w:name="_Toc244416681"/>
      <w:bookmarkStart w:id="8494" w:name="_Toc276631045"/>
      <w:bookmarkStart w:id="8495" w:name="_Toc323907684"/>
      <w:r w:rsidRPr="00E77497">
        <w:t>11.6.1</w:t>
      </w:r>
      <w:r w:rsidRPr="00E77497">
        <w:tab/>
        <w:t xml:space="preserve">The Addition operator ( </w:t>
      </w:r>
      <w:r w:rsidRPr="00E77497">
        <w:rPr>
          <w:rFonts w:ascii="Courier New" w:hAnsi="Courier New"/>
        </w:rPr>
        <w:t>+</w:t>
      </w:r>
      <w:r w:rsidRPr="00E77497">
        <w:t xml:space="preserve"> </w:t>
      </w:r>
      <w:bookmarkEnd w:id="8485"/>
      <w:bookmarkEnd w:id="8486"/>
      <w:bookmarkEnd w:id="8487"/>
      <w:bookmarkEnd w:id="8488"/>
      <w:bookmarkEnd w:id="8489"/>
      <w:r w:rsidRPr="00E77497">
        <w:t>)</w:t>
      </w:r>
      <w:bookmarkEnd w:id="8490"/>
      <w:bookmarkEnd w:id="8491"/>
      <w:bookmarkEnd w:id="8492"/>
      <w:bookmarkEnd w:id="8493"/>
      <w:bookmarkEnd w:id="8494"/>
      <w:bookmarkEnd w:id="8495"/>
    </w:p>
    <w:p w14:paraId="167A082B" w14:textId="77777777" w:rsidR="004C02EF" w:rsidRPr="004D1BD1" w:rsidRDefault="00AF60D2" w:rsidP="004C02EF">
      <w:ins w:id="8496" w:author="Rev 4 Allen Wirfs-Brock" w:date="2011-10-15T09:50:00Z">
        <w:r w:rsidRPr="00E77497">
          <w:rPr>
            <w:sz w:val="18"/>
          </w:rPr>
          <w:t>NOTE</w:t>
        </w:r>
        <w:r w:rsidRPr="00E77497">
          <w:rPr>
            <w:sz w:val="18"/>
          </w:rPr>
          <w:tab/>
        </w:r>
      </w:ins>
      <w:r w:rsidR="004C02EF" w:rsidRPr="004D1BD1">
        <w:rPr>
          <w:sz w:val="18"/>
          <w:rPrChange w:id="8497" w:author="Rev 4 Allen Wirfs-Brock" w:date="2011-11-04T08:51:00Z">
            <w:rPr/>
          </w:rPrChange>
        </w:rPr>
        <w:t>The addition operator either performs string concatenation or numeric addition.</w:t>
      </w:r>
    </w:p>
    <w:p w14:paraId="62981BC8" w14:textId="77777777" w:rsidR="00AF60D2" w:rsidRPr="008B7F6F" w:rsidRDefault="00AF60D2" w:rsidP="00AF60D2">
      <w:pPr>
        <w:keepNext/>
        <w:rPr>
          <w:ins w:id="8498" w:author="Rev 4 Allen Wirfs-Brock" w:date="2011-10-15T09:50:00Z"/>
          <w:rFonts w:ascii="Helvetica" w:hAnsi="Helvetica"/>
          <w:b/>
        </w:rPr>
      </w:pPr>
      <w:ins w:id="8499" w:author="Rev 4 Allen Wirfs-Brock" w:date="2011-10-15T09:50:00Z">
        <w:r w:rsidRPr="003B4312">
          <w:rPr>
            <w:rFonts w:ascii="Helvetica" w:hAnsi="Helvetica"/>
            <w:b/>
          </w:rPr>
          <w:t xml:space="preserve">Runtime Semantics: </w:t>
        </w:r>
        <w:r w:rsidRPr="003B4312">
          <w:rPr>
            <w:rFonts w:ascii="Helvetica" w:hAnsi="Helvetica"/>
            <w:b/>
            <w:spacing w:val="6"/>
          </w:rPr>
          <w:t>Evaluation</w:t>
        </w:r>
      </w:ins>
    </w:p>
    <w:p w14:paraId="006EB069" w14:textId="77777777" w:rsidR="004C02EF" w:rsidRPr="00E77497" w:rsidRDefault="004C02EF" w:rsidP="004C02EF">
      <w:pPr>
        <w:keepNext/>
      </w:pPr>
      <w:del w:id="8500" w:author="Rev 4 Allen Wirfs-Brock" w:date="2011-10-15T09:50:00Z">
        <w:r w:rsidRPr="006B6D0A" w:rsidDel="00AF60D2">
          <w:delText xml:space="preserve">The production </w:delText>
        </w:r>
      </w:del>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8501" w:author="Rev 4 Allen Wirfs-Brock" w:date="2011-10-15T09:50:00Z">
        <w:r w:rsidRPr="00E77497" w:rsidDel="00AF60D2">
          <w:delText>is evaluated as follows:</w:delText>
        </w:r>
      </w:del>
      <w:bookmarkStart w:id="8502" w:name="_Toc382212564"/>
    </w:p>
    <w:p w14:paraId="31725D13" w14:textId="77777777"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AdditiveExpression</w:t>
      </w:r>
      <w:bookmarkEnd w:id="8502"/>
      <w:r w:rsidRPr="00E77497">
        <w:t>.</w:t>
      </w:r>
      <w:bookmarkStart w:id="8503" w:name="_Toc382212565"/>
    </w:p>
    <w:p w14:paraId="0B696CD6" w14:textId="77777777"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8503"/>
      <w:r w:rsidRPr="00E77497">
        <w:t>.</w:t>
      </w:r>
      <w:bookmarkStart w:id="8504" w:name="_Toc382212566"/>
    </w:p>
    <w:p w14:paraId="6680FEEE" w14:textId="77777777" w:rsidR="003B3A98" w:rsidRDefault="003B3A98" w:rsidP="003B3A98">
      <w:pPr>
        <w:pStyle w:val="Alg4"/>
        <w:numPr>
          <w:ilvl w:val="0"/>
          <w:numId w:val="81"/>
        </w:numPr>
        <w:contextualSpacing/>
        <w:rPr>
          <w:ins w:id="8505" w:author="Rev 6 Allen Wirfs-Brock" w:date="2012-02-16T17:44:00Z"/>
        </w:rPr>
      </w:pPr>
      <w:ins w:id="8506" w:author="Rev 6 Allen Wirfs-Brock" w:date="2012-02-16T17:44:00Z">
        <w:r>
          <w:t xml:space="preserve">If </w:t>
        </w:r>
      </w:ins>
      <w:ins w:id="8507" w:author="Rev 6 Allen Wirfs-Brock" w:date="2012-02-16T17:45:00Z">
        <w:r w:rsidRPr="00E77497">
          <w:rPr>
            <w:i/>
          </w:rPr>
          <w:t>lval</w:t>
        </w:r>
        <w:r w:rsidRPr="00E77497">
          <w:t xml:space="preserve"> </w:t>
        </w:r>
      </w:ins>
      <w:ins w:id="8508" w:author="Rev 6 Allen Wirfs-Brock" w:date="2012-02-16T17:44:00Z">
        <w:r>
          <w:t xml:space="preserve">is an abrupt completion, return </w:t>
        </w:r>
      </w:ins>
      <w:ins w:id="8509" w:author="Rev 6 Allen Wirfs-Brock" w:date="2012-02-16T17:45:00Z">
        <w:r w:rsidRPr="00E77497">
          <w:rPr>
            <w:i/>
          </w:rPr>
          <w:t>lval</w:t>
        </w:r>
      </w:ins>
      <w:ins w:id="8510" w:author="Rev 6 Allen Wirfs-Brock" w:date="2012-02-16T17:44:00Z">
        <w:r>
          <w:t>.</w:t>
        </w:r>
      </w:ins>
    </w:p>
    <w:p w14:paraId="7DC0E6F5" w14:textId="77777777"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MultiplicativeExpression</w:t>
      </w:r>
      <w:bookmarkEnd w:id="8504"/>
      <w:r w:rsidRPr="00E77497">
        <w:t>.</w:t>
      </w:r>
      <w:bookmarkStart w:id="8511" w:name="_Toc382212567"/>
    </w:p>
    <w:p w14:paraId="6C693C23" w14:textId="77777777"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8511"/>
      <w:r w:rsidRPr="00E77497">
        <w:t>.</w:t>
      </w:r>
      <w:bookmarkStart w:id="8512" w:name="_Toc382212568"/>
    </w:p>
    <w:p w14:paraId="1C3503BA" w14:textId="77777777" w:rsidR="003B3A98" w:rsidRDefault="003B3A98" w:rsidP="003B3A98">
      <w:pPr>
        <w:pStyle w:val="Alg4"/>
        <w:numPr>
          <w:ilvl w:val="0"/>
          <w:numId w:val="81"/>
        </w:numPr>
        <w:contextualSpacing/>
        <w:rPr>
          <w:ins w:id="8513" w:author="Rev 6 Allen Wirfs-Brock" w:date="2012-02-16T17:44:00Z"/>
        </w:rPr>
      </w:pPr>
      <w:ins w:id="8514" w:author="Rev 6 Allen Wirfs-Brock" w:date="2012-02-16T17:44:00Z">
        <w:r>
          <w:t xml:space="preserve">If </w:t>
        </w:r>
      </w:ins>
      <w:ins w:id="8515" w:author="Rev 6 Allen Wirfs-Brock" w:date="2012-02-16T17:45:00Z">
        <w:r w:rsidRPr="00E77497">
          <w:rPr>
            <w:i/>
          </w:rPr>
          <w:t>rval</w:t>
        </w:r>
        <w:r w:rsidRPr="00E77497">
          <w:t xml:space="preserve"> </w:t>
        </w:r>
      </w:ins>
      <w:ins w:id="8516" w:author="Rev 6 Allen Wirfs-Brock" w:date="2012-02-16T17:44:00Z">
        <w:r>
          <w:t xml:space="preserve">is an abrupt completion, return </w:t>
        </w:r>
      </w:ins>
      <w:ins w:id="8517" w:author="Rev 6 Allen Wirfs-Brock" w:date="2012-02-16T17:45:00Z">
        <w:r w:rsidRPr="00E77497">
          <w:rPr>
            <w:i/>
          </w:rPr>
          <w:t>rval</w:t>
        </w:r>
      </w:ins>
      <w:ins w:id="8518" w:author="Rev 6 Allen Wirfs-Brock" w:date="2012-02-16T17:44:00Z">
        <w:r>
          <w:t>.</w:t>
        </w:r>
      </w:ins>
    </w:p>
    <w:p w14:paraId="38DCB789" w14:textId="77777777"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8512"/>
      <w:r w:rsidRPr="00E77497">
        <w:t>.</w:t>
      </w:r>
      <w:bookmarkStart w:id="8519" w:name="_Toc382212569"/>
    </w:p>
    <w:p w14:paraId="0679C8C2" w14:textId="77777777" w:rsidR="003B3A98" w:rsidRDefault="003B3A98" w:rsidP="003B3A98">
      <w:pPr>
        <w:pStyle w:val="Alg4"/>
        <w:numPr>
          <w:ilvl w:val="0"/>
          <w:numId w:val="81"/>
        </w:numPr>
        <w:contextualSpacing/>
        <w:rPr>
          <w:ins w:id="8520" w:author="Rev 6 Allen Wirfs-Brock" w:date="2012-02-16T17:44:00Z"/>
        </w:rPr>
      </w:pPr>
      <w:ins w:id="8521" w:author="Rev 6 Allen Wirfs-Brock" w:date="2012-02-16T17:44:00Z">
        <w:r>
          <w:t xml:space="preserve">If </w:t>
        </w:r>
      </w:ins>
      <w:ins w:id="8522" w:author="Rev 6 Allen Wirfs-Brock" w:date="2012-02-16T17:46:00Z">
        <w:r w:rsidRPr="00E77497">
          <w:rPr>
            <w:i/>
          </w:rPr>
          <w:t>lprim</w:t>
        </w:r>
        <w:r w:rsidRPr="00E77497">
          <w:t xml:space="preserve"> </w:t>
        </w:r>
      </w:ins>
      <w:ins w:id="8523" w:author="Rev 6 Allen Wirfs-Brock" w:date="2012-02-16T17:44:00Z">
        <w:r>
          <w:t xml:space="preserve">is an abrupt completion, return </w:t>
        </w:r>
      </w:ins>
      <w:ins w:id="8524" w:author="Rev 6 Allen Wirfs-Brock" w:date="2012-02-16T17:46:00Z">
        <w:r w:rsidRPr="00E77497">
          <w:rPr>
            <w:i/>
          </w:rPr>
          <w:t>lprim</w:t>
        </w:r>
      </w:ins>
      <w:ins w:id="8525" w:author="Rev 6 Allen Wirfs-Brock" w:date="2012-02-16T17:44:00Z">
        <w:r>
          <w:t>.</w:t>
        </w:r>
      </w:ins>
    </w:p>
    <w:p w14:paraId="0917609E" w14:textId="77777777"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8519"/>
      <w:r w:rsidRPr="00E77497">
        <w:t>.</w:t>
      </w:r>
      <w:bookmarkStart w:id="8526" w:name="_Toc382212570"/>
    </w:p>
    <w:p w14:paraId="60E25255" w14:textId="77777777" w:rsidR="003B3A98" w:rsidRDefault="003B3A98" w:rsidP="003B3A98">
      <w:pPr>
        <w:pStyle w:val="Alg4"/>
        <w:numPr>
          <w:ilvl w:val="0"/>
          <w:numId w:val="81"/>
        </w:numPr>
        <w:contextualSpacing/>
        <w:rPr>
          <w:ins w:id="8527" w:author="Rev 6 Allen Wirfs-Brock" w:date="2012-02-16T17:45:00Z"/>
        </w:rPr>
      </w:pPr>
      <w:ins w:id="8528" w:author="Rev 6 Allen Wirfs-Brock" w:date="2012-02-16T17:45:00Z">
        <w:r>
          <w:t xml:space="preserve">If </w:t>
        </w:r>
      </w:ins>
      <w:ins w:id="8529" w:author="Rev 6 Allen Wirfs-Brock" w:date="2012-02-16T17:46:00Z">
        <w:r w:rsidRPr="00E77497">
          <w:rPr>
            <w:i/>
          </w:rPr>
          <w:t>rprim</w:t>
        </w:r>
        <w:r w:rsidRPr="00E77497">
          <w:t xml:space="preserve"> </w:t>
        </w:r>
      </w:ins>
      <w:ins w:id="8530" w:author="Rev 6 Allen Wirfs-Brock" w:date="2012-02-16T17:45:00Z">
        <w:r>
          <w:t xml:space="preserve">is an abrupt completion, return </w:t>
        </w:r>
      </w:ins>
      <w:ins w:id="8531" w:author="Rev 6 Allen Wirfs-Brock" w:date="2012-02-16T17:46:00Z">
        <w:r w:rsidRPr="00E77497">
          <w:rPr>
            <w:i/>
          </w:rPr>
          <w:t>rprim</w:t>
        </w:r>
      </w:ins>
      <w:ins w:id="8532" w:author="Rev 6 Allen Wirfs-Brock" w:date="2012-02-16T17:45:00Z">
        <w:r>
          <w:t>.</w:t>
        </w:r>
      </w:ins>
    </w:p>
    <w:p w14:paraId="657D64E9" w14:textId="77777777"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8526"/>
      <w:r w:rsidRPr="00E77497">
        <w:t xml:space="preserve">then </w:t>
      </w:r>
      <w:bookmarkStart w:id="8533" w:name="_Toc382212571"/>
    </w:p>
    <w:p w14:paraId="16953D47" w14:textId="77777777"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765C7F37" w14:textId="77777777" w:rsidR="004C02EF" w:rsidRPr="00E77497" w:rsidRDefault="004C02EF" w:rsidP="00441AED">
      <w:pPr>
        <w:pStyle w:val="Alg4"/>
        <w:numPr>
          <w:ilvl w:val="0"/>
          <w:numId w:val="81"/>
        </w:numPr>
        <w:spacing w:after="120"/>
      </w:pPr>
      <w:bookmarkStart w:id="8534" w:name="_Toc382212574"/>
      <w:bookmarkEnd w:id="8533"/>
      <w:r w:rsidRPr="00E77497">
        <w:t>Return the result of applying the addition operation to ToNumber(</w:t>
      </w:r>
      <w:r w:rsidRPr="00E77497">
        <w:rPr>
          <w:i/>
        </w:rPr>
        <w:t>lprim</w:t>
      </w:r>
      <w:r w:rsidRPr="00E77497">
        <w:t>) and ToNumber(</w:t>
      </w:r>
      <w:r w:rsidRPr="00E77497">
        <w:rPr>
          <w:i/>
        </w:rPr>
        <w:t>rprim</w:t>
      </w:r>
      <w:r w:rsidRPr="00E77497">
        <w:t>). See the Note below 11.6.3</w:t>
      </w:r>
      <w:bookmarkEnd w:id="8534"/>
      <w:r w:rsidRPr="00E77497">
        <w:t>.</w:t>
      </w:r>
      <w:bookmarkStart w:id="8535" w:name="_Toc382212575"/>
    </w:p>
    <w:bookmarkEnd w:id="8535"/>
    <w:p w14:paraId="55896A8C" w14:textId="77777777" w:rsidR="004C02EF" w:rsidRPr="00E77497" w:rsidRDefault="004C02EF" w:rsidP="004C02EF">
      <w:pPr>
        <w:pStyle w:val="Note"/>
      </w:pPr>
      <w:r w:rsidRPr="00E77497">
        <w:t>NOTE 1</w:t>
      </w:r>
      <w:r w:rsidRPr="00E77497">
        <w:tab/>
        <w:t>No hint is provided in the calls to ToPrimitive in steps 5 and 6. All native ECMAScript objects except Date objects handle the absence of a hint as if the hint Number were given; Date objects handle the absence of a hint as if the hint String were given. Host objects may handle the absence of a hint in some other manner.</w:t>
      </w:r>
      <w:bookmarkStart w:id="8536" w:name="_Toc375031183"/>
      <w:bookmarkStart w:id="8537" w:name="_Toc381513696"/>
      <w:bookmarkStart w:id="8538" w:name="_Toc382202851"/>
      <w:bookmarkStart w:id="8539" w:name="_Toc382212218"/>
      <w:bookmarkStart w:id="8540" w:name="_Toc382212580"/>
      <w:bookmarkStart w:id="8541" w:name="_Toc382291563"/>
      <w:bookmarkStart w:id="8542" w:name="_Toc385672211"/>
      <w:bookmarkStart w:id="8543" w:name="_Toc393690306"/>
    </w:p>
    <w:p w14:paraId="13C96995" w14:textId="77777777" w:rsidR="004C02EF" w:rsidRPr="00E77497" w:rsidRDefault="004C02EF" w:rsidP="004C02EF">
      <w:pPr>
        <w:pStyle w:val="Note"/>
      </w:pPr>
      <w:r w:rsidRPr="00E77497">
        <w:t>NOTE 2</w:t>
      </w:r>
      <w:r w:rsidRPr="00E77497">
        <w:tab/>
        <w:t>Step 7 differs from step 3 of the comparison algorithm for the relational operators (11.8.</w:t>
      </w:r>
      <w:del w:id="8544" w:author="Rev 4 Allen Wirfs-Brock" w:date="2011-10-15T12:29:00Z">
        <w:r w:rsidRPr="00E77497" w:rsidDel="00AA0621">
          <w:delText>5</w:delText>
        </w:r>
      </w:del>
      <w:ins w:id="8545" w:author="Rev 4 Allen Wirfs-Brock" w:date="2011-10-15T12:29:00Z">
        <w:r w:rsidR="00AA0621" w:rsidRPr="00E77497">
          <w:t>1</w:t>
        </w:r>
      </w:ins>
      <w:r w:rsidRPr="00E77497">
        <w:t>), by using the logical-or operation instead of the logical-and operation.</w:t>
      </w:r>
    </w:p>
    <w:p w14:paraId="30E4421C" w14:textId="77777777" w:rsidR="004C02EF" w:rsidRPr="00E77497" w:rsidRDefault="004C02EF" w:rsidP="003A4B22">
      <w:pPr>
        <w:pStyle w:val="30"/>
        <w:numPr>
          <w:ilvl w:val="0"/>
          <w:numId w:val="0"/>
        </w:numPr>
      </w:pPr>
      <w:bookmarkStart w:id="8546" w:name="_Toc472818846"/>
      <w:bookmarkStart w:id="8547" w:name="_Toc235503420"/>
      <w:bookmarkStart w:id="8548" w:name="_Toc241509195"/>
      <w:bookmarkStart w:id="8549" w:name="_Toc244416682"/>
      <w:bookmarkStart w:id="8550" w:name="_Toc276631046"/>
      <w:bookmarkStart w:id="8551" w:name="_Toc323907685"/>
      <w:r w:rsidRPr="00E77497">
        <w:t>11.6.2</w:t>
      </w:r>
      <w:r w:rsidRPr="00E77497">
        <w:tab/>
        <w:t xml:space="preserve">The Subtraction Operator ( </w:t>
      </w:r>
      <w:r w:rsidRPr="00E77497">
        <w:rPr>
          <w:rFonts w:ascii="Courier New" w:hAnsi="Courier New"/>
        </w:rPr>
        <w:t>-</w:t>
      </w:r>
      <w:r w:rsidRPr="00E77497">
        <w:t xml:space="preserve"> </w:t>
      </w:r>
      <w:bookmarkStart w:id="8552" w:name="_Toc382202852"/>
      <w:bookmarkEnd w:id="8536"/>
      <w:bookmarkEnd w:id="8537"/>
      <w:bookmarkEnd w:id="8538"/>
      <w:bookmarkEnd w:id="8539"/>
      <w:bookmarkEnd w:id="8540"/>
      <w:bookmarkEnd w:id="8541"/>
      <w:bookmarkEnd w:id="8542"/>
      <w:bookmarkEnd w:id="8543"/>
      <w:bookmarkEnd w:id="8552"/>
      <w:r w:rsidRPr="00E77497">
        <w:t>)</w:t>
      </w:r>
      <w:bookmarkEnd w:id="8546"/>
      <w:bookmarkEnd w:id="8547"/>
      <w:bookmarkEnd w:id="8548"/>
      <w:bookmarkEnd w:id="8549"/>
      <w:bookmarkEnd w:id="8550"/>
      <w:bookmarkEnd w:id="8551"/>
    </w:p>
    <w:p w14:paraId="3FC902DD" w14:textId="77777777" w:rsidR="00AF60D2" w:rsidRPr="00E77497" w:rsidRDefault="00AF60D2" w:rsidP="00AF60D2">
      <w:pPr>
        <w:keepNext/>
        <w:rPr>
          <w:ins w:id="8553" w:author="Rev 4 Allen Wirfs-Brock" w:date="2011-10-15T09:51:00Z"/>
          <w:rFonts w:ascii="Helvetica" w:hAnsi="Helvetica"/>
          <w:b/>
        </w:rPr>
      </w:pPr>
      <w:ins w:id="8554" w:author="Rev 4 Allen Wirfs-Brock" w:date="2011-10-15T09:51:00Z">
        <w:r w:rsidRPr="00E77497">
          <w:rPr>
            <w:rFonts w:ascii="Helvetica" w:hAnsi="Helvetica"/>
            <w:b/>
          </w:rPr>
          <w:t xml:space="preserve">Runtime Semantics: </w:t>
        </w:r>
        <w:r w:rsidRPr="00E77497">
          <w:rPr>
            <w:rFonts w:ascii="Helvetica" w:hAnsi="Helvetica"/>
            <w:b/>
            <w:spacing w:val="6"/>
          </w:rPr>
          <w:t>Evaluation</w:t>
        </w:r>
      </w:ins>
    </w:p>
    <w:p w14:paraId="1D7FB832" w14:textId="77777777" w:rsidR="004C02EF" w:rsidRPr="00E77497" w:rsidRDefault="004C02EF" w:rsidP="004C02EF">
      <w:del w:id="8555" w:author="Rev 4 Allen Wirfs-Brock" w:date="2011-10-15T09:51:00Z">
        <w:r w:rsidRPr="00E77497" w:rsidDel="00AF60D2">
          <w:delText xml:space="preserve">The production </w:delText>
        </w:r>
      </w:del>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8556" w:author="Rev 4 Allen Wirfs-Brock" w:date="2011-10-15T09:51:00Z">
        <w:r w:rsidRPr="00E77497" w:rsidDel="00AF60D2">
          <w:delText>is evaluated as follows:</w:delText>
        </w:r>
      </w:del>
      <w:bookmarkStart w:id="8557" w:name="_Toc382212581"/>
    </w:p>
    <w:p w14:paraId="47CA1CD2" w14:textId="77777777"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AdditiveExpression</w:t>
      </w:r>
      <w:bookmarkEnd w:id="8557"/>
      <w:r w:rsidRPr="00E77497">
        <w:t>.</w:t>
      </w:r>
      <w:bookmarkStart w:id="8558" w:name="_Toc382212582"/>
    </w:p>
    <w:p w14:paraId="2FC08925" w14:textId="77777777"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8559" w:name="_Toc382212583"/>
      <w:bookmarkEnd w:id="8558"/>
    </w:p>
    <w:p w14:paraId="085A16A7" w14:textId="77777777" w:rsidR="003258C2" w:rsidRDefault="003258C2" w:rsidP="003258C2">
      <w:pPr>
        <w:pStyle w:val="Alg4"/>
        <w:numPr>
          <w:ilvl w:val="0"/>
          <w:numId w:val="82"/>
        </w:numPr>
        <w:contextualSpacing/>
        <w:rPr>
          <w:ins w:id="8560" w:author="Rev 6 Allen Wirfs-Brock" w:date="2012-02-16T17:50:00Z"/>
        </w:rPr>
      </w:pPr>
      <w:ins w:id="8561" w:author="Rev 6 Allen Wirfs-Brock" w:date="2012-02-16T17:50:00Z">
        <w:r>
          <w:t xml:space="preserve">If </w:t>
        </w:r>
        <w:r w:rsidRPr="00E77497">
          <w:rPr>
            <w:i/>
          </w:rPr>
          <w:t>lval</w:t>
        </w:r>
        <w:r w:rsidRPr="00E77497">
          <w:t xml:space="preserve"> </w:t>
        </w:r>
        <w:r>
          <w:t xml:space="preserve">is an abrupt completion, return </w:t>
        </w:r>
        <w:r w:rsidRPr="00E77497">
          <w:rPr>
            <w:i/>
          </w:rPr>
          <w:t>lval</w:t>
        </w:r>
        <w:r>
          <w:t>.</w:t>
        </w:r>
      </w:ins>
    </w:p>
    <w:p w14:paraId="0323BFB7" w14:textId="77777777"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MultiplicativeExpression</w:t>
      </w:r>
      <w:bookmarkEnd w:id="8559"/>
      <w:r w:rsidRPr="00E77497">
        <w:t>.</w:t>
      </w:r>
      <w:bookmarkStart w:id="8562" w:name="_Toc382212584"/>
    </w:p>
    <w:p w14:paraId="0D7E880E" w14:textId="77777777"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8562"/>
      <w:r w:rsidRPr="00E77497">
        <w:t>.</w:t>
      </w:r>
      <w:bookmarkStart w:id="8563" w:name="_Toc382212585"/>
    </w:p>
    <w:p w14:paraId="4A3639E2" w14:textId="77777777" w:rsidR="003258C2" w:rsidRDefault="003258C2" w:rsidP="003258C2">
      <w:pPr>
        <w:pStyle w:val="Alg4"/>
        <w:numPr>
          <w:ilvl w:val="0"/>
          <w:numId w:val="82"/>
        </w:numPr>
        <w:contextualSpacing/>
        <w:rPr>
          <w:ins w:id="8564" w:author="Rev 6 Allen Wirfs-Brock" w:date="2012-02-16T17:51:00Z"/>
        </w:rPr>
      </w:pPr>
      <w:ins w:id="8565" w:author="Rev 6 Allen Wirfs-Brock" w:date="2012-02-16T17:51:00Z">
        <w:r>
          <w:t xml:space="preserve">If </w:t>
        </w:r>
        <w:r w:rsidRPr="00E77497">
          <w:rPr>
            <w:i/>
          </w:rPr>
          <w:t>rval</w:t>
        </w:r>
        <w:r w:rsidRPr="00E77497">
          <w:t xml:space="preserve"> </w:t>
        </w:r>
        <w:r>
          <w:t xml:space="preserve">is an abrupt completion, return </w:t>
        </w:r>
        <w:r w:rsidRPr="00E77497">
          <w:rPr>
            <w:i/>
          </w:rPr>
          <w:t>rval</w:t>
        </w:r>
        <w:r>
          <w:t>.</w:t>
        </w:r>
      </w:ins>
    </w:p>
    <w:p w14:paraId="1D5777CF" w14:textId="77777777"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8563"/>
      <w:r w:rsidRPr="00E77497">
        <w:t>.</w:t>
      </w:r>
      <w:bookmarkStart w:id="8566" w:name="_Toc382212586"/>
    </w:p>
    <w:p w14:paraId="3F9BF879" w14:textId="77777777" w:rsidR="003258C2" w:rsidRDefault="003258C2" w:rsidP="003258C2">
      <w:pPr>
        <w:pStyle w:val="Alg4"/>
        <w:numPr>
          <w:ilvl w:val="0"/>
          <w:numId w:val="82"/>
        </w:numPr>
        <w:contextualSpacing/>
        <w:rPr>
          <w:ins w:id="8567" w:author="Rev 6 Allen Wirfs-Brock" w:date="2012-02-16T17:51:00Z"/>
        </w:rPr>
      </w:pPr>
      <w:ins w:id="8568" w:author="Rev 6 Allen Wirfs-Brock" w:date="2012-02-16T17:51:00Z">
        <w:r>
          <w:t xml:space="preserve">If </w:t>
        </w:r>
      </w:ins>
      <w:ins w:id="8569" w:author="Rev 6 Allen Wirfs-Brock" w:date="2012-02-16T17:52:00Z">
        <w:r w:rsidRPr="00E77497">
          <w:rPr>
            <w:i/>
          </w:rPr>
          <w:t>lnum</w:t>
        </w:r>
        <w:r w:rsidRPr="00E77497">
          <w:t xml:space="preserve"> </w:t>
        </w:r>
      </w:ins>
      <w:ins w:id="8570" w:author="Rev 6 Allen Wirfs-Brock" w:date="2012-02-16T17:51:00Z">
        <w:r>
          <w:t xml:space="preserve">is an abrupt completion, return </w:t>
        </w:r>
      </w:ins>
      <w:ins w:id="8571" w:author="Rev 6 Allen Wirfs-Brock" w:date="2012-02-16T17:52:00Z">
        <w:r w:rsidRPr="00E77497">
          <w:rPr>
            <w:i/>
          </w:rPr>
          <w:t>lnum</w:t>
        </w:r>
      </w:ins>
      <w:ins w:id="8572" w:author="Rev 6 Allen Wirfs-Brock" w:date="2012-02-16T17:51:00Z">
        <w:r>
          <w:t>.</w:t>
        </w:r>
      </w:ins>
    </w:p>
    <w:p w14:paraId="5D97FD3E" w14:textId="77777777"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8573" w:name="_Toc382212587"/>
      <w:bookmarkEnd w:id="8566"/>
    </w:p>
    <w:p w14:paraId="2ADB11B6" w14:textId="77777777" w:rsidR="003258C2" w:rsidRDefault="003258C2" w:rsidP="003258C2">
      <w:pPr>
        <w:pStyle w:val="Alg4"/>
        <w:numPr>
          <w:ilvl w:val="0"/>
          <w:numId w:val="82"/>
        </w:numPr>
        <w:contextualSpacing/>
        <w:rPr>
          <w:ins w:id="8574" w:author="Rev 6 Allen Wirfs-Brock" w:date="2012-02-16T17:52:00Z"/>
        </w:rPr>
      </w:pPr>
      <w:ins w:id="8575" w:author="Rev 6 Allen Wirfs-Brock" w:date="2012-02-16T17:52:00Z">
        <w:r>
          <w:t xml:space="preserve">If </w:t>
        </w:r>
        <w:r w:rsidRPr="00E77497">
          <w:rPr>
            <w:i/>
          </w:rPr>
          <w:t>rnum</w:t>
        </w:r>
        <w:r w:rsidRPr="00E77497">
          <w:t xml:space="preserve"> </w:t>
        </w:r>
        <w:r>
          <w:t xml:space="preserve">is an abrupt completion, return </w:t>
        </w:r>
        <w:r w:rsidRPr="00E77497">
          <w:rPr>
            <w:i/>
          </w:rPr>
          <w:t>rnum</w:t>
        </w:r>
        <w:r>
          <w:t>.</w:t>
        </w:r>
      </w:ins>
    </w:p>
    <w:p w14:paraId="314332F5" w14:textId="77777777"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8573"/>
      <w:r w:rsidRPr="00E77497">
        <w:t>.</w:t>
      </w:r>
      <w:bookmarkStart w:id="8576" w:name="_Toc382212588"/>
    </w:p>
    <w:p w14:paraId="7A06B18C" w14:textId="77777777" w:rsidR="004C02EF" w:rsidRPr="00E77497" w:rsidRDefault="004C02EF" w:rsidP="003A4B22">
      <w:pPr>
        <w:pStyle w:val="30"/>
        <w:numPr>
          <w:ilvl w:val="0"/>
          <w:numId w:val="0"/>
        </w:numPr>
      </w:pPr>
      <w:bookmarkStart w:id="8577" w:name="_Ref383593633"/>
      <w:bookmarkStart w:id="8578" w:name="_Toc385672212"/>
      <w:bookmarkStart w:id="8579" w:name="_Toc393690307"/>
      <w:bookmarkStart w:id="8580" w:name="_Ref424533048"/>
      <w:bookmarkStart w:id="8581" w:name="_Ref424533073"/>
      <w:bookmarkStart w:id="8582" w:name="_Ref424533092"/>
      <w:bookmarkStart w:id="8583" w:name="_Ref424535393"/>
      <w:bookmarkStart w:id="8584" w:name="_Ref424535434"/>
      <w:bookmarkStart w:id="8585" w:name="_Ref424667869"/>
      <w:bookmarkStart w:id="8586" w:name="_Ref424667882"/>
      <w:bookmarkStart w:id="8587" w:name="_Ref424667915"/>
      <w:bookmarkStart w:id="8588" w:name="_Ref424667925"/>
      <w:bookmarkStart w:id="8589" w:name="_Ref424668007"/>
      <w:bookmarkStart w:id="8590" w:name="_Ref424668017"/>
      <w:bookmarkStart w:id="8591" w:name="_Toc472818847"/>
      <w:bookmarkStart w:id="8592" w:name="_Toc235503421"/>
      <w:bookmarkStart w:id="8593" w:name="_Toc241509196"/>
      <w:bookmarkStart w:id="8594" w:name="_Toc244416683"/>
      <w:bookmarkStart w:id="8595" w:name="_Toc276631047"/>
      <w:bookmarkStart w:id="8596" w:name="_Toc323907686"/>
      <w:bookmarkEnd w:id="8576"/>
      <w:r w:rsidRPr="00E77497">
        <w:t>11.6.3</w:t>
      </w:r>
      <w:r w:rsidRPr="00E77497">
        <w:tab/>
        <w:t>Applying the Additive Operators to Number</w:t>
      </w:r>
      <w:bookmarkEnd w:id="8577"/>
      <w:bookmarkEnd w:id="8578"/>
      <w:bookmarkEnd w:id="8579"/>
      <w:r w:rsidRPr="00E77497">
        <w:t>s</w:t>
      </w:r>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p>
    <w:p w14:paraId="6DD6522D"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521B6E2D" w14:textId="77777777" w:rsidR="004C02EF" w:rsidRPr="00E77497" w:rsidRDefault="004C02EF" w:rsidP="004C02EF">
      <w:r w:rsidRPr="00E77497">
        <w:t>Addition is a commutative operation, but not always associative.</w:t>
      </w:r>
    </w:p>
    <w:p w14:paraId="015E887F" w14:textId="77777777" w:rsidR="004C02EF" w:rsidRPr="00E77497" w:rsidRDefault="004C02EF" w:rsidP="004C02EF">
      <w:pPr>
        <w:spacing w:after="60"/>
      </w:pPr>
      <w:r w:rsidRPr="00E77497">
        <w:t>The result of an addition is determined using the rules of IEEE 754 binary double-precision arithmetic:</w:t>
      </w:r>
    </w:p>
    <w:p w14:paraId="22A722F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00F430E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3303BEA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31B4FFF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07CD8446"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7258327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3C94F28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3929AD51"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0EEAC8B5"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8597" w:name="_Toc375031184"/>
      <w:bookmarkStart w:id="8598" w:name="_Ref381183061"/>
      <w:bookmarkStart w:id="8599" w:name="_Toc381513697"/>
      <w:bookmarkStart w:id="8600" w:name="_Toc382202853"/>
      <w:bookmarkStart w:id="8601" w:name="_Toc382212219"/>
      <w:bookmarkStart w:id="8602" w:name="_Toc382212589"/>
      <w:bookmarkStart w:id="8603" w:name="_Toc382291564"/>
      <w:bookmarkStart w:id="8604" w:name="_Toc385672213"/>
      <w:bookmarkStart w:id="8605" w:name="_Toc393690308"/>
      <w:r w:rsidRPr="00E77497">
        <w:t>.</w:t>
      </w:r>
    </w:p>
    <w:p w14:paraId="602277C8" w14:textId="77777777" w:rsidR="004C02EF" w:rsidRPr="00E77497" w:rsidRDefault="004C02EF" w:rsidP="003A4B22">
      <w:pPr>
        <w:pStyle w:val="20"/>
        <w:numPr>
          <w:ilvl w:val="0"/>
          <w:numId w:val="0"/>
        </w:numPr>
      </w:pPr>
      <w:bookmarkStart w:id="8606" w:name="_Ref457437603"/>
      <w:bookmarkStart w:id="8607" w:name="_Ref457449400"/>
      <w:bookmarkStart w:id="8608" w:name="_Toc472818848"/>
      <w:bookmarkStart w:id="8609" w:name="_Toc235503422"/>
      <w:bookmarkStart w:id="8610" w:name="_Toc241509197"/>
      <w:bookmarkStart w:id="8611" w:name="_Toc244416684"/>
      <w:bookmarkStart w:id="8612" w:name="_Toc276631048"/>
      <w:bookmarkStart w:id="8613" w:name="_Toc323907687"/>
      <w:r w:rsidRPr="00E77497">
        <w:t>11.7</w:t>
      </w:r>
      <w:r w:rsidRPr="00E77497">
        <w:tab/>
        <w:t>Bitwise Shift Operator</w:t>
      </w:r>
      <w:bookmarkStart w:id="8614" w:name="_Toc382202854"/>
      <w:bookmarkEnd w:id="8597"/>
      <w:bookmarkEnd w:id="8598"/>
      <w:bookmarkEnd w:id="8599"/>
      <w:bookmarkEnd w:id="8600"/>
      <w:bookmarkEnd w:id="8601"/>
      <w:bookmarkEnd w:id="8602"/>
      <w:bookmarkEnd w:id="8603"/>
      <w:bookmarkEnd w:id="8604"/>
      <w:bookmarkEnd w:id="8605"/>
      <w:bookmarkEnd w:id="8614"/>
      <w:r w:rsidRPr="00E77497">
        <w:t>s</w:t>
      </w:r>
      <w:bookmarkEnd w:id="8606"/>
      <w:bookmarkEnd w:id="8607"/>
      <w:bookmarkEnd w:id="8608"/>
      <w:bookmarkEnd w:id="8609"/>
      <w:bookmarkEnd w:id="8610"/>
      <w:bookmarkEnd w:id="8611"/>
      <w:bookmarkEnd w:id="8612"/>
      <w:bookmarkEnd w:id="8613"/>
    </w:p>
    <w:p w14:paraId="255A1E0E" w14:textId="77777777" w:rsidR="004C02EF" w:rsidRPr="00E77497" w:rsidRDefault="004C02EF" w:rsidP="004C02EF">
      <w:pPr>
        <w:pStyle w:val="Syntax"/>
      </w:pPr>
      <w:r w:rsidRPr="00E77497">
        <w:t>Syntax</w:t>
      </w:r>
    </w:p>
    <w:p w14:paraId="0D3FD63B"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650A526C"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8615" w:name="_Toc375031185"/>
      <w:bookmarkStart w:id="8616" w:name="_Ref378391230"/>
      <w:bookmarkStart w:id="8617" w:name="_Toc381513698"/>
      <w:bookmarkStart w:id="8618" w:name="_Toc382202855"/>
      <w:bookmarkStart w:id="8619" w:name="_Toc382212220"/>
      <w:bookmarkStart w:id="8620" w:name="_Toc382212590"/>
      <w:bookmarkStart w:id="8621" w:name="_Toc382291565"/>
      <w:bookmarkStart w:id="8622" w:name="_Toc385672214"/>
      <w:bookmarkStart w:id="8623" w:name="_Toc393690309"/>
    </w:p>
    <w:p w14:paraId="5808F3E4" w14:textId="77777777" w:rsidR="004C02EF" w:rsidRPr="00E77497" w:rsidRDefault="004C02EF" w:rsidP="003A4B22">
      <w:pPr>
        <w:pStyle w:val="30"/>
        <w:numPr>
          <w:ilvl w:val="0"/>
          <w:numId w:val="0"/>
        </w:numPr>
      </w:pPr>
      <w:bookmarkStart w:id="8624" w:name="_Toc472818849"/>
      <w:bookmarkStart w:id="8625" w:name="_Toc235503423"/>
      <w:bookmarkStart w:id="8626" w:name="_Toc241509198"/>
      <w:bookmarkStart w:id="8627" w:name="_Toc244416685"/>
      <w:bookmarkStart w:id="8628" w:name="_Toc276631049"/>
      <w:bookmarkStart w:id="8629" w:name="_Toc323907688"/>
      <w:r w:rsidRPr="00E77497">
        <w:t>11.7.1</w:t>
      </w:r>
      <w:r w:rsidRPr="00E77497">
        <w:tab/>
        <w:t xml:space="preserve">The Left Shift Operator ( </w:t>
      </w:r>
      <w:r w:rsidRPr="00E77497">
        <w:rPr>
          <w:rFonts w:ascii="Courier New" w:hAnsi="Courier New"/>
        </w:rPr>
        <w:t>&lt;&lt;</w:t>
      </w:r>
      <w:r w:rsidRPr="00E77497">
        <w:t xml:space="preserve"> </w:t>
      </w:r>
      <w:bookmarkStart w:id="8630" w:name="_Toc382202856"/>
      <w:bookmarkEnd w:id="8615"/>
      <w:bookmarkEnd w:id="8616"/>
      <w:bookmarkEnd w:id="8617"/>
      <w:bookmarkEnd w:id="8618"/>
      <w:bookmarkEnd w:id="8619"/>
      <w:bookmarkEnd w:id="8620"/>
      <w:bookmarkEnd w:id="8621"/>
      <w:bookmarkEnd w:id="8622"/>
      <w:bookmarkEnd w:id="8623"/>
      <w:bookmarkEnd w:id="8630"/>
      <w:r w:rsidRPr="00E77497">
        <w:t>)</w:t>
      </w:r>
      <w:bookmarkEnd w:id="8624"/>
      <w:bookmarkEnd w:id="8625"/>
      <w:bookmarkEnd w:id="8626"/>
      <w:bookmarkEnd w:id="8627"/>
      <w:bookmarkEnd w:id="8628"/>
      <w:bookmarkEnd w:id="8629"/>
    </w:p>
    <w:p w14:paraId="6A8158ED" w14:textId="77777777" w:rsidR="004C02EF" w:rsidRPr="004D1BD1" w:rsidRDefault="009D1CDA" w:rsidP="004C02EF">
      <w:pPr>
        <w:rPr>
          <w:sz w:val="18"/>
          <w:rPrChange w:id="8631" w:author="Rev 4 Allen Wirfs-Brock" w:date="2011-11-04T08:51:00Z">
            <w:rPr/>
          </w:rPrChange>
        </w:rPr>
      </w:pPr>
      <w:ins w:id="8632" w:author="Rev 4 Allen Wirfs-Brock" w:date="2011-10-15T09:53:00Z">
        <w:r w:rsidRPr="004D1BD1">
          <w:rPr>
            <w:sz w:val="18"/>
            <w:rPrChange w:id="8633" w:author="Rev 4 Allen Wirfs-Brock" w:date="2011-11-04T08:51:00Z">
              <w:rPr/>
            </w:rPrChange>
          </w:rPr>
          <w:t>NOTE</w:t>
        </w:r>
        <w:r w:rsidRPr="004D1BD1">
          <w:rPr>
            <w:sz w:val="18"/>
            <w:rPrChange w:id="8634" w:author="Rev 4 Allen Wirfs-Brock" w:date="2011-11-04T08:51:00Z">
              <w:rPr/>
            </w:rPrChange>
          </w:rPr>
          <w:tab/>
        </w:r>
      </w:ins>
      <w:r w:rsidR="004C02EF" w:rsidRPr="004D1BD1">
        <w:rPr>
          <w:sz w:val="18"/>
          <w:rPrChange w:id="8635" w:author="Rev 4 Allen Wirfs-Brock" w:date="2011-11-04T08:51:00Z">
            <w:rPr/>
          </w:rPrChange>
        </w:rPr>
        <w:t>Performs a bitwise left shift operation on the left operand by the amount specified by the right operand.</w:t>
      </w:r>
    </w:p>
    <w:p w14:paraId="7F3D79E6" w14:textId="77777777" w:rsidR="00AF60D2" w:rsidRPr="003B4312" w:rsidRDefault="00AF60D2" w:rsidP="00AF60D2">
      <w:pPr>
        <w:keepNext/>
        <w:rPr>
          <w:ins w:id="8636" w:author="Rev 4 Allen Wirfs-Brock" w:date="2011-10-15T09:52:00Z"/>
          <w:rFonts w:ascii="Helvetica" w:hAnsi="Helvetica"/>
          <w:b/>
        </w:rPr>
      </w:pPr>
      <w:ins w:id="8637"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747A6BC8" w14:textId="77777777" w:rsidR="004C02EF" w:rsidRPr="00E77497" w:rsidRDefault="004C02EF" w:rsidP="004C02EF">
      <w:del w:id="8638"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del w:id="8639" w:author="Rev 4 Allen Wirfs-Brock" w:date="2011-10-15T09:53:00Z">
        <w:r w:rsidRPr="00E77497" w:rsidDel="009D1CDA">
          <w:delText>is evaluated as follows:</w:delText>
        </w:r>
      </w:del>
      <w:bookmarkStart w:id="8640" w:name="_Toc382212591"/>
    </w:p>
    <w:p w14:paraId="1785C1FB" w14:textId="77777777"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8640"/>
      <w:r w:rsidRPr="00E77497">
        <w:t>.</w:t>
      </w:r>
      <w:bookmarkStart w:id="8641" w:name="_Toc382212592"/>
    </w:p>
    <w:p w14:paraId="016F8A70" w14:textId="77777777"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8641"/>
      <w:r w:rsidRPr="00E77497">
        <w:t>.</w:t>
      </w:r>
      <w:bookmarkStart w:id="8642" w:name="_Toc382212593"/>
    </w:p>
    <w:p w14:paraId="2F1E8C68" w14:textId="77777777" w:rsidR="003258C2" w:rsidRDefault="003258C2" w:rsidP="003258C2">
      <w:pPr>
        <w:pStyle w:val="Alg4"/>
        <w:numPr>
          <w:ilvl w:val="0"/>
          <w:numId w:val="83"/>
        </w:numPr>
        <w:contextualSpacing/>
        <w:rPr>
          <w:ins w:id="8643" w:author="Rev 6 Allen Wirfs-Brock" w:date="2012-02-16T17:54:00Z"/>
        </w:rPr>
      </w:pPr>
      <w:ins w:id="8644" w:author="Rev 6 Allen Wirfs-Brock" w:date="2012-02-16T17:54:00Z">
        <w:r>
          <w:t xml:space="preserve">If </w:t>
        </w:r>
        <w:r w:rsidRPr="00E77497">
          <w:rPr>
            <w:i/>
          </w:rPr>
          <w:t>lval</w:t>
        </w:r>
        <w:r w:rsidRPr="00E77497">
          <w:t xml:space="preserve"> </w:t>
        </w:r>
        <w:r>
          <w:t xml:space="preserve">is an abrupt completion, return </w:t>
        </w:r>
        <w:r w:rsidRPr="00E77497">
          <w:rPr>
            <w:i/>
          </w:rPr>
          <w:t>lval</w:t>
        </w:r>
        <w:r>
          <w:t>.</w:t>
        </w:r>
      </w:ins>
    </w:p>
    <w:p w14:paraId="41FD4195" w14:textId="77777777"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8642"/>
      <w:r w:rsidRPr="00E77497">
        <w:t>.</w:t>
      </w:r>
      <w:bookmarkStart w:id="8645" w:name="_Toc382212594"/>
    </w:p>
    <w:p w14:paraId="2BC9C144" w14:textId="77777777"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8646" w:name="_Toc382212595"/>
      <w:bookmarkEnd w:id="8645"/>
    </w:p>
    <w:p w14:paraId="76081E79" w14:textId="77777777" w:rsidR="003258C2" w:rsidRDefault="003258C2" w:rsidP="003258C2">
      <w:pPr>
        <w:pStyle w:val="Alg4"/>
        <w:numPr>
          <w:ilvl w:val="0"/>
          <w:numId w:val="83"/>
        </w:numPr>
        <w:contextualSpacing/>
        <w:rPr>
          <w:ins w:id="8647" w:author="Rev 6 Allen Wirfs-Brock" w:date="2012-02-16T17:55:00Z"/>
        </w:rPr>
      </w:pPr>
      <w:ins w:id="8648" w:author="Rev 6 Allen Wirfs-Brock" w:date="2012-02-16T17:55:00Z">
        <w:r>
          <w:t xml:space="preserve">If </w:t>
        </w:r>
        <w:r w:rsidRPr="00E77497">
          <w:rPr>
            <w:i/>
          </w:rPr>
          <w:t>rval</w:t>
        </w:r>
        <w:r w:rsidRPr="00E77497">
          <w:t xml:space="preserve"> </w:t>
        </w:r>
        <w:r>
          <w:t xml:space="preserve">is an abrupt completion, return </w:t>
        </w:r>
        <w:r w:rsidRPr="00E77497">
          <w:rPr>
            <w:i/>
          </w:rPr>
          <w:t>rval</w:t>
        </w:r>
        <w:r>
          <w:t>.</w:t>
        </w:r>
      </w:ins>
    </w:p>
    <w:p w14:paraId="308600D1" w14:textId="77777777"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8646"/>
      <w:r w:rsidRPr="00E77497">
        <w:t>.</w:t>
      </w:r>
      <w:bookmarkStart w:id="8649" w:name="_Toc382212596"/>
    </w:p>
    <w:p w14:paraId="1FDA2B51" w14:textId="77777777" w:rsidR="003258C2" w:rsidRDefault="003258C2" w:rsidP="003258C2">
      <w:pPr>
        <w:pStyle w:val="Alg4"/>
        <w:numPr>
          <w:ilvl w:val="0"/>
          <w:numId w:val="83"/>
        </w:numPr>
        <w:contextualSpacing/>
        <w:rPr>
          <w:ins w:id="8650" w:author="Rev 6 Allen Wirfs-Brock" w:date="2012-02-16T17:55:00Z"/>
        </w:rPr>
      </w:pPr>
      <w:ins w:id="8651" w:author="Rev 6 Allen Wirfs-Brock" w:date="2012-02-16T17:55:00Z">
        <w:r>
          <w:t xml:space="preserve">If </w:t>
        </w:r>
        <w:r w:rsidRPr="00E77497">
          <w:rPr>
            <w:i/>
          </w:rPr>
          <w:t>lnum</w:t>
        </w:r>
        <w:r w:rsidRPr="00E77497">
          <w:t xml:space="preserve"> </w:t>
        </w:r>
        <w:r>
          <w:t xml:space="preserve">is an abrupt completion, return </w:t>
        </w:r>
        <w:r w:rsidRPr="00E77497">
          <w:rPr>
            <w:i/>
          </w:rPr>
          <w:t>lnum</w:t>
        </w:r>
        <w:r>
          <w:t>.</w:t>
        </w:r>
      </w:ins>
    </w:p>
    <w:p w14:paraId="0FBC90A7" w14:textId="77777777"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8649"/>
      <w:r w:rsidRPr="00E77497">
        <w:t>.</w:t>
      </w:r>
      <w:bookmarkStart w:id="8652" w:name="_Toc382212597"/>
    </w:p>
    <w:p w14:paraId="5006226B" w14:textId="77777777" w:rsidR="003258C2" w:rsidRDefault="003258C2" w:rsidP="003258C2">
      <w:pPr>
        <w:pStyle w:val="Alg4"/>
        <w:numPr>
          <w:ilvl w:val="0"/>
          <w:numId w:val="83"/>
        </w:numPr>
        <w:contextualSpacing/>
        <w:rPr>
          <w:ins w:id="8653" w:author="Rev 6 Allen Wirfs-Brock" w:date="2012-02-16T17:55:00Z"/>
        </w:rPr>
      </w:pPr>
      <w:ins w:id="8654" w:author="Rev 6 Allen Wirfs-Brock" w:date="2012-02-16T17:55:00Z">
        <w:r>
          <w:t xml:space="preserve">If </w:t>
        </w:r>
        <w:r w:rsidRPr="00E77497">
          <w:rPr>
            <w:i/>
          </w:rPr>
          <w:t>rnum</w:t>
        </w:r>
        <w:r w:rsidRPr="00E77497">
          <w:t xml:space="preserve"> </w:t>
        </w:r>
        <w:r>
          <w:t xml:space="preserve">is an abrupt completion, return </w:t>
        </w:r>
        <w:r w:rsidRPr="00E77497">
          <w:rPr>
            <w:i/>
          </w:rPr>
          <w:t>rnum</w:t>
        </w:r>
        <w:r>
          <w:t>.</w:t>
        </w:r>
      </w:ins>
    </w:p>
    <w:p w14:paraId="16635537" w14:textId="77777777"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8652"/>
      <w:r w:rsidRPr="00E77497">
        <w:t>.</w:t>
      </w:r>
      <w:bookmarkStart w:id="8655" w:name="_Toc382212598"/>
    </w:p>
    <w:p w14:paraId="7BC8D97F" w14:textId="77777777"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8655"/>
      <w:r w:rsidRPr="00E77497">
        <w:t>.</w:t>
      </w:r>
      <w:bookmarkStart w:id="8656" w:name="_Toc382212599"/>
    </w:p>
    <w:p w14:paraId="634CD804" w14:textId="77777777" w:rsidR="004C02EF" w:rsidRPr="00E77497" w:rsidRDefault="004C02EF" w:rsidP="003A4B22">
      <w:pPr>
        <w:pStyle w:val="30"/>
        <w:numPr>
          <w:ilvl w:val="0"/>
          <w:numId w:val="0"/>
        </w:numPr>
      </w:pPr>
      <w:bookmarkStart w:id="8657" w:name="_Toc375031186"/>
      <w:bookmarkStart w:id="8658" w:name="_Toc381513699"/>
      <w:bookmarkStart w:id="8659" w:name="_Toc382202857"/>
      <w:bookmarkStart w:id="8660" w:name="_Toc382212221"/>
      <w:bookmarkStart w:id="8661" w:name="_Toc382212600"/>
      <w:bookmarkStart w:id="8662" w:name="_Toc382291566"/>
      <w:bookmarkStart w:id="8663" w:name="_Toc385672215"/>
      <w:bookmarkStart w:id="8664" w:name="_Toc393690310"/>
      <w:bookmarkStart w:id="8665" w:name="_Toc472818850"/>
      <w:bookmarkStart w:id="8666" w:name="_Toc235503424"/>
      <w:bookmarkStart w:id="8667" w:name="_Toc241509199"/>
      <w:bookmarkStart w:id="8668" w:name="_Toc244416686"/>
      <w:bookmarkStart w:id="8669" w:name="_Toc276631050"/>
      <w:bookmarkStart w:id="8670" w:name="_Toc323907689"/>
      <w:bookmarkEnd w:id="8656"/>
      <w:r w:rsidRPr="00E77497">
        <w:t>11.7.2</w:t>
      </w:r>
      <w:r w:rsidRPr="00E77497">
        <w:tab/>
        <w:t xml:space="preserve">The Signed Right Shift Operator ( </w:t>
      </w:r>
      <w:r w:rsidRPr="00E77497">
        <w:rPr>
          <w:rFonts w:ascii="Courier New" w:hAnsi="Courier New"/>
        </w:rPr>
        <w:t>&gt;&gt;</w:t>
      </w:r>
      <w:r w:rsidRPr="00E77497">
        <w:t xml:space="preserve"> </w:t>
      </w:r>
      <w:bookmarkStart w:id="8671" w:name="_Toc382202858"/>
      <w:bookmarkEnd w:id="8657"/>
      <w:bookmarkEnd w:id="8658"/>
      <w:bookmarkEnd w:id="8659"/>
      <w:bookmarkEnd w:id="8660"/>
      <w:bookmarkEnd w:id="8661"/>
      <w:bookmarkEnd w:id="8662"/>
      <w:bookmarkEnd w:id="8663"/>
      <w:bookmarkEnd w:id="8664"/>
      <w:bookmarkEnd w:id="8671"/>
      <w:r w:rsidRPr="00E77497">
        <w:t>)</w:t>
      </w:r>
      <w:bookmarkEnd w:id="8665"/>
      <w:bookmarkEnd w:id="8666"/>
      <w:bookmarkEnd w:id="8667"/>
      <w:bookmarkEnd w:id="8668"/>
      <w:bookmarkEnd w:id="8669"/>
      <w:bookmarkEnd w:id="8670"/>
    </w:p>
    <w:p w14:paraId="16080D76" w14:textId="77777777" w:rsidR="004C02EF" w:rsidRPr="004D1BD1" w:rsidRDefault="009D1CDA" w:rsidP="004C02EF">
      <w:pPr>
        <w:rPr>
          <w:sz w:val="18"/>
          <w:rPrChange w:id="8672" w:author="Rev 4 Allen Wirfs-Brock" w:date="2011-11-04T08:51:00Z">
            <w:rPr/>
          </w:rPrChange>
        </w:rPr>
      </w:pPr>
      <w:ins w:id="8673" w:author="Rev 4 Allen Wirfs-Brock" w:date="2011-10-15T09:53:00Z">
        <w:r w:rsidRPr="004D1BD1">
          <w:rPr>
            <w:sz w:val="18"/>
            <w:rPrChange w:id="8674" w:author="Rev 4 Allen Wirfs-Brock" w:date="2011-11-04T08:51:00Z">
              <w:rPr/>
            </w:rPrChange>
          </w:rPr>
          <w:t>NOTE</w:t>
        </w:r>
        <w:r w:rsidRPr="004D1BD1">
          <w:rPr>
            <w:sz w:val="18"/>
            <w:rPrChange w:id="8675" w:author="Rev 4 Allen Wirfs-Brock" w:date="2011-11-04T08:51:00Z">
              <w:rPr/>
            </w:rPrChange>
          </w:rPr>
          <w:tab/>
        </w:r>
      </w:ins>
      <w:r w:rsidR="004C02EF" w:rsidRPr="004D1BD1">
        <w:rPr>
          <w:sz w:val="18"/>
          <w:rPrChange w:id="8676" w:author="Rev 4 Allen Wirfs-Brock" w:date="2011-11-04T08:51:00Z">
            <w:rPr/>
          </w:rPrChange>
        </w:rPr>
        <w:t>Performs a sign-filling bitwise right shift operation on the left operand by the amount specified by the right operand.</w:t>
      </w:r>
    </w:p>
    <w:p w14:paraId="4DF932F2" w14:textId="77777777" w:rsidR="00AF60D2" w:rsidRPr="003B4312" w:rsidRDefault="00AF60D2" w:rsidP="00AF60D2">
      <w:pPr>
        <w:keepNext/>
        <w:rPr>
          <w:ins w:id="8677" w:author="Rev 4 Allen Wirfs-Brock" w:date="2011-10-15T09:52:00Z"/>
          <w:rFonts w:ascii="Helvetica" w:hAnsi="Helvetica"/>
          <w:b/>
        </w:rPr>
      </w:pPr>
      <w:ins w:id="8678"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6C2447E7" w14:textId="77777777" w:rsidR="004C02EF" w:rsidRPr="00E77497" w:rsidRDefault="004C02EF" w:rsidP="004C02EF">
      <w:del w:id="8679"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del w:id="8680" w:author="Rev 4 Allen Wirfs-Brock" w:date="2011-10-15T09:53:00Z">
        <w:r w:rsidRPr="00E77497" w:rsidDel="009D1CDA">
          <w:delText>is evaluated as follows:</w:delText>
        </w:r>
      </w:del>
      <w:bookmarkStart w:id="8681" w:name="_Toc382212601"/>
    </w:p>
    <w:p w14:paraId="46E74887" w14:textId="77777777"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8681"/>
      <w:r w:rsidRPr="00E77497">
        <w:t>.</w:t>
      </w:r>
      <w:bookmarkStart w:id="8682" w:name="_Toc382212602"/>
    </w:p>
    <w:p w14:paraId="31D63431" w14:textId="77777777"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8683" w:name="_Toc382212603"/>
      <w:bookmarkEnd w:id="8682"/>
    </w:p>
    <w:p w14:paraId="019D0AC8" w14:textId="77777777" w:rsidR="003258C2" w:rsidRDefault="003258C2" w:rsidP="003258C2">
      <w:pPr>
        <w:pStyle w:val="Alg4"/>
        <w:numPr>
          <w:ilvl w:val="0"/>
          <w:numId w:val="84"/>
        </w:numPr>
        <w:contextualSpacing/>
        <w:rPr>
          <w:ins w:id="8684" w:author="Rev 6 Allen Wirfs-Brock" w:date="2012-02-16T17:56:00Z"/>
        </w:rPr>
      </w:pPr>
      <w:ins w:id="8685" w:author="Rev 6 Allen Wirfs-Brock" w:date="2012-02-16T17:56:00Z">
        <w:r>
          <w:t xml:space="preserve">If </w:t>
        </w:r>
        <w:r w:rsidRPr="00E77497">
          <w:rPr>
            <w:i/>
          </w:rPr>
          <w:t>lval</w:t>
        </w:r>
        <w:r w:rsidRPr="00E77497">
          <w:t xml:space="preserve"> </w:t>
        </w:r>
        <w:r>
          <w:t xml:space="preserve">is an abrupt completion, return </w:t>
        </w:r>
        <w:r w:rsidRPr="00E77497">
          <w:rPr>
            <w:i/>
          </w:rPr>
          <w:t>lval</w:t>
        </w:r>
        <w:r>
          <w:t>.</w:t>
        </w:r>
      </w:ins>
    </w:p>
    <w:p w14:paraId="00B33902" w14:textId="77777777"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8683"/>
      <w:r w:rsidRPr="00E77497">
        <w:t>.</w:t>
      </w:r>
      <w:bookmarkStart w:id="8686" w:name="_Toc382212604"/>
    </w:p>
    <w:p w14:paraId="769EA47E" w14:textId="77777777"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8687" w:name="_Toc382212605"/>
      <w:bookmarkEnd w:id="8686"/>
    </w:p>
    <w:p w14:paraId="3F1965E7" w14:textId="77777777" w:rsidR="00722F95" w:rsidRDefault="00722F95" w:rsidP="00722F95">
      <w:pPr>
        <w:pStyle w:val="Alg4"/>
        <w:numPr>
          <w:ilvl w:val="0"/>
          <w:numId w:val="84"/>
        </w:numPr>
        <w:contextualSpacing/>
        <w:rPr>
          <w:ins w:id="8688" w:author="Rev 6 Allen Wirfs-Brock" w:date="2012-02-16T18:02:00Z"/>
        </w:rPr>
      </w:pPr>
      <w:ins w:id="8689" w:author="Rev 6 Allen Wirfs-Brock" w:date="2012-02-16T18:02:00Z">
        <w:r>
          <w:t xml:space="preserve">If </w:t>
        </w:r>
        <w:r w:rsidRPr="00E77497">
          <w:rPr>
            <w:i/>
          </w:rPr>
          <w:t>rval</w:t>
        </w:r>
        <w:r w:rsidRPr="00E77497">
          <w:t xml:space="preserve"> </w:t>
        </w:r>
        <w:r>
          <w:t xml:space="preserve">is an abrupt completion, return </w:t>
        </w:r>
        <w:r w:rsidRPr="00E77497">
          <w:rPr>
            <w:i/>
          </w:rPr>
          <w:t>rval</w:t>
        </w:r>
        <w:r>
          <w:t>.</w:t>
        </w:r>
      </w:ins>
    </w:p>
    <w:p w14:paraId="4C671E44" w14:textId="77777777"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8690" w:name="_Toc382212606"/>
      <w:bookmarkEnd w:id="8687"/>
    </w:p>
    <w:p w14:paraId="2B00FE41" w14:textId="77777777" w:rsidR="00CB6687" w:rsidRDefault="00CB6687" w:rsidP="00CB6687">
      <w:pPr>
        <w:pStyle w:val="Alg4"/>
        <w:numPr>
          <w:ilvl w:val="0"/>
          <w:numId w:val="84"/>
        </w:numPr>
        <w:contextualSpacing/>
        <w:rPr>
          <w:ins w:id="8691" w:author="Rev 6 Allen Wirfs-Brock" w:date="2012-02-16T18:10:00Z"/>
        </w:rPr>
      </w:pPr>
      <w:ins w:id="8692" w:author="Rev 6 Allen Wirfs-Brock" w:date="2012-02-16T18:10:00Z">
        <w:r>
          <w:t xml:space="preserve">If </w:t>
        </w:r>
        <w:r w:rsidRPr="00E77497">
          <w:rPr>
            <w:i/>
          </w:rPr>
          <w:t>lnum</w:t>
        </w:r>
        <w:r w:rsidRPr="00E77497">
          <w:t xml:space="preserve"> </w:t>
        </w:r>
        <w:r>
          <w:t xml:space="preserve">is an abrupt completion, return </w:t>
        </w:r>
        <w:r w:rsidRPr="00E77497">
          <w:rPr>
            <w:i/>
          </w:rPr>
          <w:t>lnum</w:t>
        </w:r>
        <w:r>
          <w:t>.</w:t>
        </w:r>
      </w:ins>
    </w:p>
    <w:p w14:paraId="6026DE80" w14:textId="77777777"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8693" w:name="_Toc382212607"/>
      <w:bookmarkEnd w:id="8690"/>
    </w:p>
    <w:p w14:paraId="4E32BB00" w14:textId="77777777" w:rsidR="00CB6687" w:rsidRDefault="00CB6687" w:rsidP="00CB6687">
      <w:pPr>
        <w:pStyle w:val="Alg4"/>
        <w:numPr>
          <w:ilvl w:val="0"/>
          <w:numId w:val="84"/>
        </w:numPr>
        <w:contextualSpacing/>
        <w:rPr>
          <w:ins w:id="8694" w:author="Rev 6 Allen Wirfs-Brock" w:date="2012-02-16T18:13:00Z"/>
        </w:rPr>
      </w:pPr>
      <w:ins w:id="8695" w:author="Rev 6 Allen Wirfs-Brock" w:date="2012-02-16T18:13:00Z">
        <w:r>
          <w:t xml:space="preserve">If </w:t>
        </w:r>
        <w:r w:rsidRPr="00E77497">
          <w:rPr>
            <w:i/>
          </w:rPr>
          <w:t>rnum</w:t>
        </w:r>
        <w:r w:rsidRPr="00E77497">
          <w:t xml:space="preserve"> </w:t>
        </w:r>
        <w:r>
          <w:t xml:space="preserve">is an abrupt completion, return </w:t>
        </w:r>
        <w:r w:rsidRPr="00E77497">
          <w:rPr>
            <w:i/>
          </w:rPr>
          <w:t>rnum</w:t>
        </w:r>
        <w:r>
          <w:t>.</w:t>
        </w:r>
      </w:ins>
    </w:p>
    <w:p w14:paraId="0B3CDB6D" w14:textId="77777777"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38BA91B5" w14:textId="77777777" w:rsidR="004C02EF" w:rsidRPr="00E77497" w:rsidRDefault="004C02EF" w:rsidP="00441AED">
      <w:pPr>
        <w:pStyle w:val="Alg4"/>
        <w:numPr>
          <w:ilvl w:val="0"/>
          <w:numId w:val="84"/>
        </w:numPr>
        <w:spacing w:after="240"/>
      </w:pPr>
      <w:bookmarkStart w:id="8696" w:name="_Toc382212608"/>
      <w:bookmarkEnd w:id="8693"/>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8696"/>
      <w:r w:rsidRPr="00E77497">
        <w:t>.</w:t>
      </w:r>
      <w:bookmarkStart w:id="8697" w:name="_Toc382212609"/>
    </w:p>
    <w:p w14:paraId="68748D91" w14:textId="77777777" w:rsidR="004C02EF" w:rsidRPr="00E77497" w:rsidRDefault="004C02EF" w:rsidP="003A4B22">
      <w:pPr>
        <w:pStyle w:val="30"/>
        <w:numPr>
          <w:ilvl w:val="0"/>
          <w:numId w:val="0"/>
        </w:numPr>
      </w:pPr>
      <w:bookmarkStart w:id="8698" w:name="_Toc375031187"/>
      <w:bookmarkStart w:id="8699" w:name="_Toc381513700"/>
      <w:bookmarkStart w:id="8700" w:name="_Toc382202859"/>
      <w:bookmarkStart w:id="8701" w:name="_Toc382212222"/>
      <w:bookmarkStart w:id="8702" w:name="_Toc382212610"/>
      <w:bookmarkStart w:id="8703" w:name="_Toc382291567"/>
      <w:bookmarkStart w:id="8704" w:name="_Toc385672216"/>
      <w:bookmarkStart w:id="8705" w:name="_Toc393690311"/>
      <w:bookmarkStart w:id="8706" w:name="_Toc472818851"/>
      <w:bookmarkStart w:id="8707" w:name="_Toc235503425"/>
      <w:bookmarkStart w:id="8708" w:name="_Toc241509200"/>
      <w:bookmarkStart w:id="8709" w:name="_Toc244416687"/>
      <w:bookmarkStart w:id="8710" w:name="_Toc276631051"/>
      <w:bookmarkStart w:id="8711" w:name="_Toc323907690"/>
      <w:bookmarkEnd w:id="8697"/>
      <w:r w:rsidRPr="00E77497">
        <w:t>11.7.3</w:t>
      </w:r>
      <w:r w:rsidRPr="00E77497">
        <w:tab/>
        <w:t xml:space="preserve">The Unsigned Right Shift Operator ( </w:t>
      </w:r>
      <w:r w:rsidRPr="00E77497">
        <w:rPr>
          <w:rFonts w:ascii="Courier New" w:hAnsi="Courier New"/>
        </w:rPr>
        <w:t>&gt;&gt;&gt;</w:t>
      </w:r>
      <w:r w:rsidRPr="00E77497">
        <w:t xml:space="preserve"> </w:t>
      </w:r>
      <w:bookmarkStart w:id="8712" w:name="_Toc382202860"/>
      <w:bookmarkEnd w:id="8698"/>
      <w:bookmarkEnd w:id="8699"/>
      <w:bookmarkEnd w:id="8700"/>
      <w:bookmarkEnd w:id="8701"/>
      <w:bookmarkEnd w:id="8702"/>
      <w:bookmarkEnd w:id="8703"/>
      <w:bookmarkEnd w:id="8704"/>
      <w:bookmarkEnd w:id="8705"/>
      <w:bookmarkEnd w:id="8712"/>
      <w:r w:rsidRPr="00E77497">
        <w:t>)</w:t>
      </w:r>
      <w:bookmarkEnd w:id="8706"/>
      <w:bookmarkEnd w:id="8707"/>
      <w:bookmarkEnd w:id="8708"/>
      <w:bookmarkEnd w:id="8709"/>
      <w:bookmarkEnd w:id="8710"/>
      <w:bookmarkEnd w:id="8711"/>
    </w:p>
    <w:p w14:paraId="5A67D216" w14:textId="77777777" w:rsidR="004C02EF" w:rsidRPr="004D1BD1" w:rsidRDefault="009D1CDA" w:rsidP="004C02EF">
      <w:pPr>
        <w:rPr>
          <w:sz w:val="18"/>
          <w:rPrChange w:id="8713" w:author="Rev 4 Allen Wirfs-Brock" w:date="2011-11-04T08:51:00Z">
            <w:rPr/>
          </w:rPrChange>
        </w:rPr>
      </w:pPr>
      <w:ins w:id="8714" w:author="Rev 4 Allen Wirfs-Brock" w:date="2011-10-15T09:52:00Z">
        <w:r w:rsidRPr="004D1BD1">
          <w:rPr>
            <w:sz w:val="18"/>
            <w:rPrChange w:id="8715" w:author="Rev 4 Allen Wirfs-Brock" w:date="2011-11-04T08:51:00Z">
              <w:rPr/>
            </w:rPrChange>
          </w:rPr>
          <w:t>NOTE</w:t>
        </w:r>
        <w:r w:rsidRPr="004D1BD1">
          <w:rPr>
            <w:sz w:val="18"/>
            <w:rPrChange w:id="8716" w:author="Rev 4 Allen Wirfs-Brock" w:date="2011-11-04T08:51:00Z">
              <w:rPr/>
            </w:rPrChange>
          </w:rPr>
          <w:tab/>
        </w:r>
      </w:ins>
      <w:r w:rsidR="004C02EF" w:rsidRPr="004D1BD1">
        <w:rPr>
          <w:sz w:val="18"/>
          <w:rPrChange w:id="8717" w:author="Rev 4 Allen Wirfs-Brock" w:date="2011-11-04T08:51:00Z">
            <w:rPr/>
          </w:rPrChange>
        </w:rPr>
        <w:t>Performs a zero-filling bitwise right shift operation on the left operand by the amount specified by the right operand.</w:t>
      </w:r>
    </w:p>
    <w:p w14:paraId="5BF36ABC" w14:textId="77777777" w:rsidR="00AF60D2" w:rsidRPr="003B4312" w:rsidRDefault="00AF60D2" w:rsidP="00AF60D2">
      <w:pPr>
        <w:keepNext/>
        <w:rPr>
          <w:ins w:id="8718" w:author="Rev 4 Allen Wirfs-Brock" w:date="2011-10-15T09:52:00Z"/>
          <w:rFonts w:ascii="Helvetica" w:hAnsi="Helvetica"/>
          <w:b/>
        </w:rPr>
      </w:pPr>
      <w:ins w:id="8719"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245298D9" w14:textId="77777777" w:rsidR="004C02EF" w:rsidRPr="00E77497" w:rsidRDefault="004C02EF" w:rsidP="004C02EF">
      <w:del w:id="8720" w:author="Rev 4 Allen Wirfs-Brock" w:date="2011-10-15T09:52: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del w:id="8721" w:author="Rev 4 Allen Wirfs-Brock" w:date="2011-10-15T09:52:00Z">
        <w:r w:rsidRPr="00E77497" w:rsidDel="009D1CDA">
          <w:delText>is evaluated as follows:</w:delText>
        </w:r>
      </w:del>
      <w:bookmarkStart w:id="8722" w:name="_Toc382212611"/>
    </w:p>
    <w:p w14:paraId="0FBE7B8D" w14:textId="77777777"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8722"/>
      <w:r w:rsidRPr="00E77497">
        <w:t>.</w:t>
      </w:r>
      <w:bookmarkStart w:id="8723" w:name="_Toc382212612"/>
    </w:p>
    <w:p w14:paraId="199684FA" w14:textId="77777777"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8724" w:name="_Toc382212613"/>
      <w:bookmarkEnd w:id="8723"/>
    </w:p>
    <w:p w14:paraId="3E781980" w14:textId="77777777" w:rsidR="003258C2" w:rsidRDefault="003258C2" w:rsidP="003258C2">
      <w:pPr>
        <w:pStyle w:val="Alg4"/>
        <w:numPr>
          <w:ilvl w:val="0"/>
          <w:numId w:val="85"/>
        </w:numPr>
        <w:contextualSpacing/>
        <w:rPr>
          <w:ins w:id="8725" w:author="Rev 6 Allen Wirfs-Brock" w:date="2012-02-16T17:56:00Z"/>
        </w:rPr>
      </w:pPr>
      <w:ins w:id="8726" w:author="Rev 6 Allen Wirfs-Brock" w:date="2012-02-16T17:56:00Z">
        <w:r>
          <w:t xml:space="preserve">If </w:t>
        </w:r>
        <w:r w:rsidRPr="00E77497">
          <w:rPr>
            <w:i/>
          </w:rPr>
          <w:t>lval</w:t>
        </w:r>
        <w:r w:rsidRPr="00E77497">
          <w:t xml:space="preserve"> </w:t>
        </w:r>
        <w:r>
          <w:t xml:space="preserve">is an abrupt completion, return </w:t>
        </w:r>
        <w:r w:rsidRPr="00E77497">
          <w:rPr>
            <w:i/>
          </w:rPr>
          <w:t>lval</w:t>
        </w:r>
        <w:r>
          <w:t>.</w:t>
        </w:r>
      </w:ins>
    </w:p>
    <w:p w14:paraId="2077238F" w14:textId="77777777"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8724"/>
      <w:r w:rsidRPr="00E77497">
        <w:t>.</w:t>
      </w:r>
      <w:bookmarkStart w:id="8727" w:name="_Toc382212614"/>
    </w:p>
    <w:p w14:paraId="159BF98C" w14:textId="77777777"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8728" w:name="_Toc382212615"/>
      <w:bookmarkEnd w:id="8727"/>
    </w:p>
    <w:p w14:paraId="1BC1261C" w14:textId="77777777" w:rsidR="00722F95" w:rsidRDefault="00722F95" w:rsidP="00722F95">
      <w:pPr>
        <w:pStyle w:val="Alg4"/>
        <w:numPr>
          <w:ilvl w:val="0"/>
          <w:numId w:val="85"/>
        </w:numPr>
        <w:contextualSpacing/>
        <w:rPr>
          <w:ins w:id="8729" w:author="Rev 6 Allen Wirfs-Brock" w:date="2012-02-16T18:03:00Z"/>
        </w:rPr>
      </w:pPr>
      <w:ins w:id="8730" w:author="Rev 6 Allen Wirfs-Brock" w:date="2012-02-16T18:03:00Z">
        <w:r>
          <w:t xml:space="preserve">If </w:t>
        </w:r>
        <w:r w:rsidRPr="00E77497">
          <w:rPr>
            <w:i/>
          </w:rPr>
          <w:t>rval</w:t>
        </w:r>
        <w:r w:rsidRPr="00E77497">
          <w:t xml:space="preserve"> </w:t>
        </w:r>
        <w:r>
          <w:t xml:space="preserve">is an abrupt completion, return </w:t>
        </w:r>
        <w:r w:rsidRPr="00E77497">
          <w:rPr>
            <w:i/>
          </w:rPr>
          <w:t>rval</w:t>
        </w:r>
        <w:r>
          <w:t>.</w:t>
        </w:r>
      </w:ins>
    </w:p>
    <w:p w14:paraId="5BDFC721" w14:textId="77777777"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8731" w:name="_Toc382212616"/>
      <w:bookmarkEnd w:id="8728"/>
    </w:p>
    <w:p w14:paraId="32E7175A" w14:textId="77777777" w:rsidR="00CB6687" w:rsidRDefault="00CB6687" w:rsidP="00CB6687">
      <w:pPr>
        <w:pStyle w:val="Alg4"/>
        <w:numPr>
          <w:ilvl w:val="0"/>
          <w:numId w:val="85"/>
        </w:numPr>
        <w:contextualSpacing/>
        <w:rPr>
          <w:ins w:id="8732" w:author="Rev 6 Allen Wirfs-Brock" w:date="2012-02-16T18:10:00Z"/>
        </w:rPr>
      </w:pPr>
      <w:ins w:id="8733" w:author="Rev 6 Allen Wirfs-Brock" w:date="2012-02-16T18:10:00Z">
        <w:r>
          <w:t xml:space="preserve">If </w:t>
        </w:r>
        <w:r w:rsidRPr="00E77497">
          <w:rPr>
            <w:i/>
          </w:rPr>
          <w:t>lnum</w:t>
        </w:r>
        <w:r w:rsidRPr="00E77497">
          <w:t xml:space="preserve"> </w:t>
        </w:r>
        <w:r>
          <w:t xml:space="preserve">is an abrupt completion, return </w:t>
        </w:r>
        <w:r w:rsidRPr="00E77497">
          <w:rPr>
            <w:i/>
          </w:rPr>
          <w:t>lnum</w:t>
        </w:r>
        <w:r>
          <w:t>.</w:t>
        </w:r>
      </w:ins>
    </w:p>
    <w:p w14:paraId="6677B3C8" w14:textId="77777777"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8734" w:name="_Toc382212617"/>
      <w:bookmarkEnd w:id="8731"/>
    </w:p>
    <w:p w14:paraId="1938E290" w14:textId="77777777" w:rsidR="00CB6687" w:rsidRDefault="00CB6687" w:rsidP="00CB6687">
      <w:pPr>
        <w:pStyle w:val="Alg4"/>
        <w:numPr>
          <w:ilvl w:val="0"/>
          <w:numId w:val="85"/>
        </w:numPr>
        <w:contextualSpacing/>
        <w:rPr>
          <w:ins w:id="8735" w:author="Rev 6 Allen Wirfs-Brock" w:date="2012-02-16T18:13:00Z"/>
        </w:rPr>
      </w:pPr>
      <w:ins w:id="8736" w:author="Rev 6 Allen Wirfs-Brock" w:date="2012-02-16T18:13:00Z">
        <w:r>
          <w:t xml:space="preserve">If </w:t>
        </w:r>
        <w:r w:rsidRPr="00E77497">
          <w:rPr>
            <w:i/>
          </w:rPr>
          <w:t>rnum</w:t>
        </w:r>
        <w:r w:rsidRPr="00E77497">
          <w:t xml:space="preserve"> </w:t>
        </w:r>
        <w:r>
          <w:t xml:space="preserve">is an abrupt completion, return </w:t>
        </w:r>
        <w:r w:rsidRPr="00E77497">
          <w:rPr>
            <w:i/>
          </w:rPr>
          <w:t>rnum</w:t>
        </w:r>
        <w:r>
          <w:t>.</w:t>
        </w:r>
      </w:ins>
    </w:p>
    <w:p w14:paraId="36587F29" w14:textId="77777777"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8737" w:name="_Toc382212618"/>
      <w:bookmarkEnd w:id="8734"/>
    </w:p>
    <w:p w14:paraId="7C13215B" w14:textId="77777777"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8737"/>
      <w:r w:rsidRPr="00E77497">
        <w:t>.</w:t>
      </w:r>
      <w:bookmarkStart w:id="8738" w:name="_Toc382212619"/>
    </w:p>
    <w:p w14:paraId="04F39B9F" w14:textId="77777777" w:rsidR="004C02EF" w:rsidRPr="00E77497" w:rsidRDefault="004C02EF" w:rsidP="003A4B22">
      <w:pPr>
        <w:pStyle w:val="20"/>
        <w:numPr>
          <w:ilvl w:val="0"/>
          <w:numId w:val="0"/>
        </w:numPr>
      </w:pPr>
      <w:bookmarkStart w:id="8739" w:name="_Toc382202861"/>
      <w:bookmarkStart w:id="8740" w:name="_Toc382212223"/>
      <w:bookmarkStart w:id="8741" w:name="_Toc382212620"/>
      <w:bookmarkStart w:id="8742" w:name="_Toc382291568"/>
      <w:bookmarkStart w:id="8743" w:name="_Toc385672217"/>
      <w:bookmarkStart w:id="8744" w:name="_Toc393690312"/>
      <w:bookmarkStart w:id="8745" w:name="_Ref440438334"/>
      <w:bookmarkStart w:id="8746" w:name="_Toc472818852"/>
      <w:bookmarkStart w:id="8747" w:name="_Toc235503426"/>
      <w:bookmarkStart w:id="8748" w:name="_Toc241509201"/>
      <w:bookmarkStart w:id="8749" w:name="_Toc244416688"/>
      <w:bookmarkStart w:id="8750" w:name="_Toc276631052"/>
      <w:bookmarkStart w:id="8751" w:name="_Toc323907691"/>
      <w:bookmarkEnd w:id="8738"/>
      <w:r w:rsidRPr="00E77497">
        <w:t>11.8</w:t>
      </w:r>
      <w:r w:rsidRPr="00E77497">
        <w:tab/>
        <w:t>Relational Operator</w:t>
      </w:r>
      <w:bookmarkStart w:id="8752" w:name="_Toc382202862"/>
      <w:bookmarkEnd w:id="8739"/>
      <w:bookmarkEnd w:id="8740"/>
      <w:bookmarkEnd w:id="8741"/>
      <w:bookmarkEnd w:id="8742"/>
      <w:bookmarkEnd w:id="8743"/>
      <w:bookmarkEnd w:id="8744"/>
      <w:bookmarkEnd w:id="8752"/>
      <w:r w:rsidRPr="00E77497">
        <w:t>s</w:t>
      </w:r>
      <w:bookmarkEnd w:id="8745"/>
      <w:bookmarkEnd w:id="8746"/>
      <w:bookmarkEnd w:id="8747"/>
      <w:bookmarkEnd w:id="8748"/>
      <w:bookmarkEnd w:id="8749"/>
      <w:bookmarkEnd w:id="8750"/>
      <w:bookmarkEnd w:id="8751"/>
    </w:p>
    <w:p w14:paraId="10A5C41C" w14:textId="77777777" w:rsidR="00AA0621" w:rsidRPr="004D1BD1" w:rsidRDefault="00AA0621" w:rsidP="00AA0621">
      <w:pPr>
        <w:rPr>
          <w:ins w:id="8753" w:author="Rev 4 Allen Wirfs-Brock" w:date="2011-10-15T12:26:00Z"/>
          <w:sz w:val="18"/>
          <w:rPrChange w:id="8754" w:author="Rev 4 Allen Wirfs-Brock" w:date="2011-11-04T08:51:00Z">
            <w:rPr>
              <w:ins w:id="8755" w:author="Rev 4 Allen Wirfs-Brock" w:date="2011-10-15T12:26:00Z"/>
            </w:rPr>
          </w:rPrChange>
        </w:rPr>
      </w:pPr>
      <w:ins w:id="8756" w:author="Rev 4 Allen Wirfs-Brock" w:date="2011-10-15T12:26:00Z">
        <w:r w:rsidRPr="004D1BD1">
          <w:rPr>
            <w:sz w:val="18"/>
            <w:rPrChange w:id="8757" w:author="Rev 4 Allen Wirfs-Brock" w:date="2011-11-04T08:51:00Z">
              <w:rPr/>
            </w:rPrChange>
          </w:rPr>
          <w:t>NOTE</w:t>
        </w:r>
        <w:r w:rsidRPr="004D1BD1">
          <w:rPr>
            <w:sz w:val="18"/>
            <w:rPrChange w:id="8758" w:author="Rev 4 Allen Wirfs-Brock" w:date="2011-11-04T08:51:00Z">
              <w:rPr/>
            </w:rPrChange>
          </w:rPr>
          <w:tab/>
          <w:t>The result of evaluating a relational operator is always of type Boolean, reflecting whether the relationship named by the operator holds between its two operands.</w:t>
        </w:r>
      </w:ins>
    </w:p>
    <w:p w14:paraId="42611321" w14:textId="77777777" w:rsidR="004C02EF" w:rsidRPr="003B4312" w:rsidRDefault="004C02EF" w:rsidP="004C02EF">
      <w:pPr>
        <w:pStyle w:val="Syntax"/>
      </w:pPr>
      <w:r w:rsidRPr="004D1BD1">
        <w:t>Syntax</w:t>
      </w:r>
    </w:p>
    <w:p w14:paraId="2127B23B"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0AED41BA"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4AFF2A34" w14:textId="77777777" w:rsidR="004C02EF" w:rsidRPr="00E77497" w:rsidRDefault="004C02EF" w:rsidP="004C02EF">
      <w:pPr>
        <w:pStyle w:val="SyntaxRule"/>
      </w:pPr>
      <w:r w:rsidRPr="00E77497">
        <w:t xml:space="preserve">RelationalExpressionNoIn </w:t>
      </w:r>
      <w:r w:rsidRPr="00E77497">
        <w:rPr>
          <w:rFonts w:ascii="Arial" w:hAnsi="Arial"/>
          <w:b/>
          <w:i w:val="0"/>
        </w:rPr>
        <w:t>:</w:t>
      </w:r>
    </w:p>
    <w:p w14:paraId="3A02D81F" w14:textId="77777777" w:rsidR="004C02EF" w:rsidRPr="00E77497" w:rsidRDefault="004C02EF" w:rsidP="004C02EF">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1A29DED4" w14:textId="77777777" w:rsidR="006115B6" w:rsidRPr="00E77497" w:rsidRDefault="006115B6" w:rsidP="006115B6">
      <w:pPr>
        <w:rPr>
          <w:ins w:id="8759" w:author="Rev 4 Allen Wirfs-Brock" w:date="2011-10-15T12:23:00Z"/>
        </w:rPr>
      </w:pPr>
      <w:r w:rsidRPr="00E77497">
        <w:t xml:space="preserve">The </w:t>
      </w:r>
      <w:ins w:id="8760" w:author="Rev 4 Allen Wirfs-Brock" w:date="2011-10-15T12:23:00Z">
        <w:r w:rsidRPr="00E77497">
          <w:t xml:space="preserve">semantics of the </w:t>
        </w:r>
      </w:ins>
      <w:r w:rsidRPr="00E77497">
        <w:rPr>
          <w:rStyle w:val="bnf"/>
        </w:rPr>
        <w:t>RelationalExpressionNoIn</w:t>
      </w:r>
      <w:r w:rsidRPr="00E77497">
        <w:t xml:space="preserve"> productions are </w:t>
      </w:r>
      <w:del w:id="8761" w:author="Rev 4 Allen Wirfs-Brock" w:date="2011-10-15T12:24:00Z">
        <w:r w:rsidRPr="00E77497" w:rsidDel="006115B6">
          <w:delText xml:space="preserve">evaluated in </w:delText>
        </w:r>
      </w:del>
      <w:r w:rsidRPr="00E77497">
        <w:t xml:space="preserve">the same </w:t>
      </w:r>
      <w:del w:id="8762" w:author="Rev 4 Allen Wirfs-Brock" w:date="2011-10-15T12:24:00Z">
        <w:r w:rsidRPr="00E77497" w:rsidDel="006115B6">
          <w:delText xml:space="preserve">manner </w:delText>
        </w:r>
      </w:del>
      <w:r w:rsidRPr="00E77497">
        <w:t xml:space="preserve">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w:t>
      </w:r>
      <w:ins w:id="8763" w:author="Rev 4 Allen Wirfs-Brock" w:date="2011-10-15T12:25:00Z">
        <w:r w:rsidRPr="00E77497">
          <w:t xml:space="preserve">used in place </w:t>
        </w:r>
      </w:ins>
      <w:del w:id="8764" w:author="Rev 4 Allen Wirfs-Brock" w:date="2011-10-15T12:25:00Z">
        <w:r w:rsidRPr="00E77497" w:rsidDel="006115B6">
          <w:delText xml:space="preserve">evaluated instead </w:delText>
        </w:r>
      </w:del>
      <w:r w:rsidRPr="00E77497">
        <w:t xml:space="preserve">of the contained </w:t>
      </w:r>
      <w:r w:rsidRPr="00E77497">
        <w:rPr>
          <w:rStyle w:val="bnf"/>
        </w:rPr>
        <w:t>RelationalExpression</w:t>
      </w:r>
      <w:r w:rsidRPr="00E77497">
        <w:t>.</w:t>
      </w:r>
    </w:p>
    <w:p w14:paraId="53561C05" w14:textId="77777777" w:rsidR="004C02EF" w:rsidRPr="00E77497" w:rsidRDefault="004C02EF" w:rsidP="004C02EF">
      <w:pPr>
        <w:pStyle w:val="Note"/>
      </w:pPr>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297DBDB7" w14:textId="77777777" w:rsidR="004C02EF" w:rsidRPr="00E77497" w:rsidDel="006115B6" w:rsidRDefault="004C02EF" w:rsidP="004C02EF">
      <w:pPr>
        <w:pStyle w:val="Syntax"/>
        <w:rPr>
          <w:del w:id="8765" w:author="Rev 4 Allen Wirfs-Brock" w:date="2011-10-15T12:25:00Z"/>
        </w:rPr>
      </w:pPr>
      <w:del w:id="8766" w:author="Rev 4 Allen Wirfs-Brock" w:date="2011-10-15T12:25:00Z">
        <w:r w:rsidRPr="00E77497" w:rsidDel="006115B6">
          <w:delText>Semantics</w:delText>
        </w:r>
      </w:del>
    </w:p>
    <w:p w14:paraId="57E3DD69" w14:textId="77777777" w:rsidR="004C02EF" w:rsidRPr="00E77497" w:rsidDel="00AA0621" w:rsidRDefault="004C02EF" w:rsidP="004C02EF">
      <w:pPr>
        <w:rPr>
          <w:del w:id="8767" w:author="Rev 4 Allen Wirfs-Brock" w:date="2011-10-15T12:26:00Z"/>
        </w:rPr>
      </w:pPr>
      <w:del w:id="8768" w:author="Rev 4 Allen Wirfs-Brock" w:date="2011-10-15T12:26:00Z">
        <w:r w:rsidRPr="00E77497" w:rsidDel="00AA0621">
          <w:delText>The result of evaluating a relational operator is always of type Boolean, reflecting whether the relationship named by the operator holds between its two operands.</w:delText>
        </w:r>
        <w:bookmarkStart w:id="8769" w:name="_Toc393690313"/>
      </w:del>
    </w:p>
    <w:p w14:paraId="5BB1ED5E" w14:textId="77777777" w:rsidR="004C02EF" w:rsidRPr="00E77497" w:rsidDel="006115B6" w:rsidRDefault="004C02EF" w:rsidP="004C02EF">
      <w:pPr>
        <w:rPr>
          <w:del w:id="8770" w:author="Rev 4 Allen Wirfs-Brock" w:date="2011-10-15T12:23:00Z"/>
        </w:rPr>
      </w:pPr>
      <w:bookmarkStart w:id="8771" w:name="_Ref440425001"/>
      <w:del w:id="8772" w:author="Rev 4 Allen Wirfs-Brock" w:date="2011-10-15T12:23:00Z">
        <w:r w:rsidRPr="00E77497" w:rsidDel="006115B6">
          <w:delText xml:space="preserve">The </w:delText>
        </w:r>
        <w:r w:rsidRPr="00E77497" w:rsidDel="006115B6">
          <w:rPr>
            <w:rStyle w:val="bnf"/>
          </w:rPr>
          <w:delText>RelationalExpressionNoIn</w:delText>
        </w:r>
        <w:r w:rsidRPr="00E77497" w:rsidDel="006115B6">
          <w:delText xml:space="preserve"> productions are evaluated in the same manner as the </w:delText>
        </w:r>
        <w:r w:rsidRPr="00E77497" w:rsidDel="006115B6">
          <w:rPr>
            <w:rStyle w:val="bnf"/>
          </w:rPr>
          <w:delText>RelationalExpression</w:delText>
        </w:r>
        <w:r w:rsidRPr="00E77497" w:rsidDel="006115B6">
          <w:delText xml:space="preserve"> productions except that the contained </w:delText>
        </w:r>
        <w:r w:rsidRPr="00E77497" w:rsidDel="006115B6">
          <w:rPr>
            <w:rStyle w:val="bnf"/>
          </w:rPr>
          <w:delText>RelationalExpressionNoIn</w:delText>
        </w:r>
        <w:r w:rsidRPr="00E77497" w:rsidDel="006115B6">
          <w:delText xml:space="preserve"> is evaluated instead of the contained </w:delText>
        </w:r>
        <w:r w:rsidRPr="00E77497" w:rsidDel="006115B6">
          <w:rPr>
            <w:rStyle w:val="bnf"/>
          </w:rPr>
          <w:delText>RelationalExpression</w:delText>
        </w:r>
        <w:r w:rsidRPr="00E77497" w:rsidDel="006115B6">
          <w:delText>.</w:delText>
        </w:r>
      </w:del>
    </w:p>
    <w:p w14:paraId="53EC2263" w14:textId="77777777" w:rsidR="00F63F0D" w:rsidRPr="00E77497" w:rsidRDefault="00F63F0D" w:rsidP="00120381">
      <w:pPr>
        <w:pStyle w:val="30"/>
        <w:numPr>
          <w:ilvl w:val="0"/>
          <w:numId w:val="0"/>
        </w:numPr>
        <w:rPr>
          <w:ins w:id="8773" w:author="Rev 4 Allen Wirfs-Brock" w:date="2011-10-15T12:18:00Z"/>
        </w:rPr>
      </w:pPr>
      <w:bookmarkStart w:id="8774" w:name="_Toc472818853"/>
      <w:bookmarkStart w:id="8775" w:name="_Toc235503427"/>
      <w:bookmarkStart w:id="8776" w:name="_Toc241509202"/>
      <w:bookmarkStart w:id="8777" w:name="_Toc244416689"/>
      <w:bookmarkStart w:id="8778" w:name="_Toc276631053"/>
      <w:bookmarkStart w:id="8779" w:name="_Toc323907692"/>
      <w:ins w:id="8780" w:author="Rev 4 Allen Wirfs-Brock" w:date="2011-10-15T12:13:00Z">
        <w:r w:rsidRPr="00E77497">
          <w:t>11.</w:t>
        </w:r>
      </w:ins>
      <w:ins w:id="8781" w:author="Rev 4 Allen Wirfs-Brock" w:date="2011-10-15T12:14:00Z">
        <w:r w:rsidRPr="00E77497">
          <w:t>8.1</w:t>
        </w:r>
      </w:ins>
      <w:ins w:id="8782" w:author="Rev 4 Allen Wirfs-Brock" w:date="2011-10-15T12:13:00Z">
        <w:r w:rsidRPr="00E77497">
          <w:t xml:space="preserve"> Runtime Semantics</w:t>
        </w:r>
      </w:ins>
      <w:bookmarkEnd w:id="8779"/>
    </w:p>
    <w:p w14:paraId="24F017BE" w14:textId="77777777" w:rsidR="00CA128E" w:rsidRPr="00E77497" w:rsidRDefault="00CA128E" w:rsidP="00CA128E">
      <w:pPr>
        <w:keepNext/>
        <w:rPr>
          <w:ins w:id="8783" w:author="Rev 4 Allen Wirfs-Brock" w:date="2011-10-15T12:18:00Z"/>
          <w:rFonts w:ascii="Helvetica" w:hAnsi="Helvetica"/>
          <w:b/>
        </w:rPr>
      </w:pPr>
      <w:ins w:id="8784" w:author="Rev 4 Allen Wirfs-Brock" w:date="2011-10-15T12:18:00Z">
        <w:r w:rsidRPr="00E77497">
          <w:rPr>
            <w:rFonts w:ascii="Helvetica" w:hAnsi="Helvetica"/>
            <w:b/>
          </w:rPr>
          <w:t xml:space="preserve">Runtime Semantics: </w:t>
        </w:r>
      </w:ins>
      <w:ins w:id="8785" w:author="Rev 4 Allen Wirfs-Brock" w:date="2011-10-15T12:19:00Z">
        <w:r w:rsidR="006115B6" w:rsidRPr="00E77497">
          <w:rPr>
            <w:rFonts w:ascii="Helvetica" w:hAnsi="Helvetica"/>
            <w:b/>
            <w:spacing w:val="6"/>
          </w:rPr>
          <w:t>The Abstract Relational Comparison Algorithm</w:t>
        </w:r>
      </w:ins>
    </w:p>
    <w:p w14:paraId="29CB9D74" w14:textId="77777777"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03644549" w14:textId="77777777" w:rsidR="00E83F05" w:rsidRDefault="00E83F05" w:rsidP="00E83F05">
      <w:pPr>
        <w:pStyle w:val="Alg4"/>
        <w:numPr>
          <w:ilvl w:val="0"/>
          <w:numId w:val="90"/>
        </w:numPr>
        <w:contextualSpacing/>
        <w:rPr>
          <w:ins w:id="8786" w:author="Rev 6 Allen Wirfs-Brock" w:date="2012-02-16T18:35:00Z"/>
        </w:rPr>
      </w:pPr>
      <w:ins w:id="8787" w:author="Rev 6 Allen Wirfs-Brock" w:date="2012-02-16T18:35:00Z">
        <w:r>
          <w:t xml:space="preserve">If </w:t>
        </w:r>
        <w:r>
          <w:rPr>
            <w:i/>
          </w:rPr>
          <w:t>x</w:t>
        </w:r>
        <w:r w:rsidRPr="00E77497">
          <w:t xml:space="preserve"> </w:t>
        </w:r>
        <w:r>
          <w:t xml:space="preserve">is an abrupt completion, return </w:t>
        </w:r>
        <w:r>
          <w:rPr>
            <w:i/>
          </w:rPr>
          <w:t>x</w:t>
        </w:r>
        <w:r>
          <w:t>.</w:t>
        </w:r>
      </w:ins>
    </w:p>
    <w:p w14:paraId="38C2A257" w14:textId="77777777" w:rsidR="00E83F05" w:rsidRDefault="00E83F05" w:rsidP="00E83F05">
      <w:pPr>
        <w:pStyle w:val="Alg4"/>
        <w:numPr>
          <w:ilvl w:val="0"/>
          <w:numId w:val="90"/>
        </w:numPr>
        <w:contextualSpacing/>
        <w:rPr>
          <w:ins w:id="8788" w:author="Rev 6 Allen Wirfs-Brock" w:date="2012-02-16T18:35:00Z"/>
        </w:rPr>
      </w:pPr>
      <w:ins w:id="8789" w:author="Rev 6 Allen Wirfs-Brock" w:date="2012-02-16T18:35:00Z">
        <w:r>
          <w:t xml:space="preserve">If </w:t>
        </w:r>
        <w:r>
          <w:rPr>
            <w:i/>
          </w:rPr>
          <w:t>y</w:t>
        </w:r>
        <w:r w:rsidRPr="00E77497">
          <w:t xml:space="preserve"> </w:t>
        </w:r>
        <w:r>
          <w:t xml:space="preserve">is an abrupt completion, return </w:t>
        </w:r>
      </w:ins>
      <w:ins w:id="8790" w:author="Rev 6 Allen Wirfs-Brock" w:date="2012-02-16T18:36:00Z">
        <w:r>
          <w:rPr>
            <w:i/>
          </w:rPr>
          <w:t>y</w:t>
        </w:r>
      </w:ins>
      <w:ins w:id="8791" w:author="Rev 6 Allen Wirfs-Brock" w:date="2012-02-16T18:35:00Z">
        <w:r>
          <w:t>.</w:t>
        </w:r>
      </w:ins>
    </w:p>
    <w:p w14:paraId="1DDAAC83" w14:textId="77777777"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14:paraId="6918ED50"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7C54FA17" w14:textId="77777777" w:rsidR="00E83F05" w:rsidRDefault="00E83F05" w:rsidP="0051483D">
      <w:pPr>
        <w:pStyle w:val="Alg4"/>
        <w:numPr>
          <w:ilvl w:val="1"/>
          <w:numId w:val="90"/>
        </w:numPr>
        <w:contextualSpacing/>
        <w:rPr>
          <w:ins w:id="8792" w:author="Rev 6 Allen Wirfs-Brock" w:date="2012-02-16T18:36:00Z"/>
        </w:rPr>
      </w:pPr>
      <w:ins w:id="8793" w:author="Rev 6 Allen Wirfs-Brock" w:date="2012-02-16T18:36:00Z">
        <w:r>
          <w:t>If p</w:t>
        </w:r>
        <w:r>
          <w:rPr>
            <w:i/>
          </w:rPr>
          <w:t>x</w:t>
        </w:r>
        <w:r w:rsidRPr="00E77497">
          <w:t xml:space="preserve"> </w:t>
        </w:r>
        <w:r>
          <w:t>is an abrupt completion, return p</w:t>
        </w:r>
        <w:r>
          <w:rPr>
            <w:i/>
          </w:rPr>
          <w:t>x</w:t>
        </w:r>
        <w:r>
          <w:t>.</w:t>
        </w:r>
      </w:ins>
    </w:p>
    <w:p w14:paraId="630B3100"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3F63B586" w14:textId="77777777" w:rsidR="00E83F05" w:rsidRDefault="00E83F05" w:rsidP="0051483D">
      <w:pPr>
        <w:pStyle w:val="Alg4"/>
        <w:numPr>
          <w:ilvl w:val="1"/>
          <w:numId w:val="90"/>
        </w:numPr>
        <w:contextualSpacing/>
        <w:rPr>
          <w:ins w:id="8794" w:author="Rev 6 Allen Wirfs-Brock" w:date="2012-02-16T18:37:00Z"/>
        </w:rPr>
      </w:pPr>
      <w:ins w:id="8795" w:author="Rev 6 Allen Wirfs-Brock" w:date="2012-02-16T18:37:00Z">
        <w:r>
          <w:t xml:space="preserve">If </w:t>
        </w:r>
        <w:r>
          <w:rPr>
            <w:i/>
          </w:rPr>
          <w:t>py</w:t>
        </w:r>
        <w:r w:rsidRPr="00E77497">
          <w:t xml:space="preserve"> </w:t>
        </w:r>
        <w:r>
          <w:t xml:space="preserve">is an abrupt completion, return </w:t>
        </w:r>
        <w:r>
          <w:rPr>
            <w:i/>
          </w:rPr>
          <w:t>py</w:t>
        </w:r>
        <w:r>
          <w:t>.</w:t>
        </w:r>
      </w:ins>
    </w:p>
    <w:p w14:paraId="6F37BE6D" w14:textId="77777777" w:rsidR="006115B6" w:rsidRPr="00E77497" w:rsidRDefault="006115B6" w:rsidP="00441AED">
      <w:pPr>
        <w:pStyle w:val="Alg4"/>
        <w:numPr>
          <w:ilvl w:val="0"/>
          <w:numId w:val="90"/>
        </w:numPr>
      </w:pPr>
      <w:r w:rsidRPr="00E77497">
        <w:t>Else the order of evaluation needs to be reversed to preserve left to right evaluation</w:t>
      </w:r>
    </w:p>
    <w:p w14:paraId="48915941"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0B19DD9F" w14:textId="77777777" w:rsidR="00E83F05" w:rsidRDefault="00E83F05" w:rsidP="00E83F05">
      <w:pPr>
        <w:pStyle w:val="Alg4"/>
        <w:numPr>
          <w:ilvl w:val="1"/>
          <w:numId w:val="90"/>
        </w:numPr>
        <w:contextualSpacing/>
        <w:rPr>
          <w:ins w:id="8796" w:author="Rev 6 Allen Wirfs-Brock" w:date="2012-02-16T18:37:00Z"/>
        </w:rPr>
      </w:pPr>
      <w:ins w:id="8797" w:author="Rev 6 Allen Wirfs-Brock" w:date="2012-02-16T18:37:00Z">
        <w:r>
          <w:t xml:space="preserve">If </w:t>
        </w:r>
        <w:r>
          <w:rPr>
            <w:i/>
          </w:rPr>
          <w:t>py</w:t>
        </w:r>
        <w:r w:rsidRPr="00E77497">
          <w:t xml:space="preserve"> </w:t>
        </w:r>
        <w:r>
          <w:t xml:space="preserve">is an abrupt completion, return </w:t>
        </w:r>
        <w:r>
          <w:rPr>
            <w:i/>
          </w:rPr>
          <w:t>py</w:t>
        </w:r>
        <w:r>
          <w:t>.</w:t>
        </w:r>
      </w:ins>
    </w:p>
    <w:p w14:paraId="7A57C96A"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14D6F19B" w14:textId="77777777" w:rsidR="00E83F05" w:rsidRPr="00E83F05" w:rsidRDefault="00E83F05" w:rsidP="00E83F05">
      <w:pPr>
        <w:numPr>
          <w:ilvl w:val="1"/>
          <w:numId w:val="90"/>
        </w:numPr>
        <w:spacing w:after="0" w:line="240" w:lineRule="auto"/>
        <w:contextualSpacing/>
        <w:jc w:val="left"/>
        <w:rPr>
          <w:ins w:id="8798" w:author="Rev 6 Allen Wirfs-Brock" w:date="2012-02-16T18:38:00Z"/>
          <w:rFonts w:ascii="Times New Roman" w:eastAsia="Times New Roman" w:hAnsi="Times New Roman"/>
          <w:spacing w:val="6"/>
          <w:lang w:eastAsia="en-US"/>
        </w:rPr>
      </w:pPr>
      <w:ins w:id="8799" w:author="Rev 6 Allen Wirfs-Brock" w:date="2012-02-16T18:38:00Z">
        <w:r w:rsidRPr="00E83F05">
          <w:rPr>
            <w:rFonts w:ascii="Times New Roman" w:eastAsia="Times New Roman" w:hAnsi="Times New Roman"/>
            <w:spacing w:val="6"/>
            <w:lang w:eastAsia="en-US"/>
          </w:rPr>
          <w:t>If p</w:t>
        </w:r>
        <w:r w:rsidRPr="00E83F05">
          <w:rPr>
            <w:rFonts w:ascii="Times New Roman" w:eastAsia="Times New Roman" w:hAnsi="Times New Roman"/>
            <w:i/>
            <w:spacing w:val="6"/>
            <w:lang w:eastAsia="en-US"/>
          </w:rPr>
          <w:t>x</w:t>
        </w:r>
        <w:r w:rsidRPr="00E83F05">
          <w:rPr>
            <w:rFonts w:ascii="Times New Roman" w:eastAsia="Times New Roman" w:hAnsi="Times New Roman"/>
            <w:spacing w:val="6"/>
            <w:lang w:eastAsia="en-US"/>
          </w:rPr>
          <w:t xml:space="preserve"> is an abrupt completion, return p</w:t>
        </w:r>
        <w:r w:rsidRPr="00E83F05">
          <w:rPr>
            <w:rFonts w:ascii="Times New Roman" w:eastAsia="Times New Roman" w:hAnsi="Times New Roman"/>
            <w:i/>
            <w:spacing w:val="6"/>
            <w:lang w:eastAsia="en-US"/>
          </w:rPr>
          <w:t>x</w:t>
        </w:r>
        <w:r w:rsidRPr="00E83F05">
          <w:rPr>
            <w:rFonts w:ascii="Times New Roman" w:eastAsia="Times New Roman" w:hAnsi="Times New Roman"/>
            <w:spacing w:val="6"/>
            <w:lang w:eastAsia="en-US"/>
          </w:rPr>
          <w:t>.</w:t>
        </w:r>
      </w:ins>
    </w:p>
    <w:p w14:paraId="14FF71CC" w14:textId="77777777" w:rsidR="006115B6" w:rsidRPr="00E77497" w:rsidRDefault="006115B6" w:rsidP="00441AED">
      <w:pPr>
        <w:pStyle w:val="Alg4"/>
        <w:numPr>
          <w:ilvl w:val="0"/>
          <w:numId w:val="90"/>
        </w:numPr>
      </w:pPr>
      <w:r w:rsidRPr="00E77497">
        <w:t>If it is not the case that both Type(</w:t>
      </w:r>
      <w:r w:rsidRPr="00E77497">
        <w:rPr>
          <w:i/>
        </w:rPr>
        <w:t>px</w:t>
      </w:r>
      <w:r w:rsidRPr="00E77497">
        <w:t>) is String and Type(</w:t>
      </w:r>
      <w:r w:rsidRPr="00E77497">
        <w:rPr>
          <w:i/>
        </w:rPr>
        <w:t>py</w:t>
      </w:r>
      <w:r w:rsidRPr="00E77497">
        <w:t xml:space="preserve">) is String, then </w:t>
      </w:r>
    </w:p>
    <w:p w14:paraId="26BD5236" w14:textId="77777777"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4807B6CF" w14:textId="77777777"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14:paraId="6AFD1131" w14:textId="77777777"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09897785" w14:textId="77777777"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79BAE063"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113F2337"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3E36A22A"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50F7ED0A"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524D72EC"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003E9CDB"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7D143E38"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0CA3E12F" w14:textId="77777777" w:rsidR="006115B6" w:rsidRPr="00E77497" w:rsidRDefault="006115B6" w:rsidP="00441AED">
      <w:pPr>
        <w:pStyle w:val="Alg4"/>
        <w:numPr>
          <w:ilvl w:val="1"/>
          <w:numId w:val="90"/>
        </w:numPr>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06028D16" w14:textId="77777777" w:rsidR="006115B6" w:rsidRPr="00E77497" w:rsidRDefault="006115B6" w:rsidP="00441AED">
      <w:pPr>
        <w:pStyle w:val="Alg4"/>
        <w:numPr>
          <w:ilvl w:val="0"/>
          <w:numId w:val="90"/>
        </w:numPr>
      </w:pPr>
      <w:r w:rsidRPr="00E77497">
        <w:t xml:space="preserve">Else, both </w:t>
      </w:r>
      <w:r w:rsidRPr="00E77497">
        <w:rPr>
          <w:i/>
        </w:rPr>
        <w:t xml:space="preserve">px </w:t>
      </w:r>
      <w:r w:rsidRPr="00E77497">
        <w:t xml:space="preserve">and </w:t>
      </w:r>
      <w:r w:rsidRPr="00E77497">
        <w:rPr>
          <w:i/>
        </w:rPr>
        <w:t xml:space="preserve">py </w:t>
      </w:r>
      <w:r w:rsidRPr="00E77497">
        <w:t>are Strings</w:t>
      </w:r>
    </w:p>
    <w:p w14:paraId="2AEB43A2" w14:textId="77777777" w:rsidR="006115B6" w:rsidRPr="00E77497" w:rsidRDefault="006115B6" w:rsidP="00441AED">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1E8E7200" w14:textId="77777777" w:rsidR="006115B6" w:rsidRPr="00E77497" w:rsidRDefault="006115B6" w:rsidP="00441AED">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59B81CCD" w14:textId="77777777" w:rsidR="006115B6" w:rsidRPr="00E77497" w:rsidRDefault="006115B6" w:rsidP="00441AED">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0735C429" w14:textId="77777777" w:rsidR="006115B6" w:rsidRPr="00E77497" w:rsidRDefault="006115B6" w:rsidP="00441AED">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34B30AA6" w14:textId="77777777" w:rsidR="006115B6" w:rsidRPr="00E77497" w:rsidRDefault="006115B6" w:rsidP="00441AED">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53AC4D28" w14:textId="77777777" w:rsidR="006115B6" w:rsidRPr="00E77497" w:rsidRDefault="006115B6" w:rsidP="00441AED">
      <w:pPr>
        <w:pStyle w:val="Alg4"/>
        <w:numPr>
          <w:ilvl w:val="1"/>
          <w:numId w:val="90"/>
        </w:numPr>
        <w:spacing w:after="240"/>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1418E2FB" w14:textId="77777777" w:rsidR="006115B6" w:rsidRPr="00E77497" w:rsidRDefault="006115B6" w:rsidP="006115B6">
      <w:pPr>
        <w:pStyle w:val="Note"/>
      </w:pPr>
      <w:r w:rsidRPr="00E77497">
        <w:t>NOTE 1</w:t>
      </w:r>
      <w:r w:rsidRPr="00E77497">
        <w:tab/>
        <w:t xml:space="preserve">Step 3 differs from step 7 in the algorithm for the addition operator </w:t>
      </w:r>
      <w:r w:rsidRPr="00E77497">
        <w:rPr>
          <w:rFonts w:ascii="Courier New" w:hAnsi="Courier New"/>
          <w:b/>
        </w:rPr>
        <w:t>+</w:t>
      </w:r>
      <w:r w:rsidRPr="00E77497">
        <w:t xml:space="preserve"> (11.6.1) in using and instead of or.</w:t>
      </w:r>
    </w:p>
    <w:p w14:paraId="19C87CCB" w14:textId="77777777" w:rsidR="00CA128E" w:rsidRPr="004D1BD1" w:rsidRDefault="006115B6" w:rsidP="006115B6">
      <w:pPr>
        <w:pStyle w:val="Note"/>
        <w:pPrChange w:id="8800" w:author="Rev 4 Allen Wirfs-Brock" w:date="2011-10-15T12:20:00Z">
          <w:pPr>
            <w:pStyle w:val="40"/>
            <w:numPr>
              <w:ilvl w:val="0"/>
              <w:numId w:val="0"/>
            </w:numPr>
            <w:tabs>
              <w:tab w:val="clear" w:pos="1080"/>
            </w:tabs>
          </w:pPr>
        </w:pPrChang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3B6847C5" w14:textId="77777777" w:rsidR="00F63F0D" w:rsidRPr="006B6D0A" w:rsidRDefault="00F63F0D" w:rsidP="00F63F0D">
      <w:pPr>
        <w:keepNext/>
        <w:rPr>
          <w:ins w:id="8801" w:author="Rev 4 Allen Wirfs-Brock" w:date="2011-10-15T12:13:00Z"/>
          <w:rFonts w:ascii="Helvetica" w:hAnsi="Helvetica"/>
          <w:b/>
        </w:rPr>
      </w:pPr>
      <w:ins w:id="8802" w:author="Rev 4 Allen Wirfs-Brock" w:date="2011-10-15T12:13:00Z">
        <w:r w:rsidRPr="003B4312">
          <w:rPr>
            <w:rFonts w:ascii="Helvetica" w:hAnsi="Helvetica"/>
            <w:b/>
          </w:rPr>
          <w:t xml:space="preserve">Runtime Semantics: </w:t>
        </w:r>
        <w:r w:rsidRPr="008B7F6F">
          <w:rPr>
            <w:rFonts w:ascii="Helvetica" w:hAnsi="Helvetica"/>
            <w:b/>
            <w:spacing w:val="6"/>
          </w:rPr>
          <w:t>Evaluation</w:t>
        </w:r>
      </w:ins>
    </w:p>
    <w:p w14:paraId="2A962A1B" w14:textId="77777777" w:rsidR="004C02EF" w:rsidRPr="00E65A34" w:rsidDel="00F63F0D" w:rsidRDefault="004C02EF" w:rsidP="003A4B22">
      <w:pPr>
        <w:pStyle w:val="30"/>
        <w:numPr>
          <w:ilvl w:val="0"/>
          <w:numId w:val="0"/>
        </w:numPr>
        <w:rPr>
          <w:del w:id="8803" w:author="Rev 4 Allen Wirfs-Brock" w:date="2011-10-15T12:14:00Z"/>
        </w:rPr>
      </w:pPr>
      <w:del w:id="8804" w:author="Rev 4 Allen Wirfs-Brock" w:date="2011-10-15T12:14:00Z">
        <w:r w:rsidRPr="006B6D0A" w:rsidDel="00F63F0D">
          <w:delText>11.8.1</w:delText>
        </w:r>
        <w:r w:rsidRPr="006B6D0A" w:rsidDel="00F63F0D">
          <w:tab/>
          <w:delText xml:space="preserve">The Less-than Operator ( </w:delText>
        </w:r>
        <w:r w:rsidRPr="006B6D0A" w:rsidDel="00F63F0D">
          <w:rPr>
            <w:rFonts w:ascii="Courier New" w:hAnsi="Courier New"/>
          </w:rPr>
          <w:delText>&lt;</w:delText>
        </w:r>
        <w:r w:rsidRPr="00E65A34" w:rsidDel="00F63F0D">
          <w:delText xml:space="preserve"> </w:delText>
        </w:r>
        <w:bookmarkEnd w:id="8769"/>
        <w:r w:rsidRPr="00E65A34" w:rsidDel="00F63F0D">
          <w:delText>)</w:delText>
        </w:r>
        <w:bookmarkEnd w:id="8771"/>
        <w:bookmarkEnd w:id="8774"/>
        <w:bookmarkEnd w:id="8775"/>
        <w:bookmarkEnd w:id="8776"/>
        <w:bookmarkEnd w:id="8777"/>
        <w:bookmarkEnd w:id="8778"/>
      </w:del>
    </w:p>
    <w:p w14:paraId="5DDA29F8" w14:textId="77777777" w:rsidR="004C02EF" w:rsidRPr="00E77497" w:rsidRDefault="004C02EF" w:rsidP="004C02EF">
      <w:del w:id="8805" w:author="Rev 4 Allen Wirfs-Brock" w:date="2011-10-15T12:14:00Z">
        <w:r w:rsidRPr="009C202C" w:rsidDel="00F63F0D">
          <w:delText xml:space="preserve">The production </w:delText>
        </w:r>
      </w:del>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del w:id="8806" w:author="Rev 4 Allen Wirfs-Brock" w:date="2011-10-15T12:15:00Z">
        <w:r w:rsidRPr="00E77497" w:rsidDel="00F63F0D">
          <w:delText>is evaluated as follows:</w:delText>
        </w:r>
      </w:del>
    </w:p>
    <w:p w14:paraId="1588F8F8" w14:textId="77777777"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42C40ED2" w14:textId="77777777"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14:paraId="76796820" w14:textId="77777777" w:rsidR="003258C2" w:rsidRDefault="003258C2" w:rsidP="003258C2">
      <w:pPr>
        <w:pStyle w:val="Alg4"/>
        <w:numPr>
          <w:ilvl w:val="0"/>
          <w:numId w:val="86"/>
        </w:numPr>
        <w:contextualSpacing/>
        <w:rPr>
          <w:ins w:id="8807" w:author="Rev 6 Allen Wirfs-Brock" w:date="2012-02-16T17:57:00Z"/>
        </w:rPr>
      </w:pPr>
      <w:ins w:id="8808"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2A9C8BA9" w14:textId="77777777"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52A6ABEF" w14:textId="77777777"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14:paraId="5F1ECBFC" w14:textId="77777777" w:rsidR="004C02EF" w:rsidRPr="00E77497" w:rsidRDefault="004C02EF" w:rsidP="00FA3203">
      <w:pPr>
        <w:pStyle w:val="Alg4"/>
        <w:numPr>
          <w:ilvl w:val="0"/>
          <w:numId w:val="86"/>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(see 11.8.5)</w:t>
      </w:r>
    </w:p>
    <w:p w14:paraId="3B846C6C" w14:textId="77777777"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8809" w:name="_Toc393690314"/>
      <w:r w:rsidRPr="00E77497">
        <w:t>.</w:t>
      </w:r>
    </w:p>
    <w:p w14:paraId="624037F6" w14:textId="77777777" w:rsidR="004C02EF" w:rsidRPr="004D1BD1" w:rsidDel="00F63F0D" w:rsidRDefault="004C02EF" w:rsidP="003A4B22">
      <w:pPr>
        <w:pStyle w:val="30"/>
        <w:numPr>
          <w:ilvl w:val="0"/>
          <w:numId w:val="0"/>
        </w:numPr>
        <w:rPr>
          <w:del w:id="8810" w:author="Rev 4 Allen Wirfs-Brock" w:date="2011-10-15T12:15:00Z"/>
          <w:rStyle w:val="bnf"/>
        </w:rPr>
      </w:pPr>
      <w:bookmarkStart w:id="8811" w:name="_Ref440425018"/>
      <w:bookmarkStart w:id="8812" w:name="_Toc472818854"/>
      <w:bookmarkStart w:id="8813" w:name="_Toc235503428"/>
      <w:bookmarkStart w:id="8814" w:name="_Toc241509203"/>
      <w:bookmarkStart w:id="8815" w:name="_Toc244416690"/>
      <w:bookmarkStart w:id="8816" w:name="_Toc276631054"/>
      <w:del w:id="8817" w:author="Rev 4 Allen Wirfs-Brock" w:date="2011-10-15T12:15:00Z">
        <w:r w:rsidRPr="00120381" w:rsidDel="00F63F0D">
          <w:rPr>
            <w:rStyle w:val="bnf"/>
          </w:rPr>
          <w:delText>11.8.2</w:delText>
        </w:r>
        <w:r w:rsidRPr="00120381" w:rsidDel="00F63F0D">
          <w:rPr>
            <w:rStyle w:val="bnf"/>
          </w:rPr>
          <w:tab/>
          <w:delText>The Greater-than Operator ( &gt;</w:delText>
        </w:r>
        <w:r w:rsidRPr="004D1BD1" w:rsidDel="00F63F0D">
          <w:rPr>
            <w:rStyle w:val="bnf"/>
          </w:rPr>
          <w:delText xml:space="preserve"> </w:delText>
        </w:r>
        <w:bookmarkEnd w:id="8809"/>
        <w:r w:rsidRPr="004D1BD1" w:rsidDel="00F63F0D">
          <w:rPr>
            <w:rStyle w:val="bnf"/>
          </w:rPr>
          <w:delText>)</w:delText>
        </w:r>
        <w:bookmarkEnd w:id="8811"/>
        <w:bookmarkEnd w:id="8812"/>
        <w:bookmarkEnd w:id="8813"/>
        <w:bookmarkEnd w:id="8814"/>
        <w:bookmarkEnd w:id="8815"/>
        <w:bookmarkEnd w:id="8816"/>
      </w:del>
    </w:p>
    <w:p w14:paraId="54AFB235" w14:textId="77777777" w:rsidR="004C02EF" w:rsidRPr="00E77497" w:rsidRDefault="004C02EF" w:rsidP="004C02EF">
      <w:del w:id="8818" w:author="Rev 4 Allen Wirfs-Brock" w:date="2011-10-15T12:15:00Z">
        <w:r w:rsidRPr="003B4312" w:rsidDel="00F63F0D">
          <w:rPr>
            <w:rStyle w:val="bnf"/>
          </w:rPr>
          <w:delText xml:space="preserve">The production </w:delText>
        </w:r>
      </w:del>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del w:id="8819" w:author="Rev 5 Allen Wirfs-Brock" w:date="2012-01-05T11:51:00Z">
        <w:r w:rsidRPr="00E77497" w:rsidDel="005B1B0C">
          <w:delText>is evaluated as follows:</w:delText>
        </w:r>
      </w:del>
    </w:p>
    <w:p w14:paraId="73546CEC" w14:textId="77777777"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08E3997E" w14:textId="77777777"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14:paraId="1E841EB6" w14:textId="77777777" w:rsidR="003258C2" w:rsidRDefault="003258C2" w:rsidP="003258C2">
      <w:pPr>
        <w:pStyle w:val="Alg4"/>
        <w:numPr>
          <w:ilvl w:val="0"/>
          <w:numId w:val="87"/>
        </w:numPr>
        <w:contextualSpacing/>
        <w:rPr>
          <w:ins w:id="8820" w:author="Rev 6 Allen Wirfs-Brock" w:date="2012-02-16T17:57:00Z"/>
        </w:rPr>
      </w:pPr>
      <w:ins w:id="8821"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4D9AFED6" w14:textId="77777777"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4E2F45F6" w14:textId="77777777"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14:paraId="069BCFA1" w14:textId="77777777" w:rsidR="004C02EF" w:rsidRPr="00E77497" w:rsidRDefault="004C02EF" w:rsidP="00FA3203">
      <w:pPr>
        <w:pStyle w:val="Alg4"/>
        <w:numPr>
          <w:ilvl w:val="0"/>
          <w:numId w:val="87"/>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8822" w:author="Rev 4 Allen Wirfs-Brock" w:date="2011-10-15T12:28:00Z">
        <w:r w:rsidRPr="00E77497" w:rsidDel="00AA0621">
          <w:delText xml:space="preserve"> (see 11.8.5)</w:delText>
        </w:r>
      </w:del>
      <w:r w:rsidRPr="00E77497">
        <w:t>.</w:t>
      </w:r>
    </w:p>
    <w:p w14:paraId="2278FE20" w14:textId="77777777"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8823" w:name="_Toc393690315"/>
    </w:p>
    <w:p w14:paraId="16B9D2AA" w14:textId="77777777" w:rsidR="004C02EF" w:rsidRPr="00120381" w:rsidDel="00CA128E" w:rsidRDefault="004C02EF" w:rsidP="003A4B22">
      <w:pPr>
        <w:pStyle w:val="30"/>
        <w:numPr>
          <w:ilvl w:val="0"/>
          <w:numId w:val="0"/>
        </w:numPr>
        <w:rPr>
          <w:del w:id="8824" w:author="Rev 4 Allen Wirfs-Brock" w:date="2011-10-15T12:16:00Z"/>
          <w:rStyle w:val="bnf"/>
        </w:rPr>
      </w:pPr>
      <w:bookmarkStart w:id="8825" w:name="_Ref440425032"/>
      <w:bookmarkStart w:id="8826" w:name="_Toc472818855"/>
      <w:bookmarkStart w:id="8827" w:name="_Toc235503429"/>
      <w:bookmarkStart w:id="8828" w:name="_Toc241509204"/>
      <w:bookmarkStart w:id="8829" w:name="_Toc244416691"/>
      <w:bookmarkStart w:id="8830" w:name="_Toc276631055"/>
      <w:del w:id="8831" w:author="Rev 4 Allen Wirfs-Brock" w:date="2011-10-15T12:16:00Z">
        <w:r w:rsidRPr="00120381" w:rsidDel="00CA128E">
          <w:rPr>
            <w:rStyle w:val="bnf"/>
          </w:rPr>
          <w:delText>11.8.3</w:delText>
        </w:r>
        <w:r w:rsidRPr="00120381" w:rsidDel="00CA128E">
          <w:rPr>
            <w:rStyle w:val="bnf"/>
          </w:rPr>
          <w:tab/>
          <w:delText xml:space="preserve">The Less-than-or-equal Operator ( &lt;= </w:delText>
        </w:r>
        <w:bookmarkEnd w:id="8823"/>
        <w:r w:rsidRPr="00120381" w:rsidDel="00CA128E">
          <w:rPr>
            <w:rStyle w:val="bnf"/>
          </w:rPr>
          <w:delText>)</w:delText>
        </w:r>
        <w:bookmarkEnd w:id="8825"/>
        <w:bookmarkEnd w:id="8826"/>
        <w:bookmarkEnd w:id="8827"/>
        <w:bookmarkEnd w:id="8828"/>
        <w:bookmarkEnd w:id="8829"/>
        <w:bookmarkEnd w:id="8830"/>
      </w:del>
    </w:p>
    <w:p w14:paraId="71D390B5" w14:textId="77777777" w:rsidR="004C02EF" w:rsidRPr="00B820AB" w:rsidRDefault="004C02EF" w:rsidP="004C02EF">
      <w:del w:id="8832" w:author="Rev 4 Allen Wirfs-Brock" w:date="2011-10-15T12:16:00Z">
        <w:r w:rsidRPr="00120381" w:rsidDel="00CA128E">
          <w:rPr>
            <w:rStyle w:val="bnf"/>
          </w:rPr>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del w:id="8833" w:author="Rev 4 Allen Wirfs-Brock" w:date="2011-10-15T12:17:00Z">
        <w:r w:rsidRPr="009C202C" w:rsidDel="00CA128E">
          <w:delText>is evaluated as follows:</w:delText>
        </w:r>
      </w:del>
    </w:p>
    <w:p w14:paraId="5C635E7F" w14:textId="77777777"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6B2D19F5" w14:textId="77777777"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14:paraId="3C49B474" w14:textId="77777777" w:rsidR="003258C2" w:rsidRDefault="003258C2" w:rsidP="003258C2">
      <w:pPr>
        <w:pStyle w:val="Alg4"/>
        <w:numPr>
          <w:ilvl w:val="0"/>
          <w:numId w:val="88"/>
        </w:numPr>
        <w:contextualSpacing/>
        <w:rPr>
          <w:ins w:id="8834" w:author="Rev 6 Allen Wirfs-Brock" w:date="2012-02-16T17:57:00Z"/>
        </w:rPr>
      </w:pPr>
      <w:ins w:id="8835"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729CA812" w14:textId="77777777"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7EE8A3E2" w14:textId="77777777"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14:paraId="3DE4244A" w14:textId="77777777" w:rsidR="004C02EF" w:rsidRPr="00E77497" w:rsidRDefault="004C02EF" w:rsidP="00FA3203">
      <w:pPr>
        <w:pStyle w:val="Alg4"/>
        <w:numPr>
          <w:ilvl w:val="0"/>
          <w:numId w:val="88"/>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8836" w:author="Rev 4 Allen Wirfs-Brock" w:date="2011-10-15T12:28:00Z">
        <w:r w:rsidRPr="00E77497" w:rsidDel="00AA0621">
          <w:delText xml:space="preserve"> (see 11.8.5)</w:delText>
        </w:r>
      </w:del>
      <w:r w:rsidRPr="00E77497">
        <w:t>.</w:t>
      </w:r>
    </w:p>
    <w:p w14:paraId="74510937" w14:textId="77777777"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8837" w:name="_Toc393690316"/>
      <w:r w:rsidRPr="00E77497">
        <w:t>.</w:t>
      </w:r>
    </w:p>
    <w:p w14:paraId="63DB771E" w14:textId="77777777" w:rsidR="004C02EF" w:rsidRPr="00E77497" w:rsidDel="00CA128E" w:rsidRDefault="004C02EF" w:rsidP="003A4B22">
      <w:pPr>
        <w:pStyle w:val="30"/>
        <w:numPr>
          <w:ilvl w:val="0"/>
          <w:numId w:val="0"/>
        </w:numPr>
        <w:rPr>
          <w:del w:id="8838" w:author="Rev 4 Allen Wirfs-Brock" w:date="2011-10-15T12:17:00Z"/>
        </w:rPr>
      </w:pPr>
      <w:bookmarkStart w:id="8839" w:name="_Ref440425047"/>
      <w:bookmarkStart w:id="8840" w:name="_Toc472818856"/>
      <w:bookmarkStart w:id="8841" w:name="_Toc235503430"/>
      <w:bookmarkStart w:id="8842" w:name="_Toc241509205"/>
      <w:bookmarkStart w:id="8843" w:name="_Toc244416692"/>
      <w:bookmarkStart w:id="8844" w:name="_Toc276631056"/>
      <w:del w:id="8845" w:author="Rev 4 Allen Wirfs-Brock" w:date="2011-10-15T12:17:00Z">
        <w:r w:rsidRPr="00E77497" w:rsidDel="00CA128E">
          <w:delText>11.8.4</w:delText>
        </w:r>
        <w:r w:rsidRPr="00E77497" w:rsidDel="00CA128E">
          <w:tab/>
          <w:delText xml:space="preserve">The Greater-than-or-equal Operator ( </w:delText>
        </w:r>
        <w:r w:rsidRPr="00E77497" w:rsidDel="00CA128E">
          <w:rPr>
            <w:rFonts w:ascii="Courier New" w:hAnsi="Courier New"/>
          </w:rPr>
          <w:delText>&gt;=</w:delText>
        </w:r>
        <w:r w:rsidRPr="00E77497" w:rsidDel="00CA128E">
          <w:delText xml:space="preserve"> </w:delText>
        </w:r>
        <w:bookmarkEnd w:id="8837"/>
        <w:r w:rsidRPr="00E77497" w:rsidDel="00CA128E">
          <w:delText>)</w:delText>
        </w:r>
        <w:bookmarkEnd w:id="8839"/>
        <w:bookmarkEnd w:id="8840"/>
        <w:bookmarkEnd w:id="8841"/>
        <w:bookmarkEnd w:id="8842"/>
        <w:bookmarkEnd w:id="8843"/>
        <w:bookmarkEnd w:id="8844"/>
      </w:del>
    </w:p>
    <w:p w14:paraId="7575A8B7" w14:textId="77777777" w:rsidR="004C02EF" w:rsidRPr="00B820AB" w:rsidRDefault="004C02EF" w:rsidP="004C02EF">
      <w:del w:id="8846" w:author="Rev 4 Allen Wirfs-Brock" w:date="2011-10-15T12:17:00Z">
        <w:r w:rsidRPr="00E77497" w:rsidDel="00CA128E">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del w:id="8847" w:author="Rev 4 Allen Wirfs-Brock" w:date="2011-10-15T12:17:00Z">
        <w:r w:rsidRPr="009C202C" w:rsidDel="00CA128E">
          <w:delText>is evaluated as follows:</w:delText>
        </w:r>
      </w:del>
    </w:p>
    <w:p w14:paraId="3DD6671F" w14:textId="77777777"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653EE6CD" w14:textId="77777777"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14:paraId="39293ECF" w14:textId="77777777" w:rsidR="003258C2" w:rsidRDefault="003258C2" w:rsidP="003258C2">
      <w:pPr>
        <w:pStyle w:val="Alg4"/>
        <w:numPr>
          <w:ilvl w:val="0"/>
          <w:numId w:val="89"/>
        </w:numPr>
        <w:contextualSpacing/>
        <w:rPr>
          <w:ins w:id="8848" w:author="Rev 6 Allen Wirfs-Brock" w:date="2012-02-16T17:57:00Z"/>
        </w:rPr>
      </w:pPr>
      <w:ins w:id="8849"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7E5B5A18" w14:textId="77777777"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119C5530" w14:textId="77777777"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14:paraId="357CDFB1" w14:textId="77777777" w:rsidR="004C02EF" w:rsidRPr="00E77497" w:rsidRDefault="004C02EF" w:rsidP="00FA3203">
      <w:pPr>
        <w:pStyle w:val="Alg4"/>
        <w:numPr>
          <w:ilvl w:val="0"/>
          <w:numId w:val="89"/>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xml:space="preserve">. </w:t>
      </w:r>
      <w:del w:id="8850" w:author="Rev 4 Allen Wirfs-Brock" w:date="2011-10-15T12:28:00Z">
        <w:r w:rsidRPr="00E77497" w:rsidDel="00AA0621">
          <w:delText>(see 11.8.5)</w:delText>
        </w:r>
      </w:del>
    </w:p>
    <w:p w14:paraId="129E4732" w14:textId="77777777"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8851" w:name="_Ref393523057"/>
      <w:bookmarkStart w:id="8852" w:name="_Toc393690317"/>
      <w:r w:rsidRPr="00E77497">
        <w:t>.</w:t>
      </w:r>
      <w:bookmarkStart w:id="8853" w:name="_Ref424533139"/>
    </w:p>
    <w:p w14:paraId="5D1DFDFD" w14:textId="77777777" w:rsidR="004C02EF" w:rsidRPr="00E77497" w:rsidRDefault="004C02EF" w:rsidP="004C02EF">
      <w:bookmarkStart w:id="8854" w:name="_Toc375031189"/>
      <w:bookmarkStart w:id="8855" w:name="_Toc381513702"/>
      <w:bookmarkStart w:id="8856" w:name="_Ref381523787"/>
      <w:bookmarkStart w:id="8857" w:name="_Toc382202863"/>
      <w:bookmarkStart w:id="8858" w:name="_Toc382212224"/>
      <w:bookmarkStart w:id="8859" w:name="_Toc382212636"/>
      <w:bookmarkStart w:id="8860" w:name="_Toc382291569"/>
      <w:bookmarkStart w:id="8861" w:name="_Toc385672218"/>
      <w:bookmarkStart w:id="8862" w:name="_Toc393690318"/>
      <w:bookmarkEnd w:id="8851"/>
      <w:bookmarkEnd w:id="8852"/>
      <w:bookmarkEnd w:id="8853"/>
      <w:r w:rsidRPr="00E77497">
        <w:rPr>
          <w:rStyle w:val="bnf"/>
        </w:rPr>
        <w:t>RelationalExpression</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del w:id="8863" w:author="Rev 4 Allen Wirfs-Brock" w:date="2011-10-15T12:21:00Z">
        <w:r w:rsidRPr="00E77497" w:rsidDel="006115B6">
          <w:delText>is evaluated as follows:</w:delText>
        </w:r>
      </w:del>
    </w:p>
    <w:p w14:paraId="62A5AEEC" w14:textId="77777777"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09346FAD" w14:textId="77777777"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14:paraId="3BACEE74" w14:textId="77777777" w:rsidR="003258C2" w:rsidRDefault="003258C2" w:rsidP="003258C2">
      <w:pPr>
        <w:pStyle w:val="Alg4"/>
        <w:numPr>
          <w:ilvl w:val="0"/>
          <w:numId w:val="91"/>
        </w:numPr>
        <w:contextualSpacing/>
        <w:rPr>
          <w:ins w:id="8864" w:author="Rev 6 Allen Wirfs-Brock" w:date="2012-02-16T17:57:00Z"/>
        </w:rPr>
      </w:pPr>
      <w:ins w:id="8865"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7444B13A" w14:textId="77777777"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0A4FFD27" w14:textId="77777777"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14:paraId="39AF770B" w14:textId="77777777" w:rsidR="00722F95" w:rsidRDefault="00722F95" w:rsidP="00722F95">
      <w:pPr>
        <w:pStyle w:val="Alg4"/>
        <w:numPr>
          <w:ilvl w:val="0"/>
          <w:numId w:val="91"/>
        </w:numPr>
        <w:contextualSpacing/>
        <w:rPr>
          <w:ins w:id="8866" w:author="Rev 6 Allen Wirfs-Brock" w:date="2012-02-16T18:05:00Z"/>
        </w:rPr>
      </w:pPr>
      <w:ins w:id="8867" w:author="Rev 6 Allen Wirfs-Brock" w:date="2012-02-16T18:05:00Z">
        <w:r>
          <w:t xml:space="preserve">If </w:t>
        </w:r>
        <w:r w:rsidRPr="00E77497">
          <w:rPr>
            <w:i/>
          </w:rPr>
          <w:t>rval</w:t>
        </w:r>
        <w:r w:rsidRPr="00E77497">
          <w:t xml:space="preserve"> </w:t>
        </w:r>
        <w:r>
          <w:t xml:space="preserve">is an abrupt completion, return </w:t>
        </w:r>
        <w:r w:rsidRPr="00E77497">
          <w:rPr>
            <w:i/>
          </w:rPr>
          <w:t>rval</w:t>
        </w:r>
        <w:r>
          <w:t>.</w:t>
        </w:r>
      </w:ins>
    </w:p>
    <w:p w14:paraId="1B76AB7A" w14:textId="77777777" w:rsidR="004C02EF" w:rsidRPr="00E77497" w:rsidRDefault="004C02EF" w:rsidP="00FA3203">
      <w:pPr>
        <w:pStyle w:val="Alg3"/>
        <w:numPr>
          <w:ilvl w:val="0"/>
          <w:numId w:val="91"/>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329D2FED" w14:textId="77777777" w:rsidR="004C02EF" w:rsidRPr="00E77497" w:rsidRDefault="004C02EF" w:rsidP="00FA3203">
      <w:pPr>
        <w:pStyle w:val="Alg3"/>
        <w:numPr>
          <w:ilvl w:val="0"/>
          <w:numId w:val="91"/>
        </w:numPr>
      </w:pPr>
      <w:r w:rsidRPr="00E77497">
        <w:t xml:space="preserve">If </w:t>
      </w:r>
      <w:r w:rsidRPr="00E77497">
        <w:rPr>
          <w:i/>
        </w:rPr>
        <w:t>rval</w:t>
      </w:r>
      <w:r w:rsidRPr="00E77497">
        <w:t xml:space="preserve"> does not have a [[HasInstance]] internal method, throw a </w:t>
      </w:r>
      <w:r w:rsidRPr="00E77497">
        <w:rPr>
          <w:b/>
        </w:rPr>
        <w:t>TypeError</w:t>
      </w:r>
      <w:r w:rsidRPr="00E77497">
        <w:t xml:space="preserve"> exception.</w:t>
      </w:r>
    </w:p>
    <w:p w14:paraId="5344714F" w14:textId="77777777" w:rsidR="004C02EF" w:rsidRPr="00E77497" w:rsidRDefault="004C02EF" w:rsidP="00FA3203">
      <w:pPr>
        <w:pStyle w:val="Alg3"/>
        <w:numPr>
          <w:ilvl w:val="0"/>
          <w:numId w:val="91"/>
        </w:numPr>
        <w:spacing w:after="220"/>
      </w:pPr>
      <w:r w:rsidRPr="00E77497">
        <w:t xml:space="preserve">Return the result of calling the [[HasInstance]] internal method of </w:t>
      </w:r>
      <w:r w:rsidRPr="00E77497">
        <w:rPr>
          <w:i/>
        </w:rPr>
        <w:t>rval</w:t>
      </w:r>
      <w:r w:rsidRPr="00E77497">
        <w:t xml:space="preserve"> with argument </w:t>
      </w:r>
      <w:r w:rsidRPr="00E77497">
        <w:rPr>
          <w:i/>
        </w:rPr>
        <w:t>lval</w:t>
      </w:r>
      <w:r w:rsidRPr="00E77497">
        <w:t>.</w:t>
      </w:r>
    </w:p>
    <w:p w14:paraId="03BBD837" w14:textId="77777777" w:rsidR="004C02EF" w:rsidRPr="00E77497" w:rsidDel="006115B6" w:rsidRDefault="004C02EF" w:rsidP="003A4B22">
      <w:pPr>
        <w:pStyle w:val="30"/>
        <w:numPr>
          <w:ilvl w:val="0"/>
          <w:numId w:val="0"/>
        </w:numPr>
        <w:rPr>
          <w:del w:id="8868" w:author="Rev 4 Allen Wirfs-Brock" w:date="2011-10-15T12:21:00Z"/>
        </w:rPr>
      </w:pPr>
      <w:bookmarkStart w:id="8869" w:name="_Ref440443312"/>
      <w:bookmarkStart w:id="8870" w:name="_Toc472818859"/>
      <w:bookmarkStart w:id="8871" w:name="_Toc235503433"/>
      <w:bookmarkStart w:id="8872" w:name="_Toc241509208"/>
      <w:bookmarkStart w:id="8873" w:name="_Toc244416695"/>
      <w:bookmarkStart w:id="8874" w:name="_Toc276631059"/>
      <w:del w:id="8875" w:author="Rev 4 Allen Wirfs-Brock" w:date="2011-10-15T12:21:00Z">
        <w:r w:rsidRPr="00E77497" w:rsidDel="006115B6">
          <w:delText>11.8.7</w:delText>
        </w:r>
        <w:r w:rsidRPr="00E77497" w:rsidDel="006115B6">
          <w:tab/>
          <w:delText>The in operator</w:delText>
        </w:r>
        <w:bookmarkEnd w:id="8869"/>
        <w:bookmarkEnd w:id="8870"/>
        <w:bookmarkEnd w:id="8871"/>
        <w:bookmarkEnd w:id="8872"/>
        <w:bookmarkEnd w:id="8873"/>
        <w:bookmarkEnd w:id="8874"/>
      </w:del>
    </w:p>
    <w:p w14:paraId="58627AC3" w14:textId="77777777" w:rsidR="004C02EF" w:rsidRPr="00E77497" w:rsidRDefault="004C02EF" w:rsidP="004C02EF">
      <w:del w:id="8876" w:author="Rev 4 Allen Wirfs-Brock" w:date="2011-10-15T12:21:00Z">
        <w:r w:rsidRPr="00E77497" w:rsidDel="006115B6">
          <w:delText xml:space="preserve">The production </w:delText>
        </w:r>
      </w:del>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del w:id="8877" w:author="Rev 4 Allen Wirfs-Brock" w:date="2011-10-15T12:21:00Z">
        <w:r w:rsidRPr="00E77497" w:rsidDel="006115B6">
          <w:delText>is evaluated as follows:</w:delText>
        </w:r>
      </w:del>
    </w:p>
    <w:p w14:paraId="550C814D" w14:textId="77777777"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5BC9477B" w14:textId="77777777"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14:paraId="53C811B9" w14:textId="77777777" w:rsidR="003258C2" w:rsidRDefault="003258C2" w:rsidP="003258C2">
      <w:pPr>
        <w:pStyle w:val="Alg4"/>
        <w:numPr>
          <w:ilvl w:val="0"/>
          <w:numId w:val="92"/>
        </w:numPr>
        <w:contextualSpacing/>
        <w:rPr>
          <w:ins w:id="8878" w:author="Rev 6 Allen Wirfs-Brock" w:date="2012-02-16T17:57:00Z"/>
        </w:rPr>
      </w:pPr>
      <w:ins w:id="8879" w:author="Rev 6 Allen Wirfs-Brock" w:date="2012-02-16T17:57:00Z">
        <w:r>
          <w:t xml:space="preserve">If </w:t>
        </w:r>
        <w:r w:rsidRPr="00E77497">
          <w:rPr>
            <w:i/>
          </w:rPr>
          <w:t>lval</w:t>
        </w:r>
        <w:r w:rsidRPr="00E77497">
          <w:t xml:space="preserve"> </w:t>
        </w:r>
        <w:r>
          <w:t xml:space="preserve">is an abrupt completion, return </w:t>
        </w:r>
        <w:r w:rsidRPr="00E77497">
          <w:rPr>
            <w:i/>
          </w:rPr>
          <w:t>lval</w:t>
        </w:r>
        <w:r>
          <w:t>.</w:t>
        </w:r>
      </w:ins>
    </w:p>
    <w:p w14:paraId="3D5CD075" w14:textId="77777777"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2CB5E1B6" w14:textId="77777777"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14:paraId="58A0C85A" w14:textId="77777777" w:rsidR="00722F95" w:rsidRDefault="00722F95" w:rsidP="00722F95">
      <w:pPr>
        <w:pStyle w:val="Alg4"/>
        <w:numPr>
          <w:ilvl w:val="0"/>
          <w:numId w:val="92"/>
        </w:numPr>
        <w:contextualSpacing/>
        <w:rPr>
          <w:ins w:id="8880" w:author="Rev 6 Allen Wirfs-Brock" w:date="2012-02-16T18:05:00Z"/>
        </w:rPr>
      </w:pPr>
      <w:ins w:id="8881" w:author="Rev 6 Allen Wirfs-Brock" w:date="2012-02-16T18:05:00Z">
        <w:r>
          <w:t xml:space="preserve">If </w:t>
        </w:r>
        <w:r w:rsidRPr="00E77497">
          <w:rPr>
            <w:i/>
          </w:rPr>
          <w:t>rval</w:t>
        </w:r>
        <w:r w:rsidRPr="00E77497">
          <w:t xml:space="preserve"> </w:t>
        </w:r>
        <w:r>
          <w:t xml:space="preserve">is an abrupt completion, return </w:t>
        </w:r>
        <w:r w:rsidRPr="00E77497">
          <w:rPr>
            <w:i/>
          </w:rPr>
          <w:t>rval</w:t>
        </w:r>
        <w:r>
          <w:t>.</w:t>
        </w:r>
      </w:ins>
    </w:p>
    <w:p w14:paraId="2B32F83E" w14:textId="77777777"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5D6A2A4E" w14:textId="77777777" w:rsidR="004C02EF" w:rsidRPr="00E77497" w:rsidRDefault="004C02EF" w:rsidP="00FA3203">
      <w:pPr>
        <w:pStyle w:val="Alg3"/>
        <w:numPr>
          <w:ilvl w:val="0"/>
          <w:numId w:val="92"/>
        </w:numPr>
        <w:spacing w:after="220"/>
      </w:pPr>
      <w:r w:rsidRPr="00E77497">
        <w:t xml:space="preserve">Return the result of calling the [[HasProperty]] internal method of </w:t>
      </w:r>
      <w:r w:rsidRPr="00E77497">
        <w:rPr>
          <w:i/>
        </w:rPr>
        <w:t>rval</w:t>
      </w:r>
      <w:r w:rsidRPr="00E77497">
        <w:t xml:space="preserve"> with argument ToString(</w:t>
      </w:r>
      <w:r w:rsidRPr="00E77497">
        <w:rPr>
          <w:i/>
        </w:rPr>
        <w:t>lval</w:t>
      </w:r>
      <w:r w:rsidRPr="00E77497">
        <w:t>).</w:t>
      </w:r>
    </w:p>
    <w:p w14:paraId="4CE5CCA0" w14:textId="77777777" w:rsidR="004C02EF" w:rsidRPr="00E77497" w:rsidRDefault="004C02EF" w:rsidP="003A4B22">
      <w:pPr>
        <w:pStyle w:val="20"/>
        <w:numPr>
          <w:ilvl w:val="0"/>
          <w:numId w:val="0"/>
        </w:numPr>
      </w:pPr>
      <w:bookmarkStart w:id="8882" w:name="_Ref440445008"/>
      <w:bookmarkStart w:id="8883" w:name="_Toc472818860"/>
      <w:bookmarkStart w:id="8884" w:name="_Toc235503434"/>
      <w:bookmarkStart w:id="8885" w:name="_Toc241509209"/>
      <w:bookmarkStart w:id="8886" w:name="_Toc244416696"/>
      <w:bookmarkStart w:id="8887" w:name="_Toc276631060"/>
      <w:bookmarkStart w:id="8888" w:name="_Toc323907693"/>
      <w:r w:rsidRPr="00E77497">
        <w:t>11.9</w:t>
      </w:r>
      <w:r w:rsidRPr="00E77497">
        <w:tab/>
        <w:t>Equality Operator</w:t>
      </w:r>
      <w:bookmarkStart w:id="8889" w:name="_Toc382202864"/>
      <w:bookmarkEnd w:id="8854"/>
      <w:bookmarkEnd w:id="8855"/>
      <w:bookmarkEnd w:id="8856"/>
      <w:bookmarkEnd w:id="8857"/>
      <w:bookmarkEnd w:id="8858"/>
      <w:bookmarkEnd w:id="8859"/>
      <w:bookmarkEnd w:id="8860"/>
      <w:bookmarkEnd w:id="8861"/>
      <w:bookmarkEnd w:id="8862"/>
      <w:bookmarkEnd w:id="8889"/>
      <w:r w:rsidRPr="00E77497">
        <w:t>s</w:t>
      </w:r>
      <w:bookmarkEnd w:id="8882"/>
      <w:bookmarkEnd w:id="8883"/>
      <w:bookmarkEnd w:id="8884"/>
      <w:bookmarkEnd w:id="8885"/>
      <w:bookmarkEnd w:id="8886"/>
      <w:bookmarkEnd w:id="8887"/>
      <w:bookmarkEnd w:id="8888"/>
    </w:p>
    <w:p w14:paraId="26E7EB3F" w14:textId="77777777" w:rsidR="007813BC" w:rsidRPr="004712DB" w:rsidRDefault="007813BC" w:rsidP="004712DB">
      <w:pPr>
        <w:pStyle w:val="Note"/>
        <w:rPr>
          <w:ins w:id="8890" w:author="Rev 4 Allen Wirfs-Brock" w:date="2011-10-15T12:35:00Z"/>
        </w:rPr>
        <w:pPrChange w:id="8891" w:author="Rev 6 Allen Wirfs-Brock" w:date="2012-02-28T08:47:00Z">
          <w:pPr/>
        </w:pPrChange>
      </w:pPr>
      <w:ins w:id="8892" w:author="Rev 4 Allen Wirfs-Brock" w:date="2011-10-15T12:35:00Z">
        <w:r w:rsidRPr="004712DB">
          <w:t>NOTE</w:t>
        </w:r>
        <w:r w:rsidRPr="004712DB">
          <w:tab/>
          <w:t>The result of evaluating an equality operator is always of type Boolean, reflecting whether the relationship named by the operator holds between its two operands.</w:t>
        </w:r>
      </w:ins>
    </w:p>
    <w:p w14:paraId="2A38908D" w14:textId="77777777" w:rsidR="004C02EF" w:rsidRPr="003B4312" w:rsidRDefault="004C02EF" w:rsidP="004C02EF">
      <w:pPr>
        <w:pStyle w:val="Syntax"/>
      </w:pPr>
      <w:r w:rsidRPr="004D1BD1">
        <w:t>Syntax</w:t>
      </w:r>
    </w:p>
    <w:p w14:paraId="570E41B2"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58FB26A6" w14:textId="77777777" w:rsidR="004C02EF" w:rsidRPr="00E77497" w:rsidRDefault="004C02EF" w:rsidP="004C02EF">
      <w:pPr>
        <w:pStyle w:val="SyntaxDefinition"/>
      </w:pPr>
      <w:r w:rsidRPr="006B6D0A">
        <w:t>RelationalExpression</w:t>
      </w:r>
      <w:r w:rsidRPr="006B6D0A">
        <w:br/>
        <w:t>EqualityExpression</w:t>
      </w:r>
      <w:ins w:id="8893" w:author="Rev 5 Allen Wirfs-Brock" w:date="2012-01-05T10:21:00Z">
        <w:r w:rsidR="000F21F2" w:rsidRPr="007870CC">
          <w:rPr>
            <w:rFonts w:ascii="Courier New" w:hAnsi="Courier New" w:cs="Courier New"/>
            <w:i w:val="0"/>
          </w:rPr>
          <w:t xml:space="preserve"> </w:t>
        </w:r>
      </w:ins>
      <w:r w:rsidRPr="006B6D0A">
        <w:rPr>
          <w:rFonts w:ascii="Courier New" w:hAnsi="Courier New"/>
          <w:b/>
          <w:i w:val="0"/>
        </w:rPr>
        <w:t>==</w:t>
      </w:r>
      <w:ins w:id="8894" w:author="Rev 5 Allen Wirfs-Brock" w:date="2012-01-05T10:24:00Z">
        <w:r w:rsidR="000F21F2" w:rsidRPr="007870CC">
          <w:rPr>
            <w:rFonts w:ascii="Courier New" w:hAnsi="Courier New" w:cs="Courier New"/>
            <w:i w:val="0"/>
          </w:rPr>
          <w:t xml:space="preserve"> </w:t>
        </w:r>
      </w:ins>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ins w:id="8895" w:author="Rev 5 Allen Wirfs-Brock" w:date="2012-01-05T10:24:00Z">
        <w:r w:rsidR="000F21F2" w:rsidRPr="007870CC">
          <w:rPr>
            <w:rFonts w:ascii="Courier New" w:hAnsi="Courier New" w:cs="Courier New"/>
            <w:i w:val="0"/>
          </w:rPr>
          <w:t xml:space="preserve"> </w:t>
        </w:r>
      </w:ins>
      <w:r w:rsidRPr="00B820AB">
        <w:t>RelationalExpression</w:t>
      </w:r>
      <w:r w:rsidRPr="00B820AB">
        <w:br/>
        <w:t>EqualityExpression</w:t>
      </w:r>
      <w:ins w:id="8896" w:author="Rev 5 Allen Wirfs-Brock" w:date="2012-01-05T10:22:00Z">
        <w:r w:rsidR="000F21F2" w:rsidRPr="007870CC">
          <w:rPr>
            <w:rFonts w:ascii="Courier New" w:hAnsi="Courier New" w:cs="Courier New"/>
            <w:i w:val="0"/>
          </w:rPr>
          <w:t xml:space="preserve"> </w:t>
        </w:r>
      </w:ins>
      <w:r w:rsidRPr="00675B74">
        <w:rPr>
          <w:rFonts w:ascii="Courier New" w:hAnsi="Courier New"/>
          <w:b/>
          <w:i w:val="0"/>
        </w:rPr>
        <w:t>===</w:t>
      </w:r>
      <w:ins w:id="8897" w:author="Rev 5 Allen Wirfs-Brock" w:date="2012-01-05T10:24:00Z">
        <w:r w:rsidR="000F21F2" w:rsidRPr="007870CC">
          <w:rPr>
            <w:rFonts w:ascii="Courier New" w:hAnsi="Courier New" w:cs="Courier New"/>
            <w:i w:val="0"/>
          </w:rPr>
          <w:t xml:space="preserve"> </w:t>
        </w:r>
      </w:ins>
      <w:r w:rsidRPr="00E77497">
        <w:t>RelationalExpression</w:t>
      </w:r>
      <w:r w:rsidRPr="00E77497">
        <w:br/>
        <w:t>EqualityExpression</w:t>
      </w:r>
      <w:ins w:id="8898" w:author="Rev 5 Allen Wirfs-Brock" w:date="2012-01-05T10:23:00Z">
        <w:r w:rsidR="000F21F2" w:rsidRPr="00952396">
          <w:rPr>
            <w:rFonts w:ascii="Courier New" w:hAnsi="Courier New" w:cs="Courier New"/>
            <w:i w:val="0"/>
          </w:rPr>
          <w:t xml:space="preserve"> </w:t>
        </w:r>
      </w:ins>
      <w:r w:rsidRPr="00E77497">
        <w:rPr>
          <w:rFonts w:ascii="Courier New" w:hAnsi="Courier New"/>
          <w:b/>
          <w:i w:val="0"/>
        </w:rPr>
        <w:t>!==</w:t>
      </w:r>
      <w:ins w:id="8899" w:author="Rev 5 Allen Wirfs-Brock" w:date="2012-01-05T10:24:00Z">
        <w:r w:rsidR="000F21F2" w:rsidRPr="007870CC">
          <w:rPr>
            <w:rFonts w:ascii="Courier New" w:hAnsi="Courier New" w:cs="Courier New"/>
            <w:i w:val="0"/>
          </w:rPr>
          <w:t xml:space="preserve"> </w:t>
        </w:r>
      </w:ins>
      <w:r w:rsidRPr="00E77497">
        <w:t>RelationalExpression</w:t>
      </w:r>
      <w:ins w:id="8900" w:author="Rev 5 Allen Wirfs-Brock" w:date="2012-01-05T10:14:00Z">
        <w:r w:rsidR="000F21F2">
          <w:br/>
        </w:r>
        <w:r w:rsidR="000F21F2" w:rsidRPr="006B6D0A">
          <w:t>EqualityExpression</w:t>
        </w:r>
        <w:r w:rsidR="000F21F2" w:rsidRPr="00952396">
          <w:rPr>
            <w:rFonts w:ascii="Courier New" w:hAnsi="Courier New" w:cs="Courier New"/>
            <w:i w:val="0"/>
          </w:rPr>
          <w:t xml:space="preserve"> </w:t>
        </w:r>
      </w:ins>
      <w:ins w:id="8901" w:author="Rev 5 Allen Wirfs-Brock" w:date="2012-01-05T10:16:00Z">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952396">
          <w:rPr>
            <w:rFonts w:ascii="Courier New" w:hAnsi="Courier New" w:cs="Courier New"/>
            <w:i w:val="0"/>
          </w:rPr>
          <w:t xml:space="preserve"> </w:t>
        </w:r>
      </w:ins>
      <w:ins w:id="8902" w:author="Rev 5 Allen Wirfs-Brock" w:date="2012-01-05T10:18:00Z">
        <w:r w:rsidR="000F21F2">
          <w:rPr>
            <w:rFonts w:ascii="Courier New" w:hAnsi="Courier New"/>
            <w:b/>
            <w:i w:val="0"/>
          </w:rPr>
          <w:t>is</w:t>
        </w:r>
      </w:ins>
      <w:ins w:id="8903" w:author="Rev 5 Allen Wirfs-Brock" w:date="2012-01-05T10:14:00Z">
        <w:r w:rsidR="000F21F2" w:rsidRPr="00952396">
          <w:rPr>
            <w:rFonts w:ascii="Courier New" w:hAnsi="Courier New" w:cs="Courier New"/>
            <w:i w:val="0"/>
          </w:rPr>
          <w:t xml:space="preserve"> </w:t>
        </w:r>
        <w:r w:rsidR="000F21F2" w:rsidRPr="00E65A34">
          <w:t>RelationalExpression</w:t>
        </w:r>
        <w:r w:rsidR="000F21F2" w:rsidRPr="00E65A34">
          <w:br/>
          <w:t>EqualityExpression</w:t>
        </w:r>
      </w:ins>
      <w:ins w:id="8904" w:author="Rev 5 Allen Wirfs-Brock" w:date="2012-01-05T10:19:00Z">
        <w:r w:rsidR="000F21F2" w:rsidRPr="007870CC">
          <w:rPr>
            <w:rFonts w:ascii="Courier New" w:hAnsi="Courier New" w:cs="Courier New"/>
            <w:i w:val="0"/>
          </w:rPr>
          <w:t xml:space="preserve"> </w:t>
        </w:r>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7870CC">
          <w:rPr>
            <w:rFonts w:ascii="Courier New" w:hAnsi="Courier New" w:cs="Courier New"/>
            <w:i w:val="0"/>
          </w:rPr>
          <w:t xml:space="preserve"> </w:t>
        </w:r>
        <w:r w:rsidR="000F21F2">
          <w:rPr>
            <w:rFonts w:ascii="Courier New" w:hAnsi="Courier New"/>
            <w:b/>
            <w:i w:val="0"/>
          </w:rPr>
          <w:t>isnt</w:t>
        </w:r>
        <w:r w:rsidR="000F21F2" w:rsidRPr="007870CC">
          <w:rPr>
            <w:rFonts w:ascii="Courier New" w:hAnsi="Courier New" w:cs="Courier New"/>
            <w:i w:val="0"/>
          </w:rPr>
          <w:t xml:space="preserve"> </w:t>
        </w:r>
      </w:ins>
      <w:ins w:id="8905" w:author="Rev 5 Allen Wirfs-Brock" w:date="2012-01-05T10:14:00Z">
        <w:r w:rsidR="000F21F2" w:rsidRPr="00B820AB">
          <w:t>RelationalExpression</w:t>
        </w:r>
      </w:ins>
    </w:p>
    <w:p w14:paraId="3606981B" w14:textId="77777777" w:rsidR="004C02EF" w:rsidRPr="00E77497" w:rsidRDefault="004C02EF" w:rsidP="004C02EF">
      <w:pPr>
        <w:pStyle w:val="SyntaxRule"/>
      </w:pPr>
      <w:r w:rsidRPr="00E77497">
        <w:t xml:space="preserve">EqualityExpressionNoIn </w:t>
      </w:r>
      <w:r w:rsidRPr="00E77497">
        <w:rPr>
          <w:rFonts w:ascii="Arial" w:hAnsi="Arial"/>
          <w:b/>
          <w:i w:val="0"/>
        </w:rPr>
        <w:t>:</w:t>
      </w:r>
    </w:p>
    <w:p w14:paraId="36060991" w14:textId="77777777" w:rsidR="004C02EF" w:rsidRPr="00E77497" w:rsidRDefault="004C02EF" w:rsidP="004C02EF">
      <w:pPr>
        <w:pStyle w:val="SyntaxDefinition"/>
      </w:pPr>
      <w:r w:rsidRPr="00E77497">
        <w:t>RelationalExpressionNoIn</w:t>
      </w:r>
      <w:r w:rsidRPr="00E77497">
        <w:br/>
        <w:t>EqualityExpressionNoIn</w:t>
      </w:r>
      <w:ins w:id="8906"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8907" w:author="Rev 5 Allen Wirfs-Brock" w:date="2012-01-05T10:24:00Z">
        <w:r w:rsidR="00952396" w:rsidRPr="007870CC">
          <w:rPr>
            <w:rFonts w:ascii="Courier New" w:hAnsi="Courier New" w:cs="Courier New"/>
            <w:i w:val="0"/>
          </w:rPr>
          <w:t xml:space="preserve"> </w:t>
        </w:r>
      </w:ins>
      <w:r w:rsidRPr="00E77497">
        <w:t>RelationalExpressionNoIn</w:t>
      </w:r>
      <w:r w:rsidRPr="00E77497">
        <w:br/>
        <w:t>EqualityExpressionNoIn</w:t>
      </w:r>
      <w:ins w:id="8908"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8909"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8910"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8911"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8912"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8913" w:author="Rev 5 Allen Wirfs-Brock" w:date="2012-01-05T10:25:00Z">
        <w:r w:rsidR="00952396" w:rsidRPr="007870CC">
          <w:rPr>
            <w:rFonts w:ascii="Courier New" w:hAnsi="Courier New" w:cs="Courier New"/>
            <w:i w:val="0"/>
          </w:rPr>
          <w:t xml:space="preserve"> </w:t>
        </w:r>
      </w:ins>
      <w:r w:rsidRPr="00E77497">
        <w:t>RelationalExpressionNoIn</w:t>
      </w:r>
      <w:ins w:id="8914" w:author="Rev 5 Allen Wirfs-Brock" w:date="2012-01-05T10:28:00Z">
        <w:r w:rsidR="00952396" w:rsidRPr="00952396">
          <w:t xml:space="preserve"> </w:t>
        </w:r>
        <w:r w:rsidR="00952396">
          <w:br/>
        </w:r>
        <w:r w:rsidR="00952396" w:rsidRPr="006B6D0A">
          <w:t>EqualityExpression</w:t>
        </w:r>
        <w:r w:rsidR="00952396" w:rsidRPr="00952396">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952396">
          <w:rPr>
            <w:rFonts w:ascii="Courier New" w:hAnsi="Courier New" w:cs="Courier New"/>
            <w:i w:val="0"/>
          </w:rPr>
          <w:t xml:space="preserve"> </w:t>
        </w:r>
        <w:r w:rsidR="00952396">
          <w:rPr>
            <w:rFonts w:ascii="Courier New" w:hAnsi="Courier New"/>
            <w:b/>
            <w:i w:val="0"/>
          </w:rPr>
          <w:t>is</w:t>
        </w:r>
        <w:r w:rsidR="00952396" w:rsidRPr="00952396">
          <w:rPr>
            <w:rFonts w:ascii="Courier New" w:hAnsi="Courier New" w:cs="Courier New"/>
            <w:i w:val="0"/>
          </w:rPr>
          <w:t xml:space="preserve"> </w:t>
        </w:r>
        <w:r w:rsidR="00952396" w:rsidRPr="00E65A34">
          <w:t>RelationalExpression</w:t>
        </w:r>
        <w:r w:rsidR="00952396" w:rsidRPr="00E65A34">
          <w:br/>
          <w:t>EqualityExpression</w:t>
        </w:r>
        <w:r w:rsidR="00952396" w:rsidRPr="007870CC">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7870CC">
          <w:rPr>
            <w:rFonts w:ascii="Courier New" w:hAnsi="Courier New" w:cs="Courier New"/>
            <w:i w:val="0"/>
          </w:rPr>
          <w:t xml:space="preserve"> </w:t>
        </w:r>
        <w:r w:rsidR="00952396">
          <w:rPr>
            <w:rFonts w:ascii="Courier New" w:hAnsi="Courier New"/>
            <w:b/>
            <w:i w:val="0"/>
          </w:rPr>
          <w:t>isnt</w:t>
        </w:r>
        <w:r w:rsidR="00952396" w:rsidRPr="007870CC">
          <w:rPr>
            <w:rFonts w:ascii="Courier New" w:hAnsi="Courier New" w:cs="Courier New"/>
            <w:i w:val="0"/>
          </w:rPr>
          <w:t xml:space="preserve"> </w:t>
        </w:r>
        <w:r w:rsidR="00952396" w:rsidRPr="00B820AB">
          <w:t>RelationalExpression</w:t>
        </w:r>
      </w:ins>
    </w:p>
    <w:p w14:paraId="20A9DDA3" w14:textId="77777777" w:rsidR="004C02EF" w:rsidRPr="00E77497" w:rsidDel="00041C9A" w:rsidRDefault="004C02EF" w:rsidP="004C02EF">
      <w:pPr>
        <w:pStyle w:val="Syntax"/>
        <w:rPr>
          <w:del w:id="8915" w:author="Rev 4 Allen Wirfs-Brock" w:date="2011-10-15T12:36:00Z"/>
        </w:rPr>
      </w:pPr>
      <w:del w:id="8916" w:author="Rev 4 Allen Wirfs-Brock" w:date="2011-10-15T12:36:00Z">
        <w:r w:rsidRPr="00E77497" w:rsidDel="00041C9A">
          <w:delText>Semantics</w:delText>
        </w:r>
      </w:del>
    </w:p>
    <w:p w14:paraId="2FA88783" w14:textId="77777777" w:rsidR="004C02EF" w:rsidRPr="00E77497" w:rsidDel="007813BC" w:rsidRDefault="004C02EF" w:rsidP="004C02EF">
      <w:pPr>
        <w:rPr>
          <w:del w:id="8917" w:author="Rev 4 Allen Wirfs-Brock" w:date="2011-10-15T12:35:00Z"/>
        </w:rPr>
      </w:pPr>
      <w:del w:id="8918" w:author="Rev 4 Allen Wirfs-Brock" w:date="2011-10-15T12:35:00Z">
        <w:r w:rsidRPr="00E77497" w:rsidDel="007813BC">
          <w:delText>The result of evaluating an equality operator is always of type Boolean, reflecting whether the relationship named by the operator holds between its two operands.</w:delText>
        </w:r>
        <w:bookmarkStart w:id="8919" w:name="_Toc393690319"/>
      </w:del>
    </w:p>
    <w:p w14:paraId="6F638980" w14:textId="77777777" w:rsidR="004C02EF" w:rsidRPr="00E77497" w:rsidRDefault="004C02EF" w:rsidP="004C02EF">
      <w:r w:rsidRPr="00E77497">
        <w:t>The</w:t>
      </w:r>
      <w:ins w:id="8920" w:author="Rev 4 Allen Wirfs-Brock" w:date="2011-10-15T12:36:00Z">
        <w:r w:rsidR="00041C9A" w:rsidRPr="00E77497">
          <w:t xml:space="preserve"> semantics of the</w:t>
        </w:r>
      </w:ins>
      <w:r w:rsidRPr="00E77497">
        <w:t xml:space="preserve"> </w:t>
      </w:r>
      <w:r w:rsidRPr="00E77497">
        <w:rPr>
          <w:rStyle w:val="bnf"/>
        </w:rPr>
        <w:t>EqualityExpressionNoIn</w:t>
      </w:r>
      <w:r w:rsidRPr="00E77497">
        <w:t xml:space="preserve"> productions are </w:t>
      </w:r>
      <w:del w:id="8921" w:author="Rev 4 Allen Wirfs-Brock" w:date="2011-10-15T12:37:00Z">
        <w:r w:rsidRPr="00E77497" w:rsidDel="00041C9A">
          <w:delText xml:space="preserve">evaluated in </w:delText>
        </w:r>
      </w:del>
      <w:r w:rsidRPr="00E77497">
        <w:t xml:space="preserve">the same </w:t>
      </w:r>
      <w:del w:id="8922" w:author="Rev 4 Allen Wirfs-Brock" w:date="2011-10-15T12:37:00Z">
        <w:r w:rsidRPr="00E77497" w:rsidDel="00041C9A">
          <w:delText xml:space="preserve">manner </w:delText>
        </w:r>
      </w:del>
      <w:r w:rsidRPr="00E77497">
        <w:t xml:space="preserve">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w:t>
      </w:r>
      <w:ins w:id="8923" w:author="Rev 4 Allen Wirfs-Brock" w:date="2011-10-15T12:37:00Z">
        <w:r w:rsidR="00041C9A" w:rsidRPr="00E77497">
          <w:t xml:space="preserve">used in place </w:t>
        </w:r>
      </w:ins>
      <w:del w:id="8924" w:author="Rev 4 Allen Wirfs-Brock" w:date="2011-10-15T12:37:00Z">
        <w:r w:rsidRPr="00E77497" w:rsidDel="00041C9A">
          <w:delText xml:space="preserve">evaluated instead </w:delText>
        </w:r>
      </w:del>
      <w:r w:rsidRPr="00E77497">
        <w:t xml:space="preserve">of the contained </w:t>
      </w:r>
      <w:r w:rsidRPr="00E77497">
        <w:rPr>
          <w:rStyle w:val="bnf"/>
        </w:rPr>
        <w:t>EqualityExpression</w:t>
      </w:r>
      <w:r w:rsidRPr="00E77497">
        <w:t xml:space="preserve"> and </w:t>
      </w:r>
      <w:r w:rsidRPr="00E77497">
        <w:rPr>
          <w:rStyle w:val="bnf"/>
        </w:rPr>
        <w:t>RelationalExpression</w:t>
      </w:r>
      <w:r w:rsidRPr="00E77497">
        <w:t>, respectively.</w:t>
      </w:r>
    </w:p>
    <w:p w14:paraId="589ED654" w14:textId="77777777" w:rsidR="00B85690" w:rsidRPr="00E77497" w:rsidRDefault="00B85690" w:rsidP="00B85690">
      <w:pPr>
        <w:pStyle w:val="30"/>
        <w:numPr>
          <w:ilvl w:val="0"/>
          <w:numId w:val="0"/>
        </w:numPr>
        <w:rPr>
          <w:ins w:id="8925" w:author="Rev 4 Allen Wirfs-Brock" w:date="2011-10-15T12:39:00Z"/>
        </w:rPr>
      </w:pPr>
      <w:bookmarkStart w:id="8926" w:name="_Toc472818861"/>
      <w:bookmarkStart w:id="8927" w:name="_Toc235503435"/>
      <w:bookmarkStart w:id="8928" w:name="_Toc241509210"/>
      <w:bookmarkStart w:id="8929" w:name="_Toc244416697"/>
      <w:bookmarkStart w:id="8930" w:name="_Toc276631061"/>
      <w:bookmarkStart w:id="8931" w:name="_Toc323907694"/>
      <w:ins w:id="8932" w:author="Rev 4 Allen Wirfs-Brock" w:date="2011-10-15T12:39:00Z">
        <w:r w:rsidRPr="00E77497">
          <w:t>11.</w:t>
        </w:r>
        <w:del w:id="8933" w:author="Rev 5 Allen Wirfs-Brock" w:date="2012-01-05T11:54:00Z">
          <w:r w:rsidRPr="00E77497" w:rsidDel="005B1B0C">
            <w:delText>1</w:delText>
          </w:r>
        </w:del>
      </w:ins>
      <w:ins w:id="8934" w:author="Rev 5 Allen Wirfs-Brock" w:date="2012-01-05T11:54:00Z">
        <w:r w:rsidR="005B1B0C">
          <w:t>9</w:t>
        </w:r>
      </w:ins>
      <w:ins w:id="8935" w:author="Rev 4 Allen Wirfs-Brock" w:date="2011-10-15T12:39:00Z">
        <w:r w:rsidRPr="00E77497">
          <w:t>.1 Runtime Semantics</w:t>
        </w:r>
        <w:bookmarkEnd w:id="8931"/>
      </w:ins>
    </w:p>
    <w:p w14:paraId="609144D5" w14:textId="77777777" w:rsidR="00B85690" w:rsidRPr="00E77497" w:rsidRDefault="00B85690" w:rsidP="00B85690">
      <w:pPr>
        <w:keepNext/>
        <w:rPr>
          <w:ins w:id="8936" w:author="Rev 4 Allen Wirfs-Brock" w:date="2011-10-15T12:39:00Z"/>
          <w:rFonts w:ascii="Helvetica" w:hAnsi="Helvetica"/>
          <w:b/>
        </w:rPr>
      </w:pPr>
      <w:ins w:id="8937" w:author="Rev 4 Allen Wirfs-Brock" w:date="2011-10-15T12:39:00Z">
        <w:r w:rsidRPr="00E77497">
          <w:rPr>
            <w:rFonts w:ascii="Helvetica" w:hAnsi="Helvetica"/>
            <w:b/>
          </w:rPr>
          <w:t xml:space="preserve">Runtime Semantics: </w:t>
        </w:r>
        <w:r w:rsidRPr="00E77497">
          <w:rPr>
            <w:rFonts w:ascii="Helvetica" w:hAnsi="Helvetica"/>
            <w:b/>
            <w:spacing w:val="6"/>
          </w:rPr>
          <w:t xml:space="preserve">The Abstract </w:t>
        </w:r>
      </w:ins>
      <w:ins w:id="8938" w:author="Rev 4 Allen Wirfs-Brock" w:date="2011-10-15T12:42:00Z">
        <w:r w:rsidRPr="00E77497">
          <w:rPr>
            <w:rFonts w:ascii="Helvetica" w:hAnsi="Helvetica"/>
            <w:b/>
            <w:spacing w:val="6"/>
          </w:rPr>
          <w:t>Equality</w:t>
        </w:r>
        <w:r w:rsidRPr="00E77497">
          <w:t xml:space="preserve"> </w:t>
        </w:r>
      </w:ins>
      <w:ins w:id="8939" w:author="Rev 4 Allen Wirfs-Brock" w:date="2011-10-15T12:39:00Z">
        <w:r w:rsidRPr="00E77497">
          <w:rPr>
            <w:rFonts w:ascii="Helvetica" w:hAnsi="Helvetica"/>
            <w:b/>
            <w:spacing w:val="6"/>
          </w:rPr>
          <w:t>Comparison Algorithm</w:t>
        </w:r>
      </w:ins>
    </w:p>
    <w:p w14:paraId="400A83EF" w14:textId="77777777"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6E743885" w14:textId="77777777" w:rsidR="00392591" w:rsidRDefault="00392591" w:rsidP="00392591">
      <w:pPr>
        <w:pStyle w:val="Alg4"/>
        <w:numPr>
          <w:ilvl w:val="0"/>
          <w:numId w:val="95"/>
        </w:numPr>
        <w:contextualSpacing/>
        <w:rPr>
          <w:ins w:id="8940" w:author="Rev 6 Allen Wirfs-Brock" w:date="2012-02-16T18:41:00Z"/>
        </w:rPr>
      </w:pPr>
      <w:ins w:id="8941" w:author="Rev 6 Allen Wirfs-Brock" w:date="2012-02-16T18:41:00Z">
        <w:r>
          <w:t xml:space="preserve">If </w:t>
        </w:r>
        <w:r>
          <w:rPr>
            <w:i/>
          </w:rPr>
          <w:t>x</w:t>
        </w:r>
        <w:r w:rsidRPr="00E77497">
          <w:t xml:space="preserve"> </w:t>
        </w:r>
        <w:r>
          <w:t xml:space="preserve">is an abrupt completion, return </w:t>
        </w:r>
        <w:r>
          <w:rPr>
            <w:i/>
          </w:rPr>
          <w:t>x</w:t>
        </w:r>
        <w:r>
          <w:t>.</w:t>
        </w:r>
      </w:ins>
    </w:p>
    <w:p w14:paraId="7BA93834" w14:textId="77777777" w:rsidR="00392591" w:rsidRDefault="00392591" w:rsidP="00392591">
      <w:pPr>
        <w:pStyle w:val="Alg4"/>
        <w:numPr>
          <w:ilvl w:val="0"/>
          <w:numId w:val="95"/>
        </w:numPr>
        <w:contextualSpacing/>
        <w:rPr>
          <w:ins w:id="8942" w:author="Rev 6 Allen Wirfs-Brock" w:date="2012-02-16T18:41:00Z"/>
        </w:rPr>
      </w:pPr>
      <w:ins w:id="8943" w:author="Rev 6 Allen Wirfs-Brock" w:date="2012-02-16T18:41:00Z">
        <w:r>
          <w:t xml:space="preserve">If </w:t>
        </w:r>
        <w:r>
          <w:rPr>
            <w:i/>
          </w:rPr>
          <w:t>y</w:t>
        </w:r>
        <w:r w:rsidRPr="00E77497">
          <w:t xml:space="preserve"> </w:t>
        </w:r>
        <w:r>
          <w:t xml:space="preserve">is an abrupt completion, return </w:t>
        </w:r>
        <w:r>
          <w:rPr>
            <w:i/>
          </w:rPr>
          <w:t>y</w:t>
        </w:r>
        <w:r>
          <w:t>.</w:t>
        </w:r>
      </w:ins>
    </w:p>
    <w:p w14:paraId="25DE26B1" w14:textId="77777777"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14:paraId="567F1B42" w14:textId="77777777" w:rsidR="00B85690" w:rsidRPr="00E77497" w:rsidRDefault="00B85690" w:rsidP="00FA3203">
      <w:pPr>
        <w:pStyle w:val="Alg4"/>
        <w:numPr>
          <w:ilvl w:val="1"/>
          <w:numId w:val="95"/>
        </w:numPr>
      </w:pPr>
      <w:r w:rsidRPr="00E77497">
        <w:tab/>
        <w:t>If Type(</w:t>
      </w:r>
      <w:r w:rsidRPr="00E77497">
        <w:rPr>
          <w:i/>
        </w:rPr>
        <w:t>x</w:t>
      </w:r>
      <w:r w:rsidRPr="00E77497">
        <w:t xml:space="preserve">) is Undefined, return </w:t>
      </w:r>
      <w:r w:rsidRPr="00E77497">
        <w:rPr>
          <w:b/>
        </w:rPr>
        <w:t>true</w:t>
      </w:r>
      <w:r w:rsidRPr="00E77497">
        <w:t>.</w:t>
      </w:r>
    </w:p>
    <w:p w14:paraId="65458D57" w14:textId="77777777" w:rsidR="00B85690" w:rsidRPr="00E77497" w:rsidRDefault="00B85690" w:rsidP="00FA3203">
      <w:pPr>
        <w:pStyle w:val="Alg4"/>
        <w:numPr>
          <w:ilvl w:val="1"/>
          <w:numId w:val="95"/>
        </w:numPr>
      </w:pPr>
      <w:r w:rsidRPr="00E77497">
        <w:t>If Type(</w:t>
      </w:r>
      <w:r w:rsidRPr="00E77497">
        <w:rPr>
          <w:i/>
        </w:rPr>
        <w:t>x</w:t>
      </w:r>
      <w:r w:rsidRPr="00E77497">
        <w:t xml:space="preserve">) is Null, return </w:t>
      </w:r>
      <w:r w:rsidRPr="00E77497">
        <w:rPr>
          <w:b/>
        </w:rPr>
        <w:t>true</w:t>
      </w:r>
      <w:r w:rsidRPr="00E77497">
        <w:t>.</w:t>
      </w:r>
    </w:p>
    <w:p w14:paraId="384C1EB1" w14:textId="77777777" w:rsidR="00B85690" w:rsidRPr="00E77497" w:rsidRDefault="00B85690" w:rsidP="00FA3203">
      <w:pPr>
        <w:pStyle w:val="Alg4"/>
        <w:numPr>
          <w:ilvl w:val="1"/>
          <w:numId w:val="95"/>
        </w:numPr>
      </w:pPr>
      <w:r w:rsidRPr="00E77497">
        <w:tab/>
        <w:t>If Type(</w:t>
      </w:r>
      <w:r w:rsidRPr="00E77497">
        <w:rPr>
          <w:i/>
        </w:rPr>
        <w:t>x</w:t>
      </w:r>
      <w:r w:rsidRPr="00E77497">
        <w:t>) is Number, then</w:t>
      </w:r>
    </w:p>
    <w:p w14:paraId="5B424F34"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19E5751B" w14:textId="77777777" w:rsidR="00B85690" w:rsidRPr="00E77497" w:rsidRDefault="00B85690" w:rsidP="00FA3203">
      <w:pPr>
        <w:pStyle w:val="Alg4"/>
        <w:numPr>
          <w:ilvl w:val="2"/>
          <w:numId w:val="95"/>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12CA3FEA"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7402A2D6" w14:textId="77777777" w:rsidR="00B85690" w:rsidRPr="009C202C" w:rsidRDefault="00B85690" w:rsidP="00FA3203">
      <w:pPr>
        <w:pStyle w:val="Alg4"/>
        <w:numPr>
          <w:ilvl w:val="2"/>
          <w:numId w:val="95"/>
        </w:numPr>
      </w:pPr>
      <w:r w:rsidRPr="00E77497">
        <w:t xml:space="preserve">If </w:t>
      </w:r>
      <w:r w:rsidRPr="00E77497">
        <w:rPr>
          <w:i/>
        </w:rPr>
        <w:t>x</w:t>
      </w:r>
      <w:r w:rsidRPr="00E77497">
        <w:t xml:space="preserve"> is </w:t>
      </w:r>
      <w:r w:rsidRPr="00E77497">
        <w:rPr>
          <w:b/>
        </w:rPr>
        <w:t>+0</w:t>
      </w:r>
      <w:r w:rsidRPr="00E77497">
        <w:t xml:space="preserve"> and </w:t>
      </w:r>
      <w:r w:rsidRPr="00E77497">
        <w:rPr>
          <w:i/>
        </w:rPr>
        <w:t xml:space="preserve">y </w:t>
      </w:r>
      <w:r w:rsidRPr="00E77497">
        <w:t xml:space="preserve">is </w:t>
      </w:r>
      <w:r w:rsidRPr="006B6D0A">
        <w:rPr>
          <w:b/>
        </w:rPr>
        <w:sym w:font="Symbol" w:char="F02D"/>
      </w:r>
      <w:r w:rsidRPr="006B6D0A">
        <w:rPr>
          <w:b/>
        </w:rPr>
        <w:t>0</w:t>
      </w:r>
      <w:r w:rsidRPr="006B6D0A">
        <w:t xml:space="preserve">, return </w:t>
      </w:r>
      <w:r w:rsidRPr="00E65A34">
        <w:rPr>
          <w:b/>
        </w:rPr>
        <w:t>true</w:t>
      </w:r>
      <w:r w:rsidRPr="009C202C">
        <w:t>.</w:t>
      </w:r>
    </w:p>
    <w:p w14:paraId="242DD9BD" w14:textId="77777777" w:rsidR="00B85690" w:rsidRPr="00E77497" w:rsidRDefault="00B85690" w:rsidP="00FA3203">
      <w:pPr>
        <w:pStyle w:val="Alg4"/>
        <w:numPr>
          <w:ilvl w:val="2"/>
          <w:numId w:val="95"/>
        </w:numPr>
      </w:pPr>
      <w:r w:rsidRPr="00B820AB">
        <w:t xml:space="preserve">If </w:t>
      </w:r>
      <w:r w:rsidRPr="00675B74">
        <w:rPr>
          <w:i/>
        </w:rPr>
        <w:t>x</w:t>
      </w:r>
      <w:r w:rsidRPr="00E77497">
        <w:t xml:space="preserve"> is </w:t>
      </w:r>
      <w:r w:rsidRPr="006B6D0A">
        <w:rPr>
          <w:b/>
        </w:rPr>
        <w:sym w:font="Symbol" w:char="F02D"/>
      </w:r>
      <w:r w:rsidRPr="006B6D0A">
        <w:rPr>
          <w:b/>
        </w:rPr>
        <w:t>0</w:t>
      </w:r>
      <w:r w:rsidRPr="006B6D0A">
        <w:t xml:space="preserve"> and </w:t>
      </w:r>
      <w:r w:rsidRPr="00E65A34">
        <w:rPr>
          <w:i/>
        </w:rPr>
        <w:t xml:space="preserve">y </w:t>
      </w:r>
      <w:r w:rsidRPr="009C202C">
        <w:t xml:space="preserve">is </w:t>
      </w:r>
      <w:r w:rsidRPr="00B820AB">
        <w:rPr>
          <w:b/>
        </w:rPr>
        <w:t>+0</w:t>
      </w:r>
      <w:r w:rsidRPr="00675B74">
        <w:t xml:space="preserve">, return </w:t>
      </w:r>
      <w:r w:rsidRPr="00E77497">
        <w:rPr>
          <w:b/>
        </w:rPr>
        <w:t>true</w:t>
      </w:r>
      <w:r w:rsidRPr="00E77497">
        <w:t>.</w:t>
      </w:r>
    </w:p>
    <w:p w14:paraId="0E06F404" w14:textId="77777777" w:rsidR="00B85690" w:rsidRPr="00E77497" w:rsidRDefault="00B85690" w:rsidP="00FA3203">
      <w:pPr>
        <w:pStyle w:val="Alg4"/>
        <w:numPr>
          <w:ilvl w:val="2"/>
          <w:numId w:val="95"/>
        </w:numPr>
      </w:pPr>
      <w:r w:rsidRPr="00E77497">
        <w:t xml:space="preserve">Return </w:t>
      </w:r>
      <w:r w:rsidRPr="00E77497">
        <w:rPr>
          <w:b/>
        </w:rPr>
        <w:t>false</w:t>
      </w:r>
      <w:r w:rsidRPr="00E77497">
        <w:t>.</w:t>
      </w:r>
    </w:p>
    <w:p w14:paraId="3BCBF473" w14:textId="77777777" w:rsidR="00B85690" w:rsidRPr="00E77497" w:rsidRDefault="00B85690" w:rsidP="00FA3203">
      <w:pPr>
        <w:pStyle w:val="Alg4"/>
        <w:numPr>
          <w:ilvl w:val="1"/>
          <w:numId w:val="95"/>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1A6DC60F" w14:textId="77777777" w:rsidR="00B85690" w:rsidRPr="00E77497" w:rsidRDefault="00B85690" w:rsidP="00FA3203">
      <w:pPr>
        <w:pStyle w:val="Alg4"/>
        <w:numPr>
          <w:ilvl w:val="1"/>
          <w:numId w:val="95"/>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 xml:space="preserve">y </w:t>
      </w:r>
      <w:r w:rsidRPr="00E77497">
        <w:t xml:space="preserve">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0053DE9B" w14:textId="77777777" w:rsidR="00B85690" w:rsidRPr="00E77497" w:rsidRDefault="00B85690" w:rsidP="00FA3203">
      <w:pPr>
        <w:pStyle w:val="Alg4"/>
        <w:numPr>
          <w:ilvl w:val="1"/>
          <w:numId w:val="95"/>
        </w:numPr>
      </w:pPr>
      <w:r w:rsidRPr="00E77497">
        <w:t xml:space="preserve">Return </w:t>
      </w:r>
      <w:r w:rsidRPr="00E77497">
        <w:rPr>
          <w:b/>
        </w:rPr>
        <w:t>true</w:t>
      </w:r>
      <w:r w:rsidRPr="00E77497">
        <w:t xml:space="preserve"> if </w:t>
      </w:r>
      <w:r w:rsidRPr="00E77497">
        <w:rPr>
          <w:i/>
        </w:rPr>
        <w:t>x</w:t>
      </w:r>
      <w:r w:rsidRPr="00E77497">
        <w:t xml:space="preserve"> and </w:t>
      </w:r>
      <w:r w:rsidRPr="00E77497">
        <w:rPr>
          <w:i/>
        </w:rPr>
        <w:t xml:space="preserve">y </w:t>
      </w:r>
      <w:del w:id="8944" w:author="Rev 5 Allen Wirfs-Brock" w:date="2012-01-05T12:57:00Z">
        <w:r w:rsidRPr="00E77497" w:rsidDel="00821C3A">
          <w:delText>refer to</w:delText>
        </w:r>
      </w:del>
      <w:ins w:id="8945" w:author="Rev 5 Allen Wirfs-Brock" w:date="2012-01-05T12:57:00Z">
        <w:r w:rsidR="00821C3A">
          <w:t>are</w:t>
        </w:r>
      </w:ins>
      <w:r w:rsidRPr="00E77497">
        <w:t xml:space="preserve"> the same </w:t>
      </w:r>
      <w:del w:id="8946" w:author="Rev 5 Allen Wirfs-Brock" w:date="2012-01-05T12:57:00Z">
        <w:r w:rsidRPr="00E77497" w:rsidDel="00821C3A">
          <w:delText>object</w:delText>
        </w:r>
      </w:del>
      <w:ins w:id="8947" w:author="Rev 5 Allen Wirfs-Brock" w:date="2012-01-05T12:57: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2C8F99C8"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1C0B4D59"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78A32054" w14:textId="77777777" w:rsidR="00B85690" w:rsidRPr="00E77497" w:rsidRDefault="00B85690" w:rsidP="00FA3203">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251C1DEB" w14:textId="77777777"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42B48D53" w14:textId="77777777"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239E7189" w14:textId="77777777"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10765A15" w14:textId="77777777" w:rsidR="00B85690" w:rsidRPr="00E77497" w:rsidRDefault="00B85690" w:rsidP="00FA3203">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276A8BC8" w14:textId="77777777"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3D813B51" w14:textId="77777777"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14:paraId="21CD6D17" w14:textId="77777777"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14:paraId="60DEDCF3"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60CF4F0F"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0C18EB2A"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33024F46" w14:textId="77777777"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14:paraId="7AA7FFED"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1A121C96"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43DF7923" w14:textId="77777777"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6F371AF7"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30125B1C"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4B3E11DF" w14:textId="77777777"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2740638B" w14:textId="77777777" w:rsidR="004B2820" w:rsidRPr="00E77497" w:rsidRDefault="004B2820" w:rsidP="004B2820">
      <w:pPr>
        <w:keepNext/>
        <w:rPr>
          <w:ins w:id="8948" w:author="Rev 4 Allen Wirfs-Brock" w:date="2011-10-15T13:01:00Z"/>
          <w:rFonts w:ascii="Helvetica" w:hAnsi="Helvetica"/>
          <w:b/>
        </w:rPr>
      </w:pPr>
      <w:ins w:id="8949" w:author="Rev 4 Allen Wirfs-Brock" w:date="2011-10-15T13:01:00Z">
        <w:r w:rsidRPr="00E77497">
          <w:rPr>
            <w:rFonts w:ascii="Helvetica" w:hAnsi="Helvetica"/>
            <w:b/>
          </w:rPr>
          <w:t xml:space="preserve">Runtime Semantics: </w:t>
        </w:r>
        <w:r w:rsidRPr="00E77497">
          <w:rPr>
            <w:rFonts w:ascii="Helvetica" w:hAnsi="Helvetica"/>
            <w:b/>
            <w:spacing w:val="6"/>
          </w:rPr>
          <w:t>The Strict Equality</w:t>
        </w:r>
        <w:r w:rsidRPr="00E77497">
          <w:t xml:space="preserve"> </w:t>
        </w:r>
        <w:r w:rsidRPr="00E77497">
          <w:rPr>
            <w:rFonts w:ascii="Helvetica" w:hAnsi="Helvetica"/>
            <w:b/>
            <w:spacing w:val="6"/>
          </w:rPr>
          <w:t>Comparison Algorithm</w:t>
        </w:r>
      </w:ins>
    </w:p>
    <w:p w14:paraId="6C378291" w14:textId="77777777"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2898E1EC" w14:textId="77777777" w:rsidR="00392591" w:rsidRDefault="00392591" w:rsidP="00392591">
      <w:pPr>
        <w:pStyle w:val="Alg4"/>
        <w:numPr>
          <w:ilvl w:val="0"/>
          <w:numId w:val="97"/>
        </w:numPr>
        <w:contextualSpacing/>
        <w:rPr>
          <w:ins w:id="8950" w:author="Rev 6 Allen Wirfs-Brock" w:date="2012-02-16T18:42:00Z"/>
        </w:rPr>
      </w:pPr>
      <w:ins w:id="8951" w:author="Rev 6 Allen Wirfs-Brock" w:date="2012-02-16T18:42:00Z">
        <w:r>
          <w:t xml:space="preserve">If </w:t>
        </w:r>
        <w:r>
          <w:rPr>
            <w:i/>
          </w:rPr>
          <w:t>x</w:t>
        </w:r>
        <w:r w:rsidRPr="00E77497">
          <w:t xml:space="preserve"> </w:t>
        </w:r>
        <w:r>
          <w:t xml:space="preserve">is an abrupt completion, return </w:t>
        </w:r>
        <w:r>
          <w:rPr>
            <w:i/>
          </w:rPr>
          <w:t>x</w:t>
        </w:r>
        <w:r>
          <w:t>.</w:t>
        </w:r>
      </w:ins>
    </w:p>
    <w:p w14:paraId="0C1FEE48" w14:textId="77777777" w:rsidR="00392591" w:rsidRDefault="00392591" w:rsidP="00392591">
      <w:pPr>
        <w:pStyle w:val="Alg4"/>
        <w:numPr>
          <w:ilvl w:val="0"/>
          <w:numId w:val="97"/>
        </w:numPr>
        <w:contextualSpacing/>
        <w:rPr>
          <w:ins w:id="8952" w:author="Rev 6 Allen Wirfs-Brock" w:date="2012-02-16T18:42:00Z"/>
        </w:rPr>
      </w:pPr>
      <w:ins w:id="8953" w:author="Rev 6 Allen Wirfs-Brock" w:date="2012-02-16T18:42:00Z">
        <w:r>
          <w:t xml:space="preserve">If </w:t>
        </w:r>
        <w:r>
          <w:rPr>
            <w:i/>
          </w:rPr>
          <w:t>y</w:t>
        </w:r>
        <w:r w:rsidRPr="00E77497">
          <w:t xml:space="preserve"> </w:t>
        </w:r>
        <w:r>
          <w:t xml:space="preserve">is an abrupt completion, return </w:t>
        </w:r>
        <w:r>
          <w:rPr>
            <w:i/>
          </w:rPr>
          <w:t>y</w:t>
        </w:r>
        <w:r>
          <w:t>.</w:t>
        </w:r>
      </w:ins>
    </w:p>
    <w:p w14:paraId="400507F0" w14:textId="77777777"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1C0E5C7B" w14:textId="77777777"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14:paraId="6DFE8970" w14:textId="77777777"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14:paraId="58EB74B6" w14:textId="77777777" w:rsidR="004B2820" w:rsidRPr="00E77497" w:rsidRDefault="004B2820" w:rsidP="00FA3203">
      <w:pPr>
        <w:pStyle w:val="Alg4"/>
        <w:numPr>
          <w:ilvl w:val="0"/>
          <w:numId w:val="97"/>
        </w:numPr>
      </w:pPr>
      <w:r w:rsidRPr="00E77497">
        <w:t>If Type(</w:t>
      </w:r>
      <w:r w:rsidRPr="00E77497">
        <w:rPr>
          <w:i/>
        </w:rPr>
        <w:t>x</w:t>
      </w:r>
      <w:r w:rsidRPr="00E77497">
        <w:t>) is Number, then</w:t>
      </w:r>
    </w:p>
    <w:p w14:paraId="5BE96107"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233C2D80" w14:textId="77777777"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56AA46D0"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5D6B860F" w14:textId="77777777"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0102C7E4"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62BB3285" w14:textId="77777777" w:rsidR="004B2820" w:rsidRPr="00E77497" w:rsidRDefault="004B2820" w:rsidP="00FA3203">
      <w:pPr>
        <w:pStyle w:val="Alg4"/>
        <w:numPr>
          <w:ilvl w:val="1"/>
          <w:numId w:val="97"/>
        </w:numPr>
      </w:pPr>
      <w:r w:rsidRPr="00E77497">
        <w:t xml:space="preserve">Return </w:t>
      </w:r>
      <w:r w:rsidRPr="00E77497">
        <w:rPr>
          <w:b/>
        </w:rPr>
        <w:t>false</w:t>
      </w:r>
      <w:r w:rsidRPr="00E77497">
        <w:t>.</w:t>
      </w:r>
    </w:p>
    <w:p w14:paraId="428DF71A" w14:textId="77777777" w:rsidR="004B2820" w:rsidRPr="00E77497" w:rsidRDefault="004B2820" w:rsidP="00FA3203">
      <w:pPr>
        <w:pStyle w:val="Alg4"/>
        <w:numPr>
          <w:ilvl w:val="0"/>
          <w:numId w:val="97"/>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5B4D7D21" w14:textId="77777777" w:rsidR="004B2820" w:rsidRPr="00E77497" w:rsidRDefault="004B2820" w:rsidP="00FA3203">
      <w:pPr>
        <w:pStyle w:val="Alg4"/>
        <w:numPr>
          <w:ilvl w:val="0"/>
          <w:numId w:val="97"/>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46C64F47" w14:textId="77777777" w:rsidR="004B2820" w:rsidRPr="00E77497" w:rsidRDefault="004B2820" w:rsidP="00FA3203">
      <w:pPr>
        <w:pStyle w:val="Alg4"/>
        <w:numPr>
          <w:ilvl w:val="0"/>
          <w:numId w:val="97"/>
        </w:numPr>
        <w:spacing w:after="120"/>
      </w:pPr>
      <w:r w:rsidRPr="00E77497">
        <w:t xml:space="preserve">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w:t>
      </w:r>
      <w:del w:id="8954" w:author="Rev 5 Allen Wirfs-Brock" w:date="2012-01-05T12:59:00Z">
        <w:r w:rsidRPr="00E77497" w:rsidDel="00821C3A">
          <w:delText>refer to</w:delText>
        </w:r>
      </w:del>
      <w:ins w:id="8955" w:author="Rev 5 Allen Wirfs-Brock" w:date="2012-01-05T12:59:00Z">
        <w:r w:rsidR="00821C3A">
          <w:t>are</w:t>
        </w:r>
      </w:ins>
      <w:r w:rsidRPr="00E77497">
        <w:t xml:space="preserve"> the same </w:t>
      </w:r>
      <w:del w:id="8956" w:author="Rev 5 Allen Wirfs-Brock" w:date="2012-01-05T12:59:00Z">
        <w:r w:rsidRPr="00E77497" w:rsidDel="00821C3A">
          <w:delText>object</w:delText>
        </w:r>
      </w:del>
      <w:ins w:id="8957" w:author="Rev 5 Allen Wirfs-Brock" w:date="2012-01-05T12:59: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40DC2D09" w14:textId="77777777" w:rsidR="004B2820" w:rsidRPr="00E77497" w:rsidRDefault="004B2820" w:rsidP="004B2820">
      <w:pPr>
        <w:pStyle w:val="Note"/>
      </w:pPr>
      <w:r w:rsidRPr="00E77497">
        <w:t>NOTE</w:t>
      </w:r>
      <w:r w:rsidRPr="00E77497">
        <w:tab/>
        <w:t>This algorithm differs from the SameValue Algorithm (9.12) in its treatment of signed zeroes and NaNs.</w:t>
      </w:r>
    </w:p>
    <w:p w14:paraId="59B88EBB" w14:textId="77777777" w:rsidR="00B85690" w:rsidRPr="00E77497" w:rsidRDefault="00B85690" w:rsidP="00B85690">
      <w:pPr>
        <w:keepNext/>
        <w:rPr>
          <w:ins w:id="8958" w:author="Rev 4 Allen Wirfs-Brock" w:date="2011-10-15T12:40:00Z"/>
          <w:rFonts w:ascii="Helvetica" w:hAnsi="Helvetica"/>
          <w:b/>
        </w:rPr>
      </w:pPr>
      <w:ins w:id="8959" w:author="Rev 4 Allen Wirfs-Brock" w:date="2011-10-15T12:40:00Z">
        <w:r w:rsidRPr="00E77497">
          <w:rPr>
            <w:rFonts w:ascii="Helvetica" w:hAnsi="Helvetica"/>
            <w:b/>
          </w:rPr>
          <w:t xml:space="preserve">Runtime Semantics: </w:t>
        </w:r>
        <w:r w:rsidRPr="00E77497">
          <w:rPr>
            <w:rFonts w:ascii="Helvetica" w:hAnsi="Helvetica"/>
            <w:b/>
            <w:spacing w:val="6"/>
          </w:rPr>
          <w:t>Evaluation</w:t>
        </w:r>
      </w:ins>
    </w:p>
    <w:p w14:paraId="18487B52" w14:textId="77777777" w:rsidR="004C02EF" w:rsidRPr="00E77497" w:rsidDel="00D22E49" w:rsidRDefault="004C02EF" w:rsidP="003A4B22">
      <w:pPr>
        <w:pStyle w:val="30"/>
        <w:numPr>
          <w:ilvl w:val="0"/>
          <w:numId w:val="0"/>
        </w:numPr>
        <w:rPr>
          <w:del w:id="8960" w:author="Rev 4 Allen Wirfs-Brock" w:date="2011-10-15T13:27:00Z"/>
        </w:rPr>
      </w:pPr>
      <w:del w:id="8961" w:author="Rev 4 Allen Wirfs-Brock" w:date="2011-10-15T13:27:00Z">
        <w:r w:rsidRPr="00E77497" w:rsidDel="00D22E49">
          <w:delText>11.9.1</w:delText>
        </w:r>
        <w:r w:rsidRPr="00E77497" w:rsidDel="00D22E49">
          <w:tab/>
          <w:delText xml:space="preserve">The Equals Operator ( </w:delText>
        </w:r>
        <w:r w:rsidRPr="00E77497" w:rsidDel="00D22E49">
          <w:rPr>
            <w:rFonts w:ascii="Courier New" w:hAnsi="Courier New"/>
          </w:rPr>
          <w:delText>==</w:delText>
        </w:r>
        <w:r w:rsidRPr="00E77497" w:rsidDel="00D22E49">
          <w:delText xml:space="preserve"> </w:delText>
        </w:r>
        <w:bookmarkEnd w:id="8919"/>
        <w:r w:rsidRPr="00E77497" w:rsidDel="00D22E49">
          <w:delText>)</w:delText>
        </w:r>
        <w:bookmarkEnd w:id="8926"/>
        <w:bookmarkEnd w:id="8927"/>
        <w:bookmarkEnd w:id="8928"/>
        <w:bookmarkEnd w:id="8929"/>
        <w:bookmarkEnd w:id="8930"/>
      </w:del>
    </w:p>
    <w:p w14:paraId="2FAFB508" w14:textId="77777777" w:rsidR="004C02EF" w:rsidRPr="00E65A34" w:rsidRDefault="004C02EF" w:rsidP="004C02EF">
      <w:del w:id="8962" w:author="Rev 4 Allen Wirfs-Brock" w:date="2011-10-15T13:29:00Z">
        <w:r w:rsidRPr="00E77497" w:rsidDel="006C0159">
          <w:delText xml:space="preserve">The production </w:delText>
        </w:r>
      </w:del>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del w:id="8963" w:author="Rev 4 Allen Wirfs-Brock" w:date="2011-10-15T13:29:00Z">
        <w:r w:rsidRPr="006B6D0A" w:rsidDel="006C0159">
          <w:delText>is evaluated as follows:</w:delText>
        </w:r>
      </w:del>
    </w:p>
    <w:p w14:paraId="02C0CF3F" w14:textId="77777777"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14:paraId="39DB6779" w14:textId="77777777"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14:paraId="311D60A8" w14:textId="77777777" w:rsidR="003258C2" w:rsidRDefault="003258C2" w:rsidP="003258C2">
      <w:pPr>
        <w:pStyle w:val="Alg4"/>
        <w:numPr>
          <w:ilvl w:val="0"/>
          <w:numId w:val="93"/>
        </w:numPr>
        <w:contextualSpacing/>
        <w:rPr>
          <w:ins w:id="8964" w:author="Rev 6 Allen Wirfs-Brock" w:date="2012-02-16T17:58:00Z"/>
        </w:rPr>
      </w:pPr>
      <w:ins w:id="8965"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4F11D363" w14:textId="77777777"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79E76C4E" w14:textId="77777777"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14:paraId="3E32E964" w14:textId="77777777" w:rsidR="004C02EF" w:rsidRPr="00E77497" w:rsidRDefault="004C02EF" w:rsidP="00FA3203">
      <w:pPr>
        <w:pStyle w:val="Alg3"/>
        <w:numPr>
          <w:ilvl w:val="0"/>
          <w:numId w:val="93"/>
        </w:numPr>
        <w:spacing w:after="220"/>
      </w:pPr>
      <w:r w:rsidRPr="00E77497">
        <w:t>Return the result of performing abstract equality comparison</w:t>
      </w:r>
      <w:ins w:id="8966"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8967" w:author="Rev 4 Allen Wirfs-Brock" w:date="2011-10-15T12:43:00Z">
        <w:r w:rsidRPr="00E77497" w:rsidDel="00B85690">
          <w:delText>(see 11.9.3).</w:delText>
        </w:r>
      </w:del>
    </w:p>
    <w:p w14:paraId="42308150" w14:textId="77777777" w:rsidR="004C02EF" w:rsidRPr="00E77497" w:rsidDel="006C0159" w:rsidRDefault="004C02EF" w:rsidP="003A4B22">
      <w:pPr>
        <w:pStyle w:val="30"/>
        <w:numPr>
          <w:ilvl w:val="0"/>
          <w:numId w:val="0"/>
        </w:numPr>
        <w:rPr>
          <w:del w:id="8968" w:author="Rev 4 Allen Wirfs-Brock" w:date="2011-10-15T13:29:00Z"/>
        </w:rPr>
      </w:pPr>
      <w:bookmarkStart w:id="8969" w:name="_Toc393690320"/>
      <w:bookmarkStart w:id="8970" w:name="_Toc472818862"/>
      <w:bookmarkStart w:id="8971" w:name="_Toc235503436"/>
      <w:bookmarkStart w:id="8972" w:name="_Toc241509211"/>
      <w:bookmarkStart w:id="8973" w:name="_Toc244416698"/>
      <w:bookmarkStart w:id="8974" w:name="_Toc276631062"/>
      <w:del w:id="8975" w:author="Rev 4 Allen Wirfs-Brock" w:date="2011-10-15T13:29:00Z">
        <w:r w:rsidRPr="00E77497" w:rsidDel="006C0159">
          <w:delText>11.9.2</w:delText>
        </w:r>
        <w:r w:rsidRPr="00E77497" w:rsidDel="006C0159">
          <w:tab/>
          <w:delText xml:space="preserve">The Does-not-equals Operator ( </w:delText>
        </w:r>
        <w:r w:rsidRPr="00E77497" w:rsidDel="006C0159">
          <w:rPr>
            <w:rFonts w:ascii="Courier New" w:hAnsi="Courier New"/>
          </w:rPr>
          <w:delText>!=</w:delText>
        </w:r>
        <w:r w:rsidRPr="00E77497" w:rsidDel="006C0159">
          <w:delText xml:space="preserve"> </w:delText>
        </w:r>
        <w:bookmarkEnd w:id="8969"/>
        <w:r w:rsidRPr="00E77497" w:rsidDel="006C0159">
          <w:delText>)</w:delText>
        </w:r>
        <w:bookmarkEnd w:id="8970"/>
        <w:bookmarkEnd w:id="8971"/>
        <w:bookmarkEnd w:id="8972"/>
        <w:bookmarkEnd w:id="8973"/>
        <w:bookmarkEnd w:id="8974"/>
      </w:del>
    </w:p>
    <w:p w14:paraId="59DDA7B0" w14:textId="77777777" w:rsidR="004C02EF" w:rsidRPr="00B820AB" w:rsidRDefault="004C02EF" w:rsidP="004C02EF">
      <w:del w:id="8976"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8977" w:author="Rev 4 Allen Wirfs-Brock" w:date="2011-10-15T13:29:00Z">
        <w:r w:rsidRPr="009C202C" w:rsidDel="006C0159">
          <w:delText>is evaluated as follows:</w:delText>
        </w:r>
      </w:del>
    </w:p>
    <w:p w14:paraId="2776EBAC" w14:textId="77777777"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183BEC12" w14:textId="77777777"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14:paraId="4DDC260F" w14:textId="77777777" w:rsidR="00722F95" w:rsidRDefault="00722F95" w:rsidP="00722F95">
      <w:pPr>
        <w:pStyle w:val="Alg4"/>
        <w:numPr>
          <w:ilvl w:val="0"/>
          <w:numId w:val="94"/>
        </w:numPr>
        <w:contextualSpacing/>
        <w:rPr>
          <w:ins w:id="8978" w:author="Rev 6 Allen Wirfs-Brock" w:date="2012-02-16T17:58:00Z"/>
        </w:rPr>
      </w:pPr>
      <w:ins w:id="8979"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11ACFE25" w14:textId="77777777"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349E8C1C" w14:textId="77777777"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14:paraId="4171F0A1" w14:textId="77777777" w:rsidR="00722F95" w:rsidRDefault="00722F95" w:rsidP="00722F95">
      <w:pPr>
        <w:pStyle w:val="Alg4"/>
        <w:numPr>
          <w:ilvl w:val="0"/>
          <w:numId w:val="94"/>
        </w:numPr>
        <w:contextualSpacing/>
        <w:rPr>
          <w:ins w:id="8980" w:author="Rev 6 Allen Wirfs-Brock" w:date="2012-02-16T18:06:00Z"/>
        </w:rPr>
      </w:pPr>
      <w:ins w:id="8981" w:author="Rev 6 Allen Wirfs-Brock" w:date="2012-02-16T18:06:00Z">
        <w:r>
          <w:t xml:space="preserve">If </w:t>
        </w:r>
        <w:r w:rsidRPr="00E77497">
          <w:rPr>
            <w:i/>
          </w:rPr>
          <w:t>rval</w:t>
        </w:r>
        <w:r w:rsidRPr="00E77497">
          <w:t xml:space="preserve"> </w:t>
        </w:r>
        <w:r>
          <w:t xml:space="preserve">is an abrupt completion, return </w:t>
        </w:r>
        <w:r w:rsidRPr="00E77497">
          <w:rPr>
            <w:i/>
          </w:rPr>
          <w:t>rval</w:t>
        </w:r>
        <w:r>
          <w:t>.</w:t>
        </w:r>
      </w:ins>
    </w:p>
    <w:p w14:paraId="4B291DE4" w14:textId="77777777" w:rsidR="004C02EF" w:rsidRPr="00E77497" w:rsidRDefault="004C02EF" w:rsidP="00FA3203">
      <w:pPr>
        <w:pStyle w:val="Alg3"/>
        <w:numPr>
          <w:ilvl w:val="0"/>
          <w:numId w:val="94"/>
        </w:numPr>
      </w:pPr>
      <w:r w:rsidRPr="00E77497">
        <w:t xml:space="preserve">Let </w:t>
      </w:r>
      <w:r w:rsidRPr="00E77497">
        <w:rPr>
          <w:i/>
        </w:rPr>
        <w:t>r</w:t>
      </w:r>
      <w:r w:rsidRPr="00E77497">
        <w:t xml:space="preserve"> be the result of performing abstract equality comparison</w:t>
      </w:r>
      <w:ins w:id="8982"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8983" w:author="Rev 4 Allen Wirfs-Brock" w:date="2011-10-15T12:43:00Z">
        <w:r w:rsidRPr="00E77497" w:rsidDel="00B85690">
          <w:delText>(see 11.9.3).</w:delText>
        </w:r>
      </w:del>
    </w:p>
    <w:p w14:paraId="036C7FA9" w14:textId="77777777"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8984" w:name="_Ref393523209"/>
      <w:bookmarkStart w:id="8985" w:name="_Toc393690321"/>
      <w:r w:rsidRPr="00E77497">
        <w:t>.</w:t>
      </w:r>
      <w:bookmarkStart w:id="8986" w:name="_Ref424533194"/>
    </w:p>
    <w:p w14:paraId="746A22F9" w14:textId="77777777" w:rsidR="004C02EF" w:rsidRPr="00E77497" w:rsidDel="006C0159" w:rsidRDefault="004C02EF" w:rsidP="003A4B22">
      <w:pPr>
        <w:pStyle w:val="30"/>
        <w:numPr>
          <w:ilvl w:val="0"/>
          <w:numId w:val="0"/>
        </w:numPr>
        <w:rPr>
          <w:del w:id="8987" w:author="Rev 4 Allen Wirfs-Brock" w:date="2011-10-15T13:29:00Z"/>
        </w:rPr>
      </w:pPr>
      <w:bookmarkStart w:id="8988" w:name="_Toc375031190"/>
      <w:bookmarkStart w:id="8989" w:name="_Ref378391680"/>
      <w:bookmarkStart w:id="8990" w:name="_Toc381513703"/>
      <w:bookmarkStart w:id="8991" w:name="_Toc382202865"/>
      <w:bookmarkStart w:id="8992" w:name="_Toc382212225"/>
      <w:bookmarkStart w:id="8993" w:name="_Toc382212654"/>
      <w:bookmarkStart w:id="8994" w:name="_Toc382291570"/>
      <w:bookmarkStart w:id="8995" w:name="_Toc385672219"/>
      <w:bookmarkStart w:id="8996" w:name="_Toc393690322"/>
      <w:bookmarkStart w:id="8997" w:name="_Toc417706204"/>
      <w:bookmarkStart w:id="8998" w:name="_Toc472818864"/>
      <w:bookmarkStart w:id="8999" w:name="_Toc398440770"/>
      <w:bookmarkStart w:id="9000" w:name="_Toc403317150"/>
      <w:bookmarkStart w:id="9001" w:name="_Toc403362705"/>
      <w:bookmarkStart w:id="9002" w:name="_Toc235503438"/>
      <w:bookmarkStart w:id="9003" w:name="_Toc241509213"/>
      <w:bookmarkStart w:id="9004" w:name="_Toc244416700"/>
      <w:bookmarkStart w:id="9005" w:name="_Toc276631064"/>
      <w:bookmarkEnd w:id="8984"/>
      <w:bookmarkEnd w:id="8985"/>
      <w:bookmarkEnd w:id="8986"/>
      <w:del w:id="9006" w:author="Rev 4 Allen Wirfs-Brock" w:date="2011-10-15T13:29:00Z">
        <w:r w:rsidRPr="00E77497" w:rsidDel="006C0159">
          <w:delText>11.9.4</w:delText>
        </w:r>
        <w:r w:rsidRPr="00E77497" w:rsidDel="006C0159">
          <w:tab/>
          <w:delText xml:space="preserve">The Strict Equals Operator ( </w:delText>
        </w:r>
        <w:r w:rsidRPr="00E77497" w:rsidDel="006C0159">
          <w:rPr>
            <w:rFonts w:ascii="Courier New" w:hAnsi="Courier New"/>
          </w:rPr>
          <w:delText>===</w:delText>
        </w:r>
        <w:r w:rsidRPr="00E77497" w:rsidDel="006C0159">
          <w:delText xml:space="preserve"> )</w:delText>
        </w:r>
        <w:bookmarkEnd w:id="8997"/>
        <w:bookmarkEnd w:id="8998"/>
        <w:bookmarkEnd w:id="9002"/>
        <w:bookmarkEnd w:id="9003"/>
        <w:bookmarkEnd w:id="9004"/>
        <w:bookmarkEnd w:id="9005"/>
      </w:del>
    </w:p>
    <w:p w14:paraId="26CCAD95" w14:textId="77777777" w:rsidR="004C02EF" w:rsidRPr="00B820AB" w:rsidRDefault="004C02EF" w:rsidP="004C02EF">
      <w:del w:id="9007" w:author="Rev 4 Allen Wirfs-Brock" w:date="2011-10-15T13:29:00Z">
        <w:r w:rsidRPr="00E77497" w:rsidDel="006C0159">
          <w:delText xml:space="preserve">The production </w:delText>
        </w:r>
      </w:del>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del w:id="9008" w:author="Rev 4 Allen Wirfs-Brock" w:date="2011-10-15T13:29:00Z">
        <w:r w:rsidRPr="009C202C" w:rsidDel="006C0159">
          <w:delText>is evaluated as follows:</w:delText>
        </w:r>
      </w:del>
    </w:p>
    <w:p w14:paraId="152C022D" w14:textId="77777777"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545C320B" w14:textId="77777777"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14:paraId="6FF8A496" w14:textId="77777777" w:rsidR="00722F95" w:rsidRDefault="00722F95" w:rsidP="00722F95">
      <w:pPr>
        <w:pStyle w:val="Alg4"/>
        <w:numPr>
          <w:ilvl w:val="0"/>
          <w:numId w:val="96"/>
        </w:numPr>
        <w:contextualSpacing/>
        <w:rPr>
          <w:ins w:id="9009" w:author="Rev 6 Allen Wirfs-Brock" w:date="2012-02-16T17:58:00Z"/>
        </w:rPr>
      </w:pPr>
      <w:ins w:id="9010"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30CF1178" w14:textId="77777777"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12DDEF8E" w14:textId="77777777"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14:paraId="673BCE96" w14:textId="77777777" w:rsidR="004C02EF" w:rsidRPr="00E77497" w:rsidRDefault="004C02EF" w:rsidP="00FA3203">
      <w:pPr>
        <w:pStyle w:val="Alg3"/>
        <w:numPr>
          <w:ilvl w:val="0"/>
          <w:numId w:val="96"/>
        </w:numPr>
        <w:spacing w:after="220"/>
      </w:pPr>
      <w:r w:rsidRPr="00E77497">
        <w:t>Return the result of performing the strict equality comparison</w:t>
      </w:r>
      <w:ins w:id="9011"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9012" w:author="Rev 4 Allen Wirfs-Brock" w:date="2011-10-15T13:02:00Z">
        <w:r w:rsidRPr="00E77497" w:rsidDel="00E5271E">
          <w:delText>(See 11.9.6)</w:delText>
        </w:r>
      </w:del>
    </w:p>
    <w:p w14:paraId="7C712C93" w14:textId="77777777" w:rsidR="004C02EF" w:rsidRPr="00E77497" w:rsidDel="006C0159" w:rsidRDefault="004C02EF" w:rsidP="003A4B22">
      <w:pPr>
        <w:pStyle w:val="30"/>
        <w:numPr>
          <w:ilvl w:val="0"/>
          <w:numId w:val="0"/>
        </w:numPr>
        <w:rPr>
          <w:del w:id="9013" w:author="Rev 4 Allen Wirfs-Brock" w:date="2011-10-15T13:29:00Z"/>
        </w:rPr>
      </w:pPr>
      <w:bookmarkStart w:id="9014" w:name="_Toc417706205"/>
      <w:bookmarkStart w:id="9015" w:name="_Toc472818865"/>
      <w:bookmarkStart w:id="9016" w:name="_Toc235503439"/>
      <w:bookmarkStart w:id="9017" w:name="_Toc241509214"/>
      <w:bookmarkStart w:id="9018" w:name="_Toc244416701"/>
      <w:bookmarkStart w:id="9019" w:name="_Toc276631065"/>
      <w:del w:id="9020" w:author="Rev 4 Allen Wirfs-Brock" w:date="2011-10-15T13:29:00Z">
        <w:r w:rsidRPr="00E77497" w:rsidDel="006C0159">
          <w:delText>11.9.5</w:delText>
        </w:r>
        <w:r w:rsidRPr="00E77497" w:rsidDel="006C0159">
          <w:tab/>
          <w:delText xml:space="preserve">The Strict Does-not-equal Operator ( </w:delText>
        </w:r>
        <w:r w:rsidRPr="00E77497" w:rsidDel="006C0159">
          <w:rPr>
            <w:rFonts w:ascii="Courier New" w:hAnsi="Courier New"/>
          </w:rPr>
          <w:delText>!==</w:delText>
        </w:r>
        <w:r w:rsidRPr="00E77497" w:rsidDel="006C0159">
          <w:delText xml:space="preserve"> )</w:delText>
        </w:r>
        <w:bookmarkEnd w:id="9014"/>
        <w:bookmarkEnd w:id="9015"/>
        <w:bookmarkEnd w:id="9016"/>
        <w:bookmarkEnd w:id="9017"/>
        <w:bookmarkEnd w:id="9018"/>
        <w:bookmarkEnd w:id="9019"/>
      </w:del>
    </w:p>
    <w:p w14:paraId="1CC80CAC" w14:textId="77777777" w:rsidR="004C02EF" w:rsidRPr="00B820AB" w:rsidRDefault="004C02EF" w:rsidP="004C02EF">
      <w:del w:id="9021"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9022" w:author="Rev 4 Allen Wirfs-Brock" w:date="2011-10-15T13:29:00Z">
        <w:r w:rsidRPr="009C202C" w:rsidDel="006C0159">
          <w:delText>is evaluated as follows:</w:delText>
        </w:r>
      </w:del>
    </w:p>
    <w:p w14:paraId="419AF355" w14:textId="77777777"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7075DD57" w14:textId="77777777"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14:paraId="74B94E29" w14:textId="77777777" w:rsidR="00722F95" w:rsidRDefault="00722F95" w:rsidP="00722F95">
      <w:pPr>
        <w:pStyle w:val="Alg4"/>
        <w:numPr>
          <w:ilvl w:val="0"/>
          <w:numId w:val="98"/>
        </w:numPr>
        <w:contextualSpacing/>
        <w:rPr>
          <w:ins w:id="9023" w:author="Rev 6 Allen Wirfs-Brock" w:date="2012-02-16T17:58:00Z"/>
        </w:rPr>
      </w:pPr>
      <w:ins w:id="9024"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03F868F8" w14:textId="77777777"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6BDF9F20" w14:textId="77777777"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14:paraId="7CE86ED4" w14:textId="77777777" w:rsidR="004C02EF" w:rsidRPr="00E77497" w:rsidRDefault="004C02EF" w:rsidP="00FA3203">
      <w:pPr>
        <w:pStyle w:val="Alg3"/>
        <w:numPr>
          <w:ilvl w:val="0"/>
          <w:numId w:val="98"/>
        </w:numPr>
      </w:pPr>
      <w:r w:rsidRPr="00E77497">
        <w:t xml:space="preserve">Let </w:t>
      </w:r>
      <w:r w:rsidRPr="00E77497">
        <w:rPr>
          <w:i/>
        </w:rPr>
        <w:t>r</w:t>
      </w:r>
      <w:r w:rsidRPr="00E77497">
        <w:t xml:space="preserve"> be the result of performing strict equality comparison</w:t>
      </w:r>
      <w:ins w:id="9025"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9026" w:author="Rev 4 Allen Wirfs-Brock" w:date="2011-10-15T13:02:00Z">
        <w:r w:rsidRPr="00E77497" w:rsidDel="00E5271E">
          <w:delText>(See 11.9.6)</w:delText>
        </w:r>
      </w:del>
    </w:p>
    <w:p w14:paraId="7BF0C3E8" w14:textId="77777777"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5E989616" w14:textId="77777777" w:rsidR="00952396" w:rsidRPr="00B820AB" w:rsidRDefault="00952396" w:rsidP="00952396">
      <w:pPr>
        <w:rPr>
          <w:ins w:id="9027" w:author="Rev 5 Allen Wirfs-Brock" w:date="2012-01-05T10:30:00Z"/>
        </w:rPr>
      </w:pPr>
      <w:bookmarkStart w:id="9028" w:name="_Ref440445026"/>
      <w:bookmarkStart w:id="9029" w:name="_Toc472818867"/>
      <w:bookmarkStart w:id="9030" w:name="_Toc235503441"/>
      <w:bookmarkStart w:id="9031" w:name="_Toc241509216"/>
      <w:bookmarkStart w:id="9032" w:name="_Toc244416703"/>
      <w:bookmarkStart w:id="9033" w:name="_Toc276631067"/>
      <w:bookmarkEnd w:id="8988"/>
      <w:bookmarkEnd w:id="8989"/>
      <w:bookmarkEnd w:id="8990"/>
      <w:bookmarkEnd w:id="8991"/>
      <w:bookmarkEnd w:id="8992"/>
      <w:bookmarkEnd w:id="8993"/>
      <w:bookmarkEnd w:id="8994"/>
      <w:bookmarkEnd w:id="8995"/>
      <w:bookmarkEnd w:id="8996"/>
      <w:bookmarkEnd w:id="8999"/>
      <w:bookmarkEnd w:id="9000"/>
      <w:bookmarkEnd w:id="9001"/>
      <w:ins w:id="9034" w:author="Rev 5 Allen Wirfs-Brock" w:date="2012-01-05T10:30:00Z">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ins>
      <w:ins w:id="9035" w:author="Rev 5 Allen Wirfs-Brock" w:date="2012-01-05T10:37:00Z">
        <w:r w:rsidR="0042613F">
          <w:rPr>
            <w:sz w:val="16"/>
            <w:szCs w:val="16"/>
          </w:rPr>
          <w:t xml:space="preserve">[no </w:t>
        </w:r>
        <w:r w:rsidR="0042613F" w:rsidRPr="0042613F">
          <w:rPr>
            <w:rFonts w:ascii="Times New Roman" w:hAnsi="Times New Roman"/>
            <w:i/>
            <w:sz w:val="16"/>
            <w:szCs w:val="16"/>
          </w:rPr>
          <w:t>LineTerminator</w:t>
        </w:r>
        <w:r w:rsidR="0042613F">
          <w:rPr>
            <w:sz w:val="16"/>
            <w:szCs w:val="16"/>
          </w:rPr>
          <w:t xml:space="preserve"> here] </w:t>
        </w:r>
      </w:ins>
      <w:ins w:id="9036" w:author="Rev 5 Allen Wirfs-Brock" w:date="2012-01-05T10:35:00Z">
        <w:r w:rsidR="0042613F">
          <w:rPr>
            <w:rFonts w:ascii="Courier New" w:hAnsi="Courier New"/>
            <w:b/>
          </w:rPr>
          <w:t>is</w:t>
        </w:r>
      </w:ins>
      <w:ins w:id="9037" w:author="Rev 5 Allen Wirfs-Brock" w:date="2012-01-05T10:30:00Z">
        <w:r w:rsidRPr="006B6D0A">
          <w:t xml:space="preserve"> </w:t>
        </w:r>
        <w:r w:rsidRPr="006B6D0A">
          <w:rPr>
            <w:rStyle w:val="bnf"/>
          </w:rPr>
          <w:t>RelationalExpression</w:t>
        </w:r>
        <w:r w:rsidRPr="00E65A34">
          <w:t xml:space="preserve"> </w:t>
        </w:r>
      </w:ins>
    </w:p>
    <w:p w14:paraId="1EC2BF1C" w14:textId="77777777" w:rsidR="00952396" w:rsidRPr="00E77497" w:rsidRDefault="00952396" w:rsidP="0042613F">
      <w:pPr>
        <w:pStyle w:val="Alg3"/>
        <w:numPr>
          <w:ilvl w:val="0"/>
          <w:numId w:val="629"/>
        </w:numPr>
        <w:rPr>
          <w:ins w:id="9038" w:author="Rev 5 Allen Wirfs-Brock" w:date="2012-01-05T10:30:00Z"/>
        </w:rPr>
      </w:pPr>
      <w:ins w:id="9039"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302A44FA" w14:textId="77777777" w:rsidR="00952396" w:rsidRPr="00E77497" w:rsidRDefault="00952396" w:rsidP="0042613F">
      <w:pPr>
        <w:pStyle w:val="Alg3"/>
        <w:numPr>
          <w:ilvl w:val="0"/>
          <w:numId w:val="629"/>
        </w:numPr>
        <w:rPr>
          <w:ins w:id="9040" w:author="Rev 5 Allen Wirfs-Brock" w:date="2012-01-05T10:30:00Z"/>
        </w:rPr>
      </w:pPr>
      <w:ins w:id="9041"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60A50050" w14:textId="77777777" w:rsidR="00722F95" w:rsidRDefault="00722F95" w:rsidP="00722F95">
      <w:pPr>
        <w:pStyle w:val="Alg4"/>
        <w:numPr>
          <w:ilvl w:val="0"/>
          <w:numId w:val="629"/>
        </w:numPr>
        <w:contextualSpacing/>
        <w:rPr>
          <w:ins w:id="9042" w:author="Rev 6 Allen Wirfs-Brock" w:date="2012-02-16T17:58:00Z"/>
        </w:rPr>
      </w:pPr>
      <w:ins w:id="9043"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3509E091" w14:textId="77777777" w:rsidR="00952396" w:rsidRPr="00E77497" w:rsidRDefault="00952396" w:rsidP="0042613F">
      <w:pPr>
        <w:pStyle w:val="Alg3"/>
        <w:numPr>
          <w:ilvl w:val="0"/>
          <w:numId w:val="629"/>
        </w:numPr>
        <w:rPr>
          <w:ins w:id="9044" w:author="Rev 5 Allen Wirfs-Brock" w:date="2012-01-05T10:30:00Z"/>
        </w:rPr>
      </w:pPr>
      <w:ins w:id="9045"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56F8FCE8" w14:textId="77777777" w:rsidR="00952396" w:rsidRPr="00E77497" w:rsidRDefault="00952396" w:rsidP="0042613F">
      <w:pPr>
        <w:pStyle w:val="Alg3"/>
        <w:numPr>
          <w:ilvl w:val="0"/>
          <w:numId w:val="629"/>
        </w:numPr>
        <w:rPr>
          <w:ins w:id="9046" w:author="Rev 5 Allen Wirfs-Brock" w:date="2012-01-05T10:30:00Z"/>
        </w:rPr>
      </w:pPr>
      <w:ins w:id="9047"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290B2F24" w14:textId="77777777" w:rsidR="00722F95" w:rsidRDefault="00722F95" w:rsidP="00722F95">
      <w:pPr>
        <w:pStyle w:val="Alg4"/>
        <w:numPr>
          <w:ilvl w:val="0"/>
          <w:numId w:val="629"/>
        </w:numPr>
        <w:contextualSpacing/>
        <w:rPr>
          <w:ins w:id="9048" w:author="Rev 6 Allen Wirfs-Brock" w:date="2012-02-16T18:07:00Z"/>
        </w:rPr>
      </w:pPr>
      <w:ins w:id="9049" w:author="Rev 6 Allen Wirfs-Brock" w:date="2012-02-16T18:07:00Z">
        <w:r>
          <w:t xml:space="preserve">If </w:t>
        </w:r>
        <w:r w:rsidRPr="00E77497">
          <w:rPr>
            <w:i/>
          </w:rPr>
          <w:t>rval</w:t>
        </w:r>
        <w:r w:rsidRPr="00E77497">
          <w:t xml:space="preserve"> </w:t>
        </w:r>
        <w:r>
          <w:t xml:space="preserve">is an abrupt completion, return </w:t>
        </w:r>
        <w:r w:rsidRPr="00E77497">
          <w:rPr>
            <w:i/>
          </w:rPr>
          <w:t>rval</w:t>
        </w:r>
        <w:r>
          <w:t>.</w:t>
        </w:r>
      </w:ins>
    </w:p>
    <w:p w14:paraId="2D1C5045" w14:textId="77777777" w:rsidR="00952396" w:rsidRPr="00E77497" w:rsidRDefault="00952396" w:rsidP="0042613F">
      <w:pPr>
        <w:pStyle w:val="Alg3"/>
        <w:numPr>
          <w:ilvl w:val="0"/>
          <w:numId w:val="629"/>
        </w:numPr>
        <w:spacing w:after="220"/>
        <w:rPr>
          <w:ins w:id="9050" w:author="Rev 5 Allen Wirfs-Brock" w:date="2012-01-05T10:30:00Z"/>
        </w:rPr>
      </w:pPr>
      <w:ins w:id="9051" w:author="Rev 5 Allen Wirfs-Brock" w:date="2012-01-05T10:30:00Z">
        <w:r w:rsidRPr="00E77497">
          <w:t xml:space="preserve">Return the result of performing </w:t>
        </w:r>
      </w:ins>
      <w:ins w:id="9052" w:author="Rev 5 Allen Wirfs-Brock" w:date="2012-01-05T10:39:00Z">
        <w:r w:rsidR="0042613F">
          <w:t>Sa</w:t>
        </w:r>
        <w:del w:id="9053" w:author="Rev 6 Allen Wirfs-Brock" w:date="2012-02-16T18:07:00Z">
          <w:r w:rsidR="0042613F" w:rsidDel="00722F95">
            <w:delText>v</w:delText>
          </w:r>
        </w:del>
      </w:ins>
      <w:ins w:id="9054" w:author="Rev 6 Allen Wirfs-Brock" w:date="2012-02-16T18:07:00Z">
        <w:r w:rsidR="00722F95">
          <w:t>m</w:t>
        </w:r>
      </w:ins>
      <w:ins w:id="9055" w:author="Rev 5 Allen Wirfs-Brock" w:date="2012-01-05T10:39:00Z">
        <w:r w:rsidR="0042613F">
          <w:t>eValue(</w:t>
        </w:r>
      </w:ins>
      <w:ins w:id="9056" w:author="Rev 5 Allen Wirfs-Brock" w:date="2012-01-05T10:30:00Z">
        <w:r w:rsidRPr="00E77497">
          <w:rPr>
            <w:i/>
          </w:rPr>
          <w:t>rval</w:t>
        </w:r>
      </w:ins>
      <w:ins w:id="9057" w:author="Rev 5 Allen Wirfs-Brock" w:date="2012-01-05T10:40:00Z">
        <w:r w:rsidR="0042613F">
          <w:t>,</w:t>
        </w:r>
      </w:ins>
      <w:ins w:id="9058" w:author="Rev 5 Allen Wirfs-Brock" w:date="2012-01-05T10:30:00Z">
        <w:r w:rsidRPr="00E77497">
          <w:t xml:space="preserve"> </w:t>
        </w:r>
        <w:r w:rsidRPr="00E77497">
          <w:rPr>
            <w:i/>
          </w:rPr>
          <w:t>lval</w:t>
        </w:r>
      </w:ins>
      <w:ins w:id="9059" w:author="Rev 5 Allen Wirfs-Brock" w:date="2012-01-05T10:40:00Z">
        <w:r w:rsidR="0042613F">
          <w:t>).</w:t>
        </w:r>
      </w:ins>
      <w:ins w:id="9060" w:author="Rev 5 Allen Wirfs-Brock" w:date="2012-01-05T10:30:00Z">
        <w:r w:rsidRPr="00E77497">
          <w:t xml:space="preserve"> </w:t>
        </w:r>
      </w:ins>
    </w:p>
    <w:p w14:paraId="324038E4" w14:textId="77777777" w:rsidR="00952396" w:rsidRPr="00B820AB" w:rsidRDefault="00952396" w:rsidP="00952396">
      <w:pPr>
        <w:rPr>
          <w:ins w:id="9061" w:author="Rev 5 Allen Wirfs-Brock" w:date="2012-01-05T10:30:00Z"/>
        </w:rPr>
      </w:pPr>
      <w:ins w:id="9062" w:author="Rev 5 Allen Wirfs-Brock" w:date="2012-01-05T10:30:00Z">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ins>
      <w:ins w:id="9063" w:author="Rev 5 Allen Wirfs-Brock" w:date="2012-01-05T10:38:00Z">
        <w:r w:rsidR="0042613F">
          <w:rPr>
            <w:sz w:val="16"/>
            <w:szCs w:val="16"/>
          </w:rPr>
          <w:t xml:space="preserve">[no </w:t>
        </w:r>
        <w:r w:rsidR="0042613F" w:rsidRPr="007870CC">
          <w:rPr>
            <w:rFonts w:ascii="Times New Roman" w:hAnsi="Times New Roman"/>
            <w:i/>
            <w:sz w:val="16"/>
            <w:szCs w:val="16"/>
          </w:rPr>
          <w:t>LineTerminator</w:t>
        </w:r>
        <w:r w:rsidR="0042613F">
          <w:rPr>
            <w:sz w:val="16"/>
            <w:szCs w:val="16"/>
          </w:rPr>
          <w:t xml:space="preserve"> here] </w:t>
        </w:r>
      </w:ins>
      <w:ins w:id="9064" w:author="Rev 5 Allen Wirfs-Brock" w:date="2012-01-05T10:35:00Z">
        <w:r w:rsidR="0042613F">
          <w:rPr>
            <w:rFonts w:ascii="Courier New" w:hAnsi="Courier New"/>
            <w:b/>
          </w:rPr>
          <w:t>isnt</w:t>
        </w:r>
      </w:ins>
      <w:ins w:id="9065" w:author="Rev 5 Allen Wirfs-Brock" w:date="2012-01-05T10:30:00Z">
        <w:r w:rsidRPr="006B6D0A">
          <w:t xml:space="preserve"> </w:t>
        </w:r>
        <w:r w:rsidRPr="006B6D0A">
          <w:rPr>
            <w:rStyle w:val="bnf"/>
          </w:rPr>
          <w:t>RelationalExpression</w:t>
        </w:r>
        <w:r w:rsidRPr="00E65A34">
          <w:t xml:space="preserve"> </w:t>
        </w:r>
      </w:ins>
    </w:p>
    <w:p w14:paraId="64D343CA" w14:textId="77777777" w:rsidR="00952396" w:rsidRPr="00E77497" w:rsidRDefault="00952396" w:rsidP="0042613F">
      <w:pPr>
        <w:pStyle w:val="Alg3"/>
        <w:numPr>
          <w:ilvl w:val="0"/>
          <w:numId w:val="630"/>
        </w:numPr>
        <w:rPr>
          <w:ins w:id="9066" w:author="Rev 5 Allen Wirfs-Brock" w:date="2012-01-05T10:30:00Z"/>
        </w:rPr>
      </w:pPr>
      <w:ins w:id="9067"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17DC88BB" w14:textId="77777777" w:rsidR="00952396" w:rsidRPr="00E77497" w:rsidRDefault="00952396" w:rsidP="0042613F">
      <w:pPr>
        <w:pStyle w:val="Alg3"/>
        <w:numPr>
          <w:ilvl w:val="0"/>
          <w:numId w:val="630"/>
        </w:numPr>
        <w:rPr>
          <w:ins w:id="9068" w:author="Rev 5 Allen Wirfs-Brock" w:date="2012-01-05T10:30:00Z"/>
        </w:rPr>
      </w:pPr>
      <w:ins w:id="9069"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02763A71" w14:textId="77777777" w:rsidR="00722F95" w:rsidRDefault="00722F95" w:rsidP="00722F95">
      <w:pPr>
        <w:pStyle w:val="Alg4"/>
        <w:numPr>
          <w:ilvl w:val="0"/>
          <w:numId w:val="630"/>
        </w:numPr>
        <w:contextualSpacing/>
        <w:rPr>
          <w:ins w:id="9070" w:author="Rev 6 Allen Wirfs-Brock" w:date="2012-02-16T17:58:00Z"/>
        </w:rPr>
      </w:pPr>
      <w:ins w:id="9071" w:author="Rev 6 Allen Wirfs-Brock" w:date="2012-02-16T17:58:00Z">
        <w:r>
          <w:t xml:space="preserve">If </w:t>
        </w:r>
        <w:r w:rsidRPr="00E77497">
          <w:rPr>
            <w:i/>
          </w:rPr>
          <w:t>lval</w:t>
        </w:r>
        <w:r w:rsidRPr="00E77497">
          <w:t xml:space="preserve"> </w:t>
        </w:r>
        <w:r>
          <w:t xml:space="preserve">is an abrupt completion, return </w:t>
        </w:r>
        <w:r w:rsidRPr="00E77497">
          <w:rPr>
            <w:i/>
          </w:rPr>
          <w:t>lval</w:t>
        </w:r>
        <w:r>
          <w:t>.</w:t>
        </w:r>
      </w:ins>
    </w:p>
    <w:p w14:paraId="0CAC9FA0" w14:textId="77777777" w:rsidR="00952396" w:rsidRPr="00E77497" w:rsidRDefault="00952396" w:rsidP="0042613F">
      <w:pPr>
        <w:pStyle w:val="Alg3"/>
        <w:numPr>
          <w:ilvl w:val="0"/>
          <w:numId w:val="630"/>
        </w:numPr>
        <w:rPr>
          <w:ins w:id="9072" w:author="Rev 5 Allen Wirfs-Brock" w:date="2012-01-05T10:30:00Z"/>
        </w:rPr>
      </w:pPr>
      <w:ins w:id="9073"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557474CC" w14:textId="77777777" w:rsidR="00952396" w:rsidRPr="00E77497" w:rsidRDefault="00952396" w:rsidP="0042613F">
      <w:pPr>
        <w:pStyle w:val="Alg3"/>
        <w:numPr>
          <w:ilvl w:val="0"/>
          <w:numId w:val="630"/>
        </w:numPr>
        <w:rPr>
          <w:ins w:id="9074" w:author="Rev 5 Allen Wirfs-Brock" w:date="2012-01-05T10:30:00Z"/>
        </w:rPr>
      </w:pPr>
      <w:ins w:id="9075"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6FB1A55E" w14:textId="77777777" w:rsidR="00952396" w:rsidRPr="00E77497" w:rsidRDefault="00952396" w:rsidP="0042613F">
      <w:pPr>
        <w:pStyle w:val="Alg3"/>
        <w:numPr>
          <w:ilvl w:val="0"/>
          <w:numId w:val="630"/>
        </w:numPr>
        <w:rPr>
          <w:ins w:id="9076" w:author="Rev 5 Allen Wirfs-Brock" w:date="2012-01-05T10:30:00Z"/>
        </w:rPr>
      </w:pPr>
      <w:ins w:id="9077" w:author="Rev 5 Allen Wirfs-Brock" w:date="2012-01-05T10:30:00Z">
        <w:r w:rsidRPr="00E77497">
          <w:t xml:space="preserve">Let </w:t>
        </w:r>
        <w:r w:rsidRPr="00E77497">
          <w:rPr>
            <w:i/>
          </w:rPr>
          <w:t>r</w:t>
        </w:r>
        <w:r w:rsidRPr="00E77497">
          <w:t xml:space="preserve"> be the result of</w:t>
        </w:r>
      </w:ins>
      <w:ins w:id="9078" w:author="Rev 5 Allen Wirfs-Brock" w:date="2012-01-05T10:42:00Z">
        <w:r w:rsidR="0042613F">
          <w:t xml:space="preserve"> performing</w:t>
        </w:r>
      </w:ins>
      <w:ins w:id="9079" w:author="Rev 5 Allen Wirfs-Brock" w:date="2012-01-05T10:30:00Z">
        <w:r w:rsidRPr="00E77497">
          <w:t xml:space="preserve"> </w:t>
        </w:r>
      </w:ins>
      <w:ins w:id="9080" w:author="Rev 5 Allen Wirfs-Brock" w:date="2012-01-05T10:40:00Z">
        <w:r w:rsidR="0042613F">
          <w:t>Sa</w:t>
        </w:r>
        <w:del w:id="9081" w:author="Rev 6 Allen Wirfs-Brock" w:date="2012-02-16T18:07:00Z">
          <w:r w:rsidR="0042613F" w:rsidDel="00722F95">
            <w:delText>v</w:delText>
          </w:r>
        </w:del>
      </w:ins>
      <w:ins w:id="9082" w:author="Rev 6 Allen Wirfs-Brock" w:date="2012-02-16T18:07:00Z">
        <w:r w:rsidR="00722F95">
          <w:t>m</w:t>
        </w:r>
      </w:ins>
      <w:ins w:id="9083" w:author="Rev 5 Allen Wirfs-Brock" w:date="2012-01-05T10:40:00Z">
        <w:r w:rsidR="0042613F">
          <w:t>eValue(</w:t>
        </w:r>
        <w:r w:rsidR="0042613F" w:rsidRPr="00E77497">
          <w:rPr>
            <w:i/>
          </w:rPr>
          <w:t>rval</w:t>
        </w:r>
        <w:r w:rsidR="0042613F">
          <w:t>,</w:t>
        </w:r>
        <w:r w:rsidR="0042613F" w:rsidRPr="00E77497">
          <w:t xml:space="preserve"> </w:t>
        </w:r>
        <w:r w:rsidR="0042613F" w:rsidRPr="00E77497">
          <w:rPr>
            <w:i/>
          </w:rPr>
          <w:t>lval</w:t>
        </w:r>
        <w:r w:rsidR="0042613F">
          <w:t>)</w:t>
        </w:r>
      </w:ins>
      <w:ins w:id="9084" w:author="Rev 5 Allen Wirfs-Brock" w:date="2012-01-05T10:30:00Z">
        <w:r w:rsidRPr="00E77497">
          <w:t xml:space="preserve">. </w:t>
        </w:r>
      </w:ins>
    </w:p>
    <w:p w14:paraId="0D21EDF4" w14:textId="77777777" w:rsidR="00952396" w:rsidRPr="00E77497" w:rsidRDefault="00952396" w:rsidP="0042613F">
      <w:pPr>
        <w:pStyle w:val="Alg3"/>
        <w:numPr>
          <w:ilvl w:val="0"/>
          <w:numId w:val="630"/>
        </w:numPr>
        <w:spacing w:after="220"/>
        <w:rPr>
          <w:ins w:id="9085" w:author="Rev 5 Allen Wirfs-Brock" w:date="2012-01-05T10:30:00Z"/>
        </w:rPr>
      </w:pPr>
      <w:ins w:id="9086" w:author="Rev 5 Allen Wirfs-Brock" w:date="2012-01-05T10:30:00Z">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ins>
    </w:p>
    <w:p w14:paraId="69B26535" w14:textId="77777777" w:rsidR="004C02EF" w:rsidRPr="00E77497" w:rsidRDefault="004C02EF" w:rsidP="003A4B22">
      <w:pPr>
        <w:pStyle w:val="20"/>
        <w:numPr>
          <w:ilvl w:val="0"/>
          <w:numId w:val="0"/>
        </w:numPr>
      </w:pPr>
      <w:bookmarkStart w:id="9087" w:name="_Toc323907695"/>
      <w:r w:rsidRPr="00E77497">
        <w:t>11.10</w:t>
      </w:r>
      <w:r w:rsidRPr="00E77497">
        <w:tab/>
        <w:t>Binary Bitwise Operator</w:t>
      </w:r>
      <w:bookmarkStart w:id="9088" w:name="_Toc382202866"/>
      <w:bookmarkEnd w:id="9088"/>
      <w:r w:rsidRPr="00E77497">
        <w:t>s</w:t>
      </w:r>
      <w:bookmarkEnd w:id="9028"/>
      <w:bookmarkEnd w:id="9029"/>
      <w:bookmarkEnd w:id="9030"/>
      <w:bookmarkEnd w:id="9031"/>
      <w:bookmarkEnd w:id="9032"/>
      <w:bookmarkEnd w:id="9033"/>
      <w:bookmarkEnd w:id="9087"/>
    </w:p>
    <w:p w14:paraId="7BE18B9A" w14:textId="77777777" w:rsidR="004C02EF" w:rsidRPr="00E77497" w:rsidRDefault="004C02EF" w:rsidP="004C02EF">
      <w:pPr>
        <w:pStyle w:val="Syntax"/>
      </w:pPr>
      <w:r w:rsidRPr="00E77497">
        <w:t>Syntax</w:t>
      </w:r>
    </w:p>
    <w:p w14:paraId="16B57B9F"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4B545329"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7D0721E9" w14:textId="77777777" w:rsidR="004C02EF" w:rsidRPr="00E77497" w:rsidRDefault="004C02EF" w:rsidP="004C02EF">
      <w:pPr>
        <w:pStyle w:val="SyntaxRule"/>
      </w:pPr>
      <w:r w:rsidRPr="00E77497">
        <w:t xml:space="preserve">BitwiseANDExpressionNoIn </w:t>
      </w:r>
      <w:r w:rsidRPr="00E77497">
        <w:rPr>
          <w:rFonts w:ascii="Arial" w:hAnsi="Arial"/>
          <w:b/>
          <w:i w:val="0"/>
        </w:rPr>
        <w:t>:</w:t>
      </w:r>
    </w:p>
    <w:p w14:paraId="15ACD591" w14:textId="77777777" w:rsidR="004C02EF" w:rsidRPr="00E77497" w:rsidRDefault="004C02EF" w:rsidP="004C02EF">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2289E123"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1E8EBDCE"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65144341" w14:textId="77777777" w:rsidR="004C02EF" w:rsidRPr="00E77497" w:rsidRDefault="004C02EF" w:rsidP="004C02EF">
      <w:pPr>
        <w:pStyle w:val="SyntaxRule"/>
      </w:pPr>
      <w:r w:rsidRPr="00E77497">
        <w:t xml:space="preserve">BitwiseXORExpressionNoIn </w:t>
      </w:r>
      <w:r w:rsidRPr="00E77497">
        <w:rPr>
          <w:rFonts w:ascii="Arial" w:hAnsi="Arial"/>
          <w:b/>
          <w:i w:val="0"/>
        </w:rPr>
        <w:t>:</w:t>
      </w:r>
    </w:p>
    <w:p w14:paraId="5564F006" w14:textId="77777777" w:rsidR="004C02EF" w:rsidRPr="00E77497" w:rsidRDefault="004C02EF" w:rsidP="004C02EF">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1C590719"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1E7219A9"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1A4F1820" w14:textId="77777777" w:rsidR="004C02EF" w:rsidRPr="00E77497" w:rsidRDefault="004C02EF" w:rsidP="004C02EF">
      <w:pPr>
        <w:pStyle w:val="SyntaxRule"/>
      </w:pPr>
      <w:r w:rsidRPr="00E77497">
        <w:t xml:space="preserve">BitwiseORExpressionNoIn </w:t>
      </w:r>
      <w:r w:rsidRPr="00E77497">
        <w:rPr>
          <w:rFonts w:ascii="Arial" w:hAnsi="Arial"/>
          <w:b/>
          <w:i w:val="0"/>
        </w:rPr>
        <w:t>:</w:t>
      </w:r>
    </w:p>
    <w:p w14:paraId="675D5226" w14:textId="77777777" w:rsidR="004C02EF" w:rsidRPr="00E77497" w:rsidRDefault="004C02EF" w:rsidP="004C02EF">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0225636F" w14:textId="77777777" w:rsidR="009A2F70" w:rsidRPr="00E77497" w:rsidRDefault="009A2F70" w:rsidP="009A2F70">
      <w:pPr>
        <w:keepNext/>
        <w:rPr>
          <w:ins w:id="9089" w:author="Rev 4 Allen Wirfs-Brock" w:date="2011-10-15T13:31:00Z"/>
          <w:rFonts w:ascii="Helvetica" w:hAnsi="Helvetica"/>
          <w:b/>
        </w:rPr>
      </w:pPr>
      <w:ins w:id="9090"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6F6454D1" w14:textId="77777777" w:rsidR="004C02EF" w:rsidRPr="00E77497" w:rsidDel="009A2F70" w:rsidRDefault="004C02EF" w:rsidP="004C02EF">
      <w:pPr>
        <w:pStyle w:val="Syntax"/>
        <w:rPr>
          <w:del w:id="9091" w:author="Rev 4 Allen Wirfs-Brock" w:date="2011-10-15T13:31:00Z"/>
        </w:rPr>
      </w:pPr>
      <w:del w:id="9092" w:author="Rev 4 Allen Wirfs-Brock" w:date="2011-10-15T13:31:00Z">
        <w:r w:rsidRPr="00E77497" w:rsidDel="009A2F70">
          <w:delText>Semantics</w:delText>
        </w:r>
      </w:del>
    </w:p>
    <w:p w14:paraId="7716B84E"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9093" w:name="_Toc382212655"/>
    </w:p>
    <w:p w14:paraId="3DA98C23" w14:textId="77777777"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9093"/>
      <w:r w:rsidRPr="00E77497">
        <w:t>.</w:t>
      </w:r>
      <w:bookmarkStart w:id="9094" w:name="_Toc382212656"/>
    </w:p>
    <w:p w14:paraId="2C71E1AC" w14:textId="77777777"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9095" w:name="_Toc382212657"/>
      <w:bookmarkEnd w:id="9094"/>
    </w:p>
    <w:p w14:paraId="27EB5DDA" w14:textId="77777777" w:rsidR="00722F95" w:rsidRDefault="00722F95" w:rsidP="00722F95">
      <w:pPr>
        <w:pStyle w:val="Alg4"/>
        <w:numPr>
          <w:ilvl w:val="0"/>
          <w:numId w:val="99"/>
        </w:numPr>
        <w:contextualSpacing/>
        <w:rPr>
          <w:ins w:id="9096" w:author="Rev 6 Allen Wirfs-Brock" w:date="2012-02-16T17:59:00Z"/>
        </w:rPr>
      </w:pPr>
      <w:ins w:id="9097" w:author="Rev 6 Allen Wirfs-Brock" w:date="2012-02-16T17:59:00Z">
        <w:r>
          <w:t xml:space="preserve">If </w:t>
        </w:r>
        <w:r w:rsidRPr="00E77497">
          <w:rPr>
            <w:i/>
          </w:rPr>
          <w:t>lval</w:t>
        </w:r>
        <w:r w:rsidRPr="00E77497">
          <w:t xml:space="preserve"> </w:t>
        </w:r>
        <w:r>
          <w:t xml:space="preserve">is an abrupt completion, return </w:t>
        </w:r>
        <w:r w:rsidRPr="00E77497">
          <w:rPr>
            <w:i/>
          </w:rPr>
          <w:t>lval</w:t>
        </w:r>
        <w:r>
          <w:t>.</w:t>
        </w:r>
      </w:ins>
    </w:p>
    <w:p w14:paraId="0B7C29EC" w14:textId="77777777"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9095"/>
      <w:r w:rsidRPr="00E77497">
        <w:t>.</w:t>
      </w:r>
      <w:bookmarkStart w:id="9098" w:name="_Toc382212658"/>
    </w:p>
    <w:p w14:paraId="3560FF47" w14:textId="77777777"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9099" w:name="_Toc382212659"/>
      <w:bookmarkEnd w:id="9098"/>
    </w:p>
    <w:p w14:paraId="652E17A3" w14:textId="77777777" w:rsidR="00722F95" w:rsidRDefault="00722F95" w:rsidP="00722F95">
      <w:pPr>
        <w:pStyle w:val="Alg4"/>
        <w:numPr>
          <w:ilvl w:val="0"/>
          <w:numId w:val="99"/>
        </w:numPr>
        <w:contextualSpacing/>
        <w:rPr>
          <w:ins w:id="9100" w:author="Rev 6 Allen Wirfs-Brock" w:date="2012-02-16T18:08:00Z"/>
        </w:rPr>
      </w:pPr>
      <w:ins w:id="9101" w:author="Rev 6 Allen Wirfs-Brock" w:date="2012-02-16T18:08:00Z">
        <w:r>
          <w:t xml:space="preserve">If </w:t>
        </w:r>
        <w:r w:rsidRPr="00E77497">
          <w:rPr>
            <w:i/>
          </w:rPr>
          <w:t>rval</w:t>
        </w:r>
        <w:r w:rsidRPr="00E77497">
          <w:t xml:space="preserve"> </w:t>
        </w:r>
        <w:r>
          <w:t xml:space="preserve">is an abrupt completion, return </w:t>
        </w:r>
        <w:r w:rsidRPr="00E77497">
          <w:rPr>
            <w:i/>
          </w:rPr>
          <w:t>rval</w:t>
        </w:r>
        <w:r>
          <w:t>.</w:t>
        </w:r>
      </w:ins>
    </w:p>
    <w:p w14:paraId="344DC80B" w14:textId="77777777"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9102" w:name="_Toc382212660"/>
      <w:bookmarkEnd w:id="9099"/>
    </w:p>
    <w:p w14:paraId="27002331" w14:textId="77777777" w:rsidR="00CB6687" w:rsidRDefault="00CB6687" w:rsidP="00CB6687">
      <w:pPr>
        <w:pStyle w:val="Alg4"/>
        <w:numPr>
          <w:ilvl w:val="0"/>
          <w:numId w:val="99"/>
        </w:numPr>
        <w:contextualSpacing/>
        <w:rPr>
          <w:ins w:id="9103" w:author="Rev 6 Allen Wirfs-Brock" w:date="2012-02-16T18:12:00Z"/>
        </w:rPr>
      </w:pPr>
      <w:ins w:id="9104" w:author="Rev 6 Allen Wirfs-Brock" w:date="2012-02-16T18:12:00Z">
        <w:r>
          <w:t xml:space="preserve">If </w:t>
        </w:r>
        <w:r w:rsidRPr="00E77497">
          <w:rPr>
            <w:i/>
          </w:rPr>
          <w:t>lnum</w:t>
        </w:r>
        <w:r w:rsidRPr="00E77497">
          <w:t xml:space="preserve"> </w:t>
        </w:r>
        <w:r>
          <w:t xml:space="preserve">is an abrupt completion, return </w:t>
        </w:r>
        <w:r w:rsidRPr="00E77497">
          <w:rPr>
            <w:i/>
          </w:rPr>
          <w:t>lnum</w:t>
        </w:r>
        <w:r>
          <w:t>.</w:t>
        </w:r>
      </w:ins>
    </w:p>
    <w:p w14:paraId="4B52D66F" w14:textId="77777777"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9105" w:name="_Toc382212661"/>
      <w:bookmarkEnd w:id="9102"/>
    </w:p>
    <w:p w14:paraId="43F92CAD" w14:textId="77777777" w:rsidR="00CB6687" w:rsidRDefault="00CB6687" w:rsidP="00CB6687">
      <w:pPr>
        <w:pStyle w:val="Alg4"/>
        <w:numPr>
          <w:ilvl w:val="0"/>
          <w:numId w:val="99"/>
        </w:numPr>
        <w:contextualSpacing/>
        <w:rPr>
          <w:ins w:id="9106" w:author="Rev 6 Allen Wirfs-Brock" w:date="2012-02-16T18:13:00Z"/>
        </w:rPr>
      </w:pPr>
      <w:ins w:id="9107" w:author="Rev 6 Allen Wirfs-Brock" w:date="2012-02-16T18:13:00Z">
        <w:r>
          <w:t xml:space="preserve">If </w:t>
        </w:r>
        <w:r w:rsidRPr="00E77497">
          <w:rPr>
            <w:i/>
          </w:rPr>
          <w:t>rnum</w:t>
        </w:r>
        <w:r w:rsidRPr="00E77497">
          <w:t xml:space="preserve"> </w:t>
        </w:r>
        <w:r>
          <w:t xml:space="preserve">is an abrupt completion, return </w:t>
        </w:r>
        <w:r w:rsidRPr="00E77497">
          <w:rPr>
            <w:i/>
          </w:rPr>
          <w:t>rnum</w:t>
        </w:r>
        <w:r>
          <w:t>.</w:t>
        </w:r>
      </w:ins>
    </w:p>
    <w:p w14:paraId="4933C635" w14:textId="77777777"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9105"/>
      <w:r w:rsidRPr="00E77497">
        <w:t>.</w:t>
      </w:r>
      <w:bookmarkStart w:id="9108" w:name="_Toc382212662"/>
    </w:p>
    <w:p w14:paraId="6247C587" w14:textId="77777777" w:rsidR="004C02EF" w:rsidRPr="00E77497" w:rsidRDefault="004C02EF" w:rsidP="003A4B22">
      <w:pPr>
        <w:pStyle w:val="20"/>
        <w:numPr>
          <w:ilvl w:val="0"/>
          <w:numId w:val="0"/>
        </w:numPr>
      </w:pPr>
      <w:bookmarkStart w:id="9109" w:name="_Toc375031191"/>
      <w:bookmarkStart w:id="9110" w:name="_Ref381090012"/>
      <w:bookmarkStart w:id="9111" w:name="_Toc381513704"/>
      <w:bookmarkStart w:id="9112" w:name="_Toc382202867"/>
      <w:bookmarkStart w:id="9113" w:name="_Toc382212226"/>
      <w:bookmarkStart w:id="9114" w:name="_Toc382212663"/>
      <w:bookmarkStart w:id="9115" w:name="_Toc382291571"/>
      <w:bookmarkStart w:id="9116" w:name="_Toc385672220"/>
      <w:bookmarkStart w:id="9117" w:name="_Toc393690323"/>
      <w:bookmarkStart w:id="9118" w:name="_Ref440445041"/>
      <w:bookmarkStart w:id="9119" w:name="_Toc472818868"/>
      <w:bookmarkStart w:id="9120" w:name="_Toc235503442"/>
      <w:bookmarkStart w:id="9121" w:name="_Toc241509217"/>
      <w:bookmarkStart w:id="9122" w:name="_Toc244416704"/>
      <w:bookmarkStart w:id="9123" w:name="_Toc276631068"/>
      <w:bookmarkStart w:id="9124" w:name="_Toc323907696"/>
      <w:bookmarkEnd w:id="9108"/>
      <w:r w:rsidRPr="00E77497">
        <w:t>11.11</w:t>
      </w:r>
      <w:r w:rsidRPr="00E77497">
        <w:tab/>
        <w:t>Binary Logical Operator</w:t>
      </w:r>
      <w:bookmarkStart w:id="9125" w:name="_Toc382202868"/>
      <w:bookmarkEnd w:id="9109"/>
      <w:bookmarkEnd w:id="9110"/>
      <w:bookmarkEnd w:id="9111"/>
      <w:bookmarkEnd w:id="9112"/>
      <w:bookmarkEnd w:id="9113"/>
      <w:bookmarkEnd w:id="9114"/>
      <w:bookmarkEnd w:id="9115"/>
      <w:bookmarkEnd w:id="9116"/>
      <w:bookmarkEnd w:id="9117"/>
      <w:bookmarkEnd w:id="9125"/>
      <w:r w:rsidRPr="00E77497">
        <w:t>s</w:t>
      </w:r>
      <w:bookmarkEnd w:id="9118"/>
      <w:bookmarkEnd w:id="9119"/>
      <w:bookmarkEnd w:id="9120"/>
      <w:bookmarkEnd w:id="9121"/>
      <w:bookmarkEnd w:id="9122"/>
      <w:bookmarkEnd w:id="9123"/>
      <w:bookmarkEnd w:id="9124"/>
    </w:p>
    <w:p w14:paraId="7671C9EB" w14:textId="77777777" w:rsidR="004C02EF" w:rsidRPr="00E77497" w:rsidRDefault="004C02EF" w:rsidP="004C02EF">
      <w:pPr>
        <w:pStyle w:val="Syntax"/>
      </w:pPr>
      <w:r w:rsidRPr="00E77497">
        <w:t>Syntax</w:t>
      </w:r>
    </w:p>
    <w:p w14:paraId="065C4292"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1C729ACE"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73A99A6A" w14:textId="77777777" w:rsidR="004C02EF" w:rsidRPr="00E77497" w:rsidRDefault="004C02EF" w:rsidP="004C02EF">
      <w:pPr>
        <w:pStyle w:val="SyntaxRule"/>
        <w:rPr>
          <w:rFonts w:ascii="Arial" w:hAnsi="Arial"/>
        </w:rPr>
      </w:pPr>
      <w:r w:rsidRPr="00E77497">
        <w:t>LogicalANDExpressionNoIn</w:t>
      </w:r>
      <w:r w:rsidRPr="00E77497">
        <w:rPr>
          <w:rFonts w:ascii="Arial" w:hAnsi="Arial"/>
        </w:rPr>
        <w:t xml:space="preserve"> </w:t>
      </w:r>
      <w:r w:rsidRPr="00E77497">
        <w:rPr>
          <w:rFonts w:ascii="Arial" w:hAnsi="Arial"/>
          <w:b/>
          <w:i w:val="0"/>
        </w:rPr>
        <w:t>:</w:t>
      </w:r>
    </w:p>
    <w:p w14:paraId="4C95BC95" w14:textId="77777777" w:rsidR="004C02EF" w:rsidRPr="00E77497" w:rsidRDefault="004C02EF" w:rsidP="004C02EF">
      <w:pPr>
        <w:pStyle w:val="SyntaxDefinition"/>
        <w:rPr>
          <w:rFonts w:ascii="Arial" w:hAnsi="Arial"/>
        </w:rPr>
      </w:pPr>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p>
    <w:p w14:paraId="27708582"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22BE9CDA"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05941BC2" w14:textId="77777777" w:rsidR="004C02EF" w:rsidRPr="00E77497" w:rsidRDefault="004C02EF" w:rsidP="004C02EF">
      <w:pPr>
        <w:pStyle w:val="SyntaxRule"/>
        <w:rPr>
          <w:rFonts w:ascii="Arial" w:hAnsi="Arial"/>
        </w:rPr>
      </w:pPr>
      <w:r w:rsidRPr="00E77497">
        <w:t>LogicalORExpressionNoIn</w:t>
      </w:r>
      <w:r w:rsidRPr="00E77497">
        <w:rPr>
          <w:rFonts w:ascii="Arial" w:hAnsi="Arial"/>
        </w:rPr>
        <w:t xml:space="preserve"> </w:t>
      </w:r>
      <w:r w:rsidRPr="00E77497">
        <w:rPr>
          <w:rFonts w:ascii="Arial" w:hAnsi="Arial"/>
          <w:b/>
          <w:i w:val="0"/>
        </w:rPr>
        <w:t>:</w:t>
      </w:r>
    </w:p>
    <w:p w14:paraId="1DF99CAC" w14:textId="77777777" w:rsidR="004C02EF" w:rsidRPr="00E77497" w:rsidRDefault="004C02EF" w:rsidP="004C02EF">
      <w:pPr>
        <w:pStyle w:val="SyntaxDefinition"/>
        <w:rPr>
          <w:rFonts w:ascii="Arial" w:hAnsi="Arial"/>
        </w:rPr>
      </w:pPr>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p>
    <w:p w14:paraId="0BFC38FF" w14:textId="77777777" w:rsidR="008E5A31" w:rsidRPr="00E77497" w:rsidRDefault="008E5A31" w:rsidP="008E5A31">
      <w:r w:rsidRPr="00E77497">
        <w:t>The</w:t>
      </w:r>
      <w:ins w:id="9126" w:author="Rev 4 Allen Wirfs-Brock" w:date="2011-10-15T13:25:00Z">
        <w:r w:rsidRPr="00E77497">
          <w:t xml:space="preserve"> semantics of the</w:t>
        </w:r>
      </w:ins>
      <w:r w:rsidRPr="00E77497">
        <w:t xml:space="preserve"> </w:t>
      </w:r>
      <w:r w:rsidRPr="00E77497">
        <w:rPr>
          <w:rStyle w:val="bnf"/>
        </w:rPr>
        <w:t>LogicalANDExpressionNoIn</w:t>
      </w:r>
      <w:r w:rsidRPr="00E77497">
        <w:t xml:space="preserve"> and </w:t>
      </w:r>
      <w:r w:rsidRPr="00E77497">
        <w:rPr>
          <w:rStyle w:val="bnf"/>
        </w:rPr>
        <w:t>LogicalORExpressionNoIn</w:t>
      </w:r>
      <w:r w:rsidRPr="00E77497">
        <w:t xml:space="preserve"> productions are </w:t>
      </w:r>
      <w:del w:id="9127" w:author="Rev 4 Allen Wirfs-Brock" w:date="2011-10-15T13:25:00Z">
        <w:r w:rsidRPr="00E77497" w:rsidDel="008E5A31">
          <w:delText xml:space="preserve">evaluated in </w:delText>
        </w:r>
      </w:del>
      <w:r w:rsidRPr="00E77497">
        <w:t xml:space="preserve">the same manner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w:t>
      </w:r>
      <w:ins w:id="9128" w:author="Rev 4 Allen Wirfs-Brock" w:date="2011-10-15T13:26:00Z">
        <w:r w:rsidRPr="00E77497">
          <w:t xml:space="preserve">used in place </w:t>
        </w:r>
      </w:ins>
      <w:del w:id="9129" w:author="Rev 4 Allen Wirfs-Brock" w:date="2011-10-15T13:26:00Z">
        <w:r w:rsidRPr="00E77497" w:rsidDel="008E5A31">
          <w:delText xml:space="preserve">evaluated instead </w:delText>
        </w:r>
      </w:del>
      <w:r w:rsidRPr="00E77497">
        <w:t xml:space="preserve">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p>
    <w:p w14:paraId="66233F30"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713C093F" w14:textId="77777777" w:rsidR="009A2F70" w:rsidRPr="00E77497" w:rsidRDefault="009A2F70" w:rsidP="009A2F70">
      <w:pPr>
        <w:keepNext/>
        <w:rPr>
          <w:ins w:id="9130" w:author="Rev 4 Allen Wirfs-Brock" w:date="2011-10-15T13:31:00Z"/>
          <w:rFonts w:ascii="Helvetica" w:hAnsi="Helvetica"/>
          <w:b/>
        </w:rPr>
      </w:pPr>
      <w:ins w:id="9131"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273BBCE9" w14:textId="77777777" w:rsidR="004C02EF" w:rsidRPr="00E77497" w:rsidDel="009A2F70" w:rsidRDefault="004C02EF" w:rsidP="004C02EF">
      <w:pPr>
        <w:pStyle w:val="Syntax"/>
        <w:rPr>
          <w:del w:id="9132" w:author="Rev 4 Allen Wirfs-Brock" w:date="2011-10-15T13:31:00Z"/>
        </w:rPr>
      </w:pPr>
      <w:del w:id="9133" w:author="Rev 4 Allen Wirfs-Brock" w:date="2011-10-15T13:31:00Z">
        <w:r w:rsidRPr="00E77497" w:rsidDel="009A2F70">
          <w:delText>Semantics</w:delText>
        </w:r>
      </w:del>
    </w:p>
    <w:p w14:paraId="39CAF669" w14:textId="77777777" w:rsidR="004C02EF" w:rsidRPr="00E77497" w:rsidRDefault="004C02EF" w:rsidP="004C02EF">
      <w:del w:id="9134" w:author="Rev 4 Allen Wirfs-Brock" w:date="2011-10-15T13:32:00Z">
        <w:r w:rsidRPr="00E77497" w:rsidDel="007B32B7">
          <w:delText xml:space="preserve">The production </w:delText>
        </w:r>
      </w:del>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del w:id="9135" w:author="Rev 4 Allen Wirfs-Brock" w:date="2011-10-15T13:32:00Z">
        <w:r w:rsidRPr="00E77497" w:rsidDel="007B32B7">
          <w:delText>is evaluated as follows:</w:delText>
        </w:r>
      </w:del>
      <w:bookmarkStart w:id="9136" w:name="_Toc382212664"/>
    </w:p>
    <w:p w14:paraId="3A5BE3BA" w14:textId="77777777"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9136"/>
      <w:r w:rsidRPr="00E77497">
        <w:t>.</w:t>
      </w:r>
      <w:bookmarkStart w:id="9137" w:name="_Toc382212665"/>
    </w:p>
    <w:p w14:paraId="723C1848" w14:textId="77777777" w:rsidR="004C02EF" w:rsidRPr="00E77497" w:rsidRDefault="004C02EF" w:rsidP="00FA3203">
      <w:pPr>
        <w:pStyle w:val="Alg2"/>
        <w:numPr>
          <w:ilvl w:val="0"/>
          <w:numId w:val="100"/>
        </w:numPr>
      </w:pPr>
      <w:r w:rsidRPr="00E77497">
        <w:t xml:space="preserve">Let </w:t>
      </w:r>
      <w:r w:rsidRPr="00E77497">
        <w:rPr>
          <w:i/>
        </w:rPr>
        <w:t>lval</w:t>
      </w:r>
      <w:r w:rsidRPr="00E77497">
        <w:t xml:space="preserve"> be </w:t>
      </w:r>
      <w:ins w:id="9138" w:author="Rev 6 Allen Wirfs-Brock" w:date="2012-02-16T18:15:00Z">
        <w:r w:rsidR="00CB6687" w:rsidRPr="00E77497">
          <w:t>ToBoolean(</w:t>
        </w:r>
      </w:ins>
      <w:r w:rsidRPr="00E77497">
        <w:t>GetValue(</w:t>
      </w:r>
      <w:r w:rsidRPr="00E77497">
        <w:rPr>
          <w:i/>
        </w:rPr>
        <w:t>lref</w:t>
      </w:r>
      <w:r w:rsidRPr="00E77497">
        <w:t>)</w:t>
      </w:r>
      <w:ins w:id="9139" w:author="Rev 6 Allen Wirfs-Brock" w:date="2012-02-16T18:16:00Z">
        <w:r w:rsidR="00CB6687">
          <w:t>)</w:t>
        </w:r>
      </w:ins>
      <w:r w:rsidRPr="00E77497">
        <w:t>.</w:t>
      </w:r>
      <w:bookmarkStart w:id="9140" w:name="_Toc382212666"/>
      <w:bookmarkEnd w:id="9137"/>
    </w:p>
    <w:p w14:paraId="067C6777" w14:textId="77777777" w:rsidR="00722F95" w:rsidRDefault="00722F95" w:rsidP="00722F95">
      <w:pPr>
        <w:pStyle w:val="Alg4"/>
        <w:numPr>
          <w:ilvl w:val="0"/>
          <w:numId w:val="100"/>
        </w:numPr>
        <w:contextualSpacing/>
        <w:rPr>
          <w:ins w:id="9141" w:author="Rev 6 Allen Wirfs-Brock" w:date="2012-02-16T17:59:00Z"/>
        </w:rPr>
      </w:pPr>
      <w:bookmarkStart w:id="9142" w:name="_Toc382212667"/>
      <w:bookmarkEnd w:id="9140"/>
      <w:ins w:id="9143" w:author="Rev 6 Allen Wirfs-Brock" w:date="2012-02-16T17:59:00Z">
        <w:r>
          <w:t xml:space="preserve">If </w:t>
        </w:r>
        <w:r w:rsidRPr="00E77497">
          <w:rPr>
            <w:i/>
          </w:rPr>
          <w:t>lval</w:t>
        </w:r>
        <w:r w:rsidRPr="00E77497">
          <w:t xml:space="preserve"> </w:t>
        </w:r>
        <w:r>
          <w:t xml:space="preserve">is an abrupt completion, return </w:t>
        </w:r>
        <w:r w:rsidRPr="00E77497">
          <w:rPr>
            <w:i/>
          </w:rPr>
          <w:t>lval</w:t>
        </w:r>
        <w:r>
          <w:t>.</w:t>
        </w:r>
      </w:ins>
    </w:p>
    <w:p w14:paraId="6D99E385" w14:textId="77777777" w:rsidR="004C02EF" w:rsidRPr="00E77497" w:rsidRDefault="004C02EF" w:rsidP="00FA3203">
      <w:pPr>
        <w:pStyle w:val="Alg2"/>
        <w:numPr>
          <w:ilvl w:val="0"/>
          <w:numId w:val="100"/>
        </w:numPr>
      </w:pPr>
      <w:r w:rsidRPr="00E77497">
        <w:t xml:space="preserve">If </w:t>
      </w:r>
      <w:ins w:id="9144" w:author="Rev 6 Allen Wirfs-Brock" w:date="2012-02-16T18:16:00Z">
        <w:r w:rsidR="00CB6687" w:rsidRPr="00E77497">
          <w:rPr>
            <w:i/>
          </w:rPr>
          <w:t>lval</w:t>
        </w:r>
      </w:ins>
      <w:del w:id="9145"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false</w:t>
      </w:r>
      <w:r w:rsidRPr="00E77497">
        <w:t xml:space="preserve">, return </w:t>
      </w:r>
      <w:r w:rsidRPr="00E77497">
        <w:rPr>
          <w:i/>
        </w:rPr>
        <w:t>lval</w:t>
      </w:r>
      <w:bookmarkEnd w:id="9142"/>
      <w:r w:rsidRPr="00E77497">
        <w:t>.</w:t>
      </w:r>
      <w:bookmarkStart w:id="9146" w:name="_Toc382212668"/>
    </w:p>
    <w:p w14:paraId="43BA545C" w14:textId="77777777"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9146"/>
      <w:r w:rsidRPr="00E77497">
        <w:t>.</w:t>
      </w:r>
      <w:bookmarkStart w:id="9147" w:name="_Toc382212669"/>
    </w:p>
    <w:bookmarkEnd w:id="9147"/>
    <w:p w14:paraId="5E432EC1" w14:textId="77777777"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14:paraId="52657A14" w14:textId="77777777" w:rsidR="004C02EF" w:rsidRPr="00E77497" w:rsidRDefault="004C02EF" w:rsidP="004C02EF">
      <w:del w:id="9148" w:author="Rev 4 Allen Wirfs-Brock" w:date="2011-10-15T13:32:00Z">
        <w:r w:rsidRPr="00E77497" w:rsidDel="007B32B7">
          <w:delText xml:space="preserve">The production </w:delText>
        </w:r>
      </w:del>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del w:id="9149" w:author="Rev 4 Allen Wirfs-Brock" w:date="2011-10-15T13:32:00Z">
        <w:r w:rsidRPr="00E77497" w:rsidDel="007B32B7">
          <w:delText>is evaluated as follows:</w:delText>
        </w:r>
      </w:del>
      <w:bookmarkStart w:id="9150" w:name="_Toc382212670"/>
    </w:p>
    <w:p w14:paraId="1A09348C" w14:textId="77777777"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9150"/>
      <w:r w:rsidRPr="00E77497">
        <w:t>.</w:t>
      </w:r>
      <w:bookmarkStart w:id="9151" w:name="_Toc382212671"/>
    </w:p>
    <w:p w14:paraId="6E31AC2F" w14:textId="77777777" w:rsidR="004C02EF" w:rsidRPr="00E77497" w:rsidRDefault="004C02EF" w:rsidP="00FA3203">
      <w:pPr>
        <w:pStyle w:val="Alg2"/>
        <w:numPr>
          <w:ilvl w:val="0"/>
          <w:numId w:val="101"/>
        </w:numPr>
      </w:pPr>
      <w:r w:rsidRPr="00E77497">
        <w:t xml:space="preserve">Let </w:t>
      </w:r>
      <w:r w:rsidRPr="00E77497">
        <w:rPr>
          <w:i/>
        </w:rPr>
        <w:t>lval</w:t>
      </w:r>
      <w:r w:rsidRPr="00E77497">
        <w:t xml:space="preserve"> be </w:t>
      </w:r>
      <w:ins w:id="9152" w:author="Rev 6 Allen Wirfs-Brock" w:date="2012-02-16T18:15:00Z">
        <w:r w:rsidR="00CB6687" w:rsidRPr="00E77497">
          <w:t>ToBoolean(</w:t>
        </w:r>
      </w:ins>
      <w:r w:rsidRPr="00E77497">
        <w:t>GetValue(</w:t>
      </w:r>
      <w:r w:rsidRPr="00E77497">
        <w:rPr>
          <w:i/>
        </w:rPr>
        <w:t>lref</w:t>
      </w:r>
      <w:r w:rsidRPr="00E77497">
        <w:t>)</w:t>
      </w:r>
      <w:ins w:id="9153" w:author="Rev 6 Allen Wirfs-Brock" w:date="2012-02-16T18:15:00Z">
        <w:r w:rsidR="00CB6687">
          <w:t>)</w:t>
        </w:r>
      </w:ins>
      <w:r w:rsidRPr="00E77497">
        <w:t>.</w:t>
      </w:r>
      <w:bookmarkStart w:id="9154" w:name="_Toc382212672"/>
      <w:bookmarkEnd w:id="9151"/>
    </w:p>
    <w:p w14:paraId="02A7724D" w14:textId="77777777" w:rsidR="00722F95" w:rsidRDefault="00722F95" w:rsidP="00722F95">
      <w:pPr>
        <w:pStyle w:val="Alg4"/>
        <w:numPr>
          <w:ilvl w:val="0"/>
          <w:numId w:val="101"/>
        </w:numPr>
        <w:contextualSpacing/>
        <w:rPr>
          <w:ins w:id="9155" w:author="Rev 6 Allen Wirfs-Brock" w:date="2012-02-16T17:59:00Z"/>
        </w:rPr>
      </w:pPr>
      <w:bookmarkStart w:id="9156" w:name="_Toc382212673"/>
      <w:bookmarkEnd w:id="9154"/>
      <w:ins w:id="9157" w:author="Rev 6 Allen Wirfs-Brock" w:date="2012-02-16T17:59:00Z">
        <w:r>
          <w:t xml:space="preserve">If </w:t>
        </w:r>
        <w:r w:rsidRPr="00E77497">
          <w:rPr>
            <w:i/>
          </w:rPr>
          <w:t>lval</w:t>
        </w:r>
        <w:r w:rsidRPr="00E77497">
          <w:t xml:space="preserve"> </w:t>
        </w:r>
        <w:r>
          <w:t xml:space="preserve">is an abrupt completion, return </w:t>
        </w:r>
        <w:r w:rsidRPr="00E77497">
          <w:rPr>
            <w:i/>
          </w:rPr>
          <w:t>lval</w:t>
        </w:r>
        <w:r>
          <w:t>.</w:t>
        </w:r>
      </w:ins>
    </w:p>
    <w:p w14:paraId="6CD8A4C0" w14:textId="77777777" w:rsidR="004C02EF" w:rsidRPr="00E77497" w:rsidRDefault="004C02EF" w:rsidP="00FA3203">
      <w:pPr>
        <w:pStyle w:val="Alg2"/>
        <w:numPr>
          <w:ilvl w:val="0"/>
          <w:numId w:val="101"/>
        </w:numPr>
      </w:pPr>
      <w:r w:rsidRPr="00E77497">
        <w:t xml:space="preserve">If </w:t>
      </w:r>
      <w:ins w:id="9158" w:author="Rev 6 Allen Wirfs-Brock" w:date="2012-02-16T18:16:00Z">
        <w:r w:rsidR="00CB6687" w:rsidRPr="00E77497">
          <w:rPr>
            <w:i/>
          </w:rPr>
          <w:t>lval</w:t>
        </w:r>
      </w:ins>
      <w:del w:id="9159"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true</w:t>
      </w:r>
      <w:r w:rsidRPr="00E77497">
        <w:t xml:space="preserve">, return </w:t>
      </w:r>
      <w:r w:rsidRPr="00E77497">
        <w:rPr>
          <w:i/>
        </w:rPr>
        <w:t>lval</w:t>
      </w:r>
      <w:bookmarkEnd w:id="9156"/>
      <w:r w:rsidRPr="00E77497">
        <w:t>.</w:t>
      </w:r>
      <w:bookmarkStart w:id="9160" w:name="_Toc382212674"/>
    </w:p>
    <w:p w14:paraId="4E353D1B" w14:textId="77777777"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9160"/>
      <w:r w:rsidRPr="00E77497">
        <w:t>.</w:t>
      </w:r>
      <w:bookmarkStart w:id="9161" w:name="_Toc382212675"/>
    </w:p>
    <w:p w14:paraId="6B76202E" w14:textId="77777777" w:rsidR="004C02EF" w:rsidRPr="00E77497" w:rsidRDefault="004C02EF" w:rsidP="00FA3203">
      <w:pPr>
        <w:pStyle w:val="Alg2"/>
        <w:numPr>
          <w:ilvl w:val="0"/>
          <w:numId w:val="101"/>
        </w:numPr>
        <w:spacing w:after="220"/>
      </w:pPr>
      <w:bookmarkStart w:id="9162" w:name="_Toc382212676"/>
      <w:bookmarkEnd w:id="9161"/>
      <w:r w:rsidRPr="00E77497">
        <w:t>Return GetValue(</w:t>
      </w:r>
      <w:r w:rsidRPr="00E77497">
        <w:rPr>
          <w:i/>
        </w:rPr>
        <w:t>rref</w:t>
      </w:r>
      <w:r w:rsidRPr="00E77497">
        <w:t>)</w:t>
      </w:r>
      <w:bookmarkEnd w:id="9162"/>
      <w:r w:rsidRPr="00E77497">
        <w:t>.</w:t>
      </w:r>
      <w:bookmarkStart w:id="9163" w:name="_Toc375031192"/>
      <w:bookmarkStart w:id="9164" w:name="_Ref378391886"/>
      <w:bookmarkStart w:id="9165" w:name="_Ref379915204"/>
      <w:bookmarkStart w:id="9166" w:name="_Toc381513705"/>
      <w:bookmarkStart w:id="9167" w:name="_Toc382202869"/>
      <w:bookmarkStart w:id="9168" w:name="_Toc382212227"/>
      <w:bookmarkStart w:id="9169" w:name="_Toc382212677"/>
      <w:bookmarkStart w:id="9170" w:name="_Toc382291572"/>
      <w:bookmarkStart w:id="9171" w:name="_Toc385672221"/>
    </w:p>
    <w:p w14:paraId="2DBD69B7" w14:textId="77777777" w:rsidR="004C02EF" w:rsidRPr="00E77497" w:rsidDel="008E5A31" w:rsidRDefault="004C02EF" w:rsidP="004C02EF">
      <w:pPr>
        <w:rPr>
          <w:del w:id="9172" w:author="Rev 4 Allen Wirfs-Brock" w:date="2011-10-15T13:24:00Z"/>
        </w:rPr>
      </w:pPr>
      <w:del w:id="9173" w:author="Rev 4 Allen Wirfs-Brock" w:date="2011-10-15T13:24:00Z">
        <w:r w:rsidRPr="00E77497" w:rsidDel="008E5A31">
          <w:delText xml:space="preserve">The </w:delText>
        </w:r>
        <w:r w:rsidRPr="00E77497" w:rsidDel="008E5A31">
          <w:rPr>
            <w:rStyle w:val="bnf"/>
          </w:rPr>
          <w:delText>LogicalANDExpressionNoIn</w:delText>
        </w:r>
        <w:r w:rsidRPr="00E77497" w:rsidDel="008E5A31">
          <w:delText xml:space="preserve"> and </w:delText>
        </w:r>
        <w:r w:rsidRPr="00E77497" w:rsidDel="008E5A31">
          <w:rPr>
            <w:rStyle w:val="bnf"/>
          </w:rPr>
          <w:delText>LogicalORExpressionNoIn</w:delText>
        </w:r>
        <w:r w:rsidRPr="00E77497" w:rsidDel="008E5A31">
          <w:delText xml:space="preserve"> productions are evaluated in the same manner as the </w:delText>
        </w:r>
        <w:r w:rsidRPr="00E77497" w:rsidDel="008E5A31">
          <w:rPr>
            <w:rStyle w:val="bnf"/>
          </w:rPr>
          <w:delText>LogicalANDExpression</w:delText>
        </w:r>
        <w:r w:rsidRPr="00E77497" w:rsidDel="008E5A31">
          <w:delText xml:space="preserve"> and </w:delText>
        </w:r>
        <w:r w:rsidRPr="00E77497" w:rsidDel="008E5A31">
          <w:rPr>
            <w:rStyle w:val="bnf"/>
          </w:rPr>
          <w:delText>LogicalORExpression</w:delText>
        </w:r>
        <w:r w:rsidRPr="00E77497" w:rsidDel="008E5A31">
          <w:delText xml:space="preserve"> productions except that the contained </w:delText>
        </w:r>
        <w:r w:rsidRPr="00E77497" w:rsidDel="008E5A31">
          <w:rPr>
            <w:rStyle w:val="bnf"/>
          </w:rPr>
          <w:delText>LogicalANDExpressionNoIn</w:delText>
        </w:r>
        <w:r w:rsidRPr="00E77497" w:rsidDel="008E5A31">
          <w:delText xml:space="preserve">, </w:delText>
        </w:r>
        <w:r w:rsidRPr="00E77497" w:rsidDel="008E5A31">
          <w:rPr>
            <w:rStyle w:val="bnf"/>
          </w:rPr>
          <w:delText>BitwiseORExpressionNoIn</w:delText>
        </w:r>
        <w:r w:rsidRPr="00E77497" w:rsidDel="008E5A31">
          <w:delText xml:space="preserve"> and </w:delText>
        </w:r>
        <w:r w:rsidRPr="00E77497" w:rsidDel="008E5A31">
          <w:rPr>
            <w:rStyle w:val="bnf"/>
          </w:rPr>
          <w:delText>LogicalORExpressionNoIn</w:delText>
        </w:r>
        <w:r w:rsidRPr="00E77497" w:rsidDel="008E5A31">
          <w:delText xml:space="preserve"> are evaluated instead of the contained </w:delText>
        </w:r>
        <w:r w:rsidRPr="00E77497" w:rsidDel="008E5A31">
          <w:rPr>
            <w:rStyle w:val="bnf"/>
          </w:rPr>
          <w:delText>LogicalANDExpression</w:delText>
        </w:r>
        <w:r w:rsidRPr="00E77497" w:rsidDel="008E5A31">
          <w:delText xml:space="preserve">, </w:delText>
        </w:r>
        <w:r w:rsidRPr="00E77497" w:rsidDel="008E5A31">
          <w:rPr>
            <w:rStyle w:val="bnf"/>
          </w:rPr>
          <w:delText>BitwiseORExpression</w:delText>
        </w:r>
        <w:r w:rsidRPr="00E77497" w:rsidDel="008E5A31">
          <w:delText xml:space="preserve"> and </w:delText>
        </w:r>
        <w:r w:rsidRPr="00E77497" w:rsidDel="008E5A31">
          <w:rPr>
            <w:rStyle w:val="bnf"/>
          </w:rPr>
          <w:delText>LogicalORExpression</w:delText>
        </w:r>
        <w:r w:rsidRPr="00E77497" w:rsidDel="008E5A31">
          <w:delText>, respectively.</w:delText>
        </w:r>
      </w:del>
    </w:p>
    <w:p w14:paraId="568D65A0" w14:textId="77777777" w:rsidR="004C02EF" w:rsidRPr="00E77497" w:rsidDel="008E5A31" w:rsidRDefault="004C02EF" w:rsidP="004C02EF">
      <w:pPr>
        <w:pStyle w:val="Note"/>
        <w:rPr>
          <w:del w:id="9174" w:author="Rev 4 Allen Wirfs-Brock" w:date="2011-10-15T13:24:00Z"/>
        </w:rPr>
      </w:pPr>
      <w:del w:id="9175" w:author="Rev 4 Allen Wirfs-Brock" w:date="2011-10-15T13:24:00Z">
        <w:r w:rsidRPr="00E77497" w:rsidDel="008E5A31">
          <w:delText>NOTE</w:delText>
        </w:r>
        <w:r w:rsidRPr="00E77497" w:rsidDel="008E5A31">
          <w:tab/>
          <w:delText xml:space="preserve">The value produced by a </w:delText>
        </w:r>
        <w:r w:rsidRPr="00E77497" w:rsidDel="008E5A31">
          <w:rPr>
            <w:rFonts w:ascii="Courier New" w:hAnsi="Courier New"/>
            <w:b/>
          </w:rPr>
          <w:delText>&amp;&amp;</w:delText>
        </w:r>
        <w:r w:rsidRPr="00E77497" w:rsidDel="008E5A31">
          <w:delText xml:space="preserve"> or </w:delText>
        </w:r>
        <w:r w:rsidRPr="00E77497" w:rsidDel="008E5A31">
          <w:rPr>
            <w:rFonts w:ascii="Courier New" w:hAnsi="Courier New"/>
            <w:b/>
          </w:rPr>
          <w:delText>||</w:delText>
        </w:r>
        <w:r w:rsidRPr="00E77497" w:rsidDel="008E5A31">
          <w:delText xml:space="preserve"> operator is not necessarily of type Boolean. The value produced will always be the value of one of the two operand expressions.</w:delText>
        </w:r>
        <w:bookmarkStart w:id="9176" w:name="_Toc393690324"/>
      </w:del>
    </w:p>
    <w:p w14:paraId="0980844B" w14:textId="77777777" w:rsidR="004C02EF" w:rsidRPr="00120381" w:rsidRDefault="004C02EF" w:rsidP="003A4B22">
      <w:pPr>
        <w:pStyle w:val="20"/>
        <w:numPr>
          <w:ilvl w:val="0"/>
          <w:numId w:val="0"/>
        </w:numPr>
      </w:pPr>
      <w:bookmarkStart w:id="9177" w:name="_Ref440445056"/>
      <w:bookmarkStart w:id="9178" w:name="_Toc472818869"/>
      <w:bookmarkStart w:id="9179" w:name="_Toc235503443"/>
      <w:bookmarkStart w:id="9180" w:name="_Toc241509218"/>
      <w:bookmarkStart w:id="9181" w:name="_Toc244416705"/>
      <w:bookmarkStart w:id="9182" w:name="_Toc276631069"/>
      <w:bookmarkStart w:id="9183" w:name="_Toc323907697"/>
      <w:r w:rsidRPr="00120381">
        <w:t>11.12</w:t>
      </w:r>
      <w:r w:rsidRPr="00120381">
        <w:tab/>
        <w:t>Conditional Operator (</w:t>
      </w:r>
      <w:r w:rsidRPr="00550FEB">
        <w:rPr>
          <w:rFonts w:ascii="Courier New" w:hAnsi="Courier New"/>
          <w:caps/>
          <w:rPrChange w:id="9184" w:author="Rev 6 Allen Wirfs-Brock" w:date="2012-02-23T16:42:00Z">
            <w:rPr>
              <w:rFonts w:ascii="Courier New" w:hAnsi="Courier New"/>
              <w:smallCaps/>
            </w:rPr>
          </w:rPrChange>
        </w:rPr>
        <w:t xml:space="preserve"> ? : )</w:t>
      </w:r>
      <w:bookmarkStart w:id="9185" w:name="_Toc382202870"/>
      <w:bookmarkEnd w:id="9163"/>
      <w:bookmarkEnd w:id="9164"/>
      <w:bookmarkEnd w:id="9165"/>
      <w:bookmarkEnd w:id="9166"/>
      <w:bookmarkEnd w:id="9167"/>
      <w:bookmarkEnd w:id="9168"/>
      <w:bookmarkEnd w:id="9169"/>
      <w:bookmarkEnd w:id="9170"/>
      <w:bookmarkEnd w:id="9171"/>
      <w:bookmarkEnd w:id="9176"/>
      <w:bookmarkEnd w:id="9177"/>
      <w:bookmarkEnd w:id="9178"/>
      <w:bookmarkEnd w:id="9179"/>
      <w:bookmarkEnd w:id="9180"/>
      <w:bookmarkEnd w:id="9181"/>
      <w:bookmarkEnd w:id="9182"/>
      <w:bookmarkEnd w:id="9183"/>
      <w:bookmarkEnd w:id="9185"/>
    </w:p>
    <w:p w14:paraId="225FEA92" w14:textId="77777777" w:rsidR="004C02EF" w:rsidRPr="00120381" w:rsidRDefault="004C02EF" w:rsidP="004C02EF">
      <w:pPr>
        <w:pStyle w:val="Syntax"/>
      </w:pPr>
      <w:r w:rsidRPr="00120381">
        <w:t>Syntax</w:t>
      </w:r>
    </w:p>
    <w:p w14:paraId="54B694CA"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7B76FA99"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1E78AB08" w14:textId="77777777" w:rsidR="004C02EF" w:rsidRPr="00120381" w:rsidRDefault="004C02EF" w:rsidP="004C02EF">
      <w:pPr>
        <w:pStyle w:val="SyntaxRule"/>
        <w:rPr>
          <w:rFonts w:ascii="Arial" w:hAnsi="Arial"/>
        </w:rPr>
      </w:pPr>
      <w:r w:rsidRPr="00120381">
        <w:t>ConditionalExpressionNoIn</w:t>
      </w:r>
      <w:r w:rsidRPr="00120381">
        <w:rPr>
          <w:rFonts w:ascii="Arial" w:hAnsi="Arial"/>
        </w:rPr>
        <w:t xml:space="preserve"> </w:t>
      </w:r>
      <w:r w:rsidRPr="00120381">
        <w:rPr>
          <w:rFonts w:ascii="Arial" w:hAnsi="Arial"/>
          <w:b/>
          <w:i w:val="0"/>
        </w:rPr>
        <w:t>:</w:t>
      </w:r>
    </w:p>
    <w:p w14:paraId="164617AB" w14:textId="77777777" w:rsidR="004C02EF" w:rsidRPr="00120381" w:rsidRDefault="004C02EF" w:rsidP="004C02EF">
      <w:pPr>
        <w:pStyle w:val="SyntaxDefinition"/>
        <w:rPr>
          <w:rFonts w:ascii="Arial" w:hAnsi="Arial"/>
        </w:rPr>
      </w:pPr>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p>
    <w:p w14:paraId="1A06B2B8" w14:textId="77777777" w:rsidR="006A0093" w:rsidRPr="00E77497" w:rsidRDefault="006A0093" w:rsidP="006A0093">
      <w:r w:rsidRPr="004D1BD1">
        <w:t>The</w:t>
      </w:r>
      <w:ins w:id="9186" w:author="Rev 4 Allen Wirfs-Brock" w:date="2011-10-15T13:34:00Z">
        <w:r w:rsidR="00C6419A" w:rsidRPr="003B4312">
          <w:t xml:space="preserve"> semantics of the</w:t>
        </w:r>
      </w:ins>
      <w:r w:rsidRPr="003B4312">
        <w:t xml:space="preserve"> </w:t>
      </w:r>
      <w:r w:rsidRPr="003B4312">
        <w:rPr>
          <w:rStyle w:val="bnf"/>
        </w:rPr>
        <w:t>ConditionalExpressionNoIn</w:t>
      </w:r>
      <w:r w:rsidRPr="008B7F6F">
        <w:t xml:space="preserve"> production is </w:t>
      </w:r>
      <w:del w:id="9187" w:author="Rev 4 Allen Wirfs-Brock" w:date="2011-10-15T13:34:00Z">
        <w:r w:rsidRPr="006B6D0A" w:rsidDel="00C6419A">
          <w:delText xml:space="preserve">evaluated in </w:delText>
        </w:r>
      </w:del>
      <w:r w:rsidRPr="006B6D0A">
        <w:t xml:space="preserve">the same </w:t>
      </w:r>
      <w:del w:id="9188" w:author="Rev 4 Allen Wirfs-Brock" w:date="2011-10-15T13:34:00Z">
        <w:r w:rsidRPr="006B6D0A" w:rsidDel="00C6419A">
          <w:delText xml:space="preserve">manner </w:delText>
        </w:r>
      </w:del>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w:t>
      </w:r>
      <w:ins w:id="9189" w:author="Rev 4 Allen Wirfs-Brock" w:date="2011-10-15T13:34:00Z">
        <w:r w:rsidR="00C6419A" w:rsidRPr="00E77497">
          <w:t xml:space="preserve">used in place </w:t>
        </w:r>
      </w:ins>
      <w:del w:id="9190" w:author="Rev 4 Allen Wirfs-Brock" w:date="2011-10-15T13:34:00Z">
        <w:r w:rsidRPr="00E77497" w:rsidDel="00C6419A">
          <w:delText xml:space="preserve">evaluated instead </w:delText>
        </w:r>
      </w:del>
      <w:r w:rsidRPr="00E77497">
        <w:t xml:space="preserve">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p>
    <w:p w14:paraId="0E030E25" w14:textId="77777777"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264257FE"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A3667BD" w14:textId="77777777" w:rsidR="004C02EF" w:rsidRPr="00120381" w:rsidDel="009A2F70" w:rsidRDefault="004C02EF" w:rsidP="004C02EF">
      <w:pPr>
        <w:pStyle w:val="Syntax"/>
        <w:rPr>
          <w:del w:id="9191" w:author="Rev 4 Allen Wirfs-Brock" w:date="2011-10-15T13:31:00Z"/>
        </w:rPr>
      </w:pPr>
      <w:del w:id="9192" w:author="Rev 4 Allen Wirfs-Brock" w:date="2011-10-15T13:31:00Z">
        <w:r w:rsidRPr="00120381" w:rsidDel="009A2F70">
          <w:delText>Semantics</w:delText>
        </w:r>
      </w:del>
    </w:p>
    <w:p w14:paraId="7436ADE6" w14:textId="77777777" w:rsidR="004C02EF" w:rsidRPr="006B6D0A" w:rsidRDefault="004C02EF" w:rsidP="004C02EF">
      <w:pPr>
        <w:jc w:val="left"/>
      </w:pPr>
      <w:del w:id="9193" w:author="Rev 4 Allen Wirfs-Brock" w:date="2011-10-15T13:32:00Z">
        <w:r w:rsidRPr="00120381" w:rsidDel="006A0093">
          <w:delText xml:space="preserve">The production </w:delText>
        </w:r>
      </w:del>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del w:id="9194" w:author="Rev 4 Allen Wirfs-Brock" w:date="2011-10-15T13:33:00Z">
        <w:r w:rsidRPr="006B6D0A" w:rsidDel="006A0093">
          <w:delText>is evaluated as follows:</w:delText>
        </w:r>
      </w:del>
    </w:p>
    <w:p w14:paraId="70BA5480" w14:textId="77777777"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14:paraId="3748ADC2" w14:textId="77777777" w:rsidR="00722F95" w:rsidRPr="00E77497" w:rsidRDefault="00722F95" w:rsidP="00722F95">
      <w:pPr>
        <w:pStyle w:val="Alg2"/>
        <w:numPr>
          <w:ilvl w:val="0"/>
          <w:numId w:val="102"/>
        </w:numPr>
        <w:rPr>
          <w:ins w:id="9195" w:author="Rev 6 Allen Wirfs-Brock" w:date="2012-02-16T18:00:00Z"/>
        </w:rPr>
      </w:pPr>
      <w:ins w:id="9196" w:author="Rev 6 Allen Wirfs-Brock" w:date="2012-02-16T18:00:00Z">
        <w:r w:rsidRPr="00E77497">
          <w:t xml:space="preserve">Let </w:t>
        </w:r>
        <w:r w:rsidRPr="00E77497">
          <w:rPr>
            <w:i/>
          </w:rPr>
          <w:t>lval</w:t>
        </w:r>
        <w:r w:rsidRPr="00E77497">
          <w:t xml:space="preserve"> be </w:t>
        </w:r>
      </w:ins>
      <w:ins w:id="9197" w:author="Rev 6 Allen Wirfs-Brock" w:date="2012-02-16T18:01:00Z">
        <w:r w:rsidRPr="00E77497">
          <w:t>ToBoolean(GetValue(</w:t>
        </w:r>
        <w:r w:rsidRPr="00E77497">
          <w:rPr>
            <w:i/>
          </w:rPr>
          <w:t>lref</w:t>
        </w:r>
        <w:r>
          <w:t>)</w:t>
        </w:r>
      </w:ins>
      <w:ins w:id="9198" w:author="Rev 6 Allen Wirfs-Brock" w:date="2012-02-16T18:00:00Z">
        <w:r w:rsidRPr="00E77497">
          <w:t>).</w:t>
        </w:r>
      </w:ins>
    </w:p>
    <w:p w14:paraId="7A3EBDAB" w14:textId="77777777" w:rsidR="00722F95" w:rsidRDefault="00722F95" w:rsidP="00722F95">
      <w:pPr>
        <w:pStyle w:val="Alg4"/>
        <w:numPr>
          <w:ilvl w:val="0"/>
          <w:numId w:val="102"/>
        </w:numPr>
        <w:contextualSpacing/>
        <w:rPr>
          <w:ins w:id="9199" w:author="Rev 6 Allen Wirfs-Brock" w:date="2012-02-16T18:00:00Z"/>
        </w:rPr>
      </w:pPr>
      <w:ins w:id="9200" w:author="Rev 6 Allen Wirfs-Brock" w:date="2012-02-16T18:00:00Z">
        <w:r>
          <w:t xml:space="preserve">If </w:t>
        </w:r>
        <w:r w:rsidRPr="00E77497">
          <w:rPr>
            <w:i/>
          </w:rPr>
          <w:t>lval</w:t>
        </w:r>
        <w:r w:rsidRPr="00E77497">
          <w:t xml:space="preserve"> </w:t>
        </w:r>
        <w:r>
          <w:t xml:space="preserve">is an abrupt completion, return </w:t>
        </w:r>
        <w:r w:rsidRPr="00E77497">
          <w:rPr>
            <w:i/>
          </w:rPr>
          <w:t>lval</w:t>
        </w:r>
        <w:r>
          <w:t>.</w:t>
        </w:r>
      </w:ins>
    </w:p>
    <w:p w14:paraId="53FF534A" w14:textId="77777777" w:rsidR="004C02EF" w:rsidRPr="00E77497" w:rsidRDefault="004C02EF" w:rsidP="00FA3203">
      <w:pPr>
        <w:pStyle w:val="Alg2"/>
        <w:numPr>
          <w:ilvl w:val="0"/>
          <w:numId w:val="102"/>
        </w:numPr>
      </w:pPr>
      <w:r w:rsidRPr="00E77497">
        <w:t xml:space="preserve">If </w:t>
      </w:r>
      <w:ins w:id="9201" w:author="Rev 6 Allen Wirfs-Brock" w:date="2012-02-16T18:01:00Z">
        <w:r w:rsidR="00722F95" w:rsidRPr="00E77497">
          <w:rPr>
            <w:i/>
          </w:rPr>
          <w:t>lval</w:t>
        </w:r>
      </w:ins>
      <w:del w:id="9202" w:author="Rev 6 Allen Wirfs-Brock" w:date="2012-02-16T18:01:00Z">
        <w:r w:rsidRPr="00E77497" w:rsidDel="00722F95">
          <w:delText>ToBoolean(GetValue(</w:delText>
        </w:r>
        <w:r w:rsidRPr="00E77497" w:rsidDel="00722F95">
          <w:rPr>
            <w:i/>
          </w:rPr>
          <w:delText>lref</w:delText>
        </w:r>
        <w:r w:rsidRPr="00E77497" w:rsidDel="00722F95">
          <w:delText>))</w:delText>
        </w:r>
      </w:del>
      <w:r w:rsidRPr="00E77497">
        <w:t xml:space="preserve"> is </w:t>
      </w:r>
      <w:r w:rsidRPr="00E77497">
        <w:rPr>
          <w:b/>
        </w:rPr>
        <w:t>true</w:t>
      </w:r>
      <w:r w:rsidRPr="00E77497">
        <w:t>, then</w:t>
      </w:r>
    </w:p>
    <w:p w14:paraId="052B15A1" w14:textId="77777777"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60E96980" w14:textId="77777777" w:rsidR="004C02EF" w:rsidRPr="00E77497" w:rsidRDefault="004C02EF" w:rsidP="00FA3203">
      <w:pPr>
        <w:pStyle w:val="Alg2"/>
        <w:numPr>
          <w:ilvl w:val="1"/>
          <w:numId w:val="102"/>
        </w:numPr>
      </w:pPr>
      <w:r w:rsidRPr="00E77497">
        <w:t>Return GetValue(</w:t>
      </w:r>
      <w:r w:rsidRPr="00E77497">
        <w:rPr>
          <w:i/>
        </w:rPr>
        <w:t>trueRef</w:t>
      </w:r>
      <w:r w:rsidRPr="00E77497">
        <w:t>).</w:t>
      </w:r>
    </w:p>
    <w:p w14:paraId="75812D30" w14:textId="77777777" w:rsidR="004C02EF" w:rsidRPr="00E77497" w:rsidRDefault="004C02EF" w:rsidP="00FA3203">
      <w:pPr>
        <w:pStyle w:val="Alg2"/>
        <w:numPr>
          <w:ilvl w:val="0"/>
          <w:numId w:val="102"/>
        </w:numPr>
      </w:pPr>
      <w:r w:rsidRPr="00E77497">
        <w:t>Else</w:t>
      </w:r>
    </w:p>
    <w:p w14:paraId="77AF7488" w14:textId="77777777"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21168D67" w14:textId="77777777"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14:paraId="793B75F7" w14:textId="77777777" w:rsidR="004C02EF" w:rsidRPr="00E77497" w:rsidRDefault="004C02EF" w:rsidP="003A4B22">
      <w:pPr>
        <w:pStyle w:val="20"/>
        <w:numPr>
          <w:ilvl w:val="0"/>
          <w:numId w:val="0"/>
        </w:numPr>
      </w:pPr>
      <w:bookmarkStart w:id="9203" w:name="_Toc375031193"/>
      <w:bookmarkStart w:id="9204" w:name="_Ref381183204"/>
      <w:bookmarkStart w:id="9205" w:name="_Toc381513706"/>
      <w:bookmarkStart w:id="9206" w:name="_Toc382202871"/>
      <w:bookmarkStart w:id="9207" w:name="_Toc382212228"/>
      <w:bookmarkStart w:id="9208" w:name="_Toc382212688"/>
      <w:bookmarkStart w:id="9209" w:name="_Toc382291573"/>
      <w:bookmarkStart w:id="9210" w:name="_Ref382717195"/>
      <w:bookmarkStart w:id="9211" w:name="_Toc385672222"/>
      <w:bookmarkStart w:id="9212" w:name="_Toc393690325"/>
      <w:bookmarkStart w:id="9213" w:name="_Hlt457449446"/>
      <w:bookmarkStart w:id="9214" w:name="_Ref440445075"/>
      <w:bookmarkStart w:id="9215" w:name="_Toc472818870"/>
      <w:bookmarkStart w:id="9216" w:name="_Toc235503444"/>
      <w:bookmarkStart w:id="9217" w:name="_Toc241509219"/>
      <w:bookmarkStart w:id="9218" w:name="_Toc244416706"/>
      <w:bookmarkStart w:id="9219" w:name="_Toc276631070"/>
      <w:bookmarkStart w:id="9220" w:name="_Toc323907698"/>
      <w:bookmarkEnd w:id="9213"/>
      <w:r w:rsidRPr="00E77497">
        <w:t>11.13</w:t>
      </w:r>
      <w:r w:rsidRPr="00E77497">
        <w:tab/>
        <w:t>Assignment Operator</w:t>
      </w:r>
      <w:bookmarkStart w:id="9221" w:name="_Toc382202872"/>
      <w:bookmarkEnd w:id="9203"/>
      <w:bookmarkEnd w:id="9204"/>
      <w:bookmarkEnd w:id="9205"/>
      <w:bookmarkEnd w:id="9206"/>
      <w:bookmarkEnd w:id="9207"/>
      <w:bookmarkEnd w:id="9208"/>
      <w:bookmarkEnd w:id="9209"/>
      <w:bookmarkEnd w:id="9210"/>
      <w:bookmarkEnd w:id="9211"/>
      <w:bookmarkEnd w:id="9212"/>
      <w:bookmarkEnd w:id="9221"/>
      <w:r w:rsidRPr="00E77497">
        <w:t>s</w:t>
      </w:r>
      <w:bookmarkEnd w:id="9214"/>
      <w:bookmarkEnd w:id="9215"/>
      <w:bookmarkEnd w:id="9216"/>
      <w:bookmarkEnd w:id="9217"/>
      <w:bookmarkEnd w:id="9218"/>
      <w:bookmarkEnd w:id="9219"/>
      <w:bookmarkEnd w:id="9220"/>
    </w:p>
    <w:p w14:paraId="792984DB" w14:textId="77777777" w:rsidR="004C02EF" w:rsidRPr="00E77497" w:rsidRDefault="004C02EF" w:rsidP="004C02EF">
      <w:pPr>
        <w:pStyle w:val="Syntax"/>
      </w:pPr>
      <w:r w:rsidRPr="00E77497">
        <w:t>Syntax</w:t>
      </w:r>
    </w:p>
    <w:p w14:paraId="48DAB6C6"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09A2B575" w14:textId="77777777" w:rsidR="004C02EF" w:rsidRPr="00E77497" w:rsidRDefault="004C02EF" w:rsidP="004C02EF">
      <w:pPr>
        <w:pStyle w:val="SyntaxDefinition"/>
      </w:pPr>
      <w:r w:rsidRPr="00E77497">
        <w:t>ConditionalExpression</w:t>
      </w:r>
      <w:ins w:id="9222" w:author="Rev 6 Allen Wirfs-Brock" w:date="2012-02-27T09:45:00Z">
        <w:r w:rsidR="001E419C">
          <w:br/>
          <w:t>YieldExpression</w:t>
        </w:r>
      </w:ins>
      <w:ins w:id="9223" w:author="Rev 7 Allen Wirfs-Brock" w:date="2012-04-16T16:10:00Z">
        <w:r w:rsidR="007E18E5">
          <w:br/>
          <w:t>ArrowFunction</w:t>
        </w:r>
      </w:ins>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4217EFB8" w14:textId="77777777" w:rsidR="004C02EF" w:rsidRPr="00E77497" w:rsidRDefault="004C02EF" w:rsidP="004C02EF">
      <w:pPr>
        <w:pStyle w:val="SyntaxRule"/>
        <w:rPr>
          <w:rFonts w:ascii="Arial" w:hAnsi="Arial"/>
        </w:rPr>
      </w:pPr>
      <w:r w:rsidRPr="00E77497">
        <w:t>AssignmentExpressionNoIn</w:t>
      </w:r>
      <w:r w:rsidRPr="00E77497">
        <w:rPr>
          <w:rFonts w:ascii="Arial" w:hAnsi="Arial"/>
        </w:rPr>
        <w:t xml:space="preserve"> </w:t>
      </w:r>
      <w:r w:rsidRPr="00E77497">
        <w:rPr>
          <w:rFonts w:ascii="Arial" w:hAnsi="Arial"/>
          <w:b/>
          <w:i w:val="0"/>
        </w:rPr>
        <w:t>:</w:t>
      </w:r>
    </w:p>
    <w:p w14:paraId="2B5431BF" w14:textId="77777777" w:rsidR="004C02EF" w:rsidRPr="00E77497" w:rsidRDefault="004C02EF" w:rsidP="004C02EF">
      <w:pPr>
        <w:pStyle w:val="SyntaxDefinition"/>
      </w:pPr>
      <w:r w:rsidRPr="00E77497">
        <w:t>ConditionalExpressionNoIn</w:t>
      </w:r>
      <w:ins w:id="9224" w:author="Rev 7 Allen Wirfs-Brock" w:date="2012-04-16T16:11:00Z">
        <w:r w:rsidR="007E18E5" w:rsidRPr="007E18E5">
          <w:t xml:space="preserve"> </w:t>
        </w:r>
        <w:r w:rsidR="007E18E5">
          <w:br/>
          <w:t>YieldExpression</w:t>
        </w:r>
        <w:r w:rsidR="007E18E5">
          <w:br/>
          <w:t>ArrowFunction</w:t>
        </w:r>
      </w:ins>
      <w:r w:rsidRPr="00E77497">
        <w:br/>
        <w:t xml:space="preserve">LeftHandSideExpression </w:t>
      </w:r>
      <w:r w:rsidRPr="00E77497">
        <w:rPr>
          <w:rFonts w:ascii="Courier New" w:hAnsi="Courier New" w:cs="Courier New"/>
          <w:b/>
          <w:i w:val="0"/>
        </w:rPr>
        <w:t>=</w:t>
      </w:r>
      <w:r w:rsidRPr="00E77497">
        <w:t xml:space="preserve"> AssignmentExpressionNoIn</w:t>
      </w:r>
      <w:r w:rsidRPr="00E77497">
        <w:br/>
        <w:t>LeftHandSideExpression AssignmentOperator AssignmentExpressionNoIn</w:t>
      </w:r>
    </w:p>
    <w:p w14:paraId="5805464D"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14:paraId="6C0E8465" w14:textId="77777777" w:rsidTr="004712DB">
        <w:trPr>
          <w:trHeight w:hRule="exact" w:val="240"/>
        </w:trPr>
        <w:tc>
          <w:tcPr>
            <w:tcW w:w="648" w:type="dxa"/>
          </w:tcPr>
          <w:p w14:paraId="5D66D09D" w14:textId="77777777" w:rsidR="004C02EF" w:rsidRPr="00E77497" w:rsidRDefault="004C02EF" w:rsidP="003A4B22">
            <w:pPr>
              <w:pStyle w:val="SyntaxOneOf"/>
            </w:pPr>
            <w:r w:rsidRPr="00E77497">
              <w:t>*=</w:t>
            </w:r>
          </w:p>
        </w:tc>
        <w:tc>
          <w:tcPr>
            <w:tcW w:w="648" w:type="dxa"/>
          </w:tcPr>
          <w:p w14:paraId="4C5DEC4E" w14:textId="77777777" w:rsidR="004C02EF" w:rsidRPr="00E77497" w:rsidRDefault="004C02EF" w:rsidP="003A4B22">
            <w:pPr>
              <w:pStyle w:val="SyntaxOneOf"/>
            </w:pPr>
            <w:r w:rsidRPr="00E77497">
              <w:t>/=</w:t>
            </w:r>
          </w:p>
        </w:tc>
        <w:tc>
          <w:tcPr>
            <w:tcW w:w="648" w:type="dxa"/>
          </w:tcPr>
          <w:p w14:paraId="4A3F3AEF" w14:textId="77777777" w:rsidR="004C02EF" w:rsidRPr="00E77497" w:rsidRDefault="004C02EF" w:rsidP="003A4B22">
            <w:pPr>
              <w:pStyle w:val="SyntaxOneOf"/>
            </w:pPr>
            <w:r w:rsidRPr="00E77497">
              <w:t>%=</w:t>
            </w:r>
          </w:p>
        </w:tc>
        <w:tc>
          <w:tcPr>
            <w:tcW w:w="648" w:type="dxa"/>
          </w:tcPr>
          <w:p w14:paraId="76C4D16A" w14:textId="77777777" w:rsidR="004C02EF" w:rsidRPr="00E77497" w:rsidRDefault="004C02EF" w:rsidP="003A4B22">
            <w:pPr>
              <w:pStyle w:val="SyntaxOneOf"/>
            </w:pPr>
            <w:r w:rsidRPr="00E77497">
              <w:t>+=</w:t>
            </w:r>
          </w:p>
        </w:tc>
        <w:tc>
          <w:tcPr>
            <w:tcW w:w="648" w:type="dxa"/>
          </w:tcPr>
          <w:p w14:paraId="77A2D39A" w14:textId="77777777" w:rsidR="004C02EF" w:rsidRPr="00E77497" w:rsidRDefault="004C02EF" w:rsidP="003A4B22">
            <w:pPr>
              <w:pStyle w:val="SyntaxOneOf"/>
            </w:pPr>
            <w:r w:rsidRPr="00E77497">
              <w:t>-=</w:t>
            </w:r>
          </w:p>
        </w:tc>
        <w:tc>
          <w:tcPr>
            <w:tcW w:w="648" w:type="dxa"/>
          </w:tcPr>
          <w:p w14:paraId="3C9CC424" w14:textId="77777777" w:rsidR="004C02EF" w:rsidRPr="00E77497" w:rsidRDefault="004C02EF" w:rsidP="003A4B22">
            <w:pPr>
              <w:pStyle w:val="SyntaxOneOf"/>
            </w:pPr>
            <w:r w:rsidRPr="00E77497">
              <w:t>&lt;&lt;=</w:t>
            </w:r>
          </w:p>
        </w:tc>
        <w:tc>
          <w:tcPr>
            <w:tcW w:w="648" w:type="dxa"/>
          </w:tcPr>
          <w:p w14:paraId="651D6308" w14:textId="77777777" w:rsidR="004C02EF" w:rsidRPr="00E77497" w:rsidRDefault="004C02EF" w:rsidP="003A4B22">
            <w:pPr>
              <w:pStyle w:val="SyntaxOneOf"/>
            </w:pPr>
            <w:r w:rsidRPr="00E77497">
              <w:t>&gt;&gt;=</w:t>
            </w:r>
          </w:p>
        </w:tc>
        <w:tc>
          <w:tcPr>
            <w:tcW w:w="648" w:type="dxa"/>
          </w:tcPr>
          <w:p w14:paraId="336D0E76" w14:textId="77777777" w:rsidR="004C02EF" w:rsidRPr="00E77497" w:rsidRDefault="004C02EF" w:rsidP="003A4B22">
            <w:pPr>
              <w:pStyle w:val="SyntaxOneOf"/>
            </w:pPr>
            <w:r w:rsidRPr="00E77497">
              <w:t>&gt;&gt;&gt;=</w:t>
            </w:r>
          </w:p>
        </w:tc>
        <w:tc>
          <w:tcPr>
            <w:tcW w:w="648" w:type="dxa"/>
          </w:tcPr>
          <w:p w14:paraId="79D09590" w14:textId="77777777" w:rsidR="004C02EF" w:rsidRPr="00E77497" w:rsidRDefault="004C02EF" w:rsidP="003A4B22">
            <w:pPr>
              <w:pStyle w:val="SyntaxOneOf"/>
            </w:pPr>
            <w:r w:rsidRPr="00E77497">
              <w:t>&amp;=</w:t>
            </w:r>
          </w:p>
        </w:tc>
        <w:tc>
          <w:tcPr>
            <w:tcW w:w="648" w:type="dxa"/>
          </w:tcPr>
          <w:p w14:paraId="5206A734" w14:textId="77777777" w:rsidR="004C02EF" w:rsidRPr="00E77497" w:rsidRDefault="004C02EF" w:rsidP="003A4B22">
            <w:pPr>
              <w:pStyle w:val="SyntaxOneOf"/>
            </w:pPr>
            <w:r w:rsidRPr="00E77497">
              <w:t>^=</w:t>
            </w:r>
          </w:p>
        </w:tc>
        <w:tc>
          <w:tcPr>
            <w:tcW w:w="648" w:type="dxa"/>
          </w:tcPr>
          <w:p w14:paraId="64495353" w14:textId="77777777" w:rsidR="004C02EF" w:rsidRPr="00E77497" w:rsidRDefault="004C02EF" w:rsidP="003A4B22">
            <w:pPr>
              <w:pStyle w:val="SyntaxOneOf"/>
            </w:pPr>
            <w:r w:rsidRPr="00E77497">
              <w:t>|=</w:t>
            </w:r>
          </w:p>
        </w:tc>
      </w:tr>
    </w:tbl>
    <w:p w14:paraId="03FA1074" w14:textId="77777777" w:rsidR="00262A05" w:rsidRPr="00E77497" w:rsidRDefault="00262A05" w:rsidP="00262A05">
      <w:pPr>
        <w:rPr>
          <w:ins w:id="9225" w:author="Rev 4 Allen Wirfs-Brock" w:date="2011-10-15T13:36:00Z"/>
        </w:rPr>
      </w:pPr>
      <w:bookmarkStart w:id="9226" w:name="_Toc375031194"/>
      <w:bookmarkStart w:id="9227" w:name="_Ref378392063"/>
      <w:bookmarkStart w:id="9228" w:name="_Toc381513707"/>
      <w:bookmarkStart w:id="9229" w:name="_Toc382202873"/>
      <w:bookmarkStart w:id="9230" w:name="_Toc382212229"/>
      <w:bookmarkStart w:id="9231" w:name="_Toc382212689"/>
      <w:bookmarkStart w:id="9232" w:name="_Toc382291574"/>
      <w:bookmarkStart w:id="9233" w:name="_Toc385672223"/>
      <w:bookmarkStart w:id="9234" w:name="_Toc393690326"/>
      <w:ins w:id="9235" w:author="Rev 4 Allen Wirfs-Brock" w:date="2011-10-15T13:36:00Z">
        <w:r w:rsidRPr="00E77497">
          <w:t xml:space="preserve">The semantics of the </w:t>
        </w:r>
        <w:r w:rsidRPr="00E77497">
          <w:rPr>
            <w:rFonts w:ascii="Times New Roman" w:hAnsi="Times New Roman"/>
            <w:i/>
          </w:rPr>
          <w:t>AssignmentExpressionNoIn</w:t>
        </w:r>
        <w:r w:rsidRPr="00E77497">
          <w:t xml:space="preserve"> productions are the same manner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r w:rsidRPr="00E77497">
          <w:t xml:space="preserve"> and </w:t>
        </w:r>
        <w:r w:rsidRPr="00E77497">
          <w:rPr>
            <w:rFonts w:ascii="Times New Roman" w:hAnsi="Times New Roman"/>
            <w:i/>
          </w:rPr>
          <w:t>AssignmentExpression</w:t>
        </w:r>
        <w:r w:rsidRPr="00E77497">
          <w:t>, respectively.</w:t>
        </w:r>
      </w:ins>
    </w:p>
    <w:p w14:paraId="2B55EC10" w14:textId="77777777" w:rsidR="008D4C49" w:rsidRPr="00E77497" w:rsidDel="001F7486" w:rsidRDefault="008D4C49" w:rsidP="00120381">
      <w:pPr>
        <w:pStyle w:val="30"/>
        <w:numPr>
          <w:ilvl w:val="0"/>
          <w:numId w:val="0"/>
        </w:numPr>
        <w:rPr>
          <w:ins w:id="9236" w:author="Allen Wirfs-Brock" w:date="2011-07-01T15:44:00Z"/>
          <w:del w:id="9237" w:author="Rev 4 Allen Wirfs-Brock" w:date="2011-10-15T15:03:00Z"/>
        </w:rPr>
      </w:pPr>
      <w:ins w:id="9238" w:author="Allen Wirfs-Brock" w:date="2011-07-01T14:52:00Z">
        <w:del w:id="9239" w:author="Rev 4 Allen Wirfs-Brock" w:date="2011-10-15T15:03:00Z">
          <w:r w:rsidRPr="00E77497" w:rsidDel="001F7486">
            <w:delText>Supplemental Syntax</w:delText>
          </w:r>
        </w:del>
      </w:ins>
    </w:p>
    <w:p w14:paraId="1A4DE4F3" w14:textId="77777777" w:rsidR="004C4800" w:rsidRPr="00E77497" w:rsidDel="001F7486" w:rsidRDefault="004C4800" w:rsidP="00120381">
      <w:pPr>
        <w:pStyle w:val="30"/>
        <w:numPr>
          <w:ilvl w:val="0"/>
          <w:numId w:val="0"/>
        </w:numPr>
        <w:rPr>
          <w:ins w:id="9240" w:author="Allen Wirfs-Brock" w:date="2011-07-01T14:52:00Z"/>
          <w:del w:id="9241" w:author="Rev 4 Allen Wirfs-Brock" w:date="2011-10-15T15:03:00Z"/>
        </w:rPr>
      </w:pPr>
      <w:ins w:id="9242" w:author="Allen Wirfs-Brock" w:date="2011-07-01T15:44:00Z">
        <w:del w:id="9243" w:author="Rev 4 Allen Wirfs-Brock" w:date="2011-10-15T15:03:00Z">
          <w:r w:rsidRPr="00E77497" w:rsidDel="001F7486">
            <w:delText xml:space="preserve">In certain circumstances when processing the production </w:delText>
          </w:r>
          <w:r w:rsidRPr="00E77497" w:rsidDel="001F7486">
            <w:rPr>
              <w:rStyle w:val="bnf"/>
            </w:rPr>
            <w:delText>AssignmentExpression</w:delText>
          </w:r>
          <w:r w:rsidRPr="00E77497" w:rsidDel="001F7486">
            <w:delText xml:space="preserve"> : </w:delText>
          </w:r>
          <w:r w:rsidRPr="00E77497" w:rsidDel="001F7486">
            <w:rPr>
              <w:rStyle w:val="bnf"/>
            </w:rPr>
            <w:delText>LeftHandSideExpression</w:delText>
          </w:r>
          <w:r w:rsidRPr="00E77497" w:rsidDel="001F7486">
            <w:delText xml:space="preserve"> </w:delText>
          </w:r>
          <w:r w:rsidRPr="00E77497" w:rsidDel="001F7486">
            <w:rPr>
              <w:rFonts w:ascii="Courier New" w:hAnsi="Courier New"/>
            </w:rPr>
            <w:delText>=</w:delText>
          </w:r>
          <w:r w:rsidRPr="00E77497" w:rsidDel="001F7486">
            <w:delText xml:space="preserve"> </w:delText>
          </w:r>
          <w:r w:rsidRPr="00E77497" w:rsidDel="001F7486">
            <w:rPr>
              <w:rStyle w:val="bnf"/>
            </w:rPr>
            <w:delText>AssignmentExpression</w:delText>
          </w:r>
          <w:r w:rsidRPr="00E77497" w:rsidDel="001F7486">
            <w:delText xml:space="preserve"> the following grammar is used to refine the interpretation of  </w:delText>
          </w:r>
          <w:r w:rsidRPr="00E77497" w:rsidDel="001F7486">
            <w:rPr>
              <w:rStyle w:val="bnf"/>
            </w:rPr>
            <w:delText>LeftHandSideExpression</w:delText>
          </w:r>
          <w:r w:rsidRPr="00E77497" w:rsidDel="001F7486">
            <w:delText>.</w:delText>
          </w:r>
        </w:del>
      </w:ins>
    </w:p>
    <w:p w14:paraId="39550E87" w14:textId="77777777" w:rsidR="008D4C49" w:rsidRPr="00E77497" w:rsidDel="001F7486" w:rsidRDefault="008D4C49" w:rsidP="00120381">
      <w:pPr>
        <w:pStyle w:val="30"/>
        <w:numPr>
          <w:ilvl w:val="0"/>
          <w:numId w:val="0"/>
        </w:numPr>
        <w:rPr>
          <w:ins w:id="9244" w:author="Allen Wirfs-Brock" w:date="2011-07-01T14:52:00Z"/>
          <w:del w:id="9245" w:author="Rev 4 Allen Wirfs-Brock" w:date="2011-10-15T15:03:00Z"/>
        </w:rPr>
      </w:pPr>
      <w:ins w:id="9246" w:author="Allen Wirfs-Brock" w:date="2011-07-01T14:52:00Z">
        <w:del w:id="9247" w:author="Rev 4 Allen Wirfs-Brock" w:date="2011-10-15T15:03:00Z">
          <w:r w:rsidRPr="00E77497" w:rsidDel="001F7486">
            <w:delText xml:space="preserve">AssignmentPattern </w:delText>
          </w:r>
          <w:r w:rsidRPr="00E77497" w:rsidDel="001F7486">
            <w:rPr>
              <w:i/>
            </w:rPr>
            <w:delText>:</w:delText>
          </w:r>
        </w:del>
      </w:ins>
    </w:p>
    <w:p w14:paraId="0F1B1921" w14:textId="77777777" w:rsidR="008D4C49" w:rsidRPr="00E77497" w:rsidDel="001F7486" w:rsidRDefault="008D4C49" w:rsidP="00120381">
      <w:pPr>
        <w:pStyle w:val="30"/>
        <w:numPr>
          <w:ilvl w:val="0"/>
          <w:numId w:val="0"/>
        </w:numPr>
        <w:rPr>
          <w:ins w:id="9248" w:author="Allen Wirfs-Brock" w:date="2011-07-01T14:52:00Z"/>
          <w:del w:id="9249" w:author="Rev 4 Allen Wirfs-Brock" w:date="2011-10-15T15:03:00Z"/>
          <w:rFonts w:ascii="Courier New" w:hAnsi="Courier New" w:cs="Courier New"/>
          <w:i/>
        </w:rPr>
      </w:pPr>
      <w:ins w:id="9250" w:author="Allen Wirfs-Brock" w:date="2011-07-01T14:52:00Z">
        <w:del w:id="9251" w:author="Rev 4 Allen Wirfs-Brock" w:date="2011-10-15T15:03:00Z">
          <w:r w:rsidRPr="00E77497" w:rsidDel="001F7486">
            <w:delText>ObjectAssignmentPattern</w:delText>
          </w:r>
          <w:r w:rsidRPr="00E77497" w:rsidDel="001F7486">
            <w:br/>
            <w:delText>ArrayAssignmentPattern</w:delText>
          </w:r>
          <w:r w:rsidRPr="00E77497" w:rsidDel="001F7486">
            <w:rPr>
              <w:rFonts w:ascii="Courier New" w:hAnsi="Courier New" w:cs="Courier New"/>
              <w:i/>
            </w:rPr>
            <w:delText xml:space="preserve"> </w:delText>
          </w:r>
        </w:del>
      </w:ins>
    </w:p>
    <w:p w14:paraId="1D9FB06D" w14:textId="77777777" w:rsidR="008D4C49" w:rsidRPr="00E77497" w:rsidDel="001F7486" w:rsidRDefault="008D4C49" w:rsidP="00120381">
      <w:pPr>
        <w:pStyle w:val="30"/>
        <w:numPr>
          <w:ilvl w:val="0"/>
          <w:numId w:val="0"/>
        </w:numPr>
        <w:rPr>
          <w:ins w:id="9252" w:author="Allen Wirfs-Brock" w:date="2011-07-01T14:52:00Z"/>
          <w:del w:id="9253" w:author="Rev 4 Allen Wirfs-Brock" w:date="2011-10-15T15:03:00Z"/>
        </w:rPr>
      </w:pPr>
      <w:ins w:id="9254" w:author="Allen Wirfs-Brock" w:date="2011-07-01T14:52:00Z">
        <w:del w:id="9255" w:author="Rev 4 Allen Wirfs-Brock" w:date="2011-10-15T15:03:00Z">
          <w:r w:rsidRPr="00E77497" w:rsidDel="001F7486">
            <w:delText xml:space="preserve">ObjectAssignmentPattern </w:delText>
          </w:r>
          <w:r w:rsidRPr="00E77497" w:rsidDel="001F7486">
            <w:rPr>
              <w:i/>
            </w:rPr>
            <w:delText>:</w:delText>
          </w:r>
        </w:del>
      </w:ins>
    </w:p>
    <w:p w14:paraId="12400A3C" w14:textId="77777777" w:rsidR="008D4C49" w:rsidRPr="00E77497" w:rsidDel="001F7486" w:rsidRDefault="008D4C49" w:rsidP="00120381">
      <w:pPr>
        <w:pStyle w:val="30"/>
        <w:numPr>
          <w:ilvl w:val="0"/>
          <w:numId w:val="0"/>
        </w:numPr>
        <w:rPr>
          <w:ins w:id="9256" w:author="Allen Wirfs-Brock" w:date="2011-07-01T14:52:00Z"/>
          <w:del w:id="9257" w:author="Rev 4 Allen Wirfs-Brock" w:date="2011-10-15T15:03:00Z"/>
          <w:rFonts w:ascii="Courier New" w:hAnsi="Courier New" w:cs="Courier New"/>
          <w:i/>
        </w:rPr>
      </w:pPr>
      <w:ins w:id="9258" w:author="Allen Wirfs-Brock" w:date="2011-07-01T14:52:00Z">
        <w:del w:id="9259" w:author="Rev 4 Allen Wirfs-Brock" w:date="2011-10-15T15:03:00Z">
          <w:r w:rsidRPr="00E77497" w:rsidDel="001F7486">
            <w:rPr>
              <w:rFonts w:ascii="Courier New" w:hAnsi="Courier New" w:cs="Courier New"/>
              <w:i/>
            </w:rPr>
            <w:delText>{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 }</w:delText>
          </w:r>
        </w:del>
      </w:ins>
    </w:p>
    <w:p w14:paraId="3DD561F6" w14:textId="77777777" w:rsidR="008D4C49" w:rsidRPr="00E77497" w:rsidDel="001F7486" w:rsidRDefault="008D4C49" w:rsidP="00120381">
      <w:pPr>
        <w:pStyle w:val="30"/>
        <w:numPr>
          <w:ilvl w:val="0"/>
          <w:numId w:val="0"/>
        </w:numPr>
        <w:rPr>
          <w:ins w:id="9260" w:author="Allen Wirfs-Brock" w:date="2011-07-01T14:52:00Z"/>
          <w:del w:id="9261" w:author="Rev 4 Allen Wirfs-Brock" w:date="2011-10-15T15:03:00Z"/>
        </w:rPr>
      </w:pPr>
      <w:commentRangeStart w:id="9262"/>
      <w:ins w:id="9263" w:author="Allen Wirfs-Brock" w:date="2011-07-01T14:52:00Z">
        <w:del w:id="9264" w:author="Rev 4 Allen Wirfs-Brock" w:date="2011-10-15T15:03:00Z">
          <w:r w:rsidRPr="00E77497" w:rsidDel="001F7486">
            <w:delText xml:space="preserve">ArrayAssignmentPattern </w:delText>
          </w:r>
          <w:r w:rsidRPr="00E77497" w:rsidDel="001F7486">
            <w:rPr>
              <w:i/>
            </w:rPr>
            <w:delText>:</w:delText>
          </w:r>
          <w:commentRangeEnd w:id="9262"/>
          <w:r w:rsidRPr="00E77497" w:rsidDel="001F7486">
            <w:rPr>
              <w:rStyle w:val="af4"/>
              <w:i/>
              <w:lang w:val="en-GB"/>
            </w:rPr>
            <w:commentReference w:id="9262"/>
          </w:r>
        </w:del>
      </w:ins>
    </w:p>
    <w:p w14:paraId="3E1BDCC1" w14:textId="77777777" w:rsidR="008D4C49" w:rsidRPr="00E77497" w:rsidDel="001F7486" w:rsidRDefault="008D4C49" w:rsidP="00120381">
      <w:pPr>
        <w:pStyle w:val="30"/>
        <w:numPr>
          <w:ilvl w:val="0"/>
          <w:numId w:val="0"/>
        </w:numPr>
        <w:rPr>
          <w:ins w:id="9265" w:author="Allen Wirfs-Brock" w:date="2011-07-01T14:52:00Z"/>
          <w:del w:id="9266" w:author="Rev 4 Allen Wirfs-Brock" w:date="2011-10-15T15:03:00Z"/>
          <w:rFonts w:ascii="Courier New" w:hAnsi="Courier New" w:cs="Courier New"/>
          <w:i/>
        </w:rPr>
      </w:pPr>
      <w:ins w:id="9267" w:author="Allen Wirfs-Brock" w:date="2011-07-01T14:52:00Z">
        <w:del w:id="9268" w:author="Rev 4 Allen Wirfs-Brock" w:date="2011-10-15T15:03:00Z">
          <w:r w:rsidRPr="00E77497" w:rsidDel="001F7486">
            <w:rPr>
              <w:rFonts w:ascii="Courier New" w:hAnsi="Courier New" w:cs="Courier New"/>
              <w:i/>
            </w:rPr>
            <w:delText xml:space="preserve">[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r w:rsidRPr="00E77497" w:rsidDel="001F7486">
            <w:rPr>
              <w:rFonts w:ascii="Courier New" w:hAnsi="Courier New" w:cs="Courier New"/>
              <w:i/>
            </w:rPr>
            <w:br/>
            <w:delText xml:space="preserve">[ </w:delText>
          </w:r>
          <w:r w:rsidRPr="00E77497" w:rsidDel="001F7486">
            <w:delText>AssignmentElementList</w:delText>
          </w:r>
          <w:r w:rsidRPr="00E77497" w:rsidDel="001F7486">
            <w:rPr>
              <w:rFonts w:ascii="Courier New" w:hAnsi="Courier New" w:cs="Courier New"/>
              <w:i/>
            </w:rPr>
            <w:delText xml:space="preserve"> ,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del>
      </w:ins>
    </w:p>
    <w:p w14:paraId="4DF0AF67" w14:textId="77777777" w:rsidR="008D4C49" w:rsidRPr="00E77497" w:rsidDel="001F7486" w:rsidRDefault="008D4C49" w:rsidP="00120381">
      <w:pPr>
        <w:pStyle w:val="30"/>
        <w:numPr>
          <w:ilvl w:val="0"/>
          <w:numId w:val="0"/>
        </w:numPr>
        <w:rPr>
          <w:ins w:id="9269" w:author="Allen Wirfs-Brock" w:date="2011-07-01T14:52:00Z"/>
          <w:del w:id="9270" w:author="Rev 4 Allen Wirfs-Brock" w:date="2011-10-15T15:03:00Z"/>
        </w:rPr>
      </w:pPr>
      <w:ins w:id="9271" w:author="Allen Wirfs-Brock" w:date="2011-07-01T14:52:00Z">
        <w:del w:id="9272" w:author="Rev 4 Allen Wirfs-Brock" w:date="2011-10-15T15:03:00Z">
          <w:r w:rsidRPr="00E77497" w:rsidDel="001F7486">
            <w:delText xml:space="preserve">AssignmentPropertyList </w:delText>
          </w:r>
          <w:r w:rsidRPr="00E77497" w:rsidDel="001F7486">
            <w:rPr>
              <w:i/>
            </w:rPr>
            <w:delText>:</w:delText>
          </w:r>
        </w:del>
      </w:ins>
    </w:p>
    <w:p w14:paraId="2585F3B6" w14:textId="77777777" w:rsidR="008D4C49" w:rsidRPr="00E77497" w:rsidDel="001F7486" w:rsidRDefault="008D4C49" w:rsidP="00120381">
      <w:pPr>
        <w:pStyle w:val="30"/>
        <w:numPr>
          <w:ilvl w:val="0"/>
          <w:numId w:val="0"/>
        </w:numPr>
        <w:rPr>
          <w:ins w:id="9273" w:author="Allen Wirfs-Brock" w:date="2011-07-01T14:52:00Z"/>
          <w:del w:id="9274" w:author="Rev 4 Allen Wirfs-Brock" w:date="2011-10-15T15:03:00Z"/>
        </w:rPr>
      </w:pPr>
      <w:ins w:id="9275" w:author="Allen Wirfs-Brock" w:date="2011-07-01T14:52:00Z">
        <w:del w:id="9276" w:author="Rev 4 Allen Wirfs-Brock" w:date="2011-10-15T15:03:00Z">
          <w:r w:rsidRPr="00E77497" w:rsidDel="001F7486">
            <w:delText>AssignmentProperty</w:delText>
          </w:r>
          <w:r w:rsidRPr="00E77497" w:rsidDel="001F7486">
            <w:br/>
            <w:delText xml:space="preserve">AssignmentPropertyList </w:delText>
          </w:r>
          <w:r w:rsidRPr="00E77497" w:rsidDel="001F7486">
            <w:rPr>
              <w:rFonts w:ascii="Courier New" w:hAnsi="Courier New" w:cs="Courier New"/>
              <w:i/>
            </w:rPr>
            <w:delText>,</w:delText>
          </w:r>
          <w:r w:rsidRPr="00E77497" w:rsidDel="001F7486">
            <w:delText xml:space="preserve"> AssignmentProperty</w:delText>
          </w:r>
        </w:del>
      </w:ins>
    </w:p>
    <w:p w14:paraId="1EE3592C" w14:textId="77777777" w:rsidR="008D4C49" w:rsidRPr="00E77497" w:rsidDel="001F7486" w:rsidRDefault="008D4C49" w:rsidP="00120381">
      <w:pPr>
        <w:pStyle w:val="30"/>
        <w:numPr>
          <w:ilvl w:val="0"/>
          <w:numId w:val="0"/>
        </w:numPr>
        <w:rPr>
          <w:ins w:id="9277" w:author="Allen Wirfs-Brock" w:date="2011-07-01T14:52:00Z"/>
          <w:del w:id="9278" w:author="Rev 4 Allen Wirfs-Brock" w:date="2011-10-15T15:03:00Z"/>
        </w:rPr>
      </w:pPr>
      <w:ins w:id="9279" w:author="Allen Wirfs-Brock" w:date="2011-07-01T14:52:00Z">
        <w:del w:id="9280" w:author="Rev 4 Allen Wirfs-Brock" w:date="2011-10-15T15:03:00Z">
          <w:r w:rsidRPr="00E77497" w:rsidDel="001F7486">
            <w:delText xml:space="preserve">AssignmentElementList </w:delText>
          </w:r>
          <w:r w:rsidRPr="00E77497" w:rsidDel="001F7486">
            <w:rPr>
              <w:i/>
            </w:rPr>
            <w:delText>:</w:delText>
          </w:r>
        </w:del>
      </w:ins>
    </w:p>
    <w:p w14:paraId="12E0AE7A" w14:textId="77777777" w:rsidR="008D4C49" w:rsidRPr="00E77497" w:rsidDel="001F7486" w:rsidRDefault="008D4C49" w:rsidP="00120381">
      <w:pPr>
        <w:pStyle w:val="30"/>
        <w:numPr>
          <w:ilvl w:val="0"/>
          <w:numId w:val="0"/>
        </w:numPr>
        <w:rPr>
          <w:ins w:id="9281" w:author="Allen Wirfs-Brock" w:date="2011-07-01T14:52:00Z"/>
          <w:del w:id="9282" w:author="Rev 4 Allen Wirfs-Brock" w:date="2011-10-15T15:03:00Z"/>
        </w:rPr>
      </w:pPr>
      <w:ins w:id="9283" w:author="Allen Wirfs-Brock" w:date="2011-07-01T14:52:00Z">
        <w:del w:id="9284" w:author="Rev 4 Allen Wirfs-Brock" w:date="2011-10-15T15:03:00Z">
          <w:r w:rsidRPr="00E77497" w:rsidDel="001F7486">
            <w:delText>Elision</w:delText>
          </w:r>
          <w:r w:rsidRPr="00E77497" w:rsidDel="001F7486">
            <w:rPr>
              <w:rFonts w:cs="Arial"/>
              <w:i/>
              <w:vertAlign w:val="subscript"/>
            </w:rPr>
            <w:delText>opt</w:delText>
          </w:r>
          <w:r w:rsidRPr="00E77497" w:rsidDel="001F7486">
            <w:delText xml:space="preserve">  AssignmentElement </w:delText>
          </w:r>
          <w:r w:rsidRPr="00E77497" w:rsidDel="001F7486">
            <w:br/>
            <w:delText xml:space="preserve">AssignmentElementList </w:delText>
          </w:r>
          <w:r w:rsidRPr="00E77497" w:rsidDel="001F7486">
            <w:rPr>
              <w:rFonts w:ascii="Courier New" w:hAnsi="Courier New" w:cs="Courier New"/>
              <w:i/>
            </w:rPr>
            <w:delText>,</w:delText>
          </w:r>
          <w:r w:rsidRPr="00E77497" w:rsidDel="001F7486">
            <w:delText xml:space="preserve"> Elision</w:delText>
          </w:r>
          <w:r w:rsidRPr="00E77497" w:rsidDel="001F7486">
            <w:rPr>
              <w:rFonts w:cs="Arial"/>
              <w:i/>
              <w:vertAlign w:val="subscript"/>
            </w:rPr>
            <w:delText xml:space="preserve">opt </w:delText>
          </w:r>
          <w:r w:rsidRPr="00E77497" w:rsidDel="001F7486">
            <w:delText xml:space="preserve"> AssignmentElement</w:delText>
          </w:r>
        </w:del>
      </w:ins>
    </w:p>
    <w:p w14:paraId="5092285B" w14:textId="77777777" w:rsidR="008D4C49" w:rsidRPr="00E77497" w:rsidDel="001F7486" w:rsidRDefault="008D4C49" w:rsidP="00120381">
      <w:pPr>
        <w:pStyle w:val="30"/>
        <w:numPr>
          <w:ilvl w:val="0"/>
          <w:numId w:val="0"/>
        </w:numPr>
        <w:rPr>
          <w:ins w:id="9285" w:author="Allen Wirfs-Brock" w:date="2011-07-01T14:52:00Z"/>
          <w:del w:id="9286" w:author="Rev 4 Allen Wirfs-Brock" w:date="2011-10-15T15:03:00Z"/>
        </w:rPr>
      </w:pPr>
      <w:ins w:id="9287" w:author="Allen Wirfs-Brock" w:date="2011-07-01T14:52:00Z">
        <w:del w:id="9288" w:author="Rev 4 Allen Wirfs-Brock" w:date="2011-10-15T15:03:00Z">
          <w:r w:rsidRPr="00E77497" w:rsidDel="001F7486">
            <w:delText xml:space="preserve">AssignmentProperty </w:delText>
          </w:r>
          <w:r w:rsidRPr="00E77497" w:rsidDel="001F7486">
            <w:rPr>
              <w:i/>
            </w:rPr>
            <w:delText>:</w:delText>
          </w:r>
        </w:del>
      </w:ins>
    </w:p>
    <w:p w14:paraId="12230114" w14:textId="77777777" w:rsidR="008D4C49" w:rsidRPr="00E77497" w:rsidDel="001F7486" w:rsidRDefault="008D4C49" w:rsidP="00120381">
      <w:pPr>
        <w:pStyle w:val="30"/>
        <w:numPr>
          <w:ilvl w:val="0"/>
          <w:numId w:val="0"/>
        </w:numPr>
        <w:rPr>
          <w:ins w:id="9289" w:author="Allen Wirfs-Brock" w:date="2011-07-01T14:52:00Z"/>
          <w:del w:id="9290" w:author="Rev 4 Allen Wirfs-Brock" w:date="2011-10-15T15:03:00Z"/>
        </w:rPr>
      </w:pPr>
      <w:ins w:id="9291" w:author="Allen Wirfs-Brock" w:date="2011-07-01T14:52:00Z">
        <w:del w:id="9292" w:author="Rev 4 Allen Wirfs-Brock" w:date="2011-10-15T15:03:00Z">
          <w:r w:rsidRPr="00E77497" w:rsidDel="001F7486">
            <w:delText>Identifier</w:delText>
          </w:r>
          <w:r w:rsidRPr="00E77497" w:rsidDel="001F7486">
            <w:br/>
            <w:delText>PropertyName</w:delText>
          </w:r>
          <w:r w:rsidRPr="00E77497" w:rsidDel="001F7486">
            <w:rPr>
              <w:rFonts w:ascii="Courier New" w:hAnsi="Courier New" w:cs="Courier New"/>
              <w:i/>
            </w:rPr>
            <w:delText xml:space="preserve"> : </w:delText>
          </w:r>
          <w:r w:rsidRPr="00E77497" w:rsidDel="001F7486">
            <w:delText>LeftHandSideExpression</w:delText>
          </w:r>
        </w:del>
      </w:ins>
    </w:p>
    <w:p w14:paraId="63ED23D2" w14:textId="77777777" w:rsidR="008D4C49" w:rsidRPr="00E77497" w:rsidDel="001F7486" w:rsidRDefault="008D4C49" w:rsidP="00120381">
      <w:pPr>
        <w:pStyle w:val="30"/>
        <w:numPr>
          <w:ilvl w:val="0"/>
          <w:numId w:val="0"/>
        </w:numPr>
        <w:rPr>
          <w:ins w:id="9293" w:author="Allen Wirfs-Brock" w:date="2011-07-01T14:52:00Z"/>
          <w:del w:id="9294" w:author="Rev 4 Allen Wirfs-Brock" w:date="2011-10-15T15:03:00Z"/>
        </w:rPr>
      </w:pPr>
      <w:ins w:id="9295" w:author="Allen Wirfs-Brock" w:date="2011-07-01T14:52:00Z">
        <w:del w:id="9296" w:author="Rev 4 Allen Wirfs-Brock" w:date="2011-10-15T15:03:00Z">
          <w:r w:rsidRPr="00E77497" w:rsidDel="001F7486">
            <w:delText xml:space="preserve">AssignmentElement </w:delText>
          </w:r>
          <w:r w:rsidRPr="00E77497" w:rsidDel="001F7486">
            <w:rPr>
              <w:i/>
            </w:rPr>
            <w:delText>:</w:delText>
          </w:r>
        </w:del>
      </w:ins>
    </w:p>
    <w:p w14:paraId="1B841B0A" w14:textId="77777777" w:rsidR="008D4C49" w:rsidRPr="00E77497" w:rsidDel="001F7486" w:rsidRDefault="008D4C49" w:rsidP="00120381">
      <w:pPr>
        <w:pStyle w:val="30"/>
        <w:numPr>
          <w:ilvl w:val="0"/>
          <w:numId w:val="0"/>
        </w:numPr>
        <w:rPr>
          <w:ins w:id="9297" w:author="Allen Wirfs-Brock" w:date="2011-07-01T14:52:00Z"/>
          <w:del w:id="9298" w:author="Rev 4 Allen Wirfs-Brock" w:date="2011-10-15T15:03:00Z"/>
        </w:rPr>
      </w:pPr>
      <w:ins w:id="9299" w:author="Allen Wirfs-Brock" w:date="2011-07-01T14:52:00Z">
        <w:del w:id="9300" w:author="Rev 4 Allen Wirfs-Brock" w:date="2011-10-15T15:03:00Z">
          <w:r w:rsidRPr="00E77497" w:rsidDel="001F7486">
            <w:rPr>
              <w:rFonts w:cs="Arial"/>
              <w:i/>
              <w:sz w:val="16"/>
              <w:szCs w:val="16"/>
            </w:rPr>
            <w:delText xml:space="preserve"> </w:delText>
          </w:r>
          <w:r w:rsidRPr="00E77497" w:rsidDel="001F7486">
            <w:delText>LeftHandSideExpression</w:delText>
          </w:r>
        </w:del>
      </w:ins>
    </w:p>
    <w:p w14:paraId="360E09C1" w14:textId="77777777" w:rsidR="008D4C49" w:rsidRPr="00E77497" w:rsidDel="001F7486" w:rsidRDefault="008D4C49" w:rsidP="00120381">
      <w:pPr>
        <w:pStyle w:val="30"/>
        <w:numPr>
          <w:ilvl w:val="0"/>
          <w:numId w:val="0"/>
        </w:numPr>
        <w:rPr>
          <w:ins w:id="9301" w:author="Allen Wirfs-Brock" w:date="2011-07-01T14:52:00Z"/>
          <w:del w:id="9302" w:author="Rev 4 Allen Wirfs-Brock" w:date="2011-10-15T15:03:00Z"/>
        </w:rPr>
      </w:pPr>
      <w:ins w:id="9303" w:author="Allen Wirfs-Brock" w:date="2011-07-01T14:52:00Z">
        <w:del w:id="9304" w:author="Rev 4 Allen Wirfs-Brock" w:date="2011-10-15T15:03:00Z">
          <w:r w:rsidRPr="00E77497" w:rsidDel="001F7486">
            <w:delText xml:space="preserve">AssignmentRestElement </w:delText>
          </w:r>
          <w:r w:rsidRPr="00E77497" w:rsidDel="001F7486">
            <w:rPr>
              <w:i/>
            </w:rPr>
            <w:delText>:</w:delText>
          </w:r>
        </w:del>
      </w:ins>
    </w:p>
    <w:p w14:paraId="5398F0A7" w14:textId="77777777" w:rsidR="004C02EF" w:rsidRPr="00E77497" w:rsidDel="001F7486" w:rsidRDefault="008D4C49" w:rsidP="00120381">
      <w:pPr>
        <w:pStyle w:val="30"/>
        <w:numPr>
          <w:ilvl w:val="0"/>
          <w:numId w:val="0"/>
        </w:numPr>
        <w:rPr>
          <w:del w:id="9305" w:author="Rev 4 Allen Wirfs-Brock" w:date="2011-10-15T15:03:00Z"/>
        </w:rPr>
      </w:pPr>
      <w:ins w:id="9306" w:author="Allen Wirfs-Brock" w:date="2011-07-01T14:52:00Z">
        <w:del w:id="9307" w:author="Rev 4 Allen Wirfs-Brock" w:date="2011-10-15T15:03:00Z">
          <w:r w:rsidRPr="00E77497" w:rsidDel="001F7486">
            <w:rPr>
              <w:rFonts w:cs="Arial"/>
              <w:i/>
              <w:sz w:val="16"/>
              <w:szCs w:val="16"/>
            </w:rPr>
            <w:delText xml:space="preserve"> </w:delText>
          </w:r>
          <w:r w:rsidRPr="00E77497" w:rsidDel="001F7486">
            <w:rPr>
              <w:rFonts w:ascii="Courier New" w:hAnsi="Courier New" w:cs="Courier New"/>
              <w:i/>
            </w:rPr>
            <w:delText>…</w:delText>
          </w:r>
          <w:r w:rsidRPr="00E77497" w:rsidDel="001F7486">
            <w:rPr>
              <w:rFonts w:cs="Arial"/>
              <w:i/>
              <w:sz w:val="16"/>
              <w:szCs w:val="16"/>
            </w:rPr>
            <w:delText xml:space="preserve"> </w:delText>
          </w:r>
          <w:r w:rsidRPr="00E77497" w:rsidDel="001F7486">
            <w:delText>LeftHandSideExpression</w:delText>
          </w:r>
        </w:del>
      </w:ins>
    </w:p>
    <w:p w14:paraId="2D5511B5" w14:textId="77777777" w:rsidR="007806CA" w:rsidRPr="00E77497" w:rsidRDefault="007806CA" w:rsidP="00120381">
      <w:pPr>
        <w:pStyle w:val="30"/>
        <w:numPr>
          <w:ilvl w:val="0"/>
          <w:numId w:val="0"/>
        </w:numPr>
        <w:rPr>
          <w:ins w:id="9308" w:author="Rev 4 Allen Wirfs-Brock" w:date="2011-10-15T13:44:00Z"/>
        </w:rPr>
      </w:pPr>
      <w:bookmarkStart w:id="9309" w:name="_Toc323907699"/>
      <w:ins w:id="9310" w:author="Rev 4 Allen Wirfs-Brock" w:date="2011-10-15T13:44:00Z">
        <w:r w:rsidRPr="00E77497">
          <w:t>Static Semantics</w:t>
        </w:r>
        <w:bookmarkEnd w:id="9309"/>
      </w:ins>
    </w:p>
    <w:p w14:paraId="33951AD5" w14:textId="77777777" w:rsidR="007806CA" w:rsidRPr="00E77497" w:rsidRDefault="00C9049C" w:rsidP="007806CA">
      <w:pPr>
        <w:rPr>
          <w:ins w:id="9311" w:author="Rev 4 Allen Wirfs-Brock" w:date="2011-10-15T13:44:00Z"/>
          <w:rFonts w:ascii="Helvetica" w:hAnsi="Helvetica"/>
          <w:b/>
        </w:rPr>
      </w:pPr>
      <w:ins w:id="9312" w:author="Rev 4 Allen Wirfs-Brock" w:date="2011-10-20T10:21:00Z">
        <w:r w:rsidRPr="00E77497">
          <w:rPr>
            <w:rFonts w:ascii="Helvetica" w:hAnsi="Helvetica"/>
            <w:b/>
          </w:rPr>
          <w:t xml:space="preserve">Static Semantics:  </w:t>
        </w:r>
      </w:ins>
      <w:ins w:id="9313" w:author="Rev 4 Allen Wirfs-Brock" w:date="2011-10-15T13:44:00Z">
        <w:r w:rsidR="007806CA" w:rsidRPr="00E77497">
          <w:rPr>
            <w:rFonts w:ascii="Helvetica" w:hAnsi="Helvetica"/>
            <w:b/>
          </w:rPr>
          <w:t>Early Errors</w:t>
        </w:r>
      </w:ins>
    </w:p>
    <w:p w14:paraId="7A331B31" w14:textId="77777777" w:rsidR="001A5F8D" w:rsidRPr="00E77497" w:rsidRDefault="001A5F8D" w:rsidP="001A5F8D">
      <w:pPr>
        <w:pStyle w:val="SyntaxRule"/>
        <w:rPr>
          <w:ins w:id="9314" w:author="Rev 4 Allen Wirfs-Brock" w:date="2011-10-15T13:57:00Z"/>
          <w:rFonts w:ascii="Arial" w:hAnsi="Arial"/>
        </w:rPr>
      </w:pPr>
      <w:ins w:id="9315" w:author="Rev 4 Allen Wirfs-Brock" w:date="2011-10-15T13:57:00Z">
        <w:r w:rsidRPr="00E77497">
          <w:t>AssignmentExpression</w:t>
        </w:r>
        <w:r w:rsidRPr="00E77497">
          <w:rPr>
            <w:rFonts w:ascii="Arial" w:hAnsi="Arial"/>
          </w:rPr>
          <w:t xml:space="preserve"> </w:t>
        </w:r>
        <w:r w:rsidRPr="00E77497">
          <w:rPr>
            <w:rFonts w:ascii="Arial" w:hAnsi="Arial"/>
            <w:b/>
            <w:i w:val="0"/>
          </w:rPr>
          <w:t>:</w:t>
        </w:r>
      </w:ins>
    </w:p>
    <w:p w14:paraId="15A72163" w14:textId="77777777" w:rsidR="001A5F8D" w:rsidRPr="00E77497" w:rsidRDefault="001A5F8D" w:rsidP="001A5F8D">
      <w:pPr>
        <w:pStyle w:val="SyntaxDefinition"/>
        <w:rPr>
          <w:ins w:id="9316" w:author="Rev 4 Allen Wirfs-Brock" w:date="2011-10-15T13:57:00Z"/>
        </w:rPr>
      </w:pPr>
      <w:ins w:id="9317" w:author="Rev 4 Allen Wirfs-Brock" w:date="2011-10-15T13:57:00Z">
        <w:r w:rsidRPr="00E77497">
          <w:t>LeftHandSideExpression</w:t>
        </w:r>
      </w:ins>
      <w:ins w:id="9318" w:author="Rev 5 Allen Wirfs-Brock" w:date="2012-01-11T10:46:00Z">
        <w:r w:rsidR="00795735">
          <w:t xml:space="preserve"> </w:t>
        </w:r>
      </w:ins>
      <w:ins w:id="9319" w:author="Rev 4 Allen Wirfs-Brock" w:date="2011-10-15T13:57:00Z">
        <w:r w:rsidRPr="00E77497">
          <w:t xml:space="preserve"> </w:t>
        </w:r>
        <w:r w:rsidRPr="00E77497">
          <w:rPr>
            <w:rFonts w:ascii="Courier New" w:hAnsi="Courier New" w:cs="Courier New"/>
            <w:b/>
            <w:i w:val="0"/>
          </w:rPr>
          <w:t>=</w:t>
        </w:r>
        <w:r w:rsidRPr="00E77497">
          <w:t xml:space="preserve"> AssignmentExpression </w:t>
        </w:r>
        <w:r w:rsidRPr="00E77497">
          <w:br/>
          <w:t>LeftHandSideExpression</w:t>
        </w:r>
      </w:ins>
      <w:ins w:id="9320" w:author="Allen Wirfs-Brock" w:date="2012-02-15T12:30:00Z">
        <w:r w:rsidR="000C01A4">
          <w:t xml:space="preserve"> </w:t>
        </w:r>
      </w:ins>
      <w:ins w:id="9321" w:author="Rev 4 Allen Wirfs-Brock" w:date="2011-10-15T13:57:00Z">
        <w:r w:rsidRPr="00E77497">
          <w:t xml:space="preserve"> AssignmentOperator AssignmentExpression</w:t>
        </w:r>
      </w:ins>
    </w:p>
    <w:p w14:paraId="47B88CBC" w14:textId="77777777" w:rsidR="004C02EF" w:rsidRPr="00E77497" w:rsidDel="005B5983" w:rsidRDefault="004C02EF" w:rsidP="00532AB5">
      <w:pPr>
        <w:pStyle w:val="Syntax"/>
        <w:numPr>
          <w:ilvl w:val="0"/>
          <w:numId w:val="737"/>
        </w:numPr>
        <w:rPr>
          <w:del w:id="9322" w:author="Rev 4 Allen Wirfs-Brock" w:date="2011-10-15T13:37:00Z"/>
        </w:rPr>
        <w:pPrChange w:id="9323" w:author="Rev 7 Allen Wirfs-Brock" w:date="2012-04-25T15:29:00Z">
          <w:pPr>
            <w:pStyle w:val="Syntax"/>
          </w:pPr>
        </w:pPrChange>
      </w:pPr>
      <w:del w:id="9324" w:author="Rev 4 Allen Wirfs-Brock" w:date="2011-10-15T13:37:00Z">
        <w:r w:rsidRPr="00E77497" w:rsidDel="005B5983">
          <w:delText>Semantics</w:delText>
        </w:r>
      </w:del>
    </w:p>
    <w:p w14:paraId="0DFBE3DD" w14:textId="77777777" w:rsidR="004C02EF" w:rsidRPr="00E77497" w:rsidDel="007806CA" w:rsidRDefault="004C02EF" w:rsidP="00532AB5">
      <w:pPr>
        <w:pStyle w:val="30"/>
        <w:numPr>
          <w:ilvl w:val="0"/>
          <w:numId w:val="737"/>
        </w:numPr>
        <w:rPr>
          <w:del w:id="9325" w:author="Rev 4 Allen Wirfs-Brock" w:date="2011-10-15T13:45:00Z"/>
        </w:rPr>
        <w:pPrChange w:id="9326" w:author="Rev 7 Allen Wirfs-Brock" w:date="2012-04-25T15:29:00Z">
          <w:pPr>
            <w:pStyle w:val="30"/>
            <w:numPr>
              <w:ilvl w:val="0"/>
              <w:numId w:val="0"/>
            </w:numPr>
          </w:pPr>
        </w:pPrChange>
      </w:pPr>
      <w:bookmarkStart w:id="9327" w:name="_Toc472818871"/>
      <w:bookmarkStart w:id="9328" w:name="_Toc235503445"/>
      <w:bookmarkStart w:id="9329" w:name="_Toc241509220"/>
      <w:bookmarkStart w:id="9330" w:name="_Toc244416707"/>
      <w:bookmarkStart w:id="9331" w:name="_Toc276631071"/>
      <w:del w:id="9332" w:author="Rev 4 Allen Wirfs-Brock" w:date="2011-10-15T13:45:00Z">
        <w:r w:rsidRPr="00E77497" w:rsidDel="007806CA">
          <w:delText>11.13.1</w:delText>
        </w:r>
        <w:r w:rsidRPr="00E77497" w:rsidDel="007806CA">
          <w:tab/>
          <w:delText xml:space="preserve">Simple Assignment ( </w:delText>
        </w:r>
        <w:r w:rsidRPr="00E77497" w:rsidDel="007806CA">
          <w:rPr>
            <w:rFonts w:ascii="Courier New" w:hAnsi="Courier New"/>
          </w:rPr>
          <w:delText>=</w:delText>
        </w:r>
        <w:r w:rsidRPr="00E77497" w:rsidDel="007806CA">
          <w:delText xml:space="preserve"> </w:delText>
        </w:r>
        <w:bookmarkEnd w:id="9226"/>
        <w:bookmarkEnd w:id="9227"/>
        <w:bookmarkEnd w:id="9228"/>
        <w:bookmarkEnd w:id="9229"/>
        <w:bookmarkEnd w:id="9230"/>
        <w:bookmarkEnd w:id="9231"/>
        <w:bookmarkEnd w:id="9232"/>
        <w:bookmarkEnd w:id="9233"/>
        <w:bookmarkEnd w:id="9234"/>
        <w:r w:rsidRPr="00E77497" w:rsidDel="007806CA">
          <w:delText>)</w:delText>
        </w:r>
        <w:bookmarkEnd w:id="9327"/>
        <w:bookmarkEnd w:id="9328"/>
        <w:bookmarkEnd w:id="9329"/>
        <w:bookmarkEnd w:id="9330"/>
        <w:bookmarkEnd w:id="9331"/>
      </w:del>
    </w:p>
    <w:p w14:paraId="1361476A" w14:textId="77777777" w:rsidR="004C0865" w:rsidRPr="00E77497" w:rsidDel="001A5F8D" w:rsidRDefault="004C0865" w:rsidP="00532AB5">
      <w:pPr>
        <w:numPr>
          <w:ilvl w:val="0"/>
          <w:numId w:val="737"/>
        </w:numPr>
        <w:rPr>
          <w:ins w:id="9333" w:author="Allen Wirfs-Brock" w:date="2011-07-01T14:54:00Z"/>
          <w:del w:id="9334" w:author="Rev 4 Allen Wirfs-Brock" w:date="2011-10-15T13:57:00Z"/>
        </w:rPr>
        <w:pPrChange w:id="9335" w:author="Rev 7 Allen Wirfs-Brock" w:date="2012-04-25T15:29:00Z">
          <w:pPr/>
        </w:pPrChange>
      </w:pPr>
      <w:ins w:id="9336" w:author="Allen Wirfs-Brock" w:date="2011-07-01T14:54:00Z">
        <w:del w:id="9337" w:author="Rev 4 Allen Wirfs-Brock" w:date="2011-10-15T13:45:00Z">
          <w:r w:rsidRPr="00E77497" w:rsidDel="007806CA">
            <w:delText xml:space="preserve">The static semantics of </w:delText>
          </w:r>
        </w:del>
        <w:del w:id="9338" w:author="Rev 4 Allen Wirfs-Brock" w:date="2011-10-15T13:57:00Z">
          <w:r w:rsidRPr="00E77497" w:rsidDel="001A5F8D">
            <w:rPr>
              <w:rStyle w:val="bnf"/>
            </w:rPr>
            <w:delText>AssignmentExpression</w:delText>
          </w:r>
          <w:r w:rsidRPr="00E77497" w:rsidDel="001A5F8D">
            <w:delText xml:space="preserve"> </w:delText>
          </w:r>
          <w:r w:rsidRPr="00E77497" w:rsidDel="001A5F8D">
            <w:rPr>
              <w:b/>
            </w:rPr>
            <w:delText>:</w:delText>
          </w:r>
          <w:r w:rsidRPr="00E77497" w:rsidDel="001A5F8D">
            <w:delText xml:space="preserve"> </w:delText>
          </w:r>
          <w:r w:rsidRPr="00E77497" w:rsidDel="001A5F8D">
            <w:rPr>
              <w:rStyle w:val="bnf"/>
            </w:rPr>
            <w:delText>LeftHandSideExpression</w:delText>
          </w:r>
          <w:r w:rsidRPr="00E77497" w:rsidDel="001A5F8D">
            <w:delText xml:space="preserve"> </w:delText>
          </w:r>
          <w:r w:rsidRPr="00E77497" w:rsidDel="001A5F8D">
            <w:rPr>
              <w:rFonts w:ascii="Courier New" w:hAnsi="Courier New"/>
              <w:b/>
            </w:rPr>
            <w:delText>=</w:delText>
          </w:r>
          <w:r w:rsidRPr="00E77497" w:rsidDel="001A5F8D">
            <w:delText xml:space="preserve"> </w:delText>
          </w:r>
          <w:r w:rsidRPr="00E77497" w:rsidDel="001A5F8D">
            <w:rPr>
              <w:rStyle w:val="bnf"/>
            </w:rPr>
            <w:delText xml:space="preserve">AssignmentExpression </w:delText>
          </w:r>
        </w:del>
        <w:del w:id="9339" w:author="Rev 4 Allen Wirfs-Brock" w:date="2011-10-15T13:45:00Z">
          <w:r w:rsidRPr="00E77497" w:rsidDel="007806CA">
            <w:delText>are:</w:delText>
          </w:r>
        </w:del>
      </w:ins>
    </w:p>
    <w:p w14:paraId="15FD74D8" w14:textId="77777777" w:rsidR="004C0865" w:rsidRPr="00E77497" w:rsidRDefault="004C0865" w:rsidP="00532AB5">
      <w:pPr>
        <w:numPr>
          <w:ilvl w:val="0"/>
          <w:numId w:val="737"/>
        </w:numPr>
        <w:spacing w:after="0"/>
        <w:rPr>
          <w:ins w:id="9340" w:author="Allen Wirfs-Brock" w:date="2011-07-01T14:54:00Z"/>
        </w:rPr>
        <w:pPrChange w:id="9341" w:author="Rev 7 Allen Wirfs-Brock" w:date="2012-04-25T15:29:00Z">
          <w:pPr>
            <w:numPr>
              <w:numId w:val="403"/>
            </w:numPr>
            <w:spacing w:after="0"/>
            <w:ind w:left="720" w:hanging="360"/>
          </w:pPr>
        </w:pPrChange>
      </w:pPr>
      <w:ins w:id="9342" w:author="Allen Wirfs-Brock" w:date="2011-07-01T14:54:00Z">
        <w:r w:rsidRPr="00E77497">
          <w:t xml:space="preserve">It is a Syntax Error if the </w:t>
        </w:r>
        <w:r w:rsidRPr="00E77497">
          <w:rPr>
            <w:rStyle w:val="bnf"/>
          </w:rPr>
          <w:t>AssignmentExpression</w:t>
        </w:r>
        <w:r w:rsidRPr="00E77497">
          <w:t xml:space="preserve"> is contained in strict code and </w:t>
        </w:r>
        <w:r w:rsidRPr="00E77497">
          <w:rPr>
            <w:rStyle w:val="bnf"/>
          </w:rPr>
          <w:t>LeftHandSideExpression</w:t>
        </w:r>
        <w:r w:rsidRPr="00E77497">
          <w:t xml:space="preserve"> is the </w:t>
        </w:r>
        <w:r w:rsidRPr="00E77497">
          <w:rPr>
            <w:rStyle w:val="bnf"/>
          </w:rPr>
          <w:t>Identif</w:t>
        </w:r>
      </w:ins>
      <w:ins w:id="9343" w:author="Rev 3 Allen Wirfs-Brock" w:date="2011-08-30T11:17:00Z">
        <w:r w:rsidR="00E85BAD" w:rsidRPr="00E77497">
          <w:rPr>
            <w:rStyle w:val="bnf"/>
          </w:rPr>
          <w:t>i</w:t>
        </w:r>
      </w:ins>
      <w:ins w:id="9344" w:author="Allen Wirfs-Brock" w:date="2011-07-01T14:54:00Z">
        <w:r w:rsidRPr="00E77497">
          <w:rPr>
            <w:rStyle w:val="bnf"/>
          </w:rPr>
          <w:t>er</w:t>
        </w:r>
        <w:r w:rsidRPr="00E77497">
          <w:t xml:space="preserve"> </w:t>
        </w:r>
        <w:r w:rsidRPr="00E77497">
          <w:rPr>
            <w:rFonts w:ascii="Courier New" w:hAnsi="Courier New" w:cs="Courier New"/>
            <w:b/>
          </w:rPr>
          <w:t>eval</w:t>
        </w:r>
        <w:r w:rsidRPr="00E77497">
          <w:t xml:space="preserve"> or the </w:t>
        </w:r>
        <w:r w:rsidRPr="00E77497">
          <w:rPr>
            <w:rStyle w:val="bnf"/>
          </w:rPr>
          <w:t>Identif</w:t>
        </w:r>
      </w:ins>
      <w:ins w:id="9345" w:author="Rev 3 Allen Wirfs-Brock" w:date="2011-08-30T11:17:00Z">
        <w:r w:rsidR="00E85BAD" w:rsidRPr="00E77497">
          <w:rPr>
            <w:rStyle w:val="bnf"/>
          </w:rPr>
          <w:t>i</w:t>
        </w:r>
      </w:ins>
      <w:ins w:id="9346" w:author="Allen Wirfs-Brock" w:date="2011-07-01T14:54:00Z">
        <w:r w:rsidRPr="00E77497">
          <w:rPr>
            <w:rStyle w:val="bnf"/>
          </w:rPr>
          <w:t xml:space="preserve">er </w:t>
        </w:r>
        <w:r w:rsidRPr="00E77497">
          <w:rPr>
            <w:rFonts w:ascii="Courier New" w:hAnsi="Courier New" w:cs="Courier New"/>
            <w:b/>
          </w:rPr>
          <w:t>arguments</w:t>
        </w:r>
        <w:r w:rsidRPr="00E77497">
          <w:t>.</w:t>
        </w:r>
      </w:ins>
    </w:p>
    <w:p w14:paraId="377832F3" w14:textId="77777777" w:rsidR="004C0865" w:rsidRPr="00E77497" w:rsidDel="006B46BE" w:rsidRDefault="004C0865" w:rsidP="00532AB5">
      <w:pPr>
        <w:numPr>
          <w:ilvl w:val="0"/>
          <w:numId w:val="737"/>
        </w:numPr>
        <w:spacing w:after="0"/>
        <w:rPr>
          <w:ins w:id="9347" w:author="Allen Wirfs-Brock" w:date="2011-07-01T14:54:00Z"/>
          <w:del w:id="9348" w:author="Allen Wirfs-Brock rev2" w:date="2011-07-12T15:34:00Z"/>
        </w:rPr>
        <w:pPrChange w:id="9349" w:author="Rev 7 Allen Wirfs-Brock" w:date="2012-04-25T15:29:00Z">
          <w:pPr>
            <w:numPr>
              <w:numId w:val="403"/>
            </w:numPr>
            <w:spacing w:after="0"/>
            <w:ind w:left="720" w:hanging="360"/>
          </w:pPr>
        </w:pPrChange>
      </w:pPr>
      <w:ins w:id="9350" w:author="Allen Wirfs-Brock" w:date="2011-07-01T14:54:00Z">
        <w:del w:id="9351" w:author="Allen Wirfs-Brock rev2" w:date="2011-07-12T15:34:00Z">
          <w:r w:rsidRPr="00E77497" w:rsidDel="006B46BE">
            <w:delText xml:space="preserve">It is a Syntax Error if the </w:delText>
          </w:r>
          <w:r w:rsidRPr="00E77497" w:rsidDel="006B46BE">
            <w:rPr>
              <w:rStyle w:val="bnf"/>
            </w:rPr>
            <w:delText>AssignmentExpression</w:delText>
          </w:r>
          <w:r w:rsidRPr="00E77497" w:rsidDel="006B46BE">
            <w:delText xml:space="preserve"> is contained in extended code and the </w:delText>
          </w:r>
          <w:r w:rsidRPr="00E77497" w:rsidDel="006B46BE">
            <w:rPr>
              <w:rStyle w:val="bnf"/>
            </w:rPr>
            <w:delText>LeftHandSideExpression</w:delText>
          </w:r>
          <w:r w:rsidRPr="00E77497" w:rsidDel="006B46BE">
            <w:delText xml:space="preserve"> is the </w:delText>
          </w:r>
          <w:r w:rsidRPr="00E77497" w:rsidDel="006B46BE">
            <w:rPr>
              <w:rStyle w:val="bnf"/>
            </w:rPr>
            <w:delText>Identifier</w:delText>
          </w:r>
          <w:r w:rsidRPr="00E77497" w:rsidDel="006B46BE">
            <w:delText xml:space="preserve"> </w:delText>
          </w:r>
          <w:r w:rsidRPr="00E77497" w:rsidDel="006B46BE">
            <w:rPr>
              <w:rFonts w:ascii="Courier New" w:hAnsi="Courier New" w:cs="Courier New"/>
              <w:b/>
            </w:rPr>
            <w:delText>this</w:delText>
          </w:r>
          <w:r w:rsidRPr="00E77497" w:rsidDel="006B46BE">
            <w:delText xml:space="preserve"> or the </w:delText>
          </w:r>
          <w:r w:rsidRPr="00E77497" w:rsidDel="006B46BE">
            <w:rPr>
              <w:rStyle w:val="bnf"/>
            </w:rPr>
            <w:delText xml:space="preserve">Identifer </w:delText>
          </w:r>
          <w:r w:rsidRPr="00E77497" w:rsidDel="006B46BE">
            <w:rPr>
              <w:rFonts w:ascii="Courier New" w:hAnsi="Courier New" w:cs="Courier New"/>
              <w:b/>
            </w:rPr>
            <w:delText>super</w:delText>
          </w:r>
          <w:r w:rsidRPr="00E77497" w:rsidDel="006B46BE">
            <w:delText>.</w:delText>
          </w:r>
        </w:del>
      </w:ins>
    </w:p>
    <w:p w14:paraId="19475BC3" w14:textId="77777777" w:rsidR="004C0865" w:rsidRPr="00E77497" w:rsidDel="00F144A1" w:rsidRDefault="004C0865" w:rsidP="00532AB5">
      <w:pPr>
        <w:numPr>
          <w:ilvl w:val="0"/>
          <w:numId w:val="737"/>
        </w:numPr>
        <w:spacing w:after="0"/>
        <w:rPr>
          <w:ins w:id="9352" w:author="Allen Wirfs-Brock" w:date="2011-07-01T14:54:00Z"/>
          <w:del w:id="9353" w:author="Rev 6 Allen Wirfs-Brock" w:date="2012-01-26T14:55:00Z"/>
        </w:rPr>
        <w:pPrChange w:id="9354" w:author="Rev 7 Allen Wirfs-Brock" w:date="2012-04-25T15:29:00Z">
          <w:pPr>
            <w:numPr>
              <w:numId w:val="403"/>
            </w:numPr>
            <w:spacing w:after="0"/>
            <w:ind w:left="720" w:hanging="360"/>
          </w:pPr>
        </w:pPrChange>
      </w:pPr>
      <w:ins w:id="9355" w:author="Allen Wirfs-Brock" w:date="2011-07-01T14:54:00Z">
        <w:del w:id="9356" w:author="Rev 6 Allen Wirfs-Brock" w:date="2012-01-26T14:55:00Z">
          <w:r w:rsidRPr="00E77497" w:rsidDel="00F144A1">
            <w:delText xml:space="preserve">It is a Syntax Error if the </w:delText>
          </w:r>
          <w:r w:rsidRPr="00E77497" w:rsidDel="00F144A1">
            <w:rPr>
              <w:rStyle w:val="bnf"/>
            </w:rPr>
            <w:delText>AssignmentExpression</w:delText>
          </w:r>
          <w:r w:rsidRPr="00E77497" w:rsidDel="00F144A1">
            <w:delText xml:space="preserve"> is contained in extended code and the </w:delText>
          </w:r>
          <w:r w:rsidRPr="00E77497" w:rsidDel="00F144A1">
            <w:rPr>
              <w:rStyle w:val="bnf"/>
            </w:rPr>
            <w:delText>LeftHandSideExpression</w:delText>
          </w:r>
          <w:r w:rsidRPr="00E77497" w:rsidDel="00F144A1">
            <w:delText xml:space="preserve"> is a </w:delText>
          </w:r>
          <w:r w:rsidRPr="00E77497" w:rsidDel="00F144A1">
            <w:rPr>
              <w:rStyle w:val="bnf"/>
            </w:rPr>
            <w:delText xml:space="preserve">Literal </w:delText>
          </w:r>
          <w:r w:rsidRPr="00E77497" w:rsidDel="00F144A1">
            <w:delText xml:space="preserve">or a </w:delText>
          </w:r>
          <w:r w:rsidRPr="00E77497" w:rsidDel="00F144A1">
            <w:rPr>
              <w:rStyle w:val="bnf"/>
            </w:rPr>
            <w:delText>FunctionExpression</w:delText>
          </w:r>
          <w:r w:rsidRPr="00E77497" w:rsidDel="00F144A1">
            <w:delText>.</w:delText>
          </w:r>
        </w:del>
      </w:ins>
    </w:p>
    <w:p w14:paraId="61980641" w14:textId="77777777" w:rsidR="004C0865" w:rsidRPr="00E77497" w:rsidRDefault="004C0865" w:rsidP="00532AB5">
      <w:pPr>
        <w:numPr>
          <w:ilvl w:val="0"/>
          <w:numId w:val="737"/>
        </w:numPr>
        <w:spacing w:after="0"/>
        <w:rPr>
          <w:ins w:id="9357" w:author="Allen Wirfs-Brock" w:date="2011-07-01T14:54:00Z"/>
        </w:rPr>
        <w:pPrChange w:id="9358" w:author="Rev 7 Allen Wirfs-Brock" w:date="2012-04-25T15:29:00Z">
          <w:pPr>
            <w:numPr>
              <w:numId w:val="403"/>
            </w:numPr>
            <w:spacing w:after="0"/>
            <w:ind w:left="720" w:hanging="360"/>
          </w:pPr>
        </w:pPrChange>
      </w:pPr>
      <w:ins w:id="9359" w:author="Allen Wirfs-Brock" w:date="2011-07-01T14:54:00Z">
        <w:r w:rsidRPr="00E77497">
          <w:t xml:space="preserve">It is a Syntax Error if </w:t>
        </w:r>
        <w:del w:id="9360" w:author="Rev 6 Allen Wirfs-Brock" w:date="2012-01-26T14:59:00Z">
          <w:r w:rsidRPr="00E77497" w:rsidDel="00F144A1">
            <w:delText xml:space="preserve">the </w:delText>
          </w:r>
          <w:r w:rsidRPr="00E77497" w:rsidDel="00F144A1">
            <w:rPr>
              <w:rStyle w:val="bnf"/>
            </w:rPr>
            <w:delText>AssignmentExpression</w:delText>
          </w:r>
          <w:r w:rsidRPr="00E77497" w:rsidDel="00F144A1">
            <w:delText xml:space="preserve"> is contained in extended code and </w:delText>
          </w:r>
        </w:del>
        <w:r w:rsidRPr="00E77497">
          <w:t xml:space="preserve">the </w:t>
        </w:r>
        <w:r w:rsidRPr="00E77497">
          <w:rPr>
            <w:rStyle w:val="bnf"/>
          </w:rPr>
          <w:t>LeftHandSideExpression</w:t>
        </w:r>
        <w:r w:rsidRPr="00E77497">
          <w:t xml:space="preserve"> is an </w:t>
        </w:r>
        <w:r w:rsidRPr="00E77497">
          <w:rPr>
            <w:rStyle w:val="bnf"/>
          </w:rPr>
          <w:t xml:space="preserve">Identifier </w:t>
        </w:r>
        <w:r w:rsidRPr="00E77497">
          <w:rPr>
            <w:rStyle w:val="bnf"/>
            <w:i w:val="0"/>
          </w:rPr>
          <w:t xml:space="preserve">that </w:t>
        </w:r>
        <w:del w:id="9361" w:author="Rev 6 Allen Wirfs-Brock" w:date="2012-01-26T14:59:00Z">
          <w:r w:rsidRPr="00E77497" w:rsidDel="00F144A1">
            <w:rPr>
              <w:rStyle w:val="bnf"/>
              <w:i w:val="0"/>
            </w:rPr>
            <w:delText xml:space="preserve">does not </w:delText>
          </w:r>
        </w:del>
        <w:r w:rsidRPr="00E77497">
          <w:rPr>
            <w:rStyle w:val="bnf"/>
            <w:i w:val="0"/>
          </w:rPr>
          <w:t>statically resolve</w:t>
        </w:r>
      </w:ins>
      <w:ins w:id="9362" w:author="Rev 6 Allen Wirfs-Brock" w:date="2012-01-26T14:59:00Z">
        <w:r w:rsidR="00F144A1">
          <w:rPr>
            <w:rStyle w:val="bnf"/>
            <w:i w:val="0"/>
          </w:rPr>
          <w:t>s</w:t>
        </w:r>
      </w:ins>
      <w:ins w:id="9363" w:author="Allen Wirfs-Brock" w:date="2011-07-01T14:54:00Z">
        <w:r w:rsidRPr="00E77497">
          <w:rPr>
            <w:rStyle w:val="bnf"/>
            <w:i w:val="0"/>
          </w:rPr>
          <w:t xml:space="preserve"> to a declarative environment record binding </w:t>
        </w:r>
        <w:del w:id="9364" w:author="Rev 6 Allen Wirfs-Brock" w:date="2012-01-26T14:59:00Z">
          <w:r w:rsidRPr="00E77497" w:rsidDel="00F144A1">
            <w:rPr>
              <w:rStyle w:val="bnf"/>
              <w:i w:val="0"/>
            </w:rPr>
            <w:delText>or</w:delText>
          </w:r>
        </w:del>
      </w:ins>
      <w:ins w:id="9365" w:author="Rev 6 Allen Wirfs-Brock" w:date="2012-01-26T14:59:00Z">
        <w:r w:rsidR="00F144A1">
          <w:rPr>
            <w:rStyle w:val="bnf"/>
            <w:i w:val="0"/>
          </w:rPr>
          <w:t>and</w:t>
        </w:r>
      </w:ins>
      <w:ins w:id="9366" w:author="Allen Wirfs-Brock" w:date="2011-07-01T14:54:00Z">
        <w:r w:rsidRPr="00E77497">
          <w:rPr>
            <w:rStyle w:val="bnf"/>
            <w:i w:val="0"/>
          </w:rPr>
          <w:t xml:space="preserve"> </w:t>
        </w:r>
        <w:del w:id="9367" w:author="Rev 6 Allen Wirfs-Brock" w:date="2012-01-26T14:59:00Z">
          <w:r w:rsidRPr="00E77497" w:rsidDel="00F144A1">
            <w:rPr>
              <w:rStyle w:val="bnf"/>
              <w:i w:val="0"/>
            </w:rPr>
            <w:delText xml:space="preserve">if </w:delText>
          </w:r>
        </w:del>
        <w:r w:rsidRPr="00E77497">
          <w:rPr>
            <w:rStyle w:val="bnf"/>
            <w:i w:val="0"/>
          </w:rPr>
          <w:t xml:space="preserve">the resolved binding </w:t>
        </w:r>
      </w:ins>
      <w:ins w:id="9368" w:author="Rev 4 Allen Wirfs-Brock" w:date="2011-10-15T14:06:00Z">
        <w:r w:rsidR="00520E07" w:rsidRPr="00E77497">
          <w:rPr>
            <w:rStyle w:val="bnf"/>
            <w:i w:val="0"/>
          </w:rPr>
          <w:t xml:space="preserve">is </w:t>
        </w:r>
      </w:ins>
      <w:ins w:id="9369" w:author="Allen Wirfs-Brock" w:date="2011-07-01T14:54:00Z">
        <w:r w:rsidRPr="00E77497">
          <w:rPr>
            <w:rStyle w:val="bnf"/>
            <w:i w:val="0"/>
          </w:rPr>
          <w:t>an immutable binding.</w:t>
        </w:r>
      </w:ins>
    </w:p>
    <w:p w14:paraId="2034D138" w14:textId="77777777" w:rsidR="004C0865" w:rsidRPr="00E77497" w:rsidRDefault="004C0865" w:rsidP="00532AB5">
      <w:pPr>
        <w:numPr>
          <w:ilvl w:val="0"/>
          <w:numId w:val="737"/>
        </w:numPr>
        <w:spacing w:after="220"/>
        <w:rPr>
          <w:ins w:id="9370" w:author="Rev 4 Allen Wirfs-Brock" w:date="2011-10-15T14:11:00Z"/>
        </w:rPr>
        <w:pPrChange w:id="9371" w:author="Rev 7 Allen Wirfs-Brock" w:date="2012-04-25T15:29:00Z">
          <w:pPr>
            <w:numPr>
              <w:numId w:val="403"/>
            </w:numPr>
            <w:spacing w:after="220"/>
            <w:ind w:left="720" w:hanging="360"/>
          </w:pPr>
        </w:pPrChange>
      </w:pPr>
      <w:ins w:id="9372" w:author="Allen Wirfs-Brock" w:date="2011-07-01T14:54: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254B1083" w14:textId="77777777" w:rsidR="00520E07" w:rsidRPr="00E77497" w:rsidRDefault="00520E07" w:rsidP="00120381">
      <w:pPr>
        <w:pStyle w:val="SyntaxRule"/>
        <w:spacing w:after="220"/>
        <w:jc w:val="left"/>
        <w:rPr>
          <w:ins w:id="9373" w:author="Allen Wirfs-Brock" w:date="2011-07-01T14:54:00Z"/>
          <w:rFonts w:ascii="Arial" w:hAnsi="Arial"/>
        </w:rPr>
      </w:pPr>
      <w:ins w:id="9374" w:author="Rev 4 Allen Wirfs-Brock" w:date="2011-10-15T14:11:00Z">
        <w:r w:rsidRPr="00E77497">
          <w:t>AssignmentExpression</w:t>
        </w:r>
        <w:r w:rsidRPr="00E77497">
          <w:rPr>
            <w:rFonts w:ascii="Arial" w:hAnsi="Arial"/>
          </w:rPr>
          <w:t xml:space="preserve"> </w:t>
        </w:r>
        <w:r w:rsidRPr="00E77497">
          <w:rPr>
            <w:rFonts w:ascii="Arial" w:hAnsi="Arial"/>
            <w:b/>
            <w:i w:val="0"/>
          </w:rPr>
          <w:t>:</w:t>
        </w:r>
      </w:ins>
      <w:ins w:id="9375" w:author="Rev 4 Allen Wirfs-Brock" w:date="2011-10-15T14:12:00Z">
        <w:r w:rsidRPr="00E77497">
          <w:rPr>
            <w:rFonts w:ascii="Arial" w:hAnsi="Arial"/>
            <w:b/>
            <w:i w:val="0"/>
          </w:rPr>
          <w:t xml:space="preserve"> </w:t>
        </w:r>
      </w:ins>
      <w:ins w:id="9376" w:author="Rev 4 Allen Wirfs-Brock" w:date="2011-10-15T14:11:00Z">
        <w:r w:rsidRPr="00E77497">
          <w:t>LeftHandSideExpression</w:t>
        </w:r>
      </w:ins>
      <w:ins w:id="9377" w:author="Allen Wirfs-Brock" w:date="2012-02-15T12:44:00Z">
        <w:r w:rsidR="00C11D93">
          <w:t xml:space="preserve"> </w:t>
        </w:r>
      </w:ins>
      <w:ins w:id="9378" w:author="Rev 4 Allen Wirfs-Brock" w:date="2011-10-15T14:11:00Z">
        <w:r w:rsidRPr="00E77497">
          <w:t xml:space="preserve"> </w:t>
        </w:r>
        <w:r w:rsidRPr="00E77497">
          <w:rPr>
            <w:rFonts w:ascii="Courier New" w:hAnsi="Courier New" w:cs="Courier New"/>
            <w:b/>
            <w:i w:val="0"/>
          </w:rPr>
          <w:t>=</w:t>
        </w:r>
        <w:r w:rsidRPr="00E77497">
          <w:t xml:space="preserve"> AssignmentExpression </w:t>
        </w:r>
      </w:ins>
    </w:p>
    <w:p w14:paraId="4BC529C9" w14:textId="77777777" w:rsidR="004C0865" w:rsidRPr="00E77497" w:rsidRDefault="004C0865" w:rsidP="00532AB5">
      <w:pPr>
        <w:numPr>
          <w:ilvl w:val="0"/>
          <w:numId w:val="737"/>
        </w:numPr>
        <w:rPr>
          <w:ins w:id="9379" w:author="Allen Wirfs-Brock" w:date="2011-07-01T14:54:00Z"/>
        </w:rPr>
        <w:pPrChange w:id="9380" w:author="Rev 7 Allen Wirfs-Brock" w:date="2012-04-25T15:29:00Z">
          <w:pPr>
            <w:numPr>
              <w:numId w:val="403"/>
            </w:numPr>
            <w:ind w:left="720" w:hanging="360"/>
          </w:pPr>
        </w:pPrChange>
      </w:pPr>
      <w:ins w:id="9381" w:author="Allen Wirfs-Brock" w:date="2011-07-01T14:54:00Z">
        <w:r w:rsidRPr="00E77497">
          <w:t xml:space="preserve">It is a Syntax Error if </w:t>
        </w:r>
        <w:del w:id="9382" w:author="Rev 6 Allen Wirfs-Brock" w:date="2012-01-26T15:00:00Z">
          <w:r w:rsidRPr="00BF04B8" w:rsidDel="00F144A1">
            <w:rPr>
              <w:rFonts w:ascii="Times New Roman" w:hAnsi="Times New Roman"/>
            </w:rPr>
            <w:delText xml:space="preserve">the </w:delText>
          </w:r>
          <w:r w:rsidRPr="00BF04B8" w:rsidDel="00F144A1">
            <w:rPr>
              <w:rStyle w:val="bnf"/>
            </w:rPr>
            <w:delText>AssignmentExpression</w:delText>
          </w:r>
          <w:r w:rsidRPr="00BF04B8" w:rsidDel="00F144A1">
            <w:rPr>
              <w:rFonts w:ascii="Times New Roman" w:hAnsi="Times New Roman"/>
            </w:rPr>
            <w:delText xml:space="preserve"> is contained in extended code and </w:delText>
          </w:r>
        </w:del>
      </w:ins>
      <w:ins w:id="9383" w:author="Rev 7 Allen Wirfs-Brock" w:date="2012-04-25T08:58:00Z">
        <w:r w:rsidR="00BF04B8" w:rsidRPr="00BF04B8">
          <w:rPr>
            <w:rFonts w:ascii="Times New Roman" w:hAnsi="Times New Roman"/>
          </w:rPr>
          <w:t>IsInvalidAssignmentPattern</w:t>
        </w:r>
      </w:ins>
      <w:ins w:id="9384" w:author="Rev 7 Allen Wirfs-Brock" w:date="2012-04-25T08:59:00Z">
        <w:r w:rsidR="00BF04B8">
          <w:rPr>
            <w:rFonts w:ascii="Times New Roman" w:hAnsi="Times New Roman"/>
          </w:rPr>
          <w:t xml:space="preserve"> </w:t>
        </w:r>
        <w:r w:rsidR="00BF04B8" w:rsidRPr="00E77497">
          <w:t>o</w:t>
        </w:r>
        <w:r w:rsidR="00BF04B8">
          <w:t>f</w:t>
        </w:r>
      </w:ins>
      <w:ins w:id="9385" w:author="Rev 7 Allen Wirfs-Brock" w:date="2012-04-25T08:58:00Z">
        <w:r w:rsidR="00BF04B8" w:rsidRPr="00E77497">
          <w:t xml:space="preserve"> </w:t>
        </w:r>
      </w:ins>
      <w:ins w:id="9386" w:author="Allen Wirfs-Brock" w:date="2011-07-01T14:54:00Z">
        <w:del w:id="9387" w:author="Rev 7 Allen Wirfs-Brock" w:date="2012-04-25T08:58:00Z">
          <w:r w:rsidRPr="00E77497" w:rsidDel="00BF04B8">
            <w:delText xml:space="preserve">the </w:delText>
          </w:r>
        </w:del>
        <w:r w:rsidRPr="00E77497">
          <w:rPr>
            <w:rStyle w:val="bnf"/>
          </w:rPr>
          <w:t>LeftHandSideExpression</w:t>
        </w:r>
        <w:r w:rsidRPr="00E77497">
          <w:t xml:space="preserve"> is </w:t>
        </w:r>
        <w:del w:id="9388" w:author="Rev 7 Allen Wirfs-Brock" w:date="2012-04-25T08:59:00Z">
          <w:r w:rsidRPr="00BF04B8" w:rsidDel="00BF04B8">
            <w:rPr>
              <w:rFonts w:ascii="Times New Roman" w:hAnsi="Times New Roman"/>
              <w:b/>
            </w:rPr>
            <w:delText xml:space="preserve">an </w:delText>
          </w:r>
          <w:r w:rsidRPr="00BF04B8" w:rsidDel="00BF04B8">
            <w:rPr>
              <w:rStyle w:val="bnf"/>
              <w:b/>
            </w:rPr>
            <w:delText>ObjectLiteral</w:delText>
          </w:r>
          <w:r w:rsidRPr="00BF04B8" w:rsidDel="00BF04B8">
            <w:rPr>
              <w:rFonts w:ascii="Times New Roman" w:hAnsi="Times New Roman"/>
              <w:b/>
            </w:rPr>
            <w:delText xml:space="preserve"> or an</w:delText>
          </w:r>
          <w:r w:rsidRPr="00BF04B8" w:rsidDel="00BF04B8">
            <w:rPr>
              <w:rFonts w:ascii="Times New Roman" w:hAnsi="Times New Roman"/>
              <w:b/>
              <w:i/>
            </w:rPr>
            <w:delText xml:space="preserve"> </w:delText>
          </w:r>
          <w:r w:rsidRPr="00BF04B8" w:rsidDel="00BF04B8">
            <w:rPr>
              <w:rStyle w:val="bnf"/>
              <w:b/>
            </w:rPr>
            <w:delText>ArrayLiteral</w:delText>
          </w:r>
          <w:r w:rsidRPr="00BF04B8" w:rsidDel="00BF04B8">
            <w:rPr>
              <w:rFonts w:ascii="Times New Roman" w:hAnsi="Times New Roman"/>
              <w:b/>
              <w:i/>
            </w:rPr>
            <w:delText xml:space="preserve"> </w:delText>
          </w:r>
          <w:r w:rsidRPr="00BF04B8" w:rsidDel="00BF04B8">
            <w:rPr>
              <w:rFonts w:ascii="Times New Roman" w:hAnsi="Times New Roman"/>
              <w:b/>
            </w:rPr>
            <w:delText xml:space="preserve">and the source code corresponding to </w:delText>
          </w:r>
          <w:r w:rsidRPr="00BF04B8" w:rsidDel="00BF04B8">
            <w:rPr>
              <w:rStyle w:val="bnf"/>
              <w:b/>
            </w:rPr>
            <w:delText>LeftHandSideExp</w:delText>
          </w:r>
        </w:del>
      </w:ins>
      <w:ins w:id="9389" w:author="Allen Wirfs-Brock rev2" w:date="2011-07-20T13:35:00Z">
        <w:del w:id="9390" w:author="Rev 7 Allen Wirfs-Brock" w:date="2012-04-25T08:59:00Z">
          <w:r w:rsidR="00920F94" w:rsidRPr="00BF04B8" w:rsidDel="00BF04B8">
            <w:rPr>
              <w:rStyle w:val="bnf"/>
              <w:b/>
            </w:rPr>
            <w:delText>r</w:delText>
          </w:r>
        </w:del>
      </w:ins>
      <w:ins w:id="9391" w:author="Allen Wirfs-Brock" w:date="2011-07-01T14:54:00Z">
        <w:del w:id="9392" w:author="Rev 7 Allen Wirfs-Brock" w:date="2012-04-25T08:59:00Z">
          <w:r w:rsidRPr="00BF04B8" w:rsidDel="00BF04B8">
            <w:rPr>
              <w:rStyle w:val="bnf"/>
              <w:b/>
            </w:rPr>
            <w:delText>ess</w:delText>
          </w:r>
        </w:del>
      </w:ins>
      <w:ins w:id="9393" w:author="Rev 3 Allen Wirfs-Brock" w:date="2011-08-30T10:44:00Z">
        <w:del w:id="9394" w:author="Rev 7 Allen Wirfs-Brock" w:date="2012-04-25T08:59:00Z">
          <w:r w:rsidR="0096712D" w:rsidRPr="00BF04B8" w:rsidDel="00BF04B8">
            <w:rPr>
              <w:rStyle w:val="bnf"/>
              <w:b/>
            </w:rPr>
            <w:delText>i</w:delText>
          </w:r>
        </w:del>
      </w:ins>
      <w:ins w:id="9395" w:author="Allen Wirfs-Brock" w:date="2011-07-01T14:54:00Z">
        <w:del w:id="9396" w:author="Rev 7 Allen Wirfs-Brock" w:date="2012-04-25T08:59:00Z">
          <w:r w:rsidRPr="00BF04B8" w:rsidDel="00BF04B8">
            <w:rPr>
              <w:rStyle w:val="bnf"/>
              <w:b/>
            </w:rPr>
            <w:delText>on</w:delText>
          </w:r>
          <w:r w:rsidRPr="00BF04B8" w:rsidDel="00BF04B8">
            <w:rPr>
              <w:rFonts w:ascii="Times New Roman" w:hAnsi="Times New Roman"/>
              <w:b/>
            </w:rPr>
            <w:delText xml:space="preserve"> cannot be parsed using </w:delText>
          </w:r>
          <w:r w:rsidRPr="00BF04B8" w:rsidDel="00BF04B8">
            <w:rPr>
              <w:rStyle w:val="bnf"/>
              <w:b/>
            </w:rPr>
            <w:delText>AssignmentPattern</w:delText>
          </w:r>
          <w:r w:rsidRPr="00BF04B8" w:rsidDel="00BF04B8">
            <w:rPr>
              <w:rFonts w:ascii="Times New Roman" w:hAnsi="Times New Roman"/>
              <w:b/>
            </w:rPr>
            <w:delText xml:space="preserve"> as the goal symbol</w:delText>
          </w:r>
        </w:del>
      </w:ins>
      <w:ins w:id="9397" w:author="Rev 7 Allen Wirfs-Brock" w:date="2012-04-25T08:59:00Z">
        <w:r w:rsidR="00BF04B8" w:rsidRPr="00BF04B8">
          <w:rPr>
            <w:rFonts w:ascii="Times New Roman" w:hAnsi="Times New Roman"/>
            <w:b/>
          </w:rPr>
          <w:t>true</w:t>
        </w:r>
      </w:ins>
      <w:ins w:id="9398" w:author="Allen Wirfs-Brock" w:date="2011-07-01T14:54:00Z">
        <w:r w:rsidRPr="00E77497">
          <w:t>.</w:t>
        </w:r>
      </w:ins>
    </w:p>
    <w:p w14:paraId="65E0E6B3" w14:textId="77777777" w:rsidR="00295437" w:rsidRPr="00E77497" w:rsidRDefault="00295437" w:rsidP="00120381">
      <w:pPr>
        <w:pStyle w:val="30"/>
        <w:numPr>
          <w:ilvl w:val="0"/>
          <w:numId w:val="0"/>
        </w:numPr>
        <w:rPr>
          <w:ins w:id="9399" w:author="Rev 4 Allen Wirfs-Brock" w:date="2011-11-06T16:32:00Z"/>
        </w:rPr>
      </w:pPr>
      <w:bookmarkStart w:id="9400" w:name="_Toc323907700"/>
      <w:ins w:id="9401" w:author="Rev 4 Allen Wirfs-Brock" w:date="2011-11-06T16:32:00Z">
        <w:r w:rsidRPr="00E77497">
          <w:t>Runtime Semantics</w:t>
        </w:r>
        <w:bookmarkEnd w:id="9400"/>
      </w:ins>
    </w:p>
    <w:p w14:paraId="7FFF4354" w14:textId="77777777" w:rsidR="007806CA" w:rsidRPr="00E77497" w:rsidRDefault="007806CA" w:rsidP="004C02EF">
      <w:pPr>
        <w:rPr>
          <w:ins w:id="9402" w:author="Rev 4 Allen Wirfs-Brock" w:date="2011-10-15T13:47:00Z"/>
        </w:rPr>
      </w:pPr>
      <w:ins w:id="9403" w:author="Rev 4 Allen Wirfs-Brock" w:date="2011-10-15T13:47:00Z">
        <w:r w:rsidRPr="00E77497">
          <w:rPr>
            <w:rFonts w:ascii="Helvetica" w:hAnsi="Helvetica"/>
            <w:b/>
          </w:rPr>
          <w:t xml:space="preserve">Runtime Semantics: </w:t>
        </w:r>
        <w:r w:rsidRPr="00E77497">
          <w:rPr>
            <w:rFonts w:ascii="Helvetica" w:hAnsi="Helvetica"/>
            <w:b/>
            <w:spacing w:val="6"/>
          </w:rPr>
          <w:t>Evaluation</w:t>
        </w:r>
        <w:r w:rsidRPr="00E77497">
          <w:t xml:space="preserve"> </w:t>
        </w:r>
      </w:ins>
    </w:p>
    <w:p w14:paraId="7EC6F9B4" w14:textId="77777777" w:rsidR="004C02EF" w:rsidRPr="00E77497" w:rsidRDefault="004C02EF" w:rsidP="004C02EF">
      <w:del w:id="9404" w:author="Rev 4 Allen Wirfs-Brock" w:date="2011-10-15T13:47:00Z">
        <w:r w:rsidRPr="00E77497" w:rsidDel="007806CA">
          <w:delText xml:space="preserve">The production </w:delText>
        </w:r>
      </w:del>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9405" w:author="Rev 4 Allen Wirfs-Brock" w:date="2011-10-15T13:47:00Z">
        <w:r w:rsidRPr="00E77497" w:rsidDel="007806CA">
          <w:delText>is evaluated as follows:</w:delText>
        </w:r>
      </w:del>
      <w:bookmarkStart w:id="9406" w:name="_Toc382212690"/>
    </w:p>
    <w:p w14:paraId="326668E6" w14:textId="77777777" w:rsidR="004C0865" w:rsidRPr="00105513" w:rsidRDefault="004C0865" w:rsidP="002410A4">
      <w:pPr>
        <w:pStyle w:val="Alg3"/>
        <w:numPr>
          <w:ilvl w:val="0"/>
          <w:numId w:val="103"/>
        </w:numPr>
        <w:rPr>
          <w:ins w:id="9407" w:author="Allen Wirfs-Brock" w:date="2011-07-01T14:57:00Z"/>
          <w:rPrChange w:id="9408" w:author="Rev 7 Allen Wirfs-Brock" w:date="2012-05-04T14:22:00Z">
            <w:rPr>
              <w:ins w:id="9409" w:author="Allen Wirfs-Brock" w:date="2011-07-01T14:57:00Z"/>
              <w:b/>
            </w:rPr>
          </w:rPrChange>
        </w:rPr>
      </w:pPr>
      <w:ins w:id="9410" w:author="Allen Wirfs-Brock" w:date="2011-07-01T14:57:00Z">
        <w:r w:rsidRPr="00105513">
          <w:rPr>
            <w:rPrChange w:id="9411" w:author="Rev 7 Allen Wirfs-Brock" w:date="2012-05-04T14:22:00Z">
              <w:rPr>
                <w:b/>
              </w:rPr>
            </w:rPrChange>
          </w:rPr>
          <w:t xml:space="preserve">If </w:t>
        </w:r>
        <w:r w:rsidRPr="00105513">
          <w:rPr>
            <w:i/>
            <w:rPrChange w:id="9412" w:author="Rev 7 Allen Wirfs-Brock" w:date="2012-05-04T14:22:00Z">
              <w:rPr>
                <w:b/>
                <w:i/>
              </w:rPr>
            </w:rPrChange>
          </w:rPr>
          <w:t>LeftHandSideExpression</w:t>
        </w:r>
        <w:r w:rsidRPr="00105513">
          <w:rPr>
            <w:rPrChange w:id="9413" w:author="Rev 7 Allen Wirfs-Brock" w:date="2012-05-04T14:22:00Z">
              <w:rPr>
                <w:b/>
              </w:rPr>
            </w:rPrChange>
          </w:rPr>
          <w:t xml:space="preserve"> is neither an </w:t>
        </w:r>
        <w:r w:rsidRPr="00105513">
          <w:rPr>
            <w:i/>
            <w:rPrChange w:id="9414" w:author="Rev 7 Allen Wirfs-Brock" w:date="2012-05-04T14:22:00Z">
              <w:rPr>
                <w:b/>
                <w:i/>
              </w:rPr>
            </w:rPrChange>
          </w:rPr>
          <w:t>ObjectLiteral</w:t>
        </w:r>
        <w:r w:rsidRPr="00105513">
          <w:rPr>
            <w:rPrChange w:id="9415" w:author="Rev 7 Allen Wirfs-Brock" w:date="2012-05-04T14:22:00Z">
              <w:rPr>
                <w:b/>
              </w:rPr>
            </w:rPrChange>
          </w:rPr>
          <w:t xml:space="preserve"> nor an</w:t>
        </w:r>
        <w:r w:rsidRPr="00105513">
          <w:rPr>
            <w:i/>
            <w:rPrChange w:id="9416" w:author="Rev 7 Allen Wirfs-Brock" w:date="2012-05-04T14:22:00Z">
              <w:rPr>
                <w:b/>
                <w:i/>
              </w:rPr>
            </w:rPrChange>
          </w:rPr>
          <w:t xml:space="preserve"> ArrayLiteral  </w:t>
        </w:r>
        <w:r w:rsidRPr="00105513">
          <w:rPr>
            <w:rPrChange w:id="9417" w:author="Rev 7 Allen Wirfs-Brock" w:date="2012-05-04T14:22:00Z">
              <w:rPr>
                <w:b/>
              </w:rPr>
            </w:rPrChange>
          </w:rPr>
          <w:t>then</w:t>
        </w:r>
      </w:ins>
    </w:p>
    <w:p w14:paraId="1DD318CC" w14:textId="77777777"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9406"/>
      <w:r w:rsidRPr="00E77497">
        <w:t>.</w:t>
      </w:r>
      <w:bookmarkStart w:id="9418" w:name="_Toc382212691"/>
    </w:p>
    <w:p w14:paraId="466B0A66" w14:textId="77777777" w:rsidR="00392591" w:rsidRDefault="00392591" w:rsidP="002410A4">
      <w:pPr>
        <w:pStyle w:val="Alg4"/>
        <w:numPr>
          <w:ilvl w:val="1"/>
          <w:numId w:val="103"/>
        </w:numPr>
        <w:contextualSpacing/>
        <w:rPr>
          <w:ins w:id="9419" w:author="Rev 6 Allen Wirfs-Brock" w:date="2012-02-16T18:45:00Z"/>
        </w:rPr>
      </w:pPr>
      <w:ins w:id="9420" w:author="Rev 6 Allen Wirfs-Brock" w:date="2012-02-16T18:45:00Z">
        <w:r>
          <w:t xml:space="preserve">If </w:t>
        </w:r>
        <w:r w:rsidRPr="00E77497">
          <w:rPr>
            <w:i/>
          </w:rPr>
          <w:t>lref</w:t>
        </w:r>
        <w:r w:rsidRPr="00E77497">
          <w:t xml:space="preserve"> </w:t>
        </w:r>
        <w:r>
          <w:t xml:space="preserve">is an abrupt completion, return </w:t>
        </w:r>
        <w:r w:rsidRPr="00E77497">
          <w:rPr>
            <w:i/>
          </w:rPr>
          <w:t>lref</w:t>
        </w:r>
        <w:r>
          <w:t>.</w:t>
        </w:r>
      </w:ins>
    </w:p>
    <w:p w14:paraId="137ABF0D" w14:textId="77777777"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9418"/>
      <w:r w:rsidRPr="00E77497">
        <w:t>.</w:t>
      </w:r>
      <w:bookmarkStart w:id="9421" w:name="_Toc382212692"/>
    </w:p>
    <w:p w14:paraId="670020F3" w14:textId="77777777"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9421"/>
      <w:r w:rsidRPr="00E77497">
        <w:t>.</w:t>
      </w:r>
      <w:bookmarkStart w:id="9422" w:name="_Toc382212693"/>
    </w:p>
    <w:p w14:paraId="0AFCF235" w14:textId="77777777" w:rsidR="004C02EF" w:rsidRPr="00E77497" w:rsidDel="00C707BD" w:rsidRDefault="004C02EF" w:rsidP="00FA3203">
      <w:pPr>
        <w:pStyle w:val="Alg3"/>
        <w:numPr>
          <w:ilvl w:val="1"/>
          <w:numId w:val="103"/>
        </w:numPr>
        <w:rPr>
          <w:del w:id="9423" w:author="Allen Wirfs-Brock" w:date="2011-07-01T15:02:00Z"/>
        </w:rPr>
      </w:pPr>
      <w:del w:id="9424" w:author="Allen Wirfs-Brock" w:date="2011-07-01T15:02:00Z">
        <w:r w:rsidRPr="00E77497" w:rsidDel="00C707BD">
          <w:delText xml:space="preserve">Throw a </w:delText>
        </w:r>
        <w:r w:rsidRPr="00E77497" w:rsidDel="00C707BD">
          <w:rPr>
            <w:b/>
          </w:rPr>
          <w:delText>SyntaxError</w:delText>
        </w:r>
        <w:r w:rsidRPr="00E77497" w:rsidDel="00C707BD">
          <w:delText xml:space="preserve"> exception if the following conditions are all true:</w:delText>
        </w:r>
      </w:del>
    </w:p>
    <w:p w14:paraId="24E48C42" w14:textId="77777777" w:rsidR="004C02EF" w:rsidRPr="00E77497" w:rsidDel="00C707BD" w:rsidRDefault="004C02EF" w:rsidP="00FA3203">
      <w:pPr>
        <w:pStyle w:val="Alg3"/>
        <w:numPr>
          <w:ilvl w:val="1"/>
          <w:numId w:val="103"/>
        </w:numPr>
        <w:rPr>
          <w:del w:id="9425" w:author="Allen Wirfs-Brock" w:date="2011-07-01T15:02:00Z"/>
        </w:rPr>
      </w:pPr>
      <w:del w:id="9426" w:author="Allen Wirfs-Brock" w:date="2011-07-01T15:02:00Z">
        <w:r w:rsidRPr="00E77497" w:rsidDel="00C707BD">
          <w:delText xml:space="preserve"> Type(</w:delText>
        </w:r>
        <w:r w:rsidRPr="00E77497" w:rsidDel="00C707BD">
          <w:rPr>
            <w:i/>
          </w:rPr>
          <w:delText>lref</w:delText>
        </w:r>
        <w:r w:rsidRPr="00E77497" w:rsidDel="00C707BD">
          <w:delText xml:space="preserve">) is Reference is </w:delText>
        </w:r>
        <w:r w:rsidRPr="00E77497" w:rsidDel="00C707BD">
          <w:rPr>
            <w:b/>
          </w:rPr>
          <w:delText>true</w:delText>
        </w:r>
      </w:del>
    </w:p>
    <w:p w14:paraId="6EE591DF" w14:textId="77777777" w:rsidR="004C02EF" w:rsidRPr="00E77497" w:rsidDel="00C707BD" w:rsidRDefault="004C02EF" w:rsidP="00FA3203">
      <w:pPr>
        <w:pStyle w:val="Alg3"/>
        <w:numPr>
          <w:ilvl w:val="1"/>
          <w:numId w:val="103"/>
        </w:numPr>
        <w:rPr>
          <w:del w:id="9427" w:author="Allen Wirfs-Brock" w:date="2011-07-01T15:02:00Z"/>
        </w:rPr>
      </w:pPr>
      <w:del w:id="9428" w:author="Allen Wirfs-Brock" w:date="2011-07-01T15:02:00Z">
        <w:r w:rsidRPr="00E77497" w:rsidDel="00C707BD">
          <w:delText xml:space="preserve"> IsStrictReference(</w:delText>
        </w:r>
        <w:r w:rsidRPr="00E77497" w:rsidDel="00C707BD">
          <w:rPr>
            <w:i/>
          </w:rPr>
          <w:delText>lref</w:delText>
        </w:r>
        <w:r w:rsidRPr="00E77497" w:rsidDel="00C707BD">
          <w:delText xml:space="preserve">) is </w:delText>
        </w:r>
        <w:r w:rsidRPr="00E77497" w:rsidDel="00C707BD">
          <w:rPr>
            <w:b/>
          </w:rPr>
          <w:delText>true</w:delText>
        </w:r>
      </w:del>
    </w:p>
    <w:p w14:paraId="781A064E" w14:textId="77777777" w:rsidR="004C02EF" w:rsidRPr="00E77497" w:rsidDel="00C707BD" w:rsidRDefault="004C02EF" w:rsidP="00FA3203">
      <w:pPr>
        <w:pStyle w:val="Alg3"/>
        <w:numPr>
          <w:ilvl w:val="1"/>
          <w:numId w:val="103"/>
        </w:numPr>
        <w:rPr>
          <w:del w:id="9429" w:author="Allen Wirfs-Brock" w:date="2011-07-01T15:02:00Z"/>
        </w:rPr>
      </w:pPr>
      <w:del w:id="9430" w:author="Allen Wirfs-Brock" w:date="2011-07-01T15:02:00Z">
        <w:r w:rsidRPr="00E77497" w:rsidDel="00C707BD">
          <w:delText xml:space="preserve"> Type(GetBase(</w:delText>
        </w:r>
        <w:r w:rsidRPr="00E77497" w:rsidDel="00C707BD">
          <w:rPr>
            <w:i/>
          </w:rPr>
          <w:delText>lref</w:delText>
        </w:r>
        <w:r w:rsidRPr="00E77497" w:rsidDel="00C707BD">
          <w:delText>)) is Environment Record</w:delText>
        </w:r>
      </w:del>
    </w:p>
    <w:p w14:paraId="1970C690" w14:textId="77777777" w:rsidR="004C02EF" w:rsidRPr="00E77497" w:rsidDel="00C707BD" w:rsidRDefault="004C02EF" w:rsidP="00FA3203">
      <w:pPr>
        <w:pStyle w:val="Alg3"/>
        <w:numPr>
          <w:ilvl w:val="1"/>
          <w:numId w:val="103"/>
        </w:numPr>
        <w:rPr>
          <w:del w:id="9431" w:author="Allen Wirfs-Brock" w:date="2011-07-01T15:02:00Z"/>
        </w:rPr>
      </w:pPr>
      <w:del w:id="9432" w:author="Allen Wirfs-Brock" w:date="2011-07-01T15:02:00Z">
        <w:r w:rsidRPr="00E77497" w:rsidDel="00C707BD">
          <w:delText xml:space="preserve"> GetReferencedName(</w:delText>
        </w:r>
        <w:r w:rsidRPr="00E77497" w:rsidDel="00C707BD">
          <w:rPr>
            <w:i/>
          </w:rPr>
          <w:delText>lref</w:delText>
        </w:r>
        <w:r w:rsidRPr="00E77497" w:rsidDel="00C707BD">
          <w:delText xml:space="preserve">) is either </w:delText>
        </w:r>
        <w:r w:rsidRPr="00E77497" w:rsidDel="00C707BD">
          <w:rPr>
            <w:rFonts w:ascii="Courier New" w:hAnsi="Courier New" w:cs="Courier New"/>
            <w:b/>
          </w:rPr>
          <w:delText>"eval"</w:delText>
        </w:r>
        <w:r w:rsidRPr="00E77497" w:rsidDel="00C707BD">
          <w:delText xml:space="preserve"> or</w:delText>
        </w:r>
        <w:r w:rsidRPr="00E77497" w:rsidDel="00C707BD">
          <w:rPr>
            <w:rFonts w:ascii="Courier New" w:hAnsi="Courier New" w:cs="Courier New"/>
            <w:b/>
          </w:rPr>
          <w:delText xml:space="preserve"> "arguments"</w:delText>
        </w:r>
      </w:del>
    </w:p>
    <w:p w14:paraId="167E4F44" w14:textId="77777777" w:rsidR="004C02EF" w:rsidRPr="00E77497" w:rsidRDefault="004C02EF" w:rsidP="00FA3203">
      <w:pPr>
        <w:pStyle w:val="Alg3"/>
        <w:numPr>
          <w:ilvl w:val="1"/>
          <w:numId w:val="103"/>
        </w:numPr>
      </w:pPr>
      <w:del w:id="9433" w:author="Rev 6 Allen Wirfs-Brock" w:date="2012-02-16T18:49:00Z">
        <w:r w:rsidRPr="00E77497" w:rsidDel="002410A4">
          <w:delText>Call</w:delText>
        </w:r>
      </w:del>
      <w:ins w:id="9434" w:author="Rev 6 Allen Wirfs-Brock" w:date="2012-02-16T18:49:00Z">
        <w:r w:rsidR="002410A4">
          <w:t>If the result of</w:t>
        </w:r>
      </w:ins>
      <w:r w:rsidRPr="00E77497">
        <w:t xml:space="preserve"> PutValue(</w:t>
      </w:r>
      <w:r w:rsidRPr="00E77497">
        <w:rPr>
          <w:i/>
        </w:rPr>
        <w:t>lref</w:t>
      </w:r>
      <w:r w:rsidRPr="00E77497">
        <w:t xml:space="preserve">, </w:t>
      </w:r>
      <w:r w:rsidRPr="00E77497">
        <w:rPr>
          <w:i/>
        </w:rPr>
        <w:t>rval</w:t>
      </w:r>
      <w:r w:rsidRPr="00E77497">
        <w:t>)</w:t>
      </w:r>
      <w:bookmarkEnd w:id="9422"/>
      <w:ins w:id="9435" w:author="Rev 6 Allen Wirfs-Brock" w:date="2012-02-16T18:50:00Z">
        <w:r w:rsidR="002410A4" w:rsidRPr="002410A4">
          <w:t xml:space="preserve"> </w:t>
        </w:r>
        <w:r w:rsidR="002410A4">
          <w:t>is an abrupt completion, return that result</w:t>
        </w:r>
      </w:ins>
      <w:r w:rsidRPr="00E77497">
        <w:t>.</w:t>
      </w:r>
      <w:bookmarkStart w:id="9436" w:name="_Toc382212694"/>
    </w:p>
    <w:p w14:paraId="06B3AC16" w14:textId="77777777" w:rsidR="004C0865" w:rsidRPr="00E77497" w:rsidRDefault="004C0865" w:rsidP="00FA3203">
      <w:pPr>
        <w:pStyle w:val="Alg3"/>
        <w:numPr>
          <w:ilvl w:val="1"/>
          <w:numId w:val="103"/>
        </w:numPr>
        <w:rPr>
          <w:ins w:id="9437" w:author="Allen Wirfs-Brock" w:date="2011-07-01T14:59:00Z"/>
        </w:rPr>
      </w:pPr>
      <w:ins w:id="9438" w:author="Allen Wirfs-Brock" w:date="2011-07-01T14:59:00Z">
        <w:r w:rsidRPr="00E77497">
          <w:t xml:space="preserve">Return </w:t>
        </w:r>
        <w:r w:rsidRPr="00E77497">
          <w:rPr>
            <w:i/>
          </w:rPr>
          <w:t>rval</w:t>
        </w:r>
        <w:r w:rsidRPr="00E77497">
          <w:t>.</w:t>
        </w:r>
      </w:ins>
    </w:p>
    <w:p w14:paraId="35DD8D4D" w14:textId="77777777" w:rsidR="00C707BD" w:rsidRPr="003B4312" w:rsidDel="00F144A1" w:rsidRDefault="00C707BD" w:rsidP="00FA3203">
      <w:pPr>
        <w:pStyle w:val="Alg3"/>
        <w:numPr>
          <w:ilvl w:val="0"/>
          <w:numId w:val="103"/>
        </w:numPr>
        <w:rPr>
          <w:ins w:id="9439" w:author="Allen Wirfs-Brock" w:date="2011-07-01T15:04:00Z"/>
          <w:del w:id="9440" w:author="Rev 6 Allen Wirfs-Brock" w:date="2012-01-26T15:01:00Z"/>
        </w:rPr>
      </w:pPr>
      <w:ins w:id="9441" w:author="Allen Wirfs-Brock" w:date="2011-07-01T15:04:00Z">
        <w:del w:id="9442" w:author="Rev 6 Allen Wirfs-Brock" w:date="2012-01-26T15:01:00Z">
          <w:r w:rsidRPr="00E77497" w:rsidDel="00F144A1">
            <w:delText xml:space="preserve">If this is not extended code, throw a </w:delText>
          </w:r>
          <w:r w:rsidRPr="00120381" w:rsidDel="00F144A1">
            <w:rPr>
              <w:b/>
            </w:rPr>
            <w:delText>ReferenceError</w:delText>
          </w:r>
          <w:r w:rsidRPr="004D1BD1" w:rsidDel="00F144A1">
            <w:delText xml:space="preserve"> exception.</w:delText>
          </w:r>
        </w:del>
      </w:ins>
    </w:p>
    <w:p w14:paraId="0F829D7D" w14:textId="77777777" w:rsidR="00C707BD" w:rsidRPr="00E77497" w:rsidRDefault="00C707BD" w:rsidP="00FA3203">
      <w:pPr>
        <w:pStyle w:val="Alg3"/>
        <w:numPr>
          <w:ilvl w:val="0"/>
          <w:numId w:val="103"/>
        </w:numPr>
        <w:rPr>
          <w:ins w:id="9443" w:author="Allen Wirfs-Brock" w:date="2011-07-01T15:04:00Z"/>
        </w:rPr>
      </w:pPr>
      <w:ins w:id="9444" w:author="Allen Wirfs-Brock" w:date="2011-07-01T15:04:00Z">
        <w:r w:rsidRPr="003B4312">
          <w:t xml:space="preserve">Let </w:t>
        </w:r>
        <w:r w:rsidRPr="008B7F6F">
          <w:rPr>
            <w:i/>
          </w:rPr>
          <w:t>AssignmentPattern</w:t>
        </w:r>
        <w:r w:rsidRPr="006B6D0A">
          <w:t xml:space="preserve"> be the parse of the source code corresponding to </w:t>
        </w:r>
        <w:r w:rsidRPr="006B6D0A">
          <w:rPr>
            <w:i/>
          </w:rPr>
          <w:t>LeftHandSideExp</w:t>
        </w:r>
      </w:ins>
      <w:ins w:id="9445" w:author="Allen Wirfs-Brock rev2" w:date="2011-07-20T13:34:00Z">
        <w:r w:rsidR="00CD7A72" w:rsidRPr="006B6D0A">
          <w:rPr>
            <w:i/>
          </w:rPr>
          <w:t>r</w:t>
        </w:r>
      </w:ins>
      <w:ins w:id="9446" w:author="Allen Wirfs-Brock" w:date="2011-07-01T15:04:00Z">
        <w:r w:rsidRPr="00E65A34">
          <w:rPr>
            <w:i/>
          </w:rPr>
          <w:t>ess</w:t>
        </w:r>
      </w:ins>
      <w:ins w:id="9447" w:author="Rev 3 Allen Wirfs-Brock" w:date="2011-08-30T10:45:00Z">
        <w:r w:rsidR="0096712D" w:rsidRPr="009C202C">
          <w:rPr>
            <w:i/>
          </w:rPr>
          <w:t>i</w:t>
        </w:r>
      </w:ins>
      <w:ins w:id="9448" w:author="Allen Wirfs-Brock" w:date="2011-07-01T15:04:00Z">
        <w:r w:rsidRPr="00B820AB">
          <w:rPr>
            <w:i/>
          </w:rPr>
          <w:t>on</w:t>
        </w:r>
        <w:r w:rsidRPr="00675B74">
          <w:t xml:space="preserve"> using </w:t>
        </w:r>
        <w:r w:rsidRPr="00E77497">
          <w:rPr>
            <w:i/>
          </w:rPr>
          <w:t>AssignmentPattern</w:t>
        </w:r>
        <w:r w:rsidRPr="00E77497">
          <w:t xml:space="preserve"> as the goal symbol.</w:t>
        </w:r>
      </w:ins>
    </w:p>
    <w:p w14:paraId="20E08813" w14:textId="77777777" w:rsidR="00C707BD" w:rsidRPr="00E77497" w:rsidRDefault="00C707BD" w:rsidP="00FA3203">
      <w:pPr>
        <w:pStyle w:val="Alg3"/>
        <w:numPr>
          <w:ilvl w:val="0"/>
          <w:numId w:val="103"/>
        </w:numPr>
        <w:rPr>
          <w:ins w:id="9449" w:author="Allen Wirfs-Brock" w:date="2011-07-01T15:04:00Z"/>
        </w:rPr>
      </w:pPr>
      <w:ins w:id="9450" w:author="Allen Wirfs-Brock" w:date="2011-07-01T15:04:00Z">
        <w:r w:rsidRPr="00E77497">
          <w:t xml:space="preserve">Let </w:t>
        </w:r>
        <w:r w:rsidRPr="00E77497">
          <w:rPr>
            <w:i/>
          </w:rPr>
          <w:t>rref</w:t>
        </w:r>
        <w:r w:rsidRPr="00E77497">
          <w:t xml:space="preserve"> be the result of evaluating </w:t>
        </w:r>
        <w:r w:rsidRPr="00E77497">
          <w:rPr>
            <w:i/>
          </w:rPr>
          <w:t>AssignmentExpression</w:t>
        </w:r>
        <w:r w:rsidRPr="00E77497">
          <w:t>.</w:t>
        </w:r>
      </w:ins>
    </w:p>
    <w:p w14:paraId="60D0F533" w14:textId="77777777" w:rsidR="00C707BD" w:rsidRPr="00E77497" w:rsidRDefault="00C707BD" w:rsidP="00FA3203">
      <w:pPr>
        <w:pStyle w:val="Alg3"/>
        <w:numPr>
          <w:ilvl w:val="0"/>
          <w:numId w:val="103"/>
        </w:numPr>
        <w:rPr>
          <w:ins w:id="9451" w:author="Allen Wirfs-Brock" w:date="2011-07-01T15:04:00Z"/>
        </w:rPr>
      </w:pPr>
      <w:ins w:id="9452" w:author="Allen Wirfs-Brock" w:date="2011-07-01T15:04:00Z">
        <w:r w:rsidRPr="00E77497">
          <w:t xml:space="preserve">Let </w:t>
        </w:r>
        <w:r w:rsidRPr="00E77497">
          <w:rPr>
            <w:i/>
          </w:rPr>
          <w:t>rval</w:t>
        </w:r>
        <w:r w:rsidRPr="00E77497">
          <w:t xml:space="preserve"> be ToObject(GetValue(</w:t>
        </w:r>
        <w:r w:rsidRPr="00E77497">
          <w:rPr>
            <w:i/>
          </w:rPr>
          <w:t>rref</w:t>
        </w:r>
        <w:r w:rsidRPr="00E77497">
          <w:t>)).</w:t>
        </w:r>
      </w:ins>
    </w:p>
    <w:p w14:paraId="4B5B9D7D" w14:textId="77777777" w:rsidR="002410A4" w:rsidRDefault="002410A4" w:rsidP="002410A4">
      <w:pPr>
        <w:pStyle w:val="Alg4"/>
        <w:numPr>
          <w:ilvl w:val="0"/>
          <w:numId w:val="103"/>
        </w:numPr>
        <w:contextualSpacing/>
        <w:rPr>
          <w:ins w:id="9453" w:author="Rev 6 Allen Wirfs-Brock" w:date="2012-02-16T18:51:00Z"/>
        </w:rPr>
      </w:pPr>
      <w:ins w:id="9454" w:author="Rev 6 Allen Wirfs-Brock" w:date="2012-02-16T18:51:00Z">
        <w:r>
          <w:t xml:space="preserve">If </w:t>
        </w:r>
        <w:r w:rsidRPr="00E77497">
          <w:rPr>
            <w:i/>
          </w:rPr>
          <w:t>rval</w:t>
        </w:r>
        <w:r w:rsidRPr="00E77497">
          <w:t xml:space="preserve"> </w:t>
        </w:r>
        <w:r>
          <w:t xml:space="preserve">is an abrupt completion, return </w:t>
        </w:r>
        <w:r w:rsidRPr="00E77497">
          <w:rPr>
            <w:i/>
          </w:rPr>
          <w:t>rval</w:t>
        </w:r>
        <w:r>
          <w:t>.</w:t>
        </w:r>
      </w:ins>
    </w:p>
    <w:p w14:paraId="14B596D6" w14:textId="77777777" w:rsidR="00C707BD" w:rsidRPr="00E77497" w:rsidRDefault="005D43BD" w:rsidP="00FA3203">
      <w:pPr>
        <w:pStyle w:val="Alg3"/>
        <w:numPr>
          <w:ilvl w:val="0"/>
          <w:numId w:val="103"/>
        </w:numPr>
        <w:rPr>
          <w:ins w:id="9455" w:author="Allen Wirfs-Brock" w:date="2011-07-01T15:04:00Z"/>
        </w:rPr>
      </w:pPr>
      <w:ins w:id="9456" w:author="Rev 4 Allen Wirfs-Brock" w:date="2011-11-07T11:02:00Z">
        <w:del w:id="9457" w:author="Rev 6 Allen Wirfs-Brock" w:date="2012-02-16T18:52:00Z">
          <w:r w:rsidDel="002410A4">
            <w:delText>P</w:delText>
          </w:r>
        </w:del>
      </w:ins>
      <w:ins w:id="9458" w:author="Rev 6 Allen Wirfs-Brock" w:date="2012-02-16T18:52:00Z">
        <w:r w:rsidR="002410A4">
          <w:t xml:space="preserve">Let </w:t>
        </w:r>
        <w:r w:rsidR="002410A4" w:rsidRPr="002410A4">
          <w:rPr>
            <w:i/>
          </w:rPr>
          <w:t>status</w:t>
        </w:r>
        <w:r w:rsidR="002410A4">
          <w:t xml:space="preserve"> be the result of p</w:t>
        </w:r>
      </w:ins>
      <w:ins w:id="9459" w:author="Rev 4 Allen Wirfs-Brock" w:date="2011-11-07T11:02:00Z">
        <w:r>
          <w:t>erform</w:t>
        </w:r>
      </w:ins>
      <w:ins w:id="9460" w:author="Rev 6 Allen Wirfs-Brock" w:date="2012-02-16T18:52:00Z">
        <w:r w:rsidR="002410A4">
          <w:t>ing</w:t>
        </w:r>
      </w:ins>
      <w:ins w:id="9461" w:author="Rev 4 Allen Wirfs-Brock" w:date="2011-11-07T11:02:00Z">
        <w:r>
          <w:t xml:space="preserve"> Destructuring Assignment Evaluation of</w:t>
        </w:r>
        <w:r w:rsidRPr="00E77497">
          <w:t xml:space="preserve"> </w:t>
        </w:r>
      </w:ins>
      <w:ins w:id="9462" w:author="Allen Wirfs-Brock" w:date="2011-07-01T15:04:00Z">
        <w:del w:id="9463" w:author="Rev 4 Allen Wirfs-Brock" w:date="2011-11-07T11:02:00Z">
          <w:r w:rsidR="00C707BD" w:rsidRPr="00E77497" w:rsidDel="005D43BD">
            <w:delText xml:space="preserve">Evaluate </w:delText>
          </w:r>
        </w:del>
        <w:r w:rsidR="00C707BD" w:rsidRPr="00E77497">
          <w:rPr>
            <w:i/>
          </w:rPr>
          <w:t>AssignmentPattern</w:t>
        </w:r>
        <w:r w:rsidR="00C707BD" w:rsidRPr="00E77497">
          <w:t xml:space="preserve"> using </w:t>
        </w:r>
        <w:r w:rsidR="00C707BD" w:rsidRPr="00E77497">
          <w:rPr>
            <w:i/>
          </w:rPr>
          <w:t>rval</w:t>
        </w:r>
        <w:r w:rsidR="00C707BD" w:rsidRPr="00E77497">
          <w:t xml:space="preserve"> as the </w:t>
        </w:r>
        <w:del w:id="9464" w:author="Rev 4 Allen Wirfs-Brock" w:date="2011-11-07T11:02:00Z">
          <w:r w:rsidR="00C707BD" w:rsidRPr="00E77497" w:rsidDel="005D43BD">
            <w:rPr>
              <w:rStyle w:val="bnf"/>
            </w:rPr>
            <w:delText>obj</w:delText>
          </w:r>
          <w:r w:rsidR="00C707BD" w:rsidRPr="00E77497" w:rsidDel="005D43BD">
            <w:rPr>
              <w:i/>
            </w:rPr>
            <w:delText xml:space="preserve"> </w:delText>
          </w:r>
          <w:r w:rsidR="00C707BD" w:rsidRPr="00E77497" w:rsidDel="005D43BD">
            <w:delText>parameter</w:delText>
          </w:r>
        </w:del>
      </w:ins>
      <w:ins w:id="9465" w:author="Rev 4 Allen Wirfs-Brock" w:date="2011-11-07T11:02:00Z">
        <w:r>
          <w:t>argument</w:t>
        </w:r>
      </w:ins>
      <w:ins w:id="9466" w:author="Allen Wirfs-Brock" w:date="2011-07-01T15:04:00Z">
        <w:r w:rsidR="00C707BD" w:rsidRPr="00E77497">
          <w:t>.</w:t>
        </w:r>
      </w:ins>
    </w:p>
    <w:p w14:paraId="15683BBA" w14:textId="77777777" w:rsidR="002410A4" w:rsidRDefault="002410A4" w:rsidP="002410A4">
      <w:pPr>
        <w:pStyle w:val="Alg4"/>
        <w:numPr>
          <w:ilvl w:val="0"/>
          <w:numId w:val="103"/>
        </w:numPr>
        <w:contextualSpacing/>
        <w:rPr>
          <w:ins w:id="9467" w:author="Rev 6 Allen Wirfs-Brock" w:date="2012-02-16T18:53:00Z"/>
        </w:rPr>
      </w:pPr>
      <w:ins w:id="9468" w:author="Rev 6 Allen Wirfs-Brock" w:date="2012-02-16T18:53:00Z">
        <w:r>
          <w:t xml:space="preserve">If </w:t>
        </w:r>
        <w:r w:rsidRPr="006A5E27">
          <w:rPr>
            <w:i/>
          </w:rPr>
          <w:t>status</w:t>
        </w:r>
        <w:r>
          <w:t xml:space="preserve"> is an abrupt completion, return </w:t>
        </w:r>
        <w:r w:rsidRPr="00E77497">
          <w:rPr>
            <w:i/>
          </w:rPr>
          <w:t>rval</w:t>
        </w:r>
        <w:r>
          <w:t>.</w:t>
        </w:r>
      </w:ins>
    </w:p>
    <w:p w14:paraId="5AC819F2" w14:textId="77777777" w:rsidR="004C0865" w:rsidRPr="00E77497" w:rsidRDefault="004C02EF" w:rsidP="00FA3203">
      <w:pPr>
        <w:pStyle w:val="Alg3"/>
        <w:numPr>
          <w:ilvl w:val="0"/>
          <w:numId w:val="103"/>
        </w:numPr>
        <w:spacing w:after="220"/>
      </w:pPr>
      <w:r w:rsidRPr="00E77497">
        <w:t xml:space="preserve">Return </w:t>
      </w:r>
      <w:r w:rsidRPr="00E77497">
        <w:rPr>
          <w:i/>
        </w:rPr>
        <w:t>rval</w:t>
      </w:r>
      <w:bookmarkEnd w:id="9436"/>
      <w:r w:rsidRPr="00E77497">
        <w:t>.</w:t>
      </w:r>
      <w:bookmarkStart w:id="9469" w:name="_Toc375031195"/>
      <w:bookmarkStart w:id="9470" w:name="_Toc381513708"/>
      <w:bookmarkStart w:id="9471" w:name="_Toc382202874"/>
      <w:bookmarkStart w:id="9472" w:name="_Toc382212230"/>
      <w:bookmarkStart w:id="9473" w:name="_Toc382212695"/>
      <w:bookmarkStart w:id="9474" w:name="_Toc382291575"/>
      <w:bookmarkStart w:id="9475" w:name="_Toc385672224"/>
      <w:bookmarkStart w:id="9476" w:name="_Toc393690327"/>
    </w:p>
    <w:p w14:paraId="49984EC7" w14:textId="77777777" w:rsidR="007806CA" w:rsidRPr="00E77497" w:rsidRDefault="007806CA" w:rsidP="007806CA">
      <w:pPr>
        <w:jc w:val="left"/>
      </w:pPr>
      <w:bookmarkStart w:id="9477"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del w:id="9478" w:author="Rev 4 Allen Wirfs-Brock" w:date="2011-11-07T09:23:00Z">
        <w:r w:rsidRPr="00E77497" w:rsidDel="003F7C52">
          <w:br/>
          <w:delText xml:space="preserve">    where </w:delText>
        </w:r>
        <w:r w:rsidRPr="00E77497" w:rsidDel="003F7C52">
          <w:rPr>
            <w:rStyle w:val="bnf"/>
          </w:rPr>
          <w:delText>AssignmentOperator</w:delText>
        </w:r>
        <w:r w:rsidRPr="00E77497" w:rsidDel="003F7C52">
          <w:delText xml:space="preserve"> is @</w:delText>
        </w:r>
        <w:r w:rsidRPr="00E77497" w:rsidDel="003F7C52">
          <w:rPr>
            <w:rFonts w:ascii="Courier New" w:hAnsi="Courier New" w:cs="Courier New"/>
            <w:b/>
          </w:rPr>
          <w:delText>=</w:delText>
        </w:r>
        <w:r w:rsidRPr="00E77497" w:rsidDel="003F7C52">
          <w:delText xml:space="preserve"> and @ represents one of the operators indicated above</w:delText>
        </w:r>
      </w:del>
    </w:p>
    <w:p w14:paraId="7312F76A" w14:textId="77777777"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39AA9685" w14:textId="77777777"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14:paraId="605D2D47" w14:textId="77777777" w:rsidR="002410A4" w:rsidRDefault="002410A4" w:rsidP="002410A4">
      <w:pPr>
        <w:pStyle w:val="Alg4"/>
        <w:numPr>
          <w:ilvl w:val="0"/>
          <w:numId w:val="104"/>
        </w:numPr>
        <w:contextualSpacing/>
        <w:rPr>
          <w:ins w:id="9479" w:author="Rev 6 Allen Wirfs-Brock" w:date="2012-02-16T18:54:00Z"/>
        </w:rPr>
      </w:pPr>
      <w:ins w:id="9480" w:author="Rev 6 Allen Wirfs-Brock" w:date="2012-02-16T18:54:00Z">
        <w:r>
          <w:t xml:space="preserve">If </w:t>
        </w:r>
        <w:r w:rsidRPr="00E77497">
          <w:rPr>
            <w:i/>
          </w:rPr>
          <w:t>lval</w:t>
        </w:r>
        <w:r w:rsidRPr="00E77497">
          <w:t xml:space="preserve"> </w:t>
        </w:r>
        <w:r>
          <w:t xml:space="preserve">is an abrupt completion, return </w:t>
        </w:r>
        <w:r w:rsidRPr="00E77497">
          <w:rPr>
            <w:i/>
          </w:rPr>
          <w:t>lval</w:t>
        </w:r>
        <w:r>
          <w:t>.</w:t>
        </w:r>
      </w:ins>
    </w:p>
    <w:p w14:paraId="719EE923" w14:textId="77777777"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7862D694" w14:textId="77777777"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14:paraId="02CED724" w14:textId="77777777" w:rsidR="002410A4" w:rsidRDefault="002410A4" w:rsidP="002410A4">
      <w:pPr>
        <w:pStyle w:val="Alg4"/>
        <w:numPr>
          <w:ilvl w:val="0"/>
          <w:numId w:val="104"/>
        </w:numPr>
        <w:contextualSpacing/>
        <w:rPr>
          <w:ins w:id="9481" w:author="Rev 6 Allen Wirfs-Brock" w:date="2012-02-16T18:55:00Z"/>
        </w:rPr>
      </w:pPr>
      <w:ins w:id="9482" w:author="Rev 6 Allen Wirfs-Brock" w:date="2012-02-16T18:55:00Z">
        <w:r>
          <w:t xml:space="preserve">If </w:t>
        </w:r>
        <w:r>
          <w:rPr>
            <w:i/>
          </w:rPr>
          <w:t>r</w:t>
        </w:r>
        <w:r w:rsidRPr="00E77497">
          <w:rPr>
            <w:i/>
          </w:rPr>
          <w:t>val</w:t>
        </w:r>
        <w:r w:rsidRPr="00E77497">
          <w:t xml:space="preserve"> </w:t>
        </w:r>
        <w:r>
          <w:t xml:space="preserve">is an abrupt completion, return </w:t>
        </w:r>
        <w:r>
          <w:rPr>
            <w:i/>
          </w:rPr>
          <w:t>r</w:t>
        </w:r>
        <w:r w:rsidRPr="00E77497">
          <w:rPr>
            <w:i/>
          </w:rPr>
          <w:t>val</w:t>
        </w:r>
        <w:r>
          <w:t>.</w:t>
        </w:r>
      </w:ins>
    </w:p>
    <w:p w14:paraId="54203ECB" w14:textId="77777777" w:rsidR="00C85441" w:rsidRDefault="00C85441" w:rsidP="00FA3203">
      <w:pPr>
        <w:pStyle w:val="Alg3"/>
        <w:numPr>
          <w:ilvl w:val="0"/>
          <w:numId w:val="104"/>
        </w:numPr>
        <w:rPr>
          <w:ins w:id="9483" w:author="Rev 4 Allen Wirfs-Brock" w:date="2011-11-07T09:18:00Z"/>
        </w:rPr>
      </w:pPr>
      <w:ins w:id="9484" w:author="Rev 4 Allen Wirfs-Brock" w:date="2011-11-07T09:18:00Z">
        <w:r>
          <w:t xml:space="preserve">Let </w:t>
        </w:r>
        <w:r w:rsidRPr="00120381">
          <w:rPr>
            <w:i/>
          </w:rPr>
          <w:t>operator</w:t>
        </w:r>
        <w:r>
          <w:t xml:space="preserve"> </w:t>
        </w:r>
      </w:ins>
      <w:ins w:id="9485" w:author="Rev 4 Allen Wirfs-Brock" w:date="2011-11-07T09:20:00Z">
        <w:r w:rsidR="003F7C52">
          <w:t xml:space="preserve">be the </w:t>
        </w:r>
      </w:ins>
      <w:ins w:id="9486" w:author="Rev 4 Allen Wirfs-Brock" w:date="2011-11-07T09:22:00Z">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ins>
    </w:p>
    <w:p w14:paraId="7415CCDC" w14:textId="77777777"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0360FFF9" w14:textId="77777777" w:rsidR="007806CA" w:rsidRPr="00E77497" w:rsidDel="003F7C52" w:rsidRDefault="007806CA" w:rsidP="00FA3203">
      <w:pPr>
        <w:pStyle w:val="Alg3"/>
        <w:numPr>
          <w:ilvl w:val="0"/>
          <w:numId w:val="104"/>
        </w:numPr>
        <w:rPr>
          <w:del w:id="9487" w:author="Rev 4 Allen Wirfs-Brock" w:date="2011-11-07T09:25:00Z"/>
        </w:rPr>
      </w:pPr>
      <w:del w:id="9488" w:author="Rev 4 Allen Wirfs-Brock" w:date="2011-11-07T09:25:00Z">
        <w:r w:rsidRPr="00E77497" w:rsidDel="003F7C52">
          <w:delText xml:space="preserve">Throw a </w:delText>
        </w:r>
        <w:r w:rsidRPr="00E77497" w:rsidDel="003F7C52">
          <w:rPr>
            <w:b/>
          </w:rPr>
          <w:delText>SyntaxError</w:delText>
        </w:r>
        <w:r w:rsidRPr="00E77497" w:rsidDel="003F7C52">
          <w:delText xml:space="preserve"> exception if the following conditions are all true:</w:delText>
        </w:r>
      </w:del>
    </w:p>
    <w:p w14:paraId="3B48A43C" w14:textId="77777777" w:rsidR="007806CA" w:rsidRPr="00E77497" w:rsidDel="003F7C52" w:rsidRDefault="007806CA" w:rsidP="006361CF">
      <w:pPr>
        <w:pStyle w:val="Alg3"/>
        <w:numPr>
          <w:ilvl w:val="0"/>
          <w:numId w:val="69"/>
        </w:numPr>
        <w:ind w:left="720" w:firstLine="0"/>
        <w:rPr>
          <w:del w:id="9489" w:author="Rev 4 Allen Wirfs-Brock" w:date="2011-11-07T09:25:00Z"/>
        </w:rPr>
        <w:pPrChange w:id="9490" w:author="Rev 4 Allen Wirfs-Brock" w:date="2011-11-07T12:16:00Z">
          <w:pPr>
            <w:pStyle w:val="Alg3"/>
            <w:numPr>
              <w:numId w:val="71"/>
            </w:numPr>
            <w:ind w:left="720" w:firstLine="0"/>
          </w:pPr>
        </w:pPrChange>
      </w:pPr>
      <w:del w:id="9491" w:author="Rev 4 Allen Wirfs-Brock" w:date="2011-11-07T09:25:00Z">
        <w:r w:rsidRPr="00E77497" w:rsidDel="003F7C52">
          <w:delText xml:space="preserve"> Type(</w:delText>
        </w:r>
        <w:r w:rsidRPr="00E77497" w:rsidDel="003F7C52">
          <w:rPr>
            <w:i/>
          </w:rPr>
          <w:delText>lref</w:delText>
        </w:r>
        <w:r w:rsidRPr="00E77497" w:rsidDel="003F7C52">
          <w:delText xml:space="preserve">) is Reference is </w:delText>
        </w:r>
        <w:r w:rsidRPr="00E77497" w:rsidDel="003F7C52">
          <w:rPr>
            <w:b/>
          </w:rPr>
          <w:delText>true</w:delText>
        </w:r>
      </w:del>
    </w:p>
    <w:p w14:paraId="6CD17526" w14:textId="77777777" w:rsidR="007806CA" w:rsidRPr="00E77497" w:rsidDel="003F7C52" w:rsidRDefault="007806CA" w:rsidP="006361CF">
      <w:pPr>
        <w:pStyle w:val="Alg3"/>
        <w:numPr>
          <w:ilvl w:val="0"/>
          <w:numId w:val="69"/>
        </w:numPr>
        <w:ind w:left="720" w:firstLine="0"/>
        <w:rPr>
          <w:del w:id="9492" w:author="Rev 4 Allen Wirfs-Brock" w:date="2011-11-07T09:25:00Z"/>
        </w:rPr>
        <w:pPrChange w:id="9493" w:author="Rev 4 Allen Wirfs-Brock" w:date="2011-11-07T12:16:00Z">
          <w:pPr>
            <w:pStyle w:val="Alg3"/>
            <w:numPr>
              <w:numId w:val="71"/>
            </w:numPr>
            <w:ind w:left="720" w:firstLine="0"/>
          </w:pPr>
        </w:pPrChange>
      </w:pPr>
      <w:del w:id="9494" w:author="Rev 4 Allen Wirfs-Brock" w:date="2011-11-07T09:25:00Z">
        <w:r w:rsidRPr="00E77497" w:rsidDel="003F7C52">
          <w:delText xml:space="preserve"> IsStrictReference(</w:delText>
        </w:r>
        <w:r w:rsidRPr="00E77497" w:rsidDel="003F7C52">
          <w:rPr>
            <w:i/>
          </w:rPr>
          <w:delText>lref</w:delText>
        </w:r>
        <w:r w:rsidRPr="00E77497" w:rsidDel="003F7C52">
          <w:delText xml:space="preserve">) is </w:delText>
        </w:r>
        <w:r w:rsidRPr="00E77497" w:rsidDel="003F7C52">
          <w:rPr>
            <w:b/>
          </w:rPr>
          <w:delText>true</w:delText>
        </w:r>
      </w:del>
    </w:p>
    <w:p w14:paraId="3A882D77" w14:textId="77777777" w:rsidR="007806CA" w:rsidRPr="00E77497" w:rsidDel="003F7C52" w:rsidRDefault="007806CA" w:rsidP="006361CF">
      <w:pPr>
        <w:pStyle w:val="Alg3"/>
        <w:numPr>
          <w:ilvl w:val="0"/>
          <w:numId w:val="69"/>
        </w:numPr>
        <w:ind w:left="720" w:firstLine="0"/>
        <w:rPr>
          <w:del w:id="9495" w:author="Rev 4 Allen Wirfs-Brock" w:date="2011-11-07T09:25:00Z"/>
        </w:rPr>
        <w:pPrChange w:id="9496" w:author="Rev 4 Allen Wirfs-Brock" w:date="2011-11-07T12:16:00Z">
          <w:pPr>
            <w:pStyle w:val="Alg3"/>
            <w:numPr>
              <w:numId w:val="71"/>
            </w:numPr>
            <w:ind w:left="720" w:firstLine="0"/>
          </w:pPr>
        </w:pPrChange>
      </w:pPr>
      <w:del w:id="9497" w:author="Rev 4 Allen Wirfs-Brock" w:date="2011-11-07T09:25:00Z">
        <w:r w:rsidRPr="00E77497" w:rsidDel="003F7C52">
          <w:delText xml:space="preserve"> Type(GetBase(</w:delText>
        </w:r>
        <w:r w:rsidRPr="00E77497" w:rsidDel="003F7C52">
          <w:rPr>
            <w:i/>
          </w:rPr>
          <w:delText>lref</w:delText>
        </w:r>
        <w:r w:rsidRPr="00E77497" w:rsidDel="003F7C52">
          <w:delText>)) is Environment Record</w:delText>
        </w:r>
      </w:del>
    </w:p>
    <w:p w14:paraId="1544EF0C" w14:textId="77777777" w:rsidR="007806CA" w:rsidRPr="00E77497" w:rsidDel="003F7C52" w:rsidRDefault="007806CA" w:rsidP="006361CF">
      <w:pPr>
        <w:pStyle w:val="Alg3"/>
        <w:numPr>
          <w:ilvl w:val="0"/>
          <w:numId w:val="69"/>
        </w:numPr>
        <w:ind w:left="720" w:firstLine="0"/>
        <w:rPr>
          <w:del w:id="9498" w:author="Rev 4 Allen Wirfs-Brock" w:date="2011-11-07T09:25:00Z"/>
        </w:rPr>
        <w:pPrChange w:id="9499" w:author="Rev 4 Allen Wirfs-Brock" w:date="2011-11-07T12:16:00Z">
          <w:pPr>
            <w:pStyle w:val="Alg3"/>
            <w:numPr>
              <w:numId w:val="71"/>
            </w:numPr>
            <w:ind w:left="720" w:firstLine="0"/>
          </w:pPr>
        </w:pPrChange>
      </w:pPr>
      <w:del w:id="9500" w:author="Rev 4 Allen Wirfs-Brock" w:date="2011-11-07T09:25:00Z">
        <w:r w:rsidRPr="00E77497" w:rsidDel="003F7C52">
          <w:delText xml:space="preserve"> GetReferencedName(lref) is either </w:delText>
        </w:r>
        <w:r w:rsidRPr="00E77497" w:rsidDel="003F7C52">
          <w:rPr>
            <w:rFonts w:ascii="Courier New" w:hAnsi="Courier New" w:cs="Courier New"/>
            <w:b/>
          </w:rPr>
          <w:delText>"eval"</w:delText>
        </w:r>
        <w:r w:rsidRPr="00E77497" w:rsidDel="003F7C52">
          <w:delText xml:space="preserve"> or</w:delText>
        </w:r>
        <w:r w:rsidRPr="00E77497" w:rsidDel="003F7C52">
          <w:rPr>
            <w:rFonts w:ascii="Courier New" w:hAnsi="Courier New" w:cs="Courier New"/>
            <w:b/>
          </w:rPr>
          <w:delText xml:space="preserve"> "arguments"</w:delText>
        </w:r>
      </w:del>
    </w:p>
    <w:p w14:paraId="10935769" w14:textId="77777777" w:rsidR="007806CA" w:rsidRPr="00E77497" w:rsidRDefault="002410A4" w:rsidP="00FA3203">
      <w:pPr>
        <w:pStyle w:val="Alg3"/>
        <w:numPr>
          <w:ilvl w:val="0"/>
          <w:numId w:val="104"/>
        </w:numPr>
      </w:pPr>
      <w:ins w:id="9501" w:author="Rev 6 Allen Wirfs-Brock" w:date="2012-02-16T18:56:00Z">
        <w:r>
          <w:t>If the result of</w:t>
        </w:r>
        <w:r w:rsidRPr="00E77497">
          <w:t xml:space="preserve"> </w:t>
        </w:r>
      </w:ins>
      <w:del w:id="9502" w:author="Rev 6 Allen Wirfs-Brock" w:date="2012-02-16T18:56:00Z">
        <w:r w:rsidR="007806CA" w:rsidRPr="00E77497" w:rsidDel="002410A4">
          <w:delText xml:space="preserve">Call </w:delText>
        </w:r>
      </w:del>
      <w:r w:rsidR="007806CA" w:rsidRPr="00E77497">
        <w:t>PutValue(</w:t>
      </w:r>
      <w:r w:rsidR="007806CA" w:rsidRPr="00E77497">
        <w:rPr>
          <w:i/>
        </w:rPr>
        <w:t>lref</w:t>
      </w:r>
      <w:r w:rsidR="007806CA" w:rsidRPr="00E77497">
        <w:t xml:space="preserve">, </w:t>
      </w:r>
      <w:r w:rsidR="007806CA" w:rsidRPr="00E77497">
        <w:rPr>
          <w:i/>
        </w:rPr>
        <w:t>r</w:t>
      </w:r>
      <w:r w:rsidR="007806CA" w:rsidRPr="00E77497">
        <w:t>)</w:t>
      </w:r>
      <w:ins w:id="9503" w:author="Rev 6 Allen Wirfs-Brock" w:date="2012-02-16T18:56:00Z">
        <w:r w:rsidRPr="002410A4">
          <w:t xml:space="preserve"> </w:t>
        </w:r>
        <w:r>
          <w:t>is an abrupt completion, return that result</w:t>
        </w:r>
      </w:ins>
      <w:r w:rsidR="007806CA" w:rsidRPr="00E77497">
        <w:t>.</w:t>
      </w:r>
    </w:p>
    <w:p w14:paraId="7F8D0586" w14:textId="77777777" w:rsidR="007806CA" w:rsidRPr="00E77497" w:rsidDel="007806CA" w:rsidRDefault="007806CA" w:rsidP="00FA3203">
      <w:pPr>
        <w:pStyle w:val="Alg3"/>
        <w:numPr>
          <w:ilvl w:val="0"/>
          <w:numId w:val="104"/>
        </w:numPr>
        <w:spacing w:after="220"/>
        <w:rPr>
          <w:del w:id="9504" w:author="Rev 4 Allen Wirfs-Brock" w:date="2011-10-15T13:52:00Z"/>
        </w:rPr>
      </w:pPr>
      <w:r w:rsidRPr="00E77497">
        <w:t xml:space="preserve">Return </w:t>
      </w:r>
      <w:r w:rsidRPr="00E77497">
        <w:rPr>
          <w:i/>
        </w:rPr>
        <w:t>r</w:t>
      </w:r>
      <w:r w:rsidRPr="00E77497">
        <w:t>.</w:t>
      </w:r>
    </w:p>
    <w:p w14:paraId="6019D03A" w14:textId="77777777" w:rsidR="007806CA" w:rsidRPr="00E77497" w:rsidRDefault="007806CA" w:rsidP="00FA3203">
      <w:pPr>
        <w:pStyle w:val="Alg3"/>
        <w:numPr>
          <w:ilvl w:val="0"/>
          <w:numId w:val="104"/>
        </w:numPr>
        <w:spacing w:after="220"/>
      </w:pPr>
    </w:p>
    <w:p w14:paraId="5956264C" w14:textId="77777777" w:rsidR="004C02EF" w:rsidRPr="00E77497" w:rsidDel="007806CA" w:rsidRDefault="004C02EF" w:rsidP="004C02EF">
      <w:pPr>
        <w:pStyle w:val="Note"/>
        <w:rPr>
          <w:ins w:id="9505" w:author="Allen Wirfs-Brock" w:date="2011-07-01T15:12:00Z"/>
          <w:del w:id="9506" w:author="Rev 4 Allen Wirfs-Brock" w:date="2011-10-15T13:49:00Z"/>
        </w:rPr>
      </w:pPr>
      <w:r w:rsidRPr="00E77497">
        <w:t>NOTE</w:t>
      </w:r>
      <w:r w:rsidRPr="00E77497">
        <w:tab/>
        <w:t>When an assignment occurs within strict mode code,</w:t>
      </w:r>
      <w:ins w:id="9507" w:author="Rev 6 Allen Wirfs-Brock" w:date="2012-02-16T19:00:00Z">
        <w:r w:rsidR="006C2F27">
          <w:t xml:space="preserve"> it is an runtime error if</w:t>
        </w:r>
      </w:ins>
      <w:r w:rsidRPr="00E77497">
        <w:t xml:space="preserve"> </w:t>
      </w:r>
      <w:del w:id="9508" w:author="Allen Wirfs-Brock" w:date="2011-07-01T15:09:00Z">
        <w:r w:rsidRPr="00E77497" w:rsidDel="00C707BD">
          <w:rPr>
            <w:rFonts w:ascii="Times New Roman" w:hAnsi="Times New Roman"/>
            <w:i/>
          </w:rPr>
          <w:delText xml:space="preserve">its </w:delText>
        </w:r>
        <w:r w:rsidRPr="00E77497" w:rsidDel="00C707BD">
          <w:rPr>
            <w:rStyle w:val="bnf"/>
          </w:rPr>
          <w:delText>LeftHandSide</w:delText>
        </w:r>
        <w:r w:rsidRPr="00E77497" w:rsidDel="00C707BD">
          <w:rPr>
            <w:rFonts w:ascii="Times New Roman" w:hAnsi="Times New Roman"/>
            <w:i/>
          </w:rPr>
          <w:delText xml:space="preserve"> must not evaluate to an</w:delText>
        </w:r>
      </w:del>
      <w:ins w:id="9509" w:author="Allen Wirfs-Brock" w:date="2011-07-01T15:09:00Z">
        <w:r w:rsidR="00C707BD" w:rsidRPr="00E77497">
          <w:rPr>
            <w:rFonts w:ascii="Times New Roman" w:hAnsi="Times New Roman"/>
            <w:i/>
          </w:rPr>
          <w:t>lref</w:t>
        </w:r>
        <w:r w:rsidR="00C707BD" w:rsidRPr="00E77497">
          <w:t xml:space="preserve"> in step 1.</w:t>
        </w:r>
        <w:del w:id="9510" w:author="Rev 6 Allen Wirfs-Brock" w:date="2012-02-16T18:59:00Z">
          <w:r w:rsidR="00C707BD" w:rsidRPr="00E77497" w:rsidDel="006C2F27">
            <w:delText>d</w:delText>
          </w:r>
        </w:del>
      </w:ins>
      <w:ins w:id="9511" w:author="Rev 6 Allen Wirfs-Brock" w:date="2012-02-16T18:59:00Z">
        <w:r w:rsidR="006C2F27">
          <w:t>e</w:t>
        </w:r>
      </w:ins>
      <w:ins w:id="9512" w:author="Rev 4 Allen Wirfs-Brock" w:date="2011-11-07T09:26:00Z">
        <w:r w:rsidR="003F7C52">
          <w:t xml:space="preserve"> </w:t>
        </w:r>
      </w:ins>
      <w:ins w:id="9513" w:author="Rev 4 Allen Wirfs-Brock" w:date="2011-11-07T09:27:00Z">
        <w:r w:rsidR="003F7C52">
          <w:t>of</w:t>
        </w:r>
      </w:ins>
      <w:ins w:id="9514" w:author="Rev 4 Allen Wirfs-Brock" w:date="2011-11-07T09:26:00Z">
        <w:r w:rsidR="003F7C52">
          <w:t xml:space="preserve"> the first</w:t>
        </w:r>
      </w:ins>
      <w:ins w:id="9515" w:author="Rev 6 Allen Wirfs-Brock" w:date="2012-02-16T18:59:00Z">
        <w:r w:rsidR="006C2F27">
          <w:t xml:space="preserve"> algorithm</w:t>
        </w:r>
      </w:ins>
      <w:ins w:id="9516" w:author="Rev 6 Allen Wirfs-Brock" w:date="2012-02-16T19:03:00Z">
        <w:r w:rsidR="006C2F27">
          <w:t xml:space="preserve"> or step 9 of the second algorithm</w:t>
        </w:r>
      </w:ins>
      <w:ins w:id="9517" w:author="Rev 4 Allen Wirfs-Brock" w:date="2011-11-07T09:26:00Z">
        <w:r w:rsidR="003F7C52">
          <w:t xml:space="preserve"> </w:t>
        </w:r>
      </w:ins>
      <w:ins w:id="9518" w:author="Allen Wirfs-Brock" w:date="2011-07-01T15:09:00Z">
        <w:del w:id="9519" w:author="Rev 4 Allen Wirfs-Brock" w:date="2011-11-07T09:27:00Z">
          <w:r w:rsidR="00C707BD" w:rsidRPr="00E77497" w:rsidDel="003F7C52">
            <w:delText xml:space="preserve"> </w:delText>
          </w:r>
        </w:del>
        <w:del w:id="9520" w:author="Rev 6 Allen Wirfs-Brock" w:date="2012-02-16T18:59:00Z">
          <w:r w:rsidR="00C707BD" w:rsidRPr="00E77497" w:rsidDel="006C2F27">
            <w:delText>must not be</w:delText>
          </w:r>
        </w:del>
      </w:ins>
      <w:ins w:id="9521" w:author="Rev 6 Allen Wirfs-Brock" w:date="2012-02-16T18:59:00Z">
        <w:r w:rsidR="006C2F27">
          <w:t>it is</w:t>
        </w:r>
      </w:ins>
      <w:ins w:id="9522" w:author="Rev 6 Allen Wirfs-Brock" w:date="2012-02-16T19:00:00Z">
        <w:r w:rsidR="006C2F27">
          <w:t xml:space="preserve"> an</w:t>
        </w:r>
      </w:ins>
      <w:ins w:id="9523" w:author="Allen Wirfs-Brock" w:date="2011-07-01T15:09:00Z">
        <w:del w:id="9524" w:author="Rev 6 Allen Wirfs-Brock" w:date="2012-02-16T19:00:00Z">
          <w:r w:rsidR="00C707BD" w:rsidRPr="00E77497" w:rsidDel="006C2F27">
            <w:delText xml:space="preserve"> an</w:delText>
          </w:r>
        </w:del>
      </w:ins>
      <w:r w:rsidRPr="00E77497">
        <w:t xml:space="preserve"> unresolvable reference. If it </w:t>
      </w:r>
      <w:del w:id="9525" w:author="Allen Wirfs-Brock" w:date="2011-07-01T15:10:00Z">
        <w:r w:rsidRPr="00E77497" w:rsidDel="00C707BD">
          <w:delText xml:space="preserve">does </w:delText>
        </w:r>
      </w:del>
      <w:ins w:id="9526" w:author="Allen Wirfs-Brock" w:date="2011-07-01T15:10:00Z">
        <w:r w:rsidR="00C707BD" w:rsidRPr="00E77497">
          <w:t xml:space="preserve">is, </w:t>
        </w:r>
      </w:ins>
      <w:r w:rsidRPr="00E77497">
        <w:t xml:space="preserve">a </w:t>
      </w:r>
      <w:r w:rsidRPr="00E77497">
        <w:rPr>
          <w:b/>
        </w:rPr>
        <w:t>ReferenceError</w:t>
      </w:r>
      <w:r w:rsidRPr="00E77497">
        <w:t xml:space="preserve"> exception is thrown</w:t>
      </w:r>
      <w:del w:id="9527" w:author="Rev 6 Allen Wirfs-Brock" w:date="2012-02-16T19:02:00Z">
        <w:r w:rsidRPr="00E77497" w:rsidDel="006C2F27">
          <w:delText xml:space="preserve"> upon assignment</w:delText>
        </w:r>
      </w:del>
      <w:r w:rsidRPr="00E77497">
        <w:t xml:space="preserve">.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whose [[Extensible]] internal property has the value </w:t>
      </w:r>
      <w:r w:rsidRPr="00E77497">
        <w:rPr>
          <w:b/>
        </w:rPr>
        <w:t>false</w:t>
      </w:r>
      <w:r w:rsidRPr="00E77497">
        <w:t xml:space="preserve">. In these cases a </w:t>
      </w:r>
      <w:r w:rsidRPr="00E77497">
        <w:rPr>
          <w:b/>
        </w:rPr>
        <w:t>TypeError</w:t>
      </w:r>
      <w:r w:rsidRPr="00E77497">
        <w:t xml:space="preserve"> exception is thrown.</w:t>
      </w:r>
    </w:p>
    <w:p w14:paraId="59081AA8" w14:textId="77777777" w:rsidR="007806CA" w:rsidRPr="00E77497" w:rsidRDefault="007806CA" w:rsidP="007806CA">
      <w:pPr>
        <w:pStyle w:val="Note"/>
        <w:rPr>
          <w:ins w:id="9528" w:author="Rev 4 Allen Wirfs-Brock" w:date="2011-10-15T13:49:00Z"/>
        </w:rPr>
        <w:pPrChange w:id="9529" w:author="Rev 4 Allen Wirfs-Brock" w:date="2011-10-15T13:49:00Z">
          <w:pPr/>
        </w:pPrChange>
      </w:pPr>
    </w:p>
    <w:p w14:paraId="26F39233" w14:textId="77777777" w:rsidR="00C707BD" w:rsidRPr="00E77497" w:rsidRDefault="00C707BD" w:rsidP="008A0648">
      <w:pPr>
        <w:pStyle w:val="30"/>
        <w:numPr>
          <w:ilvl w:val="0"/>
          <w:numId w:val="0"/>
        </w:numPr>
        <w:rPr>
          <w:ins w:id="9530" w:author="Allen Wirfs-Brock" w:date="2011-07-01T15:12:00Z"/>
        </w:rPr>
        <w:pPrChange w:id="9531" w:author="Rev 4 Allen Wirfs-Brock" w:date="2011-11-07T12:11:00Z">
          <w:pPr>
            <w:pStyle w:val="40"/>
            <w:numPr>
              <w:ilvl w:val="0"/>
              <w:numId w:val="0"/>
            </w:numPr>
            <w:tabs>
              <w:tab w:val="clear" w:pos="1080"/>
            </w:tabs>
          </w:pPr>
        </w:pPrChange>
      </w:pPr>
      <w:bookmarkStart w:id="9532" w:name="_Toc323907701"/>
      <w:ins w:id="9533" w:author="Allen Wirfs-Brock" w:date="2011-07-01T15:12:00Z">
        <w:r w:rsidRPr="00E77497">
          <w:t>11.13.1</w:t>
        </w:r>
        <w:del w:id="9534" w:author="Rev 4 Allen Wirfs-Brock" w:date="2011-11-07T12:11:00Z">
          <w:r w:rsidRPr="00E77497" w:rsidDel="008A0648">
            <w:delText>.1</w:delText>
          </w:r>
        </w:del>
        <w:r w:rsidRPr="00E77497">
          <w:t xml:space="preserve"> Destructuring Assignment</w:t>
        </w:r>
        <w:bookmarkEnd w:id="9532"/>
      </w:ins>
    </w:p>
    <w:p w14:paraId="693C68F8" w14:textId="77777777" w:rsidR="001F7486" w:rsidRPr="00E77497" w:rsidRDefault="001F7486" w:rsidP="001F7486">
      <w:pPr>
        <w:pStyle w:val="Syntax"/>
        <w:rPr>
          <w:ins w:id="9535" w:author="Rev 4 Allen Wirfs-Brock" w:date="2011-10-15T15:04:00Z"/>
        </w:rPr>
      </w:pPr>
      <w:ins w:id="9536" w:author="Rev 4 Allen Wirfs-Brock" w:date="2011-10-15T15:04:00Z">
        <w:r w:rsidRPr="00E77497">
          <w:t>Supplemental Syntax</w:t>
        </w:r>
      </w:ins>
    </w:p>
    <w:p w14:paraId="4D93E602" w14:textId="77777777" w:rsidR="001F7486" w:rsidRPr="00E77497" w:rsidRDefault="001F7486" w:rsidP="001F7486">
      <w:pPr>
        <w:rPr>
          <w:ins w:id="9537" w:author="Rev 4 Allen Wirfs-Brock" w:date="2011-10-15T15:04:00Z"/>
        </w:rPr>
      </w:pPr>
      <w:ins w:id="9538" w:author="Rev 4 Allen Wirfs-Brock" w:date="2011-10-15T15:04:00Z">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ins>
    </w:p>
    <w:p w14:paraId="3DEBB47E" w14:textId="77777777" w:rsidR="001F7486" w:rsidRPr="00E77497" w:rsidRDefault="001F7486" w:rsidP="001F7486">
      <w:pPr>
        <w:pStyle w:val="SyntaxRule"/>
        <w:rPr>
          <w:ins w:id="9539" w:author="Rev 4 Allen Wirfs-Brock" w:date="2011-10-15T15:04:00Z"/>
          <w:rFonts w:ascii="Arial" w:hAnsi="Arial"/>
        </w:rPr>
      </w:pPr>
      <w:ins w:id="9540" w:author="Rev 4 Allen Wirfs-Brock" w:date="2011-10-15T15:04:00Z">
        <w:r w:rsidRPr="00E77497">
          <w:t xml:space="preserve">AssignmentPattern </w:t>
        </w:r>
        <w:r w:rsidRPr="00E77497">
          <w:rPr>
            <w:rFonts w:ascii="Arial" w:hAnsi="Arial"/>
            <w:b/>
            <w:i w:val="0"/>
          </w:rPr>
          <w:t>:</w:t>
        </w:r>
      </w:ins>
    </w:p>
    <w:p w14:paraId="1678107B" w14:textId="77777777" w:rsidR="001F7486" w:rsidRPr="00E77497" w:rsidRDefault="001F7486" w:rsidP="001F7486">
      <w:pPr>
        <w:pStyle w:val="SyntaxDefinition"/>
        <w:rPr>
          <w:ins w:id="9541" w:author="Rev 4 Allen Wirfs-Brock" w:date="2011-10-15T15:04:00Z"/>
          <w:rFonts w:ascii="Courier New" w:hAnsi="Courier New" w:cs="Courier New"/>
          <w:b/>
          <w:i w:val="0"/>
        </w:rPr>
      </w:pPr>
      <w:ins w:id="9542" w:author="Rev 4 Allen Wirfs-Brock" w:date="2011-10-15T15:04:00Z">
        <w:r w:rsidRPr="00E77497">
          <w:t>ObjectAssignmentPattern</w:t>
        </w:r>
        <w:r w:rsidRPr="00E77497">
          <w:br/>
          <w:t>ArrayAssignmentPattern</w:t>
        </w:r>
        <w:r w:rsidRPr="00E77497">
          <w:rPr>
            <w:rFonts w:ascii="Courier New" w:hAnsi="Courier New" w:cs="Courier New"/>
            <w:b/>
            <w:i w:val="0"/>
          </w:rPr>
          <w:t xml:space="preserve"> </w:t>
        </w:r>
      </w:ins>
    </w:p>
    <w:p w14:paraId="171CF5D5" w14:textId="77777777" w:rsidR="001F7486" w:rsidRPr="00E77497" w:rsidRDefault="001F7486" w:rsidP="001F7486">
      <w:pPr>
        <w:pStyle w:val="SyntaxRule"/>
        <w:rPr>
          <w:ins w:id="9543" w:author="Rev 4 Allen Wirfs-Brock" w:date="2011-10-15T15:04:00Z"/>
          <w:rFonts w:ascii="Arial" w:hAnsi="Arial"/>
        </w:rPr>
      </w:pPr>
      <w:ins w:id="9544" w:author="Rev 4 Allen Wirfs-Brock" w:date="2011-10-15T15:04:00Z">
        <w:r w:rsidRPr="00E77497">
          <w:t xml:space="preserve">ObjectAssignmentPattern </w:t>
        </w:r>
        <w:r w:rsidRPr="00E77497">
          <w:rPr>
            <w:rFonts w:ascii="Arial" w:hAnsi="Arial"/>
            <w:b/>
            <w:i w:val="0"/>
          </w:rPr>
          <w:t>:</w:t>
        </w:r>
      </w:ins>
    </w:p>
    <w:p w14:paraId="4D0FBA3B" w14:textId="77777777" w:rsidR="001F7486" w:rsidRPr="00E77497" w:rsidRDefault="001F7486" w:rsidP="001F7486">
      <w:pPr>
        <w:pStyle w:val="SyntaxDefinition"/>
        <w:rPr>
          <w:ins w:id="9545" w:author="Rev 4 Allen Wirfs-Brock" w:date="2011-10-15T15:04:00Z"/>
          <w:rFonts w:ascii="Courier New" w:hAnsi="Courier New" w:cs="Courier New"/>
          <w:b/>
          <w:i w:val="0"/>
        </w:rPr>
      </w:pPr>
      <w:ins w:id="9546" w:author="Rev 4 Allen Wirfs-Brock" w:date="2011-10-15T15:04:00Z">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6F6838B5" w14:textId="77777777" w:rsidR="001F7486" w:rsidRPr="00E77497" w:rsidRDefault="001F7486" w:rsidP="001F7486">
      <w:pPr>
        <w:pStyle w:val="SyntaxRule"/>
        <w:rPr>
          <w:ins w:id="9547" w:author="Rev 4 Allen Wirfs-Brock" w:date="2011-10-15T15:04:00Z"/>
          <w:rFonts w:ascii="Arial" w:hAnsi="Arial"/>
        </w:rPr>
      </w:pPr>
      <w:ins w:id="9548" w:author="Rev 4 Allen Wirfs-Brock" w:date="2011-10-15T15:04:00Z">
        <w:r w:rsidRPr="00E77497">
          <w:t xml:space="preserve">ArrayAssignmentPattern </w:t>
        </w:r>
        <w:r w:rsidRPr="00E77497">
          <w:rPr>
            <w:rFonts w:ascii="Arial" w:hAnsi="Arial"/>
            <w:b/>
            <w:i w:val="0"/>
          </w:rPr>
          <w:t>:</w:t>
        </w:r>
      </w:ins>
    </w:p>
    <w:p w14:paraId="0C545857" w14:textId="77777777" w:rsidR="001F7486" w:rsidRPr="00E77497" w:rsidRDefault="001F7486" w:rsidP="001F7486">
      <w:pPr>
        <w:pStyle w:val="SyntaxDefinition"/>
        <w:rPr>
          <w:ins w:id="9549" w:author="Rev 4 Allen Wirfs-Brock" w:date="2011-10-15T15:04:00Z"/>
          <w:rFonts w:ascii="Courier New" w:hAnsi="Courier New" w:cs="Courier New"/>
          <w:b/>
          <w:i w:val="0"/>
        </w:rPr>
      </w:pPr>
      <w:ins w:id="9550" w:author="Rev 4 Allen Wirfs-Brock" w:date="2011-10-15T15:04: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ins>
      <w:ins w:id="9551" w:author="Rev 5 Allen Wirfs-Brock" w:date="2012-01-03T17:28:00Z">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ins>
      <w:ins w:id="9552" w:author="Rev 4 Allen Wirfs-Brock" w:date="2011-10-15T15:04:00Z">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1ACDBA54" w14:textId="77777777" w:rsidR="001F7486" w:rsidRPr="00E77497" w:rsidRDefault="001F7486" w:rsidP="001F7486">
      <w:pPr>
        <w:pStyle w:val="SyntaxRule"/>
        <w:rPr>
          <w:ins w:id="9553" w:author="Rev 4 Allen Wirfs-Brock" w:date="2011-10-15T15:04:00Z"/>
          <w:rFonts w:ascii="Arial" w:hAnsi="Arial"/>
        </w:rPr>
      </w:pPr>
      <w:ins w:id="9554" w:author="Rev 4 Allen Wirfs-Brock" w:date="2011-10-15T15:04:00Z">
        <w:r w:rsidRPr="00E77497">
          <w:t xml:space="preserve">AssignmentPropertyList </w:t>
        </w:r>
        <w:r w:rsidRPr="00E77497">
          <w:rPr>
            <w:rFonts w:ascii="Arial" w:hAnsi="Arial"/>
            <w:b/>
            <w:i w:val="0"/>
          </w:rPr>
          <w:t>:</w:t>
        </w:r>
      </w:ins>
    </w:p>
    <w:p w14:paraId="6171EF3F" w14:textId="77777777" w:rsidR="001F7486" w:rsidRPr="00E77497" w:rsidRDefault="001F7486" w:rsidP="001F7486">
      <w:pPr>
        <w:pStyle w:val="SyntaxDefinition"/>
        <w:rPr>
          <w:ins w:id="9555" w:author="Rev 4 Allen Wirfs-Brock" w:date="2011-10-15T15:04:00Z"/>
        </w:rPr>
      </w:pPr>
      <w:ins w:id="9556" w:author="Rev 4 Allen Wirfs-Brock" w:date="2011-10-15T15:04:00Z">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ins>
    </w:p>
    <w:p w14:paraId="6AF42FB5" w14:textId="77777777" w:rsidR="001F7486" w:rsidRPr="00E77497" w:rsidRDefault="001F7486" w:rsidP="001F7486">
      <w:pPr>
        <w:pStyle w:val="SyntaxRule"/>
        <w:rPr>
          <w:ins w:id="9557" w:author="Rev 4 Allen Wirfs-Brock" w:date="2011-10-15T15:04:00Z"/>
          <w:rFonts w:ascii="Arial" w:hAnsi="Arial"/>
        </w:rPr>
      </w:pPr>
      <w:ins w:id="9558" w:author="Rev 4 Allen Wirfs-Brock" w:date="2011-10-15T15:04:00Z">
        <w:r w:rsidRPr="00E77497">
          <w:t>AssignmentElementList</w:t>
        </w:r>
        <w:r w:rsidRPr="00E77497">
          <w:rPr>
            <w:rFonts w:ascii="Arial" w:hAnsi="Arial"/>
          </w:rPr>
          <w:t xml:space="preserve"> </w:t>
        </w:r>
        <w:r w:rsidRPr="00E77497">
          <w:rPr>
            <w:rFonts w:ascii="Arial" w:hAnsi="Arial"/>
            <w:b/>
            <w:i w:val="0"/>
          </w:rPr>
          <w:t>:</w:t>
        </w:r>
      </w:ins>
    </w:p>
    <w:p w14:paraId="34D71B34" w14:textId="77777777" w:rsidR="001F7486" w:rsidRPr="00E77497" w:rsidRDefault="001F7486" w:rsidP="001F7486">
      <w:pPr>
        <w:pStyle w:val="SyntaxDefinition"/>
        <w:rPr>
          <w:ins w:id="9559" w:author="Rev 4 Allen Wirfs-Brock" w:date="2011-10-15T15:04:00Z"/>
        </w:rPr>
      </w:pPr>
      <w:ins w:id="9560" w:author="Rev 4 Allen Wirfs-Brock" w:date="2011-10-15T15:04:00Z">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ins>
    </w:p>
    <w:p w14:paraId="3B3B7BD3" w14:textId="77777777" w:rsidR="001F7486" w:rsidRPr="00E77497" w:rsidRDefault="001F7486" w:rsidP="001F7486">
      <w:pPr>
        <w:pStyle w:val="SyntaxRule"/>
        <w:rPr>
          <w:ins w:id="9561" w:author="Rev 4 Allen Wirfs-Brock" w:date="2011-10-15T15:04:00Z"/>
          <w:rFonts w:ascii="Arial" w:hAnsi="Arial"/>
        </w:rPr>
      </w:pPr>
      <w:ins w:id="9562" w:author="Rev 4 Allen Wirfs-Brock" w:date="2011-10-15T15:04:00Z">
        <w:r w:rsidRPr="00E77497">
          <w:t xml:space="preserve">AssignmentProperty </w:t>
        </w:r>
        <w:r w:rsidRPr="00E77497">
          <w:rPr>
            <w:rFonts w:ascii="Arial" w:hAnsi="Arial"/>
            <w:b/>
            <w:i w:val="0"/>
          </w:rPr>
          <w:t>:</w:t>
        </w:r>
      </w:ins>
    </w:p>
    <w:p w14:paraId="740A10A3" w14:textId="77777777" w:rsidR="001F7486" w:rsidRPr="00E77497" w:rsidRDefault="001F7486" w:rsidP="001F7486">
      <w:pPr>
        <w:pStyle w:val="SyntaxDefinition"/>
        <w:rPr>
          <w:ins w:id="9563" w:author="Rev 4 Allen Wirfs-Brock" w:date="2011-10-15T15:04:00Z"/>
        </w:rPr>
      </w:pPr>
      <w:ins w:id="9564" w:author="Rev 4 Allen Wirfs-Brock" w:date="2011-10-15T15:04:00Z">
        <w:r w:rsidRPr="00E77497">
          <w:t>Identifier</w:t>
        </w:r>
        <w:r w:rsidRPr="00E77497">
          <w:br/>
          <w:t>PropertyName</w:t>
        </w:r>
        <w:r w:rsidRPr="00E77497">
          <w:rPr>
            <w:rFonts w:ascii="Courier New" w:hAnsi="Courier New" w:cs="Courier New"/>
            <w:b/>
            <w:i w:val="0"/>
          </w:rPr>
          <w:t xml:space="preserve"> : </w:t>
        </w:r>
        <w:r w:rsidRPr="00E77497">
          <w:t>LeftHandSideExpression</w:t>
        </w:r>
      </w:ins>
    </w:p>
    <w:p w14:paraId="412D25E4" w14:textId="77777777" w:rsidR="001F7486" w:rsidRPr="00E77497" w:rsidRDefault="001F7486" w:rsidP="001F7486">
      <w:pPr>
        <w:pStyle w:val="SyntaxRule"/>
        <w:rPr>
          <w:ins w:id="9565" w:author="Rev 4 Allen Wirfs-Brock" w:date="2011-10-15T15:04:00Z"/>
          <w:rFonts w:ascii="Arial" w:hAnsi="Arial"/>
        </w:rPr>
      </w:pPr>
      <w:ins w:id="9566" w:author="Rev 4 Allen Wirfs-Brock" w:date="2011-10-15T15:04:00Z">
        <w:r w:rsidRPr="00E77497">
          <w:t xml:space="preserve">AssignmentElement </w:t>
        </w:r>
        <w:r w:rsidRPr="00E77497">
          <w:rPr>
            <w:rFonts w:ascii="Arial" w:hAnsi="Arial"/>
            <w:b/>
            <w:i w:val="0"/>
          </w:rPr>
          <w:t>:</w:t>
        </w:r>
      </w:ins>
    </w:p>
    <w:p w14:paraId="7C136C39" w14:textId="77777777" w:rsidR="001F7486" w:rsidRPr="00E77497" w:rsidRDefault="001F7486" w:rsidP="001F7486">
      <w:pPr>
        <w:pStyle w:val="SyntaxDefinition"/>
        <w:rPr>
          <w:ins w:id="9567" w:author="Rev 4 Allen Wirfs-Brock" w:date="2011-10-15T15:04:00Z"/>
        </w:rPr>
      </w:pPr>
      <w:ins w:id="9568" w:author="Rev 4 Allen Wirfs-Brock" w:date="2011-10-15T15:04:00Z">
        <w:r w:rsidRPr="00E77497">
          <w:rPr>
            <w:rFonts w:ascii="Arial" w:hAnsi="Arial" w:cs="Arial"/>
            <w:i w:val="0"/>
            <w:sz w:val="16"/>
            <w:szCs w:val="16"/>
          </w:rPr>
          <w:t xml:space="preserve"> </w:t>
        </w:r>
        <w:r w:rsidRPr="00E77497">
          <w:t>LeftHandSideExpression</w:t>
        </w:r>
      </w:ins>
    </w:p>
    <w:p w14:paraId="102BC317" w14:textId="77777777" w:rsidR="001F7486" w:rsidRPr="00E77497" w:rsidRDefault="001F7486" w:rsidP="001F7486">
      <w:pPr>
        <w:pStyle w:val="SyntaxRule"/>
        <w:rPr>
          <w:ins w:id="9569" w:author="Rev 4 Allen Wirfs-Brock" w:date="2011-10-15T15:04:00Z"/>
          <w:rFonts w:ascii="Arial" w:hAnsi="Arial"/>
        </w:rPr>
      </w:pPr>
      <w:ins w:id="9570" w:author="Rev 4 Allen Wirfs-Brock" w:date="2011-10-15T15:04:00Z">
        <w:r w:rsidRPr="00E77497">
          <w:t xml:space="preserve">AssignmentRestElement </w:t>
        </w:r>
        <w:r w:rsidRPr="00E77497">
          <w:rPr>
            <w:rFonts w:ascii="Arial" w:hAnsi="Arial"/>
            <w:b/>
            <w:i w:val="0"/>
          </w:rPr>
          <w:t>:</w:t>
        </w:r>
      </w:ins>
    </w:p>
    <w:p w14:paraId="79E810E9" w14:textId="77777777" w:rsidR="001F7486" w:rsidRPr="00E77497" w:rsidRDefault="001F7486" w:rsidP="001F7486">
      <w:pPr>
        <w:pStyle w:val="SyntaxDefinition"/>
        <w:rPr>
          <w:ins w:id="9571" w:author="Rev 4 Allen Wirfs-Brock" w:date="2011-10-15T15:04:00Z"/>
        </w:rPr>
      </w:pPr>
      <w:ins w:id="9572" w:author="Rev 4 Allen Wirfs-Brock" w:date="2011-10-15T15:04: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r w:rsidRPr="00E77497">
          <w:t>LeftHandSideExpression</w:t>
        </w:r>
      </w:ins>
    </w:p>
    <w:p w14:paraId="56DDA664" w14:textId="77777777" w:rsidR="006C296B" w:rsidRPr="00E77497" w:rsidRDefault="006C296B" w:rsidP="008A0648">
      <w:pPr>
        <w:pStyle w:val="40"/>
        <w:numPr>
          <w:ilvl w:val="0"/>
          <w:numId w:val="0"/>
        </w:numPr>
        <w:rPr>
          <w:ins w:id="9573" w:author="Rev 4 Allen Wirfs-Brock" w:date="2011-10-15T14:19:00Z"/>
        </w:rPr>
      </w:pPr>
      <w:ins w:id="9574" w:author="Rev 4 Allen Wirfs-Brock" w:date="2011-10-15T14:19:00Z">
        <w:r w:rsidRPr="00E77497">
          <w:t>Static Semantics</w:t>
        </w:r>
      </w:ins>
    </w:p>
    <w:p w14:paraId="10452BF7" w14:textId="77777777" w:rsidR="00D012F5" w:rsidRPr="00E77497" w:rsidRDefault="00C9049C" w:rsidP="00C7794D">
      <w:pPr>
        <w:rPr>
          <w:ins w:id="9575" w:author="Rev 4 Allen Wirfs-Brock" w:date="2011-10-15T14:24:00Z"/>
          <w:rFonts w:ascii="Helvetica" w:hAnsi="Helvetica"/>
          <w:b/>
        </w:rPr>
      </w:pPr>
      <w:ins w:id="9576" w:author="Rev 4 Allen Wirfs-Brock" w:date="2011-10-20T10:21:00Z">
        <w:r w:rsidRPr="00E77497">
          <w:rPr>
            <w:rFonts w:ascii="Helvetica" w:hAnsi="Helvetica"/>
            <w:b/>
          </w:rPr>
          <w:t xml:space="preserve">Static Semantics:  </w:t>
        </w:r>
      </w:ins>
      <w:ins w:id="9577" w:author="Rev 4 Allen Wirfs-Brock" w:date="2011-10-15T14:19:00Z">
        <w:r w:rsidR="006C296B" w:rsidRPr="00E77497">
          <w:rPr>
            <w:rFonts w:ascii="Helvetica" w:hAnsi="Helvetica"/>
            <w:b/>
          </w:rPr>
          <w:t>Early Errors</w:t>
        </w:r>
      </w:ins>
    </w:p>
    <w:p w14:paraId="48B449D8" w14:textId="77777777" w:rsidR="00D012F5" w:rsidRPr="00E77497" w:rsidRDefault="00D012F5" w:rsidP="00D012F5">
      <w:pPr>
        <w:jc w:val="left"/>
        <w:rPr>
          <w:ins w:id="9578" w:author="Rev 4 Allen Wirfs-Brock" w:date="2011-10-15T14:25:00Z"/>
          <w:rStyle w:val="bnf"/>
        </w:rPr>
      </w:pPr>
      <w:ins w:id="9579" w:author="Rev 4 Allen Wirfs-Brock" w:date="2011-10-15T14:23:00Z">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LeftHandSideExpression</w:t>
        </w:r>
      </w:ins>
    </w:p>
    <w:p w14:paraId="4781B644" w14:textId="77777777" w:rsidR="00D012F5" w:rsidRPr="00C7794D" w:rsidRDefault="00D012F5" w:rsidP="00D012F5">
      <w:pPr>
        <w:jc w:val="left"/>
        <w:rPr>
          <w:ins w:id="9580" w:author="Rev 4 Allen Wirfs-Brock" w:date="2011-10-15T14:23:00Z"/>
          <w:rFonts w:ascii="Times New Roman" w:hAnsi="Times New Roman"/>
          <w:i/>
        </w:rPr>
      </w:pPr>
      <w:ins w:id="9581" w:author="Rev 4 Allen Wirfs-Brock" w:date="2011-10-15T14:23:00Z">
        <w:r w:rsidRPr="00E77497">
          <w:rPr>
            <w:rStyle w:val="bnf"/>
          </w:rPr>
          <w:t xml:space="preserve">AssignmentElement </w:t>
        </w:r>
        <w:r w:rsidRPr="00E77497">
          <w:rPr>
            <w:b/>
          </w:rPr>
          <w:t xml:space="preserve">: </w:t>
        </w:r>
        <w:r w:rsidRPr="00E77497">
          <w:rPr>
            <w:rStyle w:val="bnf"/>
          </w:rPr>
          <w:t>LeftHandSideExpression</w:t>
        </w:r>
        <w:r w:rsidRPr="00E77497">
          <w:t xml:space="preserve"> </w:t>
        </w:r>
      </w:ins>
    </w:p>
    <w:p w14:paraId="563A1D87" w14:textId="77777777" w:rsidR="00D012F5" w:rsidRPr="009C202C" w:rsidRDefault="00D012F5" w:rsidP="00532AB5">
      <w:pPr>
        <w:numPr>
          <w:ilvl w:val="0"/>
          <w:numId w:val="737"/>
        </w:numPr>
        <w:spacing w:after="0"/>
        <w:rPr>
          <w:ins w:id="9582" w:author="Rev 4 Allen Wirfs-Brock" w:date="2011-10-15T14:23:00Z"/>
        </w:rPr>
        <w:pPrChange w:id="9583" w:author="Rev 7 Allen Wirfs-Brock" w:date="2012-04-25T15:29:00Z">
          <w:pPr>
            <w:numPr>
              <w:numId w:val="403"/>
            </w:numPr>
            <w:spacing w:after="0"/>
            <w:ind w:left="720" w:hanging="360"/>
          </w:pPr>
        </w:pPrChange>
      </w:pPr>
      <w:ins w:id="9584" w:author="Rev 4 Allen Wirfs-Brock" w:date="2011-10-15T14:23:00Z">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0E8BA12F" w14:textId="77777777" w:rsidR="00D012F5" w:rsidRPr="00E77497" w:rsidRDefault="00D012F5" w:rsidP="00532AB5">
      <w:pPr>
        <w:numPr>
          <w:ilvl w:val="0"/>
          <w:numId w:val="737"/>
        </w:numPr>
        <w:spacing w:after="0"/>
        <w:rPr>
          <w:ins w:id="9585" w:author="Rev 4 Allen Wirfs-Brock" w:date="2011-10-15T14:23:00Z"/>
        </w:rPr>
        <w:pPrChange w:id="9586" w:author="Rev 7 Allen Wirfs-Brock" w:date="2012-04-25T15:29:00Z">
          <w:pPr>
            <w:numPr>
              <w:numId w:val="403"/>
            </w:numPr>
            <w:spacing w:after="0"/>
            <w:ind w:left="720" w:hanging="360"/>
          </w:pPr>
        </w:pPrChange>
      </w:pPr>
      <w:ins w:id="9587" w:author="Rev 4 Allen Wirfs-Brock" w:date="2011-10-15T14:23:00Z">
        <w:r w:rsidRPr="00B820AB">
          <w:t xml:space="preserve">It is a Syntax Error if </w:t>
        </w:r>
        <w:r w:rsidRPr="00675B74">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1DB33316" w14:textId="77777777" w:rsidR="00D012F5" w:rsidRPr="00E77497" w:rsidRDefault="00D012F5" w:rsidP="00532AB5">
      <w:pPr>
        <w:numPr>
          <w:ilvl w:val="0"/>
          <w:numId w:val="737"/>
        </w:numPr>
        <w:spacing w:after="0"/>
        <w:rPr>
          <w:ins w:id="9588" w:author="Rev 4 Allen Wirfs-Brock" w:date="2011-10-15T14:23:00Z"/>
        </w:rPr>
        <w:pPrChange w:id="9589" w:author="Rev 7 Allen Wirfs-Brock" w:date="2012-04-25T15:29:00Z">
          <w:pPr>
            <w:numPr>
              <w:numId w:val="403"/>
            </w:numPr>
            <w:spacing w:after="0"/>
            <w:ind w:left="720" w:hanging="360"/>
          </w:pPr>
        </w:pPrChange>
      </w:pPr>
      <w:ins w:id="9590" w:author="Rev 4 Allen Wirfs-Brock" w:date="2011-10-15T14:23:00Z">
        <w:r w:rsidRPr="00E77497">
          <w:t xml:space="preserve">It is a Syntax Error if the </w:t>
        </w:r>
        <w:r w:rsidRPr="00E77497">
          <w:rPr>
            <w:rStyle w:val="bnf"/>
          </w:rPr>
          <w:t xml:space="preserve">LeftHandSideExpression </w:t>
        </w:r>
        <w:r w:rsidRPr="00E77497">
          <w:t xml:space="preserve">is a </w:t>
        </w:r>
        <w:commentRangeStart w:id="9591"/>
        <w:r w:rsidRPr="00E77497">
          <w:rPr>
            <w:rStyle w:val="bnf"/>
          </w:rPr>
          <w:t>Literal</w:t>
        </w:r>
        <w:r w:rsidRPr="00E77497">
          <w:t xml:space="preserve">, a </w:t>
        </w:r>
        <w:r w:rsidRPr="00E77497">
          <w:rPr>
            <w:rStyle w:val="bnf"/>
          </w:rPr>
          <w:t>FunctionExpression</w:t>
        </w:r>
        <w:r w:rsidRPr="00E77497">
          <w:rPr>
            <w:rStyle w:val="bnf"/>
            <w:i w:val="0"/>
          </w:rPr>
          <w:t xml:space="preserve"> or a </w:t>
        </w:r>
        <w:r w:rsidRPr="00E77497">
          <w:rPr>
            <w:rStyle w:val="bnf"/>
          </w:rPr>
          <w:t>ClassExpression</w:t>
        </w:r>
      </w:ins>
      <w:commentRangeEnd w:id="9591"/>
      <w:r w:rsidR="00081437">
        <w:rPr>
          <w:rStyle w:val="af4"/>
        </w:rPr>
        <w:commentReference w:id="9591"/>
      </w:r>
      <w:ins w:id="9592" w:author="Rev 4 Allen Wirfs-Brock" w:date="2011-10-15T14:23:00Z">
        <w:r w:rsidRPr="00E77497">
          <w:t>.</w:t>
        </w:r>
      </w:ins>
    </w:p>
    <w:p w14:paraId="7EBB9081" w14:textId="77777777" w:rsidR="00D012F5" w:rsidRPr="003B4312" w:rsidRDefault="00D012F5" w:rsidP="00532AB5">
      <w:pPr>
        <w:numPr>
          <w:ilvl w:val="0"/>
          <w:numId w:val="737"/>
        </w:numPr>
        <w:spacing w:after="0"/>
        <w:rPr>
          <w:ins w:id="9593" w:author="Rev 4 Allen Wirfs-Brock" w:date="2011-10-15T14:23:00Z"/>
        </w:rPr>
        <w:pPrChange w:id="9594" w:author="Rev 7 Allen Wirfs-Brock" w:date="2012-04-25T15:29:00Z">
          <w:pPr>
            <w:numPr>
              <w:numId w:val="403"/>
            </w:numPr>
            <w:spacing w:after="0"/>
            <w:ind w:left="720" w:hanging="360"/>
          </w:pPr>
        </w:pPrChange>
      </w:pPr>
      <w:ins w:id="9595" w:author="Rev 4 Allen Wirfs-Brock" w:date="2011-10-15T14:23:00Z">
        <w:r w:rsidRPr="00E77497">
          <w:t xml:space="preserve">It is a Syntax Error if the </w:t>
        </w:r>
        <w:r w:rsidRPr="00E77497">
          <w:rPr>
            <w:rStyle w:val="bnf"/>
          </w:rPr>
          <w:t xml:space="preserve">LeftHandSideExpression </w:t>
        </w:r>
        <w:r w:rsidRPr="00E77497">
          <w:t xml:space="preserve">is an </w:t>
        </w:r>
        <w:r w:rsidRPr="00E77497">
          <w:rPr>
            <w:rStyle w:val="bnf"/>
          </w:rPr>
          <w:t>Identifier</w:t>
        </w:r>
        <w:r w:rsidRPr="00E77497">
          <w:rPr>
            <w:rStyle w:val="bnf"/>
            <w:rFonts w:ascii="Arial" w:hAnsi="Arial" w:cs="Arial"/>
          </w:rPr>
          <w:t xml:space="preserve"> </w:t>
        </w:r>
        <w:r w:rsidRPr="00E77497">
          <w:rPr>
            <w:rStyle w:val="bnf"/>
            <w:rFonts w:ascii="Arial" w:hAnsi="Arial" w:cs="Arial"/>
            <w:i w:val="0"/>
          </w:rPr>
          <w:t xml:space="preserve">that </w:t>
        </w:r>
        <w:commentRangeStart w:id="9596"/>
        <w:r w:rsidRPr="00E77497">
          <w:rPr>
            <w:rStyle w:val="bnf"/>
            <w:rFonts w:ascii="Arial" w:hAnsi="Arial" w:cs="Arial"/>
            <w:i w:val="0"/>
          </w:rPr>
          <w:t xml:space="preserve">does not statically resolve to a declarative environment record binding or </w:t>
        </w:r>
        <w:commentRangeEnd w:id="9596"/>
        <w:r w:rsidRPr="00CB5F32">
          <w:rPr>
            <w:rStyle w:val="af4"/>
            <w:rFonts w:cs="Arial"/>
            <w:lang w:val="en-GB"/>
          </w:rPr>
          <w:commentReference w:id="9596"/>
        </w:r>
        <w:r w:rsidRPr="004D1BD1">
          <w:rPr>
            <w:rStyle w:val="bnf"/>
            <w:rFonts w:ascii="Arial" w:hAnsi="Arial" w:cs="Arial"/>
            <w:i w:val="0"/>
          </w:rPr>
          <w:t>if the resolved binding</w:t>
        </w:r>
      </w:ins>
      <w:ins w:id="9597" w:author="Rev 6 Allen Wirfs-Brock" w:date="2012-02-27T16:29:00Z">
        <w:r w:rsidR="00767E5E">
          <w:rPr>
            <w:rStyle w:val="bnf"/>
            <w:rFonts w:ascii="Arial" w:hAnsi="Arial" w:cs="Arial"/>
            <w:i w:val="0"/>
          </w:rPr>
          <w:t xml:space="preserve"> is</w:t>
        </w:r>
      </w:ins>
      <w:ins w:id="9598" w:author="Rev 4 Allen Wirfs-Brock" w:date="2011-10-15T14:23:00Z">
        <w:r w:rsidRPr="004D1BD1">
          <w:rPr>
            <w:rStyle w:val="bnf"/>
            <w:rFonts w:ascii="Arial" w:hAnsi="Arial" w:cs="Arial"/>
            <w:i w:val="0"/>
          </w:rPr>
          <w:t xml:space="preserve"> an immutable binding</w:t>
        </w:r>
        <w:r w:rsidRPr="003B4312">
          <w:rPr>
            <w:rStyle w:val="bnf"/>
            <w:i w:val="0"/>
          </w:rPr>
          <w:t>.</w:t>
        </w:r>
      </w:ins>
    </w:p>
    <w:p w14:paraId="7CA3A9EF" w14:textId="77777777" w:rsidR="00D012F5" w:rsidRPr="00E77497" w:rsidRDefault="00BF04B8" w:rsidP="00532AB5">
      <w:pPr>
        <w:numPr>
          <w:ilvl w:val="0"/>
          <w:numId w:val="737"/>
        </w:numPr>
        <w:spacing w:after="0"/>
        <w:rPr>
          <w:ins w:id="9599" w:author="Rev 4 Allen Wirfs-Brock" w:date="2011-10-15T14:23:00Z"/>
        </w:rPr>
        <w:pPrChange w:id="9600" w:author="Rev 7 Allen Wirfs-Brock" w:date="2012-04-25T15:29:00Z">
          <w:pPr>
            <w:numPr>
              <w:numId w:val="403"/>
            </w:numPr>
            <w:spacing w:after="0"/>
            <w:ind w:left="720" w:hanging="360"/>
          </w:pPr>
        </w:pPrChange>
      </w:pPr>
      <w:ins w:id="9601" w:author="Rev 7 Allen Wirfs-Brock" w:date="2012-04-25T09:04: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9602" w:author="Rev 4 Allen Wirfs-Brock" w:date="2011-10-15T14:23:00Z">
        <w:del w:id="9603" w:author="Rev 7 Allen Wirfs-Brock" w:date="2012-04-25T09:04:00Z">
          <w:r w:rsidR="00D012F5" w:rsidRPr="003B4312" w:rsidDel="00BF04B8">
            <w:delText xml:space="preserve">It is a Syntax Error if the </w:delText>
          </w:r>
          <w:r w:rsidR="00D012F5" w:rsidRPr="008B7F6F" w:rsidDel="00BF04B8">
            <w:rPr>
              <w:rStyle w:val="bnf"/>
            </w:rPr>
            <w:delText xml:space="preserve">LeftHandSideExpression </w:delText>
          </w:r>
          <w:r w:rsidR="00D012F5" w:rsidRPr="006B6D0A" w:rsidDel="00BF04B8">
            <w:delText xml:space="preserve">is an </w:delText>
          </w:r>
          <w:r w:rsidR="00D012F5" w:rsidRPr="006B6D0A" w:rsidDel="00BF04B8">
            <w:rPr>
              <w:rStyle w:val="bnf"/>
            </w:rPr>
            <w:delText>ObjectLiteral</w:delText>
          </w:r>
          <w:r w:rsidR="00D012F5" w:rsidRPr="006B6D0A" w:rsidDel="00BF04B8">
            <w:delText xml:space="preserve"> or an</w:delText>
          </w:r>
          <w:r w:rsidR="00D012F5" w:rsidRPr="00E65A34" w:rsidDel="00BF04B8">
            <w:rPr>
              <w:i/>
            </w:rPr>
            <w:delText xml:space="preserve"> </w:delText>
          </w:r>
          <w:r w:rsidR="00D012F5" w:rsidRPr="009C202C" w:rsidDel="00BF04B8">
            <w:rPr>
              <w:rStyle w:val="bnf"/>
            </w:rPr>
            <w:delText>ArrayLiteral</w:delText>
          </w:r>
          <w:r w:rsidR="00D012F5" w:rsidRPr="00B820AB" w:rsidDel="00BF04B8">
            <w:rPr>
              <w:i/>
            </w:rPr>
            <w:delText xml:space="preserve"> </w:delText>
          </w:r>
          <w:r w:rsidR="00D012F5" w:rsidRPr="00675B74" w:rsidDel="00BF04B8">
            <w:delText xml:space="preserve">and the source code corresponding to </w:delText>
          </w:r>
          <w:r w:rsidR="00D012F5" w:rsidRPr="00E77497" w:rsidDel="00BF04B8">
            <w:rPr>
              <w:rStyle w:val="bnf"/>
            </w:rPr>
            <w:delText>LeftHandSideExpression</w:delText>
          </w:r>
          <w:r w:rsidR="00D012F5" w:rsidRPr="00E77497" w:rsidDel="00BF04B8">
            <w:delText xml:space="preserve"> using cannot be parsed using </w:delText>
          </w:r>
          <w:r w:rsidR="00D012F5" w:rsidRPr="00E77497" w:rsidDel="00BF04B8">
            <w:rPr>
              <w:rStyle w:val="bnf"/>
            </w:rPr>
            <w:delText>AssignmentPattern</w:delText>
          </w:r>
          <w:r w:rsidR="00D012F5" w:rsidRPr="00E77497" w:rsidDel="00BF04B8">
            <w:delText xml:space="preserve"> as the goal symbol.</w:delText>
          </w:r>
        </w:del>
      </w:ins>
    </w:p>
    <w:p w14:paraId="2DBB2671" w14:textId="77777777" w:rsidR="00D012F5" w:rsidRPr="00E77497" w:rsidRDefault="00D012F5" w:rsidP="00532AB5">
      <w:pPr>
        <w:numPr>
          <w:ilvl w:val="0"/>
          <w:numId w:val="737"/>
        </w:numPr>
        <w:rPr>
          <w:ins w:id="9604" w:author="Rev 4 Allen Wirfs-Brock" w:date="2011-10-15T14:23:00Z"/>
        </w:rPr>
        <w:pPrChange w:id="9605" w:author="Rev 7 Allen Wirfs-Brock" w:date="2012-04-25T15:29:00Z">
          <w:pPr>
            <w:numPr>
              <w:numId w:val="403"/>
            </w:numPr>
            <w:ind w:left="720" w:hanging="360"/>
          </w:pPr>
        </w:pPrChange>
      </w:pPr>
      <w:ins w:id="9606" w:author="Rev 4 Allen Wirfs-Brock" w:date="2011-10-15T14:23: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7FBE9730" w14:textId="77777777" w:rsidR="00D012F5" w:rsidRPr="00E77497" w:rsidRDefault="00D012F5" w:rsidP="00D012F5">
      <w:pPr>
        <w:rPr>
          <w:ins w:id="9607" w:author="Rev 4 Allen Wirfs-Brock" w:date="2011-10-15T14:26:00Z"/>
        </w:rPr>
      </w:pPr>
      <w:ins w:id="9608" w:author="Rev 4 Allen Wirfs-Brock" w:date="2011-10-15T14:26:00Z">
        <w:r w:rsidRPr="00E77497">
          <w:rPr>
            <w:rStyle w:val="bnf"/>
          </w:rPr>
          <w:t xml:space="preserve">AssignmentRestElement </w:t>
        </w:r>
        <w:r w:rsidRPr="00E77497">
          <w:rPr>
            <w:b/>
          </w:rPr>
          <w:t>:</w:t>
        </w:r>
        <w:r w:rsidRPr="00E77497">
          <w:t xml:space="preserve"> </w:t>
        </w:r>
        <w:r w:rsidRPr="00E77497">
          <w:rPr>
            <w:b/>
          </w:rPr>
          <w:t>…</w:t>
        </w:r>
        <w:r w:rsidRPr="00E77497">
          <w:t xml:space="preserve"> </w:t>
        </w:r>
        <w:r w:rsidRPr="00E77497">
          <w:rPr>
            <w:b/>
          </w:rPr>
          <w:t xml:space="preserve"> </w:t>
        </w:r>
        <w:r w:rsidRPr="00E77497">
          <w:rPr>
            <w:rStyle w:val="bnf"/>
          </w:rPr>
          <w:t>LeftHandSideExpression</w:t>
        </w:r>
        <w:r w:rsidRPr="00E77497">
          <w:t xml:space="preserve"> </w:t>
        </w:r>
      </w:ins>
    </w:p>
    <w:p w14:paraId="4DBAF9FB" w14:textId="77777777" w:rsidR="00D012F5" w:rsidRPr="00E77497" w:rsidRDefault="00D012F5" w:rsidP="00532AB5">
      <w:pPr>
        <w:numPr>
          <w:ilvl w:val="0"/>
          <w:numId w:val="737"/>
        </w:numPr>
        <w:spacing w:after="0"/>
        <w:rPr>
          <w:ins w:id="9609" w:author="Rev 4 Allen Wirfs-Brock" w:date="2011-10-15T14:26:00Z"/>
        </w:rPr>
        <w:pPrChange w:id="9610" w:author="Rev 7 Allen Wirfs-Brock" w:date="2012-04-25T15:29:00Z">
          <w:pPr>
            <w:numPr>
              <w:numId w:val="403"/>
            </w:numPr>
            <w:spacing w:after="0"/>
            <w:ind w:left="720" w:hanging="360"/>
          </w:pPr>
        </w:pPrChange>
      </w:pPr>
      <w:ins w:id="9611"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1915019B" w14:textId="77777777" w:rsidR="00D012F5" w:rsidRPr="00E77497" w:rsidRDefault="00D012F5" w:rsidP="00532AB5">
      <w:pPr>
        <w:numPr>
          <w:ilvl w:val="0"/>
          <w:numId w:val="737"/>
        </w:numPr>
        <w:spacing w:after="0"/>
        <w:rPr>
          <w:ins w:id="9612" w:author="Rev 4 Allen Wirfs-Brock" w:date="2011-10-15T14:26:00Z"/>
        </w:rPr>
        <w:pPrChange w:id="9613" w:author="Rev 7 Allen Wirfs-Brock" w:date="2012-04-25T15:29:00Z">
          <w:pPr>
            <w:numPr>
              <w:numId w:val="403"/>
            </w:numPr>
            <w:spacing w:after="0"/>
            <w:ind w:left="720" w:hanging="360"/>
          </w:pPr>
        </w:pPrChange>
      </w:pPr>
      <w:ins w:id="9614"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55EB4E9B" w14:textId="77777777" w:rsidR="00D012F5" w:rsidRPr="003B4312" w:rsidRDefault="00D012F5" w:rsidP="00532AB5">
      <w:pPr>
        <w:numPr>
          <w:ilvl w:val="0"/>
          <w:numId w:val="737"/>
        </w:numPr>
        <w:spacing w:after="0"/>
        <w:rPr>
          <w:ins w:id="9615" w:author="Rev 4 Allen Wirfs-Brock" w:date="2011-10-15T14:26:00Z"/>
        </w:rPr>
        <w:pPrChange w:id="9616" w:author="Rev 7 Allen Wirfs-Brock" w:date="2012-04-25T15:29:00Z">
          <w:pPr>
            <w:numPr>
              <w:numId w:val="403"/>
            </w:numPr>
            <w:spacing w:after="0"/>
            <w:ind w:left="720" w:hanging="360"/>
          </w:pPr>
        </w:pPrChange>
      </w:pPr>
      <w:ins w:id="9617" w:author="Rev 4 Allen Wirfs-Brock" w:date="2011-10-15T14:26:00Z">
        <w:r w:rsidRPr="00E77497">
          <w:t xml:space="preserve">It is a Syntax Error if the </w:t>
        </w:r>
        <w:r w:rsidRPr="00E77497">
          <w:rPr>
            <w:rStyle w:val="bnf"/>
          </w:rPr>
          <w:t xml:space="preserve">LeftHandSideExpression </w:t>
        </w:r>
        <w:r w:rsidRPr="00E77497">
          <w:t xml:space="preserve">is a </w:t>
        </w:r>
        <w:commentRangeStart w:id="9618"/>
        <w:r w:rsidRPr="00E77497">
          <w:rPr>
            <w:rStyle w:val="bnf"/>
          </w:rPr>
          <w:t>Literal</w:t>
        </w:r>
        <w:r w:rsidRPr="00E77497">
          <w:rPr>
            <w:rStyle w:val="bnf"/>
            <w:i w:val="0"/>
          </w:rPr>
          <w:t xml:space="preserve">, </w:t>
        </w:r>
        <w:r w:rsidRPr="00C7794D">
          <w:t>an</w:t>
        </w:r>
        <w:r w:rsidRPr="004D1BD1">
          <w:rPr>
            <w:rStyle w:val="bnf"/>
            <w:i w:val="0"/>
          </w:rPr>
          <w:t xml:space="preserve"> </w:t>
        </w:r>
        <w:r w:rsidRPr="003B4312">
          <w:rPr>
            <w:rStyle w:val="bnf"/>
          </w:rPr>
          <w:t>ObjectLiteral</w:t>
        </w:r>
        <w:r w:rsidRPr="003B4312">
          <w:rPr>
            <w:rStyle w:val="bnf"/>
            <w:i w:val="0"/>
          </w:rPr>
          <w:t xml:space="preserve">, </w:t>
        </w:r>
        <w:r w:rsidRPr="00C7794D">
          <w:t>an</w:t>
        </w:r>
        <w:r w:rsidRPr="004D1BD1">
          <w:rPr>
            <w:rStyle w:val="bnf"/>
            <w:i w:val="0"/>
          </w:rPr>
          <w:t xml:space="preserve"> </w:t>
        </w:r>
        <w:r w:rsidRPr="003B4312">
          <w:rPr>
            <w:rStyle w:val="bnf"/>
          </w:rPr>
          <w:t>ArrayLiteral</w:t>
        </w:r>
        <w:r w:rsidRPr="003B4312">
          <w:rPr>
            <w:rStyle w:val="bnf"/>
            <w:i w:val="0"/>
          </w:rPr>
          <w:t>,</w:t>
        </w:r>
        <w:r w:rsidRPr="003B4312">
          <w:rPr>
            <w:rStyle w:val="bnf"/>
          </w:rPr>
          <w:t xml:space="preserve"> </w:t>
        </w:r>
        <w:r w:rsidRPr="008B7F6F">
          <w:t xml:space="preserve">a </w:t>
        </w:r>
        <w:r w:rsidRPr="006B6D0A">
          <w:rPr>
            <w:rStyle w:val="bnf"/>
          </w:rPr>
          <w:t>FunctionExpression</w:t>
        </w:r>
        <w:r w:rsidRPr="006B6D0A">
          <w:rPr>
            <w:rStyle w:val="bnf"/>
            <w:i w:val="0"/>
          </w:rPr>
          <w:t xml:space="preserve">, </w:t>
        </w:r>
        <w:r w:rsidRPr="00C7794D">
          <w:t>or a</w:t>
        </w:r>
        <w:r w:rsidRPr="004D1BD1">
          <w:rPr>
            <w:rStyle w:val="bnf"/>
            <w:i w:val="0"/>
          </w:rPr>
          <w:t xml:space="preserve"> </w:t>
        </w:r>
        <w:r w:rsidRPr="003B4312">
          <w:rPr>
            <w:rStyle w:val="bnf"/>
          </w:rPr>
          <w:t>ClassExpression</w:t>
        </w:r>
      </w:ins>
      <w:commentRangeEnd w:id="9618"/>
      <w:r w:rsidR="00650D6A">
        <w:rPr>
          <w:rStyle w:val="af4"/>
        </w:rPr>
        <w:commentReference w:id="9618"/>
      </w:r>
      <w:ins w:id="9619" w:author="Rev 4 Allen Wirfs-Brock" w:date="2011-10-15T14:26:00Z">
        <w:r w:rsidRPr="003B4312">
          <w:t>.</w:t>
        </w:r>
      </w:ins>
    </w:p>
    <w:p w14:paraId="3F336C19" w14:textId="77777777" w:rsidR="00D012F5" w:rsidRPr="003B4312" w:rsidRDefault="00D012F5" w:rsidP="00532AB5">
      <w:pPr>
        <w:numPr>
          <w:ilvl w:val="0"/>
          <w:numId w:val="737"/>
        </w:numPr>
        <w:spacing w:after="0"/>
        <w:rPr>
          <w:ins w:id="9620" w:author="Rev 4 Allen Wirfs-Brock" w:date="2011-10-15T14:26:00Z"/>
        </w:rPr>
        <w:pPrChange w:id="9621" w:author="Rev 7 Allen Wirfs-Brock" w:date="2012-04-25T15:29:00Z">
          <w:pPr>
            <w:numPr>
              <w:numId w:val="403"/>
            </w:numPr>
            <w:spacing w:after="0"/>
            <w:ind w:left="720" w:hanging="360"/>
          </w:pPr>
        </w:pPrChange>
      </w:pPr>
      <w:ins w:id="9622" w:author="Rev 4 Allen Wirfs-Brock" w:date="2011-10-15T14:26:00Z">
        <w:r w:rsidRPr="003B4312">
          <w:t xml:space="preserve">It is a Syntax Error if the </w:t>
        </w:r>
        <w:r w:rsidRPr="008B7F6F">
          <w:rPr>
            <w:rStyle w:val="bnf"/>
          </w:rPr>
          <w:t>LeftHandSideExpressi</w:t>
        </w:r>
        <w:r w:rsidRPr="006B6D0A">
          <w:rPr>
            <w:rStyle w:val="bnf"/>
          </w:rPr>
          <w:t xml:space="preserve">on </w:t>
        </w:r>
        <w:r w:rsidRPr="006B6D0A">
          <w:t xml:space="preserve">is an </w:t>
        </w:r>
        <w:r w:rsidRPr="006B6D0A">
          <w:rPr>
            <w:rStyle w:val="bnf"/>
          </w:rPr>
          <w:t xml:space="preserve">Identifier </w:t>
        </w:r>
        <w:r w:rsidRPr="00C7794D">
          <w:t>that does not statically resolve to a declarative environment record binding or if the resolved binding an immutable binding</w:t>
        </w:r>
        <w:r w:rsidRPr="004D1BD1">
          <w:rPr>
            <w:rStyle w:val="bnf"/>
            <w:i w:val="0"/>
          </w:rPr>
          <w:t>.</w:t>
        </w:r>
      </w:ins>
    </w:p>
    <w:p w14:paraId="32C6C21D" w14:textId="77777777" w:rsidR="00D012F5" w:rsidRPr="00E77497" w:rsidRDefault="00D012F5" w:rsidP="00532AB5">
      <w:pPr>
        <w:numPr>
          <w:ilvl w:val="0"/>
          <w:numId w:val="737"/>
        </w:numPr>
        <w:rPr>
          <w:ins w:id="9623" w:author="Rev 4 Allen Wirfs-Brock" w:date="2011-10-15T14:26:00Z"/>
        </w:rPr>
        <w:pPrChange w:id="9624" w:author="Rev 7 Allen Wirfs-Brock" w:date="2012-04-25T15:29:00Z">
          <w:pPr>
            <w:numPr>
              <w:numId w:val="403"/>
            </w:numPr>
            <w:ind w:left="720" w:hanging="360"/>
          </w:pPr>
        </w:pPrChange>
      </w:pPr>
      <w:ins w:id="9625" w:author="Rev 4 Allen Wirfs-Brock" w:date="2011-10-15T14:26:00Z">
        <w:r w:rsidRPr="003B4312">
          <w:t xml:space="preserve">It is a Syntax Error if the </w:t>
        </w:r>
        <w:r w:rsidRPr="008B7F6F">
          <w:rPr>
            <w:rStyle w:val="bnf"/>
          </w:rPr>
          <w:t>LeftHandSideExpression</w:t>
        </w:r>
        <w:r w:rsidRPr="006B6D0A">
          <w:t xml:space="preserve"> is </w:t>
        </w:r>
        <w:r w:rsidRPr="006B6D0A">
          <w:rPr>
            <w:rStyle w:val="bnf"/>
          </w:rPr>
          <w:t xml:space="preserve">PrimaryExpression </w:t>
        </w:r>
        <w:r w:rsidRPr="006B6D0A">
          <w:rPr>
            <w:rStyle w:val="bnf"/>
            <w:i w:val="0"/>
          </w:rPr>
          <w:t xml:space="preserve">: </w:t>
        </w:r>
        <w:r w:rsidRPr="00E65A34">
          <w:rPr>
            <w:rStyle w:val="bnf"/>
            <w:rFonts w:ascii="Courier New" w:hAnsi="Courier New" w:cs="Courier New"/>
            <w:b/>
            <w:i w:val="0"/>
          </w:rPr>
          <w:t>(</w:t>
        </w:r>
        <w:r w:rsidRPr="009C202C">
          <w:rPr>
            <w:rStyle w:val="bnf"/>
          </w:rPr>
          <w:t xml:space="preserve"> Expression</w:t>
        </w:r>
        <w:r w:rsidRPr="00B820AB">
          <w:rPr>
            <w:rFonts w:ascii="Courier New" w:hAnsi="Courier New" w:cs="Courier New"/>
            <w:b/>
          </w:rPr>
          <w:t xml:space="preserve"> ) </w:t>
        </w:r>
        <w:r w:rsidRPr="00675B74">
          <w:t xml:space="preserve">and </w:t>
        </w:r>
        <w:r w:rsidRPr="00E77497">
          <w:rPr>
            <w:rStyle w:val="bnf"/>
          </w:rPr>
          <w:t>Expression</w:t>
        </w:r>
        <w:r w:rsidRPr="00E77497">
          <w:t xml:space="preserve"> derived a production that would produce a Syntax Error according to these rules. This rule is recursively applied.</w:t>
        </w:r>
      </w:ins>
    </w:p>
    <w:p w14:paraId="0E11B3DF" w14:textId="77777777" w:rsidR="00295437" w:rsidRPr="00E77497" w:rsidRDefault="00295437" w:rsidP="008A0648">
      <w:pPr>
        <w:pStyle w:val="40"/>
        <w:numPr>
          <w:ilvl w:val="0"/>
          <w:numId w:val="0"/>
        </w:numPr>
        <w:rPr>
          <w:ins w:id="9626" w:author="Rev 4 Allen Wirfs-Brock" w:date="2011-11-06T16:31:00Z"/>
        </w:rPr>
      </w:pPr>
      <w:ins w:id="9627" w:author="Rev 4 Allen Wirfs-Brock" w:date="2011-11-06T16:31:00Z">
        <w:r w:rsidRPr="00E77497">
          <w:t>Runtime Semantics</w:t>
        </w:r>
      </w:ins>
    </w:p>
    <w:p w14:paraId="582E239D" w14:textId="77777777" w:rsidR="00D012F5" w:rsidRPr="00E77497" w:rsidRDefault="00D012F5" w:rsidP="00D012F5">
      <w:pPr>
        <w:rPr>
          <w:ins w:id="9628" w:author="Rev 4 Allen Wirfs-Brock" w:date="2011-10-15T14:23:00Z"/>
        </w:rPr>
      </w:pPr>
      <w:ins w:id="9629" w:author="Rev 4 Allen Wirfs-Brock" w:date="2011-10-15T14:23:00Z">
        <w:r w:rsidRPr="00E77497">
          <w:rPr>
            <w:rFonts w:ascii="Helvetica" w:hAnsi="Helvetica"/>
            <w:b/>
          </w:rPr>
          <w:t xml:space="preserve">Runtime Semantics: </w:t>
        </w:r>
      </w:ins>
      <w:ins w:id="9630" w:author="Rev 4 Allen Wirfs-Brock" w:date="2011-11-07T10:51:00Z">
        <w:r w:rsidR="005D43BD">
          <w:rPr>
            <w:rFonts w:ascii="Helvetica" w:hAnsi="Helvetica"/>
            <w:b/>
          </w:rPr>
          <w:t>Destructuring Assignment</w:t>
        </w:r>
      </w:ins>
      <w:ins w:id="9631" w:author="Rev 4 Allen Wirfs-Brock" w:date="2011-11-07T11:01:00Z">
        <w:r w:rsidR="005D43BD">
          <w:rPr>
            <w:rFonts w:ascii="Helvetica" w:hAnsi="Helvetica"/>
            <w:b/>
          </w:rPr>
          <w:t xml:space="preserve"> </w:t>
        </w:r>
      </w:ins>
      <w:ins w:id="9632" w:author="Rev 4 Allen Wirfs-Brock" w:date="2011-10-15T14:23:00Z">
        <w:r w:rsidRPr="00E77497">
          <w:rPr>
            <w:rFonts w:ascii="Helvetica" w:hAnsi="Helvetica"/>
            <w:b/>
            <w:spacing w:val="6"/>
          </w:rPr>
          <w:t>Evaluation</w:t>
        </w:r>
        <w:r w:rsidRPr="00E77497">
          <w:t xml:space="preserve"> </w:t>
        </w:r>
      </w:ins>
    </w:p>
    <w:p w14:paraId="7D192150" w14:textId="77777777" w:rsidR="005D43BD" w:rsidRPr="00E77497" w:rsidRDefault="005D43BD" w:rsidP="005D43BD">
      <w:pPr>
        <w:ind w:left="360"/>
        <w:rPr>
          <w:ins w:id="9633" w:author="Rev 4 Allen Wirfs-Brock" w:date="2011-11-07T10:52:00Z"/>
        </w:rPr>
      </w:pPr>
      <w:ins w:id="9634" w:author="Rev 4 Allen Wirfs-Brock" w:date="2011-11-07T10:52:00Z">
        <w:r w:rsidRPr="00E77497">
          <w:t xml:space="preserve">with parameter </w:t>
        </w:r>
        <w:r w:rsidRPr="00E77497">
          <w:rPr>
            <w:rStyle w:val="bnf"/>
          </w:rPr>
          <w:t>obj</w:t>
        </w:r>
      </w:ins>
    </w:p>
    <w:p w14:paraId="481FEDC0" w14:textId="77777777" w:rsidR="00881EF5" w:rsidRPr="00E77497" w:rsidRDefault="00C707BD" w:rsidP="00C7794D">
      <w:pPr>
        <w:contextualSpacing/>
        <w:rPr>
          <w:ins w:id="9635" w:author="Rev 4 Allen Wirfs-Brock" w:date="2011-10-15T14:33:00Z"/>
        </w:rPr>
      </w:pPr>
      <w:ins w:id="9636" w:author="Allen Wirfs-Brock" w:date="2011-07-01T15:12:00Z">
        <w:del w:id="9637" w:author="Rev 4 Allen Wirfs-Brock" w:date="2011-10-15T14:29:00Z">
          <w:r w:rsidRPr="00E77497" w:rsidDel="00D012F5">
            <w:delText xml:space="preserve">The </w:delText>
          </w:r>
        </w:del>
      </w:ins>
      <w:ins w:id="9638" w:author="Allen Wirfs-Brock" w:date="2011-07-01T15:13:00Z">
        <w:del w:id="9639" w:author="Rev 4 Allen Wirfs-Brock" w:date="2011-10-15T14:29:00Z">
          <w:r w:rsidR="00697CC4" w:rsidRPr="00E77497" w:rsidDel="00D012F5">
            <w:delText xml:space="preserve">supplemental </w:delText>
          </w:r>
        </w:del>
      </w:ins>
      <w:ins w:id="9640" w:author="Allen Wirfs-Brock" w:date="2011-07-01T15:12:00Z">
        <w:del w:id="9641" w:author="Rev 4 Allen Wirfs-Brock" w:date="2011-10-15T14:29:00Z">
          <w:r w:rsidRPr="00E77497" w:rsidDel="00D012F5">
            <w:delText xml:space="preserve">production </w:delText>
          </w:r>
        </w:del>
        <w:r w:rsidRPr="00E77497">
          <w:rPr>
            <w:rStyle w:val="bnf"/>
          </w:rPr>
          <w:t xml:space="preserve">AssignmentPattern </w:t>
        </w:r>
        <w:r w:rsidRPr="00E77497">
          <w:rPr>
            <w:b/>
          </w:rPr>
          <w:t xml:space="preserve">: </w:t>
        </w:r>
        <w:r w:rsidRPr="00E77497">
          <w:rPr>
            <w:rStyle w:val="bnf"/>
          </w:rPr>
          <w:t>ObjectAssignmentPattern</w:t>
        </w:r>
        <w:r w:rsidRPr="00E77497">
          <w:t xml:space="preserve"> </w:t>
        </w:r>
      </w:ins>
    </w:p>
    <w:p w14:paraId="0BF0C9FA" w14:textId="77777777" w:rsidR="00C707BD" w:rsidRPr="00E77497" w:rsidDel="005D43BD" w:rsidRDefault="00C707BD" w:rsidP="00C7794D">
      <w:pPr>
        <w:ind w:left="360"/>
        <w:rPr>
          <w:ins w:id="9642" w:author="Allen Wirfs-Brock" w:date="2011-07-01T15:12:00Z"/>
          <w:del w:id="9643" w:author="Rev 4 Allen Wirfs-Brock" w:date="2011-11-07T10:52:00Z"/>
        </w:rPr>
      </w:pPr>
      <w:ins w:id="9644" w:author="Allen Wirfs-Brock" w:date="2011-07-01T15:12:00Z">
        <w:del w:id="9645" w:author="Rev 4 Allen Wirfs-Brock" w:date="2011-10-15T14:29:00Z">
          <w:r w:rsidRPr="00E77497" w:rsidDel="00D012F5">
            <w:delText xml:space="preserve">is evaluated with the parameter </w:delText>
          </w:r>
          <w:r w:rsidRPr="00E77497" w:rsidDel="00D012F5">
            <w:rPr>
              <w:rStyle w:val="bnf"/>
            </w:rPr>
            <w:delText>obj</w:delText>
          </w:r>
          <w:r w:rsidRPr="00E77497" w:rsidDel="00D012F5">
            <w:delText xml:space="preserve"> as follows:</w:delText>
          </w:r>
        </w:del>
      </w:ins>
    </w:p>
    <w:p w14:paraId="2F812C86" w14:textId="77777777" w:rsidR="00C707BD" w:rsidRPr="00E77497" w:rsidDel="00A916DC" w:rsidRDefault="00C707BD" w:rsidP="00FA3203">
      <w:pPr>
        <w:pStyle w:val="Alg3"/>
        <w:numPr>
          <w:ilvl w:val="0"/>
          <w:numId w:val="404"/>
        </w:numPr>
        <w:spacing w:after="240"/>
        <w:rPr>
          <w:ins w:id="9646" w:author="Allen Wirfs-Brock" w:date="2011-07-01T15:12:00Z"/>
          <w:del w:id="9647" w:author="Rev 4 Allen Wirfs-Brock" w:date="2011-10-15T14:39:00Z"/>
        </w:rPr>
      </w:pPr>
      <w:ins w:id="9648" w:author="Allen Wirfs-Brock" w:date="2011-07-01T15:12:00Z">
        <w:del w:id="9649" w:author="Rev 4 Allen Wirfs-Brock" w:date="2011-11-07T11:00:00Z">
          <w:r w:rsidRPr="00E77497" w:rsidDel="005D43BD">
            <w:delText>Evaluate</w:delText>
          </w:r>
        </w:del>
      </w:ins>
      <w:ins w:id="9650" w:author="Rev 4 Allen Wirfs-Brock" w:date="2011-11-07T11:00:00Z">
        <w:del w:id="9651" w:author="Rev 6 Allen Wirfs-Brock" w:date="2012-02-16T19:03:00Z">
          <w:r w:rsidR="005D43BD" w:rsidDel="006C2F27">
            <w:delText>Perform</w:delText>
          </w:r>
        </w:del>
      </w:ins>
      <w:ins w:id="9652" w:author="Rev 6 Allen Wirfs-Brock" w:date="2012-02-16T19:03:00Z">
        <w:r w:rsidR="006C2F27">
          <w:t>Return the result of performing</w:t>
        </w:r>
      </w:ins>
      <w:ins w:id="9653" w:author="Rev 4 Allen Wirfs-Brock" w:date="2011-11-07T11:00:00Z">
        <w:r w:rsidR="005D43BD">
          <w:t xml:space="preserve"> Destructuring Assignment Evaluation of</w:t>
        </w:r>
      </w:ins>
      <w:ins w:id="9654" w:author="Allen Wirfs-Brock" w:date="2011-07-01T15:12:00Z">
        <w:r w:rsidRPr="00E77497">
          <w:t xml:space="preserve"> </w:t>
        </w:r>
        <w:r w:rsidRPr="00E77497">
          <w:rPr>
            <w:rStyle w:val="bnf"/>
          </w:rPr>
          <w:t>ObjectAssignmentPattern</w:t>
        </w:r>
        <w:r w:rsidRPr="00E77497">
          <w:t xml:space="preserve"> </w:t>
        </w:r>
        <w:del w:id="9655" w:author="Rev 4 Allen Wirfs-Brock" w:date="2011-11-07T11:01:00Z">
          <w:r w:rsidRPr="00E77497" w:rsidDel="005D43BD">
            <w:delText>using</w:delText>
          </w:r>
        </w:del>
      </w:ins>
      <w:ins w:id="9656" w:author="Rev 4 Allen Wirfs-Brock" w:date="2011-11-07T11:01:00Z">
        <w:r w:rsidR="005D43BD">
          <w:t>with</w:t>
        </w:r>
      </w:ins>
      <w:ins w:id="9657" w:author="Allen Wirfs-Brock" w:date="2011-07-01T15:12:00Z">
        <w:r w:rsidRPr="00E77497">
          <w:t xml:space="preserve"> </w:t>
        </w:r>
        <w:r w:rsidRPr="00E77497">
          <w:rPr>
            <w:i/>
          </w:rPr>
          <w:t>obj</w:t>
        </w:r>
        <w:r w:rsidRPr="00E77497">
          <w:t xml:space="preserve"> as the </w:t>
        </w:r>
        <w:del w:id="9658" w:author="Rev 4 Allen Wirfs-Brock" w:date="2011-11-07T11:01:00Z">
          <w:r w:rsidRPr="00E77497" w:rsidDel="005D43BD">
            <w:rPr>
              <w:i/>
            </w:rPr>
            <w:delText>obj</w:delText>
          </w:r>
          <w:r w:rsidRPr="00E77497" w:rsidDel="005D43BD">
            <w:delText xml:space="preserve"> parameter</w:delText>
          </w:r>
        </w:del>
      </w:ins>
      <w:ins w:id="9659" w:author="Rev 4 Allen Wirfs-Brock" w:date="2011-11-07T11:01:00Z">
        <w:r w:rsidR="005D43BD">
          <w:t>argument</w:t>
        </w:r>
      </w:ins>
      <w:ins w:id="9660" w:author="Allen Wirfs-Brock" w:date="2011-07-01T15:12:00Z">
        <w:r w:rsidRPr="00E77497">
          <w:t>.</w:t>
        </w:r>
      </w:ins>
    </w:p>
    <w:p w14:paraId="0995ED12" w14:textId="77777777" w:rsidR="00C707BD" w:rsidRPr="00E77497" w:rsidRDefault="00C707BD" w:rsidP="00FA3203">
      <w:pPr>
        <w:pStyle w:val="Alg3"/>
        <w:numPr>
          <w:ilvl w:val="0"/>
          <w:numId w:val="404"/>
        </w:numPr>
        <w:spacing w:after="240"/>
        <w:rPr>
          <w:ins w:id="9661" w:author="Allen Wirfs-Brock" w:date="2011-07-01T15:12:00Z"/>
        </w:rPr>
      </w:pPr>
    </w:p>
    <w:p w14:paraId="57B47D97" w14:textId="77777777" w:rsidR="00D012F5" w:rsidRPr="00E77497" w:rsidRDefault="00C707BD" w:rsidP="00C7794D">
      <w:pPr>
        <w:contextualSpacing/>
        <w:rPr>
          <w:ins w:id="9662" w:author="Rev 4 Allen Wirfs-Brock" w:date="2011-10-15T14:29:00Z"/>
        </w:rPr>
      </w:pPr>
      <w:ins w:id="9663" w:author="Allen Wirfs-Brock" w:date="2011-07-01T15:12:00Z">
        <w:del w:id="9664" w:author="Rev 4 Allen Wirfs-Brock" w:date="2011-10-15T14:29:00Z">
          <w:r w:rsidRPr="00E77497" w:rsidDel="00D012F5">
            <w:delText xml:space="preserve">The </w:delText>
          </w:r>
        </w:del>
      </w:ins>
      <w:ins w:id="9665" w:author="Allen Wirfs-Brock" w:date="2011-07-01T15:13:00Z">
        <w:del w:id="9666" w:author="Rev 4 Allen Wirfs-Brock" w:date="2011-10-15T14:29:00Z">
          <w:r w:rsidR="00697CC4" w:rsidRPr="00E77497" w:rsidDel="00D012F5">
            <w:delText xml:space="preserve">supplemental </w:delText>
          </w:r>
        </w:del>
      </w:ins>
      <w:ins w:id="9667" w:author="Allen Wirfs-Brock" w:date="2011-07-01T15:12:00Z">
        <w:del w:id="9668" w:author="Rev 4 Allen Wirfs-Brock" w:date="2011-10-15T14:29:00Z">
          <w:r w:rsidRPr="00E77497" w:rsidDel="00D012F5">
            <w:delText xml:space="preserve">production </w:delText>
          </w:r>
        </w:del>
        <w:r w:rsidRPr="00E77497">
          <w:rPr>
            <w:rStyle w:val="bnf"/>
          </w:rPr>
          <w:t xml:space="preserve">AssignmentPattern </w:t>
        </w:r>
        <w:r w:rsidRPr="00E77497">
          <w:rPr>
            <w:b/>
          </w:rPr>
          <w:t xml:space="preserve">: </w:t>
        </w:r>
        <w:r w:rsidRPr="00E77497">
          <w:rPr>
            <w:rStyle w:val="bnf"/>
          </w:rPr>
          <w:t>ArrayAssignmentPattern</w:t>
        </w:r>
        <w:del w:id="9669" w:author="Rev 4 Allen Wirfs-Brock" w:date="2011-10-15T14:29:00Z">
          <w:r w:rsidRPr="00E77497" w:rsidDel="00D012F5">
            <w:delText xml:space="preserve"> </w:delText>
          </w:r>
        </w:del>
      </w:ins>
    </w:p>
    <w:p w14:paraId="4242F095" w14:textId="77777777" w:rsidR="00C707BD" w:rsidRPr="00E77497" w:rsidDel="005D43BD" w:rsidRDefault="00C707BD" w:rsidP="00C7794D">
      <w:pPr>
        <w:ind w:left="360"/>
        <w:rPr>
          <w:ins w:id="9670" w:author="Allen Wirfs-Brock" w:date="2011-07-01T15:12:00Z"/>
          <w:del w:id="9671" w:author="Rev 4 Allen Wirfs-Brock" w:date="2011-11-07T10:52:00Z"/>
        </w:rPr>
      </w:pPr>
      <w:ins w:id="9672" w:author="Allen Wirfs-Brock" w:date="2011-07-01T15:12:00Z">
        <w:del w:id="9673" w:author="Rev 4 Allen Wirfs-Brock" w:date="2011-10-15T14:32:00Z">
          <w:r w:rsidRPr="00E77497" w:rsidDel="00D012F5">
            <w:delText xml:space="preserve">is </w:delText>
          </w:r>
        </w:del>
        <w:del w:id="9674" w:author="Rev 4 Allen Wirfs-Brock" w:date="2011-10-15T14:33:00Z">
          <w:r w:rsidRPr="00E77497" w:rsidDel="00881EF5">
            <w:delText xml:space="preserve">evaluated </w:delText>
          </w:r>
        </w:del>
        <w:del w:id="9675" w:author="Rev 4 Allen Wirfs-Brock" w:date="2011-11-07T10:52:00Z">
          <w:r w:rsidRPr="00E77497" w:rsidDel="005D43BD">
            <w:delText xml:space="preserve">with </w:delText>
          </w:r>
        </w:del>
        <w:del w:id="9676" w:author="Rev 4 Allen Wirfs-Brock" w:date="2011-10-15T14:34:00Z">
          <w:r w:rsidRPr="00E77497" w:rsidDel="00881EF5">
            <w:delText xml:space="preserve">the </w:delText>
          </w:r>
        </w:del>
        <w:del w:id="9677" w:author="Rev 4 Allen Wirfs-Brock" w:date="2011-11-07T10:52:00Z">
          <w:r w:rsidRPr="00E77497" w:rsidDel="005D43BD">
            <w:delText xml:space="preserve">parameter </w:delText>
          </w:r>
          <w:r w:rsidRPr="00E77497" w:rsidDel="005D43BD">
            <w:rPr>
              <w:rStyle w:val="bnf"/>
            </w:rPr>
            <w:delText>obj</w:delText>
          </w:r>
        </w:del>
        <w:del w:id="9678" w:author="Rev 4 Allen Wirfs-Brock" w:date="2011-10-15T14:30:00Z">
          <w:r w:rsidRPr="00E77497" w:rsidDel="00D012F5">
            <w:delText xml:space="preserve"> as follows:</w:delText>
          </w:r>
        </w:del>
      </w:ins>
    </w:p>
    <w:p w14:paraId="1D145F18" w14:textId="77777777" w:rsidR="00C707BD" w:rsidRPr="00E77497" w:rsidDel="00A916DC" w:rsidRDefault="006C2F27" w:rsidP="00FA3203">
      <w:pPr>
        <w:pStyle w:val="Alg3"/>
        <w:numPr>
          <w:ilvl w:val="0"/>
          <w:numId w:val="405"/>
        </w:numPr>
        <w:spacing w:after="240"/>
        <w:rPr>
          <w:ins w:id="9679" w:author="Allen Wirfs-Brock" w:date="2011-07-01T15:12:00Z"/>
          <w:del w:id="9680" w:author="Rev 4 Allen Wirfs-Brock" w:date="2011-10-15T14:39:00Z"/>
        </w:rPr>
      </w:pPr>
      <w:ins w:id="9681" w:author="Rev 6 Allen Wirfs-Brock" w:date="2012-02-16T19:04:00Z">
        <w:r>
          <w:t xml:space="preserve">Return the result of performing </w:t>
        </w:r>
      </w:ins>
      <w:ins w:id="9682" w:author="Rev 4 Allen Wirfs-Brock" w:date="2011-11-07T11:02:00Z">
        <w:del w:id="9683" w:author="Rev 6 Allen Wirfs-Brock" w:date="2012-02-16T19:04:00Z">
          <w:r w:rsidR="005D43BD" w:rsidDel="006C2F27">
            <w:delText xml:space="preserve">Perform </w:delText>
          </w:r>
        </w:del>
        <w:r w:rsidR="005D43BD">
          <w:t>Destructuring Assignment Evaluation of</w:t>
        </w:r>
        <w:r w:rsidR="005D43BD" w:rsidRPr="00E77497">
          <w:t xml:space="preserve"> </w:t>
        </w:r>
      </w:ins>
      <w:ins w:id="9684" w:author="Allen Wirfs-Brock" w:date="2011-07-01T15:12:00Z">
        <w:del w:id="9685" w:author="Rev 4 Allen Wirfs-Brock" w:date="2011-11-07T11:02:00Z">
          <w:r w:rsidR="00C707BD" w:rsidRPr="00E77497" w:rsidDel="005D43BD">
            <w:delText xml:space="preserve">Evaluate </w:delText>
          </w:r>
        </w:del>
        <w:r w:rsidR="00C707BD" w:rsidRPr="00E77497">
          <w:rPr>
            <w:rStyle w:val="bnf"/>
          </w:rPr>
          <w:t>ArrayAssignmentPattern</w:t>
        </w:r>
        <w:r w:rsidR="00C707BD" w:rsidRPr="00E77497">
          <w:t xml:space="preserve"> </w:t>
        </w:r>
        <w:del w:id="9686" w:author="Rev 4 Allen Wirfs-Brock" w:date="2011-11-07T11:13:00Z">
          <w:r w:rsidR="00C707BD" w:rsidRPr="00E77497" w:rsidDel="00C7794D">
            <w:delText>using</w:delText>
          </w:r>
        </w:del>
      </w:ins>
      <w:ins w:id="9687" w:author="Rev 4 Allen Wirfs-Brock" w:date="2011-11-07T11:13:00Z">
        <w:r w:rsidR="00C7794D">
          <w:t>with</w:t>
        </w:r>
      </w:ins>
      <w:ins w:id="9688" w:author="Allen Wirfs-Brock" w:date="2011-07-01T15:12:00Z">
        <w:r w:rsidR="00C707BD" w:rsidRPr="00E77497">
          <w:t xml:space="preserve"> </w:t>
        </w:r>
        <w:r w:rsidR="00C707BD" w:rsidRPr="00E77497">
          <w:rPr>
            <w:i/>
          </w:rPr>
          <w:t>obj</w:t>
        </w:r>
        <w:r w:rsidR="00C707BD" w:rsidRPr="00E77497">
          <w:t xml:space="preserve"> as the </w:t>
        </w:r>
        <w:del w:id="9689" w:author="Rev 4 Allen Wirfs-Brock" w:date="2011-11-07T11:12:00Z">
          <w:r w:rsidR="00C707BD" w:rsidRPr="00E77497" w:rsidDel="006B1B28">
            <w:rPr>
              <w:i/>
            </w:rPr>
            <w:delText>obj</w:delText>
          </w:r>
          <w:r w:rsidR="00C707BD" w:rsidRPr="00E77497" w:rsidDel="006B1B28">
            <w:delText xml:space="preserve"> </w:delText>
          </w:r>
        </w:del>
      </w:ins>
      <w:ins w:id="9690" w:author="Rev 4 Allen Wirfs-Brock" w:date="2011-11-07T11:12:00Z">
        <w:r w:rsidR="006B1B28">
          <w:t>argument</w:t>
        </w:r>
      </w:ins>
      <w:ins w:id="9691" w:author="Allen Wirfs-Brock" w:date="2011-07-01T15:12:00Z">
        <w:del w:id="9692" w:author="Rev 4 Allen Wirfs-Brock" w:date="2011-11-07T11:12:00Z">
          <w:r w:rsidR="00C707BD" w:rsidRPr="00E77497" w:rsidDel="006B1B28">
            <w:delText>parameter</w:delText>
          </w:r>
        </w:del>
        <w:r w:rsidR="00C707BD" w:rsidRPr="00E77497">
          <w:t>.</w:t>
        </w:r>
      </w:ins>
    </w:p>
    <w:p w14:paraId="3190E2D4" w14:textId="77777777" w:rsidR="00C707BD" w:rsidRPr="00E77497" w:rsidRDefault="00C707BD" w:rsidP="00FA3203">
      <w:pPr>
        <w:pStyle w:val="Alg3"/>
        <w:numPr>
          <w:ilvl w:val="0"/>
          <w:numId w:val="405"/>
        </w:numPr>
        <w:spacing w:after="240"/>
        <w:rPr>
          <w:ins w:id="9693" w:author="Allen Wirfs-Brock" w:date="2011-07-01T15:12:00Z"/>
        </w:rPr>
      </w:pPr>
    </w:p>
    <w:p w14:paraId="1E5AA0F4" w14:textId="77777777" w:rsidR="00D012F5" w:rsidRPr="00E77497" w:rsidRDefault="00C707BD" w:rsidP="00C7794D">
      <w:pPr>
        <w:contextualSpacing/>
        <w:rPr>
          <w:ins w:id="9694" w:author="Rev 4 Allen Wirfs-Brock" w:date="2011-10-15T14:31:00Z"/>
          <w:rFonts w:ascii="Courier New" w:hAnsi="Courier New" w:cs="Courier New"/>
          <w:b/>
        </w:rPr>
      </w:pPr>
      <w:ins w:id="9695" w:author="Allen Wirfs-Brock" w:date="2011-07-01T15:12:00Z">
        <w:del w:id="9696" w:author="Rev 4 Allen Wirfs-Brock" w:date="2011-10-15T14:30:00Z">
          <w:r w:rsidRPr="00E77497" w:rsidDel="00D012F5">
            <w:delText xml:space="preserve">The </w:delText>
          </w:r>
        </w:del>
      </w:ins>
      <w:ins w:id="9697" w:author="Allen Wirfs-Brock" w:date="2011-07-01T15:13:00Z">
        <w:del w:id="9698" w:author="Rev 4 Allen Wirfs-Brock" w:date="2011-10-15T14:30:00Z">
          <w:r w:rsidR="00697CC4" w:rsidRPr="00E77497" w:rsidDel="00D012F5">
            <w:delText xml:space="preserve">supplemental </w:delText>
          </w:r>
        </w:del>
      </w:ins>
      <w:ins w:id="9699" w:author="Allen Wirfs-Brock" w:date="2011-07-01T15:12:00Z">
        <w:del w:id="9700" w:author="Rev 4 Allen Wirfs-Brock" w:date="2011-10-15T14:30:00Z">
          <w:r w:rsidRPr="00E77497" w:rsidDel="00D012F5">
            <w:delText xml:space="preserve">production </w:delText>
          </w:r>
        </w:del>
        <w:r w:rsidRPr="00E77497">
          <w:rPr>
            <w:rStyle w:val="bnf"/>
          </w:rPr>
          <w:t xml:space="preserve">ObjectAssignmentPattern </w:t>
        </w:r>
        <w:r w:rsidRPr="00E77497">
          <w:rPr>
            <w:b/>
          </w:rPr>
          <w:t xml:space="preserve">: </w:t>
        </w:r>
        <w:r w:rsidRPr="00E77497">
          <w:rPr>
            <w:rFonts w:ascii="Courier New" w:hAnsi="Courier New" w:cs="Courier New"/>
            <w:b/>
          </w:rPr>
          <w:t>{ }</w:t>
        </w:r>
      </w:ins>
    </w:p>
    <w:p w14:paraId="15DD847D" w14:textId="77777777" w:rsidR="005D43BD" w:rsidRPr="00E77497" w:rsidRDefault="005D43BD" w:rsidP="00C7794D">
      <w:pPr>
        <w:spacing w:after="0"/>
        <w:rPr>
          <w:ins w:id="9701" w:author="Rev 4 Allen Wirfs-Brock" w:date="2011-11-07T10:56:00Z"/>
        </w:rPr>
      </w:pPr>
      <w:ins w:id="9702" w:author="Rev 4 Allen Wirfs-Brock" w:date="2011-11-07T10:56:00Z">
        <w:r>
          <w:t>and</w:t>
        </w:r>
      </w:ins>
    </w:p>
    <w:p w14:paraId="6E306CB3" w14:textId="77777777" w:rsidR="005D43BD" w:rsidRPr="00E77497" w:rsidRDefault="005D43BD" w:rsidP="005D43BD">
      <w:pPr>
        <w:pStyle w:val="SyntaxRule"/>
        <w:rPr>
          <w:ins w:id="9703" w:author="Rev 4 Allen Wirfs-Brock" w:date="2011-11-07T10:53:00Z"/>
          <w:rFonts w:ascii="Arial" w:hAnsi="Arial"/>
        </w:rPr>
      </w:pPr>
      <w:ins w:id="9704" w:author="Rev 4 Allen Wirfs-Brock" w:date="2011-11-07T10:53:00Z">
        <w:r w:rsidRPr="00E77497">
          <w:t xml:space="preserve">ArrayAssignmentPattern </w:t>
        </w:r>
        <w:r w:rsidRPr="00E77497">
          <w:rPr>
            <w:rFonts w:ascii="Arial" w:hAnsi="Arial"/>
            <w:b/>
            <w:i w:val="0"/>
          </w:rPr>
          <w:t>:</w:t>
        </w:r>
      </w:ins>
    </w:p>
    <w:p w14:paraId="52C6FF32" w14:textId="77777777" w:rsidR="005D43BD" w:rsidRPr="00E77497" w:rsidRDefault="005D43BD" w:rsidP="005D43BD">
      <w:pPr>
        <w:pStyle w:val="SyntaxDefinition"/>
        <w:rPr>
          <w:ins w:id="9705" w:author="Rev 4 Allen Wirfs-Brock" w:date="2011-11-07T10:53:00Z"/>
          <w:rFonts w:ascii="Courier New" w:hAnsi="Courier New" w:cs="Courier New"/>
          <w:b/>
          <w:i w:val="0"/>
        </w:rPr>
      </w:pPr>
      <w:ins w:id="9706" w:author="Rev 4 Allen Wirfs-Brock" w:date="2011-11-07T10:53:00Z">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ins>
    </w:p>
    <w:p w14:paraId="3738F7DB" w14:textId="77777777" w:rsidR="00C707BD" w:rsidRPr="00E77497" w:rsidDel="005D43BD" w:rsidRDefault="00C707BD" w:rsidP="00C7794D">
      <w:pPr>
        <w:ind w:left="400"/>
        <w:rPr>
          <w:ins w:id="9707" w:author="Allen Wirfs-Brock" w:date="2011-07-01T15:12:00Z"/>
          <w:del w:id="9708" w:author="Rev 4 Allen Wirfs-Brock" w:date="2011-11-07T10:52:00Z"/>
        </w:rPr>
      </w:pPr>
      <w:ins w:id="9709" w:author="Allen Wirfs-Brock" w:date="2011-07-01T15:12:00Z">
        <w:del w:id="9710" w:author="Rev 4 Allen Wirfs-Brock" w:date="2011-10-15T14:31:00Z">
          <w:r w:rsidRPr="00E77497" w:rsidDel="00D012F5">
            <w:delText xml:space="preserve"> ,the production</w:delText>
          </w:r>
        </w:del>
        <w:del w:id="9711" w:author="Rev 4 Allen Wirfs-Brock" w:date="2011-11-07T10:57:00Z">
          <w:r w:rsidRPr="00E77497" w:rsidDel="005D43BD">
            <w:delText xml:space="preserve"> </w:delText>
          </w:r>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w:delText>
          </w:r>
          <w:r w:rsidRPr="00E77497" w:rsidDel="005D43BD">
            <w:delText xml:space="preserve"> </w:delText>
          </w:r>
        </w:del>
        <w:del w:id="9712" w:author="Rev 4 Allen Wirfs-Brock" w:date="2011-10-15T14:31:00Z">
          <w:r w:rsidRPr="00E77497" w:rsidDel="00D012F5">
            <w:delText xml:space="preserve">and the production </w:delText>
          </w:r>
        </w:del>
        <w:del w:id="9713" w:author="Rev 4 Allen Wirfs-Brock" w:date="2011-11-07T10:57:00Z">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Elision</w:delText>
          </w:r>
          <w:r w:rsidRPr="00E77497" w:rsidDel="005D43BD">
            <w:rPr>
              <w:rFonts w:ascii="Courier New" w:hAnsi="Courier New" w:cs="Courier New"/>
              <w:b/>
            </w:rPr>
            <w:delText xml:space="preserve"> ]</w:delText>
          </w:r>
        </w:del>
        <w:del w:id="9714" w:author="Rev 4 Allen Wirfs-Brock" w:date="2011-10-15T14:31:00Z">
          <w:r w:rsidRPr="00E77497" w:rsidDel="00D012F5">
            <w:delText xml:space="preserve"> when</w:delText>
          </w:r>
        </w:del>
        <w:del w:id="9715" w:author="Rev 4 Allen Wirfs-Brock" w:date="2011-10-15T14:32:00Z">
          <w:r w:rsidRPr="00E77497" w:rsidDel="00D012F5">
            <w:delText xml:space="preserve"> </w:delText>
          </w:r>
        </w:del>
        <w:del w:id="9716" w:author="Rev 4 Allen Wirfs-Brock" w:date="2011-10-15T14:34:00Z">
          <w:r w:rsidRPr="00E77497" w:rsidDel="00881EF5">
            <w:delText xml:space="preserve">evaluated </w:delText>
          </w:r>
        </w:del>
        <w:del w:id="9717" w:author="Rev 4 Allen Wirfs-Brock" w:date="2011-11-07T10:52:00Z">
          <w:r w:rsidRPr="00E77497" w:rsidDel="005D43BD">
            <w:delText xml:space="preserve">with </w:delText>
          </w:r>
        </w:del>
        <w:del w:id="9718" w:author="Rev 4 Allen Wirfs-Brock" w:date="2011-10-15T14:34:00Z">
          <w:r w:rsidRPr="00E77497" w:rsidDel="00881EF5">
            <w:delText xml:space="preserve">the </w:delText>
          </w:r>
        </w:del>
        <w:del w:id="9719" w:author="Rev 4 Allen Wirfs-Brock" w:date="2011-11-07T10:52:00Z">
          <w:r w:rsidRPr="00E77497" w:rsidDel="005D43BD">
            <w:delText xml:space="preserve">parameter </w:delText>
          </w:r>
          <w:r w:rsidRPr="00E77497" w:rsidDel="005D43BD">
            <w:rPr>
              <w:rStyle w:val="bnf"/>
            </w:rPr>
            <w:delText>obj</w:delText>
          </w:r>
        </w:del>
        <w:del w:id="9720" w:author="Rev 4 Allen Wirfs-Brock" w:date="2011-10-15T14:32:00Z">
          <w:r w:rsidRPr="00E77497" w:rsidDel="00D012F5">
            <w:delText xml:space="preserve"> do nothing.</w:delText>
          </w:r>
        </w:del>
      </w:ins>
    </w:p>
    <w:p w14:paraId="1F896C78" w14:textId="77777777" w:rsidR="00D012F5" w:rsidRPr="00E77497" w:rsidRDefault="00D012F5" w:rsidP="00FA3203">
      <w:pPr>
        <w:pStyle w:val="Alg3"/>
        <w:numPr>
          <w:ilvl w:val="0"/>
          <w:numId w:val="591"/>
        </w:numPr>
        <w:spacing w:after="240"/>
        <w:rPr>
          <w:ins w:id="9721" w:author="Rev 4 Allen Wirfs-Brock" w:date="2011-10-15T14:32:00Z"/>
        </w:rPr>
      </w:pPr>
      <w:ins w:id="9722" w:author="Rev 4 Allen Wirfs-Brock" w:date="2011-10-15T14:32:00Z">
        <w:r w:rsidRPr="00E77497">
          <w:t>Return.</w:t>
        </w:r>
      </w:ins>
    </w:p>
    <w:p w14:paraId="7612FE40" w14:textId="77777777" w:rsidR="005D43BD" w:rsidRPr="00E77497" w:rsidRDefault="005D43BD" w:rsidP="005D43BD">
      <w:pPr>
        <w:pStyle w:val="SyntaxRule"/>
        <w:rPr>
          <w:ins w:id="9723" w:author="Rev 4 Allen Wirfs-Brock" w:date="2011-11-07T10:58:00Z"/>
          <w:rFonts w:ascii="Arial" w:hAnsi="Arial"/>
        </w:rPr>
      </w:pPr>
      <w:ins w:id="9724" w:author="Rev 4 Allen Wirfs-Brock" w:date="2011-11-07T10:58:00Z">
        <w:r w:rsidRPr="00E77497">
          <w:t xml:space="preserve">ObjectAssignmentPattern </w:t>
        </w:r>
        <w:r w:rsidRPr="00E77497">
          <w:rPr>
            <w:rFonts w:ascii="Arial" w:hAnsi="Arial"/>
            <w:b/>
            <w:i w:val="0"/>
          </w:rPr>
          <w:t>:</w:t>
        </w:r>
      </w:ins>
    </w:p>
    <w:p w14:paraId="51B0C21A" w14:textId="77777777" w:rsidR="005D43BD" w:rsidRPr="00E77497" w:rsidRDefault="005D43BD" w:rsidP="005D43BD">
      <w:pPr>
        <w:pStyle w:val="SyntaxDefinition"/>
        <w:rPr>
          <w:ins w:id="9725" w:author="Rev 4 Allen Wirfs-Brock" w:date="2011-11-07T10:58:00Z"/>
          <w:rFonts w:ascii="Courier New" w:hAnsi="Courier New" w:cs="Courier New"/>
          <w:b/>
          <w:i w:val="0"/>
        </w:rPr>
      </w:pPr>
      <w:ins w:id="9726" w:author="Rev 4 Allen Wirfs-Brock" w:date="2011-11-07T10:58:00Z">
        <w:r w:rsidRPr="00E77497">
          <w:rPr>
            <w:rFonts w:ascii="Courier New" w:hAnsi="Courier New" w:cs="Courier New"/>
            <w:b/>
            <w:i w:val="0"/>
          </w:rP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05134C2C" w14:textId="77777777" w:rsidR="00C707BD" w:rsidRPr="00E77497" w:rsidDel="005D43BD" w:rsidRDefault="00C707BD" w:rsidP="005550F0">
      <w:pPr>
        <w:ind w:left="360"/>
        <w:jc w:val="left"/>
        <w:rPr>
          <w:ins w:id="9727" w:author="Allen Wirfs-Brock" w:date="2011-07-01T15:12:00Z"/>
          <w:del w:id="9728" w:author="Rev 4 Allen Wirfs-Brock" w:date="2011-11-07T10:57:00Z"/>
        </w:rPr>
      </w:pPr>
      <w:ins w:id="9729" w:author="Allen Wirfs-Brock" w:date="2011-07-01T15:12:00Z">
        <w:del w:id="9730" w:author="Rev 4 Allen Wirfs-Brock" w:date="2011-10-15T14:34:00Z">
          <w:r w:rsidRPr="00E77497" w:rsidDel="00881EF5">
            <w:delText xml:space="preserve">The </w:delText>
          </w:r>
        </w:del>
      </w:ins>
      <w:ins w:id="9731" w:author="Allen Wirfs-Brock" w:date="2011-07-01T15:13:00Z">
        <w:del w:id="9732" w:author="Rev 4 Allen Wirfs-Brock" w:date="2011-10-15T14:34:00Z">
          <w:r w:rsidR="00697CC4" w:rsidRPr="00E77497" w:rsidDel="00881EF5">
            <w:delText xml:space="preserve">supplemental </w:delText>
          </w:r>
        </w:del>
      </w:ins>
      <w:ins w:id="9733" w:author="Allen Wirfs-Brock" w:date="2011-07-01T15:12:00Z">
        <w:del w:id="9734" w:author="Rev 4 Allen Wirfs-Brock" w:date="2011-10-15T14:34:00Z">
          <w:r w:rsidRPr="00E77497" w:rsidDel="00881EF5">
            <w:delText xml:space="preserve">productions </w:delText>
          </w:r>
        </w:del>
        <w:del w:id="9735" w:author="Rev 4 Allen Wirfs-Brock" w:date="2011-11-07T10:58:00Z">
          <w:r w:rsidRPr="00E77497" w:rsidDel="005D43BD">
            <w:rPr>
              <w:rStyle w:val="bnf"/>
            </w:rPr>
            <w:delText xml:space="preserve">ObjectAssignmentPattern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AssignmentPropertyList</w:delText>
          </w:r>
          <w:r w:rsidRPr="00E77497" w:rsidDel="005D43BD">
            <w:rPr>
              <w:rFonts w:ascii="Courier New" w:hAnsi="Courier New" w:cs="Courier New"/>
              <w:b/>
            </w:rPr>
            <w:delText xml:space="preserve"> }</w:delText>
          </w:r>
        </w:del>
        <w:del w:id="9736" w:author="Rev 4 Allen Wirfs-Brock" w:date="2011-10-15T14:34:00Z">
          <w:r w:rsidRPr="00E77497" w:rsidDel="00881EF5">
            <w:rPr>
              <w:rFonts w:ascii="Courier New" w:hAnsi="Courier New" w:cs="Courier New"/>
              <w:b/>
            </w:rPr>
            <w:delText xml:space="preserve"> </w:delText>
          </w:r>
          <w:r w:rsidRPr="00E77497" w:rsidDel="00881EF5">
            <w:delText>and</w:delText>
          </w:r>
          <w:r w:rsidRPr="00E77497" w:rsidDel="00881EF5">
            <w:rPr>
              <w:rFonts w:ascii="Courier New" w:hAnsi="Courier New" w:cs="Courier New"/>
              <w:b/>
            </w:rPr>
            <w:delText xml:space="preserve"> </w:delText>
          </w:r>
        </w:del>
        <w:del w:id="9737" w:author="Rev 4 Allen Wirfs-Brock" w:date="2011-11-07T10:58:00Z">
          <w:r w:rsidRPr="00E77497" w:rsidDel="005D43BD">
            <w:rPr>
              <w:rStyle w:val="bnf"/>
            </w:rPr>
            <w:delText xml:space="preserve">ObjectAssignmentPattern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AssignmentPropertyList</w:delText>
          </w:r>
          <w:r w:rsidRPr="00E77497" w:rsidDel="005D43BD">
            <w:rPr>
              <w:rFonts w:ascii="Courier New" w:hAnsi="Courier New" w:cs="Courier New"/>
              <w:b/>
            </w:rPr>
            <w:delText xml:space="preserve"> , }</w:delText>
          </w:r>
        </w:del>
        <w:del w:id="9738" w:author="Rev 4 Allen Wirfs-Brock" w:date="2011-10-15T14:34:00Z">
          <w:r w:rsidRPr="00E77497" w:rsidDel="00881EF5">
            <w:rPr>
              <w:rFonts w:ascii="Courier New" w:hAnsi="Courier New" w:cs="Courier New"/>
              <w:b/>
            </w:rPr>
            <w:delText xml:space="preserve"> </w:delText>
          </w:r>
        </w:del>
        <w:del w:id="9739" w:author="Rev 4 Allen Wirfs-Brock" w:date="2011-10-15T14:35:00Z">
          <w:r w:rsidRPr="00E77497" w:rsidDel="00881EF5">
            <w:delText xml:space="preserve">are evaluated </w:delText>
          </w:r>
        </w:del>
        <w:del w:id="9740" w:author="Rev 4 Allen Wirfs-Brock" w:date="2011-11-07T10:57:00Z">
          <w:r w:rsidRPr="00E77497" w:rsidDel="005D43BD">
            <w:delText xml:space="preserve">with </w:delText>
          </w:r>
        </w:del>
        <w:del w:id="9741" w:author="Rev 4 Allen Wirfs-Brock" w:date="2011-10-15T14:35:00Z">
          <w:r w:rsidRPr="00E77497" w:rsidDel="00881EF5">
            <w:delText xml:space="preserve">the </w:delText>
          </w:r>
        </w:del>
        <w:del w:id="9742" w:author="Rev 4 Allen Wirfs-Brock" w:date="2011-11-07T10:57:00Z">
          <w:r w:rsidRPr="00E77497" w:rsidDel="005D43BD">
            <w:delText xml:space="preserve">parameter </w:delText>
          </w:r>
          <w:r w:rsidRPr="00E77497" w:rsidDel="005D43BD">
            <w:rPr>
              <w:rStyle w:val="bnf"/>
            </w:rPr>
            <w:delText>obj</w:delText>
          </w:r>
          <w:r w:rsidRPr="00E77497" w:rsidDel="005D43BD">
            <w:delText xml:space="preserve"> </w:delText>
          </w:r>
        </w:del>
        <w:del w:id="9743" w:author="Rev 4 Allen Wirfs-Brock" w:date="2011-10-15T14:35:00Z">
          <w:r w:rsidRPr="00E77497" w:rsidDel="00881EF5">
            <w:delText>as follows:</w:delText>
          </w:r>
        </w:del>
      </w:ins>
    </w:p>
    <w:p w14:paraId="505DD69A" w14:textId="77777777" w:rsidR="00C707BD" w:rsidRPr="00E77497" w:rsidDel="00A916DC" w:rsidRDefault="006C2F27" w:rsidP="00FA3203">
      <w:pPr>
        <w:pStyle w:val="Alg3"/>
        <w:numPr>
          <w:ilvl w:val="0"/>
          <w:numId w:val="406"/>
        </w:numPr>
        <w:spacing w:after="240"/>
        <w:rPr>
          <w:ins w:id="9744" w:author="Allen Wirfs-Brock" w:date="2011-07-01T15:12:00Z"/>
          <w:del w:id="9745" w:author="Rev 4 Allen Wirfs-Brock" w:date="2011-10-15T14:40:00Z"/>
        </w:rPr>
      </w:pPr>
      <w:ins w:id="9746" w:author="Rev 6 Allen Wirfs-Brock" w:date="2012-02-16T19:04:00Z">
        <w:r>
          <w:t xml:space="preserve">Return the result of performing </w:t>
        </w:r>
      </w:ins>
      <w:ins w:id="9747" w:author="Rev 4 Allen Wirfs-Brock" w:date="2011-11-07T11:02:00Z">
        <w:del w:id="9748" w:author="Rev 6 Allen Wirfs-Brock" w:date="2012-02-16T19:04:00Z">
          <w:r w:rsidR="006B1B28" w:rsidDel="006C2F27">
            <w:delText xml:space="preserve">Perform </w:delText>
          </w:r>
        </w:del>
        <w:r w:rsidR="006B1B28">
          <w:t>Destructuring Assignment Evaluation of</w:t>
        </w:r>
        <w:r w:rsidR="006B1B28" w:rsidRPr="00E77497">
          <w:t xml:space="preserve"> </w:t>
        </w:r>
      </w:ins>
      <w:ins w:id="9749" w:author="Allen Wirfs-Brock" w:date="2011-07-01T15:12:00Z">
        <w:del w:id="9750" w:author="Rev 4 Allen Wirfs-Brock" w:date="2011-11-07T11:02:00Z">
          <w:r w:rsidR="00C707BD" w:rsidRPr="00E77497" w:rsidDel="006B1B28">
            <w:delText xml:space="preserve">Evaluate </w:delText>
          </w:r>
        </w:del>
        <w:r w:rsidR="00C707BD" w:rsidRPr="00E77497">
          <w:rPr>
            <w:rStyle w:val="bnf"/>
          </w:rPr>
          <w:t>AssignmentPropertyList</w:t>
        </w:r>
        <w:r w:rsidR="00C707BD" w:rsidRPr="00E77497">
          <w:rPr>
            <w:rFonts w:ascii="Courier New" w:hAnsi="Courier New" w:cs="Courier New"/>
            <w:b/>
          </w:rPr>
          <w:t xml:space="preserve"> </w:t>
        </w:r>
      </w:ins>
      <w:ins w:id="9751" w:author="Rev 4 Allen Wirfs-Brock" w:date="2011-11-07T11:13:00Z">
        <w:r w:rsidR="00C7794D">
          <w:t>with</w:t>
        </w:r>
        <w:r w:rsidR="00C7794D" w:rsidRPr="00E77497">
          <w:t xml:space="preserve"> </w:t>
        </w:r>
      </w:ins>
      <w:ins w:id="9752" w:author="Allen Wirfs-Brock" w:date="2011-07-01T15:12:00Z">
        <w:del w:id="9753"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9754" w:author="Rev 4 Allen Wirfs-Brock" w:date="2011-11-07T11:12:00Z">
          <w:r w:rsidR="00C707BD" w:rsidRPr="00E77497" w:rsidDel="006B1B28">
            <w:rPr>
              <w:i/>
            </w:rPr>
            <w:delText>obj</w:delText>
          </w:r>
          <w:r w:rsidR="00C707BD" w:rsidRPr="00E77497" w:rsidDel="006B1B28">
            <w:delText xml:space="preserve"> </w:delText>
          </w:r>
        </w:del>
      </w:ins>
      <w:ins w:id="9755" w:author="Rev 4 Allen Wirfs-Brock" w:date="2011-11-07T11:12:00Z">
        <w:r w:rsidR="006B1B28">
          <w:t>argument</w:t>
        </w:r>
      </w:ins>
      <w:ins w:id="9756" w:author="Allen Wirfs-Brock" w:date="2011-07-01T15:12:00Z">
        <w:del w:id="9757" w:author="Rev 4 Allen Wirfs-Brock" w:date="2011-11-07T11:12:00Z">
          <w:r w:rsidR="00C707BD" w:rsidRPr="00E77497" w:rsidDel="006B1B28">
            <w:delText>parameter</w:delText>
          </w:r>
        </w:del>
        <w:r w:rsidR="00C707BD" w:rsidRPr="00E77497">
          <w:t>.</w:t>
        </w:r>
      </w:ins>
    </w:p>
    <w:p w14:paraId="3AFEA8A3" w14:textId="77777777" w:rsidR="00C707BD" w:rsidRPr="00E77497" w:rsidRDefault="00C707BD" w:rsidP="00FA3203">
      <w:pPr>
        <w:pStyle w:val="Alg3"/>
        <w:numPr>
          <w:ilvl w:val="0"/>
          <w:numId w:val="406"/>
        </w:numPr>
        <w:spacing w:after="240"/>
        <w:rPr>
          <w:ins w:id="9758" w:author="Allen Wirfs-Brock" w:date="2011-07-01T15:12:00Z"/>
        </w:rPr>
      </w:pPr>
    </w:p>
    <w:p w14:paraId="5698551F" w14:textId="77777777" w:rsidR="00881EF5" w:rsidRPr="00E77497" w:rsidRDefault="00C707BD" w:rsidP="005550F0">
      <w:pPr>
        <w:contextualSpacing/>
        <w:rPr>
          <w:ins w:id="9759" w:author="Rev 4 Allen Wirfs-Brock" w:date="2011-10-15T14:35:00Z"/>
          <w:rStyle w:val="bnf"/>
        </w:rPr>
      </w:pPr>
      <w:ins w:id="9760" w:author="Allen Wirfs-Brock" w:date="2011-07-01T15:12:00Z">
        <w:del w:id="9761" w:author="Rev 4 Allen Wirfs-Brock" w:date="2011-10-15T14:35:00Z">
          <w:r w:rsidRPr="00E77497" w:rsidDel="00881EF5">
            <w:delText xml:space="preserve">The </w:delText>
          </w:r>
        </w:del>
      </w:ins>
      <w:ins w:id="9762" w:author="Allen Wirfs-Brock" w:date="2011-07-01T15:14:00Z">
        <w:del w:id="9763" w:author="Rev 4 Allen Wirfs-Brock" w:date="2011-10-15T14:35:00Z">
          <w:r w:rsidR="00697CC4" w:rsidRPr="00E77497" w:rsidDel="00881EF5">
            <w:delText xml:space="preserve">supplemental </w:delText>
          </w:r>
        </w:del>
      </w:ins>
      <w:ins w:id="9764" w:author="Allen Wirfs-Brock" w:date="2011-07-01T15:12:00Z">
        <w:del w:id="9765" w:author="Rev 4 Allen Wirfs-Brock" w:date="2011-10-15T14:35: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w:t>
        </w:r>
      </w:ins>
    </w:p>
    <w:p w14:paraId="2D067349" w14:textId="77777777" w:rsidR="00C707BD" w:rsidRPr="00E77497" w:rsidDel="005D43BD" w:rsidRDefault="00C707BD" w:rsidP="005550F0">
      <w:pPr>
        <w:ind w:left="360"/>
        <w:rPr>
          <w:ins w:id="9766" w:author="Allen Wirfs-Brock" w:date="2011-07-01T15:12:00Z"/>
          <w:del w:id="9767" w:author="Rev 4 Allen Wirfs-Brock" w:date="2011-11-07T10:58:00Z"/>
        </w:rPr>
      </w:pPr>
      <w:ins w:id="9768" w:author="Allen Wirfs-Brock" w:date="2011-07-01T15:12:00Z">
        <w:del w:id="9769" w:author="Rev 4 Allen Wirfs-Brock" w:date="2011-10-15T14:36:00Z">
          <w:r w:rsidRPr="00E77497" w:rsidDel="00881EF5">
            <w:delText xml:space="preserve"> is evaluated </w:delText>
          </w:r>
        </w:del>
        <w:del w:id="9770" w:author="Rev 4 Allen Wirfs-Brock" w:date="2011-11-07T10:58:00Z">
          <w:r w:rsidRPr="00E77497" w:rsidDel="005D43BD">
            <w:delText xml:space="preserve">with </w:delText>
          </w:r>
        </w:del>
        <w:del w:id="9771" w:author="Rev 4 Allen Wirfs-Brock" w:date="2011-10-15T14:36:00Z">
          <w:r w:rsidRPr="00E77497" w:rsidDel="00881EF5">
            <w:delText xml:space="preserve">the </w:delText>
          </w:r>
        </w:del>
        <w:del w:id="9772"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9773" w:author="Rev 4 Allen Wirfs-Brock" w:date="2011-10-15T14:36:00Z">
          <w:r w:rsidRPr="00E77497" w:rsidDel="00881EF5">
            <w:delText>as follows:</w:delText>
          </w:r>
        </w:del>
      </w:ins>
    </w:p>
    <w:p w14:paraId="6B817602" w14:textId="77777777" w:rsidR="00C707BD" w:rsidRPr="00E77497" w:rsidDel="00A916DC" w:rsidRDefault="001F5817" w:rsidP="001F5817">
      <w:pPr>
        <w:pStyle w:val="Alg3"/>
        <w:numPr>
          <w:ilvl w:val="0"/>
          <w:numId w:val="407"/>
        </w:numPr>
        <w:spacing w:after="240"/>
        <w:rPr>
          <w:ins w:id="9774" w:author="Allen Wirfs-Brock" w:date="2011-07-01T15:12:00Z"/>
          <w:del w:id="9775" w:author="Rev 4 Allen Wirfs-Brock" w:date="2011-10-15T14:40:00Z"/>
        </w:rPr>
      </w:pPr>
      <w:ins w:id="9776" w:author="Rev 6 Allen Wirfs-Brock" w:date="2012-02-16T19:11:00Z">
        <w:r>
          <w:t xml:space="preserve">Return the result of performing </w:t>
        </w:r>
      </w:ins>
      <w:ins w:id="9777" w:author="Rev 4 Allen Wirfs-Brock" w:date="2011-11-07T11:03:00Z">
        <w:del w:id="9778" w:author="Rev 6 Allen Wirfs-Brock" w:date="2012-02-16T19:11:00Z">
          <w:r w:rsidR="006B1B28" w:rsidDel="001F5817">
            <w:delText xml:space="preserve">Perform </w:delText>
          </w:r>
        </w:del>
        <w:r w:rsidR="006B1B28">
          <w:t>Destructuring Assignment Evaluation of</w:t>
        </w:r>
        <w:r w:rsidR="006B1B28" w:rsidRPr="00E77497">
          <w:t xml:space="preserve"> </w:t>
        </w:r>
      </w:ins>
      <w:ins w:id="9779" w:author="Allen Wirfs-Brock" w:date="2011-07-01T15:12:00Z">
        <w:del w:id="9780"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9781" w:author="Rev 4 Allen Wirfs-Brock" w:date="2011-11-07T11:13:00Z">
        <w:r w:rsidR="00C7794D">
          <w:t>with</w:t>
        </w:r>
        <w:r w:rsidR="00C7794D" w:rsidRPr="00E77497">
          <w:t xml:space="preserve"> </w:t>
        </w:r>
      </w:ins>
      <w:ins w:id="9782" w:author="Allen Wirfs-Brock" w:date="2011-07-01T15:12:00Z">
        <w:del w:id="9783"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9784" w:author="Rev 4 Allen Wirfs-Brock" w:date="2011-11-07T11:12:00Z">
          <w:r w:rsidR="00C707BD" w:rsidRPr="00E77497" w:rsidDel="006B1B28">
            <w:rPr>
              <w:i/>
            </w:rPr>
            <w:delText>obj</w:delText>
          </w:r>
          <w:r w:rsidR="00C707BD" w:rsidRPr="00E77497" w:rsidDel="006B1B28">
            <w:delText xml:space="preserve"> </w:delText>
          </w:r>
        </w:del>
      </w:ins>
      <w:ins w:id="9785" w:author="Rev 4 Allen Wirfs-Brock" w:date="2011-11-07T11:12:00Z">
        <w:r w:rsidR="006B1B28">
          <w:t>argument</w:t>
        </w:r>
      </w:ins>
      <w:ins w:id="9786" w:author="Allen Wirfs-Brock" w:date="2011-07-01T15:12:00Z">
        <w:del w:id="9787" w:author="Rev 4 Allen Wirfs-Brock" w:date="2011-11-07T11:12:00Z">
          <w:r w:rsidR="00C707BD" w:rsidRPr="00E77497" w:rsidDel="006B1B28">
            <w:delText>parameter</w:delText>
          </w:r>
        </w:del>
        <w:r w:rsidR="00C707BD" w:rsidRPr="00E77497">
          <w:t>.</w:t>
        </w:r>
      </w:ins>
    </w:p>
    <w:p w14:paraId="6099174C" w14:textId="77777777" w:rsidR="00C707BD" w:rsidRPr="00E77497" w:rsidRDefault="00C707BD" w:rsidP="001F5817">
      <w:pPr>
        <w:pStyle w:val="Alg3"/>
        <w:numPr>
          <w:ilvl w:val="0"/>
          <w:numId w:val="407"/>
        </w:numPr>
        <w:spacing w:after="240"/>
        <w:rPr>
          <w:ins w:id="9788" w:author="Allen Wirfs-Brock" w:date="2011-07-01T15:12:00Z"/>
        </w:rPr>
      </w:pPr>
    </w:p>
    <w:p w14:paraId="6C1FA017" w14:textId="77777777" w:rsidR="00A916DC" w:rsidRPr="00E77497" w:rsidRDefault="00C707BD" w:rsidP="005550F0">
      <w:pPr>
        <w:contextualSpacing/>
        <w:rPr>
          <w:ins w:id="9789" w:author="Rev 4 Allen Wirfs-Brock" w:date="2011-10-15T14:37:00Z"/>
          <w:rStyle w:val="bnf"/>
        </w:rPr>
      </w:pPr>
      <w:ins w:id="9790" w:author="Allen Wirfs-Brock" w:date="2011-07-01T15:12:00Z">
        <w:del w:id="9791" w:author="Rev 4 Allen Wirfs-Brock" w:date="2011-10-15T14:37:00Z">
          <w:r w:rsidRPr="00E77497" w:rsidDel="00881EF5">
            <w:delText xml:space="preserve">The </w:delText>
          </w:r>
        </w:del>
      </w:ins>
      <w:ins w:id="9792" w:author="Allen Wirfs-Brock" w:date="2011-07-01T15:14:00Z">
        <w:del w:id="9793" w:author="Rev 4 Allen Wirfs-Brock" w:date="2011-10-15T14:37:00Z">
          <w:r w:rsidR="00697CC4" w:rsidRPr="00E77497" w:rsidDel="00881EF5">
            <w:delText xml:space="preserve">supplemental </w:delText>
          </w:r>
        </w:del>
      </w:ins>
      <w:ins w:id="9794" w:author="Allen Wirfs-Brock" w:date="2011-07-01T15:12:00Z">
        <w:del w:id="9795" w:author="Rev 4 Allen Wirfs-Brock" w:date="2011-10-15T14:37: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ins>
    </w:p>
    <w:p w14:paraId="144D7843" w14:textId="77777777" w:rsidR="00C707BD" w:rsidRPr="00E77497" w:rsidDel="005D43BD" w:rsidRDefault="006C2F27" w:rsidP="005550F0">
      <w:pPr>
        <w:ind w:left="360"/>
        <w:rPr>
          <w:ins w:id="9796" w:author="Allen Wirfs-Brock" w:date="2011-07-01T15:12:00Z"/>
          <w:del w:id="9797" w:author="Rev 4 Allen Wirfs-Brock" w:date="2011-11-07T10:58:00Z"/>
        </w:rPr>
      </w:pPr>
      <w:ins w:id="9798" w:author="Rev 6 Allen Wirfs-Brock" w:date="2012-02-16T19:06:00Z">
        <w:r>
          <w:t xml:space="preserve">Let </w:t>
        </w:r>
        <w:r w:rsidRPr="004712DB">
          <w:rPr>
            <w:i/>
          </w:rPr>
          <w:t>status</w:t>
        </w:r>
        <w:r>
          <w:t xml:space="preserve"> be </w:t>
        </w:r>
      </w:ins>
      <w:ins w:id="9799" w:author="Allen Wirfs-Brock" w:date="2011-07-01T15:12:00Z">
        <w:del w:id="9800" w:author="Rev 4 Allen Wirfs-Brock" w:date="2011-10-15T14:38:00Z">
          <w:r w:rsidR="00C707BD" w:rsidRPr="00E77497" w:rsidDel="00A916DC">
            <w:rPr>
              <w:rFonts w:ascii="Courier New" w:hAnsi="Courier New" w:cs="Courier New"/>
              <w:b/>
            </w:rPr>
            <w:delText xml:space="preserve"> </w:delText>
          </w:r>
        </w:del>
        <w:del w:id="9801" w:author="Rev 4 Allen Wirfs-Brock" w:date="2011-10-15T14:37:00Z">
          <w:r w:rsidR="00C707BD" w:rsidRPr="00E77497" w:rsidDel="00A916DC">
            <w:delText xml:space="preserve">is evaluated </w:delText>
          </w:r>
        </w:del>
        <w:del w:id="9802" w:author="Rev 4 Allen Wirfs-Brock" w:date="2011-11-07T10:58:00Z">
          <w:r w:rsidR="00C707BD" w:rsidRPr="00E77497" w:rsidDel="005D43BD">
            <w:delText xml:space="preserve">with </w:delText>
          </w:r>
        </w:del>
        <w:del w:id="9803" w:author="Rev 4 Allen Wirfs-Brock" w:date="2011-10-15T14:37:00Z">
          <w:r w:rsidR="00C707BD" w:rsidRPr="00E77497" w:rsidDel="00A916DC">
            <w:delText xml:space="preserve">the </w:delText>
          </w:r>
        </w:del>
        <w:del w:id="9804" w:author="Rev 4 Allen Wirfs-Brock" w:date="2011-11-07T10:58:00Z">
          <w:r w:rsidR="00C707BD" w:rsidRPr="00E77497" w:rsidDel="005D43BD">
            <w:delText xml:space="preserve">parameter </w:delText>
          </w:r>
          <w:r w:rsidR="00C707BD" w:rsidRPr="00E77497" w:rsidDel="005D43BD">
            <w:rPr>
              <w:rStyle w:val="bnf"/>
            </w:rPr>
            <w:delText>obj</w:delText>
          </w:r>
          <w:r w:rsidR="00C707BD" w:rsidRPr="00E77497" w:rsidDel="005D43BD">
            <w:delText xml:space="preserve"> </w:delText>
          </w:r>
        </w:del>
        <w:del w:id="9805" w:author="Rev 4 Allen Wirfs-Brock" w:date="2011-10-15T14:38:00Z">
          <w:r w:rsidR="00C707BD" w:rsidRPr="00E77497" w:rsidDel="00A916DC">
            <w:delText>as follows:</w:delText>
          </w:r>
        </w:del>
      </w:ins>
    </w:p>
    <w:p w14:paraId="7B0B5703" w14:textId="77777777" w:rsidR="00C707BD" w:rsidRPr="00E77497" w:rsidRDefault="006C2F27" w:rsidP="00FA3203">
      <w:pPr>
        <w:pStyle w:val="Alg3"/>
        <w:numPr>
          <w:ilvl w:val="0"/>
          <w:numId w:val="408"/>
        </w:numPr>
        <w:rPr>
          <w:ins w:id="9806" w:author="Allen Wirfs-Brock" w:date="2011-07-01T15:12:00Z"/>
        </w:rPr>
      </w:pPr>
      <w:ins w:id="9807" w:author="Rev 6 Allen Wirfs-Brock" w:date="2012-02-16T19:06:00Z">
        <w:r>
          <w:t xml:space="preserve">the result of performing </w:t>
        </w:r>
      </w:ins>
      <w:ins w:id="9808" w:author="Rev 4 Allen Wirfs-Brock" w:date="2011-11-07T11:03:00Z">
        <w:del w:id="9809" w:author="Rev 6 Allen Wirfs-Brock" w:date="2012-02-16T19:06:00Z">
          <w:r w:rsidR="006B1B28" w:rsidDel="006C2F27">
            <w:delText xml:space="preserve">Perform </w:delText>
          </w:r>
        </w:del>
        <w:r w:rsidR="006B1B28">
          <w:t>Destructuring Assignment Evaluation of</w:t>
        </w:r>
        <w:r w:rsidR="006B1B28" w:rsidRPr="00E77497">
          <w:t xml:space="preserve"> </w:t>
        </w:r>
      </w:ins>
      <w:ins w:id="9810" w:author="Allen Wirfs-Brock" w:date="2011-07-01T15:12:00Z">
        <w:del w:id="9811" w:author="Rev 4 Allen Wirfs-Brock" w:date="2011-11-07T11:03:00Z">
          <w:r w:rsidR="00C707BD" w:rsidRPr="00E77497" w:rsidDel="006B1B28">
            <w:delText xml:space="preserve">Evaluate </w:delText>
          </w:r>
        </w:del>
        <w:r w:rsidR="00C707BD" w:rsidRPr="00E77497">
          <w:rPr>
            <w:rStyle w:val="bnf"/>
          </w:rPr>
          <w:t>AssignmentPropertyList</w:t>
        </w:r>
        <w:r w:rsidR="00C707BD" w:rsidRPr="00E77497">
          <w:t xml:space="preserve"> </w:t>
        </w:r>
      </w:ins>
      <w:ins w:id="9812" w:author="Rev 4 Allen Wirfs-Brock" w:date="2011-11-07T11:13:00Z">
        <w:r w:rsidR="00C7794D">
          <w:t>with</w:t>
        </w:r>
        <w:r w:rsidR="00C7794D" w:rsidRPr="00E77497">
          <w:t xml:space="preserve"> </w:t>
        </w:r>
      </w:ins>
      <w:ins w:id="9813" w:author="Allen Wirfs-Brock" w:date="2011-07-01T15:12:00Z">
        <w:del w:id="9814"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9815" w:author="Rev 4 Allen Wirfs-Brock" w:date="2011-11-07T11:12:00Z">
          <w:r w:rsidR="00C707BD" w:rsidRPr="00E77497" w:rsidDel="006B1B28">
            <w:rPr>
              <w:i/>
            </w:rPr>
            <w:delText>obj</w:delText>
          </w:r>
          <w:r w:rsidR="00C707BD" w:rsidRPr="00E77497" w:rsidDel="006B1B28">
            <w:delText xml:space="preserve"> parameter</w:delText>
          </w:r>
        </w:del>
      </w:ins>
      <w:ins w:id="9816" w:author="Rev 4 Allen Wirfs-Brock" w:date="2011-11-07T11:12:00Z">
        <w:r w:rsidR="006B1B28">
          <w:t>argument</w:t>
        </w:r>
      </w:ins>
      <w:ins w:id="9817" w:author="Allen Wirfs-Brock" w:date="2011-07-01T15:12:00Z">
        <w:r w:rsidR="00C707BD" w:rsidRPr="00E77497">
          <w:t>.</w:t>
        </w:r>
      </w:ins>
    </w:p>
    <w:p w14:paraId="7D160286" w14:textId="77777777" w:rsidR="006C2F27" w:rsidRDefault="006C2F27" w:rsidP="006C2F27">
      <w:pPr>
        <w:pStyle w:val="Alg4"/>
        <w:numPr>
          <w:ilvl w:val="0"/>
          <w:numId w:val="408"/>
        </w:numPr>
        <w:contextualSpacing/>
        <w:rPr>
          <w:ins w:id="9818" w:author="Rev 6 Allen Wirfs-Brock" w:date="2012-02-16T19:05:00Z"/>
        </w:rPr>
      </w:pPr>
      <w:ins w:id="9819" w:author="Rev 6 Allen Wirfs-Brock" w:date="2012-02-16T19:05:00Z">
        <w:r>
          <w:t xml:space="preserve">If </w:t>
        </w:r>
        <w:r w:rsidRPr="006A5E27">
          <w:rPr>
            <w:i/>
          </w:rPr>
          <w:t>status</w:t>
        </w:r>
        <w:r>
          <w:t xml:space="preserve"> is an abrupt completion, return </w:t>
        </w:r>
      </w:ins>
      <w:ins w:id="9820" w:author="Rev 6 Allen Wirfs-Brock" w:date="2012-02-16T19:30:00Z">
        <w:r w:rsidR="0058620A" w:rsidRPr="006A5E27">
          <w:rPr>
            <w:i/>
          </w:rPr>
          <w:t>status</w:t>
        </w:r>
      </w:ins>
      <w:ins w:id="9821" w:author="Rev 6 Allen Wirfs-Brock" w:date="2012-02-16T19:05:00Z">
        <w:r>
          <w:t>.</w:t>
        </w:r>
      </w:ins>
    </w:p>
    <w:p w14:paraId="506BD95F" w14:textId="77777777" w:rsidR="00C707BD" w:rsidRPr="00E77497" w:rsidRDefault="006C2F27" w:rsidP="00FA3203">
      <w:pPr>
        <w:pStyle w:val="Alg3"/>
        <w:numPr>
          <w:ilvl w:val="0"/>
          <w:numId w:val="408"/>
        </w:numPr>
        <w:rPr>
          <w:ins w:id="9822" w:author="Allen Wirfs-Brock" w:date="2011-07-01T15:12:00Z"/>
        </w:rPr>
      </w:pPr>
      <w:ins w:id="9823" w:author="Rev 6 Allen Wirfs-Brock" w:date="2012-02-16T19:04:00Z">
        <w:r>
          <w:t xml:space="preserve">Return the result of performing </w:t>
        </w:r>
      </w:ins>
      <w:ins w:id="9824" w:author="Rev 4 Allen Wirfs-Brock" w:date="2011-11-07T11:03:00Z">
        <w:del w:id="9825" w:author="Rev 6 Allen Wirfs-Brock" w:date="2012-02-16T19:04:00Z">
          <w:r w:rsidR="006B1B28" w:rsidDel="006C2F27">
            <w:delText xml:space="preserve">Perform </w:delText>
          </w:r>
        </w:del>
        <w:r w:rsidR="006B1B28">
          <w:t>Destructuring Assignment Evaluation of</w:t>
        </w:r>
        <w:r w:rsidR="006B1B28" w:rsidRPr="00E77497">
          <w:t xml:space="preserve"> </w:t>
        </w:r>
      </w:ins>
      <w:ins w:id="9826" w:author="Allen Wirfs-Brock" w:date="2011-07-01T15:12:00Z">
        <w:del w:id="9827"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9828" w:author="Rev 4 Allen Wirfs-Brock" w:date="2011-11-07T11:13:00Z">
        <w:r w:rsidR="00C7794D">
          <w:t>with</w:t>
        </w:r>
        <w:r w:rsidR="00C7794D" w:rsidRPr="00E77497">
          <w:t xml:space="preserve"> </w:t>
        </w:r>
      </w:ins>
      <w:ins w:id="9829" w:author="Allen Wirfs-Brock" w:date="2011-07-01T15:12:00Z">
        <w:del w:id="9830"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9831" w:author="Rev 4 Allen Wirfs-Brock" w:date="2011-11-07T11:12:00Z">
          <w:r w:rsidR="00C707BD" w:rsidRPr="00E77497" w:rsidDel="006B1B28">
            <w:rPr>
              <w:i/>
            </w:rPr>
            <w:delText>obj</w:delText>
          </w:r>
          <w:r w:rsidR="00C707BD" w:rsidRPr="00E77497" w:rsidDel="006B1B28">
            <w:delText xml:space="preserve"> </w:delText>
          </w:r>
        </w:del>
      </w:ins>
      <w:ins w:id="9832" w:author="Rev 4 Allen Wirfs-Brock" w:date="2011-11-07T11:12:00Z">
        <w:r w:rsidR="006B1B28">
          <w:t>argument</w:t>
        </w:r>
      </w:ins>
      <w:ins w:id="9833" w:author="Allen Wirfs-Brock" w:date="2011-07-01T15:12:00Z">
        <w:del w:id="9834" w:author="Rev 4 Allen Wirfs-Brock" w:date="2011-11-07T11:12:00Z">
          <w:r w:rsidR="00C707BD" w:rsidRPr="00E77497" w:rsidDel="006B1B28">
            <w:delText>parameter</w:delText>
          </w:r>
        </w:del>
        <w:r w:rsidR="00C707BD" w:rsidRPr="00E77497">
          <w:t>.</w:t>
        </w:r>
      </w:ins>
    </w:p>
    <w:p w14:paraId="547EF3BE" w14:textId="77777777" w:rsidR="00C707BD" w:rsidRPr="00E77497" w:rsidRDefault="00C707BD" w:rsidP="00C707BD">
      <w:pPr>
        <w:pStyle w:val="Alg3"/>
        <w:tabs>
          <w:tab w:val="clear" w:pos="360"/>
        </w:tabs>
        <w:ind w:left="0" w:firstLine="0"/>
        <w:rPr>
          <w:ins w:id="9835" w:author="Allen Wirfs-Brock" w:date="2011-07-01T15:12:00Z"/>
        </w:rPr>
      </w:pPr>
    </w:p>
    <w:p w14:paraId="25599EE2" w14:textId="77777777" w:rsidR="00A916DC" w:rsidRPr="00E77497" w:rsidRDefault="00C707BD" w:rsidP="005550F0">
      <w:pPr>
        <w:contextualSpacing/>
        <w:rPr>
          <w:ins w:id="9836" w:author="Rev 4 Allen Wirfs-Brock" w:date="2011-10-15T14:41:00Z"/>
          <w:rStyle w:val="bnf"/>
        </w:rPr>
      </w:pPr>
      <w:ins w:id="9837" w:author="Allen Wirfs-Brock" w:date="2011-07-01T15:12:00Z">
        <w:del w:id="9838" w:author="Rev 4 Allen Wirfs-Brock" w:date="2011-10-15T14:41:00Z">
          <w:r w:rsidRPr="00E77497" w:rsidDel="00A916DC">
            <w:delText xml:space="preserve">The </w:delText>
          </w:r>
        </w:del>
      </w:ins>
      <w:ins w:id="9839" w:author="Allen Wirfs-Brock" w:date="2011-07-01T15:14:00Z">
        <w:del w:id="9840" w:author="Rev 4 Allen Wirfs-Brock" w:date="2011-10-15T14:41:00Z">
          <w:r w:rsidR="00697CC4" w:rsidRPr="00E77497" w:rsidDel="00A916DC">
            <w:delText xml:space="preserve">supplemental </w:delText>
          </w:r>
        </w:del>
      </w:ins>
      <w:ins w:id="9841" w:author="Allen Wirfs-Brock" w:date="2011-07-01T15:12:00Z">
        <w:del w:id="9842" w:author="Rev 4 Allen Wirfs-Brock" w:date="2011-10-15T14:41:00Z">
          <w:r w:rsidRPr="00E77497" w:rsidDel="00A916DC">
            <w:delText xml:space="preserve">production </w:delText>
          </w:r>
        </w:del>
        <w:r w:rsidRPr="00E77497">
          <w:rPr>
            <w:rStyle w:val="bnf"/>
          </w:rPr>
          <w:t xml:space="preserve">AssignmentProperty </w:t>
        </w:r>
        <w:r w:rsidRPr="00E77497">
          <w:rPr>
            <w:b/>
          </w:rPr>
          <w:t xml:space="preserve">: </w:t>
        </w:r>
        <w:r w:rsidRPr="00E77497">
          <w:rPr>
            <w:rStyle w:val="bnf"/>
          </w:rPr>
          <w:t>Identifier</w:t>
        </w:r>
      </w:ins>
    </w:p>
    <w:p w14:paraId="7A311C4A" w14:textId="77777777" w:rsidR="00C707BD" w:rsidRPr="00E77497" w:rsidDel="005D43BD" w:rsidRDefault="00C707BD" w:rsidP="005550F0">
      <w:pPr>
        <w:ind w:left="360"/>
        <w:rPr>
          <w:ins w:id="9843" w:author="Allen Wirfs-Brock" w:date="2011-07-01T15:12:00Z"/>
          <w:del w:id="9844" w:author="Rev 4 Allen Wirfs-Brock" w:date="2011-11-07T10:58:00Z"/>
        </w:rPr>
      </w:pPr>
      <w:ins w:id="9845" w:author="Allen Wirfs-Brock" w:date="2011-07-01T15:12:00Z">
        <w:del w:id="9846" w:author="Rev 4 Allen Wirfs-Brock" w:date="2011-11-07T10:58:00Z">
          <w:r w:rsidRPr="00E77497" w:rsidDel="005D43BD">
            <w:delText xml:space="preserve"> </w:delText>
          </w:r>
        </w:del>
        <w:del w:id="9847" w:author="Rev 4 Allen Wirfs-Brock" w:date="2011-10-15T14:41:00Z">
          <w:r w:rsidRPr="00E77497" w:rsidDel="00A916DC">
            <w:delText xml:space="preserve">is evaluated </w:delText>
          </w:r>
        </w:del>
        <w:del w:id="9848" w:author="Rev 4 Allen Wirfs-Brock" w:date="2011-11-07T10:58:00Z">
          <w:r w:rsidRPr="00E77497" w:rsidDel="005D43BD">
            <w:delText xml:space="preserve">with </w:delText>
          </w:r>
        </w:del>
        <w:del w:id="9849" w:author="Rev 4 Allen Wirfs-Brock" w:date="2011-10-15T14:41:00Z">
          <w:r w:rsidRPr="00E77497" w:rsidDel="00A916DC">
            <w:delText xml:space="preserve">the </w:delText>
          </w:r>
        </w:del>
        <w:del w:id="9850"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9851" w:author="Rev 4 Allen Wirfs-Brock" w:date="2011-10-15T14:41:00Z">
          <w:r w:rsidRPr="00E77497" w:rsidDel="00A916DC">
            <w:delText>as follows:</w:delText>
          </w:r>
        </w:del>
      </w:ins>
    </w:p>
    <w:p w14:paraId="49173B11" w14:textId="77777777" w:rsidR="00C707BD" w:rsidRPr="00E77497" w:rsidRDefault="00C707BD" w:rsidP="00FA3203">
      <w:pPr>
        <w:pStyle w:val="Alg3"/>
        <w:numPr>
          <w:ilvl w:val="0"/>
          <w:numId w:val="409"/>
        </w:numPr>
        <w:rPr>
          <w:ins w:id="9852" w:author="Allen Wirfs-Brock" w:date="2011-07-01T15:12:00Z"/>
        </w:rPr>
      </w:pPr>
      <w:ins w:id="9853"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ins>
      <w:ins w:id="9854" w:author="Rev 4 Allen Wirfs-Brock" w:date="2011-11-07T11:13:00Z">
        <w:r w:rsidR="00C7794D">
          <w:t>with</w:t>
        </w:r>
        <w:r w:rsidR="00C7794D" w:rsidRPr="00E77497">
          <w:t xml:space="preserve"> </w:t>
        </w:r>
      </w:ins>
      <w:ins w:id="9855" w:author="Allen Wirfs-Brock" w:date="2011-07-01T15:12:00Z">
        <w:del w:id="9856" w:author="Rev 4 Allen Wirfs-Brock" w:date="2011-11-07T11:13:00Z">
          <w:r w:rsidRPr="00E77497" w:rsidDel="00C7794D">
            <w:delText xml:space="preserve">passing </w:delText>
          </w:r>
        </w:del>
        <w:r w:rsidRPr="00E77497">
          <w:t xml:space="preserve">the </w:t>
        </w:r>
        <w:r w:rsidRPr="00E77497">
          <w:rPr>
            <w:i/>
          </w:rPr>
          <w:t>Identifier</w:t>
        </w:r>
        <w:r w:rsidRPr="00E77497">
          <w:t xml:space="preserve"> string as the argument.</w:t>
        </w:r>
      </w:ins>
    </w:p>
    <w:p w14:paraId="1B41E281" w14:textId="77777777" w:rsidR="00C707BD" w:rsidRPr="00E77497" w:rsidRDefault="00C707BD" w:rsidP="00FA3203">
      <w:pPr>
        <w:pStyle w:val="Alg3"/>
        <w:numPr>
          <w:ilvl w:val="0"/>
          <w:numId w:val="409"/>
        </w:numPr>
        <w:rPr>
          <w:ins w:id="9857" w:author="Allen Wirfs-Brock" w:date="2011-07-01T15:12:00Z"/>
        </w:rPr>
      </w:pPr>
      <w:ins w:id="9858" w:author="Allen Wirfs-Brock" w:date="2011-07-01T15:12:00Z">
        <w:r w:rsidRPr="00E77497">
          <w:t xml:space="preserve">Let </w:t>
        </w:r>
        <w:r w:rsidRPr="00E77497">
          <w:rPr>
            <w:i/>
          </w:rPr>
          <w:t>lref</w:t>
        </w:r>
        <w:r w:rsidRPr="00E77497">
          <w:t xml:space="preserve"> be the result of performing Identifier Resolution(10.3.1) </w:t>
        </w:r>
      </w:ins>
      <w:ins w:id="9859" w:author="Rev 4 Allen Wirfs-Brock" w:date="2011-11-07T11:13:00Z">
        <w:r w:rsidR="00C7794D">
          <w:t>with</w:t>
        </w:r>
        <w:r w:rsidR="00C7794D" w:rsidRPr="00E77497">
          <w:t xml:space="preserve"> </w:t>
        </w:r>
      </w:ins>
      <w:ins w:id="9860" w:author="Allen Wirfs-Brock" w:date="2011-07-01T15:12:00Z">
        <w:del w:id="9861" w:author="Rev 4 Allen Wirfs-Brock" w:date="2011-11-07T11:13:00Z">
          <w:r w:rsidRPr="00E77497" w:rsidDel="00C7794D">
            <w:delText>using</w:delText>
          </w:r>
        </w:del>
      </w:ins>
      <w:ins w:id="9862" w:author="Allen Wirfs-Brock rev2" w:date="2011-07-22T10:40:00Z">
        <w:del w:id="9863" w:author="Rev 4 Allen Wirfs-Brock" w:date="2011-11-07T11:13:00Z">
          <w:r w:rsidR="00D91572" w:rsidRPr="00E77497" w:rsidDel="00C7794D">
            <w:delText xml:space="preserve"> </w:delText>
          </w:r>
        </w:del>
        <w:r w:rsidR="00D91572" w:rsidRPr="00E77497">
          <w:t xml:space="preserve">the </w:t>
        </w:r>
        <w:r w:rsidR="00D91572" w:rsidRPr="00E77497">
          <w:rPr>
            <w:rStyle w:val="bnf"/>
          </w:rPr>
          <w:t>IdentifierName</w:t>
        </w:r>
        <w:r w:rsidR="00D91572" w:rsidRPr="00E77497">
          <w:t xml:space="preserve"> corresponding to</w:t>
        </w:r>
      </w:ins>
      <w:ins w:id="9864" w:author="Allen Wirfs-Brock" w:date="2011-07-01T15:12:00Z">
        <w:r w:rsidRPr="00E77497">
          <w:t xml:space="preserve"> </w:t>
        </w:r>
        <w:r w:rsidRPr="00E77497">
          <w:rPr>
            <w:i/>
          </w:rPr>
          <w:t>Identifier</w:t>
        </w:r>
        <w:r w:rsidRPr="00E77497">
          <w:t>.</w:t>
        </w:r>
      </w:ins>
    </w:p>
    <w:p w14:paraId="499B34D9" w14:textId="77777777" w:rsidR="00C707BD" w:rsidRPr="00E77497" w:rsidDel="005D1366" w:rsidRDefault="00C707BD" w:rsidP="00FA3203">
      <w:pPr>
        <w:pStyle w:val="Alg3"/>
        <w:numPr>
          <w:ilvl w:val="0"/>
          <w:numId w:val="409"/>
        </w:numPr>
        <w:spacing w:after="240"/>
        <w:rPr>
          <w:ins w:id="9865" w:author="Allen Wirfs-Brock" w:date="2011-07-01T15:12:00Z"/>
          <w:del w:id="9866" w:author="Rev 4 Allen Wirfs-Brock" w:date="2011-10-15T14:44:00Z"/>
        </w:rPr>
      </w:pPr>
      <w:ins w:id="9867" w:author="Allen Wirfs-Brock" w:date="2011-07-01T15:12:00Z">
        <w:del w:id="9868" w:author="Rev 6 Allen Wirfs-Brock" w:date="2012-02-16T19:11:00Z">
          <w:r w:rsidRPr="00E77497" w:rsidDel="001F5817">
            <w:delText>Call</w:delText>
          </w:r>
        </w:del>
      </w:ins>
      <w:ins w:id="9869" w:author="Rev 6 Allen Wirfs-Brock" w:date="2012-02-16T19:11:00Z">
        <w:r w:rsidR="001F5817">
          <w:t>Return</w:t>
        </w:r>
      </w:ins>
      <w:ins w:id="9870" w:author="Allen Wirfs-Brock" w:date="2011-07-01T15:12:00Z">
        <w:r w:rsidRPr="00E77497">
          <w:t xml:space="preserve"> PutValue(</w:t>
        </w:r>
        <w:r w:rsidRPr="00E77497">
          <w:rPr>
            <w:i/>
          </w:rPr>
          <w:t>lref</w:t>
        </w:r>
        <w:r w:rsidRPr="00E77497">
          <w:t>,</w:t>
        </w:r>
        <w:r w:rsidRPr="00E77497">
          <w:rPr>
            <w:i/>
          </w:rPr>
          <w:t>v</w:t>
        </w:r>
        <w:r w:rsidRPr="00E77497">
          <w:t>).</w:t>
        </w:r>
      </w:ins>
    </w:p>
    <w:p w14:paraId="62473555" w14:textId="77777777" w:rsidR="00C707BD" w:rsidRPr="00E77497" w:rsidRDefault="00C707BD" w:rsidP="00FA3203">
      <w:pPr>
        <w:pStyle w:val="Alg3"/>
        <w:numPr>
          <w:ilvl w:val="0"/>
          <w:numId w:val="409"/>
        </w:numPr>
        <w:spacing w:after="240"/>
        <w:rPr>
          <w:ins w:id="9871" w:author="Allen Wirfs-Brock" w:date="2011-07-01T15:12:00Z"/>
        </w:rPr>
      </w:pPr>
    </w:p>
    <w:p w14:paraId="60D5E92D" w14:textId="77777777" w:rsidR="00C707BD" w:rsidRPr="00E77497" w:rsidDel="00D012F5" w:rsidRDefault="00C707BD" w:rsidP="00C7794D">
      <w:pPr>
        <w:contextualSpacing/>
        <w:jc w:val="left"/>
        <w:rPr>
          <w:ins w:id="9872" w:author="Allen Wirfs-Brock" w:date="2011-07-01T15:12:00Z"/>
          <w:del w:id="9873" w:author="Rev 4 Allen Wirfs-Brock" w:date="2011-10-15T14:23:00Z"/>
        </w:rPr>
      </w:pPr>
      <w:ins w:id="9874" w:author="Allen Wirfs-Brock" w:date="2011-07-01T15:12:00Z">
        <w:del w:id="9875" w:author="Rev 4 Allen Wirfs-Brock" w:date="2011-10-15T14:23:00Z">
          <w:r w:rsidRPr="00E77497" w:rsidDel="00D012F5">
            <w:delText xml:space="preserve">The static semantics of the </w:delText>
          </w:r>
        </w:del>
      </w:ins>
      <w:ins w:id="9876" w:author="Allen Wirfs-Brock" w:date="2011-07-01T15:14:00Z">
        <w:del w:id="9877" w:author="Rev 4 Allen Wirfs-Brock" w:date="2011-10-15T14:23:00Z">
          <w:r w:rsidR="00697CC4" w:rsidRPr="00E77497" w:rsidDel="00D012F5">
            <w:delText xml:space="preserve">supplemental </w:delText>
          </w:r>
        </w:del>
      </w:ins>
      <w:ins w:id="9878" w:author="Allen Wirfs-Brock" w:date="2011-07-01T15:12:00Z">
        <w:del w:id="9879" w:author="Rev 4 Allen Wirfs-Brock" w:date="2011-10-15T14:23:00Z">
          <w:r w:rsidRPr="00E77497" w:rsidDel="00D012F5">
            <w:delText>production</w:delText>
          </w:r>
        </w:del>
      </w:ins>
      <w:ins w:id="9880" w:author="Allen Wirfs-Brock" w:date="2011-07-01T15:17:00Z">
        <w:del w:id="9881" w:author="Rev 4 Allen Wirfs-Brock" w:date="2011-10-15T14:23:00Z">
          <w:r w:rsidR="00697CC4" w:rsidRPr="00E77497" w:rsidDel="00D012F5">
            <w:br/>
          </w:r>
        </w:del>
      </w:ins>
      <w:ins w:id="9882" w:author="Allen Wirfs-Brock" w:date="2011-07-01T15:12:00Z">
        <w:del w:id="9883" w:author="Rev 4 Allen Wirfs-Brock" w:date="2011-10-15T14:23:00Z">
          <w:r w:rsidRPr="00E77497" w:rsidDel="00D012F5">
            <w:rPr>
              <w:rStyle w:val="bnf"/>
            </w:rPr>
            <w:delText xml:space="preserve">AssignmentProperty </w:delText>
          </w:r>
          <w:r w:rsidRPr="00E77497" w:rsidDel="00D012F5">
            <w:rPr>
              <w:b/>
            </w:rPr>
            <w:delText xml:space="preserve">: </w:delText>
          </w:r>
          <w:r w:rsidRPr="00E77497" w:rsidDel="00D012F5">
            <w:rPr>
              <w:rStyle w:val="bnf"/>
            </w:rPr>
            <w:delText xml:space="preserve">PropertyName </w:delText>
          </w:r>
          <w:r w:rsidRPr="00E77497" w:rsidDel="00D012F5">
            <w:rPr>
              <w:rStyle w:val="bnf"/>
              <w:b/>
              <w:i w:val="0"/>
            </w:rPr>
            <w:delText>:</w:delText>
          </w:r>
          <w:r w:rsidRPr="00E77497" w:rsidDel="00D012F5">
            <w:rPr>
              <w:rStyle w:val="bnf"/>
            </w:rPr>
            <w:delText xml:space="preserve"> LeftHandSideExpression </w:delText>
          </w:r>
        </w:del>
      </w:ins>
      <w:ins w:id="9884" w:author="Rev 3 Allen Wirfs-Brock" w:date="2011-08-30T11:12:00Z">
        <w:del w:id="9885" w:author="Rev 4 Allen Wirfs-Brock" w:date="2011-10-15T14:23:00Z">
          <w:r w:rsidR="00E85BAD" w:rsidRPr="00E77497" w:rsidDel="00D012F5">
            <w:delText>and</w:delText>
          </w:r>
          <w:r w:rsidR="00E85BAD" w:rsidRPr="00E77497" w:rsidDel="00D012F5">
            <w:rPr>
              <w:rStyle w:val="bnf"/>
            </w:rPr>
            <w:delText xml:space="preserve"> </w:delText>
          </w:r>
        </w:del>
      </w:ins>
      <w:ins w:id="9886" w:author="Allen Wirfs-Brock" w:date="2011-07-01T15:12:00Z">
        <w:del w:id="9887" w:author="Rev 4 Allen Wirfs-Brock" w:date="2011-10-15T14:23:00Z">
          <w:r w:rsidRPr="00E77497" w:rsidDel="00D012F5">
            <w:delText xml:space="preserve">the </w:delText>
          </w:r>
        </w:del>
      </w:ins>
      <w:ins w:id="9888" w:author="Allen Wirfs-Brock" w:date="2011-07-01T15:14:00Z">
        <w:del w:id="9889" w:author="Rev 4 Allen Wirfs-Brock" w:date="2011-10-15T14:23:00Z">
          <w:r w:rsidR="00697CC4" w:rsidRPr="00E77497" w:rsidDel="00D012F5">
            <w:delText xml:space="preserve">supplemental </w:delText>
          </w:r>
        </w:del>
      </w:ins>
      <w:ins w:id="9890" w:author="Allen Wirfs-Brock" w:date="2011-07-01T15:12:00Z">
        <w:del w:id="9891" w:author="Rev 4 Allen Wirfs-Brock" w:date="2011-10-15T14:23:00Z">
          <w:r w:rsidRPr="00E77497" w:rsidDel="00D012F5">
            <w:delText>production</w:delText>
          </w:r>
        </w:del>
      </w:ins>
      <w:ins w:id="9892" w:author="Allen Wirfs-Brock" w:date="2011-07-01T15:18:00Z">
        <w:del w:id="9893" w:author="Rev 4 Allen Wirfs-Brock" w:date="2011-10-15T14:23:00Z">
          <w:r w:rsidR="00697CC4" w:rsidRPr="00E77497" w:rsidDel="00D012F5">
            <w:br/>
          </w:r>
        </w:del>
      </w:ins>
      <w:ins w:id="9894" w:author="Allen Wirfs-Brock" w:date="2011-07-01T15:12:00Z">
        <w:del w:id="9895" w:author="Rev 4 Allen Wirfs-Brock" w:date="2011-10-15T14:23:00Z">
          <w:r w:rsidRPr="00E77497" w:rsidDel="00D012F5">
            <w:rPr>
              <w:rStyle w:val="bnf"/>
            </w:rPr>
            <w:delText xml:space="preserve">AssignmentElement </w:delText>
          </w:r>
          <w:r w:rsidRPr="00E77497" w:rsidDel="00D012F5">
            <w:rPr>
              <w:b/>
            </w:rPr>
            <w:delText xml:space="preserve">: </w:delText>
          </w:r>
          <w:r w:rsidRPr="00E77497" w:rsidDel="00D012F5">
            <w:rPr>
              <w:rStyle w:val="bnf"/>
            </w:rPr>
            <w:delText>LeftHandSideExpression</w:delText>
          </w:r>
          <w:r w:rsidRPr="00E77497" w:rsidDel="00D012F5">
            <w:delText xml:space="preserve"> and the </w:delText>
          </w:r>
        </w:del>
      </w:ins>
      <w:ins w:id="9896" w:author="Allen Wirfs-Brock" w:date="2011-07-01T15:15:00Z">
        <w:del w:id="9897" w:author="Rev 4 Allen Wirfs-Brock" w:date="2011-10-15T14:23:00Z">
          <w:r w:rsidR="00697CC4" w:rsidRPr="00E77497" w:rsidDel="00D012F5">
            <w:delText xml:space="preserve">supplemental </w:delText>
          </w:r>
        </w:del>
      </w:ins>
      <w:ins w:id="9898" w:author="Allen Wirfs-Brock" w:date="2011-07-01T15:12:00Z">
        <w:del w:id="9899" w:author="Rev 4 Allen Wirfs-Brock" w:date="2011-10-15T14:23:00Z">
          <w:r w:rsidRPr="00E77497" w:rsidDel="00D012F5">
            <w:delText>production</w:delText>
          </w:r>
        </w:del>
      </w:ins>
      <w:ins w:id="9900" w:author="Allen Wirfs-Brock" w:date="2011-07-01T15:18:00Z">
        <w:del w:id="9901" w:author="Rev 4 Allen Wirfs-Brock" w:date="2011-10-15T14:23:00Z">
          <w:r w:rsidR="00697CC4" w:rsidRPr="00E77497" w:rsidDel="00D012F5">
            <w:br/>
          </w:r>
        </w:del>
      </w:ins>
      <w:ins w:id="9902" w:author="Allen Wirfs-Brock" w:date="2011-07-01T15:12:00Z">
        <w:del w:id="9903" w:author="Rev 4 Allen Wirfs-Brock" w:date="2011-10-15T14:23:00Z">
          <w:r w:rsidRPr="00E77497" w:rsidDel="00D012F5">
            <w:rPr>
              <w:rStyle w:val="bnf"/>
            </w:rPr>
            <w:delText xml:space="preserve">AssignmentRestElement </w:delText>
          </w:r>
          <w:r w:rsidRPr="00E77497" w:rsidDel="00D012F5">
            <w:delText xml:space="preserve">: </w:delText>
          </w:r>
          <w:r w:rsidRPr="00E77497" w:rsidDel="00D012F5">
            <w:rPr>
              <w:b/>
            </w:rPr>
            <w:delText>…</w:delText>
          </w:r>
          <w:r w:rsidRPr="00E77497" w:rsidDel="00D012F5">
            <w:delText xml:space="preserve"> </w:delText>
          </w:r>
          <w:r w:rsidRPr="00E77497" w:rsidDel="00D012F5">
            <w:rPr>
              <w:b/>
            </w:rPr>
            <w:delText xml:space="preserve"> </w:delText>
          </w:r>
          <w:r w:rsidRPr="00E77497" w:rsidDel="00D012F5">
            <w:rPr>
              <w:rStyle w:val="bnf"/>
            </w:rPr>
            <w:delText>LeftHandSideExpression</w:delText>
          </w:r>
          <w:r w:rsidRPr="00E77497" w:rsidDel="00D012F5">
            <w:delText xml:space="preserve"> are:</w:delText>
          </w:r>
        </w:del>
      </w:ins>
    </w:p>
    <w:p w14:paraId="095F4163" w14:textId="77777777" w:rsidR="00C707BD" w:rsidRPr="00E77497" w:rsidDel="00D012F5" w:rsidRDefault="00C707BD" w:rsidP="006361CF">
      <w:pPr>
        <w:numPr>
          <w:ilvl w:val="0"/>
          <w:numId w:val="403"/>
        </w:numPr>
        <w:spacing w:after="0"/>
        <w:contextualSpacing/>
        <w:rPr>
          <w:ins w:id="9904" w:author="Allen Wirfs-Brock" w:date="2011-07-01T15:12:00Z"/>
          <w:del w:id="9905" w:author="Rev 4 Allen Wirfs-Brock" w:date="2011-10-15T14:23:00Z"/>
        </w:rPr>
        <w:pPrChange w:id="9906" w:author="Rev 4 Allen Wirfs-Brock" w:date="2011-11-07T12:16:00Z">
          <w:pPr>
            <w:numPr>
              <w:numId w:val="411"/>
            </w:numPr>
            <w:tabs>
              <w:tab w:val="num" w:pos="360"/>
            </w:tabs>
            <w:spacing w:after="0"/>
            <w:ind w:left="360" w:hanging="360"/>
            <w:contextualSpacing/>
          </w:pPr>
        </w:pPrChange>
      </w:pPr>
      <w:ins w:id="9907" w:author="Allen Wirfs-Brock" w:date="2011-07-01T15:12:00Z">
        <w:del w:id="9908"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9909" w:author="Rev 3 Allen Wirfs-Brock" w:date="2011-08-30T11:19:00Z">
        <w:del w:id="9910" w:author="Rev 4 Allen Wirfs-Brock" w:date="2011-10-15T14:23:00Z">
          <w:r w:rsidR="00E85BAD" w:rsidRPr="00E77497" w:rsidDel="00D012F5">
            <w:rPr>
              <w:rStyle w:val="bnf"/>
            </w:rPr>
            <w:delText>i</w:delText>
          </w:r>
        </w:del>
      </w:ins>
      <w:ins w:id="9911" w:author="Allen Wirfs-Brock" w:date="2011-07-01T15:12:00Z">
        <w:del w:id="9912"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eval</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arguments</w:delText>
          </w:r>
          <w:r w:rsidRPr="00E77497" w:rsidDel="00D012F5">
            <w:delText>.</w:delText>
          </w:r>
        </w:del>
      </w:ins>
    </w:p>
    <w:p w14:paraId="265C24DE" w14:textId="77777777" w:rsidR="00C707BD" w:rsidRPr="00E77497" w:rsidDel="00D012F5" w:rsidRDefault="00C707BD" w:rsidP="006361CF">
      <w:pPr>
        <w:numPr>
          <w:ilvl w:val="0"/>
          <w:numId w:val="403"/>
        </w:numPr>
        <w:spacing w:after="0"/>
        <w:contextualSpacing/>
        <w:rPr>
          <w:ins w:id="9913" w:author="Allen Wirfs-Brock" w:date="2011-07-01T15:12:00Z"/>
          <w:del w:id="9914" w:author="Rev 4 Allen Wirfs-Brock" w:date="2011-10-15T14:23:00Z"/>
        </w:rPr>
        <w:pPrChange w:id="9915" w:author="Rev 4 Allen Wirfs-Brock" w:date="2011-11-07T12:16:00Z">
          <w:pPr>
            <w:numPr>
              <w:numId w:val="411"/>
            </w:numPr>
            <w:tabs>
              <w:tab w:val="num" w:pos="360"/>
            </w:tabs>
            <w:spacing w:after="0"/>
            <w:ind w:left="360" w:hanging="360"/>
            <w:contextualSpacing/>
          </w:pPr>
        </w:pPrChange>
      </w:pPr>
      <w:ins w:id="9916" w:author="Allen Wirfs-Brock" w:date="2011-07-01T15:12:00Z">
        <w:del w:id="9917"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9918" w:author="Rev 3 Allen Wirfs-Brock" w:date="2011-08-30T11:19:00Z">
        <w:del w:id="9919" w:author="Rev 4 Allen Wirfs-Brock" w:date="2011-10-15T14:23:00Z">
          <w:r w:rsidR="00E85BAD" w:rsidRPr="00E77497" w:rsidDel="00D012F5">
            <w:rPr>
              <w:rStyle w:val="bnf"/>
            </w:rPr>
            <w:delText>i</w:delText>
          </w:r>
        </w:del>
      </w:ins>
      <w:ins w:id="9920" w:author="Allen Wirfs-Brock" w:date="2011-07-01T15:12:00Z">
        <w:del w:id="9921"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this</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super</w:delText>
          </w:r>
          <w:r w:rsidRPr="00E77497" w:rsidDel="00D012F5">
            <w:delText>.</w:delText>
          </w:r>
        </w:del>
      </w:ins>
    </w:p>
    <w:p w14:paraId="37FF3170" w14:textId="77777777" w:rsidR="00C707BD" w:rsidRPr="00E77497" w:rsidDel="00D012F5" w:rsidRDefault="00C707BD" w:rsidP="006361CF">
      <w:pPr>
        <w:numPr>
          <w:ilvl w:val="0"/>
          <w:numId w:val="403"/>
        </w:numPr>
        <w:spacing w:after="0"/>
        <w:contextualSpacing/>
        <w:rPr>
          <w:ins w:id="9922" w:author="Allen Wirfs-Brock" w:date="2011-07-01T15:12:00Z"/>
          <w:del w:id="9923" w:author="Rev 4 Allen Wirfs-Brock" w:date="2011-10-15T14:23:00Z"/>
        </w:rPr>
        <w:pPrChange w:id="9924" w:author="Rev 4 Allen Wirfs-Brock" w:date="2011-11-07T12:16:00Z">
          <w:pPr>
            <w:numPr>
              <w:numId w:val="411"/>
            </w:numPr>
            <w:tabs>
              <w:tab w:val="num" w:pos="360"/>
            </w:tabs>
            <w:spacing w:after="0"/>
            <w:ind w:left="360" w:hanging="360"/>
            <w:contextualSpacing/>
          </w:pPr>
        </w:pPrChange>
      </w:pPr>
      <w:ins w:id="9925" w:author="Allen Wirfs-Brock" w:date="2011-07-01T15:12:00Z">
        <w:del w:id="9926"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 </w:delText>
          </w:r>
          <w:r w:rsidRPr="00E77497" w:rsidDel="00D012F5">
            <w:rPr>
              <w:rStyle w:val="bnf"/>
            </w:rPr>
            <w:delText>Literal</w:delText>
          </w:r>
          <w:r w:rsidRPr="00E77497" w:rsidDel="00D012F5">
            <w:delText xml:space="preserve">, a </w:delText>
          </w:r>
          <w:r w:rsidRPr="00E77497" w:rsidDel="00D012F5">
            <w:rPr>
              <w:rStyle w:val="bnf"/>
            </w:rPr>
            <w:delText>FunctionExpression</w:delText>
          </w:r>
          <w:r w:rsidRPr="00E77497" w:rsidDel="00D012F5">
            <w:rPr>
              <w:rStyle w:val="bnf"/>
              <w:i w:val="0"/>
            </w:rPr>
            <w:delText xml:space="preserve"> or a </w:delText>
          </w:r>
          <w:r w:rsidRPr="00E77497" w:rsidDel="00D012F5">
            <w:rPr>
              <w:rStyle w:val="bnf"/>
            </w:rPr>
            <w:delText>ClassExpression</w:delText>
          </w:r>
          <w:r w:rsidRPr="00E77497" w:rsidDel="00D012F5">
            <w:delText>.</w:delText>
          </w:r>
        </w:del>
      </w:ins>
    </w:p>
    <w:p w14:paraId="541878E4" w14:textId="77777777" w:rsidR="00C707BD" w:rsidRPr="003B4312" w:rsidDel="00D012F5" w:rsidRDefault="00C707BD" w:rsidP="006361CF">
      <w:pPr>
        <w:numPr>
          <w:ilvl w:val="0"/>
          <w:numId w:val="403"/>
        </w:numPr>
        <w:spacing w:after="0"/>
        <w:contextualSpacing/>
        <w:rPr>
          <w:ins w:id="9927" w:author="Allen Wirfs-Brock" w:date="2011-07-01T15:12:00Z"/>
          <w:del w:id="9928" w:author="Rev 4 Allen Wirfs-Brock" w:date="2011-10-15T14:23:00Z"/>
        </w:rPr>
        <w:pPrChange w:id="9929" w:author="Rev 4 Allen Wirfs-Brock" w:date="2011-11-07T12:16:00Z">
          <w:pPr>
            <w:numPr>
              <w:numId w:val="411"/>
            </w:numPr>
            <w:tabs>
              <w:tab w:val="num" w:pos="360"/>
            </w:tabs>
            <w:spacing w:after="0"/>
            <w:ind w:left="360" w:hanging="360"/>
            <w:contextualSpacing/>
          </w:pPr>
        </w:pPrChange>
      </w:pPr>
      <w:ins w:id="9930" w:author="Allen Wirfs-Brock" w:date="2011-07-01T15:12:00Z">
        <w:del w:id="9931"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an </w:delText>
          </w:r>
          <w:r w:rsidRPr="00E77497" w:rsidDel="00D012F5">
            <w:rPr>
              <w:rStyle w:val="bnf"/>
            </w:rPr>
            <w:delText>Identifier</w:delText>
          </w:r>
          <w:r w:rsidRPr="00E77497" w:rsidDel="00D012F5">
            <w:rPr>
              <w:rStyle w:val="bnf"/>
              <w:rFonts w:ascii="Arial" w:hAnsi="Arial" w:cs="Arial"/>
            </w:rPr>
            <w:delText xml:space="preserve"> </w:delText>
          </w:r>
          <w:r w:rsidRPr="00E77497" w:rsidDel="00D012F5">
            <w:rPr>
              <w:rStyle w:val="bnf"/>
              <w:rFonts w:ascii="Arial" w:hAnsi="Arial" w:cs="Arial"/>
              <w:i w:val="0"/>
            </w:rPr>
            <w:delText xml:space="preserve">that does not statically resolve to a declarative environment record binding or </w:delText>
          </w:r>
          <w:r w:rsidRPr="004D1BD1" w:rsidDel="00D012F5">
            <w:rPr>
              <w:rStyle w:val="bnf"/>
              <w:rFonts w:ascii="Arial" w:hAnsi="Arial" w:cs="Arial"/>
              <w:i w:val="0"/>
            </w:rPr>
            <w:delText>if the resolved</w:delText>
          </w:r>
          <w:r w:rsidRPr="003B4312" w:rsidDel="00D012F5">
            <w:rPr>
              <w:rStyle w:val="bnf"/>
              <w:rFonts w:ascii="Arial" w:hAnsi="Arial" w:cs="Arial"/>
              <w:i w:val="0"/>
            </w:rPr>
            <w:delText xml:space="preserve"> binding an immutable binding</w:delText>
          </w:r>
          <w:r w:rsidRPr="003B4312" w:rsidDel="00D012F5">
            <w:rPr>
              <w:rStyle w:val="bnf"/>
              <w:i w:val="0"/>
            </w:rPr>
            <w:delText>.</w:delText>
          </w:r>
        </w:del>
      </w:ins>
    </w:p>
    <w:p w14:paraId="49E2AF8C" w14:textId="77777777" w:rsidR="00C707BD" w:rsidRPr="00E77497" w:rsidDel="00D012F5" w:rsidRDefault="00C707BD" w:rsidP="006361CF">
      <w:pPr>
        <w:numPr>
          <w:ilvl w:val="0"/>
          <w:numId w:val="403"/>
        </w:numPr>
        <w:spacing w:after="0"/>
        <w:contextualSpacing/>
        <w:rPr>
          <w:ins w:id="9932" w:author="Allen Wirfs-Brock" w:date="2011-07-01T15:12:00Z"/>
          <w:del w:id="9933" w:author="Rev 4 Allen Wirfs-Brock" w:date="2011-10-15T14:23:00Z"/>
        </w:rPr>
        <w:pPrChange w:id="9934" w:author="Rev 4 Allen Wirfs-Brock" w:date="2011-11-07T12:16:00Z">
          <w:pPr>
            <w:numPr>
              <w:numId w:val="411"/>
            </w:numPr>
            <w:tabs>
              <w:tab w:val="num" w:pos="360"/>
            </w:tabs>
            <w:spacing w:after="0"/>
            <w:ind w:left="360" w:hanging="360"/>
            <w:contextualSpacing/>
          </w:pPr>
        </w:pPrChange>
      </w:pPr>
      <w:ins w:id="9935" w:author="Allen Wirfs-Brock" w:date="2011-07-01T15:12:00Z">
        <w:del w:id="9936" w:author="Rev 4 Allen Wirfs-Brock" w:date="2011-10-15T14:23:00Z">
          <w:r w:rsidRPr="006B6D0A" w:rsidDel="00D012F5">
            <w:delText xml:space="preserve">It is a Syntax Error if the </w:delText>
          </w:r>
          <w:r w:rsidRPr="006B6D0A" w:rsidDel="00D012F5">
            <w:rPr>
              <w:rStyle w:val="bnf"/>
            </w:rPr>
            <w:delText xml:space="preserve">LeftHandSideExpression </w:delText>
          </w:r>
          <w:r w:rsidRPr="006B6D0A" w:rsidDel="00D012F5">
            <w:delText xml:space="preserve">is an </w:delText>
          </w:r>
          <w:r w:rsidRPr="00E65A34" w:rsidDel="00D012F5">
            <w:rPr>
              <w:rStyle w:val="bnf"/>
            </w:rPr>
            <w:delText>ObjectLiteral</w:delText>
          </w:r>
          <w:r w:rsidRPr="009C202C" w:rsidDel="00D012F5">
            <w:delText xml:space="preserve"> or an</w:delText>
          </w:r>
          <w:r w:rsidRPr="00B820AB" w:rsidDel="00D012F5">
            <w:rPr>
              <w:i/>
            </w:rPr>
            <w:delText xml:space="preserve"> </w:delText>
          </w:r>
          <w:r w:rsidRPr="00675B74" w:rsidDel="00D012F5">
            <w:rPr>
              <w:rStyle w:val="bnf"/>
            </w:rPr>
            <w:delText>ArrayLiteral</w:delText>
          </w:r>
          <w:r w:rsidRPr="00E77497" w:rsidDel="00D012F5">
            <w:rPr>
              <w:i/>
            </w:rPr>
            <w:delText xml:space="preserve"> </w:delText>
          </w:r>
          <w:r w:rsidRPr="00E77497" w:rsidDel="00D012F5">
            <w:delText xml:space="preserve">and the source code corresponding to </w:delText>
          </w:r>
          <w:r w:rsidRPr="00E77497" w:rsidDel="00D012F5">
            <w:rPr>
              <w:rStyle w:val="bnf"/>
            </w:rPr>
            <w:delText>LeftHandSideExp</w:delText>
          </w:r>
        </w:del>
      </w:ins>
      <w:ins w:id="9937" w:author="Allen Wirfs-Brock rev2" w:date="2011-07-20T13:36:00Z">
        <w:del w:id="9938" w:author="Rev 4 Allen Wirfs-Brock" w:date="2011-10-15T14:23:00Z">
          <w:r w:rsidR="00920F94" w:rsidRPr="00E77497" w:rsidDel="00D012F5">
            <w:rPr>
              <w:rStyle w:val="bnf"/>
            </w:rPr>
            <w:delText>r</w:delText>
          </w:r>
        </w:del>
      </w:ins>
      <w:ins w:id="9939" w:author="Allen Wirfs-Brock" w:date="2011-07-01T15:12:00Z">
        <w:del w:id="9940" w:author="Rev 4 Allen Wirfs-Brock" w:date="2011-10-15T14:23:00Z">
          <w:r w:rsidRPr="00E77497" w:rsidDel="00D012F5">
            <w:rPr>
              <w:rStyle w:val="bnf"/>
            </w:rPr>
            <w:delText>ess</w:delText>
          </w:r>
        </w:del>
      </w:ins>
      <w:ins w:id="9941" w:author="Rev 3 Allen Wirfs-Brock" w:date="2011-08-30T10:46:00Z">
        <w:del w:id="9942" w:author="Rev 4 Allen Wirfs-Brock" w:date="2011-10-15T14:23:00Z">
          <w:r w:rsidR="0096712D" w:rsidRPr="00E77497" w:rsidDel="00D012F5">
            <w:rPr>
              <w:rStyle w:val="bnf"/>
            </w:rPr>
            <w:delText>i</w:delText>
          </w:r>
        </w:del>
      </w:ins>
      <w:ins w:id="9943" w:author="Allen Wirfs-Brock" w:date="2011-07-01T15:12:00Z">
        <w:del w:id="9944" w:author="Rev 4 Allen Wirfs-Brock" w:date="2011-10-15T14:23:00Z">
          <w:r w:rsidRPr="00E77497" w:rsidDel="00D012F5">
            <w:rPr>
              <w:rStyle w:val="bnf"/>
            </w:rPr>
            <w:delText>on</w:delText>
          </w:r>
          <w:r w:rsidRPr="00E77497" w:rsidDel="00D012F5">
            <w:delText xml:space="preserve"> using cannot be parsed using </w:delText>
          </w:r>
          <w:r w:rsidRPr="00E77497" w:rsidDel="00D012F5">
            <w:rPr>
              <w:rStyle w:val="bnf"/>
            </w:rPr>
            <w:delText>AssignmentPattern</w:delText>
          </w:r>
          <w:r w:rsidRPr="00E77497" w:rsidDel="00D012F5">
            <w:delText xml:space="preserve"> as the goal symbol.</w:delText>
          </w:r>
        </w:del>
      </w:ins>
    </w:p>
    <w:p w14:paraId="18757D35" w14:textId="77777777" w:rsidR="00C707BD" w:rsidRPr="00E77497" w:rsidDel="00D012F5" w:rsidRDefault="00C707BD" w:rsidP="006361CF">
      <w:pPr>
        <w:numPr>
          <w:ilvl w:val="0"/>
          <w:numId w:val="403"/>
        </w:numPr>
        <w:contextualSpacing/>
        <w:rPr>
          <w:ins w:id="9945" w:author="Allen Wirfs-Brock" w:date="2011-07-01T15:12:00Z"/>
          <w:del w:id="9946" w:author="Rev 4 Allen Wirfs-Brock" w:date="2011-10-15T14:23:00Z"/>
        </w:rPr>
        <w:pPrChange w:id="9947" w:author="Rev 4 Allen Wirfs-Brock" w:date="2011-11-07T12:16:00Z">
          <w:pPr>
            <w:numPr>
              <w:numId w:val="411"/>
            </w:numPr>
            <w:tabs>
              <w:tab w:val="num" w:pos="360"/>
            </w:tabs>
            <w:ind w:left="360" w:hanging="360"/>
            <w:contextualSpacing/>
          </w:pPr>
        </w:pPrChange>
      </w:pPr>
      <w:ins w:id="9948" w:author="Allen Wirfs-Brock" w:date="2011-07-01T15:12:00Z">
        <w:del w:id="9949" w:author="Rev 4 Allen Wirfs-Brock" w:date="2011-10-15T14:23:00Z">
          <w:r w:rsidRPr="00E77497" w:rsidDel="00D012F5">
            <w:delText xml:space="preserve">It is a Syntax Error if the </w:delText>
          </w:r>
          <w:r w:rsidRPr="00E77497" w:rsidDel="00D012F5">
            <w:rPr>
              <w:rStyle w:val="bnf"/>
            </w:rPr>
            <w:delText>LeftHandSideExpression</w:delText>
          </w:r>
          <w:r w:rsidRPr="00E77497" w:rsidDel="00D012F5">
            <w:delText xml:space="preserve"> is </w:delText>
          </w:r>
          <w:r w:rsidRPr="00E77497" w:rsidDel="00D012F5">
            <w:rPr>
              <w:rStyle w:val="bnf"/>
            </w:rPr>
            <w:delText xml:space="preserve">PrimaryExpression </w:delText>
          </w:r>
          <w:r w:rsidRPr="00E77497" w:rsidDel="00D012F5">
            <w:rPr>
              <w:rStyle w:val="bnf"/>
              <w:i w:val="0"/>
            </w:rPr>
            <w:delText xml:space="preserve">: </w:delText>
          </w:r>
          <w:r w:rsidRPr="00E77497" w:rsidDel="00D012F5">
            <w:rPr>
              <w:rStyle w:val="bnf"/>
              <w:rFonts w:ascii="Courier New" w:hAnsi="Courier New" w:cs="Courier New"/>
              <w:b/>
              <w:i w:val="0"/>
            </w:rPr>
            <w:delText>(</w:delText>
          </w:r>
          <w:r w:rsidRPr="00E77497" w:rsidDel="00D012F5">
            <w:rPr>
              <w:rStyle w:val="bnf"/>
            </w:rPr>
            <w:delText xml:space="preserve"> Expression</w:delText>
          </w:r>
          <w:r w:rsidRPr="00E77497" w:rsidDel="00D012F5">
            <w:rPr>
              <w:rFonts w:ascii="Courier New" w:hAnsi="Courier New" w:cs="Courier New"/>
              <w:b/>
            </w:rPr>
            <w:delText xml:space="preserve"> ) </w:delText>
          </w:r>
          <w:r w:rsidRPr="00E77497" w:rsidDel="00D012F5">
            <w:delText xml:space="preserve">and </w:delText>
          </w:r>
          <w:r w:rsidRPr="00E77497" w:rsidDel="00D012F5">
            <w:rPr>
              <w:rStyle w:val="bnf"/>
            </w:rPr>
            <w:delText>Expression</w:delText>
          </w:r>
          <w:r w:rsidRPr="00E77497" w:rsidDel="00D012F5">
            <w:delText xml:space="preserve"> derived a production that would produce a Syntax Error according to these rules. This rule is recursively applied.</w:delText>
          </w:r>
        </w:del>
      </w:ins>
    </w:p>
    <w:p w14:paraId="6E510A95" w14:textId="77777777" w:rsidR="00206F62" w:rsidRPr="00E77497" w:rsidRDefault="00C707BD" w:rsidP="005550F0">
      <w:pPr>
        <w:contextualSpacing/>
        <w:rPr>
          <w:ins w:id="9950" w:author="Rev 4 Allen Wirfs-Brock" w:date="2011-10-15T14:42:00Z"/>
          <w:rStyle w:val="bnf"/>
        </w:rPr>
      </w:pPr>
      <w:ins w:id="9951" w:author="Allen Wirfs-Brock" w:date="2011-07-01T15:12:00Z">
        <w:del w:id="9952" w:author="Rev 4 Allen Wirfs-Brock" w:date="2011-10-15T14:42:00Z">
          <w:r w:rsidRPr="00E77497" w:rsidDel="00206F62">
            <w:delText xml:space="preserve">The </w:delText>
          </w:r>
        </w:del>
      </w:ins>
      <w:ins w:id="9953" w:author="Allen Wirfs-Brock" w:date="2011-07-01T15:15:00Z">
        <w:del w:id="9954" w:author="Rev 4 Allen Wirfs-Brock" w:date="2011-10-15T14:42:00Z">
          <w:r w:rsidR="00697CC4" w:rsidRPr="00E77497" w:rsidDel="00206F62">
            <w:delText xml:space="preserve">supplemental </w:delText>
          </w:r>
        </w:del>
      </w:ins>
      <w:ins w:id="9955" w:author="Allen Wirfs-Brock" w:date="2011-07-01T15:12:00Z">
        <w:del w:id="9956" w:author="Rev 4 Allen Wirfs-Brock" w:date="2011-10-15T14:42:00Z">
          <w:r w:rsidRPr="00E77497" w:rsidDel="00206F62">
            <w:delText xml:space="preserve">production </w:delText>
          </w:r>
        </w:del>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LeftHandSideExpression</w:t>
        </w:r>
      </w:ins>
    </w:p>
    <w:p w14:paraId="360FD60A" w14:textId="77777777" w:rsidR="00C707BD" w:rsidRPr="00E77497" w:rsidDel="005D43BD" w:rsidRDefault="00C707BD" w:rsidP="005550F0">
      <w:pPr>
        <w:ind w:left="360"/>
        <w:rPr>
          <w:ins w:id="9957" w:author="Allen Wirfs-Brock" w:date="2011-07-01T15:12:00Z"/>
          <w:del w:id="9958" w:author="Rev 4 Allen Wirfs-Brock" w:date="2011-11-07T10:58:00Z"/>
        </w:rPr>
      </w:pPr>
      <w:ins w:id="9959" w:author="Allen Wirfs-Brock" w:date="2011-07-01T15:12:00Z">
        <w:del w:id="9960" w:author="Rev 4 Allen Wirfs-Brock" w:date="2011-10-15T14:43:00Z">
          <w:r w:rsidRPr="00E77497" w:rsidDel="00206F62">
            <w:delText xml:space="preserve"> is evaluated </w:delText>
          </w:r>
        </w:del>
        <w:del w:id="9961" w:author="Rev 4 Allen Wirfs-Brock" w:date="2011-11-07T10:58:00Z">
          <w:r w:rsidRPr="00E77497" w:rsidDel="005D43BD">
            <w:delText xml:space="preserve">with </w:delText>
          </w:r>
        </w:del>
        <w:del w:id="9962" w:author="Rev 4 Allen Wirfs-Brock" w:date="2011-10-15T14:43:00Z">
          <w:r w:rsidRPr="00E77497" w:rsidDel="00206F62">
            <w:delText xml:space="preserve">the </w:delText>
          </w:r>
        </w:del>
        <w:del w:id="9963"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9964" w:author="Rev 4 Allen Wirfs-Brock" w:date="2011-10-15T14:43:00Z">
          <w:r w:rsidRPr="00E77497" w:rsidDel="00206F62">
            <w:delText>as follows:</w:delText>
          </w:r>
        </w:del>
      </w:ins>
    </w:p>
    <w:p w14:paraId="1893044B" w14:textId="77777777" w:rsidR="00C707BD" w:rsidRPr="00E77497" w:rsidRDefault="00C707BD" w:rsidP="00FA3203">
      <w:pPr>
        <w:pStyle w:val="Alg3"/>
        <w:numPr>
          <w:ilvl w:val="0"/>
          <w:numId w:val="410"/>
        </w:numPr>
        <w:rPr>
          <w:ins w:id="9965" w:author="Allen Wirfs-Brock" w:date="2011-07-01T15:12:00Z"/>
        </w:rPr>
      </w:pPr>
      <w:ins w:id="9966" w:author="Allen Wirfs-Brock" w:date="2011-07-01T15:12:00Z">
        <w:r w:rsidRPr="00E77497">
          <w:t xml:space="preserve">Let </w:t>
        </w:r>
        <w:r w:rsidRPr="00E77497">
          <w:rPr>
            <w:i/>
          </w:rPr>
          <w:t>name</w:t>
        </w:r>
        <w:r w:rsidRPr="00E77497">
          <w:t xml:space="preserve"> be the result of evaluating </w:t>
        </w:r>
        <w:r w:rsidRPr="00E77497">
          <w:rPr>
            <w:rStyle w:val="bnf"/>
          </w:rPr>
          <w:t>PropertyName</w:t>
        </w:r>
        <w:r w:rsidRPr="00E77497">
          <w:t>.</w:t>
        </w:r>
      </w:ins>
    </w:p>
    <w:p w14:paraId="5B186FBC" w14:textId="77777777" w:rsidR="00C707BD" w:rsidRPr="00E77497" w:rsidRDefault="00C707BD" w:rsidP="00FA3203">
      <w:pPr>
        <w:pStyle w:val="Alg3"/>
        <w:numPr>
          <w:ilvl w:val="0"/>
          <w:numId w:val="410"/>
        </w:numPr>
        <w:rPr>
          <w:ins w:id="9967" w:author="Allen Wirfs-Brock" w:date="2011-07-01T15:12:00Z"/>
        </w:rPr>
      </w:pPr>
      <w:ins w:id="9968"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del w:id="9969" w:author="Rev 4 Allen Wirfs-Brock" w:date="2011-11-07T11:09:00Z">
          <w:r w:rsidRPr="00E77497" w:rsidDel="006B1B28">
            <w:delText>passing</w:delText>
          </w:r>
        </w:del>
      </w:ins>
      <w:ins w:id="9970" w:author="Rev 4 Allen Wirfs-Brock" w:date="2011-11-07T11:13:00Z">
        <w:r w:rsidR="00C7794D" w:rsidRPr="00C7794D">
          <w:t xml:space="preserve"> </w:t>
        </w:r>
        <w:r w:rsidR="00C7794D">
          <w:t>with</w:t>
        </w:r>
      </w:ins>
      <w:ins w:id="9971" w:author="Rev 4 Allen Wirfs-Brock" w:date="2011-11-07T11:15:00Z">
        <w:r w:rsidR="00C7794D">
          <w:t xml:space="preserve"> </w:t>
        </w:r>
      </w:ins>
      <w:ins w:id="9972" w:author="Allen Wirfs-Brock" w:date="2011-07-01T15:12:00Z">
        <w:del w:id="9973" w:author="Rev 4 Allen Wirfs-Brock" w:date="2011-11-07T11:13:00Z">
          <w:r w:rsidRPr="00E77497" w:rsidDel="00C7794D">
            <w:delText xml:space="preserve"> </w:delText>
          </w:r>
        </w:del>
        <w:r w:rsidRPr="00E77497">
          <w:rPr>
            <w:i/>
          </w:rPr>
          <w:t>name</w:t>
        </w:r>
        <w:r w:rsidRPr="00E77497">
          <w:t xml:space="preserve"> as the argument.</w:t>
        </w:r>
      </w:ins>
    </w:p>
    <w:p w14:paraId="53836BDE" w14:textId="77777777" w:rsidR="001F5817" w:rsidRDefault="001F5817" w:rsidP="001F5817">
      <w:pPr>
        <w:pStyle w:val="Alg4"/>
        <w:numPr>
          <w:ilvl w:val="0"/>
          <w:numId w:val="410"/>
        </w:numPr>
        <w:contextualSpacing/>
        <w:rPr>
          <w:ins w:id="9974" w:author="Rev 6 Allen Wirfs-Brock" w:date="2012-02-16T19:17:00Z"/>
        </w:rPr>
      </w:pPr>
      <w:ins w:id="9975" w:author="Rev 6 Allen Wirfs-Brock" w:date="2012-02-16T19:17:00Z">
        <w:r>
          <w:t xml:space="preserve">If </w:t>
        </w:r>
        <w:r>
          <w:rPr>
            <w:i/>
          </w:rPr>
          <w:t>v</w:t>
        </w:r>
        <w:r>
          <w:t xml:space="preserve"> is an abrupt completion, return </w:t>
        </w:r>
        <w:r>
          <w:rPr>
            <w:i/>
          </w:rPr>
          <w:t>v</w:t>
        </w:r>
        <w:r>
          <w:t>.</w:t>
        </w:r>
      </w:ins>
    </w:p>
    <w:p w14:paraId="73CE050D" w14:textId="77777777" w:rsidR="00C707BD" w:rsidRPr="00E77497" w:rsidRDefault="00C707BD" w:rsidP="00FA3203">
      <w:pPr>
        <w:pStyle w:val="Alg3"/>
        <w:numPr>
          <w:ilvl w:val="0"/>
          <w:numId w:val="410"/>
        </w:numPr>
        <w:rPr>
          <w:ins w:id="9976" w:author="Allen Wirfs-Brock" w:date="2011-07-01T15:12:00Z"/>
        </w:rPr>
      </w:pPr>
      <w:ins w:id="9977"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41A4C905" w14:textId="77777777" w:rsidR="00C707BD" w:rsidRPr="00E77497" w:rsidRDefault="00C707BD" w:rsidP="00FA3203">
      <w:pPr>
        <w:pStyle w:val="Alg3"/>
        <w:numPr>
          <w:ilvl w:val="1"/>
          <w:numId w:val="410"/>
        </w:numPr>
        <w:rPr>
          <w:ins w:id="9978" w:author="Allen Wirfs-Brock" w:date="2011-07-01T15:12:00Z"/>
        </w:rPr>
      </w:pPr>
      <w:ins w:id="9979"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9980" w:author="Allen Wirfs-Brock rev2" w:date="2011-07-20T13:34:00Z">
        <w:r w:rsidR="00CD7A72" w:rsidRPr="00E77497">
          <w:rPr>
            <w:i/>
          </w:rPr>
          <w:t>r</w:t>
        </w:r>
      </w:ins>
      <w:ins w:id="9981" w:author="Allen Wirfs-Brock" w:date="2011-07-01T15:12:00Z">
        <w:r w:rsidRPr="00E77497">
          <w:rPr>
            <w:i/>
          </w:rPr>
          <w:t>ess</w:t>
        </w:r>
      </w:ins>
      <w:ins w:id="9982" w:author="Rev 3 Allen Wirfs-Brock" w:date="2011-08-30T10:46:00Z">
        <w:r w:rsidR="0096712D" w:rsidRPr="00E77497">
          <w:rPr>
            <w:i/>
          </w:rPr>
          <w:t>i</w:t>
        </w:r>
      </w:ins>
      <w:ins w:id="9983"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69C0A40C" w14:textId="77777777" w:rsidR="00C707BD" w:rsidRPr="00E77497" w:rsidRDefault="00C707BD" w:rsidP="00FA3203">
      <w:pPr>
        <w:pStyle w:val="Alg3"/>
        <w:numPr>
          <w:ilvl w:val="1"/>
          <w:numId w:val="410"/>
        </w:numPr>
        <w:rPr>
          <w:ins w:id="9984" w:author="Allen Wirfs-Brock" w:date="2011-07-01T15:12:00Z"/>
        </w:rPr>
      </w:pPr>
      <w:ins w:id="9985"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1E625B65" w14:textId="77777777" w:rsidR="001F5817" w:rsidRDefault="001F5817" w:rsidP="004712DB">
      <w:pPr>
        <w:pStyle w:val="Alg4"/>
        <w:numPr>
          <w:ilvl w:val="1"/>
          <w:numId w:val="410"/>
        </w:numPr>
        <w:contextualSpacing/>
        <w:rPr>
          <w:ins w:id="9986" w:author="Rev 6 Allen Wirfs-Brock" w:date="2012-02-16T19:18:00Z"/>
        </w:rPr>
      </w:pPr>
      <w:ins w:id="9987" w:author="Rev 6 Allen Wirfs-Brock" w:date="2012-02-16T19:18:00Z">
        <w:del w:id="9988" w:author="Rev 7 Allen Wirfs-Brock" w:date="2012-04-09T17:10:00Z">
          <w:r w:rsidDel="00725391">
            <w:delText xml:space="preserve">If </w:delText>
          </w:r>
          <w:r w:rsidRPr="00E77497" w:rsidDel="00725391">
            <w:rPr>
              <w:i/>
            </w:rPr>
            <w:delText>vObj</w:delText>
          </w:r>
          <w:r w:rsidRPr="00E77497" w:rsidDel="00725391">
            <w:delText xml:space="preserve"> </w:delText>
          </w:r>
          <w:r w:rsidDel="00725391">
            <w:delText xml:space="preserve">is an abrupt completion, return </w:delText>
          </w:r>
        </w:del>
      </w:ins>
      <w:ins w:id="9989" w:author="Rev 7 Allen Wirfs-Brock" w:date="2012-04-09T17:10:00Z">
        <w:r w:rsidR="00725391">
          <w:t>ReturnIfAbrupt(</w:t>
        </w:r>
      </w:ins>
      <w:ins w:id="9990" w:author="Rev 6 Allen Wirfs-Brock" w:date="2012-02-16T19:18:00Z">
        <w:r w:rsidRPr="00E77497">
          <w:rPr>
            <w:i/>
          </w:rPr>
          <w:t>vObj</w:t>
        </w:r>
      </w:ins>
      <w:ins w:id="9991" w:author="Rev 7 Allen Wirfs-Brock" w:date="2012-04-09T17:11:00Z">
        <w:r w:rsidR="00725391">
          <w:t>)</w:t>
        </w:r>
      </w:ins>
      <w:ins w:id="9992" w:author="Rev 6 Allen Wirfs-Brock" w:date="2012-02-16T19:18:00Z">
        <w:r>
          <w:t>.</w:t>
        </w:r>
      </w:ins>
    </w:p>
    <w:p w14:paraId="3E58EEE9" w14:textId="77777777" w:rsidR="00C707BD" w:rsidRPr="00E77497" w:rsidDel="001F5817" w:rsidRDefault="00C707BD" w:rsidP="00FA3203">
      <w:pPr>
        <w:pStyle w:val="Alg3"/>
        <w:numPr>
          <w:ilvl w:val="1"/>
          <w:numId w:val="410"/>
        </w:numPr>
        <w:rPr>
          <w:ins w:id="9993" w:author="Allen Wirfs-Brock" w:date="2011-07-01T15:12:00Z"/>
          <w:del w:id="9994" w:author="Rev 6 Allen Wirfs-Brock" w:date="2012-02-16T19:18:00Z"/>
        </w:rPr>
      </w:pPr>
      <w:ins w:id="9995" w:author="Allen Wirfs-Brock" w:date="2011-07-01T15:12:00Z">
        <w:del w:id="9996" w:author="Rev 6 Allen Wirfs-Brock" w:date="2012-02-16T19:18:00Z">
          <w:r w:rsidRPr="00E77497" w:rsidDel="001F5817">
            <w:delText>Evaluate</w:delText>
          </w:r>
        </w:del>
      </w:ins>
      <w:ins w:id="9997" w:author="Rev 6 Allen Wirfs-Brock" w:date="2012-02-16T19:18:00Z">
        <w:r w:rsidR="001F5817">
          <w:t>Return the result of evaluating</w:t>
        </w:r>
      </w:ins>
      <w:ins w:id="9998" w:author="Allen Wirfs-Brock" w:date="2011-07-01T15:12:00Z">
        <w:r w:rsidRPr="00E77497">
          <w:t xml:space="preserve"> </w:t>
        </w:r>
        <w:r w:rsidRPr="00E77497">
          <w:rPr>
            <w:i/>
          </w:rPr>
          <w:t>AssignmentPattern</w:t>
        </w:r>
        <w:r w:rsidRPr="00E77497">
          <w:t xml:space="preserve"> using </w:t>
        </w:r>
        <w:r w:rsidRPr="00E77497">
          <w:rPr>
            <w:i/>
          </w:rPr>
          <w:t>vObj</w:t>
        </w:r>
        <w:r w:rsidRPr="00E77497">
          <w:t xml:space="preserve"> as the </w:t>
        </w:r>
        <w:r w:rsidRPr="00E77497">
          <w:rPr>
            <w:rStyle w:val="bnf"/>
          </w:rPr>
          <w:t>obj</w:t>
        </w:r>
        <w:r w:rsidRPr="00E77497">
          <w:rPr>
            <w:i/>
          </w:rPr>
          <w:t xml:space="preserve"> </w:t>
        </w:r>
        <w:r w:rsidRPr="00E77497">
          <w:t>parameter.</w:t>
        </w:r>
      </w:ins>
    </w:p>
    <w:p w14:paraId="74D2237A" w14:textId="77777777" w:rsidR="00C707BD" w:rsidRPr="00E77497" w:rsidRDefault="00C707BD" w:rsidP="001F5817">
      <w:pPr>
        <w:pStyle w:val="Alg3"/>
        <w:numPr>
          <w:ilvl w:val="1"/>
          <w:numId w:val="410"/>
        </w:numPr>
        <w:rPr>
          <w:ins w:id="9999" w:author="Allen Wirfs-Brock" w:date="2011-07-01T15:12:00Z"/>
        </w:rPr>
      </w:pPr>
      <w:ins w:id="10000" w:author="Allen Wirfs-Brock" w:date="2011-07-01T15:12:00Z">
        <w:del w:id="10001" w:author="Rev 6 Allen Wirfs-Brock" w:date="2012-02-16T19:18:00Z">
          <w:r w:rsidRPr="00E77497" w:rsidDel="001F5817">
            <w:delText>Return</w:delText>
          </w:r>
        </w:del>
        <w:r w:rsidRPr="00E77497">
          <w:t>.</w:t>
        </w:r>
      </w:ins>
    </w:p>
    <w:p w14:paraId="3CA8006C" w14:textId="77777777" w:rsidR="00C707BD" w:rsidRPr="00E77497" w:rsidRDefault="00C707BD" w:rsidP="00FA3203">
      <w:pPr>
        <w:pStyle w:val="Alg3"/>
        <w:numPr>
          <w:ilvl w:val="0"/>
          <w:numId w:val="410"/>
        </w:numPr>
        <w:rPr>
          <w:ins w:id="10002" w:author="Allen Wirfs-Brock" w:date="2011-07-01T15:12:00Z"/>
        </w:rPr>
      </w:pPr>
      <w:ins w:id="10003"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142507E1" w14:textId="77777777" w:rsidR="00C707BD" w:rsidRPr="00E77497" w:rsidDel="005D4122" w:rsidRDefault="00C707BD" w:rsidP="00FA3203">
      <w:pPr>
        <w:pStyle w:val="Alg3"/>
        <w:numPr>
          <w:ilvl w:val="0"/>
          <w:numId w:val="410"/>
        </w:numPr>
        <w:spacing w:after="240"/>
        <w:rPr>
          <w:ins w:id="10004" w:author="Allen Wirfs-Brock" w:date="2011-07-01T15:12:00Z"/>
          <w:del w:id="10005" w:author="Rev 4 Allen Wirfs-Brock" w:date="2011-10-15T14:44:00Z"/>
        </w:rPr>
      </w:pPr>
      <w:ins w:id="10006" w:author="Allen Wirfs-Brock" w:date="2011-07-01T15:12:00Z">
        <w:r w:rsidRPr="00E77497">
          <w:t>Call PutValue(</w:t>
        </w:r>
        <w:r w:rsidRPr="00E77497">
          <w:rPr>
            <w:i/>
          </w:rPr>
          <w:t>lref</w:t>
        </w:r>
        <w:r w:rsidRPr="00E77497">
          <w:t>,</w:t>
        </w:r>
        <w:r w:rsidRPr="00E77497">
          <w:rPr>
            <w:i/>
          </w:rPr>
          <w:t>v</w:t>
        </w:r>
        <w:r w:rsidRPr="00E77497">
          <w:t>).</w:t>
        </w:r>
      </w:ins>
    </w:p>
    <w:p w14:paraId="6BABF1A4" w14:textId="77777777" w:rsidR="00C707BD" w:rsidRPr="00E77497" w:rsidRDefault="00C707BD" w:rsidP="00FA3203">
      <w:pPr>
        <w:pStyle w:val="Alg3"/>
        <w:numPr>
          <w:ilvl w:val="0"/>
          <w:numId w:val="410"/>
        </w:numPr>
        <w:spacing w:after="240"/>
        <w:rPr>
          <w:ins w:id="10007" w:author="Allen Wirfs-Brock" w:date="2011-07-01T15:12:00Z"/>
        </w:rPr>
      </w:pPr>
    </w:p>
    <w:p w14:paraId="3E62158B" w14:textId="77777777" w:rsidR="005D4122" w:rsidRPr="00B820AB" w:rsidRDefault="00C707BD" w:rsidP="005550F0">
      <w:pPr>
        <w:contextualSpacing/>
        <w:rPr>
          <w:ins w:id="10008" w:author="Rev 4 Allen Wirfs-Brock" w:date="2011-10-15T14:44:00Z"/>
          <w:rFonts w:ascii="Courier New" w:hAnsi="Courier New" w:cs="Courier New"/>
          <w:b/>
        </w:rPr>
      </w:pPr>
      <w:ins w:id="10009" w:author="Allen Wirfs-Brock" w:date="2011-07-01T15:12:00Z">
        <w:del w:id="10010" w:author="Rev 4 Allen Wirfs-Brock" w:date="2011-10-15T14:44:00Z">
          <w:r w:rsidRPr="00E77497" w:rsidDel="005D4122">
            <w:delText xml:space="preserve">The </w:delText>
          </w:r>
        </w:del>
      </w:ins>
      <w:ins w:id="10011" w:author="Allen Wirfs-Brock" w:date="2011-07-01T15:15:00Z">
        <w:del w:id="10012" w:author="Rev 4 Allen Wirfs-Brock" w:date="2011-10-15T14:44:00Z">
          <w:r w:rsidR="00697CC4" w:rsidRPr="00E77497" w:rsidDel="005D4122">
            <w:delText xml:space="preserve">supplemental </w:delText>
          </w:r>
        </w:del>
      </w:ins>
      <w:ins w:id="10013" w:author="Allen Wirfs-Brock" w:date="2011-07-01T15:12:00Z">
        <w:del w:id="10014" w:author="Rev 4 Allen Wirfs-Brock" w:date="2011-10-15T14:44:00Z">
          <w:r w:rsidRPr="00E77497" w:rsidDel="005D4122">
            <w:delText xml:space="preserve">production </w:delText>
          </w:r>
        </w:del>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ins>
      <w:ins w:id="10015" w:author="Rev 3 Allen Wirfs-Brock" w:date="2011-09-11T11:05:00Z">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ins>
      <w:ins w:id="10016" w:author="Allen Wirfs-Brock" w:date="2011-07-01T15:12:00Z">
        <w:del w:id="10017" w:author="Rev 3 Allen Wirfs-Brock" w:date="2011-09-11T11:05:00Z">
          <w:r w:rsidRPr="006B6D0A" w:rsidDel="000E305D">
            <w:delText xml:space="preserve"> </w:delText>
          </w:r>
        </w:del>
        <w:r w:rsidRPr="006B6D0A">
          <w:rPr>
            <w:rStyle w:val="bnf"/>
          </w:rPr>
          <w:t>AssignmentRestElement</w:t>
        </w:r>
        <w:r w:rsidRPr="00E65A34">
          <w:rPr>
            <w:rFonts w:cs="Arial"/>
            <w:i/>
            <w:vertAlign w:val="subscript"/>
          </w:rPr>
          <w:t xml:space="preserve"> </w:t>
        </w:r>
        <w:r w:rsidRPr="009C202C">
          <w:rPr>
            <w:rFonts w:ascii="Courier New" w:hAnsi="Courier New" w:cs="Courier New"/>
            <w:b/>
          </w:rPr>
          <w:t>]</w:t>
        </w:r>
      </w:ins>
    </w:p>
    <w:p w14:paraId="53E13DCD" w14:textId="77777777" w:rsidR="00C707BD" w:rsidRPr="00E77497" w:rsidDel="005D43BD" w:rsidRDefault="00C707BD" w:rsidP="005550F0">
      <w:pPr>
        <w:ind w:left="360"/>
        <w:rPr>
          <w:ins w:id="10018" w:author="Allen Wirfs-Brock" w:date="2011-07-01T15:12:00Z"/>
          <w:del w:id="10019" w:author="Rev 4 Allen Wirfs-Brock" w:date="2011-11-07T10:58:00Z"/>
        </w:rPr>
      </w:pPr>
      <w:ins w:id="10020" w:author="Allen Wirfs-Brock" w:date="2011-07-01T15:12:00Z">
        <w:del w:id="10021" w:author="Rev 4 Allen Wirfs-Brock" w:date="2011-10-15T14:44:00Z">
          <w:r w:rsidRPr="00B820AB" w:rsidDel="005D4122">
            <w:rPr>
              <w:rFonts w:ascii="Courier New" w:hAnsi="Courier New" w:cs="Courier New"/>
              <w:b/>
            </w:rPr>
            <w:delText xml:space="preserve"> </w:delText>
          </w:r>
          <w:r w:rsidRPr="00675B74" w:rsidDel="005D4122">
            <w:delText xml:space="preserve">is evaluated </w:delText>
          </w:r>
        </w:del>
        <w:del w:id="10022" w:author="Rev 4 Allen Wirfs-Brock" w:date="2011-11-07T10:58:00Z">
          <w:r w:rsidRPr="00E77497" w:rsidDel="005D43BD">
            <w:delText xml:space="preserve">with </w:delText>
          </w:r>
        </w:del>
        <w:del w:id="10023" w:author="Rev 4 Allen Wirfs-Brock" w:date="2011-10-15T14:45:00Z">
          <w:r w:rsidRPr="00E77497" w:rsidDel="005D4122">
            <w:delText xml:space="preserve">the </w:delText>
          </w:r>
        </w:del>
        <w:del w:id="10024"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0025" w:author="Rev 4 Allen Wirfs-Brock" w:date="2011-10-15T14:45:00Z">
          <w:r w:rsidRPr="00E77497" w:rsidDel="005D4122">
            <w:delText>as follows:</w:delText>
          </w:r>
        </w:del>
      </w:ins>
    </w:p>
    <w:p w14:paraId="030CC62E" w14:textId="77777777" w:rsidR="000E305D" w:rsidRPr="00E77497" w:rsidRDefault="000E305D" w:rsidP="00FA3203">
      <w:pPr>
        <w:pStyle w:val="Alg3"/>
        <w:numPr>
          <w:ilvl w:val="0"/>
          <w:numId w:val="411"/>
        </w:numPr>
        <w:rPr>
          <w:ins w:id="10026" w:author="Rev 3 Allen Wirfs-Brock" w:date="2011-09-11T11:05:00Z"/>
        </w:rPr>
      </w:pPr>
      <w:ins w:id="10027" w:author="Rev 3 Allen Wirfs-Brock" w:date="2011-09-11T11:0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1C1B8AFC" w14:textId="77777777" w:rsidR="00C707BD" w:rsidRPr="00E77497" w:rsidDel="005D4122" w:rsidRDefault="004B56D8" w:rsidP="00FA3203">
      <w:pPr>
        <w:pStyle w:val="Alg3"/>
        <w:numPr>
          <w:ilvl w:val="0"/>
          <w:numId w:val="411"/>
        </w:numPr>
        <w:spacing w:after="240"/>
        <w:contextualSpacing/>
        <w:rPr>
          <w:ins w:id="10028" w:author="Allen Wirfs-Brock" w:date="2011-07-01T15:12:00Z"/>
          <w:del w:id="10029" w:author="Rev 4 Allen Wirfs-Brock" w:date="2011-10-15T14:45:00Z"/>
        </w:rPr>
      </w:pPr>
      <w:ins w:id="10030" w:author="Rev 6 Allen Wirfs-Brock" w:date="2012-02-16T19:19:00Z">
        <w:r>
          <w:t xml:space="preserve">Return the result of performing </w:t>
        </w:r>
      </w:ins>
      <w:ins w:id="10031" w:author="Rev 4 Allen Wirfs-Brock" w:date="2011-11-07T11:03:00Z">
        <w:del w:id="10032" w:author="Rev 6 Allen Wirfs-Brock" w:date="2012-02-16T19:19:00Z">
          <w:r w:rsidR="006B1B28" w:rsidDel="004B56D8">
            <w:delText xml:space="preserve">Perform </w:delText>
          </w:r>
        </w:del>
        <w:r w:rsidR="006B1B28">
          <w:t>Indexed Destructuring Assignment Evaluation of</w:t>
        </w:r>
        <w:r w:rsidR="006B1B28" w:rsidRPr="00E77497">
          <w:t xml:space="preserve"> </w:t>
        </w:r>
      </w:ins>
      <w:ins w:id="10033" w:author="Allen Wirfs-Brock" w:date="2011-07-01T15:12:00Z">
        <w:del w:id="10034" w:author="Rev 4 Allen Wirfs-Brock" w:date="2011-11-07T11:03:00Z">
          <w:r w:rsidR="00C707BD" w:rsidRPr="00E77497" w:rsidDel="006B1B28">
            <w:delText xml:space="preserve">Evaluate </w:delText>
          </w:r>
        </w:del>
        <w:r w:rsidR="00C707BD" w:rsidRPr="00E77497">
          <w:rPr>
            <w:rStyle w:val="bnf"/>
          </w:rPr>
          <w:t>AssignmentRestElement</w:t>
        </w:r>
        <w:r w:rsidR="00C707BD" w:rsidRPr="00E77497">
          <w:rPr>
            <w:rFonts w:ascii="Courier New" w:hAnsi="Courier New" w:cs="Courier New"/>
            <w:b/>
          </w:rPr>
          <w:t xml:space="preserve"> </w:t>
        </w:r>
      </w:ins>
      <w:ins w:id="10035" w:author="Rev 4 Allen Wirfs-Brock" w:date="2011-11-07T11:13:00Z">
        <w:r w:rsidR="00C7794D">
          <w:t>with</w:t>
        </w:r>
        <w:r w:rsidR="00C7794D" w:rsidRPr="00E77497">
          <w:t xml:space="preserve"> </w:t>
        </w:r>
      </w:ins>
      <w:ins w:id="10036" w:author="Rev 7 Allen Wirfs-Brock" w:date="2012-05-04T14:34:00Z">
        <w:r w:rsidR="00C9532C" w:rsidRPr="00C9532C">
          <w:rPr>
            <w:i/>
          </w:rPr>
          <w:t>obj</w:t>
        </w:r>
        <w:r w:rsidR="00C9532C">
          <w:t xml:space="preserve"> </w:t>
        </w:r>
      </w:ins>
      <w:ins w:id="10037" w:author="Allen Wirfs-Brock" w:date="2011-07-01T15:12:00Z">
        <w:del w:id="10038" w:author="Rev 4 Allen Wirfs-Brock" w:date="2011-11-07T11:13:00Z">
          <w:r w:rsidR="00C707BD" w:rsidRPr="00E77497" w:rsidDel="00C7794D">
            <w:delText xml:space="preserve">using </w:delText>
          </w:r>
        </w:del>
        <w:del w:id="10039" w:author="Rev 4 Allen Wirfs-Brock" w:date="2011-11-07T11:09:00Z">
          <w:r w:rsidR="00C707BD" w:rsidRPr="00E77497" w:rsidDel="006B1B28">
            <w:rPr>
              <w:i/>
            </w:rPr>
            <w:delText>obj</w:delText>
          </w:r>
          <w:r w:rsidR="00C707BD" w:rsidRPr="00E77497" w:rsidDel="006B1B28">
            <w:delText xml:space="preserve"> 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10040" w:author="Rev 3 Allen Wirfs-Brock" w:date="2011-09-11T11:06:00Z">
        <w:r w:rsidR="000E305D" w:rsidRPr="00E77497">
          <w:rPr>
            <w:i/>
          </w:rPr>
          <w:t>skip</w:t>
        </w:r>
        <w:r w:rsidR="000E305D" w:rsidRPr="00E77497">
          <w:t xml:space="preserve"> </w:t>
        </w:r>
      </w:ins>
      <w:ins w:id="10041" w:author="Allen Wirfs-Brock" w:date="2011-07-01T15:12:00Z">
        <w:del w:id="10042" w:author="Rev 3 Allen Wirfs-Brock" w:date="2011-09-11T11:06:00Z">
          <w:r w:rsidR="00C707BD" w:rsidRPr="00E77497" w:rsidDel="000E305D">
            <w:delText xml:space="preserve">0 </w:delText>
          </w:r>
        </w:del>
        <w:r w:rsidR="00C707BD" w:rsidRPr="00E77497">
          <w:t xml:space="preserve">as the </w:t>
        </w:r>
        <w:del w:id="10043" w:author="Rev 4 Allen Wirfs-Brock" w:date="2011-11-07T11:09:00Z">
          <w:r w:rsidR="00C707BD" w:rsidRPr="00E77497" w:rsidDel="006B1B28">
            <w:rPr>
              <w:i/>
            </w:rPr>
            <w:delText>index</w:delText>
          </w:r>
          <w:r w:rsidR="00C707BD" w:rsidRPr="00E77497" w:rsidDel="006B1B28">
            <w:delText xml:space="preserve"> </w:delText>
          </w:r>
        </w:del>
      </w:ins>
      <w:ins w:id="10044" w:author="Rev 4 Allen Wirfs-Brock" w:date="2011-11-07T11:09:00Z">
        <w:r w:rsidR="006B1B28">
          <w:t>arguments</w:t>
        </w:r>
      </w:ins>
      <w:ins w:id="10045" w:author="Allen Wirfs-Brock" w:date="2011-07-01T15:12:00Z">
        <w:del w:id="10046" w:author="Rev 4 Allen Wirfs-Brock" w:date="2011-11-07T11:09:00Z">
          <w:r w:rsidR="00C707BD" w:rsidRPr="00E77497" w:rsidDel="006B1B28">
            <w:delText>parameter</w:delText>
          </w:r>
        </w:del>
        <w:r w:rsidR="00C707BD" w:rsidRPr="00E77497">
          <w:t>.</w:t>
        </w:r>
      </w:ins>
    </w:p>
    <w:p w14:paraId="67AFA8D5" w14:textId="77777777" w:rsidR="00C707BD" w:rsidRPr="00E77497" w:rsidRDefault="00C707BD" w:rsidP="00FA3203">
      <w:pPr>
        <w:pStyle w:val="Alg3"/>
        <w:numPr>
          <w:ilvl w:val="0"/>
          <w:numId w:val="411"/>
        </w:numPr>
        <w:spacing w:after="240"/>
        <w:contextualSpacing/>
        <w:rPr>
          <w:ins w:id="10047" w:author="Allen Wirfs-Brock" w:date="2011-07-01T15:12:00Z"/>
        </w:rPr>
      </w:pPr>
    </w:p>
    <w:p w14:paraId="58ECE891" w14:textId="77777777" w:rsidR="001837C6" w:rsidRPr="00E77497" w:rsidRDefault="001837C6" w:rsidP="001837C6">
      <w:pPr>
        <w:contextualSpacing/>
        <w:jc w:val="left"/>
        <w:rPr>
          <w:ins w:id="10048" w:author="Rev 5 Allen Wirfs-Brock" w:date="2012-01-03T17:30:00Z"/>
        </w:rPr>
      </w:pPr>
      <w:ins w:id="10049" w:author="Rev 5 Allen Wirfs-Brock" w:date="2012-01-03T17:30:00Z">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ins>
    </w:p>
    <w:p w14:paraId="13A2DFD1" w14:textId="77777777" w:rsidR="004B56D8" w:rsidRPr="00E77497" w:rsidRDefault="004B56D8" w:rsidP="004B56D8">
      <w:pPr>
        <w:pStyle w:val="Alg3"/>
        <w:numPr>
          <w:ilvl w:val="0"/>
          <w:numId w:val="412"/>
        </w:numPr>
        <w:spacing w:after="240"/>
        <w:rPr>
          <w:ins w:id="10050" w:author="Rev 6 Allen Wirfs-Brock" w:date="2012-02-16T19:24:00Z"/>
        </w:rPr>
      </w:pPr>
      <w:ins w:id="10051" w:author="Rev 6 Allen Wirfs-Brock" w:date="2012-02-16T19:24:00Z">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ins>
    </w:p>
    <w:p w14:paraId="6A70FFEF" w14:textId="77777777" w:rsidR="001837C6" w:rsidRPr="00E77497" w:rsidDel="004B56D8" w:rsidRDefault="00025F06" w:rsidP="00FA3203">
      <w:pPr>
        <w:pStyle w:val="Alg3"/>
        <w:numPr>
          <w:ilvl w:val="0"/>
          <w:numId w:val="412"/>
        </w:numPr>
        <w:spacing w:after="240"/>
        <w:rPr>
          <w:ins w:id="10052" w:author="Rev 5 Allen Wirfs-Brock" w:date="2012-01-03T17:30:00Z"/>
          <w:del w:id="10053" w:author="Rev 6 Allen Wirfs-Brock" w:date="2012-02-16T19:24:00Z"/>
        </w:rPr>
      </w:pPr>
      <w:ins w:id="10054" w:author="Rev 5 Allen Wirfs-Brock" w:date="2012-01-03T17:31:00Z">
        <w:del w:id="10055" w:author="Rev 6 Allen Wirfs-Brock" w:date="2012-02-16T19:20:00Z">
          <w:r w:rsidDel="004B56D8">
            <w:delText>Perform</w:delText>
          </w:r>
        </w:del>
      </w:ins>
      <w:ins w:id="10056" w:author="Rev 5 Allen Wirfs-Brock" w:date="2012-01-03T17:30:00Z">
        <w:del w:id="10057" w:author="Rev 6 Allen Wirfs-Brock" w:date="2012-02-16T19:20:00Z">
          <w:r w:rsidR="001837C6" w:rsidDel="004B56D8">
            <w:delText xml:space="preserve"> </w:delText>
          </w:r>
        </w:del>
        <w:del w:id="10058" w:author="Rev 6 Allen Wirfs-Brock" w:date="2012-02-16T19:24:00Z">
          <w:r w:rsidR="001837C6" w:rsidDel="004B56D8">
            <w:delText>Indexed Destructuring Assignment Evaluation of</w:delText>
          </w:r>
          <w:r w:rsidR="001837C6" w:rsidRPr="00E77497" w:rsidDel="004B56D8">
            <w:delText xml:space="preserve"> </w:delText>
          </w:r>
          <w:r w:rsidR="001837C6" w:rsidRPr="00E77497" w:rsidDel="004B56D8">
            <w:rPr>
              <w:rStyle w:val="bnf"/>
            </w:rPr>
            <w:delText>AssignmentElementList</w:delText>
          </w:r>
          <w:r w:rsidR="001837C6" w:rsidRPr="00E77497" w:rsidDel="004B56D8">
            <w:rPr>
              <w:rFonts w:ascii="Courier New" w:hAnsi="Courier New" w:cs="Courier New"/>
              <w:b/>
            </w:rPr>
            <w:delText xml:space="preserve"> </w:delText>
          </w:r>
          <w:r w:rsidR="001837C6" w:rsidRPr="00E77497" w:rsidDel="004B56D8">
            <w:delText xml:space="preserve">using </w:delText>
          </w:r>
          <w:r w:rsidR="001837C6" w:rsidRPr="00E77497" w:rsidDel="004B56D8">
            <w:rPr>
              <w:i/>
            </w:rPr>
            <w:delText>obj</w:delText>
          </w:r>
          <w:r w:rsidR="001837C6" w:rsidRPr="00E77497" w:rsidDel="004B56D8">
            <w:delText xml:space="preserve"> and 0 as the </w:delText>
          </w:r>
          <w:r w:rsidR="001837C6" w:rsidDel="004B56D8">
            <w:delText>arguments</w:delText>
          </w:r>
          <w:r w:rsidR="001837C6" w:rsidRPr="00E77497" w:rsidDel="004B56D8">
            <w:delText>.</w:delText>
          </w:r>
        </w:del>
      </w:ins>
    </w:p>
    <w:p w14:paraId="0C1757B5" w14:textId="77777777" w:rsidR="005D4122" w:rsidRPr="00E77497" w:rsidRDefault="00C707BD" w:rsidP="005550F0">
      <w:pPr>
        <w:contextualSpacing/>
        <w:jc w:val="left"/>
        <w:rPr>
          <w:ins w:id="10059" w:author="Rev 4 Allen Wirfs-Brock" w:date="2011-10-15T14:46:00Z"/>
        </w:rPr>
      </w:pPr>
      <w:ins w:id="10060" w:author="Allen Wirfs-Brock" w:date="2011-07-01T15:12:00Z">
        <w:del w:id="10061" w:author="Rev 4 Allen Wirfs-Brock" w:date="2011-10-15T14:45:00Z">
          <w:r w:rsidRPr="00E77497" w:rsidDel="005D4122">
            <w:delText xml:space="preserve">The </w:delText>
          </w:r>
        </w:del>
      </w:ins>
      <w:ins w:id="10062" w:author="Allen Wirfs-Brock" w:date="2011-07-01T15:15:00Z">
        <w:del w:id="10063" w:author="Rev 4 Allen Wirfs-Brock" w:date="2011-10-15T14:45:00Z">
          <w:r w:rsidR="00697CC4" w:rsidRPr="00E77497" w:rsidDel="005D4122">
            <w:delText xml:space="preserve">supplemental </w:delText>
          </w:r>
        </w:del>
      </w:ins>
      <w:ins w:id="10064" w:author="Allen Wirfs-Brock" w:date="2011-07-01T15:12:00Z">
        <w:del w:id="10065" w:author="Rev 4 Allen Wirfs-Brock" w:date="2011-10-15T14:45:00Z">
          <w:r w:rsidRPr="00E77497" w:rsidDel="005D4122">
            <w:delText>production</w:delText>
          </w:r>
        </w:del>
      </w:ins>
      <w:ins w:id="10066" w:author="Allen Wirfs-Brock" w:date="2011-07-01T15:16:00Z">
        <w:del w:id="10067" w:author="Rev 4 Allen Wirfs-Brock" w:date="2011-10-15T14:45:00Z">
          <w:r w:rsidR="00697CC4" w:rsidRPr="00E77497" w:rsidDel="005D4122">
            <w:br/>
          </w:r>
        </w:del>
      </w:ins>
      <w:ins w:id="10068" w:author="Allen Wirfs-Brock" w:date="2011-07-01T15:12:00Z">
        <w:del w:id="10069" w:author="Rev 4 Allen Wirfs-Brock" w:date="2011-10-15T14:45:00Z">
          <w:r w:rsidRPr="00E77497" w:rsidDel="005D4122">
            <w:delText xml:space="preserve"> </w:delText>
          </w:r>
        </w:del>
      </w:ins>
      <w:ins w:id="10070" w:author="Rev 3 Allen Wirfs-Brock" w:date="2011-08-30T11:22:00Z">
        <w:r w:rsidR="00620189" w:rsidRPr="00E77497">
          <w:rPr>
            <w:rStyle w:val="bnf"/>
          </w:rPr>
          <w:t xml:space="preserve">ArrayAssignmentPattern </w:t>
        </w:r>
      </w:ins>
      <w:ins w:id="10071" w:author="Allen Wirfs-Brock" w:date="2011-07-01T15:12:00Z">
        <w:del w:id="10072" w:author="Rev 3 Allen Wirfs-Brock" w:date="2011-08-30T11:22:00Z">
          <w:r w:rsidRPr="00E77497" w:rsidDel="00620189">
            <w:rPr>
              <w:rStyle w:val="bnf"/>
            </w:rPr>
            <w:delText xml:space="preserve">AssignmentPropertyList </w:delText>
          </w:r>
        </w:del>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Pr="00E77497">
          <w:rPr>
            <w:rFonts w:ascii="Courier New" w:hAnsi="Courier New" w:cs="Courier New"/>
            <w:b/>
            <w:i/>
          </w:rPr>
          <w:t xml:space="preserve"> </w:t>
        </w:r>
        <w:r w:rsidRPr="00E77497">
          <w:rPr>
            <w:rFonts w:ascii="Courier New" w:hAnsi="Courier New" w:cs="Courier New"/>
            <w:b/>
          </w:rPr>
          <w:t>,</w:t>
        </w:r>
        <w:r w:rsidRPr="00E77497">
          <w:rPr>
            <w:rFonts w:ascii="Courier New" w:hAnsi="Courier New" w:cs="Courier New"/>
            <w:b/>
            <w:i/>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AssignmentRestElement</w:t>
        </w:r>
        <w:r w:rsidRPr="00E77497">
          <w:rPr>
            <w:rStyle w:val="bnf"/>
            <w:rFonts w:ascii="Arial" w:hAnsi="Arial" w:cs="Arial"/>
            <w:i w:val="0"/>
            <w:vertAlign w:val="subscript"/>
          </w:rPr>
          <w:t>opt</w:t>
        </w:r>
        <w:r w:rsidRPr="00E77497">
          <w:rPr>
            <w:rFonts w:cs="Arial"/>
            <w:i/>
            <w:vertAlign w:val="subscript"/>
          </w:rPr>
          <w:t xml:space="preserve"> </w:t>
        </w:r>
        <w:r w:rsidRPr="00E77497">
          <w:rPr>
            <w:rFonts w:ascii="Courier New" w:hAnsi="Courier New" w:cs="Courier New"/>
            <w:b/>
          </w:rPr>
          <w:t>]</w:t>
        </w:r>
      </w:ins>
      <w:ins w:id="10073" w:author="Allen Wirfs-Brock" w:date="2011-07-01T15:17:00Z">
        <w:del w:id="10074" w:author="Rev 4 Allen Wirfs-Brock" w:date="2011-10-15T14:46:00Z">
          <w:r w:rsidR="00697CC4" w:rsidRPr="00E77497" w:rsidDel="005D4122">
            <w:br/>
          </w:r>
        </w:del>
      </w:ins>
    </w:p>
    <w:p w14:paraId="768C7319" w14:textId="77777777" w:rsidR="00C707BD" w:rsidRPr="00E77497" w:rsidDel="005D43BD" w:rsidRDefault="00C707BD" w:rsidP="004B56D8">
      <w:pPr>
        <w:numPr>
          <w:ilvl w:val="0"/>
          <w:numId w:val="668"/>
        </w:numPr>
        <w:ind w:left="0"/>
        <w:jc w:val="left"/>
        <w:rPr>
          <w:ins w:id="10075" w:author="Allen Wirfs-Brock" w:date="2011-07-01T15:12:00Z"/>
          <w:del w:id="10076" w:author="Rev 4 Allen Wirfs-Brock" w:date="2011-11-07T10:59:00Z"/>
        </w:rPr>
      </w:pPr>
      <w:ins w:id="10077" w:author="Allen Wirfs-Brock" w:date="2011-07-01T15:12:00Z">
        <w:del w:id="10078" w:author="Rev 4 Allen Wirfs-Brock" w:date="2011-10-15T14:45:00Z">
          <w:r w:rsidRPr="00E77497" w:rsidDel="005D4122">
            <w:delText xml:space="preserve">is evaluated </w:delText>
          </w:r>
        </w:del>
        <w:del w:id="10079" w:author="Rev 4 Allen Wirfs-Brock" w:date="2011-11-07T10:59:00Z">
          <w:r w:rsidRPr="00E77497" w:rsidDel="005D43BD">
            <w:delText xml:space="preserve">with </w:delText>
          </w:r>
        </w:del>
        <w:del w:id="10080" w:author="Rev 4 Allen Wirfs-Brock" w:date="2011-10-15T14:46:00Z">
          <w:r w:rsidRPr="00E77497" w:rsidDel="005D4122">
            <w:delText xml:space="preserve">the </w:delText>
          </w:r>
        </w:del>
        <w:del w:id="10081" w:author="Rev 4 Allen Wirfs-Brock" w:date="2011-11-07T10:59:00Z">
          <w:r w:rsidRPr="00E77497" w:rsidDel="005D43BD">
            <w:delText xml:space="preserve">parameter </w:delText>
          </w:r>
          <w:r w:rsidRPr="00E77497" w:rsidDel="005D43BD">
            <w:rPr>
              <w:rStyle w:val="bnf"/>
            </w:rPr>
            <w:delText>obj</w:delText>
          </w:r>
          <w:r w:rsidRPr="00E77497" w:rsidDel="005D43BD">
            <w:delText xml:space="preserve"> </w:delText>
          </w:r>
        </w:del>
        <w:del w:id="10082" w:author="Rev 4 Allen Wirfs-Brock" w:date="2011-10-15T14:46:00Z">
          <w:r w:rsidRPr="00E77497" w:rsidDel="005D4122">
            <w:delText>as follows:</w:delText>
          </w:r>
        </w:del>
      </w:ins>
    </w:p>
    <w:p w14:paraId="052876B4" w14:textId="77777777" w:rsidR="00C707BD" w:rsidRPr="00E77497" w:rsidRDefault="00C707BD" w:rsidP="004B56D8">
      <w:pPr>
        <w:pStyle w:val="Alg3"/>
        <w:numPr>
          <w:ilvl w:val="0"/>
          <w:numId w:val="668"/>
        </w:numPr>
        <w:rPr>
          <w:ins w:id="10083" w:author="Allen Wirfs-Brock" w:date="2011-07-01T15:12:00Z"/>
        </w:rPr>
      </w:pPr>
      <w:ins w:id="10084" w:author="Allen Wirfs-Brock" w:date="2011-07-01T15:12:00Z">
        <w:r w:rsidRPr="00E77497">
          <w:t xml:space="preserve">Let </w:t>
        </w:r>
        <w:del w:id="10085" w:author="Rev 3 Allen Wirfs-Brock" w:date="2011-09-11T12:45:00Z">
          <w:r w:rsidRPr="00E77497" w:rsidDel="00D8162F">
            <w:rPr>
              <w:i/>
            </w:rPr>
            <w:delText>index</w:delText>
          </w:r>
        </w:del>
      </w:ins>
      <w:ins w:id="10086" w:author="Rev 3 Allen Wirfs-Brock" w:date="2011-09-11T12:45:00Z">
        <w:r w:rsidR="00D8162F" w:rsidRPr="00E77497">
          <w:rPr>
            <w:i/>
          </w:rPr>
          <w:t>lastIndex</w:t>
        </w:r>
      </w:ins>
      <w:ins w:id="10087" w:author="Allen Wirfs-Brock" w:date="2011-07-01T15:12:00Z">
        <w:r w:rsidRPr="00E77497">
          <w:t xml:space="preserve"> be the result of </w:t>
        </w:r>
      </w:ins>
      <w:ins w:id="10088" w:author="Rev 4 Allen Wirfs-Brock" w:date="2011-11-07T11:04:00Z">
        <w:r w:rsidR="006B1B28">
          <w:t>p</w:t>
        </w:r>
      </w:ins>
      <w:ins w:id="10089" w:author="Rev 4 Allen Wirfs-Brock" w:date="2011-11-07T11:03:00Z">
        <w:r w:rsidR="006B1B28">
          <w:t>erform</w:t>
        </w:r>
      </w:ins>
      <w:ins w:id="10090" w:author="Rev 4 Allen Wirfs-Brock" w:date="2011-11-07T11:04:00Z">
        <w:r w:rsidR="006B1B28">
          <w:t>ing Indexed</w:t>
        </w:r>
      </w:ins>
      <w:ins w:id="10091" w:author="Rev 4 Allen Wirfs-Brock" w:date="2011-11-07T11:03:00Z">
        <w:r w:rsidR="006B1B28">
          <w:t xml:space="preserve"> Destructuring Assignment Evaluation of</w:t>
        </w:r>
        <w:r w:rsidR="006B1B28" w:rsidRPr="00E77497">
          <w:t xml:space="preserve"> </w:t>
        </w:r>
      </w:ins>
      <w:ins w:id="10092" w:author="Allen Wirfs-Brock" w:date="2011-07-01T15:12:00Z">
        <w:del w:id="10093" w:author="Rev 4 Allen Wirfs-Brock" w:date="2011-11-07T11:03:00Z">
          <w:r w:rsidRPr="00E77497" w:rsidDel="006B1B28">
            <w:delText xml:space="preserve">evaluating </w:delText>
          </w:r>
        </w:del>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w:t>
        </w:r>
        <w:del w:id="10094" w:author="Rev 4 Allen Wirfs-Brock" w:date="2011-11-07T11:09: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0 as the </w:t>
        </w:r>
        <w:del w:id="10095" w:author="Rev 4 Allen Wirfs-Brock" w:date="2011-11-07T11:09:00Z">
          <w:r w:rsidRPr="00E77497" w:rsidDel="006B1B28">
            <w:rPr>
              <w:i/>
            </w:rPr>
            <w:delText>index</w:delText>
          </w:r>
          <w:r w:rsidRPr="00E77497" w:rsidDel="006B1B28">
            <w:delText xml:space="preserve"> </w:delText>
          </w:r>
        </w:del>
      </w:ins>
      <w:ins w:id="10096" w:author="Rev 4 Allen Wirfs-Brock" w:date="2011-11-07T11:09:00Z">
        <w:r w:rsidR="006B1B28">
          <w:t>arguments</w:t>
        </w:r>
      </w:ins>
      <w:ins w:id="10097" w:author="Allen Wirfs-Brock" w:date="2011-07-01T15:12:00Z">
        <w:del w:id="10098" w:author="Rev 4 Allen Wirfs-Brock" w:date="2011-11-07T11:09:00Z">
          <w:r w:rsidRPr="00E77497" w:rsidDel="006B1B28">
            <w:delText>parameter</w:delText>
          </w:r>
        </w:del>
        <w:r w:rsidRPr="00E77497">
          <w:t>.</w:t>
        </w:r>
      </w:ins>
    </w:p>
    <w:p w14:paraId="7C5E8B2A" w14:textId="77777777" w:rsidR="004B56D8" w:rsidRDefault="004B56D8" w:rsidP="004B56D8">
      <w:pPr>
        <w:pStyle w:val="Alg4"/>
        <w:numPr>
          <w:ilvl w:val="0"/>
          <w:numId w:val="668"/>
        </w:numPr>
        <w:contextualSpacing/>
        <w:rPr>
          <w:ins w:id="10099" w:author="Rev 6 Allen Wirfs-Brock" w:date="2012-02-16T19:21:00Z"/>
        </w:rPr>
      </w:pPr>
      <w:ins w:id="10100" w:author="Rev 6 Allen Wirfs-Brock" w:date="2012-02-16T19:21:00Z">
        <w:r>
          <w:t xml:space="preserve">If </w:t>
        </w:r>
        <w:r w:rsidRPr="00E77497">
          <w:rPr>
            <w:i/>
          </w:rPr>
          <w:t>lastIndex</w:t>
        </w:r>
        <w:r w:rsidRPr="00E77497">
          <w:t xml:space="preserve"> </w:t>
        </w:r>
        <w:r>
          <w:t xml:space="preserve">is an abrupt completion, return </w:t>
        </w:r>
        <w:r w:rsidRPr="00E77497">
          <w:rPr>
            <w:i/>
          </w:rPr>
          <w:t>lastIndex</w:t>
        </w:r>
        <w:r>
          <w:t>.</w:t>
        </w:r>
      </w:ins>
    </w:p>
    <w:p w14:paraId="520DB7CD" w14:textId="77777777" w:rsidR="00C707BD" w:rsidRPr="00E77497" w:rsidRDefault="00C707BD" w:rsidP="004B56D8">
      <w:pPr>
        <w:pStyle w:val="Alg3"/>
        <w:numPr>
          <w:ilvl w:val="0"/>
          <w:numId w:val="668"/>
        </w:numPr>
        <w:rPr>
          <w:ins w:id="10101" w:author="Allen Wirfs-Brock" w:date="2011-07-01T15:12:00Z"/>
        </w:rPr>
      </w:pPr>
      <w:ins w:id="10102"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735122E3" w14:textId="77777777" w:rsidR="00C707BD" w:rsidRPr="00E77497" w:rsidDel="00C0486D" w:rsidRDefault="00C707BD" w:rsidP="0058620A">
      <w:pPr>
        <w:pStyle w:val="Alg3"/>
        <w:numPr>
          <w:ilvl w:val="0"/>
          <w:numId w:val="668"/>
        </w:numPr>
        <w:spacing w:after="240"/>
        <w:contextualSpacing/>
        <w:rPr>
          <w:ins w:id="10103" w:author="Allen Wirfs-Brock" w:date="2011-07-01T15:12:00Z"/>
          <w:del w:id="10104" w:author="Rev 4 Allen Wirfs-Brock" w:date="2011-10-15T14:47:00Z"/>
        </w:rPr>
      </w:pPr>
      <w:ins w:id="10105" w:author="Allen Wirfs-Brock" w:date="2011-07-01T15:12:00Z">
        <w:r w:rsidRPr="00E77497">
          <w:t xml:space="preserve">If </w:t>
        </w:r>
        <w:r w:rsidRPr="00E77497">
          <w:rPr>
            <w:rStyle w:val="bnf"/>
          </w:rPr>
          <w:t>AssignmentRestElement</w:t>
        </w:r>
        <w:r w:rsidRPr="00E77497">
          <w:t xml:space="preserve"> is present, then </w:t>
        </w:r>
      </w:ins>
      <w:ins w:id="10106" w:author="Rev 4 Allen Wirfs-Brock" w:date="2011-11-07T11:04:00Z">
        <w:del w:id="10107" w:author="Rev 6 Allen Wirfs-Brock" w:date="2012-02-16T19:25:00Z">
          <w:r w:rsidR="006B1B28" w:rsidDel="004B56D8">
            <w:delText>perform</w:delText>
          </w:r>
        </w:del>
      </w:ins>
      <w:ins w:id="10108" w:author="Rev 6 Allen Wirfs-Brock" w:date="2012-02-16T19:25:00Z">
        <w:r w:rsidR="004B56D8">
          <w:t>return the result of performing</w:t>
        </w:r>
      </w:ins>
      <w:ins w:id="10109" w:author="Rev 4 Allen Wirfs-Brock" w:date="2011-11-07T11:04:00Z">
        <w:r w:rsidR="006B1B28">
          <w:t xml:space="preserve"> Indexed Destructuring Assignment Evaluation of</w:t>
        </w:r>
        <w:r w:rsidR="006B1B28" w:rsidRPr="00E77497">
          <w:t xml:space="preserve"> </w:t>
        </w:r>
      </w:ins>
      <w:ins w:id="10110" w:author="Allen Wirfs-Brock" w:date="2011-07-01T15:12:00Z">
        <w:del w:id="10111" w:author="Rev 4 Allen Wirfs-Brock" w:date="2011-11-07T11:04:00Z">
          <w:r w:rsidRPr="00E77497" w:rsidDel="006B1B28">
            <w:delText xml:space="preserve">evaluate </w:delText>
          </w:r>
        </w:del>
        <w:r w:rsidRPr="00E77497">
          <w:rPr>
            <w:rStyle w:val="bnf"/>
          </w:rPr>
          <w:t>AssignmentRestElement</w:t>
        </w:r>
        <w:r w:rsidRPr="00E77497">
          <w:rPr>
            <w:rFonts w:ascii="Courier New" w:hAnsi="Courier New" w:cs="Courier New"/>
            <w:b/>
          </w:rPr>
          <w:t xml:space="preserve"> </w:t>
        </w:r>
      </w:ins>
      <w:ins w:id="10112" w:author="Rev 4 Allen Wirfs-Brock" w:date="2011-11-07T11:14:00Z">
        <w:r w:rsidR="00C7794D">
          <w:t>with</w:t>
        </w:r>
        <w:r w:rsidR="00C7794D" w:rsidRPr="00E77497">
          <w:t xml:space="preserve"> </w:t>
        </w:r>
      </w:ins>
      <w:ins w:id="10113" w:author="Allen Wirfs-Brock" w:date="2011-07-01T15:12:00Z">
        <w:del w:id="10114" w:author="Rev 4 Allen Wirfs-Brock" w:date="2011-11-07T11:14:00Z">
          <w:r w:rsidRPr="00E77497" w:rsidDel="00C7794D">
            <w:delText xml:space="preserve">using </w:delText>
          </w:r>
        </w:del>
        <w:r w:rsidRPr="00E77497">
          <w:rPr>
            <w:i/>
          </w:rPr>
          <w:t>obj</w:t>
        </w:r>
        <w:r w:rsidRPr="00E77497">
          <w:t xml:space="preserve"> </w:t>
        </w:r>
        <w:del w:id="10115"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0116" w:author="Rev 3 Allen Wirfs-Brock" w:date="2011-09-11T12:45:00Z">
          <w:r w:rsidRPr="00E77497" w:rsidDel="00D8162F">
            <w:rPr>
              <w:i/>
            </w:rPr>
            <w:delText>i</w:delText>
          </w:r>
        </w:del>
      </w:ins>
      <w:ins w:id="10117" w:author="Rev 3 Allen Wirfs-Brock" w:date="2011-09-11T12:45:00Z">
        <w:r w:rsidR="00D8162F" w:rsidRPr="00E77497">
          <w:rPr>
            <w:i/>
          </w:rPr>
          <w:t>lastI</w:t>
        </w:r>
      </w:ins>
      <w:ins w:id="10118" w:author="Allen Wirfs-Brock" w:date="2011-07-01T15:12:00Z">
        <w:r w:rsidRPr="00E77497">
          <w:rPr>
            <w:i/>
          </w:rPr>
          <w:t>ndex</w:t>
        </w:r>
        <w:r w:rsidRPr="00E77497">
          <w:t>+</w:t>
        </w:r>
        <w:r w:rsidRPr="00E77497">
          <w:rPr>
            <w:i/>
          </w:rPr>
          <w:t>skip</w:t>
        </w:r>
        <w:r w:rsidRPr="00E77497">
          <w:t xml:space="preserve"> as the </w:t>
        </w:r>
        <w:del w:id="10119" w:author="Rev 4 Allen Wirfs-Brock" w:date="2011-11-07T11:09:00Z">
          <w:r w:rsidRPr="00E77497" w:rsidDel="006B1B28">
            <w:rPr>
              <w:i/>
            </w:rPr>
            <w:delText>index</w:delText>
          </w:r>
          <w:r w:rsidRPr="00E77497" w:rsidDel="006B1B28">
            <w:delText xml:space="preserve"> </w:delText>
          </w:r>
        </w:del>
      </w:ins>
      <w:ins w:id="10120" w:author="Rev 4 Allen Wirfs-Brock" w:date="2011-11-07T11:08:00Z">
        <w:r w:rsidR="006B1B28">
          <w:t>arguments</w:t>
        </w:r>
      </w:ins>
      <w:ins w:id="10121" w:author="Allen Wirfs-Brock" w:date="2011-07-01T15:12:00Z">
        <w:del w:id="10122" w:author="Rev 4 Allen Wirfs-Brock" w:date="2011-11-07T11:08:00Z">
          <w:r w:rsidRPr="00E77497" w:rsidDel="006B1B28">
            <w:delText>parameter</w:delText>
          </w:r>
        </w:del>
        <w:r w:rsidRPr="00E77497">
          <w:t>.</w:t>
        </w:r>
      </w:ins>
    </w:p>
    <w:p w14:paraId="0AB4627E" w14:textId="77777777" w:rsidR="00C707BD" w:rsidRPr="00E77497" w:rsidRDefault="00C707BD" w:rsidP="0058620A">
      <w:pPr>
        <w:pStyle w:val="Alg3"/>
        <w:numPr>
          <w:ilvl w:val="0"/>
          <w:numId w:val="668"/>
        </w:numPr>
        <w:spacing w:after="240"/>
        <w:contextualSpacing/>
        <w:rPr>
          <w:ins w:id="10123" w:author="Allen Wirfs-Brock" w:date="2011-07-01T15:12:00Z"/>
        </w:rPr>
      </w:pPr>
    </w:p>
    <w:p w14:paraId="45333159" w14:textId="77777777" w:rsidR="004B56D8" w:rsidRPr="0058620A" w:rsidRDefault="004B56D8" w:rsidP="0058620A">
      <w:pPr>
        <w:pStyle w:val="Alg3"/>
        <w:numPr>
          <w:ilvl w:val="0"/>
          <w:numId w:val="668"/>
        </w:numPr>
        <w:spacing w:after="240"/>
        <w:rPr>
          <w:ins w:id="10124" w:author="Rev 6 Allen Wirfs-Brock" w:date="2012-02-16T19:26:00Z"/>
          <w:b/>
        </w:rPr>
      </w:pPr>
      <w:ins w:id="10125" w:author="Rev 6 Allen Wirfs-Brock" w:date="2012-02-16T19:26:00Z">
        <w:r w:rsidRPr="0058620A">
          <w:t>Return</w:t>
        </w:r>
        <w:r w:rsidRPr="0058620A">
          <w:rPr>
            <w:b/>
          </w:rPr>
          <w:t xml:space="preserve"> </w:t>
        </w:r>
        <w:r w:rsidRPr="0058620A">
          <w:rPr>
            <w:i/>
          </w:rPr>
          <w:t>lastIndex</w:t>
        </w:r>
      </w:ins>
      <w:ins w:id="10126" w:author="Rev 6 Allen Wirfs-Brock" w:date="2012-02-16T19:28:00Z">
        <w:r>
          <w:t>.</w:t>
        </w:r>
      </w:ins>
    </w:p>
    <w:p w14:paraId="57F8F84D" w14:textId="77777777" w:rsidR="005D43BD" w:rsidRPr="00E77497" w:rsidRDefault="005D43BD" w:rsidP="005D43BD">
      <w:pPr>
        <w:rPr>
          <w:ins w:id="10127" w:author="Rev 4 Allen Wirfs-Brock" w:date="2011-11-07T10:59:00Z"/>
        </w:rPr>
      </w:pPr>
      <w:ins w:id="10128" w:author="Rev 4 Allen Wirfs-Brock" w:date="2011-11-07T10:59:00Z">
        <w:r w:rsidRPr="00E77497">
          <w:rPr>
            <w:rFonts w:ascii="Helvetica" w:hAnsi="Helvetica"/>
            <w:b/>
          </w:rPr>
          <w:t xml:space="preserve">Runtime Semantics: </w:t>
        </w:r>
      </w:ins>
      <w:ins w:id="10129" w:author="Rev 4 Allen Wirfs-Brock" w:date="2011-11-07T11:00:00Z">
        <w:r>
          <w:rPr>
            <w:rFonts w:ascii="Helvetica" w:hAnsi="Helvetica"/>
            <w:b/>
          </w:rPr>
          <w:t xml:space="preserve">Indexed </w:t>
        </w:r>
      </w:ins>
      <w:ins w:id="10130" w:author="Rev 4 Allen Wirfs-Brock" w:date="2011-11-07T10:59:00Z">
        <w:r>
          <w:rPr>
            <w:rFonts w:ascii="Helvetica" w:hAnsi="Helvetica"/>
            <w:b/>
          </w:rPr>
          <w:t>Destructuring Assignment</w:t>
        </w:r>
      </w:ins>
      <w:ins w:id="10131" w:author="Rev 4 Allen Wirfs-Brock" w:date="2011-11-07T11:00:00Z">
        <w:r>
          <w:rPr>
            <w:rFonts w:ascii="Helvetica" w:hAnsi="Helvetica"/>
            <w:b/>
          </w:rPr>
          <w:t xml:space="preserve"> </w:t>
        </w:r>
      </w:ins>
      <w:ins w:id="10132" w:author="Rev 4 Allen Wirfs-Brock" w:date="2011-11-07T10:59:00Z">
        <w:r w:rsidRPr="00E77497">
          <w:rPr>
            <w:rFonts w:ascii="Helvetica" w:hAnsi="Helvetica"/>
            <w:b/>
            <w:spacing w:val="6"/>
          </w:rPr>
          <w:t>Evaluation</w:t>
        </w:r>
        <w:r w:rsidRPr="00E77497">
          <w:t xml:space="preserve"> </w:t>
        </w:r>
      </w:ins>
    </w:p>
    <w:p w14:paraId="055A7B11" w14:textId="77777777" w:rsidR="005D43BD" w:rsidRPr="00E77497" w:rsidRDefault="005D43BD" w:rsidP="005D43BD">
      <w:pPr>
        <w:ind w:left="360"/>
        <w:rPr>
          <w:ins w:id="10133" w:author="Rev 4 Allen Wirfs-Brock" w:date="2011-11-07T11:00:00Z"/>
        </w:rPr>
      </w:pPr>
      <w:ins w:id="10134" w:author="Rev 4 Allen Wirfs-Brock" w:date="2011-11-07T11:00:00Z">
        <w:r w:rsidRPr="00E77497">
          <w:t xml:space="preserve">with parameters </w:t>
        </w:r>
        <w:r w:rsidRPr="00E77497">
          <w:rPr>
            <w:rStyle w:val="bnf"/>
          </w:rPr>
          <w:t>obj</w:t>
        </w:r>
        <w:r w:rsidRPr="00E77497">
          <w:t xml:space="preserve"> and </w:t>
        </w:r>
        <w:r w:rsidRPr="00E77497">
          <w:rPr>
            <w:rStyle w:val="bnf"/>
          </w:rPr>
          <w:t>index</w:t>
        </w:r>
        <w:r w:rsidRPr="00E77497">
          <w:t xml:space="preserve"> </w:t>
        </w:r>
      </w:ins>
    </w:p>
    <w:p w14:paraId="7B2FED86" w14:textId="77777777" w:rsidR="00C0486D" w:rsidRPr="00E77497" w:rsidRDefault="00C707BD" w:rsidP="005550F0">
      <w:pPr>
        <w:contextualSpacing/>
        <w:rPr>
          <w:ins w:id="10135" w:author="Rev 4 Allen Wirfs-Brock" w:date="2011-10-15T14:47:00Z"/>
          <w:rFonts w:cs="Arial"/>
          <w:i/>
          <w:vertAlign w:val="subscript"/>
        </w:rPr>
      </w:pPr>
      <w:ins w:id="10136" w:author="Allen Wirfs-Brock" w:date="2011-07-01T15:12:00Z">
        <w:del w:id="10137" w:author="Rev 4 Allen Wirfs-Brock" w:date="2011-10-15T14:47:00Z">
          <w:r w:rsidRPr="00E77497" w:rsidDel="00C0486D">
            <w:delText xml:space="preserve">The </w:delText>
          </w:r>
        </w:del>
      </w:ins>
      <w:ins w:id="10138" w:author="Allen Wirfs-Brock" w:date="2011-07-01T15:16:00Z">
        <w:del w:id="10139" w:author="Rev 4 Allen Wirfs-Brock" w:date="2011-10-15T14:47:00Z">
          <w:r w:rsidR="00697CC4" w:rsidRPr="00E77497" w:rsidDel="00C0486D">
            <w:delText xml:space="preserve">supplemental </w:delText>
          </w:r>
        </w:del>
      </w:ins>
      <w:ins w:id="10140" w:author="Allen Wirfs-Brock" w:date="2011-07-01T15:12:00Z">
        <w:del w:id="10141" w:author="Rev 4 Allen Wirfs-Brock" w:date="2011-10-15T14:47:00Z">
          <w:r w:rsidRPr="00E77497" w:rsidDel="00C0486D">
            <w:delText xml:space="preserve">production </w:delText>
          </w:r>
        </w:del>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78B83047" w14:textId="77777777" w:rsidR="00C707BD" w:rsidRPr="00E77497" w:rsidDel="005D43BD" w:rsidRDefault="00C707BD" w:rsidP="005550F0">
      <w:pPr>
        <w:ind w:left="360"/>
        <w:rPr>
          <w:ins w:id="10142" w:author="Allen Wirfs-Brock" w:date="2011-07-01T15:12:00Z"/>
          <w:del w:id="10143" w:author="Rev 4 Allen Wirfs-Brock" w:date="2011-11-07T11:00:00Z"/>
        </w:rPr>
      </w:pPr>
      <w:ins w:id="10144" w:author="Allen Wirfs-Brock" w:date="2011-07-01T15:12:00Z">
        <w:del w:id="10145" w:author="Rev 4 Allen Wirfs-Brock" w:date="2011-10-15T14:47:00Z">
          <w:r w:rsidRPr="00E77497" w:rsidDel="00C0486D">
            <w:delText xml:space="preserve"> is evaluated </w:delText>
          </w:r>
        </w:del>
        <w:del w:id="10146" w:author="Rev 4 Allen Wirfs-Brock" w:date="2011-11-07T11:00:00Z">
          <w:r w:rsidRPr="00E77497" w:rsidDel="005D43BD">
            <w:delText xml:space="preserve">with </w:delText>
          </w:r>
        </w:del>
        <w:del w:id="10147" w:author="Rev 4 Allen Wirfs-Brock" w:date="2011-10-15T14:47:00Z">
          <w:r w:rsidRPr="00E77497" w:rsidDel="00C0486D">
            <w:delText xml:space="preserve">the </w:delText>
          </w:r>
        </w:del>
        <w:del w:id="10148" w:author="Rev 4 Allen Wirfs-Brock" w:date="2011-11-07T11:00:00Z">
          <w:r w:rsidRPr="00E77497" w:rsidDel="005D43BD">
            <w:delText xml:space="preserve">parameters </w:delText>
          </w:r>
          <w:r w:rsidRPr="00E77497" w:rsidDel="005D43BD">
            <w:rPr>
              <w:rStyle w:val="bnf"/>
            </w:rPr>
            <w:delText>obj</w:delText>
          </w:r>
          <w:r w:rsidRPr="00E77497" w:rsidDel="005D43BD">
            <w:delText xml:space="preserve"> and </w:delText>
          </w:r>
          <w:r w:rsidRPr="00E77497" w:rsidDel="005D43BD">
            <w:rPr>
              <w:rStyle w:val="bnf"/>
            </w:rPr>
            <w:delText>index</w:delText>
          </w:r>
          <w:r w:rsidRPr="00E77497" w:rsidDel="005D43BD">
            <w:delText xml:space="preserve"> </w:delText>
          </w:r>
        </w:del>
        <w:del w:id="10149" w:author="Rev 4 Allen Wirfs-Brock" w:date="2011-10-15T14:47:00Z">
          <w:r w:rsidRPr="00E77497" w:rsidDel="00C0486D">
            <w:delText>as follows:</w:delText>
          </w:r>
        </w:del>
      </w:ins>
    </w:p>
    <w:p w14:paraId="4D2104B6" w14:textId="77777777" w:rsidR="00C707BD" w:rsidRPr="00E77497" w:rsidRDefault="00C707BD" w:rsidP="00FA3203">
      <w:pPr>
        <w:pStyle w:val="Alg3"/>
        <w:numPr>
          <w:ilvl w:val="0"/>
          <w:numId w:val="413"/>
        </w:numPr>
        <w:rPr>
          <w:ins w:id="10150" w:author="Allen Wirfs-Brock" w:date="2011-07-01T15:12:00Z"/>
        </w:rPr>
      </w:pPr>
      <w:ins w:id="10151"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06BE89C5" w14:textId="77777777" w:rsidR="00C707BD" w:rsidRPr="00E77497" w:rsidRDefault="006B1B28" w:rsidP="00FA3203">
      <w:pPr>
        <w:pStyle w:val="Alg3"/>
        <w:numPr>
          <w:ilvl w:val="0"/>
          <w:numId w:val="413"/>
        </w:numPr>
        <w:rPr>
          <w:ins w:id="10152" w:author="Allen Wirfs-Brock" w:date="2011-07-01T15:12:00Z"/>
        </w:rPr>
      </w:pPr>
      <w:ins w:id="10153" w:author="Rev 4 Allen Wirfs-Brock" w:date="2011-11-07T11:05:00Z">
        <w:del w:id="10154" w:author="Rev 6 Allen Wirfs-Brock" w:date="2012-02-16T19:31:00Z">
          <w:r w:rsidDel="0058620A">
            <w:delText>Perform</w:delText>
          </w:r>
        </w:del>
      </w:ins>
      <w:ins w:id="10155" w:author="Rev 6 Allen Wirfs-Brock" w:date="2012-02-16T19:31:00Z">
        <w:r w:rsidR="0058620A">
          <w:t xml:space="preserve">Let </w:t>
        </w:r>
        <w:r w:rsidR="0058620A" w:rsidRPr="0058620A">
          <w:rPr>
            <w:i/>
          </w:rPr>
          <w:t>status</w:t>
        </w:r>
        <w:r w:rsidR="0058620A">
          <w:t xml:space="preserve"> be the result of performing</w:t>
        </w:r>
      </w:ins>
      <w:ins w:id="10156" w:author="Rev 4 Allen Wirfs-Brock" w:date="2011-11-07T11:05:00Z">
        <w:r>
          <w:t xml:space="preserve"> Indexed Destructuring Assignment Evaluation of</w:t>
        </w:r>
        <w:r w:rsidRPr="00E77497">
          <w:t xml:space="preserve"> </w:t>
        </w:r>
      </w:ins>
      <w:ins w:id="10157" w:author="Rev 3 Allen Wirfs-Brock" w:date="2011-09-11T12:54:00Z">
        <w:del w:id="10158" w:author="Rev 4 Allen Wirfs-Brock" w:date="2011-11-07T11:05:00Z">
          <w:r w:rsidR="00551535" w:rsidRPr="00E77497" w:rsidDel="006B1B28">
            <w:delText xml:space="preserve">Evaluate </w:delText>
          </w:r>
        </w:del>
      </w:ins>
      <w:ins w:id="10159" w:author="Allen Wirfs-Brock" w:date="2011-07-01T15:12:00Z">
        <w:del w:id="10160" w:author="Rev 3 Allen Wirfs-Brock" w:date="2011-09-11T12:53:00Z">
          <w:r w:rsidR="00C707BD" w:rsidRPr="00E77497" w:rsidDel="00551535">
            <w:delText xml:space="preserve">Let </w:delText>
          </w:r>
        </w:del>
        <w:del w:id="10161" w:author="Rev 3 Allen Wirfs-Brock" w:date="2011-09-11T12:46:00Z">
          <w:r w:rsidR="00C707BD" w:rsidRPr="00E77497" w:rsidDel="0024012F">
            <w:rPr>
              <w:i/>
            </w:rPr>
            <w:delText>i</w:delText>
          </w:r>
        </w:del>
        <w:del w:id="10162" w:author="Rev 3 Allen Wirfs-Brock" w:date="2011-09-11T12:53:00Z">
          <w:r w:rsidR="00C707BD" w:rsidRPr="00E77497" w:rsidDel="00551535">
            <w:rPr>
              <w:i/>
            </w:rPr>
            <w:delText>ndex</w:delText>
          </w:r>
          <w:r w:rsidR="00C707BD" w:rsidRPr="00E77497" w:rsidDel="00551535">
            <w:delText xml:space="preserve"> be the result of evaluating </w:delText>
          </w:r>
        </w:del>
        <w:r w:rsidR="00C707BD" w:rsidRPr="00E77497">
          <w:rPr>
            <w:rStyle w:val="bnf"/>
          </w:rPr>
          <w:t>AssignmentElement</w:t>
        </w:r>
        <w:r w:rsidR="00C707BD" w:rsidRPr="00E77497">
          <w:rPr>
            <w:rFonts w:ascii="Courier New" w:hAnsi="Courier New" w:cs="Courier New"/>
            <w:b/>
          </w:rPr>
          <w:t xml:space="preserve"> </w:t>
        </w:r>
      </w:ins>
      <w:ins w:id="10163" w:author="Rev 4 Allen Wirfs-Brock" w:date="2011-11-07T11:14:00Z">
        <w:r w:rsidR="00C7794D">
          <w:t>with</w:t>
        </w:r>
        <w:r w:rsidR="00C7794D" w:rsidRPr="00E77497">
          <w:t xml:space="preserve"> </w:t>
        </w:r>
      </w:ins>
      <w:ins w:id="10164" w:author="Allen Wirfs-Brock" w:date="2011-07-01T15:12:00Z">
        <w:del w:id="10165" w:author="Rev 4 Allen Wirfs-Brock" w:date="2011-11-07T11:14:00Z">
          <w:r w:rsidR="00C707BD" w:rsidRPr="00E77497" w:rsidDel="00C7794D">
            <w:delText xml:space="preserve">using </w:delText>
          </w:r>
        </w:del>
        <w:r w:rsidR="00C707BD" w:rsidRPr="00E77497">
          <w:rPr>
            <w:i/>
          </w:rPr>
          <w:t>obj</w:t>
        </w:r>
        <w:r w:rsidR="00C707BD" w:rsidRPr="00E77497">
          <w:t xml:space="preserve"> </w:t>
        </w:r>
        <w:del w:id="10166" w:author="Rev 4 Allen Wirfs-Brock" w:date="2011-11-07T11:08:00Z">
          <w:r w:rsidR="00C707BD" w:rsidRPr="00E77497" w:rsidDel="006B1B28">
            <w:delText xml:space="preserve">as the </w:delText>
          </w:r>
          <w:r w:rsidR="00C707BD" w:rsidRPr="00E77497" w:rsidDel="006B1B28">
            <w:rPr>
              <w:i/>
            </w:rPr>
            <w:delText>obj</w:delText>
          </w:r>
          <w:r w:rsidR="00C707BD" w:rsidRPr="00E77497" w:rsidDel="006B1B28">
            <w:delText xml:space="preserve"> parameter </w:delText>
          </w:r>
        </w:del>
        <w:r w:rsidR="00C707BD" w:rsidRPr="00E77497">
          <w:t xml:space="preserve">and </w:t>
        </w:r>
        <w:r w:rsidR="00C707BD" w:rsidRPr="00E77497">
          <w:rPr>
            <w:i/>
          </w:rPr>
          <w:t>index</w:t>
        </w:r>
        <w:r w:rsidR="00C707BD" w:rsidRPr="00E77497">
          <w:t>+</w:t>
        </w:r>
        <w:r w:rsidR="00C707BD" w:rsidRPr="00E77497">
          <w:rPr>
            <w:i/>
          </w:rPr>
          <w:t>skip</w:t>
        </w:r>
        <w:r w:rsidR="00C707BD" w:rsidRPr="00E77497">
          <w:t xml:space="preserve"> as the </w:t>
        </w:r>
        <w:del w:id="10167" w:author="Rev 4 Allen Wirfs-Brock" w:date="2011-11-07T11:08:00Z">
          <w:r w:rsidR="00C707BD" w:rsidRPr="00E77497" w:rsidDel="006B1B28">
            <w:rPr>
              <w:i/>
            </w:rPr>
            <w:delText>index</w:delText>
          </w:r>
          <w:r w:rsidR="00C707BD" w:rsidRPr="00E77497" w:rsidDel="006B1B28">
            <w:delText xml:space="preserve"> </w:delText>
          </w:r>
        </w:del>
      </w:ins>
      <w:ins w:id="10168" w:author="Rev 4 Allen Wirfs-Brock" w:date="2011-11-07T11:08:00Z">
        <w:r>
          <w:t>arguments</w:t>
        </w:r>
      </w:ins>
      <w:ins w:id="10169" w:author="Allen Wirfs-Brock" w:date="2011-07-01T15:12:00Z">
        <w:del w:id="10170" w:author="Rev 4 Allen Wirfs-Brock" w:date="2011-11-07T11:08:00Z">
          <w:r w:rsidR="00C707BD" w:rsidRPr="00E77497" w:rsidDel="006B1B28">
            <w:delText>parameter</w:delText>
          </w:r>
        </w:del>
        <w:r w:rsidR="00C707BD" w:rsidRPr="00E77497">
          <w:t>.</w:t>
        </w:r>
      </w:ins>
    </w:p>
    <w:p w14:paraId="56B80143" w14:textId="77777777" w:rsidR="0058620A" w:rsidRDefault="0058620A" w:rsidP="0058620A">
      <w:pPr>
        <w:pStyle w:val="Alg4"/>
        <w:numPr>
          <w:ilvl w:val="0"/>
          <w:numId w:val="413"/>
        </w:numPr>
        <w:contextualSpacing/>
        <w:rPr>
          <w:ins w:id="10171" w:author="Rev 6 Allen Wirfs-Brock" w:date="2012-02-16T19:31:00Z"/>
        </w:rPr>
      </w:pPr>
      <w:ins w:id="10172" w:author="Rev 6 Allen Wirfs-Brock" w:date="2012-02-16T19:31:00Z">
        <w:r>
          <w:t xml:space="preserve">If </w:t>
        </w:r>
        <w:r w:rsidRPr="006A5E27">
          <w:rPr>
            <w:i/>
          </w:rPr>
          <w:t>status</w:t>
        </w:r>
        <w:r>
          <w:t xml:space="preserve"> is an abrupt completion, return </w:t>
        </w:r>
        <w:r w:rsidRPr="006A5E27">
          <w:rPr>
            <w:i/>
          </w:rPr>
          <w:t>status</w:t>
        </w:r>
        <w:r>
          <w:t>.</w:t>
        </w:r>
      </w:ins>
    </w:p>
    <w:p w14:paraId="6C15581B" w14:textId="77777777" w:rsidR="00C707BD" w:rsidRPr="006B6D0A" w:rsidDel="005D43BD" w:rsidRDefault="00C707BD" w:rsidP="00FA3203">
      <w:pPr>
        <w:pStyle w:val="Alg3"/>
        <w:numPr>
          <w:ilvl w:val="0"/>
          <w:numId w:val="413"/>
        </w:numPr>
        <w:spacing w:after="240"/>
        <w:rPr>
          <w:ins w:id="10173" w:author="Allen Wirfs-Brock" w:date="2011-07-01T15:12:00Z"/>
          <w:del w:id="10174" w:author="Rev 4 Allen Wirfs-Brock" w:date="2011-11-07T10:59:00Z"/>
        </w:rPr>
      </w:pPr>
      <w:ins w:id="10175" w:author="Allen Wirfs-Brock" w:date="2011-07-01T15:12:00Z">
        <w:r w:rsidRPr="00E77497">
          <w:t xml:space="preserve">Return </w:t>
        </w:r>
        <w:r w:rsidRPr="00E77497">
          <w:rPr>
            <w:i/>
          </w:rPr>
          <w:t>index</w:t>
        </w:r>
      </w:ins>
      <w:ins w:id="10176" w:author="Rev 3 Allen Wirfs-Brock" w:date="2011-09-11T12:52:00Z">
        <w:r w:rsidR="00551535" w:rsidRPr="00C7794D">
          <w:t>+</w:t>
        </w:r>
      </w:ins>
      <w:ins w:id="10177" w:author="Rev 3 Allen Wirfs-Brock" w:date="2011-09-11T12:56:00Z">
        <w:r w:rsidR="00551535" w:rsidRPr="004D1BD1">
          <w:rPr>
            <w:i/>
          </w:rPr>
          <w:t>skip</w:t>
        </w:r>
        <w:r w:rsidR="00551535" w:rsidRPr="003B4312">
          <w:t>+</w:t>
        </w:r>
      </w:ins>
      <w:ins w:id="10178" w:author="Rev 3 Allen Wirfs-Brock" w:date="2011-09-11T12:52:00Z">
        <w:r w:rsidR="00551535" w:rsidRPr="003B4312">
          <w:t>1</w:t>
        </w:r>
      </w:ins>
      <w:ins w:id="10179" w:author="Allen Wirfs-Brock" w:date="2011-07-01T15:12:00Z">
        <w:del w:id="10180" w:author="Rev 3 Allen Wirfs-Brock" w:date="2011-09-11T12:47:00Z">
          <w:r w:rsidRPr="003B4312" w:rsidDel="0024012F">
            <w:delText>+</w:delText>
          </w:r>
          <w:r w:rsidRPr="008B7F6F" w:rsidDel="0024012F">
            <w:rPr>
              <w:i/>
            </w:rPr>
            <w:delText>skip</w:delText>
          </w:r>
        </w:del>
        <w:r w:rsidRPr="006B6D0A">
          <w:t>.</w:t>
        </w:r>
      </w:ins>
    </w:p>
    <w:p w14:paraId="09E1EBD0" w14:textId="77777777" w:rsidR="00C707BD" w:rsidRPr="006B6D0A" w:rsidRDefault="00C707BD" w:rsidP="00FA3203">
      <w:pPr>
        <w:pStyle w:val="Alg3"/>
        <w:numPr>
          <w:ilvl w:val="0"/>
          <w:numId w:val="413"/>
        </w:numPr>
        <w:spacing w:after="240"/>
        <w:rPr>
          <w:ins w:id="10181" w:author="Allen Wirfs-Brock" w:date="2011-07-01T15:12:00Z"/>
        </w:rPr>
      </w:pPr>
    </w:p>
    <w:p w14:paraId="3B204289" w14:textId="77777777" w:rsidR="004912C9" w:rsidRPr="00E77497" w:rsidRDefault="00C707BD" w:rsidP="00C7794D">
      <w:pPr>
        <w:contextualSpacing/>
        <w:rPr>
          <w:ins w:id="10182" w:author="Rev 4 Allen Wirfs-Brock" w:date="2011-10-15T14:48:00Z"/>
          <w:rFonts w:cs="Arial"/>
          <w:i/>
          <w:vertAlign w:val="subscript"/>
        </w:rPr>
      </w:pPr>
      <w:ins w:id="10183" w:author="Allen Wirfs-Brock" w:date="2011-07-01T15:12:00Z">
        <w:del w:id="10184" w:author="Rev 4 Allen Wirfs-Brock" w:date="2011-10-15T14:48:00Z">
          <w:r w:rsidRPr="006B6D0A" w:rsidDel="004912C9">
            <w:delText xml:space="preserve">The </w:delText>
          </w:r>
        </w:del>
      </w:ins>
      <w:ins w:id="10185" w:author="Allen Wirfs-Brock" w:date="2011-07-01T15:16:00Z">
        <w:del w:id="10186" w:author="Rev 4 Allen Wirfs-Brock" w:date="2011-10-15T14:48:00Z">
          <w:r w:rsidR="00697CC4" w:rsidRPr="00E65A34" w:rsidDel="004912C9">
            <w:delText>s</w:delText>
          </w:r>
          <w:r w:rsidR="00697CC4" w:rsidRPr="009C202C" w:rsidDel="004912C9">
            <w:delText xml:space="preserve">upplemental </w:delText>
          </w:r>
        </w:del>
      </w:ins>
      <w:ins w:id="10187" w:author="Allen Wirfs-Brock" w:date="2011-07-01T15:12:00Z">
        <w:del w:id="10188" w:author="Rev 4 Allen Wirfs-Brock" w:date="2011-10-15T14:48:00Z">
          <w:r w:rsidRPr="00B820AB" w:rsidDel="004912C9">
            <w:delText xml:space="preserve">production </w:delText>
          </w:r>
        </w:del>
        <w:r w:rsidRPr="00675B74">
          <w:rPr>
            <w:rStyle w:val="bnf"/>
          </w:rPr>
          <w:t xml:space="preserve">AssignmentElementList </w:t>
        </w:r>
        <w:r w:rsidRPr="00E77497">
          <w:rPr>
            <w:b/>
          </w:rPr>
          <w:t xml:space="preserve">: </w:t>
        </w:r>
        <w:r w:rsidRPr="00E77497">
          <w:rPr>
            <w:rStyle w:val="bnf"/>
          </w:rPr>
          <w:t xml:space="preserve">AssignmentElementList </w:t>
        </w:r>
      </w:ins>
      <w:ins w:id="10189" w:author="Rev 3 Allen Wirfs-Brock" w:date="2011-08-30T11:25:00Z">
        <w:r w:rsidR="00620189" w:rsidRPr="00E77497">
          <w:rPr>
            <w:rFonts w:ascii="Courier New" w:hAnsi="Courier New" w:cs="Courier New"/>
            <w:b/>
          </w:rPr>
          <w:t>,</w:t>
        </w:r>
      </w:ins>
      <w:ins w:id="10190" w:author="Allen Wirfs-Brock" w:date="2011-07-01T15:12:00Z">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5FA54F8B" w14:textId="77777777" w:rsidR="00C707BD" w:rsidRPr="00E77497" w:rsidDel="0058620A" w:rsidRDefault="00C707BD" w:rsidP="00C7794D">
      <w:pPr>
        <w:ind w:left="360"/>
        <w:rPr>
          <w:ins w:id="10191" w:author="Allen Wirfs-Brock" w:date="2011-07-01T15:12:00Z"/>
          <w:del w:id="10192" w:author="Rev 6 Allen Wirfs-Brock" w:date="2012-02-16T19:37:00Z"/>
        </w:rPr>
      </w:pPr>
      <w:ins w:id="10193" w:author="Allen Wirfs-Brock" w:date="2011-07-01T15:12:00Z">
        <w:del w:id="10194" w:author="Rev 6 Allen Wirfs-Brock" w:date="2012-02-16T19:37:00Z">
          <w:r w:rsidRPr="00E77497" w:rsidDel="0058620A">
            <w:delText xml:space="preserve"> is evaluated with the parameters </w:delText>
          </w:r>
          <w:r w:rsidRPr="00E77497" w:rsidDel="0058620A">
            <w:rPr>
              <w:rStyle w:val="bnf"/>
            </w:rPr>
            <w:delText>obj</w:delText>
          </w:r>
          <w:r w:rsidRPr="00E77497" w:rsidDel="0058620A">
            <w:delText xml:space="preserve"> and </w:delText>
          </w:r>
          <w:r w:rsidRPr="00E77497" w:rsidDel="0058620A">
            <w:rPr>
              <w:rStyle w:val="bnf"/>
            </w:rPr>
            <w:delText>index</w:delText>
          </w:r>
          <w:r w:rsidRPr="00E77497" w:rsidDel="0058620A">
            <w:delText xml:space="preserve"> as follows:</w:delText>
          </w:r>
        </w:del>
      </w:ins>
    </w:p>
    <w:p w14:paraId="63E9762A" w14:textId="77777777" w:rsidR="00C707BD" w:rsidRPr="00E77497" w:rsidRDefault="00C707BD" w:rsidP="00FA3203">
      <w:pPr>
        <w:pStyle w:val="Alg3"/>
        <w:numPr>
          <w:ilvl w:val="0"/>
          <w:numId w:val="414"/>
        </w:numPr>
        <w:rPr>
          <w:ins w:id="10195" w:author="Allen Wirfs-Brock" w:date="2011-07-01T15:12:00Z"/>
        </w:rPr>
      </w:pPr>
      <w:ins w:id="10196" w:author="Allen Wirfs-Brock" w:date="2011-07-01T15:12:00Z">
        <w:r w:rsidRPr="00E77497">
          <w:t xml:space="preserve">Let </w:t>
        </w:r>
        <w:del w:id="10197" w:author="Rev 3 Allen Wirfs-Brock" w:date="2011-09-11T12:48:00Z">
          <w:r w:rsidRPr="00E77497" w:rsidDel="0024012F">
            <w:rPr>
              <w:i/>
            </w:rPr>
            <w:delText>e</w:delText>
          </w:r>
        </w:del>
      </w:ins>
      <w:ins w:id="10198" w:author="Rev 3 Allen Wirfs-Brock" w:date="2011-09-11T12:48:00Z">
        <w:r w:rsidR="0024012F" w:rsidRPr="00E77497">
          <w:rPr>
            <w:i/>
          </w:rPr>
          <w:t>list</w:t>
        </w:r>
      </w:ins>
      <w:ins w:id="10199" w:author="Rev 3 Allen Wirfs-Brock" w:date="2011-09-11T12:58:00Z">
        <w:r w:rsidR="00551535" w:rsidRPr="00E77497">
          <w:rPr>
            <w:i/>
          </w:rPr>
          <w:t>Next</w:t>
        </w:r>
      </w:ins>
      <w:ins w:id="10200" w:author="Allen Wirfs-Brock" w:date="2011-07-01T15:12:00Z">
        <w:del w:id="10201" w:author="Rev 3 Allen Wirfs-Brock" w:date="2011-09-11T12:58:00Z">
          <w:r w:rsidRPr="00E77497" w:rsidDel="00551535">
            <w:rPr>
              <w:i/>
            </w:rPr>
            <w:delText>nd</w:delText>
          </w:r>
        </w:del>
        <w:r w:rsidRPr="00E77497">
          <w:t xml:space="preserve"> be the result of </w:t>
        </w:r>
      </w:ins>
      <w:ins w:id="10202" w:author="Rev 4 Allen Wirfs-Brock" w:date="2011-11-07T11:05:00Z">
        <w:r w:rsidR="006B1B28">
          <w:t>performing Indexed Destructuring Assignment Evaluation of</w:t>
        </w:r>
        <w:r w:rsidR="006B1B28" w:rsidRPr="00E77497">
          <w:t xml:space="preserve"> </w:t>
        </w:r>
      </w:ins>
      <w:ins w:id="10203" w:author="Allen Wirfs-Brock" w:date="2011-07-01T15:12:00Z">
        <w:del w:id="10204" w:author="Rev 4 Allen Wirfs-Brock" w:date="2011-11-07T11:05:00Z">
          <w:r w:rsidRPr="00E77497" w:rsidDel="006B1B28">
            <w:delText xml:space="preserve">evaluating </w:delText>
          </w:r>
        </w:del>
        <w:r w:rsidRPr="00E77497">
          <w:rPr>
            <w:rStyle w:val="bnf"/>
          </w:rPr>
          <w:t>Assignmen</w:t>
        </w:r>
        <w:del w:id="10205" w:author="Rev 3 Allen Wirfs-Brock" w:date="2011-09-11T12:48:00Z">
          <w:r w:rsidRPr="00E77497" w:rsidDel="0024012F">
            <w:rPr>
              <w:rStyle w:val="bnf"/>
            </w:rPr>
            <w:delText>tRes</w:delText>
          </w:r>
        </w:del>
        <w:r w:rsidRPr="00E77497">
          <w:rPr>
            <w:rStyle w:val="bnf"/>
          </w:rPr>
          <w:t>tElement</w:t>
        </w:r>
      </w:ins>
      <w:ins w:id="10206" w:author="Rev 3 Allen Wirfs-Brock" w:date="2011-09-11T12:48:00Z">
        <w:r w:rsidR="0024012F" w:rsidRPr="00E77497">
          <w:rPr>
            <w:rStyle w:val="bnf"/>
          </w:rPr>
          <w:t>List</w:t>
        </w:r>
      </w:ins>
      <w:ins w:id="10207" w:author="Allen Wirfs-Brock" w:date="2011-07-01T15:12:00Z">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ins>
    </w:p>
    <w:p w14:paraId="0E670DF7" w14:textId="77777777" w:rsidR="00C707BD" w:rsidRPr="00E77497" w:rsidRDefault="00C707BD" w:rsidP="00FA3203">
      <w:pPr>
        <w:pStyle w:val="Alg3"/>
        <w:numPr>
          <w:ilvl w:val="0"/>
          <w:numId w:val="414"/>
        </w:numPr>
        <w:rPr>
          <w:ins w:id="10208" w:author="Allen Wirfs-Brock" w:date="2011-07-01T15:12:00Z"/>
        </w:rPr>
      </w:pPr>
      <w:ins w:id="10209"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28F7501" w14:textId="77777777" w:rsidR="0058620A" w:rsidRDefault="0058620A" w:rsidP="0058620A">
      <w:pPr>
        <w:pStyle w:val="Alg4"/>
        <w:numPr>
          <w:ilvl w:val="0"/>
          <w:numId w:val="414"/>
        </w:numPr>
        <w:contextualSpacing/>
        <w:rPr>
          <w:ins w:id="10210" w:author="Rev 6 Allen Wirfs-Brock" w:date="2012-02-16T19:32:00Z"/>
        </w:rPr>
      </w:pPr>
      <w:ins w:id="10211" w:author="Rev 6 Allen Wirfs-Brock" w:date="2012-02-16T19:32:00Z">
        <w:r>
          <w:t xml:space="preserve">If </w:t>
        </w:r>
        <w:r w:rsidRPr="00E77497">
          <w:rPr>
            <w:i/>
          </w:rPr>
          <w:t>listNext</w:t>
        </w:r>
        <w:r w:rsidRPr="00E77497">
          <w:t xml:space="preserve"> </w:t>
        </w:r>
        <w:r>
          <w:t xml:space="preserve">is an abrupt completion, return </w:t>
        </w:r>
      </w:ins>
      <w:ins w:id="10212" w:author="Rev 6 Allen Wirfs-Brock" w:date="2012-02-16T19:33:00Z">
        <w:r w:rsidRPr="00E77497">
          <w:rPr>
            <w:i/>
          </w:rPr>
          <w:t>listNext</w:t>
        </w:r>
      </w:ins>
      <w:ins w:id="10213" w:author="Rev 6 Allen Wirfs-Brock" w:date="2012-02-16T19:32:00Z">
        <w:r>
          <w:t>.</w:t>
        </w:r>
      </w:ins>
    </w:p>
    <w:p w14:paraId="74886AA5" w14:textId="77777777" w:rsidR="00C707BD" w:rsidRPr="00E77497" w:rsidRDefault="00C707BD" w:rsidP="00FA3203">
      <w:pPr>
        <w:pStyle w:val="Alg3"/>
        <w:numPr>
          <w:ilvl w:val="0"/>
          <w:numId w:val="414"/>
        </w:numPr>
        <w:rPr>
          <w:ins w:id="10214" w:author="Allen Wirfs-Brock" w:date="2011-07-01T15:12:00Z"/>
        </w:rPr>
      </w:pPr>
      <w:ins w:id="10215" w:author="Allen Wirfs-Brock" w:date="2011-07-01T15:12:00Z">
        <w:del w:id="10216" w:author="Rev 3 Allen Wirfs-Brock" w:date="2011-09-11T13:00:00Z">
          <w:r w:rsidRPr="00E77497" w:rsidDel="004813EB">
            <w:delText xml:space="preserve">Let </w:delText>
          </w:r>
        </w:del>
        <w:del w:id="10217" w:author="Rev 3 Allen Wirfs-Brock" w:date="2011-09-11T12:49:00Z">
          <w:r w:rsidRPr="00E77497" w:rsidDel="0024012F">
            <w:rPr>
              <w:i/>
            </w:rPr>
            <w:delText>i</w:delText>
          </w:r>
        </w:del>
        <w:del w:id="10218" w:author="Rev 3 Allen Wirfs-Brock" w:date="2011-09-11T13:00:00Z">
          <w:r w:rsidRPr="00E77497" w:rsidDel="004813EB">
            <w:rPr>
              <w:i/>
            </w:rPr>
            <w:delText>ndex</w:delText>
          </w:r>
          <w:r w:rsidRPr="00E77497" w:rsidDel="004813EB">
            <w:delText xml:space="preserve"> be the result of evaluating </w:delText>
          </w:r>
        </w:del>
      </w:ins>
      <w:ins w:id="10219" w:author="Rev 6 Allen Wirfs-Brock" w:date="2012-02-16T19:33:00Z">
        <w:r w:rsidR="0058620A">
          <w:t xml:space="preserve">Let </w:t>
        </w:r>
        <w:r w:rsidR="0058620A" w:rsidRPr="0058620A">
          <w:rPr>
            <w:i/>
          </w:rPr>
          <w:t>status</w:t>
        </w:r>
        <w:r w:rsidR="0058620A">
          <w:t xml:space="preserve"> be the result of performing </w:t>
        </w:r>
      </w:ins>
      <w:ins w:id="10220" w:author="Rev 4 Allen Wirfs-Brock" w:date="2011-11-07T11:05:00Z">
        <w:del w:id="10221" w:author="Rev 6 Allen Wirfs-Brock" w:date="2012-02-16T19:33:00Z">
          <w:r w:rsidR="006B1B28" w:rsidDel="0058620A">
            <w:delText xml:space="preserve">Perform </w:delText>
          </w:r>
        </w:del>
        <w:r w:rsidR="006B1B28">
          <w:t>Indexed Destructuring Assignment Evaluation of</w:t>
        </w:r>
        <w:r w:rsidR="006B1B28" w:rsidRPr="00E77497">
          <w:t xml:space="preserve"> </w:t>
        </w:r>
      </w:ins>
      <w:ins w:id="10222" w:author="Rev 3 Allen Wirfs-Brock" w:date="2011-09-11T13:00:00Z">
        <w:del w:id="10223" w:author="Rev 4 Allen Wirfs-Brock" w:date="2011-11-07T11:05:00Z">
          <w:r w:rsidR="004813EB" w:rsidRPr="00E77497" w:rsidDel="006B1B28">
            <w:delText xml:space="preserve">Evaluate </w:delText>
          </w:r>
        </w:del>
      </w:ins>
      <w:ins w:id="10224" w:author="Allen Wirfs-Brock" w:date="2011-07-01T15:12:00Z">
        <w:r w:rsidRPr="00E77497">
          <w:rPr>
            <w:rStyle w:val="bnf"/>
          </w:rPr>
          <w:t>AssignmentElement</w:t>
        </w:r>
        <w:r w:rsidRPr="00E77497">
          <w:rPr>
            <w:rFonts w:ascii="Courier New" w:hAnsi="Courier New" w:cs="Courier New"/>
            <w:b/>
          </w:rPr>
          <w:t xml:space="preserve"> </w:t>
        </w:r>
      </w:ins>
      <w:ins w:id="10225" w:author="Rev 4 Allen Wirfs-Brock" w:date="2011-11-07T11:14:00Z">
        <w:r w:rsidR="00C7794D">
          <w:t>with</w:t>
        </w:r>
        <w:r w:rsidR="00C7794D" w:rsidRPr="00E77497">
          <w:t xml:space="preserve"> </w:t>
        </w:r>
      </w:ins>
      <w:ins w:id="10226" w:author="Allen Wirfs-Brock" w:date="2011-07-01T15:12:00Z">
        <w:del w:id="10227" w:author="Rev 4 Allen Wirfs-Brock" w:date="2011-11-07T11:14:00Z">
          <w:r w:rsidRPr="00E77497" w:rsidDel="00C7794D">
            <w:delText xml:space="preserve">using </w:delText>
          </w:r>
        </w:del>
        <w:r w:rsidRPr="00E77497">
          <w:rPr>
            <w:i/>
          </w:rPr>
          <w:t>obj</w:t>
        </w:r>
        <w:r w:rsidRPr="00E77497">
          <w:t xml:space="preserve"> </w:t>
        </w:r>
        <w:del w:id="10228"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0229" w:author="Rev 3 Allen Wirfs-Brock" w:date="2011-09-11T12:49:00Z">
          <w:r w:rsidRPr="00E77497" w:rsidDel="0024012F">
            <w:rPr>
              <w:i/>
            </w:rPr>
            <w:delText>e</w:delText>
          </w:r>
        </w:del>
      </w:ins>
      <w:ins w:id="10230" w:author="Rev 3 Allen Wirfs-Brock" w:date="2011-09-11T12:49:00Z">
        <w:r w:rsidR="0024012F" w:rsidRPr="00E77497">
          <w:rPr>
            <w:i/>
          </w:rPr>
          <w:t>list</w:t>
        </w:r>
      </w:ins>
      <w:ins w:id="10231" w:author="Rev 3 Allen Wirfs-Brock" w:date="2011-09-11T12:59:00Z">
        <w:r w:rsidR="004813EB" w:rsidRPr="00E77497">
          <w:rPr>
            <w:i/>
          </w:rPr>
          <w:t>Next</w:t>
        </w:r>
      </w:ins>
      <w:ins w:id="10232" w:author="Allen Wirfs-Brock" w:date="2011-07-01T15:12:00Z">
        <w:del w:id="10233" w:author="Rev 3 Allen Wirfs-Brock" w:date="2011-09-11T12:59:00Z">
          <w:r w:rsidRPr="00E77497" w:rsidDel="004813EB">
            <w:rPr>
              <w:i/>
            </w:rPr>
            <w:delText>nd</w:delText>
          </w:r>
        </w:del>
        <w:r w:rsidRPr="00E77497">
          <w:t>+</w:t>
        </w:r>
        <w:r w:rsidRPr="00E77497">
          <w:rPr>
            <w:i/>
          </w:rPr>
          <w:t>skip</w:t>
        </w:r>
        <w:r w:rsidRPr="00E77497">
          <w:t xml:space="preserve"> as the </w:t>
        </w:r>
        <w:del w:id="10234" w:author="Rev 4 Allen Wirfs-Brock" w:date="2011-11-07T11:08:00Z">
          <w:r w:rsidRPr="00E77497" w:rsidDel="006B1B28">
            <w:rPr>
              <w:i/>
            </w:rPr>
            <w:delText>index</w:delText>
          </w:r>
          <w:r w:rsidRPr="00E77497" w:rsidDel="006B1B28">
            <w:delText xml:space="preserve"> </w:delText>
          </w:r>
        </w:del>
      </w:ins>
      <w:ins w:id="10235" w:author="Rev 4 Allen Wirfs-Brock" w:date="2011-11-07T11:08:00Z">
        <w:r w:rsidR="006B1B28">
          <w:t>arguments</w:t>
        </w:r>
      </w:ins>
      <w:ins w:id="10236" w:author="Allen Wirfs-Brock" w:date="2011-07-01T15:12:00Z">
        <w:del w:id="10237" w:author="Rev 4 Allen Wirfs-Brock" w:date="2011-11-07T11:08:00Z">
          <w:r w:rsidRPr="00E77497" w:rsidDel="006B1B28">
            <w:delText>parameter</w:delText>
          </w:r>
        </w:del>
        <w:r w:rsidRPr="00E77497">
          <w:t>.</w:t>
        </w:r>
      </w:ins>
    </w:p>
    <w:p w14:paraId="3070407E" w14:textId="77777777" w:rsidR="0058620A" w:rsidRDefault="0058620A" w:rsidP="0058620A">
      <w:pPr>
        <w:pStyle w:val="Alg4"/>
        <w:numPr>
          <w:ilvl w:val="0"/>
          <w:numId w:val="414"/>
        </w:numPr>
        <w:contextualSpacing/>
        <w:rPr>
          <w:ins w:id="10238" w:author="Rev 6 Allen Wirfs-Brock" w:date="2012-02-16T19:32:00Z"/>
        </w:rPr>
      </w:pPr>
      <w:ins w:id="10239" w:author="Rev 6 Allen Wirfs-Brock" w:date="2012-02-16T19:32:00Z">
        <w:r>
          <w:t xml:space="preserve">If </w:t>
        </w:r>
        <w:r w:rsidRPr="006A5E27">
          <w:rPr>
            <w:i/>
          </w:rPr>
          <w:t>status</w:t>
        </w:r>
        <w:r>
          <w:t xml:space="preserve"> is an abrupt completion, return </w:t>
        </w:r>
        <w:r w:rsidRPr="006A5E27">
          <w:rPr>
            <w:i/>
          </w:rPr>
          <w:t>status</w:t>
        </w:r>
        <w:r>
          <w:t>.</w:t>
        </w:r>
      </w:ins>
    </w:p>
    <w:p w14:paraId="5D66E1B0" w14:textId="77777777" w:rsidR="00C707BD" w:rsidRPr="00E77497" w:rsidDel="004912C9" w:rsidRDefault="00C707BD" w:rsidP="00FA3203">
      <w:pPr>
        <w:pStyle w:val="Alg3"/>
        <w:numPr>
          <w:ilvl w:val="0"/>
          <w:numId w:val="414"/>
        </w:numPr>
        <w:spacing w:after="240"/>
        <w:rPr>
          <w:ins w:id="10240" w:author="Allen Wirfs-Brock" w:date="2011-07-01T15:12:00Z"/>
          <w:del w:id="10241" w:author="Rev 4 Allen Wirfs-Brock" w:date="2011-10-15T14:49:00Z"/>
        </w:rPr>
      </w:pPr>
      <w:ins w:id="10242" w:author="Allen Wirfs-Brock" w:date="2011-07-01T15:12:00Z">
        <w:r w:rsidRPr="00E77497">
          <w:t xml:space="preserve">Return </w:t>
        </w:r>
        <w:del w:id="10243" w:author="Rev 3 Allen Wirfs-Brock" w:date="2011-09-11T12:50:00Z">
          <w:r w:rsidRPr="00E77497" w:rsidDel="0024012F">
            <w:rPr>
              <w:i/>
            </w:rPr>
            <w:delText>i</w:delText>
          </w:r>
        </w:del>
      </w:ins>
      <w:ins w:id="10244" w:author="Rev 3 Allen Wirfs-Brock" w:date="2011-09-11T12:50:00Z">
        <w:r w:rsidR="0024012F" w:rsidRPr="00E77497">
          <w:rPr>
            <w:i/>
          </w:rPr>
          <w:t>l</w:t>
        </w:r>
      </w:ins>
      <w:ins w:id="10245" w:author="Rev 3 Allen Wirfs-Brock" w:date="2011-09-11T13:00:00Z">
        <w:r w:rsidR="004813EB" w:rsidRPr="00E77497">
          <w:rPr>
            <w:i/>
          </w:rPr>
          <w:t>i</w:t>
        </w:r>
      </w:ins>
      <w:ins w:id="10246" w:author="Rev 3 Allen Wirfs-Brock" w:date="2011-09-11T12:50:00Z">
        <w:r w:rsidR="0024012F" w:rsidRPr="00E77497">
          <w:rPr>
            <w:i/>
          </w:rPr>
          <w:t>st</w:t>
        </w:r>
      </w:ins>
      <w:ins w:id="10247" w:author="Rev 3 Allen Wirfs-Brock" w:date="2011-09-11T13:00:00Z">
        <w:r w:rsidR="004813EB" w:rsidRPr="00E77497">
          <w:rPr>
            <w:i/>
          </w:rPr>
          <w:t>Next</w:t>
        </w:r>
      </w:ins>
      <w:ins w:id="10248" w:author="Allen Wirfs-Brock" w:date="2011-07-01T15:12:00Z">
        <w:del w:id="10249" w:author="Rev 3 Allen Wirfs-Brock" w:date="2011-09-11T13:00:00Z">
          <w:r w:rsidRPr="00E77497" w:rsidDel="004813EB">
            <w:rPr>
              <w:i/>
            </w:rPr>
            <w:delText>ndex</w:delText>
          </w:r>
        </w:del>
        <w:r w:rsidRPr="00E77497">
          <w:t>+</w:t>
        </w:r>
        <w:r w:rsidRPr="00E77497">
          <w:rPr>
            <w:i/>
          </w:rPr>
          <w:t>skip+</w:t>
        </w:r>
        <w:r w:rsidRPr="00E77497">
          <w:t>1.</w:t>
        </w:r>
      </w:ins>
    </w:p>
    <w:p w14:paraId="4EECF474" w14:textId="77777777" w:rsidR="00C707BD" w:rsidRPr="00E77497" w:rsidRDefault="00C707BD" w:rsidP="00FA3203">
      <w:pPr>
        <w:pStyle w:val="Alg3"/>
        <w:numPr>
          <w:ilvl w:val="0"/>
          <w:numId w:val="414"/>
        </w:numPr>
        <w:spacing w:after="240"/>
        <w:rPr>
          <w:ins w:id="10250" w:author="Allen Wirfs-Brock" w:date="2011-07-01T15:12:00Z"/>
        </w:rPr>
      </w:pPr>
    </w:p>
    <w:p w14:paraId="736AE5F9" w14:textId="77777777" w:rsidR="004912C9" w:rsidRPr="003B4312" w:rsidRDefault="00C707BD" w:rsidP="00C7794D">
      <w:pPr>
        <w:contextualSpacing/>
        <w:rPr>
          <w:ins w:id="10251" w:author="Rev 4 Allen Wirfs-Brock" w:date="2011-10-15T14:49:00Z"/>
          <w:rStyle w:val="bnf"/>
        </w:rPr>
      </w:pPr>
      <w:ins w:id="10252" w:author="Allen Wirfs-Brock" w:date="2011-07-01T15:12:00Z">
        <w:del w:id="10253" w:author="Rev 4 Allen Wirfs-Brock" w:date="2011-10-15T14:49:00Z">
          <w:r w:rsidRPr="00E77497" w:rsidDel="004912C9">
            <w:delText xml:space="preserve">The </w:delText>
          </w:r>
        </w:del>
      </w:ins>
      <w:ins w:id="10254" w:author="Allen Wirfs-Brock" w:date="2011-07-01T15:16:00Z">
        <w:del w:id="10255" w:author="Rev 4 Allen Wirfs-Brock" w:date="2011-10-15T14:49:00Z">
          <w:r w:rsidR="00697CC4" w:rsidRPr="00E77497" w:rsidDel="004912C9">
            <w:delText xml:space="preserve">supplemental </w:delText>
          </w:r>
        </w:del>
      </w:ins>
      <w:ins w:id="10256" w:author="Allen Wirfs-Brock" w:date="2011-07-01T15:12:00Z">
        <w:del w:id="10257" w:author="Rev 4 Allen Wirfs-Brock" w:date="2011-10-15T14:49:00Z">
          <w:r w:rsidRPr="00E77497" w:rsidDel="004912C9">
            <w:delText xml:space="preserve">production </w:delText>
          </w:r>
        </w:del>
        <w:r w:rsidRPr="00E77497">
          <w:rPr>
            <w:rStyle w:val="bnf"/>
          </w:rPr>
          <w:t xml:space="preserve">AssignmentElement </w:t>
        </w:r>
        <w:r w:rsidRPr="00C7794D">
          <w:rPr>
            <w:b/>
          </w:rPr>
          <w:t>:</w:t>
        </w:r>
        <w:r w:rsidRPr="004D1BD1">
          <w:rPr>
            <w:b/>
          </w:rPr>
          <w:t xml:space="preserve"> </w:t>
        </w:r>
        <w:r w:rsidRPr="003B4312">
          <w:rPr>
            <w:rStyle w:val="bnf"/>
          </w:rPr>
          <w:t>LeftHandSideExpression</w:t>
        </w:r>
      </w:ins>
    </w:p>
    <w:p w14:paraId="67056782" w14:textId="77777777" w:rsidR="00C707BD" w:rsidRPr="00E77497" w:rsidDel="0058620A" w:rsidRDefault="00C707BD" w:rsidP="00C7794D">
      <w:pPr>
        <w:ind w:left="360"/>
        <w:rPr>
          <w:ins w:id="10258" w:author="Allen Wirfs-Brock" w:date="2011-07-01T15:12:00Z"/>
          <w:del w:id="10259" w:author="Rev 6 Allen Wirfs-Brock" w:date="2012-02-16T19:37:00Z"/>
        </w:rPr>
      </w:pPr>
      <w:ins w:id="10260" w:author="Allen Wirfs-Brock" w:date="2011-07-01T15:12:00Z">
        <w:del w:id="10261" w:author="Rev 6 Allen Wirfs-Brock" w:date="2012-02-16T19:37:00Z">
          <w:r w:rsidRPr="008B7F6F" w:rsidDel="0058620A">
            <w:delText xml:space="preserve"> is evaluated </w:delText>
          </w:r>
          <w:r w:rsidRPr="006B6D0A" w:rsidDel="0058620A">
            <w:delText xml:space="preserve">with the parameters </w:delText>
          </w:r>
          <w:r w:rsidRPr="00E65A34" w:rsidDel="0058620A">
            <w:rPr>
              <w:rStyle w:val="bnf"/>
            </w:rPr>
            <w:delText>obj</w:delText>
          </w:r>
          <w:r w:rsidRPr="009C202C" w:rsidDel="0058620A">
            <w:delText xml:space="preserve"> and </w:delText>
          </w:r>
          <w:r w:rsidRPr="00B820AB" w:rsidDel="0058620A">
            <w:rPr>
              <w:rStyle w:val="bnf"/>
            </w:rPr>
            <w:delText>index</w:delText>
          </w:r>
          <w:r w:rsidRPr="00675B74" w:rsidDel="0058620A">
            <w:delText xml:space="preserve"> </w:delText>
          </w:r>
          <w:r w:rsidRPr="00E77497" w:rsidDel="0058620A">
            <w:delText>as follows:</w:delText>
          </w:r>
        </w:del>
      </w:ins>
    </w:p>
    <w:p w14:paraId="5560CF5A" w14:textId="77777777" w:rsidR="00C707BD" w:rsidRPr="00E77497" w:rsidRDefault="00C707BD" w:rsidP="00FA3203">
      <w:pPr>
        <w:pStyle w:val="Alg3"/>
        <w:numPr>
          <w:ilvl w:val="0"/>
          <w:numId w:val="415"/>
        </w:numPr>
        <w:rPr>
          <w:ins w:id="10262" w:author="Allen Wirfs-Brock" w:date="2011-07-01T15:12:00Z"/>
        </w:rPr>
      </w:pPr>
      <w:ins w:id="10263" w:author="Allen Wirfs-Brock" w:date="2011-07-01T15:12:00Z">
        <w:r w:rsidRPr="00E77497">
          <w:t xml:space="preserve">Let </w:t>
        </w:r>
        <w:r w:rsidRPr="00E77497">
          <w:rPr>
            <w:i/>
          </w:rPr>
          <w:t>name</w:t>
        </w:r>
        <w:r w:rsidRPr="00E77497">
          <w:t xml:space="preserve"> be ToString(</w:t>
        </w:r>
        <w:r w:rsidRPr="00E77497">
          <w:rPr>
            <w:i/>
          </w:rPr>
          <w:t>index</w:t>
        </w:r>
        <w:r w:rsidRPr="00E77497">
          <w:t>).</w:t>
        </w:r>
      </w:ins>
    </w:p>
    <w:p w14:paraId="7DFF8376" w14:textId="77777777" w:rsidR="00C707BD" w:rsidRPr="00E77497" w:rsidRDefault="00C707BD" w:rsidP="00FA3203">
      <w:pPr>
        <w:pStyle w:val="Alg3"/>
        <w:numPr>
          <w:ilvl w:val="0"/>
          <w:numId w:val="415"/>
        </w:numPr>
        <w:rPr>
          <w:ins w:id="10264" w:author="Allen Wirfs-Brock" w:date="2011-07-01T15:12:00Z"/>
        </w:rPr>
      </w:pPr>
      <w:ins w:id="10265"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ins>
      <w:ins w:id="10266" w:author="Rev 4 Allen Wirfs-Brock" w:date="2011-11-07T11:14:00Z">
        <w:r w:rsidR="00C7794D">
          <w:t>with</w:t>
        </w:r>
        <w:r w:rsidR="00C7794D" w:rsidRPr="00E77497">
          <w:t xml:space="preserve"> </w:t>
        </w:r>
      </w:ins>
      <w:ins w:id="10267" w:author="Allen Wirfs-Brock" w:date="2011-07-01T15:12:00Z">
        <w:del w:id="10268" w:author="Rev 4 Allen Wirfs-Brock" w:date="2011-11-07T11:14:00Z">
          <w:r w:rsidRPr="00E77497" w:rsidDel="00C7794D">
            <w:delText xml:space="preserve">passing </w:delText>
          </w:r>
        </w:del>
        <w:r w:rsidRPr="00E77497">
          <w:rPr>
            <w:i/>
          </w:rPr>
          <w:t>name</w:t>
        </w:r>
        <w:r w:rsidRPr="00E77497">
          <w:t xml:space="preserve"> as the argument.</w:t>
        </w:r>
      </w:ins>
    </w:p>
    <w:p w14:paraId="4E6348EB" w14:textId="77777777" w:rsidR="0058620A" w:rsidRDefault="0058620A" w:rsidP="0058620A">
      <w:pPr>
        <w:pStyle w:val="Alg4"/>
        <w:numPr>
          <w:ilvl w:val="0"/>
          <w:numId w:val="415"/>
        </w:numPr>
        <w:contextualSpacing/>
        <w:rPr>
          <w:ins w:id="10269" w:author="Rev 6 Allen Wirfs-Brock" w:date="2012-02-16T19:34:00Z"/>
        </w:rPr>
      </w:pPr>
      <w:ins w:id="10270" w:author="Rev 6 Allen Wirfs-Brock" w:date="2012-02-16T19:34:00Z">
        <w:r>
          <w:t xml:space="preserve">If </w:t>
        </w:r>
        <w:r>
          <w:rPr>
            <w:i/>
          </w:rPr>
          <w:t>v</w:t>
        </w:r>
        <w:r>
          <w:t xml:space="preserve"> is an abrupt completion, return </w:t>
        </w:r>
        <w:r>
          <w:rPr>
            <w:i/>
          </w:rPr>
          <w:t>v</w:t>
        </w:r>
        <w:r>
          <w:t>.</w:t>
        </w:r>
      </w:ins>
    </w:p>
    <w:p w14:paraId="51F12D5F" w14:textId="77777777" w:rsidR="00C707BD" w:rsidRPr="00E77497" w:rsidRDefault="00C707BD" w:rsidP="00FA3203">
      <w:pPr>
        <w:pStyle w:val="Alg3"/>
        <w:numPr>
          <w:ilvl w:val="0"/>
          <w:numId w:val="415"/>
        </w:numPr>
        <w:rPr>
          <w:ins w:id="10271" w:author="Allen Wirfs-Brock" w:date="2011-07-01T15:12:00Z"/>
        </w:rPr>
      </w:pPr>
      <w:ins w:id="10272"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2C6672B9" w14:textId="77777777" w:rsidR="00C707BD" w:rsidRPr="00E77497" w:rsidRDefault="00C707BD" w:rsidP="00FA3203">
      <w:pPr>
        <w:pStyle w:val="Alg3"/>
        <w:numPr>
          <w:ilvl w:val="1"/>
          <w:numId w:val="415"/>
        </w:numPr>
        <w:rPr>
          <w:ins w:id="10273" w:author="Allen Wirfs-Brock" w:date="2011-07-01T15:12:00Z"/>
        </w:rPr>
      </w:pPr>
      <w:ins w:id="10274"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10275" w:author="Allen Wirfs-Brock rev2" w:date="2011-07-20T13:34:00Z">
        <w:r w:rsidR="00CD7A72" w:rsidRPr="00E77497">
          <w:rPr>
            <w:i/>
          </w:rPr>
          <w:t>r</w:t>
        </w:r>
      </w:ins>
      <w:ins w:id="10276" w:author="Allen Wirfs-Brock" w:date="2011-07-01T15:12:00Z">
        <w:r w:rsidRPr="00E77497">
          <w:rPr>
            <w:i/>
          </w:rPr>
          <w:t>ess</w:t>
        </w:r>
      </w:ins>
      <w:ins w:id="10277" w:author="Rev 3 Allen Wirfs-Brock" w:date="2011-08-30T10:45:00Z">
        <w:r w:rsidR="0096712D" w:rsidRPr="00E77497">
          <w:rPr>
            <w:i/>
          </w:rPr>
          <w:t>i</w:t>
        </w:r>
      </w:ins>
      <w:ins w:id="10278"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714BFB8B" w14:textId="77777777" w:rsidR="00C707BD" w:rsidRPr="00E77497" w:rsidRDefault="00C707BD" w:rsidP="00FA3203">
      <w:pPr>
        <w:pStyle w:val="Alg3"/>
        <w:numPr>
          <w:ilvl w:val="1"/>
          <w:numId w:val="415"/>
        </w:numPr>
        <w:rPr>
          <w:ins w:id="10279" w:author="Allen Wirfs-Brock" w:date="2011-07-01T15:12:00Z"/>
        </w:rPr>
      </w:pPr>
      <w:ins w:id="10280"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0AFE099F" w14:textId="77777777" w:rsidR="0058620A" w:rsidRDefault="00725391" w:rsidP="0058620A">
      <w:pPr>
        <w:pStyle w:val="Alg4"/>
        <w:numPr>
          <w:ilvl w:val="1"/>
          <w:numId w:val="415"/>
        </w:numPr>
        <w:contextualSpacing/>
        <w:rPr>
          <w:ins w:id="10281" w:author="Rev 6 Allen Wirfs-Brock" w:date="2012-02-16T19:35:00Z"/>
        </w:rPr>
      </w:pPr>
      <w:ins w:id="10282" w:author="Rev 7 Allen Wirfs-Brock" w:date="2012-04-09T17:12:00Z">
        <w:r>
          <w:t>ReturnIfAbrupt(</w:t>
        </w:r>
        <w:r w:rsidRPr="00E77497">
          <w:rPr>
            <w:i/>
          </w:rPr>
          <w:t>vObj</w:t>
        </w:r>
        <w:r>
          <w:t>).</w:t>
        </w:r>
      </w:ins>
      <w:ins w:id="10283" w:author="Rev 6 Allen Wirfs-Brock" w:date="2012-02-16T19:35:00Z">
        <w:del w:id="10284" w:author="Rev 7 Allen Wirfs-Brock" w:date="2012-04-09T17:12:00Z">
          <w:r w:rsidR="0058620A" w:rsidDel="00725391">
            <w:delText xml:space="preserve">If </w:delText>
          </w:r>
          <w:r w:rsidR="0058620A" w:rsidRPr="00E77497" w:rsidDel="00725391">
            <w:rPr>
              <w:i/>
            </w:rPr>
            <w:delText>vObj</w:delText>
          </w:r>
          <w:r w:rsidR="0058620A" w:rsidRPr="00E77497" w:rsidDel="00725391">
            <w:delText xml:space="preserve"> </w:delText>
          </w:r>
          <w:r w:rsidR="0058620A" w:rsidDel="00725391">
            <w:delText xml:space="preserve">is an abrupt completion, return </w:delText>
          </w:r>
          <w:r w:rsidR="0058620A" w:rsidRPr="00E77497" w:rsidDel="00725391">
            <w:rPr>
              <w:i/>
            </w:rPr>
            <w:delText>vObj</w:delText>
          </w:r>
          <w:r w:rsidR="0058620A" w:rsidDel="00725391">
            <w:delText>.</w:delText>
          </w:r>
        </w:del>
      </w:ins>
    </w:p>
    <w:p w14:paraId="4EC3D1A2" w14:textId="77777777" w:rsidR="00C707BD" w:rsidRPr="00E77497" w:rsidDel="0058620A" w:rsidRDefault="0058620A" w:rsidP="00FA3203">
      <w:pPr>
        <w:pStyle w:val="Alg3"/>
        <w:numPr>
          <w:ilvl w:val="1"/>
          <w:numId w:val="415"/>
        </w:numPr>
        <w:rPr>
          <w:ins w:id="10285" w:author="Allen Wirfs-Brock" w:date="2011-07-01T15:12:00Z"/>
          <w:del w:id="10286" w:author="Rev 6 Allen Wirfs-Brock" w:date="2012-02-16T19:35:00Z"/>
        </w:rPr>
      </w:pPr>
      <w:ins w:id="10287" w:author="Rev 6 Allen Wirfs-Brock" w:date="2012-02-16T19:35:00Z">
        <w:r>
          <w:t>Return the result of evaluating</w:t>
        </w:r>
        <w:r w:rsidRPr="00E77497">
          <w:t xml:space="preserve"> </w:t>
        </w:r>
      </w:ins>
      <w:ins w:id="10288" w:author="Rev 4 Allen Wirfs-Brock" w:date="2011-11-07T11:06:00Z">
        <w:del w:id="10289" w:author="Rev 6 Allen Wirfs-Brock" w:date="2012-02-16T19:35:00Z">
          <w:r w:rsidR="006B1B28" w:rsidDel="0058620A">
            <w:delText xml:space="preserve">Performing </w:delText>
          </w:r>
        </w:del>
        <w:r w:rsidR="006B1B28">
          <w:t>Destructuring Assignment Evaluation of</w:t>
        </w:r>
        <w:r w:rsidR="006B1B28" w:rsidRPr="00E77497">
          <w:t xml:space="preserve"> </w:t>
        </w:r>
      </w:ins>
      <w:ins w:id="10290" w:author="Allen Wirfs-Brock" w:date="2011-07-01T15:12:00Z">
        <w:del w:id="10291" w:author="Rev 4 Allen Wirfs-Brock" w:date="2011-11-07T11:06:00Z">
          <w:r w:rsidR="00C707BD" w:rsidRPr="00E77497" w:rsidDel="006B1B28">
            <w:delText xml:space="preserve">Evaluate </w:delText>
          </w:r>
        </w:del>
        <w:r w:rsidR="00C707BD" w:rsidRPr="00E77497">
          <w:rPr>
            <w:i/>
          </w:rPr>
          <w:t>AssignmentPattern</w:t>
        </w:r>
        <w:r w:rsidR="00C707BD" w:rsidRPr="00E77497">
          <w:t xml:space="preserve"> </w:t>
        </w:r>
      </w:ins>
      <w:ins w:id="10292" w:author="Rev 4 Allen Wirfs-Brock" w:date="2011-11-07T11:14:00Z">
        <w:r w:rsidR="00C7794D">
          <w:t>with</w:t>
        </w:r>
        <w:r w:rsidR="00C7794D" w:rsidRPr="00E77497">
          <w:t xml:space="preserve"> </w:t>
        </w:r>
      </w:ins>
      <w:ins w:id="10293" w:author="Allen Wirfs-Brock" w:date="2011-07-01T15:12:00Z">
        <w:del w:id="10294" w:author="Rev 4 Allen Wirfs-Brock" w:date="2011-11-07T11:14:00Z">
          <w:r w:rsidR="00C707BD" w:rsidRPr="00E77497" w:rsidDel="00C7794D">
            <w:delText xml:space="preserve">using </w:delText>
          </w:r>
        </w:del>
        <w:r w:rsidR="00C707BD" w:rsidRPr="00E77497">
          <w:rPr>
            <w:i/>
          </w:rPr>
          <w:t>vObj</w:t>
        </w:r>
        <w:r w:rsidR="00C707BD" w:rsidRPr="00E77497">
          <w:t xml:space="preserve"> as the </w:t>
        </w:r>
        <w:del w:id="10295" w:author="Rev 4 Allen Wirfs-Brock" w:date="2011-11-07T11:07:00Z">
          <w:r w:rsidR="00C707BD" w:rsidRPr="00E77497" w:rsidDel="006B1B28">
            <w:rPr>
              <w:rStyle w:val="bnf"/>
            </w:rPr>
            <w:delText>obj</w:delText>
          </w:r>
          <w:r w:rsidR="00C707BD" w:rsidRPr="00E77497" w:rsidDel="006B1B28">
            <w:rPr>
              <w:i/>
            </w:rPr>
            <w:delText xml:space="preserve"> </w:delText>
          </w:r>
          <w:r w:rsidR="00C707BD" w:rsidRPr="00E77497" w:rsidDel="006B1B28">
            <w:delText>parameter</w:delText>
          </w:r>
        </w:del>
      </w:ins>
      <w:ins w:id="10296" w:author="Rev 4 Allen Wirfs-Brock" w:date="2011-11-07T11:07:00Z">
        <w:r w:rsidR="006B1B28">
          <w:t>argument</w:t>
        </w:r>
      </w:ins>
      <w:ins w:id="10297" w:author="Allen Wirfs-Brock" w:date="2011-07-01T15:12:00Z">
        <w:r w:rsidR="00C707BD" w:rsidRPr="00E77497">
          <w:t>.</w:t>
        </w:r>
      </w:ins>
    </w:p>
    <w:p w14:paraId="494E0885" w14:textId="77777777" w:rsidR="00C707BD" w:rsidRPr="00E77497" w:rsidRDefault="00C707BD" w:rsidP="0058620A">
      <w:pPr>
        <w:pStyle w:val="Alg3"/>
        <w:numPr>
          <w:ilvl w:val="1"/>
          <w:numId w:val="415"/>
        </w:numPr>
        <w:rPr>
          <w:ins w:id="10298" w:author="Allen Wirfs-Brock" w:date="2011-07-01T15:12:00Z"/>
        </w:rPr>
      </w:pPr>
      <w:ins w:id="10299" w:author="Allen Wirfs-Brock" w:date="2011-07-01T15:12:00Z">
        <w:del w:id="10300" w:author="Rev 6 Allen Wirfs-Brock" w:date="2012-02-16T19:35:00Z">
          <w:r w:rsidRPr="00E77497" w:rsidDel="0058620A">
            <w:delText>Return</w:delText>
          </w:r>
        </w:del>
        <w:r w:rsidRPr="00E77497">
          <w:t>.</w:t>
        </w:r>
      </w:ins>
    </w:p>
    <w:p w14:paraId="51A9B9E5" w14:textId="77777777" w:rsidR="00C707BD" w:rsidRPr="00E77497" w:rsidRDefault="00C707BD" w:rsidP="00FA3203">
      <w:pPr>
        <w:pStyle w:val="Alg3"/>
        <w:numPr>
          <w:ilvl w:val="0"/>
          <w:numId w:val="415"/>
        </w:numPr>
        <w:rPr>
          <w:ins w:id="10301" w:author="Allen Wirfs-Brock" w:date="2011-07-01T15:12:00Z"/>
        </w:rPr>
      </w:pPr>
      <w:ins w:id="10302"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774D6F63" w14:textId="77777777" w:rsidR="00C707BD" w:rsidRPr="00E77497" w:rsidDel="004912C9" w:rsidRDefault="00C707BD" w:rsidP="00FA3203">
      <w:pPr>
        <w:pStyle w:val="Alg3"/>
        <w:numPr>
          <w:ilvl w:val="0"/>
          <w:numId w:val="415"/>
        </w:numPr>
        <w:spacing w:after="240"/>
        <w:rPr>
          <w:ins w:id="10303" w:author="Allen Wirfs-Brock" w:date="2011-07-01T15:12:00Z"/>
          <w:del w:id="10304" w:author="Rev 4 Allen Wirfs-Brock" w:date="2011-10-15T14:50:00Z"/>
        </w:rPr>
      </w:pPr>
      <w:ins w:id="10305" w:author="Allen Wirfs-Brock" w:date="2011-07-01T15:12:00Z">
        <w:del w:id="10306" w:author="Rev 6 Allen Wirfs-Brock" w:date="2012-02-16T19:36:00Z">
          <w:r w:rsidRPr="00E77497" w:rsidDel="0058620A">
            <w:delText>Call</w:delText>
          </w:r>
        </w:del>
      </w:ins>
      <w:ins w:id="10307" w:author="Rev 6 Allen Wirfs-Brock" w:date="2012-02-16T19:36:00Z">
        <w:r w:rsidR="0058620A">
          <w:t>Return</w:t>
        </w:r>
      </w:ins>
      <w:ins w:id="10308" w:author="Allen Wirfs-Brock" w:date="2011-07-01T15:12:00Z">
        <w:r w:rsidRPr="00E77497">
          <w:t xml:space="preserve"> PutValue(</w:t>
        </w:r>
        <w:r w:rsidRPr="00E77497">
          <w:rPr>
            <w:i/>
          </w:rPr>
          <w:t>lref</w:t>
        </w:r>
        <w:r w:rsidRPr="00E77497">
          <w:t>,</w:t>
        </w:r>
        <w:r w:rsidRPr="00E77497">
          <w:rPr>
            <w:i/>
          </w:rPr>
          <w:t>v</w:t>
        </w:r>
        <w:r w:rsidRPr="00E77497">
          <w:t>).</w:t>
        </w:r>
      </w:ins>
    </w:p>
    <w:p w14:paraId="70B72A10" w14:textId="77777777" w:rsidR="00C707BD" w:rsidRPr="00E77497" w:rsidRDefault="00C707BD" w:rsidP="00FA3203">
      <w:pPr>
        <w:pStyle w:val="Alg3"/>
        <w:numPr>
          <w:ilvl w:val="0"/>
          <w:numId w:val="415"/>
        </w:numPr>
        <w:spacing w:after="240"/>
        <w:rPr>
          <w:ins w:id="10309" w:author="Allen Wirfs-Brock" w:date="2011-07-01T15:12:00Z"/>
        </w:rPr>
      </w:pPr>
    </w:p>
    <w:p w14:paraId="3DD5A6D1" w14:textId="77777777" w:rsidR="004912C9" w:rsidRPr="003B4312" w:rsidRDefault="00C707BD" w:rsidP="001F7486">
      <w:pPr>
        <w:contextualSpacing/>
        <w:rPr>
          <w:ins w:id="10310" w:author="Rev 4 Allen Wirfs-Brock" w:date="2011-10-15T14:50:00Z"/>
          <w:rStyle w:val="bnf"/>
        </w:rPr>
      </w:pPr>
      <w:ins w:id="10311" w:author="Allen Wirfs-Brock" w:date="2011-07-01T15:12:00Z">
        <w:del w:id="10312" w:author="Rev 4 Allen Wirfs-Brock" w:date="2011-10-15T14:50:00Z">
          <w:r w:rsidRPr="00E77497" w:rsidDel="004912C9">
            <w:delText xml:space="preserve">The </w:delText>
          </w:r>
        </w:del>
      </w:ins>
      <w:ins w:id="10313" w:author="Allen Wirfs-Brock" w:date="2011-07-01T15:16:00Z">
        <w:del w:id="10314" w:author="Rev 4 Allen Wirfs-Brock" w:date="2011-10-15T14:50:00Z">
          <w:r w:rsidR="00697CC4" w:rsidRPr="00E77497" w:rsidDel="004912C9">
            <w:delText xml:space="preserve">supplemental </w:delText>
          </w:r>
        </w:del>
      </w:ins>
      <w:ins w:id="10315" w:author="Allen Wirfs-Brock" w:date="2011-07-01T15:12:00Z">
        <w:del w:id="10316" w:author="Rev 4 Allen Wirfs-Brock" w:date="2011-10-15T14:50:00Z">
          <w:r w:rsidRPr="00E77497" w:rsidDel="004912C9">
            <w:delText xml:space="preserve">production </w:delText>
          </w:r>
        </w:del>
        <w:r w:rsidRPr="00E77497">
          <w:rPr>
            <w:rStyle w:val="bnf"/>
          </w:rPr>
          <w:t xml:space="preserve">AssignmentRestElement </w:t>
        </w:r>
        <w:r w:rsidRPr="00C7794D">
          <w:rPr>
            <w:b/>
          </w:rPr>
          <w:t>:</w:t>
        </w:r>
        <w:r w:rsidRPr="004D1BD1">
          <w:t xml:space="preserve"> </w:t>
        </w:r>
        <w:r w:rsidRPr="003B4312">
          <w:rPr>
            <w:b/>
          </w:rPr>
          <w:t xml:space="preserve">… </w:t>
        </w:r>
        <w:r w:rsidRPr="003B4312">
          <w:rPr>
            <w:rStyle w:val="bnf"/>
          </w:rPr>
          <w:t>LeftHandSideExpression</w:t>
        </w:r>
      </w:ins>
    </w:p>
    <w:p w14:paraId="486D7545" w14:textId="77777777" w:rsidR="00C707BD" w:rsidRPr="00E77497" w:rsidDel="0058620A" w:rsidRDefault="00C707BD" w:rsidP="001F7486">
      <w:pPr>
        <w:ind w:left="360"/>
        <w:rPr>
          <w:ins w:id="10317" w:author="Allen Wirfs-Brock" w:date="2011-07-01T15:12:00Z"/>
          <w:del w:id="10318" w:author="Rev 6 Allen Wirfs-Brock" w:date="2012-02-16T19:37:00Z"/>
        </w:rPr>
      </w:pPr>
      <w:ins w:id="10319" w:author="Allen Wirfs-Brock" w:date="2011-07-01T15:12:00Z">
        <w:del w:id="10320" w:author="Rev 6 Allen Wirfs-Brock" w:date="2012-02-16T19:37:00Z">
          <w:r w:rsidRPr="006B6D0A" w:rsidDel="0058620A">
            <w:delText xml:space="preserve"> is evaluated with the </w:delText>
          </w:r>
          <w:r w:rsidRPr="00E65A34" w:rsidDel="0058620A">
            <w:delText xml:space="preserve">parameters </w:delText>
          </w:r>
          <w:r w:rsidRPr="009C202C" w:rsidDel="0058620A">
            <w:rPr>
              <w:rStyle w:val="bnf"/>
            </w:rPr>
            <w:delText>obj</w:delText>
          </w:r>
          <w:r w:rsidRPr="00B820AB" w:rsidDel="0058620A">
            <w:delText xml:space="preserve"> and </w:delText>
          </w:r>
          <w:r w:rsidRPr="00675B74" w:rsidDel="0058620A">
            <w:rPr>
              <w:rStyle w:val="bnf"/>
            </w:rPr>
            <w:delText>index</w:delText>
          </w:r>
          <w:r w:rsidRPr="00E77497" w:rsidDel="0058620A">
            <w:delText xml:space="preserve"> as follows:</w:delText>
          </w:r>
        </w:del>
      </w:ins>
    </w:p>
    <w:p w14:paraId="2A38ADA3" w14:textId="77777777" w:rsidR="00C707BD" w:rsidRPr="00E77497" w:rsidRDefault="00C707BD" w:rsidP="00FA3203">
      <w:pPr>
        <w:pStyle w:val="Alg3"/>
        <w:numPr>
          <w:ilvl w:val="0"/>
          <w:numId w:val="416"/>
        </w:numPr>
        <w:rPr>
          <w:ins w:id="10321" w:author="Allen Wirfs-Brock" w:date="2011-07-01T15:12:00Z"/>
        </w:rPr>
      </w:pPr>
      <w:ins w:id="10322"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5B6A0A53" w14:textId="77777777" w:rsidR="0058620A" w:rsidRDefault="0058620A" w:rsidP="0058620A">
      <w:pPr>
        <w:pStyle w:val="Alg4"/>
        <w:numPr>
          <w:ilvl w:val="0"/>
          <w:numId w:val="416"/>
        </w:numPr>
        <w:contextualSpacing/>
        <w:rPr>
          <w:ins w:id="10323" w:author="Rev 6 Allen Wirfs-Brock" w:date="2012-02-16T19:38:00Z"/>
        </w:rPr>
      </w:pPr>
      <w:ins w:id="10324" w:author="Rev 6 Allen Wirfs-Brock" w:date="2012-02-16T19:38:00Z">
        <w:r>
          <w:t xml:space="preserve">If </w:t>
        </w:r>
        <w:r w:rsidRPr="00E77497">
          <w:rPr>
            <w:i/>
          </w:rPr>
          <w:t>lref</w:t>
        </w:r>
        <w:r w:rsidRPr="00E77497">
          <w:t xml:space="preserve"> </w:t>
        </w:r>
        <w:r>
          <w:t xml:space="preserve">is an abrupt completion, return </w:t>
        </w:r>
        <w:r w:rsidRPr="00E77497">
          <w:rPr>
            <w:i/>
          </w:rPr>
          <w:t>lref</w:t>
        </w:r>
        <w:r>
          <w:t>.</w:t>
        </w:r>
      </w:ins>
    </w:p>
    <w:p w14:paraId="0E1AF044" w14:textId="77777777" w:rsidR="00C707BD" w:rsidRPr="00E77497" w:rsidRDefault="00C707BD" w:rsidP="00FA3203">
      <w:pPr>
        <w:pStyle w:val="Alg3"/>
        <w:numPr>
          <w:ilvl w:val="0"/>
          <w:numId w:val="416"/>
        </w:numPr>
        <w:rPr>
          <w:ins w:id="10325" w:author="Allen Wirfs-Brock" w:date="2011-07-01T15:12:00Z"/>
        </w:rPr>
      </w:pPr>
      <w:ins w:id="10326" w:author="Allen Wirfs-Brock" w:date="2011-07-01T15:12:00Z">
        <w:r w:rsidRPr="00E77497">
          <w:t xml:space="preserve">Let </w:t>
        </w:r>
        <w:r w:rsidRPr="00E77497">
          <w:rPr>
            <w:i/>
          </w:rPr>
          <w:t>lenVal</w:t>
        </w:r>
        <w:r w:rsidRPr="00E77497">
          <w:t xml:space="preserve"> be the result of calling the [[Get]] internal method of </w:t>
        </w:r>
        <w:r w:rsidRPr="00E77497">
          <w:rPr>
            <w:i/>
          </w:rPr>
          <w:t>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3A801993" w14:textId="77777777" w:rsidR="00C707BD" w:rsidRPr="00E77497" w:rsidRDefault="00C707BD" w:rsidP="00FA3203">
      <w:pPr>
        <w:pStyle w:val="Alg3"/>
        <w:numPr>
          <w:ilvl w:val="0"/>
          <w:numId w:val="416"/>
        </w:numPr>
        <w:rPr>
          <w:ins w:id="10327" w:author="Allen Wirfs-Brock" w:date="2011-07-01T15:12:00Z"/>
        </w:rPr>
      </w:pPr>
      <w:ins w:id="10328" w:author="Allen Wirfs-Brock" w:date="2011-07-01T15:12:00Z">
        <w:r w:rsidRPr="00E77497">
          <w:t xml:space="preserve">Let </w:t>
        </w:r>
        <w:r w:rsidRPr="00E77497">
          <w:rPr>
            <w:i/>
          </w:rPr>
          <w:t>len</w:t>
        </w:r>
        <w:r w:rsidRPr="00E77497">
          <w:t xml:space="preserve"> be </w:t>
        </w:r>
        <w:del w:id="10329" w:author="Allen Wirfs-Brock rev2" w:date="2011-07-20T13:38:00Z">
          <w:r w:rsidRPr="00E77497" w:rsidDel="00920F94">
            <w:delText>t</w:delText>
          </w:r>
        </w:del>
      </w:ins>
      <w:ins w:id="10330" w:author="Allen Wirfs-Brock rev2" w:date="2011-07-20T13:38:00Z">
        <w:r w:rsidR="00920F94" w:rsidRPr="00E77497">
          <w:t>T</w:t>
        </w:r>
      </w:ins>
      <w:ins w:id="10331" w:author="Allen Wirfs-Brock" w:date="2011-07-01T15:12:00Z">
        <w:r w:rsidRPr="00E77497">
          <w:t>oUint32(</w:t>
        </w:r>
        <w:r w:rsidRPr="00E77497">
          <w:rPr>
            <w:i/>
          </w:rPr>
          <w:t>lenVal</w:t>
        </w:r>
        <w:r w:rsidRPr="00E77497">
          <w:t>).</w:t>
        </w:r>
      </w:ins>
    </w:p>
    <w:p w14:paraId="5F61F112" w14:textId="77777777" w:rsidR="0058620A" w:rsidRDefault="0058620A" w:rsidP="0058620A">
      <w:pPr>
        <w:pStyle w:val="Alg4"/>
        <w:numPr>
          <w:ilvl w:val="0"/>
          <w:numId w:val="416"/>
        </w:numPr>
        <w:contextualSpacing/>
        <w:rPr>
          <w:ins w:id="10332" w:author="Rev 6 Allen Wirfs-Brock" w:date="2012-02-16T19:38:00Z"/>
        </w:rPr>
      </w:pPr>
      <w:ins w:id="10333" w:author="Rev 6 Allen Wirfs-Brock" w:date="2012-02-16T19:38:00Z">
        <w:del w:id="10334" w:author="Rev 7 Allen Wirfs-Brock" w:date="2012-04-09T17:13:00Z">
          <w:r w:rsidDel="00725391">
            <w:delText xml:space="preserve">If </w:delText>
          </w:r>
        </w:del>
      </w:ins>
      <w:ins w:id="10335" w:author="Rev 6 Allen Wirfs-Brock" w:date="2012-02-16T19:39:00Z">
        <w:del w:id="10336" w:author="Rev 7 Allen Wirfs-Brock" w:date="2012-04-09T17:13:00Z">
          <w:r w:rsidRPr="00E77497" w:rsidDel="00725391">
            <w:rPr>
              <w:i/>
            </w:rPr>
            <w:delText>len</w:delText>
          </w:r>
          <w:r w:rsidRPr="00E77497" w:rsidDel="00725391">
            <w:delText xml:space="preserve"> </w:delText>
          </w:r>
        </w:del>
      </w:ins>
      <w:ins w:id="10337" w:author="Rev 6 Allen Wirfs-Brock" w:date="2012-02-16T19:38:00Z">
        <w:del w:id="10338" w:author="Rev 7 Allen Wirfs-Brock" w:date="2012-04-09T17:13:00Z">
          <w:r w:rsidDel="00725391">
            <w:delText xml:space="preserve">is an abrupt completion, return </w:delText>
          </w:r>
        </w:del>
      </w:ins>
      <w:ins w:id="10339" w:author="Rev 6 Allen Wirfs-Brock" w:date="2012-02-16T19:39:00Z">
        <w:del w:id="10340" w:author="Rev 7 Allen Wirfs-Brock" w:date="2012-04-09T17:13:00Z">
          <w:r w:rsidRPr="00E77497" w:rsidDel="00725391">
            <w:rPr>
              <w:i/>
            </w:rPr>
            <w:delText>len</w:delText>
          </w:r>
        </w:del>
      </w:ins>
      <w:ins w:id="10341" w:author="Rev 7 Allen Wirfs-Brock" w:date="2012-04-09T17:13:00Z">
        <w:r w:rsidR="00725391">
          <w:t>ReturnIfAbrupt(</w:t>
        </w:r>
        <w:r w:rsidR="00725391" w:rsidRPr="00725391">
          <w:rPr>
            <w:i/>
          </w:rPr>
          <w:t>len</w:t>
        </w:r>
        <w:r w:rsidR="00725391">
          <w:t>)</w:t>
        </w:r>
      </w:ins>
      <w:ins w:id="10342" w:author="Rev 6 Allen Wirfs-Brock" w:date="2012-02-16T19:38:00Z">
        <w:r>
          <w:t>.</w:t>
        </w:r>
      </w:ins>
    </w:p>
    <w:p w14:paraId="4B6A231E" w14:textId="77777777" w:rsidR="00C707BD" w:rsidRPr="00E77497" w:rsidRDefault="00C707BD" w:rsidP="00FA3203">
      <w:pPr>
        <w:pStyle w:val="Alg3"/>
        <w:numPr>
          <w:ilvl w:val="0"/>
          <w:numId w:val="416"/>
        </w:numPr>
        <w:rPr>
          <w:ins w:id="10343" w:author="Allen Wirfs-Brock" w:date="2011-07-01T15:12:00Z"/>
        </w:rPr>
      </w:pPr>
      <w:ins w:id="10344" w:author="Allen Wirfs-Brock" w:date="2011-07-01T15:12:00Z">
        <w:r w:rsidRPr="00E77497">
          <w:t xml:space="preserve">Let </w:t>
        </w:r>
        <w:r w:rsidRPr="00E77497">
          <w:rPr>
            <w:i/>
          </w:rPr>
          <w:t>A</w:t>
        </w:r>
        <w:r w:rsidRPr="00E77497">
          <w:t xml:space="preserve"> be </w:t>
        </w:r>
      </w:ins>
      <w:ins w:id="10345" w:author="Rev 7 Allen Wirfs-Brock" w:date="2012-04-11T16:19:00Z">
        <w:r w:rsidR="00F44A1F">
          <w:t>the result of the abstraction operation ArrayCreate (15.4) with argument 0</w:t>
        </w:r>
      </w:ins>
      <w:ins w:id="10346" w:author="Allen Wirfs-Brock" w:date="2011-07-01T15:12:00Z">
        <w:del w:id="10347" w:author="Rev 7 Allen Wirfs-Brock" w:date="2012-04-11T16:19:00Z">
          <w:r w:rsidRPr="00E77497" w:rsidDel="00F44A1F">
            <w:delText xml:space="preserve">a new array object created as if by the expression </w:delText>
          </w:r>
          <w:r w:rsidRPr="00E77497" w:rsidDel="00F44A1F">
            <w:rPr>
              <w:rFonts w:ascii="Courier New" w:hAnsi="Courier New" w:cs="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ins>
    </w:p>
    <w:p w14:paraId="41D21F19" w14:textId="77777777" w:rsidR="00C707BD" w:rsidRPr="00E77497" w:rsidRDefault="00C707BD" w:rsidP="00FA3203">
      <w:pPr>
        <w:pStyle w:val="Alg3"/>
        <w:numPr>
          <w:ilvl w:val="0"/>
          <w:numId w:val="416"/>
        </w:numPr>
        <w:rPr>
          <w:ins w:id="10348" w:author="Allen Wirfs-Brock" w:date="2011-07-01T15:12:00Z"/>
        </w:rPr>
      </w:pPr>
      <w:ins w:id="10349" w:author="Allen Wirfs-Brock" w:date="2011-07-01T15:12:00Z">
        <w:r w:rsidRPr="00E77497">
          <w:t xml:space="preserve">Let </w:t>
        </w:r>
        <w:r w:rsidRPr="00E77497">
          <w:rPr>
            <w:i/>
          </w:rPr>
          <w:t>n</w:t>
        </w:r>
        <w:r w:rsidRPr="00E77497">
          <w:t>=0;</w:t>
        </w:r>
      </w:ins>
    </w:p>
    <w:p w14:paraId="34FFDCD2" w14:textId="77777777" w:rsidR="00C707BD" w:rsidRPr="00E77497" w:rsidRDefault="00C707BD" w:rsidP="00FA3203">
      <w:pPr>
        <w:pStyle w:val="Alg3"/>
        <w:numPr>
          <w:ilvl w:val="0"/>
          <w:numId w:val="416"/>
        </w:numPr>
        <w:rPr>
          <w:ins w:id="10350" w:author="Allen Wirfs-Brock" w:date="2011-07-01T15:12:00Z"/>
        </w:rPr>
      </w:pPr>
      <w:ins w:id="10351" w:author="Allen Wirfs-Brock" w:date="2011-07-01T15:12:00Z">
        <w:r w:rsidRPr="00E77497">
          <w:t xml:space="preserve">Repeat, while </w:t>
        </w:r>
        <w:r w:rsidRPr="00E77497">
          <w:rPr>
            <w:i/>
          </w:rPr>
          <w:t>index</w:t>
        </w:r>
        <w:r w:rsidRPr="00E77497">
          <w:t xml:space="preserve"> &lt; </w:t>
        </w:r>
        <w:r w:rsidRPr="00E77497">
          <w:rPr>
            <w:i/>
          </w:rPr>
          <w:t>len</w:t>
        </w:r>
      </w:ins>
    </w:p>
    <w:p w14:paraId="56C73CDA" w14:textId="77777777" w:rsidR="00C7334F" w:rsidRPr="00E77497" w:rsidRDefault="00C7334F" w:rsidP="00FA3203">
      <w:pPr>
        <w:pStyle w:val="Alg3"/>
        <w:numPr>
          <w:ilvl w:val="1"/>
          <w:numId w:val="416"/>
        </w:numPr>
        <w:rPr>
          <w:ins w:id="10352" w:author="Rev 3 Allen Wirfs-Brock" w:date="2011-09-11T15:06:00Z"/>
        </w:rPr>
      </w:pPr>
      <w:ins w:id="10353" w:author="Rev 3 Allen Wirfs-Brock" w:date="2011-09-11T15:06:00Z">
        <w:r w:rsidRPr="00E77497">
          <w:t xml:space="preserve">Let </w:t>
        </w:r>
        <w:r w:rsidRPr="00E77497">
          <w:rPr>
            <w:i/>
          </w:rPr>
          <w:t>P</w:t>
        </w:r>
        <w:r w:rsidRPr="00E77497">
          <w:t xml:space="preserve"> be ToString(</w:t>
        </w:r>
        <w:r w:rsidRPr="00E77497">
          <w:rPr>
            <w:i/>
          </w:rPr>
          <w:t>index</w:t>
        </w:r>
        <w:r w:rsidRPr="00E77497">
          <w:t>).</w:t>
        </w:r>
      </w:ins>
    </w:p>
    <w:p w14:paraId="34766BDC" w14:textId="77777777" w:rsidR="00C7334F" w:rsidRPr="00E77497" w:rsidRDefault="00C7334F" w:rsidP="00FA3203">
      <w:pPr>
        <w:pStyle w:val="Alg3"/>
        <w:numPr>
          <w:ilvl w:val="1"/>
          <w:numId w:val="416"/>
        </w:numPr>
        <w:rPr>
          <w:ins w:id="10354" w:author="Rev 3 Allen Wirfs-Brock" w:date="2011-09-11T15:06:00Z"/>
        </w:rPr>
      </w:pPr>
      <w:ins w:id="10355" w:author="Rev 3 Allen Wirfs-Brock" w:date="2011-09-11T15:06:00Z">
        <w:r w:rsidRPr="00E77497">
          <w:t xml:space="preserve">Let </w:t>
        </w:r>
        <w:r w:rsidRPr="00E77497">
          <w:rPr>
            <w:i/>
          </w:rPr>
          <w:t>exists</w:t>
        </w:r>
        <w:r w:rsidRPr="00E77497">
          <w:t xml:space="preserve"> be the result of calling the [[HasProperty]] internal method of </w:t>
        </w:r>
        <w:r w:rsidRPr="00E77497">
          <w:rPr>
            <w:i/>
          </w:rPr>
          <w:t>obj</w:t>
        </w:r>
        <w:r w:rsidRPr="00E77497">
          <w:t xml:space="preserve"> with argument </w:t>
        </w:r>
        <w:r w:rsidRPr="00E77497">
          <w:rPr>
            <w:i/>
          </w:rPr>
          <w:t>P</w:t>
        </w:r>
        <w:r w:rsidRPr="00E77497">
          <w:t>.</w:t>
        </w:r>
      </w:ins>
    </w:p>
    <w:p w14:paraId="3E14A9A5" w14:textId="77777777" w:rsidR="00C7334F" w:rsidRPr="00E77497" w:rsidRDefault="00C7334F" w:rsidP="00FA3203">
      <w:pPr>
        <w:pStyle w:val="Alg3"/>
        <w:numPr>
          <w:ilvl w:val="1"/>
          <w:numId w:val="416"/>
        </w:numPr>
        <w:rPr>
          <w:ins w:id="10356" w:author="Rev 3 Allen Wirfs-Brock" w:date="2011-09-11T15:06:00Z"/>
        </w:rPr>
      </w:pPr>
      <w:ins w:id="10357" w:author="Rev 3 Allen Wirfs-Brock" w:date="2011-09-11T15:06:00Z">
        <w:r w:rsidRPr="00E77497">
          <w:t xml:space="preserve">If </w:t>
        </w:r>
        <w:r w:rsidRPr="00E77497">
          <w:rPr>
            <w:i/>
          </w:rPr>
          <w:t>exists</w:t>
        </w:r>
        <w:r w:rsidRPr="00E77497">
          <w:t xml:space="preserve"> is </w:t>
        </w:r>
        <w:r w:rsidRPr="00E77497">
          <w:rPr>
            <w:b/>
          </w:rPr>
          <w:t>true</w:t>
        </w:r>
        <w:r w:rsidRPr="00E77497">
          <w:t>, then</w:t>
        </w:r>
      </w:ins>
    </w:p>
    <w:p w14:paraId="39BCE6CC" w14:textId="77777777" w:rsidR="00C707BD" w:rsidRPr="00E77497" w:rsidRDefault="00C707BD" w:rsidP="00FA3203">
      <w:pPr>
        <w:pStyle w:val="Alg3"/>
        <w:numPr>
          <w:ilvl w:val="2"/>
          <w:numId w:val="416"/>
        </w:numPr>
        <w:tabs>
          <w:tab w:val="clear" w:pos="1800"/>
          <w:tab w:val="num" w:pos="1350"/>
        </w:tabs>
        <w:ind w:left="1350" w:hanging="270"/>
        <w:rPr>
          <w:ins w:id="10358" w:author="Allen Wirfs-Brock" w:date="2011-07-01T15:12:00Z"/>
        </w:rPr>
      </w:pPr>
      <w:ins w:id="10359"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passing ToString(</w:t>
        </w:r>
        <w:r w:rsidRPr="00E77497">
          <w:rPr>
            <w:i/>
          </w:rPr>
          <w:t>index</w:t>
        </w:r>
        <w:r w:rsidRPr="00E77497">
          <w:t>)</w:t>
        </w:r>
      </w:ins>
      <w:ins w:id="10360" w:author="Rev 3 Allen Wirfs-Brock" w:date="2011-08-30T11:36:00Z">
        <w:r w:rsidR="00F937DA" w:rsidRPr="00E77497">
          <w:t xml:space="preserve"> </w:t>
        </w:r>
      </w:ins>
      <w:ins w:id="10361" w:author="Allen Wirfs-Brock" w:date="2011-07-01T15:12:00Z">
        <w:r w:rsidRPr="00E77497">
          <w:t>as the argument.</w:t>
        </w:r>
      </w:ins>
    </w:p>
    <w:p w14:paraId="1EEF015E" w14:textId="77777777" w:rsidR="00376F67" w:rsidRDefault="00725391" w:rsidP="007E6452">
      <w:pPr>
        <w:pStyle w:val="Alg4"/>
        <w:numPr>
          <w:ilvl w:val="2"/>
          <w:numId w:val="416"/>
        </w:numPr>
        <w:tabs>
          <w:tab w:val="clear" w:pos="1800"/>
          <w:tab w:val="num" w:pos="1350"/>
        </w:tabs>
        <w:ind w:hanging="720"/>
        <w:contextualSpacing/>
        <w:rPr>
          <w:ins w:id="10362" w:author="Rev 6 Allen Wirfs-Brock" w:date="2012-02-16T19:39:00Z"/>
        </w:rPr>
      </w:pPr>
      <w:ins w:id="10363" w:author="Rev 7 Allen Wirfs-Brock" w:date="2012-04-09T17:14:00Z">
        <w:r>
          <w:t>ReturnIfAbrupt(</w:t>
        </w:r>
        <w:r w:rsidRPr="00725391">
          <w:rPr>
            <w:i/>
          </w:rPr>
          <w:t>len</w:t>
        </w:r>
        <w:r>
          <w:t>).</w:t>
        </w:r>
      </w:ins>
      <w:ins w:id="10364" w:author="Rev 6 Allen Wirfs-Brock" w:date="2012-02-16T19:39:00Z">
        <w:del w:id="10365" w:author="Rev 7 Allen Wirfs-Brock" w:date="2012-04-09T17:14:00Z">
          <w:r w:rsidR="00376F67" w:rsidDel="00725391">
            <w:delText xml:space="preserve">If </w:delText>
          </w:r>
        </w:del>
      </w:ins>
      <w:ins w:id="10366" w:author="Rev 6 Allen Wirfs-Brock" w:date="2012-02-16T19:40:00Z">
        <w:del w:id="10367" w:author="Rev 7 Allen Wirfs-Brock" w:date="2012-04-09T17:14:00Z">
          <w:r w:rsidR="00376F67" w:rsidDel="00725391">
            <w:rPr>
              <w:i/>
            </w:rPr>
            <w:delText>v</w:delText>
          </w:r>
        </w:del>
      </w:ins>
      <w:ins w:id="10368" w:author="Rev 6 Allen Wirfs-Brock" w:date="2012-02-16T19:39:00Z">
        <w:del w:id="10369" w:author="Rev 7 Allen Wirfs-Brock" w:date="2012-04-09T17:14:00Z">
          <w:r w:rsidR="00376F67" w:rsidRPr="00E77497" w:rsidDel="00725391">
            <w:delText xml:space="preserve"> </w:delText>
          </w:r>
          <w:r w:rsidR="00376F67" w:rsidDel="00725391">
            <w:delText xml:space="preserve">is an abrupt completion, return </w:delText>
          </w:r>
        </w:del>
      </w:ins>
      <w:ins w:id="10370" w:author="Rev 6 Allen Wirfs-Brock" w:date="2012-02-16T19:40:00Z">
        <w:del w:id="10371" w:author="Rev 7 Allen Wirfs-Brock" w:date="2012-04-09T17:14:00Z">
          <w:r w:rsidR="00376F67" w:rsidDel="00725391">
            <w:rPr>
              <w:i/>
            </w:rPr>
            <w:delText>v</w:delText>
          </w:r>
        </w:del>
      </w:ins>
      <w:ins w:id="10372" w:author="Rev 6 Allen Wirfs-Brock" w:date="2012-02-16T19:39:00Z">
        <w:del w:id="10373" w:author="Rev 7 Allen Wirfs-Brock" w:date="2012-04-09T17:14:00Z">
          <w:r w:rsidR="00376F67" w:rsidDel="00725391">
            <w:delText>.</w:delText>
          </w:r>
        </w:del>
      </w:ins>
    </w:p>
    <w:p w14:paraId="52144425" w14:textId="77777777" w:rsidR="00C707BD" w:rsidRPr="00E77497" w:rsidRDefault="00C707BD" w:rsidP="00FA3203">
      <w:pPr>
        <w:pStyle w:val="Alg3"/>
        <w:numPr>
          <w:ilvl w:val="2"/>
          <w:numId w:val="416"/>
        </w:numPr>
        <w:tabs>
          <w:tab w:val="clear" w:pos="1800"/>
          <w:tab w:val="num" w:pos="1350"/>
        </w:tabs>
        <w:ind w:left="1350" w:hanging="270"/>
        <w:rPr>
          <w:ins w:id="10374" w:author="Allen Wirfs-Brock" w:date="2011-07-01T15:12:00Z"/>
        </w:rPr>
      </w:pPr>
      <w:ins w:id="10375" w:author="Allen Wirfs-Brock" w:date="2011-07-01T15:12:00Z">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6E8726D7" w14:textId="77777777" w:rsidR="00C707BD" w:rsidRPr="00E77497" w:rsidRDefault="00C707BD" w:rsidP="00FA3203">
      <w:pPr>
        <w:pStyle w:val="Alg3"/>
        <w:numPr>
          <w:ilvl w:val="1"/>
          <w:numId w:val="416"/>
        </w:numPr>
        <w:rPr>
          <w:ins w:id="10376" w:author="Allen Wirfs-Brock" w:date="2011-07-01T15:12:00Z"/>
        </w:rPr>
      </w:pPr>
      <w:ins w:id="10377" w:author="Allen Wirfs-Brock" w:date="2011-07-01T15:12:00Z">
        <w:r w:rsidRPr="00E77497">
          <w:t xml:space="preserve">Let </w:t>
        </w:r>
        <w:r w:rsidRPr="00E77497">
          <w:rPr>
            <w:i/>
          </w:rPr>
          <w:t>n</w:t>
        </w:r>
        <w:r w:rsidRPr="00E77497">
          <w:t xml:space="preserve"> = </w:t>
        </w:r>
        <w:r w:rsidRPr="00E77497">
          <w:rPr>
            <w:i/>
          </w:rPr>
          <w:t>n</w:t>
        </w:r>
        <w:r w:rsidRPr="00E77497">
          <w:t>+1.</w:t>
        </w:r>
      </w:ins>
    </w:p>
    <w:p w14:paraId="51E9F96B" w14:textId="77777777" w:rsidR="00C707BD" w:rsidRPr="00E77497" w:rsidRDefault="00C707BD" w:rsidP="00FA3203">
      <w:pPr>
        <w:pStyle w:val="Alg3"/>
        <w:numPr>
          <w:ilvl w:val="1"/>
          <w:numId w:val="416"/>
        </w:numPr>
        <w:rPr>
          <w:ins w:id="10378" w:author="Allen Wirfs-Brock" w:date="2011-07-01T15:12:00Z"/>
        </w:rPr>
      </w:pPr>
      <w:ins w:id="10379" w:author="Allen Wirfs-Brock" w:date="2011-07-01T15:12:00Z">
        <w:r w:rsidRPr="00E77497">
          <w:t xml:space="preserve">Let </w:t>
        </w:r>
        <w:r w:rsidRPr="00E77497">
          <w:rPr>
            <w:i/>
          </w:rPr>
          <w:t>index</w:t>
        </w:r>
        <w:r w:rsidRPr="00E77497">
          <w:t xml:space="preserve"> = </w:t>
        </w:r>
        <w:r w:rsidRPr="00E77497">
          <w:rPr>
            <w:i/>
          </w:rPr>
          <w:t>index</w:t>
        </w:r>
        <w:r w:rsidRPr="00E77497">
          <w:t>+1.</w:t>
        </w:r>
      </w:ins>
    </w:p>
    <w:p w14:paraId="18126CB1" w14:textId="77777777" w:rsidR="00C707BD" w:rsidRPr="00E77497" w:rsidDel="00307224" w:rsidRDefault="00C707BD" w:rsidP="00FA3203">
      <w:pPr>
        <w:pStyle w:val="Alg3"/>
        <w:numPr>
          <w:ilvl w:val="0"/>
          <w:numId w:val="416"/>
        </w:numPr>
        <w:spacing w:after="240"/>
        <w:rPr>
          <w:ins w:id="10380" w:author="Allen Wirfs-Brock" w:date="2011-07-01T15:12:00Z"/>
          <w:del w:id="10381" w:author="Rev 4 Allen Wirfs-Brock" w:date="2011-10-15T14:51:00Z"/>
        </w:rPr>
      </w:pPr>
      <w:ins w:id="10382" w:author="Allen Wirfs-Brock" w:date="2011-07-01T15:12:00Z">
        <w:del w:id="10383" w:author="Rev 6 Allen Wirfs-Brock" w:date="2012-02-16T19:41:00Z">
          <w:r w:rsidRPr="00E77497" w:rsidDel="00376F67">
            <w:delText>Call</w:delText>
          </w:r>
        </w:del>
      </w:ins>
      <w:ins w:id="10384" w:author="Rev 6 Allen Wirfs-Brock" w:date="2012-02-16T19:41:00Z">
        <w:r w:rsidR="00376F67">
          <w:t>Return</w:t>
        </w:r>
      </w:ins>
      <w:ins w:id="10385" w:author="Allen Wirfs-Brock" w:date="2011-07-01T15:12:00Z">
        <w:r w:rsidRPr="00E77497">
          <w:t xml:space="preserve"> PutValue(</w:t>
        </w:r>
        <w:r w:rsidRPr="00E77497">
          <w:rPr>
            <w:i/>
          </w:rPr>
          <w:t>lref</w:t>
        </w:r>
        <w:r w:rsidRPr="00E77497">
          <w:t>,</w:t>
        </w:r>
        <w:r w:rsidRPr="00E77497">
          <w:rPr>
            <w:i/>
          </w:rPr>
          <w:t>A</w:t>
        </w:r>
        <w:r w:rsidRPr="00E77497">
          <w:t>).</w:t>
        </w:r>
      </w:ins>
    </w:p>
    <w:p w14:paraId="15E08E95" w14:textId="77777777" w:rsidR="00C707BD" w:rsidRPr="00E77497" w:rsidRDefault="00C707BD" w:rsidP="00FA3203">
      <w:pPr>
        <w:pStyle w:val="Alg3"/>
        <w:numPr>
          <w:ilvl w:val="0"/>
          <w:numId w:val="416"/>
        </w:numPr>
        <w:spacing w:after="240"/>
        <w:rPr>
          <w:ins w:id="10386" w:author="Allen Wirfs-Brock" w:date="2011-07-01T15:12:00Z"/>
        </w:rPr>
      </w:pPr>
    </w:p>
    <w:p w14:paraId="62CA9A28" w14:textId="77777777" w:rsidR="004C02EF" w:rsidRPr="00E77497" w:rsidRDefault="004C02EF" w:rsidP="003A4B22">
      <w:pPr>
        <w:pStyle w:val="20"/>
        <w:numPr>
          <w:ilvl w:val="0"/>
          <w:numId w:val="0"/>
        </w:numPr>
      </w:pPr>
      <w:bookmarkStart w:id="10387" w:name="_Toc375031196"/>
      <w:bookmarkStart w:id="10388" w:name="_Toc381513709"/>
      <w:bookmarkStart w:id="10389" w:name="_Toc382202876"/>
      <w:bookmarkStart w:id="10390" w:name="_Toc382212231"/>
      <w:bookmarkStart w:id="10391" w:name="_Toc382212703"/>
      <w:bookmarkStart w:id="10392" w:name="_Toc382291576"/>
      <w:bookmarkStart w:id="10393" w:name="_Toc385672225"/>
      <w:bookmarkStart w:id="10394" w:name="_Toc393690328"/>
      <w:bookmarkStart w:id="10395" w:name="_Ref440445088"/>
      <w:bookmarkStart w:id="10396" w:name="_Toc472818873"/>
      <w:bookmarkStart w:id="10397" w:name="_Toc235503447"/>
      <w:bookmarkStart w:id="10398" w:name="_Toc241509222"/>
      <w:bookmarkStart w:id="10399" w:name="_Toc244416709"/>
      <w:bookmarkStart w:id="10400" w:name="_Toc276631073"/>
      <w:bookmarkStart w:id="10401" w:name="_Toc323907702"/>
      <w:bookmarkEnd w:id="9469"/>
      <w:bookmarkEnd w:id="9470"/>
      <w:bookmarkEnd w:id="9471"/>
      <w:bookmarkEnd w:id="9472"/>
      <w:bookmarkEnd w:id="9473"/>
      <w:bookmarkEnd w:id="9474"/>
      <w:bookmarkEnd w:id="9475"/>
      <w:bookmarkEnd w:id="9476"/>
      <w:bookmarkEnd w:id="9477"/>
      <w:r w:rsidRPr="00E77497">
        <w:t>11.14</w:t>
      </w:r>
      <w:r w:rsidRPr="00E77497">
        <w:tab/>
        <w:t>Comma Operator (</w:t>
      </w:r>
      <w:r w:rsidRPr="004712DB">
        <w:rPr>
          <w:rFonts w:ascii="Courier New" w:hAnsi="Courier New"/>
          <w:smallCaps/>
        </w:rPr>
        <w:t xml:space="preserve"> , )</w:t>
      </w:r>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p>
    <w:p w14:paraId="1188DAEF" w14:textId="77777777" w:rsidR="004C02EF" w:rsidRPr="00E77497" w:rsidRDefault="004C02EF" w:rsidP="004C02EF">
      <w:pPr>
        <w:pStyle w:val="Syntax"/>
      </w:pPr>
      <w:r w:rsidRPr="00E77497">
        <w:t>Syntax</w:t>
      </w:r>
    </w:p>
    <w:p w14:paraId="4A43B39A"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224DFE4D"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2521A445" w14:textId="77777777" w:rsidR="004C02EF" w:rsidRPr="00E77497" w:rsidRDefault="004C02EF" w:rsidP="004C02EF">
      <w:pPr>
        <w:pStyle w:val="SyntaxRule"/>
      </w:pPr>
      <w:r w:rsidRPr="00E77497">
        <w:t xml:space="preserve">ExpressionNoIn </w:t>
      </w:r>
      <w:r w:rsidRPr="00E77497">
        <w:rPr>
          <w:rFonts w:ascii="Arial" w:hAnsi="Arial"/>
          <w:b/>
          <w:i w:val="0"/>
        </w:rPr>
        <w:t>:</w:t>
      </w:r>
    </w:p>
    <w:p w14:paraId="16A7ABCF" w14:textId="77777777" w:rsidR="004C02EF" w:rsidRPr="00E77497" w:rsidRDefault="004C02EF" w:rsidP="004C02EF">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3976D547" w14:textId="77777777" w:rsidR="005B5983" w:rsidRPr="00E77497" w:rsidRDefault="005B5983" w:rsidP="005B5983">
      <w:r w:rsidRPr="00E77497">
        <w:t>The</w:t>
      </w:r>
      <w:ins w:id="10402" w:author="Rev 4 Allen Wirfs-Brock" w:date="2011-10-15T13:39:00Z">
        <w:r w:rsidRPr="00E77497">
          <w:t xml:space="preserve"> semantics of the</w:t>
        </w:r>
      </w:ins>
      <w:r w:rsidRPr="00E77497">
        <w:t xml:space="preserve"> </w:t>
      </w:r>
      <w:r w:rsidRPr="00E77497">
        <w:rPr>
          <w:rStyle w:val="bnf"/>
        </w:rPr>
        <w:t>ExpressionNoIn</w:t>
      </w:r>
      <w:r w:rsidRPr="00E77497">
        <w:t xml:space="preserve"> production is </w:t>
      </w:r>
      <w:del w:id="10403" w:author="Rev 4 Allen Wirfs-Brock" w:date="2011-10-15T13:39:00Z">
        <w:r w:rsidRPr="00E77497" w:rsidDel="005B5983">
          <w:delText xml:space="preserve">evaluated in </w:delText>
        </w:r>
      </w:del>
      <w:r w:rsidRPr="00E77497">
        <w:t xml:space="preserve">the same manner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w:t>
      </w:r>
      <w:ins w:id="10404" w:author="Rev 4 Allen Wirfs-Brock" w:date="2011-10-15T13:39:00Z">
        <w:r w:rsidRPr="00E77497">
          <w:t xml:space="preserve">used in place </w:t>
        </w:r>
      </w:ins>
      <w:del w:id="10405" w:author="Rev 4 Allen Wirfs-Brock" w:date="2011-10-15T13:39:00Z">
        <w:r w:rsidRPr="00E77497" w:rsidDel="005B5983">
          <w:delText xml:space="preserve">evaluated instead </w:delText>
        </w:r>
      </w:del>
      <w:r w:rsidRPr="00E77497">
        <w:t xml:space="preserve">of the contained </w:t>
      </w:r>
      <w:r w:rsidRPr="00E77497">
        <w:rPr>
          <w:rStyle w:val="bnf"/>
        </w:rPr>
        <w:t>Expression</w:t>
      </w:r>
      <w:r w:rsidRPr="00E77497">
        <w:t xml:space="preserve"> and </w:t>
      </w:r>
      <w:r w:rsidRPr="00E77497">
        <w:rPr>
          <w:rStyle w:val="bnf"/>
        </w:rPr>
        <w:t>AssignmentExpression</w:t>
      </w:r>
      <w:r w:rsidRPr="00E77497">
        <w:t>, respectively.</w:t>
      </w:r>
    </w:p>
    <w:p w14:paraId="1EE0DDA9" w14:textId="77777777" w:rsidR="005B5983" w:rsidRPr="00E77497" w:rsidRDefault="005B5983" w:rsidP="005B5983">
      <w:pPr>
        <w:keepNext/>
        <w:rPr>
          <w:ins w:id="10406" w:author="Rev 4 Allen Wirfs-Brock" w:date="2011-10-15T13:40:00Z"/>
          <w:rFonts w:ascii="Helvetica" w:hAnsi="Helvetica"/>
          <w:b/>
        </w:rPr>
      </w:pPr>
      <w:ins w:id="10407" w:author="Rev 4 Allen Wirfs-Brock" w:date="2011-10-15T13:40:00Z">
        <w:r w:rsidRPr="00E77497">
          <w:rPr>
            <w:rFonts w:ascii="Helvetica" w:hAnsi="Helvetica"/>
            <w:b/>
          </w:rPr>
          <w:t xml:space="preserve">Runtime Semantics: </w:t>
        </w:r>
        <w:r w:rsidRPr="00E77497">
          <w:rPr>
            <w:rFonts w:ascii="Helvetica" w:hAnsi="Helvetica"/>
            <w:b/>
            <w:spacing w:val="6"/>
          </w:rPr>
          <w:t>Evaluation</w:t>
        </w:r>
      </w:ins>
    </w:p>
    <w:p w14:paraId="33A46035" w14:textId="77777777" w:rsidR="004C02EF" w:rsidRPr="00E77497" w:rsidDel="005B5983" w:rsidRDefault="004C02EF" w:rsidP="004C02EF">
      <w:pPr>
        <w:pStyle w:val="Syntax"/>
        <w:rPr>
          <w:del w:id="10408" w:author="Rev 4 Allen Wirfs-Brock" w:date="2011-10-15T13:40:00Z"/>
        </w:rPr>
      </w:pPr>
      <w:del w:id="10409" w:author="Rev 4 Allen Wirfs-Brock" w:date="2011-10-15T13:40:00Z">
        <w:r w:rsidRPr="00E77497" w:rsidDel="005B5983">
          <w:delText>Semantics</w:delText>
        </w:r>
      </w:del>
    </w:p>
    <w:p w14:paraId="440B937E" w14:textId="77777777" w:rsidR="004C02EF" w:rsidRPr="00E77497" w:rsidRDefault="004C02EF" w:rsidP="004C02EF">
      <w:del w:id="10410" w:author="Rev 4 Allen Wirfs-Brock" w:date="2011-10-15T13:40:00Z">
        <w:r w:rsidRPr="00E77497" w:rsidDel="005B5983">
          <w:delText xml:space="preserve">The production </w:delText>
        </w:r>
      </w:del>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0411" w:author="Rev 4 Allen Wirfs-Brock" w:date="2011-10-15T13:40:00Z">
        <w:r w:rsidRPr="00E77497" w:rsidDel="005B5983">
          <w:delText>is evaluated as follows:</w:delText>
        </w:r>
      </w:del>
      <w:bookmarkStart w:id="10412" w:name="_Toc382212704"/>
    </w:p>
    <w:p w14:paraId="0B261222" w14:textId="77777777"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10412"/>
      <w:r w:rsidRPr="00E77497">
        <w:t>.</w:t>
      </w:r>
      <w:bookmarkStart w:id="10413" w:name="_Toc382212705"/>
    </w:p>
    <w:p w14:paraId="4E924F28" w14:textId="77777777" w:rsidR="004C02EF" w:rsidRPr="00E77497" w:rsidRDefault="004C02EF" w:rsidP="00FA3203">
      <w:pPr>
        <w:pStyle w:val="Alg2"/>
        <w:numPr>
          <w:ilvl w:val="0"/>
          <w:numId w:val="105"/>
        </w:numPr>
      </w:pPr>
      <w:del w:id="10414" w:author="Rev 6 Allen Wirfs-Brock" w:date="2012-02-16T19:42:00Z">
        <w:r w:rsidRPr="00E77497" w:rsidDel="007E6452">
          <w:delText xml:space="preserve">Call </w:delText>
        </w:r>
      </w:del>
      <w:ins w:id="10415" w:author="Rev 6 Allen Wirfs-Brock" w:date="2012-02-16T19:42:00Z">
        <w:r w:rsidR="007E6452">
          <w:t>If the result of</w:t>
        </w:r>
        <w:r w:rsidR="007E6452" w:rsidRPr="00E77497">
          <w:t xml:space="preserve"> </w:t>
        </w:r>
      </w:ins>
      <w:r w:rsidRPr="00E77497">
        <w:t>GetValue(</w:t>
      </w:r>
      <w:r w:rsidRPr="00E77497">
        <w:rPr>
          <w:i/>
        </w:rPr>
        <w:t>lref</w:t>
      </w:r>
      <w:r w:rsidRPr="00E77497">
        <w:t>)</w:t>
      </w:r>
      <w:bookmarkEnd w:id="10413"/>
      <w:ins w:id="10416" w:author="Rev 6 Allen Wirfs-Brock" w:date="2012-02-16T19:42:00Z">
        <w:r w:rsidR="007E6452" w:rsidRPr="007E6452">
          <w:t xml:space="preserve"> </w:t>
        </w:r>
        <w:r w:rsidR="007E6452">
          <w:t xml:space="preserve">is an abrupt completion, return </w:t>
        </w:r>
        <w:r w:rsidR="007E6452" w:rsidRPr="004712DB">
          <w:t>that result</w:t>
        </w:r>
      </w:ins>
      <w:del w:id="10417" w:author="Rev 6 Allen Wirfs-Brock" w:date="2012-02-16T19:42:00Z">
        <w:r w:rsidRPr="00E77497" w:rsidDel="007E6452">
          <w:delText>.</w:delText>
        </w:r>
      </w:del>
      <w:bookmarkStart w:id="10418" w:name="_Toc382212706"/>
    </w:p>
    <w:p w14:paraId="5DF3A332" w14:textId="77777777"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10418"/>
      <w:r w:rsidRPr="00E77497">
        <w:t>.</w:t>
      </w:r>
      <w:bookmarkStart w:id="10419" w:name="_Toc382212707"/>
    </w:p>
    <w:p w14:paraId="66C8A40E" w14:textId="77777777"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10420" w:name="_Toc382212708"/>
      <w:bookmarkEnd w:id="10419"/>
    </w:p>
    <w:p w14:paraId="3A4AA6B2" w14:textId="77777777" w:rsidR="004C02EF" w:rsidRPr="00E77497" w:rsidRDefault="004C02EF" w:rsidP="004C02EF">
      <w:pPr>
        <w:pStyle w:val="Note"/>
      </w:pPr>
      <w:bookmarkStart w:id="10421" w:name="_Toc375031197"/>
      <w:bookmarkStart w:id="10422" w:name="_Ref379923281"/>
      <w:bookmarkStart w:id="10423" w:name="_Toc381513710"/>
      <w:bookmarkStart w:id="10424" w:name="_Toc382212232"/>
      <w:bookmarkStart w:id="10425" w:name="_Toc382212709"/>
      <w:bookmarkStart w:id="10426" w:name="_Toc382291577"/>
      <w:bookmarkStart w:id="10427" w:name="_Toc385672226"/>
      <w:bookmarkStart w:id="10428" w:name="_Ref386878652"/>
      <w:bookmarkStart w:id="10429" w:name="_Toc393690329"/>
      <w:bookmarkStart w:id="10430" w:name="_Ref424532497"/>
      <w:bookmarkEnd w:id="10420"/>
      <w:r w:rsidRPr="00E77497">
        <w:t>NOTE</w:t>
      </w:r>
      <w:r w:rsidRPr="00E77497">
        <w:tab/>
        <w:t>GetValue must be called even though its value is not used because it may have observable side-effects.</w:t>
      </w:r>
    </w:p>
    <w:p w14:paraId="5CE9CCEF" w14:textId="77777777" w:rsidR="004C02EF" w:rsidRPr="00E77497" w:rsidRDefault="004C02EF" w:rsidP="004C02EF">
      <w:pPr>
        <w:pStyle w:val="1"/>
        <w:numPr>
          <w:ilvl w:val="0"/>
          <w:numId w:val="0"/>
        </w:numPr>
      </w:pPr>
      <w:bookmarkStart w:id="10431" w:name="_Ref457437637"/>
      <w:bookmarkStart w:id="10432" w:name="_Toc472818874"/>
      <w:bookmarkStart w:id="10433" w:name="_Toc235503448"/>
      <w:bookmarkStart w:id="10434" w:name="_Toc241509223"/>
      <w:bookmarkStart w:id="10435" w:name="_Toc244416710"/>
      <w:bookmarkStart w:id="10436" w:name="_Toc276631074"/>
      <w:bookmarkStart w:id="10437" w:name="_Toc323907703"/>
      <w:r w:rsidRPr="00E77497">
        <w:t>12</w:t>
      </w:r>
      <w:r w:rsidRPr="00E77497">
        <w:tab/>
        <w:t>Statement</w:t>
      </w:r>
      <w:bookmarkEnd w:id="10421"/>
      <w:bookmarkEnd w:id="10422"/>
      <w:bookmarkEnd w:id="10423"/>
      <w:bookmarkEnd w:id="10424"/>
      <w:bookmarkEnd w:id="10425"/>
      <w:bookmarkEnd w:id="10426"/>
      <w:bookmarkEnd w:id="10427"/>
      <w:bookmarkEnd w:id="10428"/>
      <w:bookmarkEnd w:id="10429"/>
      <w:r w:rsidRPr="00E77497">
        <w:t>s</w:t>
      </w:r>
      <w:bookmarkEnd w:id="10430"/>
      <w:bookmarkEnd w:id="10431"/>
      <w:bookmarkEnd w:id="10432"/>
      <w:bookmarkEnd w:id="10433"/>
      <w:bookmarkEnd w:id="10434"/>
      <w:bookmarkEnd w:id="10435"/>
      <w:bookmarkEnd w:id="10436"/>
      <w:ins w:id="10438" w:author="Rev 3 Allen Wirfs-Brock" w:date="2011-08-30T14:56:00Z">
        <w:r w:rsidR="00624D8F" w:rsidRPr="00E77497">
          <w:t xml:space="preserve"> and Declarations</w:t>
        </w:r>
      </w:ins>
      <w:bookmarkEnd w:id="10437"/>
    </w:p>
    <w:p w14:paraId="1067D79A" w14:textId="77777777" w:rsidR="004C02EF" w:rsidRPr="00E77497" w:rsidRDefault="004C02EF" w:rsidP="004C02EF">
      <w:pPr>
        <w:pStyle w:val="Syntax"/>
      </w:pPr>
      <w:r w:rsidRPr="00E77497">
        <w:t>Syntax</w:t>
      </w:r>
    </w:p>
    <w:p w14:paraId="7AC6DC33" w14:textId="77777777" w:rsidR="004C02EF" w:rsidRPr="00E77497" w:rsidRDefault="004C02EF" w:rsidP="004C02EF">
      <w:pPr>
        <w:pStyle w:val="SyntaxRule"/>
      </w:pPr>
      <w:r w:rsidRPr="00E77497">
        <w:t xml:space="preserve">Statement </w:t>
      </w:r>
      <w:r w:rsidRPr="00E77497">
        <w:rPr>
          <w:rFonts w:ascii="Arial" w:hAnsi="Arial"/>
          <w:b/>
          <w:i w:val="0"/>
        </w:rPr>
        <w:t>:</w:t>
      </w:r>
    </w:p>
    <w:p w14:paraId="39FA85A4" w14:textId="77777777" w:rsidR="004C02EF" w:rsidRPr="00E77497" w:rsidRDefault="004C02EF" w:rsidP="004C02EF">
      <w:pPr>
        <w:pStyle w:val="SyntaxDefinition"/>
        <w:rPr>
          <w:ins w:id="10439" w:author="Rev 3 Allen Wirfs-Brock" w:date="2011-08-30T14:58:00Z"/>
        </w:rPr>
      </w:pPr>
      <w:r w:rsidRPr="00E77497">
        <w:t>Block</w:t>
      </w:r>
      <w:ins w:id="10440" w:author="Rev 3 Allen Wirfs-Brock" w:date="2011-09-09T13:15:00Z">
        <w:r w:rsidR="001434CE" w:rsidRPr="00E77497">
          <w:t>Statement</w:t>
        </w:r>
      </w:ins>
      <w:r w:rsidRPr="00E77497">
        <w:br/>
        <w:t>VariableStatement</w:t>
      </w:r>
      <w:r w:rsidRPr="00E77497">
        <w:br/>
        <w:t>EmptyStatement</w:t>
      </w:r>
      <w:r w:rsidRPr="00E77497">
        <w:br/>
        <w:t>ExpressionStatement</w:t>
      </w:r>
      <w:r w:rsidRPr="00E77497">
        <w:br/>
        <w:t>IfStatement</w:t>
      </w:r>
      <w:r w:rsidRPr="00E77497">
        <w:br/>
      </w:r>
      <w:del w:id="10441" w:author="Rev 6 Allen Wirfs-Brock" w:date="2012-02-25T08:39:00Z">
        <w:r w:rsidRPr="00E77497" w:rsidDel="00D951C4">
          <w:delText>IterationStatement</w:delText>
        </w:r>
      </w:del>
      <w:ins w:id="10442" w:author="Rev 6 Allen Wirfs-Brock" w:date="2012-02-25T08:39:00Z">
        <w:r w:rsidR="00D951C4">
          <w:t>Breakable</w:t>
        </w:r>
        <w:r w:rsidR="00D951C4" w:rsidRPr="00E77497">
          <w:t>Statement</w:t>
        </w:r>
      </w:ins>
      <w:r w:rsidRPr="00E77497">
        <w:br/>
        <w:t>ContinueStatement</w:t>
      </w:r>
      <w:r w:rsidRPr="00E77497">
        <w:br/>
        <w:t>BreakStatement</w:t>
      </w:r>
      <w:r w:rsidRPr="00E77497">
        <w:br/>
        <w:t>ReturnStatement</w:t>
      </w:r>
      <w:r w:rsidRPr="00E77497">
        <w:br/>
        <w:t>WithStatement</w:t>
      </w:r>
      <w:bookmarkStart w:id="10443" w:name="_Toc393690330"/>
      <w:r w:rsidRPr="00E77497">
        <w:br/>
        <w:t>LabelledStatement</w:t>
      </w:r>
      <w:del w:id="10444" w:author="Rev 6 Allen Wirfs-Brock" w:date="2012-02-25T08:40:00Z">
        <w:r w:rsidRPr="00E77497" w:rsidDel="00D951C4">
          <w:br/>
          <w:delText>SwitchStatement</w:delText>
        </w:r>
      </w:del>
      <w:r w:rsidRPr="00E77497">
        <w:br/>
        <w:t>ThrowStatement</w:t>
      </w:r>
      <w:r w:rsidRPr="00E77497">
        <w:br/>
        <w:t>TryStatement</w:t>
      </w:r>
      <w:r w:rsidRPr="00E77497">
        <w:br/>
        <w:t>DebuggerStatement</w:t>
      </w:r>
    </w:p>
    <w:p w14:paraId="5AE5BAD2" w14:textId="77777777" w:rsidR="00624D8F" w:rsidRPr="00E77497" w:rsidRDefault="00624D8F" w:rsidP="00624D8F">
      <w:pPr>
        <w:pStyle w:val="SyntaxRule"/>
        <w:rPr>
          <w:ins w:id="10445" w:author="Rev 3 Allen Wirfs-Brock" w:date="2011-08-30T14:58:00Z"/>
        </w:rPr>
      </w:pPr>
      <w:ins w:id="10446" w:author="Rev 3 Allen Wirfs-Brock" w:date="2011-08-30T14:58:00Z">
        <w:r w:rsidRPr="00E77497">
          <w:t xml:space="preserve">Declaration </w:t>
        </w:r>
        <w:r w:rsidRPr="00E77497">
          <w:rPr>
            <w:rFonts w:ascii="Arial" w:hAnsi="Arial"/>
            <w:b/>
            <w:i w:val="0"/>
          </w:rPr>
          <w:t>:</w:t>
        </w:r>
      </w:ins>
    </w:p>
    <w:p w14:paraId="3A3CE6C0" w14:textId="77777777" w:rsidR="00624D8F" w:rsidRPr="00E77497" w:rsidRDefault="00CB7EF2" w:rsidP="00624D8F">
      <w:pPr>
        <w:pStyle w:val="SyntaxDefinition"/>
        <w:rPr>
          <w:ins w:id="10447" w:author="Rev 3 Allen Wirfs-Brock" w:date="2011-08-30T14:58:00Z"/>
        </w:rPr>
      </w:pPr>
      <w:ins w:id="10448" w:author="Rev 3 Allen Wirfs-Brock" w:date="2011-09-21T09:08:00Z">
        <w:r w:rsidRPr="00E77497">
          <w:t>FunctionDeclaration</w:t>
        </w:r>
      </w:ins>
      <w:ins w:id="10449" w:author="Allen Wirfs-Brock" w:date="2011-09-21T09:06:00Z">
        <w:r w:rsidRPr="00E77497">
          <w:br/>
        </w:r>
      </w:ins>
      <w:ins w:id="10450" w:author="Rev 3 Allen Wirfs-Brock" w:date="2011-08-30T14:59:00Z">
        <w:del w:id="10451" w:author="Rev 6 Allen Wirfs-Brock" w:date="2012-02-25T15:13:00Z">
          <w:r w:rsidR="00624D8F" w:rsidRPr="00E77497" w:rsidDel="00633DD3">
            <w:delText>LetDeclaration</w:delText>
          </w:r>
        </w:del>
      </w:ins>
      <w:ins w:id="10452" w:author="Rev 3 Allen Wirfs-Brock" w:date="2011-08-30T14:58:00Z">
        <w:del w:id="10453" w:author="Rev 6 Allen Wirfs-Brock" w:date="2012-02-25T15:13:00Z">
          <w:r w:rsidR="00624D8F" w:rsidRPr="00E77497" w:rsidDel="00633DD3">
            <w:br/>
          </w:r>
        </w:del>
      </w:ins>
      <w:ins w:id="10454" w:author="Rev 3 Allen Wirfs-Brock" w:date="2011-08-30T16:21:00Z">
        <w:del w:id="10455" w:author="Rev 6 Allen Wirfs-Brock" w:date="2012-02-25T15:13:00Z">
          <w:r w:rsidR="00201852" w:rsidRPr="00E77497" w:rsidDel="00633DD3">
            <w:delText>Const</w:delText>
          </w:r>
        </w:del>
      </w:ins>
      <w:ins w:id="10456" w:author="Rev 6 Allen Wirfs-Brock" w:date="2012-02-25T15:13:00Z">
        <w:r w:rsidR="00633DD3">
          <w:t>Lexical</w:t>
        </w:r>
      </w:ins>
      <w:ins w:id="10457" w:author="Rev 3 Allen Wirfs-Brock" w:date="2011-08-30T16:21:00Z">
        <w:r w:rsidR="00201852" w:rsidRPr="00E77497">
          <w:t>Declaration</w:t>
        </w:r>
      </w:ins>
    </w:p>
    <w:p w14:paraId="4D6D3322" w14:textId="77777777" w:rsidR="00D951C4" w:rsidRPr="00E77497" w:rsidRDefault="00D951C4" w:rsidP="00D951C4">
      <w:pPr>
        <w:pStyle w:val="SyntaxRule"/>
        <w:rPr>
          <w:ins w:id="10458" w:author="Rev 6 Allen Wirfs-Brock" w:date="2012-02-25T08:39:00Z"/>
        </w:rPr>
      </w:pPr>
      <w:ins w:id="10459" w:author="Rev 6 Allen Wirfs-Brock" w:date="2012-02-25T08:39:00Z">
        <w:r>
          <w:t>BreakableStatement</w:t>
        </w:r>
        <w:r w:rsidRPr="00E77497">
          <w:t xml:space="preserve"> </w:t>
        </w:r>
        <w:r w:rsidRPr="00E77497">
          <w:rPr>
            <w:rFonts w:ascii="Arial" w:hAnsi="Arial"/>
            <w:b/>
            <w:i w:val="0"/>
          </w:rPr>
          <w:t>:</w:t>
        </w:r>
      </w:ins>
    </w:p>
    <w:p w14:paraId="714F81F4" w14:textId="77777777" w:rsidR="00624D8F" w:rsidRPr="00E77497" w:rsidRDefault="00D951C4" w:rsidP="00D951C4">
      <w:pPr>
        <w:pStyle w:val="SyntaxDefinition"/>
      </w:pPr>
      <w:ins w:id="10460" w:author="Rev 6 Allen Wirfs-Brock" w:date="2012-02-25T08:39:00Z">
        <w:r>
          <w:t>IterationStatement</w:t>
        </w:r>
        <w:r w:rsidRPr="00E77497">
          <w:br/>
        </w:r>
      </w:ins>
      <w:ins w:id="10461" w:author="Rev 6 Allen Wirfs-Brock" w:date="2012-02-25T08:40:00Z">
        <w:r w:rsidRPr="00E77497">
          <w:t>SwitchStatement</w:t>
        </w:r>
      </w:ins>
    </w:p>
    <w:p w14:paraId="12396F58" w14:textId="77777777" w:rsidR="004C02EF" w:rsidRPr="00E77497" w:rsidRDefault="003B5B66" w:rsidP="00D951C4">
      <w:pPr>
        <w:pStyle w:val="20"/>
        <w:numPr>
          <w:ilvl w:val="0"/>
          <w:numId w:val="0"/>
        </w:numPr>
      </w:pPr>
      <w:bookmarkStart w:id="10462" w:name="_Toc323907704"/>
      <w:ins w:id="10463" w:author="Rev 4 Allen Wirfs-Brock" w:date="2011-10-19T15:46:00Z">
        <w:r w:rsidRPr="00E77497">
          <w:t xml:space="preserve">Static </w:t>
        </w:r>
      </w:ins>
      <w:r w:rsidR="004C02EF" w:rsidRPr="00E77497">
        <w:t>Semantics</w:t>
      </w:r>
      <w:bookmarkEnd w:id="10462"/>
    </w:p>
    <w:p w14:paraId="407146A1" w14:textId="77777777" w:rsidR="004C02EF" w:rsidRPr="004D1BD1" w:rsidDel="00AF515E" w:rsidRDefault="004C02EF" w:rsidP="004C02EF">
      <w:pPr>
        <w:rPr>
          <w:del w:id="10464" w:author="Rev 6 Allen Wirfs-Brock" w:date="2012-02-23T15:05:00Z"/>
        </w:rPr>
      </w:pPr>
      <w:del w:id="10465" w:author="Rev 6 Allen Wirfs-Brock" w:date="2012-02-23T15:05:00Z">
        <w:r w:rsidRPr="00E77497" w:rsidDel="00AF515E">
          <w:delText xml:space="preserve">A </w:delText>
        </w:r>
        <w:r w:rsidRPr="00E77497" w:rsidDel="00AF515E">
          <w:rPr>
            <w:rFonts w:ascii="Times New Roman" w:hAnsi="Times New Roman"/>
            <w:i/>
          </w:rPr>
          <w:delText>Statement</w:delText>
        </w:r>
        <w:r w:rsidRPr="00E77497" w:rsidDel="00AF515E">
          <w:delText xml:space="preserve"> can be part of a </w:delText>
        </w:r>
        <w:r w:rsidRPr="00E77497" w:rsidDel="00AF515E">
          <w:rPr>
            <w:rFonts w:ascii="Times New Roman" w:hAnsi="Times New Roman"/>
            <w:i/>
          </w:rPr>
          <w:delText>LabelledStatement</w:delText>
        </w:r>
        <w:r w:rsidRPr="00E77497" w:rsidDel="00AF515E">
          <w:delText xml:space="preserve">, which itself can be part of a </w:delText>
        </w:r>
        <w:r w:rsidRPr="00E77497" w:rsidDel="00AF515E">
          <w:rPr>
            <w:rFonts w:ascii="Times New Roman" w:hAnsi="Times New Roman"/>
            <w:i/>
          </w:rPr>
          <w:delText>LabelledStatement</w:delText>
        </w:r>
        <w:r w:rsidRPr="00E77497" w:rsidDel="00AF515E">
          <w:delText xml:space="preserve">, and so on. The labels introduced this way are collectively referred to as the “current label set” when describing the semantics of individual statements. A </w:delText>
        </w:r>
        <w:r w:rsidRPr="00E77497" w:rsidDel="00AF515E">
          <w:rPr>
            <w:rFonts w:ascii="Times New Roman" w:hAnsi="Times New Roman"/>
            <w:i/>
          </w:rPr>
          <w:delText>LabelledStatement</w:delText>
        </w:r>
        <w:r w:rsidRPr="00E77497" w:rsidDel="00AF515E">
          <w:delText xml:space="preserve"> has no semantic meaning other than the introduction of a label to a </w:delText>
        </w:r>
        <w:r w:rsidRPr="00E77497" w:rsidDel="00AF515E">
          <w:rPr>
            <w:i/>
          </w:rPr>
          <w:delText>label set</w:delText>
        </w:r>
        <w:r w:rsidRPr="00E77497" w:rsidDel="00AF515E">
          <w:delText xml:space="preserve">. The label set of an </w:delText>
        </w:r>
        <w:r w:rsidRPr="00E77497" w:rsidDel="00AF515E">
          <w:rPr>
            <w:rFonts w:ascii="Times New Roman" w:hAnsi="Times New Roman"/>
            <w:i/>
          </w:rPr>
          <w:delText>IterationStatement</w:delText>
        </w:r>
        <w:r w:rsidRPr="00E77497" w:rsidDel="00AF515E">
          <w:delText xml:space="preserve"> or a</w:delText>
        </w:r>
        <w:r w:rsidRPr="00E77497" w:rsidDel="00AF515E">
          <w:rPr>
            <w:rFonts w:ascii="Times New Roman" w:hAnsi="Times New Roman"/>
            <w:i/>
          </w:rPr>
          <w:delText xml:space="preserve"> SwitchStatement</w:delText>
        </w:r>
        <w:r w:rsidRPr="00E77497" w:rsidDel="00AF515E">
          <w:delText xml:space="preserve"> initially contains the single element </w:delText>
        </w:r>
        <w:r w:rsidRPr="00E77497" w:rsidDel="00AF515E">
          <w:rPr>
            <w:b/>
          </w:rPr>
          <w:delText>empty</w:delText>
        </w:r>
        <w:r w:rsidRPr="00E77497" w:rsidDel="00AF515E">
          <w:delText>. The label set of any other statement is initially empty.</w:delText>
        </w:r>
      </w:del>
    </w:p>
    <w:p w14:paraId="54AF6927" w14:textId="77777777" w:rsidR="003B5B66" w:rsidRPr="006B6D0A" w:rsidRDefault="003B5B66" w:rsidP="003B5B66">
      <w:pPr>
        <w:rPr>
          <w:ins w:id="10466" w:author="Rev 4 Allen Wirfs-Brock" w:date="2011-10-19T15:45:00Z"/>
          <w:rFonts w:ascii="Helvetica" w:hAnsi="Helvetica"/>
          <w:b/>
        </w:rPr>
      </w:pPr>
      <w:ins w:id="10467" w:author="Rev 4 Allen Wirfs-Brock" w:date="2011-10-19T15:45:00Z">
        <w:r w:rsidRPr="003B4312">
          <w:rPr>
            <w:rFonts w:ascii="Helvetica" w:hAnsi="Helvetica"/>
            <w:b/>
          </w:rPr>
          <w:t xml:space="preserve">Static Semantics:  </w:t>
        </w:r>
        <w:r w:rsidRPr="006B6D0A">
          <w:rPr>
            <w:rFonts w:ascii="Helvetica" w:hAnsi="Helvetica"/>
            <w:b/>
            <w:lang w:eastAsia="en-US"/>
          </w:rPr>
          <w:t>BoundNames</w:t>
        </w:r>
      </w:ins>
    </w:p>
    <w:p w14:paraId="6861CEC3" w14:textId="77777777" w:rsidR="00210077" w:rsidRPr="00675B74" w:rsidRDefault="00210077" w:rsidP="00210077">
      <w:pPr>
        <w:rPr>
          <w:ins w:id="10468" w:author="Rev 4 Allen Wirfs-Brock" w:date="2011-10-19T15:48:00Z"/>
        </w:rPr>
      </w:pPr>
      <w:ins w:id="10469" w:author="Rev 4 Allen Wirfs-Brock" w:date="2011-10-19T15:48:00Z">
        <w:r w:rsidRPr="006B6D0A">
          <w:t xml:space="preserve">The </w:t>
        </w:r>
        <w:r w:rsidRPr="00E65A34">
          <w:rPr>
            <w:rFonts w:ascii="Times New Roman" w:eastAsia="Times New Roman" w:hAnsi="Times New Roman"/>
            <w:spacing w:val="6"/>
            <w:lang w:eastAsia="en-US"/>
          </w:rPr>
          <w:t xml:space="preserve">BoundNames </w:t>
        </w:r>
        <w:r w:rsidRPr="00546435">
          <w:t xml:space="preserve">of the </w:t>
        </w:r>
        <w:r w:rsidRPr="009C202C">
          <w:rPr>
            <w:rStyle w:val="bnf"/>
          </w:rPr>
          <w:t xml:space="preserve">Declaration </w:t>
        </w:r>
        <w:r w:rsidRPr="00B820AB">
          <w:t xml:space="preserve">productions are </w:t>
        </w:r>
        <w:r w:rsidRPr="00675B74">
          <w:t>determined as follows:</w:t>
        </w:r>
      </w:ins>
    </w:p>
    <w:p w14:paraId="0B4607A1" w14:textId="77777777" w:rsidR="00210077" w:rsidRPr="00E77497" w:rsidRDefault="00210077" w:rsidP="00EA4F82">
      <w:pPr>
        <w:pStyle w:val="Alg4"/>
        <w:numPr>
          <w:ilvl w:val="0"/>
          <w:numId w:val="730"/>
        </w:numPr>
        <w:spacing w:after="220"/>
        <w:contextualSpacing/>
        <w:rPr>
          <w:ins w:id="10470" w:author="Rev 4 Allen Wirfs-Brock" w:date="2011-10-19T15:48:00Z"/>
        </w:rPr>
      </w:pPr>
      <w:ins w:id="10471" w:author="Rev 4 Allen Wirfs-Brock" w:date="2011-10-19T15:48:00Z">
        <w:r w:rsidRPr="00E77497">
          <w:t>Return the BoundNames of the single non-terminal symbol that is the right hand side of the production.</w:t>
        </w:r>
      </w:ins>
    </w:p>
    <w:p w14:paraId="189F5779" w14:textId="77777777" w:rsidR="00210077" w:rsidRPr="00E77497" w:rsidRDefault="00210077" w:rsidP="00210077">
      <w:pPr>
        <w:rPr>
          <w:ins w:id="10472" w:author="Rev 4 Allen Wirfs-Brock" w:date="2011-10-19T15:53:00Z"/>
          <w:rFonts w:ascii="Helvetica" w:hAnsi="Helvetica"/>
          <w:b/>
        </w:rPr>
      </w:pPr>
      <w:ins w:id="10473" w:author="Rev 4 Allen Wirfs-Brock" w:date="2011-10-19T15:53:00Z">
        <w:r w:rsidRPr="00E77497">
          <w:rPr>
            <w:rFonts w:ascii="Helvetica" w:hAnsi="Helvetica"/>
            <w:b/>
          </w:rPr>
          <w:t xml:space="preserve">Static Semantics:  </w:t>
        </w:r>
        <w:r w:rsidRPr="00E77497">
          <w:rPr>
            <w:rFonts w:ascii="Helvetica" w:hAnsi="Helvetica"/>
            <w:b/>
            <w:lang w:eastAsia="en-US"/>
          </w:rPr>
          <w:t>VarDeclaredNames</w:t>
        </w:r>
      </w:ins>
    </w:p>
    <w:p w14:paraId="33EB8856" w14:textId="77777777" w:rsidR="00210077" w:rsidRPr="00E77497" w:rsidRDefault="00210077" w:rsidP="00210077">
      <w:pPr>
        <w:pStyle w:val="SyntaxRule"/>
        <w:rPr>
          <w:ins w:id="10474" w:author="Rev 4 Allen Wirfs-Brock" w:date="2011-10-19T15:54:00Z"/>
        </w:rPr>
      </w:pPr>
      <w:ins w:id="10475" w:author="Rev 4 Allen Wirfs-Brock" w:date="2011-10-19T15:54:00Z">
        <w:r w:rsidRPr="00E77497">
          <w:t xml:space="preserve">Statement </w:t>
        </w:r>
        <w:r w:rsidRPr="00E77497">
          <w:rPr>
            <w:rFonts w:ascii="Arial" w:hAnsi="Arial"/>
            <w:b/>
            <w:i w:val="0"/>
          </w:rPr>
          <w:t>:</w:t>
        </w:r>
      </w:ins>
    </w:p>
    <w:p w14:paraId="6DDA1ABD" w14:textId="77777777" w:rsidR="00210077" w:rsidRPr="00E77497" w:rsidRDefault="00210077" w:rsidP="00210077">
      <w:pPr>
        <w:pStyle w:val="SyntaxDefinition"/>
        <w:rPr>
          <w:ins w:id="10476" w:author="Rev 4 Allen Wirfs-Brock" w:date="2011-10-19T15:54:00Z"/>
        </w:rPr>
      </w:pPr>
      <w:ins w:id="10477" w:author="Rev 4 Allen Wirfs-Brock" w:date="2011-10-19T15:54:00Z">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ins>
    </w:p>
    <w:p w14:paraId="6340BA25" w14:textId="77777777" w:rsidR="00EB0D59" w:rsidRPr="00E77497" w:rsidDel="00210077" w:rsidRDefault="00EB0D59" w:rsidP="00EB0764">
      <w:pPr>
        <w:jc w:val="left"/>
        <w:rPr>
          <w:ins w:id="10478" w:author="Rev 3 Allen Wirfs-Brock" w:date="2011-09-02T09:57:00Z"/>
          <w:del w:id="10479" w:author="Rev 4 Allen Wirfs-Brock" w:date="2011-10-19T15:55:00Z"/>
        </w:rPr>
      </w:pPr>
      <w:ins w:id="10480" w:author="Rev 3 Allen Wirfs-Brock" w:date="2011-09-02T09:57:00Z">
        <w:del w:id="10481" w:author="Rev 4 Allen Wirfs-Brock" w:date="2011-10-19T15:55:00Z">
          <w:r w:rsidRPr="00E77497" w:rsidDel="00210077">
            <w:delText>The VarDeclaredNames of the production</w:delText>
          </w:r>
        </w:del>
      </w:ins>
      <w:ins w:id="10482" w:author="Rev 3 Allen Wirfs-Brock" w:date="2011-09-02T09:58:00Z">
        <w:del w:id="10483" w:author="Rev 4 Allen Wirfs-Brock" w:date="2011-10-19T15:55:00Z">
          <w:r w:rsidRPr="00E77497" w:rsidDel="00210077">
            <w:delText>s:</w:delText>
          </w:r>
          <w:r w:rsidRPr="00E77497" w:rsidDel="00210077">
            <w:br/>
          </w:r>
        </w:del>
      </w:ins>
      <w:ins w:id="10484" w:author="Rev 3 Allen Wirfs-Brock" w:date="2011-09-02T09:57:00Z">
        <w:del w:id="10485" w:author="Rev 4 Allen Wirfs-Brock" w:date="2011-10-19T15:55:00Z">
          <w:r w:rsidRPr="00E77497" w:rsidDel="00210077">
            <w:delText xml:space="preserve">  </w:delText>
          </w:r>
        </w:del>
      </w:ins>
      <w:ins w:id="10486" w:author="Rev 3 Allen Wirfs-Brock" w:date="2011-09-02T10:02:00Z">
        <w:del w:id="10487" w:author="Rev 4 Allen Wirfs-Brock" w:date="2011-10-19T15:55:00Z">
          <w:r w:rsidR="00EB0764" w:rsidRPr="00E77497" w:rsidDel="00210077">
            <w:delText xml:space="preserve"> </w:delText>
          </w:r>
        </w:del>
      </w:ins>
      <w:ins w:id="10488" w:author="Rev 3 Allen Wirfs-Brock" w:date="2011-09-02T09:57:00Z">
        <w:del w:id="10489" w:author="Rev 4 Allen Wirfs-Brock" w:date="2011-10-19T15:55:00Z">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w:delText>
          </w:r>
        </w:del>
      </w:ins>
      <w:ins w:id="10490" w:author="Rev 3 Allen Wirfs-Brock" w:date="2011-09-02T09:59:00Z">
        <w:del w:id="10491" w:author="Rev 4 Allen Wirfs-Brock" w:date="2011-10-19T15:55:00Z">
          <w:r w:rsidRPr="00E77497" w:rsidDel="00210077">
            <w:rPr>
              <w:rFonts w:ascii="Times New Roman" w:hAnsi="Times New Roman"/>
              <w:i/>
            </w:rPr>
            <w:delText>EmptyStatement</w:delText>
          </w:r>
          <w:r w:rsidRPr="00E77497" w:rsidDel="00210077">
            <w:rPr>
              <w:rFonts w:ascii="Times New Roman" w:hAnsi="Times New Roman"/>
              <w:i/>
            </w:rPr>
            <w:br/>
          </w:r>
        </w:del>
      </w:ins>
      <w:ins w:id="10492" w:author="Rev 3 Allen Wirfs-Brock" w:date="2011-09-02T10:02:00Z">
        <w:del w:id="10493" w:author="Rev 4 Allen Wirfs-Brock" w:date="2011-10-19T15:55:00Z">
          <w:r w:rsidR="00EB0764" w:rsidRPr="00E77497" w:rsidDel="00210077">
            <w:rPr>
              <w:rFonts w:ascii="Times New Roman" w:hAnsi="Times New Roman"/>
              <w:i/>
            </w:rPr>
            <w:delText xml:space="preserve"> </w:delText>
          </w:r>
        </w:del>
      </w:ins>
      <w:ins w:id="10494" w:author="Rev 3 Allen Wirfs-Brock" w:date="2011-09-02T09:59:00Z">
        <w:del w:id="10495"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E</w:delText>
          </w:r>
        </w:del>
      </w:ins>
      <w:ins w:id="10496" w:author="Rev 3 Allen Wirfs-Brock" w:date="2011-09-02T10:00:00Z">
        <w:del w:id="10497" w:author="Rev 4 Allen Wirfs-Brock" w:date="2011-10-19T15:55:00Z">
          <w:r w:rsidR="00EB0764" w:rsidRPr="00E77497" w:rsidDel="00210077">
            <w:rPr>
              <w:rFonts w:ascii="Times New Roman" w:hAnsi="Times New Roman"/>
              <w:i/>
            </w:rPr>
            <w:delText>xpression</w:delText>
          </w:r>
        </w:del>
      </w:ins>
      <w:ins w:id="10498" w:author="Rev 3 Allen Wirfs-Brock" w:date="2011-09-02T09:59:00Z">
        <w:del w:id="10499" w:author="Rev 4 Allen Wirfs-Brock" w:date="2011-10-19T15:55:00Z">
          <w:r w:rsidR="00EB0764" w:rsidRPr="00E77497" w:rsidDel="00210077">
            <w:rPr>
              <w:rFonts w:ascii="Times New Roman" w:hAnsi="Times New Roman"/>
              <w:i/>
            </w:rPr>
            <w:delText>Statement</w:delText>
          </w:r>
          <w:r w:rsidR="00EB0764" w:rsidRPr="00E77497" w:rsidDel="00210077">
            <w:rPr>
              <w:rFonts w:ascii="Times New Roman" w:hAnsi="Times New Roman"/>
              <w:i/>
            </w:rPr>
            <w:br/>
          </w:r>
        </w:del>
      </w:ins>
      <w:ins w:id="10500" w:author="Rev 3 Allen Wirfs-Brock" w:date="2011-09-02T10:00:00Z">
        <w:del w:id="10501" w:author="Rev 4 Allen Wirfs-Brock" w:date="2011-10-19T15:55:00Z">
          <w:r w:rsidR="00EB0764" w:rsidRPr="00E77497" w:rsidDel="00210077">
            <w:rPr>
              <w:rFonts w:ascii="Times New Roman" w:hAnsi="Times New Roman"/>
              <w:i/>
            </w:rPr>
            <w:delText xml:space="preserve"> </w:delText>
          </w:r>
        </w:del>
      </w:ins>
      <w:ins w:id="10502" w:author="Rev 3 Allen Wirfs-Brock" w:date="2011-09-02T10:02:00Z">
        <w:del w:id="10503" w:author="Rev 4 Allen Wirfs-Brock" w:date="2011-10-19T15:55:00Z">
          <w:r w:rsidR="00EB0764" w:rsidRPr="00E77497" w:rsidDel="00210077">
            <w:rPr>
              <w:rFonts w:ascii="Times New Roman" w:hAnsi="Times New Roman"/>
              <w:i/>
            </w:rPr>
            <w:delText xml:space="preserve"> </w:delText>
          </w:r>
        </w:del>
      </w:ins>
      <w:ins w:id="10504" w:author="Rev 3 Allen Wirfs-Brock" w:date="2011-09-02T10:00:00Z">
        <w:del w:id="10505"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ContinueStatement</w:delText>
          </w:r>
        </w:del>
      </w:ins>
      <w:ins w:id="10506" w:author="Rev 3 Allen Wirfs-Brock" w:date="2011-09-02T09:59:00Z">
        <w:del w:id="10507" w:author="Rev 4 Allen Wirfs-Brock" w:date="2011-10-19T15:55:00Z">
          <w:r w:rsidR="00EB0764" w:rsidRPr="00E77497" w:rsidDel="00210077">
            <w:rPr>
              <w:rFonts w:ascii="Times New Roman" w:hAnsi="Times New Roman"/>
              <w:i/>
            </w:rPr>
            <w:br/>
          </w:r>
        </w:del>
      </w:ins>
      <w:ins w:id="10508" w:author="Rev 3 Allen Wirfs-Brock" w:date="2011-09-02T10:00:00Z">
        <w:del w:id="10509" w:author="Rev 4 Allen Wirfs-Brock" w:date="2011-10-19T15:55:00Z">
          <w:r w:rsidR="00EB0764" w:rsidRPr="00E77497" w:rsidDel="00210077">
            <w:rPr>
              <w:rFonts w:ascii="Times New Roman" w:hAnsi="Times New Roman"/>
              <w:i/>
            </w:rPr>
            <w:delText xml:space="preserve"> </w:delText>
          </w:r>
        </w:del>
      </w:ins>
      <w:ins w:id="10510" w:author="Rev 3 Allen Wirfs-Brock" w:date="2011-09-02T10:02:00Z">
        <w:del w:id="10511" w:author="Rev 4 Allen Wirfs-Brock" w:date="2011-10-19T15:55:00Z">
          <w:r w:rsidR="00EB0764" w:rsidRPr="00E77497" w:rsidDel="00210077">
            <w:rPr>
              <w:rFonts w:ascii="Times New Roman" w:hAnsi="Times New Roman"/>
              <w:i/>
            </w:rPr>
            <w:delText xml:space="preserve"> </w:delText>
          </w:r>
        </w:del>
      </w:ins>
      <w:ins w:id="10512" w:author="Rev 3 Allen Wirfs-Brock" w:date="2011-09-02T10:00:00Z">
        <w:del w:id="10513"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BreakStatement</w:delText>
          </w:r>
        </w:del>
      </w:ins>
      <w:ins w:id="10514" w:author="Rev 3 Allen Wirfs-Brock" w:date="2011-09-02T09:59:00Z">
        <w:del w:id="10515" w:author="Rev 4 Allen Wirfs-Brock" w:date="2011-10-19T15:55:00Z">
          <w:r w:rsidR="00EB0764" w:rsidRPr="00E77497" w:rsidDel="00210077">
            <w:rPr>
              <w:rFonts w:ascii="Times New Roman" w:hAnsi="Times New Roman"/>
              <w:i/>
            </w:rPr>
            <w:br/>
          </w:r>
        </w:del>
      </w:ins>
      <w:ins w:id="10516" w:author="Rev 3 Allen Wirfs-Brock" w:date="2011-09-02T10:00:00Z">
        <w:del w:id="10517" w:author="Rev 4 Allen Wirfs-Brock" w:date="2011-10-19T15:55:00Z">
          <w:r w:rsidR="00EB0764" w:rsidRPr="00E77497" w:rsidDel="00210077">
            <w:rPr>
              <w:rFonts w:ascii="Times New Roman" w:hAnsi="Times New Roman"/>
              <w:i/>
            </w:rPr>
            <w:delText xml:space="preserve"> </w:delText>
          </w:r>
        </w:del>
      </w:ins>
      <w:ins w:id="10518" w:author="Rev 3 Allen Wirfs-Brock" w:date="2011-09-02T10:02:00Z">
        <w:del w:id="10519" w:author="Rev 4 Allen Wirfs-Brock" w:date="2011-10-19T15:55:00Z">
          <w:r w:rsidR="00EB0764" w:rsidRPr="00E77497" w:rsidDel="00210077">
            <w:rPr>
              <w:rFonts w:ascii="Times New Roman" w:hAnsi="Times New Roman"/>
              <w:i/>
            </w:rPr>
            <w:delText xml:space="preserve"> </w:delText>
          </w:r>
        </w:del>
      </w:ins>
      <w:ins w:id="10520" w:author="Rev 3 Allen Wirfs-Brock" w:date="2011-09-02T10:00:00Z">
        <w:del w:id="10521"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w:delText>
          </w:r>
        </w:del>
      </w:ins>
      <w:ins w:id="10522" w:author="Rev 3 Allen Wirfs-Brock" w:date="2011-09-02T10:01:00Z">
        <w:del w:id="10523" w:author="Rev 4 Allen Wirfs-Brock" w:date="2011-10-19T15:55:00Z">
          <w:r w:rsidR="00EB0764" w:rsidRPr="00E77497" w:rsidDel="00210077">
            <w:rPr>
              <w:rFonts w:ascii="Times New Roman" w:hAnsi="Times New Roman"/>
              <w:i/>
            </w:rPr>
            <w:delText>Return</w:delText>
          </w:r>
        </w:del>
      </w:ins>
      <w:ins w:id="10524" w:author="Rev 3 Allen Wirfs-Brock" w:date="2011-09-02T10:00:00Z">
        <w:del w:id="10525" w:author="Rev 4 Allen Wirfs-Brock" w:date="2011-10-19T15:55:00Z">
          <w:r w:rsidR="00EB0764" w:rsidRPr="00E77497" w:rsidDel="00210077">
            <w:rPr>
              <w:rFonts w:ascii="Times New Roman" w:hAnsi="Times New Roman"/>
              <w:i/>
            </w:rPr>
            <w:delText>Statement</w:delText>
          </w:r>
        </w:del>
      </w:ins>
      <w:ins w:id="10526" w:author="Rev 3 Allen Wirfs-Brock" w:date="2011-09-02T10:01:00Z">
        <w:del w:id="10527" w:author="Rev 4 Allen Wirfs-Brock" w:date="2011-10-19T15:55:00Z">
          <w:r w:rsidR="00EB0764" w:rsidRPr="00E77497" w:rsidDel="00210077">
            <w:rPr>
              <w:rFonts w:ascii="Times New Roman" w:hAnsi="Times New Roman"/>
              <w:i/>
            </w:rPr>
            <w:br/>
          </w:r>
        </w:del>
      </w:ins>
      <w:ins w:id="10528" w:author="Rev 3 Allen Wirfs-Brock" w:date="2011-09-02T10:02:00Z">
        <w:del w:id="10529"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ThrowStatement</w:delText>
          </w:r>
          <w:r w:rsidR="00EB0764" w:rsidRPr="00E77497" w:rsidDel="00210077">
            <w:rPr>
              <w:rFonts w:ascii="Times New Roman" w:hAnsi="Times New Roman"/>
              <w:i/>
            </w:rPr>
            <w:br/>
            <w:delText xml:space="preserve">   Statement </w:delText>
          </w:r>
          <w:r w:rsidR="00EB0764" w:rsidRPr="00E77497" w:rsidDel="00210077">
            <w:rPr>
              <w:b/>
            </w:rPr>
            <w:delText>:</w:delText>
          </w:r>
          <w:r w:rsidR="00EB0764" w:rsidRPr="00E77497" w:rsidDel="00210077">
            <w:rPr>
              <w:rFonts w:ascii="Times New Roman" w:hAnsi="Times New Roman"/>
              <w:i/>
            </w:rPr>
            <w:delText xml:space="preserve"> DebuggerStatement</w:delText>
          </w:r>
        </w:del>
      </w:ins>
      <w:ins w:id="10530" w:author="Rev 3 Allen Wirfs-Brock" w:date="2011-09-02T09:59:00Z">
        <w:del w:id="10531" w:author="Rev 4 Allen Wirfs-Brock" w:date="2011-10-19T15:55:00Z">
          <w:r w:rsidRPr="00E77497" w:rsidDel="00210077">
            <w:rPr>
              <w:rFonts w:ascii="Times New Roman" w:hAnsi="Times New Roman"/>
              <w:i/>
            </w:rPr>
            <w:br/>
          </w:r>
        </w:del>
      </w:ins>
      <w:ins w:id="10532" w:author="Rev 3 Allen Wirfs-Brock" w:date="2011-09-02T09:57:00Z">
        <w:del w:id="10533" w:author="Rev 4 Allen Wirfs-Brock" w:date="2011-10-19T15:55:00Z">
          <w:r w:rsidRPr="00E77497" w:rsidDel="00210077">
            <w:delText>is determined as follows:</w:delText>
          </w:r>
        </w:del>
      </w:ins>
    </w:p>
    <w:p w14:paraId="45321673" w14:textId="77777777" w:rsidR="00EB0D59" w:rsidRPr="00E77497" w:rsidRDefault="00EB0D59" w:rsidP="00FA3203">
      <w:pPr>
        <w:pStyle w:val="Alg4"/>
        <w:numPr>
          <w:ilvl w:val="0"/>
          <w:numId w:val="467"/>
        </w:numPr>
        <w:spacing w:after="220"/>
        <w:contextualSpacing/>
        <w:rPr>
          <w:ins w:id="10534" w:author="Rev 3 Allen Wirfs-Brock" w:date="2011-09-02T09:57:00Z"/>
        </w:rPr>
      </w:pPr>
      <w:ins w:id="10535" w:author="Rev 3 Allen Wirfs-Brock" w:date="2011-09-02T09:57:00Z">
        <w:r w:rsidRPr="00E77497">
          <w:t>Return a new empty List.</w:t>
        </w:r>
      </w:ins>
    </w:p>
    <w:p w14:paraId="2D942108" w14:textId="77777777" w:rsidR="00210077" w:rsidRPr="00E77497" w:rsidRDefault="00210077" w:rsidP="00210077">
      <w:pPr>
        <w:pStyle w:val="SyntaxRule"/>
        <w:rPr>
          <w:ins w:id="10536" w:author="Rev 4 Allen Wirfs-Brock" w:date="2011-10-19T15:55:00Z"/>
        </w:rPr>
      </w:pPr>
      <w:ins w:id="10537" w:author="Rev 4 Allen Wirfs-Brock" w:date="2011-10-19T15:55:00Z">
        <w:r w:rsidRPr="00E77497">
          <w:t xml:space="preserve">Statement </w:t>
        </w:r>
        <w:r w:rsidRPr="00E77497">
          <w:rPr>
            <w:rFonts w:ascii="Arial" w:hAnsi="Arial"/>
            <w:b/>
            <w:i w:val="0"/>
          </w:rPr>
          <w:t>:</w:t>
        </w:r>
      </w:ins>
    </w:p>
    <w:p w14:paraId="26C3EEEC" w14:textId="77777777" w:rsidR="00210077" w:rsidRPr="00E77497" w:rsidRDefault="00210077" w:rsidP="00210077">
      <w:pPr>
        <w:pStyle w:val="SyntaxDefinition"/>
        <w:rPr>
          <w:ins w:id="10538" w:author="Rev 4 Allen Wirfs-Brock" w:date="2011-10-19T15:55:00Z"/>
        </w:rPr>
      </w:pPr>
      <w:ins w:id="10539" w:author="Rev 4 Allen Wirfs-Brock" w:date="2011-10-19T15:55:00Z">
        <w:r w:rsidRPr="00E77497">
          <w:t>BlockStatement</w:t>
        </w:r>
        <w:r w:rsidRPr="00E77497">
          <w:br/>
          <w:t>VariableStatement</w:t>
        </w:r>
        <w:r w:rsidRPr="00E77497">
          <w:br/>
          <w:t>IterationStatement</w:t>
        </w:r>
        <w:r w:rsidRPr="00E77497">
          <w:br/>
          <w:t>WithStatement</w:t>
        </w:r>
        <w:r w:rsidRPr="00E77497">
          <w:br/>
          <w:t>LabelledStatement</w:t>
        </w:r>
        <w:r w:rsidRPr="00E77497">
          <w:br/>
          <w:t>SwitchStatement</w:t>
        </w:r>
        <w:r w:rsidRPr="00E77497">
          <w:br/>
        </w:r>
      </w:ins>
      <w:ins w:id="10540" w:author="Rev 4 Allen Wirfs-Brock" w:date="2011-10-19T15:56:00Z">
        <w:r w:rsidRPr="00E77497">
          <w:t xml:space="preserve">TryStatement </w:t>
        </w:r>
      </w:ins>
    </w:p>
    <w:p w14:paraId="45B1A45B" w14:textId="77777777" w:rsidR="00646621" w:rsidRPr="00E77497" w:rsidDel="00210077" w:rsidRDefault="00646621" w:rsidP="00605299">
      <w:pPr>
        <w:jc w:val="left"/>
        <w:rPr>
          <w:ins w:id="10541" w:author="Rev 3 Allen Wirfs-Brock" w:date="2011-09-02T10:24:00Z"/>
          <w:del w:id="10542" w:author="Rev 4 Allen Wirfs-Brock" w:date="2011-10-19T15:56:00Z"/>
        </w:rPr>
      </w:pPr>
      <w:ins w:id="10543" w:author="Rev 3 Allen Wirfs-Brock" w:date="2011-09-02T10:24:00Z">
        <w:del w:id="10544" w:author="Rev 4 Allen Wirfs-Brock" w:date="2011-10-19T15:56:00Z">
          <w:r w:rsidRPr="00E77497" w:rsidDel="00210077">
            <w:delText>The VarDeclaredNames of the productions:</w:delText>
          </w:r>
          <w:r w:rsidRPr="00E77497" w:rsidDel="00210077">
            <w:br/>
            <w:delText xml:space="preserve">   </w:delText>
          </w:r>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Block</w:delText>
          </w:r>
        </w:del>
      </w:ins>
      <w:ins w:id="10545" w:author="Rev 3 Allen Wirfs-Brock" w:date="2011-09-09T13:16:00Z">
        <w:del w:id="10546" w:author="Rev 4 Allen Wirfs-Brock" w:date="2011-10-19T15:56:00Z">
          <w:r w:rsidR="001434CE" w:rsidRPr="00E77497" w:rsidDel="00210077">
            <w:rPr>
              <w:rFonts w:ascii="Times New Roman" w:hAnsi="Times New Roman"/>
              <w:i/>
            </w:rPr>
            <w:delText>Statement</w:delText>
          </w:r>
        </w:del>
      </w:ins>
      <w:ins w:id="10547" w:author="Rev 3 Allen Wirfs-Brock" w:date="2011-09-02T10:24:00Z">
        <w:del w:id="10548" w:author="Rev 4 Allen Wirfs-Brock" w:date="2011-10-19T15:56:00Z">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10549" w:author="Rev 3 Allen Wirfs-Brock" w:date="2011-09-02T10:26:00Z">
        <w:del w:id="10550" w:author="Rev 4 Allen Wirfs-Brock" w:date="2011-10-19T15:56:00Z">
          <w:r w:rsidRPr="00E77497" w:rsidDel="00210077">
            <w:rPr>
              <w:rFonts w:ascii="Times New Roman" w:hAnsi="Times New Roman"/>
              <w:i/>
            </w:rPr>
            <w:delText>If</w:delText>
          </w:r>
        </w:del>
      </w:ins>
      <w:ins w:id="10551" w:author="Rev 3 Allen Wirfs-Brock" w:date="2011-09-02T10:24:00Z">
        <w:del w:id="10552"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10553" w:author="Rev 3 Allen Wirfs-Brock" w:date="2011-09-02T10:26:00Z">
        <w:del w:id="10554" w:author="Rev 4 Allen Wirfs-Brock" w:date="2011-10-19T15:56:00Z">
          <w:r w:rsidRPr="00E77497" w:rsidDel="00210077">
            <w:rPr>
              <w:rFonts w:ascii="Times New Roman" w:hAnsi="Times New Roman"/>
              <w:i/>
            </w:rPr>
            <w:delText>Iteration</w:delText>
          </w:r>
        </w:del>
      </w:ins>
      <w:ins w:id="10555" w:author="Rev 3 Allen Wirfs-Brock" w:date="2011-09-02T10:24:00Z">
        <w:del w:id="10556"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10557" w:author="Rev 3 Allen Wirfs-Brock" w:date="2011-09-02T10:26:00Z">
        <w:del w:id="10558" w:author="Rev 4 Allen Wirfs-Brock" w:date="2011-10-19T15:56:00Z">
          <w:r w:rsidR="00605299" w:rsidRPr="00E77497" w:rsidDel="00210077">
            <w:rPr>
              <w:rFonts w:ascii="Times New Roman" w:hAnsi="Times New Roman"/>
              <w:i/>
            </w:rPr>
            <w:delText>With</w:delText>
          </w:r>
        </w:del>
      </w:ins>
      <w:ins w:id="10559" w:author="Rev 3 Allen Wirfs-Brock" w:date="2011-09-02T10:24:00Z">
        <w:del w:id="10560"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10561" w:author="Rev 3 Allen Wirfs-Brock" w:date="2011-09-02T10:27:00Z">
        <w:del w:id="10562" w:author="Rev 4 Allen Wirfs-Brock" w:date="2011-10-19T15:56:00Z">
          <w:r w:rsidR="00605299" w:rsidRPr="00E77497" w:rsidDel="00210077">
            <w:rPr>
              <w:rFonts w:ascii="Times New Roman" w:hAnsi="Times New Roman"/>
              <w:i/>
            </w:rPr>
            <w:delText>Labelled</w:delText>
          </w:r>
        </w:del>
      </w:ins>
      <w:ins w:id="10563" w:author="Rev 3 Allen Wirfs-Brock" w:date="2011-09-02T10:24:00Z">
        <w:del w:id="10564"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10565" w:author="Rev 3 Allen Wirfs-Brock" w:date="2011-09-02T10:27:00Z">
        <w:del w:id="10566" w:author="Rev 4 Allen Wirfs-Brock" w:date="2011-10-19T15:56:00Z">
          <w:r w:rsidR="00605299" w:rsidRPr="00E77497" w:rsidDel="00210077">
            <w:rPr>
              <w:rFonts w:ascii="Times New Roman" w:hAnsi="Times New Roman"/>
              <w:i/>
            </w:rPr>
            <w:delText>Switch</w:delText>
          </w:r>
        </w:del>
      </w:ins>
      <w:ins w:id="10567" w:author="Rev 3 Allen Wirfs-Brock" w:date="2011-09-02T10:24:00Z">
        <w:del w:id="10568"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10569" w:author="Rev 3 Allen Wirfs-Brock" w:date="2011-09-02T10:27:00Z">
        <w:del w:id="10570" w:author="Rev 4 Allen Wirfs-Brock" w:date="2011-10-19T15:56:00Z">
          <w:r w:rsidR="00605299" w:rsidRPr="00E77497" w:rsidDel="00210077">
            <w:rPr>
              <w:rFonts w:ascii="Times New Roman" w:hAnsi="Times New Roman"/>
              <w:i/>
            </w:rPr>
            <w:delText>Try</w:delText>
          </w:r>
        </w:del>
      </w:ins>
      <w:ins w:id="10571" w:author="Rev 3 Allen Wirfs-Brock" w:date="2011-09-02T10:24:00Z">
        <w:del w:id="10572"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r>
          <w:r w:rsidRPr="00E77497" w:rsidDel="00210077">
            <w:delText>is determined as follows:</w:delText>
          </w:r>
        </w:del>
      </w:ins>
    </w:p>
    <w:p w14:paraId="4AFB21FB" w14:textId="77777777" w:rsidR="00EB0764" w:rsidRPr="00E77497" w:rsidRDefault="00EB0764" w:rsidP="00FA3203">
      <w:pPr>
        <w:pStyle w:val="Alg4"/>
        <w:numPr>
          <w:ilvl w:val="0"/>
          <w:numId w:val="466"/>
        </w:numPr>
        <w:spacing w:after="220"/>
        <w:contextualSpacing/>
        <w:rPr>
          <w:ins w:id="10573" w:author="Rev 3 Allen Wirfs-Brock" w:date="2011-09-02T10:06:00Z"/>
        </w:rPr>
      </w:pPr>
      <w:ins w:id="10574" w:author="Rev 3 Allen Wirfs-Brock" w:date="2011-09-02T10:06:00Z">
        <w:r w:rsidRPr="00E77497">
          <w:t>Return the VarDeclaredNames of</w:t>
        </w:r>
      </w:ins>
      <w:ins w:id="10575" w:author="Rev 3 Allen Wirfs-Brock" w:date="2011-09-02T10:25:00Z">
        <w:r w:rsidR="00646621" w:rsidRPr="00E77497">
          <w:t xml:space="preserve"> the  single non-terminal symbol that is the right hand side of the production</w:t>
        </w:r>
      </w:ins>
      <w:ins w:id="10576" w:author="Rev 3 Allen Wirfs-Brock" w:date="2011-09-02T10:06:00Z">
        <w:r w:rsidRPr="00E77497">
          <w:t>.</w:t>
        </w:r>
      </w:ins>
    </w:p>
    <w:p w14:paraId="1F537BBE" w14:textId="77777777" w:rsidR="00EB0764" w:rsidRPr="00E77497" w:rsidRDefault="00EB0764" w:rsidP="00EB0764">
      <w:pPr>
        <w:rPr>
          <w:ins w:id="10577" w:author="Rev 3 Allen Wirfs-Brock" w:date="2011-09-02T10:07:00Z"/>
        </w:rPr>
      </w:pPr>
      <w:ins w:id="10578" w:author="Rev 3 Allen Wirfs-Brock" w:date="2011-09-02T10:07:00Z">
        <w:del w:id="10579" w:author="Rev 4 Allen Wirfs-Brock" w:date="2011-10-19T15:57:00Z">
          <w:r w:rsidRPr="00E77497" w:rsidDel="00210077">
            <w:delText xml:space="preserve">The VarDeclaredNames of the production  </w:delText>
          </w:r>
        </w:del>
        <w:r w:rsidRPr="00E77497">
          <w:rPr>
            <w:rFonts w:ascii="Times New Roman" w:hAnsi="Times New Roman"/>
            <w:i/>
          </w:rPr>
          <w:t xml:space="preserve">Statement </w:t>
        </w:r>
        <w:r w:rsidRPr="00E77497">
          <w:rPr>
            <w:b/>
          </w:rPr>
          <w:t>:</w:t>
        </w:r>
        <w:r w:rsidRPr="00E77497">
          <w:rPr>
            <w:rFonts w:ascii="Times New Roman" w:hAnsi="Times New Roman"/>
            <w:i/>
          </w:rPr>
          <w:t xml:space="preserve"> VariableStatement</w:t>
        </w:r>
        <w:r w:rsidRPr="00E77497">
          <w:t xml:space="preserve"> </w:t>
        </w:r>
        <w:del w:id="10580" w:author="Rev 4 Allen Wirfs-Brock" w:date="2011-10-19T15:57:00Z">
          <w:r w:rsidRPr="00E77497" w:rsidDel="00210077">
            <w:delText>is determined as follows:</w:delText>
          </w:r>
        </w:del>
      </w:ins>
    </w:p>
    <w:p w14:paraId="60BEEE87" w14:textId="77777777" w:rsidR="00EB0764" w:rsidRPr="00E77497" w:rsidRDefault="00EB0764" w:rsidP="00FA3203">
      <w:pPr>
        <w:pStyle w:val="Alg4"/>
        <w:numPr>
          <w:ilvl w:val="0"/>
          <w:numId w:val="472"/>
        </w:numPr>
        <w:spacing w:after="220"/>
        <w:contextualSpacing/>
        <w:rPr>
          <w:ins w:id="10581" w:author="Rev 3 Allen Wirfs-Brock" w:date="2011-09-02T10:07:00Z"/>
        </w:rPr>
      </w:pPr>
      <w:ins w:id="10582" w:author="Rev 3 Allen Wirfs-Brock" w:date="2011-09-02T10:07:00Z">
        <w:r w:rsidRPr="00E77497">
          <w:t xml:space="preserve">Return the </w:t>
        </w:r>
      </w:ins>
      <w:ins w:id="10583" w:author="Rev 3 Allen Wirfs-Brock" w:date="2011-09-02T10:08:00Z">
        <w:r w:rsidRPr="00E77497">
          <w:t>Bound</w:t>
        </w:r>
      </w:ins>
      <w:ins w:id="10584" w:author="Rev 3 Allen Wirfs-Brock" w:date="2011-09-02T10:07:00Z">
        <w:r w:rsidRPr="00E77497">
          <w:t xml:space="preserve">Names of </w:t>
        </w:r>
      </w:ins>
      <w:ins w:id="10585" w:author="Rev 3 Allen Wirfs-Brock" w:date="2011-09-02T10:09:00Z">
        <w:r w:rsidRPr="00E77497">
          <w:rPr>
            <w:i/>
          </w:rPr>
          <w:t>VariableStatement</w:t>
        </w:r>
      </w:ins>
      <w:ins w:id="10586" w:author="Rev 3 Allen Wirfs-Brock" w:date="2011-09-02T10:07:00Z">
        <w:r w:rsidRPr="00E77497">
          <w:t>.</w:t>
        </w:r>
      </w:ins>
    </w:p>
    <w:p w14:paraId="17D1AE53" w14:textId="77777777" w:rsidR="00D951C4" w:rsidRPr="00E77497" w:rsidRDefault="00D951C4" w:rsidP="004712DB">
      <w:pPr>
        <w:pStyle w:val="20"/>
        <w:numPr>
          <w:ilvl w:val="0"/>
          <w:numId w:val="0"/>
        </w:numPr>
        <w:rPr>
          <w:ins w:id="10587" w:author="Rev 6 Allen Wirfs-Brock" w:date="2012-02-25T08:42:00Z"/>
        </w:rPr>
      </w:pPr>
      <w:bookmarkStart w:id="10588" w:name="_Toc323907705"/>
      <w:ins w:id="10589" w:author="Rev 6 Allen Wirfs-Brock" w:date="2012-02-25T08:42:00Z">
        <w:r w:rsidRPr="00E77497">
          <w:t>Runtime Semantics</w:t>
        </w:r>
        <w:bookmarkEnd w:id="10588"/>
      </w:ins>
    </w:p>
    <w:p w14:paraId="6219749A" w14:textId="77777777" w:rsidR="00D951C4" w:rsidRDefault="00D951C4" w:rsidP="00D951C4">
      <w:pPr>
        <w:keepNext/>
        <w:rPr>
          <w:ins w:id="10590" w:author="Rev 6 Allen Wirfs-Brock" w:date="2012-02-25T08:42:00Z"/>
          <w:rFonts w:ascii="Helvetica" w:hAnsi="Helvetica"/>
          <w:b/>
          <w:spacing w:val="6"/>
        </w:rPr>
      </w:pPr>
      <w:ins w:id="10591" w:author="Rev 6 Allen Wirfs-Brock" w:date="2012-02-25T08:42:00Z">
        <w:r w:rsidRPr="00E77497">
          <w:rPr>
            <w:rFonts w:ascii="Helvetica" w:hAnsi="Helvetica"/>
            <w:b/>
          </w:rPr>
          <w:t xml:space="preserve">Runtime Semantics: </w:t>
        </w:r>
        <w:r>
          <w:rPr>
            <w:rFonts w:ascii="Helvetica" w:hAnsi="Helvetica"/>
            <w:b/>
            <w:spacing w:val="6"/>
          </w:rPr>
          <w:t>Labelled Evaluation</w:t>
        </w:r>
      </w:ins>
    </w:p>
    <w:p w14:paraId="059B189B" w14:textId="77777777" w:rsidR="00D951C4" w:rsidRPr="00FA3203" w:rsidRDefault="00D951C4" w:rsidP="00D951C4">
      <w:pPr>
        <w:ind w:left="360"/>
        <w:rPr>
          <w:ins w:id="10592" w:author="Rev 6 Allen Wirfs-Brock" w:date="2012-02-25T08:42:00Z"/>
        </w:rPr>
      </w:pPr>
      <w:ins w:id="10593" w:author="Rev 6 Allen Wirfs-Brock" w:date="2012-02-25T08:42:00Z">
        <w:r>
          <w:t>W</w:t>
        </w:r>
        <w:r w:rsidRPr="004418C4">
          <w:t xml:space="preserve">ith argument </w:t>
        </w:r>
      </w:ins>
      <w:ins w:id="10594" w:author="Rev 6 Allen Wirfs-Brock" w:date="2012-02-25T09:35:00Z">
        <w:r w:rsidR="0039293A">
          <w:rPr>
            <w:rFonts w:ascii="Times New Roman" w:hAnsi="Times New Roman"/>
            <w:i/>
          </w:rPr>
          <w:t>l</w:t>
        </w:r>
      </w:ins>
      <w:ins w:id="10595" w:author="Rev 6 Allen Wirfs-Brock" w:date="2012-02-25T08:42:00Z">
        <w:r w:rsidRPr="006B5B38">
          <w:rPr>
            <w:rFonts w:ascii="Times New Roman" w:hAnsi="Times New Roman"/>
            <w:i/>
          </w:rPr>
          <w:t>abelSet</w:t>
        </w:r>
        <w:r>
          <w:t>.</w:t>
        </w:r>
      </w:ins>
    </w:p>
    <w:p w14:paraId="2A0BB1ED" w14:textId="77777777" w:rsidR="00666D1F" w:rsidRPr="00E77497" w:rsidRDefault="00666D1F" w:rsidP="00666D1F">
      <w:pPr>
        <w:rPr>
          <w:ins w:id="10596" w:author="Rev 6 Allen Wirfs-Brock" w:date="2012-02-25T09:04:00Z"/>
        </w:rPr>
      </w:pPr>
      <w:ins w:id="10597" w:author="Rev 6 Allen Wirfs-Brock" w:date="2012-02-25T09:05:00Z">
        <w:r w:rsidRPr="00666D1F">
          <w:rPr>
            <w:rFonts w:ascii="Times New Roman" w:hAnsi="Times New Roman"/>
            <w:i/>
          </w:rPr>
          <w:t>BreakableStatement</w:t>
        </w:r>
        <w:r>
          <w:rPr>
            <w:rFonts w:ascii="Times New Roman" w:hAnsi="Times New Roman"/>
            <w:i/>
          </w:rPr>
          <w:t xml:space="preserve"> </w:t>
        </w:r>
      </w:ins>
      <w:ins w:id="10598" w:author="Rev 6 Allen Wirfs-Brock" w:date="2012-02-25T09:04: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0599" w:author="Rev 6 Allen Wirfs-Brock" w:date="2012-02-25T09:05:00Z">
        <w:r>
          <w:rPr>
            <w:rFonts w:ascii="Times New Roman" w:hAnsi="Times New Roman"/>
            <w:i/>
          </w:rPr>
          <w:t xml:space="preserve"> </w:t>
        </w:r>
        <w:r w:rsidRPr="00666D1F">
          <w:rPr>
            <w:rFonts w:ascii="Times New Roman" w:hAnsi="Times New Roman"/>
            <w:i/>
          </w:rPr>
          <w:t>IterationStatement</w:t>
        </w:r>
      </w:ins>
      <w:ins w:id="10600" w:author="Rev 6 Allen Wirfs-Brock" w:date="2012-02-25T09:04:00Z">
        <w:r w:rsidRPr="00E77497">
          <w:t xml:space="preserve"> </w:t>
        </w:r>
      </w:ins>
    </w:p>
    <w:p w14:paraId="1DB58CBE" w14:textId="77777777" w:rsidR="00D951C4" w:rsidRPr="00E77497" w:rsidRDefault="00D951C4" w:rsidP="00666D1F">
      <w:pPr>
        <w:pStyle w:val="Alg2"/>
        <w:numPr>
          <w:ilvl w:val="0"/>
          <w:numId w:val="514"/>
        </w:numPr>
        <w:rPr>
          <w:ins w:id="10601" w:author="Rev 6 Allen Wirfs-Brock" w:date="2012-02-25T08:42:00Z"/>
        </w:rPr>
      </w:pPr>
      <w:ins w:id="10602" w:author="Rev 6 Allen Wirfs-Brock" w:date="2012-02-25T08:42:00Z">
        <w:r w:rsidRPr="00E77497">
          <w:t xml:space="preserve">Let </w:t>
        </w:r>
        <w:r>
          <w:rPr>
            <w:i/>
          </w:rPr>
          <w:t>stmtResult</w:t>
        </w:r>
        <w:r w:rsidRPr="00E77497">
          <w:t xml:space="preserve"> be the result </w:t>
        </w:r>
      </w:ins>
      <w:ins w:id="10603" w:author="Rev 6 Allen Wirfs-Brock" w:date="2012-02-25T08:59:00Z">
        <w:r w:rsidR="00666D1F">
          <w:t>performing Labelled Evaluation of</w:t>
        </w:r>
      </w:ins>
      <w:ins w:id="10604" w:author="Rev 6 Allen Wirfs-Brock" w:date="2012-02-25T09:01:00Z">
        <w:r w:rsidR="00666D1F" w:rsidRPr="00666D1F">
          <w:t xml:space="preserve"> </w:t>
        </w:r>
        <w:r w:rsidR="00666D1F" w:rsidRPr="00666D1F">
          <w:rPr>
            <w:i/>
          </w:rPr>
          <w:t>IterationStatement</w:t>
        </w:r>
      </w:ins>
      <w:ins w:id="10605" w:author="Rev 6 Allen Wirfs-Brock" w:date="2012-02-25T08:59:00Z">
        <w:r w:rsidR="00666D1F">
          <w:t xml:space="preserve"> </w:t>
        </w:r>
      </w:ins>
      <w:ins w:id="10606" w:author="Rev 6 Allen Wirfs-Brock" w:date="2012-02-25T09:00:00Z">
        <w:r w:rsidR="00666D1F">
          <w:t xml:space="preserve">wth argument </w:t>
        </w:r>
      </w:ins>
      <w:ins w:id="10607" w:author="Rev 6 Allen Wirfs-Brock" w:date="2012-02-25T09:35:00Z">
        <w:r w:rsidR="0039293A">
          <w:rPr>
            <w:i/>
          </w:rPr>
          <w:t>l</w:t>
        </w:r>
      </w:ins>
      <w:ins w:id="10608" w:author="Rev 6 Allen Wirfs-Brock" w:date="2012-02-25T09:01:00Z">
        <w:r w:rsidR="00666D1F" w:rsidRPr="006B5B38">
          <w:rPr>
            <w:i/>
          </w:rPr>
          <w:t>abelSet</w:t>
        </w:r>
      </w:ins>
      <w:ins w:id="10609" w:author="Rev 6 Allen Wirfs-Brock" w:date="2012-02-25T08:42:00Z">
        <w:r w:rsidRPr="00E77497">
          <w:t>.</w:t>
        </w:r>
      </w:ins>
    </w:p>
    <w:p w14:paraId="58E51EFA" w14:textId="77777777" w:rsidR="00D951C4" w:rsidRDefault="00D951C4" w:rsidP="00D951C4">
      <w:pPr>
        <w:pStyle w:val="Alg2"/>
        <w:numPr>
          <w:ilvl w:val="0"/>
          <w:numId w:val="514"/>
        </w:numPr>
        <w:contextualSpacing/>
        <w:rPr>
          <w:ins w:id="10610" w:author="Rev 6 Allen Wirfs-Brock" w:date="2012-02-25T08:42:00Z"/>
        </w:rPr>
      </w:pPr>
      <w:ins w:id="10611" w:author="Rev 6 Allen Wirfs-Brock" w:date="2012-02-25T08:42: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68E2415F" w14:textId="77777777" w:rsidR="00D951C4" w:rsidRDefault="00D951C4" w:rsidP="00D951C4">
      <w:pPr>
        <w:pStyle w:val="Alg2"/>
        <w:numPr>
          <w:ilvl w:val="1"/>
          <w:numId w:val="514"/>
        </w:numPr>
        <w:contextualSpacing/>
        <w:rPr>
          <w:ins w:id="10612" w:author="Rev 6 Allen Wirfs-Brock" w:date="2012-02-25T08:42:00Z"/>
        </w:rPr>
      </w:pPr>
      <w:ins w:id="10613" w:author="Rev 6 Allen Wirfs-Brock" w:date="2012-02-25T08:42:00Z">
        <w:r>
          <w:t xml:space="preserve">Let </w:t>
        </w:r>
        <w:r w:rsidRPr="000C550F">
          <w:rPr>
            <w:i/>
          </w:rPr>
          <w:t>stmtResult</w:t>
        </w:r>
        <w:r>
          <w:t xml:space="preserve"> be NormalCompletion(</w:t>
        </w:r>
        <w:r w:rsidRPr="000C550F">
          <w:rPr>
            <w:i/>
          </w:rPr>
          <w:t>stmtResult</w:t>
        </w:r>
        <w:r>
          <w:t>.[[value]])</w:t>
        </w:r>
      </w:ins>
    </w:p>
    <w:p w14:paraId="4AF2D093" w14:textId="77777777" w:rsidR="00D951C4" w:rsidRPr="00E77497" w:rsidRDefault="00D951C4" w:rsidP="00D951C4">
      <w:pPr>
        <w:pStyle w:val="Alg4"/>
        <w:numPr>
          <w:ilvl w:val="0"/>
          <w:numId w:val="514"/>
        </w:numPr>
        <w:spacing w:after="220"/>
        <w:contextualSpacing/>
        <w:rPr>
          <w:ins w:id="10614" w:author="Rev 6 Allen Wirfs-Brock" w:date="2012-02-25T08:42:00Z"/>
        </w:rPr>
      </w:pPr>
      <w:ins w:id="10615" w:author="Rev 6 Allen Wirfs-Brock" w:date="2012-02-25T08:42:00Z">
        <w:r w:rsidRPr="00E77497">
          <w:t xml:space="preserve">Return </w:t>
        </w:r>
        <w:r>
          <w:rPr>
            <w:i/>
          </w:rPr>
          <w:t>stmtResult</w:t>
        </w:r>
        <w:r w:rsidRPr="00E77497">
          <w:t>.</w:t>
        </w:r>
      </w:ins>
    </w:p>
    <w:p w14:paraId="603862EE" w14:textId="77777777" w:rsidR="00666D1F" w:rsidRPr="00E77497" w:rsidRDefault="00666D1F" w:rsidP="00666D1F">
      <w:pPr>
        <w:rPr>
          <w:ins w:id="10616" w:author="Rev 6 Allen Wirfs-Brock" w:date="2012-02-25T09:05:00Z"/>
        </w:rPr>
      </w:pPr>
      <w:ins w:id="10617" w:author="Rev 6 Allen Wirfs-Brock" w:date="2012-02-25T09:05:00Z">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ins>
    </w:p>
    <w:p w14:paraId="6E3821E5" w14:textId="77777777" w:rsidR="00666D1F" w:rsidRPr="00E77497" w:rsidRDefault="00666D1F" w:rsidP="00666D1F">
      <w:pPr>
        <w:pStyle w:val="Alg2"/>
        <w:numPr>
          <w:ilvl w:val="0"/>
          <w:numId w:val="682"/>
        </w:numPr>
        <w:rPr>
          <w:ins w:id="10618" w:author="Rev 6 Allen Wirfs-Brock" w:date="2012-02-25T08:58:00Z"/>
        </w:rPr>
      </w:pPr>
      <w:ins w:id="10619" w:author="Rev 6 Allen Wirfs-Brock" w:date="2012-02-25T08:58:00Z">
        <w:r w:rsidRPr="00E77497">
          <w:t xml:space="preserve">Let </w:t>
        </w:r>
        <w:r>
          <w:rPr>
            <w:i/>
          </w:rPr>
          <w:t>stmtResult</w:t>
        </w:r>
        <w:r w:rsidRPr="00E77497">
          <w:t xml:space="preserve"> be the result of evaluating</w:t>
        </w:r>
        <w:r>
          <w:t xml:space="preserve"> </w:t>
        </w:r>
      </w:ins>
      <w:ins w:id="10620" w:author="Rev 6 Allen Wirfs-Brock" w:date="2012-02-25T09:06:00Z">
        <w:r w:rsidRPr="00666D1F">
          <w:rPr>
            <w:i/>
          </w:rPr>
          <w:t>SwitchStatement</w:t>
        </w:r>
      </w:ins>
      <w:ins w:id="10621" w:author="Rev 6 Allen Wirfs-Brock" w:date="2012-02-25T08:58:00Z">
        <w:r w:rsidRPr="00E77497">
          <w:t>.</w:t>
        </w:r>
      </w:ins>
    </w:p>
    <w:p w14:paraId="7A793B6F" w14:textId="77777777" w:rsidR="00666D1F" w:rsidRDefault="00666D1F" w:rsidP="00666D1F">
      <w:pPr>
        <w:pStyle w:val="Alg2"/>
        <w:numPr>
          <w:ilvl w:val="0"/>
          <w:numId w:val="682"/>
        </w:numPr>
        <w:contextualSpacing/>
        <w:rPr>
          <w:ins w:id="10622" w:author="Rev 6 Allen Wirfs-Brock" w:date="2012-02-25T08:58:00Z"/>
        </w:rPr>
      </w:pPr>
      <w:ins w:id="10623" w:author="Rev 6 Allen Wirfs-Brock" w:date="2012-02-25T08:58: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17EA0B3C" w14:textId="77777777" w:rsidR="00666D1F" w:rsidRDefault="00666D1F" w:rsidP="00666D1F">
      <w:pPr>
        <w:pStyle w:val="Alg2"/>
        <w:numPr>
          <w:ilvl w:val="1"/>
          <w:numId w:val="682"/>
        </w:numPr>
        <w:contextualSpacing/>
        <w:rPr>
          <w:ins w:id="10624" w:author="Rev 6 Allen Wirfs-Brock" w:date="2012-02-25T08:58:00Z"/>
        </w:rPr>
      </w:pPr>
      <w:ins w:id="10625" w:author="Rev 6 Allen Wirfs-Brock" w:date="2012-02-25T08:58:00Z">
        <w:r>
          <w:t xml:space="preserve">Let </w:t>
        </w:r>
        <w:r w:rsidRPr="000C550F">
          <w:rPr>
            <w:i/>
          </w:rPr>
          <w:t>stmtResult</w:t>
        </w:r>
        <w:r>
          <w:t xml:space="preserve"> be NormalCompletion(</w:t>
        </w:r>
        <w:r w:rsidRPr="000C550F">
          <w:rPr>
            <w:i/>
          </w:rPr>
          <w:t>stmtResult</w:t>
        </w:r>
        <w:r>
          <w:t>.[[value]])</w:t>
        </w:r>
      </w:ins>
    </w:p>
    <w:p w14:paraId="08BDC4A8" w14:textId="77777777" w:rsidR="00666D1F" w:rsidRPr="00E77497" w:rsidRDefault="00666D1F" w:rsidP="00666D1F">
      <w:pPr>
        <w:pStyle w:val="Alg4"/>
        <w:numPr>
          <w:ilvl w:val="0"/>
          <w:numId w:val="682"/>
        </w:numPr>
        <w:spacing w:after="220"/>
        <w:contextualSpacing/>
        <w:rPr>
          <w:ins w:id="10626" w:author="Rev 6 Allen Wirfs-Brock" w:date="2012-02-25T08:58:00Z"/>
        </w:rPr>
      </w:pPr>
      <w:ins w:id="10627" w:author="Rev 6 Allen Wirfs-Brock" w:date="2012-02-25T08:58:00Z">
        <w:r w:rsidRPr="00E77497">
          <w:t xml:space="preserve">Return </w:t>
        </w:r>
        <w:r>
          <w:rPr>
            <w:i/>
          </w:rPr>
          <w:t>stmtResult</w:t>
        </w:r>
        <w:r w:rsidRPr="00E77497">
          <w:t>.</w:t>
        </w:r>
      </w:ins>
    </w:p>
    <w:p w14:paraId="732E1BEC" w14:textId="77777777" w:rsidR="00BD3771" w:rsidRPr="00E77497" w:rsidRDefault="00BD3771" w:rsidP="00BD3771">
      <w:pPr>
        <w:pStyle w:val="Note"/>
        <w:rPr>
          <w:ins w:id="10628" w:author="Rev 6 Allen Wirfs-Brock" w:date="2012-02-25T09:21:00Z"/>
        </w:rPr>
      </w:pPr>
      <w:ins w:id="10629" w:author="Rev 6 Allen Wirfs-Brock" w:date="2012-02-25T09:21:00Z">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existed via an unlabelled </w:t>
        </w:r>
        <w:r w:rsidRPr="00E77497">
          <w:t xml:space="preserve"> </w:t>
        </w:r>
      </w:ins>
      <w:ins w:id="10630" w:author="Rev 6 Allen Wirfs-Brock" w:date="2012-02-25T09:22:00Z">
        <w:r>
          <w:rPr>
            <w:rStyle w:val="bnf"/>
          </w:rPr>
          <w:t>BreakStatement</w:t>
        </w:r>
        <w:r>
          <w:rPr>
            <w:rStyle w:val="bnf"/>
            <w:i w:val="0"/>
          </w:rPr>
          <w:t>.</w:t>
        </w:r>
      </w:ins>
      <w:ins w:id="10631" w:author="Rev 6 Allen Wirfs-Brock" w:date="2012-02-25T09:21:00Z">
        <w:r w:rsidRPr="00E77497">
          <w:t xml:space="preserve"> </w:t>
        </w:r>
      </w:ins>
    </w:p>
    <w:p w14:paraId="4AF22418" w14:textId="77777777" w:rsidR="00636FE6" w:rsidRPr="00E77497" w:rsidRDefault="00636FE6" w:rsidP="00636FE6">
      <w:pPr>
        <w:keepNext/>
        <w:rPr>
          <w:ins w:id="10632" w:author="Rev 4 Allen Wirfs-Brock" w:date="2011-10-19T16:04:00Z"/>
          <w:rFonts w:ascii="Helvetica" w:hAnsi="Helvetica"/>
          <w:b/>
        </w:rPr>
      </w:pPr>
      <w:ins w:id="10633" w:author="Rev 4 Allen Wirfs-Brock" w:date="2011-10-19T16:04:00Z">
        <w:r w:rsidRPr="00E77497">
          <w:rPr>
            <w:rFonts w:ascii="Helvetica" w:hAnsi="Helvetica"/>
            <w:b/>
          </w:rPr>
          <w:t xml:space="preserve">Runtime Semantics: </w:t>
        </w:r>
        <w:r w:rsidRPr="00E77497">
          <w:rPr>
            <w:rFonts w:ascii="Helvetica" w:hAnsi="Helvetica"/>
            <w:b/>
            <w:spacing w:val="6"/>
          </w:rPr>
          <w:t>Evaluation</w:t>
        </w:r>
      </w:ins>
    </w:p>
    <w:p w14:paraId="465F9432" w14:textId="77777777" w:rsidR="00FB6304" w:rsidRPr="00E77497" w:rsidRDefault="00FB6304" w:rsidP="00DD1AEF">
      <w:pPr>
        <w:rPr>
          <w:ins w:id="10634" w:author="Rev 3 Allen Wirfs-Brock" w:date="2011-09-09T11:39:00Z"/>
        </w:rPr>
      </w:pPr>
      <w:ins w:id="10635" w:author="Rev 3 Allen Wirfs-Brock" w:date="2011-09-09T11:39:00Z">
        <w:r w:rsidRPr="00E77497">
          <w:t xml:space="preserve">The </w:t>
        </w:r>
        <w:r w:rsidRPr="00E77497">
          <w:rPr>
            <w:rStyle w:val="bnf"/>
          </w:rPr>
          <w:t>Statement</w:t>
        </w:r>
        <w:r w:rsidRPr="00E77497">
          <w:t xml:space="preserve"> productions are all evaluated as </w:t>
        </w:r>
        <w:del w:id="10636" w:author="Rev 6 Allen Wirfs-Brock" w:date="2012-02-27T16:00:00Z">
          <w:r w:rsidRPr="00E77497" w:rsidDel="003471DC">
            <w:delText xml:space="preserve">as </w:delText>
          </w:r>
        </w:del>
        <w:r w:rsidRPr="00E77497">
          <w:t>follows</w:t>
        </w:r>
      </w:ins>
    </w:p>
    <w:p w14:paraId="5BC51615" w14:textId="77777777" w:rsidR="00FB6304" w:rsidRPr="00E77497" w:rsidRDefault="00FB6304" w:rsidP="00DD1AEF">
      <w:pPr>
        <w:pStyle w:val="Alg4"/>
        <w:numPr>
          <w:ilvl w:val="0"/>
          <w:numId w:val="679"/>
        </w:numPr>
        <w:spacing w:after="220"/>
        <w:contextualSpacing/>
        <w:rPr>
          <w:ins w:id="10637" w:author="Rev 3 Allen Wirfs-Brock" w:date="2011-09-09T11:40:00Z"/>
        </w:rPr>
      </w:pPr>
      <w:ins w:id="10638" w:author="Rev 3 Allen Wirfs-Brock" w:date="2011-09-09T11:40:00Z">
        <w:r w:rsidRPr="00E77497">
          <w:t>Return the result of evaluating the  single non-terminal symbol that is the right hand side of the production.</w:t>
        </w:r>
      </w:ins>
    </w:p>
    <w:p w14:paraId="32ED0E41" w14:textId="77777777" w:rsidR="00636FE6" w:rsidRPr="00E77497" w:rsidRDefault="00636FE6" w:rsidP="00636FE6">
      <w:pPr>
        <w:rPr>
          <w:ins w:id="10639" w:author="Rev 4 Allen Wirfs-Brock" w:date="2011-10-19T16:05:00Z"/>
        </w:rPr>
      </w:pPr>
      <w:ins w:id="10640" w:author="Rev 4 Allen Wirfs-Brock" w:date="2011-10-19T16:05:00Z">
        <w:r w:rsidRPr="00E77497">
          <w:t xml:space="preserve">The </w:t>
        </w:r>
        <w:r w:rsidRPr="00E77497">
          <w:rPr>
            <w:rStyle w:val="bnf"/>
          </w:rPr>
          <w:t xml:space="preserve">Declaration  </w:t>
        </w:r>
        <w:r w:rsidRPr="00E77497">
          <w:t xml:space="preserve">productions are all evaluated as </w:t>
        </w:r>
        <w:del w:id="10641" w:author="Rev 6 Allen Wirfs-Brock" w:date="2012-02-27T16:01:00Z">
          <w:r w:rsidRPr="00E77497" w:rsidDel="003471DC">
            <w:delText xml:space="preserve">as </w:delText>
          </w:r>
        </w:del>
        <w:r w:rsidRPr="00E77497">
          <w:t>follows</w:t>
        </w:r>
      </w:ins>
    </w:p>
    <w:p w14:paraId="4B48994C" w14:textId="77777777" w:rsidR="00636FE6" w:rsidRPr="00E77497" w:rsidRDefault="00636FE6" w:rsidP="00FA3203">
      <w:pPr>
        <w:pStyle w:val="Alg4"/>
        <w:numPr>
          <w:ilvl w:val="0"/>
          <w:numId w:val="553"/>
        </w:numPr>
        <w:spacing w:after="220"/>
        <w:contextualSpacing/>
        <w:rPr>
          <w:ins w:id="10642" w:author="Rev 4 Allen Wirfs-Brock" w:date="2011-10-19T16:05:00Z"/>
        </w:rPr>
      </w:pPr>
      <w:ins w:id="10643" w:author="Rev 4 Allen Wirfs-Brock" w:date="2011-10-19T16:05:00Z">
        <w:r w:rsidRPr="00E77497">
          <w:t>Return the result of evaluating the  single non-terminal symbol that is the right hand side of the production.</w:t>
        </w:r>
      </w:ins>
    </w:p>
    <w:p w14:paraId="3B2DCF9A" w14:textId="77777777" w:rsidR="004C02EF" w:rsidRPr="003B4312" w:rsidRDefault="001D547B" w:rsidP="004C02EF">
      <w:pPr>
        <w:rPr>
          <w:sz w:val="18"/>
        </w:rPr>
      </w:pPr>
      <w:ins w:id="10644" w:author="Rev 3 Allen Wirfs-Brock" w:date="2011-09-01T17:24:00Z">
        <w:r w:rsidRPr="00E77497">
          <w:rPr>
            <w:sz w:val="18"/>
          </w:rPr>
          <w:t>NOTE</w:t>
        </w:r>
        <w:r w:rsidRPr="00E77497">
          <w:rPr>
            <w:sz w:val="18"/>
          </w:rPr>
          <w:tab/>
        </w:r>
      </w:ins>
      <w:r w:rsidR="004C02EF" w:rsidRPr="00E77497">
        <w:rPr>
          <w:sz w:val="18"/>
        </w:rPr>
        <w:t xml:space="preserve">The result of evaluating a </w:t>
      </w:r>
      <w:r w:rsidR="004C02EF" w:rsidRPr="00E77497">
        <w:rPr>
          <w:rFonts w:ascii="Times New Roman" w:hAnsi="Times New Roman"/>
          <w:i/>
          <w:sz w:val="18"/>
        </w:rPr>
        <w:t>Statement</w:t>
      </w:r>
      <w:r w:rsidR="004C02EF" w:rsidRPr="00E77497">
        <w:rPr>
          <w:sz w:val="18"/>
        </w:rPr>
        <w:t xml:space="preserve"> </w:t>
      </w:r>
      <w:ins w:id="10645" w:author="Rev 3 Allen Wirfs-Brock" w:date="2011-08-30T15:01:00Z">
        <w:r w:rsidR="0072353C" w:rsidRPr="00E77497">
          <w:rPr>
            <w:sz w:val="18"/>
          </w:rPr>
          <w:t xml:space="preserve">or </w:t>
        </w:r>
      </w:ins>
      <w:commentRangeStart w:id="10646"/>
      <w:ins w:id="10647" w:author="Rev 3 Allen Wirfs-Brock" w:date="2011-08-30T15:02:00Z">
        <w:r w:rsidR="0072353C" w:rsidRPr="00E77497">
          <w:rPr>
            <w:rFonts w:ascii="Times New Roman" w:hAnsi="Times New Roman"/>
            <w:i/>
            <w:sz w:val="18"/>
          </w:rPr>
          <w:t>Declaration</w:t>
        </w:r>
      </w:ins>
      <w:ins w:id="10648" w:author="Rev 3 Allen Wirfs-Brock" w:date="2011-08-30T15:01:00Z">
        <w:r w:rsidR="0072353C" w:rsidRPr="00E77497">
          <w:rPr>
            <w:sz w:val="18"/>
          </w:rPr>
          <w:t xml:space="preserve"> </w:t>
        </w:r>
      </w:ins>
      <w:commentRangeEnd w:id="10646"/>
      <w:ins w:id="10649" w:author="Rev 3 Allen Wirfs-Brock" w:date="2011-08-30T15:03:00Z">
        <w:r w:rsidR="0072353C" w:rsidRPr="00132AAE">
          <w:rPr>
            <w:rStyle w:val="af4"/>
            <w:sz w:val="18"/>
            <w:lang w:val="en-GB"/>
          </w:rPr>
          <w:commentReference w:id="10646"/>
        </w:r>
      </w:ins>
      <w:r w:rsidR="004C02EF" w:rsidRPr="004D1BD1">
        <w:rPr>
          <w:sz w:val="18"/>
        </w:rPr>
        <w:t>is alway</w:t>
      </w:r>
      <w:r w:rsidR="004C02EF" w:rsidRPr="003B4312">
        <w:rPr>
          <w:sz w:val="18"/>
        </w:rPr>
        <w:t>s a Completion value.</w:t>
      </w:r>
    </w:p>
    <w:p w14:paraId="67821C5D" w14:textId="77777777" w:rsidR="00672123" w:rsidRPr="00E77497" w:rsidRDefault="00672123" w:rsidP="00672123">
      <w:pPr>
        <w:pStyle w:val="SyntaxRule"/>
        <w:rPr>
          <w:ins w:id="10650" w:author="Rev 6 Allen Wirfs-Brock" w:date="2012-02-25T08:48:00Z"/>
        </w:rPr>
      </w:pPr>
      <w:ins w:id="10651" w:author="Rev 6 Allen Wirfs-Brock" w:date="2012-02-25T08:48:00Z">
        <w:r>
          <w:t>BreakableStatement</w:t>
        </w:r>
        <w:r w:rsidRPr="00E77497">
          <w:t xml:space="preserve"> </w:t>
        </w:r>
        <w:r w:rsidRPr="00E77497">
          <w:rPr>
            <w:rFonts w:ascii="Arial" w:hAnsi="Arial"/>
            <w:b/>
            <w:i w:val="0"/>
          </w:rPr>
          <w:t>:</w:t>
        </w:r>
      </w:ins>
    </w:p>
    <w:p w14:paraId="0586F853" w14:textId="77777777" w:rsidR="00672123" w:rsidRPr="00E77497" w:rsidRDefault="00672123" w:rsidP="00672123">
      <w:pPr>
        <w:pStyle w:val="SyntaxDefinition"/>
        <w:rPr>
          <w:ins w:id="10652" w:author="Rev 6 Allen Wirfs-Brock" w:date="2012-02-25T08:48:00Z"/>
        </w:rPr>
      </w:pPr>
      <w:ins w:id="10653" w:author="Rev 6 Allen Wirfs-Brock" w:date="2012-02-25T08:48:00Z">
        <w:r>
          <w:t>IterationStatement</w:t>
        </w:r>
        <w:r w:rsidRPr="00E77497">
          <w:br/>
          <w:t>SwitchStatement</w:t>
        </w:r>
      </w:ins>
    </w:p>
    <w:p w14:paraId="25F14825" w14:textId="77777777" w:rsidR="00672123" w:rsidRDefault="00672123" w:rsidP="00672123">
      <w:pPr>
        <w:pStyle w:val="Alg2"/>
        <w:numPr>
          <w:ilvl w:val="0"/>
          <w:numId w:val="678"/>
        </w:numPr>
        <w:rPr>
          <w:ins w:id="10654" w:author="Rev 6 Allen Wirfs-Brock" w:date="2012-02-25T08:52:00Z"/>
        </w:rPr>
      </w:pPr>
      <w:ins w:id="10655" w:author="Rev 6 Allen Wirfs-Brock" w:date="2012-02-25T08:52:00Z">
        <w:r>
          <w:t xml:space="preserve">Let </w:t>
        </w:r>
        <w:r>
          <w:rPr>
            <w:i/>
          </w:rPr>
          <w:t xml:space="preserve">newLabelSet </w:t>
        </w:r>
        <w:r>
          <w:t xml:space="preserve"> be a new empty List.</w:t>
        </w:r>
      </w:ins>
    </w:p>
    <w:p w14:paraId="34696B90" w14:textId="77777777" w:rsidR="00672123" w:rsidRPr="00E77497" w:rsidRDefault="00672123" w:rsidP="00672123">
      <w:pPr>
        <w:pStyle w:val="Alg2"/>
        <w:numPr>
          <w:ilvl w:val="0"/>
          <w:numId w:val="678"/>
        </w:numPr>
        <w:spacing w:after="220"/>
        <w:rPr>
          <w:ins w:id="10656" w:author="Rev 6 Allen Wirfs-Brock" w:date="2012-02-25T08:48:00Z"/>
        </w:rPr>
      </w:pPr>
      <w:ins w:id="10657" w:author="Rev 6 Allen Wirfs-Brock" w:date="2012-02-25T08:52:00Z">
        <w:r w:rsidRPr="00E77497">
          <w:t>Return the result of</w:t>
        </w:r>
        <w:r>
          <w:t xml:space="preserve"> performing Labelled Evaluation of this </w:t>
        </w:r>
        <w:r>
          <w:rPr>
            <w:i/>
          </w:rPr>
          <w:t>BreakableStatement</w:t>
        </w:r>
        <w:r w:rsidRPr="00E77497">
          <w:rPr>
            <w:i/>
          </w:rPr>
          <w:t xml:space="preserve"> </w:t>
        </w:r>
        <w:r>
          <w:t xml:space="preserve">wth argument </w:t>
        </w:r>
        <w:r w:rsidRPr="00364EA2">
          <w:rPr>
            <w:i/>
          </w:rPr>
          <w:t>newLabelSet</w:t>
        </w:r>
        <w:r>
          <w:t>.</w:t>
        </w:r>
      </w:ins>
    </w:p>
    <w:p w14:paraId="4B504F06" w14:textId="77777777" w:rsidR="00CB7EF2" w:rsidRPr="009C202C" w:rsidDel="00210077" w:rsidRDefault="00CB7EF2" w:rsidP="00CB7EF2">
      <w:pPr>
        <w:rPr>
          <w:ins w:id="10658" w:author="Rev 3 Allen Wirfs-Brock" w:date="2011-09-21T09:09:00Z"/>
          <w:del w:id="10659" w:author="Rev 4 Allen Wirfs-Brock" w:date="2011-10-19T15:48:00Z"/>
        </w:rPr>
      </w:pPr>
      <w:ins w:id="10660" w:author="Rev 3 Allen Wirfs-Brock" w:date="2011-09-21T09:09:00Z">
        <w:del w:id="10661" w:author="Rev 4 Allen Wirfs-Brock" w:date="2011-10-19T15:48:00Z">
          <w:r w:rsidRPr="006B6D0A" w:rsidDel="00210077">
            <w:delText xml:space="preserve">The </w:delText>
          </w:r>
          <w:r w:rsidRPr="006B6D0A" w:rsidDel="00210077">
            <w:rPr>
              <w:rFonts w:ascii="Times New Roman" w:eastAsia="Times New Roman" w:hAnsi="Times New Roman"/>
              <w:spacing w:val="6"/>
              <w:lang w:eastAsia="en-US"/>
            </w:rPr>
            <w:delText xml:space="preserve">BoundNames </w:delText>
          </w:r>
          <w:r w:rsidRPr="006B6D0A" w:rsidDel="00210077">
            <w:delText xml:space="preserve">of the </w:delText>
          </w:r>
          <w:r w:rsidRPr="00E65A34" w:rsidDel="00210077">
            <w:rPr>
              <w:rStyle w:val="bnf"/>
            </w:rPr>
            <w:delText xml:space="preserve">Declaration </w:delText>
          </w:r>
        </w:del>
      </w:ins>
      <w:ins w:id="10662" w:author="Rev 3 Allen Wirfs-Brock" w:date="2011-09-21T10:15:00Z">
        <w:del w:id="10663" w:author="Rev 4 Allen Wirfs-Brock" w:date="2011-10-19T15:48:00Z">
          <w:r w:rsidR="001F75AE" w:rsidRPr="00546435" w:rsidDel="00210077">
            <w:delText>productions are</w:delText>
          </w:r>
        </w:del>
      </w:ins>
      <w:ins w:id="10664" w:author="Rev 3 Allen Wirfs-Brock" w:date="2011-09-21T09:09:00Z">
        <w:del w:id="10665" w:author="Rev 4 Allen Wirfs-Brock" w:date="2011-10-19T15:48:00Z">
          <w:r w:rsidRPr="009C202C" w:rsidDel="00210077">
            <w:delText xml:space="preserve"> determined as follows:</w:delText>
          </w:r>
        </w:del>
      </w:ins>
    </w:p>
    <w:p w14:paraId="62F47F9B" w14:textId="77777777" w:rsidR="00CB7EF2" w:rsidRPr="00E77497" w:rsidDel="00210077" w:rsidRDefault="00CB7EF2" w:rsidP="006361CF">
      <w:pPr>
        <w:pStyle w:val="Alg4"/>
        <w:numPr>
          <w:ilvl w:val="0"/>
          <w:numId w:val="469"/>
        </w:numPr>
        <w:spacing w:after="220"/>
        <w:contextualSpacing/>
        <w:rPr>
          <w:ins w:id="10666" w:author="Rev 3 Allen Wirfs-Brock" w:date="2011-09-21T09:09:00Z"/>
          <w:del w:id="10667" w:author="Rev 4 Allen Wirfs-Brock" w:date="2011-10-19T15:48:00Z"/>
        </w:rPr>
        <w:pPrChange w:id="10668" w:author="Rev 4 Allen Wirfs-Brock" w:date="2011-11-07T12:16:00Z">
          <w:pPr>
            <w:pStyle w:val="Alg4"/>
            <w:numPr>
              <w:numId w:val="496"/>
            </w:numPr>
            <w:tabs>
              <w:tab w:val="num" w:pos="360"/>
            </w:tabs>
            <w:spacing w:after="220"/>
            <w:ind w:left="360" w:hanging="360"/>
            <w:contextualSpacing/>
          </w:pPr>
        </w:pPrChange>
      </w:pPr>
      <w:ins w:id="10669" w:author="Rev 3 Allen Wirfs-Brock" w:date="2011-09-21T09:09:00Z">
        <w:del w:id="10670" w:author="Rev 4 Allen Wirfs-Brock" w:date="2011-10-19T15:48:00Z">
          <w:r w:rsidRPr="00B820AB" w:rsidDel="00210077">
            <w:delText xml:space="preserve">Return the BoundNames of </w:delText>
          </w:r>
        </w:del>
      </w:ins>
      <w:ins w:id="10671" w:author="Rev 3 Allen Wirfs-Brock" w:date="2011-09-21T10:16:00Z">
        <w:del w:id="10672" w:author="Rev 4 Allen Wirfs-Brock" w:date="2011-10-19T15:48:00Z">
          <w:r w:rsidR="001F75AE" w:rsidRPr="00675B74" w:rsidDel="00210077">
            <w:delText>the single non-terminal symbol that is the right hand side of the production</w:delText>
          </w:r>
        </w:del>
      </w:ins>
      <w:ins w:id="10673" w:author="Rev 3 Allen Wirfs-Brock" w:date="2011-09-21T09:09:00Z">
        <w:del w:id="10674" w:author="Rev 4 Allen Wirfs-Brock" w:date="2011-10-19T15:48:00Z">
          <w:r w:rsidRPr="00E77497" w:rsidDel="00210077">
            <w:delText>.</w:delText>
          </w:r>
        </w:del>
      </w:ins>
    </w:p>
    <w:p w14:paraId="58D042C3" w14:textId="77777777" w:rsidR="001F75AE" w:rsidRPr="00E77497" w:rsidDel="00636FE6" w:rsidRDefault="001F75AE" w:rsidP="001F75AE">
      <w:pPr>
        <w:rPr>
          <w:ins w:id="10675" w:author="Rev 3 Allen Wirfs-Brock" w:date="2011-09-21T10:17:00Z"/>
          <w:del w:id="10676" w:author="Rev 4 Allen Wirfs-Brock" w:date="2011-10-19T16:05:00Z"/>
        </w:rPr>
      </w:pPr>
      <w:ins w:id="10677" w:author="Rev 3 Allen Wirfs-Brock" w:date="2011-09-21T10:17:00Z">
        <w:del w:id="10678" w:author="Rev 4 Allen Wirfs-Brock" w:date="2011-10-19T16:05:00Z">
          <w:r w:rsidRPr="00E77497" w:rsidDel="00636FE6">
            <w:delText xml:space="preserve">The </w:delText>
          </w:r>
        </w:del>
      </w:ins>
      <w:ins w:id="10679" w:author="Rev 3 Allen Wirfs-Brock" w:date="2011-09-21T10:18:00Z">
        <w:del w:id="10680" w:author="Rev 4 Allen Wirfs-Brock" w:date="2011-10-19T16:05:00Z">
          <w:r w:rsidRPr="00E77497" w:rsidDel="00636FE6">
            <w:rPr>
              <w:rStyle w:val="bnf"/>
            </w:rPr>
            <w:delText xml:space="preserve">Declaration  </w:delText>
          </w:r>
        </w:del>
      </w:ins>
      <w:ins w:id="10681" w:author="Rev 3 Allen Wirfs-Brock" w:date="2011-09-21T10:17:00Z">
        <w:del w:id="10682" w:author="Rev 4 Allen Wirfs-Brock" w:date="2011-10-19T16:05:00Z">
          <w:r w:rsidRPr="00E77497" w:rsidDel="00636FE6">
            <w:delText>productions are all evaluated as as follows</w:delText>
          </w:r>
        </w:del>
      </w:ins>
    </w:p>
    <w:p w14:paraId="489E0A6E" w14:textId="77777777" w:rsidR="001F75AE" w:rsidRPr="00E77497" w:rsidDel="00636FE6" w:rsidRDefault="001F75AE" w:rsidP="006361CF">
      <w:pPr>
        <w:pStyle w:val="Alg4"/>
        <w:numPr>
          <w:ilvl w:val="0"/>
          <w:numId w:val="553"/>
        </w:numPr>
        <w:spacing w:after="220"/>
        <w:contextualSpacing/>
        <w:rPr>
          <w:ins w:id="10683" w:author="Rev 3 Allen Wirfs-Brock" w:date="2011-09-21T10:17:00Z"/>
          <w:del w:id="10684" w:author="Rev 4 Allen Wirfs-Brock" w:date="2011-10-19T16:05:00Z"/>
        </w:rPr>
        <w:pPrChange w:id="10685" w:author="Rev 4 Allen Wirfs-Brock" w:date="2011-11-07T12:16:00Z">
          <w:pPr>
            <w:pStyle w:val="Alg4"/>
            <w:numPr>
              <w:numId w:val="587"/>
            </w:numPr>
            <w:tabs>
              <w:tab w:val="num" w:pos="360"/>
            </w:tabs>
            <w:spacing w:after="220"/>
            <w:ind w:left="360" w:hanging="360"/>
            <w:contextualSpacing/>
          </w:pPr>
        </w:pPrChange>
      </w:pPr>
      <w:ins w:id="10686" w:author="Rev 3 Allen Wirfs-Brock" w:date="2011-09-21T10:17:00Z">
        <w:del w:id="10687" w:author="Rev 4 Allen Wirfs-Brock" w:date="2011-10-19T16:05:00Z">
          <w:r w:rsidRPr="00E77497" w:rsidDel="00636FE6">
            <w:delText>Return the result of evaluating the  single non-terminal symbol that is the right hand side of the production.</w:delText>
          </w:r>
        </w:del>
      </w:ins>
    </w:p>
    <w:p w14:paraId="720304C3" w14:textId="77777777" w:rsidR="004C02EF" w:rsidRPr="00E77497" w:rsidDel="0072353C" w:rsidRDefault="004C02EF" w:rsidP="004C02EF">
      <w:pPr>
        <w:pStyle w:val="Note"/>
        <w:rPr>
          <w:del w:id="10688" w:author="Rev 3 Allen Wirfs-Brock" w:date="2011-08-30T15:01:00Z"/>
        </w:rPr>
      </w:pPr>
      <w:del w:id="10689" w:author="Rev 3 Allen Wirfs-Brock" w:date="2011-08-30T15:01:00Z">
        <w:r w:rsidRPr="00E77497" w:rsidDel="0072353C">
          <w:delText>NOTE</w:delText>
        </w:r>
        <w:r w:rsidRPr="00E77497" w:rsidDel="0072353C">
          <w:tab/>
          <w:delText xml:space="preserve">Several widely used implementations of ECMAScript are known to support the use of </w:delText>
        </w:r>
        <w:r w:rsidRPr="00E77497" w:rsidDel="0072353C">
          <w:rPr>
            <w:rFonts w:ascii="Times New Roman" w:hAnsi="Times New Roman"/>
          </w:rPr>
          <w:delText>FunctionDeclaration</w:delText>
        </w:r>
        <w:r w:rsidRPr="00E77497" w:rsidDel="0072353C">
          <w:delText xml:space="preserve"> as a </w:delText>
        </w:r>
        <w:r w:rsidRPr="00E77497" w:rsidDel="0072353C">
          <w:rPr>
            <w:rFonts w:ascii="Times New Roman" w:hAnsi="Times New Roman"/>
          </w:rPr>
          <w:delText>Statement</w:delText>
        </w:r>
        <w:r w:rsidRPr="00E77497" w:rsidDel="0072353C">
          <w:delText xml:space="preserve">. However there are significant and irreconcilable variations among the implementations in the semantics applied to such </w:delText>
        </w:r>
        <w:r w:rsidRPr="00E77497" w:rsidDel="0072353C">
          <w:rPr>
            <w:rStyle w:val="bnf"/>
          </w:rPr>
          <w:delText>FunctionDeclarations</w:delText>
        </w:r>
        <w:r w:rsidRPr="00E77497" w:rsidDel="0072353C">
          <w:delText xml:space="preserve">. Because of these irreconcilable differences, the use of a </w:delText>
        </w:r>
        <w:r w:rsidRPr="00E77497" w:rsidDel="0072353C">
          <w:rPr>
            <w:rStyle w:val="bnf"/>
          </w:rPr>
          <w:delText>FunctionDeclaration</w:delText>
        </w:r>
        <w:r w:rsidRPr="00E77497" w:rsidDel="0072353C">
          <w:delText xml:space="preserve"> as a </w:delText>
        </w:r>
        <w:r w:rsidRPr="00E77497" w:rsidDel="0072353C">
          <w:rPr>
            <w:rStyle w:val="bnf"/>
          </w:rPr>
          <w:delText>Statement</w:delText>
        </w:r>
        <w:r w:rsidRPr="00E77497" w:rsidDel="0072353C">
          <w:delText xml:space="preserve"> results in code that is not reliably portable among implementations. It is recommended that ECMAScript implementations either disallow this usage of </w:delText>
        </w:r>
        <w:r w:rsidRPr="00E77497" w:rsidDel="0072353C">
          <w:rPr>
            <w:rStyle w:val="bnf"/>
          </w:rPr>
          <w:delText>FunctionDeclaration</w:delText>
        </w:r>
        <w:r w:rsidRPr="00E77497" w:rsidDel="0072353C">
          <w:delText xml:space="preserve"> or issue a warning when such a usage is encountered. Future editions of ECMAScript may define alternative portable means for declaring functions in a </w:delText>
        </w:r>
        <w:r w:rsidRPr="00E77497" w:rsidDel="0072353C">
          <w:rPr>
            <w:rStyle w:val="bnf"/>
          </w:rPr>
          <w:delText>Statement</w:delText>
        </w:r>
        <w:r w:rsidRPr="00E77497" w:rsidDel="0072353C">
          <w:delText xml:space="preserve"> context.</w:delText>
        </w:r>
      </w:del>
    </w:p>
    <w:p w14:paraId="78DA8EC5" w14:textId="77777777" w:rsidR="004C02EF" w:rsidRPr="00E77497" w:rsidRDefault="004C02EF" w:rsidP="003A4B22">
      <w:pPr>
        <w:pStyle w:val="20"/>
        <w:numPr>
          <w:ilvl w:val="0"/>
          <w:numId w:val="0"/>
        </w:numPr>
      </w:pPr>
      <w:bookmarkStart w:id="10690" w:name="_Ref440445201"/>
      <w:bookmarkStart w:id="10691" w:name="_Toc472818875"/>
      <w:bookmarkStart w:id="10692" w:name="_Toc235503449"/>
      <w:bookmarkStart w:id="10693" w:name="_Toc241509224"/>
      <w:bookmarkStart w:id="10694" w:name="_Toc244416711"/>
      <w:bookmarkStart w:id="10695" w:name="_Toc276631075"/>
      <w:bookmarkStart w:id="10696" w:name="_Toc323907706"/>
      <w:r w:rsidRPr="00E77497">
        <w:t>12.1</w:t>
      </w:r>
      <w:r w:rsidRPr="00E77497">
        <w:tab/>
        <w:t>Bloc</w:t>
      </w:r>
      <w:bookmarkEnd w:id="10443"/>
      <w:r w:rsidRPr="00E77497">
        <w:t>k</w:t>
      </w:r>
      <w:bookmarkEnd w:id="10690"/>
      <w:bookmarkEnd w:id="10691"/>
      <w:bookmarkEnd w:id="10692"/>
      <w:bookmarkEnd w:id="10693"/>
      <w:bookmarkEnd w:id="10694"/>
      <w:bookmarkEnd w:id="10695"/>
      <w:bookmarkEnd w:id="10696"/>
    </w:p>
    <w:p w14:paraId="73A404FD" w14:textId="77777777" w:rsidR="004C02EF" w:rsidRPr="00E77497" w:rsidRDefault="004C02EF" w:rsidP="004C02EF">
      <w:pPr>
        <w:pStyle w:val="Syntax"/>
      </w:pPr>
      <w:r w:rsidRPr="00E77497">
        <w:t>Syntax</w:t>
      </w:r>
    </w:p>
    <w:p w14:paraId="76604DA0" w14:textId="77777777" w:rsidR="001434CE" w:rsidRPr="00E77497" w:rsidRDefault="001434CE" w:rsidP="001434CE">
      <w:pPr>
        <w:pStyle w:val="SyntaxRule"/>
        <w:rPr>
          <w:ins w:id="10697" w:author="Rev 3 Allen Wirfs-Brock" w:date="2011-09-09T13:16:00Z"/>
        </w:rPr>
      </w:pPr>
      <w:ins w:id="10698" w:author="Rev 3 Allen Wirfs-Brock" w:date="2011-09-09T13:16:00Z">
        <w:r w:rsidRPr="00E77497">
          <w:t xml:space="preserve">BlockStatement </w:t>
        </w:r>
        <w:r w:rsidRPr="00E77497">
          <w:rPr>
            <w:rFonts w:ascii="Arial" w:hAnsi="Arial"/>
            <w:b/>
            <w:i w:val="0"/>
          </w:rPr>
          <w:t>:</w:t>
        </w:r>
      </w:ins>
    </w:p>
    <w:p w14:paraId="678EECBB" w14:textId="77777777" w:rsidR="001434CE" w:rsidRPr="00E77497" w:rsidRDefault="001434CE" w:rsidP="001434CE">
      <w:pPr>
        <w:pStyle w:val="SyntaxDefinition"/>
        <w:rPr>
          <w:ins w:id="10699" w:author="Rev 3 Allen Wirfs-Brock" w:date="2011-09-09T13:16:00Z"/>
        </w:rPr>
      </w:pPr>
      <w:ins w:id="10700" w:author="Rev 3 Allen Wirfs-Brock" w:date="2011-09-09T13:16:00Z">
        <w:r w:rsidRPr="00E77497">
          <w:t xml:space="preserve">Block </w:t>
        </w:r>
      </w:ins>
    </w:p>
    <w:p w14:paraId="711CBAA4" w14:textId="77777777" w:rsidR="004C02EF" w:rsidRPr="00E77497" w:rsidRDefault="004C02EF" w:rsidP="004C02EF">
      <w:pPr>
        <w:pStyle w:val="SyntaxRule"/>
      </w:pPr>
      <w:r w:rsidRPr="00E77497">
        <w:t xml:space="preserve">Block </w:t>
      </w:r>
      <w:r w:rsidRPr="00E77497">
        <w:rPr>
          <w:rFonts w:ascii="Arial" w:hAnsi="Arial"/>
          <w:b/>
          <w:i w:val="0"/>
        </w:rPr>
        <w:t>:</w:t>
      </w:r>
    </w:p>
    <w:p w14:paraId="76311751"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54587470" w14:textId="77777777" w:rsidR="004C02EF" w:rsidRPr="00E77497" w:rsidRDefault="004C02EF" w:rsidP="004C02EF">
      <w:pPr>
        <w:pStyle w:val="SyntaxRule"/>
      </w:pPr>
      <w:r w:rsidRPr="00E77497">
        <w:t xml:space="preserve">StatementList </w:t>
      </w:r>
      <w:r w:rsidRPr="00E77497">
        <w:rPr>
          <w:rFonts w:ascii="Arial" w:hAnsi="Arial"/>
          <w:b/>
          <w:i w:val="0"/>
        </w:rPr>
        <w:t>:</w:t>
      </w:r>
    </w:p>
    <w:p w14:paraId="6077C9D2" w14:textId="77777777" w:rsidR="004C02EF" w:rsidRPr="00E77497" w:rsidRDefault="004C02EF" w:rsidP="004C02EF">
      <w:pPr>
        <w:pStyle w:val="SyntaxDefinition"/>
        <w:rPr>
          <w:ins w:id="10701" w:author="Rev 3 Allen Wirfs-Brock" w:date="2011-08-30T16:09:00Z"/>
        </w:rPr>
      </w:pPr>
      <w:r w:rsidRPr="00E77497">
        <w:t>Statement</w:t>
      </w:r>
      <w:ins w:id="10702" w:author="Rev 3 Allen Wirfs-Brock" w:date="2011-08-30T16:10:00Z">
        <w:r w:rsidR="00201852" w:rsidRPr="00E77497">
          <w:t>ListItem</w:t>
        </w:r>
      </w:ins>
      <w:r w:rsidRPr="00E77497">
        <w:br/>
        <w:t>StatementList Statement</w:t>
      </w:r>
      <w:ins w:id="10703" w:author="Rev 3 Allen Wirfs-Brock" w:date="2011-08-30T16:11:00Z">
        <w:r w:rsidR="00201852" w:rsidRPr="00E77497">
          <w:t>ListItem</w:t>
        </w:r>
      </w:ins>
    </w:p>
    <w:p w14:paraId="6E867506" w14:textId="77777777" w:rsidR="00201852" w:rsidRPr="00E77497" w:rsidRDefault="00201852" w:rsidP="00201852">
      <w:pPr>
        <w:pStyle w:val="SyntaxRule"/>
        <w:rPr>
          <w:ins w:id="10704" w:author="Rev 3 Allen Wirfs-Brock" w:date="2011-08-30T16:09:00Z"/>
        </w:rPr>
      </w:pPr>
      <w:ins w:id="10705" w:author="Rev 3 Allen Wirfs-Brock" w:date="2011-08-30T16:09:00Z">
        <w:r w:rsidRPr="00E77497">
          <w:t xml:space="preserve">StatementListItem </w:t>
        </w:r>
        <w:r w:rsidRPr="00E77497">
          <w:rPr>
            <w:rFonts w:ascii="Arial" w:hAnsi="Arial"/>
            <w:b/>
            <w:i w:val="0"/>
          </w:rPr>
          <w:t>:</w:t>
        </w:r>
      </w:ins>
    </w:p>
    <w:p w14:paraId="37444B0F" w14:textId="77777777" w:rsidR="00201852" w:rsidRPr="00E77497" w:rsidRDefault="00201852" w:rsidP="00201852">
      <w:pPr>
        <w:pStyle w:val="SyntaxDefinition"/>
        <w:rPr>
          <w:ins w:id="10706" w:author="Rev 3 Allen Wirfs-Brock" w:date="2011-08-30T16:09:00Z"/>
        </w:rPr>
      </w:pPr>
      <w:ins w:id="10707" w:author="Rev 3 Allen Wirfs-Brock" w:date="2011-08-30T16:09:00Z">
        <w:r w:rsidRPr="00E77497">
          <w:t>Statement</w:t>
        </w:r>
        <w:r w:rsidRPr="00E77497">
          <w:br/>
        </w:r>
      </w:ins>
      <w:ins w:id="10708" w:author="Rev 3 Allen Wirfs-Brock" w:date="2011-08-30T16:18:00Z">
        <w:r w:rsidRPr="00E77497">
          <w:t>Declaration</w:t>
        </w:r>
      </w:ins>
    </w:p>
    <w:p w14:paraId="52005D3C" w14:textId="77777777" w:rsidR="004C02EF" w:rsidRPr="00E77497" w:rsidRDefault="003B5B66" w:rsidP="00C7794D">
      <w:pPr>
        <w:pStyle w:val="40"/>
        <w:numPr>
          <w:ilvl w:val="0"/>
          <w:numId w:val="0"/>
        </w:numPr>
      </w:pPr>
      <w:ins w:id="10709" w:author="Rev 4 Allen Wirfs-Brock" w:date="2011-10-19T15:45:00Z">
        <w:r w:rsidRPr="00E77497">
          <w:t xml:space="preserve">Static </w:t>
        </w:r>
      </w:ins>
      <w:r w:rsidR="004C02EF" w:rsidRPr="00E77497">
        <w:t>Semantics</w:t>
      </w:r>
    </w:p>
    <w:p w14:paraId="73059804" w14:textId="77777777" w:rsidR="003B5B66" w:rsidRPr="00E77497" w:rsidRDefault="00C9049C" w:rsidP="003B5B66">
      <w:pPr>
        <w:rPr>
          <w:ins w:id="10710" w:author="Rev 4 Allen Wirfs-Brock" w:date="2011-10-19T15:45:00Z"/>
          <w:rFonts w:ascii="Helvetica" w:hAnsi="Helvetica"/>
          <w:b/>
        </w:rPr>
      </w:pPr>
      <w:ins w:id="10711" w:author="Rev 4 Allen Wirfs-Brock" w:date="2011-10-20T10:20:00Z">
        <w:r w:rsidRPr="00E77497">
          <w:rPr>
            <w:rFonts w:ascii="Helvetica" w:hAnsi="Helvetica"/>
            <w:b/>
          </w:rPr>
          <w:t xml:space="preserve">Static Semantics:  </w:t>
        </w:r>
      </w:ins>
      <w:ins w:id="10712" w:author="Rev 4 Allen Wirfs-Brock" w:date="2011-10-19T15:45:00Z">
        <w:r w:rsidR="003B5B66" w:rsidRPr="00E77497">
          <w:rPr>
            <w:rFonts w:ascii="Helvetica" w:hAnsi="Helvetica"/>
            <w:b/>
          </w:rPr>
          <w:t>Early Errors</w:t>
        </w:r>
      </w:ins>
    </w:p>
    <w:p w14:paraId="38A5CDC3" w14:textId="77777777" w:rsidR="006A380D" w:rsidRPr="00E77497" w:rsidRDefault="006A380D" w:rsidP="006A380D">
      <w:pPr>
        <w:rPr>
          <w:ins w:id="10713" w:author="Rev 4 Allen Wirfs-Brock" w:date="2011-10-19T16:10:00Z"/>
        </w:rPr>
      </w:pPr>
      <w:ins w:id="10714" w:author="Rev 4 Allen Wirfs-Brock" w:date="2011-10-19T16:10: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ins>
    </w:p>
    <w:p w14:paraId="4BD37281" w14:textId="77777777" w:rsidR="006A380D" w:rsidRPr="00E77497" w:rsidDel="00F144A1" w:rsidRDefault="006A380D" w:rsidP="00532AB5">
      <w:pPr>
        <w:numPr>
          <w:ilvl w:val="0"/>
          <w:numId w:val="737"/>
        </w:numPr>
        <w:spacing w:after="220"/>
        <w:contextualSpacing/>
        <w:rPr>
          <w:ins w:id="10715" w:author="Rev 4 Allen Wirfs-Brock" w:date="2011-10-19T16:10:00Z"/>
          <w:del w:id="10716" w:author="Rev 6 Allen Wirfs-Brock" w:date="2012-01-26T15:02:00Z"/>
        </w:rPr>
        <w:pPrChange w:id="10717" w:author="Rev 7 Allen Wirfs-Brock" w:date="2012-04-25T15:29:00Z">
          <w:pPr>
            <w:numPr>
              <w:numId w:val="403"/>
            </w:numPr>
            <w:spacing w:after="220"/>
            <w:ind w:left="720" w:hanging="360"/>
            <w:contextualSpacing/>
          </w:pPr>
        </w:pPrChange>
      </w:pPr>
      <w:ins w:id="10718" w:author="Rev 4 Allen Wirfs-Brock" w:date="2011-10-19T16:10:00Z">
        <w:del w:id="10719" w:author="Rev 6 Allen Wirfs-Brock" w:date="2012-01-26T15:02:00Z">
          <w:r w:rsidRPr="00E77497" w:rsidDel="00F144A1">
            <w:delText xml:space="preserve">It is a Syntax Error if </w:delText>
          </w:r>
          <w:r w:rsidRPr="00E77497" w:rsidDel="00F144A1">
            <w:rPr>
              <w:rFonts w:ascii="Times New Roman" w:hAnsi="Times New Roman"/>
              <w:i/>
            </w:rPr>
            <w:delText>StatementList</w:delText>
          </w:r>
          <w:r w:rsidRPr="00E77497" w:rsidDel="00F144A1">
            <w:delText xml:space="preserve"> includes a </w:delText>
          </w:r>
          <w:r w:rsidRPr="00E77497" w:rsidDel="00F144A1">
            <w:rPr>
              <w:rFonts w:ascii="Times New Roman" w:hAnsi="Times New Roman"/>
              <w:i/>
            </w:rPr>
            <w:delText xml:space="preserve">StatementListItem </w:delText>
          </w:r>
          <w:r w:rsidRPr="00E77497" w:rsidDel="00F144A1">
            <w:rPr>
              <w:b/>
            </w:rPr>
            <w:delText>:</w:delText>
          </w:r>
          <w:r w:rsidRPr="00E77497" w:rsidDel="00F144A1">
            <w:rPr>
              <w:rFonts w:ascii="Times New Roman" w:hAnsi="Times New Roman"/>
              <w:i/>
            </w:rPr>
            <w:delText xml:space="preserve"> Declaration </w:delText>
          </w:r>
          <w:r w:rsidRPr="00E77497" w:rsidDel="00F144A1">
            <w:delText xml:space="preserve">production whose </w:delText>
          </w:r>
          <w:r w:rsidRPr="00E77497" w:rsidDel="00F144A1">
            <w:rPr>
              <w:rFonts w:ascii="Times New Roman" w:hAnsi="Times New Roman"/>
              <w:i/>
            </w:rPr>
            <w:delText>Declaration</w:delText>
          </w:r>
          <w:r w:rsidRPr="00E77497" w:rsidDel="00F144A1">
            <w:delText xml:space="preserve"> is a </w:delText>
          </w:r>
          <w:r w:rsidRPr="00E77497" w:rsidDel="00F144A1">
            <w:rPr>
              <w:rFonts w:ascii="Times New Roman" w:hAnsi="Times New Roman"/>
              <w:i/>
            </w:rPr>
            <w:delText xml:space="preserv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FunctionDeclaration</w:delText>
          </w:r>
          <w:r w:rsidRPr="00E77497" w:rsidDel="00F144A1">
            <w:delText xml:space="preserve"> production  and the source code matching this </w:delText>
          </w:r>
          <w:r w:rsidRPr="00E77497" w:rsidDel="00F144A1">
            <w:rPr>
              <w:rFonts w:ascii="Times New Roman" w:hAnsi="Times New Roman"/>
              <w:i/>
            </w:rPr>
            <w:delText xml:space="preserve">Block </w:delText>
          </w:r>
          <w:r w:rsidRPr="00E77497" w:rsidDel="00F144A1">
            <w:delText>production is not contained in extended code.</w:delText>
          </w:r>
        </w:del>
      </w:ins>
    </w:p>
    <w:p w14:paraId="09DC8F57" w14:textId="77777777" w:rsidR="006A380D" w:rsidRPr="00E77497" w:rsidRDefault="006A380D" w:rsidP="00532AB5">
      <w:pPr>
        <w:numPr>
          <w:ilvl w:val="0"/>
          <w:numId w:val="737"/>
        </w:numPr>
        <w:spacing w:after="220"/>
        <w:contextualSpacing/>
        <w:rPr>
          <w:ins w:id="10720" w:author="Rev 4 Allen Wirfs-Brock" w:date="2011-10-19T16:10:00Z"/>
        </w:rPr>
        <w:pPrChange w:id="10721" w:author="Rev 7 Allen Wirfs-Brock" w:date="2012-04-25T15:29:00Z">
          <w:pPr>
            <w:numPr>
              <w:numId w:val="403"/>
            </w:numPr>
            <w:spacing w:after="220"/>
            <w:ind w:left="720" w:hanging="360"/>
            <w:contextualSpacing/>
          </w:pPr>
        </w:pPrChange>
      </w:pPr>
      <w:ins w:id="10722" w:author="Rev 4 Allen Wirfs-Brock" w:date="2011-10-19T16:10:00Z">
        <w:r w:rsidRPr="00E77497">
          <w:t xml:space="preserve">It is a Syntax Error if the LexicallyDeclaredNames of </w:t>
        </w:r>
        <w:r w:rsidRPr="00E77497">
          <w:rPr>
            <w:rFonts w:ascii="Times New Roman" w:hAnsi="Times New Roman"/>
            <w:i/>
          </w:rPr>
          <w:t>StatementList</w:t>
        </w:r>
        <w:r w:rsidRPr="00E77497">
          <w:t xml:space="preserve"> contains any duplicate entir</w:t>
        </w:r>
      </w:ins>
      <w:ins w:id="10723" w:author="Rev 6 Allen Wirfs-Brock" w:date="2012-02-27T16:13:00Z">
        <w:r w:rsidR="00650D6A">
          <w:t>i</w:t>
        </w:r>
      </w:ins>
      <w:ins w:id="10724" w:author="Rev 4 Allen Wirfs-Brock" w:date="2011-10-19T16:10:00Z">
        <w:r w:rsidRPr="00E77497">
          <w:t>es.</w:t>
        </w:r>
      </w:ins>
    </w:p>
    <w:p w14:paraId="6D73B33A" w14:textId="77777777" w:rsidR="006A380D" w:rsidRPr="00E77497" w:rsidRDefault="006A380D" w:rsidP="00532AB5">
      <w:pPr>
        <w:numPr>
          <w:ilvl w:val="0"/>
          <w:numId w:val="737"/>
        </w:numPr>
        <w:spacing w:after="220"/>
        <w:rPr>
          <w:ins w:id="10725" w:author="Rev 4 Allen Wirfs-Brock" w:date="2011-10-19T16:10:00Z"/>
        </w:rPr>
        <w:pPrChange w:id="10726" w:author="Rev 7 Allen Wirfs-Brock" w:date="2012-04-25T15:29:00Z">
          <w:pPr>
            <w:numPr>
              <w:numId w:val="403"/>
            </w:numPr>
            <w:spacing w:after="220"/>
            <w:ind w:left="720" w:hanging="360"/>
          </w:pPr>
        </w:pPrChange>
      </w:pPr>
      <w:ins w:id="10727" w:author="Rev 4 Allen Wirfs-Brock" w:date="2011-10-19T16:10:00Z">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0AAFA1DF" w14:textId="77777777" w:rsidR="0052272C" w:rsidRPr="00E77497" w:rsidRDefault="0052272C" w:rsidP="0052272C">
      <w:pPr>
        <w:rPr>
          <w:ins w:id="10728" w:author="Rev 4 Allen Wirfs-Brock" w:date="2011-10-20T09:26:00Z"/>
          <w:rFonts w:ascii="Helvetica" w:hAnsi="Helvetica"/>
          <w:b/>
        </w:rPr>
      </w:pPr>
      <w:ins w:id="10729" w:author="Rev 4 Allen Wirfs-Brock" w:date="2011-10-20T09:26:00Z">
        <w:r w:rsidRPr="00E77497">
          <w:rPr>
            <w:rFonts w:ascii="Helvetica" w:hAnsi="Helvetica"/>
            <w:b/>
          </w:rPr>
          <w:t xml:space="preserve">Static Semantics:  </w:t>
        </w:r>
      </w:ins>
      <w:ins w:id="10730" w:author="Rev 4 Allen Wirfs-Brock" w:date="2011-10-20T09:27:00Z">
        <w:r w:rsidRPr="00E77497">
          <w:rPr>
            <w:rFonts w:ascii="Helvetica" w:hAnsi="Helvetica"/>
            <w:b/>
            <w:lang w:eastAsia="en-US"/>
          </w:rPr>
          <w:t>Lexical</w:t>
        </w:r>
      </w:ins>
      <w:ins w:id="10731" w:author="Rev 4 Allen Wirfs-Brock" w:date="2011-10-20T09:26:00Z">
        <w:r w:rsidRPr="00E77497">
          <w:rPr>
            <w:rFonts w:ascii="Helvetica" w:hAnsi="Helvetica"/>
            <w:b/>
            <w:lang w:eastAsia="en-US"/>
          </w:rPr>
          <w:t>Declar</w:t>
        </w:r>
      </w:ins>
      <w:ins w:id="10732" w:author="Rev 4 Allen Wirfs-Brock" w:date="2011-10-20T09:27:00Z">
        <w:r w:rsidRPr="00E77497">
          <w:rPr>
            <w:rFonts w:ascii="Helvetica" w:hAnsi="Helvetica"/>
            <w:b/>
            <w:lang w:eastAsia="en-US"/>
          </w:rPr>
          <w:t>ations</w:t>
        </w:r>
      </w:ins>
    </w:p>
    <w:p w14:paraId="0EE1ADC6" w14:textId="77777777" w:rsidR="0052272C" w:rsidRPr="00E77497" w:rsidRDefault="0052272C" w:rsidP="0052272C">
      <w:pPr>
        <w:rPr>
          <w:ins w:id="10733" w:author="Rev 4 Allen Wirfs-Brock" w:date="2011-10-20T09:26:00Z"/>
        </w:rPr>
      </w:pPr>
      <w:ins w:id="10734" w:author="Rev 4 Allen Wirfs-Brock" w:date="2011-10-20T09:2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02D43C88" w14:textId="77777777" w:rsidR="0052272C" w:rsidRPr="00E77497" w:rsidRDefault="0052272C" w:rsidP="007B6658">
      <w:pPr>
        <w:pStyle w:val="Alg4"/>
        <w:numPr>
          <w:ilvl w:val="0"/>
          <w:numId w:val="526"/>
        </w:numPr>
        <w:spacing w:after="220"/>
        <w:contextualSpacing/>
        <w:rPr>
          <w:ins w:id="10735" w:author="Rev 4 Allen Wirfs-Brock" w:date="2011-10-20T09:26:00Z"/>
        </w:rPr>
      </w:pPr>
      <w:ins w:id="10736" w:author="Rev 4 Allen Wirfs-Brock" w:date="2011-10-20T09:26:00Z">
        <w:r w:rsidRPr="00E77497">
          <w:t xml:space="preserve">Return the LexicalDeclarations of </w:t>
        </w:r>
        <w:r w:rsidRPr="00E77497">
          <w:rPr>
            <w:i/>
          </w:rPr>
          <w:t>StatementListItem</w:t>
        </w:r>
        <w:r w:rsidRPr="00E77497">
          <w:t>.</w:t>
        </w:r>
      </w:ins>
    </w:p>
    <w:p w14:paraId="2322D858" w14:textId="77777777" w:rsidR="00D440FA" w:rsidRPr="00E77497" w:rsidRDefault="00D440FA" w:rsidP="00D440FA">
      <w:pPr>
        <w:rPr>
          <w:ins w:id="10737" w:author="Rev 4 Allen Wirfs-Brock" w:date="2011-10-20T09:32:00Z"/>
        </w:rPr>
      </w:pPr>
      <w:ins w:id="10738" w:author="Rev 4 Allen Wirfs-Brock" w:date="2011-10-20T09:32: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0AD25E86" w14:textId="77777777" w:rsidR="00D440FA" w:rsidRPr="00E77497" w:rsidRDefault="00D440FA" w:rsidP="007B6658">
      <w:pPr>
        <w:pStyle w:val="Alg4"/>
        <w:numPr>
          <w:ilvl w:val="0"/>
          <w:numId w:val="527"/>
        </w:numPr>
        <w:spacing w:after="220"/>
        <w:contextualSpacing/>
        <w:rPr>
          <w:ins w:id="10739" w:author="Rev 4 Allen Wirfs-Brock" w:date="2011-10-20T09:32:00Z"/>
        </w:rPr>
      </w:pPr>
      <w:ins w:id="10740" w:author="Rev 4 Allen Wirfs-Brock" w:date="2011-10-20T09:32:00Z">
        <w:r w:rsidRPr="00E77497">
          <w:t xml:space="preserve">Let </w:t>
        </w:r>
        <w:r w:rsidRPr="00E77497">
          <w:rPr>
            <w:i/>
          </w:rPr>
          <w:t xml:space="preserve">declarations </w:t>
        </w:r>
        <w:r w:rsidRPr="00E77497">
          <w:t xml:space="preserve">be LexicalDeclarations of </w:t>
        </w:r>
        <w:r w:rsidRPr="00E77497">
          <w:rPr>
            <w:i/>
          </w:rPr>
          <w:t>StatementList</w:t>
        </w:r>
        <w:r w:rsidRPr="00E77497">
          <w:t>.</w:t>
        </w:r>
      </w:ins>
    </w:p>
    <w:p w14:paraId="4380E7C9" w14:textId="77777777" w:rsidR="00D440FA" w:rsidRPr="00E77497" w:rsidRDefault="00D440FA" w:rsidP="007B6658">
      <w:pPr>
        <w:pStyle w:val="Alg4"/>
        <w:numPr>
          <w:ilvl w:val="0"/>
          <w:numId w:val="527"/>
        </w:numPr>
        <w:spacing w:after="220"/>
        <w:contextualSpacing/>
        <w:rPr>
          <w:ins w:id="10741" w:author="Rev 4 Allen Wirfs-Brock" w:date="2011-10-20T09:32:00Z"/>
          <w:rStyle w:val="bnf"/>
          <w:i w:val="0"/>
        </w:rPr>
      </w:pPr>
      <w:ins w:id="10742" w:author="Rev 4 Allen Wirfs-Brock" w:date="2011-10-20T09:32:00Z">
        <w:r w:rsidRPr="00E77497">
          <w:t xml:space="preserve">Append to </w:t>
        </w:r>
        <w:r w:rsidRPr="00E77497">
          <w:rPr>
            <w:i/>
          </w:rPr>
          <w:t>names</w:t>
        </w:r>
        <w:r w:rsidRPr="00E77497">
          <w:t xml:space="preserve"> the elements of the LexicalDeclarations of </w:t>
        </w:r>
        <w:r w:rsidRPr="00E77497">
          <w:rPr>
            <w:i/>
          </w:rPr>
          <w:t>StatementListItem</w:t>
        </w:r>
        <w:r w:rsidRPr="00E77497">
          <w:rPr>
            <w:rStyle w:val="bnf"/>
          </w:rPr>
          <w:t>.</w:t>
        </w:r>
      </w:ins>
    </w:p>
    <w:p w14:paraId="4348F132" w14:textId="77777777" w:rsidR="00D440FA" w:rsidRPr="00E77497" w:rsidRDefault="00D440FA" w:rsidP="007B6658">
      <w:pPr>
        <w:pStyle w:val="Alg4"/>
        <w:numPr>
          <w:ilvl w:val="0"/>
          <w:numId w:val="527"/>
        </w:numPr>
        <w:spacing w:after="220"/>
        <w:contextualSpacing/>
        <w:rPr>
          <w:ins w:id="10743" w:author="Rev 4 Allen Wirfs-Brock" w:date="2011-10-20T09:32:00Z"/>
        </w:rPr>
      </w:pPr>
      <w:ins w:id="10744" w:author="Rev 4 Allen Wirfs-Brock" w:date="2011-10-20T09:32:00Z">
        <w:r w:rsidRPr="00E77497">
          <w:t xml:space="preserve">Return </w:t>
        </w:r>
        <w:r w:rsidRPr="00E77497">
          <w:rPr>
            <w:i/>
          </w:rPr>
          <w:t>declarations</w:t>
        </w:r>
        <w:r w:rsidRPr="00E77497">
          <w:t>.</w:t>
        </w:r>
      </w:ins>
    </w:p>
    <w:p w14:paraId="6059E992" w14:textId="77777777" w:rsidR="001731CD" w:rsidRPr="00E77497" w:rsidRDefault="001731CD" w:rsidP="001731CD">
      <w:pPr>
        <w:rPr>
          <w:ins w:id="10745" w:author="Rev 4 Allen Wirfs-Brock" w:date="2011-10-20T09:40:00Z"/>
        </w:rPr>
      </w:pPr>
      <w:ins w:id="10746"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74628125" w14:textId="77777777" w:rsidR="001731CD" w:rsidRPr="00E77497" w:rsidRDefault="001731CD" w:rsidP="007B6658">
      <w:pPr>
        <w:pStyle w:val="Alg4"/>
        <w:numPr>
          <w:ilvl w:val="0"/>
          <w:numId w:val="465"/>
        </w:numPr>
        <w:spacing w:after="220"/>
        <w:contextualSpacing/>
        <w:rPr>
          <w:ins w:id="10747" w:author="Rev 4 Allen Wirfs-Brock" w:date="2011-10-20T09:40:00Z"/>
        </w:rPr>
      </w:pPr>
      <w:ins w:id="10748" w:author="Rev 4 Allen Wirfs-Brock" w:date="2011-10-20T09:40:00Z">
        <w:r w:rsidRPr="00E77497">
          <w:t>Return a new empty List.</w:t>
        </w:r>
      </w:ins>
    </w:p>
    <w:p w14:paraId="020152FE" w14:textId="77777777" w:rsidR="006E14C7" w:rsidRPr="00E77497" w:rsidRDefault="006E14C7" w:rsidP="006E14C7">
      <w:pPr>
        <w:rPr>
          <w:ins w:id="10749" w:author="Rev 4 Allen Wirfs-Brock" w:date="2011-10-20T09:44:00Z"/>
        </w:rPr>
      </w:pPr>
      <w:ins w:id="10750" w:author="Rev 4 Allen Wirfs-Brock" w:date="2011-10-20T09:4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07D99924" w14:textId="77777777" w:rsidR="006E14C7" w:rsidRPr="00E77497" w:rsidRDefault="006E14C7" w:rsidP="007B6658">
      <w:pPr>
        <w:pStyle w:val="Alg4"/>
        <w:numPr>
          <w:ilvl w:val="0"/>
          <w:numId w:val="530"/>
        </w:numPr>
        <w:spacing w:after="220"/>
        <w:contextualSpacing/>
        <w:rPr>
          <w:ins w:id="10751" w:author="Rev 4 Allen Wirfs-Brock" w:date="2011-10-20T09:44:00Z"/>
        </w:rPr>
      </w:pPr>
      <w:ins w:id="10752" w:author="Rev 4 Allen Wirfs-Brock" w:date="2011-10-20T09:44:00Z">
        <w:r w:rsidRPr="00E77497">
          <w:t xml:space="preserve">Return return a new List containing </w:t>
        </w:r>
        <w:r w:rsidRPr="00E77497">
          <w:rPr>
            <w:i/>
          </w:rPr>
          <w:t>Declaration</w:t>
        </w:r>
        <w:r w:rsidRPr="00E77497">
          <w:t>.</w:t>
        </w:r>
      </w:ins>
    </w:p>
    <w:p w14:paraId="41D4BCC4" w14:textId="77777777" w:rsidR="00DD7BE8" w:rsidRPr="00E77497" w:rsidDel="006A380D" w:rsidRDefault="00DD7BE8" w:rsidP="00DD7BE8">
      <w:pPr>
        <w:rPr>
          <w:ins w:id="10753" w:author="Rev 3 Allen Wirfs-Brock" w:date="2011-09-09T13:19:00Z"/>
          <w:del w:id="10754" w:author="Rev 4 Allen Wirfs-Brock" w:date="2011-10-19T16:11:00Z"/>
        </w:rPr>
      </w:pPr>
      <w:ins w:id="10755" w:author="Rev 3 Allen Wirfs-Brock" w:date="2011-09-09T13:19:00Z">
        <w:del w:id="10756" w:author="Rev 4 Allen Wirfs-Brock" w:date="2011-10-19T16:11:00Z">
          <w:r w:rsidRPr="00E77497" w:rsidDel="006A380D">
            <w:delText xml:space="preserve">The VarDeclaredNames of the production  </w:delText>
          </w:r>
          <w:r w:rsidRPr="00E77497" w:rsidDel="006A380D">
            <w:rPr>
              <w:rFonts w:ascii="Times New Roman" w:hAnsi="Times New Roman"/>
              <w:i/>
            </w:rPr>
            <w:delText xml:space="preserve">BlockStatement </w:delText>
          </w:r>
          <w:r w:rsidRPr="00E77497" w:rsidDel="006A380D">
            <w:rPr>
              <w:b/>
            </w:rPr>
            <w:delText>:</w:delText>
          </w:r>
          <w:r w:rsidRPr="00E77497" w:rsidDel="006A380D">
            <w:rPr>
              <w:rFonts w:ascii="Times New Roman" w:hAnsi="Times New Roman"/>
              <w:i/>
            </w:rPr>
            <w:delText xml:space="preserve"> Block</w:delText>
          </w:r>
          <w:r w:rsidRPr="00E77497" w:rsidDel="006A380D">
            <w:delText xml:space="preserve"> is determined as follows:</w:delText>
          </w:r>
        </w:del>
      </w:ins>
    </w:p>
    <w:p w14:paraId="195A8F00" w14:textId="77777777" w:rsidR="00DD7BE8" w:rsidRPr="00E77497" w:rsidDel="006A380D" w:rsidRDefault="00DD7BE8" w:rsidP="006361CF">
      <w:pPr>
        <w:pStyle w:val="Alg4"/>
        <w:numPr>
          <w:ilvl w:val="0"/>
          <w:numId w:val="474"/>
        </w:numPr>
        <w:spacing w:after="220"/>
        <w:contextualSpacing/>
        <w:rPr>
          <w:ins w:id="10757" w:author="Rev 3 Allen Wirfs-Brock" w:date="2011-09-09T13:19:00Z"/>
          <w:del w:id="10758" w:author="Rev 4 Allen Wirfs-Brock" w:date="2011-10-19T16:11:00Z"/>
        </w:rPr>
        <w:pPrChange w:id="10759" w:author="Rev 4 Allen Wirfs-Brock" w:date="2011-11-07T12:16:00Z">
          <w:pPr>
            <w:pStyle w:val="Alg4"/>
            <w:numPr>
              <w:numId w:val="504"/>
            </w:numPr>
            <w:tabs>
              <w:tab w:val="num" w:pos="360"/>
            </w:tabs>
            <w:spacing w:after="220"/>
            <w:ind w:left="360" w:hanging="360"/>
            <w:contextualSpacing/>
          </w:pPr>
        </w:pPrChange>
      </w:pPr>
      <w:ins w:id="10760" w:author="Rev 3 Allen Wirfs-Brock" w:date="2011-09-09T13:19:00Z">
        <w:del w:id="10761" w:author="Rev 4 Allen Wirfs-Brock" w:date="2011-10-19T16:11:00Z">
          <w:r w:rsidRPr="00E77497" w:rsidDel="006A380D">
            <w:delText xml:space="preserve">Return the VarDeclaredNames of </w:delText>
          </w:r>
          <w:r w:rsidRPr="00E77497" w:rsidDel="006A380D">
            <w:rPr>
              <w:i/>
            </w:rPr>
            <w:delText>Block</w:delText>
          </w:r>
          <w:r w:rsidRPr="00E77497" w:rsidDel="006A380D">
            <w:delText>.</w:delText>
          </w:r>
        </w:del>
      </w:ins>
    </w:p>
    <w:p w14:paraId="422CBB75" w14:textId="77777777" w:rsidR="00DD7BE8" w:rsidRPr="00E77497" w:rsidDel="00E37882" w:rsidRDefault="00DD7BE8" w:rsidP="00DD7BE8">
      <w:pPr>
        <w:rPr>
          <w:ins w:id="10762" w:author="Rev 3 Allen Wirfs-Brock" w:date="2011-09-09T13:20:00Z"/>
          <w:del w:id="10763" w:author="Rev 4 Allen Wirfs-Brock" w:date="2011-10-20T09:20:00Z"/>
        </w:rPr>
      </w:pPr>
      <w:ins w:id="10764" w:author="Rev 3 Allen Wirfs-Brock" w:date="2011-09-09T13:20:00Z">
        <w:del w:id="10765" w:author="Rev 4 Allen Wirfs-Brock" w:date="2011-10-20T09:20:00Z">
          <w:r w:rsidRPr="00E77497" w:rsidDel="00E37882">
            <w:delText xml:space="preserve">The production </w:delText>
          </w:r>
        </w:del>
      </w:ins>
      <w:ins w:id="10766" w:author="Rev 3 Allen Wirfs-Brock" w:date="2011-09-09T13:21:00Z">
        <w:del w:id="10767" w:author="Rev 4 Allen Wirfs-Brock" w:date="2011-10-20T09:20:00Z">
          <w:r w:rsidRPr="00E77497" w:rsidDel="00E37882">
            <w:rPr>
              <w:rFonts w:ascii="Times New Roman" w:hAnsi="Times New Roman"/>
              <w:i/>
            </w:rPr>
            <w:delText xml:space="preserve">BlockStatement </w:delText>
          </w:r>
          <w:r w:rsidRPr="00E77497" w:rsidDel="00E37882">
            <w:rPr>
              <w:b/>
            </w:rPr>
            <w:delText>:</w:delText>
          </w:r>
          <w:r w:rsidRPr="00E77497" w:rsidDel="00E37882">
            <w:rPr>
              <w:rFonts w:ascii="Times New Roman" w:hAnsi="Times New Roman"/>
              <w:i/>
            </w:rPr>
            <w:delText xml:space="preserve"> Block</w:delText>
          </w:r>
          <w:r w:rsidRPr="00E77497" w:rsidDel="00E37882">
            <w:delText xml:space="preserve"> </w:delText>
          </w:r>
        </w:del>
      </w:ins>
      <w:ins w:id="10768" w:author="Rev 3 Allen Wirfs-Brock" w:date="2011-09-09T13:20:00Z">
        <w:del w:id="10769" w:author="Rev 4 Allen Wirfs-Brock" w:date="2011-10-20T09:20:00Z">
          <w:r w:rsidRPr="00E77497" w:rsidDel="00E37882">
            <w:delText>is evaluated as follows:</w:delText>
          </w:r>
        </w:del>
      </w:ins>
    </w:p>
    <w:p w14:paraId="492043C8" w14:textId="77777777" w:rsidR="00DD7BE8" w:rsidRPr="00E77497" w:rsidDel="00E37882" w:rsidRDefault="00DD7BE8" w:rsidP="006361CF">
      <w:pPr>
        <w:pStyle w:val="Alg2"/>
        <w:numPr>
          <w:ilvl w:val="0"/>
          <w:numId w:val="516"/>
        </w:numPr>
        <w:spacing w:after="220"/>
        <w:rPr>
          <w:ins w:id="10770" w:author="Rev 3 Allen Wirfs-Brock" w:date="2011-09-09T13:20:00Z"/>
          <w:del w:id="10771" w:author="Rev 4 Allen Wirfs-Brock" w:date="2011-10-20T09:20:00Z"/>
        </w:rPr>
        <w:pPrChange w:id="10772" w:author="Rev 4 Allen Wirfs-Brock" w:date="2011-11-07T12:16:00Z">
          <w:pPr>
            <w:pStyle w:val="Alg2"/>
            <w:numPr>
              <w:numId w:val="547"/>
            </w:numPr>
            <w:tabs>
              <w:tab w:val="num" w:pos="360"/>
            </w:tabs>
            <w:spacing w:after="220"/>
            <w:ind w:left="360" w:hanging="360"/>
          </w:pPr>
        </w:pPrChange>
      </w:pPr>
      <w:ins w:id="10773" w:author="Rev 3 Allen Wirfs-Brock" w:date="2011-09-09T13:20:00Z">
        <w:del w:id="10774" w:author="Rev 4 Allen Wirfs-Brock" w:date="2011-10-20T09:20:00Z">
          <w:r w:rsidRPr="00E77497" w:rsidDel="00E37882">
            <w:delText xml:space="preserve">Return the result of evaluating </w:delText>
          </w:r>
        </w:del>
      </w:ins>
      <w:ins w:id="10775" w:author="Rev 3 Allen Wirfs-Brock" w:date="2011-09-09T13:21:00Z">
        <w:del w:id="10776" w:author="Rev 4 Allen Wirfs-Brock" w:date="2011-10-20T09:20:00Z">
          <w:r w:rsidRPr="00E77497" w:rsidDel="00E37882">
            <w:rPr>
              <w:i/>
            </w:rPr>
            <w:delText>Block</w:delText>
          </w:r>
        </w:del>
      </w:ins>
      <w:ins w:id="10777" w:author="Rev 3 Allen Wirfs-Brock" w:date="2011-09-09T13:20:00Z">
        <w:del w:id="10778" w:author="Rev 4 Allen Wirfs-Brock" w:date="2011-10-20T09:20:00Z">
          <w:r w:rsidRPr="00E77497" w:rsidDel="00E37882">
            <w:delText>.</w:delText>
          </w:r>
        </w:del>
      </w:ins>
    </w:p>
    <w:p w14:paraId="75D5260C" w14:textId="77777777" w:rsidR="00DD7BE8" w:rsidRPr="00C7794D" w:rsidRDefault="00402C31" w:rsidP="002135E7">
      <w:pPr>
        <w:rPr>
          <w:ins w:id="10779" w:author="Rev 3 Allen Wirfs-Brock" w:date="2011-09-09T13:22:00Z"/>
          <w:rFonts w:ascii="Helvetica" w:hAnsi="Helvetica"/>
          <w:b/>
        </w:rPr>
      </w:pPr>
      <w:ins w:id="10780" w:author="Rev 4 Allen Wirfs-Brock" w:date="2011-10-19T16:12:00Z">
        <w:r w:rsidRPr="00E77497">
          <w:rPr>
            <w:rFonts w:ascii="Helvetica" w:hAnsi="Helvetica"/>
            <w:b/>
          </w:rPr>
          <w:t xml:space="preserve">Static Semantics:  </w:t>
        </w:r>
        <w:r w:rsidRPr="00E77497">
          <w:rPr>
            <w:rFonts w:ascii="Helvetica" w:hAnsi="Helvetica"/>
            <w:b/>
            <w:lang w:eastAsia="en-US"/>
          </w:rPr>
          <w:t>LexicallyDeclaredNames</w:t>
        </w:r>
      </w:ins>
    </w:p>
    <w:p w14:paraId="0D2184C3" w14:textId="77777777" w:rsidR="00FF1DF7" w:rsidRPr="00E77497" w:rsidRDefault="00FF1DF7" w:rsidP="00FF1DF7">
      <w:pPr>
        <w:rPr>
          <w:ins w:id="10781" w:author="Rev 3 Allen Wirfs-Brock" w:date="2011-09-09T15:47:00Z"/>
        </w:rPr>
      </w:pPr>
      <w:ins w:id="10782" w:author="Rev 3 Allen Wirfs-Brock" w:date="2011-09-09T15:47:00Z">
        <w:del w:id="10783" w:author="Rev 4 Allen Wirfs-Brock" w:date="2011-10-19T16:13:00Z">
          <w:r w:rsidRPr="004D1BD1" w:rsidDel="00402C31">
            <w:delText xml:space="preserve">The </w:delText>
          </w:r>
        </w:del>
      </w:ins>
      <w:ins w:id="10784" w:author="Rev 3 Allen Wirfs-Brock" w:date="2011-09-09T15:48:00Z">
        <w:del w:id="10785" w:author="Rev 4 Allen Wirfs-Brock" w:date="2011-10-19T16:13:00Z">
          <w:r w:rsidRPr="003B4312" w:rsidDel="00402C31">
            <w:delText>Lex</w:delText>
          </w:r>
          <w:r w:rsidRPr="006B6D0A" w:rsidDel="00402C31">
            <w:delText xml:space="preserve">icallyDeclaredNames </w:delText>
          </w:r>
        </w:del>
      </w:ins>
      <w:ins w:id="10786" w:author="Rev 3 Allen Wirfs-Brock" w:date="2011-09-09T15:47:00Z">
        <w:del w:id="10787" w:author="Rev 4 Allen Wirfs-Brock" w:date="2011-10-19T16:13:00Z">
          <w:r w:rsidRPr="006B6D0A" w:rsidDel="00402C31">
            <w:delText xml:space="preserve">of the production  </w:delText>
          </w:r>
        </w:del>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del w:id="10788" w:author="Rev 4 Allen Wirfs-Brock" w:date="2011-10-19T16:13:00Z">
          <w:r w:rsidRPr="00E77497" w:rsidDel="00402C31">
            <w:delText>is determined as follows:</w:delText>
          </w:r>
        </w:del>
      </w:ins>
    </w:p>
    <w:p w14:paraId="59EEDD9E" w14:textId="77777777" w:rsidR="00FF1DF7" w:rsidRPr="00E77497" w:rsidRDefault="00FF1DF7" w:rsidP="007B6658">
      <w:pPr>
        <w:pStyle w:val="Alg4"/>
        <w:numPr>
          <w:ilvl w:val="0"/>
          <w:numId w:val="473"/>
        </w:numPr>
        <w:spacing w:after="220"/>
        <w:contextualSpacing/>
        <w:rPr>
          <w:ins w:id="10789" w:author="Rev 3 Allen Wirfs-Brock" w:date="2011-09-09T15:47:00Z"/>
        </w:rPr>
      </w:pPr>
      <w:ins w:id="10790" w:author="Rev 3 Allen Wirfs-Brock" w:date="2011-09-09T15:47:00Z">
        <w:r w:rsidRPr="00E77497">
          <w:t>Return a new empty List.</w:t>
        </w:r>
      </w:ins>
    </w:p>
    <w:p w14:paraId="3BB8D9C1" w14:textId="77777777" w:rsidR="00050A0E" w:rsidRPr="00E77497" w:rsidRDefault="00050A0E" w:rsidP="00050A0E">
      <w:pPr>
        <w:rPr>
          <w:ins w:id="10791" w:author="Rev 4 Allen Wirfs-Brock" w:date="2011-10-19T16:15:00Z"/>
        </w:rPr>
      </w:pPr>
      <w:ins w:id="10792" w:author="Rev 4 Allen Wirfs-Brock" w:date="2011-10-19T16:15: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ins>
    </w:p>
    <w:p w14:paraId="3D869568" w14:textId="77777777" w:rsidR="00050A0E" w:rsidRPr="00E77497" w:rsidRDefault="00050A0E" w:rsidP="007B6658">
      <w:pPr>
        <w:pStyle w:val="Alg4"/>
        <w:numPr>
          <w:ilvl w:val="0"/>
          <w:numId w:val="446"/>
        </w:numPr>
        <w:spacing w:after="220"/>
        <w:contextualSpacing/>
        <w:rPr>
          <w:ins w:id="10793" w:author="Rev 4 Allen Wirfs-Brock" w:date="2011-10-19T16:15:00Z"/>
        </w:rPr>
      </w:pPr>
      <w:ins w:id="10794" w:author="Rev 4 Allen Wirfs-Brock" w:date="2011-10-19T16:15:00Z">
        <w:r w:rsidRPr="00E77497">
          <w:t xml:space="preserve">Return the LexicallyDeclaredNames of </w:t>
        </w:r>
        <w:r w:rsidRPr="00E77497">
          <w:rPr>
            <w:i/>
          </w:rPr>
          <w:t>StatementList</w:t>
        </w:r>
        <w:del w:id="10795" w:author="Rev 6 Allen Wirfs-Brock" w:date="2012-01-31T13:48:00Z">
          <w:r w:rsidRPr="00E77497" w:rsidDel="00940B2C">
            <w:rPr>
              <w:i/>
            </w:rPr>
            <w:delText>Item</w:delText>
          </w:r>
        </w:del>
        <w:r w:rsidRPr="00E77497">
          <w:t>.</w:t>
        </w:r>
      </w:ins>
    </w:p>
    <w:p w14:paraId="6F1E9DE1" w14:textId="77777777" w:rsidR="00C42165" w:rsidRPr="00E77497" w:rsidRDefault="00C42165" w:rsidP="00C42165">
      <w:pPr>
        <w:rPr>
          <w:ins w:id="10796" w:author="Rev 4 Allen Wirfs-Brock" w:date="2011-10-20T09:19:00Z"/>
        </w:rPr>
      </w:pPr>
      <w:ins w:id="10797" w:author="Rev 4 Allen Wirfs-Brock" w:date="2011-10-20T09:19: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049BBE8C" w14:textId="77777777" w:rsidR="00C42165" w:rsidRPr="00E77497" w:rsidRDefault="00C42165" w:rsidP="007B6658">
      <w:pPr>
        <w:pStyle w:val="Alg4"/>
        <w:numPr>
          <w:ilvl w:val="0"/>
          <w:numId w:val="498"/>
        </w:numPr>
        <w:spacing w:after="220"/>
        <w:contextualSpacing/>
        <w:rPr>
          <w:ins w:id="10798" w:author="Rev 4 Allen Wirfs-Brock" w:date="2011-10-20T09:19:00Z"/>
        </w:rPr>
      </w:pPr>
      <w:ins w:id="10799" w:author="Rev 4 Allen Wirfs-Brock" w:date="2011-10-20T09:19:00Z">
        <w:r w:rsidRPr="00E77497">
          <w:t xml:space="preserve">Return the LexicallyDeclaredNames of </w:t>
        </w:r>
        <w:r w:rsidRPr="00E77497">
          <w:rPr>
            <w:i/>
          </w:rPr>
          <w:t>StatementListItem</w:t>
        </w:r>
        <w:r w:rsidRPr="00E77497">
          <w:t>.</w:t>
        </w:r>
      </w:ins>
    </w:p>
    <w:p w14:paraId="65E9B36F" w14:textId="77777777" w:rsidR="00CE663B" w:rsidRPr="00E77497" w:rsidRDefault="00CE663B" w:rsidP="00CE663B">
      <w:pPr>
        <w:rPr>
          <w:ins w:id="10800" w:author="Rev 4 Allen Wirfs-Brock" w:date="2011-10-20T09:36:00Z"/>
        </w:rPr>
      </w:pPr>
      <w:ins w:id="10801" w:author="Rev 4 Allen Wirfs-Brock" w:date="2011-10-20T09: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51959A77" w14:textId="77777777" w:rsidR="00CE663B" w:rsidRPr="00E77497" w:rsidRDefault="00CE663B" w:rsidP="007B6658">
      <w:pPr>
        <w:pStyle w:val="Alg4"/>
        <w:numPr>
          <w:ilvl w:val="0"/>
          <w:numId w:val="463"/>
        </w:numPr>
        <w:spacing w:after="220"/>
        <w:contextualSpacing/>
        <w:rPr>
          <w:ins w:id="10802" w:author="Rev 4 Allen Wirfs-Brock" w:date="2011-10-20T09:36:00Z"/>
        </w:rPr>
      </w:pPr>
      <w:ins w:id="10803" w:author="Rev 4 Allen Wirfs-Brock" w:date="2011-10-20T09:36:00Z">
        <w:r w:rsidRPr="00E77497">
          <w:t xml:space="preserve">Let </w:t>
        </w:r>
        <w:r w:rsidRPr="00E77497">
          <w:rPr>
            <w:i/>
          </w:rPr>
          <w:t xml:space="preserve">names </w:t>
        </w:r>
        <w:r w:rsidRPr="00E77497">
          <w:t xml:space="preserve">be LexicallyDeclaredNames of </w:t>
        </w:r>
        <w:r w:rsidRPr="00E77497">
          <w:rPr>
            <w:i/>
          </w:rPr>
          <w:t>StatementList</w:t>
        </w:r>
        <w:r w:rsidRPr="00E77497">
          <w:t>.</w:t>
        </w:r>
      </w:ins>
    </w:p>
    <w:p w14:paraId="7353ABB5" w14:textId="77777777" w:rsidR="00CE663B" w:rsidRPr="00E77497" w:rsidRDefault="00CE663B" w:rsidP="007B6658">
      <w:pPr>
        <w:pStyle w:val="Alg4"/>
        <w:numPr>
          <w:ilvl w:val="0"/>
          <w:numId w:val="463"/>
        </w:numPr>
        <w:spacing w:after="220"/>
        <w:contextualSpacing/>
        <w:rPr>
          <w:ins w:id="10804" w:author="Rev 4 Allen Wirfs-Brock" w:date="2011-10-20T09:36:00Z"/>
          <w:rStyle w:val="bnf"/>
          <w:i w:val="0"/>
        </w:rPr>
      </w:pPr>
      <w:ins w:id="10805" w:author="Rev 4 Allen Wirfs-Brock" w:date="2011-10-20T09:36:00Z">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ins>
    </w:p>
    <w:p w14:paraId="6BEF2ED8" w14:textId="77777777" w:rsidR="00CE663B" w:rsidRPr="00E77497" w:rsidRDefault="00CE663B" w:rsidP="007B6658">
      <w:pPr>
        <w:pStyle w:val="Alg4"/>
        <w:numPr>
          <w:ilvl w:val="0"/>
          <w:numId w:val="463"/>
        </w:numPr>
        <w:spacing w:after="220"/>
        <w:contextualSpacing/>
        <w:rPr>
          <w:ins w:id="10806" w:author="Rev 4 Allen Wirfs-Brock" w:date="2011-10-20T09:36:00Z"/>
        </w:rPr>
      </w:pPr>
      <w:ins w:id="10807" w:author="Rev 4 Allen Wirfs-Brock" w:date="2011-10-20T09:36:00Z">
        <w:r w:rsidRPr="00E77497">
          <w:t xml:space="preserve">Return </w:t>
        </w:r>
        <w:r w:rsidRPr="00E77497">
          <w:rPr>
            <w:rStyle w:val="bnf"/>
          </w:rPr>
          <w:t>names</w:t>
        </w:r>
        <w:r w:rsidRPr="00E77497">
          <w:t>.</w:t>
        </w:r>
      </w:ins>
    </w:p>
    <w:p w14:paraId="51E50A7B" w14:textId="77777777" w:rsidR="001731CD" w:rsidRPr="00E77497" w:rsidRDefault="001731CD" w:rsidP="001731CD">
      <w:pPr>
        <w:rPr>
          <w:ins w:id="10808" w:author="Rev 4 Allen Wirfs-Brock" w:date="2011-10-20T09:40:00Z"/>
        </w:rPr>
      </w:pPr>
      <w:ins w:id="10809"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5ACFEDD1" w14:textId="77777777" w:rsidR="001731CD" w:rsidRPr="00E77497" w:rsidRDefault="001731CD" w:rsidP="007B6658">
      <w:pPr>
        <w:pStyle w:val="Alg4"/>
        <w:numPr>
          <w:ilvl w:val="0"/>
          <w:numId w:val="598"/>
        </w:numPr>
        <w:spacing w:after="220"/>
        <w:contextualSpacing/>
        <w:rPr>
          <w:ins w:id="10810" w:author="Rev 4 Allen Wirfs-Brock" w:date="2011-10-20T09:40:00Z"/>
        </w:rPr>
      </w:pPr>
      <w:ins w:id="10811" w:author="Rev 4 Allen Wirfs-Brock" w:date="2011-10-20T09:40:00Z">
        <w:r w:rsidRPr="00E77497">
          <w:t>Return a new empty List.</w:t>
        </w:r>
      </w:ins>
    </w:p>
    <w:p w14:paraId="75E362A9" w14:textId="77777777" w:rsidR="003A2216" w:rsidRPr="00E77497" w:rsidRDefault="003A2216" w:rsidP="003A2216">
      <w:pPr>
        <w:rPr>
          <w:ins w:id="10812" w:author="Rev 4 Allen Wirfs-Brock" w:date="2011-10-20T09:43:00Z"/>
        </w:rPr>
      </w:pPr>
      <w:ins w:id="10813" w:author="Rev 4 Allen Wirfs-Brock" w:date="2011-10-20T09:43: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F4CD146" w14:textId="77777777" w:rsidR="003A2216" w:rsidRPr="00E77497" w:rsidRDefault="003A2216" w:rsidP="007B6658">
      <w:pPr>
        <w:pStyle w:val="Alg4"/>
        <w:numPr>
          <w:ilvl w:val="0"/>
          <w:numId w:val="468"/>
        </w:numPr>
        <w:spacing w:after="220"/>
        <w:contextualSpacing/>
        <w:rPr>
          <w:ins w:id="10814" w:author="Rev 4 Allen Wirfs-Brock" w:date="2011-10-20T09:43:00Z"/>
        </w:rPr>
      </w:pPr>
      <w:ins w:id="10815" w:author="Rev 4 Allen Wirfs-Brock" w:date="2011-10-20T09:43:00Z">
        <w:r w:rsidRPr="00E77497">
          <w:t xml:space="preserve">Return the BoundNames of </w:t>
        </w:r>
        <w:r w:rsidRPr="00E77497">
          <w:rPr>
            <w:i/>
          </w:rPr>
          <w:t>Declaration</w:t>
        </w:r>
        <w:r w:rsidRPr="00E77497">
          <w:t>.</w:t>
        </w:r>
      </w:ins>
    </w:p>
    <w:p w14:paraId="31054937" w14:textId="77777777" w:rsidR="00210077" w:rsidRPr="00E77497" w:rsidRDefault="00210077" w:rsidP="00210077">
      <w:pPr>
        <w:rPr>
          <w:ins w:id="10816" w:author="Rev 4 Allen Wirfs-Brock" w:date="2011-10-19T15:52:00Z"/>
          <w:rFonts w:ascii="Helvetica" w:hAnsi="Helvetica"/>
          <w:b/>
        </w:rPr>
      </w:pPr>
      <w:ins w:id="10817" w:author="Rev 4 Allen Wirfs-Brock" w:date="2011-10-19T15:52:00Z">
        <w:r w:rsidRPr="00E77497">
          <w:rPr>
            <w:rFonts w:ascii="Helvetica" w:hAnsi="Helvetica"/>
            <w:b/>
          </w:rPr>
          <w:t xml:space="preserve">Static Semantics:  </w:t>
        </w:r>
        <w:r w:rsidRPr="00E77497">
          <w:rPr>
            <w:rFonts w:ascii="Helvetica" w:hAnsi="Helvetica"/>
            <w:b/>
            <w:lang w:eastAsia="en-US"/>
          </w:rPr>
          <w:t>VarDeclaredNames</w:t>
        </w:r>
      </w:ins>
    </w:p>
    <w:p w14:paraId="32D69434" w14:textId="77777777" w:rsidR="006A380D" w:rsidRPr="00E77497" w:rsidRDefault="006A380D" w:rsidP="006A380D">
      <w:pPr>
        <w:rPr>
          <w:ins w:id="10818" w:author="Rev 4 Allen Wirfs-Brock" w:date="2011-10-19T16:11:00Z"/>
        </w:rPr>
      </w:pPr>
      <w:ins w:id="10819" w:author="Rev 4 Allen Wirfs-Brock" w:date="2011-10-19T16:11:00Z">
        <w:r w:rsidRPr="00E77497">
          <w:rPr>
            <w:rFonts w:ascii="Times New Roman" w:hAnsi="Times New Roman"/>
            <w:i/>
          </w:rPr>
          <w:t xml:space="preserve">BlockStatement </w:t>
        </w:r>
        <w:r w:rsidRPr="00E77497">
          <w:rPr>
            <w:b/>
          </w:rPr>
          <w:t>:</w:t>
        </w:r>
        <w:r w:rsidRPr="00E77497">
          <w:rPr>
            <w:rFonts w:ascii="Times New Roman" w:hAnsi="Times New Roman"/>
            <w:i/>
          </w:rPr>
          <w:t xml:space="preserve"> Block</w:t>
        </w:r>
        <w:r w:rsidRPr="00E77497">
          <w:t xml:space="preserve"> </w:t>
        </w:r>
      </w:ins>
    </w:p>
    <w:p w14:paraId="6D0064D5" w14:textId="77777777" w:rsidR="006A380D" w:rsidRPr="00E77497" w:rsidRDefault="006A380D" w:rsidP="007B6658">
      <w:pPr>
        <w:pStyle w:val="Alg4"/>
        <w:numPr>
          <w:ilvl w:val="0"/>
          <w:numId w:val="474"/>
        </w:numPr>
        <w:spacing w:after="220"/>
        <w:contextualSpacing/>
        <w:rPr>
          <w:ins w:id="10820" w:author="Rev 4 Allen Wirfs-Brock" w:date="2011-10-19T16:11:00Z"/>
        </w:rPr>
      </w:pPr>
      <w:ins w:id="10821" w:author="Rev 4 Allen Wirfs-Brock" w:date="2011-10-19T16:11:00Z">
        <w:r w:rsidRPr="00E77497">
          <w:t xml:space="preserve">Return the VarDeclaredNames of </w:t>
        </w:r>
        <w:r w:rsidRPr="00E77497">
          <w:rPr>
            <w:i/>
          </w:rPr>
          <w:t>Block</w:t>
        </w:r>
        <w:r w:rsidRPr="00E77497">
          <w:t>.</w:t>
        </w:r>
      </w:ins>
    </w:p>
    <w:p w14:paraId="43292655" w14:textId="77777777" w:rsidR="002135E7" w:rsidRPr="00E77497" w:rsidRDefault="002135E7" w:rsidP="002135E7">
      <w:pPr>
        <w:rPr>
          <w:ins w:id="10822" w:author="Rev 3 Allen Wirfs-Brock" w:date="2011-09-02T10:41:00Z"/>
        </w:rPr>
      </w:pPr>
      <w:ins w:id="10823" w:author="Rev 3 Allen Wirfs-Brock" w:date="2011-09-02T10:41:00Z">
        <w:del w:id="10824" w:author="Rev 4 Allen Wirfs-Brock" w:date="2011-10-19T16:14:00Z">
          <w:r w:rsidRPr="00E77497" w:rsidDel="00402C31">
            <w:delText xml:space="preserve">The VarDeclaredNames of 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del w:id="10825" w:author="Rev 4 Allen Wirfs-Brock" w:date="2011-10-19T16:14:00Z">
          <w:r w:rsidRPr="00E77497" w:rsidDel="00402C31">
            <w:delText>is determined as follows:</w:delText>
          </w:r>
        </w:del>
      </w:ins>
    </w:p>
    <w:p w14:paraId="1CB05489" w14:textId="77777777" w:rsidR="002135E7" w:rsidRPr="00E77497" w:rsidRDefault="002135E7" w:rsidP="007B6658">
      <w:pPr>
        <w:pStyle w:val="Alg4"/>
        <w:numPr>
          <w:ilvl w:val="0"/>
          <w:numId w:val="568"/>
        </w:numPr>
        <w:spacing w:after="220"/>
        <w:contextualSpacing/>
        <w:rPr>
          <w:ins w:id="10826" w:author="Rev 3 Allen Wirfs-Brock" w:date="2011-09-02T10:41:00Z"/>
        </w:rPr>
      </w:pPr>
      <w:ins w:id="10827" w:author="Rev 3 Allen Wirfs-Brock" w:date="2011-09-02T10:41:00Z">
        <w:r w:rsidRPr="00E77497">
          <w:t xml:space="preserve">Return </w:t>
        </w:r>
      </w:ins>
      <w:ins w:id="10828" w:author="Rev 3 Allen Wirfs-Brock" w:date="2011-09-02T10:42:00Z">
        <w:r w:rsidRPr="00E77497">
          <w:t>a new empty List</w:t>
        </w:r>
      </w:ins>
      <w:ins w:id="10829" w:author="Rev 3 Allen Wirfs-Brock" w:date="2011-09-02T10:41:00Z">
        <w:r w:rsidRPr="00E77497">
          <w:t>.</w:t>
        </w:r>
      </w:ins>
    </w:p>
    <w:p w14:paraId="33A7D473" w14:textId="77777777" w:rsidR="000C7947" w:rsidRPr="00E77497" w:rsidRDefault="000C7947" w:rsidP="000C7947">
      <w:pPr>
        <w:rPr>
          <w:ins w:id="10830" w:author="Rev 4 Allen Wirfs-Brock" w:date="2011-10-20T09:29:00Z"/>
        </w:rPr>
      </w:pPr>
      <w:ins w:id="10831" w:author="Rev 4 Allen Wirfs-Brock" w:date="2011-10-20T09:29: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t xml:space="preserve"> </w:t>
        </w:r>
      </w:ins>
    </w:p>
    <w:p w14:paraId="488E20F6" w14:textId="77777777" w:rsidR="000C7947" w:rsidRPr="00E77497" w:rsidRDefault="000C7947" w:rsidP="007B6658">
      <w:pPr>
        <w:pStyle w:val="Alg4"/>
        <w:numPr>
          <w:ilvl w:val="0"/>
          <w:numId w:val="597"/>
        </w:numPr>
        <w:spacing w:after="220"/>
        <w:contextualSpacing/>
        <w:rPr>
          <w:ins w:id="10832" w:author="Rev 4 Allen Wirfs-Brock" w:date="2011-10-20T09:29:00Z"/>
        </w:rPr>
      </w:pPr>
      <w:ins w:id="10833" w:author="Rev 4 Allen Wirfs-Brock" w:date="2011-10-20T09:29:00Z">
        <w:r w:rsidRPr="00E77497">
          <w:t xml:space="preserve">Return the VarDeclaredNames of </w:t>
        </w:r>
        <w:r w:rsidRPr="00E77497">
          <w:rPr>
            <w:i/>
          </w:rPr>
          <w:t>StatementList</w:t>
        </w:r>
        <w:r w:rsidRPr="00E77497">
          <w:t>.</w:t>
        </w:r>
      </w:ins>
    </w:p>
    <w:p w14:paraId="0F934766" w14:textId="77777777" w:rsidR="00C42165" w:rsidRPr="00E77497" w:rsidRDefault="00C42165" w:rsidP="00C42165">
      <w:pPr>
        <w:rPr>
          <w:ins w:id="10834" w:author="Rev 4 Allen Wirfs-Brock" w:date="2011-10-20T09:20:00Z"/>
        </w:rPr>
      </w:pPr>
      <w:ins w:id="10835" w:author="Rev 4 Allen Wirfs-Brock" w:date="2011-10-20T09:20: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2026D937" w14:textId="77777777" w:rsidR="00C42165" w:rsidRPr="00E77497" w:rsidRDefault="00C42165" w:rsidP="007B6658">
      <w:pPr>
        <w:pStyle w:val="Alg4"/>
        <w:numPr>
          <w:ilvl w:val="0"/>
          <w:numId w:val="462"/>
        </w:numPr>
        <w:spacing w:after="220"/>
        <w:contextualSpacing/>
        <w:rPr>
          <w:ins w:id="10836" w:author="Rev 4 Allen Wirfs-Brock" w:date="2011-10-20T09:20:00Z"/>
        </w:rPr>
      </w:pPr>
      <w:ins w:id="10837" w:author="Rev 4 Allen Wirfs-Brock" w:date="2011-10-20T09:20:00Z">
        <w:r w:rsidRPr="00E77497">
          <w:t xml:space="preserve">Return the VarDeclaredNames of </w:t>
        </w:r>
        <w:r w:rsidRPr="00E77497">
          <w:rPr>
            <w:i/>
          </w:rPr>
          <w:t>StatementListItem</w:t>
        </w:r>
        <w:r w:rsidRPr="00E77497">
          <w:t>.</w:t>
        </w:r>
      </w:ins>
    </w:p>
    <w:p w14:paraId="0D67DF90" w14:textId="77777777" w:rsidR="00AB4ADD" w:rsidRPr="00E77497" w:rsidRDefault="00AB4ADD" w:rsidP="00AB4ADD">
      <w:pPr>
        <w:rPr>
          <w:ins w:id="10838" w:author="Rev 4 Allen Wirfs-Brock" w:date="2011-10-20T09:38:00Z"/>
        </w:rPr>
      </w:pPr>
      <w:ins w:id="10839" w:author="Rev 4 Allen Wirfs-Brock" w:date="2011-10-20T09:38: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64F83CDA" w14:textId="77777777" w:rsidR="00AB4ADD" w:rsidRPr="00E77497" w:rsidRDefault="00AB4ADD" w:rsidP="007B6658">
      <w:pPr>
        <w:pStyle w:val="Alg4"/>
        <w:numPr>
          <w:ilvl w:val="0"/>
          <w:numId w:val="464"/>
        </w:numPr>
        <w:spacing w:after="220"/>
        <w:contextualSpacing/>
        <w:rPr>
          <w:ins w:id="10840" w:author="Rev 4 Allen Wirfs-Brock" w:date="2011-10-20T09:38:00Z"/>
        </w:rPr>
      </w:pPr>
      <w:ins w:id="10841" w:author="Rev 4 Allen Wirfs-Brock" w:date="2011-10-20T09:38:00Z">
        <w:r w:rsidRPr="00E77497">
          <w:t xml:space="preserve">Let </w:t>
        </w:r>
        <w:r w:rsidRPr="00E77497">
          <w:rPr>
            <w:i/>
          </w:rPr>
          <w:t xml:space="preserve">names </w:t>
        </w:r>
        <w:r w:rsidRPr="00E77497">
          <w:t xml:space="preserve">be VarDeclaredNames of </w:t>
        </w:r>
        <w:r w:rsidRPr="00E77497">
          <w:rPr>
            <w:i/>
          </w:rPr>
          <w:t>StatementList</w:t>
        </w:r>
        <w:r w:rsidRPr="00E77497">
          <w:t>.</w:t>
        </w:r>
      </w:ins>
    </w:p>
    <w:p w14:paraId="2243511D" w14:textId="77777777" w:rsidR="00AB4ADD" w:rsidRPr="00E77497" w:rsidRDefault="00AB4ADD" w:rsidP="007B6658">
      <w:pPr>
        <w:pStyle w:val="Alg4"/>
        <w:numPr>
          <w:ilvl w:val="0"/>
          <w:numId w:val="464"/>
        </w:numPr>
        <w:spacing w:after="220"/>
        <w:contextualSpacing/>
        <w:rPr>
          <w:ins w:id="10842" w:author="Rev 4 Allen Wirfs-Brock" w:date="2011-10-20T09:38:00Z"/>
          <w:rStyle w:val="bnf"/>
          <w:i w:val="0"/>
        </w:rPr>
      </w:pPr>
      <w:ins w:id="10843" w:author="Rev 4 Allen Wirfs-Brock" w:date="2011-10-20T09:38:00Z">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ins>
    </w:p>
    <w:p w14:paraId="0B8B77D1" w14:textId="77777777" w:rsidR="00AB4ADD" w:rsidRPr="00E77497" w:rsidRDefault="00AB4ADD" w:rsidP="007B6658">
      <w:pPr>
        <w:pStyle w:val="Alg4"/>
        <w:numPr>
          <w:ilvl w:val="0"/>
          <w:numId w:val="464"/>
        </w:numPr>
        <w:spacing w:after="220"/>
        <w:contextualSpacing/>
        <w:rPr>
          <w:ins w:id="10844" w:author="Rev 4 Allen Wirfs-Brock" w:date="2011-10-20T09:38:00Z"/>
        </w:rPr>
      </w:pPr>
      <w:ins w:id="10845" w:author="Rev 4 Allen Wirfs-Brock" w:date="2011-10-20T09:38:00Z">
        <w:r w:rsidRPr="00E77497">
          <w:t xml:space="preserve">Return </w:t>
        </w:r>
        <w:r w:rsidRPr="00E77497">
          <w:rPr>
            <w:rStyle w:val="bnf"/>
          </w:rPr>
          <w:t>names</w:t>
        </w:r>
        <w:r w:rsidRPr="00E77497">
          <w:t>.</w:t>
        </w:r>
      </w:ins>
    </w:p>
    <w:p w14:paraId="00803BD6" w14:textId="77777777" w:rsidR="00F678F3" w:rsidRPr="00E77497" w:rsidRDefault="00F678F3" w:rsidP="00F678F3">
      <w:pPr>
        <w:rPr>
          <w:ins w:id="10846" w:author="Rev 4 Allen Wirfs-Brock" w:date="2011-10-20T09:41:00Z"/>
        </w:rPr>
      </w:pPr>
      <w:ins w:id="10847" w:author="Rev 4 Allen Wirfs-Brock" w:date="2011-10-20T09:41: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528428FA" w14:textId="77777777" w:rsidR="00F678F3" w:rsidRPr="00E77497" w:rsidRDefault="00F678F3" w:rsidP="007B6658">
      <w:pPr>
        <w:pStyle w:val="Alg4"/>
        <w:numPr>
          <w:ilvl w:val="0"/>
          <w:numId w:val="528"/>
        </w:numPr>
        <w:spacing w:after="220"/>
        <w:contextualSpacing/>
        <w:rPr>
          <w:ins w:id="10848" w:author="Rev 4 Allen Wirfs-Brock" w:date="2011-10-20T09:41:00Z"/>
        </w:rPr>
      </w:pPr>
      <w:ins w:id="10849" w:author="Rev 4 Allen Wirfs-Brock" w:date="2011-10-20T09:41:00Z">
        <w:r w:rsidRPr="00E77497">
          <w:t xml:space="preserve">Return the VarDeclaredNames of </w:t>
        </w:r>
        <w:r w:rsidRPr="00E77497">
          <w:rPr>
            <w:i/>
          </w:rPr>
          <w:t>Statement</w:t>
        </w:r>
        <w:r w:rsidRPr="00E77497">
          <w:t>.</w:t>
        </w:r>
      </w:ins>
    </w:p>
    <w:p w14:paraId="3324ED6B" w14:textId="77777777" w:rsidR="0028527D" w:rsidRPr="00E77497" w:rsidRDefault="0028527D" w:rsidP="0028527D">
      <w:pPr>
        <w:rPr>
          <w:ins w:id="10850" w:author="Rev 4 Allen Wirfs-Brock" w:date="2011-10-20T09:47:00Z"/>
        </w:rPr>
      </w:pPr>
      <w:ins w:id="10851" w:author="Rev 4 Allen Wirfs-Brock" w:date="2011-10-20T09:47: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AB4E4B5" w14:textId="77777777" w:rsidR="0028527D" w:rsidRPr="00E77497" w:rsidRDefault="0028527D" w:rsidP="007B6658">
      <w:pPr>
        <w:pStyle w:val="Alg4"/>
        <w:numPr>
          <w:ilvl w:val="0"/>
          <w:numId w:val="529"/>
        </w:numPr>
        <w:spacing w:after="220"/>
        <w:contextualSpacing/>
        <w:rPr>
          <w:ins w:id="10852" w:author="Rev 4 Allen Wirfs-Brock" w:date="2011-10-20T09:47:00Z"/>
        </w:rPr>
      </w:pPr>
      <w:ins w:id="10853" w:author="Rev 4 Allen Wirfs-Brock" w:date="2011-10-20T09:47:00Z">
        <w:r w:rsidRPr="00E77497">
          <w:t>Return a new empty List.</w:t>
        </w:r>
      </w:ins>
    </w:p>
    <w:p w14:paraId="78B6CE7D" w14:textId="77777777" w:rsidR="0052272C" w:rsidRPr="00E77497" w:rsidRDefault="0052272C" w:rsidP="0052272C">
      <w:pPr>
        <w:pStyle w:val="40"/>
        <w:numPr>
          <w:ilvl w:val="0"/>
          <w:numId w:val="0"/>
        </w:numPr>
        <w:rPr>
          <w:ins w:id="10854" w:author="Rev 4 Allen Wirfs-Brock" w:date="2011-10-20T09:23:00Z"/>
        </w:rPr>
      </w:pPr>
      <w:ins w:id="10855" w:author="Rev 4 Allen Wirfs-Brock" w:date="2011-10-20T09:23:00Z">
        <w:r w:rsidRPr="00E77497">
          <w:t>Runtime Semantics</w:t>
        </w:r>
      </w:ins>
    </w:p>
    <w:p w14:paraId="181C9057" w14:textId="77777777" w:rsidR="0052272C" w:rsidRPr="00E77497" w:rsidRDefault="0052272C" w:rsidP="0052272C">
      <w:pPr>
        <w:keepNext/>
        <w:rPr>
          <w:ins w:id="10856" w:author="Rev 4 Allen Wirfs-Brock" w:date="2011-10-20T09:23:00Z"/>
          <w:rFonts w:ascii="Helvetica" w:hAnsi="Helvetica"/>
          <w:b/>
        </w:rPr>
      </w:pPr>
      <w:ins w:id="10857" w:author="Rev 4 Allen Wirfs-Brock" w:date="2011-10-20T09:23:00Z">
        <w:r w:rsidRPr="00E77497">
          <w:rPr>
            <w:rFonts w:ascii="Helvetica" w:hAnsi="Helvetica"/>
            <w:b/>
          </w:rPr>
          <w:t xml:space="preserve">Runtime Semantics: </w:t>
        </w:r>
        <w:r w:rsidRPr="00E77497">
          <w:rPr>
            <w:rFonts w:ascii="Helvetica" w:hAnsi="Helvetica"/>
            <w:b/>
            <w:spacing w:val="6"/>
          </w:rPr>
          <w:t>Evaluation</w:t>
        </w:r>
      </w:ins>
    </w:p>
    <w:p w14:paraId="1ADA280F" w14:textId="77777777" w:rsidR="0052272C" w:rsidRPr="00E77497" w:rsidRDefault="0052272C" w:rsidP="0052272C">
      <w:pPr>
        <w:rPr>
          <w:ins w:id="10858" w:author="Rev 4 Allen Wirfs-Brock" w:date="2011-10-20T09:23:00Z"/>
        </w:rPr>
      </w:pPr>
      <w:ins w:id="10859" w:author="Rev 4 Allen Wirfs-Brock" w:date="2011-10-20T09:23:00Z">
        <w:r w:rsidRPr="00E77497">
          <w:rPr>
            <w:rFonts w:ascii="Times New Roman" w:hAnsi="Times New Roman"/>
            <w:i/>
          </w:rPr>
          <w:t xml:space="preserve">BlockStatement </w:t>
        </w:r>
        <w:r w:rsidRPr="00E77497">
          <w:rPr>
            <w:b/>
          </w:rPr>
          <w:t>:</w:t>
        </w:r>
        <w:r w:rsidRPr="00E77497">
          <w:rPr>
            <w:rFonts w:ascii="Times New Roman" w:hAnsi="Times New Roman"/>
            <w:i/>
          </w:rPr>
          <w:t xml:space="preserve"> Block</w:t>
        </w:r>
        <w:r w:rsidRPr="00E77497">
          <w:t xml:space="preserve"> </w:t>
        </w:r>
      </w:ins>
    </w:p>
    <w:p w14:paraId="3E3F81BE" w14:textId="77777777" w:rsidR="0052272C" w:rsidRPr="00E77497" w:rsidRDefault="0052272C" w:rsidP="007B6658">
      <w:pPr>
        <w:pStyle w:val="Alg2"/>
        <w:numPr>
          <w:ilvl w:val="0"/>
          <w:numId w:val="516"/>
        </w:numPr>
        <w:spacing w:after="220"/>
        <w:rPr>
          <w:ins w:id="10860" w:author="Rev 4 Allen Wirfs-Brock" w:date="2011-10-20T09:23:00Z"/>
        </w:rPr>
      </w:pPr>
      <w:ins w:id="10861" w:author="Rev 4 Allen Wirfs-Brock" w:date="2011-10-20T09:23:00Z">
        <w:r w:rsidRPr="00E77497">
          <w:t xml:space="preserve">Return the result of evaluating </w:t>
        </w:r>
        <w:r w:rsidRPr="00E77497">
          <w:rPr>
            <w:i/>
          </w:rPr>
          <w:t>Block</w:t>
        </w:r>
        <w:r w:rsidRPr="00E77497">
          <w:t>.</w:t>
        </w:r>
      </w:ins>
    </w:p>
    <w:p w14:paraId="25613C01" w14:textId="77777777" w:rsidR="004C02EF" w:rsidRPr="00E77497" w:rsidRDefault="004C02EF" w:rsidP="004C02EF">
      <w:del w:id="10862"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del w:id="10863" w:author="Rev 4 Allen Wirfs-Brock" w:date="2011-10-20T09:30:00Z">
        <w:r w:rsidRPr="00E77497" w:rsidDel="0039011B">
          <w:delText>is evaluated as follows:</w:delText>
        </w:r>
      </w:del>
    </w:p>
    <w:p w14:paraId="1E47AE02" w14:textId="77777777" w:rsidR="004C02EF" w:rsidRPr="00E77497" w:rsidRDefault="004C02EF" w:rsidP="007B6658">
      <w:pPr>
        <w:pStyle w:val="Alg2"/>
        <w:numPr>
          <w:ilvl w:val="0"/>
          <w:numId w:val="515"/>
        </w:numPr>
        <w:spacing w:after="220"/>
      </w:pPr>
      <w:r w:rsidRPr="00E77497">
        <w:t xml:space="preserve">Return </w:t>
      </w:r>
      <w:ins w:id="10864" w:author="Rev 6 Allen Wirfs-Brock" w:date="2012-02-26T09:25:00Z">
        <w:r w:rsidR="009D60F6">
          <w:t>NormalCompletion</w:t>
        </w:r>
      </w:ins>
      <w:r w:rsidRPr="00E77497">
        <w:t>(</w:t>
      </w:r>
      <w:del w:id="10865" w:author="Rev 6 Allen Wirfs-Brock" w:date="2012-02-26T09:25:00Z">
        <w:r w:rsidRPr="004712DB" w:rsidDel="009D60F6">
          <w:rPr>
            <w:rFonts w:ascii="Arial" w:hAnsi="Arial" w:cs="Arial"/>
          </w:rPr>
          <w:delText xml:space="preserve">normal, </w:delText>
        </w:r>
      </w:del>
      <w:r w:rsidRPr="004712DB">
        <w:rPr>
          <w:rFonts w:ascii="Arial" w:hAnsi="Arial" w:cs="Arial"/>
        </w:rPr>
        <w:t>empty</w:t>
      </w:r>
      <w:del w:id="10866" w:author="Rev 6 Allen Wirfs-Brock" w:date="2012-02-26T09:25:00Z">
        <w:r w:rsidRPr="00E77497" w:rsidDel="009D60F6">
          <w:delText xml:space="preserve">, </w:delText>
        </w:r>
        <w:r w:rsidRPr="00E77497" w:rsidDel="009D60F6">
          <w:rPr>
            <w:b/>
          </w:rPr>
          <w:delText>empty</w:delText>
        </w:r>
      </w:del>
      <w:r w:rsidRPr="00E77497">
        <w:t>).</w:t>
      </w:r>
    </w:p>
    <w:p w14:paraId="3EEB4CAE" w14:textId="77777777" w:rsidR="00201852" w:rsidRPr="00E77497" w:rsidDel="006A380D" w:rsidRDefault="00201852" w:rsidP="00201852">
      <w:pPr>
        <w:rPr>
          <w:ins w:id="10867" w:author="Rev 3 Allen Wirfs-Brock" w:date="2011-08-30T16:23:00Z"/>
          <w:del w:id="10868" w:author="Rev 4 Allen Wirfs-Brock" w:date="2011-10-19T16:10:00Z"/>
        </w:rPr>
      </w:pPr>
      <w:ins w:id="10869" w:author="Rev 3 Allen Wirfs-Brock" w:date="2011-08-30T16:23:00Z">
        <w:del w:id="10870" w:author="Rev 4 Allen Wirfs-Brock" w:date="2011-10-19T16:10:00Z">
          <w:r w:rsidRPr="00E77497" w:rsidDel="006A380D">
            <w:delText xml:space="preserve">The static semantics of the production </w:delText>
          </w:r>
          <w:r w:rsidRPr="00E77497" w:rsidDel="006A380D">
            <w:rPr>
              <w:rFonts w:ascii="Times New Roman" w:hAnsi="Times New Roman"/>
              <w:i/>
            </w:rPr>
            <w:delText xml:space="preserve">Block </w:delText>
          </w:r>
          <w:r w:rsidRPr="00E77497" w:rsidDel="006A380D">
            <w:rPr>
              <w:b/>
            </w:rPr>
            <w:delText>:</w:delText>
          </w:r>
          <w:r w:rsidRPr="00E77497" w:rsidDel="006A380D">
            <w:rPr>
              <w:rFonts w:ascii="Times New Roman" w:hAnsi="Times New Roman"/>
              <w:i/>
            </w:rPr>
            <w:delText xml:space="preserve"> </w:delText>
          </w:r>
          <w:r w:rsidRPr="00E77497" w:rsidDel="006A380D">
            <w:rPr>
              <w:rFonts w:ascii="Courier New" w:hAnsi="Courier New"/>
              <w:b/>
            </w:rPr>
            <w:delText>{</w:delText>
          </w:r>
          <w:r w:rsidRPr="00E77497" w:rsidDel="006A380D">
            <w:delText xml:space="preserve"> </w:delText>
          </w:r>
          <w:r w:rsidRPr="00E77497" w:rsidDel="006A380D">
            <w:rPr>
              <w:rFonts w:ascii="Times New Roman" w:hAnsi="Times New Roman"/>
              <w:i/>
            </w:rPr>
            <w:delText>StatementList</w:delText>
          </w:r>
          <w:r w:rsidRPr="00E77497" w:rsidDel="006A380D">
            <w:delText xml:space="preserve"> </w:delText>
          </w:r>
          <w:r w:rsidRPr="00E77497" w:rsidDel="006A380D">
            <w:rPr>
              <w:rFonts w:ascii="Courier New" w:hAnsi="Courier New"/>
              <w:b/>
            </w:rPr>
            <w:delText>}</w:delText>
          </w:r>
          <w:r w:rsidRPr="00E77497" w:rsidDel="006A380D">
            <w:rPr>
              <w:rStyle w:val="bnf"/>
            </w:rPr>
            <w:delText xml:space="preserve"> </w:delText>
          </w:r>
          <w:r w:rsidRPr="00E77497" w:rsidDel="006A380D">
            <w:delText xml:space="preserve"> are:</w:delText>
          </w:r>
        </w:del>
      </w:ins>
    </w:p>
    <w:p w14:paraId="63E993C3" w14:textId="77777777" w:rsidR="00201852" w:rsidRPr="00E77497" w:rsidDel="006A380D" w:rsidRDefault="00201852" w:rsidP="006361CF">
      <w:pPr>
        <w:numPr>
          <w:ilvl w:val="0"/>
          <w:numId w:val="403"/>
        </w:numPr>
        <w:spacing w:after="220"/>
        <w:contextualSpacing/>
        <w:rPr>
          <w:ins w:id="10871" w:author="Rev 3 Allen Wirfs-Brock" w:date="2011-08-30T16:23:00Z"/>
          <w:del w:id="10872" w:author="Rev 4 Allen Wirfs-Brock" w:date="2011-10-19T16:10:00Z"/>
        </w:rPr>
        <w:pPrChange w:id="10873" w:author="Rev 4 Allen Wirfs-Brock" w:date="2011-11-07T12:16:00Z">
          <w:pPr>
            <w:numPr>
              <w:numId w:val="411"/>
            </w:numPr>
            <w:tabs>
              <w:tab w:val="num" w:pos="360"/>
            </w:tabs>
            <w:spacing w:after="220"/>
            <w:ind w:left="360" w:hanging="360"/>
            <w:contextualSpacing/>
          </w:pPr>
        </w:pPrChange>
      </w:pPr>
      <w:ins w:id="10874" w:author="Rev 3 Allen Wirfs-Brock" w:date="2011-08-30T16:23:00Z">
        <w:del w:id="10875" w:author="Rev 4 Allen Wirfs-Brock" w:date="2011-10-19T16:10:00Z">
          <w:r w:rsidRPr="00E77497" w:rsidDel="006A380D">
            <w:delText xml:space="preserve">It is a Syntax Error if </w:delText>
          </w:r>
        </w:del>
      </w:ins>
      <w:ins w:id="10876" w:author="Rev 3 Allen Wirfs-Brock" w:date="2011-09-02T12:34:00Z">
        <w:del w:id="10877" w:author="Rev 4 Allen Wirfs-Brock" w:date="2011-10-19T16:10:00Z">
          <w:r w:rsidR="00530FB8" w:rsidRPr="00E77497" w:rsidDel="006A380D">
            <w:rPr>
              <w:rFonts w:ascii="Times New Roman" w:hAnsi="Times New Roman"/>
              <w:i/>
            </w:rPr>
            <w:delText>StatementList</w:delText>
          </w:r>
          <w:r w:rsidR="00530FB8" w:rsidRPr="00E77497" w:rsidDel="006A380D">
            <w:delText xml:space="preserve"> includes a </w:delText>
          </w:r>
          <w:r w:rsidR="00530FB8" w:rsidRPr="00E77497" w:rsidDel="006A380D">
            <w:rPr>
              <w:rFonts w:ascii="Times New Roman" w:hAnsi="Times New Roman"/>
              <w:i/>
            </w:rPr>
            <w:delText xml:space="preserve">StatementListItem </w:delText>
          </w:r>
          <w:r w:rsidR="00530FB8" w:rsidRPr="00E77497" w:rsidDel="006A380D">
            <w:rPr>
              <w:b/>
            </w:rPr>
            <w:delText>:</w:delText>
          </w:r>
          <w:r w:rsidR="00530FB8" w:rsidRPr="00E77497" w:rsidDel="006A380D">
            <w:rPr>
              <w:rFonts w:ascii="Times New Roman" w:hAnsi="Times New Roman"/>
              <w:i/>
            </w:rPr>
            <w:delText xml:space="preserve"> </w:delText>
          </w:r>
        </w:del>
      </w:ins>
      <w:ins w:id="10878" w:author="Rev 3 Allen Wirfs-Brock" w:date="2011-09-21T09:16:00Z">
        <w:del w:id="10879" w:author="Rev 4 Allen Wirfs-Brock" w:date="2011-10-19T16:10:00Z">
          <w:r w:rsidR="00DD6DD5" w:rsidRPr="00E77497" w:rsidDel="006A380D">
            <w:rPr>
              <w:rFonts w:ascii="Times New Roman" w:hAnsi="Times New Roman"/>
              <w:i/>
            </w:rPr>
            <w:delText xml:space="preserve">Declaration </w:delText>
          </w:r>
          <w:r w:rsidR="00DD6DD5" w:rsidRPr="00E77497" w:rsidDel="006A380D">
            <w:delText>production</w:delText>
          </w:r>
        </w:del>
      </w:ins>
      <w:ins w:id="10880" w:author="Rev 3 Allen Wirfs-Brock" w:date="2011-09-21T09:17:00Z">
        <w:del w:id="10881" w:author="Rev 4 Allen Wirfs-Brock" w:date="2011-10-19T16:10:00Z">
          <w:r w:rsidR="00DD6DD5" w:rsidRPr="00E77497" w:rsidDel="006A380D">
            <w:delText xml:space="preserve"> whose </w:delText>
          </w:r>
          <w:r w:rsidR="00DD6DD5" w:rsidRPr="00E77497" w:rsidDel="006A380D">
            <w:rPr>
              <w:rFonts w:ascii="Times New Roman" w:hAnsi="Times New Roman"/>
              <w:i/>
            </w:rPr>
            <w:delText>Declaration</w:delText>
          </w:r>
          <w:r w:rsidR="00DD6DD5" w:rsidRPr="00E77497" w:rsidDel="006A380D">
            <w:delText xml:space="preserve"> is a</w:delText>
          </w:r>
        </w:del>
      </w:ins>
      <w:ins w:id="10882" w:author="Rev 3 Allen Wirfs-Brock" w:date="2011-09-21T09:18:00Z">
        <w:del w:id="10883" w:author="Rev 4 Allen Wirfs-Brock" w:date="2011-10-19T16:10:00Z">
          <w:r w:rsidR="00DD6DD5" w:rsidRPr="00E77497" w:rsidDel="006A380D">
            <w:delText xml:space="preserve"> </w:delText>
          </w:r>
          <w:r w:rsidR="00DD6DD5" w:rsidRPr="00E77497" w:rsidDel="006A380D">
            <w:rPr>
              <w:rFonts w:ascii="Times New Roman" w:hAnsi="Times New Roman"/>
              <w:i/>
            </w:rPr>
            <w:delText xml:space="preserve">Declaration </w:delText>
          </w:r>
          <w:r w:rsidR="00DD6DD5" w:rsidRPr="00E77497" w:rsidDel="006A380D">
            <w:rPr>
              <w:b/>
            </w:rPr>
            <w:delText>:</w:delText>
          </w:r>
        </w:del>
      </w:ins>
      <w:ins w:id="10884" w:author="Rev 3 Allen Wirfs-Brock" w:date="2011-09-21T09:17:00Z">
        <w:del w:id="10885" w:author="Rev 4 Allen Wirfs-Brock" w:date="2011-10-19T16:10:00Z">
          <w:r w:rsidR="00DD6DD5" w:rsidRPr="00E77497" w:rsidDel="006A380D">
            <w:delText xml:space="preserve"> </w:delText>
          </w:r>
        </w:del>
      </w:ins>
      <w:ins w:id="10886" w:author="Rev 3 Allen Wirfs-Brock" w:date="2011-09-02T12:34:00Z">
        <w:del w:id="10887" w:author="Rev 4 Allen Wirfs-Brock" w:date="2011-10-19T16:10:00Z">
          <w:r w:rsidR="00530FB8" w:rsidRPr="00E77497" w:rsidDel="006A380D">
            <w:rPr>
              <w:rFonts w:ascii="Times New Roman" w:hAnsi="Times New Roman"/>
              <w:i/>
            </w:rPr>
            <w:delText>FunctionDeclaration</w:delText>
          </w:r>
          <w:r w:rsidR="00530FB8" w:rsidRPr="00E77497" w:rsidDel="006A380D">
            <w:delText xml:space="preserve"> </w:delText>
          </w:r>
        </w:del>
      </w:ins>
      <w:ins w:id="10888" w:author="Rev 3 Allen Wirfs-Brock" w:date="2011-09-02T12:35:00Z">
        <w:del w:id="10889" w:author="Rev 4 Allen Wirfs-Brock" w:date="2011-10-19T16:10:00Z">
          <w:r w:rsidR="00530FB8" w:rsidRPr="00E77497" w:rsidDel="006A380D">
            <w:delText xml:space="preserve">production  and </w:delText>
          </w:r>
        </w:del>
      </w:ins>
      <w:ins w:id="10890" w:author="Rev 3 Allen Wirfs-Brock" w:date="2011-08-30T16:23:00Z">
        <w:del w:id="10891" w:author="Rev 4 Allen Wirfs-Brock" w:date="2011-10-19T16:10:00Z">
          <w:r w:rsidRPr="00E77497" w:rsidDel="006A380D">
            <w:delText>th</w:delText>
          </w:r>
        </w:del>
      </w:ins>
      <w:ins w:id="10892" w:author="Rev 3 Allen Wirfs-Brock" w:date="2011-09-01T16:56:00Z">
        <w:del w:id="10893" w:author="Rev 4 Allen Wirfs-Brock" w:date="2011-10-19T16:10:00Z">
          <w:r w:rsidR="00495EA6" w:rsidRPr="00E77497" w:rsidDel="006A380D">
            <w:delText xml:space="preserve">e </w:delText>
          </w:r>
        </w:del>
      </w:ins>
      <w:ins w:id="10894" w:author="Rev 3 Allen Wirfs-Brock" w:date="2011-09-01T16:50:00Z">
        <w:del w:id="10895" w:author="Rev 4 Allen Wirfs-Brock" w:date="2011-10-19T16:10:00Z">
          <w:r w:rsidR="00495EA6" w:rsidRPr="00E77497" w:rsidDel="006A380D">
            <w:delText xml:space="preserve">source code matching this </w:delText>
          </w:r>
        </w:del>
      </w:ins>
      <w:ins w:id="10896" w:author="Rev 3 Allen Wirfs-Brock" w:date="2011-09-02T12:35:00Z">
        <w:del w:id="10897" w:author="Rev 4 Allen Wirfs-Brock" w:date="2011-10-19T16:10:00Z">
          <w:r w:rsidR="00530FB8" w:rsidRPr="00E77497" w:rsidDel="006A380D">
            <w:rPr>
              <w:rFonts w:ascii="Times New Roman" w:hAnsi="Times New Roman"/>
              <w:i/>
            </w:rPr>
            <w:delText xml:space="preserve">Block </w:delText>
          </w:r>
        </w:del>
      </w:ins>
      <w:ins w:id="10898" w:author="Rev 3 Allen Wirfs-Brock" w:date="2011-08-30T16:23:00Z">
        <w:del w:id="10899" w:author="Rev 4 Allen Wirfs-Brock" w:date="2011-10-19T16:10:00Z">
          <w:r w:rsidRPr="00E77497" w:rsidDel="006A380D">
            <w:delText>producti</w:delText>
          </w:r>
          <w:r w:rsidR="00530FB8" w:rsidRPr="00E77497" w:rsidDel="006A380D">
            <w:delText>on is not contained in extended code.</w:delText>
          </w:r>
        </w:del>
      </w:ins>
    </w:p>
    <w:p w14:paraId="12D696E7" w14:textId="77777777" w:rsidR="00495EA6" w:rsidRPr="00E77497" w:rsidDel="006A380D" w:rsidRDefault="00495EA6" w:rsidP="006361CF">
      <w:pPr>
        <w:numPr>
          <w:ilvl w:val="0"/>
          <w:numId w:val="403"/>
        </w:numPr>
        <w:spacing w:after="220"/>
        <w:contextualSpacing/>
        <w:rPr>
          <w:ins w:id="10900" w:author="Rev 3 Allen Wirfs-Brock" w:date="2011-09-01T16:59:00Z"/>
          <w:del w:id="10901" w:author="Rev 4 Allen Wirfs-Brock" w:date="2011-10-19T16:10:00Z"/>
        </w:rPr>
        <w:pPrChange w:id="10902" w:author="Rev 4 Allen Wirfs-Brock" w:date="2011-11-07T12:16:00Z">
          <w:pPr>
            <w:numPr>
              <w:numId w:val="411"/>
            </w:numPr>
            <w:tabs>
              <w:tab w:val="num" w:pos="360"/>
            </w:tabs>
            <w:spacing w:after="220"/>
            <w:ind w:left="360" w:hanging="360"/>
            <w:contextualSpacing/>
          </w:pPr>
        </w:pPrChange>
      </w:pPr>
      <w:ins w:id="10903" w:author="Rev 3 Allen Wirfs-Brock" w:date="2011-09-01T16:56:00Z">
        <w:del w:id="10904" w:author="Rev 4 Allen Wirfs-Brock" w:date="2011-10-19T16:10:00Z">
          <w:r w:rsidRPr="00E77497" w:rsidDel="006A380D">
            <w:delText>It is a Syntax Error if</w:delText>
          </w:r>
        </w:del>
      </w:ins>
      <w:ins w:id="10905" w:author="Rev 3 Allen Wirfs-Brock" w:date="2011-09-01T16:58:00Z">
        <w:del w:id="10906" w:author="Rev 4 Allen Wirfs-Brock" w:date="2011-10-19T16:10:00Z">
          <w:r w:rsidR="00F0398D" w:rsidRPr="00E77497" w:rsidDel="006A380D">
            <w:delText xml:space="preserve"> </w:delText>
          </w:r>
        </w:del>
      </w:ins>
      <w:ins w:id="10907" w:author="Rev 3 Allen Wirfs-Brock" w:date="2011-09-01T16:59:00Z">
        <w:del w:id="10908" w:author="Rev 4 Allen Wirfs-Brock" w:date="2011-10-19T16:10:00Z">
          <w:r w:rsidR="00F0398D" w:rsidRPr="00E77497" w:rsidDel="006A380D">
            <w:delText xml:space="preserve">the LexicallyDeclaredNames of </w:delText>
          </w:r>
        </w:del>
      </w:ins>
      <w:ins w:id="10909" w:author="Rev 3 Allen Wirfs-Brock" w:date="2011-09-01T17:00:00Z">
        <w:del w:id="10910" w:author="Rev 4 Allen Wirfs-Brock" w:date="2011-10-19T16:10:00Z">
          <w:r w:rsidR="00F0398D" w:rsidRPr="00E77497" w:rsidDel="006A380D">
            <w:rPr>
              <w:rFonts w:ascii="Times New Roman" w:hAnsi="Times New Roman"/>
              <w:i/>
            </w:rPr>
            <w:delText>StatementList</w:delText>
          </w:r>
        </w:del>
      </w:ins>
      <w:ins w:id="10911" w:author="Rev 3 Allen Wirfs-Brock" w:date="2011-09-01T16:59:00Z">
        <w:del w:id="10912" w:author="Rev 4 Allen Wirfs-Brock" w:date="2011-10-19T16:10:00Z">
          <w:r w:rsidR="00F0398D" w:rsidRPr="00E77497" w:rsidDel="006A380D">
            <w:delText xml:space="preserve"> contains any duplicate entires.</w:delText>
          </w:r>
        </w:del>
      </w:ins>
    </w:p>
    <w:p w14:paraId="4D67E772" w14:textId="77777777" w:rsidR="00F0398D" w:rsidRPr="00E77497" w:rsidDel="006A380D" w:rsidRDefault="00F0398D" w:rsidP="006361CF">
      <w:pPr>
        <w:numPr>
          <w:ilvl w:val="0"/>
          <w:numId w:val="403"/>
        </w:numPr>
        <w:spacing w:after="220"/>
        <w:rPr>
          <w:ins w:id="10913" w:author="Rev 3 Allen Wirfs-Brock" w:date="2011-08-30T16:23:00Z"/>
          <w:del w:id="10914" w:author="Rev 4 Allen Wirfs-Brock" w:date="2011-10-19T16:10:00Z"/>
        </w:rPr>
        <w:pPrChange w:id="10915" w:author="Rev 4 Allen Wirfs-Brock" w:date="2011-11-07T12:16:00Z">
          <w:pPr>
            <w:numPr>
              <w:numId w:val="411"/>
            </w:numPr>
            <w:tabs>
              <w:tab w:val="num" w:pos="360"/>
            </w:tabs>
            <w:spacing w:after="220"/>
            <w:ind w:left="360" w:hanging="360"/>
          </w:pPr>
        </w:pPrChange>
      </w:pPr>
      <w:ins w:id="10916" w:author="Rev 3 Allen Wirfs-Brock" w:date="2011-09-01T17:02:00Z">
        <w:del w:id="10917" w:author="Rev 4 Allen Wirfs-Brock" w:date="2011-10-19T16:10:00Z">
          <w:r w:rsidRPr="00E77497" w:rsidDel="006A380D">
            <w:delText xml:space="preserve">It is a Syntax Error if </w:delText>
          </w:r>
        </w:del>
      </w:ins>
      <w:ins w:id="10918" w:author="Rev 3 Allen Wirfs-Brock" w:date="2011-09-01T17:03:00Z">
        <w:del w:id="10919" w:author="Rev 4 Allen Wirfs-Brock" w:date="2011-10-19T16:10:00Z">
          <w:r w:rsidRPr="00E77497" w:rsidDel="006A380D">
            <w:delText xml:space="preserve">any element of </w:delText>
          </w:r>
        </w:del>
      </w:ins>
      <w:ins w:id="10920" w:author="Rev 3 Allen Wirfs-Brock" w:date="2011-09-01T17:02:00Z">
        <w:del w:id="10921" w:author="Rev 4 Allen Wirfs-Brock" w:date="2011-10-19T16:10:00Z">
          <w:r w:rsidRPr="00E77497" w:rsidDel="006A380D">
            <w:delText xml:space="preserve">the LexicallyDeclaredNames of </w:delText>
          </w:r>
          <w:r w:rsidRPr="00E77497" w:rsidDel="006A380D">
            <w:rPr>
              <w:rFonts w:ascii="Times New Roman" w:hAnsi="Times New Roman"/>
              <w:i/>
            </w:rPr>
            <w:delText>StatementList</w:delText>
          </w:r>
          <w:r w:rsidRPr="00E77497" w:rsidDel="006A380D">
            <w:delText xml:space="preserve"> </w:delText>
          </w:r>
        </w:del>
      </w:ins>
      <w:ins w:id="10922" w:author="Rev 3 Allen Wirfs-Brock" w:date="2011-09-01T17:03:00Z">
        <w:del w:id="10923" w:author="Rev 4 Allen Wirfs-Brock" w:date="2011-10-19T16:10:00Z">
          <w:r w:rsidRPr="00E77497" w:rsidDel="006A380D">
            <w:delText>also occurs in the VarDeclaredNames</w:delText>
          </w:r>
        </w:del>
      </w:ins>
      <w:ins w:id="10924" w:author="Rev 3 Allen Wirfs-Brock" w:date="2011-09-01T17:02:00Z">
        <w:del w:id="10925" w:author="Rev 4 Allen Wirfs-Brock" w:date="2011-10-19T16:10:00Z">
          <w:r w:rsidRPr="00E77497" w:rsidDel="006A380D">
            <w:delText xml:space="preserve"> </w:delText>
          </w:r>
        </w:del>
      </w:ins>
      <w:ins w:id="10926" w:author="Rev 3 Allen Wirfs-Brock" w:date="2011-09-01T17:04:00Z">
        <w:del w:id="10927" w:author="Rev 4 Allen Wirfs-Brock" w:date="2011-10-19T16:10:00Z">
          <w:r w:rsidRPr="00E77497" w:rsidDel="006A380D">
            <w:delText xml:space="preserve">of </w:delText>
          </w:r>
          <w:r w:rsidRPr="00E77497" w:rsidDel="006A380D">
            <w:rPr>
              <w:rFonts w:ascii="Times New Roman" w:hAnsi="Times New Roman"/>
              <w:i/>
            </w:rPr>
            <w:delText>StatementList</w:delText>
          </w:r>
        </w:del>
      </w:ins>
      <w:ins w:id="10928" w:author="Rev 3 Allen Wirfs-Brock" w:date="2011-09-01T17:02:00Z">
        <w:del w:id="10929" w:author="Rev 4 Allen Wirfs-Brock" w:date="2011-10-19T16:10:00Z">
          <w:r w:rsidRPr="00E77497" w:rsidDel="006A380D">
            <w:delText>.</w:delText>
          </w:r>
        </w:del>
      </w:ins>
    </w:p>
    <w:p w14:paraId="2626DDDA" w14:textId="77777777" w:rsidR="005C44D8" w:rsidRPr="00E77497" w:rsidDel="00050A0E" w:rsidRDefault="005C44D8" w:rsidP="005C44D8">
      <w:pPr>
        <w:rPr>
          <w:ins w:id="10930" w:author="Rev 3 Allen Wirfs-Brock" w:date="2011-09-03T19:02:00Z"/>
          <w:del w:id="10931" w:author="Rev 4 Allen Wirfs-Brock" w:date="2011-10-19T16:14:00Z"/>
        </w:rPr>
      </w:pPr>
      <w:ins w:id="10932" w:author="Rev 3 Allen Wirfs-Brock" w:date="2011-09-03T19:02:00Z">
        <w:del w:id="10933" w:author="Rev 4 Allen Wirfs-Brock" w:date="2011-10-19T16:14:00Z">
          <w:r w:rsidRPr="00E77497" w:rsidDel="00050A0E">
            <w:delText xml:space="preserve">The LexicallyDeclaredNames of the production  </w:delText>
          </w:r>
          <w:r w:rsidRPr="00E77497" w:rsidDel="00050A0E">
            <w:rPr>
              <w:rFonts w:ascii="Times New Roman" w:hAnsi="Times New Roman"/>
              <w:i/>
            </w:rPr>
            <w:delText xml:space="preserve">Block </w:delText>
          </w:r>
          <w:r w:rsidRPr="00E77497" w:rsidDel="00050A0E">
            <w:rPr>
              <w:b/>
            </w:rPr>
            <w:delText>:</w:delText>
          </w:r>
          <w:r w:rsidRPr="00E77497" w:rsidDel="00050A0E">
            <w:rPr>
              <w:rFonts w:ascii="Times New Roman" w:hAnsi="Times New Roman"/>
              <w:i/>
            </w:rPr>
            <w:delText xml:space="preserve"> </w:delText>
          </w:r>
          <w:r w:rsidRPr="00E77497" w:rsidDel="00050A0E">
            <w:rPr>
              <w:rFonts w:ascii="Courier New" w:hAnsi="Courier New"/>
              <w:b/>
            </w:rPr>
            <w:delText>{</w:delText>
          </w:r>
          <w:r w:rsidRPr="00E77497" w:rsidDel="00050A0E">
            <w:delText xml:space="preserve"> </w:delText>
          </w:r>
          <w:r w:rsidRPr="00E77497" w:rsidDel="00050A0E">
            <w:rPr>
              <w:rFonts w:ascii="Times New Roman" w:hAnsi="Times New Roman"/>
              <w:i/>
            </w:rPr>
            <w:delText>StatementList</w:delText>
          </w:r>
          <w:r w:rsidRPr="00E77497" w:rsidDel="00050A0E">
            <w:delText xml:space="preserve"> </w:delText>
          </w:r>
          <w:r w:rsidRPr="00E77497" w:rsidDel="00050A0E">
            <w:rPr>
              <w:rFonts w:ascii="Courier New" w:hAnsi="Courier New"/>
              <w:b/>
            </w:rPr>
            <w:delText>}</w:delText>
          </w:r>
          <w:r w:rsidRPr="00E77497" w:rsidDel="00050A0E">
            <w:delText>is determined as follows:</w:delText>
          </w:r>
        </w:del>
      </w:ins>
    </w:p>
    <w:p w14:paraId="3C19BB14" w14:textId="77777777" w:rsidR="005C44D8" w:rsidRPr="00E77497" w:rsidDel="00050A0E" w:rsidRDefault="005C44D8" w:rsidP="006361CF">
      <w:pPr>
        <w:pStyle w:val="Alg4"/>
        <w:numPr>
          <w:ilvl w:val="0"/>
          <w:numId w:val="446"/>
        </w:numPr>
        <w:spacing w:after="220"/>
        <w:contextualSpacing/>
        <w:rPr>
          <w:ins w:id="10934" w:author="Rev 3 Allen Wirfs-Brock" w:date="2011-09-03T19:02:00Z"/>
          <w:del w:id="10935" w:author="Rev 4 Allen Wirfs-Brock" w:date="2011-10-19T16:14:00Z"/>
        </w:rPr>
        <w:pPrChange w:id="10936" w:author="Rev 4 Allen Wirfs-Brock" w:date="2011-11-07T12:16:00Z">
          <w:pPr>
            <w:pStyle w:val="Alg4"/>
            <w:numPr>
              <w:numId w:val="473"/>
            </w:numPr>
            <w:tabs>
              <w:tab w:val="num" w:pos="360"/>
            </w:tabs>
            <w:spacing w:after="220"/>
            <w:ind w:left="360" w:hanging="360"/>
            <w:contextualSpacing/>
          </w:pPr>
        </w:pPrChange>
      </w:pPr>
      <w:ins w:id="10937" w:author="Rev 3 Allen Wirfs-Brock" w:date="2011-09-03T19:02:00Z">
        <w:del w:id="10938" w:author="Rev 4 Allen Wirfs-Brock" w:date="2011-10-19T16:14:00Z">
          <w:r w:rsidRPr="00E77497" w:rsidDel="00050A0E">
            <w:delText xml:space="preserve">Return the LexicallyDeclaredNames of </w:delText>
          </w:r>
          <w:r w:rsidRPr="00E77497" w:rsidDel="00050A0E">
            <w:rPr>
              <w:i/>
            </w:rPr>
            <w:delText>StatementListItem</w:delText>
          </w:r>
          <w:r w:rsidRPr="00E77497" w:rsidDel="00050A0E">
            <w:delText>.</w:delText>
          </w:r>
        </w:del>
      </w:ins>
    </w:p>
    <w:p w14:paraId="422AC1A9" w14:textId="77777777" w:rsidR="002135E7" w:rsidRPr="00E77497" w:rsidDel="000C7947" w:rsidRDefault="005C44D8" w:rsidP="002135E7">
      <w:pPr>
        <w:rPr>
          <w:ins w:id="10939" w:author="Rev 3 Allen Wirfs-Brock" w:date="2011-09-02T10:40:00Z"/>
          <w:del w:id="10940" w:author="Rev 4 Allen Wirfs-Brock" w:date="2011-10-20T09:29:00Z"/>
        </w:rPr>
      </w:pPr>
      <w:ins w:id="10941" w:author="Rev 3 Allen Wirfs-Brock" w:date="2011-09-03T19:02:00Z">
        <w:del w:id="10942" w:author="Rev 4 Allen Wirfs-Brock" w:date="2011-10-20T09:29:00Z">
          <w:r w:rsidRPr="00E77497" w:rsidDel="000C7947">
            <w:delText>T</w:delText>
          </w:r>
        </w:del>
      </w:ins>
      <w:ins w:id="10943" w:author="Rev 3 Allen Wirfs-Brock" w:date="2011-09-02T10:40:00Z">
        <w:del w:id="10944" w:author="Rev 4 Allen Wirfs-Brock" w:date="2011-10-20T09:29:00Z">
          <w:r w:rsidR="002135E7" w:rsidRPr="00E77497" w:rsidDel="000C7947">
            <w:delText xml:space="preserve">he VarDeclaredNames of the production  </w:delText>
          </w:r>
          <w:r w:rsidR="002135E7" w:rsidRPr="00E77497" w:rsidDel="000C7947">
            <w:rPr>
              <w:rFonts w:ascii="Times New Roman" w:hAnsi="Times New Roman"/>
              <w:i/>
            </w:rPr>
            <w:delText xml:space="preserve">Block </w:delText>
          </w:r>
          <w:r w:rsidR="002135E7" w:rsidRPr="00E77497" w:rsidDel="000C7947">
            <w:rPr>
              <w:b/>
            </w:rPr>
            <w:delText>:</w:delText>
          </w:r>
          <w:r w:rsidR="002135E7" w:rsidRPr="00E77497" w:rsidDel="000C7947">
            <w:rPr>
              <w:rFonts w:ascii="Times New Roman" w:hAnsi="Times New Roman"/>
              <w:i/>
            </w:rPr>
            <w:delText xml:space="preserve"> </w:delText>
          </w:r>
          <w:r w:rsidR="002135E7" w:rsidRPr="00E77497" w:rsidDel="000C7947">
            <w:rPr>
              <w:rFonts w:ascii="Courier New" w:hAnsi="Courier New"/>
              <w:b/>
            </w:rPr>
            <w:delText>{</w:delText>
          </w:r>
          <w:r w:rsidR="002135E7" w:rsidRPr="00E77497" w:rsidDel="000C7947">
            <w:delText xml:space="preserve"> </w:delText>
          </w:r>
          <w:r w:rsidR="002135E7" w:rsidRPr="00E77497" w:rsidDel="000C7947">
            <w:rPr>
              <w:rFonts w:ascii="Times New Roman" w:hAnsi="Times New Roman"/>
              <w:i/>
            </w:rPr>
            <w:delText>StatementList</w:delText>
          </w:r>
          <w:r w:rsidR="002135E7" w:rsidRPr="00E77497" w:rsidDel="000C7947">
            <w:delText xml:space="preserve"> </w:delText>
          </w:r>
          <w:r w:rsidR="002135E7" w:rsidRPr="00E77497" w:rsidDel="000C7947">
            <w:rPr>
              <w:rFonts w:ascii="Courier New" w:hAnsi="Courier New"/>
              <w:b/>
            </w:rPr>
            <w:delText>}</w:delText>
          </w:r>
          <w:r w:rsidR="002135E7" w:rsidRPr="00E77497" w:rsidDel="000C7947">
            <w:delText xml:space="preserve"> is determined as follows:</w:delText>
          </w:r>
        </w:del>
      </w:ins>
    </w:p>
    <w:p w14:paraId="7D545099" w14:textId="77777777" w:rsidR="00F0398D" w:rsidRPr="00E77497" w:rsidDel="000C7947" w:rsidRDefault="002135E7" w:rsidP="006361CF">
      <w:pPr>
        <w:pStyle w:val="Alg4"/>
        <w:numPr>
          <w:ilvl w:val="0"/>
          <w:numId w:val="474"/>
        </w:numPr>
        <w:spacing w:after="220"/>
        <w:contextualSpacing/>
        <w:rPr>
          <w:ins w:id="10945" w:author="Rev 3 Allen Wirfs-Brock" w:date="2011-09-01T17:08:00Z"/>
          <w:del w:id="10946" w:author="Rev 4 Allen Wirfs-Brock" w:date="2011-10-20T09:29:00Z"/>
        </w:rPr>
        <w:pPrChange w:id="10947" w:author="Rev 4 Allen Wirfs-Brock" w:date="2011-11-07T12:16:00Z">
          <w:pPr>
            <w:pStyle w:val="Alg4"/>
            <w:numPr>
              <w:numId w:val="504"/>
            </w:numPr>
            <w:tabs>
              <w:tab w:val="num" w:pos="360"/>
            </w:tabs>
            <w:spacing w:after="220"/>
            <w:ind w:left="360" w:hanging="360"/>
            <w:contextualSpacing/>
          </w:pPr>
        </w:pPrChange>
      </w:pPr>
      <w:ins w:id="10948" w:author="Rev 3 Allen Wirfs-Brock" w:date="2011-09-02T10:40:00Z">
        <w:del w:id="10949" w:author="Rev 4 Allen Wirfs-Brock" w:date="2011-10-20T09:29:00Z">
          <w:r w:rsidRPr="00E77497" w:rsidDel="000C7947">
            <w:delText xml:space="preserve">Return the VarDeclaredNames of </w:delText>
          </w:r>
          <w:r w:rsidRPr="00E77497" w:rsidDel="000C7947">
            <w:rPr>
              <w:i/>
            </w:rPr>
            <w:delText>Statement</w:delText>
          </w:r>
        </w:del>
      </w:ins>
      <w:ins w:id="10950" w:author="Rev 3 Allen Wirfs-Brock" w:date="2011-09-02T10:41:00Z">
        <w:del w:id="10951" w:author="Rev 4 Allen Wirfs-Brock" w:date="2011-10-20T09:29:00Z">
          <w:r w:rsidRPr="00E77497" w:rsidDel="000C7947">
            <w:rPr>
              <w:i/>
            </w:rPr>
            <w:delText>List</w:delText>
          </w:r>
        </w:del>
      </w:ins>
      <w:ins w:id="10952" w:author="Rev 3 Allen Wirfs-Brock" w:date="2011-09-02T10:40:00Z">
        <w:del w:id="10953" w:author="Rev 4 Allen Wirfs-Brock" w:date="2011-10-20T09:29:00Z">
          <w:r w:rsidRPr="00E77497" w:rsidDel="000C7947">
            <w:delText>.</w:delText>
          </w:r>
        </w:del>
      </w:ins>
    </w:p>
    <w:p w14:paraId="26A5067A" w14:textId="77777777" w:rsidR="004C02EF" w:rsidRPr="00E77497" w:rsidRDefault="004C02EF" w:rsidP="004C02EF">
      <w:del w:id="10954"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del w:id="10955" w:author="Rev 4 Allen Wirfs-Brock" w:date="2011-10-20T09:30:00Z">
        <w:r w:rsidRPr="00E77497" w:rsidDel="0039011B">
          <w:delText>is evaluated as follows:</w:delText>
        </w:r>
      </w:del>
    </w:p>
    <w:p w14:paraId="23F64AC4" w14:textId="77777777" w:rsidR="000E330C" w:rsidRPr="00E77497" w:rsidRDefault="000E330C" w:rsidP="007B6658">
      <w:pPr>
        <w:pStyle w:val="Alg2"/>
        <w:numPr>
          <w:ilvl w:val="0"/>
          <w:numId w:val="106"/>
        </w:numPr>
        <w:spacing w:after="220"/>
        <w:contextualSpacing/>
        <w:rPr>
          <w:ins w:id="10956" w:author="Rev 3 Allen Wirfs-Brock" w:date="2011-08-30T16:41:00Z"/>
        </w:rPr>
      </w:pPr>
      <w:ins w:id="10957" w:author="Rev 3 Allen Wirfs-Brock" w:date="2011-08-30T16:41:00Z">
        <w:r w:rsidRPr="00E77497">
          <w:t xml:space="preserve">Let </w:t>
        </w:r>
        <w:r w:rsidRPr="00E77497">
          <w:rPr>
            <w:i/>
          </w:rPr>
          <w:t>oldEnv</w:t>
        </w:r>
        <w:r w:rsidRPr="00E77497">
          <w:t xml:space="preserve"> be the </w:t>
        </w:r>
        <w:del w:id="10958" w:author="Rev 7 Allen Wirfs-Brock" w:date="2012-05-02T10:44:00Z">
          <w:r w:rsidRPr="00E77497" w:rsidDel="000D5AB9">
            <w:delText>running</w:delText>
          </w:r>
        </w:del>
      </w:ins>
      <w:ins w:id="10959" w:author="Rev 7 Allen Wirfs-Brock" w:date="2012-05-02T10:44:00Z">
        <w:r w:rsidR="000D5AB9">
          <w:t>current</w:t>
        </w:r>
      </w:ins>
      <w:ins w:id="10960" w:author="Rev 3 Allen Wirfs-Brock" w:date="2011-08-30T16:41:00Z">
        <w:r w:rsidRPr="00E77497">
          <w:t xml:space="preserve"> execution context’s LexicalEnvironment.</w:t>
        </w:r>
      </w:ins>
    </w:p>
    <w:p w14:paraId="3A9F0FE1" w14:textId="77777777" w:rsidR="000E330C" w:rsidRPr="00E77497" w:rsidRDefault="000E330C" w:rsidP="007B6658">
      <w:pPr>
        <w:pStyle w:val="Alg2"/>
        <w:numPr>
          <w:ilvl w:val="0"/>
          <w:numId w:val="106"/>
        </w:numPr>
        <w:spacing w:after="220"/>
        <w:contextualSpacing/>
        <w:rPr>
          <w:ins w:id="10961" w:author="Rev 3 Allen Wirfs-Brock" w:date="2011-08-30T16:41:00Z"/>
        </w:rPr>
      </w:pPr>
      <w:ins w:id="10962" w:author="Rev 3 Allen Wirfs-Brock" w:date="2011-08-30T16:4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0330F9F1" w14:textId="77777777" w:rsidR="000E330C" w:rsidRPr="00E77497" w:rsidRDefault="000E330C" w:rsidP="007B6658">
      <w:pPr>
        <w:pStyle w:val="Alg2"/>
        <w:numPr>
          <w:ilvl w:val="0"/>
          <w:numId w:val="106"/>
        </w:numPr>
        <w:spacing w:after="220"/>
        <w:contextualSpacing/>
        <w:rPr>
          <w:ins w:id="10963" w:author="Rev 3 Allen Wirfs-Brock" w:date="2011-08-30T16:43:00Z"/>
        </w:rPr>
      </w:pPr>
      <w:ins w:id="10964" w:author="Rev 3 Allen Wirfs-Brock" w:date="2011-08-30T16:43:00Z">
        <w:r w:rsidRPr="00E77497">
          <w:t xml:space="preserve">Perform Block Declaration Instantiation using </w:t>
        </w:r>
        <w:r w:rsidRPr="00E77497">
          <w:rPr>
            <w:i/>
          </w:rPr>
          <w:t>StatementList</w:t>
        </w:r>
      </w:ins>
      <w:ins w:id="10965" w:author="Rev 3 Allen Wirfs-Brock" w:date="2011-09-09T13:04:00Z">
        <w:r w:rsidR="004851C4" w:rsidRPr="00E77497">
          <w:t xml:space="preserve"> and</w:t>
        </w:r>
      </w:ins>
      <w:ins w:id="10966" w:author="Rev 3 Allen Wirfs-Brock" w:date="2011-08-30T16:43:00Z">
        <w:r w:rsidRPr="00E77497">
          <w:t xml:space="preserve"> </w:t>
        </w:r>
        <w:r w:rsidRPr="00E77497">
          <w:rPr>
            <w:i/>
          </w:rPr>
          <w:t>blockEnv</w:t>
        </w:r>
      </w:ins>
      <w:ins w:id="10967" w:author="Rev 3 Allen Wirfs-Brock" w:date="2011-09-09T13:25:00Z">
        <w:r w:rsidR="00DD7BE8" w:rsidRPr="00E77497">
          <w:t>.</w:t>
        </w:r>
      </w:ins>
    </w:p>
    <w:p w14:paraId="08F145CE" w14:textId="77777777" w:rsidR="00F411F6" w:rsidRPr="00E77497" w:rsidDel="00C479AB" w:rsidRDefault="00F411F6" w:rsidP="00C7794D">
      <w:pPr>
        <w:pStyle w:val="Alg2"/>
        <w:spacing w:after="220"/>
        <w:contextualSpacing/>
        <w:rPr>
          <w:ins w:id="10968" w:author="Rev 3 Allen Wirfs-Brock" w:date="2011-09-10T12:06:00Z"/>
          <w:del w:id="10969" w:author="Rev 4 Allen Wirfs-Brock" w:date="2011-10-04T16:35:00Z"/>
        </w:rPr>
      </w:pPr>
      <w:ins w:id="10970" w:author="Rev 3 Allen Wirfs-Brock" w:date="2011-09-10T12:06:00Z">
        <w:del w:id="10971" w:author="Rev 4 Allen Wirfs-Brock" w:date="2011-10-04T16:35:00Z">
          <w:r w:rsidRPr="00E77497" w:rsidDel="00C479AB">
            <w:delText xml:space="preserve">For each element </w:delText>
          </w:r>
          <w:r w:rsidRPr="00E77497" w:rsidDel="00C479AB">
            <w:rPr>
              <w:i/>
            </w:rPr>
            <w:delText>param</w:delText>
          </w:r>
          <w:r w:rsidRPr="00E77497" w:rsidDel="00C479AB">
            <w:delText xml:space="preserve">, of </w:delText>
          </w:r>
          <w:r w:rsidRPr="00E77497" w:rsidDel="00C479AB">
            <w:rPr>
              <w:i/>
            </w:rPr>
            <w:delText>formals</w:delText>
          </w:r>
          <w:r w:rsidRPr="00E77497" w:rsidDel="00C479AB">
            <w:delText>,</w:delText>
          </w:r>
        </w:del>
      </w:ins>
    </w:p>
    <w:p w14:paraId="2B0FAC9B" w14:textId="77777777" w:rsidR="00F411F6" w:rsidRPr="00E77497" w:rsidDel="00C479AB" w:rsidRDefault="00F411F6" w:rsidP="00C7794D">
      <w:pPr>
        <w:pStyle w:val="Alg2"/>
        <w:spacing w:after="220"/>
        <w:ind w:left="1080"/>
        <w:contextualSpacing/>
        <w:rPr>
          <w:ins w:id="10972" w:author="Rev 3 Allen Wirfs-Brock" w:date="2011-09-10T12:07:00Z"/>
          <w:del w:id="10973" w:author="Rev 4 Allen Wirfs-Brock" w:date="2011-10-04T16:35:00Z"/>
        </w:rPr>
      </w:pPr>
      <w:ins w:id="10974" w:author="Rev 3 Allen Wirfs-Brock" w:date="2011-09-10T12:07:00Z">
        <w:del w:id="10975" w:author="Rev 4 Allen Wirfs-Brock" w:date="2011-10-04T16:35:00Z">
          <w:r w:rsidRPr="00E77497" w:rsidDel="00C479AB">
            <w:delText xml:space="preserve">Let </w:delText>
          </w:r>
          <w:r w:rsidRPr="00E77497" w:rsidDel="00C479AB">
            <w:rPr>
              <w:i/>
            </w:rPr>
            <w:delText>value</w:delText>
          </w:r>
          <w:r w:rsidRPr="00E77497" w:rsidDel="00C479AB">
            <w:delText xml:space="preserve"> be the </w:delText>
          </w:r>
        </w:del>
      </w:ins>
      <w:ins w:id="10976" w:author="Rev 3 Allen Wirfs-Brock" w:date="2011-09-10T12:08:00Z">
        <w:del w:id="10977" w:author="Rev 4 Allen Wirfs-Brock" w:date="2011-10-04T16:35:00Z">
          <w:r w:rsidRPr="00E77497" w:rsidDel="00C479AB">
            <w:delText xml:space="preserve">positionally </w:delText>
          </w:r>
        </w:del>
      </w:ins>
      <w:ins w:id="10978" w:author="Rev 3 Allen Wirfs-Brock" w:date="2011-09-10T12:07:00Z">
        <w:del w:id="10979" w:author="Rev 4 Allen Wirfs-Brock" w:date="2011-10-04T16:35:00Z">
          <w:r w:rsidRPr="00E77497" w:rsidDel="00C479AB">
            <w:delText xml:space="preserve">corresponding elment of </w:delText>
          </w:r>
          <w:r w:rsidRPr="00E77497" w:rsidDel="00C479AB">
            <w:rPr>
              <w:i/>
            </w:rPr>
            <w:delText>arguments</w:delText>
          </w:r>
          <w:r w:rsidRPr="00E77497" w:rsidDel="00C479AB">
            <w:delText>.</w:delText>
          </w:r>
        </w:del>
      </w:ins>
    </w:p>
    <w:p w14:paraId="135D8CB2" w14:textId="77777777" w:rsidR="00F411F6" w:rsidRPr="00E77497" w:rsidDel="00C479AB" w:rsidRDefault="00F411F6" w:rsidP="00C7794D">
      <w:pPr>
        <w:pStyle w:val="Alg2"/>
        <w:spacing w:after="220"/>
        <w:ind w:left="1080"/>
        <w:contextualSpacing/>
        <w:rPr>
          <w:ins w:id="10980" w:author="Rev 3 Allen Wirfs-Brock" w:date="2011-09-10T12:08:00Z"/>
          <w:del w:id="10981" w:author="Rev 4 Allen Wirfs-Brock" w:date="2011-10-04T16:36:00Z"/>
        </w:rPr>
      </w:pPr>
      <w:ins w:id="10982" w:author="Rev 3 Allen Wirfs-Brock" w:date="2011-09-10T12:09:00Z">
        <w:del w:id="10983" w:author="Rev 4 Allen Wirfs-Brock" w:date="2011-10-04T16:35:00Z">
          <w:r w:rsidRPr="00E77497" w:rsidDel="00C479AB">
            <w:delText xml:space="preserve">Call </w:delText>
          </w:r>
          <w:r w:rsidR="00DD5563" w:rsidRPr="00E77497" w:rsidDel="00C479AB">
            <w:rPr>
              <w:i/>
            </w:rPr>
            <w:delText>blockEnv</w:delText>
          </w:r>
          <w:r w:rsidRPr="00E77497" w:rsidDel="00C479AB">
            <w:delText xml:space="preserve">’s InitializeBinding concrete method passing </w:delText>
          </w:r>
        </w:del>
      </w:ins>
      <w:ins w:id="10984" w:author="Rev 3 Allen Wirfs-Brock" w:date="2011-09-10T12:10:00Z">
        <w:del w:id="10985" w:author="Rev 4 Allen Wirfs-Brock" w:date="2011-10-04T16:35:00Z">
          <w:r w:rsidR="00DD5563" w:rsidRPr="00E77497" w:rsidDel="00C479AB">
            <w:rPr>
              <w:i/>
            </w:rPr>
            <w:delText>param</w:delText>
          </w:r>
        </w:del>
      </w:ins>
      <w:ins w:id="10986" w:author="Rev 3 Allen Wirfs-Brock" w:date="2011-09-10T12:09:00Z">
        <w:del w:id="10987" w:author="Rev 4 Allen Wirfs-Brock" w:date="2011-10-04T16:35:00Z">
          <w:r w:rsidRPr="00E77497" w:rsidDel="00C479AB">
            <w:delText xml:space="preserve">, and </w:delText>
          </w:r>
        </w:del>
      </w:ins>
      <w:ins w:id="10988" w:author="Rev 3 Allen Wirfs-Brock" w:date="2011-09-10T12:10:00Z">
        <w:del w:id="10989" w:author="Rev 4 Allen Wirfs-Brock" w:date="2011-10-04T16:35:00Z">
          <w:r w:rsidR="00DA6D22" w:rsidRPr="00E77497" w:rsidDel="00C479AB">
            <w:rPr>
              <w:i/>
            </w:rPr>
            <w:delText>value</w:delText>
          </w:r>
          <w:r w:rsidR="00DA6D22" w:rsidRPr="00E77497" w:rsidDel="00C479AB">
            <w:delText xml:space="preserve"> </w:delText>
          </w:r>
        </w:del>
      </w:ins>
      <w:ins w:id="10990" w:author="Rev 3 Allen Wirfs-Brock" w:date="2011-09-10T12:09:00Z">
        <w:del w:id="10991" w:author="Rev 4 Allen Wirfs-Brock" w:date="2011-10-04T16:35:00Z">
          <w:r w:rsidRPr="00E77497" w:rsidDel="00C479AB">
            <w:delText>as the arguments.</w:delText>
          </w:r>
        </w:del>
      </w:ins>
    </w:p>
    <w:p w14:paraId="06EB3D74" w14:textId="77777777" w:rsidR="00C479AB" w:rsidRPr="00E77497" w:rsidRDefault="00C479AB" w:rsidP="007B6658">
      <w:pPr>
        <w:pStyle w:val="Alg2"/>
        <w:numPr>
          <w:ilvl w:val="0"/>
          <w:numId w:val="106"/>
        </w:numPr>
        <w:spacing w:after="220"/>
        <w:contextualSpacing/>
        <w:rPr>
          <w:ins w:id="10992" w:author="Rev 4 Allen Wirfs-Brock" w:date="2011-10-04T16:36:00Z"/>
        </w:rPr>
      </w:pPr>
      <w:ins w:id="10993" w:author="Rev 4 Allen Wirfs-Brock" w:date="2011-10-04T16:36:00Z">
        <w:r w:rsidRPr="00E77497">
          <w:t xml:space="preserve">Set the </w:t>
        </w:r>
        <w:del w:id="10994" w:author="Rev 7 Allen Wirfs-Brock" w:date="2012-05-02T10:45:00Z">
          <w:r w:rsidRPr="00E77497" w:rsidDel="000D5AB9">
            <w:delText>running</w:delText>
          </w:r>
        </w:del>
      </w:ins>
      <w:ins w:id="10995" w:author="Rev 7 Allen Wirfs-Brock" w:date="2012-05-02T10:45:00Z">
        <w:r w:rsidR="000D5AB9">
          <w:t>current</w:t>
        </w:r>
      </w:ins>
      <w:ins w:id="10996" w:author="Rev 4 Allen Wirfs-Brock" w:date="2011-10-04T16:36:00Z">
        <w:r w:rsidRPr="00E77497">
          <w:t xml:space="preserve"> execution context’s LexicalEnvironment to </w:t>
        </w:r>
        <w:r w:rsidRPr="00E77497">
          <w:rPr>
            <w:i/>
          </w:rPr>
          <w:t>blockEnv</w:t>
        </w:r>
        <w:r w:rsidRPr="00E77497">
          <w:t>.</w:t>
        </w:r>
      </w:ins>
    </w:p>
    <w:p w14:paraId="09A1507E" w14:textId="77777777" w:rsidR="000E330C" w:rsidRPr="00E77497" w:rsidRDefault="000E330C" w:rsidP="007B6658">
      <w:pPr>
        <w:pStyle w:val="Alg2"/>
        <w:numPr>
          <w:ilvl w:val="0"/>
          <w:numId w:val="106"/>
        </w:numPr>
        <w:spacing w:after="220"/>
        <w:contextualSpacing/>
        <w:rPr>
          <w:ins w:id="10997" w:author="Rev 3 Allen Wirfs-Brock" w:date="2011-08-30T16:44:00Z"/>
        </w:rPr>
      </w:pPr>
      <w:ins w:id="10998" w:author="Rev 3 Allen Wirfs-Brock" w:date="2011-08-30T16:45:00Z">
        <w:r w:rsidRPr="00E77497">
          <w:t xml:space="preserve">Let </w:t>
        </w:r>
        <w:r w:rsidRPr="00E77497">
          <w:rPr>
            <w:i/>
          </w:rPr>
          <w:t>blockValue</w:t>
        </w:r>
        <w:r w:rsidRPr="00E77497">
          <w:t xml:space="preserve"> be </w:t>
        </w:r>
      </w:ins>
      <w:r w:rsidR="00F30646" w:rsidRPr="00E77497">
        <w:t xml:space="preserve">the result of evaluating </w:t>
      </w:r>
      <w:r w:rsidR="00F30646" w:rsidRPr="00E77497">
        <w:rPr>
          <w:i/>
        </w:rPr>
        <w:t>StatementList</w:t>
      </w:r>
      <w:r w:rsidR="00F30646" w:rsidRPr="00E77497">
        <w:t>.</w:t>
      </w:r>
    </w:p>
    <w:p w14:paraId="0C99963B" w14:textId="77777777" w:rsidR="000E330C" w:rsidRPr="00E77497" w:rsidRDefault="00F30646" w:rsidP="007B6658">
      <w:pPr>
        <w:pStyle w:val="Alg2"/>
        <w:numPr>
          <w:ilvl w:val="0"/>
          <w:numId w:val="106"/>
        </w:numPr>
        <w:spacing w:after="220"/>
        <w:contextualSpacing/>
        <w:rPr>
          <w:ins w:id="10999" w:author="Rev 3 Allen Wirfs-Brock" w:date="2011-08-30T16:40:00Z"/>
        </w:rPr>
      </w:pPr>
      <w:ins w:id="11000" w:author="Rev 3 Allen Wirfs-Brock" w:date="2011-08-30T16:46:00Z">
        <w:r w:rsidRPr="00E77497">
          <w:t xml:space="preserve">Set the </w:t>
        </w:r>
        <w:del w:id="11001" w:author="Rev 7 Allen Wirfs-Brock" w:date="2012-05-02T10:45:00Z">
          <w:r w:rsidRPr="00E77497" w:rsidDel="000D5AB9">
            <w:delText>running</w:delText>
          </w:r>
        </w:del>
      </w:ins>
      <w:ins w:id="11002" w:author="Rev 7 Allen Wirfs-Brock" w:date="2012-05-02T10:45:00Z">
        <w:r w:rsidR="000D5AB9">
          <w:t>current</w:t>
        </w:r>
      </w:ins>
      <w:ins w:id="11003" w:author="Rev 3 Allen Wirfs-Brock" w:date="2011-08-30T16:46:00Z">
        <w:r w:rsidRPr="00E77497">
          <w:t xml:space="preserve"> execution context’s LexicalEnvironment to </w:t>
        </w:r>
        <w:r w:rsidRPr="00E77497">
          <w:rPr>
            <w:i/>
          </w:rPr>
          <w:t>oldEnv</w:t>
        </w:r>
        <w:r w:rsidRPr="00E77497">
          <w:t>.</w:t>
        </w:r>
      </w:ins>
    </w:p>
    <w:p w14:paraId="7B2503D9" w14:textId="77777777" w:rsidR="00F14B7C" w:rsidRPr="00E77497" w:rsidRDefault="004C02EF" w:rsidP="007B6658">
      <w:pPr>
        <w:pStyle w:val="Alg2"/>
        <w:numPr>
          <w:ilvl w:val="0"/>
          <w:numId w:val="106"/>
        </w:numPr>
        <w:spacing w:after="220"/>
        <w:rPr>
          <w:ins w:id="11004" w:author="Rev 3 Allen Wirfs-Brock" w:date="2011-09-02T08:59:00Z"/>
        </w:rPr>
      </w:pPr>
      <w:r w:rsidRPr="00E77497">
        <w:t xml:space="preserve">Return </w:t>
      </w:r>
      <w:ins w:id="11005" w:author="Rev 3 Allen Wirfs-Brock" w:date="2011-08-30T16:48:00Z">
        <w:r w:rsidR="00F30646" w:rsidRPr="00E77497">
          <w:rPr>
            <w:i/>
          </w:rPr>
          <w:t>blockValue</w:t>
        </w:r>
      </w:ins>
      <w:r w:rsidRPr="00E77497">
        <w:t>.</w:t>
      </w:r>
    </w:p>
    <w:p w14:paraId="56119D0B" w14:textId="77777777" w:rsidR="00AB30FE" w:rsidRPr="00E77497" w:rsidRDefault="00AB30FE" w:rsidP="00AB30FE">
      <w:pPr>
        <w:pStyle w:val="Note"/>
        <w:rPr>
          <w:ins w:id="11006" w:author="Rev 3 Allen Wirfs-Brock" w:date="2011-09-09T13:45:00Z"/>
        </w:rPr>
      </w:pPr>
      <w:ins w:id="11007" w:author="Rev 3 Allen Wirfs-Brock" w:date="2011-09-09T13:45: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7CC2A54E" w14:textId="77777777" w:rsidR="00F14B7C" w:rsidRPr="00E77497" w:rsidDel="00C42165" w:rsidRDefault="00F14B7C" w:rsidP="00F14B7C">
      <w:pPr>
        <w:rPr>
          <w:ins w:id="11008" w:author="Rev 3 Allen Wirfs-Brock" w:date="2011-09-02T09:00:00Z"/>
          <w:del w:id="11009" w:author="Rev 4 Allen Wirfs-Brock" w:date="2011-10-20T09:19:00Z"/>
        </w:rPr>
      </w:pPr>
      <w:ins w:id="11010" w:author="Rev 3 Allen Wirfs-Brock" w:date="2011-09-02T09:00:00Z">
        <w:del w:id="11011" w:author="Rev 4 Allen Wirfs-Brock" w:date="2011-10-20T09:19:00Z">
          <w:r w:rsidRPr="00E77497" w:rsidDel="00C42165">
            <w:delText xml:space="preserve">The LexicallyDeclaredNames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524C9A45" w14:textId="77777777" w:rsidR="00F14B7C" w:rsidRPr="00E77497" w:rsidDel="00C42165" w:rsidRDefault="00F14B7C" w:rsidP="006361CF">
      <w:pPr>
        <w:pStyle w:val="Alg4"/>
        <w:numPr>
          <w:ilvl w:val="0"/>
          <w:numId w:val="498"/>
        </w:numPr>
        <w:spacing w:after="220"/>
        <w:contextualSpacing/>
        <w:rPr>
          <w:ins w:id="11012" w:author="Rev 3 Allen Wirfs-Brock" w:date="2011-09-02T09:00:00Z"/>
          <w:del w:id="11013" w:author="Rev 4 Allen Wirfs-Brock" w:date="2011-10-20T09:19:00Z"/>
        </w:rPr>
        <w:pPrChange w:id="11014" w:author="Rev 4 Allen Wirfs-Brock" w:date="2011-11-07T12:16:00Z">
          <w:pPr>
            <w:pStyle w:val="Alg4"/>
            <w:numPr>
              <w:numId w:val="528"/>
            </w:numPr>
            <w:tabs>
              <w:tab w:val="num" w:pos="360"/>
            </w:tabs>
            <w:spacing w:after="220"/>
            <w:ind w:left="360" w:hanging="360"/>
            <w:contextualSpacing/>
          </w:pPr>
        </w:pPrChange>
      </w:pPr>
      <w:ins w:id="11015" w:author="Rev 3 Allen Wirfs-Brock" w:date="2011-09-02T09:00:00Z">
        <w:del w:id="11016" w:author="Rev 4 Allen Wirfs-Brock" w:date="2011-10-20T09:19:00Z">
          <w:r w:rsidRPr="00E77497" w:rsidDel="00C42165">
            <w:delText>Return</w:delText>
          </w:r>
        </w:del>
      </w:ins>
      <w:ins w:id="11017" w:author="Rev 3 Allen Wirfs-Brock" w:date="2011-09-02T09:02:00Z">
        <w:del w:id="11018" w:author="Rev 4 Allen Wirfs-Brock" w:date="2011-10-20T09:19:00Z">
          <w:r w:rsidRPr="00E77497" w:rsidDel="00C42165">
            <w:delText xml:space="preserve"> the</w:delText>
          </w:r>
        </w:del>
      </w:ins>
      <w:ins w:id="11019" w:author="Rev 3 Allen Wirfs-Brock" w:date="2011-09-02T09:00:00Z">
        <w:del w:id="11020" w:author="Rev 4 Allen Wirfs-Brock" w:date="2011-10-20T09:19:00Z">
          <w:r w:rsidRPr="00E77497" w:rsidDel="00C42165">
            <w:delText xml:space="preserve"> </w:delText>
          </w:r>
        </w:del>
      </w:ins>
      <w:ins w:id="11021" w:author="Rev 3 Allen Wirfs-Brock" w:date="2011-09-02T09:01:00Z">
        <w:del w:id="11022" w:author="Rev 4 Allen Wirfs-Brock" w:date="2011-10-20T09:19:00Z">
          <w:r w:rsidRPr="00E77497" w:rsidDel="00C42165">
            <w:delText xml:space="preserve">LexicallyDeclaredNames </w:delText>
          </w:r>
        </w:del>
      </w:ins>
      <w:ins w:id="11023" w:author="Rev 3 Allen Wirfs-Brock" w:date="2011-09-02T09:00:00Z">
        <w:del w:id="11024" w:author="Rev 4 Allen Wirfs-Brock" w:date="2011-10-20T09:19:00Z">
          <w:r w:rsidRPr="00E77497" w:rsidDel="00C42165">
            <w:delText xml:space="preserve">of </w:delText>
          </w:r>
        </w:del>
      </w:ins>
      <w:ins w:id="11025" w:author="Rev 3 Allen Wirfs-Brock" w:date="2011-09-02T09:01:00Z">
        <w:del w:id="11026" w:author="Rev 4 Allen Wirfs-Brock" w:date="2011-10-20T09:19:00Z">
          <w:r w:rsidRPr="00E77497" w:rsidDel="00C42165">
            <w:rPr>
              <w:i/>
            </w:rPr>
            <w:delText>StatementListItem</w:delText>
          </w:r>
        </w:del>
      </w:ins>
      <w:ins w:id="11027" w:author="Rev 3 Allen Wirfs-Brock" w:date="2011-09-02T09:00:00Z">
        <w:del w:id="11028" w:author="Rev 4 Allen Wirfs-Brock" w:date="2011-10-20T09:19:00Z">
          <w:r w:rsidRPr="00E77497" w:rsidDel="00C42165">
            <w:delText>.</w:delText>
          </w:r>
        </w:del>
      </w:ins>
    </w:p>
    <w:p w14:paraId="5FC7297F" w14:textId="77777777" w:rsidR="009300EE" w:rsidRPr="00E77497" w:rsidDel="00C42165" w:rsidRDefault="009300EE" w:rsidP="009300EE">
      <w:pPr>
        <w:rPr>
          <w:ins w:id="11029" w:author="Rev 3 Allen Wirfs-Brock" w:date="2011-09-10T13:46:00Z"/>
          <w:del w:id="11030" w:author="Rev 4 Allen Wirfs-Brock" w:date="2011-10-20T09:19:00Z"/>
        </w:rPr>
      </w:pPr>
      <w:ins w:id="11031" w:author="Rev 3 Allen Wirfs-Brock" w:date="2011-09-10T13:46:00Z">
        <w:del w:id="11032" w:author="Rev 4 Allen Wirfs-Brock" w:date="2011-10-20T09:19:00Z">
          <w:r w:rsidRPr="00E77497" w:rsidDel="00C42165">
            <w:delText xml:space="preserve">The LexicalDeclarations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768FE492" w14:textId="77777777" w:rsidR="009300EE" w:rsidRPr="00E77497" w:rsidDel="00C42165" w:rsidRDefault="009300EE" w:rsidP="006361CF">
      <w:pPr>
        <w:pStyle w:val="Alg4"/>
        <w:numPr>
          <w:ilvl w:val="0"/>
          <w:numId w:val="526"/>
        </w:numPr>
        <w:spacing w:after="220"/>
        <w:contextualSpacing/>
        <w:rPr>
          <w:ins w:id="11033" w:author="Rev 3 Allen Wirfs-Brock" w:date="2011-09-10T13:46:00Z"/>
          <w:del w:id="11034" w:author="Rev 4 Allen Wirfs-Brock" w:date="2011-10-20T09:19:00Z"/>
        </w:rPr>
        <w:pPrChange w:id="11035" w:author="Rev 4 Allen Wirfs-Brock" w:date="2011-11-07T12:16:00Z">
          <w:pPr>
            <w:pStyle w:val="Alg4"/>
            <w:numPr>
              <w:numId w:val="558"/>
            </w:numPr>
            <w:tabs>
              <w:tab w:val="num" w:pos="360"/>
            </w:tabs>
            <w:spacing w:after="220"/>
            <w:ind w:left="360" w:hanging="360"/>
            <w:contextualSpacing/>
          </w:pPr>
        </w:pPrChange>
      </w:pPr>
      <w:ins w:id="11036" w:author="Rev 3 Allen Wirfs-Brock" w:date="2011-09-10T13:46:00Z">
        <w:del w:id="11037" w:author="Rev 4 Allen Wirfs-Brock" w:date="2011-10-20T09:19:00Z">
          <w:r w:rsidRPr="00E77497" w:rsidDel="00C42165">
            <w:delText xml:space="preserve">Return the </w:delText>
          </w:r>
        </w:del>
      </w:ins>
      <w:ins w:id="11038" w:author="Rev 3 Allen Wirfs-Brock" w:date="2011-09-10T13:47:00Z">
        <w:del w:id="11039" w:author="Rev 4 Allen Wirfs-Brock" w:date="2011-10-20T09:19:00Z">
          <w:r w:rsidRPr="00E77497" w:rsidDel="00C42165">
            <w:delText xml:space="preserve">LexicalDeclarations </w:delText>
          </w:r>
        </w:del>
      </w:ins>
      <w:ins w:id="11040" w:author="Rev 3 Allen Wirfs-Brock" w:date="2011-09-10T13:46:00Z">
        <w:del w:id="11041" w:author="Rev 4 Allen Wirfs-Brock" w:date="2011-10-20T09:19:00Z">
          <w:r w:rsidRPr="00E77497" w:rsidDel="00C42165">
            <w:delText xml:space="preserve">of </w:delText>
          </w:r>
          <w:r w:rsidRPr="00E77497" w:rsidDel="00C42165">
            <w:rPr>
              <w:i/>
            </w:rPr>
            <w:delText>StatementListItem</w:delText>
          </w:r>
          <w:r w:rsidRPr="00E77497" w:rsidDel="00C42165">
            <w:delText>.</w:delText>
          </w:r>
        </w:del>
      </w:ins>
    </w:p>
    <w:p w14:paraId="0940A369" w14:textId="77777777" w:rsidR="00F14B7C" w:rsidRPr="00E77497" w:rsidDel="00C42165" w:rsidRDefault="00F14B7C" w:rsidP="00F14B7C">
      <w:pPr>
        <w:rPr>
          <w:ins w:id="11042" w:author="Rev 3 Allen Wirfs-Brock" w:date="2011-09-02T09:02:00Z"/>
          <w:del w:id="11043" w:author="Rev 4 Allen Wirfs-Brock" w:date="2011-10-20T09:19:00Z"/>
        </w:rPr>
      </w:pPr>
      <w:ins w:id="11044" w:author="Rev 3 Allen Wirfs-Brock" w:date="2011-09-02T09:02:00Z">
        <w:del w:id="11045" w:author="Rev 4 Allen Wirfs-Brock" w:date="2011-10-20T09:19:00Z">
          <w:r w:rsidRPr="00E77497" w:rsidDel="00C42165">
            <w:delText xml:space="preserve">The VarDeclaredNames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0FC9BC0E" w14:textId="77777777" w:rsidR="00F14B7C" w:rsidRPr="00E77497" w:rsidDel="00C42165" w:rsidRDefault="00F14B7C" w:rsidP="006361CF">
      <w:pPr>
        <w:pStyle w:val="Alg4"/>
        <w:numPr>
          <w:ilvl w:val="0"/>
          <w:numId w:val="462"/>
        </w:numPr>
        <w:spacing w:after="220"/>
        <w:contextualSpacing/>
        <w:rPr>
          <w:ins w:id="11046" w:author="Rev 3 Allen Wirfs-Brock" w:date="2011-09-02T08:59:00Z"/>
          <w:del w:id="11047" w:author="Rev 4 Allen Wirfs-Brock" w:date="2011-10-20T09:19:00Z"/>
        </w:rPr>
        <w:pPrChange w:id="11048" w:author="Rev 4 Allen Wirfs-Brock" w:date="2011-11-07T12:16:00Z">
          <w:pPr>
            <w:pStyle w:val="Alg4"/>
            <w:numPr>
              <w:numId w:val="489"/>
            </w:numPr>
            <w:tabs>
              <w:tab w:val="num" w:pos="360"/>
            </w:tabs>
            <w:spacing w:after="220"/>
            <w:ind w:left="360" w:hanging="360"/>
            <w:contextualSpacing/>
          </w:pPr>
        </w:pPrChange>
      </w:pPr>
      <w:ins w:id="11049" w:author="Rev 3 Allen Wirfs-Brock" w:date="2011-09-02T09:02:00Z">
        <w:del w:id="11050" w:author="Rev 4 Allen Wirfs-Brock" w:date="2011-10-20T09:19:00Z">
          <w:r w:rsidRPr="00E77497" w:rsidDel="00C42165">
            <w:delText xml:space="preserve">Return the VarDeclaredNames of </w:delText>
          </w:r>
          <w:r w:rsidRPr="00E77497" w:rsidDel="00C42165">
            <w:rPr>
              <w:i/>
            </w:rPr>
            <w:delText>StatementListItem</w:delText>
          </w:r>
          <w:r w:rsidRPr="00E77497" w:rsidDel="00C42165">
            <w:delText>.</w:delText>
          </w:r>
        </w:del>
      </w:ins>
    </w:p>
    <w:p w14:paraId="49400E72" w14:textId="77777777" w:rsidR="004C02EF" w:rsidRPr="00E77497" w:rsidRDefault="004C02EF" w:rsidP="004C02EF">
      <w:del w:id="11051" w:author="Rev 4 Allen Wirfs-Brock" w:date="2011-10-20T09:31:00Z">
        <w:r w:rsidRPr="00E77497" w:rsidDel="0039011B">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w:t>
      </w:r>
      <w:ins w:id="11052" w:author="Rev 3 Allen Wirfs-Brock" w:date="2011-08-30T16:28:00Z">
        <w:r w:rsidR="009A6DAE" w:rsidRPr="00E77497">
          <w:rPr>
            <w:rFonts w:ascii="Times New Roman" w:hAnsi="Times New Roman"/>
            <w:i/>
          </w:rPr>
          <w:t>ListItem</w:t>
        </w:r>
      </w:ins>
      <w:r w:rsidRPr="00E77497">
        <w:t xml:space="preserve"> </w:t>
      </w:r>
      <w:del w:id="11053" w:author="Rev 4 Allen Wirfs-Brock" w:date="2011-10-20T09:31:00Z">
        <w:r w:rsidRPr="00E77497" w:rsidDel="0039011B">
          <w:delText>is evaluated as follows:</w:delText>
        </w:r>
      </w:del>
    </w:p>
    <w:p w14:paraId="39770F72" w14:textId="77777777" w:rsidR="004C02EF" w:rsidRPr="00E77497" w:rsidRDefault="004C02EF" w:rsidP="007B6658">
      <w:pPr>
        <w:pStyle w:val="Alg2"/>
        <w:keepNext/>
        <w:numPr>
          <w:ilvl w:val="0"/>
          <w:numId w:val="107"/>
        </w:numPr>
      </w:pPr>
      <w:r w:rsidRPr="00E77497">
        <w:t xml:space="preserve">Let </w:t>
      </w:r>
      <w:r w:rsidRPr="00E77497">
        <w:rPr>
          <w:i/>
        </w:rPr>
        <w:t>s</w:t>
      </w:r>
      <w:r w:rsidRPr="00E77497">
        <w:t xml:space="preserve"> be the result of evaluating </w:t>
      </w:r>
      <w:r w:rsidRPr="00E77497">
        <w:rPr>
          <w:i/>
        </w:rPr>
        <w:t>Statement</w:t>
      </w:r>
      <w:ins w:id="11054" w:author="Rev 3 Allen Wirfs-Brock" w:date="2011-08-30T16:29:00Z">
        <w:r w:rsidR="009A6DAE" w:rsidRPr="00E77497">
          <w:rPr>
            <w:i/>
          </w:rPr>
          <w:t>ListItem</w:t>
        </w:r>
      </w:ins>
      <w:r w:rsidRPr="00E77497">
        <w:t>.</w:t>
      </w:r>
    </w:p>
    <w:p w14:paraId="27984EB3" w14:textId="77777777" w:rsidR="004C02EF" w:rsidRPr="00A67AF2" w:rsidDel="002624E2" w:rsidRDefault="004C02EF" w:rsidP="007B6658">
      <w:pPr>
        <w:pStyle w:val="Alg2"/>
        <w:numPr>
          <w:ilvl w:val="0"/>
          <w:numId w:val="107"/>
        </w:numPr>
        <w:rPr>
          <w:del w:id="11055" w:author="Rev 6 Allen Wirfs-Brock" w:date="2012-02-16T19:47:00Z"/>
        </w:rPr>
      </w:pPr>
      <w:commentRangeStart w:id="11056"/>
      <w:del w:id="11057" w:author="Rev 6 Allen Wirfs-Brock" w:date="2012-02-16T19:47:00Z">
        <w:r w:rsidRPr="00A67AF2" w:rsidDel="002624E2">
          <w:delText>If an exception was thrown</w:delText>
        </w:r>
        <w:commentRangeEnd w:id="11056"/>
        <w:r w:rsidR="00744C74" w:rsidRPr="00A67AF2" w:rsidDel="002624E2">
          <w:rPr>
            <w:rStyle w:val="af4"/>
            <w:rFonts w:ascii="Arial" w:eastAsia="MS Mincho" w:hAnsi="Arial"/>
            <w:spacing w:val="0"/>
            <w:lang w:val="en-GB" w:eastAsia="ja-JP"/>
          </w:rPr>
          <w:commentReference w:id="11056"/>
        </w:r>
        <w:r w:rsidRPr="004D1BD1" w:rsidDel="002624E2">
          <w:delText>, return (</w:delText>
        </w:r>
        <w:r w:rsidRPr="003B4312" w:rsidDel="002624E2">
          <w:rPr>
            <w:rFonts w:ascii="Arial" w:hAnsi="Arial" w:cs="Arial"/>
          </w:rPr>
          <w:delText>throw</w:delText>
        </w:r>
        <w:r w:rsidRPr="006B6D0A" w:rsidDel="002624E2">
          <w:delText xml:space="preserve">, </w:delText>
        </w:r>
        <w:r w:rsidRPr="006B6D0A" w:rsidDel="002624E2">
          <w:rPr>
            <w:i/>
          </w:rPr>
          <w:delText>V</w:delText>
        </w:r>
        <w:r w:rsidRPr="006B6D0A" w:rsidDel="002624E2">
          <w:delText xml:space="preserve">, </w:delText>
        </w:r>
        <w:r w:rsidRPr="00E65A34" w:rsidDel="002624E2">
          <w:rPr>
            <w:rFonts w:ascii="Arial" w:hAnsi="Arial" w:cs="Arial"/>
          </w:rPr>
          <w:delText>empty</w:delText>
        </w:r>
        <w:r w:rsidRPr="00A67AF2" w:rsidDel="002624E2">
          <w:delText xml:space="preserve">) where </w:delText>
        </w:r>
        <w:r w:rsidRPr="00A67AF2" w:rsidDel="002624E2">
          <w:rPr>
            <w:i/>
          </w:rPr>
          <w:delText>V</w:delText>
        </w:r>
        <w:r w:rsidRPr="00A67AF2" w:rsidDel="002624E2">
          <w:delText xml:space="preserve"> is the exception. (Execution now proceeds as if no exception were thrown.)</w:delText>
        </w:r>
      </w:del>
    </w:p>
    <w:p w14:paraId="190FEB0B" w14:textId="77777777" w:rsidR="004C02EF" w:rsidRPr="00675B74" w:rsidRDefault="004C02EF" w:rsidP="007B6658">
      <w:pPr>
        <w:pStyle w:val="Alg2"/>
        <w:numPr>
          <w:ilvl w:val="0"/>
          <w:numId w:val="107"/>
        </w:numPr>
        <w:spacing w:after="220"/>
      </w:pPr>
      <w:r w:rsidRPr="009C202C">
        <w:t xml:space="preserve">Return </w:t>
      </w:r>
      <w:r w:rsidRPr="00B820AB">
        <w:rPr>
          <w:i/>
        </w:rPr>
        <w:t>s</w:t>
      </w:r>
      <w:r w:rsidRPr="00675B74">
        <w:t>.</w:t>
      </w:r>
    </w:p>
    <w:p w14:paraId="12B8B973" w14:textId="77777777" w:rsidR="00F14B7C" w:rsidRPr="00E77497" w:rsidDel="00CE663B" w:rsidRDefault="00F14B7C" w:rsidP="00F14B7C">
      <w:pPr>
        <w:rPr>
          <w:ins w:id="11058" w:author="Rev 3 Allen Wirfs-Brock" w:date="2011-09-02T09:03:00Z"/>
          <w:del w:id="11059" w:author="Rev 4 Allen Wirfs-Brock" w:date="2011-10-20T09:35:00Z"/>
        </w:rPr>
      </w:pPr>
      <w:ins w:id="11060" w:author="Rev 3 Allen Wirfs-Brock" w:date="2011-09-02T09:03:00Z">
        <w:del w:id="11061" w:author="Rev 4 Allen Wirfs-Brock" w:date="2011-10-20T09:35:00Z">
          <w:r w:rsidRPr="00E77497" w:rsidDel="00CE663B">
            <w:delText xml:space="preserve">The LexicallyDeclaredNames of the production  </w:delText>
          </w:r>
          <w:r w:rsidRPr="00E77497" w:rsidDel="00CE663B">
            <w:rPr>
              <w:rFonts w:ascii="Times New Roman" w:hAnsi="Times New Roman"/>
              <w:i/>
            </w:rPr>
            <w:delText xml:space="preserve">StatementList </w:delText>
          </w:r>
          <w:r w:rsidRPr="00E77497" w:rsidDel="00CE663B">
            <w:rPr>
              <w:b/>
            </w:rPr>
            <w:delText>:</w:delText>
          </w:r>
          <w:r w:rsidRPr="00E77497" w:rsidDel="00CE663B">
            <w:rPr>
              <w:rFonts w:ascii="Times New Roman" w:hAnsi="Times New Roman"/>
              <w:i/>
            </w:rPr>
            <w:delText xml:space="preserve"> StatementList StatementListItem</w:delText>
          </w:r>
          <w:r w:rsidRPr="00E77497" w:rsidDel="00CE663B">
            <w:delText xml:space="preserve"> is determined as follows:</w:delText>
          </w:r>
        </w:del>
      </w:ins>
    </w:p>
    <w:p w14:paraId="53AF29F2" w14:textId="77777777" w:rsidR="00F14B7C" w:rsidRPr="00E77497" w:rsidDel="00CE663B" w:rsidRDefault="00F14B7C" w:rsidP="006361CF">
      <w:pPr>
        <w:pStyle w:val="Alg4"/>
        <w:numPr>
          <w:ilvl w:val="0"/>
          <w:numId w:val="463"/>
        </w:numPr>
        <w:spacing w:after="220"/>
        <w:contextualSpacing/>
        <w:rPr>
          <w:ins w:id="11062" w:author="Rev 3 Allen Wirfs-Brock" w:date="2011-09-02T09:04:00Z"/>
          <w:del w:id="11063" w:author="Rev 4 Allen Wirfs-Brock" w:date="2011-10-20T09:35:00Z"/>
        </w:rPr>
        <w:pPrChange w:id="11064" w:author="Rev 4 Allen Wirfs-Brock" w:date="2011-11-07T12:16:00Z">
          <w:pPr>
            <w:pStyle w:val="Alg4"/>
            <w:numPr>
              <w:numId w:val="490"/>
            </w:numPr>
            <w:tabs>
              <w:tab w:val="num" w:pos="360"/>
            </w:tabs>
            <w:spacing w:after="220"/>
            <w:ind w:left="360" w:hanging="360"/>
            <w:contextualSpacing/>
          </w:pPr>
        </w:pPrChange>
      </w:pPr>
      <w:ins w:id="11065" w:author="Rev 3 Allen Wirfs-Brock" w:date="2011-09-02T09:04:00Z">
        <w:del w:id="11066" w:author="Rev 4 Allen Wirfs-Brock" w:date="2011-10-20T09:35:00Z">
          <w:r w:rsidRPr="00E77497" w:rsidDel="00CE663B">
            <w:delText xml:space="preserve">Let </w:delText>
          </w:r>
          <w:r w:rsidRPr="00E77497" w:rsidDel="00CE663B">
            <w:rPr>
              <w:i/>
            </w:rPr>
            <w:delText xml:space="preserve">names </w:delText>
          </w:r>
          <w:r w:rsidRPr="00E77497" w:rsidDel="00CE663B">
            <w:delText xml:space="preserve">be LexicallyDeclaredNames of </w:delText>
          </w:r>
        </w:del>
      </w:ins>
      <w:ins w:id="11067" w:author="Rev 3 Allen Wirfs-Brock" w:date="2011-09-02T09:05:00Z">
        <w:del w:id="11068" w:author="Rev 4 Allen Wirfs-Brock" w:date="2011-10-20T09:35:00Z">
          <w:r w:rsidRPr="00E77497" w:rsidDel="00CE663B">
            <w:rPr>
              <w:i/>
            </w:rPr>
            <w:delText>StatementList</w:delText>
          </w:r>
        </w:del>
      </w:ins>
      <w:ins w:id="11069" w:author="Rev 3 Allen Wirfs-Brock" w:date="2011-09-02T09:04:00Z">
        <w:del w:id="11070" w:author="Rev 4 Allen Wirfs-Brock" w:date="2011-10-20T09:35:00Z">
          <w:r w:rsidRPr="00E77497" w:rsidDel="00CE663B">
            <w:delText>.</w:delText>
          </w:r>
        </w:del>
      </w:ins>
    </w:p>
    <w:p w14:paraId="01E91976" w14:textId="77777777" w:rsidR="00F14B7C" w:rsidRPr="00E77497" w:rsidDel="00CE663B" w:rsidRDefault="00F14B7C" w:rsidP="006361CF">
      <w:pPr>
        <w:pStyle w:val="Alg4"/>
        <w:numPr>
          <w:ilvl w:val="0"/>
          <w:numId w:val="463"/>
        </w:numPr>
        <w:spacing w:after="220"/>
        <w:contextualSpacing/>
        <w:rPr>
          <w:ins w:id="11071" w:author="Rev 3 Allen Wirfs-Brock" w:date="2011-09-02T09:04:00Z"/>
          <w:del w:id="11072" w:author="Rev 4 Allen Wirfs-Brock" w:date="2011-10-20T09:35:00Z"/>
          <w:rStyle w:val="bnf"/>
          <w:i w:val="0"/>
        </w:rPr>
        <w:pPrChange w:id="11073" w:author="Rev 4 Allen Wirfs-Brock" w:date="2011-11-07T12:16:00Z">
          <w:pPr>
            <w:pStyle w:val="Alg4"/>
            <w:numPr>
              <w:numId w:val="490"/>
            </w:numPr>
            <w:tabs>
              <w:tab w:val="num" w:pos="360"/>
            </w:tabs>
            <w:spacing w:after="220"/>
            <w:ind w:left="360" w:hanging="360"/>
            <w:contextualSpacing/>
          </w:pPr>
        </w:pPrChange>
      </w:pPr>
      <w:ins w:id="11074" w:author="Rev 3 Allen Wirfs-Brock" w:date="2011-09-02T09:04:00Z">
        <w:del w:id="11075" w:author="Rev 4 Allen Wirfs-Brock" w:date="2011-10-20T09:35:00Z">
          <w:r w:rsidRPr="00E77497" w:rsidDel="00CE663B">
            <w:delText xml:space="preserve">Append to </w:delText>
          </w:r>
          <w:r w:rsidRPr="00E77497" w:rsidDel="00CE663B">
            <w:rPr>
              <w:i/>
            </w:rPr>
            <w:delText>names</w:delText>
          </w:r>
          <w:r w:rsidRPr="00E77497" w:rsidDel="00CE663B">
            <w:delText xml:space="preserve"> the elements of the </w:delText>
          </w:r>
        </w:del>
      </w:ins>
      <w:ins w:id="11076" w:author="Rev 3 Allen Wirfs-Brock" w:date="2011-09-02T09:05:00Z">
        <w:del w:id="11077" w:author="Rev 4 Allen Wirfs-Brock" w:date="2011-10-20T09:35:00Z">
          <w:r w:rsidRPr="00E77497" w:rsidDel="00CE663B">
            <w:delText xml:space="preserve">LexicallyDeclaredNames </w:delText>
          </w:r>
        </w:del>
      </w:ins>
      <w:ins w:id="11078" w:author="Rev 3 Allen Wirfs-Brock" w:date="2011-09-02T09:04:00Z">
        <w:del w:id="11079" w:author="Rev 4 Allen Wirfs-Brock" w:date="2011-10-20T09:35:00Z">
          <w:r w:rsidRPr="00E77497" w:rsidDel="00CE663B">
            <w:delText xml:space="preserve">of </w:delText>
          </w:r>
        </w:del>
      </w:ins>
      <w:ins w:id="11080" w:author="Rev 3 Allen Wirfs-Brock" w:date="2011-09-02T09:05:00Z">
        <w:del w:id="11081" w:author="Rev 4 Allen Wirfs-Brock" w:date="2011-10-20T09:35:00Z">
          <w:r w:rsidRPr="00E77497" w:rsidDel="00CE663B">
            <w:rPr>
              <w:i/>
            </w:rPr>
            <w:delText>StatementListItem</w:delText>
          </w:r>
        </w:del>
      </w:ins>
      <w:ins w:id="11082" w:author="Rev 3 Allen Wirfs-Brock" w:date="2011-09-02T09:04:00Z">
        <w:del w:id="11083" w:author="Rev 4 Allen Wirfs-Brock" w:date="2011-10-20T09:35:00Z">
          <w:r w:rsidRPr="00E77497" w:rsidDel="00CE663B">
            <w:rPr>
              <w:rStyle w:val="bnf"/>
            </w:rPr>
            <w:delText>.</w:delText>
          </w:r>
        </w:del>
      </w:ins>
    </w:p>
    <w:p w14:paraId="66827099" w14:textId="77777777" w:rsidR="00F14B7C" w:rsidRPr="00E77497" w:rsidDel="00CE663B" w:rsidRDefault="00F14B7C" w:rsidP="006361CF">
      <w:pPr>
        <w:pStyle w:val="Alg4"/>
        <w:numPr>
          <w:ilvl w:val="0"/>
          <w:numId w:val="463"/>
        </w:numPr>
        <w:spacing w:after="220"/>
        <w:contextualSpacing/>
        <w:rPr>
          <w:ins w:id="11084" w:author="Rev 3 Allen Wirfs-Brock" w:date="2011-09-02T09:03:00Z"/>
          <w:del w:id="11085" w:author="Rev 4 Allen Wirfs-Brock" w:date="2011-10-20T09:35:00Z"/>
        </w:rPr>
        <w:pPrChange w:id="11086" w:author="Rev 4 Allen Wirfs-Brock" w:date="2011-11-07T12:16:00Z">
          <w:pPr>
            <w:pStyle w:val="Alg4"/>
            <w:numPr>
              <w:numId w:val="490"/>
            </w:numPr>
            <w:tabs>
              <w:tab w:val="num" w:pos="360"/>
            </w:tabs>
            <w:spacing w:after="220"/>
            <w:ind w:left="360" w:hanging="360"/>
            <w:contextualSpacing/>
          </w:pPr>
        </w:pPrChange>
      </w:pPr>
      <w:ins w:id="11087" w:author="Rev 3 Allen Wirfs-Brock" w:date="2011-09-02T09:05:00Z">
        <w:del w:id="11088" w:author="Rev 4 Allen Wirfs-Brock" w:date="2011-10-20T09:35:00Z">
          <w:r w:rsidRPr="00E77497" w:rsidDel="00CE663B">
            <w:delText xml:space="preserve">Return </w:delText>
          </w:r>
          <w:r w:rsidRPr="00E77497" w:rsidDel="00CE663B">
            <w:rPr>
              <w:rStyle w:val="bnf"/>
            </w:rPr>
            <w:delText>names</w:delText>
          </w:r>
          <w:r w:rsidRPr="00E77497" w:rsidDel="00CE663B">
            <w:delText>.</w:delText>
          </w:r>
        </w:del>
      </w:ins>
    </w:p>
    <w:p w14:paraId="35268849" w14:textId="77777777" w:rsidR="00E64CF0" w:rsidRPr="00E77497" w:rsidDel="00D440FA" w:rsidRDefault="00E64CF0" w:rsidP="00E64CF0">
      <w:pPr>
        <w:rPr>
          <w:ins w:id="11089" w:author="Rev 3 Allen Wirfs-Brock" w:date="2011-09-10T13:48:00Z"/>
          <w:del w:id="11090" w:author="Rev 4 Allen Wirfs-Brock" w:date="2011-10-20T09:31:00Z"/>
        </w:rPr>
      </w:pPr>
      <w:ins w:id="11091" w:author="Rev 3 Allen Wirfs-Brock" w:date="2011-09-10T13:48:00Z">
        <w:del w:id="11092" w:author="Rev 4 Allen Wirfs-Brock" w:date="2011-10-20T09:31:00Z">
          <w:r w:rsidRPr="00E77497" w:rsidDel="00D440FA">
            <w:delText xml:space="preserve">The LexicalDeclarations of the production  </w:delText>
          </w:r>
          <w:r w:rsidRPr="00E77497" w:rsidDel="00D440FA">
            <w:rPr>
              <w:rFonts w:ascii="Times New Roman" w:hAnsi="Times New Roman"/>
              <w:i/>
            </w:rPr>
            <w:delText xml:space="preserve">StatementList </w:delText>
          </w:r>
          <w:r w:rsidRPr="00E77497" w:rsidDel="00D440FA">
            <w:rPr>
              <w:b/>
            </w:rPr>
            <w:delText>:</w:delText>
          </w:r>
          <w:r w:rsidRPr="00E77497" w:rsidDel="00D440FA">
            <w:rPr>
              <w:rFonts w:ascii="Times New Roman" w:hAnsi="Times New Roman"/>
              <w:i/>
            </w:rPr>
            <w:delText xml:space="preserve"> StatementList StatementListItem</w:delText>
          </w:r>
          <w:r w:rsidRPr="00E77497" w:rsidDel="00D440FA">
            <w:delText xml:space="preserve"> is determined as follows:</w:delText>
          </w:r>
        </w:del>
      </w:ins>
    </w:p>
    <w:p w14:paraId="224715D0" w14:textId="77777777" w:rsidR="00E64CF0" w:rsidRPr="00E77497" w:rsidDel="00D440FA" w:rsidRDefault="00E64CF0" w:rsidP="006361CF">
      <w:pPr>
        <w:pStyle w:val="Alg4"/>
        <w:numPr>
          <w:ilvl w:val="0"/>
          <w:numId w:val="527"/>
        </w:numPr>
        <w:spacing w:after="220"/>
        <w:contextualSpacing/>
        <w:rPr>
          <w:ins w:id="11093" w:author="Rev 3 Allen Wirfs-Brock" w:date="2011-09-10T13:48:00Z"/>
          <w:del w:id="11094" w:author="Rev 4 Allen Wirfs-Brock" w:date="2011-10-20T09:31:00Z"/>
        </w:rPr>
        <w:pPrChange w:id="11095" w:author="Rev 4 Allen Wirfs-Brock" w:date="2011-11-07T12:16:00Z">
          <w:pPr>
            <w:pStyle w:val="Alg4"/>
            <w:numPr>
              <w:numId w:val="559"/>
            </w:numPr>
            <w:tabs>
              <w:tab w:val="num" w:pos="360"/>
            </w:tabs>
            <w:spacing w:after="220"/>
            <w:ind w:left="360" w:hanging="360"/>
            <w:contextualSpacing/>
          </w:pPr>
        </w:pPrChange>
      </w:pPr>
      <w:ins w:id="11096" w:author="Rev 3 Allen Wirfs-Brock" w:date="2011-09-10T13:48:00Z">
        <w:del w:id="11097" w:author="Rev 4 Allen Wirfs-Brock" w:date="2011-10-20T09:31:00Z">
          <w:r w:rsidRPr="00E77497" w:rsidDel="00D440FA">
            <w:delText xml:space="preserve">Let </w:delText>
          </w:r>
        </w:del>
      </w:ins>
      <w:ins w:id="11098" w:author="Rev 3 Allen Wirfs-Brock" w:date="2011-09-10T13:49:00Z">
        <w:del w:id="11099" w:author="Rev 4 Allen Wirfs-Brock" w:date="2011-10-20T09:31:00Z">
          <w:r w:rsidRPr="00E77497" w:rsidDel="00D440FA">
            <w:rPr>
              <w:i/>
            </w:rPr>
            <w:delText>declarations</w:delText>
          </w:r>
        </w:del>
      </w:ins>
      <w:ins w:id="11100" w:author="Rev 3 Allen Wirfs-Brock" w:date="2011-09-10T13:48:00Z">
        <w:del w:id="11101" w:author="Rev 4 Allen Wirfs-Brock" w:date="2011-10-20T09:31:00Z">
          <w:r w:rsidRPr="00E77497" w:rsidDel="00D440FA">
            <w:rPr>
              <w:i/>
            </w:rPr>
            <w:delText xml:space="preserve"> </w:delText>
          </w:r>
          <w:r w:rsidRPr="00E77497" w:rsidDel="00D440FA">
            <w:delText xml:space="preserve">be LexicalDeclarations of </w:delText>
          </w:r>
          <w:r w:rsidRPr="00E77497" w:rsidDel="00D440FA">
            <w:rPr>
              <w:i/>
            </w:rPr>
            <w:delText>StatementList</w:delText>
          </w:r>
          <w:r w:rsidRPr="00E77497" w:rsidDel="00D440FA">
            <w:delText>.</w:delText>
          </w:r>
        </w:del>
      </w:ins>
    </w:p>
    <w:p w14:paraId="1C1C965F" w14:textId="77777777" w:rsidR="00E64CF0" w:rsidRPr="00E77497" w:rsidDel="00D440FA" w:rsidRDefault="00E64CF0" w:rsidP="006361CF">
      <w:pPr>
        <w:pStyle w:val="Alg4"/>
        <w:numPr>
          <w:ilvl w:val="0"/>
          <w:numId w:val="527"/>
        </w:numPr>
        <w:spacing w:after="220"/>
        <w:contextualSpacing/>
        <w:rPr>
          <w:ins w:id="11102" w:author="Rev 3 Allen Wirfs-Brock" w:date="2011-09-10T13:48:00Z"/>
          <w:del w:id="11103" w:author="Rev 4 Allen Wirfs-Brock" w:date="2011-10-20T09:31:00Z"/>
          <w:rStyle w:val="bnf"/>
          <w:i w:val="0"/>
        </w:rPr>
        <w:pPrChange w:id="11104" w:author="Rev 4 Allen Wirfs-Brock" w:date="2011-11-07T12:16:00Z">
          <w:pPr>
            <w:pStyle w:val="Alg4"/>
            <w:numPr>
              <w:numId w:val="559"/>
            </w:numPr>
            <w:tabs>
              <w:tab w:val="num" w:pos="360"/>
            </w:tabs>
            <w:spacing w:after="220"/>
            <w:ind w:left="360" w:hanging="360"/>
            <w:contextualSpacing/>
          </w:pPr>
        </w:pPrChange>
      </w:pPr>
      <w:ins w:id="11105" w:author="Rev 3 Allen Wirfs-Brock" w:date="2011-09-10T13:48:00Z">
        <w:del w:id="11106" w:author="Rev 4 Allen Wirfs-Brock" w:date="2011-10-20T09:31:00Z">
          <w:r w:rsidRPr="00E77497" w:rsidDel="00D440FA">
            <w:delText xml:space="preserve">Append to </w:delText>
          </w:r>
          <w:r w:rsidRPr="00E77497" w:rsidDel="00D440FA">
            <w:rPr>
              <w:i/>
            </w:rPr>
            <w:delText>names</w:delText>
          </w:r>
          <w:r w:rsidRPr="00E77497" w:rsidDel="00D440FA">
            <w:delText xml:space="preserve"> the elements of the </w:delText>
          </w:r>
        </w:del>
      </w:ins>
      <w:ins w:id="11107" w:author="Rev 3 Allen Wirfs-Brock" w:date="2011-09-10T13:49:00Z">
        <w:del w:id="11108" w:author="Rev 4 Allen Wirfs-Brock" w:date="2011-10-20T09:31:00Z">
          <w:r w:rsidRPr="00E77497" w:rsidDel="00D440FA">
            <w:delText xml:space="preserve">LexicalDeclarations </w:delText>
          </w:r>
        </w:del>
      </w:ins>
      <w:ins w:id="11109" w:author="Rev 3 Allen Wirfs-Brock" w:date="2011-09-10T13:48:00Z">
        <w:del w:id="11110" w:author="Rev 4 Allen Wirfs-Brock" w:date="2011-10-20T09:31:00Z">
          <w:r w:rsidRPr="00E77497" w:rsidDel="00D440FA">
            <w:delText xml:space="preserve">of </w:delText>
          </w:r>
          <w:r w:rsidRPr="00E77497" w:rsidDel="00D440FA">
            <w:rPr>
              <w:i/>
            </w:rPr>
            <w:delText>StatementListItem</w:delText>
          </w:r>
          <w:r w:rsidRPr="00E77497" w:rsidDel="00D440FA">
            <w:rPr>
              <w:rStyle w:val="bnf"/>
            </w:rPr>
            <w:delText>.</w:delText>
          </w:r>
        </w:del>
      </w:ins>
    </w:p>
    <w:p w14:paraId="0FC16AC5" w14:textId="77777777" w:rsidR="00E64CF0" w:rsidRPr="00E77497" w:rsidDel="00D440FA" w:rsidRDefault="00E64CF0" w:rsidP="006361CF">
      <w:pPr>
        <w:pStyle w:val="Alg4"/>
        <w:numPr>
          <w:ilvl w:val="0"/>
          <w:numId w:val="527"/>
        </w:numPr>
        <w:spacing w:after="220"/>
        <w:contextualSpacing/>
        <w:rPr>
          <w:ins w:id="11111" w:author="Rev 3 Allen Wirfs-Brock" w:date="2011-09-10T13:48:00Z"/>
          <w:del w:id="11112" w:author="Rev 4 Allen Wirfs-Brock" w:date="2011-10-20T09:31:00Z"/>
        </w:rPr>
        <w:pPrChange w:id="11113" w:author="Rev 4 Allen Wirfs-Brock" w:date="2011-11-07T12:16:00Z">
          <w:pPr>
            <w:pStyle w:val="Alg4"/>
            <w:numPr>
              <w:numId w:val="559"/>
            </w:numPr>
            <w:tabs>
              <w:tab w:val="num" w:pos="360"/>
            </w:tabs>
            <w:spacing w:after="220"/>
            <w:ind w:left="360" w:hanging="360"/>
            <w:contextualSpacing/>
          </w:pPr>
        </w:pPrChange>
      </w:pPr>
      <w:ins w:id="11114" w:author="Rev 3 Allen Wirfs-Brock" w:date="2011-09-10T13:48:00Z">
        <w:del w:id="11115" w:author="Rev 4 Allen Wirfs-Brock" w:date="2011-10-20T09:31:00Z">
          <w:r w:rsidRPr="00E77497" w:rsidDel="00D440FA">
            <w:delText xml:space="preserve">Return </w:delText>
          </w:r>
        </w:del>
      </w:ins>
      <w:ins w:id="11116" w:author="Rev 3 Allen Wirfs-Brock" w:date="2011-09-10T13:49:00Z">
        <w:del w:id="11117" w:author="Rev 4 Allen Wirfs-Brock" w:date="2011-10-20T09:31:00Z">
          <w:r w:rsidRPr="00E77497" w:rsidDel="00D440FA">
            <w:rPr>
              <w:i/>
            </w:rPr>
            <w:delText>declarations</w:delText>
          </w:r>
        </w:del>
      </w:ins>
      <w:ins w:id="11118" w:author="Rev 3 Allen Wirfs-Brock" w:date="2011-09-10T13:48:00Z">
        <w:del w:id="11119" w:author="Rev 4 Allen Wirfs-Brock" w:date="2011-10-20T09:31:00Z">
          <w:r w:rsidRPr="00E77497" w:rsidDel="00D440FA">
            <w:delText>.</w:delText>
          </w:r>
        </w:del>
      </w:ins>
    </w:p>
    <w:p w14:paraId="0A29BA26" w14:textId="77777777" w:rsidR="00F14B7C" w:rsidRPr="00E77497" w:rsidDel="00AB4ADD" w:rsidRDefault="00F14B7C" w:rsidP="00F14B7C">
      <w:pPr>
        <w:rPr>
          <w:ins w:id="11120" w:author="Rev 3 Allen Wirfs-Brock" w:date="2011-09-02T09:03:00Z"/>
          <w:del w:id="11121" w:author="Rev 4 Allen Wirfs-Brock" w:date="2011-10-20T09:38:00Z"/>
        </w:rPr>
      </w:pPr>
      <w:ins w:id="11122" w:author="Rev 3 Allen Wirfs-Brock" w:date="2011-09-02T09:03:00Z">
        <w:del w:id="11123" w:author="Rev 4 Allen Wirfs-Brock" w:date="2011-10-20T09:38:00Z">
          <w:r w:rsidRPr="00E77497" w:rsidDel="00AB4ADD">
            <w:delText xml:space="preserve">The VarDeclaredNames of the production  </w:delText>
          </w:r>
          <w:r w:rsidRPr="00E77497" w:rsidDel="00AB4ADD">
            <w:rPr>
              <w:rFonts w:ascii="Times New Roman" w:hAnsi="Times New Roman"/>
              <w:i/>
            </w:rPr>
            <w:delText xml:space="preserve">StatementList </w:delText>
          </w:r>
          <w:r w:rsidRPr="00E77497" w:rsidDel="00AB4ADD">
            <w:rPr>
              <w:b/>
            </w:rPr>
            <w:delText>:</w:delText>
          </w:r>
          <w:r w:rsidRPr="00E77497" w:rsidDel="00AB4ADD">
            <w:rPr>
              <w:rFonts w:ascii="Times New Roman" w:hAnsi="Times New Roman"/>
              <w:i/>
            </w:rPr>
            <w:delText xml:space="preserve"> StatementList StatementListItem</w:delText>
          </w:r>
          <w:r w:rsidRPr="00E77497" w:rsidDel="00AB4ADD">
            <w:delText xml:space="preserve"> is determined as follows:</w:delText>
          </w:r>
        </w:del>
      </w:ins>
    </w:p>
    <w:p w14:paraId="7DD6E837" w14:textId="77777777" w:rsidR="00F14B7C" w:rsidRPr="00E77497" w:rsidDel="00AB4ADD" w:rsidRDefault="00F14B7C" w:rsidP="006361CF">
      <w:pPr>
        <w:pStyle w:val="Alg4"/>
        <w:numPr>
          <w:ilvl w:val="0"/>
          <w:numId w:val="464"/>
        </w:numPr>
        <w:spacing w:after="220"/>
        <w:contextualSpacing/>
        <w:rPr>
          <w:ins w:id="11124" w:author="Rev 3 Allen Wirfs-Brock" w:date="2011-09-02T09:06:00Z"/>
          <w:del w:id="11125" w:author="Rev 4 Allen Wirfs-Brock" w:date="2011-10-20T09:38:00Z"/>
        </w:rPr>
        <w:pPrChange w:id="11126" w:author="Rev 4 Allen Wirfs-Brock" w:date="2011-11-07T12:16:00Z">
          <w:pPr>
            <w:pStyle w:val="Alg4"/>
            <w:numPr>
              <w:numId w:val="491"/>
            </w:numPr>
            <w:tabs>
              <w:tab w:val="num" w:pos="360"/>
            </w:tabs>
            <w:spacing w:after="220"/>
            <w:ind w:left="360" w:hanging="360"/>
            <w:contextualSpacing/>
          </w:pPr>
        </w:pPrChange>
      </w:pPr>
      <w:ins w:id="11127" w:author="Rev 3 Allen Wirfs-Brock" w:date="2011-09-02T09:06:00Z">
        <w:del w:id="11128" w:author="Rev 4 Allen Wirfs-Brock" w:date="2011-10-20T09:38:00Z">
          <w:r w:rsidRPr="00E77497" w:rsidDel="00AB4ADD">
            <w:delText xml:space="preserve">Let </w:delText>
          </w:r>
          <w:r w:rsidRPr="00E77497" w:rsidDel="00AB4ADD">
            <w:rPr>
              <w:i/>
            </w:rPr>
            <w:delText xml:space="preserve">names </w:delText>
          </w:r>
          <w:r w:rsidRPr="00E77497" w:rsidDel="00AB4ADD">
            <w:delText xml:space="preserve">be VarDeclaredNames of </w:delText>
          </w:r>
          <w:r w:rsidRPr="00E77497" w:rsidDel="00AB4ADD">
            <w:rPr>
              <w:i/>
            </w:rPr>
            <w:delText>StatementList</w:delText>
          </w:r>
          <w:r w:rsidRPr="00E77497" w:rsidDel="00AB4ADD">
            <w:delText>.</w:delText>
          </w:r>
        </w:del>
      </w:ins>
    </w:p>
    <w:p w14:paraId="389790D3" w14:textId="77777777" w:rsidR="00F14B7C" w:rsidRPr="00E77497" w:rsidDel="00AB4ADD" w:rsidRDefault="00F14B7C" w:rsidP="006361CF">
      <w:pPr>
        <w:pStyle w:val="Alg4"/>
        <w:numPr>
          <w:ilvl w:val="0"/>
          <w:numId w:val="464"/>
        </w:numPr>
        <w:spacing w:after="220"/>
        <w:contextualSpacing/>
        <w:rPr>
          <w:ins w:id="11129" w:author="Rev 3 Allen Wirfs-Brock" w:date="2011-09-02T09:06:00Z"/>
          <w:del w:id="11130" w:author="Rev 4 Allen Wirfs-Brock" w:date="2011-10-20T09:38:00Z"/>
          <w:rStyle w:val="bnf"/>
          <w:i w:val="0"/>
        </w:rPr>
        <w:pPrChange w:id="11131" w:author="Rev 4 Allen Wirfs-Brock" w:date="2011-11-07T12:16:00Z">
          <w:pPr>
            <w:pStyle w:val="Alg4"/>
            <w:numPr>
              <w:numId w:val="491"/>
            </w:numPr>
            <w:tabs>
              <w:tab w:val="num" w:pos="360"/>
            </w:tabs>
            <w:spacing w:after="220"/>
            <w:ind w:left="360" w:hanging="360"/>
            <w:contextualSpacing/>
          </w:pPr>
        </w:pPrChange>
      </w:pPr>
      <w:ins w:id="11132" w:author="Rev 3 Allen Wirfs-Brock" w:date="2011-09-02T09:06:00Z">
        <w:del w:id="11133" w:author="Rev 4 Allen Wirfs-Brock" w:date="2011-10-20T09:38:00Z">
          <w:r w:rsidRPr="00E77497" w:rsidDel="00AB4ADD">
            <w:delText xml:space="preserve">Append to </w:delText>
          </w:r>
          <w:r w:rsidRPr="00E77497" w:rsidDel="00AB4ADD">
            <w:rPr>
              <w:i/>
            </w:rPr>
            <w:delText>names</w:delText>
          </w:r>
          <w:r w:rsidRPr="00E77497" w:rsidDel="00AB4ADD">
            <w:delText xml:space="preserve"> the elements of the VarDeclaredNames of </w:delText>
          </w:r>
          <w:r w:rsidRPr="00E77497" w:rsidDel="00AB4ADD">
            <w:rPr>
              <w:i/>
            </w:rPr>
            <w:delText>StatementListItem</w:delText>
          </w:r>
          <w:r w:rsidRPr="00E77497" w:rsidDel="00AB4ADD">
            <w:rPr>
              <w:rStyle w:val="bnf"/>
            </w:rPr>
            <w:delText>.</w:delText>
          </w:r>
        </w:del>
      </w:ins>
    </w:p>
    <w:p w14:paraId="299BB875" w14:textId="77777777" w:rsidR="00F14B7C" w:rsidRPr="00E77497" w:rsidDel="00AB4ADD" w:rsidRDefault="00F14B7C" w:rsidP="006361CF">
      <w:pPr>
        <w:pStyle w:val="Alg4"/>
        <w:numPr>
          <w:ilvl w:val="0"/>
          <w:numId w:val="464"/>
        </w:numPr>
        <w:spacing w:after="220"/>
        <w:contextualSpacing/>
        <w:rPr>
          <w:ins w:id="11134" w:author="Rev 3 Allen Wirfs-Brock" w:date="2011-09-02T09:03:00Z"/>
          <w:del w:id="11135" w:author="Rev 4 Allen Wirfs-Brock" w:date="2011-10-20T09:38:00Z"/>
        </w:rPr>
        <w:pPrChange w:id="11136" w:author="Rev 4 Allen Wirfs-Brock" w:date="2011-11-07T12:16:00Z">
          <w:pPr>
            <w:pStyle w:val="Alg4"/>
            <w:numPr>
              <w:numId w:val="491"/>
            </w:numPr>
            <w:tabs>
              <w:tab w:val="num" w:pos="360"/>
            </w:tabs>
            <w:spacing w:after="220"/>
            <w:ind w:left="360" w:hanging="360"/>
            <w:contextualSpacing/>
          </w:pPr>
        </w:pPrChange>
      </w:pPr>
      <w:ins w:id="11137" w:author="Rev 3 Allen Wirfs-Brock" w:date="2011-09-02T09:06:00Z">
        <w:del w:id="11138" w:author="Rev 4 Allen Wirfs-Brock" w:date="2011-10-20T09:38:00Z">
          <w:r w:rsidRPr="00E77497" w:rsidDel="00AB4ADD">
            <w:delText xml:space="preserve">Return </w:delText>
          </w:r>
          <w:r w:rsidRPr="00E77497" w:rsidDel="00AB4ADD">
            <w:rPr>
              <w:rStyle w:val="bnf"/>
            </w:rPr>
            <w:delText>names</w:delText>
          </w:r>
          <w:r w:rsidRPr="00E77497" w:rsidDel="00AB4ADD">
            <w:delText>.</w:delText>
          </w:r>
        </w:del>
      </w:ins>
    </w:p>
    <w:p w14:paraId="5600371F" w14:textId="77777777" w:rsidR="004C02EF" w:rsidRPr="00E77497" w:rsidRDefault="004C02EF" w:rsidP="004C02EF">
      <w:del w:id="11139" w:author="Rev 4 Allen Wirfs-Brock" w:date="2011-10-20T09:48:00Z">
        <w:r w:rsidRPr="00E77497" w:rsidDel="0028527D">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ins w:id="11140" w:author="Rev 3 Allen Wirfs-Brock" w:date="2011-08-30T16:29:00Z">
        <w:r w:rsidR="009A6DAE" w:rsidRPr="00E77497">
          <w:rPr>
            <w:rFonts w:ascii="Times New Roman" w:hAnsi="Times New Roman"/>
            <w:i/>
          </w:rPr>
          <w:t>ListItem</w:t>
        </w:r>
      </w:ins>
      <w:r w:rsidRPr="00E77497">
        <w:t xml:space="preserve"> </w:t>
      </w:r>
      <w:del w:id="11141" w:author="Rev 4 Allen Wirfs-Brock" w:date="2011-10-20T09:48:00Z">
        <w:r w:rsidRPr="00E77497" w:rsidDel="0028527D">
          <w:delText>is evaluated as follows:</w:delText>
        </w:r>
      </w:del>
      <w:bookmarkStart w:id="11142" w:name="_Toc382212710"/>
    </w:p>
    <w:p w14:paraId="614F7933" w14:textId="77777777"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11142"/>
      <w:r w:rsidRPr="00E77497">
        <w:t>.</w:t>
      </w:r>
    </w:p>
    <w:p w14:paraId="40E98AAB" w14:textId="77777777" w:rsidR="004C02EF" w:rsidRPr="00E77497" w:rsidRDefault="004C02EF" w:rsidP="007B6658">
      <w:pPr>
        <w:pStyle w:val="Alg2"/>
        <w:numPr>
          <w:ilvl w:val="0"/>
          <w:numId w:val="108"/>
        </w:numPr>
      </w:pPr>
      <w:r w:rsidRPr="00E77497">
        <w:t xml:space="preserve">If </w:t>
      </w:r>
      <w:r w:rsidRPr="00E77497">
        <w:rPr>
          <w:i/>
        </w:rPr>
        <w:t>sl</w:t>
      </w:r>
      <w:r w:rsidRPr="00E77497">
        <w:t xml:space="preserve"> is an abrupt completion, return </w:t>
      </w:r>
      <w:r w:rsidRPr="00E77497">
        <w:rPr>
          <w:i/>
        </w:rPr>
        <w:t>sl</w:t>
      </w:r>
      <w:r w:rsidRPr="00E77497">
        <w:t>.</w:t>
      </w:r>
      <w:bookmarkStart w:id="11143" w:name="_Toc382212711"/>
    </w:p>
    <w:p w14:paraId="5A79A699" w14:textId="77777777"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11143"/>
      <w:r w:rsidRPr="00E77497">
        <w:t>.</w:t>
      </w:r>
    </w:p>
    <w:p w14:paraId="07F92BAE" w14:textId="77777777" w:rsidR="004C02EF" w:rsidRPr="00E77497" w:rsidRDefault="004C02EF" w:rsidP="007B6658">
      <w:pPr>
        <w:pStyle w:val="Alg2"/>
        <w:numPr>
          <w:ilvl w:val="0"/>
          <w:numId w:val="108"/>
        </w:numPr>
      </w:pPr>
      <w:r w:rsidRPr="00E77497">
        <w:t xml:space="preserve">If </w:t>
      </w:r>
      <w:del w:id="11144" w:author="Rev 6 Allen Wirfs-Brock" w:date="2012-02-16T19:50:00Z">
        <w:r w:rsidRPr="00E77497" w:rsidDel="00E55220">
          <w:delText>an exception was thrown, return (</w:delText>
        </w:r>
      </w:del>
      <w:ins w:id="11145" w:author="Rev 6 Allen Wirfs-Brock" w:date="2012-02-16T19:50:00Z">
        <w:r w:rsidR="00E55220">
          <w:t xml:space="preserve">s.[[type]] is </w:t>
        </w:r>
      </w:ins>
      <w:r w:rsidRPr="00E77497">
        <w:rPr>
          <w:rFonts w:ascii="Arial" w:hAnsi="Arial" w:cs="Arial"/>
        </w:rPr>
        <w:t>throw</w:t>
      </w:r>
      <w:r w:rsidRPr="00E77497">
        <w:t xml:space="preserve">, </w:t>
      </w:r>
      <w:del w:id="11146" w:author="Rev 6 Allen Wirfs-Brock" w:date="2012-02-26T09:31:00Z">
        <w:r w:rsidRPr="00E77497" w:rsidDel="005E35C8">
          <w:rPr>
            <w:i/>
          </w:rPr>
          <w:delText>V</w:delText>
        </w:r>
        <w:r w:rsidRPr="00E77497" w:rsidDel="005E35C8">
          <w:delText xml:space="preserve">, </w:delText>
        </w:r>
      </w:del>
      <w:del w:id="11147" w:author="Rev 6 Allen Wirfs-Brock" w:date="2012-02-16T19:51:00Z">
        <w:r w:rsidRPr="00E77497" w:rsidDel="00E55220">
          <w:rPr>
            <w:rFonts w:ascii="Arial" w:hAnsi="Arial" w:cs="Arial"/>
          </w:rPr>
          <w:delText>empty</w:delText>
        </w:r>
      </w:del>
      <w:del w:id="11148" w:author="Rev 6 Allen Wirfs-Brock" w:date="2012-02-16T19:52:00Z">
        <w:r w:rsidRPr="00E77497" w:rsidDel="00E55220">
          <w:delText>)</w:delText>
        </w:r>
      </w:del>
      <w:r w:rsidRPr="00E77497">
        <w:t xml:space="preserve"> </w:t>
      </w:r>
      <w:del w:id="11149" w:author="Rev 6 Allen Wirfs-Brock" w:date="2012-02-16T19:51:00Z">
        <w:r w:rsidRPr="00E77497" w:rsidDel="00E55220">
          <w:delText xml:space="preserve">where </w:delText>
        </w:r>
      </w:del>
      <w:ins w:id="11150" w:author="Rev 6 Allen Wirfs-Brock" w:date="2012-02-16T19:51:00Z">
        <w:r w:rsidR="00E55220">
          <w:t xml:space="preserve">return </w:t>
        </w:r>
        <w:r w:rsidR="00E55220" w:rsidRPr="0027695A">
          <w:rPr>
            <w:i/>
          </w:rPr>
          <w:t>s</w:t>
        </w:r>
        <w:r w:rsidR="00E55220">
          <w:t>.</w:t>
        </w:r>
        <w:r w:rsidR="00E55220" w:rsidRPr="00E77497">
          <w:t xml:space="preserve"> </w:t>
        </w:r>
      </w:ins>
      <w:del w:id="11151" w:author="Rev 6 Allen Wirfs-Brock" w:date="2012-02-16T19:51:00Z">
        <w:r w:rsidRPr="00E77497" w:rsidDel="00E55220">
          <w:rPr>
            <w:i/>
          </w:rPr>
          <w:delText>V</w:delText>
        </w:r>
        <w:r w:rsidRPr="00E77497" w:rsidDel="00E55220">
          <w:delText xml:space="preserve"> is the exception. (Execution now proceeds as if no exception were thrown.)</w:delText>
        </w:r>
      </w:del>
    </w:p>
    <w:p w14:paraId="7D0D5B7E" w14:textId="77777777" w:rsidR="004C02EF" w:rsidRPr="00E77497" w:rsidRDefault="004C02EF" w:rsidP="007B6658">
      <w:pPr>
        <w:pStyle w:val="Alg2"/>
        <w:numPr>
          <w:ilvl w:val="0"/>
          <w:numId w:val="108"/>
        </w:numPr>
      </w:pPr>
      <w:r w:rsidRPr="00E77497">
        <w:t xml:space="preserve">If </w:t>
      </w:r>
      <w:r w:rsidRPr="00E77497">
        <w:rPr>
          <w:i/>
        </w:rPr>
        <w:t>s</w:t>
      </w:r>
      <w:r w:rsidRPr="00E77497">
        <w:t>.</w:t>
      </w:r>
      <w:ins w:id="11152" w:author="Rev 6 Allen Wirfs-Brock" w:date="2012-02-16T19:52:00Z">
        <w:r w:rsidR="00E55220">
          <w:t>[[</w:t>
        </w:r>
      </w:ins>
      <w:r w:rsidRPr="00E77497">
        <w:t>value</w:t>
      </w:r>
      <w:ins w:id="11153" w:author="Rev 6 Allen Wirfs-Brock" w:date="2012-02-16T19:52:00Z">
        <w:r w:rsidR="00E55220">
          <w:t>]]</w:t>
        </w:r>
      </w:ins>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ins w:id="11154" w:author="Rev 6 Allen Wirfs-Brock" w:date="2012-02-16T19:52:00Z">
        <w:r w:rsidR="00E55220">
          <w:t>[[</w:t>
        </w:r>
      </w:ins>
      <w:r w:rsidRPr="00E77497">
        <w:t>value</w:t>
      </w:r>
      <w:ins w:id="11155" w:author="Rev 6 Allen Wirfs-Brock" w:date="2012-02-16T19:52:00Z">
        <w:r w:rsidR="00E55220">
          <w:t>]]</w:t>
        </w:r>
      </w:ins>
      <w:r w:rsidRPr="00E77497">
        <w:t xml:space="preserve">, otherwise let </w:t>
      </w:r>
      <w:r w:rsidRPr="00E77497">
        <w:rPr>
          <w:i/>
        </w:rPr>
        <w:t>V</w:t>
      </w:r>
      <w:r w:rsidRPr="00E77497">
        <w:t xml:space="preserve"> = </w:t>
      </w:r>
      <w:r w:rsidRPr="00E77497">
        <w:rPr>
          <w:i/>
        </w:rPr>
        <w:t>s</w:t>
      </w:r>
      <w:r w:rsidRPr="00E77497">
        <w:t>.</w:t>
      </w:r>
      <w:del w:id="11156" w:author="Rev 6 Allen Wirfs-Brock" w:date="2012-02-16T19:53:00Z">
        <w:r w:rsidRPr="00E77497" w:rsidDel="00E55220">
          <w:delText>value</w:delText>
        </w:r>
      </w:del>
      <w:ins w:id="11157" w:author="Rev 6 Allen Wirfs-Brock" w:date="2012-02-16T19:53:00Z">
        <w:r w:rsidR="00E55220">
          <w:t>[[v</w:t>
        </w:r>
        <w:r w:rsidR="00E55220" w:rsidRPr="00E77497">
          <w:t>alue</w:t>
        </w:r>
        <w:r w:rsidR="00E55220">
          <w:t>]]</w:t>
        </w:r>
      </w:ins>
      <w:r w:rsidRPr="00E77497">
        <w:t>.</w:t>
      </w:r>
    </w:p>
    <w:p w14:paraId="047BF434" w14:textId="77777777" w:rsidR="004C02EF" w:rsidRPr="00E77497" w:rsidRDefault="004C02EF" w:rsidP="007B6658">
      <w:pPr>
        <w:pStyle w:val="Alg2"/>
        <w:numPr>
          <w:ilvl w:val="0"/>
          <w:numId w:val="108"/>
        </w:numPr>
        <w:spacing w:after="220"/>
      </w:pPr>
      <w:r w:rsidRPr="00E77497">
        <w:t xml:space="preserve">Return </w:t>
      </w:r>
      <w:del w:id="11158" w:author="Rev 6 Allen Wirfs-Brock" w:date="2012-02-16T19:54:00Z">
        <w:r w:rsidRPr="00E77497" w:rsidDel="00E55220">
          <w:delText>(</w:delText>
        </w:r>
      </w:del>
      <w:ins w:id="11159" w:author="Rev 6 Allen Wirfs-Brock" w:date="2012-02-16T19:54:00Z">
        <w:r w:rsidR="00E55220">
          <w:t>Completion {</w:t>
        </w:r>
      </w:ins>
      <w:ins w:id="11160" w:author="Rev 6 Allen Wirfs-Brock" w:date="2012-02-18T11:57:00Z">
        <w:r w:rsidR="00327BF7">
          <w:t>[[</w:t>
        </w:r>
      </w:ins>
      <w:ins w:id="11161" w:author="Rev 6 Allen Wirfs-Brock" w:date="2012-02-16T19:54:00Z">
        <w:r w:rsidR="00E55220">
          <w:t>type</w:t>
        </w:r>
      </w:ins>
      <w:ins w:id="11162" w:author="Rev 6 Allen Wirfs-Brock" w:date="2012-02-18T11:57:00Z">
        <w:r w:rsidR="00327BF7">
          <w:t>]]</w:t>
        </w:r>
      </w:ins>
      <w:ins w:id="11163" w:author="Rev 6 Allen Wirfs-Brock" w:date="2012-02-16T19:54:00Z">
        <w:r w:rsidR="00E55220">
          <w:t xml:space="preserve">: </w:t>
        </w:r>
      </w:ins>
      <w:r w:rsidRPr="00E77497">
        <w:rPr>
          <w:i/>
        </w:rPr>
        <w:t>s</w:t>
      </w:r>
      <w:r w:rsidRPr="00E77497">
        <w:t>.</w:t>
      </w:r>
      <w:del w:id="11164" w:author="Rev 6 Allen Wirfs-Brock" w:date="2012-02-16T19:53:00Z">
        <w:r w:rsidRPr="00E77497" w:rsidDel="00E55220">
          <w:delText>type</w:delText>
        </w:r>
      </w:del>
      <w:ins w:id="11165" w:author="Rev 6 Allen Wirfs-Brock" w:date="2012-02-16T19:53:00Z">
        <w:r w:rsidR="00E55220">
          <w:t>[[t</w:t>
        </w:r>
        <w:r w:rsidR="00E55220" w:rsidRPr="00E77497">
          <w:t>ype</w:t>
        </w:r>
        <w:r w:rsidR="00E55220">
          <w:t>]]</w:t>
        </w:r>
      </w:ins>
      <w:r w:rsidRPr="00E77497">
        <w:t xml:space="preserve">, </w:t>
      </w:r>
      <w:ins w:id="11166" w:author="Rev 6 Allen Wirfs-Brock" w:date="2012-02-18T11:57:00Z">
        <w:r w:rsidR="00327BF7">
          <w:t>[[</w:t>
        </w:r>
      </w:ins>
      <w:ins w:id="11167" w:author="Rev 6 Allen Wirfs-Brock" w:date="2012-02-16T19:54:00Z">
        <w:r w:rsidR="00E55220">
          <w:t>value</w:t>
        </w:r>
      </w:ins>
      <w:ins w:id="11168" w:author="Rev 6 Allen Wirfs-Brock" w:date="2012-02-18T11:57:00Z">
        <w:r w:rsidR="00327BF7">
          <w:t>]]</w:t>
        </w:r>
      </w:ins>
      <w:ins w:id="11169" w:author="Rev 6 Allen Wirfs-Brock" w:date="2012-02-16T19:54:00Z">
        <w:r w:rsidR="00E55220">
          <w:t xml:space="preserve">: </w:t>
        </w:r>
      </w:ins>
      <w:r w:rsidRPr="00E77497">
        <w:rPr>
          <w:i/>
        </w:rPr>
        <w:t>V</w:t>
      </w:r>
      <w:r w:rsidRPr="00E77497">
        <w:t xml:space="preserve">, </w:t>
      </w:r>
      <w:ins w:id="11170" w:author="Rev 6 Allen Wirfs-Brock" w:date="2012-02-18T11:57:00Z">
        <w:r w:rsidR="00327BF7">
          <w:t>[[</w:t>
        </w:r>
      </w:ins>
      <w:ins w:id="11171" w:author="Rev 6 Allen Wirfs-Brock" w:date="2012-02-16T19:54:00Z">
        <w:r w:rsidR="00E55220">
          <w:t>target</w:t>
        </w:r>
      </w:ins>
      <w:ins w:id="11172" w:author="Rev 6 Allen Wirfs-Brock" w:date="2012-02-18T11:57:00Z">
        <w:r w:rsidR="00327BF7">
          <w:t>]]</w:t>
        </w:r>
      </w:ins>
      <w:ins w:id="11173" w:author="Rev 6 Allen Wirfs-Brock" w:date="2012-02-16T19:54:00Z">
        <w:r w:rsidR="00E55220">
          <w:t xml:space="preserve">: </w:t>
        </w:r>
      </w:ins>
      <w:r w:rsidRPr="00E77497">
        <w:rPr>
          <w:i/>
        </w:rPr>
        <w:t>s</w:t>
      </w:r>
      <w:r w:rsidRPr="00E77497">
        <w:t>.</w:t>
      </w:r>
      <w:ins w:id="11174" w:author="Rev 6 Allen Wirfs-Brock" w:date="2012-02-16T19:53:00Z">
        <w:r w:rsidR="00E55220">
          <w:t>[[</w:t>
        </w:r>
      </w:ins>
      <w:r w:rsidRPr="00E77497">
        <w:t>target</w:t>
      </w:r>
      <w:del w:id="11175" w:author="Rev 6 Allen Wirfs-Brock" w:date="2012-02-18T10:53:00Z">
        <w:r w:rsidRPr="00E77497" w:rsidDel="00481DAC">
          <w:delText>).</w:delText>
        </w:r>
      </w:del>
      <w:ins w:id="11176" w:author="Rev 6 Allen Wirfs-Brock" w:date="2012-02-18T10:53:00Z">
        <w:r w:rsidR="00481DAC">
          <w:t>]]}</w:t>
        </w:r>
        <w:r w:rsidR="00481DAC" w:rsidRPr="00E77497">
          <w:t>.</w:t>
        </w:r>
      </w:ins>
    </w:p>
    <w:p w14:paraId="22541315" w14:textId="77777777" w:rsidR="004C02EF" w:rsidRPr="00E77497" w:rsidRDefault="004C02EF" w:rsidP="004C02EF">
      <w:pPr>
        <w:pStyle w:val="Note"/>
        <w:spacing w:after="60"/>
      </w:pPr>
      <w:bookmarkStart w:id="11177" w:name="_Toc417706216"/>
      <w:bookmarkStart w:id="11178" w:name="_Ref440445249"/>
      <w:bookmarkStart w:id="11179" w:name="_Ref457437644"/>
      <w:bookmarkStart w:id="11180" w:name="_Ref457437645"/>
      <w:bookmarkStart w:id="11181" w:name="_Ref457437646"/>
      <w:bookmarkStart w:id="11182" w:name="_Ref457437647"/>
      <w:bookmarkStart w:id="11183" w:name="_Ref457437648"/>
      <w:bookmarkStart w:id="11184" w:name="_Ref457437652"/>
      <w:bookmarkStart w:id="11185" w:name="_Ref457437653"/>
      <w:bookmarkStart w:id="11186" w:name="_Ref457708381"/>
      <w:bookmarkStart w:id="11187" w:name="_Ref457792811"/>
      <w:bookmarkStart w:id="11188" w:name="_Toc472818876"/>
      <w:bookmarkStart w:id="11189" w:name="_Toc235503450"/>
      <w:bookmarkStart w:id="11190" w:name="_Toc241509225"/>
      <w:bookmarkStart w:id="11191" w:name="_Toc244416712"/>
      <w:r w:rsidRPr="00E77497">
        <w:t>NOTE</w:t>
      </w:r>
      <w:r w:rsidRPr="00E77497">
        <w:tab/>
        <w:t xml:space="preserve">Steps </w:t>
      </w:r>
      <w:del w:id="11192" w:author="Rev 6 Allen Wirfs-Brock" w:date="2012-02-16T19:53:00Z">
        <w:r w:rsidRPr="00E77497" w:rsidDel="00E55220">
          <w:delText xml:space="preserve">5 </w:delText>
        </w:r>
      </w:del>
      <w:ins w:id="11193" w:author="Rev 6 Allen Wirfs-Brock" w:date="2012-02-16T19:53:00Z">
        <w:r w:rsidR="00E55220">
          <w:t>4</w:t>
        </w:r>
        <w:r w:rsidR="00E55220" w:rsidRPr="00E77497">
          <w:t xml:space="preserve"> </w:t>
        </w:r>
      </w:ins>
      <w:r w:rsidRPr="00E77497">
        <w:t xml:space="preserve">and </w:t>
      </w:r>
      <w:del w:id="11194" w:author="Rev 6 Allen Wirfs-Brock" w:date="2012-02-16T19:53:00Z">
        <w:r w:rsidRPr="00E77497" w:rsidDel="00E55220">
          <w:delText xml:space="preserve">6 </w:delText>
        </w:r>
      </w:del>
      <w:ins w:id="11195" w:author="Rev 6 Allen Wirfs-Brock" w:date="2012-02-16T19:53:00Z">
        <w:r w:rsidR="00E55220">
          <w:t>5</w:t>
        </w:r>
        <w:r w:rsidR="00E55220" w:rsidRPr="00E77497">
          <w:t xml:space="preserve"> </w:t>
        </w:r>
      </w:ins>
      <w:r w:rsidRPr="00E77497">
        <w:t xml:space="preserve">of the above algoritm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0E6CDC35"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01488CFD"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57556E12"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036C902C" w14:textId="77777777" w:rsidR="00F14B7C" w:rsidRPr="00E77497" w:rsidDel="001731CD" w:rsidRDefault="00F14B7C" w:rsidP="00F14B7C">
      <w:pPr>
        <w:rPr>
          <w:ins w:id="11196" w:author="Rev 3 Allen Wirfs-Brock" w:date="2011-09-02T09:07:00Z"/>
          <w:del w:id="11197" w:author="Rev 4 Allen Wirfs-Brock" w:date="2011-10-20T09:39:00Z"/>
        </w:rPr>
      </w:pPr>
      <w:bookmarkStart w:id="11198" w:name="_Toc276631076"/>
      <w:ins w:id="11199" w:author="Rev 3 Allen Wirfs-Brock" w:date="2011-09-02T09:07:00Z">
        <w:del w:id="11200" w:author="Rev 4 Allen Wirfs-Brock" w:date="2011-10-20T09:39:00Z">
          <w:r w:rsidRPr="00E77497" w:rsidDel="001731CD">
            <w:delText xml:space="preserve">The LexicallyDeclaredNames </w:delText>
          </w:r>
        </w:del>
      </w:ins>
      <w:ins w:id="11201" w:author="Rev 3 Allen Wirfs-Brock" w:date="2011-09-10T13:50:00Z">
        <w:del w:id="11202" w:author="Rev 4 Allen Wirfs-Brock" w:date="2011-10-20T09:39:00Z">
          <w:r w:rsidR="00323DE6" w:rsidRPr="00E77497" w:rsidDel="001731CD">
            <w:delText xml:space="preserve"> and the LexicalDeclarations </w:delText>
          </w:r>
        </w:del>
      </w:ins>
      <w:ins w:id="11203" w:author="Rev 3 Allen Wirfs-Brock" w:date="2011-09-02T09:07:00Z">
        <w:del w:id="11204" w:author="Rev 4 Allen Wirfs-Brock" w:date="2011-10-20T09:39:00Z">
          <w:r w:rsidRPr="00E77497" w:rsidDel="001731CD">
            <w:delText xml:space="preserve">of the production  </w:delText>
          </w:r>
        </w:del>
      </w:ins>
      <w:ins w:id="11205" w:author="Rev 3 Allen Wirfs-Brock" w:date="2011-09-02T09:08:00Z">
        <w:del w:id="11206" w:author="Rev 4 Allen Wirfs-Brock" w:date="2011-10-20T09:39:00Z">
          <w:r w:rsidRPr="00E77497" w:rsidDel="001731CD">
            <w:rPr>
              <w:rFonts w:ascii="Times New Roman" w:hAnsi="Times New Roman"/>
              <w:i/>
            </w:rPr>
            <w:delText xml:space="preserve">StatementListItem </w:delText>
          </w:r>
          <w:r w:rsidRPr="00E77497" w:rsidDel="001731CD">
            <w:rPr>
              <w:b/>
            </w:rPr>
            <w:delText>:</w:delText>
          </w:r>
          <w:r w:rsidRPr="00E77497" w:rsidDel="001731CD">
            <w:rPr>
              <w:rFonts w:ascii="Times New Roman" w:hAnsi="Times New Roman"/>
              <w:i/>
            </w:rPr>
            <w:delText xml:space="preserve"> Statement</w:delText>
          </w:r>
          <w:r w:rsidRPr="00E77497" w:rsidDel="001731CD">
            <w:delText xml:space="preserve"> </w:delText>
          </w:r>
        </w:del>
      </w:ins>
      <w:ins w:id="11207" w:author="Rev 3 Allen Wirfs-Brock" w:date="2011-09-10T13:51:00Z">
        <w:del w:id="11208" w:author="Rev 4 Allen Wirfs-Brock" w:date="2011-10-20T09:39:00Z">
          <w:r w:rsidR="00323DE6" w:rsidRPr="00E77497" w:rsidDel="001731CD">
            <w:delText>are</w:delText>
          </w:r>
        </w:del>
      </w:ins>
      <w:ins w:id="11209" w:author="Rev 3 Allen Wirfs-Brock" w:date="2011-09-02T09:07:00Z">
        <w:del w:id="11210" w:author="Rev 4 Allen Wirfs-Brock" w:date="2011-10-20T09:39:00Z">
          <w:r w:rsidRPr="00E77497" w:rsidDel="001731CD">
            <w:delText xml:space="preserve"> determined as follows:</w:delText>
          </w:r>
        </w:del>
      </w:ins>
    </w:p>
    <w:p w14:paraId="76E38893" w14:textId="77777777" w:rsidR="00F14B7C" w:rsidRPr="00E77497" w:rsidDel="001731CD" w:rsidRDefault="00F14B7C" w:rsidP="006361CF">
      <w:pPr>
        <w:pStyle w:val="Alg4"/>
        <w:numPr>
          <w:ilvl w:val="0"/>
          <w:numId w:val="465"/>
        </w:numPr>
        <w:spacing w:after="220"/>
        <w:contextualSpacing/>
        <w:rPr>
          <w:ins w:id="11211" w:author="Rev 3 Allen Wirfs-Brock" w:date="2011-09-02T09:07:00Z"/>
          <w:del w:id="11212" w:author="Rev 4 Allen Wirfs-Brock" w:date="2011-10-20T09:39:00Z"/>
        </w:rPr>
        <w:pPrChange w:id="11213" w:author="Rev 4 Allen Wirfs-Brock" w:date="2011-11-07T12:16:00Z">
          <w:pPr>
            <w:pStyle w:val="Alg4"/>
            <w:numPr>
              <w:numId w:val="492"/>
            </w:numPr>
            <w:tabs>
              <w:tab w:val="num" w:pos="360"/>
            </w:tabs>
            <w:spacing w:after="220"/>
            <w:ind w:left="360" w:hanging="360"/>
            <w:contextualSpacing/>
          </w:pPr>
        </w:pPrChange>
      </w:pPr>
      <w:ins w:id="11214" w:author="Rev 3 Allen Wirfs-Brock" w:date="2011-09-02T09:07:00Z">
        <w:del w:id="11215" w:author="Rev 4 Allen Wirfs-Brock" w:date="2011-10-20T09:39:00Z">
          <w:r w:rsidRPr="00E77497" w:rsidDel="001731CD">
            <w:delText xml:space="preserve">Return </w:delText>
          </w:r>
        </w:del>
      </w:ins>
      <w:ins w:id="11216" w:author="Rev 3 Allen Wirfs-Brock" w:date="2011-09-02T09:08:00Z">
        <w:del w:id="11217" w:author="Rev 4 Allen Wirfs-Brock" w:date="2011-10-20T09:39:00Z">
          <w:r w:rsidR="00503C0C" w:rsidRPr="00E77497" w:rsidDel="001731CD">
            <w:delText>a new empty List</w:delText>
          </w:r>
        </w:del>
      </w:ins>
      <w:ins w:id="11218" w:author="Rev 3 Allen Wirfs-Brock" w:date="2011-09-02T09:07:00Z">
        <w:del w:id="11219" w:author="Rev 4 Allen Wirfs-Brock" w:date="2011-10-20T09:39:00Z">
          <w:r w:rsidRPr="00E77497" w:rsidDel="001731CD">
            <w:delText>.</w:delText>
          </w:r>
        </w:del>
      </w:ins>
    </w:p>
    <w:p w14:paraId="11FB7022" w14:textId="77777777" w:rsidR="00F14B7C" w:rsidRPr="00E77497" w:rsidDel="00F678F3" w:rsidRDefault="00F14B7C" w:rsidP="00F14B7C">
      <w:pPr>
        <w:rPr>
          <w:ins w:id="11220" w:author="Rev 3 Allen Wirfs-Brock" w:date="2011-09-02T09:07:00Z"/>
          <w:del w:id="11221" w:author="Rev 4 Allen Wirfs-Brock" w:date="2011-10-20T09:41:00Z"/>
        </w:rPr>
      </w:pPr>
      <w:ins w:id="11222" w:author="Rev 3 Allen Wirfs-Brock" w:date="2011-09-02T09:07:00Z">
        <w:del w:id="11223" w:author="Rev 4 Allen Wirfs-Brock" w:date="2011-10-20T09:41:00Z">
          <w:r w:rsidRPr="00E77497" w:rsidDel="00F678F3">
            <w:delText xml:space="preserve">The VarDeclaredNames of the production  </w:delText>
          </w:r>
        </w:del>
      </w:ins>
      <w:ins w:id="11224" w:author="Rev 3 Allen Wirfs-Brock" w:date="2011-09-02T09:08:00Z">
        <w:del w:id="11225" w:author="Rev 4 Allen Wirfs-Brock" w:date="2011-10-20T09:41:00Z">
          <w:r w:rsidRPr="00E77497" w:rsidDel="00F678F3">
            <w:rPr>
              <w:rFonts w:ascii="Times New Roman" w:hAnsi="Times New Roman"/>
              <w:i/>
            </w:rPr>
            <w:delText xml:space="preserve">StatementListItem </w:delText>
          </w:r>
          <w:r w:rsidRPr="00E77497" w:rsidDel="00F678F3">
            <w:rPr>
              <w:b/>
            </w:rPr>
            <w:delText>:</w:delText>
          </w:r>
          <w:r w:rsidRPr="00E77497" w:rsidDel="00F678F3">
            <w:rPr>
              <w:rFonts w:ascii="Times New Roman" w:hAnsi="Times New Roman"/>
              <w:i/>
            </w:rPr>
            <w:delText xml:space="preserve"> Statement</w:delText>
          </w:r>
          <w:r w:rsidRPr="00E77497" w:rsidDel="00F678F3">
            <w:delText xml:space="preserve"> </w:delText>
          </w:r>
        </w:del>
      </w:ins>
      <w:ins w:id="11226" w:author="Rev 3 Allen Wirfs-Brock" w:date="2011-09-02T09:07:00Z">
        <w:del w:id="11227" w:author="Rev 4 Allen Wirfs-Brock" w:date="2011-10-20T09:41:00Z">
          <w:r w:rsidRPr="00E77497" w:rsidDel="00F678F3">
            <w:delText>is determined as follows:</w:delText>
          </w:r>
        </w:del>
      </w:ins>
    </w:p>
    <w:p w14:paraId="76097E39" w14:textId="77777777" w:rsidR="00F14B7C" w:rsidRPr="00E77497" w:rsidDel="00F678F3" w:rsidRDefault="00F14B7C" w:rsidP="006361CF">
      <w:pPr>
        <w:pStyle w:val="Alg4"/>
        <w:numPr>
          <w:ilvl w:val="0"/>
          <w:numId w:val="528"/>
        </w:numPr>
        <w:spacing w:after="220"/>
        <w:contextualSpacing/>
        <w:rPr>
          <w:ins w:id="11228" w:author="Rev 3 Allen Wirfs-Brock" w:date="2011-09-02T09:07:00Z"/>
          <w:del w:id="11229" w:author="Rev 4 Allen Wirfs-Brock" w:date="2011-10-20T09:41:00Z"/>
        </w:rPr>
        <w:pPrChange w:id="11230" w:author="Rev 4 Allen Wirfs-Brock" w:date="2011-11-07T12:16:00Z">
          <w:pPr>
            <w:pStyle w:val="Alg4"/>
            <w:numPr>
              <w:numId w:val="560"/>
            </w:numPr>
            <w:tabs>
              <w:tab w:val="num" w:pos="360"/>
            </w:tabs>
            <w:spacing w:after="220"/>
            <w:ind w:left="360" w:hanging="360"/>
            <w:contextualSpacing/>
          </w:pPr>
        </w:pPrChange>
      </w:pPr>
      <w:ins w:id="11231" w:author="Rev 3 Allen Wirfs-Brock" w:date="2011-09-02T09:07:00Z">
        <w:del w:id="11232" w:author="Rev 4 Allen Wirfs-Brock" w:date="2011-10-20T09:41:00Z">
          <w:r w:rsidRPr="00E77497" w:rsidDel="00F678F3">
            <w:delText xml:space="preserve">Return the VarDeclaredNames of </w:delText>
          </w:r>
        </w:del>
      </w:ins>
      <w:ins w:id="11233" w:author="Rev 3 Allen Wirfs-Brock" w:date="2011-09-02T09:10:00Z">
        <w:del w:id="11234" w:author="Rev 4 Allen Wirfs-Brock" w:date="2011-10-20T09:41:00Z">
          <w:r w:rsidR="00503C0C" w:rsidRPr="00E77497" w:rsidDel="00F678F3">
            <w:rPr>
              <w:i/>
            </w:rPr>
            <w:delText>Statement</w:delText>
          </w:r>
        </w:del>
      </w:ins>
      <w:ins w:id="11235" w:author="Rev 3 Allen Wirfs-Brock" w:date="2011-09-02T09:07:00Z">
        <w:del w:id="11236" w:author="Rev 4 Allen Wirfs-Brock" w:date="2011-10-20T09:41:00Z">
          <w:r w:rsidRPr="00E77497" w:rsidDel="00F678F3">
            <w:delText>.</w:delText>
          </w:r>
        </w:del>
      </w:ins>
    </w:p>
    <w:p w14:paraId="653C418C" w14:textId="77777777" w:rsidR="006E1EB0" w:rsidRPr="00E77497" w:rsidRDefault="006E1EB0" w:rsidP="006E1EB0">
      <w:pPr>
        <w:rPr>
          <w:ins w:id="11237" w:author="Rev 3 Allen Wirfs-Brock" w:date="2011-08-30T16:30:00Z"/>
        </w:rPr>
      </w:pPr>
      <w:ins w:id="11238" w:author="Rev 3 Allen Wirfs-Brock" w:date="2011-08-30T16:30:00Z">
        <w:del w:id="11239" w:author="Rev 4 Allen Wirfs-Brock" w:date="2011-10-20T09:48:00Z">
          <w:r w:rsidRPr="00E77497" w:rsidDel="0028527D">
            <w:delText xml:space="preserve">The production </w:delText>
          </w:r>
        </w:del>
      </w:ins>
      <w:ins w:id="11240" w:author="Rev 3 Allen Wirfs-Brock" w:date="2011-08-30T16:31:00Z">
        <w:r w:rsidRPr="00E77497">
          <w:rPr>
            <w:rFonts w:ascii="Times New Roman" w:hAnsi="Times New Roman"/>
            <w:i/>
          </w:rPr>
          <w:t xml:space="preserve">StatementListItem </w:t>
        </w:r>
      </w:ins>
      <w:ins w:id="11241" w:author="Rev 3 Allen Wirfs-Brock" w:date="2011-08-30T16:30:00Z">
        <w:r w:rsidRPr="00E77497">
          <w:rPr>
            <w:b/>
          </w:rPr>
          <w:t>:</w:t>
        </w:r>
        <w:r w:rsidRPr="00E77497">
          <w:rPr>
            <w:rFonts w:ascii="Times New Roman" w:hAnsi="Times New Roman"/>
            <w:i/>
          </w:rPr>
          <w:t xml:space="preserve"> Statement</w:t>
        </w:r>
        <w:r w:rsidRPr="00E77497">
          <w:t xml:space="preserve"> </w:t>
        </w:r>
        <w:del w:id="11242" w:author="Rev 4 Allen Wirfs-Brock" w:date="2011-10-20T09:48:00Z">
          <w:r w:rsidRPr="00E77497" w:rsidDel="0028527D">
            <w:delText>is evaluated as follows:</w:delText>
          </w:r>
        </w:del>
      </w:ins>
    </w:p>
    <w:p w14:paraId="53AB86FA" w14:textId="77777777" w:rsidR="006E1EB0" w:rsidRPr="00E77497" w:rsidRDefault="006E1EB0" w:rsidP="00FA3203">
      <w:pPr>
        <w:pStyle w:val="Alg2"/>
        <w:numPr>
          <w:ilvl w:val="0"/>
          <w:numId w:val="444"/>
        </w:numPr>
        <w:spacing w:after="220"/>
        <w:rPr>
          <w:ins w:id="11243" w:author="Rev 3 Allen Wirfs-Brock" w:date="2011-08-30T16:30:00Z"/>
        </w:rPr>
      </w:pPr>
      <w:ins w:id="11244" w:author="Rev 3 Allen Wirfs-Brock" w:date="2011-08-30T16:30:00Z">
        <w:r w:rsidRPr="00E77497">
          <w:t xml:space="preserve">Return the result of evaluating </w:t>
        </w:r>
        <w:r w:rsidRPr="00E77497">
          <w:rPr>
            <w:i/>
          </w:rPr>
          <w:t>Statement</w:t>
        </w:r>
        <w:r w:rsidRPr="00E77497">
          <w:t>.</w:t>
        </w:r>
      </w:ins>
    </w:p>
    <w:p w14:paraId="76660CF8" w14:textId="77777777" w:rsidR="00503C0C" w:rsidRPr="00E77497" w:rsidDel="003A2216" w:rsidRDefault="00503C0C" w:rsidP="00503C0C">
      <w:pPr>
        <w:rPr>
          <w:ins w:id="11245" w:author="Rev 3 Allen Wirfs-Brock" w:date="2011-09-02T09:12:00Z"/>
          <w:del w:id="11246" w:author="Rev 4 Allen Wirfs-Brock" w:date="2011-10-20T09:42:00Z"/>
        </w:rPr>
      </w:pPr>
      <w:ins w:id="11247" w:author="Rev 3 Allen Wirfs-Brock" w:date="2011-09-02T09:12:00Z">
        <w:del w:id="11248" w:author="Rev 4 Allen Wirfs-Brock" w:date="2011-10-20T09:42:00Z">
          <w:r w:rsidRPr="00E77497" w:rsidDel="003A2216">
            <w:delText xml:space="preserve">The LexicallyDeclaredNames of the production  </w:delText>
          </w:r>
        </w:del>
      </w:ins>
      <w:ins w:id="11249" w:author="Rev 3 Allen Wirfs-Brock" w:date="2011-09-02T09:13:00Z">
        <w:del w:id="11250" w:author="Rev 4 Allen Wirfs-Brock" w:date="2011-10-20T09:42:00Z">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w:delText>
          </w:r>
        </w:del>
      </w:ins>
      <w:ins w:id="11251" w:author="Rev 3 Allen Wirfs-Brock" w:date="2011-09-02T09:12:00Z">
        <w:del w:id="11252" w:author="Rev 4 Allen Wirfs-Brock" w:date="2011-10-20T09:42:00Z">
          <w:r w:rsidRPr="00E77497" w:rsidDel="003A2216">
            <w:delText>is determined as follows:</w:delText>
          </w:r>
        </w:del>
      </w:ins>
    </w:p>
    <w:p w14:paraId="440C725D" w14:textId="77777777" w:rsidR="00503C0C" w:rsidRPr="00E77497" w:rsidDel="003A2216" w:rsidRDefault="00503C0C" w:rsidP="006361CF">
      <w:pPr>
        <w:pStyle w:val="Alg4"/>
        <w:numPr>
          <w:ilvl w:val="0"/>
          <w:numId w:val="468"/>
        </w:numPr>
        <w:spacing w:after="220"/>
        <w:contextualSpacing/>
        <w:rPr>
          <w:ins w:id="11253" w:author="Rev 3 Allen Wirfs-Brock" w:date="2011-09-02T09:12:00Z"/>
          <w:del w:id="11254" w:author="Rev 4 Allen Wirfs-Brock" w:date="2011-10-20T09:42:00Z"/>
        </w:rPr>
        <w:pPrChange w:id="11255" w:author="Rev 4 Allen Wirfs-Brock" w:date="2011-11-07T12:16:00Z">
          <w:pPr>
            <w:pStyle w:val="Alg4"/>
            <w:numPr>
              <w:numId w:val="495"/>
            </w:numPr>
            <w:tabs>
              <w:tab w:val="num" w:pos="360"/>
            </w:tabs>
            <w:spacing w:after="220"/>
            <w:ind w:left="360" w:hanging="360"/>
            <w:contextualSpacing/>
          </w:pPr>
        </w:pPrChange>
      </w:pPr>
      <w:ins w:id="11256" w:author="Rev 3 Allen Wirfs-Brock" w:date="2011-09-02T09:14:00Z">
        <w:del w:id="11257" w:author="Rev 4 Allen Wirfs-Brock" w:date="2011-10-20T09:42:00Z">
          <w:r w:rsidRPr="00E77497" w:rsidDel="003A2216">
            <w:delText xml:space="preserve">Return the </w:delText>
          </w:r>
        </w:del>
      </w:ins>
      <w:ins w:id="11258" w:author="Rev 3 Allen Wirfs-Brock" w:date="2011-09-02T09:16:00Z">
        <w:del w:id="11259" w:author="Rev 4 Allen Wirfs-Brock" w:date="2011-10-20T09:42:00Z">
          <w:r w:rsidRPr="00E77497" w:rsidDel="003A2216">
            <w:delText xml:space="preserve">BoundNames </w:delText>
          </w:r>
        </w:del>
      </w:ins>
      <w:ins w:id="11260" w:author="Rev 3 Allen Wirfs-Brock" w:date="2011-09-02T09:14:00Z">
        <w:del w:id="11261" w:author="Rev 4 Allen Wirfs-Brock" w:date="2011-10-20T09:42:00Z">
          <w:r w:rsidRPr="00E77497" w:rsidDel="003A2216">
            <w:delText xml:space="preserve">of </w:delText>
          </w:r>
        </w:del>
      </w:ins>
      <w:ins w:id="11262" w:author="Rev 3 Allen Wirfs-Brock" w:date="2011-09-02T09:16:00Z">
        <w:del w:id="11263" w:author="Rev 4 Allen Wirfs-Brock" w:date="2011-10-20T09:42:00Z">
          <w:r w:rsidRPr="00E77497" w:rsidDel="003A2216">
            <w:rPr>
              <w:i/>
            </w:rPr>
            <w:delText>Declaration</w:delText>
          </w:r>
        </w:del>
      </w:ins>
      <w:ins w:id="11264" w:author="Rev 3 Allen Wirfs-Brock" w:date="2011-09-02T09:12:00Z">
        <w:del w:id="11265" w:author="Rev 4 Allen Wirfs-Brock" w:date="2011-10-20T09:42:00Z">
          <w:r w:rsidRPr="00E77497" w:rsidDel="003A2216">
            <w:delText>.</w:delText>
          </w:r>
        </w:del>
      </w:ins>
    </w:p>
    <w:p w14:paraId="2C8C45C2" w14:textId="77777777" w:rsidR="00323DE6" w:rsidRPr="00E77497" w:rsidDel="003A2216" w:rsidRDefault="00323DE6" w:rsidP="00323DE6">
      <w:pPr>
        <w:rPr>
          <w:ins w:id="11266" w:author="Rev 3 Allen Wirfs-Brock" w:date="2011-09-10T13:52:00Z"/>
          <w:del w:id="11267" w:author="Rev 4 Allen Wirfs-Brock" w:date="2011-10-20T09:42:00Z"/>
        </w:rPr>
      </w:pPr>
      <w:ins w:id="11268" w:author="Rev 3 Allen Wirfs-Brock" w:date="2011-09-10T13:52:00Z">
        <w:del w:id="11269" w:author="Rev 4 Allen Wirfs-Brock" w:date="2011-10-20T09:42:00Z">
          <w:r w:rsidRPr="00E77497" w:rsidDel="003A2216">
            <w:delText xml:space="preserve">The LexicalDeclarations of the production  </w:delText>
          </w:r>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is determined as follows:</w:delText>
          </w:r>
        </w:del>
      </w:ins>
    </w:p>
    <w:p w14:paraId="1C5CF381" w14:textId="77777777" w:rsidR="00323DE6" w:rsidRPr="00E77497" w:rsidDel="003A2216" w:rsidRDefault="00323DE6" w:rsidP="006361CF">
      <w:pPr>
        <w:pStyle w:val="Alg4"/>
        <w:numPr>
          <w:ilvl w:val="0"/>
          <w:numId w:val="530"/>
        </w:numPr>
        <w:spacing w:after="220"/>
        <w:contextualSpacing/>
        <w:rPr>
          <w:ins w:id="11270" w:author="Rev 3 Allen Wirfs-Brock" w:date="2011-09-10T13:52:00Z"/>
          <w:del w:id="11271" w:author="Rev 4 Allen Wirfs-Brock" w:date="2011-10-20T09:42:00Z"/>
        </w:rPr>
        <w:pPrChange w:id="11272" w:author="Rev 4 Allen Wirfs-Brock" w:date="2011-11-07T12:16:00Z">
          <w:pPr>
            <w:pStyle w:val="Alg4"/>
            <w:numPr>
              <w:numId w:val="562"/>
            </w:numPr>
            <w:tabs>
              <w:tab w:val="num" w:pos="360"/>
            </w:tabs>
            <w:spacing w:after="220"/>
            <w:ind w:left="360" w:hanging="360"/>
            <w:contextualSpacing/>
          </w:pPr>
        </w:pPrChange>
      </w:pPr>
      <w:ins w:id="11273" w:author="Rev 3 Allen Wirfs-Brock" w:date="2011-09-10T13:52:00Z">
        <w:del w:id="11274" w:author="Rev 4 Allen Wirfs-Brock" w:date="2011-10-20T09:42:00Z">
          <w:r w:rsidRPr="00E77497" w:rsidDel="003A2216">
            <w:delText xml:space="preserve">Return </w:delText>
          </w:r>
        </w:del>
      </w:ins>
      <w:ins w:id="11275" w:author="Rev 3 Allen Wirfs-Brock" w:date="2011-09-10T13:58:00Z">
        <w:del w:id="11276" w:author="Rev 4 Allen Wirfs-Brock" w:date="2011-10-20T09:42:00Z">
          <w:r w:rsidR="001A376F" w:rsidRPr="00E77497" w:rsidDel="003A2216">
            <w:delText xml:space="preserve">return a new List containing </w:delText>
          </w:r>
        </w:del>
      </w:ins>
      <w:ins w:id="11277" w:author="Rev 3 Allen Wirfs-Brock" w:date="2011-09-10T13:52:00Z">
        <w:del w:id="11278" w:author="Rev 4 Allen Wirfs-Brock" w:date="2011-10-20T09:42:00Z">
          <w:r w:rsidRPr="00E77497" w:rsidDel="003A2216">
            <w:rPr>
              <w:i/>
            </w:rPr>
            <w:delText>Declaration</w:delText>
          </w:r>
          <w:r w:rsidRPr="00E77497" w:rsidDel="003A2216">
            <w:delText>.</w:delText>
          </w:r>
        </w:del>
      </w:ins>
    </w:p>
    <w:p w14:paraId="34F64F0A" w14:textId="77777777" w:rsidR="00503C0C" w:rsidRPr="00E77497" w:rsidDel="0028527D" w:rsidRDefault="00503C0C" w:rsidP="00503C0C">
      <w:pPr>
        <w:rPr>
          <w:ins w:id="11279" w:author="Rev 3 Allen Wirfs-Brock" w:date="2011-09-02T09:12:00Z"/>
          <w:del w:id="11280" w:author="Rev 4 Allen Wirfs-Brock" w:date="2011-10-20T09:47:00Z"/>
        </w:rPr>
      </w:pPr>
      <w:ins w:id="11281" w:author="Rev 3 Allen Wirfs-Brock" w:date="2011-09-02T09:12:00Z">
        <w:del w:id="11282" w:author="Rev 4 Allen Wirfs-Brock" w:date="2011-10-20T09:47:00Z">
          <w:r w:rsidRPr="00E77497" w:rsidDel="0028527D">
            <w:delText xml:space="preserve">The VarDeclaredNames of the production  </w:delText>
          </w:r>
        </w:del>
      </w:ins>
      <w:ins w:id="11283" w:author="Rev 3 Allen Wirfs-Brock" w:date="2011-09-02T09:13:00Z">
        <w:del w:id="11284" w:author="Rev 4 Allen Wirfs-Brock" w:date="2011-10-20T09:47:00Z">
          <w:r w:rsidRPr="00E77497" w:rsidDel="0028527D">
            <w:rPr>
              <w:rFonts w:ascii="Times New Roman" w:hAnsi="Times New Roman"/>
              <w:i/>
            </w:rPr>
            <w:delText xml:space="preserve">StatementListItem </w:delText>
          </w:r>
          <w:r w:rsidRPr="00E77497" w:rsidDel="0028527D">
            <w:rPr>
              <w:b/>
            </w:rPr>
            <w:delText>:</w:delText>
          </w:r>
          <w:r w:rsidRPr="00E77497" w:rsidDel="0028527D">
            <w:rPr>
              <w:rFonts w:ascii="Times New Roman" w:hAnsi="Times New Roman"/>
              <w:i/>
            </w:rPr>
            <w:delText xml:space="preserve"> Declaration</w:delText>
          </w:r>
          <w:r w:rsidRPr="00E77497" w:rsidDel="0028527D">
            <w:delText xml:space="preserve"> </w:delText>
          </w:r>
        </w:del>
      </w:ins>
      <w:ins w:id="11285" w:author="Rev 3 Allen Wirfs-Brock" w:date="2011-09-02T09:12:00Z">
        <w:del w:id="11286" w:author="Rev 4 Allen Wirfs-Brock" w:date="2011-10-20T09:47:00Z">
          <w:r w:rsidRPr="00E77497" w:rsidDel="0028527D">
            <w:delText>is determined as follows:</w:delText>
          </w:r>
        </w:del>
      </w:ins>
    </w:p>
    <w:p w14:paraId="68430ECB" w14:textId="77777777" w:rsidR="00503C0C" w:rsidRPr="00E77497" w:rsidDel="0028527D" w:rsidRDefault="00503C0C" w:rsidP="006361CF">
      <w:pPr>
        <w:pStyle w:val="Alg4"/>
        <w:numPr>
          <w:ilvl w:val="0"/>
          <w:numId w:val="529"/>
        </w:numPr>
        <w:spacing w:after="220"/>
        <w:contextualSpacing/>
        <w:rPr>
          <w:ins w:id="11287" w:author="Rev 3 Allen Wirfs-Brock" w:date="2011-09-02T09:12:00Z"/>
          <w:del w:id="11288" w:author="Rev 4 Allen Wirfs-Brock" w:date="2011-10-20T09:47:00Z"/>
        </w:rPr>
        <w:pPrChange w:id="11289" w:author="Rev 4 Allen Wirfs-Brock" w:date="2011-11-07T12:16:00Z">
          <w:pPr>
            <w:pStyle w:val="Alg4"/>
            <w:numPr>
              <w:numId w:val="561"/>
            </w:numPr>
            <w:tabs>
              <w:tab w:val="num" w:pos="360"/>
            </w:tabs>
            <w:spacing w:after="220"/>
            <w:ind w:left="360" w:hanging="360"/>
            <w:contextualSpacing/>
          </w:pPr>
        </w:pPrChange>
      </w:pPr>
      <w:ins w:id="11290" w:author="Rev 3 Allen Wirfs-Brock" w:date="2011-09-02T09:15:00Z">
        <w:del w:id="11291" w:author="Rev 4 Allen Wirfs-Brock" w:date="2011-10-20T09:47:00Z">
          <w:r w:rsidRPr="00E77497" w:rsidDel="0028527D">
            <w:delText>Return a new empty List</w:delText>
          </w:r>
        </w:del>
      </w:ins>
      <w:ins w:id="11292" w:author="Rev 3 Allen Wirfs-Brock" w:date="2011-09-02T09:12:00Z">
        <w:del w:id="11293" w:author="Rev 4 Allen Wirfs-Brock" w:date="2011-10-20T09:47:00Z">
          <w:r w:rsidRPr="00E77497" w:rsidDel="0028527D">
            <w:delText>.</w:delText>
          </w:r>
        </w:del>
      </w:ins>
    </w:p>
    <w:p w14:paraId="6F9B6B9E" w14:textId="77777777" w:rsidR="006E1EB0" w:rsidRPr="00E77497" w:rsidRDefault="006E1EB0" w:rsidP="006E1EB0">
      <w:pPr>
        <w:rPr>
          <w:ins w:id="11294" w:author="Rev 3 Allen Wirfs-Brock" w:date="2011-08-30T16:32:00Z"/>
        </w:rPr>
      </w:pPr>
      <w:ins w:id="11295" w:author="Rev 3 Allen Wirfs-Brock" w:date="2011-08-30T16:32:00Z">
        <w:del w:id="11296" w:author="Rev 4 Allen Wirfs-Brock" w:date="2011-10-20T09:48:00Z">
          <w:r w:rsidRPr="00E77497" w:rsidDel="0028527D">
            <w:delText xml:space="preserve">The production </w:delText>
          </w:r>
        </w:del>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del w:id="11297" w:author="Rev 4 Allen Wirfs-Brock" w:date="2011-10-20T09:48:00Z">
          <w:r w:rsidRPr="00E77497" w:rsidDel="0028527D">
            <w:delText>is evaluated as follows:</w:delText>
          </w:r>
        </w:del>
      </w:ins>
    </w:p>
    <w:p w14:paraId="387C7F7D" w14:textId="77777777" w:rsidR="006E1EB0" w:rsidRPr="00E77497" w:rsidRDefault="006E1EB0" w:rsidP="00FA3203">
      <w:pPr>
        <w:pStyle w:val="Alg2"/>
        <w:numPr>
          <w:ilvl w:val="0"/>
          <w:numId w:val="445"/>
        </w:numPr>
        <w:spacing w:after="220"/>
        <w:rPr>
          <w:ins w:id="11298" w:author="Rev 3 Allen Wirfs-Brock" w:date="2011-08-30T16:32:00Z"/>
        </w:rPr>
      </w:pPr>
      <w:ins w:id="11299" w:author="Rev 3 Allen Wirfs-Brock" w:date="2011-08-30T16:32:00Z">
        <w:r w:rsidRPr="00E77497">
          <w:t xml:space="preserve">Return the result of evaluating </w:t>
        </w:r>
        <w:r w:rsidRPr="00E77497">
          <w:rPr>
            <w:i/>
          </w:rPr>
          <w:t>Declaration</w:t>
        </w:r>
        <w:r w:rsidRPr="00E77497">
          <w:t>.</w:t>
        </w:r>
      </w:ins>
    </w:p>
    <w:p w14:paraId="1B33B840" w14:textId="77777777" w:rsidR="004C02EF" w:rsidRPr="00E77497" w:rsidRDefault="004C02EF" w:rsidP="003A4B22">
      <w:pPr>
        <w:pStyle w:val="20"/>
        <w:numPr>
          <w:ilvl w:val="0"/>
          <w:numId w:val="0"/>
        </w:numPr>
      </w:pPr>
      <w:bookmarkStart w:id="11300" w:name="_Toc323907707"/>
      <w:r w:rsidRPr="00E77497">
        <w:t>12.2</w:t>
      </w:r>
      <w:r w:rsidRPr="00E77497">
        <w:tab/>
      </w:r>
      <w:ins w:id="11301" w:author="Rev 3 Allen Wirfs-Brock" w:date="2011-08-31T11:31:00Z">
        <w:r w:rsidR="00CB30C3" w:rsidRPr="00E77497">
          <w:t xml:space="preserve">Declarations and the </w:t>
        </w:r>
      </w:ins>
      <w:r w:rsidRPr="00E77497">
        <w:t xml:space="preserve">Variable </w:t>
      </w:r>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r w:rsidRPr="00E77497">
        <w:t>Statement</w:t>
      </w:r>
      <w:bookmarkEnd w:id="11190"/>
      <w:bookmarkEnd w:id="11191"/>
      <w:bookmarkEnd w:id="11198"/>
      <w:bookmarkEnd w:id="11300"/>
    </w:p>
    <w:p w14:paraId="2A3040EC" w14:textId="77777777" w:rsidR="00884D1C" w:rsidRPr="00E77497" w:rsidRDefault="00884D1C" w:rsidP="00884D1C">
      <w:pPr>
        <w:pStyle w:val="30"/>
        <w:numPr>
          <w:ilvl w:val="0"/>
          <w:numId w:val="0"/>
        </w:numPr>
        <w:rPr>
          <w:ins w:id="11302" w:author="Rev 3 Allen Wirfs-Brock" w:date="2011-09-09T12:39:00Z"/>
        </w:rPr>
      </w:pPr>
      <w:bookmarkStart w:id="11303" w:name="_Toc323907708"/>
      <w:ins w:id="11304" w:author="Rev 3 Allen Wirfs-Brock" w:date="2011-09-09T12:39:00Z">
        <w:r w:rsidRPr="00E77497">
          <w:t>12.2.1</w:t>
        </w:r>
        <w:r w:rsidRPr="00E77497">
          <w:tab/>
          <w:t xml:space="preserve">Let </w:t>
        </w:r>
      </w:ins>
      <w:ins w:id="11305" w:author="Rev 6 Allen Wirfs-Brock" w:date="2012-02-25T15:16:00Z">
        <w:r w:rsidR="00633DD3">
          <w:t xml:space="preserve">and Const </w:t>
        </w:r>
      </w:ins>
      <w:ins w:id="11306" w:author="Rev 3 Allen Wirfs-Brock" w:date="2011-09-09T12:39:00Z">
        <w:r w:rsidRPr="00E77497">
          <w:t>Declaration</w:t>
        </w:r>
      </w:ins>
      <w:ins w:id="11307" w:author="Rev 6 Allen Wirfs-Brock" w:date="2012-02-25T15:16:00Z">
        <w:r w:rsidR="00633DD3">
          <w:t>s</w:t>
        </w:r>
      </w:ins>
      <w:bookmarkEnd w:id="11303"/>
    </w:p>
    <w:p w14:paraId="18377720" w14:textId="77777777" w:rsidR="00791AD1" w:rsidRPr="00E77497" w:rsidRDefault="00791AD1" w:rsidP="00791AD1">
      <w:pPr>
        <w:rPr>
          <w:ins w:id="11308" w:author="Rev 4 Allen Wirfs-Brock" w:date="2011-10-15T17:25:00Z"/>
          <w:sz w:val="18"/>
        </w:rPr>
      </w:pPr>
      <w:ins w:id="11309" w:author="Rev 4 Allen Wirfs-Brock" w:date="2011-10-15T17:25:00Z">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ins>
      <w:ins w:id="11310" w:author="Rev 6 Allen Wirfs-Brock" w:date="2012-02-25T16:14:00Z">
        <w:r w:rsidR="00A345F7">
          <w:rPr>
            <w:sz w:val="18"/>
          </w:rPr>
          <w:t xml:space="preserve">and </w:t>
        </w:r>
        <w:r w:rsidR="00A345F7" w:rsidRPr="00E77497">
          <w:rPr>
            <w:rFonts w:ascii="Courier New" w:hAnsi="Courier New"/>
            <w:b/>
            <w:sz w:val="18"/>
          </w:rPr>
          <w:t>const</w:t>
        </w:r>
        <w:r w:rsidR="00A345F7" w:rsidRPr="00E77497">
          <w:rPr>
            <w:sz w:val="18"/>
          </w:rPr>
          <w:t xml:space="preserve"> </w:t>
        </w:r>
      </w:ins>
      <w:ins w:id="11311" w:author="Rev 4 Allen Wirfs-Brock" w:date="2011-10-15T17:25:00Z">
        <w:r w:rsidRPr="00E77497">
          <w:rPr>
            <w:sz w:val="18"/>
          </w:rPr>
          <w:t>declaration</w:t>
        </w:r>
      </w:ins>
      <w:ins w:id="11312" w:author="Rev 6 Allen Wirfs-Brock" w:date="2012-02-25T16:14:00Z">
        <w:r w:rsidR="00A345F7">
          <w:rPr>
            <w:sz w:val="18"/>
          </w:rPr>
          <w:t>s</w:t>
        </w:r>
      </w:ins>
      <w:ins w:id="11313" w:author="Rev 4 Allen Wirfs-Brock" w:date="2011-10-15T17:25:00Z">
        <w:r w:rsidRPr="00E77497">
          <w:rPr>
            <w:sz w:val="18"/>
          </w:rPr>
          <w:t xml:space="preserve"> define</w:t>
        </w:r>
        <w:del w:id="11314" w:author="Rev 6 Allen Wirfs-Brock" w:date="2012-02-25T16:14:00Z">
          <w:r w:rsidRPr="00E77497" w:rsidDel="00A345F7">
            <w:rPr>
              <w:sz w:val="18"/>
            </w:rPr>
            <w:delText>s</w:delText>
          </w:r>
        </w:del>
        <w:r w:rsidRPr="00E77497">
          <w:rPr>
            <w:sz w:val="18"/>
          </w:rPr>
          <w:t xml:space="preserve"> variables that are scoped to the current execution context’s LexicalEnvironment. </w:t>
        </w:r>
        <w:del w:id="11315" w:author="Rev 6 Allen Wirfs-Brock" w:date="2012-02-25T16:15:00Z">
          <w:r w:rsidRPr="00E77497" w:rsidDel="00A345F7">
            <w:rPr>
              <w:sz w:val="18"/>
            </w:rPr>
            <w:delText>Let</w:delText>
          </w:r>
        </w:del>
      </w:ins>
      <w:ins w:id="11316" w:author="Rev 6 Allen Wirfs-Brock" w:date="2012-02-25T16:15:00Z">
        <w:r w:rsidR="00A345F7">
          <w:rPr>
            <w:sz w:val="18"/>
          </w:rPr>
          <w:t>The</w:t>
        </w:r>
      </w:ins>
      <w:ins w:id="11317" w:author="Rev 4 Allen Wirfs-Brock" w:date="2011-10-15T17:25:00Z">
        <w:r w:rsidRPr="00E77497">
          <w:rPr>
            <w:sz w:val="18"/>
          </w:rPr>
          <w:t xml:space="preserve"> variables are created when their containing Lexical Environment is instantiated but may not be accssed in any way until the variable’s </w:t>
        </w:r>
        <w:del w:id="11318" w:author="Rev 6 Allen Wirfs-Brock" w:date="2012-02-25T16:15:00Z">
          <w:r w:rsidRPr="00E77497" w:rsidDel="00A345F7">
            <w:rPr>
              <w:rFonts w:ascii="Times New Roman" w:hAnsi="Times New Roman"/>
              <w:i/>
              <w:sz w:val="18"/>
            </w:rPr>
            <w:delText>Let</w:delText>
          </w:r>
        </w:del>
      </w:ins>
      <w:ins w:id="11319" w:author="Rev 6 Allen Wirfs-Brock" w:date="2012-02-25T16:15:00Z">
        <w:r w:rsidR="00A345F7">
          <w:rPr>
            <w:rFonts w:ascii="Times New Roman" w:hAnsi="Times New Roman"/>
            <w:i/>
            <w:sz w:val="18"/>
          </w:rPr>
          <w:t>Lexical</w:t>
        </w:r>
      </w:ins>
      <w:ins w:id="11320" w:author="Rev 4 Allen Wirfs-Brock" w:date="2011-10-15T17:25:00Z">
        <w:r w:rsidRPr="00E77497">
          <w:rPr>
            <w:rFonts w:ascii="Times New Roman" w:hAnsi="Times New Roman"/>
            <w:i/>
            <w:sz w:val="18"/>
          </w:rPr>
          <w:t>Binding</w:t>
        </w:r>
        <w:r w:rsidRPr="00E77497">
          <w:rPr>
            <w:sz w:val="18"/>
          </w:rPr>
          <w:t xml:space="preserve"> is </w:t>
        </w:r>
        <w:del w:id="11321" w:author="Rev 6 Allen Wirfs-Brock" w:date="2012-02-25T16:15:00Z">
          <w:r w:rsidRPr="00E77497" w:rsidDel="00A345F7">
            <w:rPr>
              <w:sz w:val="18"/>
            </w:rPr>
            <w:delText>executed</w:delText>
          </w:r>
        </w:del>
      </w:ins>
      <w:ins w:id="11322" w:author="Rev 6 Allen Wirfs-Brock" w:date="2012-02-25T16:15:00Z">
        <w:r w:rsidR="00A345F7">
          <w:rPr>
            <w:sz w:val="18"/>
          </w:rPr>
          <w:t>evaluated</w:t>
        </w:r>
      </w:ins>
      <w:ins w:id="11323" w:author="Rev 4 Allen Wirfs-Brock" w:date="2011-10-15T17:25:00Z">
        <w:r w:rsidRPr="00E77497">
          <w:rPr>
            <w:sz w:val="18"/>
          </w:rPr>
          <w:t xml:space="preserve">. A variable defined by a </w:t>
        </w:r>
      </w:ins>
      <w:ins w:id="11324" w:author="Rev 6 Allen Wirfs-Brock" w:date="2012-02-25T16:17: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ins>
      <w:ins w:id="11325" w:author="Rev 4 Allen Wirfs-Brock" w:date="2011-10-15T17:25:00Z">
        <w:del w:id="11326" w:author="Rev 6 Allen Wirfs-Brock" w:date="2012-02-25T16:17: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LetBinding</w:t>
        </w:r>
        <w:r w:rsidRPr="00E77497">
          <w:rPr>
            <w:sz w:val="18"/>
          </w:rPr>
          <w:t xml:space="preserve"> is </w:t>
        </w:r>
        <w:del w:id="11327" w:author="Rev 6 Allen Wirfs-Brock" w:date="2012-02-25T16:18:00Z">
          <w:r w:rsidRPr="00E77497" w:rsidDel="00A345F7">
            <w:rPr>
              <w:sz w:val="18"/>
            </w:rPr>
            <w:delText>executed</w:delText>
          </w:r>
        </w:del>
      </w:ins>
      <w:ins w:id="11328" w:author="Rev 6 Allen Wirfs-Brock" w:date="2012-02-25T16:18:00Z">
        <w:r w:rsidR="00A345F7">
          <w:rPr>
            <w:sz w:val="18"/>
          </w:rPr>
          <w:t>evaluated</w:t>
        </w:r>
      </w:ins>
      <w:ins w:id="11329" w:author="Rev 4 Allen Wirfs-Brock" w:date="2011-10-15T17:25:00Z">
        <w:r w:rsidRPr="00E77497">
          <w:rPr>
            <w:sz w:val="18"/>
          </w:rPr>
          <w:t xml:space="preserve">, not when the variable is created. If a </w:t>
        </w:r>
      </w:ins>
      <w:ins w:id="11330" w:author="Rev 6 Allen Wirfs-Brock" w:date="2012-02-25T16:18: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ins>
      <w:ins w:id="11331" w:author="Rev 4 Allen Wirfs-Brock" w:date="2011-10-15T17:25:00Z">
        <w:del w:id="11332" w:author="Rev 6 Allen Wirfs-Brock" w:date="2012-02-25T16:18: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does not have an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LetBinding</w:t>
        </w:r>
        <w:r w:rsidRPr="00E77497">
          <w:rPr>
            <w:sz w:val="18"/>
          </w:rPr>
          <w:t xml:space="preserve"> is executed.</w:t>
        </w:r>
      </w:ins>
    </w:p>
    <w:p w14:paraId="22E1D4DA" w14:textId="77777777" w:rsidR="00884D1C" w:rsidRPr="00E77497" w:rsidRDefault="00884D1C" w:rsidP="00884D1C">
      <w:pPr>
        <w:pStyle w:val="Syntax"/>
        <w:rPr>
          <w:ins w:id="11333" w:author="Rev 3 Allen Wirfs-Brock" w:date="2011-09-09T12:39:00Z"/>
        </w:rPr>
      </w:pPr>
      <w:ins w:id="11334" w:author="Rev 3 Allen Wirfs-Brock" w:date="2011-09-09T12:39:00Z">
        <w:r w:rsidRPr="00E77497">
          <w:t>Syntax</w:t>
        </w:r>
      </w:ins>
    </w:p>
    <w:p w14:paraId="4CAF7AF3" w14:textId="77777777" w:rsidR="00884D1C" w:rsidRPr="00E77497" w:rsidRDefault="00337ABA" w:rsidP="00884D1C">
      <w:pPr>
        <w:pStyle w:val="SyntaxRule"/>
        <w:rPr>
          <w:ins w:id="11335" w:author="Rev 3 Allen Wirfs-Brock" w:date="2011-09-09T12:39:00Z"/>
        </w:rPr>
      </w:pPr>
      <w:ins w:id="11336" w:author="Rev 6 Allen Wirfs-Brock" w:date="2012-02-25T15:19:00Z">
        <w:r w:rsidRPr="00E77497">
          <w:t>Le</w:t>
        </w:r>
        <w:r>
          <w:t>xical</w:t>
        </w:r>
      </w:ins>
      <w:ins w:id="11337" w:author="Rev 3 Allen Wirfs-Brock" w:date="2011-09-09T12:39:00Z">
        <w:del w:id="11338" w:author="Rev 6 Allen Wirfs-Brock" w:date="2012-02-25T15:19:00Z">
          <w:r w:rsidR="00884D1C" w:rsidRPr="00E77497" w:rsidDel="00337ABA">
            <w:delText>Let</w:delText>
          </w:r>
        </w:del>
        <w:r w:rsidR="00884D1C" w:rsidRPr="00E77497">
          <w:t xml:space="preserve">Declaration </w:t>
        </w:r>
        <w:r w:rsidR="00884D1C" w:rsidRPr="00E77497">
          <w:rPr>
            <w:rFonts w:ascii="Arial" w:hAnsi="Arial"/>
            <w:b/>
            <w:i w:val="0"/>
          </w:rPr>
          <w:t>:</w:t>
        </w:r>
      </w:ins>
    </w:p>
    <w:p w14:paraId="030C8842" w14:textId="77777777" w:rsidR="00884D1C" w:rsidRPr="00E77497" w:rsidRDefault="00337ABA" w:rsidP="00884D1C">
      <w:pPr>
        <w:pStyle w:val="SyntaxDefinition"/>
        <w:rPr>
          <w:ins w:id="11339" w:author="Rev 3 Allen Wirfs-Brock" w:date="2011-09-09T12:39:00Z"/>
        </w:rPr>
      </w:pPr>
      <w:ins w:id="11340" w:author="Rev 6 Allen Wirfs-Brock" w:date="2012-02-25T15:20:00Z">
        <w:r w:rsidRPr="00E77497">
          <w:t>Let</w:t>
        </w:r>
      </w:ins>
      <w:ins w:id="11341" w:author="Rev 6 Allen Wirfs-Brock" w:date="2012-02-25T15:21:00Z">
        <w:r>
          <w:t>OrConst</w:t>
        </w:r>
      </w:ins>
      <w:ins w:id="11342" w:author="Rev 6 Allen Wirfs-Brock" w:date="2012-02-25T15:25:00Z">
        <w:r>
          <w:t xml:space="preserve"> </w:t>
        </w:r>
      </w:ins>
      <w:ins w:id="11343" w:author="Rev 3 Allen Wirfs-Brock" w:date="2011-09-09T12:39:00Z">
        <w:del w:id="11344" w:author="Rev 6 Allen Wirfs-Brock" w:date="2012-02-25T15:20:00Z">
          <w:r w:rsidR="00884D1C" w:rsidRPr="00E77497" w:rsidDel="00337ABA">
            <w:rPr>
              <w:rFonts w:ascii="Courier New" w:hAnsi="Courier New"/>
              <w:b/>
              <w:i w:val="0"/>
            </w:rPr>
            <w:delText>let</w:delText>
          </w:r>
          <w:r w:rsidR="00884D1C" w:rsidRPr="00E77497" w:rsidDel="00337ABA">
            <w:delText xml:space="preserve"> Let</w:delText>
          </w:r>
        </w:del>
        <w:r w:rsidR="00884D1C" w:rsidRPr="00E77497">
          <w:t xml:space="preserve">BindingList </w:t>
        </w:r>
        <w:r w:rsidR="00884D1C" w:rsidRPr="00E77497">
          <w:rPr>
            <w:rFonts w:ascii="Courier New" w:hAnsi="Courier New"/>
            <w:b/>
            <w:i w:val="0"/>
          </w:rPr>
          <w:t>;</w:t>
        </w:r>
      </w:ins>
    </w:p>
    <w:p w14:paraId="12D40680" w14:textId="77777777" w:rsidR="002B4235" w:rsidRPr="00E77497" w:rsidRDefault="002B4235" w:rsidP="002B4235">
      <w:pPr>
        <w:pStyle w:val="SyntaxRule"/>
        <w:rPr>
          <w:ins w:id="11345" w:author="Rev 6 Allen Wirfs-Brock" w:date="2012-02-25T16:27:00Z"/>
        </w:rPr>
      </w:pPr>
      <w:ins w:id="11346" w:author="Rev 6 Allen Wirfs-Brock" w:date="2012-02-25T16:27:00Z">
        <w:r w:rsidRPr="00E77497">
          <w:t>Le</w:t>
        </w:r>
        <w:r>
          <w:t>xical</w:t>
        </w:r>
        <w:r w:rsidRPr="00E77497">
          <w:t>Declaration</w:t>
        </w:r>
        <w:r>
          <w:t>NoIn</w:t>
        </w:r>
        <w:r w:rsidRPr="00E77497">
          <w:t xml:space="preserve"> </w:t>
        </w:r>
        <w:r w:rsidRPr="00E77497">
          <w:rPr>
            <w:rFonts w:ascii="Arial" w:hAnsi="Arial"/>
            <w:b/>
            <w:i w:val="0"/>
          </w:rPr>
          <w:t>:</w:t>
        </w:r>
      </w:ins>
    </w:p>
    <w:p w14:paraId="6B0A0AA8" w14:textId="77777777" w:rsidR="002B4235" w:rsidRPr="00E77497" w:rsidRDefault="002B4235" w:rsidP="002B4235">
      <w:pPr>
        <w:pStyle w:val="SyntaxDefinition"/>
        <w:rPr>
          <w:ins w:id="11347" w:author="Rev 6 Allen Wirfs-Brock" w:date="2012-02-25T16:27:00Z"/>
        </w:rPr>
      </w:pPr>
      <w:ins w:id="11348" w:author="Rev 6 Allen Wirfs-Brock" w:date="2012-02-25T16:27:00Z">
        <w:r w:rsidRPr="00E77497">
          <w:t>Let</w:t>
        </w:r>
        <w:r>
          <w:t xml:space="preserve">OrConst </w:t>
        </w:r>
        <w:r w:rsidRPr="00E77497">
          <w:t>BindingList</w:t>
        </w:r>
      </w:ins>
      <w:ins w:id="11349" w:author="Rev 6 Allen Wirfs-Brock" w:date="2012-02-25T16:28:00Z">
        <w:r>
          <w:t>NoIn</w:t>
        </w:r>
      </w:ins>
    </w:p>
    <w:p w14:paraId="7B47BBAD" w14:textId="77777777" w:rsidR="009E34B2" w:rsidRPr="00E77497" w:rsidRDefault="009E34B2" w:rsidP="009E34B2">
      <w:pPr>
        <w:pStyle w:val="SyntaxRule"/>
        <w:rPr>
          <w:ins w:id="11350" w:author="Rev 6 Allen Wirfs-Brock" w:date="2012-02-25T15:30:00Z"/>
        </w:rPr>
      </w:pPr>
      <w:ins w:id="11351" w:author="Rev 6 Allen Wirfs-Brock" w:date="2012-02-25T15:30:00Z">
        <w:r w:rsidRPr="00E77497">
          <w:t>Let</w:t>
        </w:r>
        <w:r>
          <w:t xml:space="preserve">OrConst </w:t>
        </w:r>
        <w:r w:rsidRPr="00E77497">
          <w:rPr>
            <w:rFonts w:ascii="Arial" w:hAnsi="Arial"/>
            <w:b/>
            <w:i w:val="0"/>
          </w:rPr>
          <w:t>:</w:t>
        </w:r>
      </w:ins>
    </w:p>
    <w:p w14:paraId="09F7C460" w14:textId="77777777" w:rsidR="009E34B2" w:rsidRPr="00E77497" w:rsidRDefault="009E34B2" w:rsidP="009E34B2">
      <w:pPr>
        <w:pStyle w:val="SyntaxDefinition"/>
        <w:rPr>
          <w:ins w:id="11352" w:author="Rev 6 Allen Wirfs-Brock" w:date="2012-02-25T15:30:00Z"/>
        </w:rPr>
      </w:pPr>
      <w:ins w:id="11353" w:author="Rev 6 Allen Wirfs-Brock" w:date="2012-02-25T15:31:00Z">
        <w:r>
          <w:rPr>
            <w:rFonts w:ascii="Courier New" w:hAnsi="Courier New"/>
            <w:b/>
            <w:i w:val="0"/>
          </w:rPr>
          <w:t>let</w:t>
        </w:r>
      </w:ins>
      <w:ins w:id="11354" w:author="Rev 6 Allen Wirfs-Brock" w:date="2012-02-25T15:30:00Z">
        <w:r w:rsidRPr="00E77497">
          <w:br/>
        </w:r>
        <w:r>
          <w:rPr>
            <w:rFonts w:ascii="Courier New" w:hAnsi="Courier New"/>
            <w:b/>
            <w:i w:val="0"/>
          </w:rPr>
          <w:t>const</w:t>
        </w:r>
        <w:r w:rsidRPr="00E77497">
          <w:t xml:space="preserve"> </w:t>
        </w:r>
      </w:ins>
    </w:p>
    <w:p w14:paraId="01355957" w14:textId="77777777" w:rsidR="00884D1C" w:rsidRPr="00E77497" w:rsidRDefault="00884D1C" w:rsidP="00884D1C">
      <w:pPr>
        <w:pStyle w:val="SyntaxRule"/>
        <w:rPr>
          <w:ins w:id="11355" w:author="Rev 3 Allen Wirfs-Brock" w:date="2011-09-09T12:39:00Z"/>
        </w:rPr>
      </w:pPr>
      <w:ins w:id="11356" w:author="Rev 3 Allen Wirfs-Brock" w:date="2011-09-09T12:39:00Z">
        <w:del w:id="11357" w:author="Rev 6 Allen Wirfs-Brock" w:date="2012-02-25T15:21:00Z">
          <w:r w:rsidRPr="00E77497" w:rsidDel="00337ABA">
            <w:delText>Let</w:delText>
          </w:r>
        </w:del>
        <w:r w:rsidRPr="00E77497">
          <w:t xml:space="preserve">BindingList </w:t>
        </w:r>
        <w:r w:rsidRPr="00E77497">
          <w:rPr>
            <w:rFonts w:ascii="Arial" w:hAnsi="Arial"/>
            <w:b/>
            <w:i w:val="0"/>
          </w:rPr>
          <w:t>:</w:t>
        </w:r>
      </w:ins>
    </w:p>
    <w:p w14:paraId="76B11680" w14:textId="77777777" w:rsidR="00884D1C" w:rsidRPr="00E77497" w:rsidRDefault="00884D1C" w:rsidP="00884D1C">
      <w:pPr>
        <w:pStyle w:val="SyntaxDefinition"/>
        <w:rPr>
          <w:ins w:id="11358" w:author="Rev 3 Allen Wirfs-Brock" w:date="2011-09-09T12:39:00Z"/>
        </w:rPr>
      </w:pPr>
      <w:ins w:id="11359" w:author="Rev 3 Allen Wirfs-Brock" w:date="2011-09-09T12:39:00Z">
        <w:del w:id="11360" w:author="Rev 6 Allen Wirfs-Brock" w:date="2012-02-25T15:21:00Z">
          <w:r w:rsidRPr="00E77497" w:rsidDel="00337ABA">
            <w:delText>Let</w:delText>
          </w:r>
        </w:del>
      </w:ins>
      <w:ins w:id="11361" w:author="Rev 6 Allen Wirfs-Brock" w:date="2012-02-25T15:21:00Z">
        <w:r w:rsidR="00337ABA">
          <w:t>Lexical</w:t>
        </w:r>
      </w:ins>
      <w:ins w:id="11362" w:author="Rev 3 Allen Wirfs-Brock" w:date="2011-09-09T12:39:00Z">
        <w:r w:rsidRPr="00E77497">
          <w:t>Binding</w:t>
        </w:r>
        <w:r w:rsidRPr="00E77497">
          <w:br/>
        </w:r>
        <w:del w:id="11363" w:author="Rev 6 Allen Wirfs-Brock" w:date="2012-02-25T15:22:00Z">
          <w:r w:rsidRPr="00E77497" w:rsidDel="00337ABA">
            <w:delText>Let</w:delText>
          </w:r>
        </w:del>
        <w:r w:rsidRPr="00E77497">
          <w:t xml:space="preserve">BindingList </w:t>
        </w:r>
        <w:r w:rsidRPr="00E77497">
          <w:rPr>
            <w:rFonts w:ascii="Courier New" w:hAnsi="Courier New"/>
            <w:b/>
            <w:i w:val="0"/>
          </w:rPr>
          <w:t>,</w:t>
        </w:r>
        <w:r w:rsidRPr="00E77497">
          <w:t xml:space="preserve"> </w:t>
        </w:r>
      </w:ins>
      <w:ins w:id="11364" w:author="Rev 6 Allen Wirfs-Brock" w:date="2012-02-25T15:22:00Z">
        <w:r w:rsidR="00337ABA">
          <w:t>Lexical</w:t>
        </w:r>
      </w:ins>
      <w:ins w:id="11365" w:author="Rev 3 Allen Wirfs-Brock" w:date="2011-09-09T12:39:00Z">
        <w:del w:id="11366" w:author="Rev 6 Allen Wirfs-Brock" w:date="2012-02-25T15:22:00Z">
          <w:r w:rsidRPr="00E77497" w:rsidDel="00337ABA">
            <w:delText>Let</w:delText>
          </w:r>
        </w:del>
        <w:r w:rsidRPr="00E77497">
          <w:t>Binding</w:t>
        </w:r>
      </w:ins>
    </w:p>
    <w:p w14:paraId="02B919AD" w14:textId="77777777" w:rsidR="00884D1C" w:rsidRPr="00E77497" w:rsidRDefault="00884D1C" w:rsidP="00884D1C">
      <w:pPr>
        <w:pStyle w:val="SyntaxRule"/>
        <w:rPr>
          <w:ins w:id="11367" w:author="Rev 3 Allen Wirfs-Brock" w:date="2011-09-09T12:39:00Z"/>
        </w:rPr>
      </w:pPr>
      <w:ins w:id="11368" w:author="Rev 3 Allen Wirfs-Brock" w:date="2011-09-09T12:39:00Z">
        <w:del w:id="11369" w:author="Rev 6 Allen Wirfs-Brock" w:date="2012-02-25T15:22:00Z">
          <w:r w:rsidRPr="00E77497" w:rsidDel="00337ABA">
            <w:delText>Let</w:delText>
          </w:r>
        </w:del>
        <w:r w:rsidRPr="00E77497">
          <w:t xml:space="preserve">BindingListNoIn </w:t>
        </w:r>
        <w:r w:rsidRPr="00E77497">
          <w:rPr>
            <w:rFonts w:ascii="Arial" w:hAnsi="Arial"/>
            <w:b/>
            <w:i w:val="0"/>
          </w:rPr>
          <w:t>:</w:t>
        </w:r>
      </w:ins>
    </w:p>
    <w:p w14:paraId="121AB387" w14:textId="77777777" w:rsidR="00884D1C" w:rsidRPr="00E77497" w:rsidRDefault="00884D1C" w:rsidP="00884D1C">
      <w:pPr>
        <w:pStyle w:val="SyntaxDefinition"/>
        <w:rPr>
          <w:ins w:id="11370" w:author="Rev 3 Allen Wirfs-Brock" w:date="2011-09-09T12:39:00Z"/>
        </w:rPr>
      </w:pPr>
      <w:ins w:id="11371" w:author="Rev 3 Allen Wirfs-Brock" w:date="2011-09-09T12:39:00Z">
        <w:del w:id="11372" w:author="Rev 6 Allen Wirfs-Brock" w:date="2012-02-25T15:26:00Z">
          <w:r w:rsidRPr="00E77497" w:rsidDel="00337ABA">
            <w:delText>Let</w:delText>
          </w:r>
        </w:del>
      </w:ins>
      <w:ins w:id="11373" w:author="Rev 6 Allen Wirfs-Brock" w:date="2012-02-25T15:26:00Z">
        <w:r w:rsidR="00337ABA">
          <w:t>Lexical</w:t>
        </w:r>
      </w:ins>
      <w:ins w:id="11374" w:author="Rev 3 Allen Wirfs-Brock" w:date="2011-09-09T12:39:00Z">
        <w:r w:rsidRPr="00E77497">
          <w:t>BindingNoIn</w:t>
        </w:r>
        <w:r w:rsidRPr="00E77497">
          <w:br/>
        </w:r>
        <w:del w:id="11375" w:author="Rev 6 Allen Wirfs-Brock" w:date="2012-02-25T15:22:00Z">
          <w:r w:rsidRPr="00E77497" w:rsidDel="00337ABA">
            <w:delText>Let</w:delText>
          </w:r>
        </w:del>
        <w:r w:rsidRPr="00E77497">
          <w:t xml:space="preserve">BindingListNoIn </w:t>
        </w:r>
        <w:r w:rsidRPr="00E77497">
          <w:rPr>
            <w:rFonts w:ascii="Courier New" w:hAnsi="Courier New"/>
            <w:b/>
            <w:i w:val="0"/>
          </w:rPr>
          <w:t>,</w:t>
        </w:r>
        <w:r w:rsidRPr="00E77497">
          <w:t xml:space="preserve"> </w:t>
        </w:r>
      </w:ins>
      <w:ins w:id="11376" w:author="Rev 6 Allen Wirfs-Brock" w:date="2012-02-25T15:22:00Z">
        <w:r w:rsidR="00337ABA">
          <w:t>Lexical</w:t>
        </w:r>
      </w:ins>
      <w:ins w:id="11377" w:author="Rev 3 Allen Wirfs-Brock" w:date="2011-09-09T12:39:00Z">
        <w:del w:id="11378" w:author="Rev 6 Allen Wirfs-Brock" w:date="2012-02-25T15:22:00Z">
          <w:r w:rsidRPr="00E77497" w:rsidDel="00337ABA">
            <w:delText>Let</w:delText>
          </w:r>
        </w:del>
        <w:r w:rsidRPr="00E77497">
          <w:t>BindingNoIn</w:t>
        </w:r>
      </w:ins>
    </w:p>
    <w:p w14:paraId="256605EF" w14:textId="77777777" w:rsidR="00884D1C" w:rsidRPr="00E77497" w:rsidRDefault="00884D1C" w:rsidP="00884D1C">
      <w:pPr>
        <w:pStyle w:val="SyntaxRule"/>
        <w:rPr>
          <w:ins w:id="11379" w:author="Rev 3 Allen Wirfs-Brock" w:date="2011-09-09T12:39:00Z"/>
        </w:rPr>
      </w:pPr>
      <w:ins w:id="11380" w:author="Rev 3 Allen Wirfs-Brock" w:date="2011-09-09T12:39:00Z">
        <w:del w:id="11381" w:author="Rev 6 Allen Wirfs-Brock" w:date="2012-02-25T15:27:00Z">
          <w:r w:rsidRPr="00E77497" w:rsidDel="00337ABA">
            <w:delText>Let</w:delText>
          </w:r>
        </w:del>
      </w:ins>
      <w:ins w:id="11382" w:author="Rev 6 Allen Wirfs-Brock" w:date="2012-02-25T15:27:00Z">
        <w:r w:rsidR="00337ABA">
          <w:t>Lexical</w:t>
        </w:r>
      </w:ins>
      <w:ins w:id="11383" w:author="Rev 3 Allen Wirfs-Brock" w:date="2011-09-09T12:39:00Z">
        <w:r w:rsidRPr="00E77497">
          <w:t xml:space="preserve">Binding </w:t>
        </w:r>
        <w:r w:rsidRPr="00E77497">
          <w:rPr>
            <w:rFonts w:ascii="Arial" w:hAnsi="Arial"/>
            <w:b/>
            <w:i w:val="0"/>
          </w:rPr>
          <w:t>:</w:t>
        </w:r>
      </w:ins>
    </w:p>
    <w:p w14:paraId="55FE5BAB" w14:textId="77777777" w:rsidR="00884D1C" w:rsidRPr="00E77497" w:rsidRDefault="00884D1C" w:rsidP="00884D1C">
      <w:pPr>
        <w:pStyle w:val="SyntaxDefinition"/>
        <w:rPr>
          <w:ins w:id="11384" w:author="Rev 3 Allen Wirfs-Brock" w:date="2011-09-09T12:39:00Z"/>
        </w:rPr>
      </w:pPr>
      <w:ins w:id="11385"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1A0F91A8" w14:textId="77777777" w:rsidR="00884D1C" w:rsidRPr="00E77497" w:rsidRDefault="009E34B2" w:rsidP="00884D1C">
      <w:pPr>
        <w:pStyle w:val="SyntaxRule"/>
        <w:rPr>
          <w:ins w:id="11386" w:author="Rev 3 Allen Wirfs-Brock" w:date="2011-09-09T12:39:00Z"/>
        </w:rPr>
      </w:pPr>
      <w:ins w:id="11387" w:author="Rev 6 Allen Wirfs-Brock" w:date="2012-02-25T15:27:00Z">
        <w:r>
          <w:t>Lexical</w:t>
        </w:r>
      </w:ins>
      <w:ins w:id="11388" w:author="Rev 3 Allen Wirfs-Brock" w:date="2011-09-09T12:39:00Z">
        <w:del w:id="11389" w:author="Rev 6 Allen Wirfs-Brock" w:date="2012-02-25T15:27:00Z">
          <w:r w:rsidR="00884D1C" w:rsidRPr="00E77497" w:rsidDel="009E34B2">
            <w:delText>Let</w:delText>
          </w:r>
        </w:del>
        <w:r w:rsidR="00884D1C" w:rsidRPr="00E77497">
          <w:t xml:space="preserve">BindingNoIn </w:t>
        </w:r>
        <w:r w:rsidR="00884D1C" w:rsidRPr="00E77497">
          <w:rPr>
            <w:rFonts w:ascii="Arial" w:hAnsi="Arial"/>
            <w:b/>
            <w:i w:val="0"/>
          </w:rPr>
          <w:t>:</w:t>
        </w:r>
      </w:ins>
    </w:p>
    <w:p w14:paraId="62538809" w14:textId="77777777" w:rsidR="00884D1C" w:rsidRPr="00E77497" w:rsidRDefault="00884D1C" w:rsidP="00884D1C">
      <w:pPr>
        <w:pStyle w:val="SyntaxDefinition"/>
        <w:rPr>
          <w:ins w:id="11390" w:author="Rev 3 Allen Wirfs-Brock" w:date="2011-09-09T12:39:00Z"/>
        </w:rPr>
      </w:pPr>
      <w:ins w:id="11391"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3996AF57" w14:textId="77777777" w:rsidR="000103D2" w:rsidRPr="00E77497" w:rsidRDefault="000103D2" w:rsidP="000103D2">
      <w:pPr>
        <w:pStyle w:val="SyntaxRule"/>
        <w:rPr>
          <w:ins w:id="11392" w:author="Rev 3 Allen Wirfs-Brock" w:date="2011-09-09T13:49:00Z"/>
          <w:rFonts w:ascii="Arial" w:hAnsi="Arial"/>
        </w:rPr>
      </w:pPr>
      <w:ins w:id="11393" w:author="Rev 3 Allen Wirfs-Brock" w:date="2011-09-09T13:49:00Z">
        <w:r w:rsidRPr="00E77497">
          <w:t xml:space="preserve">BindingIdentifier  </w:t>
        </w:r>
        <w:r w:rsidRPr="00E77497">
          <w:rPr>
            <w:rFonts w:ascii="Arial" w:hAnsi="Arial"/>
            <w:b/>
            <w:i w:val="0"/>
          </w:rPr>
          <w:t>:</w:t>
        </w:r>
      </w:ins>
    </w:p>
    <w:p w14:paraId="64D16FEC" w14:textId="77777777" w:rsidR="000103D2" w:rsidRPr="00E77497" w:rsidRDefault="000103D2" w:rsidP="000103D2">
      <w:pPr>
        <w:pStyle w:val="SyntaxDefinition"/>
        <w:rPr>
          <w:ins w:id="11394" w:author="Rev 3 Allen Wirfs-Brock" w:date="2011-09-09T13:49:00Z"/>
        </w:rPr>
      </w:pPr>
      <w:ins w:id="11395" w:author="Rev 3 Allen Wirfs-Brock" w:date="2011-09-09T13:49:00Z">
        <w:r w:rsidRPr="00E77497">
          <w:t>Identifier</w:t>
        </w:r>
      </w:ins>
    </w:p>
    <w:p w14:paraId="51BFB056" w14:textId="77777777" w:rsidR="000103D2" w:rsidRPr="00E77497" w:rsidRDefault="000103D2" w:rsidP="000103D2">
      <w:pPr>
        <w:pStyle w:val="SyntaxRule"/>
        <w:rPr>
          <w:ins w:id="11396" w:author="Rev 3 Allen Wirfs-Brock" w:date="2011-09-09T13:51:00Z"/>
        </w:rPr>
      </w:pPr>
      <w:ins w:id="11397" w:author="Rev 3 Allen Wirfs-Brock" w:date="2011-09-09T13:51:00Z">
        <w:r w:rsidRPr="00E77497">
          <w:t xml:space="preserve">Initialiser </w:t>
        </w:r>
        <w:r w:rsidRPr="00E77497">
          <w:rPr>
            <w:rFonts w:ascii="Arial" w:hAnsi="Arial"/>
            <w:b/>
            <w:i w:val="0"/>
          </w:rPr>
          <w:t>:</w:t>
        </w:r>
      </w:ins>
    </w:p>
    <w:p w14:paraId="41DCB9E5" w14:textId="77777777" w:rsidR="000103D2" w:rsidRPr="00E77497" w:rsidRDefault="000103D2" w:rsidP="000103D2">
      <w:pPr>
        <w:pStyle w:val="SyntaxDefinition"/>
        <w:rPr>
          <w:ins w:id="11398" w:author="Rev 3 Allen Wirfs-Brock" w:date="2011-09-09T13:51:00Z"/>
        </w:rPr>
      </w:pPr>
      <w:ins w:id="11399" w:author="Rev 3 Allen Wirfs-Brock" w:date="2011-09-09T13:51:00Z">
        <w:r w:rsidRPr="00E77497">
          <w:rPr>
            <w:rFonts w:ascii="Courier New" w:hAnsi="Courier New"/>
            <w:b/>
            <w:i w:val="0"/>
          </w:rPr>
          <w:t>=</w:t>
        </w:r>
        <w:r w:rsidRPr="00E77497">
          <w:t xml:space="preserve"> AssignmentExpression</w:t>
        </w:r>
      </w:ins>
    </w:p>
    <w:p w14:paraId="4BD45A30" w14:textId="77777777" w:rsidR="000103D2" w:rsidRPr="00E77497" w:rsidRDefault="000103D2" w:rsidP="000103D2">
      <w:pPr>
        <w:pStyle w:val="SyntaxRule"/>
        <w:rPr>
          <w:ins w:id="11400" w:author="Rev 3 Allen Wirfs-Brock" w:date="2011-09-09T13:51:00Z"/>
        </w:rPr>
      </w:pPr>
      <w:ins w:id="11401" w:author="Rev 3 Allen Wirfs-Brock" w:date="2011-09-09T13:51:00Z">
        <w:r w:rsidRPr="00E77497">
          <w:t xml:space="preserve">InitialiserNoIn </w:t>
        </w:r>
        <w:r w:rsidRPr="00E77497">
          <w:rPr>
            <w:rFonts w:ascii="Arial" w:hAnsi="Arial"/>
            <w:b/>
            <w:i w:val="0"/>
          </w:rPr>
          <w:t>:</w:t>
        </w:r>
      </w:ins>
    </w:p>
    <w:p w14:paraId="2C94AEAB" w14:textId="77777777" w:rsidR="00884D1C" w:rsidRPr="00E77497" w:rsidRDefault="000103D2" w:rsidP="000103D2">
      <w:pPr>
        <w:pStyle w:val="SyntaxDefinition"/>
        <w:rPr>
          <w:ins w:id="11402" w:author="Rev 3 Allen Wirfs-Brock" w:date="2011-09-09T12:39:00Z"/>
        </w:rPr>
      </w:pPr>
      <w:ins w:id="11403" w:author="Rev 3 Allen Wirfs-Brock" w:date="2011-09-09T13:51:00Z">
        <w:r w:rsidRPr="00E77497">
          <w:rPr>
            <w:rFonts w:ascii="Courier New" w:hAnsi="Courier New"/>
            <w:b/>
            <w:i w:val="0"/>
          </w:rPr>
          <w:t>=</w:t>
        </w:r>
        <w:r w:rsidRPr="00E77497">
          <w:t xml:space="preserve"> AssignmentExpressionNoIn</w:t>
        </w:r>
      </w:ins>
    </w:p>
    <w:p w14:paraId="5EFD97AF" w14:textId="77777777" w:rsidR="002C135B" w:rsidRPr="00E77497" w:rsidRDefault="002C135B" w:rsidP="002C135B">
      <w:pPr>
        <w:rPr>
          <w:ins w:id="11404" w:author="Rev 4 Allen Wirfs-Brock" w:date="2011-10-15T17:22:00Z"/>
        </w:rPr>
      </w:pPr>
      <w:ins w:id="11405" w:author="Rev 4 Allen Wirfs-Brock" w:date="2011-10-15T17:22:00Z">
        <w:r w:rsidRPr="00E77497">
          <w:t>The</w:t>
        </w:r>
      </w:ins>
      <w:ins w:id="11406" w:author="Rev 4 Allen Wirfs-Brock" w:date="2011-10-15T17:23:00Z">
        <w:r w:rsidRPr="00E77497">
          <w:t xml:space="preserve"> semantics of the</w:t>
        </w:r>
      </w:ins>
      <w:ins w:id="11407" w:author="Rev 4 Allen Wirfs-Brock" w:date="2011-10-15T17:22:00Z">
        <w:r w:rsidRPr="00E77497">
          <w:t xml:space="preserve"> </w:t>
        </w:r>
      </w:ins>
      <w:ins w:id="11408" w:author="Rev 6 Allen Wirfs-Brock" w:date="2012-02-25T16:28:00Z">
        <w:r w:rsidR="002B4235" w:rsidRPr="00FD2CF3">
          <w:rPr>
            <w:rStyle w:val="bnf"/>
            <w:rPrChange w:id="11409" w:author="Rev 6 Allen Wirfs-Brock" w:date="2012-02-25T16:29:00Z">
              <w:rPr/>
            </w:rPrChange>
          </w:rPr>
          <w:t>LexicalDeclarationNoIn</w:t>
        </w:r>
      </w:ins>
      <w:ins w:id="11410" w:author="Rev 6 Allen Wirfs-Brock" w:date="2012-02-25T16:29:00Z">
        <w:r w:rsidR="00FD2CF3" w:rsidRPr="00E77497">
          <w:t>,</w:t>
        </w:r>
      </w:ins>
      <w:ins w:id="11411" w:author="Rev 6 Allen Wirfs-Brock" w:date="2012-02-25T16:28:00Z">
        <w:r w:rsidR="002B4235" w:rsidRPr="00E77497" w:rsidDel="009E34B2">
          <w:rPr>
            <w:rStyle w:val="bnf"/>
          </w:rPr>
          <w:t xml:space="preserve"> </w:t>
        </w:r>
      </w:ins>
      <w:ins w:id="11412" w:author="Rev 4 Allen Wirfs-Brock" w:date="2011-10-15T17:22:00Z">
        <w:del w:id="11413" w:author="Rev 6 Allen Wirfs-Brock" w:date="2012-02-25T15:28:00Z">
          <w:r w:rsidRPr="00E77497" w:rsidDel="009E34B2">
            <w:rPr>
              <w:rStyle w:val="bnf"/>
            </w:rPr>
            <w:delText>Let</w:delText>
          </w:r>
        </w:del>
        <w:r w:rsidRPr="00E77497">
          <w:rPr>
            <w:rStyle w:val="bnf"/>
          </w:rPr>
          <w:t>BindingListNoIn</w:t>
        </w:r>
        <w:r w:rsidRPr="00E77497">
          <w:t xml:space="preserve">, </w:t>
        </w:r>
      </w:ins>
      <w:ins w:id="11414" w:author="Rev 6 Allen Wirfs-Brock" w:date="2012-02-25T15:28:00Z">
        <w:r w:rsidR="009E34B2" w:rsidRPr="009E34B2">
          <w:rPr>
            <w:rFonts w:ascii="Times New Roman" w:hAnsi="Times New Roman"/>
            <w:i/>
          </w:rPr>
          <w:t>Lexical</w:t>
        </w:r>
      </w:ins>
      <w:ins w:id="11415" w:author="Rev 4 Allen Wirfs-Brock" w:date="2011-10-15T17:22:00Z">
        <w:del w:id="11416" w:author="Rev 6 Allen Wirfs-Brock" w:date="2012-02-25T15:28:00Z">
          <w:r w:rsidRPr="00E77497" w:rsidDel="009E34B2">
            <w:rPr>
              <w:rStyle w:val="bnf"/>
            </w:rPr>
            <w:delText>Let</w:delText>
          </w:r>
        </w:del>
        <w:r w:rsidRPr="00E77497">
          <w:rPr>
            <w:rStyle w:val="bnf"/>
          </w:rPr>
          <w:t>BindingNoIn</w:t>
        </w:r>
        <w:r w:rsidRPr="00E77497">
          <w:t xml:space="preserve"> and </w:t>
        </w:r>
        <w:r w:rsidRPr="00E77497">
          <w:rPr>
            <w:rStyle w:val="bnf"/>
          </w:rPr>
          <w:t>InitialiserNoIn</w:t>
        </w:r>
        <w:r w:rsidRPr="00E77497">
          <w:t xml:space="preserve"> productions are the same as the </w:t>
        </w:r>
      </w:ins>
      <w:ins w:id="11417" w:author="Rev 6 Allen Wirfs-Brock" w:date="2012-02-25T16:30:00Z">
        <w:r w:rsidR="00FD2CF3" w:rsidRPr="00451D9D">
          <w:rPr>
            <w:rStyle w:val="bnf"/>
          </w:rPr>
          <w:t>LexicalDeclaration</w:t>
        </w:r>
        <w:r w:rsidR="00FD2CF3" w:rsidRPr="00E77497">
          <w:t>,</w:t>
        </w:r>
        <w:r w:rsidR="00FD2CF3">
          <w:t xml:space="preserve"> </w:t>
        </w:r>
      </w:ins>
      <w:ins w:id="11418" w:author="Rev 4 Allen Wirfs-Brock" w:date="2011-10-15T17:22:00Z">
        <w:del w:id="11419" w:author="Rev 6 Allen Wirfs-Brock" w:date="2012-02-25T15:28:00Z">
          <w:r w:rsidRPr="00E77497" w:rsidDel="009E34B2">
            <w:rPr>
              <w:rStyle w:val="bnf"/>
            </w:rPr>
            <w:delText>Let</w:delText>
          </w:r>
        </w:del>
        <w:r w:rsidRPr="00E77497">
          <w:rPr>
            <w:rStyle w:val="bnf"/>
          </w:rPr>
          <w:t>BindingList</w:t>
        </w:r>
        <w:r w:rsidRPr="00E77497">
          <w:t xml:space="preserve">, </w:t>
        </w:r>
      </w:ins>
      <w:ins w:id="11420" w:author="Rev 6 Allen Wirfs-Brock" w:date="2012-02-25T15:29:00Z">
        <w:r w:rsidR="009E34B2" w:rsidRPr="009E34B2">
          <w:rPr>
            <w:rFonts w:ascii="Times New Roman" w:hAnsi="Times New Roman"/>
            <w:i/>
          </w:rPr>
          <w:t>Lexical</w:t>
        </w:r>
      </w:ins>
      <w:ins w:id="11421" w:author="Rev 4 Allen Wirfs-Brock" w:date="2011-10-15T17:22:00Z">
        <w:del w:id="11422" w:author="Rev 6 Allen Wirfs-Brock" w:date="2012-02-25T15:29:00Z">
          <w:r w:rsidRPr="00E77497" w:rsidDel="009E34B2">
            <w:rPr>
              <w:rStyle w:val="bnf"/>
            </w:rPr>
            <w:delText>Let</w:delText>
          </w:r>
        </w:del>
        <w:r w:rsidRPr="00E77497">
          <w:rPr>
            <w:rStyle w:val="bnf"/>
          </w:rPr>
          <w:t>Binding</w:t>
        </w:r>
        <w:r w:rsidRPr="00E77497">
          <w:t xml:space="preserve"> and </w:t>
        </w:r>
        <w:r w:rsidRPr="00E77497">
          <w:rPr>
            <w:rStyle w:val="bnf"/>
          </w:rPr>
          <w:t>Initialiser</w:t>
        </w:r>
        <w:r w:rsidRPr="00E77497">
          <w:t xml:space="preserve"> productions except that the contained </w:t>
        </w:r>
        <w:del w:id="11423" w:author="Rev 6 Allen Wirfs-Brock" w:date="2012-02-25T15:29:00Z">
          <w:r w:rsidRPr="00E77497" w:rsidDel="009E34B2">
            <w:rPr>
              <w:rStyle w:val="bnf"/>
            </w:rPr>
            <w:delText>Let</w:delText>
          </w:r>
        </w:del>
        <w:r w:rsidRPr="00E77497">
          <w:rPr>
            <w:rStyle w:val="bnf"/>
          </w:rPr>
          <w:t>BindingListNoIn</w:t>
        </w:r>
        <w:r w:rsidRPr="00E77497">
          <w:t xml:space="preserve">, </w:t>
        </w:r>
      </w:ins>
      <w:ins w:id="11424" w:author="Rev 6 Allen Wirfs-Brock" w:date="2012-02-25T15:29:00Z">
        <w:r w:rsidR="009E34B2" w:rsidRPr="009E34B2">
          <w:rPr>
            <w:rFonts w:ascii="Times New Roman" w:hAnsi="Times New Roman"/>
            <w:i/>
          </w:rPr>
          <w:t>Lexical</w:t>
        </w:r>
      </w:ins>
      <w:ins w:id="11425" w:author="Rev 4 Allen Wirfs-Brock" w:date="2011-10-15T17:22:00Z">
        <w:del w:id="11426" w:author="Rev 6 Allen Wirfs-Brock" w:date="2012-02-25T15:29:00Z">
          <w:r w:rsidRPr="00E77497" w:rsidDel="009E34B2">
            <w:rPr>
              <w:rStyle w:val="bnf"/>
            </w:rPr>
            <w:delText>Let</w:delText>
          </w:r>
        </w:del>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1427" w:author="Rev 4 Allen Wirfs-Brock" w:date="2011-10-15T17:24:00Z">
        <w:r w:rsidRPr="00E77497">
          <w:t xml:space="preserve">used in place </w:t>
        </w:r>
      </w:ins>
      <w:ins w:id="11428" w:author="Rev 4 Allen Wirfs-Brock" w:date="2011-10-15T17:22:00Z">
        <w:r w:rsidRPr="00E77497">
          <w:t xml:space="preserve">of the contained </w:t>
        </w:r>
        <w:del w:id="11429" w:author="Rev 6 Allen Wirfs-Brock" w:date="2012-02-25T15:29:00Z">
          <w:r w:rsidRPr="00E77497" w:rsidDel="009E34B2">
            <w:rPr>
              <w:rStyle w:val="bnf"/>
            </w:rPr>
            <w:delText>Let</w:delText>
          </w:r>
        </w:del>
        <w:r w:rsidRPr="00E77497">
          <w:rPr>
            <w:rStyle w:val="bnf"/>
          </w:rPr>
          <w:t>BindingList</w:t>
        </w:r>
        <w:r w:rsidRPr="00E77497">
          <w:t xml:space="preserve">, </w:t>
        </w:r>
      </w:ins>
      <w:ins w:id="11430" w:author="Rev 6 Allen Wirfs-Brock" w:date="2012-02-25T15:29:00Z">
        <w:r w:rsidR="009E34B2" w:rsidRPr="009E34B2">
          <w:rPr>
            <w:rFonts w:ascii="Times New Roman" w:hAnsi="Times New Roman"/>
            <w:i/>
          </w:rPr>
          <w:t>Lexical</w:t>
        </w:r>
      </w:ins>
      <w:ins w:id="11431" w:author="Rev 4 Allen Wirfs-Brock" w:date="2011-10-15T17:22:00Z">
        <w:del w:id="11432" w:author="Rev 6 Allen Wirfs-Brock" w:date="2012-02-25T15:29:00Z">
          <w:r w:rsidRPr="00E77497" w:rsidDel="009E34B2">
            <w:rPr>
              <w:rStyle w:val="bnf"/>
            </w:rPr>
            <w:delText>Let</w:delText>
          </w:r>
        </w:del>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41B0EBF1" w14:textId="77777777" w:rsidR="00884D1C" w:rsidRPr="00E77497" w:rsidDel="00791AD1" w:rsidRDefault="00884D1C" w:rsidP="00884D1C">
      <w:pPr>
        <w:rPr>
          <w:ins w:id="11433" w:author="Rev 3 Allen Wirfs-Brock" w:date="2011-09-09T12:39:00Z"/>
          <w:del w:id="11434" w:author="Rev 4 Allen Wirfs-Brock" w:date="2011-10-15T17:25:00Z"/>
          <w:sz w:val="18"/>
        </w:rPr>
      </w:pPr>
      <w:ins w:id="11435" w:author="Rev 3 Allen Wirfs-Brock" w:date="2011-09-09T12:39:00Z">
        <w:del w:id="11436" w:author="Rev 4 Allen Wirfs-Brock" w:date="2011-10-15T17:25:00Z">
          <w:r w:rsidRPr="00E77497" w:rsidDel="00791AD1">
            <w:rPr>
              <w:sz w:val="18"/>
            </w:rPr>
            <w:delText>NOTE</w:delText>
          </w:r>
          <w:r w:rsidRPr="00E77497" w:rsidDel="00791AD1">
            <w:rPr>
              <w:sz w:val="18"/>
            </w:rPr>
            <w:tab/>
            <w:delText xml:space="preserve">A </w:delText>
          </w:r>
          <w:r w:rsidRPr="00E77497" w:rsidDel="00791AD1">
            <w:rPr>
              <w:rFonts w:ascii="Courier New" w:hAnsi="Courier New"/>
              <w:b/>
              <w:sz w:val="18"/>
            </w:rPr>
            <w:delText>let</w:delText>
          </w:r>
          <w:r w:rsidRPr="00E77497" w:rsidDel="00791AD1">
            <w:rPr>
              <w:sz w:val="18"/>
            </w:rPr>
            <w:delText xml:space="preserve"> declaration defines variables that are scoped to the current execution context’s LexicalEnvironment. Let variables are created when their containing Lexical Environment is instantiated but may not be accssed in any way until the variable’s </w:delText>
          </w:r>
          <w:r w:rsidRPr="00E77497" w:rsidDel="00791AD1">
            <w:rPr>
              <w:rFonts w:ascii="Times New Roman" w:hAnsi="Times New Roman"/>
              <w:i/>
              <w:sz w:val="18"/>
            </w:rPr>
            <w:delText>LetBinding</w:delText>
          </w:r>
          <w:r w:rsidRPr="00E77497" w:rsidDel="00791AD1">
            <w:rPr>
              <w:sz w:val="18"/>
            </w:rPr>
            <w:delText xml:space="preserve"> is executed. A variable defined by a </w:delText>
          </w:r>
          <w:r w:rsidRPr="00E77497" w:rsidDel="00791AD1">
            <w:rPr>
              <w:rFonts w:ascii="Times New Roman" w:hAnsi="Times New Roman"/>
              <w:i/>
              <w:sz w:val="18"/>
            </w:rPr>
            <w:delText>LetBinding</w:delText>
          </w:r>
          <w:r w:rsidRPr="00E77497" w:rsidDel="00791AD1">
            <w:rPr>
              <w:sz w:val="18"/>
            </w:rPr>
            <w:delText xml:space="preserve"> with an </w:delText>
          </w:r>
          <w:r w:rsidRPr="00E77497" w:rsidDel="00791AD1">
            <w:rPr>
              <w:rFonts w:ascii="Times New Roman" w:hAnsi="Times New Roman"/>
              <w:i/>
              <w:sz w:val="18"/>
            </w:rPr>
            <w:delText>Initialiser</w:delText>
          </w:r>
          <w:r w:rsidRPr="00E77497" w:rsidDel="00791AD1">
            <w:rPr>
              <w:sz w:val="18"/>
            </w:rPr>
            <w:delText xml:space="preserve"> is assigned the value of its </w:delText>
          </w:r>
          <w:r w:rsidRPr="00E77497" w:rsidDel="00791AD1">
            <w:rPr>
              <w:rFonts w:ascii="Times New Roman" w:hAnsi="Times New Roman"/>
              <w:i/>
              <w:sz w:val="18"/>
            </w:rPr>
            <w:delText>Initialiser</w:delText>
          </w:r>
          <w:r w:rsidRPr="00E77497" w:rsidDel="00791AD1">
            <w:rPr>
              <w:rFonts w:ascii="Times New Roman" w:hAnsi="Times New Roman"/>
              <w:sz w:val="18"/>
            </w:rPr>
            <w:delText>’s</w:delText>
          </w:r>
          <w:r w:rsidRPr="00E77497" w:rsidDel="00791AD1">
            <w:rPr>
              <w:sz w:val="18"/>
            </w:rPr>
            <w:delText xml:space="preserve"> </w:delText>
          </w:r>
          <w:r w:rsidRPr="00E77497" w:rsidDel="00791AD1">
            <w:rPr>
              <w:rFonts w:ascii="Times New Roman" w:hAnsi="Times New Roman"/>
              <w:i/>
              <w:sz w:val="18"/>
            </w:rPr>
            <w:delText>AssignmentExpression</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 not when the variable is created. If a </w:delText>
          </w:r>
          <w:r w:rsidRPr="00E77497" w:rsidDel="00791AD1">
            <w:rPr>
              <w:rFonts w:ascii="Times New Roman" w:hAnsi="Times New Roman"/>
              <w:i/>
              <w:sz w:val="18"/>
            </w:rPr>
            <w:delText>LetBinding</w:delText>
          </w:r>
          <w:r w:rsidRPr="00E77497" w:rsidDel="00791AD1">
            <w:rPr>
              <w:sz w:val="18"/>
            </w:rPr>
            <w:delText xml:space="preserve"> does not have an an </w:delText>
          </w:r>
          <w:r w:rsidRPr="00E77497" w:rsidDel="00791AD1">
            <w:rPr>
              <w:rFonts w:ascii="Times New Roman" w:hAnsi="Times New Roman"/>
              <w:i/>
              <w:sz w:val="18"/>
            </w:rPr>
            <w:delText>Initialiser</w:delText>
          </w:r>
          <w:r w:rsidRPr="00E77497" w:rsidDel="00791AD1">
            <w:rPr>
              <w:sz w:val="18"/>
            </w:rPr>
            <w:delText xml:space="preserve"> the variable is assigned the value </w:delText>
          </w:r>
          <w:r w:rsidRPr="00E77497" w:rsidDel="00791AD1">
            <w:rPr>
              <w:b/>
              <w:sz w:val="18"/>
            </w:rPr>
            <w:delText>undefined</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w:delText>
          </w:r>
        </w:del>
      </w:ins>
    </w:p>
    <w:p w14:paraId="3B584E73" w14:textId="77777777" w:rsidR="00C37DE8" w:rsidRPr="00E77497" w:rsidRDefault="00210077" w:rsidP="00C37DE8">
      <w:pPr>
        <w:pStyle w:val="40"/>
        <w:numPr>
          <w:ilvl w:val="0"/>
          <w:numId w:val="0"/>
        </w:numPr>
        <w:rPr>
          <w:ins w:id="11437" w:author="Rev 4 Allen Wirfs-Brock" w:date="2011-10-15T16:39:00Z"/>
        </w:rPr>
      </w:pPr>
      <w:ins w:id="11438" w:author="Rev 4 Allen Wirfs-Brock" w:date="2011-10-19T15:50:00Z">
        <w:r w:rsidRPr="00E77497">
          <w:t xml:space="preserve"> </w:t>
        </w:r>
      </w:ins>
      <w:ins w:id="11439" w:author="Rev 4 Allen Wirfs-Brock" w:date="2011-10-15T16:39:00Z">
        <w:r w:rsidR="00C37DE8" w:rsidRPr="00E77497">
          <w:t>Static Semantics</w:t>
        </w:r>
      </w:ins>
    </w:p>
    <w:p w14:paraId="45C659B5" w14:textId="77777777" w:rsidR="00C37DE8" w:rsidRPr="00E77497" w:rsidRDefault="00C9049C" w:rsidP="00C37DE8">
      <w:pPr>
        <w:rPr>
          <w:ins w:id="11440" w:author="Rev 4 Allen Wirfs-Brock" w:date="2011-10-15T16:39:00Z"/>
          <w:rFonts w:ascii="Helvetica" w:hAnsi="Helvetica"/>
          <w:b/>
        </w:rPr>
      </w:pPr>
      <w:ins w:id="11441" w:author="Rev 4 Allen Wirfs-Brock" w:date="2011-10-20T10:20:00Z">
        <w:r w:rsidRPr="00E77497">
          <w:rPr>
            <w:rFonts w:ascii="Helvetica" w:hAnsi="Helvetica"/>
            <w:b/>
          </w:rPr>
          <w:t xml:space="preserve">Static Semantics:  </w:t>
        </w:r>
      </w:ins>
      <w:ins w:id="11442" w:author="Rev 4 Allen Wirfs-Brock" w:date="2011-10-15T16:39:00Z">
        <w:r w:rsidR="00C37DE8" w:rsidRPr="00E77497">
          <w:rPr>
            <w:rFonts w:ascii="Helvetica" w:hAnsi="Helvetica"/>
            <w:b/>
          </w:rPr>
          <w:t>Early Errors</w:t>
        </w:r>
      </w:ins>
    </w:p>
    <w:p w14:paraId="656C5CFA" w14:textId="77777777" w:rsidR="004E4FC0" w:rsidRPr="00E77497" w:rsidRDefault="004E4FC0" w:rsidP="004E4FC0">
      <w:pPr>
        <w:rPr>
          <w:ins w:id="11443" w:author="Rev 6 Allen Wirfs-Brock" w:date="2012-02-25T15:58:00Z"/>
        </w:rPr>
      </w:pPr>
      <w:ins w:id="11444" w:author="Rev 6 Allen Wirfs-Brock" w:date="2012-02-25T15:58:00Z">
        <w:r>
          <w:rPr>
            <w:rStyle w:val="bnf"/>
          </w:rPr>
          <w:t>LexicalBinding</w:t>
        </w:r>
        <w:r w:rsidRPr="00E77497">
          <w:t xml:space="preserve"> </w:t>
        </w:r>
        <w:r w:rsidRPr="00E77497">
          <w:rPr>
            <w:rFonts w:ascii="Courier New" w:hAnsi="Courier New" w:cs="Courier New"/>
            <w:b/>
          </w:rPr>
          <w:t>:</w:t>
        </w:r>
        <w:r w:rsidRPr="00E77497">
          <w:t xml:space="preserve"> </w:t>
        </w:r>
      </w:ins>
      <w:ins w:id="11445" w:author="Rev 6 Allen Wirfs-Brock" w:date="2012-02-25T15:59:00Z">
        <w:r w:rsidRPr="004E4FC0">
          <w:rPr>
            <w:rFonts w:ascii="Times New Roman" w:hAnsi="Times New Roman"/>
            <w:i/>
          </w:rPr>
          <w:t>Binding</w:t>
        </w:r>
      </w:ins>
      <w:ins w:id="11446" w:author="Rev 6 Allen Wirfs-Brock" w:date="2012-02-25T15:58:00Z">
        <w:r w:rsidRPr="00E77497">
          <w:rPr>
            <w:rStyle w:val="bnf"/>
          </w:rPr>
          <w:t>Identifier</w:t>
        </w:r>
        <w:r w:rsidRPr="00E77497">
          <w:t xml:space="preserve"> </w:t>
        </w:r>
      </w:ins>
    </w:p>
    <w:p w14:paraId="0937D610" w14:textId="77777777" w:rsidR="004E4FC0" w:rsidRPr="00E77497" w:rsidRDefault="004E4FC0" w:rsidP="00532AB5">
      <w:pPr>
        <w:numPr>
          <w:ilvl w:val="0"/>
          <w:numId w:val="737"/>
        </w:numPr>
        <w:rPr>
          <w:ins w:id="11447" w:author="Rev 6 Allen Wirfs-Brock" w:date="2012-02-25T15:58:00Z"/>
        </w:rPr>
        <w:pPrChange w:id="11448" w:author="Rev 7 Allen Wirfs-Brock" w:date="2012-04-25T15:29:00Z">
          <w:pPr>
            <w:numPr>
              <w:numId w:val="403"/>
            </w:numPr>
            <w:ind w:left="720" w:hanging="360"/>
          </w:pPr>
        </w:pPrChange>
      </w:pPr>
      <w:ins w:id="11449" w:author="Rev 6 Allen Wirfs-Brock" w:date="2012-02-25T15:58:00Z">
        <w:r w:rsidRPr="00E77497">
          <w:t xml:space="preserve">It is a Syntax Error </w:t>
        </w:r>
        <w:del w:id="11450" w:author="Rev 7 Allen Wirfs-Brock" w:date="2012-03-20T13:04:00Z">
          <w:r w:rsidRPr="00E77497" w:rsidDel="00D91F6B">
            <w:delText xml:space="preserve">if the </w:delText>
          </w:r>
          <w:r w:rsidRPr="00E77497" w:rsidDel="00D91F6B">
            <w:rPr>
              <w:rStyle w:val="bnf"/>
            </w:rPr>
            <w:delText>BindingIdentifier</w:delText>
          </w:r>
          <w:r w:rsidRPr="00E77497" w:rsidDel="00D91F6B">
            <w:delText xml:space="preserve"> </w:delText>
          </w:r>
        </w:del>
      </w:ins>
      <w:ins w:id="11451" w:author="Rev 6 Allen Wirfs-Brock" w:date="2012-02-25T16:00:00Z">
        <w:r>
          <w:t xml:space="preserve">if IsConstantDeclaration of the </w:t>
        </w:r>
        <w:r w:rsidRPr="004E4FC0">
          <w:rPr>
            <w:rFonts w:ascii="Times New Roman" w:hAnsi="Times New Roman"/>
            <w:i/>
          </w:rPr>
          <w:t>LexicalDeclaration</w:t>
        </w:r>
      </w:ins>
      <w:ins w:id="11452" w:author="Rev 6 Allen Wirfs-Brock" w:date="2012-02-25T16:01:00Z">
        <w:r w:rsidRPr="004E4FC0">
          <w:t xml:space="preserve"> </w:t>
        </w:r>
        <w:r>
          <w:t xml:space="preserve">containing this production is </w:t>
        </w:r>
        <w:r w:rsidRPr="004E4FC0">
          <w:rPr>
            <w:rFonts w:ascii="Times New Roman" w:hAnsi="Times New Roman"/>
            <w:b/>
          </w:rPr>
          <w:t>true</w:t>
        </w:r>
      </w:ins>
      <w:ins w:id="11453" w:author="Rev 6 Allen Wirfs-Brock" w:date="2012-02-25T15:58:00Z">
        <w:r w:rsidRPr="00E77497">
          <w:t>.</w:t>
        </w:r>
      </w:ins>
    </w:p>
    <w:p w14:paraId="3E1BE53A" w14:textId="77777777" w:rsidR="00884D1C" w:rsidRPr="00E77497" w:rsidDel="00C37DE8" w:rsidRDefault="00884D1C" w:rsidP="00884D1C">
      <w:pPr>
        <w:pStyle w:val="Syntax"/>
        <w:rPr>
          <w:ins w:id="11454" w:author="Rev 3 Allen Wirfs-Brock" w:date="2011-09-09T12:39:00Z"/>
          <w:del w:id="11455" w:author="Rev 4 Allen Wirfs-Brock" w:date="2011-10-15T16:39:00Z"/>
        </w:rPr>
      </w:pPr>
      <w:ins w:id="11456" w:author="Rev 3 Allen Wirfs-Brock" w:date="2011-09-09T12:39:00Z">
        <w:del w:id="11457" w:author="Rev 4 Allen Wirfs-Brock" w:date="2011-10-15T16:39:00Z">
          <w:r w:rsidRPr="00E77497" w:rsidDel="00C37DE8">
            <w:delText>Semantics</w:delText>
          </w:r>
        </w:del>
      </w:ins>
    </w:p>
    <w:p w14:paraId="4F35AB80" w14:textId="77777777" w:rsidR="009628C5" w:rsidRPr="00E77497" w:rsidDel="00F144A1" w:rsidRDefault="009628C5" w:rsidP="009628C5">
      <w:pPr>
        <w:rPr>
          <w:ins w:id="11458" w:author="Rev 3 Allen Wirfs-Brock" w:date="2011-09-09T12:46:00Z"/>
          <w:del w:id="11459" w:author="Rev 6 Allen Wirfs-Brock" w:date="2012-01-26T15:02:00Z"/>
        </w:rPr>
      </w:pPr>
      <w:ins w:id="11460" w:author="Rev 3 Allen Wirfs-Brock" w:date="2011-09-09T12:46:00Z">
        <w:del w:id="11461" w:author="Rev 6 Allen Wirfs-Brock" w:date="2012-01-26T15:02:00Z">
          <w:r w:rsidRPr="00E77497" w:rsidDel="00F144A1">
            <w:delText xml:space="preserve">The static semantics of the production </w:delText>
          </w:r>
          <w:r w:rsidRPr="00E77497" w:rsidDel="00F144A1">
            <w:rPr>
              <w:rStyle w:val="bnf"/>
            </w:rPr>
            <w:delText>LetDeclaration</w:delText>
          </w:r>
          <w:r w:rsidRPr="00E77497" w:rsidDel="00F144A1">
            <w:delText xml:space="preserve"> </w:delText>
          </w:r>
          <w:r w:rsidRPr="00E77497" w:rsidDel="00F144A1">
            <w:rPr>
              <w:b/>
            </w:rPr>
            <w:delText>:</w:delText>
          </w:r>
          <w:r w:rsidRPr="00E77497" w:rsidDel="00F144A1">
            <w:delText xml:space="preserve">  </w:delText>
          </w:r>
        </w:del>
      </w:ins>
      <w:ins w:id="11462" w:author="Rev 3 Allen Wirfs-Brock" w:date="2011-09-09T12:47:00Z">
        <w:del w:id="11463" w:author="Rev 6 Allen Wirfs-Brock" w:date="2012-01-26T15:02:00Z">
          <w:r w:rsidR="00514CF8" w:rsidRPr="00E77497" w:rsidDel="00F144A1">
            <w:rPr>
              <w:rFonts w:ascii="Courier New" w:hAnsi="Courier New"/>
              <w:b/>
            </w:rPr>
            <w:delText>let</w:delText>
          </w:r>
          <w:r w:rsidR="00514CF8" w:rsidRPr="00E77497" w:rsidDel="00F144A1">
            <w:rPr>
              <w:rFonts w:ascii="Times New Roman" w:hAnsi="Times New Roman"/>
              <w:i/>
            </w:rPr>
            <w:delText xml:space="preserve"> LetBindingList </w:delText>
          </w:r>
          <w:r w:rsidR="00514CF8" w:rsidRPr="00E77497" w:rsidDel="00F144A1">
            <w:rPr>
              <w:rFonts w:ascii="Courier New" w:hAnsi="Courier New"/>
              <w:b/>
            </w:rPr>
            <w:delText>;</w:delText>
          </w:r>
          <w:r w:rsidR="00514CF8" w:rsidRPr="00E77497" w:rsidDel="00F144A1">
            <w:delText xml:space="preserve"> </w:delText>
          </w:r>
        </w:del>
      </w:ins>
      <w:ins w:id="11464" w:author="Rev 3 Allen Wirfs-Brock" w:date="2011-09-09T12:46:00Z">
        <w:del w:id="11465" w:author="Rev 6 Allen Wirfs-Brock" w:date="2012-01-26T15:02:00Z">
          <w:r w:rsidRPr="00E77497" w:rsidDel="00F144A1">
            <w:delText>are:</w:delText>
          </w:r>
        </w:del>
      </w:ins>
    </w:p>
    <w:p w14:paraId="590127A3" w14:textId="77777777" w:rsidR="009628C5" w:rsidRPr="00E77497" w:rsidDel="00F144A1" w:rsidRDefault="009628C5" w:rsidP="00FA3203">
      <w:pPr>
        <w:numPr>
          <w:ilvl w:val="0"/>
          <w:numId w:val="403"/>
        </w:numPr>
        <w:spacing w:after="220"/>
        <w:rPr>
          <w:ins w:id="11466" w:author="Rev 3 Allen Wirfs-Brock" w:date="2011-09-09T12:46:00Z"/>
          <w:del w:id="11467" w:author="Rev 6 Allen Wirfs-Brock" w:date="2012-01-26T15:02:00Z"/>
        </w:rPr>
      </w:pPr>
      <w:ins w:id="11468" w:author="Rev 3 Allen Wirfs-Brock" w:date="2011-09-09T12:46:00Z">
        <w:del w:id="11469" w:author="Rev 6 Allen Wirfs-Brock" w:date="2012-01-26T15:02:00Z">
          <w:r w:rsidRPr="00E77497" w:rsidDel="00F144A1">
            <w:delText xml:space="preserve">It is a Syntax Error if the code that matches this production is not contained in extended code.  </w:delText>
          </w:r>
        </w:del>
      </w:ins>
    </w:p>
    <w:p w14:paraId="1C5A85C3" w14:textId="77777777" w:rsidR="00C00372" w:rsidRPr="00E77497" w:rsidRDefault="00C00372" w:rsidP="00C00372">
      <w:pPr>
        <w:rPr>
          <w:ins w:id="11470" w:author="Rev 4 Allen Wirfs-Brock" w:date="2011-10-15T17:20:00Z"/>
        </w:rPr>
      </w:pPr>
      <w:ins w:id="11471" w:author="Rev 4 Allen Wirfs-Brock" w:date="2011-10-15T17:20: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57CA52BE" w14:textId="77777777" w:rsidR="00C00372" w:rsidRPr="00E77497" w:rsidRDefault="00C00372" w:rsidP="00532AB5">
      <w:pPr>
        <w:numPr>
          <w:ilvl w:val="0"/>
          <w:numId w:val="737"/>
        </w:numPr>
        <w:rPr>
          <w:ins w:id="11472" w:author="Rev 4 Allen Wirfs-Brock" w:date="2011-10-15T17:20:00Z"/>
        </w:rPr>
        <w:pPrChange w:id="11473" w:author="Rev 7 Allen Wirfs-Brock" w:date="2012-04-25T15:29:00Z">
          <w:pPr>
            <w:numPr>
              <w:numId w:val="403"/>
            </w:numPr>
            <w:ind w:left="720" w:hanging="360"/>
          </w:pPr>
        </w:pPrChange>
      </w:pPr>
      <w:ins w:id="11474" w:author="Rev 4 Allen Wirfs-Brock" w:date="2011-10-15T17:20:00Z">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07D5391D" w14:textId="77777777" w:rsidR="00C37DE8" w:rsidRPr="00E77497" w:rsidRDefault="00C37DE8" w:rsidP="00C7794D">
      <w:pPr>
        <w:rPr>
          <w:ins w:id="11475" w:author="Rev 4 Allen Wirfs-Brock" w:date="2011-10-15T16:40:00Z"/>
          <w:rFonts w:ascii="Helvetica" w:hAnsi="Helvetica"/>
          <w:b/>
        </w:rPr>
      </w:pPr>
      <w:ins w:id="11476" w:author="Rev 4 Allen Wirfs-Brock" w:date="2011-10-15T16:40:00Z">
        <w:r w:rsidRPr="00E77497">
          <w:rPr>
            <w:rFonts w:ascii="Helvetica" w:hAnsi="Helvetica"/>
            <w:b/>
          </w:rPr>
          <w:t xml:space="preserve">Static Semantics:  </w:t>
        </w:r>
      </w:ins>
      <w:ins w:id="11477" w:author="Rev 4 Allen Wirfs-Brock" w:date="2011-10-15T16:41:00Z">
        <w:r w:rsidRPr="00E77497">
          <w:rPr>
            <w:rFonts w:ascii="Helvetica" w:hAnsi="Helvetica"/>
            <w:b/>
            <w:lang w:eastAsia="en-US"/>
          </w:rPr>
          <w:t>Bound</w:t>
        </w:r>
      </w:ins>
      <w:ins w:id="11478" w:author="Rev 6 Allen Wirfs-Brock" w:date="2012-02-01T13:30:00Z">
        <w:r w:rsidR="002F6D6F">
          <w:rPr>
            <w:rFonts w:ascii="Helvetica" w:hAnsi="Helvetica"/>
            <w:b/>
            <w:lang w:eastAsia="en-US"/>
          </w:rPr>
          <w:t xml:space="preserve"> </w:t>
        </w:r>
      </w:ins>
      <w:ins w:id="11479" w:author="Rev 4 Allen Wirfs-Brock" w:date="2011-10-15T16:41:00Z">
        <w:r w:rsidRPr="00E77497">
          <w:rPr>
            <w:rFonts w:ascii="Helvetica" w:hAnsi="Helvetica"/>
            <w:b/>
            <w:lang w:eastAsia="en-US"/>
          </w:rPr>
          <w:t>Names</w:t>
        </w:r>
      </w:ins>
    </w:p>
    <w:p w14:paraId="19FCCB34" w14:textId="77777777" w:rsidR="00884D1C" w:rsidRPr="00E77497" w:rsidRDefault="00884D1C" w:rsidP="00884D1C">
      <w:pPr>
        <w:rPr>
          <w:ins w:id="11480" w:author="Rev 3 Allen Wirfs-Brock" w:date="2011-09-09T12:39:00Z"/>
        </w:rPr>
      </w:pPr>
      <w:ins w:id="11481" w:author="Rev 3 Allen Wirfs-Brock" w:date="2011-09-09T12:39:00Z">
        <w:del w:id="11482" w:author="Rev 4 Allen Wirfs-Brock" w:date="2011-10-15T16:41:00Z">
          <w:r w:rsidRPr="009E34B2" w:rsidDel="00C37DE8">
            <w:rPr>
              <w:rFonts w:ascii="Times New Roman" w:hAnsi="Times New Roman"/>
              <w:i/>
            </w:rPr>
            <w:delText xml:space="preserve">The </w:delText>
          </w:r>
          <w:r w:rsidRPr="009E34B2" w:rsidDel="00C37DE8">
            <w:rPr>
              <w:rFonts w:ascii="Times New Roman" w:eastAsia="Times New Roman" w:hAnsi="Times New Roman"/>
              <w:i/>
              <w:spacing w:val="6"/>
              <w:lang w:eastAsia="en-US"/>
            </w:rPr>
            <w:delText xml:space="preserve">BoundNames </w:delText>
          </w:r>
          <w:r w:rsidRPr="009E34B2" w:rsidDel="00C37DE8">
            <w:rPr>
              <w:rFonts w:ascii="Times New Roman" w:hAnsi="Times New Roman"/>
              <w:i/>
            </w:rPr>
            <w:delText xml:space="preserve">of the production  </w:delText>
          </w:r>
        </w:del>
        <w:del w:id="11483" w:author="Rev 6 Allen Wirfs-Brock" w:date="2012-02-25T15:37:00Z">
          <w:r w:rsidRPr="009E34B2" w:rsidDel="009E34B2">
            <w:rPr>
              <w:rFonts w:ascii="Times New Roman" w:hAnsi="Times New Roman"/>
              <w:i/>
            </w:rPr>
            <w:delText>Let</w:delText>
          </w:r>
        </w:del>
      </w:ins>
      <w:ins w:id="11484" w:author="Rev 6 Allen Wirfs-Brock" w:date="2012-02-25T15:37:00Z">
        <w:r w:rsidR="009E34B2" w:rsidRPr="009E34B2">
          <w:rPr>
            <w:rFonts w:ascii="Times New Roman" w:hAnsi="Times New Roman"/>
            <w:i/>
          </w:rPr>
          <w:t>Lexical</w:t>
        </w:r>
      </w:ins>
      <w:ins w:id="11485" w:author="Rev 3 Allen Wirfs-Brock" w:date="2011-09-09T12:39: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11486" w:author="Rev 6 Allen Wirfs-Brock" w:date="2012-02-25T15:39:00Z">
        <w:r w:rsidR="006B3D6C" w:rsidRPr="0027695A">
          <w:rPr>
            <w:rFonts w:ascii="Times New Roman" w:hAnsi="Times New Roman"/>
            <w:i/>
          </w:rPr>
          <w:t>LetOrConst BindingList</w:t>
        </w:r>
      </w:ins>
      <w:ins w:id="11487" w:author="Rev 3 Allen Wirfs-Brock" w:date="2011-09-09T12:39:00Z">
        <w:del w:id="11488" w:author="Rev 6 Allen Wirfs-Brock" w:date="2012-02-25T15:39:00Z">
          <w:r w:rsidRPr="0027695A" w:rsidDel="006B3D6C">
            <w:rPr>
              <w:rFonts w:ascii="Times New Roman" w:hAnsi="Times New Roman"/>
              <w:b/>
              <w:i/>
            </w:rPr>
            <w:delText>let</w:delText>
          </w:r>
          <w:r w:rsidRPr="006B3D6C" w:rsidDel="006B3D6C">
            <w:rPr>
              <w:rFonts w:ascii="Times New Roman" w:hAnsi="Times New Roman"/>
              <w:i/>
            </w:rPr>
            <w:delText xml:space="preserve"> LetBindingList</w:delText>
          </w:r>
        </w:del>
        <w:r w:rsidRPr="006B3D6C">
          <w:rPr>
            <w:rFonts w:ascii="Times New Roman" w:hAnsi="Times New Roman"/>
            <w:i/>
          </w:rPr>
          <w:t xml:space="preserve"> </w:t>
        </w:r>
        <w:r w:rsidRPr="00E77497">
          <w:rPr>
            <w:rFonts w:ascii="Courier New" w:hAnsi="Courier New"/>
            <w:b/>
          </w:rPr>
          <w:t>;</w:t>
        </w:r>
        <w:r w:rsidRPr="00E77497">
          <w:t xml:space="preserve"> </w:t>
        </w:r>
        <w:del w:id="11489" w:author="Rev 4 Allen Wirfs-Brock" w:date="2011-10-15T16:41:00Z">
          <w:r w:rsidRPr="00E77497" w:rsidDel="00C37DE8">
            <w:delText>is determined as follows:</w:delText>
          </w:r>
        </w:del>
      </w:ins>
    </w:p>
    <w:p w14:paraId="120C502D" w14:textId="77777777" w:rsidR="00884D1C" w:rsidRPr="00E77497" w:rsidRDefault="00884D1C" w:rsidP="00FA3203">
      <w:pPr>
        <w:pStyle w:val="Alg4"/>
        <w:numPr>
          <w:ilvl w:val="0"/>
          <w:numId w:val="457"/>
        </w:numPr>
        <w:spacing w:after="220"/>
        <w:contextualSpacing/>
        <w:rPr>
          <w:ins w:id="11490" w:author="Rev 3 Allen Wirfs-Brock" w:date="2011-09-09T12:39:00Z"/>
        </w:rPr>
      </w:pPr>
      <w:ins w:id="11491" w:author="Rev 3 Allen Wirfs-Brock" w:date="2011-09-09T12:39:00Z">
        <w:r w:rsidRPr="00E77497">
          <w:t xml:space="preserve">Return </w:t>
        </w:r>
      </w:ins>
      <w:ins w:id="11492" w:author="Rev 6 Allen Wirfs-Brock" w:date="2012-02-01T13:30:00Z">
        <w:r w:rsidR="002F6D6F">
          <w:t xml:space="preserve">the </w:t>
        </w:r>
      </w:ins>
      <w:ins w:id="11493" w:author="Rev 3 Allen Wirfs-Brock" w:date="2011-09-09T12:39:00Z">
        <w:r w:rsidRPr="00E77497">
          <w:t>Bound</w:t>
        </w:r>
      </w:ins>
      <w:ins w:id="11494" w:author="Rev 6 Allen Wirfs-Brock" w:date="2012-02-01T13:30:00Z">
        <w:r w:rsidR="002F6D6F">
          <w:t xml:space="preserve"> </w:t>
        </w:r>
      </w:ins>
      <w:ins w:id="11495" w:author="Rev 3 Allen Wirfs-Brock" w:date="2011-09-09T12:39:00Z">
        <w:r w:rsidRPr="00E77497">
          <w:t xml:space="preserve">Names of </w:t>
        </w:r>
        <w:del w:id="11496" w:author="Rev 6 Allen Wirfs-Brock" w:date="2012-02-25T15:39:00Z">
          <w:r w:rsidRPr="00E77497" w:rsidDel="006B3D6C">
            <w:rPr>
              <w:i/>
            </w:rPr>
            <w:delText>Let</w:delText>
          </w:r>
        </w:del>
        <w:r w:rsidRPr="00E77497">
          <w:rPr>
            <w:i/>
          </w:rPr>
          <w:t>BindingList</w:t>
        </w:r>
        <w:r w:rsidRPr="00E77497">
          <w:t>.</w:t>
        </w:r>
      </w:ins>
    </w:p>
    <w:p w14:paraId="7D6C905B" w14:textId="77777777" w:rsidR="00974ED7" w:rsidRPr="00E77497" w:rsidRDefault="00974ED7" w:rsidP="00974ED7">
      <w:pPr>
        <w:rPr>
          <w:ins w:id="11497" w:author="Rev 4 Allen Wirfs-Brock" w:date="2011-10-15T16:43:00Z"/>
        </w:rPr>
      </w:pPr>
      <w:ins w:id="11498" w:author="Rev 4 Allen Wirfs-Brock" w:date="2011-10-15T16:43:00Z">
        <w:del w:id="11499" w:author="Rev 6 Allen Wirfs-Brock" w:date="2012-02-25T15:40:00Z">
          <w:r w:rsidRPr="00E77497" w:rsidDel="006B3D6C">
            <w:rPr>
              <w:rStyle w:val="bnf"/>
            </w:rPr>
            <w:delText>Let</w:delText>
          </w:r>
        </w:del>
        <w:r w:rsidRPr="00E77497">
          <w:rPr>
            <w:rStyle w:val="bnf"/>
          </w:rPr>
          <w:t>BindingList</w:t>
        </w:r>
        <w:r w:rsidRPr="00E77497">
          <w:rPr>
            <w:i/>
          </w:rPr>
          <w:t xml:space="preserve"> </w:t>
        </w:r>
        <w:r w:rsidRPr="00E77497">
          <w:rPr>
            <w:b/>
          </w:rPr>
          <w:t>:</w:t>
        </w:r>
        <w:r w:rsidRPr="00E77497">
          <w:rPr>
            <w:rStyle w:val="bnf"/>
          </w:rPr>
          <w:t xml:space="preserve"> </w:t>
        </w:r>
        <w:del w:id="11500" w:author="Rev 6 Allen Wirfs-Brock" w:date="2012-02-25T15:40:00Z">
          <w:r w:rsidRPr="00E77497" w:rsidDel="006B3D6C">
            <w:rPr>
              <w:rStyle w:val="bnf"/>
            </w:rPr>
            <w:delText>Let</w:delText>
          </w:r>
        </w:del>
      </w:ins>
      <w:ins w:id="11501" w:author="Rev 6 Allen Wirfs-Brock" w:date="2012-02-25T15:40:00Z">
        <w:r w:rsidR="006B3D6C">
          <w:rPr>
            <w:rStyle w:val="bnf"/>
          </w:rPr>
          <w:t>Lexi</w:t>
        </w:r>
      </w:ins>
      <w:ins w:id="11502" w:author="Rev 7 Allen Wirfs-Brock" w:date="2012-05-04T13:59:00Z">
        <w:r w:rsidR="00DE13A5">
          <w:rPr>
            <w:rStyle w:val="bnf"/>
          </w:rPr>
          <w:t>c</w:t>
        </w:r>
      </w:ins>
      <w:ins w:id="11503" w:author="Rev 6 Allen Wirfs-Brock" w:date="2012-02-25T15:40:00Z">
        <w:r w:rsidR="006B3D6C">
          <w:rPr>
            <w:rStyle w:val="bnf"/>
          </w:rPr>
          <w:t>al</w:t>
        </w:r>
      </w:ins>
      <w:ins w:id="11504" w:author="Rev 4 Allen Wirfs-Brock" w:date="2011-10-15T16:43:00Z">
        <w:r w:rsidRPr="00E77497">
          <w:rPr>
            <w:rStyle w:val="bnf"/>
          </w:rPr>
          <w:t>Binding</w:t>
        </w:r>
        <w:r w:rsidRPr="00E77497">
          <w:t xml:space="preserve"> </w:t>
        </w:r>
      </w:ins>
    </w:p>
    <w:p w14:paraId="48EAF43C" w14:textId="77777777" w:rsidR="00974ED7" w:rsidRPr="00E77497" w:rsidRDefault="00974ED7" w:rsidP="00FA3203">
      <w:pPr>
        <w:pStyle w:val="Alg4"/>
        <w:numPr>
          <w:ilvl w:val="0"/>
          <w:numId w:val="458"/>
        </w:numPr>
        <w:spacing w:after="220"/>
        <w:contextualSpacing/>
        <w:rPr>
          <w:ins w:id="11505" w:author="Rev 4 Allen Wirfs-Brock" w:date="2011-10-15T16:43:00Z"/>
        </w:rPr>
      </w:pPr>
      <w:ins w:id="11506" w:author="Rev 4 Allen Wirfs-Brock" w:date="2011-10-15T16:43:00Z">
        <w:r w:rsidRPr="00E77497">
          <w:t xml:space="preserve">Return </w:t>
        </w:r>
      </w:ins>
      <w:ins w:id="11507" w:author="Rev 6 Allen Wirfs-Brock" w:date="2012-02-01T13:30:00Z">
        <w:r w:rsidR="002F6D6F">
          <w:t xml:space="preserve">the </w:t>
        </w:r>
      </w:ins>
      <w:ins w:id="11508" w:author="Rev 4 Allen Wirfs-Brock" w:date="2011-10-15T16:43:00Z">
        <w:r w:rsidRPr="00E77497">
          <w:t>Bound</w:t>
        </w:r>
      </w:ins>
      <w:ins w:id="11509" w:author="Rev 6 Allen Wirfs-Brock" w:date="2012-02-01T13:30:00Z">
        <w:r w:rsidR="002F6D6F">
          <w:t xml:space="preserve"> </w:t>
        </w:r>
      </w:ins>
      <w:ins w:id="11510" w:author="Rev 4 Allen Wirfs-Brock" w:date="2011-10-15T16:43:00Z">
        <w:r w:rsidRPr="00E77497">
          <w:t xml:space="preserve">Names of </w:t>
        </w:r>
        <w:del w:id="11511" w:author="Rev 6 Allen Wirfs-Brock" w:date="2012-02-25T15:40:00Z">
          <w:r w:rsidRPr="00E77497" w:rsidDel="006B3D6C">
            <w:rPr>
              <w:rStyle w:val="bnf"/>
            </w:rPr>
            <w:delText>Let</w:delText>
          </w:r>
        </w:del>
      </w:ins>
      <w:ins w:id="11512" w:author="Rev 6 Allen Wirfs-Brock" w:date="2012-02-25T15:40:00Z">
        <w:r w:rsidR="006B3D6C">
          <w:rPr>
            <w:rStyle w:val="bnf"/>
          </w:rPr>
          <w:t>Lexical</w:t>
        </w:r>
      </w:ins>
      <w:ins w:id="11513" w:author="Rev 4 Allen Wirfs-Brock" w:date="2011-10-15T16:43:00Z">
        <w:r w:rsidRPr="00E77497">
          <w:rPr>
            <w:rStyle w:val="bnf"/>
          </w:rPr>
          <w:t>Binding</w:t>
        </w:r>
        <w:r w:rsidRPr="00E77497">
          <w:t>.</w:t>
        </w:r>
      </w:ins>
    </w:p>
    <w:p w14:paraId="78A88154" w14:textId="77777777" w:rsidR="00974ED7" w:rsidRPr="00E77497" w:rsidRDefault="00974ED7" w:rsidP="00974ED7">
      <w:pPr>
        <w:rPr>
          <w:ins w:id="11514" w:author="Rev 4 Allen Wirfs-Brock" w:date="2011-10-15T16:44:00Z"/>
        </w:rPr>
      </w:pPr>
      <w:ins w:id="11515" w:author="Rev 4 Allen Wirfs-Brock" w:date="2011-10-15T16:44:00Z">
        <w:del w:id="11516"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b/>
          </w:rPr>
          <w:t>:</w:t>
        </w:r>
        <w:r w:rsidRPr="00E77497">
          <w:t xml:space="preserve"> </w:t>
        </w:r>
        <w:del w:id="11517"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1518" w:author="Rev 6 Allen Wirfs-Brock" w:date="2012-02-25T15:40:00Z">
          <w:r w:rsidRPr="00E77497" w:rsidDel="006B3D6C">
            <w:rPr>
              <w:rStyle w:val="bnf"/>
            </w:rPr>
            <w:delText>Let</w:delText>
          </w:r>
        </w:del>
      </w:ins>
      <w:ins w:id="11519" w:author="Rev 6 Allen Wirfs-Brock" w:date="2012-02-25T15:40:00Z">
        <w:r w:rsidR="006B3D6C">
          <w:rPr>
            <w:rStyle w:val="bnf"/>
          </w:rPr>
          <w:t>Lexical</w:t>
        </w:r>
      </w:ins>
      <w:ins w:id="11520" w:author="Rev 4 Allen Wirfs-Brock" w:date="2011-10-15T16:44:00Z">
        <w:r w:rsidRPr="00E77497">
          <w:rPr>
            <w:rStyle w:val="bnf"/>
          </w:rPr>
          <w:t>Binding</w:t>
        </w:r>
        <w:r w:rsidRPr="00E77497">
          <w:t xml:space="preserve"> </w:t>
        </w:r>
      </w:ins>
    </w:p>
    <w:p w14:paraId="7376640E" w14:textId="77777777" w:rsidR="00974ED7" w:rsidRPr="00E77497" w:rsidRDefault="00974ED7" w:rsidP="00FA3203">
      <w:pPr>
        <w:pStyle w:val="Alg4"/>
        <w:numPr>
          <w:ilvl w:val="0"/>
          <w:numId w:val="456"/>
        </w:numPr>
        <w:spacing w:after="220"/>
        <w:contextualSpacing/>
        <w:rPr>
          <w:ins w:id="11521" w:author="Rev 4 Allen Wirfs-Brock" w:date="2011-10-15T16:44:00Z"/>
        </w:rPr>
      </w:pPr>
      <w:ins w:id="11522" w:author="Rev 4 Allen Wirfs-Brock" w:date="2011-10-15T16:44:00Z">
        <w:r w:rsidRPr="00E77497">
          <w:t xml:space="preserve">Let </w:t>
        </w:r>
        <w:r w:rsidRPr="00E77497">
          <w:rPr>
            <w:i/>
          </w:rPr>
          <w:t xml:space="preserve">names </w:t>
        </w:r>
        <w:r w:rsidRPr="00E77497">
          <w:t>be</w:t>
        </w:r>
      </w:ins>
      <w:ins w:id="11523" w:author="Rev 6 Allen Wirfs-Brock" w:date="2012-02-01T13:30:00Z">
        <w:r w:rsidR="002F6D6F">
          <w:t xml:space="preserve"> the</w:t>
        </w:r>
      </w:ins>
      <w:ins w:id="11524" w:author="Rev 4 Allen Wirfs-Brock" w:date="2011-10-15T16:44:00Z">
        <w:r w:rsidRPr="00E77497">
          <w:t xml:space="preserve"> Bound</w:t>
        </w:r>
        <w:del w:id="11525" w:author="Rev 6 Allen Wirfs-Brock" w:date="2012-02-01T13:30:00Z">
          <w:r w:rsidRPr="00E77497" w:rsidDel="002F6D6F">
            <w:delText>N</w:delText>
          </w:r>
        </w:del>
      </w:ins>
      <w:ins w:id="11526" w:author="Rev 6 Allen Wirfs-Brock" w:date="2012-02-01T13:30:00Z">
        <w:r w:rsidR="002F6D6F">
          <w:t xml:space="preserve"> </w:t>
        </w:r>
      </w:ins>
      <w:ins w:id="11527" w:author="Rev 4 Allen Wirfs-Brock" w:date="2011-10-15T16:44:00Z">
        <w:r w:rsidRPr="00E77497">
          <w:t xml:space="preserve">ames of </w:t>
        </w:r>
        <w:del w:id="11528" w:author="Rev 6 Allen Wirfs-Brock" w:date="2012-02-25T15:41:00Z">
          <w:r w:rsidRPr="00E77497" w:rsidDel="006B3D6C">
            <w:rPr>
              <w:rStyle w:val="bnf"/>
            </w:rPr>
            <w:delText>Let</w:delText>
          </w:r>
        </w:del>
        <w:r w:rsidRPr="00E77497">
          <w:rPr>
            <w:i/>
          </w:rPr>
          <w:t>BindingList</w:t>
        </w:r>
        <w:r w:rsidRPr="00E77497">
          <w:t>.</w:t>
        </w:r>
      </w:ins>
    </w:p>
    <w:p w14:paraId="1FE966B2" w14:textId="77777777" w:rsidR="00974ED7" w:rsidRPr="00E77497" w:rsidRDefault="00974ED7" w:rsidP="00FA3203">
      <w:pPr>
        <w:pStyle w:val="Alg4"/>
        <w:numPr>
          <w:ilvl w:val="0"/>
          <w:numId w:val="456"/>
        </w:numPr>
        <w:spacing w:after="220"/>
        <w:contextualSpacing/>
        <w:rPr>
          <w:ins w:id="11529" w:author="Rev 4 Allen Wirfs-Brock" w:date="2011-10-15T16:44:00Z"/>
          <w:rStyle w:val="bnf"/>
          <w:i w:val="0"/>
        </w:rPr>
      </w:pPr>
      <w:ins w:id="11530" w:author="Rev 4 Allen Wirfs-Brock" w:date="2011-10-15T16:44:00Z">
        <w:r w:rsidRPr="00E77497">
          <w:t xml:space="preserve">Append to </w:t>
        </w:r>
        <w:r w:rsidRPr="00E77497">
          <w:rPr>
            <w:i/>
          </w:rPr>
          <w:t>names</w:t>
        </w:r>
        <w:r w:rsidRPr="00E77497">
          <w:t xml:space="preserve"> the elements </w:t>
        </w:r>
        <w:del w:id="11531" w:author="Rev 6 Allen Wirfs-Brock" w:date="2012-02-01T13:31:00Z">
          <w:r w:rsidRPr="00E77497" w:rsidDel="002F6D6F">
            <w:delText>of</w:delText>
          </w:r>
        </w:del>
      </w:ins>
      <w:ins w:id="11532" w:author="Rev 6 Allen Wirfs-Brock" w:date="2012-02-01T13:31:00Z">
        <w:r w:rsidR="002F6D6F">
          <w:t>of the</w:t>
        </w:r>
      </w:ins>
      <w:ins w:id="11533" w:author="Rev 4 Allen Wirfs-Brock" w:date="2011-10-15T16:44:00Z">
        <w:r w:rsidRPr="00E77497">
          <w:t xml:space="preserve"> Bound</w:t>
        </w:r>
      </w:ins>
      <w:ins w:id="11534" w:author="Rev 6 Allen Wirfs-Brock" w:date="2012-02-01T13:31:00Z">
        <w:r w:rsidR="002F6D6F">
          <w:t xml:space="preserve"> </w:t>
        </w:r>
      </w:ins>
      <w:ins w:id="11535" w:author="Rev 4 Allen Wirfs-Brock" w:date="2011-10-15T16:44:00Z">
        <w:r w:rsidRPr="00E77497">
          <w:t xml:space="preserve">Names of </w:t>
        </w:r>
        <w:del w:id="11536" w:author="Rev 6 Allen Wirfs-Brock" w:date="2012-02-25T15:41:00Z">
          <w:r w:rsidRPr="00E77497" w:rsidDel="006B3D6C">
            <w:rPr>
              <w:rStyle w:val="bnf"/>
            </w:rPr>
            <w:delText>Let</w:delText>
          </w:r>
        </w:del>
      </w:ins>
      <w:ins w:id="11537" w:author="Rev 6 Allen Wirfs-Brock" w:date="2012-02-25T15:41:00Z">
        <w:r w:rsidR="006B3D6C">
          <w:rPr>
            <w:rStyle w:val="bnf"/>
          </w:rPr>
          <w:t>Lexi</w:t>
        </w:r>
      </w:ins>
      <w:ins w:id="11538" w:author="Rev 7 Allen Wirfs-Brock" w:date="2012-05-04T13:59:00Z">
        <w:r w:rsidR="00DE13A5">
          <w:rPr>
            <w:rStyle w:val="bnf"/>
          </w:rPr>
          <w:t>c</w:t>
        </w:r>
      </w:ins>
      <w:ins w:id="11539" w:author="Rev 6 Allen Wirfs-Brock" w:date="2012-02-25T15:41:00Z">
        <w:r w:rsidR="006B3D6C">
          <w:rPr>
            <w:rStyle w:val="bnf"/>
          </w:rPr>
          <w:t>al</w:t>
        </w:r>
      </w:ins>
      <w:ins w:id="11540" w:author="Rev 4 Allen Wirfs-Brock" w:date="2011-10-15T16:44:00Z">
        <w:r w:rsidRPr="00E77497">
          <w:rPr>
            <w:rStyle w:val="bnf"/>
          </w:rPr>
          <w:t>Binding.</w:t>
        </w:r>
      </w:ins>
    </w:p>
    <w:p w14:paraId="58158D02" w14:textId="77777777" w:rsidR="00974ED7" w:rsidRPr="00E77497" w:rsidRDefault="00974ED7" w:rsidP="00FA3203">
      <w:pPr>
        <w:pStyle w:val="Alg4"/>
        <w:numPr>
          <w:ilvl w:val="0"/>
          <w:numId w:val="456"/>
        </w:numPr>
        <w:spacing w:after="220"/>
        <w:contextualSpacing/>
        <w:rPr>
          <w:ins w:id="11541" w:author="Rev 4 Allen Wirfs-Brock" w:date="2011-10-15T16:44:00Z"/>
        </w:rPr>
      </w:pPr>
      <w:ins w:id="11542" w:author="Rev 4 Allen Wirfs-Brock" w:date="2011-10-15T16:44:00Z">
        <w:r w:rsidRPr="00E77497">
          <w:t xml:space="preserve">Return </w:t>
        </w:r>
        <w:r w:rsidRPr="00E77497">
          <w:rPr>
            <w:rStyle w:val="bnf"/>
          </w:rPr>
          <w:t>names</w:t>
        </w:r>
        <w:r w:rsidRPr="00E77497">
          <w:t>.</w:t>
        </w:r>
      </w:ins>
    </w:p>
    <w:p w14:paraId="4DCF7778" w14:textId="77777777" w:rsidR="00A7427A" w:rsidRPr="00E77497" w:rsidRDefault="00A7427A" w:rsidP="00A7427A">
      <w:pPr>
        <w:rPr>
          <w:ins w:id="11543" w:author="Rev 4 Allen Wirfs-Brock" w:date="2011-10-15T16:54:00Z"/>
        </w:rPr>
      </w:pPr>
      <w:ins w:id="11544" w:author="Rev 4 Allen Wirfs-Brock" w:date="2011-10-15T16:54:00Z">
        <w:del w:id="11545" w:author="Rev 6 Allen Wirfs-Brock" w:date="2012-02-25T15:41:00Z">
          <w:r w:rsidRPr="00E77497" w:rsidDel="006B3D6C">
            <w:rPr>
              <w:rStyle w:val="bnf"/>
            </w:rPr>
            <w:delText>Let</w:delText>
          </w:r>
        </w:del>
      </w:ins>
      <w:ins w:id="11546" w:author="Rev 6 Allen Wirfs-Brock" w:date="2012-02-25T15:41:00Z">
        <w:r w:rsidR="006B3D6C">
          <w:rPr>
            <w:rStyle w:val="bnf"/>
          </w:rPr>
          <w:t>Lexical</w:t>
        </w:r>
      </w:ins>
      <w:ins w:id="11547" w:author="Rev 4 Allen Wirfs-Brock" w:date="2011-10-15T16:54: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2B270618" w14:textId="77777777" w:rsidR="00A7427A" w:rsidRPr="00E77497" w:rsidRDefault="00A7427A" w:rsidP="00FA3203">
      <w:pPr>
        <w:pStyle w:val="Alg4"/>
        <w:numPr>
          <w:ilvl w:val="0"/>
          <w:numId w:val="450"/>
        </w:numPr>
        <w:spacing w:after="220"/>
        <w:contextualSpacing/>
        <w:rPr>
          <w:ins w:id="11548" w:author="Rev 4 Allen Wirfs-Brock" w:date="2011-10-15T16:54:00Z"/>
        </w:rPr>
      </w:pPr>
      <w:ins w:id="11549" w:author="Rev 4 Allen Wirfs-Brock" w:date="2011-10-15T16:54:00Z">
        <w:r w:rsidRPr="00E77497">
          <w:t>Return the Bound</w:t>
        </w:r>
      </w:ins>
      <w:ins w:id="11550" w:author="Rev 6 Allen Wirfs-Brock" w:date="2012-02-01T13:31:00Z">
        <w:r w:rsidR="002F6D6F">
          <w:t xml:space="preserve"> </w:t>
        </w:r>
      </w:ins>
      <w:ins w:id="11551" w:author="Rev 4 Allen Wirfs-Brock" w:date="2011-10-15T16:54:00Z">
        <w:r w:rsidRPr="00E77497">
          <w:t xml:space="preserve">Names of </w:t>
        </w:r>
        <w:r w:rsidRPr="00E77497">
          <w:rPr>
            <w:i/>
          </w:rPr>
          <w:t>BindingIdentifier</w:t>
        </w:r>
        <w:r w:rsidRPr="00E77497">
          <w:t>.</w:t>
        </w:r>
      </w:ins>
    </w:p>
    <w:p w14:paraId="132195D9" w14:textId="77777777" w:rsidR="00A7427A" w:rsidRPr="00E77497" w:rsidRDefault="00A7427A" w:rsidP="00A7427A">
      <w:pPr>
        <w:rPr>
          <w:ins w:id="11552" w:author="Rev 4 Allen Wirfs-Brock" w:date="2011-10-15T16:55:00Z"/>
        </w:rPr>
      </w:pPr>
      <w:ins w:id="11553" w:author="Rev 4 Allen Wirfs-Brock" w:date="2011-10-15T16:55:00Z">
        <w:del w:id="11554" w:author="Rev 6 Allen Wirfs-Brock" w:date="2012-02-25T15:41:00Z">
          <w:r w:rsidRPr="00E77497" w:rsidDel="006B3D6C">
            <w:rPr>
              <w:rStyle w:val="bnf"/>
            </w:rPr>
            <w:delText>Let</w:delText>
          </w:r>
        </w:del>
      </w:ins>
      <w:ins w:id="11555" w:author="Rev 6 Allen Wirfs-Brock" w:date="2012-02-25T15:41:00Z">
        <w:r w:rsidR="006B3D6C">
          <w:rPr>
            <w:rStyle w:val="bnf"/>
          </w:rPr>
          <w:t>Lexical</w:t>
        </w:r>
      </w:ins>
      <w:ins w:id="11556" w:author="Rev 4 Allen Wirfs-Brock" w:date="2011-10-15T16:55:00Z">
        <w:r w:rsidRPr="00E77497">
          <w:rPr>
            <w:rStyle w:val="bnf"/>
          </w:rPr>
          <w: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0A7E521E" w14:textId="77777777" w:rsidR="00A7427A" w:rsidRPr="00E77497" w:rsidRDefault="00A7427A" w:rsidP="00FA3203">
      <w:pPr>
        <w:pStyle w:val="Alg4"/>
        <w:numPr>
          <w:ilvl w:val="0"/>
          <w:numId w:val="459"/>
        </w:numPr>
        <w:spacing w:after="220"/>
        <w:contextualSpacing/>
        <w:rPr>
          <w:ins w:id="11557" w:author="Rev 4 Allen Wirfs-Brock" w:date="2011-10-15T16:55:00Z"/>
        </w:rPr>
      </w:pPr>
      <w:ins w:id="11558" w:author="Rev 4 Allen Wirfs-Brock" w:date="2011-10-15T16:55:00Z">
        <w:r w:rsidRPr="00E77497">
          <w:t>Return the Bound</w:t>
        </w:r>
      </w:ins>
      <w:ins w:id="11559" w:author="Rev 6 Allen Wirfs-Brock" w:date="2012-02-01T13:31:00Z">
        <w:r w:rsidR="002F6D6F">
          <w:t xml:space="preserve"> </w:t>
        </w:r>
      </w:ins>
      <w:ins w:id="11560" w:author="Rev 4 Allen Wirfs-Brock" w:date="2011-10-15T16:55:00Z">
        <w:r w:rsidRPr="00E77497">
          <w:t xml:space="preserve">Names of </w:t>
        </w:r>
        <w:r w:rsidRPr="00E77497">
          <w:rPr>
            <w:i/>
          </w:rPr>
          <w:t>BindingPattern</w:t>
        </w:r>
        <w:r w:rsidRPr="00E77497">
          <w:t>.</w:t>
        </w:r>
      </w:ins>
    </w:p>
    <w:p w14:paraId="2B2109CA" w14:textId="77777777" w:rsidR="008B0740" w:rsidRPr="00E77497" w:rsidRDefault="008B0740" w:rsidP="008B0740">
      <w:pPr>
        <w:rPr>
          <w:ins w:id="11561" w:author="Rev 4 Allen Wirfs-Brock" w:date="2011-10-15T16:56:00Z"/>
        </w:rPr>
      </w:pPr>
      <w:ins w:id="11562" w:author="Rev 4 Allen Wirfs-Brock" w:date="2011-10-15T16:56: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2D814966" w14:textId="77777777" w:rsidR="008B0740" w:rsidRPr="00E77497" w:rsidRDefault="008B0740" w:rsidP="00FA3203">
      <w:pPr>
        <w:pStyle w:val="Alg4"/>
        <w:numPr>
          <w:ilvl w:val="0"/>
          <w:numId w:val="451"/>
        </w:numPr>
        <w:spacing w:after="220"/>
        <w:contextualSpacing/>
        <w:rPr>
          <w:ins w:id="11563" w:author="Rev 4 Allen Wirfs-Brock" w:date="2011-10-15T16:56:00Z"/>
        </w:rPr>
      </w:pPr>
      <w:ins w:id="11564" w:author="Rev 4 Allen Wirfs-Brock" w:date="2011-10-15T16:56:00Z">
        <w:r w:rsidRPr="00E77497">
          <w:t xml:space="preserve">Return a new List containing the </w:t>
        </w:r>
      </w:ins>
      <w:ins w:id="11565" w:author="Rev 4 Allen Wirfs-Brock" w:date="2011-10-19T12:40:00Z">
        <w:r w:rsidR="008A3B07" w:rsidRPr="00E77497">
          <w:t>String Value of</w:t>
        </w:r>
      </w:ins>
      <w:ins w:id="11566" w:author="Rev 4 Allen Wirfs-Brock" w:date="2011-10-15T16:56:00Z">
        <w:r w:rsidRPr="00E77497">
          <w:t xml:space="preserve"> </w:t>
        </w:r>
        <w:r w:rsidRPr="00E77497">
          <w:rPr>
            <w:rStyle w:val="bnf"/>
          </w:rPr>
          <w:t>Identifier</w:t>
        </w:r>
        <w:r w:rsidRPr="00E77497">
          <w:t>.</w:t>
        </w:r>
      </w:ins>
    </w:p>
    <w:p w14:paraId="53E99EAD" w14:textId="77777777" w:rsidR="009E34B2" w:rsidRPr="00E77497" w:rsidRDefault="009E34B2" w:rsidP="009E34B2">
      <w:pPr>
        <w:rPr>
          <w:ins w:id="11567" w:author="Rev 6 Allen Wirfs-Brock" w:date="2012-02-25T15:35:00Z"/>
          <w:rFonts w:ascii="Helvetica" w:hAnsi="Helvetica"/>
          <w:b/>
        </w:rPr>
      </w:pPr>
      <w:ins w:id="11568" w:author="Rev 6 Allen Wirfs-Brock" w:date="2012-02-25T15:35:00Z">
        <w:r w:rsidRPr="00E77497">
          <w:rPr>
            <w:rFonts w:ascii="Helvetica" w:hAnsi="Helvetica"/>
            <w:b/>
          </w:rPr>
          <w:t xml:space="preserve">Static Semantics:  </w:t>
        </w:r>
      </w:ins>
      <w:ins w:id="11569" w:author="Rev 6 Allen Wirfs-Brock" w:date="2012-02-25T15:36:00Z">
        <w:r>
          <w:rPr>
            <w:rFonts w:ascii="Helvetica" w:hAnsi="Helvetica"/>
            <w:b/>
            <w:lang w:eastAsia="en-US"/>
          </w:rPr>
          <w:t>IsConstant</w:t>
        </w:r>
      </w:ins>
      <w:ins w:id="11570" w:author="Rev 6 Allen Wirfs-Brock" w:date="2012-02-25T15:48:00Z">
        <w:r w:rsidR="006B3D6C">
          <w:rPr>
            <w:rFonts w:ascii="Helvetica" w:hAnsi="Helvetica"/>
            <w:b/>
            <w:lang w:eastAsia="en-US"/>
          </w:rPr>
          <w:t>Declaration</w:t>
        </w:r>
      </w:ins>
    </w:p>
    <w:p w14:paraId="44793DC5" w14:textId="77777777" w:rsidR="009E34B2" w:rsidRPr="00E77497" w:rsidRDefault="006B3D6C" w:rsidP="009E34B2">
      <w:pPr>
        <w:rPr>
          <w:ins w:id="11571" w:author="Rev 6 Allen Wirfs-Brock" w:date="2012-02-25T15:35:00Z"/>
        </w:rPr>
      </w:pPr>
      <w:ins w:id="11572" w:author="Rev 6 Allen Wirfs-Brock" w:date="2012-02-25T15:42:00Z">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ins>
      <w:ins w:id="11573" w:author="Rev 6 Allen Wirfs-Brock" w:date="2012-02-25T15:35:00Z">
        <w:r w:rsidR="009E34B2" w:rsidRPr="00E77497">
          <w:t xml:space="preserve"> </w:t>
        </w:r>
      </w:ins>
    </w:p>
    <w:p w14:paraId="7A43901F" w14:textId="77777777" w:rsidR="009E34B2" w:rsidRPr="00E77497" w:rsidRDefault="00EC0EFF" w:rsidP="006B3D6C">
      <w:pPr>
        <w:pStyle w:val="Alg4"/>
        <w:numPr>
          <w:ilvl w:val="0"/>
          <w:numId w:val="685"/>
        </w:numPr>
        <w:spacing w:after="220"/>
        <w:contextualSpacing/>
        <w:rPr>
          <w:ins w:id="11574" w:author="Rev 6 Allen Wirfs-Brock" w:date="2012-02-25T15:35:00Z"/>
        </w:rPr>
      </w:pPr>
      <w:ins w:id="11575" w:author="Rev 6 Allen Wirfs-Brock" w:date="2012-02-26T13:44:00Z">
        <w:r>
          <w:t>R</w:t>
        </w:r>
      </w:ins>
      <w:ins w:id="11576" w:author="Rev 6 Allen Wirfs-Brock" w:date="2012-02-25T15:43:00Z">
        <w:r w:rsidR="006B3D6C">
          <w:t>eturn</w:t>
        </w:r>
      </w:ins>
      <w:ins w:id="11577" w:author="Rev 6 Allen Wirfs-Brock" w:date="2012-02-26T13:44:00Z">
        <w:r>
          <w:t xml:space="preserve"> IsConstantDeclaration of</w:t>
        </w:r>
      </w:ins>
      <w:ins w:id="11578" w:author="Rev 6 Allen Wirfs-Brock" w:date="2012-02-25T15:43:00Z">
        <w:r w:rsidR="006B3D6C">
          <w:t xml:space="preserve"> </w:t>
        </w:r>
      </w:ins>
      <w:ins w:id="11579" w:author="Rev 6 Allen Wirfs-Brock" w:date="2012-02-26T13:44:00Z">
        <w:r w:rsidRPr="00451D9D">
          <w:rPr>
            <w:i/>
          </w:rPr>
          <w:t>LetOrConst</w:t>
        </w:r>
      </w:ins>
      <w:ins w:id="11580" w:author="Rev 6 Allen Wirfs-Brock" w:date="2012-02-25T15:35:00Z">
        <w:r w:rsidR="009E34B2" w:rsidRPr="00E77497">
          <w:t>.</w:t>
        </w:r>
      </w:ins>
    </w:p>
    <w:p w14:paraId="0CFCE223" w14:textId="77777777" w:rsidR="00EC0EFF" w:rsidRPr="00E77497" w:rsidRDefault="00EC0EFF" w:rsidP="00EC0EFF">
      <w:pPr>
        <w:rPr>
          <w:ins w:id="11581" w:author="Rev 6 Allen Wirfs-Brock" w:date="2012-02-26T13:45:00Z"/>
        </w:rPr>
      </w:pPr>
      <w:ins w:id="11582" w:author="Rev 6 Allen Wirfs-Brock" w:date="2012-02-26T13:45:00Z">
        <w:r w:rsidRPr="00451D9D">
          <w:rPr>
            <w:rFonts w:ascii="Times New Roman" w:hAnsi="Times New Roman"/>
            <w:i/>
          </w:rPr>
          <w:t>LetOrConst BindingList</w:t>
        </w:r>
        <w:r w:rsidRPr="006B3D6C">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ins>
      <w:ins w:id="11583" w:author="Rev 6 Allen Wirfs-Brock" w:date="2012-02-26T13:46:00Z">
        <w:r w:rsidRPr="00EC0EFF">
          <w:rPr>
            <w:rFonts w:ascii="Courier New" w:hAnsi="Courier New"/>
            <w:b/>
          </w:rPr>
          <w:t>let</w:t>
        </w:r>
      </w:ins>
    </w:p>
    <w:p w14:paraId="5C7C0958" w14:textId="77777777" w:rsidR="00EC0EFF" w:rsidRPr="00E77497" w:rsidRDefault="00EC0EFF" w:rsidP="00EC0EFF">
      <w:pPr>
        <w:pStyle w:val="Alg4"/>
        <w:numPr>
          <w:ilvl w:val="0"/>
          <w:numId w:val="689"/>
        </w:numPr>
        <w:spacing w:after="220"/>
        <w:contextualSpacing/>
        <w:rPr>
          <w:ins w:id="11584" w:author="Rev 6 Allen Wirfs-Brock" w:date="2012-02-26T13:45:00Z"/>
        </w:rPr>
      </w:pPr>
      <w:ins w:id="11585" w:author="Rev 6 Allen Wirfs-Brock" w:date="2012-02-26T13:45:00Z">
        <w:r>
          <w:t xml:space="preserve">Return </w:t>
        </w:r>
      </w:ins>
      <w:ins w:id="11586" w:author="Rev 6 Allen Wirfs-Brock" w:date="2012-02-26T13:46:00Z">
        <w:r w:rsidRPr="00EC0EFF">
          <w:rPr>
            <w:b/>
          </w:rPr>
          <w:t>false</w:t>
        </w:r>
      </w:ins>
      <w:ins w:id="11587" w:author="Rev 6 Allen Wirfs-Brock" w:date="2012-02-26T13:45:00Z">
        <w:r w:rsidRPr="00E77497">
          <w:t>.</w:t>
        </w:r>
      </w:ins>
    </w:p>
    <w:p w14:paraId="1D7F4A64" w14:textId="77777777" w:rsidR="00EC0EFF" w:rsidRPr="00E77497" w:rsidRDefault="00EC0EFF" w:rsidP="00EC0EFF">
      <w:pPr>
        <w:rPr>
          <w:ins w:id="11588" w:author="Rev 6 Allen Wirfs-Brock" w:date="2012-02-26T13:47:00Z"/>
        </w:rPr>
      </w:pPr>
      <w:ins w:id="11589" w:author="Rev 6 Allen Wirfs-Brock" w:date="2012-02-26T13:47:00Z">
        <w:r w:rsidRPr="00451D9D">
          <w:rPr>
            <w:rFonts w:ascii="Times New Roman" w:hAnsi="Times New Roman"/>
            <w:i/>
          </w:rPr>
          <w:t>LetOrConst BindingList</w:t>
        </w:r>
        <w:r w:rsidRPr="006B3D6C">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Pr>
            <w:rFonts w:ascii="Courier New" w:hAnsi="Courier New"/>
            <w:b/>
          </w:rPr>
          <w:t>const</w:t>
        </w:r>
      </w:ins>
    </w:p>
    <w:p w14:paraId="37559481" w14:textId="77777777" w:rsidR="00EC0EFF" w:rsidRPr="00E77497" w:rsidRDefault="00EC0EFF" w:rsidP="0027695A">
      <w:pPr>
        <w:pStyle w:val="Alg4"/>
        <w:numPr>
          <w:ilvl w:val="0"/>
          <w:numId w:val="690"/>
        </w:numPr>
        <w:spacing w:after="220"/>
        <w:contextualSpacing/>
        <w:rPr>
          <w:ins w:id="11590" w:author="Rev 6 Allen Wirfs-Brock" w:date="2012-02-26T13:47:00Z"/>
        </w:rPr>
      </w:pPr>
      <w:ins w:id="11591" w:author="Rev 6 Allen Wirfs-Brock" w:date="2012-02-26T13:47:00Z">
        <w:r>
          <w:t xml:space="preserve">Return </w:t>
        </w:r>
        <w:r w:rsidRPr="00EC0EFF">
          <w:rPr>
            <w:b/>
          </w:rPr>
          <w:t>false</w:t>
        </w:r>
        <w:r w:rsidRPr="00E77497">
          <w:t>.</w:t>
        </w:r>
      </w:ins>
    </w:p>
    <w:p w14:paraId="692ED8DA" w14:textId="77777777" w:rsidR="007A7BC7" w:rsidRPr="00E77497" w:rsidRDefault="007A7BC7" w:rsidP="007A7BC7">
      <w:pPr>
        <w:keepNext/>
        <w:rPr>
          <w:ins w:id="11592" w:author="Rev 4 Allen Wirfs-Brock" w:date="2011-10-20T17:07:00Z"/>
          <w:rFonts w:ascii="Helvetica" w:hAnsi="Helvetica"/>
          <w:b/>
        </w:rPr>
      </w:pPr>
      <w:ins w:id="11593" w:author="Rev 4 Allen Wirfs-Brock" w:date="2011-10-20T17:07:00Z">
        <w:del w:id="11594" w:author="Rev 6 Allen Wirfs-Brock" w:date="2012-01-31T13:39:00Z">
          <w:r w:rsidRPr="00E77497" w:rsidDel="00F5066A">
            <w:rPr>
              <w:rFonts w:ascii="Helvetica" w:hAnsi="Helvetica"/>
              <w:b/>
            </w:rPr>
            <w:delText>Runtime</w:delText>
          </w:r>
        </w:del>
      </w:ins>
      <w:ins w:id="11595" w:author="Rev 6 Allen Wirfs-Brock" w:date="2012-01-31T13:39:00Z">
        <w:r w:rsidR="00F5066A">
          <w:rPr>
            <w:rFonts w:ascii="Helvetica" w:hAnsi="Helvetica"/>
            <w:b/>
          </w:rPr>
          <w:t>Static</w:t>
        </w:r>
      </w:ins>
      <w:ins w:id="11596" w:author="Rev 4 Allen Wirfs-Brock" w:date="2011-10-20T17:07:00Z">
        <w:r w:rsidRPr="00E77497">
          <w:rPr>
            <w:rFonts w:ascii="Helvetica" w:hAnsi="Helvetica"/>
            <w:b/>
          </w:rPr>
          <w:t xml:space="preserve"> Semantics: </w:t>
        </w:r>
        <w:r w:rsidRPr="00E77497">
          <w:rPr>
            <w:rFonts w:ascii="Helvetica" w:hAnsi="Helvetica"/>
            <w:b/>
            <w:spacing w:val="6"/>
          </w:rPr>
          <w:t>String Value</w:t>
        </w:r>
      </w:ins>
    </w:p>
    <w:p w14:paraId="454201AE" w14:textId="77777777" w:rsidR="007A7BC7" w:rsidRPr="00E77497" w:rsidRDefault="007A7BC7" w:rsidP="007A7BC7">
      <w:pPr>
        <w:rPr>
          <w:ins w:id="11597" w:author="Rev 4 Allen Wirfs-Brock" w:date="2011-10-20T17:07:00Z"/>
        </w:rPr>
      </w:pPr>
      <w:ins w:id="11598" w:author="Rev 4 Allen Wirfs-Brock" w:date="2011-10-20T17:07: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10474BED" w14:textId="77777777" w:rsidR="007A7BC7" w:rsidRPr="00E77497" w:rsidRDefault="007A7BC7" w:rsidP="00FA3203">
      <w:pPr>
        <w:pStyle w:val="Alg4"/>
        <w:numPr>
          <w:ilvl w:val="0"/>
          <w:numId w:val="592"/>
        </w:numPr>
        <w:spacing w:after="220"/>
        <w:contextualSpacing/>
        <w:rPr>
          <w:ins w:id="11599" w:author="Rev 4 Allen Wirfs-Brock" w:date="2011-10-20T17:07:00Z"/>
        </w:rPr>
      </w:pPr>
      <w:ins w:id="11600" w:author="Rev 4 Allen Wirfs-Brock" w:date="2011-10-20T17:07:00Z">
        <w:r w:rsidRPr="00E77497">
          <w:t xml:space="preserve">Return the String Value of </w:t>
        </w:r>
        <w:r w:rsidRPr="00E77497">
          <w:rPr>
            <w:rStyle w:val="bnf"/>
          </w:rPr>
          <w:t>Identifier</w:t>
        </w:r>
        <w:r w:rsidRPr="00E77497">
          <w:t>.</w:t>
        </w:r>
      </w:ins>
    </w:p>
    <w:p w14:paraId="1A38832A" w14:textId="77777777" w:rsidR="00974ED7" w:rsidRPr="00E77497" w:rsidRDefault="00974ED7" w:rsidP="00974ED7">
      <w:pPr>
        <w:pStyle w:val="40"/>
        <w:numPr>
          <w:ilvl w:val="0"/>
          <w:numId w:val="0"/>
        </w:numPr>
        <w:rPr>
          <w:ins w:id="11601" w:author="Rev 4 Allen Wirfs-Brock" w:date="2011-10-15T16:42:00Z"/>
        </w:rPr>
      </w:pPr>
      <w:ins w:id="11602" w:author="Rev 4 Allen Wirfs-Brock" w:date="2011-10-15T16:42:00Z">
        <w:r w:rsidRPr="00E77497">
          <w:t>Runtime Semantics</w:t>
        </w:r>
      </w:ins>
    </w:p>
    <w:p w14:paraId="050CA15A" w14:textId="77777777" w:rsidR="00F10D67" w:rsidRDefault="00F10D67" w:rsidP="007A7BC7">
      <w:pPr>
        <w:keepNext/>
        <w:rPr>
          <w:ins w:id="11603" w:author="Rev 4 Allen Wirfs-Brock" w:date="2011-11-04T12:16:00Z"/>
          <w:rFonts w:ascii="Helvetica" w:hAnsi="Helvetica"/>
          <w:b/>
          <w:spacing w:val="6"/>
        </w:rPr>
      </w:pPr>
      <w:ins w:id="11604" w:author="Rev 4 Allen Wirfs-Brock" w:date="2011-10-15T17:06:00Z">
        <w:r w:rsidRPr="00E77497">
          <w:rPr>
            <w:rFonts w:ascii="Helvetica" w:hAnsi="Helvetica"/>
            <w:b/>
          </w:rPr>
          <w:t xml:space="preserve">Runtime Semantics: </w:t>
        </w:r>
      </w:ins>
      <w:ins w:id="11605" w:author="Rev 4 Allen Wirfs-Brock" w:date="2011-10-15T17:18:00Z">
        <w:r w:rsidR="0003781B" w:rsidRPr="00E77497">
          <w:rPr>
            <w:rFonts w:ascii="Helvetica" w:hAnsi="Helvetica"/>
            <w:b/>
            <w:spacing w:val="6"/>
          </w:rPr>
          <w:t xml:space="preserve">Binding </w:t>
        </w:r>
        <w:del w:id="11606" w:author="Rev 6 Allen Wirfs-Brock" w:date="2012-02-27T15:44:00Z">
          <w:r w:rsidR="0003781B" w:rsidRPr="00E77497" w:rsidDel="00A113E2">
            <w:rPr>
              <w:rFonts w:ascii="Helvetica" w:hAnsi="Helvetica"/>
              <w:b/>
              <w:spacing w:val="6"/>
            </w:rPr>
            <w:delText>Initialization</w:delText>
          </w:r>
        </w:del>
      </w:ins>
      <w:ins w:id="11607" w:author="Rev 6 Allen Wirfs-Brock" w:date="2012-02-27T15:44:00Z">
        <w:r w:rsidR="00A113E2">
          <w:rPr>
            <w:rFonts w:ascii="Helvetica" w:hAnsi="Helvetica"/>
            <w:b/>
            <w:spacing w:val="6"/>
          </w:rPr>
          <w:t>Initialisation</w:t>
        </w:r>
      </w:ins>
    </w:p>
    <w:p w14:paraId="5096AAEC" w14:textId="77777777" w:rsidR="00C969E3" w:rsidRPr="00FA3203" w:rsidRDefault="00C969E3" w:rsidP="00C7794D">
      <w:pPr>
        <w:ind w:left="360"/>
        <w:rPr>
          <w:ins w:id="11608" w:author="Rev 4 Allen Wirfs-Brock" w:date="2011-10-15T17:06:00Z"/>
        </w:rPr>
      </w:pPr>
      <w:ins w:id="11609" w:author="Rev 4 Allen Wirfs-Brock" w:date="2011-11-04T12:16:00Z">
        <w:r>
          <w:t>W</w:t>
        </w:r>
        <w:r w:rsidRPr="004418C4">
          <w:t xml:space="preserve">ith arguments </w:t>
        </w:r>
        <w:r w:rsidRPr="004418C4">
          <w:rPr>
            <w:rFonts w:ascii="Times New Roman" w:hAnsi="Times New Roman"/>
            <w:i/>
          </w:rPr>
          <w:t>value</w:t>
        </w:r>
        <w:r w:rsidRPr="004418C4">
          <w:t xml:space="preserve"> and </w:t>
        </w:r>
        <w:del w:id="11610" w:author="Rev 6 Allen Wirfs-Brock" w:date="2012-02-27T16:31:00Z">
          <w:r w:rsidRPr="004418C4" w:rsidDel="00767E5E">
            <w:rPr>
              <w:rFonts w:ascii="Times New Roman" w:hAnsi="Times New Roman"/>
              <w:i/>
            </w:rPr>
            <w:delText>enviornment</w:delText>
          </w:r>
        </w:del>
      </w:ins>
      <w:ins w:id="11611" w:author="Rev 6 Allen Wirfs-Brock" w:date="2012-02-27T16:31:00Z">
        <w:r w:rsidR="00767E5E">
          <w:rPr>
            <w:rFonts w:ascii="Times New Roman" w:hAnsi="Times New Roman"/>
            <w:i/>
          </w:rPr>
          <w:t>environment</w:t>
        </w:r>
      </w:ins>
      <w:ins w:id="11612" w:author="Rev 4 Allen Wirfs-Brock" w:date="2011-11-04T12:16:00Z">
        <w:r>
          <w:t>.</w:t>
        </w:r>
      </w:ins>
    </w:p>
    <w:p w14:paraId="3F280689" w14:textId="77777777" w:rsidR="00C73BA7" w:rsidRPr="008E00F6" w:rsidRDefault="00C73BA7" w:rsidP="00C73BA7">
      <w:pPr>
        <w:rPr>
          <w:ins w:id="11613" w:author="Rev 4 Allen Wirfs-Brock" w:date="2011-11-04T12:23:00Z"/>
          <w:sz w:val="18"/>
        </w:rPr>
      </w:pPr>
      <w:ins w:id="11614" w:author="Rev 4 Allen Wirfs-Brock" w:date="2011-11-04T12:23: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11615" w:author="Rev 6 Allen Wirfs-Brock" w:date="2012-02-27T15:48:00Z">
          <w:r w:rsidRPr="008E00F6" w:rsidDel="00A113E2">
            <w:rPr>
              <w:sz w:val="18"/>
            </w:rPr>
            <w:delText>initialization</w:delText>
          </w:r>
        </w:del>
      </w:ins>
      <w:ins w:id="11616" w:author="Rev 6 Allen Wirfs-Brock" w:date="2012-02-27T15:48:00Z">
        <w:r w:rsidR="00A113E2">
          <w:rPr>
            <w:sz w:val="18"/>
          </w:rPr>
          <w:t>initialisation</w:t>
        </w:r>
      </w:ins>
      <w:ins w:id="11617" w:author="Rev 4 Allen Wirfs-Brock" w:date="2011-11-04T12:23:00Z">
        <w:r w:rsidRPr="008E00F6">
          <w:rPr>
            <w:sz w:val="18"/>
          </w:rPr>
          <w:t xml:space="preserve"> value.  This is the </w:t>
        </w:r>
        <w:del w:id="11618"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ins>
      <w:ins w:id="11619" w:author="Rev 4 Allen Wirfs-Brock" w:date="2011-11-04T12:24:00Z">
        <w:r>
          <w:rPr>
            <w:sz w:val="18"/>
          </w:rPr>
          <w:t>formal parameter lists of non-strict functions.</w:t>
        </w:r>
      </w:ins>
      <w:ins w:id="11620" w:author="Rev 4 Allen Wirfs-Brock" w:date="2011-11-04T12:23:00Z">
        <w:r w:rsidRPr="008E00F6">
          <w:rPr>
            <w:sz w:val="18"/>
          </w:rPr>
          <w:t xml:space="preserve"> </w:t>
        </w:r>
      </w:ins>
      <w:ins w:id="11621" w:author="Rev 4 Allen Wirfs-Brock" w:date="2011-11-04T12:24:00Z">
        <w:r>
          <w:rPr>
            <w:sz w:val="18"/>
          </w:rPr>
          <w:t>In those cases</w:t>
        </w:r>
      </w:ins>
      <w:ins w:id="11622" w:author="Rev 4 Allen Wirfs-Brock" w:date="2011-11-04T12:23:00Z">
        <w:r w:rsidRPr="008E00F6">
          <w:rPr>
            <w:sz w:val="18"/>
          </w:rPr>
          <w:t xml:space="preserve"> a lexical binding is hosted and preinitialized prior to evaluation of its initializer. </w:t>
        </w:r>
      </w:ins>
    </w:p>
    <w:p w14:paraId="7D8F97B3" w14:textId="77777777" w:rsidR="004A4E86" w:rsidRPr="00E77497" w:rsidRDefault="00F10D67" w:rsidP="007A7BC7">
      <w:pPr>
        <w:contextualSpacing/>
        <w:rPr>
          <w:ins w:id="11623" w:author="Rev 4 Allen Wirfs-Brock" w:date="2011-10-15T17:18:00Z"/>
        </w:rPr>
      </w:pPr>
      <w:ins w:id="11624" w:author="Rev 4 Allen Wirfs-Brock" w:date="2011-10-15T17:06:00Z">
        <w:r w:rsidRPr="00675B74">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ins>
    </w:p>
    <w:p w14:paraId="08BB9761" w14:textId="77777777" w:rsidR="009134F7" w:rsidRPr="004418C4" w:rsidRDefault="009134F7" w:rsidP="00FA3203">
      <w:pPr>
        <w:pStyle w:val="Alg2"/>
        <w:numPr>
          <w:ilvl w:val="0"/>
          <w:numId w:val="499"/>
        </w:numPr>
        <w:spacing w:after="220"/>
        <w:rPr>
          <w:ins w:id="11625" w:author="Rev 4 Allen Wirfs-Brock" w:date="2011-11-04T17:05:00Z"/>
        </w:rPr>
      </w:pPr>
      <w:ins w:id="11626" w:author="Rev 4 Allen Wirfs-Brock" w:date="2011-11-04T17:05:00Z">
        <w:del w:id="11627" w:author="Rev 6 Allen Wirfs-Brock" w:date="2012-02-18T10:43:00Z">
          <w:r w:rsidRPr="004418C4" w:rsidDel="00B25FEE">
            <w:delText>P</w:delText>
          </w:r>
        </w:del>
      </w:ins>
      <w:ins w:id="11628" w:author="Rev 6 Allen Wirfs-Brock" w:date="2012-02-18T10:43:00Z">
        <w:r w:rsidR="00B25FEE">
          <w:t>Return the result of p</w:t>
        </w:r>
      </w:ins>
      <w:ins w:id="11629" w:author="Rev 4 Allen Wirfs-Brock" w:date="2011-11-04T17:05:00Z">
        <w:r w:rsidRPr="004418C4">
          <w:t>erform</w:t>
        </w:r>
      </w:ins>
      <w:ins w:id="11630" w:author="Rev 6 Allen Wirfs-Brock" w:date="2012-02-18T10:43:00Z">
        <w:r w:rsidR="00B25FEE">
          <w:t>ing</w:t>
        </w:r>
      </w:ins>
      <w:ins w:id="11631" w:author="Rev 4 Allen Wirfs-Brock" w:date="2011-11-04T17:05:00Z">
        <w:r w:rsidRPr="004418C4">
          <w:t xml:space="preserve"> Binding </w:t>
        </w:r>
        <w:del w:id="11632" w:author="Rev 6 Allen Wirfs-Brock" w:date="2012-02-27T15:44:00Z">
          <w:r w:rsidRPr="004418C4" w:rsidDel="00A113E2">
            <w:delText>Initialization</w:delText>
          </w:r>
        </w:del>
      </w:ins>
      <w:ins w:id="11633" w:author="Rev 6 Allen Wirfs-Brock" w:date="2012-02-27T15:44:00Z">
        <w:r w:rsidR="00A113E2">
          <w:t>Initialisation</w:t>
        </w:r>
      </w:ins>
      <w:ins w:id="11634" w:author="Rev 4 Allen Wirfs-Brock" w:date="2011-11-04T17:05:00Z">
        <w:r w:rsidRPr="004418C4">
          <w:t xml:space="preserve"> for </w:t>
        </w:r>
        <w:r w:rsidRPr="004418C4">
          <w:rPr>
            <w:i/>
          </w:rPr>
          <w:t>Identifier</w:t>
        </w:r>
        <w:r w:rsidRPr="004418C4">
          <w:t xml:space="preserve"> passing</w:t>
        </w:r>
        <w:r w:rsidRPr="004418C4">
          <w:rPr>
            <w:i/>
          </w:rPr>
          <w:t xml:space="preserve"> value</w:t>
        </w:r>
        <w:r w:rsidRPr="004418C4">
          <w:t xml:space="preserve"> and </w:t>
        </w:r>
        <w:r w:rsidRPr="004418C4">
          <w:rPr>
            <w:i/>
          </w:rPr>
          <w:t>env</w:t>
        </w:r>
        <w:r w:rsidRPr="004418C4">
          <w:t xml:space="preserve"> as the arguments.</w:t>
        </w:r>
      </w:ins>
    </w:p>
    <w:p w14:paraId="1FAB26B4" w14:textId="77777777" w:rsidR="009134F7" w:rsidRPr="004418C4" w:rsidRDefault="009134F7" w:rsidP="009134F7">
      <w:pPr>
        <w:contextualSpacing/>
        <w:rPr>
          <w:ins w:id="11635" w:author="Rev 4 Allen Wirfs-Brock" w:date="2011-11-04T17:05:00Z"/>
        </w:rPr>
      </w:pPr>
      <w:ins w:id="11636" w:author="Rev 4 Allen Wirfs-Brock" w:date="2011-11-04T17:06:00Z">
        <w:r w:rsidRPr="00C7794D">
          <w:rPr>
            <w:rStyle w:val="bnf"/>
            <w:rFonts w:ascii="Arial" w:hAnsi="Arial" w:cs="Arial"/>
            <w:i w:val="0"/>
          </w:rPr>
          <w:t>Token</w:t>
        </w:r>
      </w:ins>
      <w:ins w:id="11637" w:author="Rev 4 Allen Wirfs-Brock" w:date="2011-11-04T17:05:00Z">
        <w:r w:rsidRPr="004418C4">
          <w:t xml:space="preserve"> </w:t>
        </w:r>
        <w:r w:rsidRPr="004418C4">
          <w:rPr>
            <w:rStyle w:val="bnf"/>
          </w:rPr>
          <w:t>Identifier</w:t>
        </w:r>
      </w:ins>
    </w:p>
    <w:p w14:paraId="03F87F4B" w14:textId="77777777" w:rsidR="00F10D67" w:rsidRPr="00E77497" w:rsidRDefault="00F10D67" w:rsidP="00FA3203">
      <w:pPr>
        <w:pStyle w:val="Alg4"/>
        <w:numPr>
          <w:ilvl w:val="0"/>
          <w:numId w:val="559"/>
        </w:numPr>
        <w:spacing w:after="220"/>
        <w:contextualSpacing/>
        <w:rPr>
          <w:ins w:id="11638" w:author="Rev 4 Allen Wirfs-Brock" w:date="2011-10-15T17:06:00Z"/>
        </w:rPr>
      </w:pPr>
      <w:ins w:id="11639" w:author="Rev 4 Allen Wirfs-Brock" w:date="2011-10-15T17:06:00Z">
        <w:r w:rsidRPr="00675B74">
          <w:t xml:space="preserve">If </w:t>
        </w:r>
        <w:del w:id="11640" w:author="Rev 6 Allen Wirfs-Brock" w:date="2012-02-27T16:31:00Z">
          <w:r w:rsidRPr="00E77497" w:rsidDel="00767E5E">
            <w:rPr>
              <w:i/>
            </w:rPr>
            <w:delText>enviornment</w:delText>
          </w:r>
        </w:del>
      </w:ins>
      <w:ins w:id="11641" w:author="Rev 6 Allen Wirfs-Brock" w:date="2012-02-27T16:31:00Z">
        <w:r w:rsidR="00767E5E">
          <w:rPr>
            <w:i/>
          </w:rPr>
          <w:t>environment</w:t>
        </w:r>
      </w:ins>
      <w:ins w:id="11642" w:author="Rev 4 Allen Wirfs-Brock" w:date="2011-10-15T17:06:00Z">
        <w:r w:rsidRPr="00E77497">
          <w:t xml:space="preserve"> is not </w:t>
        </w:r>
        <w:r w:rsidRPr="00E77497">
          <w:rPr>
            <w:b/>
          </w:rPr>
          <w:t>undefined</w:t>
        </w:r>
        <w:r w:rsidRPr="00E77497">
          <w:t xml:space="preserve">, then </w:t>
        </w:r>
      </w:ins>
    </w:p>
    <w:p w14:paraId="6F3800B0" w14:textId="77777777" w:rsidR="00F10D67" w:rsidRPr="00E77497" w:rsidRDefault="00B25FEE" w:rsidP="00FA3203">
      <w:pPr>
        <w:pStyle w:val="Alg4"/>
        <w:numPr>
          <w:ilvl w:val="1"/>
          <w:numId w:val="559"/>
        </w:numPr>
        <w:spacing w:after="220"/>
        <w:contextualSpacing/>
        <w:rPr>
          <w:ins w:id="11643" w:author="Rev 4 Allen Wirfs-Brock" w:date="2011-10-15T17:06:00Z"/>
        </w:rPr>
      </w:pPr>
      <w:ins w:id="11644" w:author="Rev 6 Allen Wirfs-Brock" w:date="2012-02-18T10:44:00Z">
        <w:r>
          <w:t xml:space="preserve">Return the result of </w:t>
        </w:r>
      </w:ins>
      <w:ins w:id="11645" w:author="Rev 4 Allen Wirfs-Brock" w:date="2011-10-15T17:06:00Z">
        <w:del w:id="11646" w:author="Rev 6 Allen Wirfs-Brock" w:date="2012-02-18T10:44:00Z">
          <w:r w:rsidR="00F10D67" w:rsidRPr="00E77497" w:rsidDel="00B25FEE">
            <w:delText>C</w:delText>
          </w:r>
        </w:del>
      </w:ins>
      <w:ins w:id="11647" w:author="Rev 6 Allen Wirfs-Brock" w:date="2012-02-18T10:44:00Z">
        <w:r>
          <w:t>c</w:t>
        </w:r>
      </w:ins>
      <w:ins w:id="11648" w:author="Rev 4 Allen Wirfs-Brock" w:date="2011-10-15T17:06:00Z">
        <w:r w:rsidR="00F10D67" w:rsidRPr="00E77497">
          <w:t>all</w:t>
        </w:r>
      </w:ins>
      <w:ins w:id="11649" w:author="Rev 6 Allen Wirfs-Brock" w:date="2012-02-18T10:45:00Z">
        <w:r>
          <w:t>ing</w:t>
        </w:r>
      </w:ins>
      <w:ins w:id="11650" w:author="Rev 4 Allen Wirfs-Brock" w:date="2011-10-15T17:06:00Z">
        <w:r w:rsidR="00F10D67" w:rsidRPr="00E77497">
          <w:t xml:space="preserve"> the InitializeBinding concrete method of </w:t>
        </w:r>
        <w:del w:id="11651" w:author="Rev 6 Allen Wirfs-Brock" w:date="2012-02-27T16:31:00Z">
          <w:r w:rsidR="00F10D67" w:rsidRPr="00E77497" w:rsidDel="00767E5E">
            <w:rPr>
              <w:i/>
            </w:rPr>
            <w:delText>enviornment</w:delText>
          </w:r>
        </w:del>
      </w:ins>
      <w:ins w:id="11652" w:author="Rev 6 Allen Wirfs-Brock" w:date="2012-02-27T16:31:00Z">
        <w:r w:rsidR="00767E5E">
          <w:rPr>
            <w:i/>
          </w:rPr>
          <w:t>environment</w:t>
        </w:r>
      </w:ins>
      <w:ins w:id="11653" w:author="Rev 4 Allen Wirfs-Brock" w:date="2011-10-15T17:06:00Z">
        <w:r w:rsidR="00F10D67" w:rsidRPr="00E77497">
          <w:t xml:space="preserve"> passing </w:t>
        </w:r>
        <w:r w:rsidR="00F10D67" w:rsidRPr="00E77497">
          <w:rPr>
            <w:rStyle w:val="bnf"/>
          </w:rPr>
          <w:t>Identifier</w:t>
        </w:r>
        <w:r w:rsidR="00F10D67" w:rsidRPr="00E77497">
          <w:t xml:space="preserve"> and </w:t>
        </w:r>
        <w:r w:rsidR="00F10D67" w:rsidRPr="00E77497">
          <w:rPr>
            <w:i/>
          </w:rPr>
          <w:t>value</w:t>
        </w:r>
        <w:r w:rsidR="00F10D67" w:rsidRPr="00E77497">
          <w:t xml:space="preserve"> as the arguments.</w:t>
        </w:r>
      </w:ins>
    </w:p>
    <w:p w14:paraId="527F52BA" w14:textId="77777777" w:rsidR="00F10D67" w:rsidRPr="00E77497" w:rsidRDefault="00F10D67" w:rsidP="00FA3203">
      <w:pPr>
        <w:pStyle w:val="Alg4"/>
        <w:numPr>
          <w:ilvl w:val="0"/>
          <w:numId w:val="559"/>
        </w:numPr>
        <w:spacing w:after="220"/>
        <w:contextualSpacing/>
        <w:rPr>
          <w:ins w:id="11654" w:author="Rev 4 Allen Wirfs-Brock" w:date="2011-10-15T17:06:00Z"/>
        </w:rPr>
      </w:pPr>
      <w:ins w:id="11655" w:author="Rev 4 Allen Wirfs-Brock" w:date="2011-10-15T17:06:00Z">
        <w:r w:rsidRPr="00E77497">
          <w:t>Else</w:t>
        </w:r>
      </w:ins>
    </w:p>
    <w:p w14:paraId="79958DE5" w14:textId="77777777" w:rsidR="00F10D67" w:rsidRPr="00E77497" w:rsidRDefault="00F10D67" w:rsidP="00FA3203">
      <w:pPr>
        <w:pStyle w:val="Alg4"/>
        <w:numPr>
          <w:ilvl w:val="1"/>
          <w:numId w:val="559"/>
        </w:numPr>
        <w:spacing w:after="220"/>
        <w:contextualSpacing/>
        <w:rPr>
          <w:ins w:id="11656" w:author="Rev 4 Allen Wirfs-Brock" w:date="2011-10-15T17:06:00Z"/>
        </w:rPr>
      </w:pPr>
      <w:ins w:id="11657" w:author="Rev 4 Allen Wirfs-Brock" w:date="2011-10-15T17:06:00Z">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ins>
    </w:p>
    <w:p w14:paraId="797192B5" w14:textId="77777777" w:rsidR="00F10D67" w:rsidRPr="00E77497" w:rsidRDefault="00F10D67" w:rsidP="00FA3203">
      <w:pPr>
        <w:pStyle w:val="Alg4"/>
        <w:numPr>
          <w:ilvl w:val="1"/>
          <w:numId w:val="559"/>
        </w:numPr>
        <w:spacing w:after="220"/>
        <w:contextualSpacing/>
        <w:rPr>
          <w:ins w:id="11658" w:author="Rev 4 Allen Wirfs-Brock" w:date="2011-10-15T17:06:00Z"/>
        </w:rPr>
      </w:pPr>
      <w:ins w:id="11659" w:author="Rev 4 Allen Wirfs-Brock" w:date="2011-10-15T17:06:00Z">
        <w:del w:id="11660" w:author="Rev 6 Allen Wirfs-Brock" w:date="2012-02-18T10:45:00Z">
          <w:r w:rsidRPr="00E77497" w:rsidDel="00B25FEE">
            <w:delText>Call</w:delText>
          </w:r>
        </w:del>
      </w:ins>
      <w:ins w:id="11661" w:author="Rev 6 Allen Wirfs-Brock" w:date="2012-02-18T10:45:00Z">
        <w:r w:rsidR="00B25FEE">
          <w:t>Return</w:t>
        </w:r>
      </w:ins>
      <w:ins w:id="11662" w:author="Rev 4 Allen Wirfs-Brock" w:date="2011-10-15T17:06:00Z">
        <w:r w:rsidRPr="00E77497">
          <w:t xml:space="preserve"> PutValue(</w:t>
        </w:r>
        <w:r w:rsidRPr="00E77497">
          <w:rPr>
            <w:i/>
          </w:rPr>
          <w:t>lhs</w:t>
        </w:r>
        <w:r w:rsidRPr="00E77497">
          <w:t xml:space="preserve">, </w:t>
        </w:r>
        <w:r w:rsidRPr="00E77497">
          <w:rPr>
            <w:i/>
          </w:rPr>
          <w:t>value</w:t>
        </w:r>
        <w:r w:rsidRPr="00E77497">
          <w:t>).</w:t>
        </w:r>
      </w:ins>
    </w:p>
    <w:p w14:paraId="15162829" w14:textId="77777777" w:rsidR="00974ED7" w:rsidRPr="00E77497" w:rsidRDefault="00974ED7" w:rsidP="00974ED7">
      <w:pPr>
        <w:keepNext/>
        <w:rPr>
          <w:ins w:id="11663" w:author="Rev 4 Allen Wirfs-Brock" w:date="2011-10-15T16:42:00Z"/>
          <w:rFonts w:ascii="Helvetica" w:hAnsi="Helvetica"/>
          <w:b/>
        </w:rPr>
      </w:pPr>
      <w:ins w:id="11664" w:author="Rev 4 Allen Wirfs-Brock" w:date="2011-10-15T16:42:00Z">
        <w:r w:rsidRPr="00E77497">
          <w:rPr>
            <w:rFonts w:ascii="Helvetica" w:hAnsi="Helvetica"/>
            <w:b/>
          </w:rPr>
          <w:t xml:space="preserve">Runtime Semantics: </w:t>
        </w:r>
        <w:r w:rsidRPr="00E77497">
          <w:rPr>
            <w:rFonts w:ascii="Helvetica" w:hAnsi="Helvetica"/>
            <w:b/>
            <w:spacing w:val="6"/>
          </w:rPr>
          <w:t>Evaluation</w:t>
        </w:r>
      </w:ins>
    </w:p>
    <w:p w14:paraId="0E0F70DC" w14:textId="77777777" w:rsidR="00884D1C" w:rsidRPr="00E77497" w:rsidRDefault="00884D1C" w:rsidP="00884D1C">
      <w:pPr>
        <w:rPr>
          <w:ins w:id="11665" w:author="Rev 3 Allen Wirfs-Brock" w:date="2011-09-09T12:39:00Z"/>
        </w:rPr>
      </w:pPr>
      <w:ins w:id="11666" w:author="Rev 3 Allen Wirfs-Brock" w:date="2011-09-09T12:39:00Z">
        <w:del w:id="11667" w:author="Rev 4 Allen Wirfs-Brock" w:date="2011-10-15T16:43:00Z">
          <w:r w:rsidRPr="00E77497" w:rsidDel="00974ED7">
            <w:delText xml:space="preserve">The production </w:delText>
          </w:r>
        </w:del>
      </w:ins>
      <w:ins w:id="11668" w:author="Rev 6 Allen Wirfs-Brock" w:date="2012-02-25T16:04:00Z">
        <w:r w:rsidR="004E4FC0" w:rsidRPr="009E34B2">
          <w:rPr>
            <w:rFonts w:ascii="Times New Roman" w:hAnsi="Times New Roman"/>
            <w:i/>
          </w:rPr>
          <w:t>Lexical</w:t>
        </w:r>
        <w:r w:rsidR="004E4FC0" w:rsidRPr="00E77497">
          <w:rPr>
            <w:rFonts w:ascii="Times New Roman" w:hAnsi="Times New Roman"/>
            <w:i/>
          </w:rPr>
          <w:t>Declaration</w:t>
        </w:r>
        <w:r w:rsidR="004E4FC0">
          <w:rPr>
            <w:rFonts w:ascii="Times New Roman" w:hAnsi="Times New Roman"/>
            <w:i/>
          </w:rPr>
          <w:t xml:space="preserve"> </w:t>
        </w:r>
      </w:ins>
      <w:ins w:id="11669" w:author="Rev 3 Allen Wirfs-Brock" w:date="2011-09-09T12:39:00Z">
        <w:del w:id="11670" w:author="Rev 6 Allen Wirfs-Brock" w:date="2012-02-25T16:04:00Z">
          <w:r w:rsidRPr="00E77497" w:rsidDel="004E4FC0">
            <w:rPr>
              <w:rFonts w:ascii="Times New Roman" w:hAnsi="Times New Roman"/>
              <w:i/>
            </w:rPr>
            <w:delText xml:space="preserve">LetDeclaration </w:delText>
          </w:r>
        </w:del>
        <w:r w:rsidRPr="00E77497">
          <w:rPr>
            <w:b/>
          </w:rPr>
          <w:t>:</w:t>
        </w:r>
        <w:r w:rsidRPr="00E77497">
          <w:rPr>
            <w:rFonts w:ascii="Times New Roman" w:hAnsi="Times New Roman"/>
            <w:i/>
          </w:rPr>
          <w:t xml:space="preserve"> </w:t>
        </w:r>
      </w:ins>
      <w:ins w:id="11671" w:author="Rev 6 Allen Wirfs-Brock" w:date="2012-02-25T16:04:00Z">
        <w:r w:rsidR="004E4FC0" w:rsidRPr="00451D9D">
          <w:rPr>
            <w:rFonts w:ascii="Times New Roman" w:hAnsi="Times New Roman"/>
            <w:i/>
          </w:rPr>
          <w:t xml:space="preserve">LetOrConst </w:t>
        </w:r>
      </w:ins>
      <w:ins w:id="11672" w:author="Rev 3 Allen Wirfs-Brock" w:date="2011-09-09T12:39:00Z">
        <w:del w:id="11673" w:author="Rev 6 Allen Wirfs-Brock" w:date="2012-02-25T16:04:00Z">
          <w:r w:rsidRPr="00E77497" w:rsidDel="004E4FC0">
            <w:rPr>
              <w:rFonts w:ascii="Courier New" w:hAnsi="Courier New"/>
              <w:b/>
            </w:rPr>
            <w:delText>let</w:delText>
          </w:r>
          <w:r w:rsidRPr="00E77497" w:rsidDel="004E4FC0">
            <w:rPr>
              <w:rFonts w:ascii="Times New Roman" w:hAnsi="Times New Roman"/>
              <w:i/>
            </w:rPr>
            <w:delText xml:space="preserve"> 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1674" w:author="Rev 4 Allen Wirfs-Brock" w:date="2011-10-15T16:43:00Z">
          <w:r w:rsidRPr="00E77497" w:rsidDel="00974ED7">
            <w:delText>is evaluated as follows:</w:delText>
          </w:r>
        </w:del>
      </w:ins>
    </w:p>
    <w:p w14:paraId="016951BC" w14:textId="77777777" w:rsidR="00884D1C" w:rsidRPr="00E77497" w:rsidRDefault="00B25FEE" w:rsidP="00FA3203">
      <w:pPr>
        <w:pStyle w:val="Alg2"/>
        <w:numPr>
          <w:ilvl w:val="0"/>
          <w:numId w:val="453"/>
        </w:numPr>
        <w:rPr>
          <w:ins w:id="11675" w:author="Rev 3 Allen Wirfs-Brock" w:date="2011-09-09T12:39:00Z"/>
        </w:rPr>
      </w:pPr>
      <w:ins w:id="11676" w:author="Rev 6 Allen Wirfs-Brock" w:date="2012-02-18T10:46:00Z">
        <w:r w:rsidRPr="00E77497">
          <w:t xml:space="preserve">Let </w:t>
        </w:r>
        <w:r>
          <w:rPr>
            <w:i/>
          </w:rPr>
          <w:t>next</w:t>
        </w:r>
        <w:r w:rsidRPr="00E77497">
          <w:rPr>
            <w:i/>
          </w:rPr>
          <w:t xml:space="preserve"> </w:t>
        </w:r>
        <w:r w:rsidRPr="00E77497">
          <w:t xml:space="preserve">be the result of evaluating </w:t>
        </w:r>
      </w:ins>
      <w:ins w:id="11677" w:author="Rev 3 Allen Wirfs-Brock" w:date="2011-09-09T12:39:00Z">
        <w:del w:id="11678" w:author="Rev 6 Allen Wirfs-Brock" w:date="2012-02-18T10:46:00Z">
          <w:r w:rsidR="00884D1C" w:rsidRPr="00E77497" w:rsidDel="00B25FEE">
            <w:delText xml:space="preserve">Evaluate </w:delText>
          </w:r>
        </w:del>
        <w:del w:id="11679" w:author="Rev 6 Allen Wirfs-Brock" w:date="2012-02-25T16:04:00Z">
          <w:r w:rsidR="00884D1C" w:rsidRPr="00E77497" w:rsidDel="004E4FC0">
            <w:rPr>
              <w:i/>
            </w:rPr>
            <w:delText>Let</w:delText>
          </w:r>
        </w:del>
        <w:r w:rsidR="00884D1C" w:rsidRPr="00E77497">
          <w:rPr>
            <w:i/>
          </w:rPr>
          <w:t>BindingList</w:t>
        </w:r>
        <w:r w:rsidR="00884D1C" w:rsidRPr="00E77497">
          <w:t>.</w:t>
        </w:r>
      </w:ins>
    </w:p>
    <w:p w14:paraId="40715A69" w14:textId="77777777" w:rsidR="00B25FEE" w:rsidRDefault="00B25FEE" w:rsidP="00541F73">
      <w:pPr>
        <w:pStyle w:val="Alg2"/>
        <w:numPr>
          <w:ilvl w:val="0"/>
          <w:numId w:val="453"/>
        </w:numPr>
        <w:spacing w:after="220"/>
        <w:contextualSpacing/>
        <w:rPr>
          <w:ins w:id="11680" w:author="Rev 6 Allen Wirfs-Brock" w:date="2012-02-18T10:47:00Z"/>
        </w:rPr>
      </w:pPr>
      <w:ins w:id="11681" w:author="Rev 6 Allen Wirfs-Brock" w:date="2012-02-18T10:47:00Z">
        <w:r>
          <w:t xml:space="preserve">If </w:t>
        </w:r>
        <w:r w:rsidRPr="00B25FEE">
          <w:rPr>
            <w:i/>
          </w:rPr>
          <w:t>next</w:t>
        </w:r>
        <w:r>
          <w:t xml:space="preserve"> is an abrupt completion, return </w:t>
        </w:r>
        <w:r w:rsidRPr="00B25FEE">
          <w:rPr>
            <w:i/>
          </w:rPr>
          <w:t>next</w:t>
        </w:r>
        <w:r>
          <w:t>.</w:t>
        </w:r>
      </w:ins>
    </w:p>
    <w:p w14:paraId="57A64210" w14:textId="77777777" w:rsidR="00884D1C" w:rsidRPr="00E77497" w:rsidRDefault="00884D1C" w:rsidP="00FA3203">
      <w:pPr>
        <w:pStyle w:val="Alg2"/>
        <w:numPr>
          <w:ilvl w:val="0"/>
          <w:numId w:val="453"/>
        </w:numPr>
        <w:spacing w:after="220"/>
        <w:rPr>
          <w:ins w:id="11682" w:author="Rev 3 Allen Wirfs-Brock" w:date="2011-09-09T12:39:00Z"/>
        </w:rPr>
      </w:pPr>
      <w:ins w:id="11683" w:author="Rev 3 Allen Wirfs-Brock" w:date="2011-09-09T12:39:00Z">
        <w:r w:rsidRPr="00E77497">
          <w:t xml:space="preserve">Return </w:t>
        </w:r>
      </w:ins>
      <w:ins w:id="11684" w:author="Rev 6 Allen Wirfs-Brock" w:date="2012-02-23T12:35:00Z">
        <w:r w:rsidR="0055587E">
          <w:t>NormalCompletion(</w:t>
        </w:r>
      </w:ins>
      <w:ins w:id="11685" w:author="Rev 3 Allen Wirfs-Brock" w:date="2011-09-09T12:39:00Z">
        <w:del w:id="11686" w:author="Rev 6 Allen Wirfs-Brock" w:date="2012-02-18T10:51:00Z">
          <w:r w:rsidRPr="00E77497" w:rsidDel="00B25FEE">
            <w:delText>(</w:delText>
          </w:r>
        </w:del>
        <w:del w:id="11687" w:author="Rev 6 Allen Wirfs-Brock" w:date="2012-02-23T12:35:00Z">
          <w:r w:rsidRPr="00E77497" w:rsidDel="0055587E">
            <w:rPr>
              <w:rFonts w:ascii="Arial" w:hAnsi="Arial" w:cs="Arial"/>
            </w:rPr>
            <w:delText>normal</w:delText>
          </w:r>
          <w:r w:rsidRPr="00E77497" w:rsidDel="0055587E">
            <w:delText>,</w:delText>
          </w:r>
        </w:del>
        <w:del w:id="11688" w:author="Rev 6 Allen Wirfs-Brock" w:date="2012-02-18T10:52:00Z">
          <w:r w:rsidRPr="00E77497" w:rsidDel="00B25FEE">
            <w:delText xml:space="preserve"> </w:delText>
          </w:r>
        </w:del>
        <w:r w:rsidRPr="00E77497">
          <w:rPr>
            <w:rFonts w:ascii="Arial" w:hAnsi="Arial" w:cs="Arial"/>
          </w:rPr>
          <w:t>empty</w:t>
        </w:r>
        <w:del w:id="11689" w:author="Rev 6 Allen Wirfs-Brock" w:date="2012-02-23T12:35:00Z">
          <w:r w:rsidRPr="0055587E" w:rsidDel="0055587E">
            <w:delText xml:space="preserve">, </w:delText>
          </w:r>
          <w:r w:rsidRPr="00541F73" w:rsidDel="0055587E">
            <w:delText>empty</w:delText>
          </w:r>
        </w:del>
        <w:del w:id="11690" w:author="Rev 6 Allen Wirfs-Brock" w:date="2012-02-18T10:53:00Z">
          <w:r w:rsidRPr="0055587E" w:rsidDel="00B25FEE">
            <w:delText>)</w:delText>
          </w:r>
        </w:del>
      </w:ins>
      <w:ins w:id="11691" w:author="Rev 6 Allen Wirfs-Brock" w:date="2012-02-23T12:35:00Z">
        <w:r w:rsidR="0055587E" w:rsidRPr="0055587E">
          <w:t>)</w:t>
        </w:r>
      </w:ins>
      <w:ins w:id="11692" w:author="Rev 3 Allen Wirfs-Brock" w:date="2011-09-09T12:39:00Z">
        <w:r w:rsidRPr="00E77497">
          <w:t>.</w:t>
        </w:r>
      </w:ins>
    </w:p>
    <w:p w14:paraId="204155E7" w14:textId="77777777" w:rsidR="00884D1C" w:rsidRPr="00E77497" w:rsidRDefault="00884D1C" w:rsidP="00884D1C">
      <w:pPr>
        <w:rPr>
          <w:ins w:id="11693" w:author="Rev 3 Allen Wirfs-Brock" w:date="2011-09-09T12:39:00Z"/>
        </w:rPr>
      </w:pPr>
      <w:ins w:id="11694" w:author="Rev 3 Allen Wirfs-Brock" w:date="2011-09-09T12:39:00Z">
        <w:del w:id="11695" w:author="Rev 6 Allen Wirfs-Brock" w:date="2012-02-25T16:04:00Z">
          <w:r w:rsidRPr="00E77497" w:rsidDel="004E4FC0">
            <w:rPr>
              <w:rFonts w:ascii="Times New Roman" w:hAnsi="Times New Roman"/>
              <w:i/>
            </w:rPr>
            <w:delText>Let</w:delText>
          </w:r>
        </w:del>
        <w:r w:rsidRPr="00E77497">
          <w:rPr>
            <w:rFonts w:ascii="Times New Roman" w:hAnsi="Times New Roman"/>
            <w:i/>
          </w:rPr>
          <w:t xml:space="preserve">BindingList </w:t>
        </w:r>
        <w:r w:rsidRPr="00E77497">
          <w:rPr>
            <w:b/>
          </w:rPr>
          <w:t xml:space="preserve">: </w:t>
        </w:r>
        <w:del w:id="11696" w:author="Rev 6 Allen Wirfs-Brock" w:date="2012-02-25T16:04:00Z">
          <w:r w:rsidRPr="00E77497" w:rsidDel="004E4FC0">
            <w:rPr>
              <w:rStyle w:val="bnf"/>
            </w:rPr>
            <w:delText>Let</w:delText>
          </w:r>
        </w:del>
      </w:ins>
      <w:ins w:id="11697" w:author="Rev 6 Allen Wirfs-Brock" w:date="2012-02-25T16:04:00Z">
        <w:r w:rsidR="004E4FC0">
          <w:rPr>
            <w:rStyle w:val="bnf"/>
          </w:rPr>
          <w:t>Lexical</w:t>
        </w:r>
      </w:ins>
      <w:ins w:id="11698" w:author="Rev 3 Allen Wirfs-Brock" w:date="2011-09-09T12:39:00Z">
        <w:r w:rsidRPr="00E77497">
          <w:rPr>
            <w:rStyle w:val="bnf"/>
          </w:rPr>
          <w:t>Binding</w:t>
        </w:r>
        <w:r w:rsidRPr="00E77497">
          <w:t xml:space="preserve"> </w:t>
        </w:r>
        <w:del w:id="11699" w:author="Rev 4 Allen Wirfs-Brock" w:date="2011-10-15T16:44:00Z">
          <w:r w:rsidRPr="00E77497" w:rsidDel="00974ED7">
            <w:delText>is evaluated as follows:</w:delText>
          </w:r>
        </w:del>
      </w:ins>
    </w:p>
    <w:p w14:paraId="05893C96" w14:textId="77777777" w:rsidR="00884D1C" w:rsidRPr="00E77497" w:rsidRDefault="00884D1C" w:rsidP="00FA3203">
      <w:pPr>
        <w:pStyle w:val="Alg2"/>
        <w:numPr>
          <w:ilvl w:val="0"/>
          <w:numId w:val="461"/>
        </w:numPr>
        <w:spacing w:after="220"/>
        <w:rPr>
          <w:ins w:id="11700" w:author="Rev 3 Allen Wirfs-Brock" w:date="2011-09-09T12:39:00Z"/>
        </w:rPr>
      </w:pPr>
      <w:ins w:id="11701" w:author="Rev 3 Allen Wirfs-Brock" w:date="2011-09-09T12:39:00Z">
        <w:del w:id="11702" w:author="Rev 6 Allen Wirfs-Brock" w:date="2012-02-18T10:54:00Z">
          <w:r w:rsidRPr="00E77497" w:rsidDel="00481DAC">
            <w:delText>Evaluate</w:delText>
          </w:r>
        </w:del>
      </w:ins>
      <w:ins w:id="11703" w:author="Rev 6 Allen Wirfs-Brock" w:date="2012-02-18T10:54:00Z">
        <w:r w:rsidR="00481DAC">
          <w:t xml:space="preserve">Return the result of </w:t>
        </w:r>
      </w:ins>
      <w:ins w:id="11704" w:author="Rev 6 Allen Wirfs-Brock" w:date="2012-02-18T10:55:00Z">
        <w:r w:rsidR="00481DAC">
          <w:t>e</w:t>
        </w:r>
      </w:ins>
      <w:ins w:id="11705" w:author="Rev 6 Allen Wirfs-Brock" w:date="2012-02-18T10:54:00Z">
        <w:r w:rsidR="00481DAC">
          <w:t>valuating</w:t>
        </w:r>
      </w:ins>
      <w:ins w:id="11706" w:author="Rev 3 Allen Wirfs-Brock" w:date="2011-09-09T12:39:00Z">
        <w:r w:rsidRPr="00E77497">
          <w:t xml:space="preserve"> </w:t>
        </w:r>
        <w:del w:id="11707" w:author="Rev 6 Allen Wirfs-Brock" w:date="2012-02-25T16:05:00Z">
          <w:r w:rsidRPr="00E77497" w:rsidDel="004E4FC0">
            <w:rPr>
              <w:rStyle w:val="bnf"/>
            </w:rPr>
            <w:delText>Let</w:delText>
          </w:r>
        </w:del>
      </w:ins>
      <w:ins w:id="11708" w:author="Rev 6 Allen Wirfs-Brock" w:date="2012-02-25T16:05:00Z">
        <w:r w:rsidR="004E4FC0">
          <w:rPr>
            <w:rStyle w:val="bnf"/>
          </w:rPr>
          <w:t>Lexical</w:t>
        </w:r>
      </w:ins>
      <w:ins w:id="11709" w:author="Rev 3 Allen Wirfs-Brock" w:date="2011-09-09T12:39:00Z">
        <w:r w:rsidRPr="00E77497">
          <w:rPr>
            <w:rStyle w:val="bnf"/>
          </w:rPr>
          <w:t>Binding</w:t>
        </w:r>
        <w:r w:rsidRPr="00E77497">
          <w:t>.</w:t>
        </w:r>
      </w:ins>
    </w:p>
    <w:p w14:paraId="7CE60CC6" w14:textId="77777777" w:rsidR="00884D1C" w:rsidRPr="00E77497" w:rsidRDefault="00884D1C" w:rsidP="00884D1C">
      <w:pPr>
        <w:rPr>
          <w:ins w:id="11710" w:author="Rev 3 Allen Wirfs-Brock" w:date="2011-09-09T12:39:00Z"/>
        </w:rPr>
      </w:pPr>
      <w:ins w:id="11711" w:author="Rev 3 Allen Wirfs-Brock" w:date="2011-09-09T12:39:00Z">
        <w:del w:id="11712"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b/>
          </w:rPr>
          <w:t>:</w:t>
        </w:r>
        <w:r w:rsidRPr="00E77497">
          <w:t xml:space="preserve"> </w:t>
        </w:r>
        <w:del w:id="11713"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1714" w:author="Rev 6 Allen Wirfs-Brock" w:date="2012-02-25T16:05:00Z">
          <w:r w:rsidRPr="00E77497" w:rsidDel="004E4FC0">
            <w:rPr>
              <w:rStyle w:val="bnf"/>
            </w:rPr>
            <w:delText>Let</w:delText>
          </w:r>
        </w:del>
      </w:ins>
      <w:ins w:id="11715" w:author="Rev 6 Allen Wirfs-Brock" w:date="2012-02-25T16:05:00Z">
        <w:r w:rsidR="004E4FC0">
          <w:rPr>
            <w:rStyle w:val="bnf"/>
          </w:rPr>
          <w:t>Lexical</w:t>
        </w:r>
      </w:ins>
      <w:ins w:id="11716" w:author="Rev 3 Allen Wirfs-Brock" w:date="2011-09-09T12:39:00Z">
        <w:r w:rsidRPr="00E77497">
          <w:rPr>
            <w:rStyle w:val="bnf"/>
          </w:rPr>
          <w:t>Binding</w:t>
        </w:r>
        <w:r w:rsidRPr="00E77497">
          <w:t xml:space="preserve"> </w:t>
        </w:r>
        <w:del w:id="11717" w:author="Rev 4 Allen Wirfs-Brock" w:date="2011-10-15T16:45:00Z">
          <w:r w:rsidRPr="00E77497" w:rsidDel="00974ED7">
            <w:delText>is evaluated as follows:</w:delText>
          </w:r>
        </w:del>
      </w:ins>
    </w:p>
    <w:p w14:paraId="2084F04F" w14:textId="77777777" w:rsidR="00884D1C" w:rsidRPr="00E77497" w:rsidRDefault="00481DAC" w:rsidP="00FA3203">
      <w:pPr>
        <w:pStyle w:val="Alg2"/>
        <w:keepNext/>
        <w:numPr>
          <w:ilvl w:val="0"/>
          <w:numId w:val="455"/>
        </w:numPr>
        <w:rPr>
          <w:ins w:id="11718" w:author="Rev 3 Allen Wirfs-Brock" w:date="2011-09-09T12:39:00Z"/>
        </w:rPr>
      </w:pPr>
      <w:ins w:id="11719" w:author="Rev 6 Allen Wirfs-Brock" w:date="2012-02-18T10:54:00Z">
        <w:r w:rsidRPr="00E77497">
          <w:t xml:space="preserve">Let </w:t>
        </w:r>
        <w:r>
          <w:rPr>
            <w:i/>
          </w:rPr>
          <w:t>next</w:t>
        </w:r>
        <w:r w:rsidRPr="00E77497">
          <w:rPr>
            <w:i/>
          </w:rPr>
          <w:t xml:space="preserve"> </w:t>
        </w:r>
        <w:r w:rsidRPr="00E77497">
          <w:t>be the result of evaluating</w:t>
        </w:r>
        <w:r w:rsidRPr="00E77497" w:rsidDel="00481DAC">
          <w:t xml:space="preserve"> </w:t>
        </w:r>
      </w:ins>
      <w:ins w:id="11720" w:author="Rev 3 Allen Wirfs-Brock" w:date="2011-09-09T12:39:00Z">
        <w:del w:id="11721" w:author="Rev 6 Allen Wirfs-Brock" w:date="2012-02-18T10:54:00Z">
          <w:r w:rsidR="00884D1C" w:rsidRPr="00E77497" w:rsidDel="00481DAC">
            <w:delText xml:space="preserve">Evaluate </w:delText>
          </w:r>
        </w:del>
        <w:del w:id="11722" w:author="Rev 6 Allen Wirfs-Brock" w:date="2012-02-25T16:05:00Z">
          <w:r w:rsidR="00884D1C" w:rsidRPr="00E77497" w:rsidDel="004E4FC0">
            <w:rPr>
              <w:rStyle w:val="bnf"/>
            </w:rPr>
            <w:delText>Let</w:delText>
          </w:r>
        </w:del>
        <w:r w:rsidR="00884D1C" w:rsidRPr="00E77497">
          <w:rPr>
            <w:i/>
          </w:rPr>
          <w:t>BindingList</w:t>
        </w:r>
        <w:r w:rsidR="00884D1C" w:rsidRPr="00E77497">
          <w:t>.</w:t>
        </w:r>
      </w:ins>
    </w:p>
    <w:p w14:paraId="2703BB3A" w14:textId="77777777" w:rsidR="00481DAC" w:rsidRDefault="00481DAC" w:rsidP="00481DAC">
      <w:pPr>
        <w:pStyle w:val="Alg2"/>
        <w:numPr>
          <w:ilvl w:val="0"/>
          <w:numId w:val="455"/>
        </w:numPr>
        <w:spacing w:after="220"/>
        <w:contextualSpacing/>
        <w:rPr>
          <w:ins w:id="11723" w:author="Rev 6 Allen Wirfs-Brock" w:date="2012-02-18T10:54:00Z"/>
        </w:rPr>
      </w:pPr>
      <w:ins w:id="11724" w:author="Rev 6 Allen Wirfs-Brock" w:date="2012-02-18T10:54:00Z">
        <w:r>
          <w:t xml:space="preserve">If </w:t>
        </w:r>
        <w:r w:rsidRPr="00B25FEE">
          <w:rPr>
            <w:i/>
          </w:rPr>
          <w:t>next</w:t>
        </w:r>
        <w:r>
          <w:t xml:space="preserve"> is an abrupt completion, return </w:t>
        </w:r>
        <w:r w:rsidRPr="00B25FEE">
          <w:rPr>
            <w:i/>
          </w:rPr>
          <w:t>next</w:t>
        </w:r>
        <w:r>
          <w:t>.</w:t>
        </w:r>
      </w:ins>
    </w:p>
    <w:p w14:paraId="55326035" w14:textId="77777777" w:rsidR="00884D1C" w:rsidRPr="00E77497" w:rsidRDefault="00481DAC" w:rsidP="00FA3203">
      <w:pPr>
        <w:pStyle w:val="Alg2"/>
        <w:numPr>
          <w:ilvl w:val="0"/>
          <w:numId w:val="455"/>
        </w:numPr>
        <w:spacing w:after="220"/>
        <w:rPr>
          <w:ins w:id="11725" w:author="Rev 3 Allen Wirfs-Brock" w:date="2011-09-09T12:39:00Z"/>
        </w:rPr>
      </w:pPr>
      <w:ins w:id="11726" w:author="Rev 6 Allen Wirfs-Brock" w:date="2012-02-18T10:55:00Z">
        <w:r>
          <w:t>Return the result of evaluating</w:t>
        </w:r>
        <w:r w:rsidRPr="00E77497">
          <w:t xml:space="preserve"> </w:t>
        </w:r>
      </w:ins>
      <w:ins w:id="11727" w:author="Rev 3 Allen Wirfs-Brock" w:date="2011-09-09T12:39:00Z">
        <w:del w:id="11728" w:author="Rev 6 Allen Wirfs-Brock" w:date="2012-02-18T10:55:00Z">
          <w:r w:rsidR="00884D1C" w:rsidRPr="00E77497" w:rsidDel="00481DAC">
            <w:delText>E</w:delText>
          </w:r>
        </w:del>
        <w:del w:id="11729" w:author="Rev 6 Allen Wirfs-Brock" w:date="2012-02-25T16:06:00Z">
          <w:r w:rsidR="00884D1C" w:rsidRPr="00E77497" w:rsidDel="004E4FC0">
            <w:delText xml:space="preserve">valuate </w:delText>
          </w:r>
          <w:r w:rsidR="00884D1C" w:rsidRPr="00E77497" w:rsidDel="004E4FC0">
            <w:rPr>
              <w:rStyle w:val="bnf"/>
            </w:rPr>
            <w:delText>Let</w:delText>
          </w:r>
        </w:del>
      </w:ins>
      <w:ins w:id="11730" w:author="Rev 6 Allen Wirfs-Brock" w:date="2012-02-25T16:06:00Z">
        <w:r w:rsidR="004E4FC0">
          <w:t>Lexi</w:t>
        </w:r>
      </w:ins>
      <w:ins w:id="11731" w:author="Rev 7 Allen Wirfs-Brock" w:date="2012-05-04T14:00:00Z">
        <w:r w:rsidR="00DE13A5">
          <w:t>c</w:t>
        </w:r>
      </w:ins>
      <w:ins w:id="11732" w:author="Rev 6 Allen Wirfs-Brock" w:date="2012-02-25T16:06:00Z">
        <w:r w:rsidR="004E4FC0">
          <w:t>al</w:t>
        </w:r>
      </w:ins>
      <w:ins w:id="11733" w:author="Rev 3 Allen Wirfs-Brock" w:date="2011-09-09T12:39:00Z">
        <w:r w:rsidR="00884D1C" w:rsidRPr="00E77497">
          <w:rPr>
            <w:rStyle w:val="bnf"/>
          </w:rPr>
          <w:t>Binding</w:t>
        </w:r>
        <w:r w:rsidR="00884D1C" w:rsidRPr="00E77497">
          <w:t>.</w:t>
        </w:r>
      </w:ins>
    </w:p>
    <w:p w14:paraId="08A1BDAE" w14:textId="77777777" w:rsidR="00884D1C" w:rsidRPr="00E77497" w:rsidRDefault="00884D1C" w:rsidP="00884D1C">
      <w:pPr>
        <w:rPr>
          <w:ins w:id="11734" w:author="Rev 3 Allen Wirfs-Brock" w:date="2011-09-09T12:39:00Z"/>
        </w:rPr>
      </w:pPr>
      <w:ins w:id="11735" w:author="Rev 3 Allen Wirfs-Brock" w:date="2011-09-09T12:39:00Z">
        <w:del w:id="11736" w:author="Rev 6 Allen Wirfs-Brock" w:date="2012-02-25T16:06:00Z">
          <w:r w:rsidRPr="00E77497" w:rsidDel="004E4FC0">
            <w:rPr>
              <w:rStyle w:val="bnf"/>
            </w:rPr>
            <w:delText>Let</w:delText>
          </w:r>
        </w:del>
      </w:ins>
      <w:ins w:id="11737" w:author="Rev 6 Allen Wirfs-Brock" w:date="2012-02-25T16:06:00Z">
        <w:r w:rsidR="004E4FC0">
          <w:rPr>
            <w:rStyle w:val="bnf"/>
          </w:rPr>
          <w:t>Lexical</w:t>
        </w:r>
      </w:ins>
      <w:ins w:id="11738"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 xml:space="preserve">BindingIdentifier  </w:t>
        </w:r>
        <w:del w:id="11739" w:author="Rev 4 Allen Wirfs-Brock" w:date="2011-10-15T16:54:00Z">
          <w:r w:rsidRPr="00E77497" w:rsidDel="00A7427A">
            <w:delText>is evaluated as follows:</w:delText>
          </w:r>
        </w:del>
      </w:ins>
    </w:p>
    <w:p w14:paraId="3FF66951" w14:textId="77777777" w:rsidR="00884D1C" w:rsidRPr="00E77497" w:rsidRDefault="00884D1C" w:rsidP="00FA3203">
      <w:pPr>
        <w:pStyle w:val="Alg2"/>
        <w:numPr>
          <w:ilvl w:val="0"/>
          <w:numId w:val="113"/>
        </w:numPr>
        <w:jc w:val="left"/>
        <w:rPr>
          <w:ins w:id="11740" w:author="Rev 3 Allen Wirfs-Brock" w:date="2011-09-09T12:39:00Z"/>
        </w:rPr>
      </w:pPr>
      <w:ins w:id="11741" w:author="Rev 3 Allen Wirfs-Brock" w:date="2011-09-09T12:39:00Z">
        <w:r w:rsidRPr="00E77497">
          <w:t xml:space="preserve">Let </w:t>
        </w:r>
        <w:r w:rsidRPr="00E77497">
          <w:rPr>
            <w:i/>
          </w:rPr>
          <w:t>env</w:t>
        </w:r>
        <w:r w:rsidRPr="00E77497">
          <w:t xml:space="preserve"> be the </w:t>
        </w:r>
        <w:del w:id="11742" w:author="Rev 7 Allen Wirfs-Brock" w:date="2012-05-02T10:47:00Z">
          <w:r w:rsidRPr="00E77497" w:rsidDel="000D5AB9">
            <w:delText>running</w:delText>
          </w:r>
        </w:del>
      </w:ins>
      <w:ins w:id="11743" w:author="Rev 7 Allen Wirfs-Brock" w:date="2012-05-02T10:47:00Z">
        <w:r w:rsidR="000D5AB9">
          <w:t>current</w:t>
        </w:r>
      </w:ins>
      <w:ins w:id="11744" w:author="Rev 3 Allen Wirfs-Brock" w:date="2011-09-09T12:39:00Z">
        <w:r w:rsidRPr="00E77497">
          <w:t xml:space="preserve"> execution context’s LexicalEnvironment.</w:t>
        </w:r>
      </w:ins>
    </w:p>
    <w:p w14:paraId="6B332F9A" w14:textId="77777777" w:rsidR="00884D1C" w:rsidRPr="00E77497" w:rsidRDefault="00481DAC" w:rsidP="00FA3203">
      <w:pPr>
        <w:pStyle w:val="Alg2"/>
        <w:numPr>
          <w:ilvl w:val="0"/>
          <w:numId w:val="113"/>
        </w:numPr>
        <w:spacing w:after="220"/>
        <w:rPr>
          <w:ins w:id="11745" w:author="Rev 3 Allen Wirfs-Brock" w:date="2011-09-09T12:39:00Z"/>
        </w:rPr>
      </w:pPr>
      <w:ins w:id="11746" w:author="Rev 6 Allen Wirfs-Brock" w:date="2012-02-18T10:56:00Z">
        <w:r>
          <w:t>Return the result of p</w:t>
        </w:r>
        <w:r w:rsidRPr="004418C4">
          <w:t>erform</w:t>
        </w:r>
        <w:r>
          <w:t>ing</w:t>
        </w:r>
        <w:r w:rsidRPr="004418C4">
          <w:t xml:space="preserve"> </w:t>
        </w:r>
      </w:ins>
      <w:ins w:id="11747" w:author="Rev 3 Allen Wirfs-Brock" w:date="2011-09-22T14:09:00Z">
        <w:del w:id="11748" w:author="Rev 6 Allen Wirfs-Brock" w:date="2012-02-18T10:56:00Z">
          <w:r w:rsidR="00662806" w:rsidRPr="00E77497" w:rsidDel="00481DAC">
            <w:delText>Perform</w:delText>
          </w:r>
        </w:del>
      </w:ins>
      <w:ins w:id="11749" w:author="Rev 3 Allen Wirfs-Brock" w:date="2011-09-09T12:39:00Z">
        <w:del w:id="11750" w:author="Rev 6 Allen Wirfs-Brock" w:date="2012-02-18T10:56:00Z">
          <w:r w:rsidR="00884D1C" w:rsidRPr="00E77497" w:rsidDel="00481DAC">
            <w:delText xml:space="preserve"> </w:delText>
          </w:r>
        </w:del>
        <w:r w:rsidR="00884D1C" w:rsidRPr="00E77497">
          <w:t>Binding</w:t>
        </w:r>
      </w:ins>
      <w:ins w:id="11751" w:author="Rev 3 Allen Wirfs-Brock" w:date="2011-09-22T14:10:00Z">
        <w:r w:rsidR="00662806" w:rsidRPr="00E77497">
          <w:t xml:space="preserve"> </w:t>
        </w:r>
        <w:del w:id="11752" w:author="Rev 6 Allen Wirfs-Brock" w:date="2012-02-27T15:45:00Z">
          <w:r w:rsidR="00662806" w:rsidRPr="00E77497" w:rsidDel="00A113E2">
            <w:delText>Initialization</w:delText>
          </w:r>
        </w:del>
      </w:ins>
      <w:ins w:id="11753" w:author="Rev 6 Allen Wirfs-Brock" w:date="2012-02-27T15:45:00Z">
        <w:r w:rsidR="00A113E2">
          <w:t>Initialisation</w:t>
        </w:r>
      </w:ins>
      <w:ins w:id="11754" w:author="Rev 3 Allen Wirfs-Brock" w:date="2011-09-22T14:10:00Z">
        <w:r w:rsidR="00662806" w:rsidRPr="00E77497">
          <w:t xml:space="preserve"> for </w:t>
        </w:r>
        <w:r w:rsidR="00662806" w:rsidRPr="00E77497">
          <w:rPr>
            <w:i/>
          </w:rPr>
          <w:t>BindingIdentifier</w:t>
        </w:r>
      </w:ins>
      <w:ins w:id="11755" w:author="Rev 3 Allen Wirfs-Brock" w:date="2011-09-09T12:39:00Z">
        <w:r w:rsidR="00884D1C" w:rsidRPr="00E77497">
          <w:t xml:space="preserve"> passing </w:t>
        </w:r>
      </w:ins>
      <w:ins w:id="11756" w:author="Rev 3 Allen Wirfs-Brock" w:date="2011-09-22T14:11:00Z">
        <w:r w:rsidR="00662806" w:rsidRPr="00E77497">
          <w:rPr>
            <w:b/>
          </w:rPr>
          <w:t>undefined</w:t>
        </w:r>
        <w:r w:rsidR="00662806" w:rsidRPr="00E77497">
          <w:t xml:space="preserve"> </w:t>
        </w:r>
      </w:ins>
      <w:ins w:id="11757" w:author="Rev 3 Allen Wirfs-Brock" w:date="2011-09-09T12:39:00Z">
        <w:r w:rsidR="00884D1C" w:rsidRPr="00E77497">
          <w:t xml:space="preserve">and </w:t>
        </w:r>
      </w:ins>
      <w:ins w:id="11758" w:author="Rev 3 Allen Wirfs-Brock" w:date="2011-09-22T14:11:00Z">
        <w:r w:rsidR="00662806" w:rsidRPr="00E77497">
          <w:rPr>
            <w:i/>
          </w:rPr>
          <w:t>env</w:t>
        </w:r>
        <w:r w:rsidR="00662806" w:rsidRPr="00E77497">
          <w:t xml:space="preserve"> </w:t>
        </w:r>
      </w:ins>
      <w:ins w:id="11759" w:author="Rev 3 Allen Wirfs-Brock" w:date="2011-09-09T12:39:00Z">
        <w:r w:rsidR="00884D1C" w:rsidRPr="00E77497">
          <w:t>as the arguments.</w:t>
        </w:r>
      </w:ins>
    </w:p>
    <w:p w14:paraId="25B6055B" w14:textId="77777777" w:rsidR="00A345F7" w:rsidRPr="00E77497" w:rsidRDefault="00A345F7" w:rsidP="00A345F7">
      <w:pPr>
        <w:rPr>
          <w:ins w:id="11760" w:author="Rev 6 Allen Wirfs-Brock" w:date="2012-02-25T16:09:00Z"/>
        </w:rPr>
      </w:pPr>
      <w:ins w:id="11761" w:author="Rev 6 Allen Wirfs-Brock" w:date="2012-02-25T16:09:00Z">
        <w:r w:rsidRPr="00E77497">
          <w:rPr>
            <w:sz w:val="18"/>
          </w:rPr>
          <w:t>NOTE</w:t>
        </w:r>
        <w:r w:rsidRPr="00E77497">
          <w:rPr>
            <w:sz w:val="18"/>
          </w:rPr>
          <w:tab/>
        </w:r>
        <w:r>
          <w:rPr>
            <w:sz w:val="18"/>
          </w:rPr>
          <w:t>A static sementic rule ensures that</w:t>
        </w:r>
      </w:ins>
      <w:ins w:id="11762" w:author="Rev 6 Allen Wirfs-Brock" w:date="2012-02-25T16:10:00Z">
        <w:r>
          <w:rPr>
            <w:sz w:val="18"/>
          </w:rPr>
          <w:t xml:space="preserve"> this</w:t>
        </w:r>
      </w:ins>
      <w:ins w:id="11763" w:author="Rev 6 Allen Wirfs-Brock" w:date="2012-02-25T16:09:00Z">
        <w:r>
          <w:rPr>
            <w:sz w:val="18"/>
          </w:rPr>
          <w:t xml:space="preserve">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ins>
    </w:p>
    <w:p w14:paraId="52F848CD" w14:textId="77777777" w:rsidR="00884D1C" w:rsidRPr="00E77497" w:rsidRDefault="00884D1C" w:rsidP="00884D1C">
      <w:pPr>
        <w:rPr>
          <w:ins w:id="11764" w:author="Rev 3 Allen Wirfs-Brock" w:date="2011-09-09T12:39:00Z"/>
        </w:rPr>
      </w:pPr>
      <w:ins w:id="11765" w:author="Rev 3 Allen Wirfs-Brock" w:date="2011-09-09T12:39:00Z">
        <w:del w:id="11766" w:author="Rev 4 Allen Wirfs-Brock" w:date="2011-10-15T16:55:00Z">
          <w:r w:rsidRPr="00A345F7" w:rsidDel="00A7427A">
            <w:rPr>
              <w:rFonts w:ascii="Times New Roman" w:hAnsi="Times New Roman"/>
              <w:i/>
            </w:rPr>
            <w:delText xml:space="preserve">The production </w:delText>
          </w:r>
        </w:del>
        <w:del w:id="11767" w:author="Rev 6 Allen Wirfs-Brock" w:date="2012-02-25T16:10:00Z">
          <w:r w:rsidRPr="00A345F7" w:rsidDel="00A345F7">
            <w:rPr>
              <w:rStyle w:val="bnf"/>
            </w:rPr>
            <w:delText>Let</w:delText>
          </w:r>
        </w:del>
      </w:ins>
      <w:ins w:id="11768" w:author="Rev 6 Allen Wirfs-Brock" w:date="2012-02-25T16:10:00Z">
        <w:r w:rsidR="00A345F7" w:rsidRPr="00A345F7">
          <w:rPr>
            <w:rFonts w:ascii="Times New Roman" w:hAnsi="Times New Roman"/>
            <w:i/>
          </w:rPr>
          <w:t>Lexical</w:t>
        </w:r>
      </w:ins>
      <w:ins w:id="11769"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t xml:space="preserve"> </w:t>
        </w:r>
        <w:del w:id="11770" w:author="Rev 4 Allen Wirfs-Brock" w:date="2011-10-15T16:55:00Z">
          <w:r w:rsidRPr="00E77497" w:rsidDel="00A7427A">
            <w:delText>is evaluated as follows:</w:delText>
          </w:r>
        </w:del>
      </w:ins>
    </w:p>
    <w:p w14:paraId="1A0DCB06" w14:textId="77777777" w:rsidR="00884D1C" w:rsidRPr="00E77497" w:rsidRDefault="00884D1C" w:rsidP="00FA3203">
      <w:pPr>
        <w:pStyle w:val="Alg2"/>
        <w:numPr>
          <w:ilvl w:val="0"/>
          <w:numId w:val="499"/>
        </w:numPr>
        <w:rPr>
          <w:ins w:id="11771" w:author="Rev 3 Allen Wirfs-Brock" w:date="2011-09-09T12:39:00Z"/>
        </w:rPr>
      </w:pPr>
      <w:ins w:id="11772"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1E3263E6" w14:textId="77777777" w:rsidR="00884D1C" w:rsidRPr="00E77497" w:rsidRDefault="00884D1C" w:rsidP="00FA3203">
      <w:pPr>
        <w:pStyle w:val="Alg2"/>
        <w:numPr>
          <w:ilvl w:val="0"/>
          <w:numId w:val="499"/>
        </w:numPr>
        <w:rPr>
          <w:ins w:id="11773" w:author="Rev 3 Allen Wirfs-Brock" w:date="2011-09-09T12:39:00Z"/>
        </w:rPr>
      </w:pPr>
      <w:ins w:id="11774"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0E2F234F" w14:textId="77777777" w:rsidR="00633DD3" w:rsidRDefault="00633DD3" w:rsidP="00633DD3">
      <w:pPr>
        <w:pStyle w:val="Alg2"/>
        <w:numPr>
          <w:ilvl w:val="0"/>
          <w:numId w:val="499"/>
        </w:numPr>
        <w:spacing w:after="220"/>
        <w:contextualSpacing/>
        <w:rPr>
          <w:ins w:id="11775" w:author="Rev 6 Allen Wirfs-Brock" w:date="2012-02-25T15:08:00Z"/>
        </w:rPr>
      </w:pPr>
      <w:ins w:id="11776" w:author="Rev 6 Allen Wirfs-Brock" w:date="2012-02-25T15:08:00Z">
        <w:r>
          <w:t xml:space="preserve">If </w:t>
        </w:r>
        <w:r>
          <w:rPr>
            <w:i/>
          </w:rPr>
          <w:t>value</w:t>
        </w:r>
        <w:r>
          <w:t xml:space="preserve"> is an abrupt completion, return </w:t>
        </w:r>
        <w:r>
          <w:rPr>
            <w:i/>
          </w:rPr>
          <w:t>rval</w:t>
        </w:r>
        <w:r>
          <w:t>.</w:t>
        </w:r>
      </w:ins>
    </w:p>
    <w:p w14:paraId="416A3C61" w14:textId="77777777" w:rsidR="00884D1C" w:rsidRPr="00E77497" w:rsidRDefault="00884D1C" w:rsidP="00FA3203">
      <w:pPr>
        <w:pStyle w:val="Alg2"/>
        <w:numPr>
          <w:ilvl w:val="0"/>
          <w:numId w:val="499"/>
        </w:numPr>
        <w:jc w:val="left"/>
        <w:rPr>
          <w:ins w:id="11777" w:author="Rev 3 Allen Wirfs-Brock" w:date="2011-09-09T12:39:00Z"/>
        </w:rPr>
      </w:pPr>
      <w:ins w:id="11778" w:author="Rev 3 Allen Wirfs-Brock" w:date="2011-09-09T12:39:00Z">
        <w:r w:rsidRPr="00E77497">
          <w:t xml:space="preserve">Let </w:t>
        </w:r>
        <w:r w:rsidRPr="00E77497">
          <w:rPr>
            <w:i/>
          </w:rPr>
          <w:t>env</w:t>
        </w:r>
        <w:r w:rsidRPr="00E77497">
          <w:t xml:space="preserve"> be the </w:t>
        </w:r>
        <w:del w:id="11779" w:author="Rev 7 Allen Wirfs-Brock" w:date="2012-05-02T10:47:00Z">
          <w:r w:rsidRPr="00E77497" w:rsidDel="000D5AB9">
            <w:delText>running</w:delText>
          </w:r>
        </w:del>
      </w:ins>
      <w:ins w:id="11780" w:author="Rev 7 Allen Wirfs-Brock" w:date="2012-05-02T10:47:00Z">
        <w:r w:rsidR="000D5AB9">
          <w:t>current</w:t>
        </w:r>
      </w:ins>
      <w:ins w:id="11781" w:author="Rev 3 Allen Wirfs-Brock" w:date="2011-09-09T12:39:00Z">
        <w:r w:rsidRPr="00E77497">
          <w:t xml:space="preserve"> execution context’s LexicalEnvironment.</w:t>
        </w:r>
      </w:ins>
    </w:p>
    <w:p w14:paraId="239B354C" w14:textId="77777777" w:rsidR="00884D1C" w:rsidRPr="00E77497" w:rsidRDefault="00481DAC" w:rsidP="00FA3203">
      <w:pPr>
        <w:pStyle w:val="Alg2"/>
        <w:numPr>
          <w:ilvl w:val="0"/>
          <w:numId w:val="499"/>
        </w:numPr>
        <w:spacing w:after="220"/>
        <w:rPr>
          <w:ins w:id="11782" w:author="Rev 3 Allen Wirfs-Brock" w:date="2011-09-09T12:39:00Z"/>
        </w:rPr>
      </w:pPr>
      <w:ins w:id="11783" w:author="Rev 6 Allen Wirfs-Brock" w:date="2012-02-18T10:56:00Z">
        <w:r>
          <w:t>Return the result of p</w:t>
        </w:r>
        <w:r w:rsidRPr="004418C4">
          <w:t>erform</w:t>
        </w:r>
        <w:r>
          <w:t>ing</w:t>
        </w:r>
        <w:r w:rsidRPr="004418C4">
          <w:t xml:space="preserve"> </w:t>
        </w:r>
      </w:ins>
      <w:ins w:id="11784" w:author="Rev 3 Allen Wirfs-Brock" w:date="2011-09-22T14:42:00Z">
        <w:del w:id="11785" w:author="Rev 6 Allen Wirfs-Brock" w:date="2012-02-18T10:56:00Z">
          <w:r w:rsidR="00561262" w:rsidRPr="00E77497" w:rsidDel="00481DAC">
            <w:delText xml:space="preserve">Perform </w:delText>
          </w:r>
        </w:del>
        <w:r w:rsidR="00561262" w:rsidRPr="00E77497">
          <w:t xml:space="preserve">Binding </w:t>
        </w:r>
        <w:del w:id="11786" w:author="Rev 6 Allen Wirfs-Brock" w:date="2012-02-27T15:45:00Z">
          <w:r w:rsidR="00561262" w:rsidRPr="00E77497" w:rsidDel="00A113E2">
            <w:delText>Initialization</w:delText>
          </w:r>
        </w:del>
      </w:ins>
      <w:ins w:id="11787" w:author="Rev 6 Allen Wirfs-Brock" w:date="2012-02-27T15:45:00Z">
        <w:r w:rsidR="00A113E2">
          <w:t>Initialisation</w:t>
        </w:r>
      </w:ins>
      <w:ins w:id="11788" w:author="Rev 3 Allen Wirfs-Brock" w:date="2011-09-22T14:42:00Z">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ins>
    </w:p>
    <w:p w14:paraId="14587935" w14:textId="77777777" w:rsidR="00884D1C" w:rsidRPr="00E77497" w:rsidRDefault="00A345F7" w:rsidP="00884D1C">
      <w:pPr>
        <w:rPr>
          <w:ins w:id="11789" w:author="Rev 3 Allen Wirfs-Brock" w:date="2011-09-09T12:39:00Z"/>
        </w:rPr>
      </w:pPr>
      <w:ins w:id="11790" w:author="Rev 6 Allen Wirfs-Brock" w:date="2012-02-25T16:11:00Z">
        <w:r>
          <w:rPr>
            <w:rStyle w:val="bnf"/>
          </w:rPr>
          <w:t>Lexical</w:t>
        </w:r>
      </w:ins>
      <w:ins w:id="11791" w:author="Rev 3 Allen Wirfs-Brock" w:date="2011-09-09T12:39:00Z">
        <w:del w:id="11792" w:author="Rev 6 Allen Wirfs-Brock" w:date="2012-02-25T16:11:00Z">
          <w:r w:rsidR="00884D1C" w:rsidRPr="00E77497" w:rsidDel="00A345F7">
            <w:rPr>
              <w:rStyle w:val="bnf"/>
            </w:rPr>
            <w:delText>Let</w:delText>
          </w:r>
        </w:del>
        <w:r w:rsidR="00884D1C" w:rsidRPr="00E77497">
          <w:rPr>
            <w:rStyle w:val="bnf"/>
          </w:rPr>
          <w:t>Binding</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del w:id="11793" w:author="Rev 4 Allen Wirfs-Brock" w:date="2011-10-15T16:55:00Z">
          <w:r w:rsidR="00884D1C" w:rsidRPr="00E77497" w:rsidDel="00A7427A">
            <w:delText>is evaluated as follows:</w:delText>
          </w:r>
        </w:del>
      </w:ins>
    </w:p>
    <w:p w14:paraId="212E9C81" w14:textId="77777777" w:rsidR="00884D1C" w:rsidRPr="00E77497" w:rsidRDefault="00884D1C" w:rsidP="00FA3203">
      <w:pPr>
        <w:pStyle w:val="Alg2"/>
        <w:numPr>
          <w:ilvl w:val="0"/>
          <w:numId w:val="460"/>
        </w:numPr>
        <w:rPr>
          <w:ins w:id="11794" w:author="Rev 3 Allen Wirfs-Brock" w:date="2011-09-09T12:39:00Z"/>
        </w:rPr>
      </w:pPr>
      <w:ins w:id="11795"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1436C7D3" w14:textId="77777777" w:rsidR="00884D1C" w:rsidRPr="00E77497" w:rsidRDefault="00884D1C" w:rsidP="00FA3203">
      <w:pPr>
        <w:pStyle w:val="Alg3"/>
        <w:numPr>
          <w:ilvl w:val="0"/>
          <w:numId w:val="460"/>
        </w:numPr>
        <w:rPr>
          <w:ins w:id="11796" w:author="Rev 3 Allen Wirfs-Brock" w:date="2011-09-09T12:39:00Z"/>
        </w:rPr>
      </w:pPr>
      <w:ins w:id="11797" w:author="Rev 3 Allen Wirfs-Brock" w:date="2011-09-09T12:39:00Z">
        <w:r w:rsidRPr="00E77497">
          <w:t xml:space="preserve">Let </w:t>
        </w:r>
        <w:r w:rsidRPr="00E77497">
          <w:rPr>
            <w:i/>
          </w:rPr>
          <w:t>rval</w:t>
        </w:r>
        <w:r w:rsidRPr="00E77497">
          <w:t xml:space="preserve"> be GetValue(</w:t>
        </w:r>
        <w:r w:rsidRPr="00E77497">
          <w:rPr>
            <w:i/>
          </w:rPr>
          <w:t>rhs</w:t>
        </w:r>
        <w:r w:rsidRPr="00E77497">
          <w:t>).</w:t>
        </w:r>
      </w:ins>
    </w:p>
    <w:p w14:paraId="149C9DA8" w14:textId="77777777" w:rsidR="00633DD3" w:rsidRDefault="00633DD3" w:rsidP="00633DD3">
      <w:pPr>
        <w:pStyle w:val="Alg2"/>
        <w:numPr>
          <w:ilvl w:val="0"/>
          <w:numId w:val="460"/>
        </w:numPr>
        <w:spacing w:after="220"/>
        <w:contextualSpacing/>
        <w:rPr>
          <w:ins w:id="11798" w:author="Rev 6 Allen Wirfs-Brock" w:date="2012-02-25T15:08:00Z"/>
        </w:rPr>
      </w:pPr>
      <w:ins w:id="11799" w:author="Rev 6 Allen Wirfs-Brock" w:date="2012-02-25T15:08:00Z">
        <w:r>
          <w:t xml:space="preserve">If </w:t>
        </w:r>
        <w:r>
          <w:rPr>
            <w:i/>
          </w:rPr>
          <w:t>rval</w:t>
        </w:r>
        <w:r>
          <w:t xml:space="preserve"> is an abrupt completion, return </w:t>
        </w:r>
        <w:r>
          <w:rPr>
            <w:i/>
          </w:rPr>
          <w:t>rval</w:t>
        </w:r>
        <w:r>
          <w:t>.</w:t>
        </w:r>
      </w:ins>
    </w:p>
    <w:p w14:paraId="5758EBC1" w14:textId="77777777" w:rsidR="00884D1C" w:rsidRPr="00E77497" w:rsidRDefault="00884D1C" w:rsidP="00FA3203">
      <w:pPr>
        <w:pStyle w:val="Alg2"/>
        <w:numPr>
          <w:ilvl w:val="0"/>
          <w:numId w:val="460"/>
        </w:numPr>
        <w:spacing w:after="220"/>
        <w:contextualSpacing/>
        <w:rPr>
          <w:ins w:id="11800" w:author="Rev 3 Allen Wirfs-Brock" w:date="2011-09-09T12:39:00Z"/>
        </w:rPr>
      </w:pPr>
      <w:ins w:id="11801" w:author="Rev 3 Allen Wirfs-Brock" w:date="2011-09-09T12:39:00Z">
        <w:r w:rsidRPr="00E77497">
          <w:t xml:space="preserve">Let </w:t>
        </w:r>
        <w:r w:rsidRPr="00E77497">
          <w:rPr>
            <w:i/>
          </w:rPr>
          <w:t>env</w:t>
        </w:r>
        <w:r w:rsidRPr="00E77497">
          <w:t xml:space="preserve"> be the </w:t>
        </w:r>
        <w:del w:id="11802" w:author="Rev 7 Allen Wirfs-Brock" w:date="2012-05-02T10:48:00Z">
          <w:r w:rsidRPr="00E77497" w:rsidDel="000D5AB9">
            <w:delText>running</w:delText>
          </w:r>
        </w:del>
      </w:ins>
      <w:ins w:id="11803" w:author="Rev 7 Allen Wirfs-Brock" w:date="2012-05-02T10:48:00Z">
        <w:r w:rsidR="000D5AB9">
          <w:t>current</w:t>
        </w:r>
      </w:ins>
      <w:ins w:id="11804" w:author="Rev 3 Allen Wirfs-Brock" w:date="2011-09-09T12:39:00Z">
        <w:r w:rsidRPr="00E77497">
          <w:t xml:space="preserve"> execution context’s LexicalEnvironment.</w:t>
        </w:r>
      </w:ins>
    </w:p>
    <w:p w14:paraId="09592E06" w14:textId="77777777" w:rsidR="00884D1C" w:rsidRPr="00E77497" w:rsidRDefault="00481DAC" w:rsidP="00FA3203">
      <w:pPr>
        <w:pStyle w:val="Alg2"/>
        <w:numPr>
          <w:ilvl w:val="0"/>
          <w:numId w:val="460"/>
        </w:numPr>
        <w:spacing w:after="220"/>
        <w:rPr>
          <w:ins w:id="11805" w:author="Rev 3 Allen Wirfs-Brock" w:date="2011-09-09T12:39:00Z"/>
        </w:rPr>
      </w:pPr>
      <w:ins w:id="11806" w:author="Rev 6 Allen Wirfs-Brock" w:date="2012-02-18T10:56:00Z">
        <w:r>
          <w:t>Return the result of p</w:t>
        </w:r>
        <w:r w:rsidRPr="004418C4">
          <w:t>erform</w:t>
        </w:r>
        <w:r>
          <w:t>ing</w:t>
        </w:r>
        <w:r w:rsidRPr="004418C4">
          <w:t xml:space="preserve"> </w:t>
        </w:r>
      </w:ins>
      <w:ins w:id="11807" w:author="Rev 4 Allen Wirfs-Brock" w:date="2011-11-06T11:51:00Z">
        <w:del w:id="11808" w:author="Rev 6 Allen Wirfs-Brock" w:date="2012-02-18T10:56:00Z">
          <w:r w:rsidR="00217939" w:rsidRPr="00E77497" w:rsidDel="00481DAC">
            <w:delText xml:space="preserve">Perform </w:delText>
          </w:r>
        </w:del>
        <w:r w:rsidR="00217939" w:rsidRPr="00E77497">
          <w:t xml:space="preserve">Binding </w:t>
        </w:r>
        <w:del w:id="11809" w:author="Rev 6 Allen Wirfs-Brock" w:date="2012-02-27T15:45:00Z">
          <w:r w:rsidR="00217939" w:rsidRPr="00E77497" w:rsidDel="00A113E2">
            <w:delText>Initialization</w:delText>
          </w:r>
        </w:del>
      </w:ins>
      <w:ins w:id="11810" w:author="Rev 6 Allen Wirfs-Brock" w:date="2012-02-27T15:45:00Z">
        <w:r w:rsidR="00A113E2">
          <w:t>Initialisation</w:t>
        </w:r>
      </w:ins>
      <w:ins w:id="11811" w:author="Rev 4 Allen Wirfs-Brock" w:date="2011-11-06T11:51:00Z">
        <w:r w:rsidR="00217939" w:rsidRPr="00E77497">
          <w:t xml:space="preserve"> for </w:t>
        </w:r>
      </w:ins>
      <w:ins w:id="11812" w:author="Rev 3 Allen Wirfs-Brock" w:date="2011-09-09T12:39:00Z">
        <w:del w:id="11813" w:author="Rev 4 Allen Wirfs-Brock" w:date="2011-11-06T11:51:00Z">
          <w:r w:rsidR="00884D1C" w:rsidRPr="00E77497" w:rsidDel="00217939">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i/>
          </w:rPr>
          <w:t>env</w:t>
        </w:r>
        <w:r w:rsidR="00884D1C" w:rsidRPr="00E77497">
          <w:t xml:space="preserve"> as the </w:t>
        </w:r>
        <w:r w:rsidR="00884D1C" w:rsidRPr="00E77497">
          <w:rPr>
            <w:i/>
          </w:rPr>
          <w:t>environment</w:t>
        </w:r>
        <w:r w:rsidR="00884D1C" w:rsidRPr="00E77497">
          <w:t xml:space="preserve"> parameter.</w:t>
        </w:r>
      </w:ins>
    </w:p>
    <w:p w14:paraId="3D4746AA" w14:textId="77777777" w:rsidR="000103D2" w:rsidRPr="00E77497" w:rsidDel="006445D5" w:rsidRDefault="000103D2" w:rsidP="000103D2">
      <w:pPr>
        <w:rPr>
          <w:ins w:id="11814" w:author="Rev 3 Allen Wirfs-Brock" w:date="2011-09-09T13:54:00Z"/>
          <w:del w:id="11815" w:author="Rev 4 Allen Wirfs-Brock" w:date="2011-11-06T11:58:00Z"/>
        </w:rPr>
      </w:pPr>
      <w:ins w:id="11816" w:author="Rev 3 Allen Wirfs-Brock" w:date="2011-09-09T13:54:00Z">
        <w:del w:id="11817" w:author="Rev 4 Allen Wirfs-Brock" w:date="2011-11-06T11:58:00Z">
          <w:r w:rsidRPr="00E77497" w:rsidDel="006445D5">
            <w:rPr>
              <w:rStyle w:val="bnf"/>
            </w:rPr>
            <w:delText>BindingIdentifier</w:delText>
          </w:r>
          <w:r w:rsidRPr="00E77497" w:rsidDel="006445D5">
            <w:delText xml:space="preserve"> </w:delText>
          </w:r>
          <w:r w:rsidRPr="00E77497" w:rsidDel="006445D5">
            <w:rPr>
              <w:rFonts w:ascii="Courier New" w:hAnsi="Courier New" w:cs="Courier New"/>
              <w:b/>
            </w:rPr>
            <w:delText>:</w:delText>
          </w:r>
          <w:r w:rsidRPr="00E77497" w:rsidDel="006445D5">
            <w:delText xml:space="preserve"> </w:delText>
          </w:r>
          <w:r w:rsidRPr="00E77497" w:rsidDel="006445D5">
            <w:rPr>
              <w:rStyle w:val="bnf"/>
            </w:rPr>
            <w:delText>Identifier</w:delText>
          </w:r>
          <w:r w:rsidRPr="00E77497" w:rsidDel="006445D5">
            <w:delText xml:space="preserve"> </w:delText>
          </w:r>
        </w:del>
        <w:del w:id="11818" w:author="Rev 4 Allen Wirfs-Brock" w:date="2011-10-15T17:21:00Z">
          <w:r w:rsidRPr="00E77497" w:rsidDel="00DD1B17">
            <w:delText>is evaluated as follows:</w:delText>
          </w:r>
        </w:del>
      </w:ins>
    </w:p>
    <w:p w14:paraId="726EC138" w14:textId="77777777" w:rsidR="000103D2" w:rsidRPr="00E77497" w:rsidDel="006445D5" w:rsidRDefault="000103D2" w:rsidP="006361CF">
      <w:pPr>
        <w:pStyle w:val="Alg2"/>
        <w:numPr>
          <w:ilvl w:val="0"/>
          <w:numId w:val="454"/>
        </w:numPr>
        <w:spacing w:after="220"/>
        <w:rPr>
          <w:ins w:id="11819" w:author="Rev 3 Allen Wirfs-Brock" w:date="2011-09-09T13:54:00Z"/>
          <w:del w:id="11820" w:author="Rev 4 Allen Wirfs-Brock" w:date="2011-11-06T11:58:00Z"/>
        </w:rPr>
        <w:pPrChange w:id="11821" w:author="Rev 4 Allen Wirfs-Brock" w:date="2011-11-07T12:16:00Z">
          <w:pPr>
            <w:pStyle w:val="Alg2"/>
            <w:numPr>
              <w:numId w:val="481"/>
            </w:numPr>
            <w:tabs>
              <w:tab w:val="num" w:pos="360"/>
            </w:tabs>
            <w:spacing w:after="220"/>
            <w:ind w:left="360" w:hanging="360"/>
          </w:pPr>
        </w:pPrChange>
      </w:pPr>
      <w:ins w:id="11822" w:author="Rev 3 Allen Wirfs-Brock" w:date="2011-09-09T13:54:00Z">
        <w:del w:id="11823" w:author="Rev 4 Allen Wirfs-Brock" w:date="2011-11-06T11:58:00Z">
          <w:r w:rsidRPr="00E77497" w:rsidDel="006445D5">
            <w:delText xml:space="preserve">Return the result of evaluating </w:delText>
          </w:r>
          <w:r w:rsidRPr="00E77497" w:rsidDel="006445D5">
            <w:rPr>
              <w:rStyle w:val="bnf"/>
            </w:rPr>
            <w:delText xml:space="preserve">Identifier </w:delText>
          </w:r>
          <w:r w:rsidRPr="00E77497" w:rsidDel="006445D5">
            <w:rPr>
              <w:rStyle w:val="bnf"/>
              <w:i w:val="0"/>
            </w:rPr>
            <w:delText>as described in 11.1.2</w:delText>
          </w:r>
          <w:r w:rsidRPr="00E77497" w:rsidDel="006445D5">
            <w:delText>.</w:delText>
          </w:r>
        </w:del>
      </w:ins>
    </w:p>
    <w:p w14:paraId="1DF77CE7" w14:textId="77777777" w:rsidR="000103D2" w:rsidRPr="00E77497" w:rsidRDefault="000103D2" w:rsidP="000103D2">
      <w:pPr>
        <w:rPr>
          <w:ins w:id="11824" w:author="Rev 3 Allen Wirfs-Brock" w:date="2011-09-09T13:57:00Z"/>
        </w:rPr>
      </w:pPr>
      <w:ins w:id="11825" w:author="Rev 3 Allen Wirfs-Brock" w:date="2011-09-09T13:57:00Z">
        <w:del w:id="11826" w:author="Rev 4 Allen Wirfs-Brock" w:date="2011-10-15T17:21:00Z">
          <w:r w:rsidRPr="00E77497" w:rsidDel="00DD1B17">
            <w:delText xml:space="preserve">The production </w:delText>
          </w:r>
        </w:del>
        <w:r w:rsidRPr="00E77497">
          <w:rPr>
            <w:rFonts w:ascii="Times New Roman" w:hAnsi="Times New Roman"/>
            <w:i/>
          </w:rPr>
          <w:t xml:space="preserve">Initialiser </w:t>
        </w:r>
        <w:r w:rsidRPr="00E77497">
          <w:rPr>
            <w:b/>
          </w:rPr>
          <w: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AssignmentExpression</w:t>
        </w:r>
        <w:r w:rsidRPr="00E77497">
          <w:t xml:space="preserve"> </w:t>
        </w:r>
        <w:del w:id="11827" w:author="Rev 4 Allen Wirfs-Brock" w:date="2011-10-15T17:21:00Z">
          <w:r w:rsidRPr="00E77497" w:rsidDel="00DD1B17">
            <w:delText>is evaluated as follows:</w:delText>
          </w:r>
        </w:del>
      </w:ins>
    </w:p>
    <w:p w14:paraId="3A7F71A0" w14:textId="77777777" w:rsidR="000103D2" w:rsidRPr="00E77497" w:rsidRDefault="000103D2" w:rsidP="00FA3203">
      <w:pPr>
        <w:pStyle w:val="Alg2"/>
        <w:numPr>
          <w:ilvl w:val="0"/>
          <w:numId w:val="114"/>
        </w:numPr>
        <w:spacing w:after="220"/>
        <w:rPr>
          <w:ins w:id="11828" w:author="Rev 3 Allen Wirfs-Brock" w:date="2011-09-09T13:57:00Z"/>
          <w:rFonts w:ascii="Arial" w:hAnsi="Arial"/>
        </w:rPr>
      </w:pPr>
      <w:ins w:id="11829" w:author="Rev 3 Allen Wirfs-Brock" w:date="2011-09-09T13:57:00Z">
        <w:r w:rsidRPr="00E77497">
          <w:t xml:space="preserve">Return the result of evaluating </w:t>
        </w:r>
        <w:r w:rsidRPr="00E77497">
          <w:rPr>
            <w:i/>
          </w:rPr>
          <w:t>AssignmentExpression</w:t>
        </w:r>
        <w:r w:rsidRPr="00E77497">
          <w:rPr>
            <w:rFonts w:ascii="Arial" w:hAnsi="Arial"/>
          </w:rPr>
          <w:t>.</w:t>
        </w:r>
      </w:ins>
    </w:p>
    <w:p w14:paraId="4636DA72" w14:textId="77777777" w:rsidR="00884D1C" w:rsidRPr="00E77497" w:rsidDel="002C135B" w:rsidRDefault="00884D1C" w:rsidP="00884D1C">
      <w:pPr>
        <w:rPr>
          <w:ins w:id="11830" w:author="Rev 3 Allen Wirfs-Brock" w:date="2011-09-09T12:39:00Z"/>
          <w:del w:id="11831" w:author="Rev 4 Allen Wirfs-Brock" w:date="2011-10-15T17:22:00Z"/>
        </w:rPr>
      </w:pPr>
      <w:ins w:id="11832" w:author="Rev 3 Allen Wirfs-Brock" w:date="2011-09-09T12:39:00Z">
        <w:del w:id="11833" w:author="Rev 4 Allen Wirfs-Brock" w:date="2011-10-15T17:22:00Z">
          <w:r w:rsidRPr="00E77497" w:rsidDel="002C135B">
            <w:delText xml:space="preserve">The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and </w:delText>
          </w:r>
          <w:r w:rsidRPr="00E77497" w:rsidDel="002C135B">
            <w:rPr>
              <w:rStyle w:val="bnf"/>
            </w:rPr>
            <w:delText>InitialiserNoIn</w:delText>
          </w:r>
          <w:r w:rsidRPr="00E77497" w:rsidDel="002C135B">
            <w:delText xml:space="preserve"> productions are evaluated in the same manner as the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and </w:delText>
          </w:r>
          <w:r w:rsidRPr="00E77497" w:rsidDel="002C135B">
            <w:rPr>
              <w:rStyle w:val="bnf"/>
            </w:rPr>
            <w:delText>Initialiser</w:delText>
          </w:r>
          <w:r w:rsidRPr="00E77497" w:rsidDel="002C135B">
            <w:delText xml:space="preserve"> productions except that the contained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w:delText>
          </w:r>
          <w:r w:rsidRPr="00E77497" w:rsidDel="002C135B">
            <w:rPr>
              <w:rStyle w:val="bnf"/>
            </w:rPr>
            <w:delText>InitialiserNoIn</w:delText>
          </w:r>
          <w:r w:rsidRPr="00E77497" w:rsidDel="002C135B">
            <w:delText xml:space="preserve"> and </w:delText>
          </w:r>
          <w:r w:rsidRPr="00E77497" w:rsidDel="002C135B">
            <w:rPr>
              <w:rStyle w:val="bnf"/>
            </w:rPr>
            <w:delText>AssignmentExpressionNoIn</w:delText>
          </w:r>
          <w:r w:rsidRPr="00E77497" w:rsidDel="002C135B">
            <w:delText xml:space="preserve"> are evaluated instead of the contained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w:delText>
          </w:r>
          <w:r w:rsidRPr="00E77497" w:rsidDel="002C135B">
            <w:rPr>
              <w:rStyle w:val="bnf"/>
            </w:rPr>
            <w:delText>Initialiser</w:delText>
          </w:r>
          <w:r w:rsidRPr="00E77497" w:rsidDel="002C135B">
            <w:delText xml:space="preserve"> and </w:delText>
          </w:r>
          <w:r w:rsidRPr="00E77497" w:rsidDel="002C135B">
            <w:rPr>
              <w:rStyle w:val="bnf"/>
            </w:rPr>
            <w:delText>AssignmentExpression</w:delText>
          </w:r>
          <w:r w:rsidRPr="00E77497" w:rsidDel="002C135B">
            <w:delText>, respectively.</w:delText>
          </w:r>
        </w:del>
      </w:ins>
    </w:p>
    <w:p w14:paraId="416720A7" w14:textId="77777777" w:rsidR="00884D1C" w:rsidRPr="00E77497" w:rsidDel="002B4235" w:rsidRDefault="00884D1C" w:rsidP="00884D1C">
      <w:pPr>
        <w:pStyle w:val="30"/>
        <w:numPr>
          <w:ilvl w:val="0"/>
          <w:numId w:val="0"/>
        </w:numPr>
        <w:rPr>
          <w:ins w:id="11834" w:author="Rev 3 Allen Wirfs-Brock" w:date="2011-09-09T12:39:00Z"/>
          <w:del w:id="11835" w:author="Rev 6 Allen Wirfs-Brock" w:date="2012-02-25T16:20:00Z"/>
        </w:rPr>
      </w:pPr>
      <w:ins w:id="11836" w:author="Rev 3 Allen Wirfs-Brock" w:date="2011-09-09T12:39:00Z">
        <w:del w:id="11837" w:author="Rev 6 Allen Wirfs-Brock" w:date="2012-02-25T16:20:00Z">
          <w:r w:rsidRPr="00E77497" w:rsidDel="002B4235">
            <w:delText>12.2.2</w:delText>
          </w:r>
          <w:r w:rsidRPr="00E77497" w:rsidDel="002B4235">
            <w:tab/>
            <w:delText>Const Declaration</w:delText>
          </w:r>
        </w:del>
      </w:ins>
    </w:p>
    <w:p w14:paraId="2C5C8D52" w14:textId="77777777" w:rsidR="00297CB6" w:rsidRPr="00E77497" w:rsidDel="002B4235" w:rsidRDefault="00297CB6" w:rsidP="00297CB6">
      <w:pPr>
        <w:rPr>
          <w:ins w:id="11838" w:author="Rev 4 Allen Wirfs-Brock" w:date="2011-10-15T17:30:00Z"/>
          <w:del w:id="11839" w:author="Rev 6 Allen Wirfs-Brock" w:date="2012-02-25T16:19:00Z"/>
          <w:sz w:val="18"/>
        </w:rPr>
      </w:pPr>
      <w:ins w:id="11840" w:author="Rev 4 Allen Wirfs-Brock" w:date="2011-10-15T17:30:00Z">
        <w:del w:id="11841" w:author="Rev 6 Allen Wirfs-Brock" w:date="2012-02-25T16:19: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75A656C8" w14:textId="77777777" w:rsidR="00884D1C" w:rsidRPr="00E77497" w:rsidDel="002B4235" w:rsidRDefault="00884D1C" w:rsidP="00884D1C">
      <w:pPr>
        <w:pStyle w:val="Syntax"/>
        <w:rPr>
          <w:ins w:id="11842" w:author="Rev 3 Allen Wirfs-Brock" w:date="2011-09-09T12:39:00Z"/>
          <w:del w:id="11843" w:author="Rev 6 Allen Wirfs-Brock" w:date="2012-02-25T16:19:00Z"/>
        </w:rPr>
      </w:pPr>
      <w:ins w:id="11844" w:author="Rev 3 Allen Wirfs-Brock" w:date="2011-09-09T12:39:00Z">
        <w:del w:id="11845" w:author="Rev 6 Allen Wirfs-Brock" w:date="2012-02-25T16:19:00Z">
          <w:r w:rsidRPr="00E77497" w:rsidDel="002B4235">
            <w:delText>Syntax</w:delText>
          </w:r>
        </w:del>
      </w:ins>
    </w:p>
    <w:p w14:paraId="095C2840" w14:textId="77777777" w:rsidR="00884D1C" w:rsidRPr="00E77497" w:rsidDel="002B4235" w:rsidRDefault="00884D1C" w:rsidP="00884D1C">
      <w:pPr>
        <w:pStyle w:val="SyntaxRule"/>
        <w:rPr>
          <w:ins w:id="11846" w:author="Rev 3 Allen Wirfs-Brock" w:date="2011-09-09T12:39:00Z"/>
          <w:del w:id="11847" w:author="Rev 6 Allen Wirfs-Brock" w:date="2012-02-25T16:19:00Z"/>
        </w:rPr>
      </w:pPr>
      <w:ins w:id="11848" w:author="Rev 3 Allen Wirfs-Brock" w:date="2011-09-09T12:39:00Z">
        <w:del w:id="11849" w:author="Rev 6 Allen Wirfs-Brock" w:date="2012-02-25T16:19:00Z">
          <w:r w:rsidRPr="00E77497" w:rsidDel="002B4235">
            <w:delText xml:space="preserve">ConstDeclaration </w:delText>
          </w:r>
          <w:r w:rsidRPr="00E77497" w:rsidDel="002B4235">
            <w:rPr>
              <w:rFonts w:ascii="Arial" w:hAnsi="Arial"/>
              <w:b/>
              <w:i w:val="0"/>
            </w:rPr>
            <w:delText>:</w:delText>
          </w:r>
        </w:del>
      </w:ins>
    </w:p>
    <w:p w14:paraId="2F80E0D0" w14:textId="77777777" w:rsidR="00884D1C" w:rsidRPr="00E77497" w:rsidDel="002B4235" w:rsidRDefault="00884D1C" w:rsidP="00884D1C">
      <w:pPr>
        <w:pStyle w:val="SyntaxDefinition"/>
        <w:rPr>
          <w:ins w:id="11850" w:author="Rev 3 Allen Wirfs-Brock" w:date="2011-09-09T12:39:00Z"/>
          <w:del w:id="11851" w:author="Rev 6 Allen Wirfs-Brock" w:date="2012-02-25T16:19:00Z"/>
        </w:rPr>
      </w:pPr>
      <w:ins w:id="11852" w:author="Rev 3 Allen Wirfs-Brock" w:date="2011-09-09T12:39:00Z">
        <w:del w:id="11853" w:author="Rev 6 Allen Wirfs-Brock" w:date="2012-02-25T16:19:00Z">
          <w:r w:rsidRPr="00E77497" w:rsidDel="002B4235">
            <w:rPr>
              <w:rFonts w:ascii="Courier New" w:hAnsi="Courier New"/>
              <w:b/>
              <w:i w:val="0"/>
            </w:rPr>
            <w:delText>const</w:delText>
          </w:r>
          <w:r w:rsidRPr="00E77497" w:rsidDel="002B4235">
            <w:delText xml:space="preserve"> ConstBindingList </w:delText>
          </w:r>
          <w:r w:rsidRPr="00E77497" w:rsidDel="002B4235">
            <w:rPr>
              <w:rFonts w:ascii="Courier New" w:hAnsi="Courier New"/>
              <w:b/>
              <w:i w:val="0"/>
            </w:rPr>
            <w:delText>;</w:delText>
          </w:r>
        </w:del>
      </w:ins>
    </w:p>
    <w:p w14:paraId="7E3D62ED" w14:textId="77777777" w:rsidR="00884D1C" w:rsidRPr="00E77497" w:rsidDel="002B4235" w:rsidRDefault="00884D1C" w:rsidP="00884D1C">
      <w:pPr>
        <w:pStyle w:val="SyntaxRule"/>
        <w:rPr>
          <w:ins w:id="11854" w:author="Rev 3 Allen Wirfs-Brock" w:date="2011-09-09T12:39:00Z"/>
          <w:del w:id="11855" w:author="Rev 6 Allen Wirfs-Brock" w:date="2012-02-25T16:19:00Z"/>
        </w:rPr>
      </w:pPr>
      <w:ins w:id="11856" w:author="Rev 3 Allen Wirfs-Brock" w:date="2011-09-09T12:39:00Z">
        <w:del w:id="11857" w:author="Rev 6 Allen Wirfs-Brock" w:date="2012-02-25T16:19:00Z">
          <w:r w:rsidRPr="00E77497" w:rsidDel="002B4235">
            <w:delText xml:space="preserve">ConstBindingList </w:delText>
          </w:r>
          <w:r w:rsidRPr="00E77497" w:rsidDel="002B4235">
            <w:rPr>
              <w:rFonts w:ascii="Arial" w:hAnsi="Arial"/>
              <w:b/>
              <w:i w:val="0"/>
            </w:rPr>
            <w:delText>:</w:delText>
          </w:r>
        </w:del>
      </w:ins>
    </w:p>
    <w:p w14:paraId="1409165C" w14:textId="77777777" w:rsidR="00884D1C" w:rsidRPr="00E77497" w:rsidDel="002B4235" w:rsidRDefault="00884D1C" w:rsidP="00884D1C">
      <w:pPr>
        <w:pStyle w:val="SyntaxDefinition"/>
        <w:rPr>
          <w:ins w:id="11858" w:author="Rev 3 Allen Wirfs-Brock" w:date="2011-09-09T12:39:00Z"/>
          <w:del w:id="11859" w:author="Rev 6 Allen Wirfs-Brock" w:date="2012-02-25T16:19:00Z"/>
        </w:rPr>
      </w:pPr>
      <w:ins w:id="11860" w:author="Rev 3 Allen Wirfs-Brock" w:date="2011-09-09T12:39:00Z">
        <w:del w:id="11861" w:author="Rev 6 Allen Wirfs-Brock" w:date="2012-02-25T16:19:00Z">
          <w:r w:rsidRPr="00E77497" w:rsidDel="002B4235">
            <w:delText>ConstBinding</w:delText>
          </w:r>
          <w:r w:rsidRPr="00E77497" w:rsidDel="002B4235">
            <w:br/>
            <w:delText xml:space="preserve">ConstBinding List </w:delText>
          </w:r>
          <w:r w:rsidRPr="00E77497" w:rsidDel="002B4235">
            <w:rPr>
              <w:rFonts w:ascii="Courier New" w:hAnsi="Courier New"/>
              <w:b/>
              <w:i w:val="0"/>
            </w:rPr>
            <w:delText>,</w:delText>
          </w:r>
          <w:r w:rsidRPr="00E77497" w:rsidDel="002B4235">
            <w:delText xml:space="preserve"> ConstBinding</w:delText>
          </w:r>
        </w:del>
      </w:ins>
    </w:p>
    <w:p w14:paraId="3BAB8F6E" w14:textId="77777777" w:rsidR="00884D1C" w:rsidRPr="00E77497" w:rsidDel="002B4235" w:rsidRDefault="00884D1C" w:rsidP="00884D1C">
      <w:pPr>
        <w:pStyle w:val="SyntaxRule"/>
        <w:rPr>
          <w:ins w:id="11862" w:author="Rev 3 Allen Wirfs-Brock" w:date="2011-09-09T12:39:00Z"/>
          <w:del w:id="11863" w:author="Rev 6 Allen Wirfs-Brock" w:date="2012-02-25T16:19:00Z"/>
        </w:rPr>
      </w:pPr>
      <w:ins w:id="11864" w:author="Rev 3 Allen Wirfs-Brock" w:date="2011-09-09T12:39:00Z">
        <w:del w:id="11865" w:author="Rev 6 Allen Wirfs-Brock" w:date="2012-02-25T16:19:00Z">
          <w:r w:rsidRPr="00E77497" w:rsidDel="002B4235">
            <w:delText xml:space="preserve">ConstBinding </w:delText>
          </w:r>
          <w:r w:rsidRPr="00E77497" w:rsidDel="002B4235">
            <w:rPr>
              <w:rFonts w:ascii="Arial" w:hAnsi="Arial"/>
              <w:b/>
              <w:i w:val="0"/>
            </w:rPr>
            <w:delText>:</w:delText>
          </w:r>
        </w:del>
      </w:ins>
    </w:p>
    <w:p w14:paraId="3FAA37CB" w14:textId="77777777" w:rsidR="00884D1C" w:rsidRPr="00E77497" w:rsidDel="002B4235" w:rsidRDefault="00884D1C" w:rsidP="00884D1C">
      <w:pPr>
        <w:pStyle w:val="SyntaxDefinition"/>
        <w:rPr>
          <w:ins w:id="11866" w:author="Rev 3 Allen Wirfs-Brock" w:date="2011-09-09T12:39:00Z"/>
          <w:del w:id="11867" w:author="Rev 6 Allen Wirfs-Brock" w:date="2012-02-25T16:19:00Z"/>
        </w:rPr>
      </w:pPr>
      <w:ins w:id="11868" w:author="Rev 3 Allen Wirfs-Brock" w:date="2011-09-09T12:39:00Z">
        <w:del w:id="11869" w:author="Rev 6 Allen Wirfs-Brock" w:date="2012-02-25T16:19:00Z">
          <w:r w:rsidRPr="00E77497" w:rsidDel="002B4235">
            <w:delText>BindingIdentifier</w:delText>
          </w:r>
          <w:r w:rsidRPr="008F2447" w:rsidDel="002B4235">
            <w:rPr>
              <w:rFonts w:ascii="Courier New" w:hAnsi="Courier New" w:cs="Courier New"/>
              <w:i w:val="0"/>
            </w:rPr>
            <w:delText xml:space="preserve"> </w:delText>
          </w:r>
          <w:r w:rsidRPr="00E77497" w:rsidDel="002B4235">
            <w:delText>Initialiser</w:delText>
          </w:r>
          <w:r w:rsidRPr="00E77497" w:rsidDel="002B4235">
            <w:rPr>
              <w:rFonts w:ascii="Arial" w:hAnsi="Arial" w:cs="Arial"/>
              <w:i w:val="0"/>
              <w:vertAlign w:val="subscript"/>
            </w:rPr>
            <w:br/>
          </w:r>
          <w:r w:rsidRPr="00E77497" w:rsidDel="002B4235">
            <w:delText>BindingPattern</w:delText>
          </w:r>
          <w:r w:rsidRPr="008F2447" w:rsidDel="002B4235">
            <w:rPr>
              <w:rFonts w:ascii="Courier New" w:hAnsi="Courier New" w:cs="Courier New"/>
              <w:i w:val="0"/>
            </w:rPr>
            <w:delText xml:space="preserve">  </w:delText>
          </w:r>
          <w:r w:rsidRPr="00E77497" w:rsidDel="002B4235">
            <w:delText>Initialiser</w:delText>
          </w:r>
        </w:del>
      </w:ins>
    </w:p>
    <w:p w14:paraId="002B2F81" w14:textId="77777777" w:rsidR="00884D1C" w:rsidRPr="00E77497" w:rsidDel="002B4235" w:rsidRDefault="00884D1C" w:rsidP="00884D1C">
      <w:pPr>
        <w:rPr>
          <w:ins w:id="11870" w:author="Rev 3 Allen Wirfs-Brock" w:date="2011-09-09T12:39:00Z"/>
          <w:del w:id="11871" w:author="Rev 6 Allen Wirfs-Brock" w:date="2012-02-25T16:20:00Z"/>
          <w:sz w:val="18"/>
        </w:rPr>
      </w:pPr>
      <w:ins w:id="11872" w:author="Rev 3 Allen Wirfs-Brock" w:date="2011-09-09T12:39:00Z">
        <w:del w:id="11873" w:author="Rev 6 Allen Wirfs-Brock" w:date="2012-02-25T16:20: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13CA29A7" w14:textId="77777777" w:rsidR="00884D1C" w:rsidRPr="00E77497" w:rsidDel="002B4235" w:rsidRDefault="00884D1C" w:rsidP="00884D1C">
      <w:pPr>
        <w:pStyle w:val="Syntax"/>
        <w:rPr>
          <w:ins w:id="11874" w:author="Rev 3 Allen Wirfs-Brock" w:date="2011-09-09T12:39:00Z"/>
          <w:del w:id="11875" w:author="Rev 6 Allen Wirfs-Brock" w:date="2012-02-25T16:20:00Z"/>
        </w:rPr>
      </w:pPr>
      <w:ins w:id="11876" w:author="Rev 3 Allen Wirfs-Brock" w:date="2011-09-09T12:39:00Z">
        <w:del w:id="11877" w:author="Rev 6 Allen Wirfs-Brock" w:date="2012-02-25T16:20:00Z">
          <w:r w:rsidRPr="00E77497" w:rsidDel="002B4235">
            <w:delText>Semantics</w:delText>
          </w:r>
        </w:del>
      </w:ins>
    </w:p>
    <w:p w14:paraId="4DACB194" w14:textId="77777777" w:rsidR="009728E8" w:rsidRPr="00E77497" w:rsidDel="002B4235" w:rsidRDefault="009728E8" w:rsidP="009728E8">
      <w:pPr>
        <w:pStyle w:val="40"/>
        <w:numPr>
          <w:ilvl w:val="0"/>
          <w:numId w:val="0"/>
        </w:numPr>
        <w:rPr>
          <w:ins w:id="11878" w:author="Rev 4 Allen Wirfs-Brock" w:date="2011-10-15T17:32:00Z"/>
          <w:del w:id="11879" w:author="Rev 6 Allen Wirfs-Brock" w:date="2012-02-25T16:20:00Z"/>
        </w:rPr>
      </w:pPr>
      <w:ins w:id="11880" w:author="Rev 4 Allen Wirfs-Brock" w:date="2011-10-15T17:32:00Z">
        <w:del w:id="11881" w:author="Rev 6 Allen Wirfs-Brock" w:date="2012-02-25T16:20:00Z">
          <w:r w:rsidRPr="00E77497" w:rsidDel="002B4235">
            <w:delText>Static Semantics</w:delText>
          </w:r>
        </w:del>
      </w:ins>
    </w:p>
    <w:p w14:paraId="75254EAA" w14:textId="77777777" w:rsidR="009728E8" w:rsidRPr="00E77497" w:rsidDel="00F144A1" w:rsidRDefault="00C9049C" w:rsidP="009728E8">
      <w:pPr>
        <w:rPr>
          <w:ins w:id="11882" w:author="Rev 4 Allen Wirfs-Brock" w:date="2011-10-15T17:32:00Z"/>
          <w:del w:id="11883" w:author="Rev 6 Allen Wirfs-Brock" w:date="2012-01-26T15:04:00Z"/>
          <w:rFonts w:ascii="Helvetica" w:hAnsi="Helvetica"/>
          <w:b/>
        </w:rPr>
      </w:pPr>
      <w:ins w:id="11884" w:author="Rev 4 Allen Wirfs-Brock" w:date="2011-10-20T10:20:00Z">
        <w:del w:id="11885" w:author="Rev 6 Allen Wirfs-Brock" w:date="2012-01-26T15:04:00Z">
          <w:r w:rsidRPr="00E77497" w:rsidDel="00F144A1">
            <w:rPr>
              <w:rFonts w:ascii="Helvetica" w:hAnsi="Helvetica"/>
              <w:b/>
            </w:rPr>
            <w:delText xml:space="preserve">Static Semantics:  </w:delText>
          </w:r>
        </w:del>
      </w:ins>
      <w:ins w:id="11886" w:author="Rev 4 Allen Wirfs-Brock" w:date="2011-10-15T17:32:00Z">
        <w:del w:id="11887" w:author="Rev 6 Allen Wirfs-Brock" w:date="2012-01-26T15:04:00Z">
          <w:r w:rsidR="009728E8" w:rsidRPr="00E77497" w:rsidDel="00F144A1">
            <w:rPr>
              <w:rFonts w:ascii="Helvetica" w:hAnsi="Helvetica"/>
              <w:b/>
            </w:rPr>
            <w:delText>Early Errors</w:delText>
          </w:r>
        </w:del>
      </w:ins>
    </w:p>
    <w:p w14:paraId="3347C240" w14:textId="77777777" w:rsidR="00514CF8" w:rsidRPr="00E77497" w:rsidDel="00F144A1" w:rsidRDefault="00514CF8" w:rsidP="00514CF8">
      <w:pPr>
        <w:rPr>
          <w:ins w:id="11888" w:author="Rev 3 Allen Wirfs-Brock" w:date="2011-09-09T12:48:00Z"/>
          <w:del w:id="11889" w:author="Rev 6 Allen Wirfs-Brock" w:date="2012-01-26T15:04:00Z"/>
        </w:rPr>
      </w:pPr>
      <w:ins w:id="11890" w:author="Rev 3 Allen Wirfs-Brock" w:date="2011-09-09T12:48:00Z">
        <w:del w:id="11891" w:author="Rev 6 Allen Wirfs-Brock" w:date="2012-01-26T15:04:00Z">
          <w:r w:rsidRPr="00E77497" w:rsidDel="00F144A1">
            <w:delText xml:space="preserve">The static semantics of the production </w:delText>
          </w:r>
        </w:del>
      </w:ins>
      <w:ins w:id="11892" w:author="Rev 3 Allen Wirfs-Brock" w:date="2011-09-09T12:49:00Z">
        <w:del w:id="11893" w:author="Rev 6 Allen Wirfs-Brock" w:date="2012-01-26T15:04:00Z">
          <w:r w:rsidRPr="00E77497" w:rsidDel="00F144A1">
            <w:rPr>
              <w:rFonts w:ascii="Times New Roman" w:hAnsi="Times New Roman"/>
              <w:i/>
            </w:rPr>
            <w:delText xml:space="preserve">ConstDeclaration </w:delText>
          </w:r>
          <w:r w:rsidRPr="00E77497" w:rsidDel="00F144A1">
            <w:rPr>
              <w:b/>
            </w:rPr>
            <w:delText>:</w:delText>
          </w:r>
          <w:r w:rsidRPr="00E77497" w:rsidDel="00F144A1">
            <w:rPr>
              <w:rFonts w:ascii="Times New Roman" w:hAnsi="Times New Roman"/>
              <w:i/>
            </w:rPr>
            <w:delText xml:space="preserve"> </w:delText>
          </w:r>
          <w:r w:rsidRPr="00E77497" w:rsidDel="00F144A1">
            <w:rPr>
              <w:rFonts w:ascii="Courier New" w:hAnsi="Courier New"/>
              <w:b/>
            </w:rPr>
            <w:delText>const</w:delText>
          </w:r>
          <w:r w:rsidRPr="00E77497" w:rsidDel="00F144A1">
            <w:rPr>
              <w:rFonts w:ascii="Times New Roman" w:hAnsi="Times New Roman"/>
              <w:i/>
            </w:rPr>
            <w:delText xml:space="preserve"> ConstBindingList </w:delText>
          </w:r>
          <w:r w:rsidRPr="00E77497" w:rsidDel="00F144A1">
            <w:rPr>
              <w:rFonts w:ascii="Courier New" w:hAnsi="Courier New"/>
              <w:b/>
            </w:rPr>
            <w:delText>;</w:delText>
          </w:r>
          <w:r w:rsidRPr="00E77497" w:rsidDel="00F144A1">
            <w:delText xml:space="preserve">  </w:delText>
          </w:r>
        </w:del>
      </w:ins>
      <w:ins w:id="11894" w:author="Rev 3 Allen Wirfs-Brock" w:date="2011-09-09T12:48:00Z">
        <w:del w:id="11895" w:author="Rev 6 Allen Wirfs-Brock" w:date="2012-01-26T15:04:00Z">
          <w:r w:rsidRPr="00E77497" w:rsidDel="00F144A1">
            <w:delText>are:</w:delText>
          </w:r>
        </w:del>
      </w:ins>
    </w:p>
    <w:p w14:paraId="62F3D9B4" w14:textId="77777777" w:rsidR="00514CF8" w:rsidRPr="00E77497" w:rsidDel="00F144A1" w:rsidRDefault="00514CF8" w:rsidP="00FA3203">
      <w:pPr>
        <w:numPr>
          <w:ilvl w:val="0"/>
          <w:numId w:val="403"/>
        </w:numPr>
        <w:spacing w:after="220"/>
        <w:rPr>
          <w:ins w:id="11896" w:author="Rev 3 Allen Wirfs-Brock" w:date="2011-09-09T12:48:00Z"/>
          <w:del w:id="11897" w:author="Rev 6 Allen Wirfs-Brock" w:date="2012-01-26T15:04:00Z"/>
        </w:rPr>
      </w:pPr>
      <w:ins w:id="11898" w:author="Rev 3 Allen Wirfs-Brock" w:date="2011-09-09T12:48:00Z">
        <w:del w:id="11899" w:author="Rev 6 Allen Wirfs-Brock" w:date="2012-01-26T15:04:00Z">
          <w:r w:rsidRPr="00E77497" w:rsidDel="00F144A1">
            <w:delText xml:space="preserve">It is a Syntax Error if the code that matches this production is not contained in extended code.  </w:delText>
          </w:r>
        </w:del>
      </w:ins>
    </w:p>
    <w:p w14:paraId="3FF3C108" w14:textId="77777777" w:rsidR="00673DDC" w:rsidRPr="00E77497" w:rsidDel="002B4235" w:rsidRDefault="00673DDC" w:rsidP="00C7794D">
      <w:pPr>
        <w:rPr>
          <w:ins w:id="11900" w:author="Rev 4 Allen Wirfs-Brock" w:date="2011-10-15T17:35:00Z"/>
          <w:del w:id="11901" w:author="Rev 6 Allen Wirfs-Brock" w:date="2012-02-25T16:20:00Z"/>
          <w:rFonts w:ascii="Helvetica" w:hAnsi="Helvetica"/>
          <w:b/>
        </w:rPr>
      </w:pPr>
      <w:ins w:id="11902" w:author="Rev 4 Allen Wirfs-Brock" w:date="2011-10-15T17:35:00Z">
        <w:del w:id="11903" w:author="Rev 6 Allen Wirfs-Brock" w:date="2012-02-25T16:20:00Z">
          <w:r w:rsidRPr="00E77497" w:rsidDel="002B4235">
            <w:rPr>
              <w:rFonts w:ascii="Helvetica" w:hAnsi="Helvetica"/>
              <w:b/>
            </w:rPr>
            <w:delText xml:space="preserve">Static Semantics:  </w:delText>
          </w:r>
          <w:r w:rsidRPr="00E77497" w:rsidDel="002B4235">
            <w:rPr>
              <w:rFonts w:ascii="Helvetica" w:hAnsi="Helvetica"/>
              <w:b/>
              <w:lang w:eastAsia="en-US"/>
            </w:rPr>
            <w:delText>BoundNames</w:delText>
          </w:r>
        </w:del>
      </w:ins>
    </w:p>
    <w:p w14:paraId="0541264D" w14:textId="77777777" w:rsidR="00884D1C" w:rsidRPr="00E77497" w:rsidDel="002B4235" w:rsidRDefault="00884D1C" w:rsidP="00884D1C">
      <w:pPr>
        <w:rPr>
          <w:ins w:id="11904" w:author="Rev 3 Allen Wirfs-Brock" w:date="2011-09-09T12:39:00Z"/>
          <w:del w:id="11905" w:author="Rev 6 Allen Wirfs-Brock" w:date="2012-02-25T16:20:00Z"/>
        </w:rPr>
      </w:pPr>
      <w:ins w:id="11906" w:author="Rev 3 Allen Wirfs-Brock" w:date="2011-09-09T12:39:00Z">
        <w:del w:id="11907"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determined as follows:</w:delText>
          </w:r>
        </w:del>
      </w:ins>
    </w:p>
    <w:p w14:paraId="2F671C02" w14:textId="77777777" w:rsidR="00884D1C" w:rsidRPr="00E77497" w:rsidDel="002B4235" w:rsidRDefault="00884D1C" w:rsidP="00FA3203">
      <w:pPr>
        <w:pStyle w:val="Alg4"/>
        <w:numPr>
          <w:ilvl w:val="0"/>
          <w:numId w:val="509"/>
        </w:numPr>
        <w:spacing w:after="220"/>
        <w:contextualSpacing/>
        <w:rPr>
          <w:ins w:id="11908" w:author="Rev 3 Allen Wirfs-Brock" w:date="2011-09-09T12:39:00Z"/>
          <w:del w:id="11909" w:author="Rev 6 Allen Wirfs-Brock" w:date="2012-02-25T16:20:00Z"/>
        </w:rPr>
      </w:pPr>
      <w:ins w:id="11910" w:author="Rev 3 Allen Wirfs-Brock" w:date="2011-09-09T12:39:00Z">
        <w:del w:id="11911" w:author="Rev 6 Allen Wirfs-Brock" w:date="2012-02-25T16:20:00Z">
          <w:r w:rsidRPr="00E77497" w:rsidDel="002B4235">
            <w:delText xml:space="preserve">Return BoundNames of </w:delText>
          </w:r>
          <w:r w:rsidRPr="00E77497" w:rsidDel="002B4235">
            <w:rPr>
              <w:i/>
            </w:rPr>
            <w:delText>ConstBindingList</w:delText>
          </w:r>
          <w:r w:rsidRPr="00E77497" w:rsidDel="002B4235">
            <w:delText>.</w:delText>
          </w:r>
        </w:del>
      </w:ins>
    </w:p>
    <w:p w14:paraId="21AA4FDF" w14:textId="77777777" w:rsidR="004F740F" w:rsidRPr="00E77497" w:rsidDel="002B4235" w:rsidRDefault="004F740F" w:rsidP="004F740F">
      <w:pPr>
        <w:rPr>
          <w:ins w:id="11912" w:author="Rev 4 Allen Wirfs-Brock" w:date="2011-10-15T17:36:00Z"/>
          <w:del w:id="11913" w:author="Rev 6 Allen Wirfs-Brock" w:date="2012-02-25T16:20:00Z"/>
        </w:rPr>
      </w:pPr>
      <w:ins w:id="11914" w:author="Rev 4 Allen Wirfs-Brock" w:date="2011-10-15T17:36:00Z">
        <w:del w:id="11915"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rPr>
              <w:rStyle w:val="bnf"/>
            </w:rPr>
            <w:delText xml:space="preserve"> ConstBinding</w:delText>
          </w:r>
          <w:r w:rsidRPr="00E77497" w:rsidDel="002B4235">
            <w:delText xml:space="preserve"> </w:delText>
          </w:r>
        </w:del>
      </w:ins>
    </w:p>
    <w:p w14:paraId="1DC6DB01" w14:textId="77777777" w:rsidR="004F740F" w:rsidRPr="00E77497" w:rsidDel="002B4235" w:rsidRDefault="004F740F" w:rsidP="00FA3203">
      <w:pPr>
        <w:pStyle w:val="Alg4"/>
        <w:numPr>
          <w:ilvl w:val="0"/>
          <w:numId w:val="507"/>
        </w:numPr>
        <w:spacing w:after="220"/>
        <w:contextualSpacing/>
        <w:rPr>
          <w:ins w:id="11916" w:author="Rev 4 Allen Wirfs-Brock" w:date="2011-10-15T17:36:00Z"/>
          <w:del w:id="11917" w:author="Rev 6 Allen Wirfs-Brock" w:date="2012-02-25T16:20:00Z"/>
        </w:rPr>
      </w:pPr>
      <w:ins w:id="11918" w:author="Rev 4 Allen Wirfs-Brock" w:date="2011-10-15T17:36:00Z">
        <w:del w:id="11919"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70CC89A8" w14:textId="77777777" w:rsidR="00950491" w:rsidRPr="00E77497" w:rsidDel="002B4235" w:rsidRDefault="00950491" w:rsidP="00950491">
      <w:pPr>
        <w:rPr>
          <w:ins w:id="11920" w:author="Rev 4 Allen Wirfs-Brock" w:date="2011-10-15T17:36:00Z"/>
          <w:del w:id="11921" w:author="Rev 6 Allen Wirfs-Brock" w:date="2012-02-25T16:20:00Z"/>
        </w:rPr>
      </w:pPr>
      <w:ins w:id="11922" w:author="Rev 4 Allen Wirfs-Brock" w:date="2011-10-15T17:36:00Z">
        <w:del w:id="11923"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w:delText>
          </w:r>
        </w:del>
      </w:ins>
    </w:p>
    <w:p w14:paraId="71C9D921" w14:textId="77777777" w:rsidR="00950491" w:rsidRPr="00E77497" w:rsidDel="002B4235" w:rsidRDefault="00950491" w:rsidP="00FA3203">
      <w:pPr>
        <w:pStyle w:val="Alg4"/>
        <w:numPr>
          <w:ilvl w:val="0"/>
          <w:numId w:val="505"/>
        </w:numPr>
        <w:spacing w:after="220"/>
        <w:contextualSpacing/>
        <w:rPr>
          <w:ins w:id="11924" w:author="Rev 4 Allen Wirfs-Brock" w:date="2011-10-15T17:36:00Z"/>
          <w:del w:id="11925" w:author="Rev 6 Allen Wirfs-Brock" w:date="2012-02-25T16:20:00Z"/>
        </w:rPr>
      </w:pPr>
      <w:ins w:id="11926" w:author="Rev 4 Allen Wirfs-Brock" w:date="2011-10-15T17:36:00Z">
        <w:del w:id="11927"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679BC4CA" w14:textId="77777777" w:rsidR="00950491" w:rsidRPr="00E77497" w:rsidDel="002B4235" w:rsidRDefault="00950491" w:rsidP="00FA3203">
      <w:pPr>
        <w:pStyle w:val="Alg4"/>
        <w:numPr>
          <w:ilvl w:val="0"/>
          <w:numId w:val="505"/>
        </w:numPr>
        <w:spacing w:after="220"/>
        <w:contextualSpacing/>
        <w:rPr>
          <w:ins w:id="11928" w:author="Rev 4 Allen Wirfs-Brock" w:date="2011-10-15T17:36:00Z"/>
          <w:del w:id="11929" w:author="Rev 6 Allen Wirfs-Brock" w:date="2012-02-25T16:20:00Z"/>
          <w:rStyle w:val="bnf"/>
          <w:i w:val="0"/>
        </w:rPr>
      </w:pPr>
      <w:ins w:id="11930" w:author="Rev 4 Allen Wirfs-Brock" w:date="2011-10-15T17:36:00Z">
        <w:del w:id="11931"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5DD978AF" w14:textId="77777777" w:rsidR="00950491" w:rsidRPr="00E77497" w:rsidDel="002B4235" w:rsidRDefault="00950491" w:rsidP="00FA3203">
      <w:pPr>
        <w:pStyle w:val="Alg4"/>
        <w:numPr>
          <w:ilvl w:val="0"/>
          <w:numId w:val="505"/>
        </w:numPr>
        <w:spacing w:after="220"/>
        <w:contextualSpacing/>
        <w:rPr>
          <w:ins w:id="11932" w:author="Rev 4 Allen Wirfs-Brock" w:date="2011-10-15T17:36:00Z"/>
          <w:del w:id="11933" w:author="Rev 6 Allen Wirfs-Brock" w:date="2012-02-25T16:20:00Z"/>
        </w:rPr>
      </w:pPr>
      <w:ins w:id="11934" w:author="Rev 4 Allen Wirfs-Brock" w:date="2011-10-15T17:36:00Z">
        <w:del w:id="11935"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7AF7C2B6" w14:textId="77777777" w:rsidR="00C57EC2" w:rsidRPr="00E77497" w:rsidDel="002B4235" w:rsidRDefault="00C57EC2" w:rsidP="00C57EC2">
      <w:pPr>
        <w:rPr>
          <w:ins w:id="11936" w:author="Rev 4 Allen Wirfs-Brock" w:date="2011-10-15T17:37:00Z"/>
          <w:del w:id="11937" w:author="Rev 6 Allen Wirfs-Brock" w:date="2012-02-25T16:20:00Z"/>
        </w:rPr>
      </w:pPr>
      <w:ins w:id="11938" w:author="Rev 4 Allen Wirfs-Brock" w:date="2011-10-15T17:37:00Z">
        <w:del w:id="11939" w:author="Rev 6 Allen Wirfs-Brock" w:date="2012-02-25T16:20:00Z">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w:delText>
          </w:r>
        </w:del>
      </w:ins>
    </w:p>
    <w:p w14:paraId="0DF5CAF6" w14:textId="77777777" w:rsidR="00C57EC2" w:rsidRPr="00E77497" w:rsidDel="002B4235" w:rsidRDefault="00C57EC2" w:rsidP="00FA3203">
      <w:pPr>
        <w:pStyle w:val="Alg4"/>
        <w:numPr>
          <w:ilvl w:val="0"/>
          <w:numId w:val="503"/>
        </w:numPr>
        <w:spacing w:after="220"/>
        <w:contextualSpacing/>
        <w:rPr>
          <w:ins w:id="11940" w:author="Rev 4 Allen Wirfs-Brock" w:date="2011-10-15T17:37:00Z"/>
          <w:del w:id="11941" w:author="Rev 6 Allen Wirfs-Brock" w:date="2012-02-25T16:20:00Z"/>
        </w:rPr>
      </w:pPr>
      <w:ins w:id="11942" w:author="Rev 4 Allen Wirfs-Brock" w:date="2011-10-15T17:37:00Z">
        <w:del w:id="11943"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2978092C" w14:textId="77777777" w:rsidR="00C57EC2" w:rsidRPr="00E77497" w:rsidDel="002B4235" w:rsidRDefault="00C57EC2" w:rsidP="00C57EC2">
      <w:pPr>
        <w:rPr>
          <w:ins w:id="11944" w:author="Rev 4 Allen Wirfs-Brock" w:date="2011-10-15T17:38:00Z"/>
          <w:del w:id="11945" w:author="Rev 6 Allen Wirfs-Brock" w:date="2012-02-25T16:20:00Z"/>
        </w:rPr>
      </w:pPr>
      <w:ins w:id="11946" w:author="Rev 4 Allen Wirfs-Brock" w:date="2011-10-15T17:38:00Z">
        <w:del w:id="11947" w:author="Rev 6 Allen Wirfs-Brock" w:date="2012-02-25T16:20:00Z">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w:delText>
          </w:r>
        </w:del>
      </w:ins>
    </w:p>
    <w:p w14:paraId="7D04B399" w14:textId="77777777" w:rsidR="00C57EC2" w:rsidRPr="00E77497" w:rsidDel="002B4235" w:rsidRDefault="00C57EC2" w:rsidP="00FA3203">
      <w:pPr>
        <w:pStyle w:val="Alg4"/>
        <w:numPr>
          <w:ilvl w:val="0"/>
          <w:numId w:val="501"/>
        </w:numPr>
        <w:spacing w:after="220"/>
        <w:contextualSpacing/>
        <w:rPr>
          <w:ins w:id="11948" w:author="Rev 4 Allen Wirfs-Brock" w:date="2011-10-15T17:38:00Z"/>
          <w:del w:id="11949" w:author="Rev 6 Allen Wirfs-Brock" w:date="2012-02-25T16:20:00Z"/>
        </w:rPr>
      </w:pPr>
      <w:ins w:id="11950" w:author="Rev 4 Allen Wirfs-Brock" w:date="2011-10-15T17:38:00Z">
        <w:del w:id="11951"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386AF3E3" w14:textId="77777777" w:rsidR="00673DDC" w:rsidRPr="00E77497" w:rsidDel="002B4235" w:rsidRDefault="00673DDC" w:rsidP="00673DDC">
      <w:pPr>
        <w:pStyle w:val="40"/>
        <w:numPr>
          <w:ilvl w:val="0"/>
          <w:numId w:val="0"/>
        </w:numPr>
        <w:rPr>
          <w:ins w:id="11952" w:author="Rev 4 Allen Wirfs-Brock" w:date="2011-10-15T17:34:00Z"/>
          <w:del w:id="11953" w:author="Rev 6 Allen Wirfs-Brock" w:date="2012-02-25T16:20:00Z"/>
        </w:rPr>
      </w:pPr>
      <w:ins w:id="11954" w:author="Rev 4 Allen Wirfs-Brock" w:date="2011-10-15T17:34:00Z">
        <w:del w:id="11955" w:author="Rev 6 Allen Wirfs-Brock" w:date="2012-02-25T16:20:00Z">
          <w:r w:rsidRPr="00E77497" w:rsidDel="002B4235">
            <w:delText>Runtime Semantics</w:delText>
          </w:r>
        </w:del>
      </w:ins>
    </w:p>
    <w:p w14:paraId="7A1B1651" w14:textId="77777777" w:rsidR="00673DDC" w:rsidRPr="00E77497" w:rsidDel="002B4235" w:rsidRDefault="00673DDC" w:rsidP="00673DDC">
      <w:pPr>
        <w:keepNext/>
        <w:rPr>
          <w:ins w:id="11956" w:author="Rev 4 Allen Wirfs-Brock" w:date="2011-10-15T17:34:00Z"/>
          <w:del w:id="11957" w:author="Rev 6 Allen Wirfs-Brock" w:date="2012-02-25T16:20:00Z"/>
          <w:rFonts w:ascii="Helvetica" w:hAnsi="Helvetica"/>
          <w:b/>
        </w:rPr>
      </w:pPr>
      <w:ins w:id="11958" w:author="Rev 4 Allen Wirfs-Brock" w:date="2011-10-15T17:34:00Z">
        <w:del w:id="11959" w:author="Rev 6 Allen Wirfs-Brock" w:date="2012-02-25T16:20:00Z">
          <w:r w:rsidRPr="00E77497" w:rsidDel="002B4235">
            <w:rPr>
              <w:rFonts w:ascii="Helvetica" w:hAnsi="Helvetica"/>
              <w:b/>
            </w:rPr>
            <w:delText xml:space="preserve">Runtime Semantics: </w:delText>
          </w:r>
          <w:r w:rsidRPr="00E77497" w:rsidDel="002B4235">
            <w:rPr>
              <w:rFonts w:ascii="Helvetica" w:hAnsi="Helvetica"/>
              <w:b/>
              <w:spacing w:val="6"/>
            </w:rPr>
            <w:delText>Evaluation</w:delText>
          </w:r>
        </w:del>
      </w:ins>
    </w:p>
    <w:p w14:paraId="7C340CDF" w14:textId="77777777" w:rsidR="00884D1C" w:rsidRPr="00E77497" w:rsidDel="002B4235" w:rsidRDefault="00884D1C" w:rsidP="00884D1C">
      <w:pPr>
        <w:rPr>
          <w:ins w:id="11960" w:author="Rev 3 Allen Wirfs-Brock" w:date="2011-09-09T12:39:00Z"/>
          <w:del w:id="11961" w:author="Rev 6 Allen Wirfs-Brock" w:date="2012-02-25T16:20:00Z"/>
        </w:rPr>
      </w:pPr>
      <w:ins w:id="11962" w:author="Rev 3 Allen Wirfs-Brock" w:date="2011-09-09T12:39:00Z">
        <w:del w:id="11963" w:author="Rev 6 Allen Wirfs-Brock" w:date="2012-02-25T16:20:00Z">
          <w:r w:rsidRPr="00E77497" w:rsidDel="002B4235">
            <w:delText xml:space="preserve">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evaluated as follows:</w:delText>
          </w:r>
        </w:del>
      </w:ins>
    </w:p>
    <w:p w14:paraId="73DEB321" w14:textId="77777777" w:rsidR="00884D1C" w:rsidRPr="00E77497" w:rsidDel="002B4235" w:rsidRDefault="00884D1C" w:rsidP="00FA3203">
      <w:pPr>
        <w:pStyle w:val="Alg2"/>
        <w:numPr>
          <w:ilvl w:val="0"/>
          <w:numId w:val="508"/>
        </w:numPr>
        <w:rPr>
          <w:ins w:id="11964" w:author="Rev 3 Allen Wirfs-Brock" w:date="2011-09-09T12:39:00Z"/>
          <w:del w:id="11965" w:author="Rev 6 Allen Wirfs-Brock" w:date="2012-02-25T16:20:00Z"/>
        </w:rPr>
      </w:pPr>
      <w:ins w:id="11966" w:author="Rev 3 Allen Wirfs-Brock" w:date="2011-09-09T12:39:00Z">
        <w:del w:id="11967" w:author="Rev 6 Allen Wirfs-Brock" w:date="2012-02-18T11:04:00Z">
          <w:r w:rsidRPr="00E77497" w:rsidDel="000348AE">
            <w:delText xml:space="preserve">Evaluate </w:delText>
          </w:r>
        </w:del>
        <w:del w:id="11968" w:author="Rev 6 Allen Wirfs-Brock" w:date="2012-02-25T16:20:00Z">
          <w:r w:rsidRPr="00E77497" w:rsidDel="002B4235">
            <w:rPr>
              <w:i/>
            </w:rPr>
            <w:delText>ConstBindingList</w:delText>
          </w:r>
          <w:r w:rsidRPr="00E77497" w:rsidDel="002B4235">
            <w:delText>.</w:delText>
          </w:r>
        </w:del>
      </w:ins>
    </w:p>
    <w:p w14:paraId="418AFD63" w14:textId="77777777" w:rsidR="00884D1C" w:rsidRPr="00E77497" w:rsidDel="002B4235" w:rsidRDefault="00884D1C" w:rsidP="00FA3203">
      <w:pPr>
        <w:pStyle w:val="Alg2"/>
        <w:numPr>
          <w:ilvl w:val="0"/>
          <w:numId w:val="508"/>
        </w:numPr>
        <w:spacing w:after="220"/>
        <w:rPr>
          <w:ins w:id="11969" w:author="Rev 3 Allen Wirfs-Brock" w:date="2011-09-09T12:39:00Z"/>
          <w:del w:id="11970" w:author="Rev 6 Allen Wirfs-Brock" w:date="2012-02-25T16:20:00Z"/>
        </w:rPr>
      </w:pPr>
      <w:ins w:id="11971" w:author="Rev 3 Allen Wirfs-Brock" w:date="2011-09-09T12:39:00Z">
        <w:del w:id="11972" w:author="Rev 6 Allen Wirfs-Brock" w:date="2012-02-25T16:20:00Z">
          <w:r w:rsidRPr="00E77497" w:rsidDel="002B4235">
            <w:delText xml:space="preserve">Return </w:delText>
          </w:r>
        </w:del>
        <w:del w:id="11973" w:author="Rev 6 Allen Wirfs-Brock" w:date="2012-02-18T11:05:00Z">
          <w:r w:rsidRPr="00E77497" w:rsidDel="000348AE">
            <w:delText>(</w:delText>
          </w:r>
        </w:del>
        <w:del w:id="11974" w:author="Rev 6 Allen Wirfs-Brock" w:date="2012-02-23T12:37:00Z">
          <w:r w:rsidRPr="00E77497" w:rsidDel="00DE1793">
            <w:rPr>
              <w:rFonts w:ascii="Arial" w:hAnsi="Arial" w:cs="Arial"/>
            </w:rPr>
            <w:delText>normal</w:delText>
          </w:r>
          <w:r w:rsidRPr="00E77497" w:rsidDel="00DE1793">
            <w:delText xml:space="preserve">, </w:delText>
          </w:r>
        </w:del>
        <w:del w:id="11975" w:author="Rev 6 Allen Wirfs-Brock" w:date="2012-02-25T16:20:00Z">
          <w:r w:rsidRPr="00E77497" w:rsidDel="002B4235">
            <w:rPr>
              <w:rFonts w:ascii="Arial" w:hAnsi="Arial" w:cs="Arial"/>
            </w:rPr>
            <w:delText>empty</w:delText>
          </w:r>
        </w:del>
        <w:del w:id="11976" w:author="Rev 6 Allen Wirfs-Brock" w:date="2012-02-23T12:37:00Z">
          <w:r w:rsidRPr="00E77497" w:rsidDel="00DE1793">
            <w:delText xml:space="preserve">, </w:delText>
          </w:r>
          <w:r w:rsidRPr="00E77497" w:rsidDel="00DE1793">
            <w:rPr>
              <w:rFonts w:ascii="Arial" w:hAnsi="Arial" w:cs="Arial"/>
            </w:rPr>
            <w:delText>empty</w:delText>
          </w:r>
        </w:del>
        <w:del w:id="11977" w:author="Rev 6 Allen Wirfs-Brock" w:date="2012-02-18T11:06:00Z">
          <w:r w:rsidRPr="00E77497" w:rsidDel="000348AE">
            <w:delText>)</w:delText>
          </w:r>
        </w:del>
        <w:del w:id="11978" w:author="Rev 6 Allen Wirfs-Brock" w:date="2012-02-25T16:20:00Z">
          <w:r w:rsidRPr="00E77497" w:rsidDel="002B4235">
            <w:delText>.</w:delText>
          </w:r>
        </w:del>
      </w:ins>
    </w:p>
    <w:p w14:paraId="0C27974F" w14:textId="77777777" w:rsidR="00884D1C" w:rsidRPr="00E77497" w:rsidDel="002B4235" w:rsidRDefault="00884D1C" w:rsidP="00884D1C">
      <w:pPr>
        <w:rPr>
          <w:ins w:id="11979" w:author="Rev 3 Allen Wirfs-Brock" w:date="2011-09-09T12:39:00Z"/>
          <w:del w:id="11980" w:author="Rev 6 Allen Wirfs-Brock" w:date="2012-02-25T16:20:00Z"/>
        </w:rPr>
      </w:pPr>
      <w:ins w:id="11981" w:author="Rev 3 Allen Wirfs-Brock" w:date="2011-09-09T12:39:00Z">
        <w:del w:id="11982"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ConstBindingList</w:delText>
          </w:r>
          <w:r w:rsidRPr="00E77497" w:rsidDel="002B4235">
            <w:rPr>
              <w:b/>
            </w:rPr>
            <w:delText>:</w:delText>
          </w:r>
          <w:r w:rsidRPr="00E77497" w:rsidDel="002B4235">
            <w:rPr>
              <w:rStyle w:val="bnf"/>
            </w:rPr>
            <w:delText xml:space="preserve"> ConstBinding</w:delText>
          </w:r>
          <w:r w:rsidRPr="00E77497" w:rsidDel="002B4235">
            <w:delText xml:space="preserve"> is determined as follows:</w:delText>
          </w:r>
        </w:del>
      </w:ins>
    </w:p>
    <w:p w14:paraId="65E46B18" w14:textId="77777777" w:rsidR="00884D1C" w:rsidRPr="00E77497" w:rsidDel="002B4235" w:rsidRDefault="00884D1C" w:rsidP="006361CF">
      <w:pPr>
        <w:pStyle w:val="Alg4"/>
        <w:numPr>
          <w:ilvl w:val="0"/>
          <w:numId w:val="507"/>
        </w:numPr>
        <w:spacing w:after="220"/>
        <w:contextualSpacing/>
        <w:rPr>
          <w:ins w:id="11983" w:author="Rev 3 Allen Wirfs-Brock" w:date="2011-09-09T12:39:00Z"/>
          <w:del w:id="11984" w:author="Rev 6 Allen Wirfs-Brock" w:date="2012-02-25T16:20:00Z"/>
        </w:rPr>
        <w:pPrChange w:id="11985" w:author="Rev 4 Allen Wirfs-Brock" w:date="2011-11-07T12:16:00Z">
          <w:pPr>
            <w:pStyle w:val="Alg4"/>
            <w:numPr>
              <w:numId w:val="537"/>
            </w:numPr>
            <w:tabs>
              <w:tab w:val="num" w:pos="360"/>
            </w:tabs>
            <w:spacing w:after="220"/>
            <w:ind w:left="360" w:hanging="360"/>
            <w:contextualSpacing/>
          </w:pPr>
        </w:pPrChange>
      </w:pPr>
      <w:ins w:id="11986" w:author="Rev 3 Allen Wirfs-Brock" w:date="2011-09-09T12:39:00Z">
        <w:del w:id="11987"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06ED56CE" w14:textId="77777777" w:rsidR="00884D1C" w:rsidRPr="00E77497" w:rsidDel="002B4235" w:rsidRDefault="00884D1C" w:rsidP="00884D1C">
      <w:pPr>
        <w:rPr>
          <w:ins w:id="11988" w:author="Rev 3 Allen Wirfs-Brock" w:date="2011-09-09T12:39:00Z"/>
          <w:del w:id="11989" w:author="Rev 6 Allen Wirfs-Brock" w:date="2012-02-25T16:20:00Z"/>
        </w:rPr>
      </w:pPr>
      <w:ins w:id="11990" w:author="Rev 3 Allen Wirfs-Brock" w:date="2011-09-09T12:39:00Z">
        <w:del w:id="11991"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 xml:space="preserve">: </w:delText>
          </w:r>
          <w:r w:rsidRPr="00E77497" w:rsidDel="002B4235">
            <w:rPr>
              <w:rStyle w:val="bnf"/>
            </w:rPr>
            <w:delText>ConstBinding</w:delText>
          </w:r>
          <w:r w:rsidRPr="00E77497" w:rsidDel="002B4235">
            <w:delText xml:space="preserve"> is evaluated as follows:</w:delText>
          </w:r>
        </w:del>
      </w:ins>
    </w:p>
    <w:p w14:paraId="5A27E391" w14:textId="77777777" w:rsidR="00884D1C" w:rsidRPr="00E77497" w:rsidDel="002B4235" w:rsidRDefault="00884D1C" w:rsidP="00FA3203">
      <w:pPr>
        <w:pStyle w:val="Alg2"/>
        <w:numPr>
          <w:ilvl w:val="0"/>
          <w:numId w:val="506"/>
        </w:numPr>
        <w:spacing w:after="220"/>
        <w:rPr>
          <w:ins w:id="11992" w:author="Rev 3 Allen Wirfs-Brock" w:date="2011-09-09T12:39:00Z"/>
          <w:del w:id="11993" w:author="Rev 6 Allen Wirfs-Brock" w:date="2012-02-25T16:20:00Z"/>
        </w:rPr>
      </w:pPr>
      <w:ins w:id="11994" w:author="Rev 3 Allen Wirfs-Brock" w:date="2011-09-09T12:39:00Z">
        <w:del w:id="11995" w:author="Rev 6 Allen Wirfs-Brock" w:date="2012-02-18T11:06:00Z">
          <w:r w:rsidRPr="00E77497" w:rsidDel="000348AE">
            <w:delText xml:space="preserve">Evaluate </w:delText>
          </w:r>
        </w:del>
        <w:del w:id="11996" w:author="Rev 6 Allen Wirfs-Brock" w:date="2012-02-25T16:20:00Z">
          <w:r w:rsidRPr="00E77497" w:rsidDel="002B4235">
            <w:rPr>
              <w:rStyle w:val="bnf"/>
            </w:rPr>
            <w:delText>ConstBinding</w:delText>
          </w:r>
          <w:r w:rsidRPr="00E77497" w:rsidDel="002B4235">
            <w:delText>.</w:delText>
          </w:r>
        </w:del>
      </w:ins>
    </w:p>
    <w:p w14:paraId="47521D7F" w14:textId="77777777" w:rsidR="00884D1C" w:rsidRPr="00E77497" w:rsidDel="002B4235" w:rsidRDefault="00884D1C" w:rsidP="00884D1C">
      <w:pPr>
        <w:rPr>
          <w:ins w:id="11997" w:author="Rev 3 Allen Wirfs-Brock" w:date="2011-09-09T12:39:00Z"/>
          <w:del w:id="11998" w:author="Rev 6 Allen Wirfs-Brock" w:date="2012-02-25T16:20:00Z"/>
        </w:rPr>
      </w:pPr>
      <w:ins w:id="11999" w:author="Rev 3 Allen Wirfs-Brock" w:date="2011-09-09T12:39:00Z">
        <w:del w:id="12000"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determined as follows:</w:delText>
          </w:r>
        </w:del>
      </w:ins>
    </w:p>
    <w:p w14:paraId="34427996" w14:textId="77777777" w:rsidR="00884D1C" w:rsidRPr="00E77497" w:rsidDel="002B4235" w:rsidRDefault="00884D1C" w:rsidP="006361CF">
      <w:pPr>
        <w:pStyle w:val="Alg4"/>
        <w:numPr>
          <w:ilvl w:val="0"/>
          <w:numId w:val="505"/>
        </w:numPr>
        <w:spacing w:after="220"/>
        <w:contextualSpacing/>
        <w:rPr>
          <w:ins w:id="12001" w:author="Rev 3 Allen Wirfs-Brock" w:date="2011-09-09T12:39:00Z"/>
          <w:del w:id="12002" w:author="Rev 6 Allen Wirfs-Brock" w:date="2012-02-25T16:20:00Z"/>
        </w:rPr>
        <w:pPrChange w:id="12003" w:author="Rev 4 Allen Wirfs-Brock" w:date="2011-11-07T12:16:00Z">
          <w:pPr>
            <w:pStyle w:val="Alg4"/>
            <w:numPr>
              <w:numId w:val="535"/>
            </w:numPr>
            <w:tabs>
              <w:tab w:val="num" w:pos="360"/>
            </w:tabs>
            <w:spacing w:after="220"/>
            <w:ind w:left="360" w:hanging="360"/>
            <w:contextualSpacing/>
          </w:pPr>
        </w:pPrChange>
      </w:pPr>
      <w:ins w:id="12004" w:author="Rev 3 Allen Wirfs-Brock" w:date="2011-09-09T12:39:00Z">
        <w:del w:id="12005"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753F5145" w14:textId="77777777" w:rsidR="00884D1C" w:rsidRPr="00E77497" w:rsidDel="002B4235" w:rsidRDefault="00884D1C" w:rsidP="006361CF">
      <w:pPr>
        <w:pStyle w:val="Alg4"/>
        <w:numPr>
          <w:ilvl w:val="0"/>
          <w:numId w:val="505"/>
        </w:numPr>
        <w:spacing w:after="220"/>
        <w:contextualSpacing/>
        <w:rPr>
          <w:ins w:id="12006" w:author="Rev 3 Allen Wirfs-Brock" w:date="2011-09-09T12:39:00Z"/>
          <w:del w:id="12007" w:author="Rev 6 Allen Wirfs-Brock" w:date="2012-02-25T16:20:00Z"/>
          <w:rStyle w:val="bnf"/>
          <w:i w:val="0"/>
        </w:rPr>
        <w:pPrChange w:id="12008" w:author="Rev 4 Allen Wirfs-Brock" w:date="2011-11-07T12:16:00Z">
          <w:pPr>
            <w:pStyle w:val="Alg4"/>
            <w:numPr>
              <w:numId w:val="535"/>
            </w:numPr>
            <w:tabs>
              <w:tab w:val="num" w:pos="360"/>
            </w:tabs>
            <w:spacing w:after="220"/>
            <w:ind w:left="360" w:hanging="360"/>
            <w:contextualSpacing/>
          </w:pPr>
        </w:pPrChange>
      </w:pPr>
      <w:ins w:id="12009" w:author="Rev 3 Allen Wirfs-Brock" w:date="2011-09-09T12:39:00Z">
        <w:del w:id="12010"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191DC5D8" w14:textId="77777777" w:rsidR="00884D1C" w:rsidRPr="00E77497" w:rsidDel="002B4235" w:rsidRDefault="00884D1C" w:rsidP="006361CF">
      <w:pPr>
        <w:pStyle w:val="Alg4"/>
        <w:numPr>
          <w:ilvl w:val="0"/>
          <w:numId w:val="505"/>
        </w:numPr>
        <w:spacing w:after="220"/>
        <w:contextualSpacing/>
        <w:rPr>
          <w:ins w:id="12011" w:author="Rev 3 Allen Wirfs-Brock" w:date="2011-09-09T12:39:00Z"/>
          <w:del w:id="12012" w:author="Rev 6 Allen Wirfs-Brock" w:date="2012-02-25T16:20:00Z"/>
        </w:rPr>
        <w:pPrChange w:id="12013" w:author="Rev 4 Allen Wirfs-Brock" w:date="2011-11-07T12:16:00Z">
          <w:pPr>
            <w:pStyle w:val="Alg4"/>
            <w:numPr>
              <w:numId w:val="535"/>
            </w:numPr>
            <w:tabs>
              <w:tab w:val="num" w:pos="360"/>
            </w:tabs>
            <w:spacing w:after="220"/>
            <w:ind w:left="360" w:hanging="360"/>
            <w:contextualSpacing/>
          </w:pPr>
        </w:pPrChange>
      </w:pPr>
      <w:ins w:id="12014" w:author="Rev 3 Allen Wirfs-Brock" w:date="2011-09-09T12:39:00Z">
        <w:del w:id="12015"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263BBA06" w14:textId="77777777" w:rsidR="00884D1C" w:rsidRPr="00E77497" w:rsidDel="002B4235" w:rsidRDefault="00884D1C" w:rsidP="00884D1C">
      <w:pPr>
        <w:rPr>
          <w:ins w:id="12016" w:author="Rev 3 Allen Wirfs-Brock" w:date="2011-09-09T12:39:00Z"/>
          <w:del w:id="12017" w:author="Rev 6 Allen Wirfs-Brock" w:date="2012-02-25T16:20:00Z"/>
        </w:rPr>
      </w:pPr>
      <w:ins w:id="12018" w:author="Rev 3 Allen Wirfs-Brock" w:date="2011-09-09T12:39:00Z">
        <w:del w:id="12019"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evaluated as follows:</w:delText>
          </w:r>
        </w:del>
      </w:ins>
    </w:p>
    <w:p w14:paraId="5C5C47C1" w14:textId="77777777" w:rsidR="00884D1C" w:rsidRPr="00E77497" w:rsidDel="002B4235" w:rsidRDefault="00884D1C" w:rsidP="00FA3203">
      <w:pPr>
        <w:pStyle w:val="Alg2"/>
        <w:keepNext/>
        <w:numPr>
          <w:ilvl w:val="0"/>
          <w:numId w:val="504"/>
        </w:numPr>
        <w:rPr>
          <w:ins w:id="12020" w:author="Rev 3 Allen Wirfs-Brock" w:date="2011-09-09T12:39:00Z"/>
          <w:del w:id="12021" w:author="Rev 6 Allen Wirfs-Brock" w:date="2012-02-25T16:20:00Z"/>
        </w:rPr>
      </w:pPr>
      <w:ins w:id="12022" w:author="Rev 3 Allen Wirfs-Brock" w:date="2011-09-09T12:39:00Z">
        <w:del w:id="12023" w:author="Rev 6 Allen Wirfs-Brock" w:date="2012-02-18T11:09:00Z">
          <w:r w:rsidRPr="00E77497" w:rsidDel="000348AE">
            <w:delText xml:space="preserve">Evaluate </w:delText>
          </w:r>
        </w:del>
        <w:del w:id="12024" w:author="Rev 6 Allen Wirfs-Brock" w:date="2012-02-25T16:20:00Z">
          <w:r w:rsidRPr="00E77497" w:rsidDel="002B4235">
            <w:rPr>
              <w:i/>
            </w:rPr>
            <w:delText>ConstBindingList</w:delText>
          </w:r>
          <w:r w:rsidRPr="00E77497" w:rsidDel="002B4235">
            <w:delText>.</w:delText>
          </w:r>
        </w:del>
      </w:ins>
    </w:p>
    <w:p w14:paraId="5B398D34" w14:textId="77777777" w:rsidR="00884D1C" w:rsidRPr="00E77497" w:rsidDel="002B4235" w:rsidRDefault="00884D1C" w:rsidP="00FA3203">
      <w:pPr>
        <w:pStyle w:val="Alg2"/>
        <w:numPr>
          <w:ilvl w:val="0"/>
          <w:numId w:val="504"/>
        </w:numPr>
        <w:spacing w:after="220"/>
        <w:rPr>
          <w:ins w:id="12025" w:author="Rev 3 Allen Wirfs-Brock" w:date="2011-09-09T12:39:00Z"/>
          <w:del w:id="12026" w:author="Rev 6 Allen Wirfs-Brock" w:date="2012-02-25T16:20:00Z"/>
        </w:rPr>
      </w:pPr>
      <w:ins w:id="12027" w:author="Rev 3 Allen Wirfs-Brock" w:date="2011-09-09T12:39:00Z">
        <w:del w:id="12028" w:author="Rev 6 Allen Wirfs-Brock" w:date="2012-02-18T11:06:00Z">
          <w:r w:rsidRPr="00E77497" w:rsidDel="000348AE">
            <w:delText xml:space="preserve">Evaluate </w:delText>
          </w:r>
        </w:del>
        <w:del w:id="12029" w:author="Rev 6 Allen Wirfs-Brock" w:date="2012-02-25T16:20:00Z">
          <w:r w:rsidRPr="00E77497" w:rsidDel="002B4235">
            <w:rPr>
              <w:rStyle w:val="bnf"/>
            </w:rPr>
            <w:delText>ConstBinding</w:delText>
          </w:r>
          <w:r w:rsidRPr="00E77497" w:rsidDel="002B4235">
            <w:delText>.</w:delText>
          </w:r>
        </w:del>
      </w:ins>
    </w:p>
    <w:p w14:paraId="49EAF8C7" w14:textId="77777777" w:rsidR="00884D1C" w:rsidRPr="00E77497" w:rsidDel="002B4235" w:rsidRDefault="00884D1C" w:rsidP="00884D1C">
      <w:pPr>
        <w:rPr>
          <w:ins w:id="12030" w:author="Rev 3 Allen Wirfs-Brock" w:date="2011-09-09T12:39:00Z"/>
          <w:del w:id="12031" w:author="Rev 6 Allen Wirfs-Brock" w:date="2012-02-25T16:20:00Z"/>
        </w:rPr>
      </w:pPr>
      <w:ins w:id="12032" w:author="Rev 3 Allen Wirfs-Brock" w:date="2011-09-09T12:39:00Z">
        <w:del w:id="12033"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determined as follows: </w:delText>
          </w:r>
        </w:del>
      </w:ins>
    </w:p>
    <w:p w14:paraId="5656D1EB" w14:textId="77777777" w:rsidR="00884D1C" w:rsidRPr="00E77497" w:rsidDel="002B4235" w:rsidRDefault="00884D1C" w:rsidP="006361CF">
      <w:pPr>
        <w:pStyle w:val="Alg4"/>
        <w:numPr>
          <w:ilvl w:val="0"/>
          <w:numId w:val="503"/>
        </w:numPr>
        <w:spacing w:after="220"/>
        <w:contextualSpacing/>
        <w:rPr>
          <w:ins w:id="12034" w:author="Rev 3 Allen Wirfs-Brock" w:date="2011-09-09T12:39:00Z"/>
          <w:del w:id="12035" w:author="Rev 6 Allen Wirfs-Brock" w:date="2012-02-25T16:20:00Z"/>
        </w:rPr>
        <w:pPrChange w:id="12036" w:author="Rev 4 Allen Wirfs-Brock" w:date="2011-11-07T12:16:00Z">
          <w:pPr>
            <w:pStyle w:val="Alg4"/>
            <w:numPr>
              <w:numId w:val="533"/>
            </w:numPr>
            <w:tabs>
              <w:tab w:val="num" w:pos="360"/>
            </w:tabs>
            <w:spacing w:after="220"/>
            <w:ind w:left="360" w:hanging="360"/>
            <w:contextualSpacing/>
          </w:pPr>
        </w:pPrChange>
      </w:pPr>
      <w:ins w:id="12037" w:author="Rev 3 Allen Wirfs-Brock" w:date="2011-09-09T12:39:00Z">
        <w:del w:id="12038"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5BC0063A" w14:textId="77777777" w:rsidR="00884D1C" w:rsidRPr="00E77497" w:rsidDel="002B4235" w:rsidRDefault="00884D1C" w:rsidP="00884D1C">
      <w:pPr>
        <w:rPr>
          <w:ins w:id="12039" w:author="Rev 3 Allen Wirfs-Brock" w:date="2011-09-09T12:39:00Z"/>
          <w:del w:id="12040" w:author="Rev 6 Allen Wirfs-Brock" w:date="2012-02-25T16:20:00Z"/>
        </w:rPr>
      </w:pPr>
      <w:ins w:id="12041" w:author="Rev 3 Allen Wirfs-Brock" w:date="2011-09-09T12:39:00Z">
        <w:del w:id="12042" w:author="Rev 6 Allen Wirfs-Brock" w:date="2012-02-25T16:20:00Z">
          <w:r w:rsidRPr="00E77497" w:rsidDel="002B4235">
            <w:delText xml:space="preserve">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evaluated as follows:</w:delText>
          </w:r>
        </w:del>
      </w:ins>
    </w:p>
    <w:p w14:paraId="70BBC173" w14:textId="77777777" w:rsidR="00884D1C" w:rsidRPr="00E77497" w:rsidDel="002B4235" w:rsidRDefault="00884D1C" w:rsidP="00FA3203">
      <w:pPr>
        <w:pStyle w:val="Alg2"/>
        <w:numPr>
          <w:ilvl w:val="0"/>
          <w:numId w:val="502"/>
        </w:numPr>
        <w:rPr>
          <w:ins w:id="12043" w:author="Rev 3 Allen Wirfs-Brock" w:date="2011-09-09T12:39:00Z"/>
          <w:del w:id="12044" w:author="Rev 6 Allen Wirfs-Brock" w:date="2012-02-25T16:20:00Z"/>
        </w:rPr>
      </w:pPr>
      <w:ins w:id="12045" w:author="Rev 3 Allen Wirfs-Brock" w:date="2011-09-09T12:39:00Z">
        <w:del w:id="12046"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6DF94592" w14:textId="77777777" w:rsidR="00884D1C" w:rsidRPr="00E77497" w:rsidDel="002B4235" w:rsidRDefault="00884D1C" w:rsidP="00FA3203">
      <w:pPr>
        <w:pStyle w:val="Alg2"/>
        <w:numPr>
          <w:ilvl w:val="0"/>
          <w:numId w:val="502"/>
        </w:numPr>
        <w:rPr>
          <w:ins w:id="12047" w:author="Rev 3 Allen Wirfs-Brock" w:date="2011-09-09T12:39:00Z"/>
          <w:del w:id="12048" w:author="Rev 6 Allen Wirfs-Brock" w:date="2012-02-25T16:20:00Z"/>
        </w:rPr>
      </w:pPr>
      <w:ins w:id="12049" w:author="Rev 3 Allen Wirfs-Brock" w:date="2011-09-09T12:39:00Z">
        <w:del w:id="12050" w:author="Rev 6 Allen Wirfs-Brock" w:date="2012-02-25T16:20:00Z">
          <w:r w:rsidRPr="00E77497" w:rsidDel="002B4235">
            <w:delText xml:space="preserve">Let </w:delText>
          </w:r>
          <w:r w:rsidRPr="00E77497" w:rsidDel="002B4235">
            <w:rPr>
              <w:i/>
            </w:rPr>
            <w:delText xml:space="preserve">value </w:delText>
          </w:r>
          <w:r w:rsidRPr="00E77497" w:rsidDel="002B4235">
            <w:delText>be GetValue(</w:delText>
          </w:r>
          <w:r w:rsidRPr="00E77497" w:rsidDel="002B4235">
            <w:rPr>
              <w:i/>
            </w:rPr>
            <w:delText>rhs</w:delText>
          </w:r>
          <w:r w:rsidRPr="00E77497" w:rsidDel="002B4235">
            <w:delText>).</w:delText>
          </w:r>
        </w:del>
      </w:ins>
    </w:p>
    <w:p w14:paraId="0EEEE85B" w14:textId="77777777" w:rsidR="00884D1C" w:rsidRPr="00E77497" w:rsidDel="002B4235" w:rsidRDefault="00884D1C" w:rsidP="00FA3203">
      <w:pPr>
        <w:pStyle w:val="Alg2"/>
        <w:numPr>
          <w:ilvl w:val="0"/>
          <w:numId w:val="502"/>
        </w:numPr>
        <w:jc w:val="left"/>
        <w:rPr>
          <w:ins w:id="12051" w:author="Rev 3 Allen Wirfs-Brock" w:date="2011-09-09T12:39:00Z"/>
          <w:del w:id="12052" w:author="Rev 6 Allen Wirfs-Brock" w:date="2012-02-25T16:20:00Z"/>
        </w:rPr>
      </w:pPr>
      <w:ins w:id="12053" w:author="Rev 3 Allen Wirfs-Brock" w:date="2011-09-09T12:39:00Z">
        <w:del w:id="12054"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7E549756" w14:textId="77777777" w:rsidR="00884D1C" w:rsidRPr="00E77497" w:rsidDel="002B4235" w:rsidRDefault="00BA50E1" w:rsidP="00FA3203">
      <w:pPr>
        <w:pStyle w:val="Alg2"/>
        <w:numPr>
          <w:ilvl w:val="0"/>
          <w:numId w:val="502"/>
        </w:numPr>
        <w:spacing w:after="220"/>
        <w:rPr>
          <w:ins w:id="12055" w:author="Rev 3 Allen Wirfs-Brock" w:date="2011-09-09T12:39:00Z"/>
          <w:del w:id="12056" w:author="Rev 6 Allen Wirfs-Brock" w:date="2012-02-25T16:20:00Z"/>
        </w:rPr>
      </w:pPr>
      <w:ins w:id="12057" w:author="Rev 3 Allen Wirfs-Brock" w:date="2011-09-22T14:44:00Z">
        <w:del w:id="12058" w:author="Rev 6 Allen Wirfs-Brock" w:date="2012-02-18T10:57:00Z">
          <w:r w:rsidRPr="00E77497" w:rsidDel="00481DAC">
            <w:delText xml:space="preserve">Perform </w:delText>
          </w:r>
        </w:del>
        <w:del w:id="12059" w:author="Rev 6 Allen Wirfs-Brock" w:date="2012-02-25T16:20:00Z">
          <w:r w:rsidRPr="00E77497" w:rsidDel="002B4235">
            <w:delText xml:space="preserve">Binding Initialization for </w:delText>
          </w:r>
          <w:r w:rsidRPr="00E77497" w:rsidDel="002B4235">
            <w:rPr>
              <w:i/>
            </w:rPr>
            <w:delText>BindingIdentifier</w:delText>
          </w:r>
          <w:r w:rsidRPr="00E77497" w:rsidDel="002B4235">
            <w:delText xml:space="preserve"> passing</w:delText>
          </w:r>
          <w:r w:rsidRPr="00E77497" w:rsidDel="002B4235">
            <w:rPr>
              <w:i/>
            </w:rPr>
            <w:delText xml:space="preserve"> value</w:delText>
          </w:r>
          <w:r w:rsidRPr="00E77497" w:rsidDel="002B4235">
            <w:delText xml:space="preserve"> and </w:delText>
          </w:r>
          <w:r w:rsidRPr="00E77497" w:rsidDel="002B4235">
            <w:rPr>
              <w:i/>
            </w:rPr>
            <w:delText>env</w:delText>
          </w:r>
          <w:r w:rsidRPr="00E77497" w:rsidDel="002B4235">
            <w:delText xml:space="preserve"> as the arguments.</w:delText>
          </w:r>
        </w:del>
      </w:ins>
    </w:p>
    <w:p w14:paraId="0E3ECBDC" w14:textId="77777777" w:rsidR="00884D1C" w:rsidRPr="00E77497" w:rsidDel="002B4235" w:rsidRDefault="00884D1C" w:rsidP="00884D1C">
      <w:pPr>
        <w:rPr>
          <w:ins w:id="12060" w:author="Rev 3 Allen Wirfs-Brock" w:date="2011-09-09T12:39:00Z"/>
          <w:del w:id="12061" w:author="Rev 6 Allen Wirfs-Brock" w:date="2012-02-25T16:20:00Z"/>
        </w:rPr>
      </w:pPr>
      <w:ins w:id="12062" w:author="Rev 3 Allen Wirfs-Brock" w:date="2011-09-09T12:39:00Z">
        <w:del w:id="12063"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determined as follows: </w:delText>
          </w:r>
        </w:del>
      </w:ins>
    </w:p>
    <w:p w14:paraId="1A1F7617" w14:textId="77777777" w:rsidR="00884D1C" w:rsidRPr="00E77497" w:rsidDel="002B4235" w:rsidRDefault="00884D1C" w:rsidP="006361CF">
      <w:pPr>
        <w:pStyle w:val="Alg4"/>
        <w:numPr>
          <w:ilvl w:val="0"/>
          <w:numId w:val="501"/>
        </w:numPr>
        <w:spacing w:after="220"/>
        <w:contextualSpacing/>
        <w:rPr>
          <w:ins w:id="12064" w:author="Rev 3 Allen Wirfs-Brock" w:date="2011-09-09T12:39:00Z"/>
          <w:del w:id="12065" w:author="Rev 6 Allen Wirfs-Brock" w:date="2012-02-25T16:20:00Z"/>
        </w:rPr>
        <w:pPrChange w:id="12066" w:author="Rev 4 Allen Wirfs-Brock" w:date="2011-11-07T12:16:00Z">
          <w:pPr>
            <w:pStyle w:val="Alg4"/>
            <w:numPr>
              <w:numId w:val="531"/>
            </w:numPr>
            <w:tabs>
              <w:tab w:val="num" w:pos="360"/>
            </w:tabs>
            <w:spacing w:after="220"/>
            <w:ind w:left="360" w:hanging="360"/>
            <w:contextualSpacing/>
          </w:pPr>
        </w:pPrChange>
      </w:pPr>
      <w:ins w:id="12067" w:author="Rev 3 Allen Wirfs-Brock" w:date="2011-09-09T12:39:00Z">
        <w:del w:id="12068"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4402088D" w14:textId="77777777" w:rsidR="00884D1C" w:rsidRPr="00E77497" w:rsidDel="002B4235" w:rsidRDefault="00884D1C" w:rsidP="00884D1C">
      <w:pPr>
        <w:rPr>
          <w:ins w:id="12069" w:author="Rev 3 Allen Wirfs-Brock" w:date="2011-09-09T12:39:00Z"/>
          <w:del w:id="12070" w:author="Rev 6 Allen Wirfs-Brock" w:date="2012-02-25T16:20:00Z"/>
        </w:rPr>
      </w:pPr>
      <w:ins w:id="12071" w:author="Rev 3 Allen Wirfs-Brock" w:date="2011-09-09T12:39:00Z">
        <w:del w:id="12072" w:author="Rev 6 Allen Wirfs-Brock" w:date="2012-02-25T16:20:00Z">
          <w:r w:rsidRPr="00E77497" w:rsidDel="002B4235">
            <w:delText xml:space="preserve">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evaluated as follows:</w:delText>
          </w:r>
        </w:del>
      </w:ins>
    </w:p>
    <w:p w14:paraId="1D0EEBE8" w14:textId="77777777" w:rsidR="00884D1C" w:rsidRPr="00E77497" w:rsidDel="002B4235" w:rsidRDefault="00884D1C" w:rsidP="00FA3203">
      <w:pPr>
        <w:pStyle w:val="Alg2"/>
        <w:numPr>
          <w:ilvl w:val="0"/>
          <w:numId w:val="500"/>
        </w:numPr>
        <w:rPr>
          <w:ins w:id="12073" w:author="Rev 3 Allen Wirfs-Brock" w:date="2011-09-09T12:39:00Z"/>
          <w:del w:id="12074" w:author="Rev 6 Allen Wirfs-Brock" w:date="2012-02-25T16:20:00Z"/>
        </w:rPr>
      </w:pPr>
      <w:ins w:id="12075" w:author="Rev 3 Allen Wirfs-Brock" w:date="2011-09-09T12:39:00Z">
        <w:del w:id="12076"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607CDF39" w14:textId="77777777" w:rsidR="00884D1C" w:rsidRPr="00E77497" w:rsidDel="002B4235" w:rsidRDefault="00884D1C" w:rsidP="00FA3203">
      <w:pPr>
        <w:pStyle w:val="Alg3"/>
        <w:numPr>
          <w:ilvl w:val="0"/>
          <w:numId w:val="500"/>
        </w:numPr>
        <w:rPr>
          <w:ins w:id="12077" w:author="Rev 3 Allen Wirfs-Brock" w:date="2011-09-09T12:39:00Z"/>
          <w:del w:id="12078" w:author="Rev 6 Allen Wirfs-Brock" w:date="2012-02-25T16:20:00Z"/>
        </w:rPr>
      </w:pPr>
      <w:ins w:id="12079" w:author="Rev 3 Allen Wirfs-Brock" w:date="2011-09-09T12:39:00Z">
        <w:del w:id="12080" w:author="Rev 6 Allen Wirfs-Brock" w:date="2012-02-25T16:20:00Z">
          <w:r w:rsidRPr="00E77497" w:rsidDel="002B4235">
            <w:delText xml:space="preserve">Let </w:delText>
          </w:r>
          <w:r w:rsidRPr="00E77497" w:rsidDel="002B4235">
            <w:rPr>
              <w:i/>
            </w:rPr>
            <w:delText>rval</w:delText>
          </w:r>
          <w:r w:rsidRPr="00E77497" w:rsidDel="002B4235">
            <w:delText xml:space="preserve"> be GetValue(</w:delText>
          </w:r>
          <w:r w:rsidRPr="00E77497" w:rsidDel="002B4235">
            <w:rPr>
              <w:i/>
            </w:rPr>
            <w:delText>rhs</w:delText>
          </w:r>
          <w:r w:rsidRPr="00E77497" w:rsidDel="002B4235">
            <w:delText>).</w:delText>
          </w:r>
        </w:del>
      </w:ins>
    </w:p>
    <w:p w14:paraId="318C7389" w14:textId="77777777" w:rsidR="00884D1C" w:rsidRPr="00E77497" w:rsidDel="002B4235" w:rsidRDefault="00884D1C" w:rsidP="00FA3203">
      <w:pPr>
        <w:pStyle w:val="Alg2"/>
        <w:numPr>
          <w:ilvl w:val="0"/>
          <w:numId w:val="500"/>
        </w:numPr>
        <w:spacing w:after="220"/>
        <w:contextualSpacing/>
        <w:rPr>
          <w:ins w:id="12081" w:author="Rev 3 Allen Wirfs-Brock" w:date="2011-09-09T12:39:00Z"/>
          <w:del w:id="12082" w:author="Rev 6 Allen Wirfs-Brock" w:date="2012-02-25T16:20:00Z"/>
        </w:rPr>
      </w:pPr>
      <w:ins w:id="12083" w:author="Rev 3 Allen Wirfs-Brock" w:date="2011-09-09T12:39:00Z">
        <w:del w:id="12084"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743922D6" w14:textId="77777777" w:rsidR="00884D1C" w:rsidRPr="00E77497" w:rsidDel="002B4235" w:rsidRDefault="006445D5" w:rsidP="00FA3203">
      <w:pPr>
        <w:pStyle w:val="Alg2"/>
        <w:numPr>
          <w:ilvl w:val="0"/>
          <w:numId w:val="500"/>
        </w:numPr>
        <w:spacing w:after="220"/>
        <w:rPr>
          <w:ins w:id="12085" w:author="Rev 3 Allen Wirfs-Brock" w:date="2011-09-09T12:39:00Z"/>
          <w:del w:id="12086" w:author="Rev 6 Allen Wirfs-Brock" w:date="2012-02-25T16:20:00Z"/>
        </w:rPr>
      </w:pPr>
      <w:ins w:id="12087" w:author="Rev 4 Allen Wirfs-Brock" w:date="2011-11-06T12:00:00Z">
        <w:del w:id="12088" w:author="Rev 6 Allen Wirfs-Brock" w:date="2012-02-18T10:57:00Z">
          <w:r w:rsidRPr="00E77497" w:rsidDel="00481DAC">
            <w:delText xml:space="preserve">Perform </w:delText>
          </w:r>
        </w:del>
        <w:del w:id="12089" w:author="Rev 6 Allen Wirfs-Brock" w:date="2012-02-25T16:20:00Z">
          <w:r w:rsidRPr="00E77497" w:rsidDel="002B4235">
            <w:delText xml:space="preserve">Binding Initialization for </w:delText>
          </w:r>
        </w:del>
      </w:ins>
      <w:ins w:id="12090" w:author="Rev 3 Allen Wirfs-Brock" w:date="2011-09-09T12:39:00Z">
        <w:del w:id="12091" w:author="Rev 6 Allen Wirfs-Brock" w:date="2012-02-25T16:20:00Z">
          <w:r w:rsidR="00884D1C" w:rsidRPr="00E77497" w:rsidDel="002B4235">
            <w:delText xml:space="preserve">Evaluate </w:delText>
          </w:r>
          <w:r w:rsidR="00884D1C" w:rsidRPr="00E77497" w:rsidDel="002B4235">
            <w:rPr>
              <w:i/>
            </w:rPr>
            <w:delText>BindingPattern</w:delText>
          </w:r>
          <w:r w:rsidR="00884D1C" w:rsidRPr="00E77497" w:rsidDel="002B4235">
            <w:delText xml:space="preserve"> using </w:delText>
          </w:r>
          <w:r w:rsidR="00884D1C" w:rsidRPr="00E77497" w:rsidDel="002B4235">
            <w:rPr>
              <w:i/>
            </w:rPr>
            <w:delText>rval</w:delText>
          </w:r>
          <w:r w:rsidR="00884D1C" w:rsidRPr="00E77497" w:rsidDel="002B4235">
            <w:delText xml:space="preserve"> as the </w:delText>
          </w:r>
          <w:r w:rsidR="00884D1C" w:rsidRPr="00E77497" w:rsidDel="002B4235">
            <w:rPr>
              <w:rStyle w:val="bnf"/>
            </w:rPr>
            <w:delText>obj</w:delText>
          </w:r>
          <w:r w:rsidR="00884D1C" w:rsidRPr="00E77497" w:rsidDel="002B4235">
            <w:rPr>
              <w:i/>
            </w:rPr>
            <w:delText xml:space="preserve"> </w:delText>
          </w:r>
          <w:r w:rsidR="00884D1C" w:rsidRPr="00E77497" w:rsidDel="002B4235">
            <w:delText xml:space="preserve">parameter and </w:delText>
          </w:r>
          <w:r w:rsidR="00884D1C" w:rsidRPr="00E77497" w:rsidDel="002B4235">
            <w:rPr>
              <w:i/>
            </w:rPr>
            <w:delText>env</w:delText>
          </w:r>
          <w:r w:rsidR="00884D1C" w:rsidRPr="00E77497" w:rsidDel="002B4235">
            <w:delText xml:space="preserve"> as the </w:delText>
          </w:r>
          <w:r w:rsidR="00884D1C" w:rsidRPr="00E77497" w:rsidDel="002B4235">
            <w:rPr>
              <w:i/>
            </w:rPr>
            <w:delText>environment</w:delText>
          </w:r>
          <w:r w:rsidR="00884D1C" w:rsidRPr="00E77497" w:rsidDel="002B4235">
            <w:delText xml:space="preserve"> parameter.</w:delText>
          </w:r>
        </w:del>
      </w:ins>
    </w:p>
    <w:p w14:paraId="4EFA644D" w14:textId="77777777" w:rsidR="00884D1C" w:rsidRPr="00E77497" w:rsidRDefault="00884D1C" w:rsidP="00884D1C">
      <w:pPr>
        <w:pStyle w:val="30"/>
        <w:numPr>
          <w:ilvl w:val="0"/>
          <w:numId w:val="0"/>
        </w:numPr>
        <w:rPr>
          <w:ins w:id="12092" w:author="Rev 3 Allen Wirfs-Brock" w:date="2011-09-09T12:39:00Z"/>
        </w:rPr>
      </w:pPr>
      <w:bookmarkStart w:id="12093" w:name="_Toc323907709"/>
      <w:ins w:id="12094" w:author="Rev 3 Allen Wirfs-Brock" w:date="2011-09-09T12:39:00Z">
        <w:r w:rsidRPr="00E77497">
          <w:t>12.2.</w:t>
        </w:r>
        <w:del w:id="12095" w:author="Rev 6 Allen Wirfs-Brock" w:date="2012-02-25T16:20:00Z">
          <w:r w:rsidRPr="00E77497" w:rsidDel="002B4235">
            <w:delText>3</w:delText>
          </w:r>
        </w:del>
      </w:ins>
      <w:ins w:id="12096" w:author="Rev 6 Allen Wirfs-Brock" w:date="2012-02-25T16:20:00Z">
        <w:r w:rsidR="002B4235">
          <w:t>2</w:t>
        </w:r>
      </w:ins>
      <w:ins w:id="12097" w:author="Rev 3 Allen Wirfs-Brock" w:date="2011-09-09T12:39:00Z">
        <w:r w:rsidRPr="00E77497">
          <w:tab/>
          <w:t>Variable Statement</w:t>
        </w:r>
        <w:bookmarkEnd w:id="12093"/>
      </w:ins>
    </w:p>
    <w:p w14:paraId="76E6C1D9" w14:textId="77777777" w:rsidR="00297CB6" w:rsidRPr="00E77497" w:rsidRDefault="00297CB6" w:rsidP="00297CB6">
      <w:pPr>
        <w:rPr>
          <w:ins w:id="12098" w:author="Rev 4 Allen Wirfs-Brock" w:date="2011-10-15T17:31:00Z"/>
          <w:sz w:val="18"/>
        </w:rPr>
      </w:pPr>
      <w:ins w:id="12099" w:author="Rev 4 Allen Wirfs-Brock" w:date="2011-10-15T17:31:00Z">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current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ins>
    </w:p>
    <w:p w14:paraId="0DA7A6E8" w14:textId="77777777" w:rsidR="00884D1C" w:rsidRPr="00E77497" w:rsidRDefault="00884D1C" w:rsidP="00884D1C">
      <w:pPr>
        <w:pStyle w:val="Syntax"/>
        <w:rPr>
          <w:ins w:id="12100" w:author="Rev 3 Allen Wirfs-Brock" w:date="2011-09-09T12:39:00Z"/>
        </w:rPr>
      </w:pPr>
      <w:ins w:id="12101" w:author="Rev 3 Allen Wirfs-Brock" w:date="2011-09-09T12:39:00Z">
        <w:r w:rsidRPr="00E77497">
          <w:t>Syntax</w:t>
        </w:r>
      </w:ins>
    </w:p>
    <w:p w14:paraId="73BADC88" w14:textId="77777777" w:rsidR="00884D1C" w:rsidRPr="00E77497" w:rsidRDefault="00884D1C" w:rsidP="00884D1C">
      <w:pPr>
        <w:pStyle w:val="SyntaxRule"/>
        <w:rPr>
          <w:ins w:id="12102" w:author="Rev 3 Allen Wirfs-Brock" w:date="2011-09-09T12:39:00Z"/>
        </w:rPr>
      </w:pPr>
      <w:ins w:id="12103" w:author="Rev 3 Allen Wirfs-Brock" w:date="2011-09-09T12:39:00Z">
        <w:r w:rsidRPr="00E77497">
          <w:t xml:space="preserve">VariableStatement </w:t>
        </w:r>
        <w:r w:rsidRPr="00E77497">
          <w:rPr>
            <w:rFonts w:ascii="Arial" w:hAnsi="Arial"/>
            <w:b/>
            <w:i w:val="0"/>
          </w:rPr>
          <w:t>:</w:t>
        </w:r>
      </w:ins>
    </w:p>
    <w:p w14:paraId="62AB4DD5" w14:textId="77777777" w:rsidR="00884D1C" w:rsidRPr="00E77497" w:rsidRDefault="00884D1C" w:rsidP="00884D1C">
      <w:pPr>
        <w:pStyle w:val="SyntaxDefinition"/>
        <w:rPr>
          <w:ins w:id="12104" w:author="Rev 3 Allen Wirfs-Brock" w:date="2011-09-09T12:39:00Z"/>
        </w:rPr>
      </w:pPr>
      <w:ins w:id="12105" w:author="Rev 3 Allen Wirfs-Brock" w:date="2011-09-09T12:39:00Z">
        <w:r w:rsidRPr="00E77497">
          <w:rPr>
            <w:rFonts w:ascii="Courier New" w:hAnsi="Courier New"/>
            <w:b/>
            <w:i w:val="0"/>
          </w:rPr>
          <w:t>var</w:t>
        </w:r>
        <w:r w:rsidRPr="00E77497">
          <w:t xml:space="preserve"> VariableDeclarationList </w:t>
        </w:r>
        <w:r w:rsidRPr="00E77497">
          <w:rPr>
            <w:rFonts w:ascii="Courier New" w:hAnsi="Courier New"/>
            <w:b/>
            <w:i w:val="0"/>
          </w:rPr>
          <w:t>;</w:t>
        </w:r>
      </w:ins>
    </w:p>
    <w:p w14:paraId="60D5CB1B" w14:textId="77777777" w:rsidR="00884D1C" w:rsidRPr="00E77497" w:rsidRDefault="00884D1C" w:rsidP="00884D1C">
      <w:pPr>
        <w:pStyle w:val="SyntaxRule"/>
        <w:rPr>
          <w:ins w:id="12106" w:author="Rev 3 Allen Wirfs-Brock" w:date="2011-09-09T12:39:00Z"/>
        </w:rPr>
      </w:pPr>
      <w:ins w:id="12107" w:author="Rev 3 Allen Wirfs-Brock" w:date="2011-09-09T12:39:00Z">
        <w:r w:rsidRPr="00E77497">
          <w:t xml:space="preserve">VariableDeclarationList </w:t>
        </w:r>
        <w:r w:rsidRPr="00E77497">
          <w:rPr>
            <w:rFonts w:ascii="Arial" w:hAnsi="Arial"/>
            <w:b/>
            <w:i w:val="0"/>
          </w:rPr>
          <w:t>:</w:t>
        </w:r>
      </w:ins>
    </w:p>
    <w:p w14:paraId="04DDA5C7" w14:textId="77777777" w:rsidR="00884D1C" w:rsidRPr="00E77497" w:rsidRDefault="00884D1C" w:rsidP="00884D1C">
      <w:pPr>
        <w:pStyle w:val="SyntaxDefinition"/>
        <w:rPr>
          <w:ins w:id="12108" w:author="Rev 3 Allen Wirfs-Brock" w:date="2011-09-09T12:39:00Z"/>
        </w:rPr>
      </w:pPr>
      <w:ins w:id="12109" w:author="Rev 3 Allen Wirfs-Brock" w:date="2011-09-09T12:39:00Z">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ins>
    </w:p>
    <w:p w14:paraId="462D6409" w14:textId="77777777" w:rsidR="00884D1C" w:rsidRPr="00E77497" w:rsidRDefault="00884D1C" w:rsidP="00884D1C">
      <w:pPr>
        <w:pStyle w:val="SyntaxRule"/>
        <w:rPr>
          <w:ins w:id="12110" w:author="Rev 3 Allen Wirfs-Brock" w:date="2011-09-09T12:39:00Z"/>
        </w:rPr>
      </w:pPr>
      <w:ins w:id="12111" w:author="Rev 3 Allen Wirfs-Brock" w:date="2011-09-09T12:39:00Z">
        <w:r w:rsidRPr="00E77497">
          <w:t xml:space="preserve">VariableDeclarationListNoIn </w:t>
        </w:r>
        <w:r w:rsidRPr="00E77497">
          <w:rPr>
            <w:rFonts w:ascii="Arial" w:hAnsi="Arial"/>
            <w:b/>
            <w:i w:val="0"/>
          </w:rPr>
          <w:t>:</w:t>
        </w:r>
      </w:ins>
    </w:p>
    <w:p w14:paraId="56639592" w14:textId="77777777" w:rsidR="00884D1C" w:rsidRPr="00E77497" w:rsidRDefault="00884D1C" w:rsidP="00884D1C">
      <w:pPr>
        <w:pStyle w:val="SyntaxDefinition"/>
        <w:rPr>
          <w:ins w:id="12112" w:author="Rev 3 Allen Wirfs-Brock" w:date="2011-09-09T12:39:00Z"/>
        </w:rPr>
      </w:pPr>
      <w:ins w:id="12113" w:author="Rev 3 Allen Wirfs-Brock" w:date="2011-09-09T12:39: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14:paraId="456DD5E2" w14:textId="77777777" w:rsidR="00884D1C" w:rsidRPr="00E77497" w:rsidRDefault="00884D1C" w:rsidP="00884D1C">
      <w:pPr>
        <w:pStyle w:val="SyntaxRule"/>
        <w:rPr>
          <w:ins w:id="12114" w:author="Rev 3 Allen Wirfs-Brock" w:date="2011-09-09T12:39:00Z"/>
        </w:rPr>
      </w:pPr>
      <w:ins w:id="12115" w:author="Rev 3 Allen Wirfs-Brock" w:date="2011-09-09T12:39:00Z">
        <w:r w:rsidRPr="00E77497">
          <w:t xml:space="preserve">VariableDeclaration </w:t>
        </w:r>
        <w:r w:rsidRPr="00E77497">
          <w:rPr>
            <w:rFonts w:ascii="Arial" w:hAnsi="Arial"/>
            <w:b/>
            <w:i w:val="0"/>
          </w:rPr>
          <w:t>:</w:t>
        </w:r>
      </w:ins>
    </w:p>
    <w:p w14:paraId="21B322C2" w14:textId="77777777" w:rsidR="00884D1C" w:rsidRPr="00E77497" w:rsidRDefault="00884D1C" w:rsidP="00884D1C">
      <w:pPr>
        <w:pStyle w:val="SyntaxDefinition"/>
        <w:rPr>
          <w:ins w:id="12116" w:author="Rev 3 Allen Wirfs-Brock" w:date="2011-09-09T12:39:00Z"/>
        </w:rPr>
      </w:pPr>
      <w:ins w:id="12117"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70493647" w14:textId="77777777" w:rsidR="00884D1C" w:rsidRPr="00E77497" w:rsidRDefault="00884D1C" w:rsidP="00884D1C">
      <w:pPr>
        <w:pStyle w:val="SyntaxRule"/>
        <w:rPr>
          <w:ins w:id="12118" w:author="Rev 3 Allen Wirfs-Brock" w:date="2011-09-09T12:39:00Z"/>
        </w:rPr>
      </w:pPr>
      <w:ins w:id="12119" w:author="Rev 3 Allen Wirfs-Brock" w:date="2011-09-09T12:39:00Z">
        <w:r w:rsidRPr="00E77497">
          <w:t xml:space="preserve">VariableDeclarationNoIn </w:t>
        </w:r>
        <w:r w:rsidRPr="00E77497">
          <w:rPr>
            <w:rFonts w:ascii="Arial" w:hAnsi="Arial"/>
            <w:b/>
            <w:i w:val="0"/>
          </w:rPr>
          <w:t>:</w:t>
        </w:r>
      </w:ins>
    </w:p>
    <w:p w14:paraId="43B43EC6" w14:textId="77777777" w:rsidR="00884D1C" w:rsidRPr="00E77497" w:rsidDel="002B4191" w:rsidRDefault="00884D1C" w:rsidP="00884D1C">
      <w:pPr>
        <w:pStyle w:val="SyntaxDefinition"/>
        <w:rPr>
          <w:ins w:id="12120" w:author="Rev 3 Allen Wirfs-Brock" w:date="2011-09-09T12:39:00Z"/>
          <w:del w:id="12121" w:author="Rev 4 Allen Wirfs-Brock" w:date="2011-10-15T17:31:00Z"/>
        </w:rPr>
      </w:pPr>
      <w:ins w:id="12122"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74D90ADE" w14:textId="77777777" w:rsidR="00884D1C" w:rsidRPr="00E77497" w:rsidRDefault="00884D1C" w:rsidP="00C7794D">
      <w:pPr>
        <w:pStyle w:val="SyntaxDefinition"/>
        <w:rPr>
          <w:ins w:id="12123" w:author="Rev 3 Allen Wirfs-Brock" w:date="2011-09-09T12:39:00Z"/>
        </w:rPr>
      </w:pPr>
    </w:p>
    <w:p w14:paraId="4582D7CA" w14:textId="77777777" w:rsidR="008D60F4" w:rsidRPr="00E77497" w:rsidRDefault="008D60F4" w:rsidP="008D60F4">
      <w:pPr>
        <w:rPr>
          <w:ins w:id="12124" w:author="Rev 4 Allen Wirfs-Brock" w:date="2011-10-15T17:46:00Z"/>
        </w:rPr>
      </w:pPr>
      <w:ins w:id="12125" w:author="Rev 4 Allen Wirfs-Brock" w:date="2011-10-15T17:46:00Z">
        <w:r w:rsidRPr="00E77497">
          <w:t>The</w:t>
        </w:r>
      </w:ins>
      <w:ins w:id="12126" w:author="Rev 4 Allen Wirfs-Brock" w:date="2011-10-15T17:47:00Z">
        <w:r w:rsidRPr="00E77497">
          <w:t xml:space="preserve"> semantics of the</w:t>
        </w:r>
      </w:ins>
      <w:ins w:id="12127" w:author="Rev 4 Allen Wirfs-Brock" w:date="2011-10-15T17:46:00Z">
        <w:r w:rsidRPr="00E77497">
          <w:t xml:space="preserv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2128" w:author="Rev 4 Allen Wirfs-Brock" w:date="2011-10-15T17:48:00Z">
        <w:r w:rsidRPr="00E77497">
          <w:t xml:space="preserve">used in </w:t>
        </w:r>
      </w:ins>
      <w:ins w:id="12129" w:author="Rev 4 Allen Wirfs-Brock" w:date="2011-10-15T17:46:00Z">
        <w:r w:rsidRPr="00E77497">
          <w:t xml:space="preserve">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479D4503" w14:textId="77777777" w:rsidR="00884D1C" w:rsidRPr="00E77497" w:rsidDel="00297CB6" w:rsidRDefault="00884D1C" w:rsidP="00884D1C">
      <w:pPr>
        <w:rPr>
          <w:ins w:id="12130" w:author="Rev 3 Allen Wirfs-Brock" w:date="2011-09-09T12:39:00Z"/>
          <w:del w:id="12131" w:author="Rev 4 Allen Wirfs-Brock" w:date="2011-10-15T17:31:00Z"/>
          <w:sz w:val="18"/>
        </w:rPr>
      </w:pPr>
      <w:ins w:id="12132" w:author="Rev 3 Allen Wirfs-Brock" w:date="2011-09-09T12:39:00Z">
        <w:del w:id="12133" w:author="Rev 4 Allen Wirfs-Brock" w:date="2011-10-15T17:31: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var</w:delText>
          </w:r>
          <w:r w:rsidRPr="00E77497" w:rsidDel="00297CB6">
            <w:rPr>
              <w:sz w:val="16"/>
            </w:rPr>
            <w:delText xml:space="preserve"> </w:delText>
          </w:r>
          <w:r w:rsidRPr="00E77497" w:rsidDel="00297CB6">
            <w:rPr>
              <w:sz w:val="18"/>
            </w:rPr>
            <w:delText xml:space="preserve">statement declares variables that are scoped to the current execution context’s VariableEnvironment. Var variables are created when their containing Lexical Environment is instantiated and are initialised to </w:delText>
          </w:r>
          <w:r w:rsidRPr="00E77497" w:rsidDel="00297CB6">
            <w:rPr>
              <w:b/>
              <w:sz w:val="18"/>
            </w:rPr>
            <w:delText>undefined</w:delText>
          </w:r>
          <w:r w:rsidRPr="00E77497" w:rsidDel="00297CB6">
            <w:rPr>
              <w:sz w:val="18"/>
            </w:rPr>
            <w:delText xml:space="preserve"> when created. Within the scope of any VariableEnvironemnt a common </w:delText>
          </w:r>
          <w:r w:rsidRPr="00E77497" w:rsidDel="00297CB6">
            <w:rPr>
              <w:rFonts w:ascii="Times New Roman" w:hAnsi="Times New Roman"/>
              <w:i/>
              <w:sz w:val="18"/>
            </w:rPr>
            <w:delText>Identifier</w:delText>
          </w:r>
          <w:r w:rsidRPr="00E77497" w:rsidDel="00297CB6">
            <w:rPr>
              <w:sz w:val="18"/>
            </w:rPr>
            <w:delText xml:space="preserve"> may appear in more than one </w:delText>
          </w:r>
          <w:r w:rsidRPr="00E77497" w:rsidDel="00297CB6">
            <w:rPr>
              <w:rFonts w:ascii="Times New Roman" w:hAnsi="Times New Roman"/>
              <w:i/>
              <w:sz w:val="18"/>
            </w:rPr>
            <w:delText>VariableDeclaration</w:delText>
          </w:r>
          <w:r w:rsidRPr="00E77497" w:rsidDel="00297CB6">
            <w:rPr>
              <w:sz w:val="18"/>
            </w:rPr>
            <w:delText xml:space="preserve"> but those declarations collective define only one variable. A variable defined by a </w:delText>
          </w:r>
          <w:r w:rsidRPr="00E77497" w:rsidDel="00297CB6">
            <w:rPr>
              <w:rFonts w:ascii="Times New Roman" w:hAnsi="Times New Roman"/>
              <w:i/>
              <w:sz w:val="18"/>
            </w:rPr>
            <w:delText>VariableDeclaration</w:delText>
          </w:r>
          <w:r w:rsidRPr="00E77497" w:rsidDel="00297CB6">
            <w:rPr>
              <w:sz w:val="18"/>
            </w:rPr>
            <w:delText xml:space="preserve"> with an </w:delText>
          </w:r>
          <w:r w:rsidRPr="00E77497" w:rsidDel="00297CB6">
            <w:rPr>
              <w:rFonts w:ascii="Times New Roman" w:hAnsi="Times New Roman"/>
              <w:i/>
              <w:sz w:val="18"/>
            </w:rPr>
            <w:delText>Initialiser</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VariableDeclaration</w:delText>
          </w:r>
          <w:r w:rsidRPr="00E77497" w:rsidDel="00297CB6">
            <w:rPr>
              <w:sz w:val="18"/>
            </w:rPr>
            <w:delText xml:space="preserve"> is executed, not when the variable is created. </w:delText>
          </w:r>
        </w:del>
      </w:ins>
    </w:p>
    <w:p w14:paraId="776D5BC1" w14:textId="77777777" w:rsidR="00884D1C" w:rsidRPr="00E77497" w:rsidDel="009728E8" w:rsidRDefault="00884D1C" w:rsidP="00884D1C">
      <w:pPr>
        <w:pStyle w:val="Syntax"/>
        <w:rPr>
          <w:ins w:id="12134" w:author="Rev 3 Allen Wirfs-Brock" w:date="2011-09-09T12:39:00Z"/>
          <w:del w:id="12135" w:author="Rev 4 Allen Wirfs-Brock" w:date="2011-10-15T17:32:00Z"/>
        </w:rPr>
      </w:pPr>
      <w:ins w:id="12136" w:author="Rev 3 Allen Wirfs-Brock" w:date="2011-09-09T12:39:00Z">
        <w:del w:id="12137" w:author="Rev 4 Allen Wirfs-Brock" w:date="2011-10-15T17:32:00Z">
          <w:r w:rsidRPr="00E77497" w:rsidDel="009728E8">
            <w:delText>Semantics</w:delText>
          </w:r>
        </w:del>
      </w:ins>
    </w:p>
    <w:p w14:paraId="3965E8E2" w14:textId="77777777" w:rsidR="009728E8" w:rsidRPr="00E77497" w:rsidRDefault="009728E8" w:rsidP="009728E8">
      <w:pPr>
        <w:pStyle w:val="40"/>
        <w:numPr>
          <w:ilvl w:val="0"/>
          <w:numId w:val="0"/>
        </w:numPr>
        <w:rPr>
          <w:ins w:id="12138" w:author="Rev 4 Allen Wirfs-Brock" w:date="2011-10-15T17:32:00Z"/>
        </w:rPr>
      </w:pPr>
      <w:ins w:id="12139" w:author="Rev 4 Allen Wirfs-Brock" w:date="2011-10-15T17:32:00Z">
        <w:r w:rsidRPr="00E77497">
          <w:t>Static Semantics</w:t>
        </w:r>
      </w:ins>
    </w:p>
    <w:p w14:paraId="15A403FD" w14:textId="77777777" w:rsidR="009728E8" w:rsidRPr="00E77497" w:rsidDel="00F144A1" w:rsidRDefault="00C9049C" w:rsidP="009728E8">
      <w:pPr>
        <w:rPr>
          <w:ins w:id="12140" w:author="Rev 4 Allen Wirfs-Brock" w:date="2011-10-15T17:32:00Z"/>
          <w:del w:id="12141" w:author="Rev 6 Allen Wirfs-Brock" w:date="2012-01-26T15:05:00Z"/>
          <w:rFonts w:ascii="Helvetica" w:hAnsi="Helvetica"/>
          <w:b/>
        </w:rPr>
      </w:pPr>
      <w:ins w:id="12142" w:author="Rev 4 Allen Wirfs-Brock" w:date="2011-10-20T10:20:00Z">
        <w:del w:id="12143" w:author="Rev 6 Allen Wirfs-Brock" w:date="2012-01-26T15:05:00Z">
          <w:r w:rsidRPr="00E77497" w:rsidDel="00F144A1">
            <w:rPr>
              <w:rFonts w:ascii="Helvetica" w:hAnsi="Helvetica"/>
              <w:b/>
            </w:rPr>
            <w:delText xml:space="preserve">Static Semantics:  </w:delText>
          </w:r>
        </w:del>
      </w:ins>
      <w:ins w:id="12144" w:author="Rev 4 Allen Wirfs-Brock" w:date="2011-10-15T17:32:00Z">
        <w:del w:id="12145" w:author="Rev 6 Allen Wirfs-Brock" w:date="2012-01-26T15:05:00Z">
          <w:r w:rsidR="009728E8" w:rsidRPr="00E77497" w:rsidDel="00F144A1">
            <w:rPr>
              <w:rFonts w:ascii="Helvetica" w:hAnsi="Helvetica"/>
              <w:b/>
            </w:rPr>
            <w:delText>Early Errors</w:delText>
          </w:r>
        </w:del>
      </w:ins>
    </w:p>
    <w:p w14:paraId="5039CB3D" w14:textId="77777777" w:rsidR="00BF2819" w:rsidRPr="00E77497" w:rsidDel="00F144A1" w:rsidRDefault="00BF2819" w:rsidP="00BF2819">
      <w:pPr>
        <w:rPr>
          <w:ins w:id="12146" w:author="Rev 4 Allen Wirfs-Brock" w:date="2011-10-15T17:45:00Z"/>
          <w:del w:id="12147" w:author="Rev 6 Allen Wirfs-Brock" w:date="2012-01-26T15:05:00Z"/>
        </w:rPr>
      </w:pPr>
      <w:ins w:id="12148" w:author="Rev 4 Allen Wirfs-Brock" w:date="2011-10-15T17:45:00Z">
        <w:del w:id="12149" w:author="Rev 6 Allen Wirfs-Brock" w:date="2012-01-26T15:05:00Z">
          <w:r w:rsidRPr="00E77497" w:rsidDel="00F144A1">
            <w:rPr>
              <w:rFonts w:ascii="Times New Roman" w:hAnsi="Times New Roman"/>
              <w:i/>
            </w:rPr>
            <w:delText xml:space="preserve">VariableDeclaration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BindingPattern Initialiser</w:delText>
          </w:r>
          <w:r w:rsidRPr="00E77497" w:rsidDel="00F144A1">
            <w:delText xml:space="preserve"> </w:delText>
          </w:r>
        </w:del>
      </w:ins>
    </w:p>
    <w:p w14:paraId="5436C431" w14:textId="77777777" w:rsidR="00BF2819" w:rsidRPr="00E77497" w:rsidDel="00F144A1" w:rsidRDefault="00BF2819" w:rsidP="00FA3203">
      <w:pPr>
        <w:numPr>
          <w:ilvl w:val="0"/>
          <w:numId w:val="403"/>
        </w:numPr>
        <w:rPr>
          <w:ins w:id="12150" w:author="Rev 4 Allen Wirfs-Brock" w:date="2011-10-15T17:45:00Z"/>
          <w:del w:id="12151" w:author="Rev 6 Allen Wirfs-Brock" w:date="2012-01-26T15:05:00Z"/>
        </w:rPr>
      </w:pPr>
      <w:ins w:id="12152" w:author="Rev 4 Allen Wirfs-Brock" w:date="2011-10-15T17:45:00Z">
        <w:del w:id="12153" w:author="Rev 6 Allen Wirfs-Brock" w:date="2012-01-26T15:05:00Z">
          <w:r w:rsidRPr="00E77497" w:rsidDel="00F144A1">
            <w:delText>It is a Syntax Error if the source code matching this production is not contained in extended code.</w:delText>
          </w:r>
        </w:del>
      </w:ins>
    </w:p>
    <w:p w14:paraId="54116E41" w14:textId="77777777" w:rsidR="00E721B9" w:rsidRPr="00E77497" w:rsidRDefault="00E721B9" w:rsidP="00E721B9">
      <w:pPr>
        <w:rPr>
          <w:ins w:id="12154" w:author="Rev 4 Allen Wirfs-Brock" w:date="2011-10-15T17:40:00Z"/>
          <w:rFonts w:ascii="Helvetica" w:hAnsi="Helvetica"/>
          <w:b/>
        </w:rPr>
      </w:pPr>
      <w:ins w:id="12155" w:author="Rev 4 Allen Wirfs-Brock" w:date="2011-10-15T17:40:00Z">
        <w:r w:rsidRPr="00E77497">
          <w:rPr>
            <w:rFonts w:ascii="Helvetica" w:hAnsi="Helvetica"/>
            <w:b/>
          </w:rPr>
          <w:t xml:space="preserve">Static Semantics:  </w:t>
        </w:r>
        <w:r w:rsidRPr="00E77497">
          <w:rPr>
            <w:rFonts w:ascii="Helvetica" w:hAnsi="Helvetica"/>
            <w:b/>
            <w:lang w:eastAsia="en-US"/>
          </w:rPr>
          <w:t>BoundNames</w:t>
        </w:r>
      </w:ins>
    </w:p>
    <w:p w14:paraId="3BBFA761" w14:textId="77777777" w:rsidR="00884D1C" w:rsidRPr="00E77497" w:rsidRDefault="00884D1C" w:rsidP="00884D1C">
      <w:pPr>
        <w:rPr>
          <w:ins w:id="12156" w:author="Rev 3 Allen Wirfs-Brock" w:date="2011-09-09T12:39:00Z"/>
        </w:rPr>
      </w:pPr>
      <w:ins w:id="12157" w:author="Rev 3 Allen Wirfs-Brock" w:date="2011-09-09T12:39:00Z">
        <w:del w:id="12158" w:author="Rev 4 Allen Wirfs-Brock" w:date="2011-10-15T17:40:00Z">
          <w:r w:rsidRPr="00E77497" w:rsidDel="00E05A81">
            <w:delText xml:space="preserve">The </w:delText>
          </w:r>
          <w:r w:rsidRPr="00E77497" w:rsidDel="00E05A81">
            <w:rPr>
              <w:rFonts w:ascii="Times New Roman" w:eastAsia="Times New Roman" w:hAnsi="Times New Roman"/>
              <w:spacing w:val="6"/>
              <w:lang w:eastAsia="en-US"/>
            </w:rPr>
            <w:delText xml:space="preserve">BoundNames </w:delText>
          </w:r>
          <w:r w:rsidRPr="00E77497" w:rsidDel="00E05A81">
            <w:delText xml:space="preserve">of 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12159" w:author="Rev 4 Allen Wirfs-Brock" w:date="2011-10-15T17:40:00Z">
          <w:r w:rsidRPr="00E77497" w:rsidDel="00E05A81">
            <w:delText>is determined as follows:</w:delText>
          </w:r>
        </w:del>
      </w:ins>
    </w:p>
    <w:p w14:paraId="42850011" w14:textId="77777777" w:rsidR="00884D1C" w:rsidRPr="00E77497" w:rsidRDefault="00884D1C" w:rsidP="00FA3203">
      <w:pPr>
        <w:pStyle w:val="Alg4"/>
        <w:numPr>
          <w:ilvl w:val="0"/>
          <w:numId w:val="510"/>
        </w:numPr>
        <w:spacing w:after="220"/>
        <w:contextualSpacing/>
        <w:rPr>
          <w:ins w:id="12160" w:author="Rev 3 Allen Wirfs-Brock" w:date="2011-09-09T12:39:00Z"/>
        </w:rPr>
      </w:pPr>
      <w:ins w:id="12161" w:author="Rev 3 Allen Wirfs-Brock" w:date="2011-09-09T12:39:00Z">
        <w:r w:rsidRPr="00E77497">
          <w:t xml:space="preserve">Return BoundNames of </w:t>
        </w:r>
        <w:r w:rsidRPr="00E77497">
          <w:rPr>
            <w:i/>
          </w:rPr>
          <w:t>VariableDeclarationList</w:t>
        </w:r>
        <w:r w:rsidRPr="00E77497">
          <w:t>.</w:t>
        </w:r>
      </w:ins>
    </w:p>
    <w:p w14:paraId="03605F20" w14:textId="77777777" w:rsidR="00943821" w:rsidRPr="00E77497" w:rsidRDefault="00943821" w:rsidP="00943821">
      <w:pPr>
        <w:rPr>
          <w:ins w:id="12162" w:author="Rev 4 Allen Wirfs-Brock" w:date="2011-10-15T17:41:00Z"/>
        </w:rPr>
      </w:pPr>
      <w:ins w:id="12163" w:author="Rev 4 Allen Wirfs-Brock" w:date="2011-10-15T17:41:00Z">
        <w:r w:rsidRPr="00E77497">
          <w:rPr>
            <w:rStyle w:val="bnf"/>
          </w:rPr>
          <w:t>VariableDeclarationList</w:t>
        </w:r>
        <w:r w:rsidRPr="00E77497">
          <w:t xml:space="preserve"> </w:t>
        </w:r>
        <w:r w:rsidRPr="00E77497">
          <w:rPr>
            <w:b/>
          </w:rPr>
          <w:t>:</w:t>
        </w:r>
        <w:r w:rsidRPr="00E77497">
          <w:rPr>
            <w:rStyle w:val="bnf"/>
          </w:rPr>
          <w:t>VariableDeclaration</w:t>
        </w:r>
        <w:r w:rsidRPr="00E77497">
          <w:t xml:space="preserve"> </w:t>
        </w:r>
      </w:ins>
    </w:p>
    <w:p w14:paraId="232E0506" w14:textId="77777777" w:rsidR="00943821" w:rsidRPr="00E77497" w:rsidRDefault="00943821" w:rsidP="00FA3203">
      <w:pPr>
        <w:pStyle w:val="Alg4"/>
        <w:numPr>
          <w:ilvl w:val="0"/>
          <w:numId w:val="511"/>
        </w:numPr>
        <w:spacing w:after="220"/>
        <w:contextualSpacing/>
        <w:rPr>
          <w:ins w:id="12164" w:author="Rev 4 Allen Wirfs-Brock" w:date="2011-10-15T17:41:00Z"/>
        </w:rPr>
      </w:pPr>
      <w:ins w:id="12165" w:author="Rev 4 Allen Wirfs-Brock" w:date="2011-10-15T17:41:00Z">
        <w:r w:rsidRPr="00E77497">
          <w:t xml:space="preserve">Return BoundNames of </w:t>
        </w:r>
        <w:r w:rsidRPr="00E77497">
          <w:rPr>
            <w:i/>
          </w:rPr>
          <w:t>VariableDeclaration</w:t>
        </w:r>
        <w:r w:rsidRPr="00E77497">
          <w:t>.</w:t>
        </w:r>
      </w:ins>
    </w:p>
    <w:p w14:paraId="37838C13" w14:textId="77777777" w:rsidR="00FF4BEE" w:rsidRPr="00E77497" w:rsidRDefault="00FF4BEE" w:rsidP="00FF4BEE">
      <w:pPr>
        <w:rPr>
          <w:ins w:id="12166" w:author="Rev 4 Allen Wirfs-Brock" w:date="2011-10-15T17:42:00Z"/>
        </w:rPr>
      </w:pPr>
      <w:ins w:id="12167" w:author="Rev 4 Allen Wirfs-Brock" w:date="2011-10-15T17:42:00Z">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ins>
    </w:p>
    <w:p w14:paraId="4CA18706" w14:textId="77777777" w:rsidR="00FF4BEE" w:rsidRPr="00E77497" w:rsidRDefault="00FF4BEE" w:rsidP="00FA3203">
      <w:pPr>
        <w:pStyle w:val="Alg4"/>
        <w:numPr>
          <w:ilvl w:val="0"/>
          <w:numId w:val="495"/>
        </w:numPr>
        <w:spacing w:after="220"/>
        <w:contextualSpacing/>
        <w:rPr>
          <w:ins w:id="12168" w:author="Rev 4 Allen Wirfs-Brock" w:date="2011-10-15T17:42:00Z"/>
        </w:rPr>
      </w:pPr>
      <w:ins w:id="12169" w:author="Rev 4 Allen Wirfs-Brock" w:date="2011-10-15T17:42:00Z">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ins>
    </w:p>
    <w:p w14:paraId="6BC5CE03" w14:textId="77777777" w:rsidR="00FF4BEE" w:rsidRPr="00E77497" w:rsidRDefault="00FF4BEE" w:rsidP="00FA3203">
      <w:pPr>
        <w:pStyle w:val="Alg4"/>
        <w:numPr>
          <w:ilvl w:val="0"/>
          <w:numId w:val="495"/>
        </w:numPr>
        <w:spacing w:after="220"/>
        <w:contextualSpacing/>
        <w:rPr>
          <w:ins w:id="12170" w:author="Rev 4 Allen Wirfs-Brock" w:date="2011-10-15T17:42:00Z"/>
          <w:rStyle w:val="bnf"/>
          <w:i w:val="0"/>
        </w:rPr>
      </w:pPr>
      <w:ins w:id="12171" w:author="Rev 4 Allen Wirfs-Brock" w:date="2011-10-15T17:42:00Z">
        <w:r w:rsidRPr="00E77497">
          <w:t xml:space="preserve">Append to </w:t>
        </w:r>
        <w:r w:rsidRPr="00E77497">
          <w:rPr>
            <w:i/>
          </w:rPr>
          <w:t>names</w:t>
        </w:r>
        <w:r w:rsidRPr="00E77497">
          <w:t xml:space="preserve"> the elements of BoundNames of </w:t>
        </w:r>
        <w:r w:rsidRPr="00E77497">
          <w:rPr>
            <w:rStyle w:val="bnf"/>
          </w:rPr>
          <w:t>VariableDeclaration.</w:t>
        </w:r>
      </w:ins>
    </w:p>
    <w:p w14:paraId="1E7D4B51" w14:textId="77777777" w:rsidR="00FF4BEE" w:rsidRPr="00E77497" w:rsidRDefault="00FF4BEE" w:rsidP="00FA3203">
      <w:pPr>
        <w:pStyle w:val="Alg4"/>
        <w:numPr>
          <w:ilvl w:val="0"/>
          <w:numId w:val="495"/>
        </w:numPr>
        <w:spacing w:after="220"/>
        <w:contextualSpacing/>
        <w:rPr>
          <w:ins w:id="12172" w:author="Rev 4 Allen Wirfs-Brock" w:date="2011-10-15T17:42:00Z"/>
        </w:rPr>
      </w:pPr>
      <w:ins w:id="12173" w:author="Rev 4 Allen Wirfs-Brock" w:date="2011-10-15T17:42:00Z">
        <w:r w:rsidRPr="00E77497">
          <w:t xml:space="preserve">Return </w:t>
        </w:r>
        <w:r w:rsidRPr="00E77497">
          <w:rPr>
            <w:rStyle w:val="bnf"/>
          </w:rPr>
          <w:t>names</w:t>
        </w:r>
        <w:r w:rsidRPr="00E77497">
          <w:t>.</w:t>
        </w:r>
      </w:ins>
    </w:p>
    <w:p w14:paraId="47BF3093" w14:textId="77777777" w:rsidR="005A4AE3" w:rsidRPr="00E77497" w:rsidRDefault="005A4AE3" w:rsidP="005A4AE3">
      <w:pPr>
        <w:rPr>
          <w:ins w:id="12174" w:author="Rev 4 Allen Wirfs-Brock" w:date="2011-10-15T17:43:00Z"/>
        </w:rPr>
      </w:pPr>
      <w:ins w:id="12175" w:author="Rev 4 Allen Wirfs-Brock" w:date="2011-10-15T17:43: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0CB7628E" w14:textId="77777777" w:rsidR="005A4AE3" w:rsidRPr="00E77497" w:rsidRDefault="005A4AE3" w:rsidP="00FA3203">
      <w:pPr>
        <w:pStyle w:val="Alg4"/>
        <w:numPr>
          <w:ilvl w:val="0"/>
          <w:numId w:val="512"/>
        </w:numPr>
        <w:spacing w:after="220"/>
        <w:contextualSpacing/>
        <w:rPr>
          <w:ins w:id="12176" w:author="Rev 4 Allen Wirfs-Brock" w:date="2011-10-15T17:43:00Z"/>
        </w:rPr>
      </w:pPr>
      <w:ins w:id="12177" w:author="Rev 4 Allen Wirfs-Brock" w:date="2011-10-15T17:43:00Z">
        <w:r w:rsidRPr="00E77497">
          <w:t xml:space="preserve">Return the BoundNames of </w:t>
        </w:r>
        <w:r w:rsidRPr="00E77497">
          <w:rPr>
            <w:i/>
          </w:rPr>
          <w:t>BindingIdentifier</w:t>
        </w:r>
        <w:r w:rsidRPr="00E77497">
          <w:t>.</w:t>
        </w:r>
      </w:ins>
    </w:p>
    <w:p w14:paraId="724C8B51" w14:textId="77777777" w:rsidR="00D128F0" w:rsidRPr="00E77497" w:rsidRDefault="00D128F0" w:rsidP="00D128F0">
      <w:pPr>
        <w:rPr>
          <w:ins w:id="12178" w:author="Rev 4 Allen Wirfs-Brock" w:date="2011-10-15T17:44:00Z"/>
        </w:rPr>
      </w:pPr>
      <w:ins w:id="12179" w:author="Rev 4 Allen Wirfs-Brock" w:date="2011-10-15T17:44: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7D89A94B" w14:textId="77777777" w:rsidR="00D128F0" w:rsidRPr="00E77497" w:rsidRDefault="00D128F0" w:rsidP="00FA3203">
      <w:pPr>
        <w:pStyle w:val="Alg4"/>
        <w:numPr>
          <w:ilvl w:val="0"/>
          <w:numId w:val="513"/>
        </w:numPr>
        <w:spacing w:after="220"/>
        <w:contextualSpacing/>
        <w:rPr>
          <w:ins w:id="12180" w:author="Rev 4 Allen Wirfs-Brock" w:date="2011-10-15T17:44:00Z"/>
        </w:rPr>
      </w:pPr>
      <w:ins w:id="12181" w:author="Rev 4 Allen Wirfs-Brock" w:date="2011-10-15T17:44:00Z">
        <w:r w:rsidRPr="00E77497">
          <w:t xml:space="preserve">Return the BoundNames of </w:t>
        </w:r>
        <w:r w:rsidRPr="00E77497">
          <w:rPr>
            <w:i/>
          </w:rPr>
          <w:t>BindingPattern</w:t>
        </w:r>
        <w:r w:rsidRPr="00E77497">
          <w:t>.</w:t>
        </w:r>
      </w:ins>
    </w:p>
    <w:p w14:paraId="2530A0A7" w14:textId="77777777" w:rsidR="00E00CAD" w:rsidRPr="00E77497" w:rsidRDefault="00E00CAD" w:rsidP="00E00CAD">
      <w:pPr>
        <w:pStyle w:val="40"/>
        <w:numPr>
          <w:ilvl w:val="0"/>
          <w:numId w:val="0"/>
        </w:numPr>
        <w:rPr>
          <w:ins w:id="12182" w:author="Rev 4 Allen Wirfs-Brock" w:date="2011-10-15T17:41:00Z"/>
        </w:rPr>
      </w:pPr>
      <w:ins w:id="12183" w:author="Rev 4 Allen Wirfs-Brock" w:date="2011-10-15T17:41:00Z">
        <w:r w:rsidRPr="00E77497">
          <w:t>Runtime Semantics</w:t>
        </w:r>
      </w:ins>
    </w:p>
    <w:p w14:paraId="558FEAA0" w14:textId="77777777" w:rsidR="00F84DC3" w:rsidRDefault="00F84DC3" w:rsidP="00F84DC3">
      <w:pPr>
        <w:keepNext/>
        <w:rPr>
          <w:ins w:id="12184" w:author="Rev 6 Allen Wirfs-Brock" w:date="2012-01-31T14:11:00Z"/>
          <w:rFonts w:ascii="Helvetica" w:hAnsi="Helvetica"/>
          <w:b/>
          <w:spacing w:val="6"/>
        </w:rPr>
      </w:pPr>
      <w:ins w:id="12185" w:author="Rev 6 Allen Wirfs-Brock" w:date="2012-01-31T14:11:00Z">
        <w:r w:rsidRPr="00E77497">
          <w:rPr>
            <w:rFonts w:ascii="Helvetica" w:hAnsi="Helvetica"/>
            <w:b/>
          </w:rPr>
          <w:t xml:space="preserve">Runtime Semantics: </w:t>
        </w:r>
        <w:r w:rsidRPr="00E77497">
          <w:rPr>
            <w:rFonts w:ascii="Helvetica" w:hAnsi="Helvetica"/>
            <w:b/>
            <w:spacing w:val="6"/>
          </w:rPr>
          <w:t xml:space="preserve">Binding </w:t>
        </w:r>
      </w:ins>
      <w:ins w:id="12186" w:author="Rev 6 Allen Wirfs-Brock" w:date="2012-02-27T15:45:00Z">
        <w:r w:rsidR="00A113E2">
          <w:rPr>
            <w:rFonts w:ascii="Helvetica" w:hAnsi="Helvetica"/>
            <w:b/>
            <w:spacing w:val="6"/>
          </w:rPr>
          <w:t>Initialisation</w:t>
        </w:r>
      </w:ins>
    </w:p>
    <w:p w14:paraId="0D28F2AA" w14:textId="77777777" w:rsidR="00F84DC3" w:rsidRPr="00FA3203" w:rsidRDefault="00F84DC3" w:rsidP="00F84DC3">
      <w:pPr>
        <w:ind w:left="360"/>
        <w:rPr>
          <w:ins w:id="12187" w:author="Rev 6 Allen Wirfs-Brock" w:date="2012-01-31T14:11:00Z"/>
        </w:rPr>
      </w:pPr>
      <w:ins w:id="12188" w:author="Rev 6 Allen Wirfs-Brock" w:date="2012-01-31T14:11:00Z">
        <w:r>
          <w:t>W</w:t>
        </w:r>
        <w:r w:rsidRPr="004418C4">
          <w:t xml:space="preserve">ith arguments </w:t>
        </w:r>
        <w:r w:rsidRPr="004418C4">
          <w:rPr>
            <w:rFonts w:ascii="Times New Roman" w:hAnsi="Times New Roman"/>
            <w:i/>
          </w:rPr>
          <w:t>value</w:t>
        </w:r>
        <w:r w:rsidRPr="004418C4">
          <w:t xml:space="preserve"> and </w:t>
        </w:r>
      </w:ins>
      <w:ins w:id="12189" w:author="Rev 6 Allen Wirfs-Brock" w:date="2012-02-27T16:31:00Z">
        <w:r w:rsidR="00767E5E">
          <w:rPr>
            <w:rFonts w:ascii="Times New Roman" w:hAnsi="Times New Roman"/>
            <w:i/>
          </w:rPr>
          <w:t>environment</w:t>
        </w:r>
      </w:ins>
      <w:ins w:id="12190" w:author="Rev 6 Allen Wirfs-Brock" w:date="2012-01-31T14:11:00Z">
        <w:r>
          <w:t>.</w:t>
        </w:r>
      </w:ins>
    </w:p>
    <w:p w14:paraId="76F224DE" w14:textId="77777777" w:rsidR="00F84DC3" w:rsidRPr="008E00F6" w:rsidRDefault="00F84DC3" w:rsidP="00F84DC3">
      <w:pPr>
        <w:rPr>
          <w:ins w:id="12191" w:author="Rev 6 Allen Wirfs-Brock" w:date="2012-01-31T14:11:00Z"/>
          <w:sz w:val="18"/>
        </w:rPr>
      </w:pPr>
      <w:ins w:id="12192" w:author="Rev 6 Allen Wirfs-Brock" w:date="2012-01-31T14:11: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ins>
      <w:ins w:id="12193" w:author="Rev 6 Allen Wirfs-Brock" w:date="2012-02-27T15:48:00Z">
        <w:r w:rsidR="00A113E2">
          <w:rPr>
            <w:sz w:val="18"/>
          </w:rPr>
          <w:t>initialisation</w:t>
        </w:r>
      </w:ins>
      <w:ins w:id="12194" w:author="Rev 6 Allen Wirfs-Brock" w:date="2012-01-31T14:11:00Z">
        <w:r w:rsidRPr="008E00F6">
          <w:rPr>
            <w:sz w:val="18"/>
          </w:rPr>
          <w:t xml:space="preserve"> value.  This is the </w:t>
        </w:r>
        <w:del w:id="12195"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427D52EE" w14:textId="77777777" w:rsidR="004708DF" w:rsidRPr="00E77497" w:rsidRDefault="004708DF" w:rsidP="004708DF">
      <w:pPr>
        <w:rPr>
          <w:ins w:id="12196" w:author="Rev 6 Allen Wirfs-Brock" w:date="2012-01-31T14:21:00Z"/>
        </w:rPr>
      </w:pPr>
      <w:ins w:id="12197" w:author="Rev 6 Allen Wirfs-Brock" w:date="2012-01-31T14:21:00Z">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ins>
    </w:p>
    <w:p w14:paraId="5CE35F15" w14:textId="77777777" w:rsidR="004708DF" w:rsidRPr="00E77497" w:rsidRDefault="00481DAC" w:rsidP="004708DF">
      <w:pPr>
        <w:pStyle w:val="Alg2"/>
        <w:numPr>
          <w:ilvl w:val="0"/>
          <w:numId w:val="112"/>
        </w:numPr>
        <w:spacing w:after="220"/>
        <w:rPr>
          <w:ins w:id="12198" w:author="Rev 6 Allen Wirfs-Brock" w:date="2012-01-31T14:21:00Z"/>
        </w:rPr>
      </w:pPr>
      <w:ins w:id="12199" w:author="Rev 6 Allen Wirfs-Brock" w:date="2012-02-18T10:58:00Z">
        <w:r>
          <w:t>Return the result of p</w:t>
        </w:r>
        <w:r w:rsidRPr="004418C4">
          <w:t>erform</w:t>
        </w:r>
        <w:r>
          <w:t>ing</w:t>
        </w:r>
        <w:r w:rsidRPr="004418C4">
          <w:t xml:space="preserve"> </w:t>
        </w:r>
      </w:ins>
      <w:ins w:id="12200" w:author="Rev 6 Allen Wirfs-Brock" w:date="2012-01-31T14:22:00Z">
        <w:r w:rsidR="004708DF" w:rsidRPr="00E77497">
          <w:t xml:space="preserve">Binding </w:t>
        </w:r>
      </w:ins>
      <w:ins w:id="12201" w:author="Rev 6 Allen Wirfs-Brock" w:date="2012-02-27T15:45:00Z">
        <w:r w:rsidR="00A113E2">
          <w:t>Initialisation</w:t>
        </w:r>
      </w:ins>
      <w:ins w:id="12202" w:author="Rev 6 Allen Wirfs-Brock" w:date="2012-01-31T14:22: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19C394AE" w14:textId="77777777" w:rsidR="004708DF" w:rsidRPr="00E77497" w:rsidRDefault="004708DF" w:rsidP="004708DF">
      <w:pPr>
        <w:rPr>
          <w:ins w:id="12203" w:author="Rev 6 Allen Wirfs-Brock" w:date="2012-01-31T14:21:00Z"/>
        </w:rPr>
      </w:pPr>
      <w:ins w:id="12204"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ins>
    </w:p>
    <w:p w14:paraId="7F2B87D6" w14:textId="77777777" w:rsidR="004708DF" w:rsidRPr="00E77497" w:rsidRDefault="00481DAC" w:rsidP="004708DF">
      <w:pPr>
        <w:pStyle w:val="Alg2"/>
        <w:numPr>
          <w:ilvl w:val="0"/>
          <w:numId w:val="496"/>
        </w:numPr>
        <w:spacing w:after="220"/>
        <w:rPr>
          <w:ins w:id="12205" w:author="Rev 6 Allen Wirfs-Brock" w:date="2012-01-31T14:21:00Z"/>
        </w:rPr>
      </w:pPr>
      <w:ins w:id="12206" w:author="Rev 6 Allen Wirfs-Brock" w:date="2012-02-18T10:58:00Z">
        <w:r>
          <w:t>Return the result of p</w:t>
        </w:r>
        <w:r w:rsidRPr="004418C4">
          <w:t>erform</w:t>
        </w:r>
        <w:r>
          <w:t>ing</w:t>
        </w:r>
        <w:r w:rsidRPr="004418C4">
          <w:t xml:space="preserve"> </w:t>
        </w:r>
      </w:ins>
      <w:ins w:id="12207" w:author="Rev 6 Allen Wirfs-Brock" w:date="2012-01-31T14:21:00Z">
        <w:r w:rsidR="004708DF" w:rsidRPr="00E77497">
          <w:t xml:space="preserve">Binding </w:t>
        </w:r>
      </w:ins>
      <w:ins w:id="12208" w:author="Rev 6 Allen Wirfs-Brock" w:date="2012-02-27T15:45:00Z">
        <w:r w:rsidR="00A113E2">
          <w:t>Initialisation</w:t>
        </w:r>
      </w:ins>
      <w:ins w:id="12209" w:author="Rev 6 Allen Wirfs-Brock" w:date="2012-01-31T14:21: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44071886" w14:textId="77777777" w:rsidR="004708DF" w:rsidRPr="00E77497" w:rsidRDefault="004708DF" w:rsidP="004708DF">
      <w:pPr>
        <w:rPr>
          <w:ins w:id="12210" w:author="Rev 6 Allen Wirfs-Brock" w:date="2012-01-31T14:21:00Z"/>
        </w:rPr>
      </w:pPr>
      <w:ins w:id="12211"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ins>
    </w:p>
    <w:p w14:paraId="5F44A937" w14:textId="77777777" w:rsidR="004708DF" w:rsidRPr="00E77497" w:rsidRDefault="00481DAC" w:rsidP="004708DF">
      <w:pPr>
        <w:pStyle w:val="Alg2"/>
        <w:numPr>
          <w:ilvl w:val="0"/>
          <w:numId w:val="497"/>
        </w:numPr>
        <w:spacing w:after="220"/>
        <w:rPr>
          <w:ins w:id="12212" w:author="Rev 6 Allen Wirfs-Brock" w:date="2012-01-31T14:21:00Z"/>
        </w:rPr>
      </w:pPr>
      <w:ins w:id="12213" w:author="Rev 6 Allen Wirfs-Brock" w:date="2012-02-18T10:58:00Z">
        <w:r>
          <w:t>Return the result of p</w:t>
        </w:r>
        <w:r w:rsidRPr="004418C4">
          <w:t>erform</w:t>
        </w:r>
        <w:r>
          <w:t>ing</w:t>
        </w:r>
        <w:r w:rsidRPr="004418C4">
          <w:t xml:space="preserve"> </w:t>
        </w:r>
      </w:ins>
      <w:ins w:id="12214" w:author="Rev 6 Allen Wirfs-Brock" w:date="2012-01-31T14:21:00Z">
        <w:r w:rsidR="004708DF" w:rsidRPr="00E77497">
          <w:t xml:space="preserve">Binding </w:t>
        </w:r>
      </w:ins>
      <w:ins w:id="12215" w:author="Rev 6 Allen Wirfs-Brock" w:date="2012-02-27T15:45:00Z">
        <w:r w:rsidR="00A113E2">
          <w:t>Initialisation</w:t>
        </w:r>
      </w:ins>
      <w:ins w:id="12216" w:author="Rev 6 Allen Wirfs-Brock" w:date="2012-01-31T14:21:00Z">
        <w:r w:rsidR="004708DF" w:rsidRPr="00E77497">
          <w:t xml:space="preserve"> for </w:t>
        </w:r>
        <w:r w:rsidR="004708DF" w:rsidRPr="00E77497">
          <w:rPr>
            <w:i/>
          </w:rPr>
          <w:t>BindingPattern</w:t>
        </w:r>
        <w:r w:rsidR="004708DF" w:rsidRPr="00E77497">
          <w:t xml:space="preserve"> </w:t>
        </w:r>
      </w:ins>
      <w:ins w:id="12217" w:author="Rev 6 Allen Wirfs-Brock" w:date="2012-01-31T14:24:00Z">
        <w:r w:rsidR="004708DF" w:rsidRPr="00E77497">
          <w:t>passing</w:t>
        </w:r>
        <w:r w:rsidR="004708DF" w:rsidRPr="00E77497">
          <w:rPr>
            <w:i/>
          </w:rPr>
          <w:t xml:space="preserve"> </w:t>
        </w:r>
      </w:ins>
      <w:ins w:id="12218" w:author="Rev 6 Allen Wirfs-Brock" w:date="2012-01-31T14:23:00Z">
        <w:r w:rsidR="004708DF" w:rsidRPr="00E77497">
          <w:rPr>
            <w:i/>
          </w:rPr>
          <w:t>value</w:t>
        </w:r>
        <w:r w:rsidR="004708DF" w:rsidRPr="00E77497">
          <w:t xml:space="preserve"> </w:t>
        </w:r>
      </w:ins>
      <w:ins w:id="12219" w:author="Rev 6 Allen Wirfs-Brock" w:date="2012-01-31T14:21:00Z">
        <w:r w:rsidR="004708DF" w:rsidRPr="00E77497">
          <w:t xml:space="preserve">and </w:t>
        </w:r>
        <w:r w:rsidR="004708DF" w:rsidRPr="00E77497">
          <w:rPr>
            <w:b/>
          </w:rPr>
          <w:t>undefined</w:t>
        </w:r>
        <w:r w:rsidR="004708DF" w:rsidRPr="00E77497">
          <w:t xml:space="preserve"> as the </w:t>
        </w:r>
      </w:ins>
      <w:ins w:id="12220" w:author="Rev 6 Allen Wirfs-Brock" w:date="2012-01-31T14:24:00Z">
        <w:r w:rsidR="004708DF" w:rsidRPr="00E77497">
          <w:t>arguments</w:t>
        </w:r>
      </w:ins>
      <w:ins w:id="12221" w:author="Rev 6 Allen Wirfs-Brock" w:date="2012-01-31T14:21:00Z">
        <w:r w:rsidR="004708DF" w:rsidRPr="00E77497">
          <w:t>.</w:t>
        </w:r>
      </w:ins>
    </w:p>
    <w:p w14:paraId="681C8955" w14:textId="77777777" w:rsidR="00E00CAD" w:rsidRPr="00E77497" w:rsidRDefault="00E00CAD" w:rsidP="00E00CAD">
      <w:pPr>
        <w:keepNext/>
        <w:rPr>
          <w:ins w:id="12222" w:author="Rev 4 Allen Wirfs-Brock" w:date="2011-10-15T17:41:00Z"/>
          <w:rFonts w:ascii="Helvetica" w:hAnsi="Helvetica"/>
          <w:b/>
        </w:rPr>
      </w:pPr>
      <w:ins w:id="12223" w:author="Rev 4 Allen Wirfs-Brock" w:date="2011-10-15T17:41:00Z">
        <w:r w:rsidRPr="00E77497">
          <w:rPr>
            <w:rFonts w:ascii="Helvetica" w:hAnsi="Helvetica"/>
            <w:b/>
          </w:rPr>
          <w:t xml:space="preserve">Runtime Semantics: </w:t>
        </w:r>
        <w:r w:rsidRPr="00E77497">
          <w:rPr>
            <w:rFonts w:ascii="Helvetica" w:hAnsi="Helvetica"/>
            <w:b/>
            <w:spacing w:val="6"/>
          </w:rPr>
          <w:t>Evaluation</w:t>
        </w:r>
      </w:ins>
    </w:p>
    <w:p w14:paraId="29CD605D" w14:textId="77777777" w:rsidR="00884D1C" w:rsidRPr="00E77497" w:rsidRDefault="00884D1C" w:rsidP="00884D1C">
      <w:pPr>
        <w:rPr>
          <w:ins w:id="12224" w:author="Rev 3 Allen Wirfs-Brock" w:date="2011-09-09T12:39:00Z"/>
        </w:rPr>
      </w:pPr>
      <w:ins w:id="12225" w:author="Rev 3 Allen Wirfs-Brock" w:date="2011-09-09T12:39:00Z">
        <w:del w:id="12226" w:author="Rev 4 Allen Wirfs-Brock" w:date="2011-10-15T17:41:00Z">
          <w:r w:rsidRPr="00E77497" w:rsidDel="00E00CAD">
            <w:delText xml:space="preserve">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12227" w:author="Rev 4 Allen Wirfs-Brock" w:date="2011-10-15T17:41:00Z">
          <w:r w:rsidRPr="00E77497" w:rsidDel="00E00CAD">
            <w:delText>is evaluated as follows:</w:delText>
          </w:r>
        </w:del>
      </w:ins>
    </w:p>
    <w:p w14:paraId="46F6AB7F" w14:textId="77777777" w:rsidR="00884D1C" w:rsidRPr="00E77497" w:rsidRDefault="000348AE" w:rsidP="00FA3203">
      <w:pPr>
        <w:pStyle w:val="Alg2"/>
        <w:numPr>
          <w:ilvl w:val="0"/>
          <w:numId w:val="447"/>
        </w:numPr>
        <w:rPr>
          <w:ins w:id="12228" w:author="Rev 3 Allen Wirfs-Brock" w:date="2011-09-09T12:39:00Z"/>
        </w:rPr>
      </w:pPr>
      <w:ins w:id="12229" w:author="Rev 6 Allen Wirfs-Brock" w:date="2012-02-18T11:12:00Z">
        <w:r w:rsidRPr="00E77497">
          <w:t xml:space="preserve">Let </w:t>
        </w:r>
        <w:r>
          <w:rPr>
            <w:i/>
          </w:rPr>
          <w:t>next</w:t>
        </w:r>
        <w:r w:rsidRPr="00E77497">
          <w:rPr>
            <w:i/>
          </w:rPr>
          <w:t xml:space="preserve"> </w:t>
        </w:r>
        <w:r w:rsidRPr="00E77497">
          <w:t xml:space="preserve">be the result of evaluating </w:t>
        </w:r>
      </w:ins>
      <w:ins w:id="12230" w:author="Rev 3 Allen Wirfs-Brock" w:date="2011-09-09T12:39:00Z">
        <w:del w:id="12231"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001E0D91" w14:textId="77777777" w:rsidR="006506E0" w:rsidRDefault="006506E0" w:rsidP="006506E0">
      <w:pPr>
        <w:pStyle w:val="Alg2"/>
        <w:numPr>
          <w:ilvl w:val="0"/>
          <w:numId w:val="447"/>
        </w:numPr>
        <w:spacing w:after="220"/>
        <w:contextualSpacing/>
        <w:rPr>
          <w:ins w:id="12232" w:author="Rev 6 Allen Wirfs-Brock" w:date="2012-02-18T11:16:00Z"/>
        </w:rPr>
      </w:pPr>
      <w:ins w:id="12233" w:author="Rev 6 Allen Wirfs-Brock" w:date="2012-02-18T11:16:00Z">
        <w:r>
          <w:t xml:space="preserve">If </w:t>
        </w:r>
        <w:r w:rsidRPr="00B25FEE">
          <w:rPr>
            <w:i/>
          </w:rPr>
          <w:t>next</w:t>
        </w:r>
        <w:r>
          <w:t xml:space="preserve"> is an abrupt completion, return </w:t>
        </w:r>
        <w:r w:rsidRPr="00B25FEE">
          <w:rPr>
            <w:i/>
          </w:rPr>
          <w:t>next</w:t>
        </w:r>
        <w:r>
          <w:t>.</w:t>
        </w:r>
      </w:ins>
    </w:p>
    <w:p w14:paraId="1BFB32C5" w14:textId="77777777" w:rsidR="00884D1C" w:rsidRPr="00E77497" w:rsidRDefault="00884D1C" w:rsidP="00FA3203">
      <w:pPr>
        <w:pStyle w:val="Alg2"/>
        <w:numPr>
          <w:ilvl w:val="0"/>
          <w:numId w:val="447"/>
        </w:numPr>
        <w:spacing w:after="220"/>
        <w:rPr>
          <w:ins w:id="12234" w:author="Rev 3 Allen Wirfs-Brock" w:date="2011-09-09T12:39:00Z"/>
        </w:rPr>
      </w:pPr>
      <w:ins w:id="12235" w:author="Rev 3 Allen Wirfs-Brock" w:date="2011-09-09T12:39:00Z">
        <w:r w:rsidRPr="00E77497">
          <w:t xml:space="preserve">Return </w:t>
        </w:r>
      </w:ins>
      <w:ins w:id="12236" w:author="Rev 6 Allen Wirfs-Brock" w:date="2012-02-23T12:38:00Z">
        <w:r w:rsidR="00DE1793">
          <w:t>NormalCompletion(</w:t>
        </w:r>
        <w:r w:rsidR="00DE1793" w:rsidRPr="00E77497" w:rsidDel="00D70AE0">
          <w:t xml:space="preserve"> </w:t>
        </w:r>
      </w:ins>
      <w:ins w:id="12237" w:author="Rev 3 Allen Wirfs-Brock" w:date="2011-09-09T12:39:00Z">
        <w:del w:id="12238" w:author="Rev 6 Allen Wirfs-Brock" w:date="2012-02-18T11:38:00Z">
          <w:r w:rsidRPr="00E77497" w:rsidDel="00D70AE0">
            <w:delText>(</w:delText>
          </w:r>
        </w:del>
        <w:del w:id="12239" w:author="Rev 6 Allen Wirfs-Brock" w:date="2012-02-23T12:38:00Z">
          <w:r w:rsidRPr="00E77497" w:rsidDel="00DE1793">
            <w:rPr>
              <w:rFonts w:ascii="Arial" w:hAnsi="Arial" w:cs="Arial"/>
            </w:rPr>
            <w:delText>normal</w:delText>
          </w:r>
          <w:r w:rsidRPr="00E77497" w:rsidDel="00DE1793">
            <w:delText xml:space="preserve">, </w:delText>
          </w:r>
        </w:del>
        <w:r w:rsidRPr="00E77497">
          <w:rPr>
            <w:rFonts w:ascii="Arial" w:hAnsi="Arial" w:cs="Arial"/>
          </w:rPr>
          <w:t>empt</w:t>
        </w:r>
      </w:ins>
      <w:ins w:id="12240" w:author="Rev 6 Allen Wirfs-Brock" w:date="2012-02-23T12:38:00Z">
        <w:r w:rsidR="00DE1793">
          <w:rPr>
            <w:rFonts w:ascii="Arial" w:hAnsi="Arial" w:cs="Arial"/>
          </w:rPr>
          <w:t>y</w:t>
        </w:r>
      </w:ins>
      <w:ins w:id="12241" w:author="Rev 3 Allen Wirfs-Brock" w:date="2011-09-09T12:39:00Z">
        <w:del w:id="12242" w:author="Rev 6 Allen Wirfs-Brock" w:date="2012-02-23T12:38:00Z">
          <w:r w:rsidRPr="00DE1793" w:rsidDel="00DE1793">
            <w:delText>y, empty</w:delText>
          </w:r>
        </w:del>
        <w:del w:id="12243" w:author="Rev 6 Allen Wirfs-Brock" w:date="2012-02-18T11:40:00Z">
          <w:r w:rsidRPr="00DE1793" w:rsidDel="00D70AE0">
            <w:delText>)</w:delText>
          </w:r>
        </w:del>
      </w:ins>
      <w:ins w:id="12244" w:author="Rev 6 Allen Wirfs-Brock" w:date="2012-02-23T12:38:00Z">
        <w:r w:rsidR="00DE1793" w:rsidRPr="00DE1793">
          <w:t>)</w:t>
        </w:r>
      </w:ins>
      <w:ins w:id="12245" w:author="Rev 3 Allen Wirfs-Brock" w:date="2011-09-09T12:39:00Z">
        <w:r w:rsidRPr="00E77497">
          <w:t>.</w:t>
        </w:r>
      </w:ins>
    </w:p>
    <w:p w14:paraId="0ED760CD" w14:textId="77777777" w:rsidR="00884D1C" w:rsidRPr="00E77497" w:rsidDel="00943821" w:rsidRDefault="00884D1C" w:rsidP="00884D1C">
      <w:pPr>
        <w:rPr>
          <w:ins w:id="12246" w:author="Rev 3 Allen Wirfs-Brock" w:date="2011-09-09T12:39:00Z"/>
          <w:del w:id="12247" w:author="Rev 4 Allen Wirfs-Brock" w:date="2011-10-15T17:41:00Z"/>
        </w:rPr>
      </w:pPr>
      <w:ins w:id="12248" w:author="Rev 3 Allen Wirfs-Brock" w:date="2011-09-09T12:39:00Z">
        <w:del w:id="12249" w:author="Rev 4 Allen Wirfs-Brock" w:date="2011-10-15T17:41:00Z">
          <w:r w:rsidRPr="00E77497" w:rsidDel="00943821">
            <w:delText xml:space="preserve">The </w:delText>
          </w:r>
          <w:r w:rsidRPr="00E77497" w:rsidDel="00943821">
            <w:rPr>
              <w:rFonts w:ascii="Times New Roman" w:eastAsia="Times New Roman" w:hAnsi="Times New Roman"/>
              <w:spacing w:val="6"/>
              <w:lang w:eastAsia="en-US"/>
            </w:rPr>
            <w:delText xml:space="preserve">BoundNames </w:delText>
          </w:r>
          <w:r w:rsidRPr="00E77497" w:rsidDel="00943821">
            <w:delText xml:space="preserve">of the production  </w:delText>
          </w:r>
          <w:r w:rsidRPr="00E77497" w:rsidDel="00943821">
            <w:rPr>
              <w:rStyle w:val="bnf"/>
            </w:rPr>
            <w:delText>VariableDeclarationList</w:delText>
          </w:r>
          <w:r w:rsidRPr="00E77497" w:rsidDel="00943821">
            <w:delText xml:space="preserve"> </w:delText>
          </w:r>
          <w:r w:rsidRPr="00E77497" w:rsidDel="00943821">
            <w:rPr>
              <w:b/>
            </w:rPr>
            <w:delText>:</w:delText>
          </w:r>
          <w:r w:rsidRPr="00E77497" w:rsidDel="00943821">
            <w:rPr>
              <w:rStyle w:val="bnf"/>
            </w:rPr>
            <w:delText>VariableDeclaration</w:delText>
          </w:r>
          <w:r w:rsidRPr="00E77497" w:rsidDel="00943821">
            <w:delText xml:space="preserve"> is determined as follows:</w:delText>
          </w:r>
        </w:del>
      </w:ins>
    </w:p>
    <w:p w14:paraId="77A940EE" w14:textId="77777777" w:rsidR="00884D1C" w:rsidRPr="00E77497" w:rsidDel="00943821" w:rsidRDefault="00884D1C" w:rsidP="006361CF">
      <w:pPr>
        <w:pStyle w:val="Alg4"/>
        <w:numPr>
          <w:ilvl w:val="0"/>
          <w:numId w:val="511"/>
        </w:numPr>
        <w:spacing w:after="220"/>
        <w:contextualSpacing/>
        <w:rPr>
          <w:ins w:id="12250" w:author="Rev 3 Allen Wirfs-Brock" w:date="2011-09-09T12:39:00Z"/>
          <w:del w:id="12251" w:author="Rev 4 Allen Wirfs-Brock" w:date="2011-10-15T17:41:00Z"/>
        </w:rPr>
        <w:pPrChange w:id="12252" w:author="Rev 4 Allen Wirfs-Brock" w:date="2011-11-07T12:16:00Z">
          <w:pPr>
            <w:pStyle w:val="Alg4"/>
            <w:numPr>
              <w:numId w:val="541"/>
            </w:numPr>
            <w:tabs>
              <w:tab w:val="num" w:pos="360"/>
            </w:tabs>
            <w:spacing w:after="220"/>
            <w:ind w:left="360" w:hanging="360"/>
            <w:contextualSpacing/>
          </w:pPr>
        </w:pPrChange>
      </w:pPr>
      <w:ins w:id="12253" w:author="Rev 3 Allen Wirfs-Brock" w:date="2011-09-09T12:39:00Z">
        <w:del w:id="12254" w:author="Rev 4 Allen Wirfs-Brock" w:date="2011-10-15T17:41:00Z">
          <w:r w:rsidRPr="00E77497" w:rsidDel="00943821">
            <w:delText xml:space="preserve">Return BoundNames of </w:delText>
          </w:r>
          <w:r w:rsidRPr="00E77497" w:rsidDel="00943821">
            <w:rPr>
              <w:i/>
            </w:rPr>
            <w:delText>VariableDeclaration</w:delText>
          </w:r>
          <w:r w:rsidRPr="00E77497" w:rsidDel="00943821">
            <w:delText>.</w:delText>
          </w:r>
        </w:del>
      </w:ins>
    </w:p>
    <w:p w14:paraId="332CEDF6" w14:textId="77777777" w:rsidR="00884D1C" w:rsidRPr="00E77497" w:rsidRDefault="00884D1C" w:rsidP="00884D1C">
      <w:pPr>
        <w:rPr>
          <w:ins w:id="12255" w:author="Rev 3 Allen Wirfs-Brock" w:date="2011-09-09T12:39:00Z"/>
        </w:rPr>
      </w:pPr>
      <w:ins w:id="12256" w:author="Rev 3 Allen Wirfs-Brock" w:date="2011-09-09T12:39:00Z">
        <w:del w:id="12257" w:author="Rev 4 Allen Wirfs-Brock" w:date="2011-10-15T17:42:00Z">
          <w:r w:rsidRPr="00E77497" w:rsidDel="00943821">
            <w:delText xml:space="preserve">The production </w:delText>
          </w:r>
        </w:del>
        <w:r w:rsidRPr="00E77497">
          <w:rPr>
            <w:rStyle w:val="bnf"/>
          </w:rPr>
          <w:t>VariableDeclarationList</w:t>
        </w:r>
        <w:r w:rsidRPr="00E77497">
          <w:t xml:space="preserve"> </w:t>
        </w:r>
        <w:r w:rsidRPr="00E77497">
          <w:rPr>
            <w:b/>
          </w:rPr>
          <w:t>:</w:t>
        </w:r>
        <w:r w:rsidRPr="00E77497">
          <w:rPr>
            <w:rStyle w:val="bnf"/>
          </w:rPr>
          <w:t>VariableDeclaration</w:t>
        </w:r>
        <w:r w:rsidRPr="00E77497">
          <w:t xml:space="preserve"> </w:t>
        </w:r>
        <w:del w:id="12258" w:author="Rev 4 Allen Wirfs-Brock" w:date="2011-10-15T17:42:00Z">
          <w:r w:rsidRPr="00E77497" w:rsidDel="00943821">
            <w:delText>is evaluated as follows:</w:delText>
          </w:r>
        </w:del>
      </w:ins>
    </w:p>
    <w:p w14:paraId="5DB1C7D0" w14:textId="77777777" w:rsidR="00884D1C" w:rsidRPr="00E77497" w:rsidRDefault="000348AE" w:rsidP="00FA3203">
      <w:pPr>
        <w:pStyle w:val="Alg2"/>
        <w:numPr>
          <w:ilvl w:val="0"/>
          <w:numId w:val="448"/>
        </w:numPr>
        <w:spacing w:after="220"/>
        <w:rPr>
          <w:ins w:id="12259" w:author="Rev 3 Allen Wirfs-Brock" w:date="2011-09-09T12:39:00Z"/>
        </w:rPr>
      </w:pPr>
      <w:ins w:id="12260" w:author="Rev 6 Allen Wirfs-Brock" w:date="2012-02-18T11:07:00Z">
        <w:r>
          <w:t>Return the result of evaluating</w:t>
        </w:r>
        <w:r w:rsidRPr="00E77497">
          <w:t xml:space="preserve"> </w:t>
        </w:r>
      </w:ins>
      <w:ins w:id="12261" w:author="Rev 3 Allen Wirfs-Brock" w:date="2011-09-09T12:39:00Z">
        <w:del w:id="12262" w:author="Rev 6 Allen Wirfs-Brock" w:date="2012-02-18T11:07:00Z">
          <w:r w:rsidR="00884D1C" w:rsidRPr="00E77497" w:rsidDel="000348AE">
            <w:delText xml:space="preserve">Evaluate </w:delText>
          </w:r>
        </w:del>
        <w:r w:rsidR="00884D1C" w:rsidRPr="00E77497">
          <w:rPr>
            <w:i/>
          </w:rPr>
          <w:t>VariableDeclaration</w:t>
        </w:r>
        <w:r w:rsidR="00884D1C" w:rsidRPr="00E77497">
          <w:t>.</w:t>
        </w:r>
      </w:ins>
    </w:p>
    <w:p w14:paraId="084B616A" w14:textId="77777777" w:rsidR="00884D1C" w:rsidRPr="00E77497" w:rsidDel="00FF4BEE" w:rsidRDefault="00884D1C" w:rsidP="00884D1C">
      <w:pPr>
        <w:rPr>
          <w:ins w:id="12263" w:author="Rev 3 Allen Wirfs-Brock" w:date="2011-09-09T12:39:00Z"/>
          <w:del w:id="12264" w:author="Rev 4 Allen Wirfs-Brock" w:date="2011-10-15T17:42:00Z"/>
        </w:rPr>
      </w:pPr>
      <w:ins w:id="12265" w:author="Rev 3 Allen Wirfs-Brock" w:date="2011-09-09T12:39:00Z">
        <w:del w:id="12266" w:author="Rev 4 Allen Wirfs-Brock" w:date="2011-10-15T17:42:00Z">
          <w:r w:rsidRPr="00E77497" w:rsidDel="00FF4BEE">
            <w:delText xml:space="preserve">The </w:delText>
          </w:r>
          <w:r w:rsidRPr="00E77497" w:rsidDel="00FF4BEE">
            <w:rPr>
              <w:rFonts w:ascii="Times New Roman" w:eastAsia="Times New Roman" w:hAnsi="Times New Roman"/>
              <w:spacing w:val="6"/>
              <w:lang w:eastAsia="en-US"/>
            </w:rPr>
            <w:delText xml:space="preserve">BoundNames </w:delText>
          </w:r>
          <w:r w:rsidRPr="00E77497" w:rsidDel="00FF4BEE">
            <w:delText xml:space="preserve">of the production  </w:delText>
          </w:r>
          <w:r w:rsidRPr="00E77497" w:rsidDel="00FF4BEE">
            <w:rPr>
              <w:rStyle w:val="bnf"/>
            </w:rPr>
            <w:delText>VariableDeclarationList</w:delText>
          </w:r>
          <w:r w:rsidRPr="00E77497" w:rsidDel="00FF4BEE">
            <w:delText xml:space="preserve"> </w:delText>
          </w:r>
          <w:r w:rsidRPr="00E77497" w:rsidDel="00FF4BEE">
            <w:rPr>
              <w:b/>
            </w:rPr>
            <w:delText>:</w:delText>
          </w:r>
          <w:r w:rsidRPr="00E77497" w:rsidDel="00FF4BEE">
            <w:delText xml:space="preserve"> </w:delText>
          </w:r>
          <w:r w:rsidRPr="00E77497" w:rsidDel="00FF4BEE">
            <w:rPr>
              <w:rStyle w:val="bnf"/>
            </w:rPr>
            <w:delText>VariableDeclarationList</w:delText>
          </w:r>
          <w:r w:rsidRPr="00E77497" w:rsidDel="00FF4BEE">
            <w:delText xml:space="preserve"> </w:delText>
          </w:r>
          <w:r w:rsidRPr="00E77497" w:rsidDel="00FF4BEE">
            <w:rPr>
              <w:rFonts w:ascii="Courier New" w:hAnsi="Courier New"/>
              <w:b/>
            </w:rPr>
            <w:delText>,</w:delText>
          </w:r>
          <w:r w:rsidRPr="00E77497" w:rsidDel="00FF4BEE">
            <w:delText xml:space="preserve"> </w:delText>
          </w:r>
          <w:r w:rsidRPr="00E77497" w:rsidDel="00FF4BEE">
            <w:rPr>
              <w:rStyle w:val="bnf"/>
            </w:rPr>
            <w:delText>VariableDeclaration</w:delText>
          </w:r>
          <w:r w:rsidRPr="00E77497" w:rsidDel="00FF4BEE">
            <w:delText xml:space="preserve"> is determined as follows:</w:delText>
          </w:r>
        </w:del>
      </w:ins>
    </w:p>
    <w:p w14:paraId="4EE4D3BB" w14:textId="77777777" w:rsidR="00884D1C" w:rsidRPr="00E77497" w:rsidDel="00FF4BEE" w:rsidRDefault="00884D1C" w:rsidP="006361CF">
      <w:pPr>
        <w:pStyle w:val="Alg4"/>
        <w:numPr>
          <w:ilvl w:val="0"/>
          <w:numId w:val="495"/>
        </w:numPr>
        <w:spacing w:after="220"/>
        <w:contextualSpacing/>
        <w:rPr>
          <w:ins w:id="12267" w:author="Rev 3 Allen Wirfs-Brock" w:date="2011-09-09T12:39:00Z"/>
          <w:del w:id="12268" w:author="Rev 4 Allen Wirfs-Brock" w:date="2011-10-15T17:42:00Z"/>
        </w:rPr>
        <w:pPrChange w:id="12269" w:author="Rev 4 Allen Wirfs-Brock" w:date="2011-11-07T12:16:00Z">
          <w:pPr>
            <w:pStyle w:val="Alg4"/>
            <w:numPr>
              <w:numId w:val="525"/>
            </w:numPr>
            <w:tabs>
              <w:tab w:val="num" w:pos="360"/>
            </w:tabs>
            <w:spacing w:after="220"/>
            <w:ind w:left="360" w:hanging="360"/>
            <w:contextualSpacing/>
          </w:pPr>
        </w:pPrChange>
      </w:pPr>
      <w:ins w:id="12270" w:author="Rev 3 Allen Wirfs-Brock" w:date="2011-09-09T12:39:00Z">
        <w:del w:id="12271" w:author="Rev 4 Allen Wirfs-Brock" w:date="2011-10-15T17:42:00Z">
          <w:r w:rsidRPr="00E77497" w:rsidDel="00FF4BEE">
            <w:delText xml:space="preserve">Let </w:delText>
          </w:r>
          <w:r w:rsidRPr="00E77497" w:rsidDel="00FF4BEE">
            <w:rPr>
              <w:i/>
            </w:rPr>
            <w:delText xml:space="preserve">names </w:delText>
          </w:r>
          <w:r w:rsidRPr="00E77497" w:rsidDel="00FF4BEE">
            <w:delText xml:space="preserve">be BoundNames of </w:delText>
          </w:r>
          <w:r w:rsidRPr="00E77497" w:rsidDel="00FF4BEE">
            <w:rPr>
              <w:rStyle w:val="bnf"/>
            </w:rPr>
            <w:delText>VariableDeclarationList</w:delText>
          </w:r>
          <w:r w:rsidRPr="00E77497" w:rsidDel="00FF4BEE">
            <w:delText>.</w:delText>
          </w:r>
        </w:del>
      </w:ins>
    </w:p>
    <w:p w14:paraId="3B9B9DED" w14:textId="77777777" w:rsidR="00884D1C" w:rsidRPr="00E77497" w:rsidDel="00FF4BEE" w:rsidRDefault="00884D1C" w:rsidP="006361CF">
      <w:pPr>
        <w:pStyle w:val="Alg4"/>
        <w:numPr>
          <w:ilvl w:val="0"/>
          <w:numId w:val="495"/>
        </w:numPr>
        <w:spacing w:after="220"/>
        <w:contextualSpacing/>
        <w:rPr>
          <w:ins w:id="12272" w:author="Rev 3 Allen Wirfs-Brock" w:date="2011-09-09T12:39:00Z"/>
          <w:del w:id="12273" w:author="Rev 4 Allen Wirfs-Brock" w:date="2011-10-15T17:42:00Z"/>
          <w:rStyle w:val="bnf"/>
          <w:i w:val="0"/>
        </w:rPr>
        <w:pPrChange w:id="12274" w:author="Rev 4 Allen Wirfs-Brock" w:date="2011-11-07T12:16:00Z">
          <w:pPr>
            <w:pStyle w:val="Alg4"/>
            <w:numPr>
              <w:numId w:val="525"/>
            </w:numPr>
            <w:tabs>
              <w:tab w:val="num" w:pos="360"/>
            </w:tabs>
            <w:spacing w:after="220"/>
            <w:ind w:left="360" w:hanging="360"/>
            <w:contextualSpacing/>
          </w:pPr>
        </w:pPrChange>
      </w:pPr>
      <w:ins w:id="12275" w:author="Rev 3 Allen Wirfs-Brock" w:date="2011-09-09T12:39:00Z">
        <w:del w:id="12276" w:author="Rev 4 Allen Wirfs-Brock" w:date="2011-10-15T17:42:00Z">
          <w:r w:rsidRPr="00E77497" w:rsidDel="00FF4BEE">
            <w:delText xml:space="preserve">Append to </w:delText>
          </w:r>
          <w:r w:rsidRPr="00E77497" w:rsidDel="00FF4BEE">
            <w:rPr>
              <w:i/>
            </w:rPr>
            <w:delText>names</w:delText>
          </w:r>
          <w:r w:rsidRPr="00E77497" w:rsidDel="00FF4BEE">
            <w:delText xml:space="preserve"> the elements of BoundNames of </w:delText>
          </w:r>
          <w:r w:rsidRPr="00E77497" w:rsidDel="00FF4BEE">
            <w:rPr>
              <w:rStyle w:val="bnf"/>
            </w:rPr>
            <w:delText>VariableDeclaration.</w:delText>
          </w:r>
        </w:del>
      </w:ins>
    </w:p>
    <w:p w14:paraId="5C0663A3" w14:textId="77777777" w:rsidR="00884D1C" w:rsidRPr="00E77497" w:rsidDel="00FF4BEE" w:rsidRDefault="00884D1C" w:rsidP="006361CF">
      <w:pPr>
        <w:pStyle w:val="Alg4"/>
        <w:numPr>
          <w:ilvl w:val="0"/>
          <w:numId w:val="495"/>
        </w:numPr>
        <w:spacing w:after="220"/>
        <w:contextualSpacing/>
        <w:rPr>
          <w:ins w:id="12277" w:author="Rev 3 Allen Wirfs-Brock" w:date="2011-09-09T12:39:00Z"/>
          <w:del w:id="12278" w:author="Rev 4 Allen Wirfs-Brock" w:date="2011-10-15T17:42:00Z"/>
        </w:rPr>
        <w:pPrChange w:id="12279" w:author="Rev 4 Allen Wirfs-Brock" w:date="2011-11-07T12:16:00Z">
          <w:pPr>
            <w:pStyle w:val="Alg4"/>
            <w:numPr>
              <w:numId w:val="525"/>
            </w:numPr>
            <w:tabs>
              <w:tab w:val="num" w:pos="360"/>
            </w:tabs>
            <w:spacing w:after="220"/>
            <w:ind w:left="360" w:hanging="360"/>
            <w:contextualSpacing/>
          </w:pPr>
        </w:pPrChange>
      </w:pPr>
      <w:ins w:id="12280" w:author="Rev 3 Allen Wirfs-Brock" w:date="2011-09-09T12:39:00Z">
        <w:del w:id="12281" w:author="Rev 4 Allen Wirfs-Brock" w:date="2011-10-15T17:42:00Z">
          <w:r w:rsidRPr="00E77497" w:rsidDel="00FF4BEE">
            <w:delText xml:space="preserve">Return </w:delText>
          </w:r>
          <w:r w:rsidRPr="00E77497" w:rsidDel="00FF4BEE">
            <w:rPr>
              <w:rStyle w:val="bnf"/>
            </w:rPr>
            <w:delText>names</w:delText>
          </w:r>
          <w:r w:rsidRPr="00E77497" w:rsidDel="00FF4BEE">
            <w:delText>.</w:delText>
          </w:r>
        </w:del>
      </w:ins>
    </w:p>
    <w:p w14:paraId="7C295C8C" w14:textId="77777777" w:rsidR="00884D1C" w:rsidRPr="00E77497" w:rsidRDefault="00884D1C" w:rsidP="00884D1C">
      <w:pPr>
        <w:rPr>
          <w:ins w:id="12282" w:author="Rev 3 Allen Wirfs-Brock" w:date="2011-09-09T12:39:00Z"/>
        </w:rPr>
      </w:pPr>
      <w:ins w:id="12283" w:author="Rev 3 Allen Wirfs-Brock" w:date="2011-09-09T12:39:00Z">
        <w:del w:id="12284" w:author="Rev 4 Allen Wirfs-Brock" w:date="2011-10-15T17:43:00Z">
          <w:r w:rsidRPr="00E77497" w:rsidDel="00FF4BEE">
            <w:delText xml:space="preserve">The production </w:delText>
          </w:r>
        </w:del>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del w:id="12285" w:author="Rev 4 Allen Wirfs-Brock" w:date="2011-10-15T17:43:00Z">
          <w:r w:rsidRPr="00E77497" w:rsidDel="00FF4BEE">
            <w:delText>is evaluated as follows:</w:delText>
          </w:r>
        </w:del>
      </w:ins>
    </w:p>
    <w:p w14:paraId="59D05C1F" w14:textId="77777777" w:rsidR="00884D1C" w:rsidRPr="00E77497" w:rsidRDefault="000348AE" w:rsidP="00FA3203">
      <w:pPr>
        <w:pStyle w:val="Alg2"/>
        <w:keepNext/>
        <w:numPr>
          <w:ilvl w:val="0"/>
          <w:numId w:val="449"/>
        </w:numPr>
        <w:rPr>
          <w:ins w:id="12286" w:author="Rev 3 Allen Wirfs-Brock" w:date="2011-09-09T12:39:00Z"/>
        </w:rPr>
      </w:pPr>
      <w:ins w:id="12287" w:author="Rev 6 Allen Wirfs-Brock" w:date="2012-02-18T11:12:00Z">
        <w:r w:rsidRPr="00E77497">
          <w:t xml:space="preserve">Let </w:t>
        </w:r>
        <w:r>
          <w:rPr>
            <w:i/>
          </w:rPr>
          <w:t>next</w:t>
        </w:r>
        <w:r w:rsidRPr="00E77497">
          <w:rPr>
            <w:i/>
          </w:rPr>
          <w:t xml:space="preserve"> </w:t>
        </w:r>
        <w:r w:rsidRPr="00E77497">
          <w:t xml:space="preserve">be the result of evaluating </w:t>
        </w:r>
      </w:ins>
      <w:ins w:id="12288" w:author="Rev 3 Allen Wirfs-Brock" w:date="2011-09-09T12:39:00Z">
        <w:del w:id="12289"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296AF571" w14:textId="77777777" w:rsidR="006506E0" w:rsidRDefault="006506E0" w:rsidP="006506E0">
      <w:pPr>
        <w:pStyle w:val="Alg2"/>
        <w:numPr>
          <w:ilvl w:val="0"/>
          <w:numId w:val="449"/>
        </w:numPr>
        <w:spacing w:after="220"/>
        <w:contextualSpacing/>
        <w:rPr>
          <w:ins w:id="12290" w:author="Rev 6 Allen Wirfs-Brock" w:date="2012-02-18T11:16:00Z"/>
        </w:rPr>
      </w:pPr>
      <w:ins w:id="12291" w:author="Rev 6 Allen Wirfs-Brock" w:date="2012-02-18T11:16:00Z">
        <w:r>
          <w:t xml:space="preserve">If </w:t>
        </w:r>
        <w:r w:rsidRPr="00B25FEE">
          <w:rPr>
            <w:i/>
          </w:rPr>
          <w:t>next</w:t>
        </w:r>
        <w:r>
          <w:t xml:space="preserve"> is an abrupt completion, return </w:t>
        </w:r>
        <w:r w:rsidRPr="00B25FEE">
          <w:rPr>
            <w:i/>
          </w:rPr>
          <w:t>next</w:t>
        </w:r>
        <w:r>
          <w:t>.</w:t>
        </w:r>
      </w:ins>
    </w:p>
    <w:p w14:paraId="0756C446" w14:textId="77777777" w:rsidR="00884D1C" w:rsidRPr="00E77497" w:rsidRDefault="000348AE" w:rsidP="00FA3203">
      <w:pPr>
        <w:pStyle w:val="Alg2"/>
        <w:numPr>
          <w:ilvl w:val="0"/>
          <w:numId w:val="449"/>
        </w:numPr>
        <w:spacing w:after="220"/>
        <w:rPr>
          <w:ins w:id="12292" w:author="Rev 3 Allen Wirfs-Brock" w:date="2011-09-09T12:39:00Z"/>
        </w:rPr>
      </w:pPr>
      <w:ins w:id="12293" w:author="Rev 6 Allen Wirfs-Brock" w:date="2012-02-18T11:07:00Z">
        <w:r>
          <w:t>Return the result of evaluating</w:t>
        </w:r>
        <w:r w:rsidRPr="00E77497">
          <w:t xml:space="preserve"> </w:t>
        </w:r>
      </w:ins>
      <w:ins w:id="12294" w:author="Rev 3 Allen Wirfs-Brock" w:date="2011-09-09T12:39:00Z">
        <w:del w:id="12295" w:author="Rev 6 Allen Wirfs-Brock" w:date="2012-02-18T11:07:00Z">
          <w:r w:rsidR="00884D1C" w:rsidRPr="00E77497" w:rsidDel="000348AE">
            <w:delText xml:space="preserve">Evaluate </w:delText>
          </w:r>
        </w:del>
        <w:r w:rsidR="00884D1C" w:rsidRPr="00E77497">
          <w:rPr>
            <w:i/>
          </w:rPr>
          <w:t>VariableDeclaration</w:t>
        </w:r>
        <w:r w:rsidR="00884D1C" w:rsidRPr="00E77497">
          <w:t>.</w:t>
        </w:r>
      </w:ins>
    </w:p>
    <w:p w14:paraId="26B46B34" w14:textId="77777777" w:rsidR="00884D1C" w:rsidRPr="00E77497" w:rsidDel="005A4AE3" w:rsidRDefault="00884D1C" w:rsidP="00884D1C">
      <w:pPr>
        <w:rPr>
          <w:ins w:id="12296" w:author="Rev 3 Allen Wirfs-Brock" w:date="2011-09-09T12:39:00Z"/>
          <w:del w:id="12297" w:author="Rev 4 Allen Wirfs-Brock" w:date="2011-10-15T17:43:00Z"/>
        </w:rPr>
      </w:pPr>
      <w:ins w:id="12298" w:author="Rev 3 Allen Wirfs-Brock" w:date="2011-09-09T12:39:00Z">
        <w:del w:id="12299" w:author="Rev 4 Allen Wirfs-Brock" w:date="2011-10-15T17:43:00Z">
          <w:r w:rsidRPr="00E77497" w:rsidDel="005A4AE3">
            <w:delText xml:space="preserve">The </w:delText>
          </w:r>
          <w:r w:rsidRPr="00E77497" w:rsidDel="005A4AE3">
            <w:rPr>
              <w:rFonts w:ascii="Times New Roman" w:eastAsia="Times New Roman" w:hAnsi="Times New Roman"/>
              <w:spacing w:val="6"/>
              <w:lang w:eastAsia="en-US"/>
            </w:rPr>
            <w:delText xml:space="preserve">BoundNames </w:delText>
          </w:r>
          <w:r w:rsidRPr="00E77497" w:rsidDel="005A4AE3">
            <w:delText xml:space="preserve">of the production  </w:delText>
          </w:r>
          <w:r w:rsidRPr="00E77497" w:rsidDel="005A4AE3">
            <w:rPr>
              <w:rFonts w:ascii="Times New Roman" w:hAnsi="Times New Roman"/>
              <w:i/>
            </w:rPr>
            <w:delText xml:space="preserve">VariableDeclaration </w:delText>
          </w:r>
          <w:r w:rsidRPr="00E77497" w:rsidDel="005A4AE3">
            <w:rPr>
              <w:b/>
            </w:rPr>
            <w:delText>:</w:delText>
          </w:r>
          <w:r w:rsidRPr="00E77497" w:rsidDel="005A4AE3">
            <w:delText xml:space="preserve"> </w:delText>
          </w:r>
          <w:r w:rsidRPr="00E77497" w:rsidDel="005A4AE3">
            <w:rPr>
              <w:rFonts w:ascii="Times New Roman" w:hAnsi="Times New Roman"/>
              <w:i/>
            </w:rPr>
            <w:delText>BindingIdentifier Initialiser</w:delText>
          </w:r>
          <w:r w:rsidRPr="00E77497" w:rsidDel="005A4AE3">
            <w:rPr>
              <w:rFonts w:ascii="Times New Roman" w:hAnsi="Times New Roman"/>
              <w:vertAlign w:val="subscript"/>
            </w:rPr>
            <w:delText>opt</w:delText>
          </w:r>
          <w:r w:rsidRPr="00E77497" w:rsidDel="005A4AE3">
            <w:delText xml:space="preserve"> is determined as follows: </w:delText>
          </w:r>
        </w:del>
      </w:ins>
    </w:p>
    <w:p w14:paraId="72815F16" w14:textId="77777777" w:rsidR="00884D1C" w:rsidRPr="00E77497" w:rsidDel="005A4AE3" w:rsidRDefault="00884D1C" w:rsidP="006361CF">
      <w:pPr>
        <w:pStyle w:val="Alg4"/>
        <w:numPr>
          <w:ilvl w:val="0"/>
          <w:numId w:val="512"/>
        </w:numPr>
        <w:spacing w:after="220"/>
        <w:contextualSpacing/>
        <w:rPr>
          <w:ins w:id="12300" w:author="Rev 3 Allen Wirfs-Brock" w:date="2011-09-09T12:39:00Z"/>
          <w:del w:id="12301" w:author="Rev 4 Allen Wirfs-Brock" w:date="2011-10-15T17:43:00Z"/>
        </w:rPr>
        <w:pPrChange w:id="12302" w:author="Rev 4 Allen Wirfs-Brock" w:date="2011-11-07T12:16:00Z">
          <w:pPr>
            <w:pStyle w:val="Alg4"/>
            <w:numPr>
              <w:numId w:val="542"/>
            </w:numPr>
            <w:tabs>
              <w:tab w:val="num" w:pos="360"/>
            </w:tabs>
            <w:spacing w:after="220"/>
            <w:ind w:left="360" w:hanging="360"/>
            <w:contextualSpacing/>
          </w:pPr>
        </w:pPrChange>
      </w:pPr>
      <w:ins w:id="12303" w:author="Rev 3 Allen Wirfs-Brock" w:date="2011-09-09T12:39:00Z">
        <w:del w:id="12304" w:author="Rev 4 Allen Wirfs-Brock" w:date="2011-10-15T17:43:00Z">
          <w:r w:rsidRPr="00E77497" w:rsidDel="005A4AE3">
            <w:delText xml:space="preserve">Return the BoundNames of </w:delText>
          </w:r>
          <w:r w:rsidRPr="00E77497" w:rsidDel="005A4AE3">
            <w:rPr>
              <w:i/>
            </w:rPr>
            <w:delText>BindingIdentifier</w:delText>
          </w:r>
          <w:r w:rsidRPr="00E77497" w:rsidDel="005A4AE3">
            <w:delText>.</w:delText>
          </w:r>
        </w:del>
      </w:ins>
    </w:p>
    <w:p w14:paraId="6829CDD8" w14:textId="77777777" w:rsidR="00884D1C" w:rsidRPr="00E77497" w:rsidRDefault="00884D1C" w:rsidP="00884D1C">
      <w:pPr>
        <w:rPr>
          <w:ins w:id="12305" w:author="Rev 3 Allen Wirfs-Brock" w:date="2011-09-09T12:39:00Z"/>
        </w:rPr>
      </w:pPr>
      <w:ins w:id="12306" w:author="Rev 3 Allen Wirfs-Brock" w:date="2011-09-09T12:39:00Z">
        <w:del w:id="12307" w:author="Rev 4 Allen Wirfs-Brock" w:date="2011-10-15T17:44:00Z">
          <w:r w:rsidRPr="00E77497" w:rsidDel="005A4AE3">
            <w:delText xml:space="preserve">The production </w:delText>
          </w:r>
        </w:del>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del w:id="12308" w:author="Rev 4 Allen Wirfs-Brock" w:date="2011-10-15T17:44:00Z">
          <w:r w:rsidRPr="00E77497" w:rsidDel="005A4AE3">
            <w:delText>is evaluated as follows:</w:delText>
          </w:r>
        </w:del>
      </w:ins>
    </w:p>
    <w:p w14:paraId="26CAC53E" w14:textId="77777777" w:rsidR="00884D1C" w:rsidRPr="00E77497" w:rsidRDefault="00884D1C" w:rsidP="00FB0D52">
      <w:pPr>
        <w:pStyle w:val="Alg2"/>
        <w:numPr>
          <w:ilvl w:val="0"/>
          <w:numId w:val="669"/>
        </w:numPr>
        <w:spacing w:after="220"/>
        <w:rPr>
          <w:ins w:id="12309" w:author="Rev 3 Allen Wirfs-Brock" w:date="2011-09-09T12:39:00Z"/>
        </w:rPr>
      </w:pPr>
      <w:ins w:id="12310" w:author="Rev 3 Allen Wirfs-Brock" w:date="2011-09-09T12:39:00Z">
        <w:r w:rsidRPr="00E77497">
          <w:t xml:space="preserve">Return </w:t>
        </w:r>
        <w:del w:id="12311" w:author="Rev 6 Allen Wirfs-Brock" w:date="2012-02-25T10:55:00Z">
          <w:r w:rsidRPr="00E77497" w:rsidDel="00FB0D52">
            <w:delText xml:space="preserve">the String value of </w:delText>
          </w:r>
          <w:r w:rsidRPr="00E77497" w:rsidDel="00FB0D52">
            <w:rPr>
              <w:i/>
            </w:rPr>
            <w:delText>BindingIdentifier</w:delText>
          </w:r>
        </w:del>
      </w:ins>
      <w:ins w:id="12312" w:author="Rev 6 Allen Wirfs-Brock" w:date="2012-02-25T10:55:00Z">
        <w:r w:rsidR="00FB0D52">
          <w:t>NormalCompletion(</w:t>
        </w:r>
        <w:r w:rsidR="00FB0D52" w:rsidRPr="0013710B">
          <w:rPr>
            <w:rFonts w:ascii="Arial" w:hAnsi="Arial" w:cs="Arial"/>
          </w:rPr>
          <w:t>empty</w:t>
        </w:r>
        <w:r w:rsidR="00FB0D52">
          <w:t>)</w:t>
        </w:r>
      </w:ins>
      <w:ins w:id="12313" w:author="Rev 3 Allen Wirfs-Brock" w:date="2011-09-09T12:39:00Z">
        <w:r w:rsidRPr="00E77497">
          <w:t>.</w:t>
        </w:r>
      </w:ins>
    </w:p>
    <w:p w14:paraId="4BFD92F8" w14:textId="77777777" w:rsidR="00884D1C" w:rsidRPr="00E77497" w:rsidRDefault="00884D1C" w:rsidP="00884D1C">
      <w:pPr>
        <w:rPr>
          <w:ins w:id="12314" w:author="Rev 3 Allen Wirfs-Brock" w:date="2011-09-09T12:39:00Z"/>
        </w:rPr>
      </w:pPr>
      <w:ins w:id="12315" w:author="Rev 3 Allen Wirfs-Brock" w:date="2011-09-09T12:39:00Z">
        <w:del w:id="12316" w:author="Rev 4 Allen Wirfs-Brock" w:date="2011-10-15T17:44:00Z">
          <w:r w:rsidRPr="00E77497" w:rsidDel="005A4AE3">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del w:id="12317" w:author="Rev 4 Allen Wirfs-Brock" w:date="2011-10-15T17:44:00Z">
          <w:r w:rsidRPr="00E77497" w:rsidDel="005A4AE3">
            <w:delText>is evaluated as follows:</w:delText>
          </w:r>
        </w:del>
      </w:ins>
    </w:p>
    <w:p w14:paraId="59FC1DD1" w14:textId="77777777" w:rsidR="00884D1C" w:rsidRPr="00E77497" w:rsidRDefault="00884D1C" w:rsidP="00FB0D52">
      <w:pPr>
        <w:pStyle w:val="Alg2"/>
        <w:numPr>
          <w:ilvl w:val="0"/>
          <w:numId w:val="670"/>
        </w:numPr>
        <w:rPr>
          <w:ins w:id="12318" w:author="Rev 3 Allen Wirfs-Brock" w:date="2011-09-09T12:39:00Z"/>
        </w:rPr>
      </w:pPr>
      <w:ins w:id="1231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3810C014" w14:textId="77777777" w:rsidR="00884D1C" w:rsidRPr="00E77497" w:rsidRDefault="00884D1C" w:rsidP="00FB0D52">
      <w:pPr>
        <w:pStyle w:val="Alg2"/>
        <w:numPr>
          <w:ilvl w:val="0"/>
          <w:numId w:val="670"/>
        </w:numPr>
        <w:rPr>
          <w:ins w:id="12320" w:author="Rev 3 Allen Wirfs-Brock" w:date="2011-09-09T12:39:00Z"/>
        </w:rPr>
      </w:pPr>
      <w:ins w:id="12321"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75A5A158" w14:textId="77777777" w:rsidR="00D70AE0" w:rsidRDefault="00D70AE0" w:rsidP="00D70AE0">
      <w:pPr>
        <w:pStyle w:val="Alg2"/>
        <w:numPr>
          <w:ilvl w:val="0"/>
          <w:numId w:val="670"/>
        </w:numPr>
        <w:spacing w:after="220"/>
        <w:contextualSpacing/>
        <w:rPr>
          <w:ins w:id="12322" w:author="Rev 6 Allen Wirfs-Brock" w:date="2012-02-18T11:39:00Z"/>
        </w:rPr>
      </w:pPr>
      <w:ins w:id="12323" w:author="Rev 6 Allen Wirfs-Brock" w:date="2012-02-18T11:39:00Z">
        <w:r>
          <w:t xml:space="preserve">If </w:t>
        </w:r>
      </w:ins>
      <w:ins w:id="12324" w:author="Rev 6 Allen Wirfs-Brock" w:date="2012-02-18T11:40:00Z">
        <w:r>
          <w:rPr>
            <w:i/>
          </w:rPr>
          <w:t>value</w:t>
        </w:r>
      </w:ins>
      <w:ins w:id="12325" w:author="Rev 6 Allen Wirfs-Brock" w:date="2012-02-18T11:39:00Z">
        <w:r>
          <w:t xml:space="preserve"> is an abrupt completion, return </w:t>
        </w:r>
      </w:ins>
      <w:ins w:id="12326" w:author="Rev 6 Allen Wirfs-Brock" w:date="2012-02-18T11:40:00Z">
        <w:r>
          <w:rPr>
            <w:i/>
          </w:rPr>
          <w:t>value</w:t>
        </w:r>
      </w:ins>
      <w:ins w:id="12327" w:author="Rev 6 Allen Wirfs-Brock" w:date="2012-02-18T11:39:00Z">
        <w:r>
          <w:t>.</w:t>
        </w:r>
      </w:ins>
    </w:p>
    <w:p w14:paraId="6E2BA441" w14:textId="77777777" w:rsidR="00884D1C" w:rsidRPr="00E77497" w:rsidRDefault="00481DAC" w:rsidP="00FB0D52">
      <w:pPr>
        <w:pStyle w:val="Alg2"/>
        <w:numPr>
          <w:ilvl w:val="0"/>
          <w:numId w:val="670"/>
        </w:numPr>
        <w:spacing w:after="220"/>
        <w:rPr>
          <w:ins w:id="12328" w:author="Rev 3 Allen Wirfs-Brock" w:date="2011-09-09T12:39:00Z"/>
        </w:rPr>
      </w:pPr>
      <w:ins w:id="12329" w:author="Rev 6 Allen Wirfs-Brock" w:date="2012-02-18T10:59:00Z">
        <w:r>
          <w:t>Return the result of p</w:t>
        </w:r>
        <w:r w:rsidRPr="004418C4">
          <w:t>erform</w:t>
        </w:r>
        <w:r>
          <w:t>ing</w:t>
        </w:r>
        <w:r w:rsidRPr="004418C4">
          <w:t xml:space="preserve"> </w:t>
        </w:r>
      </w:ins>
      <w:ins w:id="12330" w:author="Rev 3 Allen Wirfs-Brock" w:date="2011-09-22T14:45:00Z">
        <w:del w:id="12331" w:author="Rev 6 Allen Wirfs-Brock" w:date="2012-02-18T10:59:00Z">
          <w:r w:rsidR="004A71FF" w:rsidRPr="00E77497" w:rsidDel="00481DAC">
            <w:delText xml:space="preserve">Perform </w:delText>
          </w:r>
        </w:del>
        <w:r w:rsidR="004A71FF" w:rsidRPr="00E77497">
          <w:t xml:space="preserve">Binding </w:t>
        </w:r>
        <w:del w:id="12332" w:author="Rev 6 Allen Wirfs-Brock" w:date="2012-02-27T15:45:00Z">
          <w:r w:rsidR="004A71FF" w:rsidRPr="00E77497" w:rsidDel="00A113E2">
            <w:delText>Initialization</w:delText>
          </w:r>
        </w:del>
      </w:ins>
      <w:ins w:id="12333" w:author="Rev 6 Allen Wirfs-Brock" w:date="2012-02-27T15:45:00Z">
        <w:r w:rsidR="00A113E2">
          <w:t>Initialisation</w:t>
        </w:r>
      </w:ins>
      <w:ins w:id="12334" w:author="Rev 3 Allen Wirfs-Brock" w:date="2011-09-22T14:45:00Z">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ins>
      <w:ins w:id="12335" w:author="Rev 3 Allen Wirfs-Brock" w:date="2011-09-22T14:46:00Z">
        <w:r w:rsidR="004A71FF" w:rsidRPr="00E77497">
          <w:rPr>
            <w:b/>
          </w:rPr>
          <w:t>undefined</w:t>
        </w:r>
        <w:r w:rsidR="004A71FF" w:rsidRPr="00E77497">
          <w:t xml:space="preserve"> </w:t>
        </w:r>
      </w:ins>
      <w:ins w:id="12336" w:author="Rev 3 Allen Wirfs-Brock" w:date="2011-09-22T14:45:00Z">
        <w:r w:rsidR="004A71FF" w:rsidRPr="00E77497">
          <w:t>as the arguments.</w:t>
        </w:r>
      </w:ins>
    </w:p>
    <w:p w14:paraId="1B49320C" w14:textId="77777777" w:rsidR="00884D1C" w:rsidRPr="00E77497" w:rsidDel="0013710B" w:rsidRDefault="00884D1C" w:rsidP="00884D1C">
      <w:pPr>
        <w:pStyle w:val="Note"/>
        <w:rPr>
          <w:ins w:id="12337" w:author="Rev 3 Allen Wirfs-Brock" w:date="2011-09-09T12:39:00Z"/>
          <w:del w:id="12338" w:author="Rev 6 Allen Wirfs-Brock" w:date="2012-02-25T10:58:00Z"/>
        </w:rPr>
      </w:pPr>
      <w:ins w:id="12339" w:author="Rev 3 Allen Wirfs-Brock" w:date="2011-09-09T12:39:00Z">
        <w:del w:id="12340" w:author="Rev 6 Allen Wirfs-Brock" w:date="2012-02-25T10:58:00Z">
          <w:r w:rsidRPr="00E77497" w:rsidDel="0013710B">
            <w:delText>NOTE 1</w:delText>
          </w:r>
          <w:r w:rsidRPr="00E77497" w:rsidDel="0013710B">
            <w:tab/>
            <w:delText xml:space="preserve">The String value of a </w:delText>
          </w:r>
          <w:r w:rsidRPr="00E77497" w:rsidDel="0013710B">
            <w:rPr>
              <w:rStyle w:val="bnf"/>
            </w:rPr>
            <w:delText>VariableDeclaration</w:delText>
          </w:r>
          <w:r w:rsidRPr="00E77497" w:rsidDel="0013710B">
            <w:delText xml:space="preserve"> is used in the evaluation of for-in statements (12.6.4).</w:delText>
          </w:r>
        </w:del>
      </w:ins>
    </w:p>
    <w:p w14:paraId="6211C781" w14:textId="77777777" w:rsidR="00884D1C" w:rsidRPr="00E77497" w:rsidRDefault="00884D1C" w:rsidP="00884D1C">
      <w:pPr>
        <w:pStyle w:val="Note"/>
        <w:rPr>
          <w:ins w:id="12341" w:author="Rev 3 Allen Wirfs-Brock" w:date="2011-09-09T12:39:00Z"/>
          <w:szCs w:val="18"/>
        </w:rPr>
      </w:pPr>
      <w:ins w:id="12342" w:author="Rev 3 Allen Wirfs-Brock" w:date="2011-09-09T12:39:00Z">
        <w:r w:rsidRPr="00E77497">
          <w:t xml:space="preserve">NOTE </w:t>
        </w:r>
        <w:del w:id="12343" w:author="Rev 6 Allen Wirfs-Brock" w:date="2012-02-25T10:58:00Z">
          <w:r w:rsidRPr="00E77497" w:rsidDel="0013710B">
            <w:delText>2</w:delText>
          </w:r>
        </w:del>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del w:id="12344" w:author="Rev 4 Allen Wirfs-Brock" w:date="2011-10-20T14:32:00Z">
          <w:r w:rsidRPr="00E77497" w:rsidDel="001000E8">
            <w:rPr>
              <w:szCs w:val="18"/>
            </w:rPr>
            <w:delText>4</w:delText>
          </w:r>
        </w:del>
      </w:ins>
      <w:ins w:id="12345" w:author="Rev 4 Allen Wirfs-Brock" w:date="2011-10-20T14:32:00Z">
        <w:r w:rsidR="001000E8" w:rsidRPr="00E77497">
          <w:rPr>
            <w:szCs w:val="18"/>
          </w:rPr>
          <w:t>3</w:t>
        </w:r>
      </w:ins>
      <w:ins w:id="12346" w:author="Rev 3 Allen Wirfs-Brock" w:date="2011-09-09T12:39:00Z">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ins>
    </w:p>
    <w:p w14:paraId="5F1F9533" w14:textId="77777777" w:rsidR="00884D1C" w:rsidRPr="00E77497" w:rsidDel="00BF2819" w:rsidRDefault="00884D1C" w:rsidP="00884D1C">
      <w:pPr>
        <w:rPr>
          <w:ins w:id="12347" w:author="Rev 3 Allen Wirfs-Brock" w:date="2011-09-09T12:39:00Z"/>
          <w:del w:id="12348" w:author="Rev 4 Allen Wirfs-Brock" w:date="2011-10-15T17:45:00Z"/>
        </w:rPr>
      </w:pPr>
      <w:ins w:id="12349" w:author="Rev 3 Allen Wirfs-Brock" w:date="2011-09-09T12:39:00Z">
        <w:del w:id="12350" w:author="Rev 4 Allen Wirfs-Brock" w:date="2011-10-15T17:45:00Z">
          <w:r w:rsidRPr="00E77497" w:rsidDel="00BF2819">
            <w:delText xml:space="preserve">The static semantics of the production </w:delText>
          </w:r>
          <w:r w:rsidRPr="00E77497" w:rsidDel="00BF2819">
            <w:rPr>
              <w:rFonts w:ascii="Times New Roman" w:hAnsi="Times New Roman"/>
              <w:i/>
            </w:rPr>
            <w:delText xml:space="preserve">VariableDeclaration </w:delText>
          </w:r>
          <w:r w:rsidRPr="00E77497" w:rsidDel="00BF2819">
            <w:rPr>
              <w:b/>
            </w:rPr>
            <w:delText>:</w:delText>
          </w:r>
          <w:r w:rsidRPr="00E77497" w:rsidDel="00BF2819">
            <w:delText xml:space="preserve"> </w:delText>
          </w:r>
          <w:r w:rsidRPr="00E77497" w:rsidDel="00BF2819">
            <w:rPr>
              <w:rFonts w:ascii="Times New Roman" w:hAnsi="Times New Roman"/>
              <w:i/>
            </w:rPr>
            <w:delText>BindingPattern Initialiser</w:delText>
          </w:r>
          <w:r w:rsidRPr="00E77497" w:rsidDel="00BF2819">
            <w:delText xml:space="preserve"> are:</w:delText>
          </w:r>
        </w:del>
      </w:ins>
    </w:p>
    <w:p w14:paraId="59ABB099" w14:textId="77777777" w:rsidR="00884D1C" w:rsidRPr="00E77497" w:rsidDel="00BF2819" w:rsidRDefault="00884D1C" w:rsidP="006361CF">
      <w:pPr>
        <w:numPr>
          <w:ilvl w:val="0"/>
          <w:numId w:val="403"/>
        </w:numPr>
        <w:rPr>
          <w:ins w:id="12351" w:author="Rev 3 Allen Wirfs-Brock" w:date="2011-09-09T12:39:00Z"/>
          <w:del w:id="12352" w:author="Rev 4 Allen Wirfs-Brock" w:date="2011-10-15T17:45:00Z"/>
        </w:rPr>
        <w:pPrChange w:id="12353" w:author="Rev 4 Allen Wirfs-Brock" w:date="2011-11-07T12:16:00Z">
          <w:pPr>
            <w:numPr>
              <w:numId w:val="411"/>
            </w:numPr>
            <w:tabs>
              <w:tab w:val="num" w:pos="360"/>
            </w:tabs>
            <w:ind w:left="360" w:hanging="360"/>
          </w:pPr>
        </w:pPrChange>
      </w:pPr>
      <w:ins w:id="12354" w:author="Rev 3 Allen Wirfs-Brock" w:date="2011-09-09T12:39:00Z">
        <w:del w:id="12355" w:author="Rev 4 Allen Wirfs-Brock" w:date="2011-10-15T17:45:00Z">
          <w:r w:rsidRPr="00E77497" w:rsidDel="00BF2819">
            <w:delText>It is a Syntax Error if the source code matching this production is not contained in extended code.</w:delText>
          </w:r>
        </w:del>
      </w:ins>
    </w:p>
    <w:p w14:paraId="2AA2CD14" w14:textId="77777777" w:rsidR="00884D1C" w:rsidRPr="00E77497" w:rsidDel="00D128F0" w:rsidRDefault="00884D1C" w:rsidP="00884D1C">
      <w:pPr>
        <w:rPr>
          <w:ins w:id="12356" w:author="Rev 3 Allen Wirfs-Brock" w:date="2011-09-09T12:39:00Z"/>
          <w:del w:id="12357" w:author="Rev 4 Allen Wirfs-Brock" w:date="2011-10-15T17:44:00Z"/>
        </w:rPr>
      </w:pPr>
      <w:ins w:id="12358" w:author="Rev 3 Allen Wirfs-Brock" w:date="2011-09-09T12:39:00Z">
        <w:del w:id="12359" w:author="Rev 4 Allen Wirfs-Brock" w:date="2011-10-15T17:44:00Z">
          <w:r w:rsidRPr="00E77497" w:rsidDel="00D128F0">
            <w:delText xml:space="preserve">The </w:delText>
          </w:r>
          <w:r w:rsidRPr="00E77497" w:rsidDel="00D128F0">
            <w:rPr>
              <w:rFonts w:ascii="Times New Roman" w:eastAsia="Times New Roman" w:hAnsi="Times New Roman"/>
              <w:spacing w:val="6"/>
              <w:lang w:eastAsia="en-US"/>
            </w:rPr>
            <w:delText xml:space="preserve">BoundNames </w:delText>
          </w:r>
          <w:r w:rsidRPr="00E77497" w:rsidDel="00D128F0">
            <w:delText xml:space="preserve">of the production  </w:delText>
          </w:r>
          <w:r w:rsidRPr="00E77497" w:rsidDel="00D128F0">
            <w:rPr>
              <w:rFonts w:ascii="Times New Roman" w:hAnsi="Times New Roman"/>
              <w:i/>
            </w:rPr>
            <w:delText xml:space="preserve">VariableDeclaration </w:delText>
          </w:r>
          <w:r w:rsidRPr="00E77497" w:rsidDel="00D128F0">
            <w:rPr>
              <w:b/>
            </w:rPr>
            <w:delText>:</w:delText>
          </w:r>
          <w:r w:rsidRPr="00E77497" w:rsidDel="00D128F0">
            <w:delText xml:space="preserve"> </w:delText>
          </w:r>
          <w:r w:rsidRPr="00E77497" w:rsidDel="00D128F0">
            <w:rPr>
              <w:rFonts w:ascii="Times New Roman" w:hAnsi="Times New Roman"/>
              <w:i/>
            </w:rPr>
            <w:delText>BindingPattern Initialiser</w:delText>
          </w:r>
          <w:r w:rsidRPr="00E77497" w:rsidDel="00D128F0">
            <w:delText xml:space="preserve"> is determined as follows: </w:delText>
          </w:r>
        </w:del>
      </w:ins>
    </w:p>
    <w:p w14:paraId="42A23688" w14:textId="77777777" w:rsidR="00884D1C" w:rsidRPr="00E77497" w:rsidDel="00D128F0" w:rsidRDefault="00884D1C" w:rsidP="006361CF">
      <w:pPr>
        <w:pStyle w:val="Alg4"/>
        <w:numPr>
          <w:ilvl w:val="0"/>
          <w:numId w:val="513"/>
        </w:numPr>
        <w:spacing w:after="220"/>
        <w:contextualSpacing/>
        <w:rPr>
          <w:ins w:id="12360" w:author="Rev 3 Allen Wirfs-Brock" w:date="2011-09-09T12:39:00Z"/>
          <w:del w:id="12361" w:author="Rev 4 Allen Wirfs-Brock" w:date="2011-10-15T17:44:00Z"/>
        </w:rPr>
        <w:pPrChange w:id="12362" w:author="Rev 4 Allen Wirfs-Brock" w:date="2011-11-07T12:16:00Z">
          <w:pPr>
            <w:pStyle w:val="Alg4"/>
            <w:numPr>
              <w:numId w:val="543"/>
            </w:numPr>
            <w:tabs>
              <w:tab w:val="num" w:pos="360"/>
            </w:tabs>
            <w:spacing w:after="220"/>
            <w:ind w:left="360" w:hanging="360"/>
            <w:contextualSpacing/>
          </w:pPr>
        </w:pPrChange>
      </w:pPr>
      <w:ins w:id="12363" w:author="Rev 3 Allen Wirfs-Brock" w:date="2011-09-09T12:39:00Z">
        <w:del w:id="12364" w:author="Rev 4 Allen Wirfs-Brock" w:date="2011-10-15T17:44:00Z">
          <w:r w:rsidRPr="00E77497" w:rsidDel="00D128F0">
            <w:delText xml:space="preserve">Return the BoundNames of </w:delText>
          </w:r>
          <w:r w:rsidRPr="00E77497" w:rsidDel="00D128F0">
            <w:rPr>
              <w:i/>
            </w:rPr>
            <w:delText>BindingPattern</w:delText>
          </w:r>
          <w:r w:rsidRPr="00E77497" w:rsidDel="00D128F0">
            <w:delText>.</w:delText>
          </w:r>
        </w:del>
      </w:ins>
    </w:p>
    <w:p w14:paraId="6412D712" w14:textId="77777777" w:rsidR="00884D1C" w:rsidRPr="00E77497" w:rsidRDefault="00884D1C" w:rsidP="00884D1C">
      <w:pPr>
        <w:rPr>
          <w:ins w:id="12365" w:author="Rev 3 Allen Wirfs-Brock" w:date="2011-09-09T12:39:00Z"/>
        </w:rPr>
      </w:pPr>
      <w:ins w:id="12366" w:author="Rev 3 Allen Wirfs-Brock" w:date="2011-09-09T12:39:00Z">
        <w:del w:id="12367" w:author="Rev 4 Allen Wirfs-Brock" w:date="2011-10-15T17:45:00Z">
          <w:r w:rsidRPr="00E77497" w:rsidDel="00BF2819">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del w:id="12368" w:author="Rev 4 Allen Wirfs-Brock" w:date="2011-10-15T17:45:00Z">
          <w:r w:rsidRPr="00E77497" w:rsidDel="00BF2819">
            <w:delText>is evaluated as follows:</w:delText>
          </w:r>
        </w:del>
      </w:ins>
    </w:p>
    <w:p w14:paraId="41D1BB4F" w14:textId="77777777" w:rsidR="00884D1C" w:rsidRPr="00E77497" w:rsidRDefault="00884D1C" w:rsidP="0074281A">
      <w:pPr>
        <w:pStyle w:val="Alg2"/>
        <w:numPr>
          <w:ilvl w:val="0"/>
          <w:numId w:val="497"/>
        </w:numPr>
        <w:rPr>
          <w:ins w:id="12369" w:author="Rev 3 Allen Wirfs-Brock" w:date="2011-09-09T12:39:00Z"/>
        </w:rPr>
      </w:pPr>
      <w:ins w:id="12370"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260BA383" w14:textId="77777777" w:rsidR="00884D1C" w:rsidRPr="00E77497" w:rsidRDefault="00884D1C" w:rsidP="0074281A">
      <w:pPr>
        <w:pStyle w:val="Alg3"/>
        <w:numPr>
          <w:ilvl w:val="0"/>
          <w:numId w:val="497"/>
        </w:numPr>
        <w:rPr>
          <w:ins w:id="12371" w:author="Rev 3 Allen Wirfs-Brock" w:date="2011-09-09T12:39:00Z"/>
        </w:rPr>
      </w:pPr>
      <w:ins w:id="12372" w:author="Rev 3 Allen Wirfs-Brock" w:date="2011-09-09T12:39:00Z">
        <w:r w:rsidRPr="00E77497">
          <w:t xml:space="preserve">Let </w:t>
        </w:r>
        <w:r w:rsidRPr="00E77497">
          <w:rPr>
            <w:i/>
          </w:rPr>
          <w:t>rval</w:t>
        </w:r>
        <w:r w:rsidRPr="00E77497">
          <w:t xml:space="preserve"> be </w:t>
        </w:r>
        <w:del w:id="12373" w:author="Rev 6 Allen Wirfs-Brock" w:date="2012-01-31T15:34:00Z">
          <w:r w:rsidRPr="00E77497" w:rsidDel="005B6BDA">
            <w:delText>ToObject(</w:delText>
          </w:r>
        </w:del>
        <w:r w:rsidRPr="00E77497">
          <w:t>GetValue(</w:t>
        </w:r>
        <w:r w:rsidRPr="00E77497">
          <w:rPr>
            <w:i/>
          </w:rPr>
          <w:t>rhs</w:t>
        </w:r>
        <w:del w:id="12374" w:author="Rev 6 Allen Wirfs-Brock" w:date="2012-01-31T15:34:00Z">
          <w:r w:rsidRPr="00E77497" w:rsidDel="005B6BDA">
            <w:delText>)</w:delText>
          </w:r>
        </w:del>
        <w:r w:rsidRPr="00E77497">
          <w:t>).</w:t>
        </w:r>
      </w:ins>
    </w:p>
    <w:p w14:paraId="278C9BF4" w14:textId="77777777" w:rsidR="006506E0" w:rsidRDefault="006506E0" w:rsidP="006506E0">
      <w:pPr>
        <w:pStyle w:val="Alg2"/>
        <w:numPr>
          <w:ilvl w:val="0"/>
          <w:numId w:val="497"/>
        </w:numPr>
        <w:spacing w:after="220"/>
        <w:contextualSpacing/>
        <w:rPr>
          <w:ins w:id="12375" w:author="Rev 6 Allen Wirfs-Brock" w:date="2012-02-18T11:17:00Z"/>
        </w:rPr>
      </w:pPr>
      <w:ins w:id="12376" w:author="Rev 6 Allen Wirfs-Brock" w:date="2012-02-18T11:17:00Z">
        <w:r>
          <w:t xml:space="preserve">If </w:t>
        </w:r>
        <w:r>
          <w:rPr>
            <w:i/>
          </w:rPr>
          <w:t>rval</w:t>
        </w:r>
        <w:r>
          <w:t xml:space="preserve"> is an abrupt completion, return </w:t>
        </w:r>
        <w:r>
          <w:rPr>
            <w:i/>
          </w:rPr>
          <w:t>rval</w:t>
        </w:r>
        <w:r>
          <w:t>.</w:t>
        </w:r>
      </w:ins>
    </w:p>
    <w:p w14:paraId="58479E6E" w14:textId="77777777" w:rsidR="00884D1C" w:rsidRPr="00E77497" w:rsidRDefault="00481DAC" w:rsidP="0074281A">
      <w:pPr>
        <w:pStyle w:val="Alg2"/>
        <w:numPr>
          <w:ilvl w:val="0"/>
          <w:numId w:val="497"/>
        </w:numPr>
        <w:spacing w:after="220"/>
        <w:rPr>
          <w:ins w:id="12377" w:author="Rev 3 Allen Wirfs-Brock" w:date="2011-09-09T12:39:00Z"/>
        </w:rPr>
      </w:pPr>
      <w:ins w:id="12378" w:author="Rev 6 Allen Wirfs-Brock" w:date="2012-02-18T10:59:00Z">
        <w:r>
          <w:t>Return the result of p</w:t>
        </w:r>
        <w:r w:rsidRPr="004418C4">
          <w:t>erform</w:t>
        </w:r>
        <w:r>
          <w:t>ing</w:t>
        </w:r>
        <w:r w:rsidRPr="004418C4">
          <w:t xml:space="preserve"> </w:t>
        </w:r>
      </w:ins>
      <w:ins w:id="12379" w:author="Rev 4 Allen Wirfs-Brock" w:date="2011-11-06T12:01:00Z">
        <w:del w:id="12380" w:author="Rev 6 Allen Wirfs-Brock" w:date="2012-02-18T10:59:00Z">
          <w:r w:rsidR="006445D5" w:rsidRPr="00E77497" w:rsidDel="00481DAC">
            <w:delText xml:space="preserve">Perform </w:delText>
          </w:r>
        </w:del>
        <w:r w:rsidR="006445D5" w:rsidRPr="00E77497">
          <w:t xml:space="preserve">Binding </w:t>
        </w:r>
        <w:del w:id="12381" w:author="Rev 6 Allen Wirfs-Brock" w:date="2012-02-27T15:45:00Z">
          <w:r w:rsidR="006445D5" w:rsidRPr="00E77497" w:rsidDel="00A113E2">
            <w:delText>Initialization</w:delText>
          </w:r>
        </w:del>
      </w:ins>
      <w:ins w:id="12382" w:author="Rev 6 Allen Wirfs-Brock" w:date="2012-02-27T15:45:00Z">
        <w:r w:rsidR="00A113E2">
          <w:t>Initialisation</w:t>
        </w:r>
      </w:ins>
      <w:ins w:id="12383" w:author="Rev 4 Allen Wirfs-Brock" w:date="2011-11-06T12:01:00Z">
        <w:r w:rsidR="006445D5" w:rsidRPr="00E77497">
          <w:t xml:space="preserve"> for </w:t>
        </w:r>
      </w:ins>
      <w:ins w:id="12384" w:author="Rev 3 Allen Wirfs-Brock" w:date="2011-09-09T12:39:00Z">
        <w:del w:id="12385" w:author="Rev 4 Allen Wirfs-Brock" w:date="2011-11-06T12:01:00Z">
          <w:r w:rsidR="00884D1C" w:rsidRPr="00E77497" w:rsidDel="006445D5">
            <w:delText xml:space="preserve">Evaluate </w:delText>
          </w:r>
        </w:del>
        <w:r w:rsidR="00884D1C" w:rsidRPr="00E77497">
          <w:rPr>
            <w:i/>
          </w:rPr>
          <w:t>BindingPattern</w:t>
        </w:r>
        <w:r w:rsidR="00884D1C" w:rsidRPr="00E77497">
          <w:t xml:space="preserve"> </w:t>
        </w:r>
        <w:del w:id="12386" w:author="Rev 6 Allen Wirfs-Brock" w:date="2012-01-31T15:35:00Z">
          <w:r w:rsidR="00884D1C" w:rsidRPr="00E77497" w:rsidDel="005B6BDA">
            <w:delText>using</w:delText>
          </w:r>
        </w:del>
      </w:ins>
      <w:ins w:id="12387" w:author="Rev 6 Allen Wirfs-Brock" w:date="2012-01-31T15:35:00Z">
        <w:r w:rsidR="005B6BDA">
          <w:t>passing</w:t>
        </w:r>
      </w:ins>
      <w:ins w:id="12388" w:author="Rev 3 Allen Wirfs-Brock" w:date="2011-09-09T12:39:00Z">
        <w:r w:rsidR="00884D1C" w:rsidRPr="00E77497">
          <w:t xml:space="preserve"> </w:t>
        </w:r>
        <w:r w:rsidR="00884D1C" w:rsidRPr="00E77497">
          <w:rPr>
            <w:i/>
          </w:rPr>
          <w:t>rval</w:t>
        </w:r>
        <w:r w:rsidR="00884D1C" w:rsidRPr="00E77497">
          <w:t xml:space="preserve"> </w:t>
        </w:r>
        <w:del w:id="12389" w:author="Rev 6 Allen Wirfs-Brock" w:date="2012-01-31T15:35:00Z">
          <w:r w:rsidR="00884D1C" w:rsidRPr="00E77497" w:rsidDel="005B6BDA">
            <w:delText xml:space="preserve">as the </w:delText>
          </w:r>
          <w:r w:rsidR="00884D1C" w:rsidRPr="00E77497" w:rsidDel="005B6BDA">
            <w:rPr>
              <w:rStyle w:val="bnf"/>
            </w:rPr>
            <w:delText>obj</w:delText>
          </w:r>
          <w:r w:rsidR="00884D1C" w:rsidRPr="00E77497" w:rsidDel="005B6BDA">
            <w:rPr>
              <w:i/>
            </w:rPr>
            <w:delText xml:space="preserve"> </w:delText>
          </w:r>
          <w:r w:rsidR="00884D1C" w:rsidRPr="00E77497" w:rsidDel="005B6BDA">
            <w:delText xml:space="preserve">parameter </w:delText>
          </w:r>
        </w:del>
        <w:r w:rsidR="00884D1C" w:rsidRPr="00E77497">
          <w:t xml:space="preserve">and </w:t>
        </w:r>
        <w:r w:rsidR="00884D1C" w:rsidRPr="00E77497">
          <w:rPr>
            <w:b/>
          </w:rPr>
          <w:t>undefined</w:t>
        </w:r>
        <w:r w:rsidR="00884D1C" w:rsidRPr="00E77497">
          <w:t xml:space="preserve"> as </w:t>
        </w:r>
        <w:del w:id="12390" w:author="Rev 6 Allen Wirfs-Brock" w:date="2012-01-31T15:35:00Z">
          <w:r w:rsidR="00884D1C" w:rsidRPr="00E77497" w:rsidDel="005B6BDA">
            <w:delText xml:space="preserve">the </w:delText>
          </w:r>
          <w:r w:rsidR="00884D1C" w:rsidRPr="00E77497" w:rsidDel="005B6BDA">
            <w:rPr>
              <w:i/>
            </w:rPr>
            <w:delText>environment</w:delText>
          </w:r>
          <w:r w:rsidR="00884D1C" w:rsidRPr="00E77497" w:rsidDel="005B6BDA">
            <w:delText xml:space="preserve"> parameter</w:delText>
          </w:r>
        </w:del>
      </w:ins>
      <w:ins w:id="12391" w:author="Rev 6 Allen Wirfs-Brock" w:date="2012-01-31T15:35:00Z">
        <w:r w:rsidR="005B6BDA">
          <w:t>arguments</w:t>
        </w:r>
      </w:ins>
      <w:ins w:id="12392" w:author="Rev 3 Allen Wirfs-Brock" w:date="2011-09-09T12:39:00Z">
        <w:r w:rsidR="00884D1C" w:rsidRPr="00E77497">
          <w:t>.</w:t>
        </w:r>
      </w:ins>
    </w:p>
    <w:p w14:paraId="4E95C40B" w14:textId="77777777" w:rsidR="00884D1C" w:rsidRPr="00E77497" w:rsidDel="008D60F4" w:rsidRDefault="00884D1C" w:rsidP="00884D1C">
      <w:pPr>
        <w:rPr>
          <w:ins w:id="12393" w:author="Rev 3 Allen Wirfs-Brock" w:date="2011-09-09T12:39:00Z"/>
          <w:del w:id="12394" w:author="Rev 4 Allen Wirfs-Brock" w:date="2011-10-15T17:46:00Z"/>
        </w:rPr>
      </w:pPr>
      <w:ins w:id="12395" w:author="Rev 3 Allen Wirfs-Brock" w:date="2011-09-09T12:39:00Z">
        <w:del w:id="12396" w:author="Rev 4 Allen Wirfs-Brock" w:date="2011-10-15T17:46:00Z">
          <w:r w:rsidRPr="00E77497" w:rsidDel="008D60F4">
            <w:delText xml:space="preserve">The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and </w:delText>
          </w:r>
          <w:r w:rsidRPr="00E77497" w:rsidDel="008D60F4">
            <w:rPr>
              <w:rStyle w:val="bnf"/>
            </w:rPr>
            <w:delText>InitialiserNoIn</w:delText>
          </w:r>
          <w:r w:rsidRPr="00E77497" w:rsidDel="008D60F4">
            <w:delText xml:space="preserve"> productions are evaluated in the same manner as the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and </w:delText>
          </w:r>
          <w:r w:rsidRPr="00E77497" w:rsidDel="008D60F4">
            <w:rPr>
              <w:rStyle w:val="bnf"/>
            </w:rPr>
            <w:delText>Initialiser</w:delText>
          </w:r>
          <w:r w:rsidRPr="00E77497" w:rsidDel="008D60F4">
            <w:delText xml:space="preserve"> productions except that the contained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w:delText>
          </w:r>
          <w:r w:rsidRPr="00E77497" w:rsidDel="008D60F4">
            <w:rPr>
              <w:rStyle w:val="bnf"/>
            </w:rPr>
            <w:delText>InitialiserNoIn</w:delText>
          </w:r>
          <w:r w:rsidRPr="00E77497" w:rsidDel="008D60F4">
            <w:delText xml:space="preserve"> and </w:delText>
          </w:r>
          <w:r w:rsidRPr="00E77497" w:rsidDel="008D60F4">
            <w:rPr>
              <w:rStyle w:val="bnf"/>
            </w:rPr>
            <w:delText>AssignmentExpressionNoIn</w:delText>
          </w:r>
          <w:r w:rsidRPr="00E77497" w:rsidDel="008D60F4">
            <w:delText xml:space="preserve"> are evaluated instead of the contained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w:delText>
          </w:r>
          <w:r w:rsidRPr="00E77497" w:rsidDel="008D60F4">
            <w:rPr>
              <w:rStyle w:val="bnf"/>
            </w:rPr>
            <w:delText>Initialiser</w:delText>
          </w:r>
          <w:r w:rsidRPr="00E77497" w:rsidDel="008D60F4">
            <w:delText xml:space="preserve"> and </w:delText>
          </w:r>
          <w:r w:rsidRPr="00E77497" w:rsidDel="008D60F4">
            <w:rPr>
              <w:rStyle w:val="bnf"/>
            </w:rPr>
            <w:delText>AssignmentExpression</w:delText>
          </w:r>
          <w:r w:rsidRPr="00E77497" w:rsidDel="008D60F4">
            <w:delText>, respectively.</w:delText>
          </w:r>
        </w:del>
      </w:ins>
    </w:p>
    <w:p w14:paraId="628EAAEB" w14:textId="77777777" w:rsidR="00884D1C" w:rsidRPr="00E77497" w:rsidRDefault="00884D1C" w:rsidP="00884D1C">
      <w:pPr>
        <w:pStyle w:val="30"/>
        <w:numPr>
          <w:ilvl w:val="0"/>
          <w:numId w:val="0"/>
        </w:numPr>
        <w:rPr>
          <w:ins w:id="12397" w:author="Rev 3 Allen Wirfs-Brock" w:date="2011-09-09T12:39:00Z"/>
        </w:rPr>
      </w:pPr>
      <w:bookmarkStart w:id="12398" w:name="_Toc323907710"/>
      <w:ins w:id="12399" w:author="Rev 3 Allen Wirfs-Brock" w:date="2011-09-09T12:39:00Z">
        <w:r w:rsidRPr="00E77497">
          <w:t>12.2.</w:t>
        </w:r>
      </w:ins>
      <w:ins w:id="12400" w:author="Rev 3 Allen Wirfs-Brock" w:date="2011-09-09T12:40:00Z">
        <w:r w:rsidRPr="00E77497">
          <w:t>4</w:t>
        </w:r>
      </w:ins>
      <w:ins w:id="12401" w:author="Rev 3 Allen Wirfs-Brock" w:date="2011-09-09T12:39:00Z">
        <w:r w:rsidRPr="00E77497">
          <w:tab/>
        </w:r>
      </w:ins>
      <w:ins w:id="12402" w:author="Rev 3 Allen Wirfs-Brock" w:date="2011-09-09T12:40:00Z">
        <w:r w:rsidRPr="00E77497">
          <w:t>Destructuring Binding Patterns</w:t>
        </w:r>
      </w:ins>
      <w:bookmarkEnd w:id="12398"/>
    </w:p>
    <w:p w14:paraId="163FD9CF" w14:textId="77777777" w:rsidR="004C02EF" w:rsidRPr="00E77497" w:rsidRDefault="004C02EF" w:rsidP="004C02EF">
      <w:pPr>
        <w:pStyle w:val="Syntax"/>
      </w:pPr>
      <w:r w:rsidRPr="00E77497">
        <w:t>Syntax</w:t>
      </w:r>
    </w:p>
    <w:p w14:paraId="2A9384E9" w14:textId="77777777" w:rsidR="004C02EF" w:rsidRPr="00E77497" w:rsidDel="0058214B" w:rsidRDefault="004C02EF" w:rsidP="004C02EF">
      <w:pPr>
        <w:pStyle w:val="SyntaxRule"/>
        <w:rPr>
          <w:del w:id="12403" w:author="Rev 3 Allen Wirfs-Brock" w:date="2011-08-31T16:14:00Z"/>
        </w:rPr>
      </w:pPr>
      <w:del w:id="12404" w:author="Rev 3 Allen Wirfs-Brock" w:date="2011-08-31T16:14:00Z">
        <w:r w:rsidRPr="00E77497" w:rsidDel="0058214B">
          <w:delText xml:space="preserve">VariableStatement </w:delText>
        </w:r>
        <w:r w:rsidRPr="00E77497" w:rsidDel="0058214B">
          <w:rPr>
            <w:rFonts w:ascii="Arial" w:hAnsi="Arial"/>
            <w:b/>
            <w:i w:val="0"/>
          </w:rPr>
          <w:delText>:</w:delText>
        </w:r>
      </w:del>
    </w:p>
    <w:p w14:paraId="785EA6A6" w14:textId="77777777" w:rsidR="004C02EF" w:rsidRPr="00E77497" w:rsidDel="0058214B" w:rsidRDefault="004C02EF" w:rsidP="004C02EF">
      <w:pPr>
        <w:pStyle w:val="SyntaxDefinition"/>
        <w:rPr>
          <w:del w:id="12405" w:author="Rev 3 Allen Wirfs-Brock" w:date="2011-08-31T16:14:00Z"/>
        </w:rPr>
      </w:pPr>
      <w:del w:id="12406" w:author="Rev 3 Allen Wirfs-Brock" w:date="2011-08-31T16:14:00Z">
        <w:r w:rsidRPr="00E77497" w:rsidDel="0058214B">
          <w:rPr>
            <w:rFonts w:ascii="Courier New" w:hAnsi="Courier New"/>
            <w:b/>
            <w:i w:val="0"/>
          </w:rPr>
          <w:delText>var</w:delText>
        </w:r>
        <w:r w:rsidRPr="00E77497" w:rsidDel="0058214B">
          <w:delText xml:space="preserve"> VariableDeclarationList </w:delText>
        </w:r>
        <w:r w:rsidRPr="00E77497" w:rsidDel="0058214B">
          <w:rPr>
            <w:rFonts w:ascii="Courier New" w:hAnsi="Courier New"/>
            <w:b/>
            <w:i w:val="0"/>
          </w:rPr>
          <w:delText>;</w:delText>
        </w:r>
      </w:del>
    </w:p>
    <w:p w14:paraId="622C1D7F" w14:textId="77777777" w:rsidR="004C02EF" w:rsidRPr="00E77497" w:rsidDel="0058214B" w:rsidRDefault="004C02EF" w:rsidP="004C02EF">
      <w:pPr>
        <w:pStyle w:val="SyntaxRule"/>
        <w:rPr>
          <w:del w:id="12407" w:author="Rev 3 Allen Wirfs-Brock" w:date="2011-08-31T16:14:00Z"/>
        </w:rPr>
      </w:pPr>
      <w:del w:id="12408" w:author="Rev 3 Allen Wirfs-Brock" w:date="2011-08-31T16:14:00Z">
        <w:r w:rsidRPr="00E77497" w:rsidDel="0058214B">
          <w:delText xml:space="preserve">VariableDeclarationList </w:delText>
        </w:r>
        <w:r w:rsidRPr="00E77497" w:rsidDel="0058214B">
          <w:rPr>
            <w:rFonts w:ascii="Arial" w:hAnsi="Arial"/>
            <w:b/>
            <w:i w:val="0"/>
          </w:rPr>
          <w:delText>:</w:delText>
        </w:r>
      </w:del>
    </w:p>
    <w:p w14:paraId="51748041" w14:textId="77777777" w:rsidR="004C02EF" w:rsidRPr="00E77497" w:rsidDel="0058214B" w:rsidRDefault="004C02EF" w:rsidP="004C02EF">
      <w:pPr>
        <w:pStyle w:val="SyntaxDefinition"/>
        <w:rPr>
          <w:del w:id="12409" w:author="Rev 3 Allen Wirfs-Brock" w:date="2011-08-31T16:14:00Z"/>
        </w:rPr>
      </w:pPr>
      <w:del w:id="12410" w:author="Rev 3 Allen Wirfs-Brock" w:date="2011-08-31T16:14:00Z">
        <w:r w:rsidRPr="00E77497" w:rsidDel="0058214B">
          <w:delText>VariableDeclaration</w:delText>
        </w:r>
        <w:r w:rsidRPr="00E77497" w:rsidDel="0058214B">
          <w:br/>
          <w:delText xml:space="preserve">VariableDeclarationList </w:delText>
        </w:r>
        <w:r w:rsidRPr="00E77497" w:rsidDel="0058214B">
          <w:rPr>
            <w:rFonts w:ascii="Courier New" w:hAnsi="Courier New"/>
            <w:b/>
            <w:i w:val="0"/>
          </w:rPr>
          <w:delText>,</w:delText>
        </w:r>
        <w:r w:rsidRPr="00E77497" w:rsidDel="0058214B">
          <w:delText xml:space="preserve"> VariableDeclaration</w:delText>
        </w:r>
      </w:del>
    </w:p>
    <w:p w14:paraId="7D6925C3" w14:textId="77777777" w:rsidR="004C02EF" w:rsidRPr="00E77497" w:rsidDel="0058214B" w:rsidRDefault="004C02EF" w:rsidP="004C02EF">
      <w:pPr>
        <w:pStyle w:val="SyntaxRule"/>
        <w:rPr>
          <w:del w:id="12411" w:author="Rev 3 Allen Wirfs-Brock" w:date="2011-08-31T16:14:00Z"/>
        </w:rPr>
      </w:pPr>
      <w:del w:id="12412" w:author="Rev 3 Allen Wirfs-Brock" w:date="2011-08-31T16:14:00Z">
        <w:r w:rsidRPr="00E77497" w:rsidDel="0058214B">
          <w:delText xml:space="preserve">VariableDeclarationListNoIn </w:delText>
        </w:r>
        <w:r w:rsidRPr="00E77497" w:rsidDel="0058214B">
          <w:rPr>
            <w:rFonts w:ascii="Arial" w:hAnsi="Arial"/>
            <w:b/>
            <w:i w:val="0"/>
          </w:rPr>
          <w:delText>:</w:delText>
        </w:r>
      </w:del>
    </w:p>
    <w:p w14:paraId="45DA961C" w14:textId="77777777" w:rsidR="004C02EF" w:rsidRPr="00E77497" w:rsidDel="0058214B" w:rsidRDefault="004C02EF" w:rsidP="004C02EF">
      <w:pPr>
        <w:pStyle w:val="SyntaxDefinition"/>
        <w:rPr>
          <w:del w:id="12413" w:author="Rev 3 Allen Wirfs-Brock" w:date="2011-08-31T16:14:00Z"/>
        </w:rPr>
      </w:pPr>
      <w:del w:id="12414" w:author="Rev 3 Allen Wirfs-Brock" w:date="2011-08-31T16:14:00Z">
        <w:r w:rsidRPr="00E77497" w:rsidDel="0058214B">
          <w:delText>VariableDeclarationNoIn</w:delText>
        </w:r>
        <w:r w:rsidRPr="00E77497" w:rsidDel="0058214B">
          <w:br/>
          <w:delText xml:space="preserve">VariableDeclarationListNoIn </w:delText>
        </w:r>
        <w:r w:rsidRPr="00E77497" w:rsidDel="0058214B">
          <w:rPr>
            <w:rFonts w:ascii="Courier New" w:hAnsi="Courier New"/>
            <w:b/>
            <w:i w:val="0"/>
          </w:rPr>
          <w:delText>,</w:delText>
        </w:r>
        <w:r w:rsidRPr="00E77497" w:rsidDel="0058214B">
          <w:delText xml:space="preserve"> VariableDeclarationNoIn</w:delText>
        </w:r>
      </w:del>
    </w:p>
    <w:p w14:paraId="6DBD9C24" w14:textId="77777777" w:rsidR="004C02EF" w:rsidRPr="00E77497" w:rsidDel="0058214B" w:rsidRDefault="004C02EF" w:rsidP="004C02EF">
      <w:pPr>
        <w:pStyle w:val="SyntaxRule"/>
        <w:rPr>
          <w:del w:id="12415" w:author="Rev 3 Allen Wirfs-Brock" w:date="2011-08-31T16:14:00Z"/>
        </w:rPr>
      </w:pPr>
      <w:del w:id="12416" w:author="Rev 3 Allen Wirfs-Brock" w:date="2011-08-31T16:14:00Z">
        <w:r w:rsidRPr="00E77497" w:rsidDel="0058214B">
          <w:delText xml:space="preserve">VariableDeclaration </w:delText>
        </w:r>
        <w:r w:rsidRPr="00E77497" w:rsidDel="0058214B">
          <w:rPr>
            <w:rFonts w:ascii="Arial" w:hAnsi="Arial"/>
            <w:b/>
            <w:i w:val="0"/>
          </w:rPr>
          <w:delText>:</w:delText>
        </w:r>
      </w:del>
    </w:p>
    <w:p w14:paraId="1E1C0778" w14:textId="77777777" w:rsidR="004C02EF" w:rsidRPr="00E77497" w:rsidDel="0058214B" w:rsidRDefault="004C02EF" w:rsidP="004C02EF">
      <w:pPr>
        <w:pStyle w:val="SyntaxDefinition"/>
        <w:rPr>
          <w:del w:id="12417" w:author="Rev 3 Allen Wirfs-Brock" w:date="2011-08-31T16:14:00Z"/>
        </w:rPr>
      </w:pPr>
      <w:del w:id="12418" w:author="Rev 3 Allen Wirfs-Brock" w:date="2011-08-31T16:14:00Z">
        <w:r w:rsidRPr="00E77497" w:rsidDel="0058214B">
          <w:delText>Identifier Initialiser</w:delText>
        </w:r>
        <w:r w:rsidRPr="00E77497" w:rsidDel="0058214B">
          <w:rPr>
            <w:rFonts w:ascii="Arial" w:hAnsi="Arial" w:cs="Arial"/>
            <w:i w:val="0"/>
            <w:vertAlign w:val="subscript"/>
          </w:rPr>
          <w:delText>opt</w:delText>
        </w:r>
      </w:del>
    </w:p>
    <w:p w14:paraId="345739C5" w14:textId="77777777" w:rsidR="005D4898" w:rsidRPr="00E77497" w:rsidDel="0058214B" w:rsidRDefault="004C02EF" w:rsidP="005D4898">
      <w:pPr>
        <w:pStyle w:val="SyntaxRule"/>
        <w:rPr>
          <w:del w:id="12419" w:author="Rev 3 Allen Wirfs-Brock" w:date="2011-08-31T16:14:00Z"/>
        </w:rPr>
      </w:pPr>
      <w:del w:id="12420" w:author="Rev 3 Allen Wirfs-Brock" w:date="2011-08-31T16:14:00Z">
        <w:r w:rsidRPr="00E77497" w:rsidDel="0058214B">
          <w:delText xml:space="preserve">VariableDeclarationNoIn </w:delText>
        </w:r>
        <w:r w:rsidRPr="00E77497" w:rsidDel="0058214B">
          <w:rPr>
            <w:rFonts w:ascii="Arial" w:hAnsi="Arial"/>
            <w:b/>
            <w:i w:val="0"/>
          </w:rPr>
          <w:delText>:</w:delText>
        </w:r>
      </w:del>
    </w:p>
    <w:p w14:paraId="115016BB" w14:textId="77777777" w:rsidR="004C02EF" w:rsidRPr="00E77497" w:rsidDel="0058214B" w:rsidRDefault="004C02EF" w:rsidP="004C02EF">
      <w:pPr>
        <w:pStyle w:val="SyntaxDefinition"/>
        <w:rPr>
          <w:del w:id="12421" w:author="Rev 3 Allen Wirfs-Brock" w:date="2011-08-31T16:14:00Z"/>
        </w:rPr>
      </w:pPr>
      <w:del w:id="12422" w:author="Rev 3 Allen Wirfs-Brock" w:date="2011-08-31T16:14:00Z">
        <w:r w:rsidRPr="00E77497" w:rsidDel="0058214B">
          <w:delText>Identifier InitialiserNoIn</w:delText>
        </w:r>
        <w:r w:rsidRPr="00E77497" w:rsidDel="0058214B">
          <w:rPr>
            <w:rFonts w:ascii="Arial" w:hAnsi="Arial" w:cs="Arial"/>
            <w:i w:val="0"/>
            <w:vertAlign w:val="subscript"/>
          </w:rPr>
          <w:delText>opt</w:delText>
        </w:r>
      </w:del>
    </w:p>
    <w:p w14:paraId="4884C772" w14:textId="77777777" w:rsidR="004C02EF" w:rsidRPr="00E77497" w:rsidDel="003A22E2" w:rsidRDefault="004C02EF" w:rsidP="004C02EF">
      <w:pPr>
        <w:pStyle w:val="SyntaxRule"/>
        <w:rPr>
          <w:del w:id="12423" w:author="Rev 3 Allen Wirfs-Brock" w:date="2011-08-31T13:08:00Z"/>
        </w:rPr>
      </w:pPr>
      <w:del w:id="12424" w:author="Rev 3 Allen Wirfs-Brock" w:date="2011-08-31T13:08:00Z">
        <w:r w:rsidRPr="00E77497" w:rsidDel="003A22E2">
          <w:delText xml:space="preserve">Initialiser </w:delText>
        </w:r>
        <w:r w:rsidRPr="00E77497" w:rsidDel="003A22E2">
          <w:rPr>
            <w:rFonts w:ascii="Arial" w:hAnsi="Arial"/>
            <w:b/>
            <w:i w:val="0"/>
          </w:rPr>
          <w:delText>:</w:delText>
        </w:r>
      </w:del>
    </w:p>
    <w:p w14:paraId="28E42D24" w14:textId="77777777" w:rsidR="004C02EF" w:rsidRPr="00E77497" w:rsidDel="003A22E2" w:rsidRDefault="004C02EF" w:rsidP="004C02EF">
      <w:pPr>
        <w:pStyle w:val="SyntaxDefinition"/>
        <w:rPr>
          <w:del w:id="12425" w:author="Rev 3 Allen Wirfs-Brock" w:date="2011-08-31T13:08:00Z"/>
        </w:rPr>
      </w:pPr>
      <w:del w:id="12426" w:author="Rev 3 Allen Wirfs-Brock" w:date="2011-08-31T13:08:00Z">
        <w:r w:rsidRPr="00E77497" w:rsidDel="003A22E2">
          <w:rPr>
            <w:rFonts w:ascii="Courier New" w:hAnsi="Courier New"/>
            <w:b/>
            <w:i w:val="0"/>
          </w:rPr>
          <w:delText>=</w:delText>
        </w:r>
        <w:r w:rsidRPr="00E77497" w:rsidDel="003A22E2">
          <w:delText xml:space="preserve"> AssignmentExpression</w:delText>
        </w:r>
      </w:del>
    </w:p>
    <w:p w14:paraId="54A497EB" w14:textId="77777777" w:rsidR="004C02EF" w:rsidRPr="00E77497" w:rsidDel="003A22E2" w:rsidRDefault="004C02EF" w:rsidP="004C02EF">
      <w:pPr>
        <w:pStyle w:val="SyntaxRule"/>
        <w:rPr>
          <w:del w:id="12427" w:author="Rev 3 Allen Wirfs-Brock" w:date="2011-08-31T13:08:00Z"/>
        </w:rPr>
      </w:pPr>
      <w:del w:id="12428" w:author="Rev 3 Allen Wirfs-Brock" w:date="2011-08-31T13:08:00Z">
        <w:r w:rsidRPr="00E77497" w:rsidDel="003A22E2">
          <w:delText xml:space="preserve">InitialiserNoIn </w:delText>
        </w:r>
        <w:r w:rsidRPr="00E77497" w:rsidDel="003A22E2">
          <w:rPr>
            <w:rFonts w:ascii="Arial" w:hAnsi="Arial"/>
            <w:b/>
            <w:i w:val="0"/>
          </w:rPr>
          <w:delText>:</w:delText>
        </w:r>
      </w:del>
    </w:p>
    <w:p w14:paraId="4964E40B" w14:textId="77777777" w:rsidR="00473B27" w:rsidRPr="00E77497" w:rsidDel="003A22E2" w:rsidRDefault="004C02EF" w:rsidP="00473B27">
      <w:pPr>
        <w:pStyle w:val="SyntaxDefinition"/>
        <w:rPr>
          <w:del w:id="12429" w:author="Rev 3 Allen Wirfs-Brock" w:date="2011-08-31T13:08:00Z"/>
        </w:rPr>
      </w:pPr>
      <w:del w:id="12430" w:author="Rev 3 Allen Wirfs-Brock" w:date="2011-08-31T13:08:00Z">
        <w:r w:rsidRPr="00E77497" w:rsidDel="003A22E2">
          <w:rPr>
            <w:rFonts w:ascii="Courier New" w:hAnsi="Courier New"/>
            <w:b/>
            <w:i w:val="0"/>
          </w:rPr>
          <w:delText>=</w:delText>
        </w:r>
        <w:r w:rsidRPr="00E77497" w:rsidDel="003A22E2">
          <w:delText xml:space="preserve"> AssignmentExpressionNoIn</w:delText>
        </w:r>
      </w:del>
    </w:p>
    <w:p w14:paraId="3E8D5363" w14:textId="77777777" w:rsidR="00542957" w:rsidRPr="00E77497" w:rsidRDefault="00542957" w:rsidP="00542957">
      <w:pPr>
        <w:pStyle w:val="SyntaxRule"/>
        <w:rPr>
          <w:ins w:id="12431" w:author="Allen Wirfs-Brock" w:date="2011-07-11T10:33:00Z"/>
          <w:rFonts w:ascii="Arial" w:hAnsi="Arial"/>
        </w:rPr>
      </w:pPr>
      <w:ins w:id="12432" w:author="Allen Wirfs-Brock" w:date="2011-07-11T10:34:00Z">
        <w:r w:rsidRPr="00E77497">
          <w:t>Binding</w:t>
        </w:r>
      </w:ins>
      <w:ins w:id="12433" w:author="Allen Wirfs-Brock" w:date="2011-07-11T10:33:00Z">
        <w:r w:rsidRPr="00E77497">
          <w:t xml:space="preserve">Pattern </w:t>
        </w:r>
        <w:r w:rsidRPr="00E77497">
          <w:rPr>
            <w:rFonts w:ascii="Arial" w:hAnsi="Arial"/>
            <w:b/>
            <w:i w:val="0"/>
          </w:rPr>
          <w:t>:</w:t>
        </w:r>
      </w:ins>
    </w:p>
    <w:p w14:paraId="4EC4CB30" w14:textId="77777777" w:rsidR="00542957" w:rsidRPr="00E77497" w:rsidRDefault="00542957" w:rsidP="00542957">
      <w:pPr>
        <w:pStyle w:val="SyntaxDefinition"/>
        <w:rPr>
          <w:ins w:id="12434" w:author="Allen Wirfs-Brock" w:date="2011-07-11T10:33:00Z"/>
          <w:rFonts w:ascii="Courier New" w:hAnsi="Courier New" w:cs="Courier New"/>
          <w:b/>
          <w:i w:val="0"/>
        </w:rPr>
      </w:pPr>
      <w:ins w:id="12435" w:author="Allen Wirfs-Brock" w:date="2011-07-11T10:33:00Z">
        <w:r w:rsidRPr="00E77497">
          <w:t>Object</w:t>
        </w:r>
      </w:ins>
      <w:ins w:id="12436" w:author="Allen Wirfs-Brock" w:date="2011-07-11T10:34:00Z">
        <w:r w:rsidRPr="00E77497">
          <w:t>Binding</w:t>
        </w:r>
      </w:ins>
      <w:ins w:id="12437" w:author="Allen Wirfs-Brock" w:date="2011-07-11T10:33:00Z">
        <w:r w:rsidRPr="00E77497">
          <w:t>Pattern</w:t>
        </w:r>
        <w:r w:rsidRPr="00E77497">
          <w:br/>
          <w:t>Array</w:t>
        </w:r>
      </w:ins>
      <w:ins w:id="12438" w:author="Allen Wirfs-Brock" w:date="2011-07-11T10:34:00Z">
        <w:r w:rsidRPr="00E77497">
          <w:t>Binding</w:t>
        </w:r>
      </w:ins>
      <w:ins w:id="12439" w:author="Allen Wirfs-Brock" w:date="2011-07-11T10:33:00Z">
        <w:r w:rsidRPr="00E77497">
          <w:t>Pattern</w:t>
        </w:r>
        <w:r w:rsidRPr="00E77497">
          <w:rPr>
            <w:rFonts w:ascii="Courier New" w:hAnsi="Courier New" w:cs="Courier New"/>
            <w:b/>
            <w:i w:val="0"/>
          </w:rPr>
          <w:t xml:space="preserve"> </w:t>
        </w:r>
      </w:ins>
    </w:p>
    <w:p w14:paraId="6EB3E28D" w14:textId="77777777" w:rsidR="00542957" w:rsidRPr="00E77497" w:rsidRDefault="00542957" w:rsidP="00542957">
      <w:pPr>
        <w:pStyle w:val="SyntaxRule"/>
        <w:rPr>
          <w:ins w:id="12440" w:author="Allen Wirfs-Brock" w:date="2011-07-11T10:33:00Z"/>
          <w:rFonts w:ascii="Arial" w:hAnsi="Arial"/>
        </w:rPr>
      </w:pPr>
      <w:ins w:id="12441" w:author="Allen Wirfs-Brock" w:date="2011-07-11T10:33:00Z">
        <w:r w:rsidRPr="00E77497">
          <w:t>Object</w:t>
        </w:r>
      </w:ins>
      <w:ins w:id="12442" w:author="Allen Wirfs-Brock" w:date="2011-07-11T10:34:00Z">
        <w:r w:rsidRPr="00E77497">
          <w:t>Binding</w:t>
        </w:r>
      </w:ins>
      <w:ins w:id="12443" w:author="Allen Wirfs-Brock" w:date="2011-07-11T10:33:00Z">
        <w:r w:rsidRPr="00E77497">
          <w:t xml:space="preserve">Pattern </w:t>
        </w:r>
        <w:r w:rsidRPr="00E77497">
          <w:rPr>
            <w:rFonts w:ascii="Arial" w:hAnsi="Arial"/>
            <w:b/>
            <w:i w:val="0"/>
          </w:rPr>
          <w:t>:</w:t>
        </w:r>
      </w:ins>
    </w:p>
    <w:p w14:paraId="06072D91" w14:textId="77777777" w:rsidR="00542957" w:rsidRPr="00E77497" w:rsidRDefault="00542957" w:rsidP="00542957">
      <w:pPr>
        <w:pStyle w:val="SyntaxDefinition"/>
        <w:rPr>
          <w:ins w:id="12444" w:author="Allen Wirfs-Brock" w:date="2011-07-11T10:33:00Z"/>
          <w:rFonts w:ascii="Courier New" w:hAnsi="Courier New" w:cs="Courier New"/>
          <w:b/>
          <w:i w:val="0"/>
        </w:rPr>
      </w:pPr>
      <w:commentRangeStart w:id="12445"/>
      <w:ins w:id="12446" w:author="Allen Wirfs-Brock" w:date="2011-07-11T10:33:00Z">
        <w:r w:rsidRPr="00E77497">
          <w:rPr>
            <w:rFonts w:ascii="Courier New" w:hAnsi="Courier New" w:cs="Courier New"/>
            <w:b/>
            <w:i w:val="0"/>
          </w:rPr>
          <w:t>{ }</w:t>
        </w:r>
        <w:r w:rsidRPr="00E77497">
          <w:rPr>
            <w:rFonts w:ascii="Courier New" w:hAnsi="Courier New" w:cs="Courier New"/>
            <w:b/>
            <w:i w:val="0"/>
          </w:rPr>
          <w:br/>
        </w:r>
      </w:ins>
      <w:commentRangeEnd w:id="12445"/>
      <w:ins w:id="12447" w:author="Allen Wirfs-Brock" w:date="2011-07-11T14:53:00Z">
        <w:r w:rsidR="007B4F56" w:rsidRPr="00E77497">
          <w:rPr>
            <w:rStyle w:val="af4"/>
            <w:rFonts w:ascii="Arial" w:eastAsia="MS Mincho" w:hAnsi="Arial"/>
            <w:i w:val="0"/>
            <w:lang w:val="en-GB" w:eastAsia="ja-JP"/>
          </w:rPr>
          <w:commentReference w:id="12445"/>
        </w:r>
      </w:ins>
      <w:ins w:id="12448" w:author="Allen Wirfs-Brock" w:date="2011-07-11T10:33:00Z">
        <w:r w:rsidRPr="00E77497">
          <w:rPr>
            <w:rFonts w:ascii="Courier New" w:hAnsi="Courier New" w:cs="Courier New"/>
            <w:b/>
            <w:i w:val="0"/>
          </w:rPr>
          <w:t xml:space="preserve">{ </w:t>
        </w:r>
      </w:ins>
      <w:ins w:id="12449" w:author="Allen Wirfs-Brock" w:date="2011-07-11T10:36:00Z">
        <w:r w:rsidRPr="00E77497">
          <w:t>Binding</w:t>
        </w:r>
      </w:ins>
      <w:ins w:id="12450" w:author="Allen Wirfs-Brock" w:date="2011-07-11T10:33:00Z">
        <w:r w:rsidRPr="00E77497">
          <w:t>PropertyList</w:t>
        </w:r>
        <w:r w:rsidRPr="00E77497">
          <w:rPr>
            <w:rFonts w:ascii="Courier New" w:hAnsi="Courier New" w:cs="Courier New"/>
            <w:b/>
            <w:i w:val="0"/>
          </w:rPr>
          <w:t xml:space="preserve"> }</w:t>
        </w:r>
        <w:r w:rsidRPr="00E77497">
          <w:rPr>
            <w:rFonts w:ascii="Courier New" w:hAnsi="Courier New" w:cs="Courier New"/>
            <w:b/>
            <w:i w:val="0"/>
          </w:rPr>
          <w:br/>
          <w:t xml:space="preserve">{ </w:t>
        </w:r>
      </w:ins>
      <w:ins w:id="12451" w:author="Allen Wirfs-Brock" w:date="2011-07-11T10:36:00Z">
        <w:r w:rsidRPr="00E77497">
          <w:t>Binding</w:t>
        </w:r>
      </w:ins>
      <w:ins w:id="12452" w:author="Allen Wirfs-Brock" w:date="2011-07-11T10:33:00Z">
        <w:r w:rsidRPr="00E77497">
          <w:t>PropertyList</w:t>
        </w:r>
        <w:r w:rsidRPr="00E77497">
          <w:rPr>
            <w:rFonts w:ascii="Courier New" w:hAnsi="Courier New" w:cs="Courier New"/>
            <w:b/>
            <w:i w:val="0"/>
          </w:rPr>
          <w:t xml:space="preserve"> , }</w:t>
        </w:r>
      </w:ins>
    </w:p>
    <w:p w14:paraId="5C6BCE58" w14:textId="77777777" w:rsidR="00542957" w:rsidRPr="00E77497" w:rsidRDefault="00542957" w:rsidP="00542957">
      <w:pPr>
        <w:pStyle w:val="SyntaxRule"/>
        <w:rPr>
          <w:ins w:id="12453" w:author="Allen Wirfs-Brock" w:date="2011-07-11T10:33:00Z"/>
          <w:rFonts w:ascii="Arial" w:hAnsi="Arial"/>
        </w:rPr>
      </w:pPr>
      <w:ins w:id="12454" w:author="Allen Wirfs-Brock" w:date="2011-07-11T10:33:00Z">
        <w:r w:rsidRPr="00E77497">
          <w:t>Array</w:t>
        </w:r>
      </w:ins>
      <w:ins w:id="12455" w:author="Allen Wirfs-Brock" w:date="2011-07-11T10:38:00Z">
        <w:r w:rsidRPr="00E77497">
          <w:t>Binding</w:t>
        </w:r>
      </w:ins>
      <w:ins w:id="12456" w:author="Allen Wirfs-Brock" w:date="2011-07-11T10:33:00Z">
        <w:r w:rsidRPr="00E77497">
          <w:t xml:space="preserve">Pattern </w:t>
        </w:r>
        <w:r w:rsidRPr="00E77497">
          <w:rPr>
            <w:rFonts w:ascii="Arial" w:hAnsi="Arial"/>
            <w:b/>
            <w:i w:val="0"/>
          </w:rPr>
          <w:t>:</w:t>
        </w:r>
      </w:ins>
    </w:p>
    <w:p w14:paraId="2ED7E86D" w14:textId="77777777" w:rsidR="00542957" w:rsidRPr="00E77497" w:rsidRDefault="00542957" w:rsidP="00542957">
      <w:pPr>
        <w:pStyle w:val="SyntaxDefinition"/>
        <w:rPr>
          <w:ins w:id="12457" w:author="Allen Wirfs-Brock" w:date="2011-07-11T10:33:00Z"/>
          <w:rFonts w:ascii="Courier New" w:hAnsi="Courier New" w:cs="Courier New"/>
          <w:b/>
          <w:i w:val="0"/>
        </w:rPr>
      </w:pPr>
      <w:ins w:id="12458" w:author="Allen Wirfs-Brock" w:date="2011-07-11T10:33:00Z">
        <w:r w:rsidRPr="00E77497">
          <w:rPr>
            <w:rFonts w:ascii="Courier New" w:hAnsi="Courier New" w:cs="Courier New"/>
            <w:b/>
            <w:i w:val="0"/>
          </w:rPr>
          <w:t xml:space="preserve">[ </w:t>
        </w:r>
        <w:commentRangeStart w:id="12459"/>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2460" w:author="Allen Wirfs-Brock" w:date="2011-07-11T10:38:00Z">
        <w:r w:rsidRPr="00E77497">
          <w:t>Binding</w:t>
        </w:r>
      </w:ins>
      <w:ins w:id="12461" w:author="Allen Wirfs-Brock" w:date="2011-07-11T10:33:00Z">
        <w:r w:rsidRPr="00E77497">
          <w:t>RestElement</w:t>
        </w:r>
        <w:r w:rsidRPr="00E77497">
          <w:rPr>
            <w:rFonts w:ascii="Arial" w:hAnsi="Arial" w:cs="Arial"/>
            <w:i w:val="0"/>
            <w:vertAlign w:val="subscript"/>
          </w:rPr>
          <w:t xml:space="preserve">opt </w:t>
        </w:r>
      </w:ins>
      <w:commentRangeEnd w:id="12459"/>
      <w:ins w:id="12462" w:author="Allen Wirfs-Brock" w:date="2011-07-11T14:55:00Z">
        <w:r w:rsidR="007B4F56" w:rsidRPr="00E77497">
          <w:rPr>
            <w:rStyle w:val="af4"/>
            <w:rFonts w:ascii="Arial" w:eastAsia="MS Mincho" w:hAnsi="Arial"/>
            <w:i w:val="0"/>
            <w:lang w:val="en-GB" w:eastAsia="ja-JP"/>
          </w:rPr>
          <w:commentReference w:id="12459"/>
        </w:r>
      </w:ins>
      <w:ins w:id="12463" w:author="Allen Wirfs-Brock" w:date="2011-07-11T10:33:00Z">
        <w:r w:rsidRPr="00675B74">
          <w:rPr>
            <w:rFonts w:ascii="Courier New" w:hAnsi="Courier New" w:cs="Courier New"/>
            <w:b/>
            <w:i w:val="0"/>
          </w:rPr>
          <w:t>]</w:t>
        </w:r>
        <w:r w:rsidRPr="00675B74">
          <w:rPr>
            <w:rFonts w:ascii="Courier New" w:hAnsi="Courier New" w:cs="Courier New"/>
            <w:b/>
            <w:i w:val="0"/>
          </w:rPr>
          <w:br/>
        </w:r>
      </w:ins>
      <w:ins w:id="12464" w:author="Rev 5 Allen Wirfs-Brock" w:date="2012-01-03T16:44:00Z">
        <w:r w:rsidR="0074281A" w:rsidRPr="00E77497">
          <w:rPr>
            <w:rFonts w:ascii="Courier New" w:hAnsi="Courier New" w:cs="Courier New"/>
            <w:b/>
            <w:i w:val="0"/>
          </w:rPr>
          <w:t>[</w:t>
        </w:r>
      </w:ins>
      <w:ins w:id="12465" w:author="Rev 5 Allen Wirfs-Brock" w:date="2012-01-03T16:49:00Z">
        <w:r w:rsidR="0074281A">
          <w:rPr>
            <w:rFonts w:ascii="Courier New" w:hAnsi="Courier New" w:cs="Courier New"/>
            <w:b/>
            <w:i w:val="0"/>
          </w:rPr>
          <w:t xml:space="preserve"> </w:t>
        </w:r>
      </w:ins>
      <w:ins w:id="12466" w:author="Rev 5 Allen Wirfs-Brock" w:date="2012-01-03T16:44:00Z">
        <w:r w:rsidR="0074281A" w:rsidRPr="00E77497">
          <w:t>BindingElementList</w:t>
        </w:r>
        <w:r w:rsidR="0074281A" w:rsidRPr="00E77497">
          <w:rPr>
            <w:rFonts w:ascii="Courier New" w:hAnsi="Courier New" w:cs="Courier New"/>
            <w:b/>
            <w:i w:val="0"/>
          </w:rPr>
          <w:t xml:space="preserve"> </w:t>
        </w:r>
        <w:r w:rsidR="0074281A" w:rsidRPr="00E77497">
          <w:rPr>
            <w:rStyle w:val="af4"/>
            <w:rFonts w:ascii="Arial" w:eastAsia="MS Mincho" w:hAnsi="Arial"/>
            <w:i w:val="0"/>
            <w:lang w:val="en-GB" w:eastAsia="ja-JP"/>
          </w:rPr>
          <w:commentReference w:id="12467"/>
        </w:r>
        <w:r w:rsidR="0074281A" w:rsidRPr="00675B74">
          <w:rPr>
            <w:rFonts w:ascii="Courier New" w:hAnsi="Courier New" w:cs="Courier New"/>
            <w:b/>
            <w:i w:val="0"/>
          </w:rPr>
          <w:t>]</w:t>
        </w:r>
        <w:r w:rsidR="0074281A" w:rsidRPr="00675B74">
          <w:rPr>
            <w:rFonts w:ascii="Courier New" w:hAnsi="Courier New" w:cs="Courier New"/>
            <w:b/>
            <w:i w:val="0"/>
          </w:rPr>
          <w:br/>
        </w:r>
      </w:ins>
      <w:ins w:id="12468" w:author="Allen Wirfs-Brock" w:date="2011-07-11T10:33:00Z">
        <w:r w:rsidRPr="00675B74">
          <w:rPr>
            <w:rFonts w:ascii="Courier New" w:hAnsi="Courier New" w:cs="Courier New"/>
            <w:b/>
            <w:i w:val="0"/>
          </w:rPr>
          <w:t>[</w:t>
        </w:r>
      </w:ins>
      <w:ins w:id="12469" w:author="Rev 5 Allen Wirfs-Brock" w:date="2012-01-03T16:44:00Z">
        <w:r w:rsidR="0074281A">
          <w:rPr>
            <w:rFonts w:ascii="Courier New" w:hAnsi="Courier New" w:cs="Courier New"/>
            <w:b/>
            <w:i w:val="0"/>
          </w:rPr>
          <w:t xml:space="preserve"> </w:t>
        </w:r>
      </w:ins>
      <w:ins w:id="12470" w:author="Allen Wirfs-Brock" w:date="2011-07-11T10:38:00Z">
        <w:r w:rsidRPr="00E77497">
          <w:t>Binding</w:t>
        </w:r>
      </w:ins>
      <w:ins w:id="12471" w:author="Allen Wirfs-Brock" w:date="2011-07-11T10:33:00Z">
        <w:r w:rsidRPr="00E77497">
          <w: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2472" w:author="Allen Wirfs-Brock" w:date="2011-07-11T10:38:00Z">
        <w:r w:rsidRPr="00E77497">
          <w:t>Binding</w:t>
        </w:r>
      </w:ins>
      <w:ins w:id="12473" w:author="Allen Wirfs-Brock" w:date="2011-07-11T10:33:00Z">
        <w:r w:rsidRPr="00E77497">
          <w: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2BFC6B00" w14:textId="77777777" w:rsidR="00542957" w:rsidRPr="00E77497" w:rsidRDefault="00542957" w:rsidP="00542957">
      <w:pPr>
        <w:pStyle w:val="SyntaxRule"/>
        <w:rPr>
          <w:ins w:id="12474" w:author="Allen Wirfs-Brock" w:date="2011-07-11T10:33:00Z"/>
          <w:rFonts w:ascii="Arial" w:hAnsi="Arial"/>
        </w:rPr>
      </w:pPr>
      <w:ins w:id="12475" w:author="Allen Wirfs-Brock" w:date="2011-07-11T10:37:00Z">
        <w:r w:rsidRPr="00E77497">
          <w:t>Binding</w:t>
        </w:r>
      </w:ins>
      <w:ins w:id="12476" w:author="Allen Wirfs-Brock" w:date="2011-07-11T10:33:00Z">
        <w:r w:rsidRPr="00E77497">
          <w:t xml:space="preserve">PropertyList </w:t>
        </w:r>
        <w:r w:rsidRPr="00E77497">
          <w:rPr>
            <w:rFonts w:ascii="Arial" w:hAnsi="Arial"/>
            <w:b/>
            <w:i w:val="0"/>
          </w:rPr>
          <w:t>:</w:t>
        </w:r>
      </w:ins>
    </w:p>
    <w:p w14:paraId="0DA1AAD5" w14:textId="77777777" w:rsidR="00542957" w:rsidRPr="00E77497" w:rsidRDefault="00542957" w:rsidP="00542957">
      <w:pPr>
        <w:pStyle w:val="SyntaxDefinition"/>
        <w:rPr>
          <w:ins w:id="12477" w:author="Allen Wirfs-Brock" w:date="2011-07-11T10:33:00Z"/>
        </w:rPr>
      </w:pPr>
      <w:ins w:id="12478" w:author="Allen Wirfs-Brock" w:date="2011-07-11T10:37:00Z">
        <w:r w:rsidRPr="00E77497">
          <w:t>Binding</w:t>
        </w:r>
      </w:ins>
      <w:ins w:id="12479" w:author="Allen Wirfs-Brock" w:date="2011-07-11T10:33:00Z">
        <w:r w:rsidRPr="00E77497">
          <w:t>Property</w:t>
        </w:r>
        <w:r w:rsidRPr="00E77497">
          <w:br/>
        </w:r>
      </w:ins>
      <w:ins w:id="12480" w:author="Allen Wirfs-Brock" w:date="2011-07-11T10:37:00Z">
        <w:r w:rsidRPr="00E77497">
          <w:t>Binding</w:t>
        </w:r>
      </w:ins>
      <w:ins w:id="12481" w:author="Allen Wirfs-Brock" w:date="2011-07-11T10:33:00Z">
        <w:r w:rsidRPr="00E77497">
          <w:t xml:space="preserve">PropertyList </w:t>
        </w:r>
        <w:r w:rsidRPr="00E77497">
          <w:rPr>
            <w:rFonts w:ascii="Courier New" w:hAnsi="Courier New" w:cs="Courier New"/>
            <w:b/>
            <w:i w:val="0"/>
          </w:rPr>
          <w:t>,</w:t>
        </w:r>
        <w:r w:rsidRPr="00E77497">
          <w:t xml:space="preserve"> </w:t>
        </w:r>
      </w:ins>
      <w:ins w:id="12482" w:author="Allen Wirfs-Brock" w:date="2011-07-11T10:37:00Z">
        <w:r w:rsidRPr="00E77497">
          <w:t>Binding</w:t>
        </w:r>
      </w:ins>
      <w:ins w:id="12483" w:author="Allen Wirfs-Brock" w:date="2011-07-11T10:33:00Z">
        <w:r w:rsidRPr="00E77497">
          <w:t>Property</w:t>
        </w:r>
      </w:ins>
    </w:p>
    <w:p w14:paraId="0E2359F7" w14:textId="77777777" w:rsidR="00542957" w:rsidRPr="00E77497" w:rsidRDefault="00542957" w:rsidP="00542957">
      <w:pPr>
        <w:pStyle w:val="SyntaxRule"/>
        <w:rPr>
          <w:ins w:id="12484" w:author="Allen Wirfs-Brock" w:date="2011-07-11T10:33:00Z"/>
          <w:rFonts w:ascii="Arial" w:hAnsi="Arial"/>
        </w:rPr>
      </w:pPr>
      <w:ins w:id="12485" w:author="Allen Wirfs-Brock" w:date="2011-07-11T10:39:00Z">
        <w:r w:rsidRPr="00E77497">
          <w:t>Binding</w:t>
        </w:r>
      </w:ins>
      <w:ins w:id="12486" w:author="Allen Wirfs-Brock" w:date="2011-07-11T10:33:00Z">
        <w:r w:rsidRPr="00E77497">
          <w:t>ElementList</w:t>
        </w:r>
        <w:r w:rsidRPr="00E77497">
          <w:rPr>
            <w:rFonts w:ascii="Arial" w:hAnsi="Arial"/>
          </w:rPr>
          <w:t xml:space="preserve"> </w:t>
        </w:r>
        <w:r w:rsidRPr="00E77497">
          <w:rPr>
            <w:rFonts w:ascii="Arial" w:hAnsi="Arial"/>
            <w:b/>
            <w:i w:val="0"/>
          </w:rPr>
          <w:t>:</w:t>
        </w:r>
      </w:ins>
    </w:p>
    <w:p w14:paraId="7D3F0F20" w14:textId="77777777" w:rsidR="00542957" w:rsidRPr="00E77497" w:rsidRDefault="00542957" w:rsidP="00542957">
      <w:pPr>
        <w:pStyle w:val="SyntaxDefinition"/>
        <w:rPr>
          <w:ins w:id="12487" w:author="Allen Wirfs-Brock" w:date="2011-07-11T10:33:00Z"/>
        </w:rPr>
      </w:pPr>
      <w:ins w:id="12488" w:author="Allen Wirfs-Brock" w:date="2011-07-11T10:33:00Z">
        <w:r w:rsidRPr="00E77497">
          <w:t>Elision</w:t>
        </w:r>
        <w:r w:rsidRPr="00E77497">
          <w:rPr>
            <w:rFonts w:ascii="Arial" w:hAnsi="Arial" w:cs="Arial"/>
            <w:i w:val="0"/>
            <w:vertAlign w:val="subscript"/>
          </w:rPr>
          <w:t>opt</w:t>
        </w:r>
        <w:r w:rsidRPr="00E77497">
          <w:t xml:space="preserve">  </w:t>
        </w:r>
      </w:ins>
      <w:ins w:id="12489" w:author="Allen Wirfs-Brock" w:date="2011-07-11T10:39:00Z">
        <w:r w:rsidRPr="00E77497">
          <w:t>Binding</w:t>
        </w:r>
      </w:ins>
      <w:ins w:id="12490" w:author="Allen Wirfs-Brock" w:date="2011-07-11T10:33:00Z">
        <w:r w:rsidRPr="00E77497">
          <w:t xml:space="preserve">Element </w:t>
        </w:r>
        <w:r w:rsidRPr="00E77497">
          <w:br/>
        </w:r>
      </w:ins>
      <w:ins w:id="12491" w:author="Allen Wirfs-Brock" w:date="2011-07-11T10:39:00Z">
        <w:r w:rsidRPr="00E77497">
          <w:t>Binding</w:t>
        </w:r>
      </w:ins>
      <w:ins w:id="12492" w:author="Allen Wirfs-Brock" w:date="2011-07-11T10:33:00Z">
        <w:r w:rsidRPr="00E77497">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w:t>
        </w:r>
      </w:ins>
      <w:ins w:id="12493" w:author="Allen Wirfs-Brock" w:date="2011-07-11T10:39:00Z">
        <w:r w:rsidRPr="00E77497">
          <w:t>Binding</w:t>
        </w:r>
      </w:ins>
      <w:ins w:id="12494" w:author="Allen Wirfs-Brock" w:date="2011-07-11T10:33:00Z">
        <w:r w:rsidRPr="00E77497">
          <w:t>Element</w:t>
        </w:r>
      </w:ins>
    </w:p>
    <w:p w14:paraId="773439E1" w14:textId="77777777" w:rsidR="00542957" w:rsidRPr="00E77497" w:rsidRDefault="00542957" w:rsidP="00542957">
      <w:pPr>
        <w:pStyle w:val="SyntaxRule"/>
        <w:rPr>
          <w:ins w:id="12495" w:author="Allen Wirfs-Brock" w:date="2011-07-11T10:33:00Z"/>
          <w:rFonts w:ascii="Arial" w:hAnsi="Arial"/>
        </w:rPr>
      </w:pPr>
      <w:ins w:id="12496" w:author="Allen Wirfs-Brock" w:date="2011-07-11T10:37:00Z">
        <w:r w:rsidRPr="00E77497">
          <w:t>Binding</w:t>
        </w:r>
      </w:ins>
      <w:ins w:id="12497" w:author="Allen Wirfs-Brock" w:date="2011-07-11T10:33:00Z">
        <w:r w:rsidRPr="00E77497">
          <w:t xml:space="preserve">Property </w:t>
        </w:r>
        <w:r w:rsidRPr="00E77497">
          <w:rPr>
            <w:rFonts w:ascii="Arial" w:hAnsi="Arial"/>
            <w:b/>
            <w:i w:val="0"/>
          </w:rPr>
          <w:t>:</w:t>
        </w:r>
      </w:ins>
    </w:p>
    <w:p w14:paraId="299D654D" w14:textId="77777777" w:rsidR="00542957" w:rsidRPr="00E77497" w:rsidRDefault="003F6A3C" w:rsidP="00542957">
      <w:pPr>
        <w:pStyle w:val="SyntaxDefinition"/>
        <w:rPr>
          <w:ins w:id="12498" w:author="Allen Wirfs-Brock" w:date="2011-07-11T10:33:00Z"/>
        </w:rPr>
      </w:pPr>
      <w:ins w:id="12499" w:author="Rev 3 Allen Wirfs-Brock" w:date="2011-09-01T13:46:00Z">
        <w:r w:rsidRPr="00E77497">
          <w:t>SingleNameBinding</w:t>
        </w:r>
      </w:ins>
      <w:ins w:id="12500" w:author="Allen Wirfs-Brock" w:date="2011-07-11T10:33:00Z">
        <w:del w:id="12501" w:author="Rev 3 Allen Wirfs-Brock" w:date="2011-09-01T13:46:00Z">
          <w:r w:rsidR="00542957" w:rsidRPr="00E77497" w:rsidDel="003F6A3C">
            <w:delText>Identifier</w:delText>
          </w:r>
        </w:del>
      </w:ins>
      <w:ins w:id="12502" w:author="Rev 3 Allen Wirfs-Brock" w:date="2011-08-31T10:49:00Z">
        <w:r w:rsidR="007F533A" w:rsidRPr="00E77497">
          <w:t xml:space="preserve"> </w:t>
        </w:r>
      </w:ins>
      <w:ins w:id="12503" w:author="Rev 3 Allen Wirfs-Brock" w:date="2011-08-31T11:50:00Z">
        <w:r w:rsidR="009A7A92" w:rsidRPr="00E77497">
          <w:rPr>
            <w:rFonts w:ascii="Arial" w:hAnsi="Arial" w:cs="Arial"/>
            <w:i w:val="0"/>
            <w:vertAlign w:val="subscript"/>
          </w:rPr>
          <w:br/>
        </w:r>
      </w:ins>
      <w:ins w:id="12504" w:author="Rev 4 Allen Wirfs-Brock" w:date="2011-10-04T14:36:00Z">
        <w:r w:rsidR="00A360B4" w:rsidRPr="00675B74" w:rsidDel="00A360B4">
          <w:t xml:space="preserve"> </w:t>
        </w:r>
      </w:ins>
      <w:ins w:id="12505" w:author="Rev 3 Allen Wirfs-Brock" w:date="2011-08-31T11:50:00Z">
        <w:del w:id="12506" w:author="Rev 4 Allen Wirfs-Brock" w:date="2011-10-04T14:36:00Z">
          <w:r w:rsidR="009A7A92" w:rsidRPr="00E77497" w:rsidDel="00A360B4">
            <w:delText>PropertyName</w:delText>
          </w:r>
          <w:r w:rsidR="009A7A92" w:rsidRPr="00E77497" w:rsidDel="00A360B4">
            <w:rPr>
              <w:rFonts w:ascii="Courier New" w:hAnsi="Courier New" w:cs="Courier New"/>
              <w:b/>
              <w:i w:val="0"/>
            </w:rPr>
            <w:delText xml:space="preserve"> : </w:delText>
          </w:r>
        </w:del>
      </w:ins>
      <w:ins w:id="12507" w:author="Rev 3 Allen Wirfs-Brock" w:date="2011-09-01T13:46:00Z">
        <w:del w:id="12508" w:author="Rev 4 Allen Wirfs-Brock" w:date="2011-10-04T14:36:00Z">
          <w:r w:rsidRPr="00E77497" w:rsidDel="00A360B4">
            <w:delText>SingleNameBinding</w:delText>
          </w:r>
        </w:del>
      </w:ins>
      <w:ins w:id="12509" w:author="Allen Wirfs-Brock" w:date="2011-07-11T10:33:00Z">
        <w:del w:id="12510" w:author="Rev 4 Allen Wirfs-Brock" w:date="2011-10-04T14:36:00Z">
          <w:r w:rsidR="00542957" w:rsidRPr="00E77497" w:rsidDel="00A360B4">
            <w:br/>
          </w:r>
        </w:del>
      </w:ins>
      <w:ins w:id="12511" w:author="Rev 4 Allen Wirfs-Brock" w:date="2011-10-04T14:36:00Z">
        <w:r w:rsidR="00A360B4" w:rsidRPr="00E77497">
          <w:t>PropertyName</w:t>
        </w:r>
        <w:r w:rsidR="00A360B4" w:rsidRPr="00E77497">
          <w:rPr>
            <w:rFonts w:ascii="Courier New" w:hAnsi="Courier New" w:cs="Courier New"/>
            <w:b/>
            <w:i w:val="0"/>
          </w:rPr>
          <w:t xml:space="preserve"> : </w:t>
        </w:r>
        <w:r w:rsidR="00A360B4" w:rsidRPr="00E77497">
          <w:t>BindingElement</w:t>
        </w:r>
      </w:ins>
      <w:ins w:id="12512" w:author="Allen Wirfs-Brock" w:date="2011-07-11T10:33:00Z">
        <w:del w:id="12513" w:author="Rev 4 Allen Wirfs-Brock" w:date="2011-10-04T14:36:00Z">
          <w:r w:rsidR="00542957" w:rsidRPr="00E77497" w:rsidDel="00A360B4">
            <w:delText>PropertyName</w:delText>
          </w:r>
          <w:r w:rsidR="00542957" w:rsidRPr="00E77497" w:rsidDel="00A360B4">
            <w:rPr>
              <w:rFonts w:ascii="Courier New" w:hAnsi="Courier New" w:cs="Courier New"/>
              <w:b/>
              <w:i w:val="0"/>
            </w:rPr>
            <w:delText xml:space="preserve"> : </w:delText>
          </w:r>
        </w:del>
      </w:ins>
      <w:ins w:id="12514" w:author="Allen Wirfs-Brock" w:date="2011-07-11T10:43:00Z">
        <w:del w:id="12515" w:author="Rev 4 Allen Wirfs-Brock" w:date="2011-10-04T14:36:00Z">
          <w:r w:rsidR="00950128" w:rsidRPr="00E77497" w:rsidDel="00A360B4">
            <w:delText>Binding</w:delText>
          </w:r>
        </w:del>
      </w:ins>
      <w:ins w:id="12516" w:author="Allen Wirfs-Brock" w:date="2011-07-11T15:40:00Z">
        <w:del w:id="12517" w:author="Rev 4 Allen Wirfs-Brock" w:date="2011-10-04T14:36:00Z">
          <w:r w:rsidR="00AA404C" w:rsidRPr="00E77497" w:rsidDel="00A360B4">
            <w:delText>Pattern</w:delText>
          </w:r>
        </w:del>
      </w:ins>
      <w:ins w:id="12518" w:author="Rev 3 Allen Wirfs-Brock" w:date="2011-08-31T10:49:00Z">
        <w:del w:id="12519" w:author="Rev 4 Allen Wirfs-Brock" w:date="2011-10-04T14:36:00Z">
          <w:r w:rsidR="007F533A" w:rsidRPr="00E77497" w:rsidDel="00A360B4">
            <w:delText xml:space="preserve"> Initialiser</w:delText>
          </w:r>
          <w:r w:rsidR="007F533A" w:rsidRPr="00E77497" w:rsidDel="00A360B4">
            <w:rPr>
              <w:rFonts w:ascii="Arial" w:hAnsi="Arial" w:cs="Arial"/>
              <w:i w:val="0"/>
              <w:vertAlign w:val="subscript"/>
            </w:rPr>
            <w:delText>opt</w:delText>
          </w:r>
        </w:del>
      </w:ins>
    </w:p>
    <w:p w14:paraId="1643F87E" w14:textId="77777777" w:rsidR="00542957" w:rsidRPr="00E77497" w:rsidRDefault="00542957" w:rsidP="00542957">
      <w:pPr>
        <w:pStyle w:val="SyntaxRule"/>
        <w:rPr>
          <w:ins w:id="12520" w:author="Allen Wirfs-Brock" w:date="2011-07-11T10:33:00Z"/>
          <w:rFonts w:ascii="Arial" w:hAnsi="Arial"/>
        </w:rPr>
      </w:pPr>
      <w:ins w:id="12521" w:author="Allen Wirfs-Brock" w:date="2011-07-11T10:39:00Z">
        <w:r w:rsidRPr="00E77497">
          <w:t>Binding</w:t>
        </w:r>
      </w:ins>
      <w:ins w:id="12522" w:author="Allen Wirfs-Brock" w:date="2011-07-11T10:33:00Z">
        <w:r w:rsidRPr="00E77497">
          <w:t xml:space="preserve">Element </w:t>
        </w:r>
        <w:r w:rsidRPr="00E77497">
          <w:rPr>
            <w:rFonts w:ascii="Arial" w:hAnsi="Arial"/>
            <w:b/>
            <w:i w:val="0"/>
          </w:rPr>
          <w:t>:</w:t>
        </w:r>
      </w:ins>
    </w:p>
    <w:p w14:paraId="48A0B21F" w14:textId="77777777" w:rsidR="00542957" w:rsidRPr="00E77497" w:rsidRDefault="003F6A3C" w:rsidP="00542957">
      <w:pPr>
        <w:pStyle w:val="SyntaxDefinition"/>
        <w:rPr>
          <w:ins w:id="12523" w:author="Allen Wirfs-Brock" w:date="2011-07-11T10:33:00Z"/>
        </w:rPr>
      </w:pPr>
      <w:ins w:id="12524" w:author="Rev 3 Allen Wirfs-Brock" w:date="2011-09-01T13:46:00Z">
        <w:r w:rsidRPr="00E77497">
          <w:t>SingleNameBinding</w:t>
        </w:r>
      </w:ins>
      <w:ins w:id="12525" w:author="Rev 3 Allen Wirfs-Brock" w:date="2011-08-31T12:14:00Z">
        <w:r w:rsidR="00670A44" w:rsidRPr="00E77497">
          <w:br/>
        </w:r>
      </w:ins>
      <w:ins w:id="12526" w:author="Allen Wirfs-Brock" w:date="2011-07-11T10:33:00Z">
        <w:del w:id="12527" w:author="Rev 3 Allen Wirfs-Brock" w:date="2011-08-31T10:40:00Z">
          <w:r w:rsidR="00542957" w:rsidRPr="00E77497" w:rsidDel="001748F3">
            <w:rPr>
              <w:rFonts w:ascii="Arial" w:hAnsi="Arial" w:cs="Arial"/>
              <w:i w:val="0"/>
              <w:sz w:val="16"/>
              <w:szCs w:val="16"/>
            </w:rPr>
            <w:delText xml:space="preserve"> </w:delText>
          </w:r>
        </w:del>
      </w:ins>
      <w:ins w:id="12528" w:author="Allen Wirfs-Brock" w:date="2011-07-11T10:44:00Z">
        <w:del w:id="12529" w:author="Rev 3 Allen Wirfs-Brock" w:date="2011-08-31T10:40:00Z">
          <w:r w:rsidR="00950128" w:rsidRPr="00E77497" w:rsidDel="001748F3">
            <w:delText>Identifier</w:delText>
          </w:r>
        </w:del>
      </w:ins>
      <w:ins w:id="12530" w:author="Allen Wirfs-Brock" w:date="2011-07-11T10:43:00Z">
        <w:del w:id="12531" w:author="Rev 3 Allen Wirfs-Brock" w:date="2011-08-31T10:40:00Z">
          <w:r w:rsidR="00950128" w:rsidRPr="00E77497" w:rsidDel="001748F3">
            <w:br/>
          </w:r>
        </w:del>
      </w:ins>
      <w:ins w:id="12532" w:author="Allen Wirfs-Brock" w:date="2011-07-11T10:44:00Z">
        <w:r w:rsidR="00950128" w:rsidRPr="00E77497">
          <w:t>BindingPattern</w:t>
        </w:r>
      </w:ins>
      <w:ins w:id="12533" w:author="Rev 3 Allen Wirfs-Brock" w:date="2011-08-31T10:49:00Z">
        <w:r w:rsidR="007F533A" w:rsidRPr="00E77497">
          <w:t xml:space="preserve"> Initialiser</w:t>
        </w:r>
        <w:r w:rsidR="007F533A" w:rsidRPr="00E77497">
          <w:rPr>
            <w:rFonts w:ascii="Arial" w:hAnsi="Arial" w:cs="Arial"/>
            <w:i w:val="0"/>
            <w:vertAlign w:val="subscript"/>
          </w:rPr>
          <w:t>opt</w:t>
        </w:r>
      </w:ins>
    </w:p>
    <w:p w14:paraId="57DE1984" w14:textId="77777777" w:rsidR="00670A44" w:rsidRPr="00E77497" w:rsidRDefault="003F6A3C" w:rsidP="00670A44">
      <w:pPr>
        <w:pStyle w:val="SyntaxRule"/>
        <w:rPr>
          <w:ins w:id="12534" w:author="Rev 3 Allen Wirfs-Brock" w:date="2011-08-31T12:06:00Z"/>
          <w:rFonts w:ascii="Arial" w:hAnsi="Arial"/>
        </w:rPr>
      </w:pPr>
      <w:ins w:id="12535" w:author="Rev 3 Allen Wirfs-Brock" w:date="2011-09-01T13:45:00Z">
        <w:r w:rsidRPr="00E77497">
          <w:t>SingleNameBinding</w:t>
        </w:r>
      </w:ins>
      <w:ins w:id="12536" w:author="Rev 3 Allen Wirfs-Brock" w:date="2011-08-31T12:12:00Z">
        <w:r w:rsidR="00670A44" w:rsidRPr="00E77497">
          <w:t xml:space="preserve"> </w:t>
        </w:r>
      </w:ins>
      <w:ins w:id="12537" w:author="Rev 3 Allen Wirfs-Brock" w:date="2011-08-31T12:06:00Z">
        <w:r w:rsidR="00670A44" w:rsidRPr="00E77497">
          <w:t xml:space="preserve"> </w:t>
        </w:r>
        <w:r w:rsidR="00670A44" w:rsidRPr="00E77497">
          <w:rPr>
            <w:rFonts w:ascii="Arial" w:hAnsi="Arial"/>
            <w:b/>
            <w:i w:val="0"/>
          </w:rPr>
          <w:t>:</w:t>
        </w:r>
      </w:ins>
    </w:p>
    <w:p w14:paraId="7E85B703" w14:textId="77777777" w:rsidR="00670A44" w:rsidRPr="00E77497" w:rsidRDefault="00D42EB6" w:rsidP="00670A44">
      <w:pPr>
        <w:pStyle w:val="SyntaxDefinition"/>
        <w:rPr>
          <w:ins w:id="12538" w:author="Rev 3 Allen Wirfs-Brock" w:date="2011-08-31T12:07:00Z"/>
        </w:rPr>
      </w:pPr>
      <w:ins w:id="12539" w:author="Rev 3 Allen Wirfs-Brock" w:date="2011-09-22T16:55:00Z">
        <w:r w:rsidRPr="00E77497">
          <w:t>Binding</w:t>
        </w:r>
      </w:ins>
      <w:ins w:id="12540" w:author="Rev 3 Allen Wirfs-Brock" w:date="2011-08-31T12:06:00Z">
        <w:r w:rsidR="00670A44" w:rsidRPr="00E77497">
          <w:t>Identifier Initialiser</w:t>
        </w:r>
        <w:r w:rsidR="00670A44" w:rsidRPr="00E77497">
          <w:rPr>
            <w:rFonts w:ascii="Arial" w:hAnsi="Arial" w:cs="Arial"/>
            <w:i w:val="0"/>
            <w:vertAlign w:val="subscript"/>
          </w:rPr>
          <w:t>opt</w:t>
        </w:r>
      </w:ins>
    </w:p>
    <w:p w14:paraId="6ACAFB07" w14:textId="77777777" w:rsidR="00542957" w:rsidRPr="00E77497" w:rsidRDefault="00542957" w:rsidP="00670A44">
      <w:pPr>
        <w:pStyle w:val="SyntaxRule"/>
        <w:rPr>
          <w:ins w:id="12541" w:author="Allen Wirfs-Brock" w:date="2011-07-11T10:33:00Z"/>
          <w:rFonts w:ascii="Arial" w:hAnsi="Arial"/>
        </w:rPr>
      </w:pPr>
      <w:ins w:id="12542" w:author="Allen Wirfs-Brock" w:date="2011-07-11T10:39:00Z">
        <w:r w:rsidRPr="00E77497">
          <w:t>Binding</w:t>
        </w:r>
      </w:ins>
      <w:ins w:id="12543" w:author="Allen Wirfs-Brock" w:date="2011-07-11T10:33:00Z">
        <w:r w:rsidRPr="00E77497">
          <w:t xml:space="preserve">RestElement </w:t>
        </w:r>
        <w:r w:rsidRPr="00E77497">
          <w:rPr>
            <w:rFonts w:ascii="Arial" w:hAnsi="Arial"/>
            <w:b/>
            <w:i w:val="0"/>
          </w:rPr>
          <w:t>:</w:t>
        </w:r>
      </w:ins>
    </w:p>
    <w:p w14:paraId="080D2F03" w14:textId="77777777" w:rsidR="00542957" w:rsidRPr="00E77497" w:rsidRDefault="00542957" w:rsidP="00542957">
      <w:pPr>
        <w:pStyle w:val="SyntaxDefinition"/>
        <w:rPr>
          <w:ins w:id="12544" w:author="Allen Wirfs-Brock" w:date="2011-07-11T10:33:00Z"/>
        </w:rPr>
      </w:pPr>
      <w:ins w:id="12545" w:author="Allen Wirfs-Brock" w:date="2011-07-11T10:33: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ins>
      <w:ins w:id="12546" w:author="Rev 3 Allen Wirfs-Brock" w:date="2011-09-01T13:47:00Z">
        <w:r w:rsidR="003F6A3C" w:rsidRPr="00E77497">
          <w:t xml:space="preserve">BindingIdentifier  </w:t>
        </w:r>
      </w:ins>
      <w:ins w:id="12547" w:author="Allen Wirfs-Brock" w:date="2011-07-11T10:43:00Z">
        <w:del w:id="12548" w:author="Rev 3 Allen Wirfs-Brock" w:date="2011-09-01T13:47:00Z">
          <w:r w:rsidR="00950128" w:rsidRPr="00E77497" w:rsidDel="003F6A3C">
            <w:delText>Identifier</w:delText>
          </w:r>
        </w:del>
      </w:ins>
    </w:p>
    <w:p w14:paraId="7CD1361E" w14:textId="77777777" w:rsidR="000D4CC8" w:rsidRPr="00E77497" w:rsidRDefault="000D4CC8" w:rsidP="000D4CC8">
      <w:pPr>
        <w:pStyle w:val="40"/>
        <w:numPr>
          <w:ilvl w:val="0"/>
          <w:numId w:val="0"/>
        </w:numPr>
        <w:rPr>
          <w:ins w:id="12549" w:author="Rev 4 Allen Wirfs-Brock" w:date="2011-10-15T17:53:00Z"/>
        </w:rPr>
      </w:pPr>
      <w:ins w:id="12550" w:author="Rev 4 Allen Wirfs-Brock" w:date="2011-10-15T17:53:00Z">
        <w:r w:rsidRPr="00E77497">
          <w:t>Static Semantics</w:t>
        </w:r>
      </w:ins>
    </w:p>
    <w:p w14:paraId="0116074D" w14:textId="77777777" w:rsidR="002F6D6F" w:rsidRPr="00E77497" w:rsidRDefault="002F6D6F" w:rsidP="002F6D6F">
      <w:pPr>
        <w:rPr>
          <w:ins w:id="12551" w:author="Rev 6 Allen Wirfs-Brock" w:date="2012-02-01T13:28:00Z"/>
          <w:rFonts w:ascii="Helvetica" w:hAnsi="Helvetica"/>
          <w:b/>
        </w:rPr>
      </w:pPr>
      <w:ins w:id="12552" w:author="Rev 6 Allen Wirfs-Brock" w:date="2012-02-01T13:28:00Z">
        <w:r w:rsidRPr="00E77497">
          <w:rPr>
            <w:rFonts w:ascii="Helvetica" w:hAnsi="Helvetica"/>
            <w:b/>
          </w:rPr>
          <w:t>Static Semantics:  Early Errors</w:t>
        </w:r>
      </w:ins>
    </w:p>
    <w:p w14:paraId="4522C5C0" w14:textId="77777777" w:rsidR="002F6D6F" w:rsidRPr="00E77497" w:rsidRDefault="002F6D6F" w:rsidP="002F6D6F">
      <w:pPr>
        <w:rPr>
          <w:ins w:id="12553" w:author="Rev 6 Allen Wirfs-Brock" w:date="2012-02-01T13:28:00Z"/>
        </w:rPr>
      </w:pPr>
      <w:ins w:id="12554" w:author="Rev 6 Allen Wirfs-Brock" w:date="2012-02-01T13:28:00Z">
        <w:r w:rsidRPr="00E77497">
          <w:rPr>
            <w:rStyle w:val="bnf"/>
          </w:rPr>
          <w:t xml:space="preserve">BindingPattern  </w:t>
        </w:r>
        <w:r w:rsidRPr="00E77497">
          <w:rPr>
            <w:b/>
          </w:rPr>
          <w:t>:</w:t>
        </w:r>
        <w:r w:rsidRPr="00E77497">
          <w:t xml:space="preserve"> </w:t>
        </w:r>
        <w:r w:rsidRPr="00E77497">
          <w:rPr>
            <w:rStyle w:val="bnf"/>
          </w:rPr>
          <w:t>ObjectBindingPattern</w:t>
        </w:r>
      </w:ins>
    </w:p>
    <w:p w14:paraId="62093A1B" w14:textId="77777777" w:rsidR="002F6D6F" w:rsidRPr="00E77497" w:rsidRDefault="002F6D6F" w:rsidP="00532AB5">
      <w:pPr>
        <w:numPr>
          <w:ilvl w:val="0"/>
          <w:numId w:val="737"/>
        </w:numPr>
        <w:rPr>
          <w:ins w:id="12555" w:author="Rev 6 Allen Wirfs-Brock" w:date="2012-02-01T13:28:00Z"/>
        </w:rPr>
        <w:pPrChange w:id="12556" w:author="Rev 7 Allen Wirfs-Brock" w:date="2012-04-25T15:29:00Z">
          <w:pPr>
            <w:numPr>
              <w:numId w:val="403"/>
            </w:numPr>
            <w:ind w:left="720" w:hanging="360"/>
          </w:pPr>
        </w:pPrChange>
      </w:pPr>
      <w:ins w:id="12557" w:author="Rev 6 Allen Wirfs-Brock" w:date="2012-02-01T13:28:00Z">
        <w:r w:rsidRPr="00E77497">
          <w:t>It is a Syntax Error if the</w:t>
        </w:r>
      </w:ins>
      <w:ins w:id="12558" w:author="Rev 6 Allen Wirfs-Brock" w:date="2012-02-01T13:29:00Z">
        <w:r>
          <w:t xml:space="preserve"> Bound Names of </w:t>
        </w:r>
      </w:ins>
      <w:ins w:id="12559" w:author="Rev 6 Allen Wirfs-Brock" w:date="2012-02-01T13:28:00Z">
        <w:r w:rsidRPr="00E77497">
          <w:t xml:space="preserve"> </w:t>
        </w:r>
      </w:ins>
      <w:ins w:id="12560" w:author="Rev 6 Allen Wirfs-Brock" w:date="2012-02-01T13:29:00Z">
        <w:r w:rsidRPr="00E77497">
          <w:rPr>
            <w:rStyle w:val="bnf"/>
          </w:rPr>
          <w:t>ObjectBindingPattern</w:t>
        </w:r>
        <w:r w:rsidRPr="00E77497">
          <w:t xml:space="preserve"> </w:t>
        </w:r>
      </w:ins>
      <w:ins w:id="12561" w:author="Rev 6 Allen Wirfs-Brock" w:date="2012-02-01T13:31:00Z">
        <w:r>
          <w:t>contains the string</w:t>
        </w:r>
      </w:ins>
      <w:ins w:id="12562" w:author="Rev 6 Allen Wirfs-Brock" w:date="2012-02-01T13:28:00Z">
        <w:r w:rsidRPr="00E77497">
          <w:t xml:space="preserve"> </w:t>
        </w:r>
      </w:ins>
      <w:ins w:id="12563" w:author="Rev 6 Allen Wirfs-Brock" w:date="2012-02-01T13:32:00Z">
        <w:r>
          <w:t>“</w:t>
        </w:r>
      </w:ins>
      <w:ins w:id="12564" w:author="Rev 6 Allen Wirfs-Brock" w:date="2012-02-01T13:28:00Z">
        <w:r w:rsidRPr="00E77497">
          <w:rPr>
            <w:rFonts w:ascii="Courier New" w:hAnsi="Courier New" w:cs="Courier New"/>
            <w:b/>
          </w:rPr>
          <w:t>eval</w:t>
        </w:r>
      </w:ins>
      <w:ins w:id="12565" w:author="Rev 6 Allen Wirfs-Brock" w:date="2012-02-01T13:32:00Z">
        <w:r w:rsidRPr="0027695A">
          <w:rPr>
            <w:rFonts w:cs="Arial"/>
          </w:rPr>
          <w:t>”</w:t>
        </w:r>
      </w:ins>
      <w:ins w:id="12566" w:author="Rev 6 Allen Wirfs-Brock" w:date="2012-02-01T13:28:00Z">
        <w:r w:rsidRPr="00E77497">
          <w:t xml:space="preserve"> or </w:t>
        </w:r>
      </w:ins>
      <w:ins w:id="12567" w:author="Rev 6 Allen Wirfs-Brock" w:date="2012-02-01T13:32:00Z">
        <w:r>
          <w:t>the string “</w:t>
        </w:r>
      </w:ins>
      <w:ins w:id="12568" w:author="Rev 6 Allen Wirfs-Brock" w:date="2012-02-01T13:28:00Z">
        <w:r w:rsidRPr="00E77497">
          <w:rPr>
            <w:rFonts w:ascii="Courier New" w:hAnsi="Courier New" w:cs="Courier New"/>
            <w:b/>
          </w:rPr>
          <w:t>arguments</w:t>
        </w:r>
      </w:ins>
      <w:ins w:id="12569" w:author="Rev 6 Allen Wirfs-Brock" w:date="2012-02-01T13:33:00Z">
        <w:r w:rsidRPr="009E12F1">
          <w:rPr>
            <w:rFonts w:cs="Arial"/>
          </w:rPr>
          <w:t>”</w:t>
        </w:r>
      </w:ins>
      <w:ins w:id="12570" w:author="Rev 6 Allen Wirfs-Brock" w:date="2012-02-01T13:28:00Z">
        <w:r w:rsidRPr="00E77497">
          <w:t>.</w:t>
        </w:r>
      </w:ins>
    </w:p>
    <w:p w14:paraId="1706FD92" w14:textId="77777777" w:rsidR="002F6D6F" w:rsidRPr="00E77497" w:rsidRDefault="002F6D6F" w:rsidP="002F6D6F">
      <w:pPr>
        <w:rPr>
          <w:ins w:id="12571" w:author="Rev 6 Allen Wirfs-Brock" w:date="2012-02-01T13:33:00Z"/>
        </w:rPr>
      </w:pPr>
      <w:ins w:id="12572" w:author="Rev 6 Allen Wirfs-Brock" w:date="2012-02-01T13:33:00Z">
        <w:r w:rsidRPr="00E77497">
          <w:rPr>
            <w:rStyle w:val="bnf"/>
          </w:rPr>
          <w:t xml:space="preserve">BindingPattern  </w:t>
        </w:r>
        <w:r w:rsidRPr="00E77497">
          <w:rPr>
            <w:b/>
          </w:rPr>
          <w:t>:</w:t>
        </w:r>
        <w:r w:rsidRPr="00E77497">
          <w:t xml:space="preserve"> </w:t>
        </w:r>
        <w:r w:rsidRPr="00E77497">
          <w:rPr>
            <w:rStyle w:val="bnf"/>
          </w:rPr>
          <w:t>ObjectBindingPattern</w:t>
        </w:r>
      </w:ins>
    </w:p>
    <w:p w14:paraId="023A82C4" w14:textId="77777777" w:rsidR="002F6D6F" w:rsidRPr="00E77497" w:rsidRDefault="002F6D6F" w:rsidP="00532AB5">
      <w:pPr>
        <w:numPr>
          <w:ilvl w:val="0"/>
          <w:numId w:val="737"/>
        </w:numPr>
        <w:rPr>
          <w:ins w:id="12573" w:author="Rev 6 Allen Wirfs-Brock" w:date="2012-02-01T13:33:00Z"/>
        </w:rPr>
        <w:pPrChange w:id="12574" w:author="Rev 7 Allen Wirfs-Brock" w:date="2012-04-25T15:29:00Z">
          <w:pPr>
            <w:numPr>
              <w:numId w:val="403"/>
            </w:numPr>
            <w:ind w:left="720" w:hanging="360"/>
          </w:pPr>
        </w:pPrChange>
      </w:pPr>
      <w:ins w:id="12575" w:author="Rev 6 Allen Wirfs-Brock" w:date="2012-02-01T13:33:00Z">
        <w:r w:rsidRPr="00E77497">
          <w:t>It is a Syntax Error if the</w:t>
        </w:r>
        <w:r>
          <w:t xml:space="preserve"> Bound 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19B73993" w14:textId="77777777" w:rsidR="000D4CC8" w:rsidRPr="00E77497" w:rsidRDefault="000D4CC8" w:rsidP="000D4CC8">
      <w:pPr>
        <w:rPr>
          <w:ins w:id="12576" w:author="Rev 4 Allen Wirfs-Brock" w:date="2011-10-15T17:53:00Z"/>
          <w:rFonts w:ascii="Helvetica" w:hAnsi="Helvetica"/>
          <w:b/>
        </w:rPr>
      </w:pPr>
      <w:ins w:id="12577" w:author="Rev 4 Allen Wirfs-Brock" w:date="2011-10-15T17:53:00Z">
        <w:r w:rsidRPr="00E77497">
          <w:rPr>
            <w:rFonts w:ascii="Helvetica" w:hAnsi="Helvetica"/>
            <w:b/>
          </w:rPr>
          <w:t xml:space="preserve">Static Semantics:  </w:t>
        </w:r>
        <w:r w:rsidRPr="00E77497">
          <w:rPr>
            <w:rFonts w:ascii="Helvetica" w:hAnsi="Helvetica"/>
            <w:b/>
            <w:lang w:eastAsia="en-US"/>
          </w:rPr>
          <w:t>Bound</w:t>
        </w:r>
      </w:ins>
      <w:ins w:id="12578" w:author="Rev 6 Allen Wirfs-Brock" w:date="2012-02-01T13:29:00Z">
        <w:r w:rsidR="002F6D6F">
          <w:rPr>
            <w:rFonts w:ascii="Helvetica" w:hAnsi="Helvetica"/>
            <w:b/>
            <w:lang w:eastAsia="en-US"/>
          </w:rPr>
          <w:t xml:space="preserve"> </w:t>
        </w:r>
      </w:ins>
      <w:ins w:id="12579" w:author="Rev 4 Allen Wirfs-Brock" w:date="2011-10-15T17:53:00Z">
        <w:r w:rsidRPr="00E77497">
          <w:rPr>
            <w:rFonts w:ascii="Helvetica" w:hAnsi="Helvetica"/>
            <w:b/>
            <w:lang w:eastAsia="en-US"/>
          </w:rPr>
          <w:t>Names</w:t>
        </w:r>
      </w:ins>
    </w:p>
    <w:p w14:paraId="252881DD" w14:textId="77777777" w:rsidR="0058214B" w:rsidRPr="00E77497" w:rsidDel="000D4CC8" w:rsidRDefault="0058214B" w:rsidP="009570BE">
      <w:pPr>
        <w:pStyle w:val="Syntax"/>
        <w:rPr>
          <w:ins w:id="12580" w:author="Rev 3 Allen Wirfs-Brock" w:date="2011-08-31T16:09:00Z"/>
          <w:del w:id="12581" w:author="Rev 4 Allen Wirfs-Brock" w:date="2011-10-15T17:53:00Z"/>
        </w:rPr>
      </w:pPr>
      <w:ins w:id="12582" w:author="Rev 3 Allen Wirfs-Brock" w:date="2011-08-31T16:13:00Z">
        <w:del w:id="12583" w:author="Rev 4 Allen Wirfs-Brock" w:date="2011-10-15T17:53:00Z">
          <w:r w:rsidRPr="00E77497" w:rsidDel="000D4CC8">
            <w:delText>Semantics</w:delText>
          </w:r>
        </w:del>
      </w:ins>
    </w:p>
    <w:p w14:paraId="1E0AD461" w14:textId="77777777" w:rsidR="004C02EF" w:rsidRPr="00E77497" w:rsidDel="0058214B" w:rsidRDefault="004C02EF" w:rsidP="004C02EF">
      <w:pPr>
        <w:rPr>
          <w:del w:id="12584" w:author="Rev 3 Allen Wirfs-Brock" w:date="2011-08-31T16:12:00Z"/>
        </w:rPr>
      </w:pPr>
      <w:del w:id="12585" w:author="Rev 3 Allen Wirfs-Brock" w:date="2011-08-31T16:12:00Z">
        <w:r w:rsidRPr="00E77497" w:rsidDel="0058214B">
          <w:delText xml:space="preserve">A variable statement declares variables that are created as defined in 10.5. Variables are initialised to </w:delText>
        </w:r>
        <w:r w:rsidRPr="00E77497" w:rsidDel="0058214B">
          <w:rPr>
            <w:b/>
          </w:rPr>
          <w:delText>undefined</w:delText>
        </w:r>
        <w:r w:rsidRPr="00E77497" w:rsidDel="0058214B">
          <w:delText xml:space="preserve"> when created. A variable with an </w:delText>
        </w:r>
        <w:r w:rsidRPr="00E77497" w:rsidDel="0058214B">
          <w:rPr>
            <w:rFonts w:ascii="Times New Roman" w:hAnsi="Times New Roman"/>
            <w:i/>
          </w:rPr>
          <w:delText>Initialiser</w:delText>
        </w:r>
        <w:r w:rsidRPr="00E77497" w:rsidDel="0058214B">
          <w:delText xml:space="preserve"> is assigned the value of its </w:delText>
        </w:r>
        <w:r w:rsidRPr="00E77497" w:rsidDel="0058214B">
          <w:rPr>
            <w:rFonts w:ascii="Times New Roman" w:hAnsi="Times New Roman"/>
            <w:i/>
          </w:rPr>
          <w:delText>AssignmentExpression</w:delText>
        </w:r>
        <w:r w:rsidRPr="00E77497" w:rsidDel="0058214B">
          <w:delText xml:space="preserve"> when the </w:delText>
        </w:r>
        <w:r w:rsidRPr="00E77497" w:rsidDel="0058214B">
          <w:rPr>
            <w:rFonts w:ascii="Times New Roman" w:hAnsi="Times New Roman"/>
            <w:i/>
          </w:rPr>
          <w:delText>VariableStatement</w:delText>
        </w:r>
        <w:r w:rsidRPr="00E77497" w:rsidDel="0058214B">
          <w:delText xml:space="preserve"> is executed, not when the variable is created.</w:delText>
        </w:r>
      </w:del>
    </w:p>
    <w:p w14:paraId="20823F98" w14:textId="77777777" w:rsidR="004C02EF" w:rsidRPr="00E77497" w:rsidDel="0058214B" w:rsidRDefault="004C02EF" w:rsidP="004C02EF">
      <w:pPr>
        <w:pStyle w:val="Syntax"/>
        <w:rPr>
          <w:del w:id="12586" w:author="Rev 3 Allen Wirfs-Brock" w:date="2011-08-31T16:12:00Z"/>
        </w:rPr>
      </w:pPr>
      <w:del w:id="12587" w:author="Rev 3 Allen Wirfs-Brock" w:date="2011-08-31T16:12:00Z">
        <w:r w:rsidRPr="00E77497" w:rsidDel="0058214B">
          <w:delText>Semantics</w:delText>
        </w:r>
      </w:del>
    </w:p>
    <w:p w14:paraId="3FCE6018" w14:textId="77777777" w:rsidR="004C02EF" w:rsidRPr="00E77497" w:rsidDel="0058214B" w:rsidRDefault="004C02EF" w:rsidP="004C02EF">
      <w:pPr>
        <w:rPr>
          <w:del w:id="12588" w:author="Rev 3 Allen Wirfs-Brock" w:date="2011-08-31T16:12:00Z"/>
        </w:rPr>
      </w:pPr>
      <w:del w:id="12589" w:author="Rev 3 Allen Wirfs-Brock" w:date="2011-08-31T16:12:00Z">
        <w:r w:rsidRPr="00E77497" w:rsidDel="0058214B">
          <w:delText xml:space="preserve">The production </w:delText>
        </w:r>
        <w:r w:rsidRPr="00E77497" w:rsidDel="0058214B">
          <w:rPr>
            <w:rFonts w:ascii="Times New Roman" w:hAnsi="Times New Roman"/>
            <w:i/>
          </w:rPr>
          <w:delText xml:space="preserve">VariableStatement </w:delText>
        </w:r>
        <w:r w:rsidRPr="00E77497" w:rsidDel="0058214B">
          <w:rPr>
            <w:b/>
          </w:rPr>
          <w:delText>:</w:delText>
        </w:r>
        <w:r w:rsidRPr="00E77497" w:rsidDel="0058214B">
          <w:rPr>
            <w:rFonts w:ascii="Times New Roman" w:hAnsi="Times New Roman"/>
            <w:i/>
          </w:rPr>
          <w:delText xml:space="preserve"> </w:delText>
        </w:r>
        <w:r w:rsidRPr="00E77497" w:rsidDel="0058214B">
          <w:rPr>
            <w:rFonts w:ascii="Courier New" w:hAnsi="Courier New"/>
            <w:b/>
          </w:rPr>
          <w:delText>var</w:delText>
        </w:r>
        <w:r w:rsidRPr="00E77497" w:rsidDel="0058214B">
          <w:rPr>
            <w:rFonts w:ascii="Times New Roman" w:hAnsi="Times New Roman"/>
            <w:i/>
          </w:rPr>
          <w:delText xml:space="preserve"> VariableDeclarationList </w:delText>
        </w:r>
        <w:r w:rsidRPr="00E77497" w:rsidDel="0058214B">
          <w:rPr>
            <w:rFonts w:ascii="Courier New" w:hAnsi="Courier New"/>
            <w:b/>
          </w:rPr>
          <w:delText>;</w:delText>
        </w:r>
        <w:r w:rsidRPr="00E77497" w:rsidDel="0058214B">
          <w:delText xml:space="preserve"> is evaluated as follows:</w:delText>
        </w:r>
        <w:bookmarkStart w:id="12590" w:name="_Toc382212713"/>
      </w:del>
    </w:p>
    <w:p w14:paraId="6B494332" w14:textId="77777777" w:rsidR="004C02EF" w:rsidRPr="00E77497" w:rsidDel="0058214B" w:rsidRDefault="004C02EF" w:rsidP="006361CF">
      <w:pPr>
        <w:pStyle w:val="Alg2"/>
        <w:numPr>
          <w:ilvl w:val="0"/>
          <w:numId w:val="109"/>
        </w:numPr>
        <w:rPr>
          <w:del w:id="12591" w:author="Rev 3 Allen Wirfs-Brock" w:date="2011-08-31T16:12:00Z"/>
        </w:rPr>
        <w:pPrChange w:id="12592" w:author="Rev 4 Allen Wirfs-Brock" w:date="2011-11-07T12:16:00Z">
          <w:pPr>
            <w:pStyle w:val="Alg2"/>
            <w:numPr>
              <w:numId w:val="112"/>
            </w:numPr>
            <w:tabs>
              <w:tab w:val="num" w:pos="360"/>
            </w:tabs>
            <w:ind w:left="360" w:hanging="360"/>
          </w:pPr>
        </w:pPrChange>
      </w:pPr>
      <w:del w:id="12593" w:author="Rev 3 Allen Wirfs-Brock" w:date="2011-08-31T16:12:00Z">
        <w:r w:rsidRPr="00E77497" w:rsidDel="0058214B">
          <w:delText xml:space="preserve">Evaluate </w:delText>
        </w:r>
        <w:r w:rsidRPr="00E77497" w:rsidDel="0058214B">
          <w:rPr>
            <w:i/>
          </w:rPr>
          <w:delText>VariableDeclarationList</w:delText>
        </w:r>
        <w:bookmarkEnd w:id="12590"/>
        <w:r w:rsidRPr="00E77497" w:rsidDel="0058214B">
          <w:delText>.</w:delText>
        </w:r>
      </w:del>
    </w:p>
    <w:p w14:paraId="74A3C421" w14:textId="77777777" w:rsidR="004C02EF" w:rsidRPr="00E77497" w:rsidDel="0058214B" w:rsidRDefault="004C02EF" w:rsidP="006361CF">
      <w:pPr>
        <w:pStyle w:val="Alg2"/>
        <w:numPr>
          <w:ilvl w:val="0"/>
          <w:numId w:val="109"/>
        </w:numPr>
        <w:spacing w:after="220"/>
        <w:rPr>
          <w:del w:id="12594" w:author="Rev 3 Allen Wirfs-Brock" w:date="2011-08-31T16:12:00Z"/>
        </w:rPr>
        <w:pPrChange w:id="12595" w:author="Rev 4 Allen Wirfs-Brock" w:date="2011-11-07T12:16:00Z">
          <w:pPr>
            <w:pStyle w:val="Alg2"/>
            <w:numPr>
              <w:numId w:val="112"/>
            </w:numPr>
            <w:tabs>
              <w:tab w:val="num" w:pos="360"/>
            </w:tabs>
            <w:spacing w:after="220"/>
            <w:ind w:left="360" w:hanging="360"/>
          </w:pPr>
        </w:pPrChange>
      </w:pPr>
      <w:del w:id="12596" w:author="Rev 3 Allen Wirfs-Brock" w:date="2011-08-31T16:12:00Z">
        <w:r w:rsidRPr="00E77497" w:rsidDel="0058214B">
          <w:delText>Return (</w:delText>
        </w:r>
        <w:r w:rsidRPr="00E77497" w:rsidDel="0058214B">
          <w:rPr>
            <w:rFonts w:ascii="Arial" w:hAnsi="Arial" w:cs="Arial"/>
          </w:rPr>
          <w:delText>normal</w:delText>
        </w:r>
        <w:r w:rsidRPr="00E77497" w:rsidDel="0058214B">
          <w:delText xml:space="preserve">, </w:delText>
        </w:r>
        <w:r w:rsidRPr="00E77497" w:rsidDel="0058214B">
          <w:rPr>
            <w:rFonts w:ascii="Arial" w:hAnsi="Arial" w:cs="Arial"/>
          </w:rPr>
          <w:delText>empty</w:delText>
        </w:r>
        <w:r w:rsidRPr="00E77497" w:rsidDel="0058214B">
          <w:delText xml:space="preserve">, </w:delText>
        </w:r>
        <w:r w:rsidRPr="00E77497" w:rsidDel="0058214B">
          <w:rPr>
            <w:rFonts w:ascii="Arial" w:hAnsi="Arial" w:cs="Arial"/>
          </w:rPr>
          <w:delText>empty</w:delText>
        </w:r>
        <w:r w:rsidRPr="00E77497" w:rsidDel="0058214B">
          <w:delText>).</w:delText>
        </w:r>
      </w:del>
    </w:p>
    <w:p w14:paraId="49A826A4" w14:textId="77777777" w:rsidR="004C02EF" w:rsidRPr="00E77497" w:rsidDel="0058214B" w:rsidRDefault="004C02EF" w:rsidP="004C02EF">
      <w:pPr>
        <w:rPr>
          <w:del w:id="12597" w:author="Rev 3 Allen Wirfs-Brock" w:date="2011-08-31T16:12:00Z"/>
        </w:rPr>
      </w:pPr>
      <w:del w:id="12598"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rPr>
            <w:rStyle w:val="bnf"/>
          </w:rPr>
          <w:delText>VariableDeclaration</w:delText>
        </w:r>
        <w:r w:rsidRPr="00E77497" w:rsidDel="0058214B">
          <w:delText xml:space="preserve"> is evaluated as follows:</w:delText>
        </w:r>
      </w:del>
    </w:p>
    <w:p w14:paraId="52DF36C5" w14:textId="77777777" w:rsidR="004C02EF" w:rsidRPr="00E77497" w:rsidDel="0058214B" w:rsidRDefault="004C02EF" w:rsidP="006361CF">
      <w:pPr>
        <w:pStyle w:val="Alg2"/>
        <w:numPr>
          <w:ilvl w:val="0"/>
          <w:numId w:val="110"/>
        </w:numPr>
        <w:spacing w:after="220"/>
        <w:rPr>
          <w:del w:id="12599" w:author="Rev 3 Allen Wirfs-Brock" w:date="2011-08-31T16:12:00Z"/>
        </w:rPr>
        <w:pPrChange w:id="12600" w:author="Rev 4 Allen Wirfs-Brock" w:date="2011-11-07T12:16:00Z">
          <w:pPr>
            <w:pStyle w:val="Alg2"/>
            <w:numPr>
              <w:numId w:val="113"/>
            </w:numPr>
            <w:tabs>
              <w:tab w:val="num" w:pos="360"/>
            </w:tabs>
            <w:spacing w:after="220"/>
            <w:ind w:left="360" w:hanging="360"/>
          </w:pPr>
        </w:pPrChange>
      </w:pPr>
      <w:del w:id="12601" w:author="Rev 3 Allen Wirfs-Brock" w:date="2011-08-31T16:12:00Z">
        <w:r w:rsidRPr="00E77497" w:rsidDel="0058214B">
          <w:delText xml:space="preserve">Evaluate </w:delText>
        </w:r>
        <w:r w:rsidRPr="00E77497" w:rsidDel="0058214B">
          <w:rPr>
            <w:i/>
          </w:rPr>
          <w:delText>VariableDeclaration</w:delText>
        </w:r>
        <w:r w:rsidRPr="00E77497" w:rsidDel="0058214B">
          <w:delText>.</w:delText>
        </w:r>
      </w:del>
    </w:p>
    <w:p w14:paraId="5845118F" w14:textId="77777777" w:rsidR="004C02EF" w:rsidRPr="00E77497" w:rsidDel="0058214B" w:rsidRDefault="004C02EF" w:rsidP="004C02EF">
      <w:pPr>
        <w:rPr>
          <w:del w:id="12602" w:author="Rev 3 Allen Wirfs-Brock" w:date="2011-08-31T16:12:00Z"/>
        </w:rPr>
      </w:pPr>
      <w:del w:id="12603"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delText xml:space="preserve"> </w:delText>
        </w:r>
        <w:r w:rsidRPr="00E77497" w:rsidDel="0058214B">
          <w:rPr>
            <w:rStyle w:val="bnf"/>
          </w:rPr>
          <w:delText>VariableDeclarationList</w:delText>
        </w:r>
        <w:r w:rsidRPr="00E77497" w:rsidDel="0058214B">
          <w:delText xml:space="preserve"> </w:delText>
        </w:r>
        <w:r w:rsidRPr="00E77497" w:rsidDel="0058214B">
          <w:rPr>
            <w:rFonts w:ascii="Courier New" w:hAnsi="Courier New"/>
            <w:b/>
          </w:rPr>
          <w:delText>,</w:delText>
        </w:r>
        <w:r w:rsidRPr="00E77497" w:rsidDel="0058214B">
          <w:delText xml:space="preserve"> </w:delText>
        </w:r>
        <w:r w:rsidRPr="00E77497" w:rsidDel="0058214B">
          <w:rPr>
            <w:rStyle w:val="bnf"/>
          </w:rPr>
          <w:delText>VariableDeclaration</w:delText>
        </w:r>
        <w:r w:rsidRPr="00E77497" w:rsidDel="0058214B">
          <w:delText xml:space="preserve"> is evaluated as follows:</w:delText>
        </w:r>
        <w:bookmarkStart w:id="12604" w:name="_Toc382212714"/>
      </w:del>
    </w:p>
    <w:p w14:paraId="6CBF8DA9" w14:textId="77777777" w:rsidR="004C02EF" w:rsidRPr="00E77497" w:rsidDel="0058214B" w:rsidRDefault="004C02EF" w:rsidP="006361CF">
      <w:pPr>
        <w:pStyle w:val="Alg2"/>
        <w:keepNext/>
        <w:numPr>
          <w:ilvl w:val="0"/>
          <w:numId w:val="111"/>
        </w:numPr>
        <w:rPr>
          <w:del w:id="12605" w:author="Rev 3 Allen Wirfs-Brock" w:date="2011-08-31T16:12:00Z"/>
        </w:rPr>
        <w:pPrChange w:id="12606" w:author="Rev 4 Allen Wirfs-Brock" w:date="2011-11-07T12:16:00Z">
          <w:pPr>
            <w:pStyle w:val="Alg2"/>
            <w:keepNext/>
            <w:numPr>
              <w:numId w:val="114"/>
            </w:numPr>
            <w:tabs>
              <w:tab w:val="num" w:pos="360"/>
            </w:tabs>
            <w:ind w:left="360" w:hanging="360"/>
          </w:pPr>
        </w:pPrChange>
      </w:pPr>
      <w:del w:id="12607" w:author="Rev 3 Allen Wirfs-Brock" w:date="2011-08-31T16:12:00Z">
        <w:r w:rsidRPr="00E77497" w:rsidDel="0058214B">
          <w:delText xml:space="preserve">Evaluate </w:delText>
        </w:r>
        <w:r w:rsidRPr="00E77497" w:rsidDel="0058214B">
          <w:rPr>
            <w:i/>
          </w:rPr>
          <w:delText>VariableDeclarationList</w:delText>
        </w:r>
        <w:bookmarkEnd w:id="12604"/>
        <w:r w:rsidRPr="00E77497" w:rsidDel="0058214B">
          <w:delText>.</w:delText>
        </w:r>
        <w:bookmarkStart w:id="12608" w:name="_Toc382212715"/>
      </w:del>
    </w:p>
    <w:p w14:paraId="0BAA901F" w14:textId="77777777" w:rsidR="004C02EF" w:rsidRPr="00E77497" w:rsidDel="0058214B" w:rsidRDefault="004C02EF" w:rsidP="006361CF">
      <w:pPr>
        <w:pStyle w:val="Alg2"/>
        <w:numPr>
          <w:ilvl w:val="0"/>
          <w:numId w:val="111"/>
        </w:numPr>
        <w:spacing w:after="220"/>
        <w:rPr>
          <w:del w:id="12609" w:author="Rev 3 Allen Wirfs-Brock" w:date="2011-08-31T16:12:00Z"/>
        </w:rPr>
        <w:pPrChange w:id="12610" w:author="Rev 4 Allen Wirfs-Brock" w:date="2011-11-07T12:16:00Z">
          <w:pPr>
            <w:pStyle w:val="Alg2"/>
            <w:numPr>
              <w:numId w:val="114"/>
            </w:numPr>
            <w:tabs>
              <w:tab w:val="num" w:pos="360"/>
            </w:tabs>
            <w:spacing w:after="220"/>
            <w:ind w:left="360" w:hanging="360"/>
          </w:pPr>
        </w:pPrChange>
      </w:pPr>
      <w:del w:id="12611" w:author="Rev 3 Allen Wirfs-Brock" w:date="2011-08-31T16:12:00Z">
        <w:r w:rsidRPr="00E77497" w:rsidDel="0058214B">
          <w:delText xml:space="preserve">Evaluate </w:delText>
        </w:r>
        <w:r w:rsidRPr="00E77497" w:rsidDel="0058214B">
          <w:rPr>
            <w:i/>
          </w:rPr>
          <w:delText>VariableDeclaration</w:delText>
        </w:r>
        <w:bookmarkEnd w:id="12608"/>
        <w:r w:rsidRPr="00E77497" w:rsidDel="0058214B">
          <w:delText>.</w:delText>
        </w:r>
      </w:del>
    </w:p>
    <w:p w14:paraId="2967B554" w14:textId="77777777" w:rsidR="004C02EF" w:rsidRPr="00E77497" w:rsidDel="006A0081" w:rsidRDefault="004C02EF" w:rsidP="004C02EF">
      <w:pPr>
        <w:rPr>
          <w:del w:id="12612" w:author="Rev 3 Allen Wirfs-Brock" w:date="2011-09-01T11:08:00Z"/>
        </w:rPr>
      </w:pPr>
      <w:del w:id="12613" w:author="Rev 3 Allen Wirfs-Brock" w:date="2011-09-01T11:08:00Z">
        <w:r w:rsidRPr="00E77497" w:rsidDel="006A0081">
          <w:delText xml:space="preserve">The production </w:delText>
        </w:r>
        <w:r w:rsidRPr="00E77497" w:rsidDel="006A0081">
          <w:rPr>
            <w:rFonts w:ascii="Times New Roman" w:hAnsi="Times New Roman"/>
            <w:i/>
          </w:rPr>
          <w:delText xml:space="preserve">VariableDeclaration </w:delText>
        </w:r>
        <w:r w:rsidRPr="00E77497" w:rsidDel="006A0081">
          <w:rPr>
            <w:b/>
          </w:rPr>
          <w:delText>:</w:delText>
        </w:r>
        <w:r w:rsidRPr="00E77497" w:rsidDel="006A0081">
          <w:rPr>
            <w:rFonts w:ascii="Times New Roman" w:hAnsi="Times New Roman"/>
            <w:i/>
          </w:rPr>
          <w:delText xml:space="preserve"> Identifier</w:delText>
        </w:r>
        <w:r w:rsidRPr="00E77497" w:rsidDel="006A0081">
          <w:delText xml:space="preserve"> is evaluated as follows:</w:delText>
        </w:r>
      </w:del>
    </w:p>
    <w:p w14:paraId="0AA4169C" w14:textId="77777777" w:rsidR="004C02EF" w:rsidRPr="00E77497" w:rsidDel="006A0081" w:rsidRDefault="004C02EF" w:rsidP="006361CF">
      <w:pPr>
        <w:pStyle w:val="Alg2"/>
        <w:numPr>
          <w:ilvl w:val="0"/>
          <w:numId w:val="112"/>
        </w:numPr>
        <w:spacing w:after="220"/>
        <w:rPr>
          <w:del w:id="12614" w:author="Rev 3 Allen Wirfs-Brock" w:date="2011-09-01T11:08:00Z"/>
        </w:rPr>
        <w:pPrChange w:id="12615" w:author="Rev 4 Allen Wirfs-Brock" w:date="2011-11-07T12:16:00Z">
          <w:pPr>
            <w:pStyle w:val="Alg2"/>
            <w:numPr>
              <w:numId w:val="115"/>
            </w:numPr>
            <w:tabs>
              <w:tab w:val="num" w:pos="360"/>
            </w:tabs>
            <w:spacing w:after="220"/>
            <w:ind w:left="360" w:hanging="360"/>
          </w:pPr>
        </w:pPrChange>
      </w:pPr>
      <w:del w:id="12616"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del>
    </w:p>
    <w:p w14:paraId="54040FE6" w14:textId="77777777" w:rsidR="004C02EF" w:rsidRPr="00E77497" w:rsidDel="006A0081" w:rsidRDefault="004C02EF" w:rsidP="004C02EF">
      <w:pPr>
        <w:rPr>
          <w:del w:id="12617" w:author="Rev 3 Allen Wirfs-Brock" w:date="2011-09-01T11:08:00Z"/>
        </w:rPr>
      </w:pPr>
      <w:del w:id="12618" w:author="Rev 3 Allen Wirfs-Brock" w:date="2011-09-01T11:08:00Z">
        <w:r w:rsidRPr="00E77497" w:rsidDel="006A0081">
          <w:delText xml:space="preserve">The production </w:delText>
        </w:r>
        <w:r w:rsidRPr="00E77497" w:rsidDel="006A0081">
          <w:rPr>
            <w:rFonts w:ascii="Times New Roman" w:hAnsi="Times New Roman"/>
            <w:i/>
          </w:rPr>
          <w:delText>VariableDeclaration</w:delText>
        </w:r>
        <w:r w:rsidRPr="00E77497" w:rsidDel="006A0081">
          <w:delText xml:space="preserve"> </w:delText>
        </w:r>
        <w:r w:rsidRPr="00E77497" w:rsidDel="006A0081">
          <w:rPr>
            <w:b/>
          </w:rPr>
          <w:delText>:</w:delText>
        </w:r>
        <w:r w:rsidRPr="00E77497" w:rsidDel="006A0081">
          <w:delText xml:space="preserve"> </w:delText>
        </w:r>
        <w:r w:rsidRPr="00E77497" w:rsidDel="006A0081">
          <w:rPr>
            <w:rFonts w:ascii="Times New Roman" w:hAnsi="Times New Roman"/>
            <w:i/>
          </w:rPr>
          <w:delText>Identifier Initialiser</w:delText>
        </w:r>
        <w:r w:rsidRPr="00E77497" w:rsidDel="006A0081">
          <w:delText xml:space="preserve"> is evaluated as follows:</w:delText>
        </w:r>
        <w:bookmarkStart w:id="12619" w:name="_Toc382212716"/>
      </w:del>
    </w:p>
    <w:p w14:paraId="3AE2D15B" w14:textId="77777777" w:rsidR="004C02EF" w:rsidRPr="00E77497" w:rsidDel="006A0081" w:rsidRDefault="004C02EF" w:rsidP="006361CF">
      <w:pPr>
        <w:pStyle w:val="Alg2"/>
        <w:numPr>
          <w:ilvl w:val="0"/>
          <w:numId w:val="113"/>
        </w:numPr>
        <w:rPr>
          <w:del w:id="12620" w:author="Rev 3 Allen Wirfs-Brock" w:date="2011-09-01T11:08:00Z"/>
        </w:rPr>
        <w:pPrChange w:id="12621" w:author="Rev 4 Allen Wirfs-Brock" w:date="2011-11-07T12:16:00Z">
          <w:pPr>
            <w:pStyle w:val="Alg2"/>
            <w:numPr>
              <w:numId w:val="116"/>
            </w:numPr>
            <w:tabs>
              <w:tab w:val="num" w:pos="360"/>
            </w:tabs>
            <w:ind w:left="360" w:hanging="360"/>
          </w:pPr>
        </w:pPrChange>
      </w:pPr>
      <w:del w:id="12622" w:author="Rev 3 Allen Wirfs-Brock" w:date="2011-09-01T11:08:00Z">
        <w:r w:rsidRPr="00E77497" w:rsidDel="006A0081">
          <w:delText xml:space="preserve">Let </w:delText>
        </w:r>
        <w:r w:rsidRPr="00E77497" w:rsidDel="006A0081">
          <w:rPr>
            <w:i/>
          </w:rPr>
          <w:delText>lhs</w:delText>
        </w:r>
        <w:r w:rsidRPr="00E77497" w:rsidDel="006A0081">
          <w:delText xml:space="preserve"> be the result of evaluating </w:delText>
        </w:r>
        <w:r w:rsidRPr="00E77497" w:rsidDel="006A0081">
          <w:rPr>
            <w:i/>
          </w:rPr>
          <w:delText>Identifie</w:delText>
        </w:r>
        <w:bookmarkEnd w:id="12619"/>
        <w:r w:rsidRPr="00E77497" w:rsidDel="006A0081">
          <w:rPr>
            <w:i/>
          </w:rPr>
          <w:delText>r</w:delText>
        </w:r>
        <w:r w:rsidRPr="00E77497" w:rsidDel="006A0081">
          <w:delText xml:space="preserve"> as described in 11.1.2.</w:delText>
        </w:r>
        <w:bookmarkStart w:id="12623" w:name="_Toc382212717"/>
      </w:del>
    </w:p>
    <w:p w14:paraId="2A8671FE" w14:textId="77777777" w:rsidR="004C02EF" w:rsidRPr="00E77497" w:rsidDel="006A0081" w:rsidRDefault="004C02EF" w:rsidP="006361CF">
      <w:pPr>
        <w:pStyle w:val="Alg2"/>
        <w:numPr>
          <w:ilvl w:val="0"/>
          <w:numId w:val="113"/>
        </w:numPr>
        <w:rPr>
          <w:del w:id="12624" w:author="Rev 3 Allen Wirfs-Brock" w:date="2011-09-01T11:08:00Z"/>
        </w:rPr>
        <w:pPrChange w:id="12625" w:author="Rev 4 Allen Wirfs-Brock" w:date="2011-11-07T12:16:00Z">
          <w:pPr>
            <w:pStyle w:val="Alg2"/>
            <w:numPr>
              <w:numId w:val="116"/>
            </w:numPr>
            <w:tabs>
              <w:tab w:val="num" w:pos="360"/>
            </w:tabs>
            <w:ind w:left="360" w:hanging="360"/>
          </w:pPr>
        </w:pPrChange>
      </w:pPr>
      <w:del w:id="12626" w:author="Rev 3 Allen Wirfs-Brock" w:date="2011-09-01T11:08:00Z">
        <w:r w:rsidRPr="00E77497" w:rsidDel="006A0081">
          <w:delText xml:space="preserve">Let </w:delText>
        </w:r>
        <w:r w:rsidRPr="00E77497" w:rsidDel="006A0081">
          <w:rPr>
            <w:i/>
          </w:rPr>
          <w:delText xml:space="preserve">rhs </w:delText>
        </w:r>
        <w:r w:rsidRPr="00E77497" w:rsidDel="006A0081">
          <w:delText xml:space="preserve">be the result of evaluating </w:delText>
        </w:r>
        <w:r w:rsidRPr="00E77497" w:rsidDel="006A0081">
          <w:rPr>
            <w:i/>
          </w:rPr>
          <w:delText>Initialiser</w:delText>
        </w:r>
        <w:bookmarkEnd w:id="12623"/>
        <w:r w:rsidRPr="00E77497" w:rsidDel="006A0081">
          <w:delText>.</w:delText>
        </w:r>
        <w:bookmarkStart w:id="12627" w:name="_Toc382212718"/>
      </w:del>
    </w:p>
    <w:p w14:paraId="02CFE043" w14:textId="77777777" w:rsidR="004C02EF" w:rsidRPr="00E77497" w:rsidDel="006A0081" w:rsidRDefault="004C02EF" w:rsidP="006361CF">
      <w:pPr>
        <w:pStyle w:val="Alg2"/>
        <w:numPr>
          <w:ilvl w:val="0"/>
          <w:numId w:val="113"/>
        </w:numPr>
        <w:rPr>
          <w:del w:id="12628" w:author="Rev 3 Allen Wirfs-Brock" w:date="2011-09-01T11:08:00Z"/>
        </w:rPr>
        <w:pPrChange w:id="12629" w:author="Rev 4 Allen Wirfs-Brock" w:date="2011-11-07T12:16:00Z">
          <w:pPr>
            <w:pStyle w:val="Alg2"/>
            <w:numPr>
              <w:numId w:val="116"/>
            </w:numPr>
            <w:tabs>
              <w:tab w:val="num" w:pos="360"/>
            </w:tabs>
            <w:ind w:left="360" w:hanging="360"/>
          </w:pPr>
        </w:pPrChange>
      </w:pPr>
      <w:del w:id="12630" w:author="Rev 3 Allen Wirfs-Brock" w:date="2011-09-01T11:08:00Z">
        <w:r w:rsidRPr="00E77497" w:rsidDel="006A0081">
          <w:delText xml:space="preserve">Let </w:delText>
        </w:r>
        <w:r w:rsidRPr="00E77497" w:rsidDel="006A0081">
          <w:rPr>
            <w:i/>
          </w:rPr>
          <w:delText xml:space="preserve">value </w:delText>
        </w:r>
        <w:r w:rsidRPr="00E77497" w:rsidDel="006A0081">
          <w:delText>be GetValue(</w:delText>
        </w:r>
        <w:r w:rsidRPr="00E77497" w:rsidDel="006A0081">
          <w:rPr>
            <w:i/>
          </w:rPr>
          <w:delText>rhs</w:delText>
        </w:r>
        <w:r w:rsidRPr="00E77497" w:rsidDel="006A0081">
          <w:delText>)</w:delText>
        </w:r>
        <w:bookmarkEnd w:id="12627"/>
        <w:r w:rsidRPr="00E77497" w:rsidDel="006A0081">
          <w:delText>.</w:delText>
        </w:r>
        <w:bookmarkStart w:id="12631" w:name="_Toc382212719"/>
      </w:del>
    </w:p>
    <w:p w14:paraId="7BDB2CA6" w14:textId="77777777" w:rsidR="004C02EF" w:rsidRPr="00E77497" w:rsidDel="006A0081" w:rsidRDefault="004C02EF" w:rsidP="006361CF">
      <w:pPr>
        <w:pStyle w:val="Alg2"/>
        <w:numPr>
          <w:ilvl w:val="0"/>
          <w:numId w:val="113"/>
        </w:numPr>
        <w:jc w:val="left"/>
        <w:rPr>
          <w:del w:id="12632" w:author="Rev 3 Allen Wirfs-Brock" w:date="2011-09-01T11:08:00Z"/>
        </w:rPr>
        <w:pPrChange w:id="12633" w:author="Rev 4 Allen Wirfs-Brock" w:date="2011-11-07T12:16:00Z">
          <w:pPr>
            <w:pStyle w:val="Alg2"/>
            <w:numPr>
              <w:numId w:val="116"/>
            </w:numPr>
            <w:tabs>
              <w:tab w:val="num" w:pos="360"/>
            </w:tabs>
            <w:ind w:left="360" w:hanging="360"/>
            <w:jc w:val="left"/>
          </w:pPr>
        </w:pPrChange>
      </w:pPr>
      <w:del w:id="12634" w:author="Rev 3 Allen Wirfs-Brock" w:date="2011-09-01T11:08:00Z">
        <w:r w:rsidRPr="00E77497" w:rsidDel="006A0081">
          <w:delText>Call PutValue(</w:delText>
        </w:r>
        <w:r w:rsidRPr="00E77497" w:rsidDel="006A0081">
          <w:rPr>
            <w:i/>
          </w:rPr>
          <w:delText>lhs</w:delText>
        </w:r>
        <w:r w:rsidRPr="00E77497" w:rsidDel="006A0081">
          <w:delText xml:space="preserve">, </w:delText>
        </w:r>
        <w:r w:rsidRPr="00E77497" w:rsidDel="006A0081">
          <w:rPr>
            <w:i/>
          </w:rPr>
          <w:delText>value</w:delText>
        </w:r>
        <w:r w:rsidRPr="00E77497" w:rsidDel="006A0081">
          <w:delText>).</w:delText>
        </w:r>
      </w:del>
    </w:p>
    <w:bookmarkEnd w:id="12631"/>
    <w:p w14:paraId="224CD2FF" w14:textId="77777777" w:rsidR="004C02EF" w:rsidRPr="00E77497" w:rsidDel="006A0081" w:rsidRDefault="004C02EF" w:rsidP="006361CF">
      <w:pPr>
        <w:pStyle w:val="Alg2"/>
        <w:numPr>
          <w:ilvl w:val="0"/>
          <w:numId w:val="113"/>
        </w:numPr>
        <w:spacing w:after="220"/>
        <w:rPr>
          <w:del w:id="12635" w:author="Rev 3 Allen Wirfs-Brock" w:date="2011-09-01T11:08:00Z"/>
        </w:rPr>
        <w:pPrChange w:id="12636" w:author="Rev 4 Allen Wirfs-Brock" w:date="2011-11-07T12:16:00Z">
          <w:pPr>
            <w:pStyle w:val="Alg2"/>
            <w:numPr>
              <w:numId w:val="116"/>
            </w:numPr>
            <w:tabs>
              <w:tab w:val="num" w:pos="360"/>
            </w:tabs>
            <w:spacing w:after="220"/>
            <w:ind w:left="360" w:hanging="360"/>
          </w:pPr>
        </w:pPrChange>
      </w:pPr>
      <w:del w:id="12637"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bookmarkStart w:id="12638" w:name="_Ref381185764"/>
        <w:bookmarkStart w:id="12639" w:name="_Toc381513712"/>
        <w:bookmarkStart w:id="12640" w:name="_Toc375031199"/>
        <w:bookmarkStart w:id="12641" w:name="_Ref381175098"/>
      </w:del>
    </w:p>
    <w:p w14:paraId="78474066" w14:textId="77777777" w:rsidR="004C02EF" w:rsidRPr="00E77497" w:rsidDel="006A0081" w:rsidRDefault="004C02EF" w:rsidP="004C02EF">
      <w:pPr>
        <w:pStyle w:val="Note"/>
        <w:rPr>
          <w:del w:id="12642" w:author="Rev 3 Allen Wirfs-Brock" w:date="2011-09-01T11:08:00Z"/>
        </w:rPr>
      </w:pPr>
      <w:del w:id="12643" w:author="Rev 3 Allen Wirfs-Brock" w:date="2011-09-01T11:08:00Z">
        <w:r w:rsidRPr="00E77497" w:rsidDel="006A0081">
          <w:delText>NOTE</w:delText>
        </w:r>
      </w:del>
      <w:ins w:id="12644" w:author="Allen Wirfs-Brock rev2" w:date="2011-07-20T13:44:00Z">
        <w:del w:id="12645" w:author="Rev 3 Allen Wirfs-Brock" w:date="2011-09-01T11:08:00Z">
          <w:r w:rsidR="00920F94" w:rsidRPr="00E77497" w:rsidDel="006A0081">
            <w:delText xml:space="preserve"> 1</w:delText>
          </w:r>
        </w:del>
      </w:ins>
      <w:del w:id="12646" w:author="Rev 3 Allen Wirfs-Brock" w:date="2011-09-01T11:08:00Z">
        <w:r w:rsidRPr="00E77497" w:rsidDel="006A0081">
          <w:tab/>
          <w:delText xml:space="preserve">The String value of a </w:delText>
        </w:r>
        <w:r w:rsidRPr="00E77497" w:rsidDel="006A0081">
          <w:rPr>
            <w:rStyle w:val="bnf"/>
          </w:rPr>
          <w:delText>VariableDeclaration</w:delText>
        </w:r>
        <w:r w:rsidRPr="00E77497" w:rsidDel="006A0081">
          <w:delText xml:space="preserve"> is used in the evaluation of for-in statements (12.6.4).</w:delText>
        </w:r>
      </w:del>
    </w:p>
    <w:p w14:paraId="607E78FF" w14:textId="77777777" w:rsidR="00473B27" w:rsidRPr="009C202C" w:rsidDel="006A0081" w:rsidRDefault="00920F94" w:rsidP="00C7794D">
      <w:pPr>
        <w:pStyle w:val="Note"/>
        <w:rPr>
          <w:del w:id="12647" w:author="Rev 3 Allen Wirfs-Brock" w:date="2011-09-01T11:08:00Z"/>
          <w:szCs w:val="18"/>
        </w:rPr>
      </w:pPr>
      <w:ins w:id="12648" w:author="Allen Wirfs-Brock rev2" w:date="2011-07-20T13:45:00Z">
        <w:del w:id="12649" w:author="Rev 3 Allen Wirfs-Brock" w:date="2011-09-01T11:08:00Z">
          <w:r w:rsidRPr="00E77497" w:rsidDel="006A0081">
            <w:delText>NOTE 2</w:delText>
          </w:r>
          <w:r w:rsidRPr="00E77497" w:rsidDel="006A0081">
            <w:rPr>
              <w:szCs w:val="18"/>
            </w:rPr>
            <w:tab/>
          </w:r>
        </w:del>
      </w:ins>
      <w:del w:id="12650" w:author="Rev 3 Allen Wirfs-Brock" w:date="2011-09-01T11:08:00Z">
        <w:r w:rsidR="004C02EF" w:rsidRPr="00E77497" w:rsidDel="006A0081">
          <w:rPr>
            <w:szCs w:val="18"/>
          </w:rPr>
          <w:delText xml:space="preserve">If a </w:delText>
        </w:r>
        <w:r w:rsidR="004C02EF" w:rsidRPr="00E77497" w:rsidDel="006A0081">
          <w:rPr>
            <w:rStyle w:val="bnf"/>
            <w:szCs w:val="18"/>
          </w:rPr>
          <w:delText>VariableDeclaration</w:delText>
        </w:r>
        <w:r w:rsidR="004C02EF" w:rsidRPr="00E77497" w:rsidDel="006A0081">
          <w:rPr>
            <w:szCs w:val="18"/>
          </w:rPr>
          <w:delText xml:space="preserve"> is </w:delText>
        </w:r>
        <w:r w:rsidR="004C02EF" w:rsidRPr="00E77497" w:rsidDel="006A0081">
          <w:delText>nested</w:delText>
        </w:r>
        <w:r w:rsidR="004C02EF" w:rsidRPr="00E77497" w:rsidDel="006A0081">
          <w:rPr>
            <w:szCs w:val="18"/>
          </w:rPr>
          <w:delText xml:space="preserve"> within a with statement and the </w:delText>
        </w:r>
        <w:r w:rsidR="004C02EF" w:rsidRPr="00C7794D" w:rsidDel="006A0081">
          <w:rPr>
            <w:i/>
            <w:szCs w:val="18"/>
          </w:rPr>
          <w:delText>Identifier</w:delText>
        </w:r>
        <w:r w:rsidR="004C02EF" w:rsidRPr="004D1BD1" w:rsidDel="006A0081">
          <w:rPr>
            <w:szCs w:val="18"/>
          </w:rPr>
          <w:delText xml:space="preserve"> in the </w:delText>
        </w:r>
        <w:r w:rsidR="004C02EF" w:rsidRPr="003B4312" w:rsidDel="006A0081">
          <w:rPr>
            <w:rStyle w:val="bnf"/>
            <w:szCs w:val="18"/>
          </w:rPr>
          <w:delText>VariableDeclaration</w:delText>
        </w:r>
        <w:r w:rsidR="004C02EF" w:rsidRPr="006B6D0A"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6B6D0A" w:rsidDel="006A0081">
          <w:rPr>
            <w:rStyle w:val="bnf"/>
            <w:szCs w:val="18"/>
          </w:rPr>
          <w:delText>Identifier</w:delText>
        </w:r>
        <w:r w:rsidR="004C02EF" w:rsidRPr="00E65A34" w:rsidDel="006A0081">
          <w:rPr>
            <w:szCs w:val="18"/>
          </w:rPr>
          <w:delText>.</w:delText>
        </w:r>
      </w:del>
    </w:p>
    <w:p w14:paraId="6EF4B6DC" w14:textId="77777777" w:rsidR="004C02EF" w:rsidRPr="00E77497" w:rsidDel="000103D2" w:rsidRDefault="004C02EF" w:rsidP="004C02EF">
      <w:pPr>
        <w:rPr>
          <w:del w:id="12651" w:author="Rev 3 Allen Wirfs-Brock" w:date="2011-09-09T13:56:00Z"/>
        </w:rPr>
      </w:pPr>
      <w:del w:id="12652" w:author="Rev 3 Allen Wirfs-Brock" w:date="2011-09-09T13:56:00Z">
        <w:r w:rsidRPr="00B820AB" w:rsidDel="000103D2">
          <w:delText xml:space="preserve">The production </w:delText>
        </w:r>
        <w:r w:rsidRPr="00690A41" w:rsidDel="000103D2">
          <w:rPr>
            <w:rFonts w:ascii="Times New Roman" w:hAnsi="Times New Roman"/>
            <w:i/>
          </w:rPr>
          <w:delText xml:space="preserve">Initialiser </w:delText>
        </w:r>
        <w:r w:rsidRPr="00675B74" w:rsidDel="000103D2">
          <w:rPr>
            <w:b/>
          </w:rPr>
          <w:delText>:</w:delText>
        </w:r>
        <w:r w:rsidRPr="00675B74" w:rsidDel="000103D2">
          <w:rPr>
            <w:rFonts w:ascii="Times New Roman" w:hAnsi="Times New Roman"/>
            <w:i/>
          </w:rPr>
          <w:delText xml:space="preserve"> </w:delText>
        </w:r>
        <w:r w:rsidRPr="00E77497" w:rsidDel="000103D2">
          <w:rPr>
            <w:rFonts w:ascii="Courier New" w:hAnsi="Courier New"/>
            <w:b/>
          </w:rPr>
          <w:delText>=</w:delText>
        </w:r>
        <w:r w:rsidRPr="00E77497" w:rsidDel="000103D2">
          <w:rPr>
            <w:rFonts w:ascii="Times New Roman" w:hAnsi="Times New Roman"/>
            <w:i/>
          </w:rPr>
          <w:delText xml:space="preserve"> AssignmentExpression</w:delText>
        </w:r>
        <w:r w:rsidRPr="00E77497" w:rsidDel="000103D2">
          <w:delText xml:space="preserve"> is evaluated as follows:</w:delText>
        </w:r>
      </w:del>
    </w:p>
    <w:p w14:paraId="3D180929" w14:textId="77777777" w:rsidR="004C02EF" w:rsidRPr="00E77497" w:rsidDel="000103D2" w:rsidRDefault="004C02EF" w:rsidP="006361CF">
      <w:pPr>
        <w:pStyle w:val="Alg2"/>
        <w:numPr>
          <w:ilvl w:val="0"/>
          <w:numId w:val="114"/>
        </w:numPr>
        <w:spacing w:after="220"/>
        <w:rPr>
          <w:del w:id="12653" w:author="Rev 3 Allen Wirfs-Brock" w:date="2011-09-09T13:56:00Z"/>
          <w:rFonts w:ascii="Arial" w:hAnsi="Arial"/>
        </w:rPr>
        <w:pPrChange w:id="12654" w:author="Rev 4 Allen Wirfs-Brock" w:date="2011-11-07T12:16:00Z">
          <w:pPr>
            <w:pStyle w:val="Alg2"/>
            <w:numPr>
              <w:numId w:val="117"/>
            </w:numPr>
            <w:tabs>
              <w:tab w:val="num" w:pos="360"/>
            </w:tabs>
            <w:spacing w:after="220"/>
            <w:ind w:left="360" w:hanging="360"/>
          </w:pPr>
        </w:pPrChange>
      </w:pPr>
      <w:del w:id="12655" w:author="Rev 3 Allen Wirfs-Brock" w:date="2011-09-09T13:56:00Z">
        <w:r w:rsidRPr="00E77497" w:rsidDel="000103D2">
          <w:delText xml:space="preserve">Return the result of evaluating </w:delText>
        </w:r>
        <w:r w:rsidRPr="00E77497" w:rsidDel="000103D2">
          <w:rPr>
            <w:i/>
          </w:rPr>
          <w:delText>AssignmentExpression</w:delText>
        </w:r>
        <w:r w:rsidRPr="00E77497" w:rsidDel="000103D2">
          <w:rPr>
            <w:rFonts w:ascii="Arial" w:hAnsi="Arial"/>
          </w:rPr>
          <w:delText>.</w:delText>
        </w:r>
      </w:del>
    </w:p>
    <w:p w14:paraId="5E2451D2" w14:textId="77777777" w:rsidR="004C02EF" w:rsidRPr="00E77497" w:rsidDel="0003097E" w:rsidRDefault="004C02EF" w:rsidP="004C02EF">
      <w:pPr>
        <w:rPr>
          <w:del w:id="12656" w:author="Rev 3 Allen Wirfs-Brock" w:date="2011-09-01T11:02:00Z"/>
        </w:rPr>
      </w:pPr>
      <w:bookmarkStart w:id="12657" w:name="_Toc382212234"/>
      <w:bookmarkStart w:id="12658" w:name="_Toc382212721"/>
      <w:bookmarkStart w:id="12659" w:name="_Toc382291579"/>
      <w:bookmarkStart w:id="12660" w:name="_Toc385672228"/>
      <w:bookmarkStart w:id="12661" w:name="_Toc393690332"/>
      <w:del w:id="12662" w:author="Rev 3 Allen Wirfs-Brock" w:date="2011-09-01T11:02:00Z">
        <w:r w:rsidRPr="00E77497" w:rsidDel="0003097E">
          <w:delText xml:space="preserve">The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and </w:delText>
        </w:r>
        <w:r w:rsidRPr="00E77497" w:rsidDel="0003097E">
          <w:rPr>
            <w:rStyle w:val="bnf"/>
          </w:rPr>
          <w:delText>InitialiserNoIn</w:delText>
        </w:r>
        <w:r w:rsidRPr="00E77497" w:rsidDel="0003097E">
          <w:delText xml:space="preserve"> productions are evaluated in the same manner as the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and </w:delText>
        </w:r>
        <w:r w:rsidRPr="00E77497" w:rsidDel="0003097E">
          <w:rPr>
            <w:rStyle w:val="bnf"/>
          </w:rPr>
          <w:delText>Initialiser</w:delText>
        </w:r>
        <w:r w:rsidRPr="00E77497" w:rsidDel="0003097E">
          <w:delText xml:space="preserve"> productions except that the contained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w:delText>
        </w:r>
        <w:r w:rsidRPr="00E77497" w:rsidDel="0003097E">
          <w:rPr>
            <w:rStyle w:val="bnf"/>
          </w:rPr>
          <w:delText>InitialiserNoIn</w:delText>
        </w:r>
        <w:r w:rsidRPr="00E77497" w:rsidDel="0003097E">
          <w:delText xml:space="preserve"> and </w:delText>
        </w:r>
        <w:r w:rsidRPr="00E77497" w:rsidDel="0003097E">
          <w:rPr>
            <w:rStyle w:val="bnf"/>
          </w:rPr>
          <w:delText>AssignmentExpressionNoIn</w:delText>
        </w:r>
        <w:r w:rsidRPr="00E77497" w:rsidDel="0003097E">
          <w:delText xml:space="preserve"> are evaluated instead of the contained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w:delText>
        </w:r>
        <w:r w:rsidRPr="00E77497" w:rsidDel="0003097E">
          <w:rPr>
            <w:rStyle w:val="bnf"/>
          </w:rPr>
          <w:delText>Initialiser</w:delText>
        </w:r>
        <w:r w:rsidRPr="00E77497" w:rsidDel="0003097E">
          <w:delText xml:space="preserve"> and </w:delText>
        </w:r>
        <w:r w:rsidRPr="00E77497" w:rsidDel="0003097E">
          <w:rPr>
            <w:rStyle w:val="bnf"/>
          </w:rPr>
          <w:delText>AssignmentExpression</w:delText>
        </w:r>
        <w:r w:rsidRPr="00E77497" w:rsidDel="0003097E">
          <w:delText>, respectively.</w:delText>
        </w:r>
      </w:del>
    </w:p>
    <w:p w14:paraId="3263BCA8" w14:textId="77777777" w:rsidR="00C8445E" w:rsidRPr="00E77497" w:rsidRDefault="00C8445E" w:rsidP="00C8445E">
      <w:pPr>
        <w:rPr>
          <w:ins w:id="12663" w:author="Allen Wirfs-Brock" w:date="2011-07-11T14:47:00Z"/>
        </w:rPr>
      </w:pPr>
      <w:bookmarkStart w:id="12664" w:name="_Ref457437654"/>
      <w:bookmarkStart w:id="12665" w:name="_Toc472818877"/>
      <w:bookmarkStart w:id="12666" w:name="_Toc235503451"/>
      <w:bookmarkStart w:id="12667" w:name="_Toc241509226"/>
      <w:bookmarkStart w:id="12668" w:name="_Toc244416713"/>
      <w:bookmarkStart w:id="12669" w:name="_Toc276631077"/>
      <w:ins w:id="12670" w:author="Allen Wirfs-Brock" w:date="2011-07-11T14:47:00Z">
        <w:del w:id="12671" w:author="Rev 4 Allen Wirfs-Brock" w:date="2011-10-15T17:53:00Z">
          <w:r w:rsidRPr="00E77497" w:rsidDel="000D4CC8">
            <w:delText xml:space="preserve">The </w:delText>
          </w:r>
          <w:r w:rsidRPr="00E77497" w:rsidDel="000D4CC8">
            <w:rPr>
              <w:rFonts w:ascii="Times New Roman" w:eastAsia="Times New Roman" w:hAnsi="Times New Roman"/>
              <w:spacing w:val="6"/>
              <w:lang w:eastAsia="en-US"/>
            </w:rPr>
            <w:delText xml:space="preserve">BoundNames </w:delText>
          </w:r>
          <w:r w:rsidRPr="00E77497" w:rsidDel="000D4CC8">
            <w:delText xml:space="preserve">of the production  </w:delText>
          </w:r>
        </w:del>
      </w:ins>
      <w:ins w:id="12672" w:author="Allen Wirfs-Brock" w:date="2011-07-11T14:48:00Z">
        <w:r w:rsidRPr="00E77497">
          <w:rPr>
            <w:rStyle w:val="bnf"/>
          </w:rPr>
          <w:t xml:space="preserve">BindingPattern  </w:t>
        </w:r>
      </w:ins>
      <w:ins w:id="12673" w:author="Allen Wirfs-Brock" w:date="2011-07-11T14:47:00Z">
        <w:r w:rsidRPr="00E77497">
          <w:rPr>
            <w:b/>
          </w:rPr>
          <w:t>:</w:t>
        </w:r>
        <w:r w:rsidRPr="00E77497">
          <w:t xml:space="preserve"> </w:t>
        </w:r>
      </w:ins>
      <w:ins w:id="12674" w:author="Allen Wirfs-Brock" w:date="2011-07-11T14:48:00Z">
        <w:r w:rsidRPr="00E77497">
          <w:rPr>
            <w:rStyle w:val="bnf"/>
          </w:rPr>
          <w:t>ObjectBindingPattern</w:t>
        </w:r>
      </w:ins>
      <w:ins w:id="12675" w:author="Allen Wirfs-Brock" w:date="2011-07-11T14:47:00Z">
        <w:r w:rsidRPr="00E77497">
          <w:t xml:space="preserve"> </w:t>
        </w:r>
        <w:del w:id="12676" w:author="Rev 4 Allen Wirfs-Brock" w:date="2011-10-15T17:53:00Z">
          <w:r w:rsidRPr="00E77497" w:rsidDel="000D4CC8">
            <w:delText>is determined as follows:</w:delText>
          </w:r>
        </w:del>
      </w:ins>
    </w:p>
    <w:p w14:paraId="37494AEE" w14:textId="77777777" w:rsidR="00C8445E" w:rsidRPr="00E77497" w:rsidRDefault="00C8445E" w:rsidP="00FA3203">
      <w:pPr>
        <w:pStyle w:val="Alg4"/>
        <w:numPr>
          <w:ilvl w:val="0"/>
          <w:numId w:val="470"/>
        </w:numPr>
        <w:spacing w:after="220"/>
        <w:contextualSpacing/>
        <w:rPr>
          <w:ins w:id="12677" w:author="Allen Wirfs-Brock" w:date="2011-07-11T14:47:00Z"/>
        </w:rPr>
      </w:pPr>
      <w:ins w:id="12678" w:author="Allen Wirfs-Brock" w:date="2011-07-11T14:47:00Z">
        <w:r w:rsidRPr="00E77497">
          <w:t xml:space="preserve">Return </w:t>
        </w:r>
      </w:ins>
      <w:ins w:id="12679" w:author="Rev 6 Allen Wirfs-Brock" w:date="2012-02-01T13:29:00Z">
        <w:r w:rsidR="002F6D6F">
          <w:t xml:space="preserve">the </w:t>
        </w:r>
      </w:ins>
      <w:ins w:id="12680" w:author="Allen Wirfs-Brock" w:date="2011-07-11T14:47:00Z">
        <w:r w:rsidRPr="00E77497">
          <w:t>Bound</w:t>
        </w:r>
      </w:ins>
      <w:ins w:id="12681" w:author="Rev 6 Allen Wirfs-Brock" w:date="2012-02-01T13:29:00Z">
        <w:r w:rsidR="002F6D6F">
          <w:t xml:space="preserve"> </w:t>
        </w:r>
      </w:ins>
      <w:ins w:id="12682" w:author="Allen Wirfs-Brock" w:date="2011-07-11T14:47:00Z">
        <w:r w:rsidRPr="00E77497">
          <w:t xml:space="preserve">Names of </w:t>
        </w:r>
      </w:ins>
      <w:ins w:id="12683" w:author="Allen Wirfs-Brock" w:date="2011-07-11T14:49:00Z">
        <w:r w:rsidRPr="00E77497">
          <w:rPr>
            <w:rStyle w:val="bnf"/>
          </w:rPr>
          <w:t>ObjectBindingPattern</w:t>
        </w:r>
      </w:ins>
      <w:ins w:id="12684" w:author="Allen Wirfs-Brock" w:date="2011-07-11T14:47:00Z">
        <w:r w:rsidRPr="00E77497">
          <w:t>.</w:t>
        </w:r>
      </w:ins>
    </w:p>
    <w:p w14:paraId="11CC5465" w14:textId="77777777" w:rsidR="003E2351" w:rsidRPr="00E77497" w:rsidRDefault="003E2351" w:rsidP="003E2351">
      <w:pPr>
        <w:rPr>
          <w:ins w:id="12685" w:author="Rev 4 Allen Wirfs-Brock" w:date="2011-10-15T17:56:00Z"/>
        </w:rPr>
      </w:pPr>
      <w:ins w:id="12686" w:author="Rev 4 Allen Wirfs-Brock" w:date="2011-10-15T17:56:00Z">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ins>
    </w:p>
    <w:p w14:paraId="66CE688D" w14:textId="77777777" w:rsidR="003E2351" w:rsidRPr="00E77497" w:rsidRDefault="003E2351" w:rsidP="00C47E72">
      <w:pPr>
        <w:pStyle w:val="Alg4"/>
        <w:numPr>
          <w:ilvl w:val="0"/>
          <w:numId w:val="430"/>
        </w:numPr>
        <w:spacing w:after="220"/>
        <w:contextualSpacing/>
        <w:rPr>
          <w:ins w:id="12687" w:author="Rev 4 Allen Wirfs-Brock" w:date="2011-10-15T17:56:00Z"/>
        </w:rPr>
      </w:pPr>
      <w:ins w:id="12688" w:author="Rev 4 Allen Wirfs-Brock" w:date="2011-10-15T17:56:00Z">
        <w:r w:rsidRPr="00E77497">
          <w:t xml:space="preserve">Return BoundNames of </w:t>
        </w:r>
        <w:r w:rsidRPr="00E77497">
          <w:rPr>
            <w:rStyle w:val="bnf"/>
          </w:rPr>
          <w:t>ArrayBindingPattern</w:t>
        </w:r>
        <w:r w:rsidRPr="00E77497">
          <w:t>.</w:t>
        </w:r>
      </w:ins>
    </w:p>
    <w:p w14:paraId="178DDC77" w14:textId="77777777" w:rsidR="003E2351" w:rsidRPr="00E77497" w:rsidRDefault="003E2351" w:rsidP="003E2351">
      <w:pPr>
        <w:rPr>
          <w:ins w:id="12689" w:author="Rev 4 Allen Wirfs-Brock" w:date="2011-10-15T17:56:00Z"/>
        </w:rPr>
      </w:pPr>
      <w:ins w:id="12690" w:author="Rev 4 Allen Wirfs-Brock" w:date="2011-10-15T17:5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384F82A5" w14:textId="77777777" w:rsidR="003E2351" w:rsidRPr="00E77497" w:rsidRDefault="003E2351" w:rsidP="00C47E72">
      <w:pPr>
        <w:pStyle w:val="Alg4"/>
        <w:numPr>
          <w:ilvl w:val="0"/>
          <w:numId w:val="431"/>
        </w:numPr>
        <w:spacing w:after="220"/>
        <w:contextualSpacing/>
        <w:rPr>
          <w:ins w:id="12691" w:author="Rev 4 Allen Wirfs-Brock" w:date="2011-10-15T17:56:00Z"/>
        </w:rPr>
      </w:pPr>
      <w:ins w:id="12692" w:author="Rev 4 Allen Wirfs-Brock" w:date="2011-10-15T17:56:00Z">
        <w:r w:rsidRPr="00E77497">
          <w:t>Return an empty List.</w:t>
        </w:r>
      </w:ins>
    </w:p>
    <w:p w14:paraId="5D53BD5F" w14:textId="77777777" w:rsidR="009F731D" w:rsidRPr="00E77497" w:rsidRDefault="009F731D" w:rsidP="009F731D">
      <w:pPr>
        <w:pStyle w:val="SyntaxRule"/>
        <w:rPr>
          <w:ins w:id="12693" w:author="Rev 4 Allen Wirfs-Brock" w:date="2011-10-15T18:01:00Z"/>
          <w:rFonts w:ascii="Arial" w:hAnsi="Arial"/>
        </w:rPr>
      </w:pPr>
      <w:ins w:id="12694" w:author="Rev 4 Allen Wirfs-Brock" w:date="2011-10-15T18:01:00Z">
        <w:r w:rsidRPr="00E77497">
          <w:t xml:space="preserve">ObjectBindingPattern </w:t>
        </w:r>
        <w:r w:rsidRPr="00E77497">
          <w:rPr>
            <w:rFonts w:ascii="Arial" w:hAnsi="Arial"/>
            <w:b/>
            <w:i w:val="0"/>
          </w:rPr>
          <w:t>:</w:t>
        </w:r>
      </w:ins>
    </w:p>
    <w:p w14:paraId="7094BFA6" w14:textId="77777777" w:rsidR="009F731D" w:rsidRPr="00E77497" w:rsidRDefault="009F731D" w:rsidP="009F731D">
      <w:pPr>
        <w:pStyle w:val="SyntaxDefinition"/>
        <w:rPr>
          <w:ins w:id="12695" w:author="Rev 4 Allen Wirfs-Brock" w:date="2011-10-15T18:01:00Z"/>
          <w:rFonts w:ascii="Courier New" w:hAnsi="Courier New" w:cs="Courier New"/>
          <w:b/>
          <w:i w:val="0"/>
        </w:rPr>
      </w:pPr>
      <w:ins w:id="12696" w:author="Rev 4 Allen Wirfs-Brock" w:date="2011-10-15T18:01:00Z">
        <w:r w:rsidRPr="00E77497">
          <w:rPr>
            <w:rStyle w:val="af4"/>
            <w:rFonts w:ascii="Arial" w:eastAsia="MS Mincho" w:hAnsi="Arial"/>
            <w:i w:val="0"/>
            <w:lang w:val="en-GB" w:eastAsia="ja-JP"/>
          </w:rPr>
          <w:commentReference w:id="12697"/>
        </w:r>
        <w:r w:rsidRPr="00E77497">
          <w:rPr>
            <w:rFonts w:ascii="Courier New" w:hAnsi="Courier New" w:cs="Courier New"/>
            <w:b/>
            <w:i w:val="0"/>
          </w:rP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ins>
    </w:p>
    <w:p w14:paraId="158930DA" w14:textId="77777777" w:rsidR="003E2351" w:rsidRPr="00E77497" w:rsidRDefault="003E2351" w:rsidP="00FA3203">
      <w:pPr>
        <w:pStyle w:val="Alg4"/>
        <w:numPr>
          <w:ilvl w:val="0"/>
          <w:numId w:val="544"/>
        </w:numPr>
        <w:spacing w:after="220"/>
        <w:contextualSpacing/>
        <w:rPr>
          <w:ins w:id="12698" w:author="Rev 4 Allen Wirfs-Brock" w:date="2011-10-15T17:57:00Z"/>
        </w:rPr>
      </w:pPr>
      <w:ins w:id="12699" w:author="Rev 4 Allen Wirfs-Brock" w:date="2011-10-15T17:57:00Z">
        <w:r w:rsidRPr="00E77497">
          <w:t xml:space="preserve">Return the BoundNames of </w:t>
        </w:r>
        <w:r w:rsidRPr="00E77497">
          <w:rPr>
            <w:rStyle w:val="bnf"/>
          </w:rPr>
          <w:t>BindingPropertyList</w:t>
        </w:r>
        <w:r w:rsidRPr="00E77497">
          <w:t>.</w:t>
        </w:r>
      </w:ins>
    </w:p>
    <w:p w14:paraId="4B23E440" w14:textId="77777777" w:rsidR="003E2351" w:rsidRPr="00E77497" w:rsidRDefault="003E2351" w:rsidP="003E2351">
      <w:pPr>
        <w:rPr>
          <w:ins w:id="12700" w:author="Rev 4 Allen Wirfs-Brock" w:date="2011-10-15T17:57:00Z"/>
        </w:rPr>
      </w:pPr>
      <w:ins w:id="12701" w:author="Rev 4 Allen Wirfs-Brock" w:date="2011-10-15T17: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3AF848E9" w14:textId="77777777" w:rsidR="003E2351" w:rsidRPr="00E77497" w:rsidRDefault="003E2351" w:rsidP="00FA3203">
      <w:pPr>
        <w:pStyle w:val="Alg4"/>
        <w:numPr>
          <w:ilvl w:val="0"/>
          <w:numId w:val="433"/>
        </w:numPr>
        <w:spacing w:after="220"/>
        <w:contextualSpacing/>
        <w:rPr>
          <w:ins w:id="12702" w:author="Rev 4 Allen Wirfs-Brock" w:date="2011-10-15T17:57:00Z"/>
        </w:rPr>
      </w:pPr>
      <w:ins w:id="12703" w:author="Rev 4 Allen Wirfs-Brock" w:date="2011-10-15T17:57:00Z">
        <w:r w:rsidRPr="00E77497">
          <w:t>Return an empty List.</w:t>
        </w:r>
      </w:ins>
    </w:p>
    <w:p w14:paraId="6211EE6E" w14:textId="77777777" w:rsidR="003E2351" w:rsidRPr="00E77497" w:rsidRDefault="003E2351" w:rsidP="003E2351">
      <w:pPr>
        <w:rPr>
          <w:ins w:id="12704" w:author="Rev 4 Allen Wirfs-Brock" w:date="2011-10-15T17:58:00Z"/>
        </w:rPr>
      </w:pPr>
      <w:ins w:id="12705" w:author="Rev 4 Allen Wirfs-Brock" w:date="2011-10-15T17:58: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64F4DF5B" w14:textId="77777777" w:rsidR="003E2351" w:rsidRPr="00E77497" w:rsidRDefault="003E2351" w:rsidP="00FA3203">
      <w:pPr>
        <w:pStyle w:val="Alg4"/>
        <w:numPr>
          <w:ilvl w:val="0"/>
          <w:numId w:val="434"/>
        </w:numPr>
        <w:spacing w:after="220"/>
        <w:contextualSpacing/>
        <w:rPr>
          <w:ins w:id="12706" w:author="Rev 4 Allen Wirfs-Brock" w:date="2011-10-15T17:58:00Z"/>
        </w:rPr>
      </w:pPr>
      <w:ins w:id="12707" w:author="Rev 4 Allen Wirfs-Brock" w:date="2011-10-15T17:58:00Z">
        <w:r w:rsidRPr="00E77497">
          <w:t xml:space="preserve">Return the BoundNames of </w:t>
        </w:r>
        <w:r w:rsidRPr="00E77497">
          <w:rPr>
            <w:rStyle w:val="bnf"/>
          </w:rPr>
          <w:t>BindingElementList</w:t>
        </w:r>
        <w:r w:rsidRPr="00E77497">
          <w:t>.</w:t>
        </w:r>
      </w:ins>
    </w:p>
    <w:p w14:paraId="21298765" w14:textId="77777777" w:rsidR="00B34B48" w:rsidRPr="00E77497" w:rsidRDefault="00B34B48" w:rsidP="00B34B48">
      <w:pPr>
        <w:rPr>
          <w:ins w:id="12708" w:author="Rev 5 Allen Wirfs-Brock" w:date="2012-01-03T16:55:00Z"/>
        </w:rPr>
      </w:pPr>
      <w:ins w:id="12709" w:author="Rev 5 Allen Wirfs-Brock" w:date="2012-01-03T16: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Pr>
            <w:rStyle w:val="bnf"/>
            <w:rFonts w:ascii="Courier New" w:hAnsi="Courier New" w:cs="Courier New"/>
            <w:b/>
            <w:i w:val="0"/>
          </w:rPr>
          <w:t xml:space="preserve"> </w:t>
        </w:r>
        <w:r w:rsidRPr="00E77497">
          <w:rPr>
            <w:rFonts w:ascii="Courier New" w:hAnsi="Courier New" w:cs="Courier New"/>
            <w:b/>
          </w:rPr>
          <w:t>]</w:t>
        </w:r>
        <w:r w:rsidRPr="00E77497">
          <w:t xml:space="preserve"> </w:t>
        </w:r>
      </w:ins>
    </w:p>
    <w:p w14:paraId="513BDF4B" w14:textId="77777777" w:rsidR="00B34B48" w:rsidRPr="00E77497" w:rsidRDefault="00B34B48" w:rsidP="00B34B48">
      <w:pPr>
        <w:pStyle w:val="Alg4"/>
        <w:numPr>
          <w:ilvl w:val="0"/>
          <w:numId w:val="554"/>
        </w:numPr>
        <w:spacing w:after="220"/>
        <w:contextualSpacing/>
        <w:rPr>
          <w:ins w:id="12710" w:author="Rev 5 Allen Wirfs-Brock" w:date="2012-01-03T16:55:00Z"/>
        </w:rPr>
      </w:pPr>
      <w:ins w:id="12711" w:author="Rev 5 Allen Wirfs-Brock" w:date="2012-01-03T16:55:00Z">
        <w:r w:rsidRPr="00E77497">
          <w:t xml:space="preserve">Return the BoundNames of </w:t>
        </w:r>
        <w:r w:rsidRPr="00E77497">
          <w:rPr>
            <w:rStyle w:val="bnf"/>
          </w:rPr>
          <w:t>BindingElementList</w:t>
        </w:r>
        <w:r w:rsidRPr="00E77497">
          <w:t>.</w:t>
        </w:r>
      </w:ins>
    </w:p>
    <w:p w14:paraId="00F22388" w14:textId="77777777" w:rsidR="004878F5" w:rsidRPr="00E77497" w:rsidRDefault="004878F5" w:rsidP="004878F5">
      <w:pPr>
        <w:rPr>
          <w:ins w:id="12712" w:author="Rev 4 Allen Wirfs-Brock" w:date="2011-10-15T18:12:00Z"/>
        </w:rPr>
      </w:pPr>
      <w:ins w:id="12713" w:author="Rev 4 Allen Wirfs-Brock" w:date="2011-10-15T18:12: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ins>
      <w:ins w:id="12714" w:author="Rev 5 Allen Wirfs-Brock" w:date="2012-01-03T16:55:00Z">
        <w:r w:rsidR="00B34B48">
          <w:rPr>
            <w:rFonts w:ascii="Courier New" w:hAnsi="Courier New" w:cs="Courier New"/>
            <w:b/>
          </w:rPr>
          <w:t xml:space="preserve"> </w:t>
        </w:r>
      </w:ins>
      <w:ins w:id="12715" w:author="Rev 4 Allen Wirfs-Brock" w:date="2011-10-15T18:12:00Z">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6449BF5E" w14:textId="77777777" w:rsidR="004878F5" w:rsidRPr="00E77497" w:rsidRDefault="004878F5" w:rsidP="00FA3203">
      <w:pPr>
        <w:pStyle w:val="Alg4"/>
        <w:numPr>
          <w:ilvl w:val="0"/>
          <w:numId w:val="554"/>
        </w:numPr>
        <w:spacing w:after="220"/>
        <w:contextualSpacing/>
        <w:rPr>
          <w:ins w:id="12716" w:author="Rev 4 Allen Wirfs-Brock" w:date="2011-10-15T18:12:00Z"/>
        </w:rPr>
      </w:pPr>
      <w:ins w:id="12717" w:author="Rev 4 Allen Wirfs-Brock" w:date="2011-10-15T18:12:00Z">
        <w:r w:rsidRPr="00E77497">
          <w:t xml:space="preserve">Return the BoundNames of </w:t>
        </w:r>
        <w:r w:rsidRPr="00E77497">
          <w:rPr>
            <w:rStyle w:val="bnf"/>
          </w:rPr>
          <w:t>BindingElementList</w:t>
        </w:r>
        <w:r w:rsidRPr="00E77497">
          <w:t>.</w:t>
        </w:r>
      </w:ins>
    </w:p>
    <w:p w14:paraId="7C3F645E" w14:textId="77777777" w:rsidR="009062B9" w:rsidRPr="00E77497" w:rsidRDefault="009062B9" w:rsidP="009062B9">
      <w:pPr>
        <w:rPr>
          <w:ins w:id="12718" w:author="Rev 4 Allen Wirfs-Brock" w:date="2011-10-15T18:14:00Z"/>
        </w:rPr>
      </w:pPr>
      <w:ins w:id="12719" w:author="Rev 4 Allen Wirfs-Brock" w:date="2011-10-15T18:14: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26FA730B" w14:textId="77777777" w:rsidR="009062B9" w:rsidRPr="00E77497" w:rsidRDefault="009062B9" w:rsidP="00FA3203">
      <w:pPr>
        <w:pStyle w:val="Alg4"/>
        <w:numPr>
          <w:ilvl w:val="0"/>
          <w:numId w:val="435"/>
        </w:numPr>
        <w:spacing w:after="220"/>
        <w:contextualSpacing/>
        <w:rPr>
          <w:ins w:id="12720" w:author="Rev 4 Allen Wirfs-Brock" w:date="2011-10-15T18:14:00Z"/>
        </w:rPr>
      </w:pPr>
      <w:ins w:id="12721" w:author="Rev 4 Allen Wirfs-Brock" w:date="2011-10-15T18:14: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711C4170" w14:textId="77777777" w:rsidR="009062B9" w:rsidRPr="00E77497" w:rsidRDefault="009062B9" w:rsidP="00FA3203">
      <w:pPr>
        <w:pStyle w:val="Alg4"/>
        <w:numPr>
          <w:ilvl w:val="0"/>
          <w:numId w:val="435"/>
        </w:numPr>
        <w:spacing w:after="220"/>
        <w:contextualSpacing/>
        <w:rPr>
          <w:ins w:id="12722" w:author="Rev 4 Allen Wirfs-Brock" w:date="2011-10-15T18:14:00Z"/>
          <w:rStyle w:val="bnf"/>
          <w:i w:val="0"/>
        </w:rPr>
      </w:pPr>
      <w:ins w:id="12723" w:author="Rev 4 Allen Wirfs-Brock" w:date="2011-10-15T18:14:00Z">
        <w:r w:rsidRPr="00E77497">
          <w:t xml:space="preserve">Append to </w:t>
        </w:r>
        <w:r w:rsidRPr="00E77497">
          <w:rPr>
            <w:i/>
          </w:rPr>
          <w:t>names</w:t>
        </w:r>
        <w:r w:rsidRPr="00E77497">
          <w:t xml:space="preserve"> the elements of BoundNames of </w:t>
        </w:r>
        <w:r w:rsidRPr="00E77497">
          <w:rPr>
            <w:rStyle w:val="bnf"/>
          </w:rPr>
          <w:t>BindingRestElement.</w:t>
        </w:r>
      </w:ins>
    </w:p>
    <w:p w14:paraId="64075AB9" w14:textId="77777777" w:rsidR="009062B9" w:rsidRPr="00E77497" w:rsidRDefault="009062B9" w:rsidP="00FA3203">
      <w:pPr>
        <w:pStyle w:val="Alg4"/>
        <w:numPr>
          <w:ilvl w:val="0"/>
          <w:numId w:val="435"/>
        </w:numPr>
        <w:spacing w:after="220"/>
        <w:contextualSpacing/>
        <w:rPr>
          <w:ins w:id="12724" w:author="Rev 4 Allen Wirfs-Brock" w:date="2011-10-15T18:14:00Z"/>
        </w:rPr>
      </w:pPr>
      <w:ins w:id="12725" w:author="Rev 4 Allen Wirfs-Brock" w:date="2011-10-15T18:14:00Z">
        <w:r w:rsidRPr="00E77497">
          <w:t xml:space="preserve">Return </w:t>
        </w:r>
        <w:r w:rsidRPr="00E77497">
          <w:rPr>
            <w:rStyle w:val="bnf"/>
          </w:rPr>
          <w:t>names</w:t>
        </w:r>
        <w:r w:rsidRPr="00E77497">
          <w:t>.</w:t>
        </w:r>
      </w:ins>
    </w:p>
    <w:p w14:paraId="093060EC" w14:textId="77777777" w:rsidR="00830027" w:rsidRPr="00E77497" w:rsidRDefault="00830027" w:rsidP="00830027">
      <w:pPr>
        <w:rPr>
          <w:ins w:id="12726" w:author="Rev 4 Allen Wirfs-Brock" w:date="2011-10-15T18:16:00Z"/>
        </w:rPr>
      </w:pPr>
      <w:ins w:id="12727" w:author="Rev 4 Allen Wirfs-Brock" w:date="2011-10-15T18:16:00Z">
        <w:r w:rsidRPr="00E77497">
          <w:rPr>
            <w:rStyle w:val="bnf"/>
          </w:rPr>
          <w:t xml:space="preserve">BindingPropertyList </w:t>
        </w:r>
        <w:r w:rsidRPr="00E77497">
          <w:rPr>
            <w:b/>
          </w:rPr>
          <w:t>:</w:t>
        </w:r>
        <w:r w:rsidRPr="00E77497">
          <w:t xml:space="preserve"> </w:t>
        </w:r>
        <w:r w:rsidRPr="00E77497">
          <w:rPr>
            <w:rStyle w:val="bnf"/>
          </w:rPr>
          <w:t>BindingProperty</w:t>
        </w:r>
        <w:r w:rsidRPr="00E77497">
          <w:rPr>
            <w:rStyle w:val="bnf"/>
            <w:rFonts w:ascii="Courier New" w:hAnsi="Courier New" w:cs="Courier New"/>
            <w:b/>
            <w:i w:val="0"/>
          </w:rPr>
          <w:t xml:space="preserve"> </w:t>
        </w:r>
      </w:ins>
    </w:p>
    <w:p w14:paraId="2002FEED" w14:textId="77777777" w:rsidR="00830027" w:rsidRPr="00E77497" w:rsidRDefault="00830027" w:rsidP="00FA3203">
      <w:pPr>
        <w:pStyle w:val="Alg4"/>
        <w:numPr>
          <w:ilvl w:val="0"/>
          <w:numId w:val="436"/>
        </w:numPr>
        <w:spacing w:after="220"/>
        <w:contextualSpacing/>
        <w:rPr>
          <w:ins w:id="12728" w:author="Rev 4 Allen Wirfs-Brock" w:date="2011-10-15T18:16:00Z"/>
        </w:rPr>
      </w:pPr>
      <w:ins w:id="12729" w:author="Rev 4 Allen Wirfs-Brock" w:date="2011-10-15T18:16:00Z">
        <w:r w:rsidRPr="00E77497">
          <w:t xml:space="preserve">Return BoundNames of </w:t>
        </w:r>
        <w:r w:rsidRPr="00E77497">
          <w:rPr>
            <w:rStyle w:val="bnf"/>
          </w:rPr>
          <w:t>BindingProperty</w:t>
        </w:r>
        <w:r w:rsidRPr="00E77497">
          <w:t>.</w:t>
        </w:r>
      </w:ins>
    </w:p>
    <w:p w14:paraId="2DFA7EA0" w14:textId="77777777" w:rsidR="005D234B" w:rsidRPr="00E77497" w:rsidRDefault="005D234B" w:rsidP="005D234B">
      <w:pPr>
        <w:rPr>
          <w:ins w:id="12730" w:author="Rev 4 Allen Wirfs-Brock" w:date="2011-10-15T18:18:00Z"/>
        </w:rPr>
      </w:pPr>
      <w:ins w:id="12731" w:author="Rev 4 Allen Wirfs-Brock" w:date="2011-10-15T18:18: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ins>
    </w:p>
    <w:p w14:paraId="7DD88043" w14:textId="77777777" w:rsidR="005D234B" w:rsidRPr="00E77497" w:rsidRDefault="005D234B" w:rsidP="00FA3203">
      <w:pPr>
        <w:pStyle w:val="Alg4"/>
        <w:numPr>
          <w:ilvl w:val="0"/>
          <w:numId w:val="437"/>
        </w:numPr>
        <w:spacing w:after="220"/>
        <w:contextualSpacing/>
        <w:rPr>
          <w:ins w:id="12732" w:author="Rev 4 Allen Wirfs-Brock" w:date="2011-10-15T18:18:00Z"/>
        </w:rPr>
      </w:pPr>
      <w:ins w:id="12733" w:author="Rev 4 Allen Wirfs-Brock" w:date="2011-10-15T18:18: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75BD76C2" w14:textId="77777777" w:rsidR="005D234B" w:rsidRPr="00E77497" w:rsidRDefault="005D234B" w:rsidP="00FA3203">
      <w:pPr>
        <w:pStyle w:val="Alg4"/>
        <w:numPr>
          <w:ilvl w:val="0"/>
          <w:numId w:val="437"/>
        </w:numPr>
        <w:spacing w:after="220"/>
        <w:contextualSpacing/>
        <w:rPr>
          <w:ins w:id="12734" w:author="Rev 4 Allen Wirfs-Brock" w:date="2011-10-15T18:18:00Z"/>
          <w:rStyle w:val="bnf"/>
          <w:i w:val="0"/>
        </w:rPr>
      </w:pPr>
      <w:ins w:id="12735" w:author="Rev 4 Allen Wirfs-Brock" w:date="2011-10-15T18:18:00Z">
        <w:r w:rsidRPr="00E77497">
          <w:t xml:space="preserve">Append to </w:t>
        </w:r>
        <w:r w:rsidRPr="00E77497">
          <w:rPr>
            <w:i/>
          </w:rPr>
          <w:t>names</w:t>
        </w:r>
        <w:r w:rsidRPr="00E77497">
          <w:t xml:space="preserve"> the elements of BoundNames of </w:t>
        </w:r>
        <w:r w:rsidRPr="00E77497">
          <w:rPr>
            <w:rStyle w:val="bnf"/>
          </w:rPr>
          <w:t>BindingProperty.</w:t>
        </w:r>
      </w:ins>
    </w:p>
    <w:p w14:paraId="0081EA64" w14:textId="77777777" w:rsidR="005D234B" w:rsidRPr="00E77497" w:rsidRDefault="005D234B" w:rsidP="00FA3203">
      <w:pPr>
        <w:pStyle w:val="Alg4"/>
        <w:numPr>
          <w:ilvl w:val="0"/>
          <w:numId w:val="437"/>
        </w:numPr>
        <w:spacing w:after="220"/>
        <w:contextualSpacing/>
        <w:rPr>
          <w:ins w:id="12736" w:author="Rev 4 Allen Wirfs-Brock" w:date="2011-10-15T18:18:00Z"/>
        </w:rPr>
      </w:pPr>
      <w:ins w:id="12737" w:author="Rev 4 Allen Wirfs-Brock" w:date="2011-10-15T18:18:00Z">
        <w:r w:rsidRPr="00E77497">
          <w:t xml:space="preserve">Return </w:t>
        </w:r>
        <w:r w:rsidRPr="00E77497">
          <w:rPr>
            <w:rStyle w:val="bnf"/>
          </w:rPr>
          <w:t>names</w:t>
        </w:r>
        <w:r w:rsidRPr="00E77497">
          <w:t>.</w:t>
        </w:r>
      </w:ins>
    </w:p>
    <w:p w14:paraId="13099FD3" w14:textId="77777777" w:rsidR="00C35E30" w:rsidRPr="00E77497" w:rsidRDefault="00C35E30" w:rsidP="00C35E30">
      <w:pPr>
        <w:rPr>
          <w:ins w:id="12738" w:author="Rev 4 Allen Wirfs-Brock" w:date="2011-10-15T18:19:00Z"/>
        </w:rPr>
      </w:pPr>
      <w:ins w:id="12739" w:author="Rev 4 Allen Wirfs-Brock" w:date="2011-10-15T18:19: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73451C8B" w14:textId="77777777" w:rsidR="00C35E30" w:rsidRPr="00E77497" w:rsidRDefault="00C35E30" w:rsidP="00FA3203">
      <w:pPr>
        <w:pStyle w:val="Alg4"/>
        <w:numPr>
          <w:ilvl w:val="0"/>
          <w:numId w:val="438"/>
        </w:numPr>
        <w:spacing w:after="220"/>
        <w:contextualSpacing/>
        <w:rPr>
          <w:ins w:id="12740" w:author="Rev 4 Allen Wirfs-Brock" w:date="2011-10-15T18:19:00Z"/>
        </w:rPr>
      </w:pPr>
      <w:ins w:id="12741" w:author="Rev 4 Allen Wirfs-Brock" w:date="2011-10-15T18:19:00Z">
        <w:r w:rsidRPr="00E77497">
          <w:t xml:space="preserve">Return BoundNames of </w:t>
        </w:r>
        <w:r w:rsidRPr="00E77497">
          <w:rPr>
            <w:rStyle w:val="bnf"/>
          </w:rPr>
          <w:t>BindingElement</w:t>
        </w:r>
        <w:r w:rsidRPr="00E77497">
          <w:t>.</w:t>
        </w:r>
      </w:ins>
    </w:p>
    <w:p w14:paraId="3D65035C" w14:textId="77777777" w:rsidR="00343429" w:rsidRPr="00E77497" w:rsidRDefault="00343429" w:rsidP="00343429">
      <w:pPr>
        <w:rPr>
          <w:ins w:id="12742" w:author="Rev 4 Allen Wirfs-Brock" w:date="2011-10-15T18:21:00Z"/>
        </w:rPr>
      </w:pPr>
      <w:ins w:id="12743" w:author="Rev 4 Allen Wirfs-Brock" w:date="2011-10-15T18:21: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673EB038" w14:textId="77777777" w:rsidR="00343429" w:rsidRPr="00E77497" w:rsidRDefault="00343429" w:rsidP="00C47E72">
      <w:pPr>
        <w:pStyle w:val="Alg4"/>
        <w:numPr>
          <w:ilvl w:val="0"/>
          <w:numId w:val="439"/>
        </w:numPr>
        <w:spacing w:after="220"/>
        <w:contextualSpacing/>
        <w:rPr>
          <w:ins w:id="12744" w:author="Rev 4 Allen Wirfs-Brock" w:date="2011-10-15T18:21:00Z"/>
        </w:rPr>
      </w:pPr>
      <w:ins w:id="12745" w:author="Rev 4 Allen Wirfs-Brock" w:date="2011-10-15T18:21: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6AFB3F57" w14:textId="77777777" w:rsidR="00343429" w:rsidRPr="00E77497" w:rsidRDefault="00343429" w:rsidP="00C47E72">
      <w:pPr>
        <w:pStyle w:val="Alg4"/>
        <w:numPr>
          <w:ilvl w:val="0"/>
          <w:numId w:val="439"/>
        </w:numPr>
        <w:spacing w:after="220"/>
        <w:contextualSpacing/>
        <w:rPr>
          <w:ins w:id="12746" w:author="Rev 4 Allen Wirfs-Brock" w:date="2011-10-15T18:21:00Z"/>
          <w:rStyle w:val="bnf"/>
          <w:i w:val="0"/>
        </w:rPr>
      </w:pPr>
      <w:ins w:id="12747" w:author="Rev 4 Allen Wirfs-Brock" w:date="2011-10-15T18:21:00Z">
        <w:r w:rsidRPr="00E77497">
          <w:t xml:space="preserve">Append to </w:t>
        </w:r>
        <w:r w:rsidRPr="00E77497">
          <w:rPr>
            <w:i/>
          </w:rPr>
          <w:t>names</w:t>
        </w:r>
        <w:r w:rsidRPr="00E77497">
          <w:t xml:space="preserve"> the elements of BoundNames of </w:t>
        </w:r>
        <w:r w:rsidRPr="00E77497">
          <w:rPr>
            <w:rStyle w:val="bnf"/>
          </w:rPr>
          <w:t>BindingElement.</w:t>
        </w:r>
      </w:ins>
    </w:p>
    <w:p w14:paraId="43B9D521" w14:textId="77777777" w:rsidR="00343429" w:rsidRPr="00E77497" w:rsidRDefault="00343429" w:rsidP="00C47E72">
      <w:pPr>
        <w:pStyle w:val="Alg4"/>
        <w:numPr>
          <w:ilvl w:val="0"/>
          <w:numId w:val="439"/>
        </w:numPr>
        <w:spacing w:after="220"/>
        <w:contextualSpacing/>
        <w:rPr>
          <w:ins w:id="12748" w:author="Rev 4 Allen Wirfs-Brock" w:date="2011-10-15T18:21:00Z"/>
        </w:rPr>
      </w:pPr>
      <w:ins w:id="12749" w:author="Rev 4 Allen Wirfs-Brock" w:date="2011-10-15T18:21:00Z">
        <w:r w:rsidRPr="00E77497">
          <w:t xml:space="preserve">Return </w:t>
        </w:r>
        <w:r w:rsidRPr="00E77497">
          <w:rPr>
            <w:rStyle w:val="bnf"/>
          </w:rPr>
          <w:t>names</w:t>
        </w:r>
        <w:r w:rsidRPr="00E77497">
          <w:t>.</w:t>
        </w:r>
      </w:ins>
    </w:p>
    <w:p w14:paraId="4B323BD0" w14:textId="77777777" w:rsidR="006E26C7" w:rsidRPr="00E77497" w:rsidRDefault="006E26C7" w:rsidP="006E26C7">
      <w:pPr>
        <w:rPr>
          <w:ins w:id="12750" w:author="Rev 4 Allen Wirfs-Brock" w:date="2011-10-15T18:23:00Z"/>
        </w:rPr>
      </w:pPr>
      <w:ins w:id="12751" w:author="Rev 4 Allen Wirfs-Brock" w:date="2011-10-15T18:23:00Z">
        <w:r w:rsidRPr="00E77497">
          <w:rPr>
            <w:rStyle w:val="bnf"/>
          </w:rPr>
          <w:t xml:space="preserve">BindingProperty </w:t>
        </w:r>
        <w:r w:rsidRPr="00E77497">
          <w:rPr>
            <w:b/>
          </w:rPr>
          <w:t>:</w:t>
        </w:r>
        <w:r w:rsidRPr="00E77497">
          <w:t xml:space="preserve"> </w:t>
        </w:r>
        <w:r w:rsidRPr="00E77497">
          <w:rPr>
            <w:rFonts w:ascii="Times New Roman" w:hAnsi="Times New Roman"/>
            <w:i/>
          </w:rPr>
          <w:t>SingleNameBinding</w:t>
        </w:r>
        <w:r w:rsidRPr="00E77497" w:rsidDel="00B678FE">
          <w:rPr>
            <w:rFonts w:ascii="Times New Roman" w:hAnsi="Times New Roman"/>
            <w:i/>
          </w:rPr>
          <w:t xml:space="preserve"> </w:t>
        </w:r>
      </w:ins>
    </w:p>
    <w:p w14:paraId="612D78D2" w14:textId="77777777" w:rsidR="006E26C7" w:rsidRPr="00E77497" w:rsidRDefault="006E26C7" w:rsidP="00C47E72">
      <w:pPr>
        <w:pStyle w:val="Alg4"/>
        <w:numPr>
          <w:ilvl w:val="0"/>
          <w:numId w:val="440"/>
        </w:numPr>
        <w:spacing w:after="220"/>
        <w:contextualSpacing/>
        <w:rPr>
          <w:ins w:id="12752" w:author="Rev 4 Allen Wirfs-Brock" w:date="2011-10-15T18:23:00Z"/>
        </w:rPr>
      </w:pPr>
      <w:ins w:id="12753" w:author="Rev 4 Allen Wirfs-Brock" w:date="2011-10-15T18:23:00Z">
        <w:r w:rsidRPr="00E77497">
          <w:t xml:space="preserve">Return the BoundNames of </w:t>
        </w:r>
        <w:r w:rsidRPr="00E77497">
          <w:rPr>
            <w:i/>
          </w:rPr>
          <w:t>SingleNameBinding</w:t>
        </w:r>
        <w:r w:rsidRPr="00E77497" w:rsidDel="00B678FE">
          <w:rPr>
            <w:rStyle w:val="bnf"/>
          </w:rPr>
          <w:t xml:space="preserve"> </w:t>
        </w:r>
        <w:r w:rsidRPr="00E77497">
          <w:t>.</w:t>
        </w:r>
      </w:ins>
    </w:p>
    <w:p w14:paraId="2880FD76" w14:textId="77777777" w:rsidR="005E5F0B" w:rsidRPr="00E77497" w:rsidRDefault="005E5F0B" w:rsidP="005E5F0B">
      <w:pPr>
        <w:rPr>
          <w:ins w:id="12754" w:author="Rev 4 Allen Wirfs-Brock" w:date="2011-10-15T18:24:00Z"/>
        </w:rPr>
      </w:pPr>
      <w:ins w:id="12755" w:author="Rev 4 Allen Wirfs-Brock" w:date="2011-10-15T18:24: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7788644A" w14:textId="77777777" w:rsidR="005E5F0B" w:rsidRPr="00E77497" w:rsidRDefault="005E5F0B" w:rsidP="00C47E72">
      <w:pPr>
        <w:pStyle w:val="Alg4"/>
        <w:numPr>
          <w:ilvl w:val="0"/>
          <w:numId w:val="569"/>
        </w:numPr>
        <w:spacing w:after="220"/>
        <w:contextualSpacing/>
        <w:rPr>
          <w:ins w:id="12756" w:author="Rev 4 Allen Wirfs-Brock" w:date="2011-10-15T18:24:00Z"/>
        </w:rPr>
      </w:pPr>
      <w:ins w:id="12757" w:author="Rev 4 Allen Wirfs-Brock" w:date="2011-10-15T18:24:00Z">
        <w:r w:rsidRPr="00E77497">
          <w:t xml:space="preserve">Return the BoundNames of </w:t>
        </w:r>
        <w:r w:rsidRPr="00E77497">
          <w:rPr>
            <w:rStyle w:val="bnf"/>
          </w:rPr>
          <w:t>BindingElement</w:t>
        </w:r>
        <w:r w:rsidRPr="00E77497">
          <w:t>.</w:t>
        </w:r>
      </w:ins>
    </w:p>
    <w:p w14:paraId="467C7593" w14:textId="77777777" w:rsidR="005B3577" w:rsidRPr="00E77497" w:rsidRDefault="005B3577" w:rsidP="005B3577">
      <w:pPr>
        <w:rPr>
          <w:ins w:id="12758" w:author="Rev 4 Allen Wirfs-Brock" w:date="2011-10-15T18:29:00Z"/>
        </w:rPr>
      </w:pPr>
      <w:ins w:id="12759" w:author="Rev 4 Allen Wirfs-Brock" w:date="2011-10-15T18:29: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2FB76AA2" w14:textId="77777777" w:rsidR="005B3577" w:rsidRPr="00E77497" w:rsidRDefault="005B3577" w:rsidP="00C47E72">
      <w:pPr>
        <w:pStyle w:val="Alg4"/>
        <w:numPr>
          <w:ilvl w:val="0"/>
          <w:numId w:val="442"/>
        </w:numPr>
        <w:spacing w:after="220"/>
        <w:contextualSpacing/>
        <w:rPr>
          <w:ins w:id="12760" w:author="Rev 4 Allen Wirfs-Brock" w:date="2011-10-15T18:29:00Z"/>
        </w:rPr>
      </w:pPr>
      <w:ins w:id="12761" w:author="Rev 4 Allen Wirfs-Brock" w:date="2011-10-15T18:29:00Z">
        <w:r w:rsidRPr="00E77497">
          <w:t xml:space="preserve">Return the BoundNames of </w:t>
        </w:r>
        <w:r w:rsidRPr="00E77497">
          <w:rPr>
            <w:rStyle w:val="bnf"/>
          </w:rPr>
          <w:t>BindingIdentifier</w:t>
        </w:r>
        <w:r w:rsidRPr="00E77497">
          <w:t>.</w:t>
        </w:r>
      </w:ins>
    </w:p>
    <w:p w14:paraId="2A82A7B6" w14:textId="77777777" w:rsidR="00243AB9" w:rsidRPr="00E77497" w:rsidRDefault="00243AB9" w:rsidP="00243AB9">
      <w:pPr>
        <w:rPr>
          <w:ins w:id="12762" w:author="Rev 4 Allen Wirfs-Brock" w:date="2011-10-15T18:30:00Z"/>
        </w:rPr>
      </w:pPr>
      <w:ins w:id="12763" w:author="Rev 4 Allen Wirfs-Brock" w:date="2011-10-15T18:30:00Z">
        <w:r w:rsidRPr="00E77497">
          <w:rPr>
            <w:rStyle w:val="bnf"/>
          </w:rPr>
          <w:t xml:space="preserve">BindingElement </w:t>
        </w:r>
        <w:r w:rsidRPr="00E77497">
          <w:rPr>
            <w:b/>
          </w:rPr>
          <w:t>:</w:t>
        </w:r>
        <w:r w:rsidRPr="00E77497">
          <w:t xml:space="preserve"> </w:t>
        </w:r>
        <w:r w:rsidRPr="00E77497">
          <w:rPr>
            <w:rFonts w:ascii="Times New Roman" w:hAnsi="Times New Roman"/>
            <w:i/>
          </w:rPr>
          <w:t>SingleNameBinding</w:t>
        </w:r>
        <w:r w:rsidRPr="00E77497" w:rsidDel="00B678FE">
          <w:rPr>
            <w:rStyle w:val="bnf"/>
          </w:rPr>
          <w:t xml:space="preserve"> </w:t>
        </w:r>
      </w:ins>
    </w:p>
    <w:p w14:paraId="7168C94E" w14:textId="77777777" w:rsidR="00243AB9" w:rsidRPr="00E77497" w:rsidRDefault="00243AB9" w:rsidP="00C47E72">
      <w:pPr>
        <w:pStyle w:val="Alg4"/>
        <w:numPr>
          <w:ilvl w:val="0"/>
          <w:numId w:val="563"/>
        </w:numPr>
        <w:spacing w:after="220"/>
        <w:contextualSpacing/>
        <w:rPr>
          <w:ins w:id="12764" w:author="Rev 4 Allen Wirfs-Brock" w:date="2011-10-15T18:30:00Z"/>
        </w:rPr>
      </w:pPr>
      <w:ins w:id="12765" w:author="Rev 4 Allen Wirfs-Brock" w:date="2011-10-15T18:30:00Z">
        <w:r w:rsidRPr="00E77497">
          <w:t xml:space="preserve">Return the BoundNames of </w:t>
        </w:r>
        <w:r w:rsidRPr="00E77497">
          <w:rPr>
            <w:i/>
          </w:rPr>
          <w:t>SingleNameBinding</w:t>
        </w:r>
        <w:r w:rsidRPr="00E77497" w:rsidDel="00B678FE">
          <w:rPr>
            <w:rStyle w:val="bnf"/>
          </w:rPr>
          <w:t xml:space="preserve"> </w:t>
        </w:r>
        <w:r w:rsidRPr="00E77497">
          <w:t>.</w:t>
        </w:r>
      </w:ins>
    </w:p>
    <w:p w14:paraId="5BFFAD85" w14:textId="77777777" w:rsidR="00010328" w:rsidRPr="00E77497" w:rsidRDefault="00010328" w:rsidP="00010328">
      <w:pPr>
        <w:rPr>
          <w:ins w:id="12766" w:author="Rev 4 Allen Wirfs-Brock" w:date="2011-10-15T18:32:00Z"/>
        </w:rPr>
      </w:pPr>
      <w:ins w:id="12767" w:author="Rev 4 Allen Wirfs-Brock" w:date="2011-10-15T18:32: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7AB0AEA4" w14:textId="77777777" w:rsidR="00010328" w:rsidRPr="00E77497" w:rsidRDefault="00010328" w:rsidP="00C47E72">
      <w:pPr>
        <w:pStyle w:val="Alg4"/>
        <w:numPr>
          <w:ilvl w:val="0"/>
          <w:numId w:val="565"/>
        </w:numPr>
        <w:spacing w:after="220"/>
        <w:contextualSpacing/>
        <w:rPr>
          <w:ins w:id="12768" w:author="Rev 4 Allen Wirfs-Brock" w:date="2011-10-15T18:32:00Z"/>
        </w:rPr>
      </w:pPr>
      <w:ins w:id="12769" w:author="Rev 4 Allen Wirfs-Brock" w:date="2011-10-15T18:32:00Z">
        <w:r w:rsidRPr="00E77497">
          <w:t xml:space="preserve">Return the BoundNames of </w:t>
        </w:r>
        <w:r w:rsidRPr="00E77497">
          <w:rPr>
            <w:rStyle w:val="bnf"/>
          </w:rPr>
          <w:t>BindingPattern</w:t>
        </w:r>
        <w:r w:rsidRPr="00E77497">
          <w:t>.</w:t>
        </w:r>
      </w:ins>
    </w:p>
    <w:p w14:paraId="6728B5EC" w14:textId="77777777" w:rsidR="00686CCA" w:rsidRPr="00E77497" w:rsidRDefault="00686CCA" w:rsidP="00686CCA">
      <w:pPr>
        <w:rPr>
          <w:ins w:id="12770" w:author="Rev 4 Allen Wirfs-Brock" w:date="2011-10-15T18:33:00Z"/>
        </w:rPr>
      </w:pPr>
      <w:ins w:id="12771" w:author="Rev 4 Allen Wirfs-Brock" w:date="2011-10-15T18:33:00Z">
        <w:r w:rsidRPr="00E77497">
          <w:rPr>
            <w:rStyle w:val="bnf"/>
          </w:rPr>
          <w:t xml:space="preserve">BindingRestElement </w:t>
        </w:r>
        <w:r w:rsidRPr="00E77497">
          <w:rPr>
            <w:rFonts w:cs="Arial"/>
            <w:i/>
            <w:vertAlign w:val="subscript"/>
          </w:rPr>
          <w:t xml:space="preserve"> </w:t>
        </w:r>
        <w:r w:rsidRPr="00E77497">
          <w:rPr>
            <w:b/>
          </w:rPr>
          <w:t>:</w:t>
        </w:r>
        <w:r w:rsidRPr="00E77497">
          <w:t xml:space="preserve">  </w:t>
        </w:r>
        <w:r w:rsidRPr="00E77497">
          <w:rPr>
            <w:rFonts w:ascii="Courier New" w:hAnsi="Courier New" w:cs="Courier New"/>
            <w:b/>
          </w:rPr>
          <w:t>...</w:t>
        </w:r>
        <w:r w:rsidRPr="00E77497">
          <w:rPr>
            <w:rStyle w:val="bnf"/>
          </w:rPr>
          <w:t xml:space="preserve">  BindingIdentifier</w:t>
        </w:r>
        <w:r w:rsidRPr="00E77497">
          <w:t xml:space="preserve"> </w:t>
        </w:r>
      </w:ins>
    </w:p>
    <w:p w14:paraId="1FD811C0" w14:textId="77777777" w:rsidR="00686CCA" w:rsidRPr="00E77497" w:rsidRDefault="00686CCA" w:rsidP="00C47E72">
      <w:pPr>
        <w:pStyle w:val="Alg4"/>
        <w:numPr>
          <w:ilvl w:val="0"/>
          <w:numId w:val="561"/>
        </w:numPr>
        <w:spacing w:after="220"/>
        <w:contextualSpacing/>
        <w:rPr>
          <w:ins w:id="12772" w:author="Rev 4 Allen Wirfs-Brock" w:date="2011-10-15T18:33:00Z"/>
        </w:rPr>
      </w:pPr>
      <w:ins w:id="12773" w:author="Rev 4 Allen Wirfs-Brock" w:date="2011-10-15T18:33:00Z">
        <w:r w:rsidRPr="00E77497">
          <w:t xml:space="preserve">Return the BoundNames of </w:t>
        </w:r>
        <w:r w:rsidRPr="00E77497">
          <w:rPr>
            <w:rStyle w:val="bnf"/>
          </w:rPr>
          <w:t>BindingIdentifier</w:t>
        </w:r>
        <w:r w:rsidRPr="00E77497">
          <w:t>.</w:t>
        </w:r>
      </w:ins>
    </w:p>
    <w:p w14:paraId="3F2DC59F" w14:textId="77777777" w:rsidR="009A6454" w:rsidRPr="00E77497" w:rsidRDefault="009A6454" w:rsidP="009A6454">
      <w:pPr>
        <w:rPr>
          <w:ins w:id="12774" w:author="Rev 4 Allen Wirfs-Brock" w:date="2011-11-06T12:56:00Z"/>
          <w:rFonts w:ascii="Helvetica" w:hAnsi="Helvetica"/>
          <w:b/>
        </w:rPr>
      </w:pPr>
      <w:ins w:id="12775" w:author="Rev 4 Allen Wirfs-Brock" w:date="2011-11-06T12:56:00Z">
        <w:r w:rsidRPr="00E77497">
          <w:rPr>
            <w:rFonts w:ascii="Helvetica" w:hAnsi="Helvetica"/>
            <w:b/>
          </w:rPr>
          <w:t xml:space="preserve">Static Semantics:  </w:t>
        </w:r>
        <w:r w:rsidRPr="00E77497">
          <w:rPr>
            <w:rFonts w:ascii="Helvetica" w:hAnsi="Helvetica"/>
            <w:b/>
            <w:lang w:eastAsia="en-US"/>
          </w:rPr>
          <w:t>HasInitialiser</w:t>
        </w:r>
      </w:ins>
    </w:p>
    <w:p w14:paraId="5A033A8E" w14:textId="77777777" w:rsidR="009A6454" w:rsidRPr="00E77497" w:rsidRDefault="009A6454" w:rsidP="009A6454">
      <w:pPr>
        <w:rPr>
          <w:ins w:id="12776" w:author="Rev 4 Allen Wirfs-Brock" w:date="2011-11-06T12:57:00Z"/>
        </w:rPr>
      </w:pPr>
      <w:ins w:id="12777" w:author="Rev 4 Allen Wirfs-Brock" w:date="2011-11-06T12:57:00Z">
        <w:r w:rsidRPr="00E77497">
          <w:rPr>
            <w:rStyle w:val="bnf"/>
          </w:rPr>
          <w:t xml:space="preserve">BindingElement </w:t>
        </w:r>
        <w:r w:rsidRPr="00E77497">
          <w:rPr>
            <w:b/>
          </w:rPr>
          <w:t>:</w:t>
        </w:r>
        <w:r w:rsidRPr="00E77497">
          <w:t xml:space="preserve"> </w:t>
        </w:r>
        <w:r w:rsidRPr="00E77497">
          <w:rPr>
            <w:rFonts w:ascii="Times New Roman" w:hAnsi="Times New Roman"/>
            <w:i/>
          </w:rPr>
          <w:t>SingleNameBinding</w:t>
        </w:r>
        <w:r w:rsidRPr="00E77497" w:rsidDel="00B678FE">
          <w:rPr>
            <w:rStyle w:val="bnf"/>
          </w:rPr>
          <w:t xml:space="preserve"> </w:t>
        </w:r>
      </w:ins>
    </w:p>
    <w:p w14:paraId="48EA329A" w14:textId="77777777" w:rsidR="009A6454" w:rsidRPr="00E77497" w:rsidRDefault="009A6454" w:rsidP="00C47E72">
      <w:pPr>
        <w:pStyle w:val="Alg4"/>
        <w:numPr>
          <w:ilvl w:val="0"/>
          <w:numId w:val="617"/>
        </w:numPr>
        <w:spacing w:after="220"/>
        <w:contextualSpacing/>
        <w:rPr>
          <w:ins w:id="12778" w:author="Rev 4 Allen Wirfs-Brock" w:date="2011-11-06T12:57:00Z"/>
        </w:rPr>
      </w:pPr>
      <w:ins w:id="12779" w:author="Rev 4 Allen Wirfs-Brock" w:date="2011-11-06T12:57:00Z">
        <w:r w:rsidRPr="00E77497">
          <w:t xml:space="preserve">Return </w:t>
        </w:r>
      </w:ins>
      <w:ins w:id="12780" w:author="Rev 4 Allen Wirfs-Brock" w:date="2011-11-06T12:58:00Z">
        <w:r>
          <w:t>HasInitializer</w:t>
        </w:r>
      </w:ins>
      <w:ins w:id="12781" w:author="Rev 4 Allen Wirfs-Brock" w:date="2011-11-06T12:57:00Z">
        <w:r w:rsidRPr="00E77497">
          <w:t xml:space="preserve"> of </w:t>
        </w:r>
        <w:r w:rsidRPr="00E77497">
          <w:rPr>
            <w:i/>
          </w:rPr>
          <w:t>SingleNameBinding</w:t>
        </w:r>
        <w:r w:rsidRPr="00E77497" w:rsidDel="00B678FE">
          <w:rPr>
            <w:rStyle w:val="bnf"/>
          </w:rPr>
          <w:t xml:space="preserve"> </w:t>
        </w:r>
        <w:r w:rsidRPr="00E77497">
          <w:t>.</w:t>
        </w:r>
      </w:ins>
    </w:p>
    <w:p w14:paraId="5BA40FB1" w14:textId="77777777" w:rsidR="009A6454" w:rsidRPr="00E77497" w:rsidRDefault="009A6454" w:rsidP="009A6454">
      <w:pPr>
        <w:rPr>
          <w:ins w:id="12782" w:author="Rev 4 Allen Wirfs-Brock" w:date="2011-11-06T12:59:00Z"/>
        </w:rPr>
      </w:pPr>
      <w:ins w:id="12783" w:author="Rev 4 Allen Wirfs-Brock" w:date="2011-11-06T12:59:00Z">
        <w:r w:rsidRPr="00E77497">
          <w:rPr>
            <w:rStyle w:val="bnf"/>
          </w:rPr>
          <w:t xml:space="preserve">BindingElement </w:t>
        </w:r>
        <w:r w:rsidRPr="00E77497">
          <w:rPr>
            <w:b/>
          </w:rPr>
          <w:t>:</w:t>
        </w:r>
        <w:r w:rsidRPr="00E77497">
          <w:t xml:space="preserve"> </w:t>
        </w:r>
        <w:r w:rsidRPr="00E77497">
          <w:rPr>
            <w:rStyle w:val="bnf"/>
          </w:rPr>
          <w:t xml:space="preserve">BindingPattern </w:t>
        </w:r>
      </w:ins>
    </w:p>
    <w:p w14:paraId="3FFAD9A9" w14:textId="77777777" w:rsidR="009A6454" w:rsidRPr="00E77497" w:rsidRDefault="009A6454" w:rsidP="00C47E72">
      <w:pPr>
        <w:pStyle w:val="Alg4"/>
        <w:numPr>
          <w:ilvl w:val="0"/>
          <w:numId w:val="618"/>
        </w:numPr>
        <w:spacing w:after="220"/>
        <w:contextualSpacing/>
        <w:rPr>
          <w:ins w:id="12784" w:author="Rev 4 Allen Wirfs-Brock" w:date="2011-11-06T12:59:00Z"/>
        </w:rPr>
      </w:pPr>
      <w:ins w:id="12785" w:author="Rev 4 Allen Wirfs-Brock" w:date="2011-11-06T13:00:00Z">
        <w:r w:rsidRPr="00E77497">
          <w:t xml:space="preserve">Return </w:t>
        </w:r>
        <w:r w:rsidRPr="00E77497">
          <w:rPr>
            <w:b/>
          </w:rPr>
          <w:t>false</w:t>
        </w:r>
        <w:r w:rsidRPr="00E77497">
          <w:t>.</w:t>
        </w:r>
      </w:ins>
    </w:p>
    <w:p w14:paraId="157CF280" w14:textId="77777777" w:rsidR="009A6454" w:rsidRPr="00E77497" w:rsidRDefault="009A6454" w:rsidP="009A6454">
      <w:pPr>
        <w:rPr>
          <w:ins w:id="12786" w:author="Rev 4 Allen Wirfs-Brock" w:date="2011-11-06T13:00:00Z"/>
        </w:rPr>
      </w:pPr>
      <w:ins w:id="12787" w:author="Rev 4 Allen Wirfs-Brock" w:date="2011-11-06T13:00: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ins>
    </w:p>
    <w:p w14:paraId="756FE4A0" w14:textId="77777777" w:rsidR="009A6454" w:rsidRPr="00E77497" w:rsidRDefault="009A6454" w:rsidP="00C47E72">
      <w:pPr>
        <w:pStyle w:val="Alg4"/>
        <w:numPr>
          <w:ilvl w:val="0"/>
          <w:numId w:val="428"/>
        </w:numPr>
        <w:spacing w:after="220"/>
        <w:contextualSpacing/>
        <w:rPr>
          <w:ins w:id="12788" w:author="Rev 4 Allen Wirfs-Brock" w:date="2011-11-06T12:56:00Z"/>
        </w:rPr>
      </w:pPr>
      <w:ins w:id="12789" w:author="Rev 4 Allen Wirfs-Brock" w:date="2011-11-06T12:56:00Z">
        <w:r w:rsidRPr="00E77497">
          <w:t xml:space="preserve">Return </w:t>
        </w:r>
      </w:ins>
      <w:ins w:id="12790" w:author="Rev 4 Allen Wirfs-Brock" w:date="2011-11-06T13:00:00Z">
        <w:r>
          <w:rPr>
            <w:b/>
          </w:rPr>
          <w:t>true</w:t>
        </w:r>
      </w:ins>
      <w:ins w:id="12791" w:author="Rev 4 Allen Wirfs-Brock" w:date="2011-11-06T12:56:00Z">
        <w:r w:rsidRPr="00E77497">
          <w:t>.</w:t>
        </w:r>
      </w:ins>
    </w:p>
    <w:p w14:paraId="60A2BCF1" w14:textId="77777777" w:rsidR="009A6454" w:rsidRPr="004418C4" w:rsidRDefault="009A6454" w:rsidP="009A6454">
      <w:pPr>
        <w:contextualSpacing/>
        <w:rPr>
          <w:ins w:id="12792" w:author="Rev 4 Allen Wirfs-Brock" w:date="2011-11-06T13:02:00Z"/>
        </w:rPr>
      </w:pPr>
      <w:ins w:id="12793" w:author="Rev 4 Allen Wirfs-Brock" w:date="2011-11-06T13:02: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ins>
    </w:p>
    <w:p w14:paraId="5E375C44" w14:textId="77777777" w:rsidR="009A6454" w:rsidRPr="00E77497" w:rsidRDefault="009A6454" w:rsidP="00C47E72">
      <w:pPr>
        <w:pStyle w:val="Alg4"/>
        <w:numPr>
          <w:ilvl w:val="0"/>
          <w:numId w:val="429"/>
        </w:numPr>
        <w:spacing w:after="220"/>
        <w:contextualSpacing/>
        <w:rPr>
          <w:ins w:id="12794" w:author="Rev 4 Allen Wirfs-Brock" w:date="2011-11-06T12:56:00Z"/>
        </w:rPr>
      </w:pPr>
      <w:ins w:id="12795" w:author="Rev 4 Allen Wirfs-Brock" w:date="2011-11-06T12:56:00Z">
        <w:r w:rsidRPr="00E77497">
          <w:t xml:space="preserve">Return </w:t>
        </w:r>
      </w:ins>
      <w:ins w:id="12796" w:author="Rev 4 Allen Wirfs-Brock" w:date="2011-11-06T13:03:00Z">
        <w:r>
          <w:rPr>
            <w:b/>
          </w:rPr>
          <w:t>false</w:t>
        </w:r>
      </w:ins>
      <w:ins w:id="12797" w:author="Rev 4 Allen Wirfs-Brock" w:date="2011-11-06T12:56:00Z">
        <w:r w:rsidRPr="00E77497">
          <w:t>.</w:t>
        </w:r>
      </w:ins>
    </w:p>
    <w:p w14:paraId="0CDB7A11" w14:textId="77777777" w:rsidR="009A6454" w:rsidRPr="004418C4" w:rsidRDefault="009A6454" w:rsidP="009A6454">
      <w:pPr>
        <w:contextualSpacing/>
        <w:rPr>
          <w:ins w:id="12798" w:author="Rev 4 Allen Wirfs-Brock" w:date="2011-11-06T13:03:00Z"/>
        </w:rPr>
      </w:pPr>
      <w:ins w:id="12799" w:author="Rev 4 Allen Wirfs-Brock" w:date="2011-11-06T13:03: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ins>
    </w:p>
    <w:p w14:paraId="5AE69E17" w14:textId="77777777" w:rsidR="009A6454" w:rsidRPr="00E77497" w:rsidRDefault="009A6454" w:rsidP="00C47E72">
      <w:pPr>
        <w:pStyle w:val="Alg4"/>
        <w:numPr>
          <w:ilvl w:val="0"/>
          <w:numId w:val="619"/>
        </w:numPr>
        <w:spacing w:after="220"/>
        <w:contextualSpacing/>
        <w:rPr>
          <w:ins w:id="12800" w:author="Rev 4 Allen Wirfs-Brock" w:date="2011-11-06T13:03:00Z"/>
        </w:rPr>
      </w:pPr>
      <w:ins w:id="12801" w:author="Rev 4 Allen Wirfs-Brock" w:date="2011-11-06T13:03:00Z">
        <w:r w:rsidRPr="00E77497">
          <w:t xml:space="preserve">Return </w:t>
        </w:r>
        <w:r w:rsidRPr="00E77497">
          <w:rPr>
            <w:b/>
          </w:rPr>
          <w:t>true</w:t>
        </w:r>
        <w:r w:rsidRPr="00E77497">
          <w:t>.</w:t>
        </w:r>
      </w:ins>
    </w:p>
    <w:p w14:paraId="5C4BAFDF" w14:textId="77777777" w:rsidR="00065F45" w:rsidRPr="00E77497" w:rsidRDefault="00065F45" w:rsidP="00065F45">
      <w:pPr>
        <w:pStyle w:val="40"/>
        <w:numPr>
          <w:ilvl w:val="0"/>
          <w:numId w:val="0"/>
        </w:numPr>
        <w:rPr>
          <w:ins w:id="12802" w:author="Rev 4 Allen Wirfs-Brock" w:date="2011-10-15T17:58:00Z"/>
        </w:rPr>
      </w:pPr>
      <w:commentRangeStart w:id="12803"/>
      <w:ins w:id="12804" w:author="Rev 4 Allen Wirfs-Brock" w:date="2011-10-15T17:58:00Z">
        <w:r w:rsidRPr="00E77497">
          <w:t>Runtime Semantics</w:t>
        </w:r>
      </w:ins>
      <w:commentRangeEnd w:id="12803"/>
      <w:ins w:id="12805" w:author="Rev 4 Allen Wirfs-Brock" w:date="2011-11-07T11:23:00Z">
        <w:r w:rsidR="00C7794D">
          <w:rPr>
            <w:rStyle w:val="af4"/>
            <w:b w:val="0"/>
          </w:rPr>
          <w:commentReference w:id="12803"/>
        </w:r>
      </w:ins>
    </w:p>
    <w:p w14:paraId="5EA6DDD8" w14:textId="77777777" w:rsidR="00715A67" w:rsidRDefault="00715A67" w:rsidP="00715A67">
      <w:pPr>
        <w:keepNext/>
        <w:rPr>
          <w:ins w:id="12806" w:author="Rev 4 Allen Wirfs-Brock" w:date="2011-11-04T17:56:00Z"/>
          <w:rFonts w:ascii="Helvetica" w:hAnsi="Helvetica"/>
          <w:b/>
          <w:spacing w:val="6"/>
        </w:rPr>
      </w:pPr>
      <w:ins w:id="12807" w:author="Rev 4 Allen Wirfs-Brock" w:date="2011-11-04T17:56:00Z">
        <w:r w:rsidRPr="004418C4">
          <w:rPr>
            <w:rFonts w:ascii="Helvetica" w:hAnsi="Helvetica"/>
            <w:b/>
          </w:rPr>
          <w:t xml:space="preserve">Runtime Semantics: </w:t>
        </w:r>
        <w:r w:rsidRPr="004418C4">
          <w:rPr>
            <w:rFonts w:ascii="Helvetica" w:hAnsi="Helvetica"/>
            <w:b/>
            <w:spacing w:val="6"/>
          </w:rPr>
          <w:t xml:space="preserve">Binding </w:t>
        </w:r>
        <w:del w:id="12808" w:author="Rev 6 Allen Wirfs-Brock" w:date="2012-02-27T15:45:00Z">
          <w:r w:rsidRPr="004418C4" w:rsidDel="00A113E2">
            <w:rPr>
              <w:rFonts w:ascii="Helvetica" w:hAnsi="Helvetica"/>
              <w:b/>
              <w:spacing w:val="6"/>
            </w:rPr>
            <w:delText>Initialization</w:delText>
          </w:r>
        </w:del>
      </w:ins>
      <w:ins w:id="12809" w:author="Rev 6 Allen Wirfs-Brock" w:date="2012-02-27T15:45:00Z">
        <w:r w:rsidR="00A113E2">
          <w:rPr>
            <w:rFonts w:ascii="Helvetica" w:hAnsi="Helvetica"/>
            <w:b/>
            <w:spacing w:val="6"/>
          </w:rPr>
          <w:t>Initialisation</w:t>
        </w:r>
      </w:ins>
    </w:p>
    <w:p w14:paraId="42998D85" w14:textId="77777777" w:rsidR="00715A67" w:rsidRPr="004418C4" w:rsidRDefault="00715A67" w:rsidP="00715A67">
      <w:pPr>
        <w:ind w:left="360"/>
        <w:rPr>
          <w:ins w:id="12810" w:author="Rev 4 Allen Wirfs-Brock" w:date="2011-11-04T17:56:00Z"/>
        </w:rPr>
      </w:pPr>
      <w:ins w:id="12811" w:author="Rev 4 Allen Wirfs-Brock" w:date="2011-11-04T17:56: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del w:id="12812" w:author="Rev 6 Allen Wirfs-Brock" w:date="2012-02-27T16:31:00Z">
          <w:r w:rsidRPr="004418C4" w:rsidDel="00767E5E">
            <w:rPr>
              <w:rFonts w:ascii="Times New Roman" w:hAnsi="Times New Roman"/>
              <w:i/>
            </w:rPr>
            <w:delText>enviornment</w:delText>
          </w:r>
        </w:del>
      </w:ins>
      <w:ins w:id="12813" w:author="Rev 6 Allen Wirfs-Brock" w:date="2012-02-27T16:31:00Z">
        <w:r w:rsidR="00767E5E">
          <w:rPr>
            <w:rFonts w:ascii="Times New Roman" w:hAnsi="Times New Roman"/>
            <w:i/>
          </w:rPr>
          <w:t>environment</w:t>
        </w:r>
      </w:ins>
      <w:ins w:id="12814" w:author="Rev 4 Allen Wirfs-Brock" w:date="2011-11-04T17:56:00Z">
        <w:r>
          <w:t>.</w:t>
        </w:r>
      </w:ins>
    </w:p>
    <w:p w14:paraId="17D7104B" w14:textId="77777777" w:rsidR="00715A67" w:rsidRPr="008E00F6" w:rsidRDefault="00715A67" w:rsidP="00715A67">
      <w:pPr>
        <w:rPr>
          <w:ins w:id="12815" w:author="Rev 4 Allen Wirfs-Brock" w:date="2011-11-04T17:56:00Z"/>
          <w:sz w:val="18"/>
        </w:rPr>
      </w:pPr>
      <w:ins w:id="12816" w:author="Rev 4 Allen Wirfs-Brock" w:date="2011-11-04T17:5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2817" w:author="Rev 6 Allen Wirfs-Brock" w:date="2012-02-27T15:48:00Z">
          <w:r w:rsidRPr="008E00F6" w:rsidDel="00A113E2">
            <w:rPr>
              <w:sz w:val="18"/>
            </w:rPr>
            <w:delText>initialization</w:delText>
          </w:r>
        </w:del>
      </w:ins>
      <w:ins w:id="12818" w:author="Rev 6 Allen Wirfs-Brock" w:date="2012-02-27T15:48:00Z">
        <w:r w:rsidR="00A113E2">
          <w:rPr>
            <w:sz w:val="18"/>
          </w:rPr>
          <w:t>initialisation</w:t>
        </w:r>
      </w:ins>
      <w:ins w:id="12819" w:author="Rev 4 Allen Wirfs-Brock" w:date="2011-11-04T17:56:00Z">
        <w:r w:rsidRPr="008E00F6">
          <w:rPr>
            <w:sz w:val="18"/>
          </w:rPr>
          <w:t xml:space="preserve"> value.  This is the </w:t>
        </w:r>
        <w:del w:id="12820" w:author="Rev 7 Allen Wirfs-Brock" w:date="2012-05-04T14:18: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3098D315" w14:textId="77777777" w:rsidR="009F731D" w:rsidRPr="00E77497" w:rsidRDefault="00CD14C4" w:rsidP="00C7794D">
      <w:pPr>
        <w:contextualSpacing/>
        <w:rPr>
          <w:ins w:id="12821" w:author="Rev 4 Allen Wirfs-Brock" w:date="2011-10-15T18:02:00Z"/>
          <w:rStyle w:val="bnf"/>
        </w:rPr>
      </w:pPr>
      <w:ins w:id="12822" w:author="Rev 3 Allen Wirfs-Brock" w:date="2011-09-11T09:49:00Z">
        <w:del w:id="12823" w:author="Rev 4 Allen Wirfs-Brock" w:date="2011-10-15T18:02:00Z">
          <w:r w:rsidRPr="00675B74" w:rsidDel="009F731D">
            <w:delText xml:space="preserve">The production </w:delText>
          </w:r>
        </w:del>
      </w:ins>
      <w:ins w:id="12824" w:author="Rev 3 Allen Wirfs-Brock" w:date="2011-09-11T09:50:00Z">
        <w:r w:rsidRPr="00675B74">
          <w:rPr>
            <w:rStyle w:val="bnf"/>
          </w:rPr>
          <w:t xml:space="preserve">BindingPattern  </w:t>
        </w:r>
        <w:r w:rsidRPr="00E77497">
          <w:rPr>
            <w:b/>
          </w:rPr>
          <w:t>:</w:t>
        </w:r>
        <w:r w:rsidRPr="00E77497">
          <w:t xml:space="preserve"> </w:t>
        </w:r>
        <w:r w:rsidRPr="00E77497">
          <w:rPr>
            <w:rStyle w:val="bnf"/>
          </w:rPr>
          <w:t>ObjectBindingPattern</w:t>
        </w:r>
      </w:ins>
    </w:p>
    <w:p w14:paraId="71E68B31" w14:textId="77777777" w:rsidR="00E77497" w:rsidRPr="004418C4" w:rsidRDefault="00E77497" w:rsidP="00C47E72">
      <w:pPr>
        <w:pStyle w:val="Alg3"/>
        <w:numPr>
          <w:ilvl w:val="0"/>
          <w:numId w:val="540"/>
        </w:numPr>
        <w:contextualSpacing/>
        <w:rPr>
          <w:ins w:id="12825" w:author="Rev 4 Allen Wirfs-Brock" w:date="2011-11-04T19:15:00Z"/>
        </w:rPr>
      </w:pPr>
      <w:ins w:id="12826" w:author="Rev 4 Allen Wirfs-Brock" w:date="2011-11-04T19:15: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3476CA57" w14:textId="77777777" w:rsidR="00E77497" w:rsidRPr="004418C4" w:rsidRDefault="00E77497" w:rsidP="00C47E72">
      <w:pPr>
        <w:pStyle w:val="Alg3"/>
        <w:numPr>
          <w:ilvl w:val="1"/>
          <w:numId w:val="540"/>
        </w:numPr>
        <w:contextualSpacing/>
        <w:rPr>
          <w:ins w:id="12827" w:author="Rev 4 Allen Wirfs-Brock" w:date="2011-11-04T19:15:00Z"/>
        </w:rPr>
      </w:pPr>
      <w:ins w:id="12828" w:author="Rev 4 Allen Wirfs-Brock" w:date="2011-11-04T19:15:00Z">
        <w:r w:rsidRPr="004418C4">
          <w:t xml:space="preserve">Let </w:t>
        </w:r>
        <w:r w:rsidRPr="004418C4">
          <w:rPr>
            <w:i/>
          </w:rPr>
          <w:t>obj</w:t>
        </w:r>
        <w:r w:rsidRPr="004418C4">
          <w:t xml:space="preserve"> be ToObject(</w:t>
        </w:r>
        <w:r w:rsidRPr="004418C4">
          <w:rPr>
            <w:i/>
          </w:rPr>
          <w:t>value</w:t>
        </w:r>
        <w:r w:rsidRPr="004418C4">
          <w:t>).</w:t>
        </w:r>
      </w:ins>
    </w:p>
    <w:p w14:paraId="4C3D490A" w14:textId="77777777" w:rsidR="00E77497" w:rsidRPr="004418C4" w:rsidRDefault="00E77497" w:rsidP="00C47E72">
      <w:pPr>
        <w:pStyle w:val="Alg4"/>
        <w:numPr>
          <w:ilvl w:val="0"/>
          <w:numId w:val="540"/>
        </w:numPr>
        <w:contextualSpacing/>
        <w:rPr>
          <w:ins w:id="12829" w:author="Rev 4 Allen Wirfs-Brock" w:date="2011-11-04T19:15:00Z"/>
        </w:rPr>
      </w:pPr>
      <w:ins w:id="12830" w:author="Rev 4 Allen Wirfs-Brock" w:date="2011-11-04T19:15:00Z">
        <w:r w:rsidRPr="004418C4">
          <w:t xml:space="preserve">Else, let </w:t>
        </w:r>
        <w:r w:rsidRPr="004418C4">
          <w:rPr>
            <w:i/>
          </w:rPr>
          <w:t>obj</w:t>
        </w:r>
        <w:r w:rsidRPr="004418C4">
          <w:t xml:space="preserve"> be </w:t>
        </w:r>
        <w:r w:rsidRPr="004418C4">
          <w:rPr>
            <w:b/>
          </w:rPr>
          <w:t>undefined</w:t>
        </w:r>
        <w:r w:rsidRPr="004418C4">
          <w:t>.</w:t>
        </w:r>
      </w:ins>
    </w:p>
    <w:p w14:paraId="6627F1E0" w14:textId="77777777" w:rsidR="00CD14C4" w:rsidRPr="00E77497" w:rsidDel="00715A67" w:rsidRDefault="00CD14C4" w:rsidP="00C7794D">
      <w:pPr>
        <w:ind w:left="360"/>
        <w:rPr>
          <w:ins w:id="12831" w:author="Rev 3 Allen Wirfs-Brock" w:date="2011-09-11T09:49:00Z"/>
          <w:del w:id="12832" w:author="Rev 4 Allen Wirfs-Brock" w:date="2011-11-04T17:59:00Z"/>
        </w:rPr>
      </w:pPr>
      <w:ins w:id="12833" w:author="Rev 3 Allen Wirfs-Brock" w:date="2011-09-11T09:50:00Z">
        <w:del w:id="12834" w:author="Rev 4 Allen Wirfs-Brock" w:date="2011-10-15T18:03:00Z">
          <w:r w:rsidRPr="00E77497" w:rsidDel="009F731D">
            <w:delText xml:space="preserve"> </w:delText>
          </w:r>
        </w:del>
      </w:ins>
      <w:ins w:id="12835" w:author="Rev 3 Allen Wirfs-Brock" w:date="2011-09-11T09:49:00Z">
        <w:del w:id="12836" w:author="Rev 4 Allen Wirfs-Brock" w:date="2011-10-15T18:03:00Z">
          <w:r w:rsidRPr="00E77497" w:rsidDel="009F731D">
            <w:delText xml:space="preserve">is evaluated </w:delText>
          </w:r>
        </w:del>
        <w:del w:id="12837" w:author="Rev 4 Allen Wirfs-Brock" w:date="2011-11-04T17:59:00Z">
          <w:r w:rsidRPr="00E77497" w:rsidDel="00715A67">
            <w:delText xml:space="preserve">with parameters </w:delText>
          </w:r>
        </w:del>
      </w:ins>
      <w:ins w:id="12838" w:author="Rev 3 Allen Wirfs-Brock" w:date="2011-09-11T09:50:00Z">
        <w:del w:id="12839" w:author="Rev 4 Allen Wirfs-Brock" w:date="2011-11-04T17:59:00Z">
          <w:r w:rsidRPr="00E77497" w:rsidDel="00715A67">
            <w:rPr>
              <w:rFonts w:ascii="Times New Roman" w:eastAsia="Times New Roman" w:hAnsi="Times New Roman"/>
              <w:i/>
              <w:spacing w:val="6"/>
              <w:lang w:eastAsia="en-US"/>
            </w:rPr>
            <w:delText>value</w:delText>
          </w:r>
        </w:del>
      </w:ins>
      <w:ins w:id="12840" w:author="Rev 3 Allen Wirfs-Brock" w:date="2011-09-11T09:49:00Z">
        <w:del w:id="12841" w:author="Rev 4 Allen Wirfs-Brock" w:date="2011-11-04T17:59:00Z">
          <w:r w:rsidRPr="00E77497" w:rsidDel="00715A67">
            <w:delText xml:space="preserve"> and </w:delText>
          </w:r>
        </w:del>
      </w:ins>
      <w:ins w:id="12842" w:author="Rev 3 Allen Wirfs-Brock" w:date="2011-09-11T09:50:00Z">
        <w:del w:id="12843" w:author="Rev 4 Allen Wirfs-Brock" w:date="2011-11-04T17:59:00Z">
          <w:r w:rsidRPr="00E77497" w:rsidDel="00715A67">
            <w:rPr>
              <w:rFonts w:ascii="Times New Roman" w:eastAsia="Times New Roman" w:hAnsi="Times New Roman"/>
              <w:i/>
              <w:spacing w:val="6"/>
              <w:lang w:eastAsia="en-US"/>
            </w:rPr>
            <w:delText>env</w:delText>
          </w:r>
        </w:del>
      </w:ins>
      <w:ins w:id="12844" w:author="Rev 3 Allen Wirfs-Brock" w:date="2011-09-11T09:49:00Z">
        <w:del w:id="12845" w:author="Rev 4 Allen Wirfs-Brock" w:date="2011-11-04T17:59:00Z">
          <w:r w:rsidRPr="00E77497" w:rsidDel="00715A67">
            <w:delText xml:space="preserve"> </w:delText>
          </w:r>
        </w:del>
        <w:del w:id="12846" w:author="Rev 4 Allen Wirfs-Brock" w:date="2011-10-15T18:03:00Z">
          <w:r w:rsidRPr="00E77497" w:rsidDel="009F731D">
            <w:delText>as follows:</w:delText>
          </w:r>
        </w:del>
      </w:ins>
    </w:p>
    <w:p w14:paraId="25771823" w14:textId="77777777" w:rsidR="00CD14C4" w:rsidRPr="00E77497" w:rsidRDefault="000269C8" w:rsidP="00C47E72">
      <w:pPr>
        <w:pStyle w:val="Alg2"/>
        <w:numPr>
          <w:ilvl w:val="0"/>
          <w:numId w:val="540"/>
        </w:numPr>
        <w:spacing w:after="220"/>
        <w:rPr>
          <w:ins w:id="12847" w:author="Rev 3 Allen Wirfs-Brock" w:date="2011-09-11T09:49:00Z"/>
        </w:rPr>
      </w:pPr>
      <w:ins w:id="12848" w:author="Rev 3 Allen Wirfs-Brock" w:date="2011-09-11T09:54:00Z">
        <w:del w:id="12849" w:author="Rev 4 Allen Wirfs-Brock" w:date="2011-11-04T18:02:00Z">
          <w:r w:rsidRPr="00E77497" w:rsidDel="009E1969">
            <w:delText>E</w:delText>
          </w:r>
        </w:del>
      </w:ins>
      <w:ins w:id="12850" w:author="Rev 3 Allen Wirfs-Brock" w:date="2011-09-11T09:50:00Z">
        <w:del w:id="12851" w:author="Rev 4 Allen Wirfs-Brock" w:date="2011-11-04T18:02:00Z">
          <w:r w:rsidR="00CD14C4" w:rsidRPr="00E77497" w:rsidDel="009E1969">
            <w:delText>valuat</w:delText>
          </w:r>
        </w:del>
      </w:ins>
      <w:ins w:id="12852" w:author="Rev 3 Allen Wirfs-Brock" w:date="2011-09-11T09:54:00Z">
        <w:del w:id="12853" w:author="Rev 4 Allen Wirfs-Brock" w:date="2011-11-04T18:02:00Z">
          <w:r w:rsidRPr="00E77497" w:rsidDel="009E1969">
            <w:delText>e</w:delText>
          </w:r>
        </w:del>
      </w:ins>
      <w:ins w:id="12854" w:author="Rev 6 Allen Wirfs-Brock" w:date="2012-02-18T10:59:00Z">
        <w:r w:rsidR="00481DAC" w:rsidRPr="00481DAC">
          <w:t xml:space="preserve"> </w:t>
        </w:r>
        <w:r w:rsidR="00481DAC">
          <w:t>Return the result of p</w:t>
        </w:r>
        <w:r w:rsidR="00481DAC" w:rsidRPr="004418C4">
          <w:t>erform</w:t>
        </w:r>
        <w:r w:rsidR="00481DAC">
          <w:t>ing</w:t>
        </w:r>
        <w:r w:rsidR="00481DAC" w:rsidRPr="004418C4">
          <w:t xml:space="preserve"> </w:t>
        </w:r>
      </w:ins>
      <w:ins w:id="12855" w:author="Rev 4 Allen Wirfs-Brock" w:date="2011-11-04T18:02:00Z">
        <w:del w:id="12856" w:author="Rev 6 Allen Wirfs-Brock" w:date="2012-02-18T10:59:00Z">
          <w:r w:rsidR="009E1969" w:rsidDel="00481DAC">
            <w:delText xml:space="preserve">Perform </w:delText>
          </w:r>
        </w:del>
        <w:r w:rsidR="009E1969">
          <w:t xml:space="preserve">Binding </w:t>
        </w:r>
        <w:del w:id="12857" w:author="Rev 6 Allen Wirfs-Brock" w:date="2012-02-27T15:45:00Z">
          <w:r w:rsidR="009E1969" w:rsidDel="00A113E2">
            <w:delText>Initialization</w:delText>
          </w:r>
        </w:del>
      </w:ins>
      <w:ins w:id="12858" w:author="Rev 6 Allen Wirfs-Brock" w:date="2012-02-27T15:45:00Z">
        <w:r w:rsidR="00A113E2">
          <w:t>Initialisation</w:t>
        </w:r>
      </w:ins>
      <w:ins w:id="12859" w:author="Rev 4 Allen Wirfs-Brock" w:date="2011-11-04T18:02:00Z">
        <w:r w:rsidR="009E1969">
          <w:t xml:space="preserve"> for</w:t>
        </w:r>
      </w:ins>
      <w:ins w:id="12860" w:author="Rev 3 Allen Wirfs-Brock" w:date="2011-09-11T09:49:00Z">
        <w:r w:rsidR="00CD14C4" w:rsidRPr="00675B74">
          <w:t xml:space="preserve"> </w:t>
        </w:r>
      </w:ins>
      <w:ins w:id="12861" w:author="Rev 3 Allen Wirfs-Brock" w:date="2011-09-11T09:51:00Z">
        <w:r w:rsidR="00CD14C4" w:rsidRPr="00675B74">
          <w:rPr>
            <w:rStyle w:val="bnf"/>
          </w:rPr>
          <w:t>ObjectBindingPattern</w:t>
        </w:r>
        <w:r w:rsidR="00CD14C4" w:rsidRPr="00E77497">
          <w:t xml:space="preserve"> </w:t>
        </w:r>
      </w:ins>
      <w:ins w:id="12862" w:author="Rev 3 Allen Wirfs-Brock" w:date="2011-09-11T09:49:00Z">
        <w:r w:rsidR="00CD14C4" w:rsidRPr="00E77497">
          <w:t xml:space="preserve">using </w:t>
        </w:r>
      </w:ins>
      <w:ins w:id="12863" w:author="Rev 3 Allen Wirfs-Brock" w:date="2011-09-11T09:51:00Z">
        <w:del w:id="12864" w:author="Rev 4 Allen Wirfs-Brock" w:date="2011-11-04T19:15:00Z">
          <w:r w:rsidR="00CD14C4" w:rsidRPr="00E77497" w:rsidDel="00E77497">
            <w:rPr>
              <w:i/>
            </w:rPr>
            <w:delText>value</w:delText>
          </w:r>
        </w:del>
      </w:ins>
      <w:ins w:id="12865" w:author="Rev 3 Allen Wirfs-Brock" w:date="2011-09-11T09:49:00Z">
        <w:del w:id="12866" w:author="Rev 4 Allen Wirfs-Brock" w:date="2011-11-04T19:15:00Z">
          <w:r w:rsidR="00CD14C4" w:rsidRPr="00E77497" w:rsidDel="00E77497">
            <w:delText xml:space="preserve"> as the </w:delText>
          </w:r>
        </w:del>
        <w:r w:rsidR="00CD14C4" w:rsidRPr="00E77497">
          <w:rPr>
            <w:rStyle w:val="bnf"/>
          </w:rPr>
          <w:t>obj</w:t>
        </w:r>
        <w:r w:rsidR="00CD14C4" w:rsidRPr="00E77497">
          <w:rPr>
            <w:i/>
          </w:rPr>
          <w:t xml:space="preserve"> </w:t>
        </w:r>
        <w:del w:id="12867" w:author="Rev 4 Allen Wirfs-Brock" w:date="2011-11-04T19:15:00Z">
          <w:r w:rsidR="00CD14C4" w:rsidRPr="00E77497" w:rsidDel="00E77497">
            <w:delText xml:space="preserve">parameter </w:delText>
          </w:r>
        </w:del>
        <w:r w:rsidR="00CD14C4" w:rsidRPr="00E77497">
          <w:t xml:space="preserve">and </w:t>
        </w:r>
        <w:del w:id="12868" w:author="Rev 4 Allen Wirfs-Brock" w:date="2011-11-04T19:15:00Z">
          <w:r w:rsidR="00CD14C4" w:rsidRPr="00E77497" w:rsidDel="00E77497">
            <w:rPr>
              <w:i/>
            </w:rPr>
            <w:delText>env</w:delText>
          </w:r>
          <w:r w:rsidR="00CD14C4" w:rsidRPr="00E77497" w:rsidDel="00E77497">
            <w:delText xml:space="preserve"> as the </w:delText>
          </w:r>
        </w:del>
        <w:r w:rsidR="00CD14C4" w:rsidRPr="00E77497">
          <w:rPr>
            <w:i/>
          </w:rPr>
          <w:t>environment</w:t>
        </w:r>
        <w:r w:rsidR="00CD14C4" w:rsidRPr="00E77497">
          <w:t xml:space="preserve"> </w:t>
        </w:r>
        <w:del w:id="12869" w:author="Rev 4 Allen Wirfs-Brock" w:date="2011-11-04T19:15:00Z">
          <w:r w:rsidR="00CD14C4" w:rsidRPr="00E77497" w:rsidDel="00E77497">
            <w:delText>parameter</w:delText>
          </w:r>
        </w:del>
      </w:ins>
      <w:ins w:id="12870" w:author="Rev 4 Allen Wirfs-Brock" w:date="2011-11-04T19:15:00Z">
        <w:r w:rsidR="00E77497">
          <w:t>as arguments</w:t>
        </w:r>
      </w:ins>
      <w:ins w:id="12871" w:author="Rev 3 Allen Wirfs-Brock" w:date="2011-09-11T09:49:00Z">
        <w:r w:rsidR="00CD14C4" w:rsidRPr="00E77497">
          <w:t>.</w:t>
        </w:r>
      </w:ins>
    </w:p>
    <w:p w14:paraId="64E5B08F" w14:textId="77777777" w:rsidR="00C8445E" w:rsidRPr="00E77497" w:rsidDel="003E2351" w:rsidRDefault="00C8445E" w:rsidP="00C7794D">
      <w:pPr>
        <w:contextualSpacing/>
        <w:rPr>
          <w:ins w:id="12872" w:author="Allen Wirfs-Brock" w:date="2011-07-11T14:49:00Z"/>
          <w:del w:id="12873" w:author="Rev 4 Allen Wirfs-Brock" w:date="2011-10-15T17:56:00Z"/>
        </w:rPr>
      </w:pPr>
      <w:ins w:id="12874" w:author="Allen Wirfs-Brock" w:date="2011-07-11T14:49:00Z">
        <w:del w:id="12875"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 xml:space="preserve">BindingPattern  </w:delText>
          </w:r>
          <w:r w:rsidRPr="00E77497" w:rsidDel="003E2351">
            <w:rPr>
              <w:b/>
            </w:rPr>
            <w:delText>:</w:delText>
          </w:r>
          <w:r w:rsidRPr="00E77497" w:rsidDel="003E2351">
            <w:delText xml:space="preserve"> </w:delText>
          </w:r>
          <w:r w:rsidRPr="00E77497" w:rsidDel="003E2351">
            <w:rPr>
              <w:rStyle w:val="bnf"/>
            </w:rPr>
            <w:delText>ArrayBindingPattern</w:delText>
          </w:r>
          <w:r w:rsidRPr="00E77497" w:rsidDel="003E2351">
            <w:delText xml:space="preserve"> is determined as follows:</w:delText>
          </w:r>
        </w:del>
      </w:ins>
    </w:p>
    <w:p w14:paraId="5AB3407B" w14:textId="77777777" w:rsidR="00C8445E" w:rsidRPr="00E77497" w:rsidDel="003E2351" w:rsidRDefault="00C8445E" w:rsidP="006361CF">
      <w:pPr>
        <w:pStyle w:val="Alg4"/>
        <w:numPr>
          <w:ilvl w:val="0"/>
          <w:numId w:val="430"/>
        </w:numPr>
        <w:spacing w:after="220"/>
        <w:contextualSpacing/>
        <w:rPr>
          <w:ins w:id="12876" w:author="Allen Wirfs-Brock" w:date="2011-07-11T14:49:00Z"/>
          <w:del w:id="12877" w:author="Rev 4 Allen Wirfs-Brock" w:date="2011-10-15T17:56:00Z"/>
        </w:rPr>
        <w:pPrChange w:id="12878" w:author="Rev 4 Allen Wirfs-Brock" w:date="2011-11-07T12:16:00Z">
          <w:pPr>
            <w:pStyle w:val="Alg4"/>
            <w:numPr>
              <w:numId w:val="453"/>
            </w:numPr>
            <w:tabs>
              <w:tab w:val="num" w:pos="360"/>
            </w:tabs>
            <w:spacing w:after="220"/>
            <w:ind w:left="360" w:hanging="360"/>
            <w:contextualSpacing/>
          </w:pPr>
        </w:pPrChange>
      </w:pPr>
      <w:ins w:id="12879" w:author="Allen Wirfs-Brock" w:date="2011-07-11T14:49:00Z">
        <w:del w:id="12880" w:author="Rev 4 Allen Wirfs-Brock" w:date="2011-10-15T17:56:00Z">
          <w:r w:rsidRPr="00E77497" w:rsidDel="003E2351">
            <w:delText xml:space="preserve">Return BoundNames of </w:delText>
          </w:r>
          <w:r w:rsidRPr="00E77497" w:rsidDel="003E2351">
            <w:rPr>
              <w:rStyle w:val="bnf"/>
            </w:rPr>
            <w:delText>ArrayBindingPattern</w:delText>
          </w:r>
          <w:r w:rsidRPr="00E77497" w:rsidDel="003E2351">
            <w:delText>.</w:delText>
          </w:r>
        </w:del>
      </w:ins>
    </w:p>
    <w:p w14:paraId="29BD830E" w14:textId="77777777" w:rsidR="00135B3A" w:rsidRPr="00E77497" w:rsidRDefault="000269C8" w:rsidP="00C7794D">
      <w:pPr>
        <w:contextualSpacing/>
        <w:rPr>
          <w:ins w:id="12881" w:author="Rev 4 Allen Wirfs-Brock" w:date="2011-10-15T18:07:00Z"/>
        </w:rPr>
      </w:pPr>
      <w:ins w:id="12882" w:author="Rev 3 Allen Wirfs-Brock" w:date="2011-09-11T09:52:00Z">
        <w:del w:id="12883" w:author="Rev 4 Allen Wirfs-Brock" w:date="2011-10-15T18:06:00Z">
          <w:r w:rsidRPr="00E77497" w:rsidDel="00135B3A">
            <w:delText xml:space="preserve">The production </w:delText>
          </w:r>
        </w:del>
        <w:r w:rsidRPr="00E77497">
          <w:rPr>
            <w:rStyle w:val="bnf"/>
          </w:rPr>
          <w:t xml:space="preserve">BindingPattern  </w:t>
        </w:r>
        <w:r w:rsidRPr="00E77497">
          <w:rPr>
            <w:b/>
          </w:rPr>
          <w:t>:</w:t>
        </w:r>
        <w:r w:rsidRPr="00E77497">
          <w:t xml:space="preserve"> </w:t>
        </w:r>
      </w:ins>
      <w:ins w:id="12884" w:author="Rev 3 Allen Wirfs-Brock" w:date="2011-09-11T09:53:00Z">
        <w:r w:rsidRPr="00E77497">
          <w:rPr>
            <w:rStyle w:val="bnf"/>
          </w:rPr>
          <w:t>ArrayBindingPattern</w:t>
        </w:r>
      </w:ins>
      <w:ins w:id="12885" w:author="Rev 3 Allen Wirfs-Brock" w:date="2011-09-11T09:52:00Z">
        <w:r w:rsidRPr="00E77497">
          <w:t xml:space="preserve"> </w:t>
        </w:r>
      </w:ins>
    </w:p>
    <w:p w14:paraId="665977CA" w14:textId="77777777" w:rsidR="00E77497" w:rsidRPr="004418C4" w:rsidRDefault="00E77497" w:rsidP="00C47E72">
      <w:pPr>
        <w:pStyle w:val="Alg3"/>
        <w:numPr>
          <w:ilvl w:val="0"/>
          <w:numId w:val="541"/>
        </w:numPr>
        <w:contextualSpacing/>
        <w:rPr>
          <w:ins w:id="12886" w:author="Rev 4 Allen Wirfs-Brock" w:date="2011-11-04T19:16:00Z"/>
        </w:rPr>
      </w:pPr>
      <w:ins w:id="12887" w:author="Rev 4 Allen Wirfs-Brock" w:date="2011-11-04T19:16: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11557A12" w14:textId="77777777" w:rsidR="00CB5F32" w:rsidRPr="004418C4" w:rsidRDefault="00CB5F32" w:rsidP="00C47E72">
      <w:pPr>
        <w:pStyle w:val="Alg3"/>
        <w:numPr>
          <w:ilvl w:val="1"/>
          <w:numId w:val="541"/>
        </w:numPr>
        <w:contextualSpacing/>
        <w:rPr>
          <w:ins w:id="12888" w:author="Rev 4 Allen Wirfs-Brock" w:date="2011-11-05T08:51:00Z"/>
        </w:rPr>
      </w:pPr>
      <w:ins w:id="12889" w:author="Rev 4 Allen Wirfs-Brock" w:date="2011-11-05T08:51:00Z">
        <w:r w:rsidRPr="004418C4">
          <w:t xml:space="preserve">Let </w:t>
        </w:r>
        <w:r>
          <w:rPr>
            <w:i/>
          </w:rPr>
          <w:t>array</w:t>
        </w:r>
        <w:r w:rsidRPr="004418C4">
          <w:t xml:space="preserve"> be ToObject(</w:t>
        </w:r>
        <w:r w:rsidRPr="004418C4">
          <w:rPr>
            <w:i/>
          </w:rPr>
          <w:t>value</w:t>
        </w:r>
        <w:r w:rsidRPr="004418C4">
          <w:t>).</w:t>
        </w:r>
      </w:ins>
    </w:p>
    <w:p w14:paraId="1738B76B" w14:textId="77777777" w:rsidR="00132AAE" w:rsidDel="00B840BD" w:rsidRDefault="00132AAE" w:rsidP="00C47E72">
      <w:pPr>
        <w:pStyle w:val="Alg3"/>
        <w:numPr>
          <w:ilvl w:val="1"/>
          <w:numId w:val="541"/>
        </w:numPr>
        <w:contextualSpacing/>
        <w:rPr>
          <w:ins w:id="12890" w:author="Rev 4 Allen Wirfs-Brock" w:date="2011-11-05T08:45:00Z"/>
          <w:del w:id="12891" w:author="Rev 5 Allen Wirfs-Brock" w:date="2012-01-04T11:43:00Z"/>
        </w:rPr>
      </w:pPr>
      <w:ins w:id="12892" w:author="Rev 4 Allen Wirfs-Brock" w:date="2011-11-05T08:45:00Z">
        <w:del w:id="12893" w:author="Rev 5 Allen Wirfs-Brock" w:date="2012-01-04T11:43:00Z">
          <w:r w:rsidDel="00B840BD">
            <w:delText xml:space="preserve">Let </w:delText>
          </w:r>
        </w:del>
      </w:ins>
      <w:ins w:id="12894" w:author="Rev 4 Allen Wirfs-Brock" w:date="2011-11-05T08:49:00Z">
        <w:del w:id="12895" w:author="Rev 5 Allen Wirfs-Brock" w:date="2012-01-04T11:43:00Z">
          <w:r w:rsidRPr="00C7794D" w:rsidDel="00B840BD">
            <w:rPr>
              <w:i/>
            </w:rPr>
            <w:delText>lenValue</w:delText>
          </w:r>
        </w:del>
      </w:ins>
      <w:ins w:id="12896" w:author="Rev 4 Allen Wirfs-Brock" w:date="2011-11-05T08:45:00Z">
        <w:del w:id="12897" w:author="Rev 5 Allen Wirfs-Brock" w:date="2012-01-04T11:43:00Z">
          <w:r w:rsidDel="00B840BD">
            <w:delText xml:space="preserve"> be the result of calling the [[Get]] internal method of </w:delText>
          </w:r>
          <w:r w:rsidRPr="00C7794D" w:rsidDel="00B840BD">
            <w:rPr>
              <w:i/>
            </w:rPr>
            <w:delText>array</w:delText>
          </w:r>
          <w:r w:rsidDel="00B840BD">
            <w:delText xml:space="preserve"> with argument </w:delText>
          </w:r>
        </w:del>
      </w:ins>
      <w:ins w:id="12898" w:author="Rev 4 Allen Wirfs-Brock" w:date="2011-11-05T08:49:00Z">
        <w:del w:id="12899" w:author="Rev 5 Allen Wirfs-Brock" w:date="2012-01-04T11:43:00Z">
          <w:r w:rsidDel="00B840BD">
            <w:rPr>
              <w:rFonts w:ascii="Courier New" w:hAnsi="Courier New" w:cs="Courier New"/>
            </w:rPr>
            <w:delText>"</w:delText>
          </w:r>
        </w:del>
      </w:ins>
      <w:ins w:id="12900" w:author="Rev 4 Allen Wirfs-Brock" w:date="2011-11-05T08:48:00Z">
        <w:del w:id="12901" w:author="Rev 5 Allen Wirfs-Brock" w:date="2012-01-04T11:43:00Z">
          <w:r w:rsidRPr="00C7794D" w:rsidDel="00B840BD">
            <w:rPr>
              <w:rFonts w:ascii="Courier New" w:hAnsi="Courier New" w:cs="Courier New"/>
            </w:rPr>
            <w:delText>length</w:delText>
          </w:r>
        </w:del>
      </w:ins>
      <w:ins w:id="12902" w:author="Rev 4 Allen Wirfs-Brock" w:date="2011-11-05T08:49:00Z">
        <w:del w:id="12903" w:author="Rev 5 Allen Wirfs-Brock" w:date="2012-01-04T11:43:00Z">
          <w:r w:rsidDel="00B840BD">
            <w:rPr>
              <w:rFonts w:ascii="Courier New" w:hAnsi="Courier New" w:cs="Courier New"/>
            </w:rPr>
            <w:delText>"</w:delText>
          </w:r>
        </w:del>
      </w:ins>
      <w:ins w:id="12904" w:author="Rev 4 Allen Wirfs-Brock" w:date="2011-11-05T08:48:00Z">
        <w:del w:id="12905" w:author="Rev 5 Allen Wirfs-Brock" w:date="2012-01-04T11:43:00Z">
          <w:r w:rsidDel="00B840BD">
            <w:delText>.</w:delText>
          </w:r>
        </w:del>
      </w:ins>
    </w:p>
    <w:p w14:paraId="75E14428" w14:textId="77777777" w:rsidR="00132AAE" w:rsidDel="00B840BD" w:rsidRDefault="00132AAE" w:rsidP="00C47E72">
      <w:pPr>
        <w:pStyle w:val="Alg3"/>
        <w:numPr>
          <w:ilvl w:val="1"/>
          <w:numId w:val="541"/>
        </w:numPr>
        <w:contextualSpacing/>
        <w:rPr>
          <w:ins w:id="12906" w:author="Rev 4 Allen Wirfs-Brock" w:date="2011-11-05T08:50:00Z"/>
          <w:del w:id="12907" w:author="Rev 5 Allen Wirfs-Brock" w:date="2012-01-04T11:43:00Z"/>
        </w:rPr>
      </w:pPr>
      <w:ins w:id="12908" w:author="Rev 4 Allen Wirfs-Brock" w:date="2011-11-05T08:50:00Z">
        <w:del w:id="12909" w:author="Rev 5 Allen Wirfs-Brock" w:date="2012-01-04T11:43:00Z">
          <w:r w:rsidDel="00B840BD">
            <w:delText xml:space="preserve">Let </w:delText>
          </w:r>
          <w:r w:rsidRPr="00C7794D" w:rsidDel="00B840BD">
            <w:rPr>
              <w:i/>
            </w:rPr>
            <w:delText>arrayLength</w:delText>
          </w:r>
          <w:r w:rsidDel="00B840BD">
            <w:delText xml:space="preserve"> be To</w:delText>
          </w:r>
          <w:r w:rsidR="00CB5F32" w:rsidDel="00B840BD">
            <w:delText>Uint32(</w:delText>
          </w:r>
          <w:r w:rsidR="00CB5F32" w:rsidRPr="00C7794D" w:rsidDel="00B840BD">
            <w:rPr>
              <w:i/>
            </w:rPr>
            <w:delText>lenValue</w:delText>
          </w:r>
          <w:r w:rsidR="00CB5F32" w:rsidDel="00B840BD">
            <w:delText>).</w:delText>
          </w:r>
        </w:del>
      </w:ins>
    </w:p>
    <w:p w14:paraId="5E00ACE3" w14:textId="77777777" w:rsidR="00CB5F32" w:rsidRDefault="00E77497" w:rsidP="00C47E72">
      <w:pPr>
        <w:pStyle w:val="Alg4"/>
        <w:numPr>
          <w:ilvl w:val="0"/>
          <w:numId w:val="541"/>
        </w:numPr>
        <w:contextualSpacing/>
        <w:rPr>
          <w:ins w:id="12910" w:author="Rev 4 Allen Wirfs-Brock" w:date="2011-11-05T08:51:00Z"/>
        </w:rPr>
      </w:pPr>
      <w:ins w:id="12911" w:author="Rev 4 Allen Wirfs-Brock" w:date="2011-11-04T19:16:00Z">
        <w:r w:rsidRPr="004418C4">
          <w:t>Else,</w:t>
        </w:r>
      </w:ins>
    </w:p>
    <w:p w14:paraId="5AF57221" w14:textId="77777777" w:rsidR="00CB5F32" w:rsidRPr="004418C4" w:rsidRDefault="00CB5F32" w:rsidP="00C47E72">
      <w:pPr>
        <w:pStyle w:val="Alg4"/>
        <w:numPr>
          <w:ilvl w:val="1"/>
          <w:numId w:val="541"/>
        </w:numPr>
        <w:contextualSpacing/>
        <w:rPr>
          <w:ins w:id="12912" w:author="Rev 4 Allen Wirfs-Brock" w:date="2011-11-05T08:52:00Z"/>
        </w:rPr>
      </w:pPr>
      <w:ins w:id="12913" w:author="Rev 4 Allen Wirfs-Brock" w:date="2011-11-05T08:52:00Z">
        <w:r>
          <w:t>L</w:t>
        </w:r>
        <w:r w:rsidRPr="004418C4">
          <w:t xml:space="preserve">et </w:t>
        </w:r>
        <w:r>
          <w:rPr>
            <w:i/>
          </w:rPr>
          <w:t>array</w:t>
        </w:r>
        <w:r w:rsidRPr="004418C4">
          <w:t xml:space="preserve"> be </w:t>
        </w:r>
        <w:r w:rsidRPr="004418C4">
          <w:rPr>
            <w:b/>
          </w:rPr>
          <w:t>undefined</w:t>
        </w:r>
        <w:r w:rsidRPr="004418C4">
          <w:t>.</w:t>
        </w:r>
      </w:ins>
    </w:p>
    <w:p w14:paraId="15284AE3" w14:textId="77777777" w:rsidR="00CB5F32" w:rsidDel="00B840BD" w:rsidRDefault="00CB5F32" w:rsidP="00C47E72">
      <w:pPr>
        <w:pStyle w:val="Alg3"/>
        <w:numPr>
          <w:ilvl w:val="1"/>
          <w:numId w:val="541"/>
        </w:numPr>
        <w:contextualSpacing/>
        <w:rPr>
          <w:ins w:id="12914" w:author="Rev 4 Allen Wirfs-Brock" w:date="2011-11-05T08:52:00Z"/>
          <w:del w:id="12915" w:author="Rev 5 Allen Wirfs-Brock" w:date="2012-01-04T11:43:00Z"/>
        </w:rPr>
      </w:pPr>
      <w:ins w:id="12916" w:author="Rev 4 Allen Wirfs-Brock" w:date="2011-11-05T08:52:00Z">
        <w:del w:id="12917" w:author="Rev 5 Allen Wirfs-Brock" w:date="2012-01-04T11:43:00Z">
          <w:r w:rsidDel="00B840BD">
            <w:delText xml:space="preserve">Let </w:delText>
          </w:r>
          <w:r w:rsidRPr="004418C4" w:rsidDel="00B840BD">
            <w:rPr>
              <w:i/>
            </w:rPr>
            <w:delText>arrayLength</w:delText>
          </w:r>
          <w:r w:rsidDel="00B840BD">
            <w:delText xml:space="preserve"> be 0.</w:delText>
          </w:r>
        </w:del>
      </w:ins>
    </w:p>
    <w:p w14:paraId="45CD9359" w14:textId="77777777" w:rsidR="000269C8" w:rsidRPr="00E77497" w:rsidDel="00715A67" w:rsidRDefault="000269C8" w:rsidP="00C7794D">
      <w:pPr>
        <w:ind w:left="360"/>
        <w:rPr>
          <w:ins w:id="12918" w:author="Rev 3 Allen Wirfs-Brock" w:date="2011-09-11T09:52:00Z"/>
          <w:del w:id="12919" w:author="Rev 4 Allen Wirfs-Brock" w:date="2011-11-04T17:58:00Z"/>
        </w:rPr>
      </w:pPr>
      <w:ins w:id="12920" w:author="Rev 3 Allen Wirfs-Brock" w:date="2011-09-11T09:52:00Z">
        <w:del w:id="12921" w:author="Rev 4 Allen Wirfs-Brock" w:date="2011-10-15T18:07:00Z">
          <w:r w:rsidRPr="00E77497" w:rsidDel="00135B3A">
            <w:delText xml:space="preserve">is evaluated </w:delText>
          </w:r>
        </w:del>
        <w:del w:id="12922"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2923" w:author="Rev 4 Allen Wirfs-Brock" w:date="2011-10-15T18:07:00Z">
          <w:r w:rsidRPr="00E77497" w:rsidDel="00135B3A">
            <w:delText>as follows:</w:delText>
          </w:r>
        </w:del>
      </w:ins>
    </w:p>
    <w:p w14:paraId="7A9A8F9A" w14:textId="77777777" w:rsidR="000269C8" w:rsidRPr="00675B74" w:rsidRDefault="00481DAC" w:rsidP="00C47E72">
      <w:pPr>
        <w:pStyle w:val="Alg2"/>
        <w:numPr>
          <w:ilvl w:val="0"/>
          <w:numId w:val="541"/>
        </w:numPr>
        <w:spacing w:after="220"/>
        <w:rPr>
          <w:ins w:id="12924" w:author="Rev 3 Allen Wirfs-Brock" w:date="2011-09-11T09:52:00Z"/>
        </w:rPr>
      </w:pPr>
      <w:ins w:id="12925" w:author="Rev 6 Allen Wirfs-Brock" w:date="2012-02-18T10:59:00Z">
        <w:r>
          <w:t>Return the result of p</w:t>
        </w:r>
        <w:r w:rsidRPr="004418C4">
          <w:t>erform</w:t>
        </w:r>
        <w:r>
          <w:t>ing</w:t>
        </w:r>
        <w:r w:rsidRPr="004418C4">
          <w:t xml:space="preserve"> </w:t>
        </w:r>
      </w:ins>
      <w:ins w:id="12926" w:author="Rev 4 Allen Wirfs-Brock" w:date="2011-11-04T18:03:00Z">
        <w:del w:id="12927" w:author="Rev 6 Allen Wirfs-Brock" w:date="2012-02-18T10:59:00Z">
          <w:r w:rsidR="009E1969" w:rsidDel="00481DAC">
            <w:delText xml:space="preserve">Perform </w:delText>
          </w:r>
        </w:del>
      </w:ins>
      <w:ins w:id="12928" w:author="Rev 4 Allen Wirfs-Brock" w:date="2011-11-05T08:55:00Z">
        <w:r w:rsidR="00CB5F32">
          <w:t xml:space="preserve">Indexed </w:t>
        </w:r>
      </w:ins>
      <w:ins w:id="12929" w:author="Rev 4 Allen Wirfs-Brock" w:date="2011-11-04T18:03:00Z">
        <w:r w:rsidR="009E1969">
          <w:t xml:space="preserve">Binding </w:t>
        </w:r>
        <w:del w:id="12930" w:author="Rev 6 Allen Wirfs-Brock" w:date="2012-02-27T15:45:00Z">
          <w:r w:rsidR="009E1969" w:rsidDel="00A113E2">
            <w:delText>Initialization</w:delText>
          </w:r>
        </w:del>
      </w:ins>
      <w:ins w:id="12931" w:author="Rev 6 Allen Wirfs-Brock" w:date="2012-02-27T15:45:00Z">
        <w:r w:rsidR="00A113E2">
          <w:t>Initialisation</w:t>
        </w:r>
      </w:ins>
      <w:ins w:id="12932" w:author="Rev 4 Allen Wirfs-Brock" w:date="2011-11-04T18:03:00Z">
        <w:r w:rsidR="009E1969">
          <w:t xml:space="preserve"> for</w:t>
        </w:r>
        <w:r w:rsidR="009E1969" w:rsidRPr="004418C4">
          <w:t xml:space="preserve"> </w:t>
        </w:r>
      </w:ins>
      <w:ins w:id="12933" w:author="Rev 3 Allen Wirfs-Brock" w:date="2011-09-11T09:54:00Z">
        <w:del w:id="12934" w:author="Rev 4 Allen Wirfs-Brock" w:date="2011-11-04T18:03:00Z">
          <w:r w:rsidR="000269C8" w:rsidRPr="00675B74" w:rsidDel="009E1969">
            <w:delText xml:space="preserve">Evaluate </w:delText>
          </w:r>
        </w:del>
      </w:ins>
      <w:ins w:id="12935" w:author="Rev 3 Allen Wirfs-Brock" w:date="2011-09-11T09:55:00Z">
        <w:r w:rsidR="000269C8" w:rsidRPr="00675B74">
          <w:rPr>
            <w:rStyle w:val="bnf"/>
          </w:rPr>
          <w:t>ArrayBindingPattern</w:t>
        </w:r>
        <w:r w:rsidR="000269C8" w:rsidRPr="00E77497">
          <w:t xml:space="preserve"> </w:t>
        </w:r>
      </w:ins>
      <w:ins w:id="12936" w:author="Rev 3 Allen Wirfs-Brock" w:date="2011-09-11T09:52:00Z">
        <w:r w:rsidR="000269C8" w:rsidRPr="00E77497">
          <w:t xml:space="preserve">using </w:t>
        </w:r>
        <w:del w:id="12937" w:author="Rev 4 Allen Wirfs-Brock" w:date="2011-11-04T19:16:00Z">
          <w:r w:rsidR="000269C8" w:rsidRPr="00E77497" w:rsidDel="00E77497">
            <w:rPr>
              <w:i/>
            </w:rPr>
            <w:delText>value</w:delText>
          </w:r>
        </w:del>
      </w:ins>
      <w:ins w:id="12938" w:author="Rev 4 Allen Wirfs-Brock" w:date="2011-11-04T19:16:00Z">
        <w:r w:rsidR="00E77497">
          <w:rPr>
            <w:i/>
          </w:rPr>
          <w:t>array</w:t>
        </w:r>
      </w:ins>
      <w:ins w:id="12939" w:author="Rev 3 Allen Wirfs-Brock" w:date="2011-09-11T09:52:00Z">
        <w:del w:id="12940" w:author="Rev 4 Allen Wirfs-Brock" w:date="2011-11-05T08:53:00Z">
          <w:r w:rsidR="000269C8" w:rsidRPr="00E77497" w:rsidDel="00CB5F32">
            <w:delText xml:space="preserve"> </w:delText>
          </w:r>
        </w:del>
      </w:ins>
      <w:ins w:id="12941" w:author="Rev 4 Allen Wirfs-Brock" w:date="2011-11-05T08:53:00Z">
        <w:r w:rsidR="00CB5F32">
          <w:t xml:space="preserve">, </w:t>
        </w:r>
        <w:del w:id="12942" w:author="Rev 5 Allen Wirfs-Brock" w:date="2012-01-04T11:43:00Z">
          <w:r w:rsidR="00CB5F32" w:rsidRPr="00B840BD" w:rsidDel="00B840BD">
            <w:rPr>
              <w:rPrChange w:id="12943" w:author="Rev 5 Allen Wirfs-Brock" w:date="2012-01-04T11:48:00Z">
                <w:rPr>
                  <w:i/>
                </w:rPr>
              </w:rPrChange>
            </w:rPr>
            <w:delText>arrayLength</w:delText>
          </w:r>
          <w:r w:rsidR="00CB5F32" w:rsidRPr="00B840BD" w:rsidDel="00B840BD">
            <w:delText xml:space="preserve">, </w:delText>
          </w:r>
        </w:del>
      </w:ins>
      <w:ins w:id="12944" w:author="Rev 4 Allen Wirfs-Brock" w:date="2011-11-05T08:59:00Z">
        <w:del w:id="12945" w:author="Rev 5 Allen Wirfs-Brock" w:date="2012-01-04T11:48:00Z">
          <w:r w:rsidR="00CB5F32" w:rsidRPr="002A015C" w:rsidDel="00B840BD">
            <w:rPr>
              <w:b/>
            </w:rPr>
            <w:delText>undefined</w:delText>
          </w:r>
        </w:del>
      </w:ins>
      <w:ins w:id="12946" w:author="Rev 5 Allen Wirfs-Brock" w:date="2012-01-04T11:48:00Z">
        <w:r w:rsidR="00B840BD" w:rsidRPr="00B840BD">
          <w:rPr>
            <w:rPrChange w:id="12947" w:author="Rev 5 Allen Wirfs-Brock" w:date="2012-01-04T11:48:00Z">
              <w:rPr>
                <w:i/>
              </w:rPr>
            </w:rPrChange>
          </w:rPr>
          <w:t>0</w:t>
        </w:r>
      </w:ins>
      <w:ins w:id="12948" w:author="Rev 4 Allen Wirfs-Brock" w:date="2011-11-05T08:53:00Z">
        <w:r w:rsidR="00CB5F32">
          <w:t xml:space="preserve">, </w:t>
        </w:r>
      </w:ins>
      <w:ins w:id="12949" w:author="Rev 3 Allen Wirfs-Brock" w:date="2011-09-11T09:52:00Z">
        <w:del w:id="12950" w:author="Rev 4 Allen Wirfs-Brock" w:date="2011-11-04T18:01:00Z">
          <w:r w:rsidR="000269C8" w:rsidRPr="00E77497" w:rsidDel="009E1969">
            <w:delText xml:space="preserve">as the </w:delText>
          </w:r>
          <w:r w:rsidR="000269C8" w:rsidRPr="00E77497" w:rsidDel="009E1969">
            <w:rPr>
              <w:rStyle w:val="bnf"/>
            </w:rPr>
            <w:delText>obj</w:delText>
          </w:r>
          <w:r w:rsidR="000269C8" w:rsidRPr="00E77497" w:rsidDel="009E1969">
            <w:rPr>
              <w:i/>
            </w:rPr>
            <w:delText xml:space="preserve"> </w:delText>
          </w:r>
          <w:r w:rsidR="000269C8" w:rsidRPr="00E77497" w:rsidDel="009E1969">
            <w:delText xml:space="preserve">parameter </w:delText>
          </w:r>
        </w:del>
        <w:r w:rsidR="000269C8" w:rsidRPr="00E77497">
          <w:t xml:space="preserve">and </w:t>
        </w:r>
        <w:del w:id="12951" w:author="Rev 4 Allen Wirfs-Brock" w:date="2011-11-04T18:01:00Z">
          <w:r w:rsidR="000269C8" w:rsidRPr="00E77497" w:rsidDel="009E1969">
            <w:rPr>
              <w:i/>
            </w:rPr>
            <w:delText>env</w:delText>
          </w:r>
          <w:r w:rsidR="000269C8" w:rsidRPr="00E77497" w:rsidDel="009E1969">
            <w:delText xml:space="preserve"> as the </w:delText>
          </w:r>
        </w:del>
        <w:r w:rsidR="000269C8" w:rsidRPr="00E77497">
          <w:rPr>
            <w:i/>
          </w:rPr>
          <w:t>environment</w:t>
        </w:r>
        <w:r w:rsidR="000269C8" w:rsidRPr="00E77497">
          <w:t xml:space="preserve"> </w:t>
        </w:r>
      </w:ins>
      <w:ins w:id="12952" w:author="Rev 4 Allen Wirfs-Brock" w:date="2011-11-04T18:02:00Z">
        <w:r w:rsidR="009E1969">
          <w:t>as arguments</w:t>
        </w:r>
      </w:ins>
      <w:ins w:id="12953" w:author="Rev 3 Allen Wirfs-Brock" w:date="2011-09-11T09:52:00Z">
        <w:del w:id="12954" w:author="Rev 4 Allen Wirfs-Brock" w:date="2011-11-04T18:02:00Z">
          <w:r w:rsidR="000269C8" w:rsidRPr="00675B74" w:rsidDel="009E1969">
            <w:delText>parameter</w:delText>
          </w:r>
        </w:del>
        <w:r w:rsidR="000269C8" w:rsidRPr="00675B74">
          <w:t>.</w:t>
        </w:r>
      </w:ins>
    </w:p>
    <w:p w14:paraId="1683F1B9" w14:textId="77777777" w:rsidR="007B4F56" w:rsidRPr="00E77497" w:rsidDel="003E2351" w:rsidRDefault="007B4F56" w:rsidP="00C7794D">
      <w:pPr>
        <w:contextualSpacing/>
        <w:rPr>
          <w:ins w:id="12955" w:author="Allen Wirfs-Brock" w:date="2011-07-11T14:56:00Z"/>
          <w:del w:id="12956" w:author="Rev 4 Allen Wirfs-Brock" w:date="2011-10-15T17:56:00Z"/>
        </w:rPr>
      </w:pPr>
      <w:ins w:id="12957" w:author="Allen Wirfs-Brock" w:date="2011-07-11T14:56:00Z">
        <w:del w:id="12958"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ObjectBindingPattern</w:delText>
          </w:r>
          <w:r w:rsidRPr="00E77497" w:rsidDel="003E2351">
            <w:rPr>
              <w:b/>
            </w:rPr>
            <w:delText>:</w:delText>
          </w:r>
          <w:r w:rsidRPr="00E77497" w:rsidDel="003E2351">
            <w:delText xml:space="preserve"> </w:delText>
          </w:r>
        </w:del>
      </w:ins>
      <w:ins w:id="12959" w:author="Allen Wirfs-Brock" w:date="2011-07-11T14:57:00Z">
        <w:del w:id="12960" w:author="Rev 4 Allen Wirfs-Brock" w:date="2011-10-15T17:56:00Z">
          <w:r w:rsidRPr="00E77497" w:rsidDel="003E2351">
            <w:rPr>
              <w:rStyle w:val="bnf"/>
              <w:rFonts w:ascii="Courier New" w:hAnsi="Courier New" w:cs="Courier New"/>
              <w:b/>
              <w:i w:val="0"/>
            </w:rPr>
            <w:delText>{ }</w:delText>
          </w:r>
        </w:del>
      </w:ins>
      <w:ins w:id="12961" w:author="Allen Wirfs-Brock" w:date="2011-07-11T14:56:00Z">
        <w:del w:id="12962" w:author="Rev 4 Allen Wirfs-Brock" w:date="2011-10-15T17:56:00Z">
          <w:r w:rsidRPr="00E77497" w:rsidDel="003E2351">
            <w:delText xml:space="preserve"> is determined as follows:</w:delText>
          </w:r>
        </w:del>
      </w:ins>
    </w:p>
    <w:p w14:paraId="5EDCF389" w14:textId="77777777" w:rsidR="007B4F56" w:rsidRPr="00E77497" w:rsidDel="003E2351" w:rsidRDefault="007B4F56" w:rsidP="006361CF">
      <w:pPr>
        <w:pStyle w:val="Alg4"/>
        <w:numPr>
          <w:ilvl w:val="0"/>
          <w:numId w:val="431"/>
        </w:numPr>
        <w:spacing w:after="220"/>
        <w:contextualSpacing/>
        <w:rPr>
          <w:ins w:id="12963" w:author="Allen Wirfs-Brock" w:date="2011-07-11T14:56:00Z"/>
          <w:del w:id="12964" w:author="Rev 4 Allen Wirfs-Brock" w:date="2011-10-15T17:56:00Z"/>
        </w:rPr>
        <w:pPrChange w:id="12965" w:author="Rev 4 Allen Wirfs-Brock" w:date="2011-11-07T12:16:00Z">
          <w:pPr>
            <w:pStyle w:val="Alg4"/>
            <w:numPr>
              <w:numId w:val="454"/>
            </w:numPr>
            <w:tabs>
              <w:tab w:val="num" w:pos="360"/>
            </w:tabs>
            <w:spacing w:after="220"/>
            <w:ind w:left="360" w:hanging="360"/>
            <w:contextualSpacing/>
          </w:pPr>
        </w:pPrChange>
      </w:pPr>
      <w:ins w:id="12966" w:author="Allen Wirfs-Brock" w:date="2011-07-11T14:56:00Z">
        <w:del w:id="12967" w:author="Rev 4 Allen Wirfs-Brock" w:date="2011-10-15T17:56:00Z">
          <w:r w:rsidRPr="00E77497" w:rsidDel="003E2351">
            <w:delText xml:space="preserve">Return </w:delText>
          </w:r>
        </w:del>
      </w:ins>
      <w:ins w:id="12968" w:author="Allen Wirfs-Brock" w:date="2011-07-11T14:57:00Z">
        <w:del w:id="12969" w:author="Rev 4 Allen Wirfs-Brock" w:date="2011-10-15T17:56:00Z">
          <w:r w:rsidRPr="00E77497" w:rsidDel="003E2351">
            <w:delText>an empty List</w:delText>
          </w:r>
        </w:del>
      </w:ins>
      <w:ins w:id="12970" w:author="Allen Wirfs-Brock" w:date="2011-07-11T14:56:00Z">
        <w:del w:id="12971" w:author="Rev 4 Allen Wirfs-Brock" w:date="2011-10-15T17:56:00Z">
          <w:r w:rsidRPr="00E77497" w:rsidDel="003E2351">
            <w:delText>.</w:delText>
          </w:r>
        </w:del>
      </w:ins>
    </w:p>
    <w:p w14:paraId="5D77CAD9" w14:textId="77777777" w:rsidR="00F012F7" w:rsidRPr="00E77497" w:rsidRDefault="00E479C5" w:rsidP="00C7794D">
      <w:pPr>
        <w:contextualSpacing/>
        <w:rPr>
          <w:ins w:id="12972" w:author="Rev 4 Allen Wirfs-Brock" w:date="2011-10-15T18:08:00Z"/>
        </w:rPr>
      </w:pPr>
      <w:ins w:id="12973" w:author="Rev 3 Allen Wirfs-Brock" w:date="2011-09-11T10:05:00Z">
        <w:del w:id="12974" w:author="Rev 4 Allen Wirfs-Brock" w:date="2011-10-15T18:06:00Z">
          <w:r w:rsidRPr="00E77497" w:rsidDel="00135B3A">
            <w:delText xml:space="preserve">The production </w:delText>
          </w:r>
        </w:del>
      </w:ins>
      <w:ins w:id="12975" w:author="Rev 3 Allen Wirfs-Brock" w:date="2011-09-11T10:0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xml:space="preserve">{ } </w:t>
        </w:r>
      </w:ins>
      <w:ins w:id="12976" w:author="Rev 3 Allen Wirfs-Brock" w:date="2011-09-11T10:05:00Z">
        <w:del w:id="12977" w:author="Rev 4 Allen Wirfs-Brock" w:date="2011-10-15T18:08:00Z">
          <w:r w:rsidRPr="00E77497" w:rsidDel="00F012F7">
            <w:delText xml:space="preserve">is evaluated </w:delText>
          </w:r>
        </w:del>
      </w:ins>
    </w:p>
    <w:p w14:paraId="57ADDF3E" w14:textId="77777777" w:rsidR="00E479C5" w:rsidRPr="00E77497" w:rsidDel="00715A67" w:rsidRDefault="00E479C5" w:rsidP="00C7794D">
      <w:pPr>
        <w:ind w:left="360"/>
        <w:rPr>
          <w:ins w:id="12978" w:author="Rev 3 Allen Wirfs-Brock" w:date="2011-09-11T10:05:00Z"/>
          <w:del w:id="12979" w:author="Rev 4 Allen Wirfs-Brock" w:date="2011-11-04T17:58:00Z"/>
        </w:rPr>
      </w:pPr>
      <w:ins w:id="12980" w:author="Rev 3 Allen Wirfs-Brock" w:date="2011-09-11T10:05:00Z">
        <w:del w:id="12981"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2982" w:author="Rev 4 Allen Wirfs-Brock" w:date="2011-10-15T18:08:00Z">
          <w:r w:rsidRPr="00E77497" w:rsidDel="00F012F7">
            <w:delText>as follows:</w:delText>
          </w:r>
        </w:del>
      </w:ins>
    </w:p>
    <w:p w14:paraId="445A2364" w14:textId="77777777" w:rsidR="00E479C5" w:rsidRPr="00E77497" w:rsidRDefault="00B04C67" w:rsidP="00C47E72">
      <w:pPr>
        <w:pStyle w:val="Alg2"/>
        <w:numPr>
          <w:ilvl w:val="0"/>
          <w:numId w:val="542"/>
        </w:numPr>
        <w:spacing w:after="220"/>
        <w:rPr>
          <w:ins w:id="12983" w:author="Rev 3 Allen Wirfs-Brock" w:date="2011-09-11T10:05:00Z"/>
        </w:rPr>
      </w:pPr>
      <w:ins w:id="12984" w:author="Rev 3 Allen Wirfs-Brock" w:date="2011-09-22T15:50:00Z">
        <w:del w:id="12985" w:author="Rev 4 Allen Wirfs-Brock" w:date="2011-11-04T19:16:00Z">
          <w:r w:rsidRPr="00E77497" w:rsidDel="00E77497">
            <w:delText xml:space="preserve">If </w:delText>
          </w:r>
          <w:r w:rsidRPr="00E77497" w:rsidDel="00E77497">
            <w:rPr>
              <w:i/>
            </w:rPr>
            <w:delText>value</w:delText>
          </w:r>
          <w:r w:rsidRPr="00E77497" w:rsidDel="00E77497">
            <w:delText xml:space="preserve"> is </w:delText>
          </w:r>
        </w:del>
      </w:ins>
      <w:ins w:id="12986" w:author="Rev 3 Allen Wirfs-Brock" w:date="2011-09-22T15:52:00Z">
        <w:del w:id="12987" w:author="Rev 4 Allen Wirfs-Brock" w:date="2011-11-04T19:16:00Z">
          <w:r w:rsidRPr="00E77497" w:rsidDel="00E77497">
            <w:delText>neither of</w:delText>
          </w:r>
        </w:del>
      </w:ins>
      <w:ins w:id="12988" w:author="Rev 3 Allen Wirfs-Brock" w:date="2011-09-22T15:50:00Z">
        <w:del w:id="12989" w:author="Rev 4 Allen Wirfs-Brock" w:date="2011-11-04T19:16:00Z">
          <w:r w:rsidRPr="00E77497" w:rsidDel="00E77497">
            <w:delText xml:space="preserve"> </w:delText>
          </w:r>
          <w:r w:rsidRPr="00E77497" w:rsidDel="00E77497">
            <w:rPr>
              <w:b/>
            </w:rPr>
            <w:delText>null</w:delText>
          </w:r>
          <w:r w:rsidRPr="00E77497" w:rsidDel="00E77497">
            <w:delText xml:space="preserve"> or </w:delText>
          </w:r>
        </w:del>
      </w:ins>
      <w:ins w:id="12990" w:author="Rev 3 Allen Wirfs-Brock" w:date="2011-09-22T15:51:00Z">
        <w:del w:id="12991" w:author="Rev 4 Allen Wirfs-Brock" w:date="2011-11-04T19:16:00Z">
          <w:r w:rsidRPr="00E77497" w:rsidDel="00E77497">
            <w:rPr>
              <w:b/>
            </w:rPr>
            <w:delText>un</w:delText>
          </w:r>
        </w:del>
      </w:ins>
      <w:ins w:id="12992" w:author="Rev 3 Allen Wirfs-Brock" w:date="2011-09-22T15:50:00Z">
        <w:del w:id="12993" w:author="Rev 4 Allen Wirfs-Brock" w:date="2011-11-04T19:16:00Z">
          <w:r w:rsidRPr="00E77497" w:rsidDel="00E77497">
            <w:rPr>
              <w:b/>
            </w:rPr>
            <w:delText>defined</w:delText>
          </w:r>
          <w:r w:rsidRPr="00E77497" w:rsidDel="00E77497">
            <w:delText xml:space="preserve">, </w:delText>
          </w:r>
        </w:del>
      </w:ins>
      <w:ins w:id="12994" w:author="Rev 3 Allen Wirfs-Brock" w:date="2011-09-22T15:51:00Z">
        <w:del w:id="12995" w:author="Rev 4 Allen Wirfs-Brock" w:date="2011-11-04T19:16:00Z">
          <w:r w:rsidRPr="00E77497" w:rsidDel="00E77497">
            <w:delText>then p</w:delText>
          </w:r>
        </w:del>
      </w:ins>
      <w:ins w:id="12996" w:author="Rev 3 Allen Wirfs-Brock" w:date="2011-09-11T10:06:00Z">
        <w:del w:id="12997" w:author="Rev 4 Allen Wirfs-Brock" w:date="2011-11-04T19:16:00Z">
          <w:r w:rsidR="00E479C5" w:rsidRPr="00E77497" w:rsidDel="00E77497">
            <w:delText>erform ToObject(</w:delText>
          </w:r>
        </w:del>
      </w:ins>
      <w:ins w:id="12998" w:author="Rev 3 Allen Wirfs-Brock" w:date="2011-09-11T10:07:00Z">
        <w:del w:id="12999" w:author="Rev 4 Allen Wirfs-Brock" w:date="2011-11-04T19:16:00Z">
          <w:r w:rsidR="00E479C5" w:rsidRPr="00E77497" w:rsidDel="00E77497">
            <w:rPr>
              <w:i/>
            </w:rPr>
            <w:delText>value</w:delText>
          </w:r>
        </w:del>
      </w:ins>
      <w:ins w:id="13000" w:author="Rev 3 Allen Wirfs-Brock" w:date="2011-09-11T10:06:00Z">
        <w:del w:id="13001" w:author="Rev 4 Allen Wirfs-Brock" w:date="2011-11-04T19:16:00Z">
          <w:r w:rsidR="00E479C5" w:rsidRPr="00E77497" w:rsidDel="00E77497">
            <w:delText>) and discard the result</w:delText>
          </w:r>
        </w:del>
      </w:ins>
      <w:ins w:id="13002" w:author="Rev 4 Allen Wirfs-Brock" w:date="2011-11-04T19:16:00Z">
        <w:r w:rsidR="00E77497">
          <w:t>Return</w:t>
        </w:r>
      </w:ins>
      <w:ins w:id="13003" w:author="Rev 3 Allen Wirfs-Brock" w:date="2011-09-11T10:06:00Z">
        <w:r w:rsidR="00E479C5" w:rsidRPr="00E77497">
          <w:t>.</w:t>
        </w:r>
      </w:ins>
      <w:ins w:id="13004" w:author="Rev 3 Allen Wirfs-Brock" w:date="2011-09-11T10:05:00Z">
        <w:r w:rsidR="00E479C5" w:rsidRPr="00E77497">
          <w:t xml:space="preserve"> </w:t>
        </w:r>
      </w:ins>
    </w:p>
    <w:p w14:paraId="510C9350" w14:textId="77777777" w:rsidR="002C479D" w:rsidRPr="00E77497" w:rsidRDefault="002C479D" w:rsidP="002C479D">
      <w:pPr>
        <w:pStyle w:val="SyntaxRule"/>
        <w:rPr>
          <w:ins w:id="13005" w:author="Rev 4 Allen Wirfs-Brock" w:date="2011-10-15T18:09:00Z"/>
          <w:rFonts w:ascii="Arial" w:hAnsi="Arial"/>
        </w:rPr>
      </w:pPr>
      <w:ins w:id="13006" w:author="Rev 4 Allen Wirfs-Brock" w:date="2011-10-15T18:09:00Z">
        <w:r w:rsidRPr="00E77497">
          <w:t xml:space="preserve">ObjectBindingPattern </w:t>
        </w:r>
        <w:r w:rsidRPr="00E77497">
          <w:rPr>
            <w:rFonts w:ascii="Arial" w:hAnsi="Arial"/>
            <w:b/>
            <w:i w:val="0"/>
          </w:rPr>
          <w:t>:</w:t>
        </w:r>
      </w:ins>
    </w:p>
    <w:p w14:paraId="6A7C31B0" w14:textId="77777777" w:rsidR="002C479D" w:rsidRPr="006B6D0A" w:rsidRDefault="002C479D" w:rsidP="00C7794D">
      <w:pPr>
        <w:pStyle w:val="SyntaxDefinition"/>
        <w:spacing w:after="240"/>
        <w:rPr>
          <w:ins w:id="13007" w:author="Rev 4 Allen Wirfs-Brock" w:date="2011-10-15T18:09:00Z"/>
          <w:rFonts w:ascii="Courier New" w:hAnsi="Courier New" w:cs="Courier New"/>
          <w:b/>
          <w:i w:val="0"/>
        </w:rPr>
      </w:pPr>
      <w:ins w:id="13008" w:author="Rev 4 Allen Wirfs-Brock" w:date="2011-10-15T18:09:00Z">
        <w:r w:rsidRPr="00C7794D">
          <w:rPr>
            <w:rStyle w:val="af4"/>
            <w:rFonts w:ascii="Arial" w:eastAsia="MS Mincho" w:hAnsi="Arial"/>
            <w:i w:val="0"/>
            <w:lang w:val="en-GB" w:eastAsia="ja-JP"/>
          </w:rPr>
          <w:commentReference w:id="13009"/>
        </w:r>
        <w:r w:rsidRPr="004D1BD1">
          <w:rPr>
            <w:rFonts w:ascii="Courier New" w:hAnsi="Courier New" w:cs="Courier New"/>
            <w:b/>
            <w:i w:val="0"/>
          </w:rPr>
          <w:t xml:space="preserve">{ </w:t>
        </w:r>
        <w:r w:rsidRPr="003B4312">
          <w:t>BindingPropertyList</w:t>
        </w:r>
        <w:r w:rsidRPr="006B6D0A">
          <w:rPr>
            <w:rFonts w:ascii="Courier New" w:hAnsi="Courier New" w:cs="Courier New"/>
            <w:b/>
            <w:i w:val="0"/>
          </w:rPr>
          <w:t xml:space="preserve"> }</w:t>
        </w:r>
        <w:r w:rsidRPr="006B6D0A">
          <w:rPr>
            <w:rFonts w:ascii="Courier New" w:hAnsi="Courier New" w:cs="Courier New"/>
            <w:b/>
            <w:i w:val="0"/>
          </w:rPr>
          <w:br/>
          <w:t xml:space="preserve">{ </w:t>
        </w:r>
        <w:r w:rsidRPr="006B6D0A">
          <w:t>BindingPropertyList</w:t>
        </w:r>
        <w:r w:rsidRPr="006B6D0A">
          <w:rPr>
            <w:rFonts w:ascii="Courier New" w:hAnsi="Courier New" w:cs="Courier New"/>
            <w:b/>
            <w:i w:val="0"/>
          </w:rPr>
          <w:t xml:space="preserve"> , }</w:t>
        </w:r>
      </w:ins>
    </w:p>
    <w:p w14:paraId="398B0DAC" w14:textId="77777777" w:rsidR="000B6E8C" w:rsidRPr="00E77497" w:rsidDel="003E2351" w:rsidRDefault="000B6E8C" w:rsidP="00C7794D">
      <w:pPr>
        <w:ind w:left="360"/>
        <w:rPr>
          <w:ins w:id="13010" w:author="Rev 3 Allen Wirfs-Brock" w:date="2011-09-11T10:15:00Z"/>
          <w:del w:id="13011" w:author="Rev 4 Allen Wirfs-Brock" w:date="2011-10-15T17:57:00Z"/>
        </w:rPr>
      </w:pPr>
      <w:ins w:id="13012" w:author="Rev 3 Allen Wirfs-Brock" w:date="2011-09-11T10:15:00Z">
        <w:del w:id="13013" w:author="Rev 4 Allen Wirfs-Brock" w:date="2011-10-15T17:57:00Z">
          <w:r w:rsidRPr="00E65A34" w:rsidDel="003E2351">
            <w:delText xml:space="preserve">The </w:delText>
          </w:r>
          <w:r w:rsidRPr="009C202C" w:rsidDel="003E2351">
            <w:rPr>
              <w:rFonts w:ascii="Times New Roman" w:eastAsia="Times New Roman" w:hAnsi="Times New Roman"/>
              <w:spacing w:val="6"/>
              <w:lang w:eastAsia="en-US"/>
            </w:rPr>
            <w:delText xml:space="preserve">BoundNames </w:delText>
          </w:r>
          <w:r w:rsidRPr="00B820AB" w:rsidDel="003E2351">
            <w:delText xml:space="preserve">of the productions  </w:delText>
          </w:r>
          <w:r w:rsidRPr="00690A41" w:rsidDel="003E2351">
            <w:rPr>
              <w:rStyle w:val="bnf"/>
            </w:rPr>
            <w:delText>ObjectBindingPattern</w:delText>
          </w:r>
          <w:r w:rsidRPr="00675B74" w:rsidDel="003E2351">
            <w:rPr>
              <w:b/>
            </w:rPr>
            <w:delText>:</w:delText>
          </w:r>
          <w:r w:rsidRPr="00675B74" w:rsidDel="003E2351">
            <w:delText xml:space="preserve"> </w:delText>
          </w:r>
          <w:r w:rsidRPr="00E77497" w:rsidDel="003E2351">
            <w:rPr>
              <w:rStyle w:val="bnf"/>
              <w:rFonts w:ascii="Courier New" w:hAnsi="Courier New" w:cs="Courier New"/>
              <w:b/>
              <w:i w:val="0"/>
            </w:rPr>
            <w:delText xml:space="preserve">{ </w:delText>
          </w:r>
          <w:r w:rsidRPr="00E77497" w:rsidDel="003E2351">
            <w:rPr>
              <w:rStyle w:val="bnf"/>
            </w:rPr>
            <w:delText>BindingPropertyList</w:delText>
          </w:r>
          <w:r w:rsidRPr="00E77497" w:rsidDel="003E2351">
            <w:rPr>
              <w:rStyle w:val="bnf"/>
              <w:rFonts w:ascii="Courier New" w:hAnsi="Courier New" w:cs="Courier New"/>
              <w:b/>
              <w:i w:val="0"/>
            </w:rPr>
            <w:delText xml:space="preserve"> }</w:delText>
          </w:r>
          <w:r w:rsidRPr="00E77497" w:rsidDel="003E2351">
            <w:delText xml:space="preserve"> and </w:delText>
          </w:r>
          <w:r w:rsidRPr="00E77497" w:rsidDel="003E2351">
            <w:rPr>
              <w:rStyle w:val="bnf"/>
            </w:rPr>
            <w:delText xml:space="preserve">ObjectBindingPattern </w:delText>
          </w:r>
          <w:r w:rsidRPr="00E77497" w:rsidDel="003E2351">
            <w:rPr>
              <w:b/>
            </w:rPr>
            <w:delText>:</w:delText>
          </w:r>
          <w:r w:rsidRPr="00E77497" w:rsidDel="003E2351">
            <w:delText xml:space="preserve"> </w:delText>
          </w:r>
          <w:r w:rsidRPr="00E77497" w:rsidDel="003E2351">
            <w:rPr>
              <w:rStyle w:val="bnf"/>
              <w:rFonts w:ascii="Courier New" w:hAnsi="Courier New" w:cs="Courier New"/>
              <w:b/>
              <w:i w:val="0"/>
            </w:rPr>
            <w:delText xml:space="preserve">{ </w:delText>
          </w:r>
          <w:r w:rsidRPr="00E77497" w:rsidDel="003E2351">
            <w:rPr>
              <w:rStyle w:val="bnf"/>
            </w:rPr>
            <w:delText>BindingPropertyList</w:delText>
          </w:r>
          <w:r w:rsidRPr="00E77497" w:rsidDel="003E2351">
            <w:rPr>
              <w:rStyle w:val="bnf"/>
              <w:rFonts w:ascii="Courier New" w:hAnsi="Courier New" w:cs="Courier New"/>
              <w:b/>
              <w:i w:val="0"/>
            </w:rPr>
            <w:delText xml:space="preserve"> , } </w:delText>
          </w:r>
          <w:r w:rsidRPr="00E77497" w:rsidDel="003E2351">
            <w:delText>is determined as follows:</w:delText>
          </w:r>
        </w:del>
      </w:ins>
    </w:p>
    <w:p w14:paraId="26984612" w14:textId="77777777" w:rsidR="000B6E8C" w:rsidRPr="00E77497" w:rsidDel="003E2351" w:rsidRDefault="000B6E8C" w:rsidP="006361CF">
      <w:pPr>
        <w:pStyle w:val="Alg4"/>
        <w:numPr>
          <w:ilvl w:val="0"/>
          <w:numId w:val="544"/>
        </w:numPr>
        <w:spacing w:after="220"/>
        <w:ind w:left="720"/>
        <w:contextualSpacing/>
        <w:rPr>
          <w:ins w:id="13014" w:author="Rev 3 Allen Wirfs-Brock" w:date="2011-09-11T10:15:00Z"/>
          <w:del w:id="13015" w:author="Rev 4 Allen Wirfs-Brock" w:date="2011-10-15T17:57:00Z"/>
        </w:rPr>
        <w:pPrChange w:id="13016" w:author="Rev 4 Allen Wirfs-Brock" w:date="2011-11-07T12:16:00Z">
          <w:pPr>
            <w:pStyle w:val="Alg4"/>
            <w:numPr>
              <w:numId w:val="577"/>
            </w:numPr>
            <w:tabs>
              <w:tab w:val="num" w:pos="360"/>
            </w:tabs>
            <w:spacing w:after="220"/>
            <w:ind w:left="720" w:hanging="360"/>
            <w:contextualSpacing/>
          </w:pPr>
        </w:pPrChange>
      </w:pPr>
      <w:ins w:id="13017" w:author="Rev 3 Allen Wirfs-Brock" w:date="2011-09-11T10:15:00Z">
        <w:del w:id="13018" w:author="Rev 4 Allen Wirfs-Brock" w:date="2011-10-15T17:57:00Z">
          <w:r w:rsidRPr="00E77497" w:rsidDel="003E2351">
            <w:delText xml:space="preserve">Return the BoundNames of </w:delText>
          </w:r>
          <w:r w:rsidRPr="00E77497" w:rsidDel="003E2351">
            <w:rPr>
              <w:rStyle w:val="bnf"/>
            </w:rPr>
            <w:delText>BindingPropertyList</w:delText>
          </w:r>
          <w:r w:rsidRPr="00E77497" w:rsidDel="003E2351">
            <w:delText>.</w:delText>
          </w:r>
        </w:del>
      </w:ins>
    </w:p>
    <w:p w14:paraId="3AC4D810" w14:textId="77777777" w:rsidR="007B4F56" w:rsidRPr="00E77497" w:rsidDel="00715A67" w:rsidRDefault="007B4F56" w:rsidP="00C7794D">
      <w:pPr>
        <w:ind w:left="360"/>
        <w:rPr>
          <w:ins w:id="13019" w:author="Allen Wirfs-Brock" w:date="2011-07-11T14:58:00Z"/>
          <w:del w:id="13020" w:author="Rev 4 Allen Wirfs-Brock" w:date="2011-11-04T17:58:00Z"/>
        </w:rPr>
      </w:pPr>
      <w:ins w:id="13021" w:author="Allen Wirfs-Brock" w:date="2011-07-11T14:58:00Z">
        <w:del w:id="13022" w:author="Rev 4 Allen Wirfs-Brock" w:date="2011-10-15T18:09:00Z">
          <w:r w:rsidRPr="00E77497" w:rsidDel="002C479D">
            <w:delText xml:space="preserve">The </w:delText>
          </w:r>
          <w:r w:rsidRPr="00E77497" w:rsidDel="002C479D">
            <w:rPr>
              <w:rFonts w:ascii="Times New Roman" w:eastAsia="Times New Roman" w:hAnsi="Times New Roman"/>
              <w:spacing w:val="6"/>
              <w:lang w:eastAsia="en-US"/>
            </w:rPr>
            <w:delText xml:space="preserve">BoundNames </w:delText>
          </w:r>
          <w:r w:rsidRPr="00E77497" w:rsidDel="002C479D">
            <w:delText xml:space="preserve">of the productions  </w:delText>
          </w:r>
          <w:r w:rsidRPr="00E77497" w:rsidDel="002C479D">
            <w:rPr>
              <w:rStyle w:val="bnf"/>
            </w:rPr>
            <w:delText>ObjectBindingPattern</w:delText>
          </w:r>
          <w:r w:rsidRPr="00E77497" w:rsidDel="002C479D">
            <w:rPr>
              <w:b/>
            </w:rPr>
            <w:delText>:</w:delText>
          </w:r>
          <w:r w:rsidRPr="00E77497" w:rsidDel="002C479D">
            <w:delText xml:space="preserve"> </w:delText>
          </w:r>
          <w:r w:rsidRPr="00E77497" w:rsidDel="002C479D">
            <w:rPr>
              <w:rStyle w:val="bnf"/>
              <w:rFonts w:ascii="Courier New" w:hAnsi="Courier New" w:cs="Courier New"/>
              <w:b/>
              <w:i w:val="0"/>
            </w:rPr>
            <w:delText>{</w:delText>
          </w:r>
        </w:del>
      </w:ins>
      <w:ins w:id="13023" w:author="Allen Wirfs-Brock" w:date="2011-07-11T14:59:00Z">
        <w:del w:id="13024" w:author="Rev 4 Allen Wirfs-Brock" w:date="2011-10-15T18:09:00Z">
          <w:r w:rsidRPr="00E77497" w:rsidDel="002C479D">
            <w:rPr>
              <w:rStyle w:val="bnf"/>
              <w:rFonts w:ascii="Courier New" w:hAnsi="Courier New" w:cs="Courier New"/>
              <w:b/>
              <w:i w:val="0"/>
            </w:rPr>
            <w:delText xml:space="preserve"> </w:delText>
          </w:r>
          <w:r w:rsidRPr="00E77497" w:rsidDel="002C479D">
            <w:rPr>
              <w:rStyle w:val="bnf"/>
            </w:rPr>
            <w:delText>BindingPropertyList</w:delText>
          </w:r>
        </w:del>
      </w:ins>
      <w:ins w:id="13025" w:author="Allen Wirfs-Brock" w:date="2011-07-11T14:58:00Z">
        <w:del w:id="13026" w:author="Rev 4 Allen Wirfs-Brock" w:date="2011-10-15T18:09:00Z">
          <w:r w:rsidRPr="00E77497" w:rsidDel="002C479D">
            <w:rPr>
              <w:rStyle w:val="bnf"/>
              <w:rFonts w:ascii="Courier New" w:hAnsi="Courier New" w:cs="Courier New"/>
              <w:b/>
              <w:i w:val="0"/>
            </w:rPr>
            <w:delText xml:space="preserve"> }</w:delText>
          </w:r>
          <w:r w:rsidRPr="00E77497" w:rsidDel="002C479D">
            <w:delText xml:space="preserve"> </w:delText>
          </w:r>
        </w:del>
      </w:ins>
      <w:ins w:id="13027" w:author="Allen Wirfs-Brock" w:date="2011-07-11T14:59:00Z">
        <w:del w:id="13028" w:author="Rev 4 Allen Wirfs-Brock" w:date="2011-10-15T18:09:00Z">
          <w:r w:rsidRPr="00E77497" w:rsidDel="002C479D">
            <w:delText xml:space="preserve">and </w:delText>
          </w:r>
          <w:r w:rsidRPr="00E77497" w:rsidDel="002C479D">
            <w:rPr>
              <w:rStyle w:val="bnf"/>
            </w:rPr>
            <w:delText>ObjectBindingPattern</w:delText>
          </w:r>
        </w:del>
      </w:ins>
      <w:ins w:id="13029" w:author="Allen Wirfs-Brock" w:date="2011-07-11T15:07:00Z">
        <w:del w:id="13030" w:author="Rev 4 Allen Wirfs-Brock" w:date="2011-10-15T18:09:00Z">
          <w:r w:rsidR="009F05FF" w:rsidRPr="00E77497" w:rsidDel="002C479D">
            <w:rPr>
              <w:rStyle w:val="bnf"/>
            </w:rPr>
            <w:delText xml:space="preserve"> </w:delText>
          </w:r>
        </w:del>
      </w:ins>
      <w:ins w:id="13031" w:author="Allen Wirfs-Brock" w:date="2011-07-11T14:59:00Z">
        <w:del w:id="13032" w:author="Rev 4 Allen Wirfs-Brock" w:date="2011-10-15T18:09:00Z">
          <w:r w:rsidRPr="00E77497" w:rsidDel="002C479D">
            <w:rPr>
              <w:b/>
            </w:rPr>
            <w:delText>:</w:delText>
          </w:r>
          <w:r w:rsidRPr="00E77497" w:rsidDel="002C479D">
            <w:delText xml:space="preserve"> </w:delText>
          </w:r>
          <w:r w:rsidRPr="00E77497" w:rsidDel="002C479D">
            <w:rPr>
              <w:rStyle w:val="bnf"/>
              <w:rFonts w:ascii="Courier New" w:hAnsi="Courier New" w:cs="Courier New"/>
              <w:b/>
              <w:i w:val="0"/>
            </w:rPr>
            <w:delText xml:space="preserve">{ </w:delText>
          </w:r>
          <w:r w:rsidRPr="00E77497" w:rsidDel="002C479D">
            <w:rPr>
              <w:rStyle w:val="bnf"/>
            </w:rPr>
            <w:delText>BindingPropertyList</w:delText>
          </w:r>
          <w:r w:rsidRPr="00E77497" w:rsidDel="002C479D">
            <w:rPr>
              <w:rStyle w:val="bnf"/>
              <w:rFonts w:ascii="Courier New" w:hAnsi="Courier New" w:cs="Courier New"/>
              <w:b/>
              <w:i w:val="0"/>
            </w:rPr>
            <w:delText xml:space="preserve"> , } </w:delText>
          </w:r>
        </w:del>
      </w:ins>
      <w:ins w:id="13033" w:author="Allen Wirfs-Brock" w:date="2011-07-11T14:58:00Z">
        <w:del w:id="13034" w:author="Rev 4 Allen Wirfs-Brock" w:date="2011-10-15T18:09:00Z">
          <w:r w:rsidRPr="00E77497" w:rsidDel="002C479D">
            <w:delText>is</w:delText>
          </w:r>
        </w:del>
      </w:ins>
      <w:ins w:id="13035" w:author="Rev 3 Allen Wirfs-Brock" w:date="2011-09-11T10:11:00Z">
        <w:del w:id="13036" w:author="Rev 4 Allen Wirfs-Brock" w:date="2011-10-15T18:09:00Z">
          <w:r w:rsidR="00445887" w:rsidRPr="00E77497" w:rsidDel="002C479D">
            <w:delText xml:space="preserve">are evaluated </w:delText>
          </w:r>
        </w:del>
      </w:ins>
      <w:ins w:id="13037" w:author="Allen Wirfs-Brock" w:date="2011-07-11T14:58:00Z">
        <w:del w:id="13038" w:author="Rev 4 Allen Wirfs-Brock" w:date="2011-10-15T18:09:00Z">
          <w:r w:rsidRPr="00E77497" w:rsidDel="002C479D">
            <w:delText xml:space="preserve"> </w:delText>
          </w:r>
        </w:del>
      </w:ins>
      <w:ins w:id="13039" w:author="Rev 3 Allen Wirfs-Brock" w:date="2011-09-11T10:11:00Z">
        <w:del w:id="13040" w:author="Rev 4 Allen Wirfs-Brock" w:date="2011-11-04T17:58:00Z">
          <w:r w:rsidR="00445887" w:rsidRPr="00E77497" w:rsidDel="00715A67">
            <w:delText xml:space="preserve">with parameters </w:delText>
          </w:r>
          <w:r w:rsidR="00445887" w:rsidRPr="00E77497" w:rsidDel="00715A67">
            <w:rPr>
              <w:rFonts w:ascii="Times New Roman" w:eastAsia="Times New Roman" w:hAnsi="Times New Roman"/>
              <w:i/>
              <w:spacing w:val="6"/>
              <w:lang w:eastAsia="en-US"/>
            </w:rPr>
            <w:delText>value</w:delText>
          </w:r>
          <w:r w:rsidR="00445887" w:rsidRPr="00E77497" w:rsidDel="00715A67">
            <w:delText xml:space="preserve"> and </w:delText>
          </w:r>
          <w:r w:rsidR="00445887" w:rsidRPr="00E77497" w:rsidDel="00715A67">
            <w:rPr>
              <w:rFonts w:ascii="Times New Roman" w:eastAsia="Times New Roman" w:hAnsi="Times New Roman"/>
              <w:i/>
              <w:spacing w:val="6"/>
              <w:lang w:eastAsia="en-US"/>
            </w:rPr>
            <w:delText>env</w:delText>
          </w:r>
          <w:r w:rsidR="00445887" w:rsidRPr="00E77497" w:rsidDel="00715A67">
            <w:delText xml:space="preserve"> </w:delText>
          </w:r>
        </w:del>
      </w:ins>
      <w:ins w:id="13041" w:author="Allen Wirfs-Brock" w:date="2011-07-11T14:58:00Z">
        <w:del w:id="13042" w:author="Rev 4 Allen Wirfs-Brock" w:date="2011-11-04T17:58:00Z">
          <w:r w:rsidRPr="00E77497" w:rsidDel="00715A67">
            <w:delText xml:space="preserve">determined </w:delText>
          </w:r>
        </w:del>
        <w:del w:id="13043" w:author="Rev 4 Allen Wirfs-Brock" w:date="2011-10-15T18:09:00Z">
          <w:r w:rsidRPr="00E77497" w:rsidDel="002C479D">
            <w:delText>as follows:</w:delText>
          </w:r>
        </w:del>
      </w:ins>
    </w:p>
    <w:p w14:paraId="2CA1A825" w14:textId="77777777" w:rsidR="00B04C67" w:rsidRPr="00E77497" w:rsidDel="00E77497" w:rsidRDefault="00B04C67" w:rsidP="00C47E72">
      <w:pPr>
        <w:pStyle w:val="Alg3"/>
        <w:numPr>
          <w:ilvl w:val="0"/>
          <w:numId w:val="432"/>
        </w:numPr>
        <w:contextualSpacing/>
        <w:rPr>
          <w:ins w:id="13044" w:author="Rev 3 Allen Wirfs-Brock" w:date="2011-09-22T15:52:00Z"/>
          <w:del w:id="13045" w:author="Rev 4 Allen Wirfs-Brock" w:date="2011-11-04T19:17:00Z"/>
        </w:rPr>
      </w:pPr>
      <w:ins w:id="13046" w:author="Rev 3 Allen Wirfs-Brock" w:date="2011-09-22T15:52:00Z">
        <w:del w:id="13047"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50BC4E1C" w14:textId="77777777" w:rsidR="00417C71" w:rsidRPr="00E77497" w:rsidDel="00E77497" w:rsidRDefault="00417C71" w:rsidP="006361CF">
      <w:pPr>
        <w:pStyle w:val="Alg3"/>
        <w:numPr>
          <w:ilvl w:val="1"/>
          <w:numId w:val="432"/>
        </w:numPr>
        <w:tabs>
          <w:tab w:val="clear" w:pos="1080"/>
          <w:tab w:val="num" w:pos="630"/>
        </w:tabs>
        <w:ind w:hanging="720"/>
        <w:contextualSpacing/>
        <w:rPr>
          <w:ins w:id="13048" w:author="Rev 3 Allen Wirfs-Brock" w:date="2011-09-11T12:02:00Z"/>
          <w:del w:id="13049" w:author="Rev 4 Allen Wirfs-Brock" w:date="2011-11-04T19:17:00Z"/>
        </w:rPr>
        <w:pPrChange w:id="13050" w:author="Rev 4 Allen Wirfs-Brock" w:date="2011-11-07T12:16:00Z">
          <w:pPr>
            <w:pStyle w:val="Alg3"/>
            <w:numPr>
              <w:ilvl w:val="1"/>
              <w:numId w:val="455"/>
            </w:numPr>
            <w:tabs>
              <w:tab w:val="clear" w:pos="360"/>
              <w:tab w:val="num" w:pos="630"/>
            </w:tabs>
            <w:ind w:left="1080" w:hanging="720"/>
            <w:contextualSpacing/>
          </w:pPr>
        </w:pPrChange>
      </w:pPr>
      <w:ins w:id="13051" w:author="Rev 3 Allen Wirfs-Brock" w:date="2011-09-11T12:02:00Z">
        <w:del w:id="13052" w:author="Rev 4 Allen Wirfs-Brock" w:date="2011-11-04T19:17: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630D6AA0" w14:textId="77777777" w:rsidR="00B04C67" w:rsidRPr="00E77497" w:rsidDel="00E77497" w:rsidRDefault="00B04C67" w:rsidP="00C47E72">
      <w:pPr>
        <w:pStyle w:val="Alg4"/>
        <w:numPr>
          <w:ilvl w:val="0"/>
          <w:numId w:val="432"/>
        </w:numPr>
        <w:spacing w:after="220"/>
        <w:contextualSpacing/>
        <w:rPr>
          <w:ins w:id="13053" w:author="Rev 3 Allen Wirfs-Brock" w:date="2011-09-22T15:52:00Z"/>
          <w:del w:id="13054" w:author="Rev 4 Allen Wirfs-Brock" w:date="2011-11-04T19:17:00Z"/>
        </w:rPr>
      </w:pPr>
      <w:ins w:id="13055" w:author="Rev 3 Allen Wirfs-Brock" w:date="2011-09-22T15:53:00Z">
        <w:del w:id="13056" w:author="Rev 4 Allen Wirfs-Brock" w:date="2011-11-04T19:17: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14C06FE4" w14:textId="77777777" w:rsidR="007B4F56" w:rsidRPr="00675B74" w:rsidRDefault="007B4F56" w:rsidP="00C47E72">
      <w:pPr>
        <w:pStyle w:val="Alg4"/>
        <w:numPr>
          <w:ilvl w:val="0"/>
          <w:numId w:val="432"/>
        </w:numPr>
        <w:spacing w:after="220"/>
        <w:contextualSpacing/>
        <w:rPr>
          <w:ins w:id="13057" w:author="Allen Wirfs-Brock" w:date="2011-07-11T14:58:00Z"/>
        </w:rPr>
      </w:pPr>
      <w:ins w:id="13058" w:author="Allen Wirfs-Brock" w:date="2011-07-11T14:58:00Z">
        <w:del w:id="13059" w:author="Rev 3 Allen Wirfs-Brock" w:date="2011-09-11T10:12:00Z">
          <w:r w:rsidRPr="00E77497" w:rsidDel="00445887">
            <w:delText xml:space="preserve">Return </w:delText>
          </w:r>
        </w:del>
      </w:ins>
      <w:ins w:id="13060" w:author="Allen Wirfs-Brock" w:date="2011-07-11T15:00:00Z">
        <w:del w:id="13061" w:author="Rev 3 Allen Wirfs-Brock" w:date="2011-09-11T10:12:00Z">
          <w:r w:rsidR="00607D92" w:rsidRPr="00E77497" w:rsidDel="00445887">
            <w:delText xml:space="preserve">the </w:delText>
          </w:r>
        </w:del>
      </w:ins>
      <w:ins w:id="13062" w:author="Allen Wirfs-Brock" w:date="2011-07-11T15:01:00Z">
        <w:del w:id="13063" w:author="Rev 3 Allen Wirfs-Brock" w:date="2011-09-11T10:12:00Z">
          <w:r w:rsidR="00607D92" w:rsidRPr="00E77497" w:rsidDel="00445887">
            <w:delText xml:space="preserve">BoundNames of </w:delText>
          </w:r>
          <w:r w:rsidR="00607D92" w:rsidRPr="00E77497" w:rsidDel="00445887">
            <w:rPr>
              <w:rStyle w:val="bnf"/>
            </w:rPr>
            <w:delText>BindingPropertyList</w:delText>
          </w:r>
        </w:del>
      </w:ins>
      <w:ins w:id="13064" w:author="Rev 4 Allen Wirfs-Brock" w:date="2011-11-04T18:03:00Z">
        <w:r w:rsidR="009E1969" w:rsidRPr="009E1969">
          <w:t xml:space="preserve"> </w:t>
        </w:r>
      </w:ins>
      <w:ins w:id="13065" w:author="Rev 6 Allen Wirfs-Brock" w:date="2012-02-18T11:00:00Z">
        <w:r w:rsidR="00481DAC">
          <w:t>Return the result of p</w:t>
        </w:r>
        <w:r w:rsidR="00481DAC" w:rsidRPr="004418C4">
          <w:t>erform</w:t>
        </w:r>
        <w:r w:rsidR="00481DAC">
          <w:t>ing</w:t>
        </w:r>
        <w:r w:rsidR="00481DAC" w:rsidRPr="004418C4">
          <w:t xml:space="preserve"> </w:t>
        </w:r>
      </w:ins>
      <w:ins w:id="13066" w:author="Rev 4 Allen Wirfs-Brock" w:date="2011-11-04T18:03:00Z">
        <w:del w:id="13067" w:author="Rev 6 Allen Wirfs-Brock" w:date="2012-02-18T11:00:00Z">
          <w:r w:rsidR="009E1969" w:rsidDel="00481DAC">
            <w:delText xml:space="preserve">Perform </w:delText>
          </w:r>
        </w:del>
        <w:r w:rsidR="009E1969">
          <w:t xml:space="preserve">Binding </w:t>
        </w:r>
        <w:del w:id="13068" w:author="Rev 6 Allen Wirfs-Brock" w:date="2012-02-27T15:45:00Z">
          <w:r w:rsidR="009E1969" w:rsidDel="00A113E2">
            <w:delText>Initialization</w:delText>
          </w:r>
        </w:del>
      </w:ins>
      <w:ins w:id="13069" w:author="Rev 6 Allen Wirfs-Brock" w:date="2012-02-27T15:45:00Z">
        <w:r w:rsidR="00A113E2">
          <w:t>Initialisation</w:t>
        </w:r>
      </w:ins>
      <w:ins w:id="13070" w:author="Rev 4 Allen Wirfs-Brock" w:date="2011-11-04T18:03:00Z">
        <w:r w:rsidR="009E1969">
          <w:t xml:space="preserve"> for</w:t>
        </w:r>
        <w:r w:rsidR="009E1969" w:rsidRPr="004418C4">
          <w:t xml:space="preserve"> </w:t>
        </w:r>
      </w:ins>
      <w:ins w:id="13071" w:author="Rev 3 Allen Wirfs-Brock" w:date="2011-09-11T10:12:00Z">
        <w:del w:id="13072" w:author="Rev 4 Allen Wirfs-Brock" w:date="2011-11-04T18:03:00Z">
          <w:r w:rsidR="00445887" w:rsidRPr="00675B74" w:rsidDel="009E1969">
            <w:delText xml:space="preserve">Evaluate </w:delText>
          </w:r>
        </w:del>
      </w:ins>
      <w:ins w:id="13073" w:author="Rev 3 Allen Wirfs-Brock" w:date="2011-09-11T10:13:00Z">
        <w:r w:rsidR="00445887" w:rsidRPr="00675B74">
          <w:rPr>
            <w:rStyle w:val="bnf"/>
          </w:rPr>
          <w:t>BindingPropertyList</w:t>
        </w:r>
        <w:r w:rsidR="00445887" w:rsidRPr="00E77497">
          <w:rPr>
            <w:rStyle w:val="bnf"/>
            <w:rFonts w:ascii="Courier New" w:hAnsi="Courier New" w:cs="Courier New"/>
            <w:b/>
            <w:i w:val="0"/>
          </w:rPr>
          <w:t xml:space="preserve"> </w:t>
        </w:r>
      </w:ins>
      <w:ins w:id="13074" w:author="Rev 3 Allen Wirfs-Brock" w:date="2011-09-11T10:12:00Z">
        <w:r w:rsidR="00445887" w:rsidRPr="00E77497">
          <w:t xml:space="preserve">using </w:t>
        </w:r>
      </w:ins>
      <w:ins w:id="13075" w:author="Rev 3 Allen Wirfs-Brock" w:date="2011-09-11T12:02:00Z">
        <w:del w:id="13076" w:author="Rev 4 Allen Wirfs-Brock" w:date="2011-11-04T19:17:00Z">
          <w:r w:rsidR="00417C71" w:rsidRPr="00E77497" w:rsidDel="00E77497">
            <w:rPr>
              <w:i/>
            </w:rPr>
            <w:delText>obj</w:delText>
          </w:r>
        </w:del>
      </w:ins>
      <w:ins w:id="13077" w:author="Rev 4 Allen Wirfs-Brock" w:date="2011-11-04T19:17:00Z">
        <w:r w:rsidR="00E77497">
          <w:rPr>
            <w:i/>
          </w:rPr>
          <w:t>value</w:t>
        </w:r>
      </w:ins>
      <w:ins w:id="13078" w:author="Rev 3 Allen Wirfs-Brock" w:date="2011-09-11T12:02:00Z">
        <w:r w:rsidR="00417C71" w:rsidRPr="00E77497">
          <w:t xml:space="preserve"> </w:t>
        </w:r>
      </w:ins>
      <w:ins w:id="13079" w:author="Rev 3 Allen Wirfs-Brock" w:date="2011-09-11T10:12:00Z">
        <w:del w:id="13080" w:author="Rev 4 Allen Wirfs-Brock" w:date="2011-11-04T18:01:00Z">
          <w:r w:rsidR="00445887" w:rsidRPr="00E77497" w:rsidDel="009E1969">
            <w:delText xml:space="preserve">as the </w:delText>
          </w:r>
        </w:del>
        <w:del w:id="13081" w:author="Rev 4 Allen Wirfs-Brock" w:date="2011-11-04T18:00:00Z">
          <w:r w:rsidR="00445887" w:rsidRPr="00E77497" w:rsidDel="009E1969">
            <w:rPr>
              <w:rStyle w:val="bnf"/>
            </w:rPr>
            <w:delText>obj</w:delText>
          </w:r>
        </w:del>
        <w:del w:id="13082" w:author="Rev 4 Allen Wirfs-Brock" w:date="2011-11-04T18:01:00Z">
          <w:r w:rsidR="00445887" w:rsidRPr="00E77497" w:rsidDel="009E1969">
            <w:rPr>
              <w:i/>
            </w:rPr>
            <w:delText xml:space="preserve"> </w:delText>
          </w:r>
          <w:r w:rsidR="00445887" w:rsidRPr="00E77497" w:rsidDel="009E1969">
            <w:delText xml:space="preserve">parameter </w:delText>
          </w:r>
        </w:del>
        <w:r w:rsidR="00445887" w:rsidRPr="00E77497">
          <w:t xml:space="preserve">and </w:t>
        </w:r>
        <w:del w:id="13083" w:author="Rev 4 Allen Wirfs-Brock" w:date="2011-11-04T18:01:00Z">
          <w:r w:rsidR="00445887" w:rsidRPr="00E77497" w:rsidDel="009E1969">
            <w:rPr>
              <w:i/>
            </w:rPr>
            <w:delText>env</w:delText>
          </w:r>
          <w:r w:rsidR="00445887" w:rsidRPr="00E77497" w:rsidDel="009E1969">
            <w:delText xml:space="preserve"> as the </w:delText>
          </w:r>
        </w:del>
        <w:r w:rsidR="00445887" w:rsidRPr="00E77497">
          <w:rPr>
            <w:i/>
          </w:rPr>
          <w:t>environment</w:t>
        </w:r>
        <w:r w:rsidR="00445887" w:rsidRPr="00E77497">
          <w:t xml:space="preserve"> </w:t>
        </w:r>
      </w:ins>
      <w:ins w:id="13084" w:author="Rev 4 Allen Wirfs-Brock" w:date="2011-11-04T18:01:00Z">
        <w:r w:rsidR="009E1969">
          <w:t xml:space="preserve">as </w:t>
        </w:r>
      </w:ins>
      <w:ins w:id="13085" w:author="Rev 3 Allen Wirfs-Brock" w:date="2011-09-11T10:12:00Z">
        <w:del w:id="13086" w:author="Rev 4 Allen Wirfs-Brock" w:date="2011-11-04T18:01:00Z">
          <w:r w:rsidR="00445887" w:rsidRPr="00675B74" w:rsidDel="009E1969">
            <w:delText>parameter</w:delText>
          </w:r>
        </w:del>
      </w:ins>
      <w:ins w:id="13087" w:author="Rev 4 Allen Wirfs-Brock" w:date="2011-11-04T18:01:00Z">
        <w:r w:rsidR="009E1969">
          <w:t>arguments</w:t>
        </w:r>
      </w:ins>
      <w:ins w:id="13088" w:author="Rev 3 Allen Wirfs-Brock" w:date="2011-09-11T10:12:00Z">
        <w:del w:id="13089" w:author="Rev 4 Allen Wirfs-Brock" w:date="2011-11-04T18:01:00Z">
          <w:r w:rsidR="00445887" w:rsidRPr="00675B74" w:rsidDel="009E1969">
            <w:delText>.</w:delText>
          </w:r>
        </w:del>
      </w:ins>
      <w:ins w:id="13090" w:author="Allen Wirfs-Brock" w:date="2011-07-11T14:58:00Z">
        <w:r w:rsidRPr="00675B74">
          <w:t>.</w:t>
        </w:r>
      </w:ins>
    </w:p>
    <w:p w14:paraId="359149A8" w14:textId="77777777" w:rsidR="009F05FF" w:rsidRPr="00E77497" w:rsidDel="003E2351" w:rsidRDefault="009F05FF" w:rsidP="00D4578E">
      <w:pPr>
        <w:contextualSpacing/>
        <w:rPr>
          <w:ins w:id="13091" w:author="Allen Wirfs-Brock" w:date="2011-07-11T15:07:00Z"/>
          <w:del w:id="13092" w:author="Rev 4 Allen Wirfs-Brock" w:date="2011-10-15T17:57:00Z"/>
        </w:rPr>
      </w:pPr>
      <w:ins w:id="13093" w:author="Allen Wirfs-Brock" w:date="2011-07-11T15:07:00Z">
        <w:del w:id="13094" w:author="Rev 4 Allen Wirfs-Brock" w:date="2011-10-15T17:57: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del>
      </w:ins>
      <w:ins w:id="13095" w:author="Allen Wirfs-Brock" w:date="2011-07-11T15:08:00Z">
        <w:del w:id="13096" w:author="Rev 4 Allen Wirfs-Brock" w:date="2011-10-15T17:57:00Z">
          <w:r w:rsidRPr="00E77497" w:rsidDel="003E2351">
            <w:rPr>
              <w:rStyle w:val="bnf"/>
            </w:rPr>
            <w:delText xml:space="preserve">ArrayBindingPattern </w:delText>
          </w:r>
        </w:del>
      </w:ins>
      <w:ins w:id="13097" w:author="Allen Wirfs-Brock" w:date="2011-07-11T15:07:00Z">
        <w:del w:id="13098" w:author="Rev 4 Allen Wirfs-Brock" w:date="2011-10-15T17:57:00Z">
          <w:r w:rsidRPr="00E77497" w:rsidDel="003E2351">
            <w:rPr>
              <w:b/>
            </w:rPr>
            <w:delText>:</w:delText>
          </w:r>
          <w:r w:rsidRPr="00E77497" w:rsidDel="003E2351">
            <w:delText xml:space="preserve"> </w:delText>
          </w:r>
        </w:del>
      </w:ins>
      <w:ins w:id="13099" w:author="Allen Wirfs-Brock" w:date="2011-07-11T15:08:00Z">
        <w:del w:id="13100" w:author="Rev 4 Allen Wirfs-Brock" w:date="2011-10-15T17:57:00Z">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del>
      </w:ins>
      <w:ins w:id="13101" w:author="Allen Wirfs-Brock" w:date="2011-07-11T15:11:00Z">
        <w:del w:id="13102" w:author="Rev 4 Allen Wirfs-Brock" w:date="2011-10-15T17:57:00Z">
          <w:r w:rsidR="00A817DB" w:rsidRPr="00E77497" w:rsidDel="003E2351">
            <w:rPr>
              <w:rStyle w:val="bnf"/>
            </w:rPr>
            <w:delText xml:space="preserve"> </w:delText>
          </w:r>
        </w:del>
      </w:ins>
      <w:ins w:id="13103" w:author="Allen Wirfs-Brock" w:date="2011-07-11T15:08:00Z">
        <w:del w:id="13104" w:author="Rev 4 Allen Wirfs-Brock" w:date="2011-10-15T17:57:00Z">
          <w:r w:rsidRPr="00E77497" w:rsidDel="003E2351">
            <w:rPr>
              <w:rFonts w:ascii="Courier New" w:hAnsi="Courier New" w:cs="Courier New"/>
              <w:b/>
            </w:rPr>
            <w:delText>]</w:delText>
          </w:r>
        </w:del>
      </w:ins>
      <w:ins w:id="13105" w:author="Allen Wirfs-Brock" w:date="2011-07-11T15:07:00Z">
        <w:del w:id="13106" w:author="Rev 4 Allen Wirfs-Brock" w:date="2011-10-15T17:57:00Z">
          <w:r w:rsidRPr="00E77497" w:rsidDel="003E2351">
            <w:delText xml:space="preserve"> is determined as follows:</w:delText>
          </w:r>
        </w:del>
      </w:ins>
    </w:p>
    <w:p w14:paraId="21C384FB" w14:textId="77777777" w:rsidR="009F05FF" w:rsidRPr="00E77497" w:rsidDel="003E2351" w:rsidRDefault="00A817DB" w:rsidP="006361CF">
      <w:pPr>
        <w:pStyle w:val="Alg4"/>
        <w:numPr>
          <w:ilvl w:val="0"/>
          <w:numId w:val="433"/>
        </w:numPr>
        <w:spacing w:after="220"/>
        <w:contextualSpacing/>
        <w:rPr>
          <w:ins w:id="13107" w:author="Allen Wirfs-Brock" w:date="2011-07-11T15:07:00Z"/>
          <w:del w:id="13108" w:author="Rev 4 Allen Wirfs-Brock" w:date="2011-10-15T17:57:00Z"/>
        </w:rPr>
        <w:pPrChange w:id="13109" w:author="Rev 4 Allen Wirfs-Brock" w:date="2011-11-07T12:16:00Z">
          <w:pPr>
            <w:pStyle w:val="Alg4"/>
            <w:numPr>
              <w:numId w:val="457"/>
            </w:numPr>
            <w:tabs>
              <w:tab w:val="num" w:pos="360"/>
            </w:tabs>
            <w:spacing w:after="220"/>
            <w:ind w:left="360" w:hanging="360"/>
            <w:contextualSpacing/>
          </w:pPr>
        </w:pPrChange>
      </w:pPr>
      <w:ins w:id="13110" w:author="Allen Wirfs-Brock" w:date="2011-07-11T15:11:00Z">
        <w:del w:id="13111" w:author="Rev 4 Allen Wirfs-Brock" w:date="2011-10-15T17:57:00Z">
          <w:r w:rsidRPr="00E77497" w:rsidDel="003E2351">
            <w:delText>Return an empty List</w:delText>
          </w:r>
        </w:del>
      </w:ins>
      <w:ins w:id="13112" w:author="Allen Wirfs-Brock" w:date="2011-07-11T15:07:00Z">
        <w:del w:id="13113" w:author="Rev 4 Allen Wirfs-Brock" w:date="2011-10-15T17:57:00Z">
          <w:r w:rsidR="009F05FF" w:rsidRPr="00E77497" w:rsidDel="003E2351">
            <w:delText>.</w:delText>
          </w:r>
        </w:del>
      </w:ins>
    </w:p>
    <w:p w14:paraId="64D14794" w14:textId="77777777" w:rsidR="006D29F8" w:rsidRPr="00E77497" w:rsidDel="00715A67" w:rsidRDefault="006D29F8" w:rsidP="00D4578E">
      <w:pPr>
        <w:ind w:left="360"/>
        <w:rPr>
          <w:ins w:id="13114" w:author="Rev 3 Allen Wirfs-Brock" w:date="2011-09-11T10:09:00Z"/>
          <w:del w:id="13115" w:author="Rev 4 Allen Wirfs-Brock" w:date="2011-11-04T17:59:00Z"/>
        </w:rPr>
      </w:pPr>
      <w:ins w:id="13116" w:author="Rev 3 Allen Wirfs-Brock" w:date="2011-09-11T10:09:00Z">
        <w:del w:id="13117" w:author="Rev 4 Allen Wirfs-Brock" w:date="2011-10-15T18:10:00Z">
          <w:r w:rsidRPr="00E77497" w:rsidDel="00FD4CD5">
            <w:delText xml:space="preserve">The production </w:delText>
          </w:r>
        </w:del>
        <w:del w:id="13118" w:author="Rev 4 Allen Wirfs-Brock" w:date="2011-11-05T08:54:00Z">
          <w:r w:rsidRPr="00E77497" w:rsidDel="00CB5F32">
            <w:rPr>
              <w:rStyle w:val="bnf"/>
            </w:rPr>
            <w:delText xml:space="preserve">ArrayBindingPattern </w:delText>
          </w:r>
          <w:r w:rsidRPr="00E77497" w:rsidDel="00CB5F32">
            <w:rPr>
              <w:b/>
            </w:rPr>
            <w:delText>:</w:delText>
          </w:r>
          <w:r w:rsidRPr="00E77497" w:rsidDel="00CB5F32">
            <w:delText xml:space="preserve"> </w:delText>
          </w:r>
          <w:r w:rsidRPr="00E77497" w:rsidDel="00CB5F32">
            <w:rPr>
              <w:rFonts w:ascii="Courier New" w:hAnsi="Courier New" w:cs="Courier New"/>
              <w:b/>
            </w:rPr>
            <w:delText>[</w:delText>
          </w:r>
          <w:r w:rsidRPr="00E77497" w:rsidDel="00CB5F32">
            <w:rPr>
              <w:rFonts w:ascii="Courier New" w:hAnsi="Courier New" w:cs="Courier New"/>
              <w:b/>
              <w:i/>
            </w:rPr>
            <w:delText xml:space="preserve"> </w:delText>
          </w:r>
          <w:r w:rsidRPr="00E77497" w:rsidDel="00CB5F32">
            <w:rPr>
              <w:rFonts w:ascii="Times New Roman" w:hAnsi="Times New Roman"/>
              <w:i/>
            </w:rPr>
            <w:delText>Elision</w:delText>
          </w:r>
          <w:r w:rsidRPr="00E77497" w:rsidDel="00CB5F32">
            <w:rPr>
              <w:rFonts w:cs="Arial"/>
              <w:vertAlign w:val="subscript"/>
            </w:rPr>
            <w:delText>opt</w:delText>
          </w:r>
          <w:r w:rsidRPr="00E77497" w:rsidDel="00CB5F32">
            <w:rPr>
              <w:rStyle w:val="bnf"/>
            </w:rPr>
            <w:delText xml:space="preserve"> </w:delText>
          </w:r>
          <w:r w:rsidRPr="00E77497" w:rsidDel="00CB5F32">
            <w:rPr>
              <w:rFonts w:ascii="Courier New" w:hAnsi="Courier New" w:cs="Courier New"/>
              <w:b/>
            </w:rPr>
            <w:delText>]</w:delText>
          </w:r>
        </w:del>
        <w:del w:id="13119" w:author="Rev 4 Allen Wirfs-Brock" w:date="2011-10-15T18:10:00Z">
          <w:r w:rsidRPr="00E77497" w:rsidDel="00FD4CD5">
            <w:delText xml:space="preserve"> is evaluated </w:delText>
          </w:r>
        </w:del>
        <w:del w:id="13120"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3121" w:author="Rev 4 Allen Wirfs-Brock" w:date="2011-10-15T18:10:00Z">
          <w:r w:rsidRPr="00E77497" w:rsidDel="00FD4CD5">
            <w:delText>as follows:</w:delText>
          </w:r>
        </w:del>
      </w:ins>
    </w:p>
    <w:p w14:paraId="4BB3F406" w14:textId="77777777" w:rsidR="006D29F8" w:rsidRPr="00E77497" w:rsidDel="00CB5F32" w:rsidRDefault="00B04C67" w:rsidP="006361CF">
      <w:pPr>
        <w:pStyle w:val="Alg2"/>
        <w:numPr>
          <w:ilvl w:val="0"/>
          <w:numId w:val="543"/>
        </w:numPr>
        <w:spacing w:after="220"/>
        <w:rPr>
          <w:ins w:id="13122" w:author="Rev 3 Allen Wirfs-Brock" w:date="2011-09-11T10:09:00Z"/>
          <w:del w:id="13123" w:author="Rev 4 Allen Wirfs-Brock" w:date="2011-11-05T08:54:00Z"/>
        </w:rPr>
        <w:pPrChange w:id="13124" w:author="Rev 4 Allen Wirfs-Brock" w:date="2011-11-07T12:16:00Z">
          <w:pPr>
            <w:pStyle w:val="Alg2"/>
            <w:numPr>
              <w:numId w:val="576"/>
            </w:numPr>
            <w:tabs>
              <w:tab w:val="num" w:pos="360"/>
            </w:tabs>
            <w:spacing w:after="220"/>
            <w:ind w:left="360" w:hanging="360"/>
          </w:pPr>
        </w:pPrChange>
      </w:pPr>
      <w:ins w:id="13125" w:author="Rev 3 Allen Wirfs-Brock" w:date="2011-09-22T15:54:00Z">
        <w:del w:id="13126"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xml:space="preserve">, then perform </w:delText>
          </w:r>
        </w:del>
      </w:ins>
      <w:ins w:id="13127" w:author="Rev 3 Allen Wirfs-Brock" w:date="2011-09-11T10:09:00Z">
        <w:del w:id="13128" w:author="Rev 4 Allen Wirfs-Brock" w:date="2011-11-04T19:17:00Z">
          <w:r w:rsidR="006D29F8" w:rsidRPr="00E77497" w:rsidDel="00E77497">
            <w:delText>ToObject(</w:delText>
          </w:r>
          <w:r w:rsidR="006D29F8" w:rsidRPr="00E77497" w:rsidDel="00E77497">
            <w:rPr>
              <w:i/>
            </w:rPr>
            <w:delText>value</w:delText>
          </w:r>
          <w:r w:rsidR="006D29F8" w:rsidRPr="00E77497" w:rsidDel="00E77497">
            <w:delText>) and discard the result</w:delText>
          </w:r>
        </w:del>
        <w:del w:id="13129" w:author="Rev 4 Allen Wirfs-Brock" w:date="2011-11-05T08:54:00Z">
          <w:r w:rsidR="006D29F8" w:rsidRPr="00E77497" w:rsidDel="00CB5F32">
            <w:delText xml:space="preserve">. </w:delText>
          </w:r>
        </w:del>
      </w:ins>
    </w:p>
    <w:p w14:paraId="51A55C4D" w14:textId="77777777" w:rsidR="00A817DB" w:rsidRPr="00E77497" w:rsidDel="003E2351" w:rsidRDefault="00A817DB" w:rsidP="00D4578E">
      <w:pPr>
        <w:contextualSpacing/>
        <w:rPr>
          <w:ins w:id="13130" w:author="Allen Wirfs-Brock" w:date="2011-07-11T15:11:00Z"/>
          <w:del w:id="13131" w:author="Rev 4 Allen Wirfs-Brock" w:date="2011-10-15T17:58:00Z"/>
        </w:rPr>
      </w:pPr>
      <w:ins w:id="13132" w:author="Allen Wirfs-Brock" w:date="2011-07-11T15:11:00Z">
        <w:del w:id="13133" w:author="Rev 4 Allen Wirfs-Brock" w:date="2011-10-15T17:58: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of the production</w:delText>
          </w:r>
        </w:del>
      </w:ins>
      <w:ins w:id="13134" w:author="Allen Wirfs-Brock" w:date="2011-07-11T15:16:00Z">
        <w:del w:id="13135" w:author="Rev 4 Allen Wirfs-Brock" w:date="2011-10-15T17:58:00Z">
          <w:r w:rsidR="006C4F91" w:rsidRPr="00E77497" w:rsidDel="003E2351">
            <w:delText xml:space="preserve">s </w:delText>
          </w:r>
        </w:del>
      </w:ins>
      <w:ins w:id="13136" w:author="Allen Wirfs-Brock" w:date="2011-07-11T15:11:00Z">
        <w:del w:id="13137" w:author="Rev 4 Allen Wirfs-Brock" w:date="2011-10-15T17:58:00Z">
          <w:r w:rsidRPr="00E77497" w:rsidDel="003E2351">
            <w:delText xml:space="preserve">  </w:delText>
          </w:r>
          <w:r w:rsidRPr="00E77497" w:rsidDel="003E2351">
            <w:rPr>
              <w:rStyle w:val="bnf"/>
            </w:rPr>
            <w:delText xml:space="preserve">ArrayBindingPattern </w:delText>
          </w:r>
          <w:r w:rsidRPr="00E77497" w:rsidDel="003E2351">
            <w:rPr>
              <w:b/>
            </w:rPr>
            <w:delText>:</w:delText>
          </w:r>
          <w:r w:rsidRPr="00E77497" w:rsidDel="003E2351">
            <w:delText xml:space="preserve"> </w:delText>
          </w:r>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r w:rsidRPr="00E77497" w:rsidDel="003E2351">
            <w:rPr>
              <w:rFonts w:ascii="Courier New" w:hAnsi="Courier New" w:cs="Courier New"/>
              <w:b/>
              <w:i/>
            </w:rPr>
            <w:delText xml:space="preserve"> </w:delText>
          </w:r>
          <w:r w:rsidRPr="00E77497" w:rsidDel="003E2351">
            <w:rPr>
              <w:rStyle w:val="bnf"/>
            </w:rPr>
            <w:delText>BindingRestElement</w:delText>
          </w:r>
        </w:del>
      </w:ins>
      <w:ins w:id="13138" w:author="Allen Wirfs-Brock" w:date="2011-07-11T15:12:00Z">
        <w:del w:id="13139" w:author="Rev 4 Allen Wirfs-Brock" w:date="2011-10-15T17:58:00Z">
          <w:r w:rsidRPr="00E77497" w:rsidDel="003E2351">
            <w:rPr>
              <w:rStyle w:val="bnf"/>
            </w:rPr>
            <w:delText xml:space="preserve"> </w:delText>
          </w:r>
        </w:del>
      </w:ins>
      <w:ins w:id="13140" w:author="Allen Wirfs-Brock" w:date="2011-07-11T15:11:00Z">
        <w:del w:id="13141" w:author="Rev 4 Allen Wirfs-Brock" w:date="2011-10-15T17:58:00Z">
          <w:r w:rsidRPr="00E77497" w:rsidDel="003E2351">
            <w:rPr>
              <w:rFonts w:cs="Arial"/>
              <w:i/>
              <w:vertAlign w:val="subscript"/>
            </w:rPr>
            <w:delText xml:space="preserve"> </w:delText>
          </w:r>
          <w:r w:rsidRPr="00E77497" w:rsidDel="003E2351">
            <w:rPr>
              <w:rFonts w:ascii="Courier New" w:hAnsi="Courier New" w:cs="Courier New"/>
              <w:b/>
            </w:rPr>
            <w:delText>]</w:delText>
          </w:r>
          <w:r w:rsidRPr="00E77497" w:rsidDel="003E2351">
            <w:delText xml:space="preserve"> </w:delText>
          </w:r>
        </w:del>
      </w:ins>
      <w:ins w:id="13142" w:author="Allen Wirfs-Brock" w:date="2011-07-11T15:16:00Z">
        <w:del w:id="13143" w:author="Rev 4 Allen Wirfs-Brock" w:date="2011-10-15T17:58:00Z">
          <w:r w:rsidR="006C4F91" w:rsidRPr="00E77497" w:rsidDel="003E2351">
            <w:delText xml:space="preserve">and </w:delText>
          </w:r>
        </w:del>
      </w:ins>
      <w:ins w:id="13144" w:author="Allen Wirfs-Brock" w:date="2011-07-11T15:17:00Z">
        <w:del w:id="13145" w:author="Rev 4 Allen Wirfs-Brock" w:date="2011-10-15T17:58:00Z">
          <w:r w:rsidR="006C4F91" w:rsidRPr="00E77497" w:rsidDel="003E2351">
            <w:rPr>
              <w:rStyle w:val="bnf"/>
            </w:rPr>
            <w:delText xml:space="preserve">ArrayBindingPattern </w:delText>
          </w:r>
          <w:r w:rsidR="006C4F91" w:rsidRPr="00E77497" w:rsidDel="003E2351">
            <w:rPr>
              <w:b/>
            </w:rPr>
            <w:delText>:</w:delText>
          </w:r>
          <w:r w:rsidR="006C4F91" w:rsidRPr="00E77497" w:rsidDel="003E2351">
            <w:delText xml:space="preserve"> </w:delText>
          </w:r>
          <w:r w:rsidR="006C4F91" w:rsidRPr="00E77497" w:rsidDel="003E2351">
            <w:rPr>
              <w:rFonts w:ascii="Courier New" w:hAnsi="Courier New" w:cs="Courier New"/>
              <w:b/>
            </w:rPr>
            <w:delText>[</w:delText>
          </w:r>
          <w:r w:rsidR="006C4F91" w:rsidRPr="00E77497" w:rsidDel="003E2351">
            <w:rPr>
              <w:rStyle w:val="bnf"/>
            </w:rPr>
            <w:delText>BindingElementList</w:delText>
          </w:r>
          <w:r w:rsidR="006C4F91" w:rsidRPr="00E77497" w:rsidDel="003E2351">
            <w:rPr>
              <w:rFonts w:cs="Arial"/>
              <w:i/>
              <w:vertAlign w:val="subscript"/>
            </w:rPr>
            <w:delText xml:space="preserve"> </w:delText>
          </w:r>
          <w:r w:rsidR="006C4F91" w:rsidRPr="00E77497" w:rsidDel="003E2351">
            <w:rPr>
              <w:rStyle w:val="bnf"/>
              <w:rFonts w:ascii="Courier New" w:hAnsi="Courier New" w:cs="Courier New"/>
              <w:b/>
              <w:i w:val="0"/>
            </w:rPr>
            <w:delText xml:space="preserve">, </w:delText>
          </w:r>
          <w:r w:rsidR="006C4F91" w:rsidRPr="00E77497" w:rsidDel="003E2351">
            <w:rPr>
              <w:rFonts w:ascii="Times New Roman" w:hAnsi="Times New Roman"/>
              <w:i/>
            </w:rPr>
            <w:delText>Elision</w:delText>
          </w:r>
          <w:r w:rsidR="006C4F91" w:rsidRPr="00E77497" w:rsidDel="003E2351">
            <w:rPr>
              <w:rFonts w:cs="Arial"/>
              <w:vertAlign w:val="subscript"/>
            </w:rPr>
            <w:delText>opt</w:delText>
          </w:r>
          <w:r w:rsidR="006C4F91" w:rsidRPr="00E77497" w:rsidDel="003E2351">
            <w:rPr>
              <w:rStyle w:val="bnf"/>
            </w:rPr>
            <w:delText xml:space="preserve"> </w:delText>
          </w:r>
          <w:r w:rsidR="006C4F91" w:rsidRPr="00E77497" w:rsidDel="003E2351">
            <w:rPr>
              <w:rFonts w:ascii="Courier New" w:hAnsi="Courier New" w:cs="Courier New"/>
              <w:b/>
            </w:rPr>
            <w:delText>]</w:delText>
          </w:r>
        </w:del>
      </w:ins>
      <w:ins w:id="13146" w:author="Allen Wirfs-Brock" w:date="2011-07-11T15:16:00Z">
        <w:del w:id="13147" w:author="Rev 4 Allen Wirfs-Brock" w:date="2011-10-15T17:58:00Z">
          <w:r w:rsidR="006C4F91" w:rsidRPr="00E77497" w:rsidDel="003E2351">
            <w:delText xml:space="preserve"> </w:delText>
          </w:r>
        </w:del>
      </w:ins>
      <w:ins w:id="13148" w:author="Allen Wirfs-Brock" w:date="2011-07-11T15:11:00Z">
        <w:del w:id="13149" w:author="Rev 4 Allen Wirfs-Brock" w:date="2011-10-15T17:58:00Z">
          <w:r w:rsidRPr="00E77497" w:rsidDel="003E2351">
            <w:delText>is determined as follows:</w:delText>
          </w:r>
        </w:del>
      </w:ins>
    </w:p>
    <w:p w14:paraId="4FD2D2CF" w14:textId="77777777" w:rsidR="00A817DB" w:rsidRPr="00E77497" w:rsidDel="003E2351" w:rsidRDefault="00A817DB" w:rsidP="006361CF">
      <w:pPr>
        <w:pStyle w:val="Alg4"/>
        <w:numPr>
          <w:ilvl w:val="0"/>
          <w:numId w:val="434"/>
        </w:numPr>
        <w:spacing w:after="220"/>
        <w:contextualSpacing/>
        <w:rPr>
          <w:ins w:id="13150" w:author="Allen Wirfs-Brock" w:date="2011-07-11T15:11:00Z"/>
          <w:del w:id="13151" w:author="Rev 4 Allen Wirfs-Brock" w:date="2011-10-15T17:58:00Z"/>
        </w:rPr>
        <w:pPrChange w:id="13152" w:author="Rev 4 Allen Wirfs-Brock" w:date="2011-11-07T12:16:00Z">
          <w:pPr>
            <w:pStyle w:val="Alg4"/>
            <w:numPr>
              <w:numId w:val="458"/>
            </w:numPr>
            <w:tabs>
              <w:tab w:val="num" w:pos="360"/>
            </w:tabs>
            <w:spacing w:after="220"/>
            <w:ind w:left="360" w:hanging="360"/>
            <w:contextualSpacing/>
          </w:pPr>
        </w:pPrChange>
      </w:pPr>
      <w:ins w:id="13153" w:author="Allen Wirfs-Brock" w:date="2011-07-11T15:11:00Z">
        <w:del w:id="13154" w:author="Rev 4 Allen Wirfs-Brock" w:date="2011-10-15T17:58:00Z">
          <w:r w:rsidRPr="00E77497" w:rsidDel="003E2351">
            <w:delText xml:space="preserve">Return </w:delText>
          </w:r>
        </w:del>
      </w:ins>
      <w:ins w:id="13155" w:author="Allen Wirfs-Brock" w:date="2011-07-11T15:12:00Z">
        <w:del w:id="13156" w:author="Rev 4 Allen Wirfs-Brock" w:date="2011-10-15T17:58:00Z">
          <w:r w:rsidRPr="00E77497" w:rsidDel="003E2351">
            <w:delText xml:space="preserve">the BoundNames of </w:delText>
          </w:r>
          <w:r w:rsidRPr="00E77497" w:rsidDel="003E2351">
            <w:rPr>
              <w:rStyle w:val="bnf"/>
            </w:rPr>
            <w:delText>BindingElement</w:delText>
          </w:r>
        </w:del>
      </w:ins>
      <w:ins w:id="13157" w:author="Allen Wirfs-Brock" w:date="2011-07-11T15:18:00Z">
        <w:del w:id="13158" w:author="Rev 4 Allen Wirfs-Brock" w:date="2011-10-15T17:58:00Z">
          <w:r w:rsidR="006C4F91" w:rsidRPr="00E77497" w:rsidDel="003E2351">
            <w:rPr>
              <w:rStyle w:val="bnf"/>
            </w:rPr>
            <w:delText>List</w:delText>
          </w:r>
        </w:del>
      </w:ins>
      <w:ins w:id="13159" w:author="Allen Wirfs-Brock" w:date="2011-07-11T15:11:00Z">
        <w:del w:id="13160" w:author="Rev 4 Allen Wirfs-Brock" w:date="2011-10-15T17:58:00Z">
          <w:r w:rsidRPr="00E77497" w:rsidDel="003E2351">
            <w:delText>.</w:delText>
          </w:r>
        </w:del>
      </w:ins>
    </w:p>
    <w:p w14:paraId="65EE2B0F" w14:textId="77777777" w:rsidR="005C1EE0" w:rsidRPr="00E77497" w:rsidDel="00E77497" w:rsidRDefault="005C1EE0" w:rsidP="00D4578E">
      <w:pPr>
        <w:ind w:left="360"/>
        <w:rPr>
          <w:ins w:id="13161" w:author="Rev 3 Allen Wirfs-Brock" w:date="2011-09-11T11:09:00Z"/>
          <w:del w:id="13162" w:author="Rev 4 Allen Wirfs-Brock" w:date="2011-11-04T19:17:00Z"/>
        </w:rPr>
      </w:pPr>
      <w:ins w:id="13163" w:author="Rev 3 Allen Wirfs-Brock" w:date="2011-09-11T11:09:00Z">
        <w:del w:id="13164" w:author="Rev 4 Allen Wirfs-Brock" w:date="2011-10-15T18:10:00Z">
          <w:r w:rsidRPr="00E77497" w:rsidDel="00FD4CD5">
            <w:delText xml:space="preserve">The production </w:delText>
          </w:r>
        </w:del>
      </w:ins>
      <w:ins w:id="13165" w:author="Rev 3 Allen Wirfs-Brock" w:date="2011-09-11T11:10:00Z">
        <w:del w:id="13166" w:author="Rev 4 Allen Wirfs-Brock" w:date="2011-11-05T08:54:00Z">
          <w:r w:rsidRPr="00E77497" w:rsidDel="00CB5F32">
            <w:rPr>
              <w:rStyle w:val="bnf"/>
            </w:rPr>
            <w:delText>ArrayBindingPattern</w:delText>
          </w:r>
        </w:del>
      </w:ins>
      <w:ins w:id="13167" w:author="Rev 3 Allen Wirfs-Brock" w:date="2011-09-11T11:09:00Z">
        <w:del w:id="13168" w:author="Rev 4 Allen Wirfs-Brock" w:date="2011-11-05T08:54:00Z">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del>
      </w:ins>
      <w:ins w:id="13169" w:author="Rev 3 Allen Wirfs-Brock" w:date="2011-09-11T11:10:00Z">
        <w:del w:id="13170" w:author="Rev 4 Allen Wirfs-Brock" w:date="2011-11-05T08:54:00Z">
          <w:r w:rsidRPr="00E77497" w:rsidDel="00CB5F32">
            <w:rPr>
              <w:rStyle w:val="bnf"/>
            </w:rPr>
            <w:delText xml:space="preserve">BindingRestElement </w:delText>
          </w:r>
          <w:r w:rsidRPr="00E77497" w:rsidDel="00CB5F32">
            <w:rPr>
              <w:rFonts w:cs="Arial"/>
              <w:i/>
              <w:vertAlign w:val="subscript"/>
            </w:rPr>
            <w:delText xml:space="preserve"> </w:delText>
          </w:r>
        </w:del>
      </w:ins>
      <w:ins w:id="13171" w:author="Rev 3 Allen Wirfs-Brock" w:date="2011-09-11T11:09:00Z">
        <w:del w:id="13172" w:author="Rev 4 Allen Wirfs-Brock" w:date="2011-11-05T08:54:00Z">
          <w:r w:rsidRPr="00E77497" w:rsidDel="00CB5F32">
            <w:rPr>
              <w:rFonts w:ascii="Courier New" w:hAnsi="Courier New" w:cs="Courier New"/>
              <w:b/>
            </w:rPr>
            <w:delText xml:space="preserve">] </w:delText>
          </w:r>
        </w:del>
        <w:del w:id="13173" w:author="Rev 4 Allen Wirfs-Brock" w:date="2011-10-15T18:11:00Z">
          <w:r w:rsidRPr="00E77497" w:rsidDel="00D37DA9">
            <w:delText xml:space="preserve">is evaluated </w:delText>
          </w:r>
        </w:del>
        <w:del w:id="13174" w:author="Rev 4 Allen Wirfs-Brock" w:date="2011-11-04T19:17:00Z">
          <w:r w:rsidRPr="00E77497" w:rsidDel="00E77497">
            <w:delText xml:space="preserve">with </w:delText>
          </w:r>
        </w:del>
      </w:ins>
      <w:ins w:id="13175" w:author="Rev 3 Allen Wirfs-Brock" w:date="2011-09-11T11:11:00Z">
        <w:del w:id="13176" w:author="Rev 4 Allen Wirfs-Brock" w:date="2011-11-04T19:17:00Z">
          <w:r w:rsidRPr="00E77497" w:rsidDel="00E77497">
            <w:delText xml:space="preserve">parameters </w:delText>
          </w:r>
          <w:r w:rsidRPr="00E77497" w:rsidDel="00E77497">
            <w:rPr>
              <w:rFonts w:ascii="Times New Roman" w:eastAsia="Times New Roman" w:hAnsi="Times New Roman"/>
              <w:i/>
              <w:spacing w:val="6"/>
              <w:lang w:eastAsia="en-US"/>
            </w:rPr>
            <w:delText>value</w:delText>
          </w:r>
          <w:r w:rsidRPr="00E77497" w:rsidDel="00E77497">
            <w:delText xml:space="preserve"> and </w:delText>
          </w:r>
          <w:r w:rsidRPr="00E77497" w:rsidDel="00E77497">
            <w:rPr>
              <w:rFonts w:ascii="Times New Roman" w:eastAsia="Times New Roman" w:hAnsi="Times New Roman"/>
              <w:i/>
              <w:spacing w:val="6"/>
              <w:lang w:eastAsia="en-US"/>
            </w:rPr>
            <w:delText>env</w:delText>
          </w:r>
          <w:r w:rsidRPr="00E77497" w:rsidDel="00E77497">
            <w:delText xml:space="preserve"> </w:delText>
          </w:r>
        </w:del>
      </w:ins>
      <w:ins w:id="13177" w:author="Rev 3 Allen Wirfs-Brock" w:date="2011-09-11T11:09:00Z">
        <w:del w:id="13178" w:author="Rev 4 Allen Wirfs-Brock" w:date="2011-10-15T18:11:00Z">
          <w:r w:rsidRPr="00E77497" w:rsidDel="00D37DA9">
            <w:delText>as follows:</w:delText>
          </w:r>
        </w:del>
      </w:ins>
    </w:p>
    <w:p w14:paraId="7CF6D2CF" w14:textId="77777777" w:rsidR="005C1EE0" w:rsidRPr="00E77497" w:rsidDel="00CB5F32" w:rsidRDefault="005C1EE0" w:rsidP="006361CF">
      <w:pPr>
        <w:pStyle w:val="Alg3"/>
        <w:numPr>
          <w:ilvl w:val="0"/>
          <w:numId w:val="545"/>
        </w:numPr>
        <w:rPr>
          <w:ins w:id="13179" w:author="Rev 3 Allen Wirfs-Brock" w:date="2011-09-11T11:09:00Z"/>
          <w:del w:id="13180" w:author="Rev 4 Allen Wirfs-Brock" w:date="2011-11-05T08:54:00Z"/>
        </w:rPr>
        <w:pPrChange w:id="13181" w:author="Rev 4 Allen Wirfs-Brock" w:date="2011-11-07T12:16:00Z">
          <w:pPr>
            <w:pStyle w:val="Alg3"/>
            <w:numPr>
              <w:numId w:val="578"/>
            </w:numPr>
          </w:pPr>
        </w:pPrChange>
      </w:pPr>
      <w:ins w:id="13182" w:author="Rev 3 Allen Wirfs-Brock" w:date="2011-09-11T11:09:00Z">
        <w:del w:id="13183"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240252C6" w14:textId="77777777" w:rsidR="00BF2727" w:rsidRPr="00E77497" w:rsidDel="00E77497" w:rsidRDefault="00BF2727" w:rsidP="006361CF">
      <w:pPr>
        <w:pStyle w:val="Alg3"/>
        <w:numPr>
          <w:ilvl w:val="0"/>
          <w:numId w:val="545"/>
        </w:numPr>
        <w:contextualSpacing/>
        <w:rPr>
          <w:ins w:id="13184" w:author="Rev 3 Allen Wirfs-Brock" w:date="2011-09-22T15:55:00Z"/>
          <w:del w:id="13185" w:author="Rev 4 Allen Wirfs-Brock" w:date="2011-11-04T19:18:00Z"/>
        </w:rPr>
        <w:pPrChange w:id="13186" w:author="Rev 4 Allen Wirfs-Brock" w:date="2011-11-07T12:16:00Z">
          <w:pPr>
            <w:pStyle w:val="Alg3"/>
            <w:numPr>
              <w:numId w:val="578"/>
            </w:numPr>
            <w:contextualSpacing/>
          </w:pPr>
        </w:pPrChange>
      </w:pPr>
      <w:ins w:id="13187" w:author="Rev 3 Allen Wirfs-Brock" w:date="2011-09-22T15:55:00Z">
        <w:del w:id="13188"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082E4E46" w14:textId="77777777" w:rsidR="00BF2727" w:rsidRPr="00E77497" w:rsidDel="00E77497" w:rsidRDefault="00BF2727" w:rsidP="006361CF">
      <w:pPr>
        <w:pStyle w:val="Alg3"/>
        <w:numPr>
          <w:ilvl w:val="1"/>
          <w:numId w:val="545"/>
        </w:numPr>
        <w:contextualSpacing/>
        <w:rPr>
          <w:ins w:id="13189" w:author="Rev 3 Allen Wirfs-Brock" w:date="2011-09-22T15:55:00Z"/>
          <w:del w:id="13190" w:author="Rev 4 Allen Wirfs-Brock" w:date="2011-11-04T19:18:00Z"/>
        </w:rPr>
        <w:pPrChange w:id="13191" w:author="Rev 4 Allen Wirfs-Brock" w:date="2011-11-07T12:16:00Z">
          <w:pPr>
            <w:pStyle w:val="Alg3"/>
            <w:numPr>
              <w:ilvl w:val="1"/>
              <w:numId w:val="578"/>
            </w:numPr>
            <w:tabs>
              <w:tab w:val="clear" w:pos="360"/>
              <w:tab w:val="num" w:pos="1080"/>
            </w:tabs>
            <w:ind w:left="1080"/>
            <w:contextualSpacing/>
          </w:pPr>
        </w:pPrChange>
      </w:pPr>
      <w:ins w:id="13192" w:author="Rev 3 Allen Wirfs-Brock" w:date="2011-09-22T15:55:00Z">
        <w:del w:id="13193"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737D8CD2" w14:textId="77777777" w:rsidR="00BF2727" w:rsidRPr="00E77497" w:rsidDel="00E77497" w:rsidRDefault="00BF2727" w:rsidP="006361CF">
      <w:pPr>
        <w:pStyle w:val="Alg4"/>
        <w:numPr>
          <w:ilvl w:val="0"/>
          <w:numId w:val="545"/>
        </w:numPr>
        <w:contextualSpacing/>
        <w:rPr>
          <w:ins w:id="13194" w:author="Rev 3 Allen Wirfs-Brock" w:date="2011-09-22T15:55:00Z"/>
          <w:del w:id="13195" w:author="Rev 4 Allen Wirfs-Brock" w:date="2011-11-04T19:18:00Z"/>
        </w:rPr>
        <w:pPrChange w:id="13196" w:author="Rev 4 Allen Wirfs-Brock" w:date="2011-11-07T12:16:00Z">
          <w:pPr>
            <w:pStyle w:val="Alg4"/>
            <w:numPr>
              <w:numId w:val="578"/>
            </w:numPr>
            <w:tabs>
              <w:tab w:val="num" w:pos="360"/>
            </w:tabs>
            <w:ind w:left="360" w:hanging="360"/>
            <w:contextualSpacing/>
          </w:pPr>
        </w:pPrChange>
      </w:pPr>
      <w:ins w:id="13197" w:author="Rev 3 Allen Wirfs-Brock" w:date="2011-09-22T15:55:00Z">
        <w:del w:id="13198"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329059BD" w14:textId="77777777" w:rsidR="005C1EE0" w:rsidRPr="00675B74" w:rsidDel="00CB5F32" w:rsidRDefault="005C1EE0" w:rsidP="006361CF">
      <w:pPr>
        <w:pStyle w:val="Alg3"/>
        <w:numPr>
          <w:ilvl w:val="0"/>
          <w:numId w:val="545"/>
        </w:numPr>
        <w:spacing w:after="220"/>
        <w:rPr>
          <w:ins w:id="13199" w:author="Rev 3 Allen Wirfs-Brock" w:date="2011-09-11T11:09:00Z"/>
          <w:del w:id="13200" w:author="Rev 4 Allen Wirfs-Brock" w:date="2011-11-05T08:54:00Z"/>
        </w:rPr>
        <w:pPrChange w:id="13201" w:author="Rev 4 Allen Wirfs-Brock" w:date="2011-11-07T12:16:00Z">
          <w:pPr>
            <w:pStyle w:val="Alg3"/>
            <w:numPr>
              <w:numId w:val="578"/>
            </w:numPr>
            <w:spacing w:after="220"/>
          </w:pPr>
        </w:pPrChange>
      </w:pPr>
      <w:ins w:id="13202" w:author="Rev 3 Allen Wirfs-Brock" w:date="2011-09-11T11:09:00Z">
        <w:del w:id="13203" w:author="Rev 4 Allen Wirfs-Brock" w:date="2011-11-04T18:04:00Z">
          <w:r w:rsidRPr="00675B74" w:rsidDel="009E1969">
            <w:delText xml:space="preserve">Evaluate </w:delText>
          </w:r>
        </w:del>
      </w:ins>
      <w:ins w:id="13204" w:author="Rev 3 Allen Wirfs-Brock" w:date="2011-09-11T11:13:00Z">
        <w:del w:id="13205" w:author="Rev 4 Allen Wirfs-Brock" w:date="2011-11-05T08:54:00Z">
          <w:r w:rsidRPr="00675B74" w:rsidDel="00CB5F32">
            <w:rPr>
              <w:rStyle w:val="bnf"/>
            </w:rPr>
            <w:delText xml:space="preserve">BindingRestElement </w:delText>
          </w:r>
          <w:r w:rsidRPr="00E77497" w:rsidDel="00CB5F32">
            <w:rPr>
              <w:rFonts w:cs="Arial"/>
              <w:i/>
              <w:vertAlign w:val="subscript"/>
            </w:rPr>
            <w:delText xml:space="preserve"> </w:delText>
          </w:r>
        </w:del>
      </w:ins>
      <w:ins w:id="13206" w:author="Rev 3 Allen Wirfs-Brock" w:date="2011-09-11T11:09:00Z">
        <w:del w:id="13207" w:author="Rev 4 Allen Wirfs-Brock" w:date="2011-11-05T08:54:00Z">
          <w:r w:rsidRPr="00E77497" w:rsidDel="00CB5F32">
            <w:delText xml:space="preserve">using </w:delText>
          </w:r>
        </w:del>
      </w:ins>
      <w:ins w:id="13208" w:author="Rev 3 Allen Wirfs-Brock" w:date="2011-09-11T12:00:00Z">
        <w:del w:id="13209" w:author="Rev 4 Allen Wirfs-Brock" w:date="2011-11-04T19:18:00Z">
          <w:r w:rsidR="00417C71" w:rsidRPr="00E77497" w:rsidDel="00E77497">
            <w:rPr>
              <w:i/>
            </w:rPr>
            <w:delText>obj</w:delText>
          </w:r>
        </w:del>
        <w:del w:id="13210" w:author="Rev 4 Allen Wirfs-Brock" w:date="2011-11-04T18:04:00Z">
          <w:r w:rsidR="00417C71" w:rsidRPr="00E77497" w:rsidDel="009E1969">
            <w:delText xml:space="preserve"> </w:delText>
          </w:r>
        </w:del>
      </w:ins>
      <w:ins w:id="13211" w:author="Rev 3 Allen Wirfs-Brock" w:date="2011-09-11T11:09:00Z">
        <w:del w:id="13212" w:author="Rev 4 Allen Wirfs-Brock" w:date="2011-11-04T18:04:00Z">
          <w:r w:rsidRPr="00E77497" w:rsidDel="009E1969">
            <w:delText xml:space="preserve">as the </w:delText>
          </w:r>
        </w:del>
        <w:del w:id="13213" w:author="Rev 4 Allen Wirfs-Brock" w:date="2011-11-04T18:00:00Z">
          <w:r w:rsidRPr="00E77497" w:rsidDel="009E1969">
            <w:rPr>
              <w:i/>
            </w:rPr>
            <w:delText>obj</w:delText>
          </w:r>
        </w:del>
        <w:del w:id="13214" w:author="Rev 4 Allen Wirfs-Brock" w:date="2011-11-04T18:04:00Z">
          <w:r w:rsidRPr="00E77497" w:rsidDel="009E1969">
            <w:delText xml:space="preserve"> parameter</w:delText>
          </w:r>
        </w:del>
      </w:ins>
      <w:ins w:id="13215" w:author="Rev 3 Allen Wirfs-Brock" w:date="2011-09-11T11:12:00Z">
        <w:del w:id="13216" w:author="Rev 4 Allen Wirfs-Brock" w:date="2011-11-04T18:04:00Z">
          <w:r w:rsidRPr="00E77497" w:rsidDel="009E1969">
            <w:delText>,</w:delText>
          </w:r>
        </w:del>
      </w:ins>
      <w:ins w:id="13217" w:author="Rev 3 Allen Wirfs-Brock" w:date="2011-09-11T11:13:00Z">
        <w:del w:id="13218" w:author="Rev 4 Allen Wirfs-Brock" w:date="2011-11-04T18:04:00Z">
          <w:r w:rsidRPr="00E77497" w:rsidDel="009E1969">
            <w:rPr>
              <w:i/>
            </w:rPr>
            <w:delText xml:space="preserve"> env</w:delText>
          </w:r>
          <w:r w:rsidRPr="00E77497" w:rsidDel="009E1969">
            <w:delText xml:space="preserve"> as the</w:delText>
          </w:r>
        </w:del>
        <w:del w:id="13219" w:author="Rev 4 Allen Wirfs-Brock" w:date="2011-11-05T08:54:00Z">
          <w:r w:rsidRPr="00675B74" w:rsidDel="00CB5F32">
            <w:delText xml:space="preserve"> </w:delText>
          </w:r>
          <w:r w:rsidRPr="00675B74" w:rsidDel="00CB5F32">
            <w:rPr>
              <w:i/>
            </w:rPr>
            <w:delText>enviro</w:delText>
          </w:r>
          <w:r w:rsidRPr="00E77497" w:rsidDel="00CB5F32">
            <w:rPr>
              <w:i/>
            </w:rPr>
            <w:delText>nment</w:delText>
          </w:r>
          <w:r w:rsidRPr="00E77497" w:rsidDel="00CB5F32">
            <w:delText>,</w:delText>
          </w:r>
        </w:del>
      </w:ins>
      <w:ins w:id="13220" w:author="Rev 3 Allen Wirfs-Brock" w:date="2011-09-11T11:12:00Z">
        <w:del w:id="13221" w:author="Rev 4 Allen Wirfs-Brock" w:date="2011-11-05T08:54:00Z">
          <w:r w:rsidRPr="00E77497" w:rsidDel="00CB5F32">
            <w:delText xml:space="preserve"> </w:delText>
          </w:r>
        </w:del>
      </w:ins>
      <w:ins w:id="13222" w:author="Rev 3 Allen Wirfs-Brock" w:date="2011-09-11T11:09:00Z">
        <w:del w:id="13223" w:author="Rev 4 Allen Wirfs-Brock" w:date="2011-11-05T08:54:00Z">
          <w:r w:rsidRPr="00E77497" w:rsidDel="00CB5F32">
            <w:delText xml:space="preserve"> and </w:delText>
          </w:r>
          <w:r w:rsidRPr="00E77497" w:rsidDel="00CB5F32">
            <w:rPr>
              <w:i/>
            </w:rPr>
            <w:delText>skip</w:delText>
          </w:r>
          <w:r w:rsidRPr="00E77497" w:rsidDel="00CB5F32">
            <w:delText xml:space="preserve"> as </w:delText>
          </w:r>
        </w:del>
        <w:del w:id="13224" w:author="Rev 4 Allen Wirfs-Brock" w:date="2011-11-04T18:04:00Z">
          <w:r w:rsidRPr="00E77497" w:rsidDel="009E1969">
            <w:delText xml:space="preserve">the </w:delText>
          </w:r>
          <w:r w:rsidRPr="00E77497" w:rsidDel="009E1969">
            <w:rPr>
              <w:i/>
            </w:rPr>
            <w:delText>index</w:delText>
          </w:r>
          <w:r w:rsidRPr="00E77497" w:rsidDel="009E1969">
            <w:delText xml:space="preserve"> parameter</w:delText>
          </w:r>
        </w:del>
        <w:del w:id="13225" w:author="Rev 4 Allen Wirfs-Brock" w:date="2011-11-05T08:54:00Z">
          <w:r w:rsidRPr="00675B74" w:rsidDel="00CB5F32">
            <w:delText>.</w:delText>
          </w:r>
        </w:del>
      </w:ins>
    </w:p>
    <w:p w14:paraId="66CF6E77" w14:textId="77777777" w:rsidR="00C33713" w:rsidRPr="00E77497" w:rsidDel="004878F5" w:rsidRDefault="00C33713" w:rsidP="00D4578E">
      <w:pPr>
        <w:contextualSpacing/>
        <w:rPr>
          <w:ins w:id="13226" w:author="Rev 3 Allen Wirfs-Brock" w:date="2011-09-21T16:48:00Z"/>
          <w:del w:id="13227" w:author="Rev 4 Allen Wirfs-Brock" w:date="2011-10-15T18:12:00Z"/>
        </w:rPr>
      </w:pPr>
      <w:ins w:id="13228" w:author="Rev 3 Allen Wirfs-Brock" w:date="2011-09-21T16:48:00Z">
        <w:del w:id="13229" w:author="Rev 4 Allen Wirfs-Brock" w:date="2011-10-15T18:12:00Z">
          <w:r w:rsidRPr="00675B74" w:rsidDel="004878F5">
            <w:delText xml:space="preserve">The </w:delText>
          </w:r>
          <w:r w:rsidRPr="00675B74" w:rsidDel="004878F5">
            <w:rPr>
              <w:rFonts w:ascii="Times New Roman" w:eastAsia="Times New Roman" w:hAnsi="Times New Roman"/>
              <w:spacing w:val="6"/>
              <w:lang w:eastAsia="en-US"/>
            </w:rPr>
            <w:delText xml:space="preserve">BoundNames </w:delText>
          </w:r>
          <w:r w:rsidRPr="00675B74" w:rsidDel="004878F5">
            <w:delText xml:space="preserve">of the </w:delText>
          </w:r>
          <w:r w:rsidR="009D6A1A" w:rsidRPr="00E77497" w:rsidDel="004878F5">
            <w:delText>production</w:delText>
          </w:r>
          <w:r w:rsidRPr="00E77497" w:rsidDel="004878F5">
            <w:delText xml:space="preserve"> </w:delText>
          </w:r>
          <w:r w:rsidRPr="00E77497" w:rsidDel="004878F5">
            <w:rPr>
              <w:rStyle w:val="bnf"/>
            </w:rPr>
            <w:delText xml:space="preserve">ArrayBindingPattern </w:delText>
          </w:r>
          <w:r w:rsidRPr="00E77497" w:rsidDel="004878F5">
            <w:rPr>
              <w:b/>
            </w:rPr>
            <w:delText>:</w:delText>
          </w:r>
          <w:r w:rsidRPr="00E77497" w:rsidDel="004878F5">
            <w:delText xml:space="preserve"> </w:delText>
          </w:r>
          <w:r w:rsidRPr="00E77497" w:rsidDel="004878F5">
            <w:rPr>
              <w:rFonts w:ascii="Courier New" w:hAnsi="Courier New" w:cs="Courier New"/>
              <w:b/>
            </w:rPr>
            <w:delText>[</w:delText>
          </w:r>
          <w:r w:rsidRPr="00E77497" w:rsidDel="004878F5">
            <w:rPr>
              <w:rStyle w:val="bnf"/>
            </w:rPr>
            <w:delText>BindingElementList</w:delText>
          </w:r>
          <w:r w:rsidRPr="00E77497" w:rsidDel="004878F5">
            <w:rPr>
              <w:rFonts w:cs="Arial"/>
              <w:i/>
              <w:vertAlign w:val="subscript"/>
            </w:rPr>
            <w:delText xml:space="preserve"> </w:delText>
          </w:r>
          <w:r w:rsidRPr="00E77497" w:rsidDel="004878F5">
            <w:rPr>
              <w:rStyle w:val="bnf"/>
              <w:rFonts w:ascii="Courier New" w:hAnsi="Courier New" w:cs="Courier New"/>
              <w:b/>
              <w:i w:val="0"/>
            </w:rPr>
            <w:delText xml:space="preserve">, </w:delText>
          </w:r>
          <w:r w:rsidRPr="00E77497" w:rsidDel="004878F5">
            <w:rPr>
              <w:rFonts w:ascii="Times New Roman" w:hAnsi="Times New Roman"/>
              <w:i/>
            </w:rPr>
            <w:delText>Elision</w:delText>
          </w:r>
          <w:r w:rsidRPr="00E77497" w:rsidDel="004878F5">
            <w:rPr>
              <w:rFonts w:cs="Arial"/>
              <w:vertAlign w:val="subscript"/>
            </w:rPr>
            <w:delText>opt</w:delText>
          </w:r>
          <w:r w:rsidRPr="00E77497" w:rsidDel="004878F5">
            <w:rPr>
              <w:rStyle w:val="bnf"/>
            </w:rPr>
            <w:delText xml:space="preserve"> </w:delText>
          </w:r>
          <w:r w:rsidRPr="00E77497" w:rsidDel="004878F5">
            <w:rPr>
              <w:rFonts w:ascii="Courier New" w:hAnsi="Courier New" w:cs="Courier New"/>
              <w:b/>
            </w:rPr>
            <w:delText>]</w:delText>
          </w:r>
          <w:r w:rsidRPr="00E77497" w:rsidDel="004878F5">
            <w:delText xml:space="preserve"> is determined as follows:</w:delText>
          </w:r>
        </w:del>
      </w:ins>
    </w:p>
    <w:p w14:paraId="3ECDBE05" w14:textId="77777777" w:rsidR="00C33713" w:rsidRPr="00E77497" w:rsidDel="004878F5" w:rsidRDefault="00C33713" w:rsidP="006361CF">
      <w:pPr>
        <w:pStyle w:val="Alg4"/>
        <w:numPr>
          <w:ilvl w:val="0"/>
          <w:numId w:val="554"/>
        </w:numPr>
        <w:spacing w:after="220"/>
        <w:contextualSpacing/>
        <w:rPr>
          <w:ins w:id="13230" w:author="Rev 3 Allen Wirfs-Brock" w:date="2011-09-21T16:48:00Z"/>
          <w:del w:id="13231" w:author="Rev 4 Allen Wirfs-Brock" w:date="2011-10-15T18:12:00Z"/>
        </w:rPr>
        <w:pPrChange w:id="13232" w:author="Rev 4 Allen Wirfs-Brock" w:date="2011-11-07T12:16:00Z">
          <w:pPr>
            <w:pStyle w:val="Alg4"/>
            <w:numPr>
              <w:numId w:val="588"/>
            </w:numPr>
            <w:tabs>
              <w:tab w:val="num" w:pos="360"/>
            </w:tabs>
            <w:spacing w:after="220"/>
            <w:ind w:left="360" w:hanging="360"/>
            <w:contextualSpacing/>
          </w:pPr>
        </w:pPrChange>
      </w:pPr>
      <w:ins w:id="13233" w:author="Rev 3 Allen Wirfs-Brock" w:date="2011-09-21T16:48:00Z">
        <w:del w:id="13234" w:author="Rev 4 Allen Wirfs-Brock" w:date="2011-10-15T18:12:00Z">
          <w:r w:rsidRPr="00E77497" w:rsidDel="004878F5">
            <w:delText xml:space="preserve">Return the BoundNames of </w:delText>
          </w:r>
          <w:r w:rsidRPr="00E77497" w:rsidDel="004878F5">
            <w:rPr>
              <w:rStyle w:val="bnf"/>
            </w:rPr>
            <w:delText>BindingElementList</w:delText>
          </w:r>
          <w:r w:rsidRPr="00E77497" w:rsidDel="004878F5">
            <w:delText>.</w:delText>
          </w:r>
        </w:del>
      </w:ins>
    </w:p>
    <w:p w14:paraId="75FFAA24" w14:textId="77777777" w:rsidR="009D6A1A" w:rsidRPr="00E77497" w:rsidDel="00715A67" w:rsidRDefault="009D6A1A" w:rsidP="00D4578E">
      <w:pPr>
        <w:ind w:left="360"/>
        <w:rPr>
          <w:ins w:id="13235" w:author="Rev 3 Allen Wirfs-Brock" w:date="2011-09-21T16:51:00Z"/>
          <w:del w:id="13236" w:author="Rev 4 Allen Wirfs-Brock" w:date="2011-11-04T17:59:00Z"/>
        </w:rPr>
      </w:pPr>
      <w:ins w:id="13237" w:author="Rev 3 Allen Wirfs-Brock" w:date="2011-09-21T16:51:00Z">
        <w:del w:id="13238" w:author="Rev 4 Allen Wirfs-Brock" w:date="2011-10-15T18:13:00Z">
          <w:r w:rsidRPr="00E77497" w:rsidDel="0034157D">
            <w:delText xml:space="preserve">The production </w:delText>
          </w:r>
        </w:del>
        <w:del w:id="13239"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BindingElementList</w:delText>
          </w:r>
          <w:r w:rsidRPr="00E77497" w:rsidDel="00CB5F32">
            <w:rPr>
              <w:rFonts w:cs="Arial"/>
              <w:i/>
              <w:vertAlign w:val="subscript"/>
            </w:rPr>
            <w:delText xml:space="preserve"> </w:delText>
          </w:r>
          <w:r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rPr>
              <w:rFonts w:ascii="Courier New" w:hAnsi="Courier New" w:cs="Courier New"/>
              <w:b/>
            </w:rPr>
            <w:delText xml:space="preserve">] </w:delText>
          </w:r>
        </w:del>
        <w:del w:id="13240" w:author="Rev 4 Allen Wirfs-Brock" w:date="2011-10-15T18:13:00Z">
          <w:r w:rsidRPr="00E77497" w:rsidDel="0034157D">
            <w:delText xml:space="preserve">is evaluated </w:delText>
          </w:r>
        </w:del>
        <w:del w:id="13241"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3242" w:author="Rev 4 Allen Wirfs-Brock" w:date="2011-10-15T18:13:00Z">
          <w:r w:rsidRPr="00E77497" w:rsidDel="0034157D">
            <w:delText>as follows:</w:delText>
          </w:r>
        </w:del>
      </w:ins>
    </w:p>
    <w:p w14:paraId="6C2F2F98" w14:textId="77777777" w:rsidR="00BF2727" w:rsidRPr="00E77497" w:rsidDel="00E77497" w:rsidRDefault="00BF2727" w:rsidP="006361CF">
      <w:pPr>
        <w:pStyle w:val="Alg3"/>
        <w:numPr>
          <w:ilvl w:val="0"/>
          <w:numId w:val="546"/>
        </w:numPr>
        <w:contextualSpacing/>
        <w:rPr>
          <w:ins w:id="13243" w:author="Rev 3 Allen Wirfs-Brock" w:date="2011-09-22T15:55:00Z"/>
          <w:del w:id="13244" w:author="Rev 4 Allen Wirfs-Brock" w:date="2011-11-04T19:18:00Z"/>
        </w:rPr>
        <w:pPrChange w:id="13245" w:author="Rev 4 Allen Wirfs-Brock" w:date="2011-11-07T12:16:00Z">
          <w:pPr>
            <w:pStyle w:val="Alg3"/>
            <w:numPr>
              <w:numId w:val="579"/>
            </w:numPr>
            <w:contextualSpacing/>
          </w:pPr>
        </w:pPrChange>
      </w:pPr>
      <w:ins w:id="13246" w:author="Rev 3 Allen Wirfs-Brock" w:date="2011-09-22T15:55:00Z">
        <w:del w:id="13247"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6941D89F" w14:textId="77777777" w:rsidR="00BF2727" w:rsidRPr="00E77497" w:rsidDel="00E77497" w:rsidRDefault="00BF2727" w:rsidP="006361CF">
      <w:pPr>
        <w:pStyle w:val="Alg3"/>
        <w:numPr>
          <w:ilvl w:val="1"/>
          <w:numId w:val="546"/>
        </w:numPr>
        <w:contextualSpacing/>
        <w:rPr>
          <w:ins w:id="13248" w:author="Rev 3 Allen Wirfs-Brock" w:date="2011-09-22T15:55:00Z"/>
          <w:del w:id="13249" w:author="Rev 4 Allen Wirfs-Brock" w:date="2011-11-04T19:18:00Z"/>
        </w:rPr>
        <w:pPrChange w:id="13250" w:author="Rev 4 Allen Wirfs-Brock" w:date="2011-11-07T12:16:00Z">
          <w:pPr>
            <w:pStyle w:val="Alg3"/>
            <w:numPr>
              <w:ilvl w:val="1"/>
              <w:numId w:val="579"/>
            </w:numPr>
            <w:tabs>
              <w:tab w:val="clear" w:pos="360"/>
              <w:tab w:val="num" w:pos="1080"/>
            </w:tabs>
            <w:ind w:left="1080"/>
            <w:contextualSpacing/>
          </w:pPr>
        </w:pPrChange>
      </w:pPr>
      <w:ins w:id="13251" w:author="Rev 3 Allen Wirfs-Brock" w:date="2011-09-22T15:55:00Z">
        <w:del w:id="13252"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1E203616" w14:textId="77777777" w:rsidR="00BF2727" w:rsidRPr="00E77497" w:rsidDel="00E77497" w:rsidRDefault="00BF2727" w:rsidP="006361CF">
      <w:pPr>
        <w:pStyle w:val="Alg4"/>
        <w:numPr>
          <w:ilvl w:val="0"/>
          <w:numId w:val="546"/>
        </w:numPr>
        <w:contextualSpacing/>
        <w:rPr>
          <w:ins w:id="13253" w:author="Rev 3 Allen Wirfs-Brock" w:date="2011-09-22T15:55:00Z"/>
          <w:del w:id="13254" w:author="Rev 4 Allen Wirfs-Brock" w:date="2011-11-04T19:18:00Z"/>
        </w:rPr>
        <w:pPrChange w:id="13255" w:author="Rev 4 Allen Wirfs-Brock" w:date="2011-11-07T12:16:00Z">
          <w:pPr>
            <w:pStyle w:val="Alg4"/>
            <w:numPr>
              <w:numId w:val="579"/>
            </w:numPr>
            <w:tabs>
              <w:tab w:val="num" w:pos="360"/>
            </w:tabs>
            <w:ind w:left="360" w:hanging="360"/>
            <w:contextualSpacing/>
          </w:pPr>
        </w:pPrChange>
      </w:pPr>
      <w:ins w:id="13256" w:author="Rev 3 Allen Wirfs-Brock" w:date="2011-09-22T15:55:00Z">
        <w:del w:id="13257"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54C7BA2A" w14:textId="77777777" w:rsidR="009D6A1A" w:rsidRPr="00675B74" w:rsidDel="00CB5F32" w:rsidRDefault="009D6A1A" w:rsidP="006361CF">
      <w:pPr>
        <w:pStyle w:val="Alg3"/>
        <w:numPr>
          <w:ilvl w:val="0"/>
          <w:numId w:val="546"/>
        </w:numPr>
        <w:spacing w:after="240"/>
        <w:rPr>
          <w:ins w:id="13258" w:author="Rev 3 Allen Wirfs-Brock" w:date="2011-09-21T16:51:00Z"/>
          <w:del w:id="13259" w:author="Rev 4 Allen Wirfs-Brock" w:date="2011-11-05T08:54:00Z"/>
        </w:rPr>
        <w:pPrChange w:id="13260" w:author="Rev 4 Allen Wirfs-Brock" w:date="2011-11-07T12:16:00Z">
          <w:pPr>
            <w:pStyle w:val="Alg3"/>
            <w:numPr>
              <w:numId w:val="579"/>
            </w:numPr>
            <w:spacing w:after="240"/>
          </w:pPr>
        </w:pPrChange>
      </w:pPr>
      <w:ins w:id="13261" w:author="Rev 3 Allen Wirfs-Brock" w:date="2011-09-21T16:51:00Z">
        <w:del w:id="13262" w:author="Rev 4 Allen Wirfs-Brock" w:date="2011-11-04T14:29:00Z">
          <w:r w:rsidRPr="00E77497" w:rsidDel="0096494E">
            <w:delText xml:space="preserve">Let </w:delText>
          </w:r>
          <w:r w:rsidRPr="00E77497" w:rsidDel="0096494E">
            <w:rPr>
              <w:i/>
            </w:rPr>
            <w:delText>index</w:delText>
          </w:r>
          <w:r w:rsidRPr="00E77497" w:rsidDel="0096494E">
            <w:delText xml:space="preserve"> be the result of evaluating</w:delText>
          </w:r>
        </w:del>
        <w:del w:id="13263" w:author="Rev 4 Allen Wirfs-Brock" w:date="2011-11-04T18:04:00Z">
          <w:r w:rsidRPr="00675B74" w:rsidDel="009E1969">
            <w:delText xml:space="preserve"> </w:delText>
          </w:r>
        </w:del>
        <w:del w:id="13264"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r w:rsidRPr="00E77497" w:rsidDel="00CB5F32">
            <w:delText xml:space="preserve">using </w:delText>
          </w:r>
        </w:del>
        <w:del w:id="13265" w:author="Rev 4 Allen Wirfs-Brock" w:date="2011-11-04T19:19:00Z">
          <w:r w:rsidRPr="00E77497" w:rsidDel="00E77497">
            <w:rPr>
              <w:i/>
            </w:rPr>
            <w:delText>obj</w:delText>
          </w:r>
        </w:del>
        <w:del w:id="13266" w:author="Rev 4 Allen Wirfs-Brock" w:date="2011-11-04T18:05:00Z">
          <w:r w:rsidRPr="00E77497" w:rsidDel="009E1969">
            <w:delText xml:space="preserve"> as the </w:delText>
          </w:r>
          <w:r w:rsidRPr="00E77497" w:rsidDel="009E1969">
            <w:rPr>
              <w:i/>
            </w:rPr>
            <w:delText>obj</w:delText>
          </w:r>
          <w:r w:rsidRPr="00E77497" w:rsidDel="009E1969">
            <w:delText xml:space="preserve"> parameter</w:delText>
          </w:r>
        </w:del>
        <w:del w:id="13267" w:author="Rev 4 Allen Wirfs-Brock" w:date="2011-11-05T08:54:00Z">
          <w:r w:rsidRPr="00E77497" w:rsidDel="00CB5F32">
            <w:delText>,</w:delText>
          </w:r>
          <w:r w:rsidRPr="00E77497" w:rsidDel="00CB5F32">
            <w:rPr>
              <w:i/>
            </w:rPr>
            <w:delText xml:space="preserve"> </w:delText>
          </w:r>
        </w:del>
        <w:del w:id="13268" w:author="Rev 4 Allen Wirfs-Brock" w:date="2011-11-04T18:09:00Z">
          <w:r w:rsidRPr="00E77497" w:rsidDel="009E1969">
            <w:rPr>
              <w:i/>
            </w:rPr>
            <w:delText>env</w:delText>
          </w:r>
        </w:del>
        <w:del w:id="13269" w:author="Rev 4 Allen Wirfs-Brock" w:date="2011-11-04T18:05:00Z">
          <w:r w:rsidRPr="00675B74" w:rsidDel="009E1969">
            <w:delText xml:space="preserve"> as the </w:delText>
          </w:r>
          <w:r w:rsidRPr="00675B74" w:rsidDel="009E1969">
            <w:rPr>
              <w:i/>
            </w:rPr>
            <w:delText>environment</w:delText>
          </w:r>
        </w:del>
        <w:del w:id="13270" w:author="Rev 4 Allen Wirfs-Brock" w:date="2011-11-05T08:54:00Z">
          <w:r w:rsidRPr="00675B74" w:rsidDel="00CB5F32">
            <w:delText xml:space="preserve">, and 0 as </w:delText>
          </w:r>
        </w:del>
        <w:del w:id="13271" w:author="Rev 4 Allen Wirfs-Brock" w:date="2011-11-04T18:05:00Z">
          <w:r w:rsidRPr="00E77497" w:rsidDel="009E1969">
            <w:delText xml:space="preserve">the </w:delText>
          </w:r>
          <w:r w:rsidRPr="00E77497" w:rsidDel="009E1969">
            <w:rPr>
              <w:i/>
            </w:rPr>
            <w:delText>index</w:delText>
          </w:r>
          <w:r w:rsidRPr="00E77497" w:rsidDel="009E1969">
            <w:delText xml:space="preserve"> parameter</w:delText>
          </w:r>
        </w:del>
        <w:del w:id="13272" w:author="Rev 4 Allen Wirfs-Brock" w:date="2011-11-05T08:54:00Z">
          <w:r w:rsidRPr="00675B74" w:rsidDel="00CB5F32">
            <w:delText>.</w:delText>
          </w:r>
        </w:del>
      </w:ins>
    </w:p>
    <w:p w14:paraId="0D3DC4BD" w14:textId="77777777" w:rsidR="009D6A1A" w:rsidRPr="00E77497" w:rsidDel="0096494E" w:rsidRDefault="009D6A1A" w:rsidP="006361CF">
      <w:pPr>
        <w:pStyle w:val="Alg3"/>
        <w:numPr>
          <w:ilvl w:val="0"/>
          <w:numId w:val="546"/>
        </w:numPr>
        <w:spacing w:after="220"/>
        <w:rPr>
          <w:ins w:id="13273" w:author="Rev 3 Allen Wirfs-Brock" w:date="2011-09-21T16:51:00Z"/>
          <w:del w:id="13274" w:author="Rev 4 Allen Wirfs-Brock" w:date="2011-11-04T14:29:00Z"/>
        </w:rPr>
        <w:pPrChange w:id="13275" w:author="Rev 4 Allen Wirfs-Brock" w:date="2011-11-07T12:16:00Z">
          <w:pPr>
            <w:pStyle w:val="Alg3"/>
            <w:numPr>
              <w:numId w:val="579"/>
            </w:numPr>
            <w:spacing w:after="220"/>
          </w:pPr>
        </w:pPrChange>
      </w:pPr>
      <w:ins w:id="13276" w:author="Rev 3 Allen Wirfs-Brock" w:date="2011-09-21T16:54:00Z">
        <w:del w:id="13277" w:author="Rev 4 Allen Wirfs-Brock" w:date="2011-11-04T14:29:00Z">
          <w:r w:rsidRPr="00E77497" w:rsidDel="0096494E">
            <w:delText xml:space="preserve">If </w:delText>
          </w:r>
          <w:r w:rsidRPr="00E77497" w:rsidDel="0096494E">
            <w:rPr>
              <w:i/>
            </w:rPr>
            <w:delText>Elision</w:delText>
          </w:r>
          <w:r w:rsidRPr="00E77497" w:rsidDel="0096494E">
            <w:delText xml:space="preserve"> is present, then let </w:delText>
          </w:r>
          <w:r w:rsidRPr="00E77497" w:rsidDel="0096494E">
            <w:rPr>
              <w:i/>
            </w:rPr>
            <w:delText>skip</w:delText>
          </w:r>
          <w:r w:rsidRPr="00E77497" w:rsidDel="0096494E">
            <w:delText xml:space="preserve"> be the result of evaluating </w:delText>
          </w:r>
          <w:r w:rsidRPr="00E77497" w:rsidDel="0096494E">
            <w:rPr>
              <w:i/>
            </w:rPr>
            <w:delText>Elision</w:delText>
          </w:r>
          <w:r w:rsidRPr="00E77497" w:rsidDel="0096494E">
            <w:delText xml:space="preserve">, otherwise let </w:delText>
          </w:r>
          <w:r w:rsidRPr="00E77497" w:rsidDel="0096494E">
            <w:rPr>
              <w:i/>
            </w:rPr>
            <w:delText>skip</w:delText>
          </w:r>
          <w:r w:rsidRPr="00E77497" w:rsidDel="0096494E">
            <w:delText xml:space="preserve"> be 0.</w:delText>
          </w:r>
        </w:del>
      </w:ins>
    </w:p>
    <w:p w14:paraId="15B13438" w14:textId="77777777" w:rsidR="006C4F91" w:rsidRPr="00E77497" w:rsidDel="00835523" w:rsidRDefault="006C4F91" w:rsidP="00D4578E">
      <w:pPr>
        <w:contextualSpacing/>
        <w:rPr>
          <w:ins w:id="13278" w:author="Allen Wirfs-Brock" w:date="2011-07-11T15:16:00Z"/>
          <w:del w:id="13279" w:author="Rev 4 Allen Wirfs-Brock" w:date="2011-10-15T18:15:00Z"/>
        </w:rPr>
      </w:pPr>
      <w:ins w:id="13280" w:author="Allen Wirfs-Brock" w:date="2011-07-11T15:16:00Z">
        <w:del w:id="13281" w:author="Rev 4 Allen Wirfs-Brock" w:date="2011-10-15T18:15:00Z">
          <w:r w:rsidRPr="00E77497" w:rsidDel="00835523">
            <w:delText xml:space="preserve">The </w:delText>
          </w:r>
          <w:r w:rsidRPr="00E77497" w:rsidDel="00835523">
            <w:rPr>
              <w:rFonts w:ascii="Times New Roman" w:eastAsia="Times New Roman" w:hAnsi="Times New Roman"/>
              <w:spacing w:val="6"/>
              <w:lang w:eastAsia="en-US"/>
            </w:rPr>
            <w:delText xml:space="preserve">BoundNames </w:delText>
          </w:r>
          <w:r w:rsidRPr="00E77497" w:rsidDel="00835523">
            <w:delText xml:space="preserve">of the production  </w:delText>
          </w:r>
          <w:r w:rsidRPr="00E77497" w:rsidDel="00835523">
            <w:rPr>
              <w:rStyle w:val="bnf"/>
            </w:rPr>
            <w:delText xml:space="preserve">ArrayBindingPattern </w:delText>
          </w:r>
          <w:r w:rsidRPr="00E77497" w:rsidDel="00835523">
            <w:rPr>
              <w:b/>
            </w:rPr>
            <w:delText>:</w:delText>
          </w:r>
          <w:r w:rsidRPr="00E77497" w:rsidDel="00835523">
            <w:delText xml:space="preserve"> </w:delText>
          </w:r>
          <w:r w:rsidRPr="00E77497" w:rsidDel="00835523">
            <w:rPr>
              <w:rFonts w:ascii="Courier New" w:hAnsi="Courier New" w:cs="Courier New"/>
              <w:b/>
            </w:rPr>
            <w:delText>[</w:delText>
          </w:r>
        </w:del>
      </w:ins>
      <w:ins w:id="13282" w:author="Allen Wirfs-Brock" w:date="2011-07-11T15:19:00Z">
        <w:del w:id="13283" w:author="Rev 4 Allen Wirfs-Brock" w:date="2011-10-15T18:15:00Z">
          <w:r w:rsidR="006F2444" w:rsidRPr="00E77497" w:rsidDel="00835523">
            <w:rPr>
              <w:rFonts w:ascii="Courier New" w:hAnsi="Courier New" w:cs="Courier New"/>
              <w:b/>
            </w:rPr>
            <w:delText xml:space="preserve"> </w:delText>
          </w:r>
        </w:del>
      </w:ins>
      <w:ins w:id="13284" w:author="Allen Wirfs-Brock" w:date="2011-07-11T15:16:00Z">
        <w:del w:id="13285" w:author="Rev 4 Allen Wirfs-Brock" w:date="2011-10-15T18:15:00Z">
          <w:r w:rsidRPr="00E77497" w:rsidDel="00835523">
            <w:rPr>
              <w:rStyle w:val="bnf"/>
            </w:rPr>
            <w:delText>BindingElementList</w:delText>
          </w:r>
          <w:r w:rsidRPr="00E77497" w:rsidDel="00835523">
            <w:rPr>
              <w:rFonts w:cs="Arial"/>
              <w:i/>
              <w:vertAlign w:val="subscript"/>
            </w:rPr>
            <w:delText xml:space="preserve"> </w:delText>
          </w:r>
          <w:r w:rsidRPr="00E77497" w:rsidDel="00835523">
            <w:rPr>
              <w:rStyle w:val="bnf"/>
              <w:rFonts w:ascii="Courier New" w:hAnsi="Courier New" w:cs="Courier New"/>
              <w:b/>
              <w:i w:val="0"/>
            </w:rPr>
            <w:delText xml:space="preserve">, </w:delText>
          </w:r>
          <w:r w:rsidRPr="00E77497" w:rsidDel="00835523">
            <w:rPr>
              <w:rFonts w:ascii="Times New Roman" w:hAnsi="Times New Roman"/>
              <w:i/>
            </w:rPr>
            <w:delText>Elision</w:delText>
          </w:r>
          <w:r w:rsidRPr="00E77497" w:rsidDel="00835523">
            <w:rPr>
              <w:rFonts w:cs="Arial"/>
              <w:vertAlign w:val="subscript"/>
            </w:rPr>
            <w:delText>opt</w:delText>
          </w:r>
          <w:r w:rsidRPr="00E77497" w:rsidDel="00835523">
            <w:rPr>
              <w:rFonts w:ascii="Courier New" w:hAnsi="Courier New" w:cs="Courier New"/>
              <w:b/>
              <w:i/>
            </w:rPr>
            <w:delText xml:space="preserve"> </w:delText>
          </w:r>
          <w:r w:rsidRPr="00E77497" w:rsidDel="00835523">
            <w:rPr>
              <w:rStyle w:val="bnf"/>
            </w:rPr>
            <w:delText xml:space="preserve">BindingRestElement </w:delText>
          </w:r>
          <w:r w:rsidRPr="00E77497" w:rsidDel="00835523">
            <w:rPr>
              <w:rFonts w:cs="Arial"/>
              <w:i/>
              <w:vertAlign w:val="subscript"/>
            </w:rPr>
            <w:delText xml:space="preserve"> </w:delText>
          </w:r>
          <w:r w:rsidRPr="00E77497" w:rsidDel="00835523">
            <w:rPr>
              <w:rFonts w:ascii="Courier New" w:hAnsi="Courier New" w:cs="Courier New"/>
              <w:b/>
            </w:rPr>
            <w:delText>]</w:delText>
          </w:r>
          <w:r w:rsidRPr="00E77497" w:rsidDel="00835523">
            <w:delText xml:space="preserve"> is determined as follows:</w:delText>
          </w:r>
        </w:del>
      </w:ins>
    </w:p>
    <w:p w14:paraId="4A2D0C9A" w14:textId="77777777" w:rsidR="006F2444" w:rsidRPr="00E77497" w:rsidDel="00835523" w:rsidRDefault="006F2444" w:rsidP="006361CF">
      <w:pPr>
        <w:pStyle w:val="Alg4"/>
        <w:numPr>
          <w:ilvl w:val="0"/>
          <w:numId w:val="435"/>
        </w:numPr>
        <w:spacing w:after="220"/>
        <w:contextualSpacing/>
        <w:rPr>
          <w:ins w:id="13286" w:author="Allen Wirfs-Brock" w:date="2011-07-11T15:19:00Z"/>
          <w:del w:id="13287" w:author="Rev 4 Allen Wirfs-Brock" w:date="2011-10-15T18:15:00Z"/>
        </w:rPr>
        <w:pPrChange w:id="13288" w:author="Rev 4 Allen Wirfs-Brock" w:date="2011-11-07T12:16:00Z">
          <w:pPr>
            <w:pStyle w:val="Alg4"/>
            <w:numPr>
              <w:numId w:val="459"/>
            </w:numPr>
            <w:tabs>
              <w:tab w:val="num" w:pos="360"/>
            </w:tabs>
            <w:spacing w:after="220"/>
            <w:ind w:left="360" w:hanging="360"/>
            <w:contextualSpacing/>
          </w:pPr>
        </w:pPrChange>
      </w:pPr>
      <w:ins w:id="13289" w:author="Allen Wirfs-Brock" w:date="2011-07-11T15:19:00Z">
        <w:del w:id="13290" w:author="Rev 4 Allen Wirfs-Brock" w:date="2011-10-15T18:15:00Z">
          <w:r w:rsidRPr="00E77497" w:rsidDel="00835523">
            <w:delText xml:space="preserve">Let </w:delText>
          </w:r>
          <w:r w:rsidRPr="00E77497" w:rsidDel="00835523">
            <w:rPr>
              <w:i/>
            </w:rPr>
            <w:delText xml:space="preserve">names </w:delText>
          </w:r>
          <w:r w:rsidRPr="00E77497" w:rsidDel="00835523">
            <w:delText xml:space="preserve">be BoundNames of </w:delText>
          </w:r>
        </w:del>
      </w:ins>
      <w:ins w:id="13291" w:author="Allen Wirfs-Brock" w:date="2011-07-11T15:20:00Z">
        <w:del w:id="13292" w:author="Rev 4 Allen Wirfs-Brock" w:date="2011-10-15T18:15:00Z">
          <w:r w:rsidRPr="00E77497" w:rsidDel="00835523">
            <w:rPr>
              <w:rStyle w:val="bnf"/>
            </w:rPr>
            <w:delText>BindingElementList</w:delText>
          </w:r>
        </w:del>
      </w:ins>
      <w:ins w:id="13293" w:author="Allen Wirfs-Brock" w:date="2011-07-11T15:19:00Z">
        <w:del w:id="13294" w:author="Rev 4 Allen Wirfs-Brock" w:date="2011-10-15T18:15:00Z">
          <w:r w:rsidRPr="00E77497" w:rsidDel="00835523">
            <w:delText>.</w:delText>
          </w:r>
        </w:del>
      </w:ins>
    </w:p>
    <w:p w14:paraId="3D495BFE" w14:textId="77777777" w:rsidR="006F2444" w:rsidRPr="00E77497" w:rsidDel="00835523" w:rsidRDefault="006F2444" w:rsidP="006361CF">
      <w:pPr>
        <w:pStyle w:val="Alg4"/>
        <w:numPr>
          <w:ilvl w:val="0"/>
          <w:numId w:val="435"/>
        </w:numPr>
        <w:spacing w:after="220"/>
        <w:contextualSpacing/>
        <w:rPr>
          <w:ins w:id="13295" w:author="Allen Wirfs-Brock" w:date="2011-07-11T15:20:00Z"/>
          <w:del w:id="13296" w:author="Rev 4 Allen Wirfs-Brock" w:date="2011-10-15T18:15:00Z"/>
          <w:rStyle w:val="bnf"/>
          <w:i w:val="0"/>
        </w:rPr>
        <w:pPrChange w:id="13297" w:author="Rev 4 Allen Wirfs-Brock" w:date="2011-11-07T12:16:00Z">
          <w:pPr>
            <w:pStyle w:val="Alg4"/>
            <w:numPr>
              <w:numId w:val="459"/>
            </w:numPr>
            <w:tabs>
              <w:tab w:val="num" w:pos="360"/>
            </w:tabs>
            <w:spacing w:after="220"/>
            <w:ind w:left="360" w:hanging="360"/>
            <w:contextualSpacing/>
          </w:pPr>
        </w:pPrChange>
      </w:pPr>
      <w:ins w:id="13298" w:author="Allen Wirfs-Brock" w:date="2011-07-11T15:19:00Z">
        <w:del w:id="13299" w:author="Rev 4 Allen Wirfs-Brock" w:date="2011-10-15T18:15:00Z">
          <w:r w:rsidRPr="00E77497" w:rsidDel="00835523">
            <w:delText xml:space="preserve">Append to </w:delText>
          </w:r>
          <w:r w:rsidRPr="00E77497" w:rsidDel="00835523">
            <w:rPr>
              <w:i/>
            </w:rPr>
            <w:delText>names</w:delText>
          </w:r>
          <w:r w:rsidRPr="00E77497" w:rsidDel="00835523">
            <w:delText xml:space="preserve"> the elements of BoundNames of </w:delText>
          </w:r>
        </w:del>
      </w:ins>
      <w:ins w:id="13300" w:author="Allen Wirfs-Brock" w:date="2011-07-11T15:20:00Z">
        <w:del w:id="13301" w:author="Rev 4 Allen Wirfs-Brock" w:date="2011-10-15T18:15:00Z">
          <w:r w:rsidRPr="00E77497" w:rsidDel="00835523">
            <w:rPr>
              <w:rStyle w:val="bnf"/>
            </w:rPr>
            <w:delText>BindingRestElement</w:delText>
          </w:r>
        </w:del>
      </w:ins>
      <w:ins w:id="13302" w:author="Allen Wirfs-Brock" w:date="2011-07-11T15:19:00Z">
        <w:del w:id="13303" w:author="Rev 4 Allen Wirfs-Brock" w:date="2011-10-15T18:15:00Z">
          <w:r w:rsidRPr="00E77497" w:rsidDel="00835523">
            <w:rPr>
              <w:rStyle w:val="bnf"/>
            </w:rPr>
            <w:delText>.</w:delText>
          </w:r>
        </w:del>
      </w:ins>
    </w:p>
    <w:p w14:paraId="425AF644" w14:textId="77777777" w:rsidR="006C4F91" w:rsidRPr="00E77497" w:rsidDel="00835523" w:rsidRDefault="006C4F91" w:rsidP="006361CF">
      <w:pPr>
        <w:pStyle w:val="Alg4"/>
        <w:numPr>
          <w:ilvl w:val="0"/>
          <w:numId w:val="435"/>
        </w:numPr>
        <w:spacing w:after="220"/>
        <w:contextualSpacing/>
        <w:rPr>
          <w:ins w:id="13304" w:author="Allen Wirfs-Brock" w:date="2011-07-11T15:16:00Z"/>
          <w:del w:id="13305" w:author="Rev 4 Allen Wirfs-Brock" w:date="2011-10-15T18:15:00Z"/>
        </w:rPr>
        <w:pPrChange w:id="13306" w:author="Rev 4 Allen Wirfs-Brock" w:date="2011-11-07T12:16:00Z">
          <w:pPr>
            <w:pStyle w:val="Alg4"/>
            <w:numPr>
              <w:numId w:val="459"/>
            </w:numPr>
            <w:tabs>
              <w:tab w:val="num" w:pos="360"/>
            </w:tabs>
            <w:spacing w:after="220"/>
            <w:ind w:left="360" w:hanging="360"/>
            <w:contextualSpacing/>
          </w:pPr>
        </w:pPrChange>
      </w:pPr>
      <w:ins w:id="13307" w:author="Allen Wirfs-Brock" w:date="2011-07-11T15:16:00Z">
        <w:del w:id="13308" w:author="Rev 4 Allen Wirfs-Brock" w:date="2011-10-15T18:15:00Z">
          <w:r w:rsidRPr="00E77497" w:rsidDel="00835523">
            <w:delText xml:space="preserve">Return </w:delText>
          </w:r>
        </w:del>
      </w:ins>
      <w:ins w:id="13309" w:author="Allen Wirfs-Brock" w:date="2011-07-11T15:21:00Z">
        <w:del w:id="13310" w:author="Rev 4 Allen Wirfs-Brock" w:date="2011-10-15T18:15:00Z">
          <w:r w:rsidR="000B57C8" w:rsidRPr="00E77497" w:rsidDel="00835523">
            <w:rPr>
              <w:rStyle w:val="bnf"/>
            </w:rPr>
            <w:delText>names</w:delText>
          </w:r>
        </w:del>
      </w:ins>
      <w:ins w:id="13311" w:author="Allen Wirfs-Brock" w:date="2011-07-11T15:16:00Z">
        <w:del w:id="13312" w:author="Rev 4 Allen Wirfs-Brock" w:date="2011-10-15T18:15:00Z">
          <w:r w:rsidRPr="00E77497" w:rsidDel="00835523">
            <w:delText>.</w:delText>
          </w:r>
        </w:del>
      </w:ins>
    </w:p>
    <w:p w14:paraId="36A6641F" w14:textId="77777777" w:rsidR="00D20116" w:rsidRPr="00E77497" w:rsidDel="00715A67" w:rsidRDefault="00D20116" w:rsidP="00D4578E">
      <w:pPr>
        <w:ind w:left="360"/>
        <w:rPr>
          <w:ins w:id="13313" w:author="Rev 3 Allen Wirfs-Brock" w:date="2011-09-11T11:23:00Z"/>
          <w:del w:id="13314" w:author="Rev 4 Allen Wirfs-Brock" w:date="2011-11-04T17:59:00Z"/>
        </w:rPr>
      </w:pPr>
      <w:ins w:id="13315" w:author="Rev 3 Allen Wirfs-Brock" w:date="2011-09-11T11:23:00Z">
        <w:del w:id="13316" w:author="Rev 4 Allen Wirfs-Brock" w:date="2011-10-15T18:15:00Z">
          <w:r w:rsidRPr="00E77497" w:rsidDel="00835523">
            <w:delText xml:space="preserve">The production </w:delText>
          </w:r>
        </w:del>
        <w:del w:id="13317"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w:delText>
          </w:r>
        </w:del>
      </w:ins>
      <w:ins w:id="13318" w:author="Rev 3 Allen Wirfs-Brock" w:date="2011-09-11T11:24:00Z">
        <w:del w:id="13319" w:author="Rev 4 Allen Wirfs-Brock" w:date="2011-11-05T08:54:00Z">
          <w:r w:rsidR="00756E91" w:rsidRPr="00E77497" w:rsidDel="00CB5F32">
            <w:rPr>
              <w:rFonts w:ascii="Courier New" w:hAnsi="Courier New" w:cs="Courier New"/>
              <w:b/>
            </w:rPr>
            <w:delText xml:space="preserve"> </w:delText>
          </w:r>
        </w:del>
      </w:ins>
      <w:ins w:id="13320" w:author="Rev 3 Allen Wirfs-Brock" w:date="2011-09-11T11:23:00Z">
        <w:del w:id="13321" w:author="Rev 4 Allen Wirfs-Brock" w:date="2011-11-05T08:54:00Z">
          <w:r w:rsidR="00756E91" w:rsidRPr="00E77497" w:rsidDel="00CB5F32">
            <w:rPr>
              <w:rStyle w:val="bnf"/>
            </w:rPr>
            <w:delText>BindingElementList</w:delText>
          </w:r>
          <w:r w:rsidR="00756E91" w:rsidRPr="00E77497" w:rsidDel="00CB5F32">
            <w:rPr>
              <w:rFonts w:cs="Arial"/>
              <w:i/>
              <w:vertAlign w:val="subscript"/>
            </w:rPr>
            <w:delText xml:space="preserve"> </w:delText>
          </w:r>
          <w:r w:rsidR="00756E91"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rPr>
              <w:rFonts w:ascii="Courier New" w:hAnsi="Courier New" w:cs="Courier New"/>
              <w:b/>
            </w:rPr>
            <w:delText xml:space="preserve">] </w:delText>
          </w:r>
        </w:del>
        <w:del w:id="13322" w:author="Rev 4 Allen Wirfs-Brock" w:date="2011-10-15T18:15:00Z">
          <w:r w:rsidRPr="00E77497" w:rsidDel="00835523">
            <w:delText xml:space="preserve">is evaluated </w:delText>
          </w:r>
        </w:del>
        <w:del w:id="13323"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3324" w:author="Rev 4 Allen Wirfs-Brock" w:date="2011-10-15T18:15:00Z">
          <w:r w:rsidRPr="00E77497" w:rsidDel="00835523">
            <w:delText>as follows:</w:delText>
          </w:r>
        </w:del>
      </w:ins>
    </w:p>
    <w:p w14:paraId="285BD5CD" w14:textId="77777777" w:rsidR="00FC1A2F" w:rsidRPr="00E77497" w:rsidDel="00CB5F32" w:rsidRDefault="00FC1A2F" w:rsidP="006361CF">
      <w:pPr>
        <w:pStyle w:val="Alg3"/>
        <w:numPr>
          <w:ilvl w:val="0"/>
          <w:numId w:val="555"/>
        </w:numPr>
        <w:contextualSpacing/>
        <w:rPr>
          <w:ins w:id="13325" w:author="Rev 3 Allen Wirfs-Brock" w:date="2011-09-22T15:56:00Z"/>
          <w:del w:id="13326" w:author="Rev 4 Allen Wirfs-Brock" w:date="2011-11-05T08:54:00Z"/>
        </w:rPr>
        <w:pPrChange w:id="13327" w:author="Rev 4 Allen Wirfs-Brock" w:date="2011-11-07T12:16:00Z">
          <w:pPr>
            <w:pStyle w:val="Alg3"/>
            <w:numPr>
              <w:numId w:val="589"/>
            </w:numPr>
            <w:contextualSpacing/>
          </w:pPr>
        </w:pPrChange>
      </w:pPr>
      <w:ins w:id="13328" w:author="Rev 3 Allen Wirfs-Brock" w:date="2011-09-22T15:56:00Z">
        <w:del w:id="13329" w:author="Rev 4 Allen Wirfs-Brock" w:date="2011-11-05T08:54:00Z">
          <w:r w:rsidRPr="00E77497" w:rsidDel="00CB5F32">
            <w:delText xml:space="preserve">If </w:delText>
          </w:r>
          <w:r w:rsidRPr="00E77497" w:rsidDel="00CB5F32">
            <w:rPr>
              <w:i/>
            </w:rPr>
            <w:delText>value</w:delText>
          </w:r>
          <w:r w:rsidRPr="00E77497" w:rsidDel="00CB5F32">
            <w:delText xml:space="preserve"> is neither of </w:delText>
          </w:r>
          <w:r w:rsidRPr="00E77497" w:rsidDel="00CB5F32">
            <w:rPr>
              <w:b/>
            </w:rPr>
            <w:delText>null</w:delText>
          </w:r>
          <w:r w:rsidRPr="00E77497" w:rsidDel="00CB5F32">
            <w:delText xml:space="preserve"> or </w:delText>
          </w:r>
          <w:r w:rsidRPr="00E77497" w:rsidDel="00CB5F32">
            <w:rPr>
              <w:b/>
            </w:rPr>
            <w:delText>undefined</w:delText>
          </w:r>
          <w:r w:rsidRPr="00E77497" w:rsidDel="00CB5F32">
            <w:delText>, then</w:delText>
          </w:r>
        </w:del>
      </w:ins>
    </w:p>
    <w:p w14:paraId="6625D976" w14:textId="77777777" w:rsidR="00FC1A2F" w:rsidRPr="00E77497" w:rsidDel="00CB5F32" w:rsidRDefault="00FC1A2F" w:rsidP="006361CF">
      <w:pPr>
        <w:pStyle w:val="Alg3"/>
        <w:numPr>
          <w:ilvl w:val="1"/>
          <w:numId w:val="555"/>
        </w:numPr>
        <w:contextualSpacing/>
        <w:rPr>
          <w:ins w:id="13330" w:author="Rev 3 Allen Wirfs-Brock" w:date="2011-09-22T15:56:00Z"/>
          <w:del w:id="13331" w:author="Rev 4 Allen Wirfs-Brock" w:date="2011-11-05T08:54:00Z"/>
        </w:rPr>
        <w:pPrChange w:id="13332" w:author="Rev 4 Allen Wirfs-Brock" w:date="2011-11-07T12:16:00Z">
          <w:pPr>
            <w:pStyle w:val="Alg3"/>
            <w:numPr>
              <w:ilvl w:val="1"/>
              <w:numId w:val="589"/>
            </w:numPr>
            <w:tabs>
              <w:tab w:val="clear" w:pos="360"/>
              <w:tab w:val="num" w:pos="1080"/>
            </w:tabs>
            <w:ind w:left="1080"/>
            <w:contextualSpacing/>
          </w:pPr>
        </w:pPrChange>
      </w:pPr>
      <w:ins w:id="13333" w:author="Rev 3 Allen Wirfs-Brock" w:date="2011-09-22T15:56:00Z">
        <w:del w:id="13334" w:author="Rev 4 Allen Wirfs-Brock" w:date="2011-11-05T08:54:00Z">
          <w:r w:rsidRPr="00E77497" w:rsidDel="00CB5F32">
            <w:delText xml:space="preserve">Let </w:delText>
          </w:r>
          <w:r w:rsidRPr="00E77497" w:rsidDel="00CB5F32">
            <w:rPr>
              <w:i/>
            </w:rPr>
            <w:delText>obj</w:delText>
          </w:r>
          <w:r w:rsidRPr="00E77497" w:rsidDel="00CB5F32">
            <w:delText xml:space="preserve"> be ToObject(</w:delText>
          </w:r>
          <w:r w:rsidRPr="00E77497" w:rsidDel="00CB5F32">
            <w:rPr>
              <w:i/>
            </w:rPr>
            <w:delText>value</w:delText>
          </w:r>
          <w:r w:rsidRPr="00E77497" w:rsidDel="00CB5F32">
            <w:delText>).</w:delText>
          </w:r>
        </w:del>
      </w:ins>
    </w:p>
    <w:p w14:paraId="5514625A" w14:textId="77777777" w:rsidR="00FC1A2F" w:rsidRPr="00E77497" w:rsidDel="00CB5F32" w:rsidRDefault="00FC1A2F" w:rsidP="006361CF">
      <w:pPr>
        <w:pStyle w:val="Alg4"/>
        <w:numPr>
          <w:ilvl w:val="0"/>
          <w:numId w:val="555"/>
        </w:numPr>
        <w:contextualSpacing/>
        <w:rPr>
          <w:ins w:id="13335" w:author="Rev 3 Allen Wirfs-Brock" w:date="2011-09-22T15:56:00Z"/>
          <w:del w:id="13336" w:author="Rev 4 Allen Wirfs-Brock" w:date="2011-11-05T08:54:00Z"/>
        </w:rPr>
        <w:pPrChange w:id="13337" w:author="Rev 4 Allen Wirfs-Brock" w:date="2011-11-07T12:16:00Z">
          <w:pPr>
            <w:pStyle w:val="Alg4"/>
            <w:numPr>
              <w:numId w:val="589"/>
            </w:numPr>
            <w:tabs>
              <w:tab w:val="num" w:pos="360"/>
            </w:tabs>
            <w:ind w:left="360" w:hanging="360"/>
            <w:contextualSpacing/>
          </w:pPr>
        </w:pPrChange>
      </w:pPr>
      <w:ins w:id="13338" w:author="Rev 3 Allen Wirfs-Brock" w:date="2011-09-22T15:56:00Z">
        <w:del w:id="13339" w:author="Rev 4 Allen Wirfs-Brock" w:date="2011-11-05T08:54:00Z">
          <w:r w:rsidRPr="00E77497" w:rsidDel="00CB5F32">
            <w:delText xml:space="preserve">Else, let </w:delText>
          </w:r>
          <w:r w:rsidRPr="00E77497" w:rsidDel="00CB5F32">
            <w:rPr>
              <w:i/>
            </w:rPr>
            <w:delText>obj</w:delText>
          </w:r>
          <w:r w:rsidRPr="00E77497" w:rsidDel="00CB5F32">
            <w:delText xml:space="preserve"> be </w:delText>
          </w:r>
          <w:r w:rsidRPr="00E77497" w:rsidDel="00CB5F32">
            <w:rPr>
              <w:b/>
            </w:rPr>
            <w:delText>undefined</w:delText>
          </w:r>
          <w:r w:rsidRPr="00E77497" w:rsidDel="00CB5F32">
            <w:delText>.</w:delText>
          </w:r>
        </w:del>
      </w:ins>
    </w:p>
    <w:p w14:paraId="0A0DF269" w14:textId="77777777" w:rsidR="00756E91" w:rsidRPr="00675B74" w:rsidDel="00CB5F32" w:rsidRDefault="00756E91" w:rsidP="006361CF">
      <w:pPr>
        <w:pStyle w:val="Alg3"/>
        <w:numPr>
          <w:ilvl w:val="0"/>
          <w:numId w:val="555"/>
        </w:numPr>
        <w:rPr>
          <w:ins w:id="13340" w:author="Rev 3 Allen Wirfs-Brock" w:date="2011-09-11T11:24:00Z"/>
          <w:del w:id="13341" w:author="Rev 4 Allen Wirfs-Brock" w:date="2011-11-05T08:54:00Z"/>
        </w:rPr>
        <w:pPrChange w:id="13342" w:author="Rev 4 Allen Wirfs-Brock" w:date="2011-11-07T12:16:00Z">
          <w:pPr>
            <w:pStyle w:val="Alg3"/>
            <w:numPr>
              <w:numId w:val="589"/>
            </w:numPr>
          </w:pPr>
        </w:pPrChange>
      </w:pPr>
      <w:ins w:id="13343" w:author="Rev 3 Allen Wirfs-Brock" w:date="2011-09-11T11:24:00Z">
        <w:del w:id="13344" w:author="Rev 4 Allen Wirfs-Brock" w:date="2011-11-05T08:54:00Z">
          <w:r w:rsidRPr="00E77497" w:rsidDel="00CB5F32">
            <w:delText xml:space="preserve">Let </w:delText>
          </w:r>
          <w:r w:rsidRPr="00E77497" w:rsidDel="00CB5F32">
            <w:rPr>
              <w:i/>
            </w:rPr>
            <w:delText>index</w:delText>
          </w:r>
          <w:r w:rsidRPr="00E77497" w:rsidDel="00CB5F32">
            <w:delText xml:space="preserve"> be the result of </w:delText>
          </w:r>
        </w:del>
        <w:del w:id="13345" w:author="Rev 4 Allen Wirfs-Brock" w:date="2011-11-04T18:06:00Z">
          <w:r w:rsidRPr="00675B74" w:rsidDel="009E1969">
            <w:delText xml:space="preserve">evaluating </w:delText>
          </w:r>
        </w:del>
      </w:ins>
      <w:ins w:id="13346" w:author="Rev 3 Allen Wirfs-Brock" w:date="2011-09-11T11:25:00Z">
        <w:del w:id="13347"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del>
      </w:ins>
      <w:ins w:id="13348" w:author="Rev 3 Allen Wirfs-Brock" w:date="2011-09-11T11:24:00Z">
        <w:del w:id="13349" w:author="Rev 4 Allen Wirfs-Brock" w:date="2011-11-05T08:54:00Z">
          <w:r w:rsidRPr="00E77497" w:rsidDel="00CB5F32">
            <w:delText xml:space="preserve">using </w:delText>
          </w:r>
        </w:del>
      </w:ins>
      <w:ins w:id="13350" w:author="Rev 3 Allen Wirfs-Brock" w:date="2011-09-11T12:01:00Z">
        <w:del w:id="13351" w:author="Rev 4 Allen Wirfs-Brock" w:date="2011-11-05T08:54:00Z">
          <w:r w:rsidR="00417C71" w:rsidRPr="00E77497" w:rsidDel="00CB5F32">
            <w:rPr>
              <w:i/>
            </w:rPr>
            <w:delText>obj</w:delText>
          </w:r>
        </w:del>
        <w:del w:id="13352" w:author="Rev 4 Allen Wirfs-Brock" w:date="2011-11-04T18:06:00Z">
          <w:r w:rsidR="00417C71" w:rsidRPr="00E77497" w:rsidDel="009E1969">
            <w:delText xml:space="preserve"> </w:delText>
          </w:r>
        </w:del>
      </w:ins>
      <w:ins w:id="13353" w:author="Rev 3 Allen Wirfs-Brock" w:date="2011-09-11T11:24:00Z">
        <w:del w:id="13354" w:author="Rev 4 Allen Wirfs-Brock" w:date="2011-11-04T18:06:00Z">
          <w:r w:rsidRPr="00E77497" w:rsidDel="009E1969">
            <w:delText xml:space="preserve">as the </w:delText>
          </w:r>
          <w:r w:rsidRPr="00E77497" w:rsidDel="009E1969">
            <w:rPr>
              <w:i/>
            </w:rPr>
            <w:delText>obj</w:delText>
          </w:r>
          <w:r w:rsidRPr="00E77497" w:rsidDel="009E1969">
            <w:delText xml:space="preserve"> parameter</w:delText>
          </w:r>
        </w:del>
      </w:ins>
      <w:ins w:id="13355" w:author="Rev 3 Allen Wirfs-Brock" w:date="2011-09-11T11:26:00Z">
        <w:del w:id="13356" w:author="Rev 4 Allen Wirfs-Brock" w:date="2011-11-05T08:54:00Z">
          <w:r w:rsidRPr="00E77497" w:rsidDel="00CB5F32">
            <w:delText>,</w:delText>
          </w:r>
          <w:r w:rsidRPr="00E77497" w:rsidDel="00CB5F32">
            <w:rPr>
              <w:i/>
            </w:rPr>
            <w:delText xml:space="preserve"> env</w:delText>
          </w:r>
          <w:r w:rsidRPr="00E77497" w:rsidDel="00CB5F32">
            <w:delText xml:space="preserve"> </w:delText>
          </w:r>
        </w:del>
        <w:del w:id="13357" w:author="Rev 4 Allen Wirfs-Brock" w:date="2011-11-04T18:18:00Z">
          <w:r w:rsidRPr="00E77497" w:rsidDel="00D20B80">
            <w:delText xml:space="preserve">as the </w:delText>
          </w:r>
        </w:del>
        <w:del w:id="13358" w:author="Rev 4 Allen Wirfs-Brock" w:date="2011-11-05T08:54:00Z">
          <w:r w:rsidRPr="00E77497" w:rsidDel="00CB5F32">
            <w:rPr>
              <w:i/>
            </w:rPr>
            <w:delText>environment</w:delText>
          </w:r>
          <w:r w:rsidRPr="00E77497" w:rsidDel="00CB5F32">
            <w:delText>,</w:delText>
          </w:r>
        </w:del>
      </w:ins>
      <w:ins w:id="13359" w:author="Rev 3 Allen Wirfs-Brock" w:date="2011-09-11T11:24:00Z">
        <w:del w:id="13360" w:author="Rev 4 Allen Wirfs-Brock" w:date="2011-11-05T08:54:00Z">
          <w:r w:rsidRPr="00E77497" w:rsidDel="00CB5F32">
            <w:delText xml:space="preserve"> and 0 as </w:delText>
          </w:r>
        </w:del>
        <w:del w:id="13361"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3362" w:author="Rev 4 Allen Wirfs-Brock" w:date="2011-11-05T08:54:00Z">
          <w:r w:rsidRPr="00675B74" w:rsidDel="00CB5F32">
            <w:delText>.</w:delText>
          </w:r>
        </w:del>
      </w:ins>
    </w:p>
    <w:p w14:paraId="54196635" w14:textId="77777777" w:rsidR="00D20116" w:rsidRPr="00E77497" w:rsidDel="00CB5F32" w:rsidRDefault="00D20116" w:rsidP="006361CF">
      <w:pPr>
        <w:pStyle w:val="Alg3"/>
        <w:numPr>
          <w:ilvl w:val="0"/>
          <w:numId w:val="555"/>
        </w:numPr>
        <w:rPr>
          <w:ins w:id="13363" w:author="Rev 3 Allen Wirfs-Brock" w:date="2011-09-11T11:23:00Z"/>
          <w:del w:id="13364" w:author="Rev 4 Allen Wirfs-Brock" w:date="2011-11-05T08:54:00Z"/>
        </w:rPr>
        <w:pPrChange w:id="13365" w:author="Rev 4 Allen Wirfs-Brock" w:date="2011-11-07T12:16:00Z">
          <w:pPr>
            <w:pStyle w:val="Alg3"/>
            <w:numPr>
              <w:numId w:val="589"/>
            </w:numPr>
          </w:pPr>
        </w:pPrChange>
      </w:pPr>
      <w:ins w:id="13366" w:author="Rev 3 Allen Wirfs-Brock" w:date="2011-09-11T11:23:00Z">
        <w:del w:id="13367"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6D72E4B4" w14:textId="77777777" w:rsidR="00D20116" w:rsidRPr="00675B74" w:rsidDel="00CB5F32" w:rsidRDefault="00D20116" w:rsidP="006361CF">
      <w:pPr>
        <w:pStyle w:val="Alg3"/>
        <w:numPr>
          <w:ilvl w:val="0"/>
          <w:numId w:val="555"/>
        </w:numPr>
        <w:spacing w:after="220"/>
        <w:rPr>
          <w:ins w:id="13368" w:author="Rev 3 Allen Wirfs-Brock" w:date="2011-09-11T11:23:00Z"/>
          <w:del w:id="13369" w:author="Rev 4 Allen Wirfs-Brock" w:date="2011-11-05T08:54:00Z"/>
        </w:rPr>
        <w:pPrChange w:id="13370" w:author="Rev 4 Allen Wirfs-Brock" w:date="2011-11-07T12:16:00Z">
          <w:pPr>
            <w:pStyle w:val="Alg3"/>
            <w:numPr>
              <w:numId w:val="589"/>
            </w:numPr>
            <w:spacing w:after="220"/>
          </w:pPr>
        </w:pPrChange>
      </w:pPr>
      <w:ins w:id="13371" w:author="Rev 3 Allen Wirfs-Brock" w:date="2011-09-11T11:23:00Z">
        <w:del w:id="13372" w:author="Rev 4 Allen Wirfs-Brock" w:date="2011-11-04T18:05:00Z">
          <w:r w:rsidRPr="00675B74" w:rsidDel="009E1969">
            <w:delText xml:space="preserve">Evaluate </w:delText>
          </w:r>
        </w:del>
        <w:del w:id="13373" w:author="Rev 4 Allen Wirfs-Brock" w:date="2011-11-05T08:54:00Z">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delText xml:space="preserve">using </w:delText>
          </w:r>
        </w:del>
      </w:ins>
      <w:ins w:id="13374" w:author="Rev 3 Allen Wirfs-Brock" w:date="2011-09-11T12:01:00Z">
        <w:del w:id="13375" w:author="Rev 4 Allen Wirfs-Brock" w:date="2011-11-05T08:54:00Z">
          <w:r w:rsidR="00417C71" w:rsidRPr="00E77497" w:rsidDel="00CB5F32">
            <w:rPr>
              <w:i/>
            </w:rPr>
            <w:delText>obj</w:delText>
          </w:r>
        </w:del>
        <w:del w:id="13376" w:author="Rev 4 Allen Wirfs-Brock" w:date="2011-11-04T18:07:00Z">
          <w:r w:rsidR="00417C71" w:rsidRPr="00E77497" w:rsidDel="009E1969">
            <w:delText xml:space="preserve"> </w:delText>
          </w:r>
        </w:del>
      </w:ins>
      <w:ins w:id="13377" w:author="Rev 3 Allen Wirfs-Brock" w:date="2011-09-11T11:23:00Z">
        <w:del w:id="13378" w:author="Rev 4 Allen Wirfs-Brock" w:date="2011-11-04T18:07:00Z">
          <w:r w:rsidRPr="00E77497" w:rsidDel="009E1969">
            <w:delText xml:space="preserve">as the </w:delText>
          </w:r>
          <w:r w:rsidRPr="00E77497" w:rsidDel="009E1969">
            <w:rPr>
              <w:i/>
            </w:rPr>
            <w:delText>obj</w:delText>
          </w:r>
          <w:r w:rsidRPr="00E77497" w:rsidDel="009E1969">
            <w:delText xml:space="preserve"> parameter</w:delText>
          </w:r>
        </w:del>
        <w:del w:id="13379" w:author="Rev 4 Allen Wirfs-Brock" w:date="2011-11-05T08:54:00Z">
          <w:r w:rsidRPr="00E77497" w:rsidDel="00CB5F32">
            <w:delText>,</w:delText>
          </w:r>
          <w:r w:rsidRPr="00E77497" w:rsidDel="00CB5F32">
            <w:rPr>
              <w:i/>
            </w:rPr>
            <w:delText xml:space="preserve"> </w:delText>
          </w:r>
        </w:del>
        <w:del w:id="13380" w:author="Rev 4 Allen Wirfs-Brock" w:date="2011-11-04T18:08:00Z">
          <w:r w:rsidRPr="00E77497" w:rsidDel="009E1969">
            <w:rPr>
              <w:i/>
            </w:rPr>
            <w:delText>env</w:delText>
          </w:r>
        </w:del>
        <w:del w:id="13381" w:author="Rev 4 Allen Wirfs-Brock" w:date="2011-11-04T18:07:00Z">
          <w:r w:rsidRPr="00675B74" w:rsidDel="009E1969">
            <w:delText xml:space="preserve"> as the </w:delText>
          </w:r>
          <w:r w:rsidRPr="00675B74" w:rsidDel="009E1969">
            <w:rPr>
              <w:i/>
            </w:rPr>
            <w:delText>environment</w:delText>
          </w:r>
        </w:del>
        <w:del w:id="13382" w:author="Rev 4 Allen Wirfs-Brock" w:date="2011-11-05T08:54:00Z">
          <w:r w:rsidRPr="00675B74" w:rsidDel="00CB5F32">
            <w:delText xml:space="preserve">,  and </w:delText>
          </w:r>
        </w:del>
      </w:ins>
      <w:ins w:id="13383" w:author="Rev 3 Allen Wirfs-Brock" w:date="2011-09-11T11:26:00Z">
        <w:del w:id="13384" w:author="Rev 4 Allen Wirfs-Brock" w:date="2011-11-05T08:54:00Z">
          <w:r w:rsidR="00756E91" w:rsidRPr="00E77497" w:rsidDel="00CB5F32">
            <w:rPr>
              <w:i/>
            </w:rPr>
            <w:delText>index</w:delText>
          </w:r>
        </w:del>
      </w:ins>
      <w:ins w:id="13385" w:author="Rev 3 Allen Wirfs-Brock" w:date="2011-09-11T11:27:00Z">
        <w:del w:id="13386" w:author="Rev 4 Allen Wirfs-Brock" w:date="2011-11-05T08:54:00Z">
          <w:r w:rsidR="00756E91" w:rsidRPr="00E77497" w:rsidDel="00CB5F32">
            <w:delText>+</w:delText>
          </w:r>
        </w:del>
      </w:ins>
      <w:ins w:id="13387" w:author="Rev 3 Allen Wirfs-Brock" w:date="2011-09-11T11:23:00Z">
        <w:del w:id="13388" w:author="Rev 4 Allen Wirfs-Brock" w:date="2011-11-05T08:54:00Z">
          <w:r w:rsidRPr="00E77497" w:rsidDel="00CB5F32">
            <w:rPr>
              <w:i/>
            </w:rPr>
            <w:delText>skip</w:delText>
          </w:r>
          <w:r w:rsidRPr="00E77497" w:rsidDel="00CB5F32">
            <w:delText xml:space="preserve"> as </w:delText>
          </w:r>
        </w:del>
        <w:del w:id="13389"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3390" w:author="Rev 4 Allen Wirfs-Brock" w:date="2011-11-05T08:54:00Z">
          <w:r w:rsidRPr="00675B74" w:rsidDel="00CB5F32">
            <w:delText>.</w:delText>
          </w:r>
        </w:del>
      </w:ins>
    </w:p>
    <w:p w14:paraId="6BBCCB58" w14:textId="77777777" w:rsidR="000B57C8" w:rsidRPr="00E77497" w:rsidDel="00830027" w:rsidRDefault="000B57C8" w:rsidP="00D4578E">
      <w:pPr>
        <w:contextualSpacing/>
        <w:rPr>
          <w:ins w:id="13391" w:author="Allen Wirfs-Brock" w:date="2011-07-11T15:21:00Z"/>
          <w:del w:id="13392" w:author="Rev 4 Allen Wirfs-Brock" w:date="2011-10-15T18:16:00Z"/>
        </w:rPr>
      </w:pPr>
      <w:ins w:id="13393" w:author="Allen Wirfs-Brock" w:date="2011-07-11T15:21:00Z">
        <w:del w:id="13394" w:author="Rev 4 Allen Wirfs-Brock" w:date="2011-10-15T18:16:00Z">
          <w:r w:rsidRPr="00E77497" w:rsidDel="00830027">
            <w:delText xml:space="preserve">The </w:delText>
          </w:r>
          <w:r w:rsidRPr="00E77497" w:rsidDel="00830027">
            <w:rPr>
              <w:rFonts w:ascii="Times New Roman" w:eastAsia="Times New Roman" w:hAnsi="Times New Roman"/>
              <w:spacing w:val="6"/>
              <w:lang w:eastAsia="en-US"/>
            </w:rPr>
            <w:delText xml:space="preserve">BoundNames </w:delText>
          </w:r>
          <w:r w:rsidRPr="00E77497" w:rsidDel="00830027">
            <w:delText xml:space="preserve">of the production  </w:delText>
          </w:r>
        </w:del>
      </w:ins>
      <w:ins w:id="13395" w:author="Allen Wirfs-Brock" w:date="2011-07-11T15:22:00Z">
        <w:del w:id="13396" w:author="Rev 4 Allen Wirfs-Brock" w:date="2011-10-15T18:16:00Z">
          <w:r w:rsidRPr="00E77497" w:rsidDel="00830027">
            <w:rPr>
              <w:rStyle w:val="bnf"/>
            </w:rPr>
            <w:delText xml:space="preserve">BindingPropertyList </w:delText>
          </w:r>
        </w:del>
      </w:ins>
      <w:ins w:id="13397" w:author="Allen Wirfs-Brock" w:date="2011-07-11T15:21:00Z">
        <w:del w:id="13398" w:author="Rev 4 Allen Wirfs-Brock" w:date="2011-10-15T18:16:00Z">
          <w:r w:rsidRPr="00E77497" w:rsidDel="00830027">
            <w:rPr>
              <w:b/>
            </w:rPr>
            <w:delText>:</w:delText>
          </w:r>
          <w:r w:rsidRPr="00E77497" w:rsidDel="00830027">
            <w:delText xml:space="preserve"> </w:delText>
          </w:r>
        </w:del>
      </w:ins>
      <w:ins w:id="13399" w:author="Allen Wirfs-Brock" w:date="2011-07-11T15:22:00Z">
        <w:del w:id="13400" w:author="Rev 4 Allen Wirfs-Brock" w:date="2011-10-15T18:16:00Z">
          <w:r w:rsidRPr="00E77497" w:rsidDel="00830027">
            <w:rPr>
              <w:rStyle w:val="bnf"/>
            </w:rPr>
            <w:delText>BindingProperty</w:delText>
          </w:r>
          <w:r w:rsidRPr="00E77497" w:rsidDel="00830027">
            <w:rPr>
              <w:rStyle w:val="bnf"/>
              <w:rFonts w:ascii="Courier New" w:hAnsi="Courier New" w:cs="Courier New"/>
              <w:b/>
              <w:i w:val="0"/>
            </w:rPr>
            <w:delText xml:space="preserve"> </w:delText>
          </w:r>
        </w:del>
      </w:ins>
      <w:ins w:id="13401" w:author="Allen Wirfs-Brock" w:date="2011-07-11T15:21:00Z">
        <w:del w:id="13402" w:author="Rev 4 Allen Wirfs-Brock" w:date="2011-10-15T18:16:00Z">
          <w:r w:rsidRPr="00E77497" w:rsidDel="00830027">
            <w:delText>is determined as follows:</w:delText>
          </w:r>
        </w:del>
      </w:ins>
    </w:p>
    <w:p w14:paraId="44D1D5D8" w14:textId="77777777" w:rsidR="000B57C8" w:rsidRPr="00E77497" w:rsidDel="00830027" w:rsidRDefault="000B57C8" w:rsidP="006361CF">
      <w:pPr>
        <w:pStyle w:val="Alg4"/>
        <w:numPr>
          <w:ilvl w:val="0"/>
          <w:numId w:val="436"/>
        </w:numPr>
        <w:spacing w:after="220"/>
        <w:contextualSpacing/>
        <w:rPr>
          <w:ins w:id="13403" w:author="Allen Wirfs-Brock" w:date="2011-07-11T15:21:00Z"/>
          <w:del w:id="13404" w:author="Rev 4 Allen Wirfs-Brock" w:date="2011-10-15T18:16:00Z"/>
        </w:rPr>
        <w:pPrChange w:id="13405" w:author="Rev 4 Allen Wirfs-Brock" w:date="2011-11-07T12:16:00Z">
          <w:pPr>
            <w:pStyle w:val="Alg4"/>
            <w:numPr>
              <w:numId w:val="460"/>
            </w:numPr>
            <w:tabs>
              <w:tab w:val="num" w:pos="360"/>
            </w:tabs>
            <w:spacing w:after="220"/>
            <w:ind w:left="360" w:hanging="360"/>
            <w:contextualSpacing/>
          </w:pPr>
        </w:pPrChange>
      </w:pPr>
      <w:ins w:id="13406" w:author="Allen Wirfs-Brock" w:date="2011-07-11T15:21:00Z">
        <w:del w:id="13407" w:author="Rev 4 Allen Wirfs-Brock" w:date="2011-10-15T18:16:00Z">
          <w:r w:rsidRPr="00E77497" w:rsidDel="00830027">
            <w:delText xml:space="preserve">Return BoundNames of </w:delText>
          </w:r>
        </w:del>
      </w:ins>
      <w:ins w:id="13408" w:author="Allen Wirfs-Brock" w:date="2011-07-11T15:22:00Z">
        <w:del w:id="13409" w:author="Rev 4 Allen Wirfs-Brock" w:date="2011-10-15T18:16:00Z">
          <w:r w:rsidRPr="00E77497" w:rsidDel="00830027">
            <w:rPr>
              <w:rStyle w:val="bnf"/>
            </w:rPr>
            <w:delText>BindingProperty</w:delText>
          </w:r>
        </w:del>
      </w:ins>
      <w:ins w:id="13410" w:author="Allen Wirfs-Brock" w:date="2011-07-11T15:21:00Z">
        <w:del w:id="13411" w:author="Rev 4 Allen Wirfs-Brock" w:date="2011-10-15T18:16:00Z">
          <w:r w:rsidRPr="00E77497" w:rsidDel="00830027">
            <w:delText>.</w:delText>
          </w:r>
        </w:del>
      </w:ins>
    </w:p>
    <w:p w14:paraId="4105A872" w14:textId="77777777" w:rsidR="00CE7764" w:rsidRPr="00E77497" w:rsidRDefault="00154090" w:rsidP="00D4578E">
      <w:pPr>
        <w:contextualSpacing/>
        <w:rPr>
          <w:ins w:id="13412" w:author="Rev 4 Allen Wirfs-Brock" w:date="2011-10-15T18:17:00Z"/>
        </w:rPr>
      </w:pPr>
      <w:ins w:id="13413" w:author="Rev 3 Allen Wirfs-Brock" w:date="2011-09-11T12:05:00Z">
        <w:del w:id="13414" w:author="Rev 4 Allen Wirfs-Brock" w:date="2011-10-15T18:17:00Z">
          <w:r w:rsidRPr="00E77497" w:rsidDel="00CE7764">
            <w:delText xml:space="preserve">The production </w:delText>
          </w:r>
        </w:del>
        <w:r w:rsidRPr="00E77497">
          <w:rPr>
            <w:rStyle w:val="bnf"/>
          </w:rPr>
          <w:t xml:space="preserve">BindingPropertyList </w:t>
        </w:r>
        <w:r w:rsidRPr="00E77497">
          <w:rPr>
            <w:b/>
          </w:rPr>
          <w:t>:</w:t>
        </w:r>
        <w:r w:rsidRPr="00E77497">
          <w:t xml:space="preserve"> </w:t>
        </w:r>
        <w:r w:rsidRPr="00E77497">
          <w:rPr>
            <w:rStyle w:val="bnf"/>
          </w:rPr>
          <w:t>BindingProperty</w:t>
        </w:r>
        <w:r w:rsidRPr="00E77497">
          <w:rPr>
            <w:rStyle w:val="bnf"/>
            <w:rFonts w:ascii="Courier New" w:hAnsi="Courier New" w:cs="Courier New"/>
            <w:b/>
            <w:i w:val="0"/>
          </w:rPr>
          <w:t xml:space="preserve"> </w:t>
        </w:r>
        <w:del w:id="13415" w:author="Rev 4 Allen Wirfs-Brock" w:date="2011-10-15T18:17:00Z">
          <w:r w:rsidRPr="00E77497" w:rsidDel="00CE7764">
            <w:delText xml:space="preserve">is evaluated  </w:delText>
          </w:r>
        </w:del>
      </w:ins>
    </w:p>
    <w:p w14:paraId="111BE340" w14:textId="77777777" w:rsidR="00154090" w:rsidRPr="00E77497" w:rsidDel="009E1969" w:rsidRDefault="00154090" w:rsidP="00D4578E">
      <w:pPr>
        <w:ind w:left="360"/>
        <w:rPr>
          <w:ins w:id="13416" w:author="Rev 3 Allen Wirfs-Brock" w:date="2011-09-11T12:05:00Z"/>
          <w:del w:id="13417" w:author="Rev 4 Allen Wirfs-Brock" w:date="2011-11-04T18:09:00Z"/>
        </w:rPr>
      </w:pPr>
      <w:ins w:id="13418" w:author="Rev 3 Allen Wirfs-Brock" w:date="2011-09-11T12:05:00Z">
        <w:del w:id="13419" w:author="Rev 4 Allen Wirfs-Brock" w:date="2011-11-04T18:09:00Z">
          <w:r w:rsidRPr="00E77497" w:rsidDel="009E1969">
            <w:delText xml:space="preserve">with parameters </w:delText>
          </w:r>
          <w:r w:rsidRPr="00E77497" w:rsidDel="009E1969">
            <w:rPr>
              <w:rFonts w:ascii="Times New Roman" w:eastAsia="Times New Roman" w:hAnsi="Times New Roman"/>
              <w:i/>
              <w:spacing w:val="6"/>
              <w:lang w:eastAsia="en-US"/>
            </w:rPr>
            <w:delText>obj</w:delText>
          </w:r>
          <w:r w:rsidRPr="00E77497" w:rsidDel="009E1969">
            <w:delText xml:space="preserve"> and </w:delText>
          </w:r>
          <w:r w:rsidRPr="00E77497" w:rsidDel="009E1969">
            <w:rPr>
              <w:rFonts w:ascii="Times New Roman" w:eastAsia="Times New Roman" w:hAnsi="Times New Roman"/>
              <w:i/>
              <w:spacing w:val="6"/>
              <w:lang w:eastAsia="en-US"/>
            </w:rPr>
            <w:delText>env</w:delText>
          </w:r>
          <w:r w:rsidRPr="00E77497" w:rsidDel="009E1969">
            <w:delText xml:space="preserve"> </w:delText>
          </w:r>
        </w:del>
        <w:del w:id="13420" w:author="Rev 4 Allen Wirfs-Brock" w:date="2011-10-15T18:17:00Z">
          <w:r w:rsidRPr="00E77497" w:rsidDel="00CE7764">
            <w:delText>as follows:</w:delText>
          </w:r>
        </w:del>
      </w:ins>
    </w:p>
    <w:p w14:paraId="75E9CCD0" w14:textId="77777777" w:rsidR="00154090" w:rsidRPr="00675B74" w:rsidRDefault="00481DAC" w:rsidP="00C47E72">
      <w:pPr>
        <w:pStyle w:val="Alg4"/>
        <w:numPr>
          <w:ilvl w:val="0"/>
          <w:numId w:val="547"/>
        </w:numPr>
        <w:spacing w:after="220"/>
        <w:contextualSpacing/>
        <w:rPr>
          <w:ins w:id="13421" w:author="Rev 3 Allen Wirfs-Brock" w:date="2011-09-11T12:05:00Z"/>
        </w:rPr>
      </w:pPr>
      <w:ins w:id="13422" w:author="Rev 6 Allen Wirfs-Brock" w:date="2012-02-18T11:00:00Z">
        <w:r>
          <w:t>Return the result of p</w:t>
        </w:r>
        <w:r w:rsidRPr="004418C4">
          <w:t>erform</w:t>
        </w:r>
        <w:r>
          <w:t>ing</w:t>
        </w:r>
        <w:r w:rsidRPr="004418C4">
          <w:t xml:space="preserve"> </w:t>
        </w:r>
      </w:ins>
      <w:ins w:id="13423" w:author="Rev 4 Allen Wirfs-Brock" w:date="2011-11-04T18:08:00Z">
        <w:del w:id="13424" w:author="Rev 6 Allen Wirfs-Brock" w:date="2012-02-18T11:00:00Z">
          <w:r w:rsidR="009E1969" w:rsidDel="00481DAC">
            <w:delText xml:space="preserve">Perform </w:delText>
          </w:r>
        </w:del>
        <w:r w:rsidR="009E1969">
          <w:t xml:space="preserve">Binding </w:t>
        </w:r>
        <w:del w:id="13425" w:author="Rev 6 Allen Wirfs-Brock" w:date="2012-02-27T15:45:00Z">
          <w:r w:rsidR="009E1969" w:rsidDel="00A113E2">
            <w:delText>Initialization</w:delText>
          </w:r>
        </w:del>
      </w:ins>
      <w:ins w:id="13426" w:author="Rev 6 Allen Wirfs-Brock" w:date="2012-02-27T15:45:00Z">
        <w:r w:rsidR="00A113E2">
          <w:t>Initialisation</w:t>
        </w:r>
      </w:ins>
      <w:ins w:id="13427" w:author="Rev 4 Allen Wirfs-Brock" w:date="2011-11-04T18:08:00Z">
        <w:r w:rsidR="009E1969">
          <w:t xml:space="preserve"> for</w:t>
        </w:r>
        <w:r w:rsidR="009E1969" w:rsidRPr="004418C4">
          <w:t xml:space="preserve"> </w:t>
        </w:r>
      </w:ins>
      <w:ins w:id="13428" w:author="Rev 3 Allen Wirfs-Brock" w:date="2011-09-11T12:05:00Z">
        <w:del w:id="13429" w:author="Rev 4 Allen Wirfs-Brock" w:date="2011-11-04T18:08:00Z">
          <w:r w:rsidR="00154090" w:rsidRPr="00675B74" w:rsidDel="009E1969">
            <w:delText xml:space="preserve">Evaluate </w:delText>
          </w:r>
        </w:del>
        <w:r w:rsidR="00154090" w:rsidRPr="00675B74">
          <w:rPr>
            <w:rStyle w:val="bnf"/>
          </w:rPr>
          <w:t>BindingPropert</w:t>
        </w:r>
      </w:ins>
      <w:ins w:id="13430" w:author="Rev 3 Allen Wirfs-Brock" w:date="2011-09-11T12:15:00Z">
        <w:r w:rsidR="0090427F" w:rsidRPr="00675B74">
          <w:rPr>
            <w:rStyle w:val="bnf"/>
          </w:rPr>
          <w:t>y</w:t>
        </w:r>
      </w:ins>
      <w:ins w:id="13431" w:author="Rev 3 Allen Wirfs-Brock" w:date="2011-09-11T12:05:00Z">
        <w:r w:rsidR="00154090" w:rsidRPr="00E77497">
          <w:rPr>
            <w:rStyle w:val="bnf"/>
            <w:rFonts w:ascii="Courier New" w:hAnsi="Courier New" w:cs="Courier New"/>
            <w:b/>
            <w:i w:val="0"/>
          </w:rPr>
          <w:t xml:space="preserve"> </w:t>
        </w:r>
        <w:r w:rsidR="00154090" w:rsidRPr="00E77497">
          <w:t xml:space="preserve">using </w:t>
        </w:r>
        <w:del w:id="13432" w:author="Rev 4 Allen Wirfs-Brock" w:date="2011-11-04T18:08:00Z">
          <w:r w:rsidR="00154090" w:rsidRPr="00E77497" w:rsidDel="009E1969">
            <w:rPr>
              <w:i/>
            </w:rPr>
            <w:delText>obj</w:delText>
          </w:r>
        </w:del>
      </w:ins>
      <w:ins w:id="13433" w:author="Rev 4 Allen Wirfs-Brock" w:date="2011-11-04T18:08:00Z">
        <w:r w:rsidR="009E1969">
          <w:rPr>
            <w:i/>
          </w:rPr>
          <w:t>value</w:t>
        </w:r>
      </w:ins>
      <w:ins w:id="13434" w:author="Rev 3 Allen Wirfs-Brock" w:date="2011-09-11T12:05:00Z">
        <w:r w:rsidR="00154090" w:rsidRPr="00675B74">
          <w:t xml:space="preserve"> </w:t>
        </w:r>
        <w:del w:id="13435" w:author="Rev 4 Allen Wirfs-Brock" w:date="2011-11-04T18:08:00Z">
          <w:r w:rsidR="00154090" w:rsidRPr="00675B74" w:rsidDel="009E1969">
            <w:delText xml:space="preserve">as the </w:delText>
          </w:r>
          <w:r w:rsidR="00154090" w:rsidRPr="00675B74" w:rsidDel="009E1969">
            <w:rPr>
              <w:rStyle w:val="bnf"/>
            </w:rPr>
            <w:delText>obj</w:delText>
          </w:r>
          <w:r w:rsidR="00154090" w:rsidRPr="00E77497" w:rsidDel="009E1969">
            <w:rPr>
              <w:i/>
            </w:rPr>
            <w:delText xml:space="preserve"> </w:delText>
          </w:r>
          <w:r w:rsidR="00154090" w:rsidRPr="00E77497" w:rsidDel="009E1969">
            <w:delText xml:space="preserve">parameter </w:delText>
          </w:r>
        </w:del>
        <w:r w:rsidR="00154090" w:rsidRPr="00E77497">
          <w:t xml:space="preserve">and </w:t>
        </w:r>
        <w:del w:id="13436" w:author="Rev 4 Allen Wirfs-Brock" w:date="2011-11-04T18:08:00Z">
          <w:r w:rsidR="00154090" w:rsidRPr="00E77497" w:rsidDel="009E1969">
            <w:rPr>
              <w:i/>
            </w:rPr>
            <w:delText>env</w:delText>
          </w:r>
          <w:r w:rsidR="00154090" w:rsidRPr="00E77497" w:rsidDel="009E1969">
            <w:delText xml:space="preserve"> as the </w:delText>
          </w:r>
        </w:del>
        <w:r w:rsidR="00154090" w:rsidRPr="00E77497">
          <w:rPr>
            <w:i/>
          </w:rPr>
          <w:t>environment</w:t>
        </w:r>
        <w:r w:rsidR="00154090" w:rsidRPr="00E77497">
          <w:t xml:space="preserve"> </w:t>
        </w:r>
        <w:del w:id="13437" w:author="Rev 4 Allen Wirfs-Brock" w:date="2011-11-04T18:08:00Z">
          <w:r w:rsidR="00154090" w:rsidRPr="00E77497" w:rsidDel="009E1969">
            <w:delText>parameter</w:delText>
          </w:r>
        </w:del>
      </w:ins>
      <w:ins w:id="13438" w:author="Rev 4 Allen Wirfs-Brock" w:date="2011-11-04T18:08:00Z">
        <w:r w:rsidR="009E1969">
          <w:t>as arguments</w:t>
        </w:r>
      </w:ins>
      <w:ins w:id="13439" w:author="Rev 3 Allen Wirfs-Brock" w:date="2011-09-11T12:05:00Z">
        <w:r w:rsidR="00154090" w:rsidRPr="00675B74">
          <w:t>.</w:t>
        </w:r>
      </w:ins>
    </w:p>
    <w:p w14:paraId="25633B1B" w14:textId="77777777" w:rsidR="00726A79" w:rsidRPr="00E77497" w:rsidDel="005D234B" w:rsidRDefault="00726A79" w:rsidP="00D4578E">
      <w:pPr>
        <w:contextualSpacing/>
        <w:rPr>
          <w:ins w:id="13440" w:author="Allen Wirfs-Brock" w:date="2011-07-11T15:23:00Z"/>
          <w:del w:id="13441" w:author="Rev 4 Allen Wirfs-Brock" w:date="2011-10-15T18:18:00Z"/>
        </w:rPr>
      </w:pPr>
      <w:ins w:id="13442" w:author="Allen Wirfs-Brock" w:date="2011-07-11T15:23:00Z">
        <w:del w:id="13443" w:author="Rev 4 Allen Wirfs-Brock" w:date="2011-10-15T18:18:00Z">
          <w:r w:rsidRPr="00E77497" w:rsidDel="005D234B">
            <w:delText xml:space="preserve">The </w:delText>
          </w:r>
          <w:r w:rsidRPr="00E77497" w:rsidDel="005D234B">
            <w:rPr>
              <w:rFonts w:ascii="Times New Roman" w:eastAsia="Times New Roman" w:hAnsi="Times New Roman"/>
              <w:spacing w:val="6"/>
              <w:lang w:eastAsia="en-US"/>
            </w:rPr>
            <w:delText xml:space="preserve">BoundNames </w:delText>
          </w:r>
          <w:r w:rsidRPr="00E77497" w:rsidDel="005D234B">
            <w:delText xml:space="preserve">of the production  </w:delText>
          </w:r>
          <w:r w:rsidRPr="00E77497" w:rsidDel="005D234B">
            <w:rPr>
              <w:rStyle w:val="bnf"/>
            </w:rPr>
            <w:delText xml:space="preserve">BindingPropertyList </w:delText>
          </w:r>
          <w:r w:rsidRPr="00E77497" w:rsidDel="005D234B">
            <w:rPr>
              <w:b/>
            </w:rPr>
            <w:delText>:</w:delText>
          </w:r>
          <w:r w:rsidRPr="00E77497" w:rsidDel="005D234B">
            <w:delText xml:space="preserve"> </w:delText>
          </w:r>
        </w:del>
      </w:ins>
      <w:ins w:id="13444" w:author="Allen Wirfs-Brock" w:date="2011-07-11T15:24:00Z">
        <w:del w:id="13445" w:author="Rev 4 Allen Wirfs-Brock" w:date="2011-10-15T18:18:00Z">
          <w:r w:rsidRPr="00E77497" w:rsidDel="005D234B">
            <w:rPr>
              <w:rStyle w:val="bnf"/>
            </w:rPr>
            <w:delText>BindingPropertyList</w:delText>
          </w:r>
        </w:del>
      </w:ins>
      <w:ins w:id="13446" w:author="Allen Wirfs-Brock" w:date="2011-07-11T15:25:00Z">
        <w:del w:id="13447" w:author="Rev 4 Allen Wirfs-Brock" w:date="2011-10-15T18:18:00Z">
          <w:r w:rsidRPr="00E77497" w:rsidDel="005D234B">
            <w:rPr>
              <w:rStyle w:val="bnf"/>
            </w:rPr>
            <w:delText xml:space="preserve"> </w:delText>
          </w:r>
          <w:r w:rsidRPr="00E77497" w:rsidDel="005D234B">
            <w:rPr>
              <w:rStyle w:val="bnf"/>
              <w:rFonts w:ascii="Courier New" w:hAnsi="Courier New" w:cs="Courier New"/>
              <w:b/>
              <w:i w:val="0"/>
            </w:rPr>
            <w:delText>,</w:delText>
          </w:r>
        </w:del>
      </w:ins>
      <w:ins w:id="13448" w:author="Allen Wirfs-Brock" w:date="2011-07-11T15:24:00Z">
        <w:del w:id="13449" w:author="Rev 4 Allen Wirfs-Brock" w:date="2011-10-15T18:18:00Z">
          <w:r w:rsidRPr="00E77497" w:rsidDel="005D234B">
            <w:rPr>
              <w:rStyle w:val="bnf"/>
            </w:rPr>
            <w:delText xml:space="preserve"> </w:delText>
          </w:r>
        </w:del>
      </w:ins>
      <w:ins w:id="13450" w:author="Allen Wirfs-Brock" w:date="2011-07-11T15:23:00Z">
        <w:del w:id="13451" w:author="Rev 4 Allen Wirfs-Brock" w:date="2011-10-15T18:18:00Z">
          <w:r w:rsidRPr="00E77497" w:rsidDel="005D234B">
            <w:rPr>
              <w:rStyle w:val="bnf"/>
            </w:rPr>
            <w:delText>BindingProperty</w:delText>
          </w:r>
          <w:r w:rsidRPr="00E77497" w:rsidDel="005D234B">
            <w:rPr>
              <w:rStyle w:val="bnf"/>
              <w:rFonts w:ascii="Courier New" w:hAnsi="Courier New" w:cs="Courier New"/>
              <w:b/>
              <w:i w:val="0"/>
            </w:rPr>
            <w:delText xml:space="preserve"> </w:delText>
          </w:r>
          <w:r w:rsidRPr="00E77497" w:rsidDel="005D234B">
            <w:delText>is determined as follows:</w:delText>
          </w:r>
        </w:del>
      </w:ins>
    </w:p>
    <w:p w14:paraId="6ADF31E1" w14:textId="77777777" w:rsidR="00726A79" w:rsidRPr="00E77497" w:rsidDel="005D234B" w:rsidRDefault="00726A79" w:rsidP="006361CF">
      <w:pPr>
        <w:pStyle w:val="Alg4"/>
        <w:numPr>
          <w:ilvl w:val="0"/>
          <w:numId w:val="437"/>
        </w:numPr>
        <w:spacing w:after="220"/>
        <w:contextualSpacing/>
        <w:rPr>
          <w:ins w:id="13452" w:author="Allen Wirfs-Brock" w:date="2011-07-11T15:24:00Z"/>
          <w:del w:id="13453" w:author="Rev 4 Allen Wirfs-Brock" w:date="2011-10-15T18:18:00Z"/>
        </w:rPr>
        <w:pPrChange w:id="13454" w:author="Rev 4 Allen Wirfs-Brock" w:date="2011-11-07T12:16:00Z">
          <w:pPr>
            <w:pStyle w:val="Alg4"/>
            <w:numPr>
              <w:numId w:val="461"/>
            </w:numPr>
            <w:tabs>
              <w:tab w:val="num" w:pos="360"/>
            </w:tabs>
            <w:spacing w:after="220"/>
            <w:ind w:left="360" w:hanging="360"/>
            <w:contextualSpacing/>
          </w:pPr>
        </w:pPrChange>
      </w:pPr>
      <w:ins w:id="13455" w:author="Allen Wirfs-Brock" w:date="2011-07-11T15:24:00Z">
        <w:del w:id="13456" w:author="Rev 4 Allen Wirfs-Brock" w:date="2011-10-15T18:18:00Z">
          <w:r w:rsidRPr="00E77497" w:rsidDel="005D234B">
            <w:delText xml:space="preserve">Let </w:delText>
          </w:r>
          <w:r w:rsidRPr="00E77497" w:rsidDel="005D234B">
            <w:rPr>
              <w:i/>
            </w:rPr>
            <w:delText xml:space="preserve">names </w:delText>
          </w:r>
          <w:r w:rsidRPr="00E77497" w:rsidDel="005D234B">
            <w:delText xml:space="preserve">be BoundNames of </w:delText>
          </w:r>
        </w:del>
      </w:ins>
      <w:ins w:id="13457" w:author="Allen Wirfs-Brock" w:date="2011-07-11T15:25:00Z">
        <w:del w:id="13458" w:author="Rev 4 Allen Wirfs-Brock" w:date="2011-10-15T18:18:00Z">
          <w:r w:rsidRPr="00E77497" w:rsidDel="005D234B">
            <w:rPr>
              <w:rStyle w:val="bnf"/>
            </w:rPr>
            <w:delText>BindingPropertyList</w:delText>
          </w:r>
        </w:del>
      </w:ins>
      <w:ins w:id="13459" w:author="Allen Wirfs-Brock" w:date="2011-07-11T15:24:00Z">
        <w:del w:id="13460" w:author="Rev 4 Allen Wirfs-Brock" w:date="2011-10-15T18:18:00Z">
          <w:r w:rsidRPr="00E77497" w:rsidDel="005D234B">
            <w:delText>.</w:delText>
          </w:r>
        </w:del>
      </w:ins>
    </w:p>
    <w:p w14:paraId="0F8971FD" w14:textId="77777777" w:rsidR="00726A79" w:rsidRPr="00E77497" w:rsidDel="005D234B" w:rsidRDefault="00726A79" w:rsidP="006361CF">
      <w:pPr>
        <w:pStyle w:val="Alg4"/>
        <w:numPr>
          <w:ilvl w:val="0"/>
          <w:numId w:val="437"/>
        </w:numPr>
        <w:spacing w:after="220"/>
        <w:contextualSpacing/>
        <w:rPr>
          <w:ins w:id="13461" w:author="Allen Wirfs-Brock" w:date="2011-07-11T15:24:00Z"/>
          <w:del w:id="13462" w:author="Rev 4 Allen Wirfs-Brock" w:date="2011-10-15T18:18:00Z"/>
          <w:rStyle w:val="bnf"/>
          <w:i w:val="0"/>
        </w:rPr>
        <w:pPrChange w:id="13463" w:author="Rev 4 Allen Wirfs-Brock" w:date="2011-11-07T12:16:00Z">
          <w:pPr>
            <w:pStyle w:val="Alg4"/>
            <w:numPr>
              <w:numId w:val="461"/>
            </w:numPr>
            <w:tabs>
              <w:tab w:val="num" w:pos="360"/>
            </w:tabs>
            <w:spacing w:after="220"/>
            <w:ind w:left="360" w:hanging="360"/>
            <w:contextualSpacing/>
          </w:pPr>
        </w:pPrChange>
      </w:pPr>
      <w:ins w:id="13464" w:author="Allen Wirfs-Brock" w:date="2011-07-11T15:24:00Z">
        <w:del w:id="13465" w:author="Rev 4 Allen Wirfs-Brock" w:date="2011-10-15T18:18:00Z">
          <w:r w:rsidRPr="00E77497" w:rsidDel="005D234B">
            <w:delText xml:space="preserve">Append to </w:delText>
          </w:r>
          <w:r w:rsidRPr="00E77497" w:rsidDel="005D234B">
            <w:rPr>
              <w:i/>
            </w:rPr>
            <w:delText>names</w:delText>
          </w:r>
          <w:r w:rsidRPr="00E77497" w:rsidDel="005D234B">
            <w:delText xml:space="preserve"> the elements of BoundNames of </w:delText>
          </w:r>
        </w:del>
      </w:ins>
      <w:ins w:id="13466" w:author="Allen Wirfs-Brock" w:date="2011-07-11T15:25:00Z">
        <w:del w:id="13467" w:author="Rev 4 Allen Wirfs-Brock" w:date="2011-10-15T18:18:00Z">
          <w:r w:rsidRPr="00E77497" w:rsidDel="005D234B">
            <w:rPr>
              <w:rStyle w:val="bnf"/>
            </w:rPr>
            <w:delText>BindingProperty</w:delText>
          </w:r>
        </w:del>
      </w:ins>
      <w:ins w:id="13468" w:author="Allen Wirfs-Brock" w:date="2011-07-11T15:24:00Z">
        <w:del w:id="13469" w:author="Rev 4 Allen Wirfs-Brock" w:date="2011-10-15T18:18:00Z">
          <w:r w:rsidRPr="00E77497" w:rsidDel="005D234B">
            <w:rPr>
              <w:rStyle w:val="bnf"/>
            </w:rPr>
            <w:delText>.</w:delText>
          </w:r>
        </w:del>
      </w:ins>
    </w:p>
    <w:p w14:paraId="26E6A418" w14:textId="77777777" w:rsidR="00726A79" w:rsidRPr="00E77497" w:rsidDel="005D234B" w:rsidRDefault="00726A79" w:rsidP="006361CF">
      <w:pPr>
        <w:pStyle w:val="Alg4"/>
        <w:numPr>
          <w:ilvl w:val="0"/>
          <w:numId w:val="437"/>
        </w:numPr>
        <w:spacing w:after="220"/>
        <w:contextualSpacing/>
        <w:rPr>
          <w:ins w:id="13470" w:author="Allen Wirfs-Brock" w:date="2011-07-11T15:24:00Z"/>
          <w:del w:id="13471" w:author="Rev 4 Allen Wirfs-Brock" w:date="2011-10-15T18:18:00Z"/>
        </w:rPr>
        <w:pPrChange w:id="13472" w:author="Rev 4 Allen Wirfs-Brock" w:date="2011-11-07T12:16:00Z">
          <w:pPr>
            <w:pStyle w:val="Alg4"/>
            <w:numPr>
              <w:numId w:val="461"/>
            </w:numPr>
            <w:tabs>
              <w:tab w:val="num" w:pos="360"/>
            </w:tabs>
            <w:spacing w:after="220"/>
            <w:ind w:left="360" w:hanging="360"/>
            <w:contextualSpacing/>
          </w:pPr>
        </w:pPrChange>
      </w:pPr>
      <w:ins w:id="13473" w:author="Allen Wirfs-Brock" w:date="2011-07-11T15:24:00Z">
        <w:del w:id="13474" w:author="Rev 4 Allen Wirfs-Brock" w:date="2011-10-15T18:18:00Z">
          <w:r w:rsidRPr="00E77497" w:rsidDel="005D234B">
            <w:delText xml:space="preserve">Return </w:delText>
          </w:r>
          <w:r w:rsidRPr="00E77497" w:rsidDel="005D234B">
            <w:rPr>
              <w:rStyle w:val="bnf"/>
            </w:rPr>
            <w:delText>names</w:delText>
          </w:r>
          <w:r w:rsidRPr="00E77497" w:rsidDel="005D234B">
            <w:delText>.</w:delText>
          </w:r>
        </w:del>
      </w:ins>
    </w:p>
    <w:p w14:paraId="7931F47F" w14:textId="77777777" w:rsidR="00044F12" w:rsidRPr="00E77497" w:rsidRDefault="0090427F" w:rsidP="00D4578E">
      <w:pPr>
        <w:contextualSpacing/>
        <w:rPr>
          <w:ins w:id="13475" w:author="Rev 4 Allen Wirfs-Brock" w:date="2011-10-15T18:19:00Z"/>
        </w:rPr>
      </w:pPr>
      <w:ins w:id="13476" w:author="Rev 3 Allen Wirfs-Brock" w:date="2011-09-11T12:14:00Z">
        <w:del w:id="13477" w:author="Rev 4 Allen Wirfs-Brock" w:date="2011-10-15T18:19:00Z">
          <w:r w:rsidRPr="00E77497" w:rsidDel="00044F12">
            <w:delText xml:space="preserve">The production </w:delText>
          </w:r>
        </w:del>
        <w:r w:rsidRPr="00E77497">
          <w:rPr>
            <w:rStyle w:val="bnf"/>
          </w:rPr>
          <w:t xml:space="preserve">BindingPropertyList </w:t>
        </w:r>
        <w:r w:rsidRPr="00E77497">
          <w:rPr>
            <w:b/>
          </w:rPr>
          <w:t>:</w:t>
        </w:r>
        <w:r w:rsidRPr="00E77497">
          <w:t xml:space="preserve"> </w:t>
        </w:r>
      </w:ins>
      <w:ins w:id="13478" w:author="Rev 3 Allen Wirfs-Brock" w:date="2011-09-11T12:15:00Z">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ins>
      <w:ins w:id="13479" w:author="Rev 3 Allen Wirfs-Brock" w:date="2011-09-11T12:14:00Z">
        <w:r w:rsidRPr="00E77497">
          <w:rPr>
            <w:rStyle w:val="bnf"/>
          </w:rPr>
          <w:t>BindingProperty</w:t>
        </w:r>
        <w:r w:rsidRPr="00E77497">
          <w:rPr>
            <w:rStyle w:val="bnf"/>
            <w:rFonts w:ascii="Courier New" w:hAnsi="Courier New" w:cs="Courier New"/>
            <w:b/>
            <w:i w:val="0"/>
          </w:rPr>
          <w:t xml:space="preserve"> </w:t>
        </w:r>
        <w:del w:id="13480" w:author="Rev 4 Allen Wirfs-Brock" w:date="2011-10-15T18:19:00Z">
          <w:r w:rsidRPr="00E77497" w:rsidDel="00044F12">
            <w:delText xml:space="preserve">is evaluated  </w:delText>
          </w:r>
        </w:del>
      </w:ins>
    </w:p>
    <w:p w14:paraId="0C7DACCB" w14:textId="77777777" w:rsidR="0090427F" w:rsidRPr="00E77497" w:rsidDel="00D20B80" w:rsidRDefault="0090427F" w:rsidP="00D4578E">
      <w:pPr>
        <w:ind w:left="360"/>
        <w:rPr>
          <w:ins w:id="13481" w:author="Rev 3 Allen Wirfs-Brock" w:date="2011-09-11T12:14:00Z"/>
          <w:del w:id="13482" w:author="Rev 4 Allen Wirfs-Brock" w:date="2011-11-04T18:11:00Z"/>
        </w:rPr>
      </w:pPr>
      <w:ins w:id="13483" w:author="Rev 3 Allen Wirfs-Brock" w:date="2011-09-11T12:14:00Z">
        <w:del w:id="13484" w:author="Rev 4 Allen Wirfs-Brock" w:date="2011-11-04T18:11:00Z">
          <w:r w:rsidRPr="00E77497" w:rsidDel="00D20B80">
            <w:delText xml:space="preserve">with parameters </w:delText>
          </w:r>
          <w:r w:rsidRPr="00E77497" w:rsidDel="00D20B80">
            <w:rPr>
              <w:rFonts w:ascii="Times New Roman" w:eastAsia="Times New Roman" w:hAnsi="Times New Roman"/>
              <w:i/>
              <w:spacing w:val="6"/>
              <w:lang w:eastAsia="en-US"/>
            </w:rPr>
            <w:delText>obj</w:delText>
          </w:r>
          <w:r w:rsidRPr="00E77497" w:rsidDel="00D20B80">
            <w:delText xml:space="preserve"> and </w:delText>
          </w:r>
          <w:r w:rsidRPr="00E77497" w:rsidDel="00D20B80">
            <w:rPr>
              <w:rFonts w:ascii="Times New Roman" w:eastAsia="Times New Roman" w:hAnsi="Times New Roman"/>
              <w:i/>
              <w:spacing w:val="6"/>
              <w:lang w:eastAsia="en-US"/>
            </w:rPr>
            <w:delText>env</w:delText>
          </w:r>
          <w:r w:rsidRPr="00E77497" w:rsidDel="00D20B80">
            <w:delText xml:space="preserve"> </w:delText>
          </w:r>
        </w:del>
        <w:del w:id="13485" w:author="Rev 4 Allen Wirfs-Brock" w:date="2011-10-15T18:19:00Z">
          <w:r w:rsidRPr="00E77497" w:rsidDel="00044F12">
            <w:delText>as follows:</w:delText>
          </w:r>
        </w:del>
      </w:ins>
    </w:p>
    <w:p w14:paraId="4C5A9693" w14:textId="77777777" w:rsidR="0090427F" w:rsidRPr="00675B74" w:rsidRDefault="000348AE" w:rsidP="00EB121A">
      <w:pPr>
        <w:pStyle w:val="Alg4"/>
        <w:numPr>
          <w:ilvl w:val="0"/>
          <w:numId w:val="548"/>
        </w:numPr>
        <w:contextualSpacing/>
        <w:rPr>
          <w:ins w:id="13486" w:author="Rev 3 Allen Wirfs-Brock" w:date="2011-09-11T12:14:00Z"/>
        </w:rPr>
      </w:pPr>
      <w:ins w:id="13487" w:author="Rev 6 Allen Wirfs-Brock" w:date="2012-02-18T11:13:00Z">
        <w:r w:rsidRPr="00E77497">
          <w:t xml:space="preserve">Let </w:t>
        </w:r>
        <w:r>
          <w:rPr>
            <w:i/>
          </w:rPr>
          <w:t>next</w:t>
        </w:r>
        <w:r w:rsidRPr="00E77497">
          <w:rPr>
            <w:i/>
          </w:rPr>
          <w:t xml:space="preserve"> </w:t>
        </w:r>
        <w:r w:rsidRPr="00E77497">
          <w:t xml:space="preserve">be the result of </w:t>
        </w:r>
        <w:r>
          <w:t>performing</w:t>
        </w:r>
        <w:r w:rsidRPr="00E77497">
          <w:t xml:space="preserve"> </w:t>
        </w:r>
      </w:ins>
      <w:ins w:id="13488" w:author="Rev 4 Allen Wirfs-Brock" w:date="2011-11-04T18:09:00Z">
        <w:del w:id="13489" w:author="Rev 6 Allen Wirfs-Brock" w:date="2012-02-18T11:13:00Z">
          <w:r w:rsidR="00D20B80" w:rsidDel="000348AE">
            <w:delText xml:space="preserve">Perform </w:delText>
          </w:r>
        </w:del>
        <w:r w:rsidR="00D20B80">
          <w:t xml:space="preserve">Binding </w:t>
        </w:r>
        <w:del w:id="13490" w:author="Rev 6 Allen Wirfs-Brock" w:date="2012-02-27T15:45:00Z">
          <w:r w:rsidR="00D20B80" w:rsidDel="00A113E2">
            <w:delText>Initialization</w:delText>
          </w:r>
        </w:del>
      </w:ins>
      <w:ins w:id="13491" w:author="Rev 6 Allen Wirfs-Brock" w:date="2012-02-27T15:45:00Z">
        <w:r w:rsidR="00A113E2">
          <w:t>Initialisation</w:t>
        </w:r>
      </w:ins>
      <w:ins w:id="13492" w:author="Rev 4 Allen Wirfs-Brock" w:date="2011-11-04T18:09:00Z">
        <w:r w:rsidR="00D20B80">
          <w:t xml:space="preserve"> for</w:t>
        </w:r>
        <w:r w:rsidR="00D20B80" w:rsidRPr="004418C4">
          <w:t xml:space="preserve"> </w:t>
        </w:r>
      </w:ins>
      <w:ins w:id="13493" w:author="Rev 3 Allen Wirfs-Brock" w:date="2011-09-11T12:14:00Z">
        <w:del w:id="13494" w:author="Rev 4 Allen Wirfs-Brock" w:date="2011-11-04T18:09:00Z">
          <w:r w:rsidR="0090427F" w:rsidRPr="00675B74" w:rsidDel="00D20B80">
            <w:delText xml:space="preserve">Evaluate </w:delText>
          </w:r>
        </w:del>
        <w:r w:rsidR="0090427F" w:rsidRPr="00675B74">
          <w:rPr>
            <w:rStyle w:val="bnf"/>
          </w:rPr>
          <w:t>BindingPropert</w:t>
        </w:r>
      </w:ins>
      <w:ins w:id="13495" w:author="Rev 3 Allen Wirfs-Brock" w:date="2011-09-11T12:15:00Z">
        <w:r w:rsidR="0090427F" w:rsidRPr="00675B74">
          <w:rPr>
            <w:rStyle w:val="bnf"/>
          </w:rPr>
          <w:t>yL</w:t>
        </w:r>
        <w:r w:rsidR="0090427F" w:rsidRPr="00E77497">
          <w:rPr>
            <w:rStyle w:val="bnf"/>
          </w:rPr>
          <w:t>ist</w:t>
        </w:r>
      </w:ins>
      <w:ins w:id="13496"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3497" w:author="Rev 4 Allen Wirfs-Brock" w:date="2011-11-04T18:10:00Z">
          <w:r w:rsidR="0090427F" w:rsidRPr="00E77497" w:rsidDel="00D20B80">
            <w:rPr>
              <w:i/>
            </w:rPr>
            <w:delText>obj</w:delText>
          </w:r>
        </w:del>
      </w:ins>
      <w:ins w:id="13498" w:author="Rev 4 Allen Wirfs-Brock" w:date="2011-11-04T18:10:00Z">
        <w:r w:rsidR="00D20B80">
          <w:rPr>
            <w:i/>
          </w:rPr>
          <w:t>value</w:t>
        </w:r>
      </w:ins>
      <w:ins w:id="13499" w:author="Rev 3 Allen Wirfs-Brock" w:date="2011-09-11T12:14:00Z">
        <w:r w:rsidR="0090427F" w:rsidRPr="00675B74">
          <w:t xml:space="preserve"> </w:t>
        </w:r>
        <w:del w:id="13500"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3501"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3502" w:author="Rev 4 Allen Wirfs-Brock" w:date="2011-11-04T18:10:00Z">
          <w:r w:rsidR="0090427F" w:rsidRPr="00E77497" w:rsidDel="00D20B80">
            <w:delText>parameter</w:delText>
          </w:r>
        </w:del>
      </w:ins>
      <w:ins w:id="13503" w:author="Rev 4 Allen Wirfs-Brock" w:date="2011-11-04T18:10:00Z">
        <w:r w:rsidR="00D20B80">
          <w:t>as arguments</w:t>
        </w:r>
      </w:ins>
      <w:ins w:id="13504" w:author="Rev 3 Allen Wirfs-Brock" w:date="2011-09-11T12:14:00Z">
        <w:r w:rsidR="0090427F" w:rsidRPr="00675B74">
          <w:t>.</w:t>
        </w:r>
      </w:ins>
    </w:p>
    <w:p w14:paraId="4A4F7366" w14:textId="77777777" w:rsidR="006506E0" w:rsidRDefault="005715ED" w:rsidP="00EB121A">
      <w:pPr>
        <w:pStyle w:val="Alg2"/>
        <w:numPr>
          <w:ilvl w:val="0"/>
          <w:numId w:val="548"/>
        </w:numPr>
        <w:contextualSpacing/>
        <w:rPr>
          <w:ins w:id="13505" w:author="Rev 6 Allen Wirfs-Brock" w:date="2012-02-18T11:20:00Z"/>
        </w:rPr>
      </w:pPr>
      <w:ins w:id="13506" w:author="Rev 7 Allen Wirfs-Brock" w:date="2012-04-12T14:46:00Z">
        <w:r>
          <w:t>ReturnIfAbrupt(</w:t>
        </w:r>
        <w:r>
          <w:rPr>
            <w:i/>
          </w:rPr>
          <w:t>next</w:t>
        </w:r>
        <w:r>
          <w:t>)</w:t>
        </w:r>
      </w:ins>
      <w:ins w:id="13507" w:author="Rev 6 Allen Wirfs-Brock" w:date="2012-02-18T11:20:00Z">
        <w:del w:id="13508" w:author="Rev 7 Allen Wirfs-Brock" w:date="2012-04-12T14:46:00Z">
          <w:r w:rsidR="006506E0" w:rsidDel="005715ED">
            <w:delText xml:space="preserve">If </w:delText>
          </w:r>
          <w:r w:rsidR="006506E0" w:rsidRPr="00B25FEE" w:rsidDel="005715ED">
            <w:rPr>
              <w:i/>
            </w:rPr>
            <w:delText>next</w:delText>
          </w:r>
          <w:r w:rsidR="006506E0" w:rsidDel="005715ED">
            <w:delText xml:space="preserve"> is an abrupt completion, return </w:delText>
          </w:r>
          <w:r w:rsidR="006506E0" w:rsidRPr="00B25FEE" w:rsidDel="005715ED">
            <w:rPr>
              <w:i/>
            </w:rPr>
            <w:delText>next</w:delText>
          </w:r>
        </w:del>
        <w:r w:rsidR="006506E0">
          <w:t>.</w:t>
        </w:r>
      </w:ins>
    </w:p>
    <w:p w14:paraId="650ADC68" w14:textId="77777777" w:rsidR="0090427F" w:rsidRPr="00675B74" w:rsidRDefault="00481DAC" w:rsidP="00C47E72">
      <w:pPr>
        <w:pStyle w:val="Alg4"/>
        <w:numPr>
          <w:ilvl w:val="0"/>
          <w:numId w:val="548"/>
        </w:numPr>
        <w:spacing w:after="220"/>
        <w:contextualSpacing/>
        <w:rPr>
          <w:ins w:id="13509" w:author="Rev 3 Allen Wirfs-Brock" w:date="2011-09-11T12:14:00Z"/>
        </w:rPr>
      </w:pPr>
      <w:ins w:id="13510" w:author="Rev 6 Allen Wirfs-Brock" w:date="2012-02-18T11:00:00Z">
        <w:r>
          <w:t>Return the result of p</w:t>
        </w:r>
        <w:r w:rsidRPr="004418C4">
          <w:t>erform</w:t>
        </w:r>
        <w:r>
          <w:t>ing</w:t>
        </w:r>
        <w:r w:rsidRPr="004418C4">
          <w:t xml:space="preserve"> </w:t>
        </w:r>
      </w:ins>
      <w:ins w:id="13511" w:author="Rev 4 Allen Wirfs-Brock" w:date="2011-11-04T18:10:00Z">
        <w:del w:id="13512" w:author="Rev 6 Allen Wirfs-Brock" w:date="2012-02-18T11:00:00Z">
          <w:r w:rsidR="00D20B80" w:rsidDel="00481DAC">
            <w:delText xml:space="preserve">Perform </w:delText>
          </w:r>
        </w:del>
        <w:r w:rsidR="00D20B80">
          <w:t xml:space="preserve">Binding </w:t>
        </w:r>
        <w:del w:id="13513" w:author="Rev 6 Allen Wirfs-Brock" w:date="2012-02-27T15:45:00Z">
          <w:r w:rsidR="00D20B80" w:rsidDel="00A113E2">
            <w:delText>Initialization</w:delText>
          </w:r>
        </w:del>
      </w:ins>
      <w:ins w:id="13514" w:author="Rev 6 Allen Wirfs-Brock" w:date="2012-02-27T15:45:00Z">
        <w:r w:rsidR="00A113E2">
          <w:t>Initialisation</w:t>
        </w:r>
      </w:ins>
      <w:ins w:id="13515" w:author="Rev 4 Allen Wirfs-Brock" w:date="2011-11-04T18:10:00Z">
        <w:r w:rsidR="00D20B80">
          <w:t xml:space="preserve"> for</w:t>
        </w:r>
        <w:r w:rsidR="00D20B80" w:rsidRPr="004418C4">
          <w:t xml:space="preserve"> </w:t>
        </w:r>
      </w:ins>
      <w:ins w:id="13516" w:author="Rev 3 Allen Wirfs-Brock" w:date="2011-09-11T12:14:00Z">
        <w:del w:id="13517" w:author="Rev 4 Allen Wirfs-Brock" w:date="2011-11-04T18:10:00Z">
          <w:r w:rsidR="0090427F" w:rsidRPr="00675B74" w:rsidDel="00D20B80">
            <w:delText xml:space="preserve">Evaluate </w:delText>
          </w:r>
        </w:del>
        <w:r w:rsidR="0090427F" w:rsidRPr="00675B74">
          <w:rPr>
            <w:rStyle w:val="bnf"/>
          </w:rPr>
          <w:t>BindingPropert</w:t>
        </w:r>
      </w:ins>
      <w:ins w:id="13518" w:author="Rev 3 Allen Wirfs-Brock" w:date="2011-09-11T12:15:00Z">
        <w:r w:rsidR="0090427F" w:rsidRPr="00675B74">
          <w:rPr>
            <w:rStyle w:val="bnf"/>
          </w:rPr>
          <w:t>y</w:t>
        </w:r>
      </w:ins>
      <w:ins w:id="13519"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3520" w:author="Rev 4 Allen Wirfs-Brock" w:date="2011-11-04T18:11:00Z">
          <w:r w:rsidR="0090427F" w:rsidRPr="00E77497" w:rsidDel="00D20B80">
            <w:rPr>
              <w:i/>
            </w:rPr>
            <w:delText>obj</w:delText>
          </w:r>
        </w:del>
      </w:ins>
      <w:ins w:id="13521" w:author="Rev 4 Allen Wirfs-Brock" w:date="2011-11-04T18:11:00Z">
        <w:r w:rsidR="00D20B80">
          <w:rPr>
            <w:i/>
          </w:rPr>
          <w:t>value</w:t>
        </w:r>
      </w:ins>
      <w:ins w:id="13522" w:author="Rev 3 Allen Wirfs-Brock" w:date="2011-09-11T12:14:00Z">
        <w:r w:rsidR="0090427F" w:rsidRPr="00675B74">
          <w:t xml:space="preserve"> </w:t>
        </w:r>
        <w:del w:id="13523"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3524"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3525" w:author="Rev 4 Allen Wirfs-Brock" w:date="2011-11-04T18:10:00Z">
          <w:r w:rsidR="0090427F" w:rsidRPr="00E77497" w:rsidDel="00D20B80">
            <w:delText>parameter</w:delText>
          </w:r>
        </w:del>
      </w:ins>
      <w:ins w:id="13526" w:author="Rev 4 Allen Wirfs-Brock" w:date="2011-11-04T18:10:00Z">
        <w:r w:rsidR="00D20B80">
          <w:t>as arguments</w:t>
        </w:r>
      </w:ins>
      <w:ins w:id="13527" w:author="Rev 3 Allen Wirfs-Brock" w:date="2011-09-11T12:14:00Z">
        <w:r w:rsidR="0090427F" w:rsidRPr="00675B74">
          <w:t>.</w:t>
        </w:r>
      </w:ins>
    </w:p>
    <w:p w14:paraId="6CB65F24" w14:textId="77777777" w:rsidR="008C0F14" w:rsidRPr="004418C4" w:rsidRDefault="008C0F14" w:rsidP="008C0F14">
      <w:pPr>
        <w:contextualSpacing/>
        <w:rPr>
          <w:ins w:id="13528" w:author="Rev 4 Allen Wirfs-Brock" w:date="2011-11-04T18:35:00Z"/>
        </w:rPr>
      </w:pPr>
      <w:ins w:id="13529" w:author="Rev 4 Allen Wirfs-Brock" w:date="2011-11-04T18:35:00Z">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ins>
    </w:p>
    <w:p w14:paraId="2B6CCE5B" w14:textId="77777777" w:rsidR="008C0F14" w:rsidRPr="004418C4" w:rsidRDefault="008C0F14" w:rsidP="00C47E72">
      <w:pPr>
        <w:pStyle w:val="Alg3"/>
        <w:numPr>
          <w:ilvl w:val="0"/>
          <w:numId w:val="551"/>
        </w:numPr>
        <w:rPr>
          <w:ins w:id="13530" w:author="Rev 4 Allen Wirfs-Brock" w:date="2011-11-04T18:35:00Z"/>
        </w:rPr>
      </w:pPr>
      <w:ins w:id="13531" w:author="Rev 4 Allen Wirfs-Brock" w:date="2011-11-04T18:35:00Z">
        <w:r w:rsidRPr="004418C4">
          <w:t xml:space="preserve">Let </w:t>
        </w:r>
        <w:r w:rsidRPr="004418C4">
          <w:rPr>
            <w:i/>
          </w:rPr>
          <w:t>name</w:t>
        </w:r>
        <w:r w:rsidRPr="004418C4">
          <w:t xml:space="preserve"> be the </w:t>
        </w:r>
        <w:r w:rsidRPr="004418C4">
          <w:rPr>
            <w:i/>
          </w:rPr>
          <w:t>string</w:t>
        </w:r>
        <w:r w:rsidRPr="004418C4">
          <w:t xml:space="preserve"> that is the only element of BoundNames of </w:t>
        </w:r>
        <w:r w:rsidRPr="004418C4">
          <w:rPr>
            <w:i/>
          </w:rPr>
          <w:t>SingleNameBinding</w:t>
        </w:r>
        <w:r w:rsidRPr="004418C4">
          <w:t>.</w:t>
        </w:r>
      </w:ins>
    </w:p>
    <w:p w14:paraId="083550A7" w14:textId="77777777" w:rsidR="008C0F14" w:rsidRPr="004418C4" w:rsidRDefault="00481DAC" w:rsidP="00C47E72">
      <w:pPr>
        <w:pStyle w:val="Alg3"/>
        <w:numPr>
          <w:ilvl w:val="0"/>
          <w:numId w:val="551"/>
        </w:numPr>
        <w:spacing w:after="220"/>
        <w:rPr>
          <w:ins w:id="13532" w:author="Rev 4 Allen Wirfs-Brock" w:date="2011-11-04T18:35:00Z"/>
        </w:rPr>
      </w:pPr>
      <w:ins w:id="13533" w:author="Rev 6 Allen Wirfs-Brock" w:date="2012-02-18T11:00:00Z">
        <w:r>
          <w:t>Return the result of p</w:t>
        </w:r>
        <w:r w:rsidRPr="004418C4">
          <w:t>erform</w:t>
        </w:r>
        <w:r>
          <w:t>ing</w:t>
        </w:r>
        <w:r w:rsidRPr="004418C4">
          <w:t xml:space="preserve"> </w:t>
        </w:r>
      </w:ins>
      <w:ins w:id="13534" w:author="Rev 4 Allen Wirfs-Brock" w:date="2011-11-04T18:36:00Z">
        <w:del w:id="13535" w:author="Rev 6 Allen Wirfs-Brock" w:date="2012-02-18T11:00:00Z">
          <w:r w:rsidR="008C0F14" w:rsidDel="00481DAC">
            <w:delText xml:space="preserve">Perform </w:delText>
          </w:r>
        </w:del>
        <w:r w:rsidR="008C0F14">
          <w:t xml:space="preserve">Keyed Binding </w:t>
        </w:r>
        <w:del w:id="13536" w:author="Rev 6 Allen Wirfs-Brock" w:date="2012-02-27T15:45:00Z">
          <w:r w:rsidR="008C0F14" w:rsidDel="00A113E2">
            <w:delText>Initialization</w:delText>
          </w:r>
        </w:del>
      </w:ins>
      <w:ins w:id="13537" w:author="Rev 6 Allen Wirfs-Brock" w:date="2012-02-27T15:45:00Z">
        <w:r w:rsidR="00A113E2">
          <w:t>Initialisation</w:t>
        </w:r>
      </w:ins>
      <w:ins w:id="13538" w:author="Rev 4 Allen Wirfs-Brock" w:date="2011-11-04T18:36:00Z">
        <w:r w:rsidR="008C0F14">
          <w:t xml:space="preserve"> for</w:t>
        </w:r>
      </w:ins>
      <w:ins w:id="13539" w:author="Rev 4 Allen Wirfs-Brock" w:date="2011-11-04T18:35:00Z">
        <w:r w:rsidR="008C0F14" w:rsidRPr="004418C4">
          <w:t xml:space="preserve"> </w:t>
        </w:r>
        <w:r w:rsidR="008C0F14" w:rsidRPr="004418C4">
          <w:rPr>
            <w:i/>
          </w:rPr>
          <w:t>SingleNameBinding</w:t>
        </w:r>
        <w:r w:rsidR="008C0F14" w:rsidRPr="004418C4">
          <w:t xml:space="preserve"> using  </w:t>
        </w:r>
      </w:ins>
      <w:ins w:id="13540" w:author="Rev 4 Allen Wirfs-Brock" w:date="2011-11-04T18:36:00Z">
        <w:r w:rsidR="008C0F14">
          <w:rPr>
            <w:rStyle w:val="bnf"/>
          </w:rPr>
          <w:t>value</w:t>
        </w:r>
      </w:ins>
      <w:ins w:id="13541" w:author="Rev 4 Allen Wirfs-Brock" w:date="2011-11-04T18:35:00Z">
        <w:r w:rsidR="008C0F14" w:rsidRPr="004418C4">
          <w:t xml:space="preserve">, </w:t>
        </w:r>
      </w:ins>
      <w:ins w:id="13542" w:author="Rev 4 Allen Wirfs-Brock" w:date="2011-11-04T18:37:00Z">
        <w:r w:rsidR="008C0F14" w:rsidRPr="00C7794D">
          <w:rPr>
            <w:i/>
          </w:rPr>
          <w:t>environment</w:t>
        </w:r>
        <w:r w:rsidR="008C0F14">
          <w:t xml:space="preserve">, </w:t>
        </w:r>
      </w:ins>
      <w:ins w:id="13543" w:author="Rev 4 Allen Wirfs-Brock" w:date="2011-11-04T18:35:00Z">
        <w:r w:rsidR="008C0F14" w:rsidRPr="004418C4">
          <w:t xml:space="preserve">and </w:t>
        </w:r>
      </w:ins>
      <w:ins w:id="13544" w:author="Rev 4 Allen Wirfs-Brock" w:date="2011-11-04T18:37:00Z">
        <w:r w:rsidR="008C0F14">
          <w:rPr>
            <w:i/>
          </w:rPr>
          <w:t>name</w:t>
        </w:r>
      </w:ins>
      <w:ins w:id="13545" w:author="Rev 4 Allen Wirfs-Brock" w:date="2011-11-04T18:35:00Z">
        <w:r w:rsidR="008C0F14" w:rsidRPr="004418C4">
          <w:t xml:space="preserve"> as the arguments.</w:t>
        </w:r>
      </w:ins>
    </w:p>
    <w:p w14:paraId="0063D71C" w14:textId="77777777" w:rsidR="008C0F14" w:rsidRPr="004418C4" w:rsidRDefault="008C0F14" w:rsidP="008C0F14">
      <w:pPr>
        <w:contextualSpacing/>
        <w:rPr>
          <w:ins w:id="13546" w:author="Rev 4 Allen Wirfs-Brock" w:date="2011-11-04T18:35:00Z"/>
          <w:rFonts w:ascii="Times New Roman" w:hAnsi="Times New Roman"/>
          <w:i/>
        </w:rPr>
      </w:pPr>
      <w:ins w:id="13547" w:author="Rev 4 Allen Wirfs-Brock" w:date="2011-11-04T18:35:00Z">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ins>
    </w:p>
    <w:p w14:paraId="114008BE" w14:textId="77777777" w:rsidR="008C0F14" w:rsidRPr="004418C4" w:rsidRDefault="008C0F14" w:rsidP="00C47E72">
      <w:pPr>
        <w:pStyle w:val="Alg3"/>
        <w:numPr>
          <w:ilvl w:val="0"/>
          <w:numId w:val="557"/>
        </w:numPr>
        <w:rPr>
          <w:ins w:id="13548" w:author="Rev 4 Allen Wirfs-Brock" w:date="2011-11-04T18:35:00Z"/>
        </w:rPr>
      </w:pPr>
      <w:ins w:id="13549" w:author="Rev 4 Allen Wirfs-Brock" w:date="2011-11-04T18:35:00Z">
        <w:r w:rsidRPr="004418C4">
          <w:t xml:space="preserve">Let </w:t>
        </w:r>
        <w:r w:rsidRPr="004418C4">
          <w:rPr>
            <w:i/>
          </w:rPr>
          <w:t>P</w:t>
        </w:r>
        <w:r w:rsidRPr="004418C4">
          <w:t xml:space="preserve"> be the PropName of </w:t>
        </w:r>
        <w:r w:rsidRPr="004418C4">
          <w:rPr>
            <w:rStyle w:val="bnf"/>
          </w:rPr>
          <w:t>PropertyName</w:t>
        </w:r>
      </w:ins>
    </w:p>
    <w:p w14:paraId="609C2402" w14:textId="77777777" w:rsidR="008C0F14" w:rsidRPr="004418C4" w:rsidRDefault="00481DAC" w:rsidP="00C47E72">
      <w:pPr>
        <w:pStyle w:val="Alg3"/>
        <w:numPr>
          <w:ilvl w:val="0"/>
          <w:numId w:val="557"/>
        </w:numPr>
        <w:spacing w:after="220"/>
        <w:rPr>
          <w:ins w:id="13550" w:author="Rev 4 Allen Wirfs-Brock" w:date="2011-11-04T18:35:00Z"/>
        </w:rPr>
      </w:pPr>
      <w:ins w:id="13551" w:author="Rev 6 Allen Wirfs-Brock" w:date="2012-02-18T11:00:00Z">
        <w:r>
          <w:t>Return the result of p</w:t>
        </w:r>
        <w:r w:rsidRPr="004418C4">
          <w:t>erform</w:t>
        </w:r>
        <w:r>
          <w:t>ing</w:t>
        </w:r>
        <w:r w:rsidRPr="004418C4">
          <w:t xml:space="preserve"> </w:t>
        </w:r>
      </w:ins>
      <w:ins w:id="13552" w:author="Rev 5 Allen Wirfs-Brock" w:date="2011-11-07T16:52:00Z">
        <w:del w:id="13553" w:author="Rev 6 Allen Wirfs-Brock" w:date="2012-02-18T11:00:00Z">
          <w:r w:rsidR="001C1CAB" w:rsidDel="00481DAC">
            <w:delText xml:space="preserve">Perform </w:delText>
          </w:r>
        </w:del>
        <w:r w:rsidR="001C1CAB">
          <w:t xml:space="preserve">Keyed Binding </w:t>
        </w:r>
        <w:del w:id="13554" w:author="Rev 6 Allen Wirfs-Brock" w:date="2012-02-27T15:45:00Z">
          <w:r w:rsidR="001C1CAB" w:rsidDel="00A113E2">
            <w:delText>Initialization</w:delText>
          </w:r>
        </w:del>
      </w:ins>
      <w:ins w:id="13555" w:author="Rev 6 Allen Wirfs-Brock" w:date="2012-02-27T15:45:00Z">
        <w:r w:rsidR="00A113E2">
          <w:t>Initialisation</w:t>
        </w:r>
      </w:ins>
      <w:ins w:id="13556" w:author="Rev 5 Allen Wirfs-Brock" w:date="2011-11-07T16:52:00Z">
        <w:r w:rsidR="001C1CAB">
          <w:t xml:space="preserve"> for</w:t>
        </w:r>
        <w:r w:rsidR="001C1CAB" w:rsidRPr="00675B74">
          <w:t xml:space="preserve"> </w:t>
        </w:r>
      </w:ins>
      <w:ins w:id="13557" w:author="Rev 4 Allen Wirfs-Brock" w:date="2011-11-04T18:35:00Z">
        <w:del w:id="13558" w:author="Rev 5 Allen Wirfs-Brock" w:date="2011-11-07T16:52:00Z">
          <w:r w:rsidR="008C0F14" w:rsidRPr="004418C4" w:rsidDel="001C1CAB">
            <w:delText xml:space="preserve">Evaluate </w:delText>
          </w:r>
        </w:del>
        <w:r w:rsidR="008C0F14" w:rsidRPr="004418C4">
          <w:rPr>
            <w:rStyle w:val="bnf"/>
          </w:rPr>
          <w:t>BindingElement</w:t>
        </w:r>
        <w:r w:rsidR="008C0F14" w:rsidRPr="004418C4">
          <w:rPr>
            <w:rFonts w:cs="Arial"/>
            <w:i/>
            <w:vertAlign w:val="subscript"/>
          </w:rPr>
          <w:t xml:space="preserve"> </w:t>
        </w:r>
        <w:r w:rsidR="008C0F14" w:rsidRPr="004418C4">
          <w:t xml:space="preserve">using </w:t>
        </w:r>
      </w:ins>
      <w:ins w:id="13559" w:author="Rev 4 Allen Wirfs-Brock" w:date="2011-11-04T18:38:00Z">
        <w:r w:rsidR="008C0F14">
          <w:rPr>
            <w:i/>
          </w:rPr>
          <w:t>value</w:t>
        </w:r>
      </w:ins>
      <w:ins w:id="13560" w:author="Rev 4 Allen Wirfs-Brock" w:date="2011-11-04T18:35:00Z">
        <w:r w:rsidR="008C0F14" w:rsidRPr="004418C4">
          <w:t xml:space="preserve">, </w:t>
        </w:r>
        <w:r w:rsidR="008C0F14" w:rsidRPr="004418C4">
          <w:rPr>
            <w:i/>
          </w:rPr>
          <w:t>env</w:t>
        </w:r>
      </w:ins>
      <w:ins w:id="13561" w:author="Rev 4 Allen Wirfs-Brock" w:date="2011-11-04T18:38:00Z">
        <w:r w:rsidR="008C0F14">
          <w:rPr>
            <w:i/>
          </w:rPr>
          <w:t>irnment</w:t>
        </w:r>
      </w:ins>
      <w:ins w:id="13562" w:author="Rev 4 Allen Wirfs-Brock" w:date="2011-11-04T18:35:00Z">
        <w:r w:rsidR="008C0F14" w:rsidRPr="004418C4">
          <w:t xml:space="preserve">, and </w:t>
        </w:r>
        <w:r w:rsidR="008C0F14" w:rsidRPr="004418C4">
          <w:rPr>
            <w:i/>
          </w:rPr>
          <w:t>P</w:t>
        </w:r>
        <w:r w:rsidR="008C0F14" w:rsidRPr="004418C4">
          <w:t xml:space="preserve"> as </w:t>
        </w:r>
      </w:ins>
      <w:ins w:id="13563" w:author="Rev 4 Allen Wirfs-Brock" w:date="2011-11-04T18:38:00Z">
        <w:r w:rsidR="008C0F14">
          <w:t>arguments</w:t>
        </w:r>
      </w:ins>
      <w:ins w:id="13564" w:author="Rev 4 Allen Wirfs-Brock" w:date="2011-11-04T18:35:00Z">
        <w:r w:rsidR="008C0F14" w:rsidRPr="004418C4">
          <w:t>.</w:t>
        </w:r>
      </w:ins>
    </w:p>
    <w:p w14:paraId="611E57C4" w14:textId="77777777" w:rsidR="005E7156" w:rsidRDefault="005E7156" w:rsidP="005E7156">
      <w:pPr>
        <w:keepNext/>
        <w:rPr>
          <w:ins w:id="13565" w:author="Rev 4 Allen Wirfs-Brock" w:date="2011-11-04T18:19:00Z"/>
          <w:rFonts w:ascii="Helvetica" w:hAnsi="Helvetica"/>
          <w:b/>
          <w:spacing w:val="6"/>
        </w:rPr>
      </w:pPr>
      <w:ins w:id="13566" w:author="Rev 4 Allen Wirfs-Brock" w:date="2011-11-04T18:19:00Z">
        <w:r w:rsidRPr="004418C4">
          <w:rPr>
            <w:rFonts w:ascii="Helvetica" w:hAnsi="Helvetica"/>
            <w:b/>
          </w:rPr>
          <w:t xml:space="preserve">Runtime Semantics: </w:t>
        </w:r>
      </w:ins>
      <w:ins w:id="13567" w:author="Rev 4 Allen Wirfs-Brock" w:date="2011-11-04T18:21:00Z">
        <w:r>
          <w:rPr>
            <w:rFonts w:ascii="Helvetica" w:hAnsi="Helvetica"/>
            <w:b/>
          </w:rPr>
          <w:t xml:space="preserve">Indexed </w:t>
        </w:r>
      </w:ins>
      <w:ins w:id="13568" w:author="Rev 4 Allen Wirfs-Brock" w:date="2011-11-04T18:19:00Z">
        <w:r w:rsidRPr="004418C4">
          <w:rPr>
            <w:rFonts w:ascii="Helvetica" w:hAnsi="Helvetica"/>
            <w:b/>
            <w:spacing w:val="6"/>
          </w:rPr>
          <w:t xml:space="preserve">Binding </w:t>
        </w:r>
        <w:del w:id="13569" w:author="Rev 6 Allen Wirfs-Brock" w:date="2012-02-27T15:45:00Z">
          <w:r w:rsidRPr="004418C4" w:rsidDel="00A113E2">
            <w:rPr>
              <w:rFonts w:ascii="Helvetica" w:hAnsi="Helvetica"/>
              <w:b/>
              <w:spacing w:val="6"/>
            </w:rPr>
            <w:delText>Initialization</w:delText>
          </w:r>
        </w:del>
      </w:ins>
      <w:ins w:id="13570" w:author="Rev 6 Allen Wirfs-Brock" w:date="2012-02-27T15:45:00Z">
        <w:r w:rsidR="00A113E2">
          <w:rPr>
            <w:rFonts w:ascii="Helvetica" w:hAnsi="Helvetica"/>
            <w:b/>
            <w:spacing w:val="6"/>
          </w:rPr>
          <w:t>Initialisation</w:t>
        </w:r>
      </w:ins>
    </w:p>
    <w:p w14:paraId="6419F3F6" w14:textId="77777777" w:rsidR="005E7156" w:rsidRPr="004418C4" w:rsidRDefault="005E7156" w:rsidP="005E7156">
      <w:pPr>
        <w:ind w:left="360"/>
        <w:rPr>
          <w:ins w:id="13571" w:author="Rev 4 Allen Wirfs-Brock" w:date="2011-11-04T18:19:00Z"/>
        </w:rPr>
      </w:pPr>
      <w:ins w:id="13572" w:author="Rev 4 Allen Wirfs-Brock" w:date="2011-11-04T18:19:00Z">
        <w:r>
          <w:t>W</w:t>
        </w:r>
        <w:r w:rsidRPr="004418C4">
          <w:t xml:space="preserve">ith </w:t>
        </w:r>
        <w:r>
          <w:t>parameters</w:t>
        </w:r>
        <w:r w:rsidRPr="004418C4">
          <w:t xml:space="preserve"> </w:t>
        </w:r>
      </w:ins>
      <w:ins w:id="13573" w:author="Rev 4 Allen Wirfs-Brock" w:date="2011-11-04T18:23:00Z">
        <w:r>
          <w:rPr>
            <w:rFonts w:ascii="Times New Roman" w:hAnsi="Times New Roman"/>
            <w:i/>
          </w:rPr>
          <w:t>array</w:t>
        </w:r>
      </w:ins>
      <w:ins w:id="13574" w:author="Rev 4 Allen Wirfs-Brock" w:date="2011-11-04T18:20:00Z">
        <w:r>
          <w:t>,</w:t>
        </w:r>
      </w:ins>
      <w:ins w:id="13575" w:author="Rev 4 Allen Wirfs-Brock" w:date="2011-11-05T08:56:00Z">
        <w:r w:rsidR="00CB5F32">
          <w:t xml:space="preserve"> </w:t>
        </w:r>
        <w:del w:id="13576" w:author="Rev 5 Allen Wirfs-Brock" w:date="2012-01-04T11:45:00Z">
          <w:r w:rsidR="00CB5F32" w:rsidRPr="00C7794D" w:rsidDel="00B840BD">
            <w:rPr>
              <w:rFonts w:ascii="Times New Roman" w:hAnsi="Times New Roman"/>
              <w:i/>
            </w:rPr>
            <w:delText>arrayLength</w:delText>
          </w:r>
          <w:r w:rsidR="00CB5F32" w:rsidDel="00B840BD">
            <w:rPr>
              <w:rFonts w:ascii="Times New Roman" w:hAnsi="Times New Roman"/>
              <w:i/>
            </w:rPr>
            <w:delText xml:space="preserve">, </w:delText>
          </w:r>
        </w:del>
      </w:ins>
      <w:ins w:id="13577" w:author="Rev 4 Allen Wirfs-Brock" w:date="2011-11-05T08:58:00Z">
        <w:r w:rsidR="00CB5F32">
          <w:rPr>
            <w:rFonts w:ascii="Times New Roman" w:hAnsi="Times New Roman"/>
            <w:i/>
          </w:rPr>
          <w:t>nextI</w:t>
        </w:r>
      </w:ins>
      <w:ins w:id="13578" w:author="Rev 4 Allen Wirfs-Brock" w:date="2011-11-05T08:56:00Z">
        <w:r w:rsidR="00CB5F32">
          <w:rPr>
            <w:rFonts w:ascii="Times New Roman" w:hAnsi="Times New Roman"/>
            <w:i/>
          </w:rPr>
          <w:t>ndex</w:t>
        </w:r>
      </w:ins>
      <w:ins w:id="13579" w:author="Rev 4 Allen Wirfs-Brock" w:date="2011-11-05T08:57:00Z">
        <w:r w:rsidR="00CB5F32">
          <w:rPr>
            <w:rFonts w:ascii="Times New Roman" w:hAnsi="Times New Roman"/>
            <w:i/>
          </w:rPr>
          <w:t>,</w:t>
        </w:r>
      </w:ins>
      <w:ins w:id="13580" w:author="Rev 4 Allen Wirfs-Brock" w:date="2011-11-05T08:56:00Z">
        <w:r w:rsidR="00CB5F32" w:rsidRPr="004418C4">
          <w:t xml:space="preserve"> and</w:t>
        </w:r>
        <w:r w:rsidR="00CB5F32">
          <w:rPr>
            <w:rFonts w:ascii="Times New Roman" w:hAnsi="Times New Roman"/>
            <w:i/>
          </w:rPr>
          <w:t xml:space="preserve"> </w:t>
        </w:r>
        <w:r w:rsidR="00CB5F32" w:rsidRPr="00827833">
          <w:t xml:space="preserve"> </w:t>
        </w:r>
      </w:ins>
      <w:ins w:id="13581" w:author="Rev 4 Allen Wirfs-Brock" w:date="2011-11-04T18:20:00Z">
        <w:r>
          <w:rPr>
            <w:rFonts w:ascii="Times New Roman" w:hAnsi="Times New Roman"/>
            <w:i/>
          </w:rPr>
          <w:t>environment</w:t>
        </w:r>
      </w:ins>
      <w:ins w:id="13582" w:author="Rev 4 Allen Wirfs-Brock" w:date="2011-11-04T18:19:00Z">
        <w:r>
          <w:t>.</w:t>
        </w:r>
      </w:ins>
    </w:p>
    <w:p w14:paraId="52B10493" w14:textId="77777777" w:rsidR="005E7156" w:rsidRPr="008E00F6" w:rsidRDefault="005E7156" w:rsidP="005E7156">
      <w:pPr>
        <w:rPr>
          <w:ins w:id="13583" w:author="Rev 4 Allen Wirfs-Brock" w:date="2011-11-04T18:19:00Z"/>
          <w:sz w:val="18"/>
        </w:rPr>
      </w:pPr>
      <w:ins w:id="13584" w:author="Rev 4 Allen Wirfs-Brock" w:date="2011-11-04T18:1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3585" w:author="Rev 6 Allen Wirfs-Brock" w:date="2012-02-27T15:48:00Z">
          <w:r w:rsidRPr="008E00F6" w:rsidDel="00A113E2">
            <w:rPr>
              <w:sz w:val="18"/>
            </w:rPr>
            <w:delText>initialization</w:delText>
          </w:r>
        </w:del>
      </w:ins>
      <w:ins w:id="13586" w:author="Rev 6 Allen Wirfs-Brock" w:date="2012-02-27T15:48:00Z">
        <w:r w:rsidR="00A113E2">
          <w:rPr>
            <w:sz w:val="18"/>
          </w:rPr>
          <w:t>initialisation</w:t>
        </w:r>
      </w:ins>
      <w:ins w:id="13587" w:author="Rev 4 Allen Wirfs-Brock" w:date="2011-11-04T18:19:00Z">
        <w:r w:rsidRPr="008E00F6">
          <w:rPr>
            <w:sz w:val="18"/>
          </w:rPr>
          <w:t xml:space="preserve"> value.  This is the </w:t>
        </w:r>
        <w:del w:id="13588"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6C095DEE" w14:textId="77777777" w:rsidR="00CB5F32" w:rsidRPr="00E77497" w:rsidRDefault="00CB5F32" w:rsidP="00CB5F32">
      <w:pPr>
        <w:contextualSpacing/>
        <w:rPr>
          <w:ins w:id="13589" w:author="Rev 4 Allen Wirfs-Brock" w:date="2011-11-05T08:55:00Z"/>
          <w:rFonts w:ascii="Courier New" w:hAnsi="Courier New" w:cs="Courier New"/>
          <w:b/>
        </w:rPr>
      </w:pPr>
      <w:ins w:id="13590" w:author="Rev 4 Allen Wirfs-Brock" w:date="2011-11-05T08: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ins>
    </w:p>
    <w:p w14:paraId="3E656E32" w14:textId="77777777" w:rsidR="00CB5F32" w:rsidRPr="00E77497" w:rsidRDefault="00CB5F32" w:rsidP="00B34B48">
      <w:pPr>
        <w:pStyle w:val="Alg2"/>
        <w:numPr>
          <w:ilvl w:val="0"/>
          <w:numId w:val="543"/>
        </w:numPr>
        <w:spacing w:after="220"/>
        <w:rPr>
          <w:ins w:id="13591" w:author="Rev 4 Allen Wirfs-Brock" w:date="2011-11-05T08:55:00Z"/>
        </w:rPr>
      </w:pPr>
      <w:ins w:id="13592" w:author="Rev 4 Allen Wirfs-Brock" w:date="2011-11-05T08:55:00Z">
        <w:r>
          <w:t>Return</w:t>
        </w:r>
        <w:r w:rsidRPr="00E77497">
          <w:t xml:space="preserve">. </w:t>
        </w:r>
      </w:ins>
    </w:p>
    <w:p w14:paraId="54413C05" w14:textId="77777777" w:rsidR="00CB5F32" w:rsidRPr="00E77497" w:rsidRDefault="00CB5F32" w:rsidP="00CB5F32">
      <w:pPr>
        <w:contextualSpacing/>
        <w:rPr>
          <w:ins w:id="13593" w:author="Rev 4 Allen Wirfs-Brock" w:date="2011-11-05T08:55:00Z"/>
        </w:rPr>
      </w:pPr>
      <w:ins w:id="13594"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ins>
    </w:p>
    <w:p w14:paraId="65A86D12" w14:textId="77777777" w:rsidR="00CB5F32" w:rsidRPr="00E77497" w:rsidRDefault="00CB5F32" w:rsidP="00B34B48">
      <w:pPr>
        <w:pStyle w:val="Alg3"/>
        <w:numPr>
          <w:ilvl w:val="0"/>
          <w:numId w:val="545"/>
        </w:numPr>
        <w:rPr>
          <w:ins w:id="13595" w:author="Rev 4 Allen Wirfs-Brock" w:date="2011-11-05T08:55:00Z"/>
        </w:rPr>
      </w:pPr>
      <w:ins w:id="13596" w:author="Rev 4 Allen Wirfs-Brock" w:date="2011-11-05T08:55:00Z">
        <w:r w:rsidRPr="00E77497">
          <w:t xml:space="preserve">If </w:t>
        </w:r>
        <w:r w:rsidRPr="00E77497">
          <w:rPr>
            <w:i/>
          </w:rPr>
          <w:t>Elision</w:t>
        </w:r>
        <w:r w:rsidRPr="00E77497">
          <w:t xml:space="preserve"> is present, then let </w:t>
        </w:r>
      </w:ins>
      <w:ins w:id="13597" w:author="Rev 4 Allen Wirfs-Brock" w:date="2011-11-05T08:58:00Z">
        <w:r>
          <w:rPr>
            <w:i/>
          </w:rPr>
          <w:t>nextIndex</w:t>
        </w:r>
      </w:ins>
      <w:ins w:id="13598" w:author="Rev 4 Allen Wirfs-Brock" w:date="2011-11-05T08:55:00Z">
        <w:r w:rsidRPr="00E77497">
          <w:t xml:space="preserve"> be the result of evaluating </w:t>
        </w:r>
        <w:r w:rsidRPr="00E77497">
          <w:rPr>
            <w:i/>
          </w:rPr>
          <w:t>Elision</w:t>
        </w:r>
        <w:r w:rsidRPr="00E77497">
          <w:t xml:space="preserve">, otherwise let </w:t>
        </w:r>
      </w:ins>
      <w:ins w:id="13599" w:author="Rev 4 Allen Wirfs-Brock" w:date="2011-11-05T08:59:00Z">
        <w:r>
          <w:rPr>
            <w:i/>
          </w:rPr>
          <w:t>nextIndex</w:t>
        </w:r>
      </w:ins>
      <w:ins w:id="13600" w:author="Rev 4 Allen Wirfs-Brock" w:date="2011-11-05T08:55:00Z">
        <w:r w:rsidRPr="00E77497">
          <w:t xml:space="preserve"> be 0.</w:t>
        </w:r>
      </w:ins>
    </w:p>
    <w:p w14:paraId="096D42E7" w14:textId="77777777" w:rsidR="00CB5F32" w:rsidRPr="00675B74" w:rsidRDefault="00481DAC" w:rsidP="00B34B48">
      <w:pPr>
        <w:pStyle w:val="Alg3"/>
        <w:numPr>
          <w:ilvl w:val="0"/>
          <w:numId w:val="545"/>
        </w:numPr>
        <w:spacing w:after="220"/>
        <w:rPr>
          <w:ins w:id="13601" w:author="Rev 4 Allen Wirfs-Brock" w:date="2011-11-05T08:55:00Z"/>
        </w:rPr>
      </w:pPr>
      <w:ins w:id="13602" w:author="Rev 6 Allen Wirfs-Brock" w:date="2012-02-18T11:00:00Z">
        <w:r>
          <w:t>Return the result of p</w:t>
        </w:r>
        <w:r w:rsidRPr="004418C4">
          <w:t>erform</w:t>
        </w:r>
        <w:r>
          <w:t>ing</w:t>
        </w:r>
        <w:r w:rsidRPr="004418C4">
          <w:t xml:space="preserve"> </w:t>
        </w:r>
      </w:ins>
      <w:ins w:id="13603" w:author="Rev 4 Allen Wirfs-Brock" w:date="2011-11-05T08:55:00Z">
        <w:del w:id="13604" w:author="Rev 6 Allen Wirfs-Brock" w:date="2012-02-18T11:00:00Z">
          <w:r w:rsidR="00CB5F32" w:rsidDel="00481DAC">
            <w:delText xml:space="preserve">Perform </w:delText>
          </w:r>
        </w:del>
        <w:r w:rsidR="00CB5F32">
          <w:t xml:space="preserve">Indexed Binding </w:t>
        </w:r>
        <w:del w:id="13605" w:author="Rev 6 Allen Wirfs-Brock" w:date="2012-02-27T15:45:00Z">
          <w:r w:rsidR="00CB5F32" w:rsidDel="00A113E2">
            <w:delText>Initialization</w:delText>
          </w:r>
        </w:del>
      </w:ins>
      <w:ins w:id="13606" w:author="Rev 6 Allen Wirfs-Brock" w:date="2012-02-27T15:45:00Z">
        <w:r w:rsidR="00A113E2">
          <w:t>Initialisation</w:t>
        </w:r>
      </w:ins>
      <w:ins w:id="13607"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ins>
      <w:ins w:id="13608" w:author="Rev 4 Allen Wirfs-Brock" w:date="2011-11-05T09:00:00Z">
        <w:r w:rsidR="00CB5F32">
          <w:rPr>
            <w:i/>
          </w:rPr>
          <w:t xml:space="preserve">array, </w:t>
        </w:r>
        <w:del w:id="13609" w:author="Rev 5 Allen Wirfs-Brock" w:date="2012-01-04T11:46:00Z">
          <w:r w:rsidR="00CB5F32" w:rsidDel="00B840BD">
            <w:rPr>
              <w:i/>
            </w:rPr>
            <w:delText xml:space="preserve">arrayLength, </w:delText>
          </w:r>
        </w:del>
        <w:r w:rsidR="00CB5F32">
          <w:rPr>
            <w:i/>
          </w:rPr>
          <w:t>nextIndex</w:t>
        </w:r>
      </w:ins>
      <w:ins w:id="13610" w:author="Rev 4 Allen Wirfs-Brock" w:date="2011-11-05T08:55:00Z">
        <w:r w:rsidR="00CB5F32">
          <w:t>,</w:t>
        </w:r>
        <w:r w:rsidR="00CB5F32" w:rsidRPr="00675B74">
          <w:t xml:space="preserve"> </w:t>
        </w:r>
      </w:ins>
      <w:ins w:id="13611" w:author="Rev 4 Allen Wirfs-Brock" w:date="2011-11-05T09:00:00Z">
        <w:r w:rsidR="00CB5F32" w:rsidRPr="00E77497">
          <w:t xml:space="preserve">and </w:t>
        </w:r>
      </w:ins>
      <w:ins w:id="13612" w:author="Rev 4 Allen Wirfs-Brock" w:date="2011-11-05T08:55:00Z">
        <w:r w:rsidR="00CB5F32" w:rsidRPr="00675B74">
          <w:rPr>
            <w:i/>
          </w:rPr>
          <w:t>enviro</w:t>
        </w:r>
        <w:r w:rsidR="00CB5F32" w:rsidRPr="00E77497">
          <w:rPr>
            <w:i/>
          </w:rPr>
          <w:t>nment</w:t>
        </w:r>
        <w:r w:rsidR="00CB5F32" w:rsidRPr="00E77497">
          <w:t xml:space="preserve"> as </w:t>
        </w:r>
        <w:r w:rsidR="00CB5F32">
          <w:t>arguments</w:t>
        </w:r>
        <w:r w:rsidR="00CB5F32" w:rsidRPr="00675B74">
          <w:t>.</w:t>
        </w:r>
      </w:ins>
    </w:p>
    <w:p w14:paraId="3FAC58F5" w14:textId="77777777" w:rsidR="00B34B48" w:rsidRPr="00E77497" w:rsidRDefault="00B34B48" w:rsidP="00B34B48">
      <w:pPr>
        <w:contextualSpacing/>
        <w:rPr>
          <w:ins w:id="13613" w:author="Rev 5 Allen Wirfs-Brock" w:date="2012-01-03T16:58:00Z"/>
        </w:rPr>
      </w:pPr>
      <w:ins w:id="13614" w:author="Rev 5 Allen Wirfs-Brock" w:date="2012-01-03T16:58: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ins>
    </w:p>
    <w:p w14:paraId="51DD7BF4" w14:textId="77777777" w:rsidR="00B34B48" w:rsidRPr="00675B74" w:rsidRDefault="00481DAC" w:rsidP="00B34B48">
      <w:pPr>
        <w:pStyle w:val="Alg3"/>
        <w:numPr>
          <w:ilvl w:val="0"/>
          <w:numId w:val="546"/>
        </w:numPr>
        <w:spacing w:after="240"/>
        <w:rPr>
          <w:ins w:id="13615" w:author="Rev 5 Allen Wirfs-Brock" w:date="2012-01-03T16:58:00Z"/>
        </w:rPr>
      </w:pPr>
      <w:ins w:id="13616" w:author="Rev 6 Allen Wirfs-Brock" w:date="2012-02-18T11:00:00Z">
        <w:r>
          <w:t>Return the result of p</w:t>
        </w:r>
        <w:r w:rsidRPr="004418C4">
          <w:t>erform</w:t>
        </w:r>
        <w:r>
          <w:t>ing</w:t>
        </w:r>
        <w:r w:rsidRPr="004418C4">
          <w:t xml:space="preserve"> </w:t>
        </w:r>
      </w:ins>
      <w:ins w:id="13617" w:author="Rev 5 Allen Wirfs-Brock" w:date="2012-01-03T16:58:00Z">
        <w:del w:id="13618" w:author="Rev 6 Allen Wirfs-Brock" w:date="2012-02-18T11:00:00Z">
          <w:r w:rsidR="00B34B48" w:rsidDel="00481DAC">
            <w:delText xml:space="preserve">Perform </w:delText>
          </w:r>
        </w:del>
        <w:r w:rsidR="00B34B48">
          <w:t xml:space="preserve">Indexed Binding </w:t>
        </w:r>
        <w:del w:id="13619" w:author="Rev 6 Allen Wirfs-Brock" w:date="2012-02-27T15:45:00Z">
          <w:r w:rsidR="00B34B48" w:rsidDel="00A113E2">
            <w:delText>Initialization</w:delText>
          </w:r>
        </w:del>
      </w:ins>
      <w:ins w:id="13620" w:author="Rev 6 Allen Wirfs-Brock" w:date="2012-02-27T15:45:00Z">
        <w:r w:rsidR="00A113E2">
          <w:t>Initialisation</w:t>
        </w:r>
      </w:ins>
      <w:ins w:id="13621" w:author="Rev 5 Allen Wirfs-Brock" w:date="2012-01-03T16:58:00Z">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ins>
    </w:p>
    <w:p w14:paraId="38E92E63" w14:textId="77777777" w:rsidR="00CB5F32" w:rsidRPr="00E77497" w:rsidRDefault="00CB5F32" w:rsidP="00CB5F32">
      <w:pPr>
        <w:contextualSpacing/>
        <w:rPr>
          <w:ins w:id="13622" w:author="Rev 4 Allen Wirfs-Brock" w:date="2011-11-05T08:55:00Z"/>
        </w:rPr>
      </w:pPr>
      <w:ins w:id="13623"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ins>
    </w:p>
    <w:p w14:paraId="64A55146" w14:textId="77777777" w:rsidR="00CB5F32" w:rsidRPr="00675B74" w:rsidRDefault="00481DAC" w:rsidP="00B840BD">
      <w:pPr>
        <w:pStyle w:val="Alg3"/>
        <w:numPr>
          <w:ilvl w:val="0"/>
          <w:numId w:val="627"/>
        </w:numPr>
        <w:spacing w:after="240"/>
        <w:rPr>
          <w:ins w:id="13624" w:author="Rev 4 Allen Wirfs-Brock" w:date="2011-11-05T08:55:00Z"/>
        </w:rPr>
      </w:pPr>
      <w:ins w:id="13625" w:author="Rev 6 Allen Wirfs-Brock" w:date="2012-02-18T11:00:00Z">
        <w:r>
          <w:t>Return the result of p</w:t>
        </w:r>
        <w:r w:rsidRPr="004418C4">
          <w:t>erform</w:t>
        </w:r>
        <w:r>
          <w:t>ing</w:t>
        </w:r>
        <w:r w:rsidRPr="004418C4">
          <w:t xml:space="preserve"> </w:t>
        </w:r>
      </w:ins>
      <w:ins w:id="13626" w:author="Rev 4 Allen Wirfs-Brock" w:date="2011-11-05T08:55:00Z">
        <w:del w:id="13627" w:author="Rev 6 Allen Wirfs-Brock" w:date="2012-02-18T11:00:00Z">
          <w:r w:rsidR="00CB5F32" w:rsidDel="00481DAC">
            <w:delText xml:space="preserve">Perform </w:delText>
          </w:r>
        </w:del>
        <w:r w:rsidR="00CB5F32">
          <w:t xml:space="preserve">Indexed Binding </w:t>
        </w:r>
        <w:del w:id="13628" w:author="Rev 6 Allen Wirfs-Brock" w:date="2012-02-27T15:45:00Z">
          <w:r w:rsidR="00CB5F32" w:rsidDel="00A113E2">
            <w:delText>Initialization</w:delText>
          </w:r>
        </w:del>
      </w:ins>
      <w:ins w:id="13629" w:author="Rev 6 Allen Wirfs-Brock" w:date="2012-02-27T15:45:00Z">
        <w:r w:rsidR="00A113E2">
          <w:t>Initialisation</w:t>
        </w:r>
      </w:ins>
      <w:ins w:id="13630" w:author="Rev 4 Allen Wirfs-Brock" w:date="2011-11-05T08:55:00Z">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ins>
      <w:ins w:id="13631" w:author="Rev 4 Allen Wirfs-Brock" w:date="2011-11-05T09:02:00Z">
        <w:r w:rsidR="00F12460">
          <w:rPr>
            <w:i/>
          </w:rPr>
          <w:t>array</w:t>
        </w:r>
      </w:ins>
      <w:ins w:id="13632" w:author="Rev 4 Allen Wirfs-Brock" w:date="2011-11-05T08:55:00Z">
        <w:r w:rsidR="00CB5F32" w:rsidRPr="00E77497">
          <w:t>,</w:t>
        </w:r>
        <w:r w:rsidR="00CB5F32" w:rsidRPr="00E77497">
          <w:rPr>
            <w:i/>
          </w:rPr>
          <w:t xml:space="preserve"> </w:t>
        </w:r>
      </w:ins>
      <w:ins w:id="13633" w:author="Rev 4 Allen Wirfs-Brock" w:date="2011-11-05T09:02:00Z">
        <w:del w:id="13634" w:author="Rev 5 Allen Wirfs-Brock" w:date="2012-01-04T11:48:00Z">
          <w:r w:rsidR="00F12460" w:rsidRPr="00C7794D" w:rsidDel="00B840BD">
            <w:delText>0</w:delText>
          </w:r>
          <w:r w:rsidR="00F12460" w:rsidDel="00B840BD">
            <w:rPr>
              <w:i/>
            </w:rPr>
            <w:delText xml:space="preserve">,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3635" w:author="Rev 4 Allen Wirfs-Brock" w:date="2011-11-05T08:55:00Z">
        <w:r w:rsidR="00CB5F32" w:rsidRPr="00675B74">
          <w:t xml:space="preserve">as </w:t>
        </w:r>
        <w:r w:rsidR="00CB5F32">
          <w:t>arguments</w:t>
        </w:r>
        <w:r w:rsidR="00CB5F32" w:rsidRPr="00675B74">
          <w:t>.</w:t>
        </w:r>
      </w:ins>
    </w:p>
    <w:p w14:paraId="352BC4F2" w14:textId="77777777" w:rsidR="00CB5F32" w:rsidRPr="00E77497" w:rsidRDefault="00CB5F32" w:rsidP="00CB5F32">
      <w:pPr>
        <w:contextualSpacing/>
        <w:rPr>
          <w:ins w:id="13636" w:author="Rev 4 Allen Wirfs-Brock" w:date="2011-11-05T08:55:00Z"/>
          <w:rFonts w:ascii="Courier New" w:hAnsi="Courier New" w:cs="Courier New"/>
          <w:b/>
        </w:rPr>
      </w:pPr>
      <w:ins w:id="13637"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ins>
    </w:p>
    <w:p w14:paraId="6B2F3B92" w14:textId="77777777" w:rsidR="00CB5F32" w:rsidRPr="00675B74" w:rsidRDefault="00CB5F32" w:rsidP="00B34B48">
      <w:pPr>
        <w:pStyle w:val="Alg3"/>
        <w:numPr>
          <w:ilvl w:val="0"/>
          <w:numId w:val="555"/>
        </w:numPr>
        <w:rPr>
          <w:ins w:id="13638" w:author="Rev 4 Allen Wirfs-Brock" w:date="2011-11-05T08:55:00Z"/>
        </w:rPr>
      </w:pPr>
      <w:ins w:id="13639" w:author="Rev 4 Allen Wirfs-Brock" w:date="2011-11-05T08:55:00Z">
        <w:r w:rsidRPr="00E77497">
          <w:t xml:space="preserve">Let </w:t>
        </w:r>
        <w:r w:rsidRPr="00E77497">
          <w:rPr>
            <w:i/>
          </w:rPr>
          <w:t>index</w:t>
        </w:r>
        <w:r w:rsidRPr="00E77497">
          <w:t xml:space="preserve"> be the result of </w:t>
        </w:r>
        <w:r>
          <w:t xml:space="preserve">performing Indexed Binding </w:t>
        </w:r>
        <w:del w:id="13640" w:author="Rev 6 Allen Wirfs-Brock" w:date="2012-02-27T15:45:00Z">
          <w:r w:rsidDel="00A113E2">
            <w:delText>Initialization</w:delText>
          </w:r>
        </w:del>
      </w:ins>
      <w:ins w:id="13641" w:author="Rev 6 Allen Wirfs-Brock" w:date="2012-02-27T15:45:00Z">
        <w:r w:rsidR="00A113E2">
          <w:t>Initialisation</w:t>
        </w:r>
      </w:ins>
      <w:ins w:id="13642" w:author="Rev 4 Allen Wirfs-Brock" w:date="2011-11-05T08:55:00Z">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ins>
      <w:ins w:id="13643" w:author="Rev 4 Allen Wirfs-Brock" w:date="2011-11-05T09:03:00Z">
        <w:r w:rsidR="00F12460">
          <w:rPr>
            <w:i/>
          </w:rPr>
          <w:t>array</w:t>
        </w:r>
        <w:del w:id="13644" w:author="Rev 7 Allen Wirfs-Brock" w:date="2012-05-04T14:35:00Z">
          <w:r w:rsidR="00F12460" w:rsidRPr="00E77497" w:rsidDel="00C9532C">
            <w:delText>,</w:delText>
          </w:r>
        </w:del>
        <w:r w:rsidR="00F12460" w:rsidRPr="00E77497">
          <w:rPr>
            <w:i/>
          </w:rPr>
          <w:t xml:space="preserve"> </w:t>
        </w:r>
        <w:del w:id="13645" w:author="Rev 5 Allen Wirfs-Brock" w:date="2012-01-04T11:49:00Z">
          <w:r w:rsidR="00F12460" w:rsidRPr="004418C4" w:rsidDel="00B840BD">
            <w:delText>0</w:delText>
          </w:r>
        </w:del>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ins>
      <w:ins w:id="13646" w:author="Rev 4 Allen Wirfs-Brock" w:date="2011-11-05T08:55:00Z">
        <w:r w:rsidRPr="00E77497">
          <w:t xml:space="preserve"> as </w:t>
        </w:r>
        <w:r>
          <w:t>arguments</w:t>
        </w:r>
        <w:r w:rsidRPr="00675B74">
          <w:t>.</w:t>
        </w:r>
      </w:ins>
    </w:p>
    <w:p w14:paraId="0E0D5112" w14:textId="77777777" w:rsidR="006506E0" w:rsidRDefault="005715ED" w:rsidP="00EB121A">
      <w:pPr>
        <w:pStyle w:val="Alg2"/>
        <w:numPr>
          <w:ilvl w:val="0"/>
          <w:numId w:val="555"/>
        </w:numPr>
        <w:contextualSpacing/>
        <w:rPr>
          <w:ins w:id="13647" w:author="Rev 6 Allen Wirfs-Brock" w:date="2012-02-18T11:22:00Z"/>
        </w:rPr>
      </w:pPr>
      <w:ins w:id="13648" w:author="Rev 7 Allen Wirfs-Brock" w:date="2012-04-12T14:43:00Z">
        <w:r>
          <w:t>ReturnIfAbrupt(</w:t>
        </w:r>
      </w:ins>
      <w:ins w:id="13649" w:author="Rev 7 Allen Wirfs-Brock" w:date="2012-04-12T14:44:00Z">
        <w:r>
          <w:rPr>
            <w:i/>
          </w:rPr>
          <w:t>index</w:t>
        </w:r>
      </w:ins>
      <w:ins w:id="13650" w:author="Rev 7 Allen Wirfs-Brock" w:date="2012-04-12T14:43:00Z">
        <w:r>
          <w:t>).</w:t>
        </w:r>
      </w:ins>
      <w:ins w:id="13651" w:author="Rev 6 Allen Wirfs-Brock" w:date="2012-02-18T11:22:00Z">
        <w:del w:id="13652" w:author="Rev 7 Allen Wirfs-Brock" w:date="2012-04-12T14:43:00Z">
          <w:r w:rsidR="006506E0" w:rsidDel="005715ED">
            <w:delText xml:space="preserve">If </w:delText>
          </w:r>
          <w:r w:rsidR="006506E0" w:rsidDel="005715ED">
            <w:rPr>
              <w:i/>
            </w:rPr>
            <w:delText>index</w:delText>
          </w:r>
          <w:r w:rsidR="006506E0" w:rsidDel="005715ED">
            <w:delText xml:space="preserve"> is an abrupt completion, return </w:delText>
          </w:r>
        </w:del>
      </w:ins>
      <w:ins w:id="13653" w:author="Rev 6 Allen Wirfs-Brock" w:date="2012-02-18T11:23:00Z">
        <w:del w:id="13654" w:author="Rev 7 Allen Wirfs-Brock" w:date="2012-04-12T14:43:00Z">
          <w:r w:rsidR="006506E0" w:rsidDel="005715ED">
            <w:rPr>
              <w:i/>
            </w:rPr>
            <w:delText>index</w:delText>
          </w:r>
        </w:del>
      </w:ins>
      <w:ins w:id="13655" w:author="Rev 6 Allen Wirfs-Brock" w:date="2012-02-18T11:22:00Z">
        <w:del w:id="13656" w:author="Rev 7 Allen Wirfs-Brock" w:date="2012-04-12T14:43:00Z">
          <w:r w:rsidR="006506E0" w:rsidDel="005715ED">
            <w:delText>.</w:delText>
          </w:r>
        </w:del>
      </w:ins>
    </w:p>
    <w:p w14:paraId="2FEBCAED" w14:textId="77777777" w:rsidR="00CB5F32" w:rsidRPr="00E77497" w:rsidRDefault="00CB5F32" w:rsidP="00B34B48">
      <w:pPr>
        <w:pStyle w:val="Alg3"/>
        <w:numPr>
          <w:ilvl w:val="0"/>
          <w:numId w:val="555"/>
        </w:numPr>
        <w:rPr>
          <w:ins w:id="13657" w:author="Rev 4 Allen Wirfs-Brock" w:date="2011-11-05T08:55:00Z"/>
        </w:rPr>
      </w:pPr>
      <w:ins w:id="13658" w:author="Rev 4 Allen Wirfs-Brock" w:date="2011-11-05T08:5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03D4A019" w14:textId="77777777" w:rsidR="00CB5F32" w:rsidRPr="00675B74" w:rsidRDefault="00481DAC" w:rsidP="00B34B48">
      <w:pPr>
        <w:pStyle w:val="Alg3"/>
        <w:numPr>
          <w:ilvl w:val="0"/>
          <w:numId w:val="555"/>
        </w:numPr>
        <w:spacing w:after="220"/>
        <w:rPr>
          <w:ins w:id="13659" w:author="Rev 4 Allen Wirfs-Brock" w:date="2011-11-05T08:55:00Z"/>
        </w:rPr>
      </w:pPr>
      <w:ins w:id="13660" w:author="Rev 6 Allen Wirfs-Brock" w:date="2012-02-18T11:00:00Z">
        <w:r>
          <w:t>Return the result of p</w:t>
        </w:r>
        <w:r w:rsidRPr="004418C4">
          <w:t>erform</w:t>
        </w:r>
        <w:r>
          <w:t>ing</w:t>
        </w:r>
        <w:r w:rsidRPr="004418C4">
          <w:t xml:space="preserve"> </w:t>
        </w:r>
      </w:ins>
      <w:ins w:id="13661" w:author="Rev 4 Allen Wirfs-Brock" w:date="2011-11-05T08:55:00Z">
        <w:del w:id="13662" w:author="Rev 6 Allen Wirfs-Brock" w:date="2012-02-18T11:00:00Z">
          <w:r w:rsidR="00CB5F32" w:rsidDel="00481DAC">
            <w:delText xml:space="preserve">Perform </w:delText>
          </w:r>
        </w:del>
        <w:r w:rsidR="00CB5F32">
          <w:t xml:space="preserve">Indexed Binding </w:t>
        </w:r>
        <w:del w:id="13663" w:author="Rev 6 Allen Wirfs-Brock" w:date="2012-02-27T15:45:00Z">
          <w:r w:rsidR="00CB5F32" w:rsidDel="00A113E2">
            <w:delText>Initialization</w:delText>
          </w:r>
        </w:del>
      </w:ins>
      <w:ins w:id="13664" w:author="Rev 6 Allen Wirfs-Brock" w:date="2012-02-27T15:45:00Z">
        <w:r w:rsidR="00A113E2">
          <w:t>Initialisation</w:t>
        </w:r>
      </w:ins>
      <w:ins w:id="13665"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ins>
      <w:ins w:id="13666" w:author="Rev 4 Allen Wirfs-Brock" w:date="2011-11-05T09:04:00Z">
        <w:r w:rsidR="00F12460">
          <w:rPr>
            <w:i/>
          </w:rPr>
          <w:t xml:space="preserve">array, </w:t>
        </w:r>
        <w:del w:id="13667" w:author="Rev 5 Allen Wirfs-Brock" w:date="2012-01-04T11:50:00Z">
          <w:r w:rsidR="00F12460" w:rsidDel="00B840BD">
            <w:rPr>
              <w:i/>
            </w:rPr>
            <w:delText xml:space="preserve">arrayLength, </w:delText>
          </w:r>
        </w:del>
      </w:ins>
      <w:ins w:id="13668" w:author="Rev 4 Allen Wirfs-Brock" w:date="2011-11-05T08:55:00Z">
        <w:r w:rsidR="00CB5F32" w:rsidRPr="00E77497">
          <w:rPr>
            <w:i/>
          </w:rPr>
          <w:t>index</w:t>
        </w:r>
        <w:r w:rsidR="00CB5F32" w:rsidRPr="00E77497">
          <w:t>+</w:t>
        </w:r>
        <w:r w:rsidR="00CB5F32" w:rsidRPr="00E77497">
          <w:rPr>
            <w:i/>
          </w:rPr>
          <w:t>skip</w:t>
        </w:r>
        <w:r w:rsidR="00CB5F32" w:rsidRPr="00E77497">
          <w:t xml:space="preserve"> </w:t>
        </w:r>
      </w:ins>
      <w:ins w:id="13669" w:author="Rev 4 Allen Wirfs-Brock" w:date="2011-11-05T09:04: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3670" w:author="Rev 4 Allen Wirfs-Brock" w:date="2011-11-05T08:55:00Z">
        <w:r w:rsidR="00CB5F32" w:rsidRPr="00E77497">
          <w:t xml:space="preserve">as </w:t>
        </w:r>
        <w:r w:rsidR="00CB5F32">
          <w:t>arguments</w:t>
        </w:r>
        <w:r w:rsidR="00CB5F32" w:rsidRPr="00675B74">
          <w:t>.</w:t>
        </w:r>
      </w:ins>
    </w:p>
    <w:p w14:paraId="0F0E82D3" w14:textId="77777777" w:rsidR="00726A79" w:rsidRPr="00E77497" w:rsidDel="00C35E30" w:rsidRDefault="00726A79" w:rsidP="00D4578E">
      <w:pPr>
        <w:contextualSpacing/>
        <w:rPr>
          <w:ins w:id="13671" w:author="Allen Wirfs-Brock" w:date="2011-07-11T15:26:00Z"/>
          <w:del w:id="13672" w:author="Rev 4 Allen Wirfs-Brock" w:date="2011-10-15T18:19:00Z"/>
        </w:rPr>
      </w:pPr>
      <w:ins w:id="13673" w:author="Allen Wirfs-Brock" w:date="2011-07-11T15:26:00Z">
        <w:del w:id="13674" w:author="Rev 4 Allen Wirfs-Brock" w:date="2011-10-15T18:19:00Z">
          <w:r w:rsidRPr="00675B74" w:rsidDel="00C35E30">
            <w:delText xml:space="preserve">The </w:delText>
          </w:r>
          <w:r w:rsidRPr="00675B74" w:rsidDel="00C35E30">
            <w:rPr>
              <w:rFonts w:ascii="Times New Roman" w:eastAsia="Times New Roman" w:hAnsi="Times New Roman"/>
              <w:spacing w:val="6"/>
              <w:lang w:eastAsia="en-US"/>
            </w:rPr>
            <w:delText xml:space="preserve">BoundNames </w:delText>
          </w:r>
          <w:r w:rsidRPr="00675B74" w:rsidDel="00C35E30">
            <w:delText xml:space="preserve">of the production  </w:delText>
          </w:r>
        </w:del>
      </w:ins>
      <w:ins w:id="13675" w:author="Allen Wirfs-Brock" w:date="2011-07-11T15:27:00Z">
        <w:del w:id="13676" w:author="Rev 4 Allen Wirfs-Brock" w:date="2011-10-15T18:19:00Z">
          <w:r w:rsidRPr="00E77497" w:rsidDel="00C35E30">
            <w:rPr>
              <w:rStyle w:val="bnf"/>
            </w:rPr>
            <w:delText xml:space="preserve">BindingElementList </w:delText>
          </w:r>
        </w:del>
      </w:ins>
      <w:ins w:id="13677" w:author="Allen Wirfs-Brock" w:date="2011-07-11T15:26:00Z">
        <w:del w:id="13678" w:author="Rev 4 Allen Wirfs-Brock" w:date="2011-10-15T18:19:00Z">
          <w:r w:rsidRPr="00E77497" w:rsidDel="00C35E30">
            <w:rPr>
              <w:b/>
            </w:rPr>
            <w:delText>:</w:delText>
          </w:r>
          <w:r w:rsidRPr="00E77497" w:rsidDel="00C35E30">
            <w:delText xml:space="preserve"> </w:delText>
          </w:r>
        </w:del>
      </w:ins>
      <w:ins w:id="13679" w:author="Allen Wirfs-Brock" w:date="2011-07-11T15:28:00Z">
        <w:del w:id="13680" w:author="Rev 4 Allen Wirfs-Brock" w:date="2011-10-15T18:19:00Z">
          <w:r w:rsidRPr="00E77497" w:rsidDel="00C35E30">
            <w:rPr>
              <w:rFonts w:ascii="Times New Roman" w:hAnsi="Times New Roman"/>
              <w:i/>
            </w:rPr>
            <w:delText>Elision</w:delText>
          </w:r>
          <w:r w:rsidRPr="00E77497" w:rsidDel="00C35E30">
            <w:rPr>
              <w:rFonts w:cs="Arial"/>
              <w:vertAlign w:val="subscript"/>
            </w:rPr>
            <w:delText>opt</w:delText>
          </w:r>
          <w:r w:rsidRPr="00E77497" w:rsidDel="00C35E30">
            <w:rPr>
              <w:rStyle w:val="bnf"/>
            </w:rPr>
            <w:delText xml:space="preserve">  </w:delText>
          </w:r>
        </w:del>
      </w:ins>
      <w:ins w:id="13681" w:author="Allen Wirfs-Brock" w:date="2011-07-11T15:26:00Z">
        <w:del w:id="13682" w:author="Rev 4 Allen Wirfs-Brock" w:date="2011-10-15T18:19:00Z">
          <w:r w:rsidRPr="00E77497" w:rsidDel="00C35E30">
            <w:rPr>
              <w:rStyle w:val="bnf"/>
            </w:rPr>
            <w:delText>Binding</w:delText>
          </w:r>
        </w:del>
      </w:ins>
      <w:ins w:id="13683" w:author="Allen Wirfs-Brock" w:date="2011-07-11T15:28:00Z">
        <w:del w:id="13684" w:author="Rev 4 Allen Wirfs-Brock" w:date="2011-10-15T18:19:00Z">
          <w:r w:rsidRPr="00E77497" w:rsidDel="00C35E30">
            <w:rPr>
              <w:rStyle w:val="bnf"/>
            </w:rPr>
            <w:delText>Element</w:delText>
          </w:r>
        </w:del>
      </w:ins>
      <w:ins w:id="13685" w:author="Allen Wirfs-Brock" w:date="2011-07-11T15:26:00Z">
        <w:del w:id="13686" w:author="Rev 4 Allen Wirfs-Brock" w:date="2011-10-15T18:19:00Z">
          <w:r w:rsidRPr="00E77497" w:rsidDel="00C35E30">
            <w:rPr>
              <w:rStyle w:val="bnf"/>
              <w:rFonts w:ascii="Courier New" w:hAnsi="Courier New" w:cs="Courier New"/>
              <w:b/>
              <w:i w:val="0"/>
            </w:rPr>
            <w:delText xml:space="preserve"> </w:delText>
          </w:r>
          <w:r w:rsidRPr="00E77497" w:rsidDel="00C35E30">
            <w:delText>is determined as follows:</w:delText>
          </w:r>
        </w:del>
      </w:ins>
    </w:p>
    <w:p w14:paraId="3ABDA4C8" w14:textId="77777777" w:rsidR="00726A79" w:rsidRPr="00E77497" w:rsidDel="00C35E30" w:rsidRDefault="00726A79" w:rsidP="006361CF">
      <w:pPr>
        <w:pStyle w:val="Alg4"/>
        <w:numPr>
          <w:ilvl w:val="0"/>
          <w:numId w:val="438"/>
        </w:numPr>
        <w:spacing w:after="220"/>
        <w:contextualSpacing/>
        <w:rPr>
          <w:ins w:id="13687" w:author="Allen Wirfs-Brock" w:date="2011-07-11T15:26:00Z"/>
          <w:del w:id="13688" w:author="Rev 4 Allen Wirfs-Brock" w:date="2011-10-15T18:19:00Z"/>
        </w:rPr>
        <w:pPrChange w:id="13689" w:author="Rev 4 Allen Wirfs-Brock" w:date="2011-11-07T12:16:00Z">
          <w:pPr>
            <w:pStyle w:val="Alg4"/>
            <w:numPr>
              <w:numId w:val="462"/>
            </w:numPr>
            <w:tabs>
              <w:tab w:val="num" w:pos="360"/>
            </w:tabs>
            <w:spacing w:after="220"/>
            <w:ind w:left="360" w:hanging="360"/>
            <w:contextualSpacing/>
          </w:pPr>
        </w:pPrChange>
      </w:pPr>
      <w:ins w:id="13690" w:author="Allen Wirfs-Brock" w:date="2011-07-11T15:26:00Z">
        <w:del w:id="13691" w:author="Rev 4 Allen Wirfs-Brock" w:date="2011-10-15T18:19:00Z">
          <w:r w:rsidRPr="00E77497" w:rsidDel="00C35E30">
            <w:delText xml:space="preserve">Return BoundNames of </w:delText>
          </w:r>
        </w:del>
      </w:ins>
      <w:ins w:id="13692" w:author="Allen Wirfs-Brock" w:date="2011-07-11T15:29:00Z">
        <w:del w:id="13693" w:author="Rev 4 Allen Wirfs-Brock" w:date="2011-10-15T18:19:00Z">
          <w:r w:rsidRPr="00E77497" w:rsidDel="00C35E30">
            <w:rPr>
              <w:rStyle w:val="bnf"/>
            </w:rPr>
            <w:delText>BindingElement</w:delText>
          </w:r>
        </w:del>
      </w:ins>
      <w:ins w:id="13694" w:author="Allen Wirfs-Brock" w:date="2011-07-11T15:26:00Z">
        <w:del w:id="13695" w:author="Rev 4 Allen Wirfs-Brock" w:date="2011-10-15T18:19:00Z">
          <w:r w:rsidRPr="00E77497" w:rsidDel="00C35E30">
            <w:delText>.</w:delText>
          </w:r>
        </w:del>
      </w:ins>
    </w:p>
    <w:p w14:paraId="1867551D" w14:textId="77777777" w:rsidR="000958E3" w:rsidRPr="00E77497" w:rsidRDefault="009E67EA" w:rsidP="00D4578E">
      <w:pPr>
        <w:contextualSpacing/>
        <w:rPr>
          <w:ins w:id="13696" w:author="Rev 4 Allen Wirfs-Brock" w:date="2011-10-15T18:20:00Z"/>
        </w:rPr>
      </w:pPr>
      <w:ins w:id="13697" w:author="Rev 3 Allen Wirfs-Brock" w:date="2011-09-11T13:04:00Z">
        <w:del w:id="13698" w:author="Rev 4 Allen Wirfs-Brock" w:date="2011-10-15T18:20:00Z">
          <w:r w:rsidRPr="00E77497" w:rsidDel="000958E3">
            <w:delText xml:space="preserve">The production </w:delText>
          </w:r>
        </w:del>
      </w:ins>
      <w:ins w:id="13699" w:author="Rev 3 Allen Wirfs-Brock" w:date="2011-09-11T13:05:00Z">
        <w:r w:rsidRPr="00E77497">
          <w:rPr>
            <w:rStyle w:val="bnf"/>
          </w:rPr>
          <w:t>Binding</w:t>
        </w:r>
      </w:ins>
      <w:ins w:id="13700" w:author="Rev 3 Allen Wirfs-Brock" w:date="2011-09-11T13:04:00Z">
        <w:r w:rsidRPr="00E77497">
          <w:rPr>
            <w:rStyle w:val="bnf"/>
          </w:rPr>
          <w:t xml:space="preserve">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ins>
      <w:ins w:id="13701" w:author="Rev 3 Allen Wirfs-Brock" w:date="2011-09-11T13:05:00Z">
        <w:r w:rsidRPr="00E77497">
          <w:rPr>
            <w:rStyle w:val="bnf"/>
          </w:rPr>
          <w:t>Binding</w:t>
        </w:r>
      </w:ins>
      <w:ins w:id="13702" w:author="Rev 3 Allen Wirfs-Brock" w:date="2011-09-11T13:04:00Z">
        <w:r w:rsidRPr="00E77497">
          <w:rPr>
            <w:rStyle w:val="bnf"/>
          </w:rPr>
          <w:t>Element</w:t>
        </w:r>
        <w:r w:rsidRPr="00E77497">
          <w:rPr>
            <w:rFonts w:cs="Arial"/>
            <w:i/>
            <w:vertAlign w:val="subscript"/>
          </w:rPr>
          <w:t xml:space="preserve"> </w:t>
        </w:r>
        <w:r w:rsidRPr="00E77497">
          <w:t xml:space="preserve"> </w:t>
        </w:r>
        <w:del w:id="13703" w:author="Rev 4 Allen Wirfs-Brock" w:date="2011-10-15T18:20:00Z">
          <w:r w:rsidRPr="00E77497" w:rsidDel="000958E3">
            <w:delText xml:space="preserve">is evaluated </w:delText>
          </w:r>
        </w:del>
      </w:ins>
    </w:p>
    <w:p w14:paraId="4F3905D0" w14:textId="77777777" w:rsidR="009E67EA" w:rsidRPr="00E77497" w:rsidDel="00D20B80" w:rsidRDefault="009E67EA" w:rsidP="00D4578E">
      <w:pPr>
        <w:ind w:left="360"/>
        <w:rPr>
          <w:ins w:id="13704" w:author="Rev 3 Allen Wirfs-Brock" w:date="2011-09-11T13:04:00Z"/>
          <w:del w:id="13705" w:author="Rev 4 Allen Wirfs-Brock" w:date="2011-11-04T18:09:00Z"/>
        </w:rPr>
      </w:pPr>
      <w:ins w:id="13706" w:author="Rev 3 Allen Wirfs-Brock" w:date="2011-09-11T13:04:00Z">
        <w:del w:id="13707" w:author="Rev 4 Allen Wirfs-Brock" w:date="2011-11-04T18:09:00Z">
          <w:r w:rsidRPr="00E77497" w:rsidDel="00D20B80">
            <w:delText xml:space="preserve">with the parameters </w:delText>
          </w:r>
          <w:r w:rsidRPr="00E77497" w:rsidDel="00D20B80">
            <w:rPr>
              <w:rStyle w:val="bnf"/>
            </w:rPr>
            <w:delText>obj</w:delText>
          </w:r>
        </w:del>
      </w:ins>
      <w:ins w:id="13708" w:author="Rev 3 Allen Wirfs-Brock" w:date="2011-09-11T13:06:00Z">
        <w:del w:id="13709" w:author="Rev 4 Allen Wirfs-Brock" w:date="2011-11-04T18:09:00Z">
          <w:r w:rsidRPr="00E77497" w:rsidDel="00D20B80">
            <w:delText xml:space="preserve">, </w:delText>
          </w:r>
          <w:r w:rsidRPr="00E77497" w:rsidDel="00D20B80">
            <w:rPr>
              <w:rFonts w:ascii="Times New Roman" w:eastAsia="Times New Roman" w:hAnsi="Times New Roman"/>
              <w:i/>
              <w:spacing w:val="6"/>
              <w:lang w:eastAsia="en-US"/>
            </w:rPr>
            <w:delText>env</w:delText>
          </w:r>
          <w:r w:rsidRPr="00E77497" w:rsidDel="00D20B80">
            <w:delText xml:space="preserve">, </w:delText>
          </w:r>
        </w:del>
      </w:ins>
      <w:ins w:id="13710" w:author="Rev 3 Allen Wirfs-Brock" w:date="2011-09-11T13:04:00Z">
        <w:del w:id="13711" w:author="Rev 4 Allen Wirfs-Brock" w:date="2011-11-04T18:09:00Z">
          <w:r w:rsidRPr="00E77497" w:rsidDel="00D20B80">
            <w:delText xml:space="preserve">and </w:delText>
          </w:r>
          <w:r w:rsidRPr="00E77497" w:rsidDel="00D20B80">
            <w:rPr>
              <w:rStyle w:val="bnf"/>
            </w:rPr>
            <w:delText>index</w:delText>
          </w:r>
          <w:r w:rsidRPr="00E77497" w:rsidDel="00D20B80">
            <w:delText xml:space="preserve"> </w:delText>
          </w:r>
        </w:del>
        <w:del w:id="13712" w:author="Rev 4 Allen Wirfs-Brock" w:date="2011-10-15T18:20:00Z">
          <w:r w:rsidRPr="00E77497" w:rsidDel="000958E3">
            <w:delText>as follows:</w:delText>
          </w:r>
        </w:del>
      </w:ins>
    </w:p>
    <w:p w14:paraId="59A0D2F4" w14:textId="77777777" w:rsidR="009E67EA" w:rsidRPr="00E77497" w:rsidRDefault="009E67EA" w:rsidP="00B34B48">
      <w:pPr>
        <w:pStyle w:val="Alg3"/>
        <w:numPr>
          <w:ilvl w:val="0"/>
          <w:numId w:val="549"/>
        </w:numPr>
        <w:rPr>
          <w:ins w:id="13713" w:author="Rev 3 Allen Wirfs-Brock" w:date="2011-09-11T13:04:00Z"/>
        </w:rPr>
      </w:pPr>
      <w:ins w:id="13714" w:author="Rev 3 Allen Wirfs-Brock" w:date="2011-09-11T13:04: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09C9C50B" w14:textId="77777777" w:rsidR="009E67EA" w:rsidRPr="00675B74" w:rsidRDefault="006506E0" w:rsidP="00B34B48">
      <w:pPr>
        <w:pStyle w:val="Alg3"/>
        <w:numPr>
          <w:ilvl w:val="0"/>
          <w:numId w:val="549"/>
        </w:numPr>
        <w:rPr>
          <w:ins w:id="13715" w:author="Rev 3 Allen Wirfs-Brock" w:date="2011-09-11T13:04:00Z"/>
        </w:rPr>
      </w:pPr>
      <w:ins w:id="13716" w:author="Rev 6 Allen Wirfs-Brock" w:date="2012-02-18T11:14:00Z">
        <w:r w:rsidRPr="00E77497">
          <w:t xml:space="preserve">Let </w:t>
        </w:r>
        <w:r>
          <w:rPr>
            <w:i/>
          </w:rPr>
          <w:t>next</w:t>
        </w:r>
        <w:r w:rsidRPr="00E77497">
          <w:rPr>
            <w:i/>
          </w:rPr>
          <w:t xml:space="preserve"> </w:t>
        </w:r>
        <w:r w:rsidRPr="00E77497">
          <w:t xml:space="preserve">be the result of </w:t>
        </w:r>
        <w:r>
          <w:t>performing</w:t>
        </w:r>
        <w:r w:rsidRPr="00E77497">
          <w:t xml:space="preserve"> </w:t>
        </w:r>
      </w:ins>
      <w:ins w:id="13717" w:author="Rev 4 Allen Wirfs-Brock" w:date="2011-11-04T18:10:00Z">
        <w:del w:id="13718" w:author="Rev 6 Allen Wirfs-Brock" w:date="2012-02-18T11:14:00Z">
          <w:r w:rsidR="00D20B80" w:rsidDel="006506E0">
            <w:delText xml:space="preserve">Perform </w:delText>
          </w:r>
        </w:del>
      </w:ins>
      <w:ins w:id="13719" w:author="Rev 4 Allen Wirfs-Brock" w:date="2011-11-04T18:55:00Z">
        <w:r w:rsidR="00675B74">
          <w:t>Indexed</w:t>
        </w:r>
      </w:ins>
      <w:ins w:id="13720" w:author="Rev 4 Allen Wirfs-Brock" w:date="2011-11-04T18:22:00Z">
        <w:r w:rsidR="005E7156">
          <w:t xml:space="preserve"> </w:t>
        </w:r>
      </w:ins>
      <w:ins w:id="13721" w:author="Rev 4 Allen Wirfs-Brock" w:date="2011-11-04T18:10:00Z">
        <w:r w:rsidR="00D20B80">
          <w:t xml:space="preserve">Binding </w:t>
        </w:r>
        <w:del w:id="13722" w:author="Rev 6 Allen Wirfs-Brock" w:date="2012-02-27T15:45:00Z">
          <w:r w:rsidR="00D20B80" w:rsidDel="00A113E2">
            <w:delText>Initialization</w:delText>
          </w:r>
        </w:del>
      </w:ins>
      <w:ins w:id="13723" w:author="Rev 6 Allen Wirfs-Brock" w:date="2012-02-27T15:45:00Z">
        <w:r w:rsidR="00A113E2">
          <w:t>Initialisation</w:t>
        </w:r>
      </w:ins>
      <w:ins w:id="13724" w:author="Rev 4 Allen Wirfs-Brock" w:date="2011-11-04T18:10:00Z">
        <w:r w:rsidR="00D20B80">
          <w:t xml:space="preserve"> for</w:t>
        </w:r>
        <w:r w:rsidR="00D20B80" w:rsidRPr="004418C4">
          <w:t xml:space="preserve"> </w:t>
        </w:r>
      </w:ins>
      <w:ins w:id="13725" w:author="Rev 3 Allen Wirfs-Brock" w:date="2011-09-11T13:04:00Z">
        <w:del w:id="13726" w:author="Rev 4 Allen Wirfs-Brock" w:date="2011-11-04T18:10:00Z">
          <w:r w:rsidR="009E67EA" w:rsidRPr="00675B74" w:rsidDel="00D20B80">
            <w:delText xml:space="preserve">Evaluate </w:delText>
          </w:r>
        </w:del>
      </w:ins>
      <w:ins w:id="13727" w:author="Rev 3 Allen Wirfs-Brock" w:date="2011-09-11T13:07:00Z">
        <w:r w:rsidR="009E67EA" w:rsidRPr="00675B74">
          <w:rPr>
            <w:rStyle w:val="bnf"/>
          </w:rPr>
          <w:t>BindingElement</w:t>
        </w:r>
        <w:r w:rsidR="009E67EA" w:rsidRPr="00675B74">
          <w:rPr>
            <w:rFonts w:cs="Arial"/>
            <w:i/>
            <w:vertAlign w:val="subscript"/>
          </w:rPr>
          <w:t xml:space="preserve"> </w:t>
        </w:r>
        <w:r w:rsidR="009E67EA" w:rsidRPr="00E77497">
          <w:t xml:space="preserve"> </w:t>
        </w:r>
      </w:ins>
      <w:ins w:id="13728" w:author="Rev 3 Allen Wirfs-Brock" w:date="2011-09-11T13:04:00Z">
        <w:r w:rsidR="009E67EA" w:rsidRPr="00E77497">
          <w:t xml:space="preserve">using </w:t>
        </w:r>
        <w:del w:id="13729" w:author="Rev 4 Allen Wirfs-Brock" w:date="2011-11-04T18:11:00Z">
          <w:r w:rsidR="009E67EA" w:rsidRPr="00E77497" w:rsidDel="00D20B80">
            <w:rPr>
              <w:i/>
            </w:rPr>
            <w:delText>obj</w:delText>
          </w:r>
        </w:del>
      </w:ins>
      <w:ins w:id="13730" w:author="Rev 4 Allen Wirfs-Brock" w:date="2011-11-04T18:23:00Z">
        <w:r w:rsidR="005E7156">
          <w:rPr>
            <w:i/>
          </w:rPr>
          <w:t>array</w:t>
        </w:r>
      </w:ins>
      <w:ins w:id="13731" w:author="Rev 3 Allen Wirfs-Brock" w:date="2011-09-11T13:04:00Z">
        <w:del w:id="13732" w:author="Rev 4 Allen Wirfs-Brock" w:date="2011-11-04T18:11:00Z">
          <w:r w:rsidR="009E67EA" w:rsidRPr="00675B74" w:rsidDel="00D20B80">
            <w:delText xml:space="preserve"> as the </w:delText>
          </w:r>
          <w:r w:rsidR="009E67EA" w:rsidRPr="00675B74" w:rsidDel="00D20B80">
            <w:rPr>
              <w:i/>
            </w:rPr>
            <w:delText>obj</w:delText>
          </w:r>
          <w:r w:rsidR="009E67EA" w:rsidRPr="00675B74" w:rsidDel="00D20B80">
            <w:delText xml:space="preserve"> parameter</w:delText>
          </w:r>
        </w:del>
      </w:ins>
      <w:ins w:id="13733" w:author="Rev 3 Allen Wirfs-Brock" w:date="2011-09-22T16:32:00Z">
        <w:r w:rsidR="005D3876" w:rsidRPr="00E77497">
          <w:t xml:space="preserve">, </w:t>
        </w:r>
      </w:ins>
      <w:ins w:id="13734" w:author="Rev 4 Allen Wirfs-Brock" w:date="2011-11-05T09:06:00Z">
        <w:del w:id="13735" w:author="Rev 5 Allen Wirfs-Brock" w:date="2012-01-04T11:51:00Z">
          <w:r w:rsidR="00F12460" w:rsidDel="00B840BD">
            <w:rPr>
              <w:i/>
            </w:rPr>
            <w:delText xml:space="preserve">arrayLength, </w:delText>
          </w:r>
        </w:del>
        <w:r w:rsidR="00F12460">
          <w:rPr>
            <w:i/>
          </w:rPr>
          <w:t>nextIndex</w:t>
        </w:r>
        <w:r w:rsidR="00F12460" w:rsidRPr="00E77497">
          <w:t xml:space="preserve"> +</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3736" w:author="Rev 3 Allen Wirfs-Brock" w:date="2011-09-22T16:32:00Z">
        <w:del w:id="13737" w:author="Rev 4 Allen Wirfs-Brock" w:date="2011-11-05T09:06:00Z">
          <w:r w:rsidR="005D3876" w:rsidRPr="00E77497" w:rsidDel="00F12460">
            <w:rPr>
              <w:i/>
            </w:rPr>
            <w:delText>env</w:delText>
          </w:r>
        </w:del>
        <w:del w:id="13738" w:author="Rev 4 Allen Wirfs-Brock" w:date="2011-11-04T18:11:00Z">
          <w:r w:rsidR="005D3876" w:rsidRPr="00675B74" w:rsidDel="00D20B80">
            <w:delText xml:space="preserve"> as the </w:delText>
          </w:r>
          <w:r w:rsidR="005D3876" w:rsidRPr="00675B74" w:rsidDel="00D20B80">
            <w:rPr>
              <w:i/>
            </w:rPr>
            <w:delText>env</w:delText>
          </w:r>
          <w:r w:rsidR="005D3876" w:rsidRPr="00675B74" w:rsidDel="00D20B80">
            <w:delText xml:space="preserve"> parameter</w:delText>
          </w:r>
        </w:del>
        <w:del w:id="13739" w:author="Rev 4 Allen Wirfs-Brock" w:date="2011-11-05T09:06:00Z">
          <w:r w:rsidR="005D3876" w:rsidRPr="00E77497" w:rsidDel="00F12460">
            <w:delText>,</w:delText>
          </w:r>
        </w:del>
      </w:ins>
      <w:ins w:id="13740" w:author="Rev 3 Allen Wirfs-Brock" w:date="2011-09-11T13:04:00Z">
        <w:del w:id="13741" w:author="Rev 4 Allen Wirfs-Brock" w:date="2011-11-05T09:06:00Z">
          <w:r w:rsidR="009E67EA" w:rsidRPr="00E77497" w:rsidDel="00F12460">
            <w:delText xml:space="preserve"> and </w:delText>
          </w:r>
          <w:r w:rsidR="009E67EA" w:rsidRPr="00E77497" w:rsidDel="00F12460">
            <w:rPr>
              <w:i/>
            </w:rPr>
            <w:delText>index</w:delText>
          </w:r>
          <w:r w:rsidR="009E67EA" w:rsidRPr="00E77497" w:rsidDel="00F12460">
            <w:delText>+</w:delText>
          </w:r>
          <w:r w:rsidR="009E67EA" w:rsidRPr="00E77497" w:rsidDel="00F12460">
            <w:rPr>
              <w:i/>
            </w:rPr>
            <w:delText>skip</w:delText>
          </w:r>
          <w:r w:rsidR="009E67EA" w:rsidRPr="00E77497" w:rsidDel="00F12460">
            <w:delText xml:space="preserve"> </w:delText>
          </w:r>
        </w:del>
        <w:r w:rsidR="009E67EA" w:rsidRPr="00E77497">
          <w:t xml:space="preserve">as </w:t>
        </w:r>
        <w:del w:id="13742" w:author="Rev 4 Allen Wirfs-Brock" w:date="2011-11-04T18:22:00Z">
          <w:r w:rsidR="009E67EA" w:rsidRPr="00E77497" w:rsidDel="005E7156">
            <w:delText xml:space="preserve">the </w:delText>
          </w:r>
        </w:del>
        <w:del w:id="13743" w:author="Rev 4 Allen Wirfs-Brock" w:date="2011-10-04T13:41:00Z">
          <w:r w:rsidR="009E67EA" w:rsidRPr="00E77497" w:rsidDel="00E73FF3">
            <w:rPr>
              <w:i/>
            </w:rPr>
            <w:delText>index</w:delText>
          </w:r>
        </w:del>
        <w:del w:id="13744" w:author="Rev 4 Allen Wirfs-Brock" w:date="2011-11-04T18:22:00Z">
          <w:r w:rsidR="009E67EA" w:rsidRPr="00E77497" w:rsidDel="005E7156">
            <w:delText xml:space="preserve"> parameter</w:delText>
          </w:r>
        </w:del>
      </w:ins>
      <w:ins w:id="13745" w:author="Rev 4 Allen Wirfs-Brock" w:date="2011-11-04T18:22:00Z">
        <w:r w:rsidR="005E7156">
          <w:t>arguments</w:t>
        </w:r>
      </w:ins>
      <w:ins w:id="13746" w:author="Rev 3 Allen Wirfs-Brock" w:date="2011-09-11T13:04:00Z">
        <w:r w:rsidR="009E67EA" w:rsidRPr="00675B74">
          <w:t>.</w:t>
        </w:r>
      </w:ins>
    </w:p>
    <w:p w14:paraId="1C98E7C7" w14:textId="77777777" w:rsidR="00A37763" w:rsidRDefault="005715ED" w:rsidP="00EB121A">
      <w:pPr>
        <w:pStyle w:val="Alg2"/>
        <w:numPr>
          <w:ilvl w:val="0"/>
          <w:numId w:val="549"/>
        </w:numPr>
        <w:contextualSpacing/>
        <w:rPr>
          <w:ins w:id="13747" w:author="Rev 6 Allen Wirfs-Brock" w:date="2012-02-18T11:25:00Z"/>
        </w:rPr>
      </w:pPr>
      <w:ins w:id="13748" w:author="Rev 7 Allen Wirfs-Brock" w:date="2012-04-12T14:44:00Z">
        <w:r>
          <w:t>ReturnIfAbrupt(</w:t>
        </w:r>
        <w:r>
          <w:rPr>
            <w:i/>
          </w:rPr>
          <w:t>next</w:t>
        </w:r>
        <w:r>
          <w:t>).</w:t>
        </w:r>
      </w:ins>
      <w:ins w:id="13749" w:author="Rev 6 Allen Wirfs-Brock" w:date="2012-02-18T11:25:00Z">
        <w:del w:id="13750" w:author="Rev 7 Allen Wirfs-Brock" w:date="2012-04-12T14:44: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r w:rsidR="00A37763" w:rsidDel="005715ED">
            <w:delText>.</w:delText>
          </w:r>
        </w:del>
      </w:ins>
    </w:p>
    <w:p w14:paraId="31007A49" w14:textId="77777777" w:rsidR="009E67EA" w:rsidRPr="00E77497" w:rsidRDefault="009E67EA" w:rsidP="00B34B48">
      <w:pPr>
        <w:pStyle w:val="Alg3"/>
        <w:numPr>
          <w:ilvl w:val="0"/>
          <w:numId w:val="549"/>
        </w:numPr>
        <w:spacing w:after="220"/>
        <w:rPr>
          <w:ins w:id="13751" w:author="Rev 3 Allen Wirfs-Brock" w:date="2011-09-11T13:04:00Z"/>
        </w:rPr>
      </w:pPr>
      <w:ins w:id="13752" w:author="Rev 3 Allen Wirfs-Brock" w:date="2011-09-11T13:04:00Z">
        <w:r w:rsidRPr="00E77497">
          <w:t xml:space="preserve">Return </w:t>
        </w:r>
        <w:r w:rsidRPr="00E77497">
          <w:rPr>
            <w:i/>
          </w:rPr>
          <w:t>index</w:t>
        </w:r>
        <w:r w:rsidRPr="00E77497">
          <w:t>+</w:t>
        </w:r>
        <w:r w:rsidRPr="00E77497">
          <w:rPr>
            <w:i/>
          </w:rPr>
          <w:t>skip</w:t>
        </w:r>
        <w:r w:rsidRPr="00E77497">
          <w:t>+1.</w:t>
        </w:r>
      </w:ins>
    </w:p>
    <w:p w14:paraId="7A6016D0" w14:textId="77777777" w:rsidR="00726A79" w:rsidRPr="00E77497" w:rsidDel="00343429" w:rsidRDefault="00726A79" w:rsidP="00C7794D">
      <w:pPr>
        <w:contextualSpacing/>
        <w:rPr>
          <w:ins w:id="13753" w:author="Allen Wirfs-Brock" w:date="2011-07-11T15:29:00Z"/>
          <w:del w:id="13754" w:author="Rev 4 Allen Wirfs-Brock" w:date="2011-10-15T18:21:00Z"/>
        </w:rPr>
      </w:pPr>
      <w:ins w:id="13755" w:author="Allen Wirfs-Brock" w:date="2011-07-11T15:29:00Z">
        <w:del w:id="13756" w:author="Rev 4 Allen Wirfs-Brock" w:date="2011-10-15T18:21:00Z">
          <w:r w:rsidRPr="00E77497" w:rsidDel="00343429">
            <w:delText xml:space="preserve">The </w:delText>
          </w:r>
          <w:r w:rsidRPr="00E77497" w:rsidDel="00343429">
            <w:rPr>
              <w:rFonts w:ascii="Times New Roman" w:eastAsia="Times New Roman" w:hAnsi="Times New Roman"/>
              <w:spacing w:val="6"/>
              <w:lang w:eastAsia="en-US"/>
            </w:rPr>
            <w:delText xml:space="preserve">BoundNames </w:delText>
          </w:r>
          <w:r w:rsidRPr="00E77497" w:rsidDel="00343429">
            <w:delText xml:space="preserve">of the production  </w:delText>
          </w:r>
          <w:r w:rsidRPr="00E77497" w:rsidDel="00343429">
            <w:rPr>
              <w:rStyle w:val="bnf"/>
            </w:rPr>
            <w:delText xml:space="preserve">BindingElementList </w:delText>
          </w:r>
          <w:r w:rsidRPr="00E77497" w:rsidDel="00343429">
            <w:rPr>
              <w:b/>
            </w:rPr>
            <w:delText>:</w:delText>
          </w:r>
          <w:r w:rsidRPr="00E77497" w:rsidDel="00343429">
            <w:delText xml:space="preserve"> </w:delText>
          </w:r>
        </w:del>
      </w:ins>
      <w:ins w:id="13757" w:author="Allen Wirfs-Brock" w:date="2011-07-11T15:30:00Z">
        <w:del w:id="13758" w:author="Rev 4 Allen Wirfs-Brock" w:date="2011-10-15T18:21:00Z">
          <w:r w:rsidRPr="00E77497" w:rsidDel="00343429">
            <w:rPr>
              <w:rStyle w:val="bnf"/>
            </w:rPr>
            <w:delText xml:space="preserve">BindingElementList </w:delText>
          </w:r>
        </w:del>
      </w:ins>
      <w:ins w:id="13759" w:author="Allen Wirfs-Brock" w:date="2011-07-11T15:29:00Z">
        <w:del w:id="13760" w:author="Rev 4 Allen Wirfs-Brock" w:date="2011-10-15T18:21:00Z">
          <w:r w:rsidRPr="00E77497" w:rsidDel="00343429">
            <w:rPr>
              <w:rStyle w:val="bnf"/>
              <w:rFonts w:ascii="Courier New" w:hAnsi="Courier New" w:cs="Courier New"/>
              <w:b/>
              <w:i w:val="0"/>
            </w:rPr>
            <w:delText>,</w:delText>
          </w:r>
          <w:r w:rsidRPr="00E77497" w:rsidDel="00343429">
            <w:rPr>
              <w:rStyle w:val="bnf"/>
            </w:rPr>
            <w:delText xml:space="preserve"> </w:delText>
          </w:r>
        </w:del>
      </w:ins>
      <w:ins w:id="13761" w:author="Allen Wirfs-Brock" w:date="2011-07-11T15:30:00Z">
        <w:del w:id="13762" w:author="Rev 4 Allen Wirfs-Brock" w:date="2011-10-15T18:21:00Z">
          <w:r w:rsidRPr="00E77497" w:rsidDel="00343429">
            <w:rPr>
              <w:rFonts w:ascii="Times New Roman" w:hAnsi="Times New Roman"/>
              <w:i/>
            </w:rPr>
            <w:delText>Elision</w:delText>
          </w:r>
          <w:r w:rsidRPr="00E77497" w:rsidDel="00343429">
            <w:rPr>
              <w:rFonts w:cs="Arial"/>
              <w:vertAlign w:val="subscript"/>
            </w:rPr>
            <w:delText>opt</w:delText>
          </w:r>
          <w:r w:rsidRPr="00E77497" w:rsidDel="00343429">
            <w:rPr>
              <w:rStyle w:val="bnf"/>
            </w:rPr>
            <w:delText xml:space="preserve">  BindingElement</w:delText>
          </w:r>
          <w:r w:rsidRPr="00E77497" w:rsidDel="00343429">
            <w:delText xml:space="preserve"> </w:delText>
          </w:r>
        </w:del>
      </w:ins>
      <w:ins w:id="13763" w:author="Allen Wirfs-Brock" w:date="2011-07-11T15:29:00Z">
        <w:del w:id="13764" w:author="Rev 4 Allen Wirfs-Brock" w:date="2011-10-15T18:21:00Z">
          <w:r w:rsidRPr="00E77497" w:rsidDel="00343429">
            <w:delText>is determined as follows:</w:delText>
          </w:r>
        </w:del>
      </w:ins>
    </w:p>
    <w:p w14:paraId="535810AA" w14:textId="77777777" w:rsidR="00726A79" w:rsidRPr="00E77497" w:rsidDel="00343429" w:rsidRDefault="00726A79" w:rsidP="006361CF">
      <w:pPr>
        <w:pStyle w:val="Alg4"/>
        <w:numPr>
          <w:ilvl w:val="0"/>
          <w:numId w:val="439"/>
        </w:numPr>
        <w:spacing w:after="220"/>
        <w:contextualSpacing/>
        <w:rPr>
          <w:ins w:id="13765" w:author="Allen Wirfs-Brock" w:date="2011-07-11T15:29:00Z"/>
          <w:del w:id="13766" w:author="Rev 4 Allen Wirfs-Brock" w:date="2011-10-15T18:21:00Z"/>
        </w:rPr>
        <w:pPrChange w:id="13767" w:author="Rev 4 Allen Wirfs-Brock" w:date="2011-11-07T12:16:00Z">
          <w:pPr>
            <w:pStyle w:val="Alg4"/>
            <w:numPr>
              <w:numId w:val="463"/>
            </w:numPr>
            <w:tabs>
              <w:tab w:val="num" w:pos="360"/>
            </w:tabs>
            <w:spacing w:after="220"/>
            <w:ind w:left="360" w:hanging="360"/>
            <w:contextualSpacing/>
          </w:pPr>
        </w:pPrChange>
      </w:pPr>
      <w:ins w:id="13768" w:author="Allen Wirfs-Brock" w:date="2011-07-11T15:29:00Z">
        <w:del w:id="13769" w:author="Rev 4 Allen Wirfs-Brock" w:date="2011-10-15T18:21:00Z">
          <w:r w:rsidRPr="00E77497" w:rsidDel="00343429">
            <w:delText xml:space="preserve">Let </w:delText>
          </w:r>
          <w:r w:rsidRPr="00E77497" w:rsidDel="00343429">
            <w:rPr>
              <w:i/>
            </w:rPr>
            <w:delText xml:space="preserve">names </w:delText>
          </w:r>
          <w:r w:rsidRPr="00E77497" w:rsidDel="00343429">
            <w:delText xml:space="preserve">be BoundNames of </w:delText>
          </w:r>
        </w:del>
      </w:ins>
      <w:ins w:id="13770" w:author="Allen Wirfs-Brock" w:date="2011-07-11T15:30:00Z">
        <w:del w:id="13771" w:author="Rev 4 Allen Wirfs-Brock" w:date="2011-10-15T18:21:00Z">
          <w:r w:rsidRPr="00E77497" w:rsidDel="00343429">
            <w:rPr>
              <w:rStyle w:val="bnf"/>
            </w:rPr>
            <w:delText>BindingElementList</w:delText>
          </w:r>
        </w:del>
      </w:ins>
      <w:ins w:id="13772" w:author="Allen Wirfs-Brock" w:date="2011-07-11T15:29:00Z">
        <w:del w:id="13773" w:author="Rev 4 Allen Wirfs-Brock" w:date="2011-10-15T18:21:00Z">
          <w:r w:rsidRPr="00E77497" w:rsidDel="00343429">
            <w:delText>.</w:delText>
          </w:r>
        </w:del>
      </w:ins>
    </w:p>
    <w:p w14:paraId="74842132" w14:textId="77777777" w:rsidR="00726A79" w:rsidRPr="00E77497" w:rsidDel="00343429" w:rsidRDefault="00726A79" w:rsidP="006361CF">
      <w:pPr>
        <w:pStyle w:val="Alg4"/>
        <w:numPr>
          <w:ilvl w:val="0"/>
          <w:numId w:val="439"/>
        </w:numPr>
        <w:spacing w:after="220"/>
        <w:contextualSpacing/>
        <w:rPr>
          <w:ins w:id="13774" w:author="Allen Wirfs-Brock" w:date="2011-07-11T15:29:00Z"/>
          <w:del w:id="13775" w:author="Rev 4 Allen Wirfs-Brock" w:date="2011-10-15T18:21:00Z"/>
          <w:rStyle w:val="bnf"/>
          <w:i w:val="0"/>
        </w:rPr>
        <w:pPrChange w:id="13776" w:author="Rev 4 Allen Wirfs-Brock" w:date="2011-11-07T12:16:00Z">
          <w:pPr>
            <w:pStyle w:val="Alg4"/>
            <w:numPr>
              <w:numId w:val="463"/>
            </w:numPr>
            <w:tabs>
              <w:tab w:val="num" w:pos="360"/>
            </w:tabs>
            <w:spacing w:after="220"/>
            <w:ind w:left="360" w:hanging="360"/>
            <w:contextualSpacing/>
          </w:pPr>
        </w:pPrChange>
      </w:pPr>
      <w:ins w:id="13777" w:author="Allen Wirfs-Brock" w:date="2011-07-11T15:29:00Z">
        <w:del w:id="13778" w:author="Rev 4 Allen Wirfs-Brock" w:date="2011-10-15T18:21:00Z">
          <w:r w:rsidRPr="00E77497" w:rsidDel="00343429">
            <w:delText xml:space="preserve">Append to </w:delText>
          </w:r>
          <w:r w:rsidRPr="00E77497" w:rsidDel="00343429">
            <w:rPr>
              <w:i/>
            </w:rPr>
            <w:delText>names</w:delText>
          </w:r>
          <w:r w:rsidRPr="00E77497" w:rsidDel="00343429">
            <w:delText xml:space="preserve"> the elements of BoundNames of </w:delText>
          </w:r>
        </w:del>
      </w:ins>
      <w:ins w:id="13779" w:author="Allen Wirfs-Brock" w:date="2011-07-11T15:30:00Z">
        <w:del w:id="13780" w:author="Rev 4 Allen Wirfs-Brock" w:date="2011-10-15T18:21:00Z">
          <w:r w:rsidRPr="00E77497" w:rsidDel="00343429">
            <w:rPr>
              <w:rStyle w:val="bnf"/>
            </w:rPr>
            <w:delText>BindingElement</w:delText>
          </w:r>
        </w:del>
      </w:ins>
      <w:ins w:id="13781" w:author="Allen Wirfs-Brock" w:date="2011-07-11T15:29:00Z">
        <w:del w:id="13782" w:author="Rev 4 Allen Wirfs-Brock" w:date="2011-10-15T18:21:00Z">
          <w:r w:rsidRPr="00E77497" w:rsidDel="00343429">
            <w:rPr>
              <w:rStyle w:val="bnf"/>
            </w:rPr>
            <w:delText>.</w:delText>
          </w:r>
        </w:del>
      </w:ins>
    </w:p>
    <w:p w14:paraId="0BFA7A65" w14:textId="77777777" w:rsidR="00726A79" w:rsidRPr="00E77497" w:rsidDel="00343429" w:rsidRDefault="00726A79" w:rsidP="006361CF">
      <w:pPr>
        <w:pStyle w:val="Alg4"/>
        <w:numPr>
          <w:ilvl w:val="0"/>
          <w:numId w:val="439"/>
        </w:numPr>
        <w:spacing w:after="220"/>
        <w:contextualSpacing/>
        <w:rPr>
          <w:ins w:id="13783" w:author="Allen Wirfs-Brock" w:date="2011-07-11T15:29:00Z"/>
          <w:del w:id="13784" w:author="Rev 4 Allen Wirfs-Brock" w:date="2011-10-15T18:21:00Z"/>
        </w:rPr>
        <w:pPrChange w:id="13785" w:author="Rev 4 Allen Wirfs-Brock" w:date="2011-11-07T12:16:00Z">
          <w:pPr>
            <w:pStyle w:val="Alg4"/>
            <w:numPr>
              <w:numId w:val="463"/>
            </w:numPr>
            <w:tabs>
              <w:tab w:val="num" w:pos="360"/>
            </w:tabs>
            <w:spacing w:after="220"/>
            <w:ind w:left="360" w:hanging="360"/>
            <w:contextualSpacing/>
          </w:pPr>
        </w:pPrChange>
      </w:pPr>
      <w:ins w:id="13786" w:author="Allen Wirfs-Brock" w:date="2011-07-11T15:29:00Z">
        <w:del w:id="13787" w:author="Rev 4 Allen Wirfs-Brock" w:date="2011-10-15T18:21:00Z">
          <w:r w:rsidRPr="00E77497" w:rsidDel="00343429">
            <w:delText xml:space="preserve">Return </w:delText>
          </w:r>
          <w:r w:rsidRPr="00E77497" w:rsidDel="00343429">
            <w:rPr>
              <w:rStyle w:val="bnf"/>
            </w:rPr>
            <w:delText>names</w:delText>
          </w:r>
          <w:r w:rsidRPr="00E77497" w:rsidDel="00343429">
            <w:delText>.</w:delText>
          </w:r>
        </w:del>
      </w:ins>
    </w:p>
    <w:p w14:paraId="233638A7" w14:textId="77777777" w:rsidR="00724A72" w:rsidRPr="00E77497" w:rsidRDefault="007E2957" w:rsidP="00C7794D">
      <w:pPr>
        <w:contextualSpacing/>
        <w:rPr>
          <w:ins w:id="13788" w:author="Rev 4 Allen Wirfs-Brock" w:date="2011-10-15T18:22:00Z"/>
        </w:rPr>
      </w:pPr>
      <w:ins w:id="13789" w:author="Rev 3 Allen Wirfs-Brock" w:date="2011-09-11T13:08:00Z">
        <w:del w:id="13790" w:author="Rev 4 Allen Wirfs-Brock" w:date="2011-10-15T18:22:00Z">
          <w:r w:rsidRPr="00E77497" w:rsidDel="00724A72">
            <w:delText xml:space="preserve">The production </w:delText>
          </w:r>
        </w:del>
      </w:ins>
      <w:ins w:id="13791" w:author="Rev 3 Allen Wirfs-Brock" w:date="2011-09-11T13:09:00Z">
        <w:r w:rsidRPr="00E77497">
          <w:rPr>
            <w:rStyle w:val="bnf"/>
          </w:rPr>
          <w:t xml:space="preserve">BindingElementList </w:t>
        </w:r>
      </w:ins>
      <w:ins w:id="13792" w:author="Rev 3 Allen Wirfs-Brock" w:date="2011-09-11T13:08:00Z">
        <w:r w:rsidRPr="00E77497">
          <w:rPr>
            <w:b/>
          </w:rPr>
          <w:t xml:space="preserve">: </w:t>
        </w:r>
      </w:ins>
      <w:ins w:id="13793" w:author="Rev 3 Allen Wirfs-Brock" w:date="2011-09-11T13:09:00Z">
        <w:r w:rsidRPr="00E77497">
          <w:rPr>
            <w:rStyle w:val="bnf"/>
          </w:rPr>
          <w:t xml:space="preserve">BindingElementList </w:t>
        </w:r>
      </w:ins>
      <w:ins w:id="13794" w:author="Rev 3 Allen Wirfs-Brock" w:date="2011-09-11T13:08:00Z">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ins>
      <w:ins w:id="13795" w:author="Rev 3 Allen Wirfs-Brock" w:date="2011-09-11T13:09:00Z">
        <w:r w:rsidRPr="00E77497">
          <w:rPr>
            <w:rStyle w:val="bnf"/>
          </w:rPr>
          <w:t>Binding</w:t>
        </w:r>
      </w:ins>
      <w:ins w:id="13796" w:author="Rev 3 Allen Wirfs-Brock" w:date="2011-09-11T13:08:00Z">
        <w:r w:rsidRPr="00E77497">
          <w:rPr>
            <w:rStyle w:val="bnf"/>
          </w:rPr>
          <w:t>Element</w:t>
        </w:r>
        <w:r w:rsidRPr="00E77497">
          <w:rPr>
            <w:rFonts w:cs="Arial"/>
            <w:i/>
            <w:vertAlign w:val="subscript"/>
          </w:rPr>
          <w:t xml:space="preserve"> </w:t>
        </w:r>
        <w:del w:id="13797" w:author="Rev 4 Allen Wirfs-Brock" w:date="2011-10-15T18:22:00Z">
          <w:r w:rsidRPr="00E77497" w:rsidDel="00724A72">
            <w:delText xml:space="preserve"> </w:delText>
          </w:r>
        </w:del>
      </w:ins>
    </w:p>
    <w:p w14:paraId="72282ED7" w14:textId="77777777" w:rsidR="007E2957" w:rsidRPr="00E77497" w:rsidDel="005E7156" w:rsidRDefault="007E2957" w:rsidP="00C7794D">
      <w:pPr>
        <w:ind w:left="360"/>
        <w:rPr>
          <w:ins w:id="13798" w:author="Rev 3 Allen Wirfs-Brock" w:date="2011-09-11T13:08:00Z"/>
          <w:del w:id="13799" w:author="Rev 4 Allen Wirfs-Brock" w:date="2011-11-04T18:23:00Z"/>
        </w:rPr>
      </w:pPr>
      <w:ins w:id="13800" w:author="Rev 3 Allen Wirfs-Brock" w:date="2011-09-11T13:08:00Z">
        <w:del w:id="13801" w:author="Rev 4 Allen Wirfs-Brock" w:date="2011-10-15T18:22:00Z">
          <w:r w:rsidRPr="00E77497" w:rsidDel="00724A72">
            <w:delText xml:space="preserve">is evaluated </w:delText>
          </w:r>
        </w:del>
        <w:del w:id="13802" w:author="Rev 4 Allen Wirfs-Brock" w:date="2011-11-04T18:23:00Z">
          <w:r w:rsidRPr="00E77497" w:rsidDel="005E7156">
            <w:delText xml:space="preserve">with the parameters </w:delText>
          </w:r>
          <w:r w:rsidRPr="00E77497" w:rsidDel="005E7156">
            <w:rPr>
              <w:rStyle w:val="bnf"/>
            </w:rPr>
            <w:delText>obj</w:delText>
          </w:r>
        </w:del>
      </w:ins>
      <w:ins w:id="13803" w:author="Rev 3 Allen Wirfs-Brock" w:date="2011-09-11T13:10:00Z">
        <w:del w:id="13804" w:author="Rev 4 Allen Wirfs-Brock" w:date="2011-11-04T18:23:00Z">
          <w:r w:rsidRPr="00E77497" w:rsidDel="005E7156">
            <w:delText xml:space="preserve">, </w:delText>
          </w:r>
          <w:r w:rsidRPr="00E77497" w:rsidDel="005E7156">
            <w:rPr>
              <w:rFonts w:ascii="Times New Roman" w:eastAsia="Times New Roman" w:hAnsi="Times New Roman"/>
              <w:i/>
              <w:spacing w:val="6"/>
              <w:lang w:eastAsia="en-US"/>
            </w:rPr>
            <w:delText>env</w:delText>
          </w:r>
          <w:r w:rsidRPr="00E77497" w:rsidDel="005E7156">
            <w:delText xml:space="preserve">, </w:delText>
          </w:r>
        </w:del>
      </w:ins>
      <w:ins w:id="13805" w:author="Rev 3 Allen Wirfs-Brock" w:date="2011-09-11T13:08:00Z">
        <w:del w:id="13806" w:author="Rev 4 Allen Wirfs-Brock" w:date="2011-11-04T18:23:00Z">
          <w:r w:rsidRPr="00E77497" w:rsidDel="005E7156">
            <w:delText xml:space="preserve"> and </w:delText>
          </w:r>
          <w:r w:rsidRPr="00E77497" w:rsidDel="005E7156">
            <w:rPr>
              <w:rStyle w:val="bnf"/>
            </w:rPr>
            <w:delText>index</w:delText>
          </w:r>
          <w:r w:rsidRPr="00E77497" w:rsidDel="005E7156">
            <w:delText xml:space="preserve"> </w:delText>
          </w:r>
        </w:del>
        <w:del w:id="13807" w:author="Rev 4 Allen Wirfs-Brock" w:date="2011-10-15T18:22:00Z">
          <w:r w:rsidRPr="00E77497" w:rsidDel="00724A72">
            <w:delText>as follows:</w:delText>
          </w:r>
        </w:del>
      </w:ins>
    </w:p>
    <w:p w14:paraId="0A99D596" w14:textId="77777777" w:rsidR="007E2957" w:rsidRPr="00675B74" w:rsidRDefault="007E2957" w:rsidP="00B34B48">
      <w:pPr>
        <w:pStyle w:val="Alg3"/>
        <w:numPr>
          <w:ilvl w:val="0"/>
          <w:numId w:val="550"/>
        </w:numPr>
        <w:rPr>
          <w:ins w:id="13808" w:author="Rev 3 Allen Wirfs-Brock" w:date="2011-09-11T13:08:00Z"/>
        </w:rPr>
      </w:pPr>
      <w:ins w:id="13809" w:author="Rev 3 Allen Wirfs-Brock" w:date="2011-09-11T13:08:00Z">
        <w:r w:rsidRPr="00E77497">
          <w:t xml:space="preserve">Let </w:t>
        </w:r>
        <w:r w:rsidRPr="00E77497">
          <w:rPr>
            <w:i/>
          </w:rPr>
          <w:t>listNext</w:t>
        </w:r>
        <w:r w:rsidRPr="00E77497">
          <w:t xml:space="preserve"> be the result of </w:t>
        </w:r>
        <w:del w:id="13810" w:author="Rev 4 Allen Wirfs-Brock" w:date="2011-11-04T18:24:00Z">
          <w:r w:rsidRPr="00E77497" w:rsidDel="005E7156">
            <w:delText>evaluating</w:delText>
          </w:r>
        </w:del>
      </w:ins>
      <w:ins w:id="13811" w:author="Rev 4 Allen Wirfs-Brock" w:date="2011-11-04T18:24:00Z">
        <w:r w:rsidR="005E7156">
          <w:t xml:space="preserve">performing Indexed Binding </w:t>
        </w:r>
        <w:del w:id="13812" w:author="Rev 6 Allen Wirfs-Brock" w:date="2012-02-27T15:45:00Z">
          <w:r w:rsidR="005E7156" w:rsidDel="00A113E2">
            <w:delText>Initialization</w:delText>
          </w:r>
        </w:del>
      </w:ins>
      <w:ins w:id="13813" w:author="Rev 6 Allen Wirfs-Brock" w:date="2012-02-27T15:45:00Z">
        <w:r w:rsidR="00A113E2">
          <w:t>Initialisation</w:t>
        </w:r>
      </w:ins>
      <w:ins w:id="13814" w:author="Rev 4 Allen Wirfs-Brock" w:date="2011-11-04T18:24:00Z">
        <w:r w:rsidR="005E7156">
          <w:t xml:space="preserve"> for</w:t>
        </w:r>
      </w:ins>
      <w:ins w:id="13815" w:author="Rev 3 Allen Wirfs-Brock" w:date="2011-09-11T13:08:00Z">
        <w:r w:rsidRPr="00675B74">
          <w:t xml:space="preserve"> </w:t>
        </w:r>
      </w:ins>
      <w:ins w:id="13816" w:author="Rev 3 Allen Wirfs-Brock" w:date="2011-09-11T13:10:00Z">
        <w:r w:rsidRPr="00675B74">
          <w:rPr>
            <w:rStyle w:val="bnf"/>
          </w:rPr>
          <w:t xml:space="preserve">BindingElementList </w:t>
        </w:r>
      </w:ins>
      <w:ins w:id="13817" w:author="Rev 3 Allen Wirfs-Brock" w:date="2011-09-11T13:08:00Z">
        <w:r w:rsidRPr="00675B74">
          <w:t xml:space="preserve">using </w:t>
        </w:r>
        <w:del w:id="13818" w:author="Rev 4 Allen Wirfs-Brock" w:date="2011-11-04T18:24:00Z">
          <w:r w:rsidRPr="00E77497" w:rsidDel="005E7156">
            <w:rPr>
              <w:i/>
            </w:rPr>
            <w:delText>obj</w:delText>
          </w:r>
        </w:del>
      </w:ins>
      <w:ins w:id="13819" w:author="Rev 4 Allen Wirfs-Brock" w:date="2011-11-05T09:08:00Z">
        <w:r w:rsidR="00F12460" w:rsidRPr="00F12460">
          <w:rPr>
            <w:i/>
          </w:rPr>
          <w:t xml:space="preserve"> </w:t>
        </w:r>
        <w:r w:rsidR="00F12460">
          <w:rPr>
            <w:i/>
          </w:rPr>
          <w:t xml:space="preserve">array, </w:t>
        </w:r>
        <w:del w:id="13820" w:author="Rev 5 Allen Wirfs-Brock" w:date="2012-01-04T11:51:00Z">
          <w:r w:rsidR="00F12460" w:rsidDel="00B840BD">
            <w:rPr>
              <w:i/>
            </w:rPr>
            <w:delText xml:space="preserve">arrayLength,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ins>
      <w:ins w:id="13821" w:author="Rev 3 Allen Wirfs-Brock" w:date="2011-09-11T13:08:00Z">
        <w:del w:id="13822" w:author="Rev 4 Allen Wirfs-Brock" w:date="2011-11-04T18:24:00Z">
          <w:r w:rsidRPr="00675B74" w:rsidDel="005E7156">
            <w:delText xml:space="preserve"> as the </w:delText>
          </w:r>
          <w:r w:rsidRPr="00675B74" w:rsidDel="005E7156">
            <w:rPr>
              <w:i/>
            </w:rPr>
            <w:delText>obj</w:delText>
          </w:r>
          <w:r w:rsidRPr="00675B74" w:rsidDel="005E7156">
            <w:delText xml:space="preserve"> parameter</w:delText>
          </w:r>
        </w:del>
      </w:ins>
      <w:ins w:id="13823" w:author="Rev 3 Allen Wirfs-Brock" w:date="2011-09-11T13:12:00Z">
        <w:del w:id="13824" w:author="Rev 4 Allen Wirfs-Brock" w:date="2011-11-05T09:08:00Z">
          <w:r w:rsidR="00B47642" w:rsidRPr="00E77497" w:rsidDel="00F12460">
            <w:delText>,</w:delText>
          </w:r>
          <w:r w:rsidR="00B47642" w:rsidRPr="00E77497" w:rsidDel="00F12460">
            <w:rPr>
              <w:i/>
            </w:rPr>
            <w:delText xml:space="preserve"> env</w:delText>
          </w:r>
        </w:del>
        <w:del w:id="13825" w:author="Rev 4 Allen Wirfs-Brock" w:date="2011-11-04T18:24:00Z">
          <w:r w:rsidR="00B47642" w:rsidRPr="00675B74" w:rsidDel="005E7156">
            <w:delText xml:space="preserve"> as the </w:delText>
          </w:r>
          <w:r w:rsidR="00B47642" w:rsidRPr="00675B74" w:rsidDel="005E7156">
            <w:rPr>
              <w:i/>
            </w:rPr>
            <w:delText>env</w:delText>
          </w:r>
        </w:del>
      </w:ins>
      <w:ins w:id="13826" w:author="Rev 3 Allen Wirfs-Brock" w:date="2011-09-22T16:30:00Z">
        <w:del w:id="13827" w:author="Rev 4 Allen Wirfs-Brock" w:date="2011-11-04T18:24:00Z">
          <w:r w:rsidR="001D3A4E" w:rsidRPr="00675B74" w:rsidDel="005E7156">
            <w:delText xml:space="preserve"> parameter</w:delText>
          </w:r>
        </w:del>
      </w:ins>
      <w:ins w:id="13828" w:author="Rev 3 Allen Wirfs-Brock" w:date="2011-09-11T13:13:00Z">
        <w:del w:id="13829" w:author="Rev 4 Allen Wirfs-Brock" w:date="2011-11-05T09:08:00Z">
          <w:r w:rsidR="00B47642" w:rsidRPr="00E77497" w:rsidDel="00F12460">
            <w:delText xml:space="preserve">, </w:delText>
          </w:r>
        </w:del>
      </w:ins>
      <w:ins w:id="13830" w:author="Rev 3 Allen Wirfs-Brock" w:date="2011-09-11T13:08:00Z">
        <w:del w:id="13831" w:author="Rev 4 Allen Wirfs-Brock" w:date="2011-11-05T09:08:00Z">
          <w:r w:rsidRPr="00E77497" w:rsidDel="00F12460">
            <w:delText xml:space="preserve">and </w:delText>
          </w:r>
          <w:r w:rsidRPr="00E77497" w:rsidDel="00F12460">
            <w:rPr>
              <w:i/>
            </w:rPr>
            <w:delText>index</w:delText>
          </w:r>
          <w:r w:rsidRPr="00E77497" w:rsidDel="00F12460">
            <w:delText xml:space="preserve"> </w:delText>
          </w:r>
        </w:del>
        <w:r w:rsidRPr="00E77497">
          <w:t xml:space="preserve">as </w:t>
        </w:r>
        <w:del w:id="13832" w:author="Rev 4 Allen Wirfs-Brock" w:date="2011-11-04T18:24:00Z">
          <w:r w:rsidRPr="00E77497" w:rsidDel="005E7156">
            <w:delText xml:space="preserve">the </w:delText>
          </w:r>
          <w:r w:rsidRPr="00E77497" w:rsidDel="005E7156">
            <w:rPr>
              <w:i/>
            </w:rPr>
            <w:delText>index</w:delText>
          </w:r>
          <w:r w:rsidRPr="00E77497" w:rsidDel="005E7156">
            <w:delText xml:space="preserve"> parameter</w:delText>
          </w:r>
        </w:del>
      </w:ins>
      <w:ins w:id="13833" w:author="Rev 4 Allen Wirfs-Brock" w:date="2011-11-04T18:24:00Z">
        <w:r w:rsidR="005E7156">
          <w:t>arguments.</w:t>
        </w:r>
      </w:ins>
    </w:p>
    <w:p w14:paraId="4AA38920" w14:textId="77777777" w:rsidR="00A37763" w:rsidRDefault="005715ED" w:rsidP="00EB121A">
      <w:pPr>
        <w:pStyle w:val="Alg2"/>
        <w:numPr>
          <w:ilvl w:val="0"/>
          <w:numId w:val="550"/>
        </w:numPr>
        <w:contextualSpacing/>
        <w:rPr>
          <w:ins w:id="13834" w:author="Rev 6 Allen Wirfs-Brock" w:date="2012-02-18T11:25:00Z"/>
        </w:rPr>
      </w:pPr>
      <w:ins w:id="13835" w:author="Rev 7 Allen Wirfs-Brock" w:date="2012-04-12T14:45:00Z">
        <w:r>
          <w:t>ReturnIfAbrupt(</w:t>
        </w:r>
        <w:r>
          <w:rPr>
            <w:i/>
          </w:rPr>
          <w:t>next</w:t>
        </w:r>
        <w:r>
          <w:t>)</w:t>
        </w:r>
      </w:ins>
      <w:ins w:id="13836" w:author="Rev 6 Allen Wirfs-Brock" w:date="2012-02-18T11:25:00Z">
        <w:del w:id="13837" w:author="Rev 7 Allen Wirfs-Brock" w:date="2012-04-12T14:45: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del>
        <w:r w:rsidR="00A37763">
          <w:t>.</w:t>
        </w:r>
      </w:ins>
    </w:p>
    <w:p w14:paraId="7ED05BD9" w14:textId="77777777" w:rsidR="007E2957" w:rsidRPr="00E77497" w:rsidRDefault="007E2957" w:rsidP="00B34B48">
      <w:pPr>
        <w:pStyle w:val="Alg3"/>
        <w:numPr>
          <w:ilvl w:val="0"/>
          <w:numId w:val="550"/>
        </w:numPr>
        <w:rPr>
          <w:ins w:id="13838" w:author="Rev 3 Allen Wirfs-Brock" w:date="2011-09-11T13:08:00Z"/>
        </w:rPr>
      </w:pPr>
      <w:ins w:id="13839" w:author="Rev 3 Allen Wirfs-Brock" w:date="2011-09-11T13:08: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1A60A220" w14:textId="77777777" w:rsidR="007E2957" w:rsidRPr="00675B74" w:rsidRDefault="007E2957" w:rsidP="00B34B48">
      <w:pPr>
        <w:pStyle w:val="Alg3"/>
        <w:numPr>
          <w:ilvl w:val="0"/>
          <w:numId w:val="550"/>
        </w:numPr>
        <w:rPr>
          <w:ins w:id="13840" w:author="Rev 3 Allen Wirfs-Brock" w:date="2011-09-11T13:08:00Z"/>
        </w:rPr>
      </w:pPr>
      <w:ins w:id="13841" w:author="Rev 3 Allen Wirfs-Brock" w:date="2011-09-11T13:08:00Z">
        <w:del w:id="13842" w:author="Rev 4 Allen Wirfs-Brock" w:date="2011-11-04T18:25:00Z">
          <w:r w:rsidRPr="00E77497" w:rsidDel="005E7156">
            <w:delText>Evaluate</w:delText>
          </w:r>
        </w:del>
      </w:ins>
      <w:ins w:id="13843" w:author="Rev 6 Allen Wirfs-Brock" w:date="2012-02-18T11:14:00Z">
        <w:r w:rsidR="006506E0" w:rsidRPr="006506E0">
          <w:t xml:space="preserve"> </w:t>
        </w:r>
        <w:r w:rsidR="006506E0" w:rsidRPr="00E77497">
          <w:t xml:space="preserve">Let </w:t>
        </w:r>
        <w:r w:rsidR="006506E0">
          <w:rPr>
            <w:i/>
          </w:rPr>
          <w:t>next</w:t>
        </w:r>
        <w:r w:rsidR="006506E0" w:rsidRPr="00E77497">
          <w:rPr>
            <w:i/>
          </w:rPr>
          <w:t xml:space="preserve"> </w:t>
        </w:r>
        <w:r w:rsidR="006506E0" w:rsidRPr="00E77497">
          <w:t xml:space="preserve">be the result of </w:t>
        </w:r>
        <w:r w:rsidR="006506E0">
          <w:t>performing</w:t>
        </w:r>
        <w:r w:rsidR="006506E0" w:rsidRPr="00E77497">
          <w:t xml:space="preserve"> </w:t>
        </w:r>
      </w:ins>
      <w:ins w:id="13844" w:author="Rev 4 Allen Wirfs-Brock" w:date="2011-11-04T18:25:00Z">
        <w:del w:id="13845" w:author="Rev 6 Allen Wirfs-Brock" w:date="2012-02-18T11:14:00Z">
          <w:r w:rsidR="005E7156" w:rsidDel="006506E0">
            <w:delText xml:space="preserve">Perform </w:delText>
          </w:r>
        </w:del>
      </w:ins>
      <w:ins w:id="13846" w:author="Rev 4 Allen Wirfs-Brock" w:date="2011-11-04T18:54:00Z">
        <w:r w:rsidR="00675B74">
          <w:t>Indexed</w:t>
        </w:r>
      </w:ins>
      <w:ins w:id="13847" w:author="Rev 4 Allen Wirfs-Brock" w:date="2011-11-04T18:25:00Z">
        <w:r w:rsidR="005E7156">
          <w:t xml:space="preserve"> Binding </w:t>
        </w:r>
        <w:del w:id="13848" w:author="Rev 6 Allen Wirfs-Brock" w:date="2012-02-27T15:45:00Z">
          <w:r w:rsidR="005E7156" w:rsidDel="00A113E2">
            <w:delText>Initialization</w:delText>
          </w:r>
        </w:del>
      </w:ins>
      <w:ins w:id="13849" w:author="Rev 6 Allen Wirfs-Brock" w:date="2012-02-27T15:45:00Z">
        <w:r w:rsidR="00A113E2">
          <w:t>Initialisation</w:t>
        </w:r>
      </w:ins>
      <w:ins w:id="13850" w:author="Rev 4 Allen Wirfs-Brock" w:date="2011-11-04T18:25:00Z">
        <w:r w:rsidR="005E7156">
          <w:t xml:space="preserve"> for</w:t>
        </w:r>
      </w:ins>
      <w:ins w:id="13851" w:author="Rev 3 Allen Wirfs-Brock" w:date="2011-09-11T13:08:00Z">
        <w:r w:rsidRPr="00675B74">
          <w:t xml:space="preserve"> </w:t>
        </w:r>
      </w:ins>
      <w:ins w:id="13852" w:author="Rev 3 Allen Wirfs-Brock" w:date="2011-09-11T13:10:00Z">
        <w:r w:rsidRPr="00675B74">
          <w:rPr>
            <w:rStyle w:val="bnf"/>
          </w:rPr>
          <w:t>BindingElement</w:t>
        </w:r>
        <w:r w:rsidRPr="00675B74">
          <w:rPr>
            <w:rFonts w:cs="Arial"/>
            <w:i/>
            <w:vertAlign w:val="subscript"/>
          </w:rPr>
          <w:t xml:space="preserve"> </w:t>
        </w:r>
      </w:ins>
      <w:ins w:id="13853" w:author="Rev 3 Allen Wirfs-Brock" w:date="2011-09-11T13:08:00Z">
        <w:r w:rsidRPr="00E77497">
          <w:t xml:space="preserve">using </w:t>
        </w:r>
        <w:del w:id="13854" w:author="Rev 4 Allen Wirfs-Brock" w:date="2011-11-04T18:25:00Z">
          <w:r w:rsidRPr="00E77497" w:rsidDel="005E7156">
            <w:rPr>
              <w:i/>
            </w:rPr>
            <w:delText>obj</w:delText>
          </w:r>
        </w:del>
      </w:ins>
      <w:ins w:id="13855" w:author="Rev 4 Allen Wirfs-Brock" w:date="2011-11-04T18:25:00Z">
        <w:r w:rsidR="005E7156">
          <w:rPr>
            <w:i/>
          </w:rPr>
          <w:t>array</w:t>
        </w:r>
      </w:ins>
      <w:ins w:id="13856" w:author="Rev 3 Allen Wirfs-Brock" w:date="2011-09-11T13:08:00Z">
        <w:del w:id="13857" w:author="Rev 4 Allen Wirfs-Brock" w:date="2011-11-04T18:25:00Z">
          <w:r w:rsidRPr="00675B74" w:rsidDel="005E7156">
            <w:delText xml:space="preserve"> as the </w:delText>
          </w:r>
          <w:r w:rsidRPr="00675B74" w:rsidDel="005E7156">
            <w:rPr>
              <w:i/>
            </w:rPr>
            <w:delText>obj</w:delText>
          </w:r>
          <w:r w:rsidRPr="00675B74" w:rsidDel="005E7156">
            <w:delText xml:space="preserve"> parameter</w:delText>
          </w:r>
        </w:del>
      </w:ins>
      <w:ins w:id="13858" w:author="Rev 3 Allen Wirfs-Brock" w:date="2011-09-22T16:31:00Z">
        <w:r w:rsidR="001D3A4E" w:rsidRPr="00E77497">
          <w:t xml:space="preserve">, </w:t>
        </w:r>
      </w:ins>
      <w:ins w:id="13859" w:author="Rev 4 Allen Wirfs-Brock" w:date="2011-11-05T09:09:00Z">
        <w:del w:id="13860" w:author="Rev 5 Allen Wirfs-Brock" w:date="2012-01-04T11:52:00Z">
          <w:r w:rsidR="00F12460" w:rsidDel="002A015C">
            <w:rPr>
              <w:i/>
            </w:rPr>
            <w:delText xml:space="preserve">arrayLength, </w:delText>
          </w:r>
        </w:del>
      </w:ins>
      <w:ins w:id="13861" w:author="Rev 3 Allen Wirfs-Brock" w:date="2011-09-22T16:31:00Z">
        <w:del w:id="13862" w:author="Rev 4 Allen Wirfs-Brock" w:date="2011-11-05T09:09:00Z">
          <w:r w:rsidR="001D3A4E" w:rsidRPr="00E77497" w:rsidDel="00F12460">
            <w:rPr>
              <w:i/>
            </w:rPr>
            <w:delText>env</w:delText>
          </w:r>
        </w:del>
        <w:del w:id="13863" w:author="Rev 4 Allen Wirfs-Brock" w:date="2011-11-04T18:26:00Z">
          <w:r w:rsidR="001D3A4E" w:rsidRPr="00675B74" w:rsidDel="005E7156">
            <w:delText xml:space="preserve"> as the </w:delText>
          </w:r>
          <w:r w:rsidR="001D3A4E" w:rsidRPr="00675B74" w:rsidDel="005E7156">
            <w:rPr>
              <w:i/>
            </w:rPr>
            <w:delText>env</w:delText>
          </w:r>
          <w:r w:rsidR="001D3A4E" w:rsidRPr="00675B74" w:rsidDel="005E7156">
            <w:delText xml:space="preserve"> parameter</w:delText>
          </w:r>
        </w:del>
        <w:del w:id="13864" w:author="Rev 5 Allen Wirfs-Brock" w:date="2012-01-04T11:52:00Z">
          <w:r w:rsidR="005D3876" w:rsidRPr="00E77497" w:rsidDel="002A015C">
            <w:delText>,</w:delText>
          </w:r>
        </w:del>
      </w:ins>
      <w:ins w:id="13865" w:author="Rev 3 Allen Wirfs-Brock" w:date="2011-09-11T13:08:00Z">
        <w:r w:rsidRPr="00E77497">
          <w:t xml:space="preserve"> </w:t>
        </w:r>
        <w:del w:id="13866" w:author="Rev 4 Allen Wirfs-Brock" w:date="2011-11-05T09:09:00Z">
          <w:r w:rsidRPr="00E77497" w:rsidDel="00F12460">
            <w:delText xml:space="preserve">and </w:delText>
          </w:r>
        </w:del>
        <w:r w:rsidRPr="00E77497">
          <w:rPr>
            <w:i/>
          </w:rPr>
          <w:t>listNext</w:t>
        </w:r>
        <w:r w:rsidRPr="00E77497">
          <w:t>+</w:t>
        </w:r>
        <w:r w:rsidRPr="00E77497">
          <w:rPr>
            <w:i/>
          </w:rPr>
          <w:t>skip</w:t>
        </w:r>
        <w:r w:rsidRPr="00E77497">
          <w:t xml:space="preserve"> </w:t>
        </w:r>
      </w:ins>
      <w:ins w:id="13867" w:author="Rev 4 Allen Wirfs-Brock" w:date="2011-11-05T09:09: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3868" w:author="Rev 3 Allen Wirfs-Brock" w:date="2011-09-11T13:08:00Z">
        <w:r w:rsidRPr="00E77497">
          <w:t xml:space="preserve">as </w:t>
        </w:r>
        <w:del w:id="13869" w:author="Rev 4 Allen Wirfs-Brock" w:date="2011-11-04T18:40:00Z">
          <w:r w:rsidRPr="00E77497" w:rsidDel="008C0F14">
            <w:delText xml:space="preserve">the </w:delText>
          </w:r>
        </w:del>
        <w:del w:id="13870" w:author="Rev 4 Allen Wirfs-Brock" w:date="2011-10-04T13:39:00Z">
          <w:r w:rsidRPr="00E77497" w:rsidDel="00E73FF3">
            <w:rPr>
              <w:i/>
            </w:rPr>
            <w:delText>index</w:delText>
          </w:r>
        </w:del>
        <w:del w:id="13871" w:author="Rev 4 Allen Wirfs-Brock" w:date="2011-11-04T18:40:00Z">
          <w:r w:rsidRPr="00E77497" w:rsidDel="008C0F14">
            <w:delText xml:space="preserve"> parameter</w:delText>
          </w:r>
        </w:del>
      </w:ins>
      <w:ins w:id="13872" w:author="Rev 4 Allen Wirfs-Brock" w:date="2011-11-04T18:40:00Z">
        <w:r w:rsidR="008C0F14">
          <w:t>arguments</w:t>
        </w:r>
      </w:ins>
      <w:ins w:id="13873" w:author="Rev 3 Allen Wirfs-Brock" w:date="2011-09-11T13:08:00Z">
        <w:r w:rsidRPr="00675B74">
          <w:t>.</w:t>
        </w:r>
      </w:ins>
    </w:p>
    <w:p w14:paraId="083856B5" w14:textId="77777777" w:rsidR="00A37763" w:rsidRDefault="005715ED" w:rsidP="00EB121A">
      <w:pPr>
        <w:pStyle w:val="Alg2"/>
        <w:numPr>
          <w:ilvl w:val="0"/>
          <w:numId w:val="550"/>
        </w:numPr>
        <w:contextualSpacing/>
        <w:rPr>
          <w:ins w:id="13874" w:author="Rev 6 Allen Wirfs-Brock" w:date="2012-02-18T11:26:00Z"/>
        </w:rPr>
      </w:pPr>
      <w:ins w:id="13875" w:author="Rev 7 Allen Wirfs-Brock" w:date="2012-04-12T14:45:00Z">
        <w:r>
          <w:t>ReturnIfAbrupt(</w:t>
        </w:r>
      </w:ins>
      <w:ins w:id="13876" w:author="Rev 7 Allen Wirfs-Brock" w:date="2012-04-12T14:46:00Z">
        <w:r>
          <w:rPr>
            <w:i/>
          </w:rPr>
          <w:t>listN</w:t>
        </w:r>
      </w:ins>
      <w:ins w:id="13877" w:author="Rev 7 Allen Wirfs-Brock" w:date="2012-04-12T14:45:00Z">
        <w:r>
          <w:rPr>
            <w:i/>
          </w:rPr>
          <w:t>ext</w:t>
        </w:r>
        <w:r>
          <w:t>)</w:t>
        </w:r>
      </w:ins>
      <w:ins w:id="13878" w:author="Rev 6 Allen Wirfs-Brock" w:date="2012-02-18T11:26:00Z">
        <w:del w:id="13879" w:author="Rev 7 Allen Wirfs-Brock" w:date="2012-04-12T14:45:00Z">
          <w:r w:rsidR="00A37763" w:rsidDel="005715ED">
            <w:delText xml:space="preserve">If </w:delText>
          </w:r>
        </w:del>
      </w:ins>
      <w:ins w:id="13880" w:author="Rev 6 Allen Wirfs-Brock" w:date="2012-02-18T11:27:00Z">
        <w:del w:id="13881" w:author="Rev 7 Allen Wirfs-Brock" w:date="2012-04-12T14:45:00Z">
          <w:r w:rsidR="00A37763" w:rsidDel="005715ED">
            <w:rPr>
              <w:i/>
            </w:rPr>
            <w:delText>l</w:delText>
          </w:r>
        </w:del>
      </w:ins>
      <w:ins w:id="13882" w:author="Rev 6 Allen Wirfs-Brock" w:date="2012-02-18T11:26:00Z">
        <w:del w:id="13883" w:author="Rev 7 Allen Wirfs-Brock" w:date="2012-04-12T14:45:00Z">
          <w:r w:rsidR="00A37763" w:rsidDel="005715ED">
            <w:rPr>
              <w:i/>
            </w:rPr>
            <w:delText>istN</w:delText>
          </w:r>
          <w:r w:rsidR="00A37763" w:rsidRPr="00B25FEE" w:rsidDel="005715ED">
            <w:rPr>
              <w:i/>
            </w:rPr>
            <w:delText>ext</w:delText>
          </w:r>
          <w:r w:rsidR="00A37763" w:rsidDel="005715ED">
            <w:delText xml:space="preserve"> is an abrupt completion, return </w:delText>
          </w:r>
        </w:del>
      </w:ins>
      <w:ins w:id="13884" w:author="Rev 6 Allen Wirfs-Brock" w:date="2012-02-18T11:27:00Z">
        <w:del w:id="13885" w:author="Rev 7 Allen Wirfs-Brock" w:date="2012-04-12T14:45:00Z">
          <w:r w:rsidR="00A37763" w:rsidDel="005715ED">
            <w:rPr>
              <w:i/>
            </w:rPr>
            <w:delText>listN</w:delText>
          </w:r>
        </w:del>
      </w:ins>
      <w:ins w:id="13886" w:author="Rev 6 Allen Wirfs-Brock" w:date="2012-02-18T11:26:00Z">
        <w:del w:id="13887" w:author="Rev 7 Allen Wirfs-Brock" w:date="2012-04-12T14:45:00Z">
          <w:r w:rsidR="00A37763" w:rsidRPr="00B25FEE" w:rsidDel="005715ED">
            <w:rPr>
              <w:i/>
            </w:rPr>
            <w:delText>ext</w:delText>
          </w:r>
        </w:del>
        <w:r w:rsidR="00A37763">
          <w:t>.</w:t>
        </w:r>
      </w:ins>
    </w:p>
    <w:p w14:paraId="74631041" w14:textId="77777777" w:rsidR="007E2957" w:rsidRPr="00E77497" w:rsidDel="00675B74" w:rsidRDefault="007E2957" w:rsidP="00B34B48">
      <w:pPr>
        <w:pStyle w:val="Alg3"/>
        <w:numPr>
          <w:ilvl w:val="0"/>
          <w:numId w:val="550"/>
        </w:numPr>
        <w:spacing w:after="220"/>
        <w:rPr>
          <w:ins w:id="13888" w:author="Rev 3 Allen Wirfs-Brock" w:date="2011-09-11T13:08:00Z"/>
          <w:del w:id="13889" w:author="Rev 4 Allen Wirfs-Brock" w:date="2011-11-04T19:00:00Z"/>
        </w:rPr>
      </w:pPr>
      <w:ins w:id="13890" w:author="Rev 3 Allen Wirfs-Brock" w:date="2011-09-11T13:08:00Z">
        <w:r w:rsidRPr="00E77497">
          <w:t xml:space="preserve">Return </w:t>
        </w:r>
        <w:r w:rsidRPr="00E77497">
          <w:rPr>
            <w:i/>
          </w:rPr>
          <w:t>listNext</w:t>
        </w:r>
        <w:r w:rsidRPr="00E77497">
          <w:t>+</w:t>
        </w:r>
        <w:r w:rsidRPr="00E77497">
          <w:rPr>
            <w:i/>
          </w:rPr>
          <w:t>skip+</w:t>
        </w:r>
        <w:r w:rsidRPr="00E77497">
          <w:t>1.</w:t>
        </w:r>
      </w:ins>
    </w:p>
    <w:p w14:paraId="177377CA" w14:textId="77777777" w:rsidR="00805896" w:rsidRPr="004418C4" w:rsidRDefault="00805896" w:rsidP="00B34B48">
      <w:pPr>
        <w:pStyle w:val="Alg3"/>
        <w:numPr>
          <w:ilvl w:val="0"/>
          <w:numId w:val="550"/>
        </w:numPr>
        <w:spacing w:after="220"/>
        <w:rPr>
          <w:ins w:id="13891" w:author="Rev 4 Allen Wirfs-Brock" w:date="2011-11-04T18:41:00Z"/>
        </w:rPr>
      </w:pPr>
    </w:p>
    <w:p w14:paraId="43C742B2" w14:textId="77777777" w:rsidR="00B24B13" w:rsidRPr="00E77497" w:rsidDel="006E26C7" w:rsidRDefault="00B24B13" w:rsidP="00B24B13">
      <w:pPr>
        <w:rPr>
          <w:ins w:id="13892" w:author="Allen Wirfs-Brock" w:date="2011-07-11T15:33:00Z"/>
          <w:del w:id="13893" w:author="Rev 4 Allen Wirfs-Brock" w:date="2011-10-15T18:22:00Z"/>
        </w:rPr>
      </w:pPr>
      <w:ins w:id="13894" w:author="Allen Wirfs-Brock" w:date="2011-07-11T15:33:00Z">
        <w:del w:id="13895" w:author="Rev 4 Allen Wirfs-Brock" w:date="2011-10-15T18:22:00Z">
          <w:r w:rsidRPr="00675B74" w:rsidDel="006E26C7">
            <w:delText xml:space="preserve">The </w:delText>
          </w:r>
          <w:r w:rsidRPr="00675B74" w:rsidDel="006E26C7">
            <w:rPr>
              <w:rFonts w:ascii="Times New Roman" w:eastAsia="Times New Roman" w:hAnsi="Times New Roman"/>
              <w:spacing w:val="6"/>
              <w:lang w:eastAsia="en-US"/>
            </w:rPr>
            <w:delText xml:space="preserve">BoundNames </w:delText>
          </w:r>
          <w:r w:rsidRPr="00675B74" w:rsidDel="006E26C7">
            <w:delText xml:space="preserve">of the productions  </w:delText>
          </w:r>
        </w:del>
      </w:ins>
      <w:ins w:id="13896" w:author="Allen Wirfs-Brock" w:date="2011-07-11T15:34:00Z">
        <w:del w:id="13897" w:author="Rev 4 Allen Wirfs-Brock" w:date="2011-10-15T18:22:00Z">
          <w:r w:rsidRPr="00675B74" w:rsidDel="006E26C7">
            <w:rPr>
              <w:rStyle w:val="bnf"/>
            </w:rPr>
            <w:delText xml:space="preserve">BindingProperty </w:delText>
          </w:r>
        </w:del>
      </w:ins>
      <w:ins w:id="13898" w:author="Allen Wirfs-Brock" w:date="2011-07-11T15:33:00Z">
        <w:del w:id="13899" w:author="Rev 4 Allen Wirfs-Brock" w:date="2011-10-15T18:22:00Z">
          <w:r w:rsidRPr="00E77497" w:rsidDel="006E26C7">
            <w:rPr>
              <w:b/>
            </w:rPr>
            <w:delText>:</w:delText>
          </w:r>
          <w:r w:rsidRPr="00E77497" w:rsidDel="006E26C7">
            <w:delText xml:space="preserve"> </w:delText>
          </w:r>
        </w:del>
      </w:ins>
      <w:ins w:id="13900" w:author="Rev 3 Allen Wirfs-Brock" w:date="2011-09-01T13:49:00Z">
        <w:del w:id="13901" w:author="Rev 4 Allen Wirfs-Brock" w:date="2011-10-15T18:22:00Z">
          <w:r w:rsidR="00B678FE" w:rsidRPr="00E77497" w:rsidDel="006E26C7">
            <w:rPr>
              <w:rFonts w:ascii="Times New Roman" w:hAnsi="Times New Roman"/>
              <w:i/>
            </w:rPr>
            <w:delText xml:space="preserve">SingleNameBinding </w:delText>
          </w:r>
        </w:del>
      </w:ins>
      <w:ins w:id="13902" w:author="Allen Wirfs-Brock" w:date="2011-07-11T15:34:00Z">
        <w:del w:id="13903" w:author="Rev 4 Allen Wirfs-Brock" w:date="2011-10-15T18:22:00Z">
          <w:r w:rsidRPr="00E77497" w:rsidDel="006E26C7">
            <w:rPr>
              <w:rStyle w:val="bnf"/>
            </w:rPr>
            <w:delText>Identifier</w:delText>
          </w:r>
        </w:del>
      </w:ins>
      <w:ins w:id="13904" w:author="Allen Wirfs-Brock" w:date="2011-07-11T15:33:00Z">
        <w:del w:id="13905" w:author="Rev 4 Allen Wirfs-Brock" w:date="2011-10-15T18:22:00Z">
          <w:r w:rsidRPr="00E77497" w:rsidDel="006E26C7">
            <w:delText xml:space="preserve"> </w:delText>
          </w:r>
        </w:del>
      </w:ins>
      <w:ins w:id="13906" w:author="Rev 3 Allen Wirfs-Brock" w:date="2011-09-22T16:09:00Z">
        <w:del w:id="13907" w:author="Rev 4 Allen Wirfs-Brock" w:date="2011-10-04T14:35:00Z">
          <w:r w:rsidR="00DB2564" w:rsidRPr="00E77497" w:rsidDel="00A360B4">
            <w:delText>and</w:delText>
          </w:r>
        </w:del>
      </w:ins>
      <w:ins w:id="13908" w:author="Rev 3 Allen Wirfs-Brock" w:date="2011-09-21T18:07:00Z">
        <w:del w:id="13909" w:author="Rev 4 Allen Wirfs-Brock" w:date="2011-10-04T14:35:00Z">
          <w:r w:rsidR="00DD09F5" w:rsidRPr="00E77497" w:rsidDel="00A360B4">
            <w:delText xml:space="preserve"> </w:delText>
          </w:r>
        </w:del>
      </w:ins>
      <w:ins w:id="13910" w:author="Rev 3 Allen Wirfs-Brock" w:date="2011-08-31T12:34:00Z">
        <w:del w:id="13911" w:author="Rev 4 Allen Wirfs-Brock" w:date="2011-10-04T14:35:00Z">
          <w:r w:rsidR="007604E3" w:rsidRPr="00E77497" w:rsidDel="00A360B4">
            <w:rPr>
              <w:rStyle w:val="bnf"/>
            </w:rPr>
            <w:delText xml:space="preserve">BindingProperty </w:delText>
          </w:r>
          <w:r w:rsidR="007604E3" w:rsidRPr="00E77497" w:rsidDel="00A360B4">
            <w:rPr>
              <w:b/>
            </w:rPr>
            <w:delText>:</w:delText>
          </w:r>
          <w:r w:rsidR="007604E3" w:rsidRPr="00E77497" w:rsidDel="00A360B4">
            <w:delText xml:space="preserve"> </w:delText>
          </w:r>
        </w:del>
      </w:ins>
      <w:ins w:id="13912" w:author="Rev 3 Allen Wirfs-Brock" w:date="2011-08-31T12:35:00Z">
        <w:del w:id="13913" w:author="Rev 4 Allen Wirfs-Brock" w:date="2011-10-04T14:35:00Z">
          <w:r w:rsidR="007604E3" w:rsidRPr="00E77497" w:rsidDel="00A360B4">
            <w:rPr>
              <w:rStyle w:val="bnf"/>
            </w:rPr>
            <w:delText>PropertyName</w:delText>
          </w:r>
          <w:r w:rsidR="007604E3" w:rsidRPr="00E77497" w:rsidDel="00A360B4">
            <w:delText xml:space="preserve"> </w:delText>
          </w:r>
          <w:r w:rsidR="007604E3" w:rsidRPr="00E77497" w:rsidDel="00A360B4">
            <w:rPr>
              <w:rFonts w:ascii="Courier New" w:hAnsi="Courier New" w:cs="Courier New"/>
              <w:b/>
            </w:rPr>
            <w:delText>:</w:delText>
          </w:r>
          <w:r w:rsidR="007604E3" w:rsidRPr="00E77497" w:rsidDel="00A360B4">
            <w:delText xml:space="preserve"> </w:delText>
          </w:r>
        </w:del>
      </w:ins>
      <w:ins w:id="13914" w:author="Rev 3 Allen Wirfs-Brock" w:date="2011-09-01T13:49:00Z">
        <w:del w:id="13915" w:author="Rev 4 Allen Wirfs-Brock" w:date="2011-10-04T14:35:00Z">
          <w:r w:rsidR="00B678FE" w:rsidRPr="00E77497" w:rsidDel="00A360B4">
            <w:rPr>
              <w:rFonts w:ascii="Times New Roman" w:hAnsi="Times New Roman"/>
              <w:i/>
            </w:rPr>
            <w:delText>SingleNameBinding</w:delText>
          </w:r>
          <w:r w:rsidR="00B678FE" w:rsidRPr="00E77497" w:rsidDel="00A360B4">
            <w:delText xml:space="preserve"> </w:delText>
          </w:r>
        </w:del>
      </w:ins>
      <w:ins w:id="13916" w:author="Allen Wirfs-Brock" w:date="2011-07-11T15:33:00Z">
        <w:del w:id="13917" w:author="Rev 4 Allen Wirfs-Brock" w:date="2011-10-15T18:22:00Z">
          <w:r w:rsidRPr="00E77497" w:rsidDel="006E26C7">
            <w:delText xml:space="preserve">and </w:delText>
          </w:r>
        </w:del>
      </w:ins>
      <w:ins w:id="13918" w:author="Allen Wirfs-Brock" w:date="2011-07-11T15:34:00Z">
        <w:del w:id="13919" w:author="Rev 4 Allen Wirfs-Brock" w:date="2011-10-15T18:22:00Z">
          <w:r w:rsidRPr="00E77497" w:rsidDel="006E26C7">
            <w:rPr>
              <w:rStyle w:val="bnf"/>
            </w:rPr>
            <w:delText>BindingElement</w:delText>
          </w:r>
        </w:del>
      </w:ins>
      <w:ins w:id="13920" w:author="Allen Wirfs-Brock" w:date="2011-07-11T15:37:00Z">
        <w:del w:id="13921" w:author="Rev 4 Allen Wirfs-Brock" w:date="2011-10-15T18:22:00Z">
          <w:r w:rsidRPr="00E77497" w:rsidDel="006E26C7">
            <w:rPr>
              <w:rStyle w:val="bnf"/>
            </w:rPr>
            <w:delText xml:space="preserve"> </w:delText>
          </w:r>
        </w:del>
      </w:ins>
      <w:ins w:id="13922" w:author="Allen Wirfs-Brock" w:date="2011-07-11T15:33:00Z">
        <w:del w:id="13923" w:author="Rev 4 Allen Wirfs-Brock" w:date="2011-10-15T18:22:00Z">
          <w:r w:rsidRPr="00E77497" w:rsidDel="006E26C7">
            <w:rPr>
              <w:b/>
            </w:rPr>
            <w:delText>:</w:delText>
          </w:r>
          <w:r w:rsidRPr="00E77497" w:rsidDel="006E26C7">
            <w:delText xml:space="preserve"> </w:delText>
          </w:r>
        </w:del>
      </w:ins>
      <w:ins w:id="13924" w:author="Allen Wirfs-Brock" w:date="2011-07-11T15:35:00Z">
        <w:del w:id="13925" w:author="Rev 4 Allen Wirfs-Brock" w:date="2011-10-15T18:22:00Z">
          <w:r w:rsidRPr="00E77497" w:rsidDel="006E26C7">
            <w:rPr>
              <w:rStyle w:val="bnf"/>
            </w:rPr>
            <w:delText>Identifier</w:delText>
          </w:r>
        </w:del>
      </w:ins>
      <w:ins w:id="13926" w:author="Allen Wirfs-Brock" w:date="2011-07-11T15:33:00Z">
        <w:del w:id="13927" w:author="Rev 4 Allen Wirfs-Brock" w:date="2011-10-15T18:22:00Z">
          <w:r w:rsidRPr="00E77497" w:rsidDel="006E26C7">
            <w:rPr>
              <w:rStyle w:val="bnf"/>
              <w:rFonts w:ascii="Courier New" w:hAnsi="Courier New" w:cs="Courier New"/>
              <w:b/>
              <w:i w:val="0"/>
            </w:rPr>
            <w:delText xml:space="preserve"> </w:delText>
          </w:r>
          <w:r w:rsidRPr="00E77497" w:rsidDel="006E26C7">
            <w:delText>is determined as follows:</w:delText>
          </w:r>
        </w:del>
      </w:ins>
      <w:ins w:id="13928" w:author="Rev 3 Allen Wirfs-Brock" w:date="2011-08-31T12:33:00Z">
        <w:del w:id="13929" w:author="Rev 4 Allen Wirfs-Brock" w:date="2011-10-15T18:22:00Z">
          <w:r w:rsidR="007604E3" w:rsidRPr="00E77497" w:rsidDel="006E26C7">
            <w:delText xml:space="preserve"> </w:delText>
          </w:r>
        </w:del>
      </w:ins>
    </w:p>
    <w:p w14:paraId="4E5676FD" w14:textId="77777777" w:rsidR="00B24B13" w:rsidRPr="00E77497" w:rsidDel="006E26C7" w:rsidRDefault="00B24B13" w:rsidP="006361CF">
      <w:pPr>
        <w:pStyle w:val="Alg4"/>
        <w:numPr>
          <w:ilvl w:val="0"/>
          <w:numId w:val="440"/>
        </w:numPr>
        <w:spacing w:after="220"/>
        <w:contextualSpacing/>
        <w:rPr>
          <w:ins w:id="13930" w:author="Allen Wirfs-Brock" w:date="2011-07-11T15:33:00Z"/>
          <w:del w:id="13931" w:author="Rev 4 Allen Wirfs-Brock" w:date="2011-10-15T18:22:00Z"/>
        </w:rPr>
        <w:pPrChange w:id="13932" w:author="Rev 4 Allen Wirfs-Brock" w:date="2011-11-07T12:16:00Z">
          <w:pPr>
            <w:pStyle w:val="Alg4"/>
            <w:numPr>
              <w:numId w:val="464"/>
            </w:numPr>
            <w:tabs>
              <w:tab w:val="num" w:pos="360"/>
            </w:tabs>
            <w:spacing w:after="220"/>
            <w:ind w:left="360" w:hanging="360"/>
            <w:contextualSpacing/>
          </w:pPr>
        </w:pPrChange>
      </w:pPr>
      <w:ins w:id="13933" w:author="Allen Wirfs-Brock" w:date="2011-07-11T15:33:00Z">
        <w:del w:id="13934" w:author="Rev 4 Allen Wirfs-Brock" w:date="2011-10-15T18:22:00Z">
          <w:r w:rsidRPr="00E77497" w:rsidDel="006E26C7">
            <w:delText xml:space="preserve">Return the BoundNames of </w:delText>
          </w:r>
        </w:del>
      </w:ins>
      <w:ins w:id="13935" w:author="Rev 3 Allen Wirfs-Brock" w:date="2011-09-01T13:50:00Z">
        <w:del w:id="13936" w:author="Rev 4 Allen Wirfs-Brock" w:date="2011-10-15T18:22:00Z">
          <w:r w:rsidR="00B678FE" w:rsidRPr="00E77497" w:rsidDel="006E26C7">
            <w:rPr>
              <w:i/>
            </w:rPr>
            <w:delText>SingleNameBinding</w:delText>
          </w:r>
          <w:r w:rsidR="00B678FE" w:rsidRPr="00E77497" w:rsidDel="006E26C7">
            <w:rPr>
              <w:rStyle w:val="bnf"/>
            </w:rPr>
            <w:delText xml:space="preserve"> </w:delText>
          </w:r>
        </w:del>
      </w:ins>
      <w:ins w:id="13937" w:author="Allen Wirfs-Brock" w:date="2011-07-11T15:35:00Z">
        <w:del w:id="13938" w:author="Rev 4 Allen Wirfs-Brock" w:date="2011-10-15T18:22:00Z">
          <w:r w:rsidRPr="00E77497" w:rsidDel="006E26C7">
            <w:rPr>
              <w:rStyle w:val="bnf"/>
            </w:rPr>
            <w:delText>Identifier</w:delText>
          </w:r>
        </w:del>
      </w:ins>
      <w:ins w:id="13939" w:author="Allen Wirfs-Brock" w:date="2011-07-11T15:33:00Z">
        <w:del w:id="13940" w:author="Rev 4 Allen Wirfs-Brock" w:date="2011-10-15T18:22:00Z">
          <w:r w:rsidRPr="00E77497" w:rsidDel="006E26C7">
            <w:delText>.</w:delText>
          </w:r>
        </w:del>
      </w:ins>
    </w:p>
    <w:p w14:paraId="661F96F5" w14:textId="77777777" w:rsidR="00A52E6B" w:rsidRPr="00E77497" w:rsidDel="008C0F14" w:rsidRDefault="00A52E6B" w:rsidP="00C7794D">
      <w:pPr>
        <w:ind w:left="360"/>
        <w:rPr>
          <w:ins w:id="13941" w:author="Rev 3 Allen Wirfs-Brock" w:date="2011-09-21T17:23:00Z"/>
          <w:del w:id="13942" w:author="Rev 4 Allen Wirfs-Brock" w:date="2011-11-04T18:35:00Z"/>
        </w:rPr>
      </w:pPr>
      <w:ins w:id="13943" w:author="Rev 3 Allen Wirfs-Brock" w:date="2011-09-21T17:23:00Z">
        <w:del w:id="13944" w:author="Rev 4 Allen Wirfs-Brock" w:date="2011-10-15T18:23:00Z">
          <w:r w:rsidRPr="00E77497" w:rsidDel="00054D17">
            <w:delText xml:space="preserve">The production </w:delText>
          </w:r>
        </w:del>
      </w:ins>
      <w:ins w:id="13945" w:author="Rev 3 Allen Wirfs-Brock" w:date="2011-09-21T17:24:00Z">
        <w:del w:id="13946"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Fonts w:ascii="Times New Roman" w:hAnsi="Times New Roman"/>
              <w:i/>
            </w:rPr>
            <w:delText>SingleNameBinding</w:delText>
          </w:r>
        </w:del>
      </w:ins>
      <w:ins w:id="13947" w:author="Rev 3 Allen Wirfs-Brock" w:date="2011-09-21T17:23:00Z">
        <w:del w:id="13948" w:author="Rev 4 Allen Wirfs-Brock" w:date="2011-11-04T18:35:00Z">
          <w:r w:rsidRPr="00E77497" w:rsidDel="008C0F14">
            <w:delText xml:space="preserve"> </w:delText>
          </w:r>
        </w:del>
        <w:del w:id="13949" w:author="Rev 4 Allen Wirfs-Brock" w:date="2011-10-15T18:24:00Z">
          <w:r w:rsidRPr="00E77497" w:rsidDel="00054D17">
            <w:delText xml:space="preserve">is evaluated </w:delText>
          </w:r>
        </w:del>
        <w:del w:id="13950"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del>
      </w:ins>
      <w:ins w:id="13951" w:author="Rev 3 Allen Wirfs-Brock" w:date="2011-09-21T17:25:00Z">
        <w:del w:id="13952" w:author="Rev 4 Allen Wirfs-Brock" w:date="2011-11-04T18:35:00Z">
          <w:r w:rsidRPr="00E77497" w:rsidDel="008C0F14">
            <w:rPr>
              <w:rFonts w:ascii="Times New Roman" w:eastAsia="Times New Roman" w:hAnsi="Times New Roman"/>
              <w:i/>
              <w:spacing w:val="6"/>
              <w:lang w:eastAsia="en-US"/>
            </w:rPr>
            <w:delText>env</w:delText>
          </w:r>
          <w:r w:rsidRPr="00E77497" w:rsidDel="008C0F14">
            <w:delText xml:space="preserve"> </w:delText>
          </w:r>
        </w:del>
      </w:ins>
      <w:ins w:id="13953" w:author="Rev 3 Allen Wirfs-Brock" w:date="2011-09-21T17:23:00Z">
        <w:del w:id="13954" w:author="Rev 4 Allen Wirfs-Brock" w:date="2011-10-15T18:24:00Z">
          <w:r w:rsidRPr="00E77497" w:rsidDel="00054D17">
            <w:delText>as follows:</w:delText>
          </w:r>
        </w:del>
      </w:ins>
    </w:p>
    <w:p w14:paraId="64EF270B" w14:textId="77777777" w:rsidR="00A52E6B" w:rsidRPr="00E77497" w:rsidDel="008C0F14" w:rsidRDefault="00A52E6B" w:rsidP="006361CF">
      <w:pPr>
        <w:pStyle w:val="Alg3"/>
        <w:numPr>
          <w:ilvl w:val="0"/>
          <w:numId w:val="551"/>
        </w:numPr>
        <w:rPr>
          <w:ins w:id="13955" w:author="Rev 3 Allen Wirfs-Brock" w:date="2011-09-21T17:23:00Z"/>
          <w:del w:id="13956" w:author="Rev 4 Allen Wirfs-Brock" w:date="2011-11-04T18:35:00Z"/>
        </w:rPr>
        <w:pPrChange w:id="13957" w:author="Rev 4 Allen Wirfs-Brock" w:date="2011-11-07T12:16:00Z">
          <w:pPr>
            <w:pStyle w:val="Alg3"/>
            <w:numPr>
              <w:numId w:val="584"/>
            </w:numPr>
          </w:pPr>
        </w:pPrChange>
      </w:pPr>
      <w:ins w:id="13958" w:author="Rev 3 Allen Wirfs-Brock" w:date="2011-09-21T17:23:00Z">
        <w:del w:id="13959" w:author="Rev 4 Allen Wirfs-Brock" w:date="2011-11-04T18:35:00Z">
          <w:r w:rsidRPr="00E77497" w:rsidDel="008C0F14">
            <w:delText xml:space="preserve">Let </w:delText>
          </w:r>
        </w:del>
      </w:ins>
      <w:ins w:id="13960" w:author="Rev 3 Allen Wirfs-Brock" w:date="2011-09-21T17:29:00Z">
        <w:del w:id="13961" w:author="Rev 4 Allen Wirfs-Brock" w:date="2011-11-04T18:35:00Z">
          <w:r w:rsidRPr="00E77497" w:rsidDel="008C0F14">
            <w:rPr>
              <w:i/>
            </w:rPr>
            <w:delText>name</w:delText>
          </w:r>
        </w:del>
      </w:ins>
      <w:ins w:id="13962" w:author="Rev 3 Allen Wirfs-Brock" w:date="2011-09-21T17:23:00Z">
        <w:del w:id="13963" w:author="Rev 4 Allen Wirfs-Brock" w:date="2011-11-04T18:35:00Z">
          <w:r w:rsidRPr="00E77497" w:rsidDel="008C0F14">
            <w:delText xml:space="preserve"> be </w:delText>
          </w:r>
        </w:del>
      </w:ins>
      <w:ins w:id="13964" w:author="Rev 3 Allen Wirfs-Brock" w:date="2011-09-21T17:27:00Z">
        <w:del w:id="13965" w:author="Rev 4 Allen Wirfs-Brock" w:date="2011-11-04T18:35:00Z">
          <w:r w:rsidRPr="00E77497" w:rsidDel="008C0F14">
            <w:delText>the</w:delText>
          </w:r>
        </w:del>
      </w:ins>
      <w:ins w:id="13966" w:author="Rev 3 Allen Wirfs-Brock" w:date="2011-09-21T17:36:00Z">
        <w:del w:id="13967" w:author="Rev 4 Allen Wirfs-Brock" w:date="2011-11-04T18:35:00Z">
          <w:r w:rsidR="00057704" w:rsidRPr="00E77497" w:rsidDel="008C0F14">
            <w:delText xml:space="preserve"> </w:delText>
          </w:r>
        </w:del>
        <w:del w:id="13968" w:author="Rev 4 Allen Wirfs-Brock" w:date="2011-10-19T11:10:00Z">
          <w:r w:rsidR="00057704" w:rsidRPr="00E77497" w:rsidDel="00BF3CD1">
            <w:rPr>
              <w:i/>
            </w:rPr>
            <w:delText>IdentifierName</w:delText>
          </w:r>
        </w:del>
      </w:ins>
      <w:ins w:id="13969" w:author="Rev 3 Allen Wirfs-Brock" w:date="2011-09-21T17:27:00Z">
        <w:del w:id="13970" w:author="Rev 4 Allen Wirfs-Brock" w:date="2011-11-04T18:35:00Z">
          <w:r w:rsidRPr="00E77497" w:rsidDel="008C0F14">
            <w:delText xml:space="preserve"> </w:delText>
          </w:r>
        </w:del>
      </w:ins>
      <w:ins w:id="13971" w:author="Rev 3 Allen Wirfs-Brock" w:date="2011-09-21T17:36:00Z">
        <w:del w:id="13972" w:author="Rev 4 Allen Wirfs-Brock" w:date="2011-11-04T18:35:00Z">
          <w:r w:rsidR="00057704" w:rsidRPr="00E77497" w:rsidDel="008C0F14">
            <w:delText xml:space="preserve">that is the </w:delText>
          </w:r>
        </w:del>
      </w:ins>
      <w:ins w:id="13973" w:author="Rev 3 Allen Wirfs-Brock" w:date="2011-09-21T17:32:00Z">
        <w:del w:id="13974" w:author="Rev 4 Allen Wirfs-Brock" w:date="2011-11-04T18:35:00Z">
          <w:r w:rsidR="00057704" w:rsidRPr="00E77497" w:rsidDel="008C0F14">
            <w:delText xml:space="preserve">only element of BoundNames of </w:delText>
          </w:r>
        </w:del>
      </w:ins>
      <w:ins w:id="13975" w:author="Rev 3 Allen Wirfs-Brock" w:date="2011-09-21T17:28:00Z">
        <w:del w:id="13976" w:author="Rev 4 Allen Wirfs-Brock" w:date="2011-11-04T18:35:00Z">
          <w:r w:rsidRPr="00E77497" w:rsidDel="008C0F14">
            <w:rPr>
              <w:i/>
            </w:rPr>
            <w:delText>SingleNameBinding</w:delText>
          </w:r>
        </w:del>
      </w:ins>
      <w:ins w:id="13977" w:author="Rev 3 Allen Wirfs-Brock" w:date="2011-09-21T17:23:00Z">
        <w:del w:id="13978" w:author="Rev 4 Allen Wirfs-Brock" w:date="2011-11-04T18:35:00Z">
          <w:r w:rsidRPr="00E77497" w:rsidDel="008C0F14">
            <w:delText>.</w:delText>
          </w:r>
        </w:del>
      </w:ins>
    </w:p>
    <w:p w14:paraId="45B9BC5E" w14:textId="77777777" w:rsidR="00A52E6B" w:rsidRPr="00E77497" w:rsidDel="00BF3CD1" w:rsidRDefault="00A52E6B" w:rsidP="006361CF">
      <w:pPr>
        <w:pStyle w:val="Alg3"/>
        <w:numPr>
          <w:ilvl w:val="0"/>
          <w:numId w:val="551"/>
        </w:numPr>
        <w:rPr>
          <w:ins w:id="13979" w:author="Rev 3 Allen Wirfs-Brock" w:date="2011-09-21T17:23:00Z"/>
          <w:del w:id="13980" w:author="Rev 4 Allen Wirfs-Brock" w:date="2011-10-19T11:10:00Z"/>
        </w:rPr>
        <w:pPrChange w:id="13981" w:author="Rev 4 Allen Wirfs-Brock" w:date="2011-11-07T12:16:00Z">
          <w:pPr>
            <w:pStyle w:val="Alg3"/>
            <w:numPr>
              <w:numId w:val="584"/>
            </w:numPr>
          </w:pPr>
        </w:pPrChange>
      </w:pPr>
      <w:ins w:id="13982" w:author="Rev 3 Allen Wirfs-Brock" w:date="2011-09-21T17:23:00Z">
        <w:del w:id="13983" w:author="Rev 4 Allen Wirfs-Brock" w:date="2011-10-19T11:10:00Z">
          <w:r w:rsidRPr="00E77497" w:rsidDel="00BF3CD1">
            <w:delText xml:space="preserve">Let </w:delText>
          </w:r>
        </w:del>
      </w:ins>
      <w:ins w:id="13984" w:author="Rev 3 Allen Wirfs-Brock" w:date="2011-09-21T17:40:00Z">
        <w:del w:id="13985" w:author="Rev 4 Allen Wirfs-Brock" w:date="2011-10-19T11:10:00Z">
          <w:r w:rsidR="001A5A8A" w:rsidRPr="00E77497" w:rsidDel="00BF3CD1">
            <w:rPr>
              <w:i/>
            </w:rPr>
            <w:delText>P</w:delText>
          </w:r>
          <w:r w:rsidR="001A5A8A" w:rsidRPr="00E77497" w:rsidDel="00BF3CD1">
            <w:delText xml:space="preserve"> be </w:delText>
          </w:r>
        </w:del>
      </w:ins>
      <w:ins w:id="13986" w:author="Rev 3 Allen Wirfs-Brock" w:date="2011-09-21T17:39:00Z">
        <w:del w:id="13987" w:author="Rev 4 Allen Wirfs-Brock" w:date="2011-10-19T11:10:00Z">
          <w:r w:rsidR="00057704" w:rsidRPr="00E77497" w:rsidDel="00BF3CD1">
            <w:delText xml:space="preserve">the </w:delText>
          </w:r>
        </w:del>
      </w:ins>
      <w:ins w:id="13988" w:author="Rev 3 Allen Wirfs-Brock" w:date="2011-09-21T18:18:00Z">
        <w:del w:id="13989" w:author="Rev 4 Allen Wirfs-Brock" w:date="2011-10-19T11:10:00Z">
          <w:r w:rsidR="00EE35BA" w:rsidRPr="00E77497" w:rsidDel="00BF3CD1">
            <w:delText>PropName</w:delText>
          </w:r>
        </w:del>
      </w:ins>
      <w:ins w:id="13990" w:author="Rev 3 Allen Wirfs-Brock" w:date="2011-09-21T17:39:00Z">
        <w:del w:id="13991" w:author="Rev 4 Allen Wirfs-Brock" w:date="2011-10-19T11:10:00Z">
          <w:r w:rsidR="00057704" w:rsidRPr="00E77497" w:rsidDel="00BF3CD1">
            <w:delText xml:space="preserve"> </w:delText>
          </w:r>
        </w:del>
      </w:ins>
      <w:ins w:id="13992" w:author="Rev 3 Allen Wirfs-Brock" w:date="2011-09-21T18:18:00Z">
        <w:del w:id="13993" w:author="Rev 4 Allen Wirfs-Brock" w:date="2011-10-19T11:10:00Z">
          <w:r w:rsidR="00EE35BA" w:rsidRPr="00E77497" w:rsidDel="00BF3CD1">
            <w:delText xml:space="preserve">of </w:delText>
          </w:r>
        </w:del>
      </w:ins>
      <w:ins w:id="13994" w:author="Rev 3 Allen Wirfs-Brock" w:date="2011-09-21T18:19:00Z">
        <w:del w:id="13995" w:author="Rev 4 Allen Wirfs-Brock" w:date="2011-10-19T11:10:00Z">
          <w:r w:rsidR="00EE35BA" w:rsidRPr="00E77497" w:rsidDel="00BF3CD1">
            <w:rPr>
              <w:i/>
            </w:rPr>
            <w:delText>name</w:delText>
          </w:r>
        </w:del>
      </w:ins>
      <w:ins w:id="13996" w:author="Rev 3 Allen Wirfs-Brock" w:date="2011-09-21T18:18:00Z">
        <w:del w:id="13997" w:author="Rev 4 Allen Wirfs-Brock" w:date="2011-10-19T11:10:00Z">
          <w:r w:rsidR="00EE35BA" w:rsidRPr="00E77497" w:rsidDel="00BF3CD1">
            <w:delText>.</w:delText>
          </w:r>
        </w:del>
      </w:ins>
    </w:p>
    <w:p w14:paraId="017C4728" w14:textId="77777777" w:rsidR="00A52E6B" w:rsidRPr="00E77497" w:rsidDel="008C0F14" w:rsidRDefault="002F2B62" w:rsidP="006361CF">
      <w:pPr>
        <w:pStyle w:val="Alg3"/>
        <w:numPr>
          <w:ilvl w:val="0"/>
          <w:numId w:val="551"/>
        </w:numPr>
        <w:spacing w:after="220"/>
        <w:rPr>
          <w:ins w:id="13998" w:author="Rev 3 Allen Wirfs-Brock" w:date="2011-09-21T17:23:00Z"/>
          <w:del w:id="13999" w:author="Rev 4 Allen Wirfs-Brock" w:date="2011-11-04T18:35:00Z"/>
        </w:rPr>
        <w:pPrChange w:id="14000" w:author="Rev 4 Allen Wirfs-Brock" w:date="2011-11-07T12:16:00Z">
          <w:pPr>
            <w:pStyle w:val="Alg3"/>
            <w:numPr>
              <w:numId w:val="584"/>
            </w:numPr>
            <w:spacing w:after="220"/>
          </w:pPr>
        </w:pPrChange>
      </w:pPr>
      <w:ins w:id="14001" w:author="Rev 3 Allen Wirfs-Brock" w:date="2011-09-21T17:59:00Z">
        <w:del w:id="14002" w:author="Rev 4 Allen Wirfs-Brock" w:date="2011-11-04T18:35:00Z">
          <w:r w:rsidRPr="00E77497" w:rsidDel="008C0F14">
            <w:delText xml:space="preserve">Evaluate </w:delText>
          </w:r>
          <w:r w:rsidRPr="00E77497" w:rsidDel="008C0F14">
            <w:rPr>
              <w:i/>
            </w:rPr>
            <w:delText>SingleNameBinding</w:delText>
          </w:r>
          <w:r w:rsidRPr="00E77497" w:rsidDel="008C0F14">
            <w:delText xml:space="preserve"> using </w:delText>
          </w:r>
        </w:del>
      </w:ins>
      <w:ins w:id="14003" w:author="Rev 3 Allen Wirfs-Brock" w:date="2011-09-21T17:23:00Z">
        <w:del w:id="14004" w:author="Rev 4 Allen Wirfs-Brock" w:date="2011-11-04T18:35:00Z">
          <w:r w:rsidR="00A52E6B" w:rsidRPr="00E77497" w:rsidDel="008C0F14">
            <w:delText xml:space="preserve"> </w:delText>
          </w:r>
        </w:del>
      </w:ins>
      <w:ins w:id="14005" w:author="Rev 3 Allen Wirfs-Brock" w:date="2011-09-21T18:03:00Z">
        <w:del w:id="14006" w:author="Rev 4 Allen Wirfs-Brock" w:date="2011-10-19T11:10:00Z">
          <w:r w:rsidR="00DD09F5" w:rsidRPr="00E77497" w:rsidDel="00BF3CD1">
            <w:rPr>
              <w:i/>
            </w:rPr>
            <w:delText>P</w:delText>
          </w:r>
        </w:del>
      </w:ins>
      <w:ins w:id="14007" w:author="Rev 3 Allen Wirfs-Brock" w:date="2011-09-21T17:23:00Z">
        <w:del w:id="14008" w:author="Rev 4 Allen Wirfs-Brock" w:date="2011-11-04T18:35:00Z">
          <w:r w:rsidR="00C3303B" w:rsidRPr="00E77497" w:rsidDel="008C0F14">
            <w:delText>,</w:delText>
          </w:r>
        </w:del>
      </w:ins>
      <w:ins w:id="14009" w:author="Rev 3 Allen Wirfs-Brock" w:date="2011-09-21T18:00:00Z">
        <w:del w:id="14010" w:author="Rev 4 Allen Wirfs-Brock" w:date="2011-11-04T18:35:00Z">
          <w:r w:rsidR="00C3303B" w:rsidRPr="00E77497" w:rsidDel="008C0F14">
            <w:rPr>
              <w:i/>
            </w:rPr>
            <w:delText xml:space="preserve"> </w:delText>
          </w:r>
        </w:del>
      </w:ins>
      <w:ins w:id="14011" w:author="Rev 3 Allen Wirfs-Brock" w:date="2011-09-21T18:30:00Z">
        <w:del w:id="14012" w:author="Rev 4 Allen Wirfs-Brock" w:date="2011-11-04T18:35:00Z">
          <w:r w:rsidR="00203662" w:rsidRPr="00E77497" w:rsidDel="008C0F14">
            <w:rPr>
              <w:rStyle w:val="bnf"/>
            </w:rPr>
            <w:delText>obj</w:delText>
          </w:r>
        </w:del>
      </w:ins>
      <w:ins w:id="14013" w:author="Rev 3 Allen Wirfs-Brock" w:date="2011-09-21T18:29:00Z">
        <w:del w:id="14014" w:author="Rev 4 Allen Wirfs-Brock" w:date="2011-11-04T18:35:00Z">
          <w:r w:rsidR="00807377" w:rsidRPr="00E77497" w:rsidDel="008C0F14">
            <w:delText xml:space="preserve">, </w:delText>
          </w:r>
        </w:del>
      </w:ins>
      <w:ins w:id="14015" w:author="Rev 3 Allen Wirfs-Brock" w:date="2011-09-21T17:23:00Z">
        <w:del w:id="14016" w:author="Rev 4 Allen Wirfs-Brock" w:date="2011-11-04T18:35:00Z">
          <w:r w:rsidR="00A52E6B" w:rsidRPr="00E77497" w:rsidDel="008C0F14">
            <w:delText xml:space="preserve">and </w:delText>
          </w:r>
          <w:r w:rsidR="00A52E6B" w:rsidRPr="00E77497" w:rsidDel="008C0F14">
            <w:rPr>
              <w:i/>
            </w:rPr>
            <w:delText>env</w:delText>
          </w:r>
          <w:r w:rsidR="00A52E6B" w:rsidRPr="00E77497" w:rsidDel="008C0F14">
            <w:delText xml:space="preserve"> as the</w:delText>
          </w:r>
        </w:del>
      </w:ins>
      <w:ins w:id="14017" w:author="Rev 3 Allen Wirfs-Brock" w:date="2011-09-21T18:00:00Z">
        <w:del w:id="14018" w:author="Rev 4 Allen Wirfs-Brock" w:date="2011-11-04T18:35:00Z">
          <w:r w:rsidR="00C3303B" w:rsidRPr="00E77497" w:rsidDel="008C0F14">
            <w:delText xml:space="preserve"> arguments</w:delText>
          </w:r>
        </w:del>
      </w:ins>
      <w:ins w:id="14019" w:author="Rev 3 Allen Wirfs-Brock" w:date="2011-09-21T17:23:00Z">
        <w:del w:id="14020" w:author="Rev 4 Allen Wirfs-Brock" w:date="2011-11-04T18:35:00Z">
          <w:r w:rsidR="00A52E6B" w:rsidRPr="00E77497" w:rsidDel="008C0F14">
            <w:delText>.</w:delText>
          </w:r>
        </w:del>
      </w:ins>
    </w:p>
    <w:p w14:paraId="17C27751" w14:textId="77777777" w:rsidR="00DD09F5" w:rsidRPr="00E77497" w:rsidDel="008C0F14" w:rsidRDefault="00DD09F5" w:rsidP="00C7794D">
      <w:pPr>
        <w:ind w:left="360"/>
        <w:rPr>
          <w:ins w:id="14021" w:author="Rev 3 Allen Wirfs-Brock" w:date="2011-09-21T18:05:00Z"/>
          <w:del w:id="14022" w:author="Rev 4 Allen Wirfs-Brock" w:date="2011-11-04T18:35:00Z"/>
        </w:rPr>
      </w:pPr>
      <w:ins w:id="14023" w:author="Rev 3 Allen Wirfs-Brock" w:date="2011-09-21T18:05:00Z">
        <w:del w:id="14024" w:author="Rev 4 Allen Wirfs-Brock" w:date="2011-10-15T18:28:00Z">
          <w:r w:rsidRPr="00E77497" w:rsidDel="00817299">
            <w:delText xml:space="preserve">The production </w:delText>
          </w:r>
        </w:del>
      </w:ins>
      <w:ins w:id="14025" w:author="Rev 3 Allen Wirfs-Brock" w:date="2011-09-21T18:06:00Z">
        <w:del w:id="14026"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Style w:val="bnf"/>
            </w:rPr>
            <w:delText>PropertyName</w:delText>
          </w:r>
          <w:r w:rsidRPr="00E77497" w:rsidDel="008C0F14">
            <w:delText xml:space="preserve"> </w:delText>
          </w:r>
          <w:r w:rsidRPr="00E77497" w:rsidDel="008C0F14">
            <w:rPr>
              <w:rFonts w:ascii="Courier New" w:hAnsi="Courier New" w:cs="Courier New"/>
              <w:b/>
            </w:rPr>
            <w:delText>:</w:delText>
          </w:r>
          <w:r w:rsidRPr="00E77497" w:rsidDel="008C0F14">
            <w:delText xml:space="preserve"> </w:delText>
          </w:r>
        </w:del>
        <w:del w:id="14027" w:author="Rev 4 Allen Wirfs-Brock" w:date="2011-10-04T14:30:00Z">
          <w:r w:rsidRPr="00E77497" w:rsidDel="00A10F2F">
            <w:rPr>
              <w:rFonts w:ascii="Times New Roman" w:hAnsi="Times New Roman"/>
              <w:i/>
            </w:rPr>
            <w:delText>SingleNameBinding</w:delText>
          </w:r>
        </w:del>
      </w:ins>
      <w:ins w:id="14028" w:author="Rev 3 Allen Wirfs-Brock" w:date="2011-09-21T18:05:00Z">
        <w:del w:id="14029" w:author="Rev 4 Allen Wirfs-Brock" w:date="2011-10-04T14:30:00Z">
          <w:r w:rsidRPr="00E77497" w:rsidDel="00A10F2F">
            <w:delText xml:space="preserve"> </w:delText>
          </w:r>
        </w:del>
        <w:del w:id="14030" w:author="Rev 4 Allen Wirfs-Brock" w:date="2011-10-15T18:28:00Z">
          <w:r w:rsidRPr="00E77497" w:rsidDel="00817299">
            <w:delText xml:space="preserve">is evaluated </w:delText>
          </w:r>
        </w:del>
        <w:del w:id="14031"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r w:rsidRPr="00E77497" w:rsidDel="008C0F14">
            <w:rPr>
              <w:rFonts w:ascii="Times New Roman" w:eastAsia="Times New Roman" w:hAnsi="Times New Roman"/>
              <w:i/>
              <w:spacing w:val="6"/>
              <w:lang w:eastAsia="en-US"/>
            </w:rPr>
            <w:delText>env</w:delText>
          </w:r>
          <w:r w:rsidRPr="00E77497" w:rsidDel="008C0F14">
            <w:delText xml:space="preserve"> </w:delText>
          </w:r>
        </w:del>
        <w:del w:id="14032" w:author="Rev 4 Allen Wirfs-Brock" w:date="2011-10-15T18:28:00Z">
          <w:r w:rsidRPr="00E77497" w:rsidDel="00817299">
            <w:delText>as follows:</w:delText>
          </w:r>
        </w:del>
      </w:ins>
    </w:p>
    <w:p w14:paraId="1A68113B" w14:textId="77777777" w:rsidR="00DD09F5" w:rsidRPr="00E77497" w:rsidDel="008C0F14" w:rsidRDefault="00DD09F5" w:rsidP="006361CF">
      <w:pPr>
        <w:pStyle w:val="Alg3"/>
        <w:numPr>
          <w:ilvl w:val="0"/>
          <w:numId w:val="557"/>
        </w:numPr>
        <w:rPr>
          <w:ins w:id="14033" w:author="Rev 3 Allen Wirfs-Brock" w:date="2011-09-21T18:05:00Z"/>
          <w:del w:id="14034" w:author="Rev 4 Allen Wirfs-Brock" w:date="2011-11-04T18:35:00Z"/>
        </w:rPr>
        <w:pPrChange w:id="14035" w:author="Rev 4 Allen Wirfs-Brock" w:date="2011-11-07T12:16:00Z">
          <w:pPr>
            <w:pStyle w:val="Alg3"/>
            <w:numPr>
              <w:numId w:val="591"/>
            </w:numPr>
          </w:pPr>
        </w:pPrChange>
      </w:pPr>
      <w:ins w:id="14036" w:author="Rev 3 Allen Wirfs-Brock" w:date="2011-09-21T18:05:00Z">
        <w:del w:id="14037" w:author="Rev 4 Allen Wirfs-Brock" w:date="2011-11-04T18:35:00Z">
          <w:r w:rsidRPr="00E77497" w:rsidDel="008C0F14">
            <w:delText xml:space="preserve">Let </w:delText>
          </w:r>
          <w:r w:rsidRPr="00E77497" w:rsidDel="008C0F14">
            <w:rPr>
              <w:i/>
            </w:rPr>
            <w:delText>P</w:delText>
          </w:r>
          <w:r w:rsidRPr="00E77497" w:rsidDel="008C0F14">
            <w:delText xml:space="preserve"> be the </w:delText>
          </w:r>
        </w:del>
      </w:ins>
      <w:ins w:id="14038" w:author="Rev 3 Allen Wirfs-Brock" w:date="2011-09-21T18:19:00Z">
        <w:del w:id="14039" w:author="Rev 4 Allen Wirfs-Brock" w:date="2011-11-04T18:35:00Z">
          <w:r w:rsidR="00EE35BA" w:rsidRPr="00E77497" w:rsidDel="008C0F14">
            <w:delText xml:space="preserve">PropName </w:delText>
          </w:r>
        </w:del>
      </w:ins>
      <w:ins w:id="14040" w:author="Rev 3 Allen Wirfs-Brock" w:date="2011-09-21T18:20:00Z">
        <w:del w:id="14041" w:author="Rev 4 Allen Wirfs-Brock" w:date="2011-11-04T18:35:00Z">
          <w:r w:rsidR="00EE35BA" w:rsidRPr="00E77497" w:rsidDel="008C0F14">
            <w:delText>of</w:delText>
          </w:r>
        </w:del>
      </w:ins>
      <w:ins w:id="14042" w:author="Rev 3 Allen Wirfs-Brock" w:date="2011-09-21T18:05:00Z">
        <w:del w:id="14043" w:author="Rev 4 Allen Wirfs-Brock" w:date="2011-11-04T18:35:00Z">
          <w:r w:rsidRPr="00E77497" w:rsidDel="008C0F14">
            <w:delText xml:space="preserve"> </w:delText>
          </w:r>
        </w:del>
      </w:ins>
      <w:ins w:id="14044" w:author="Rev 3 Allen Wirfs-Brock" w:date="2011-09-21T18:20:00Z">
        <w:del w:id="14045" w:author="Rev 4 Allen Wirfs-Brock" w:date="2011-11-04T18:35:00Z">
          <w:r w:rsidR="00EE35BA" w:rsidRPr="00E77497" w:rsidDel="008C0F14">
            <w:rPr>
              <w:rStyle w:val="bnf"/>
            </w:rPr>
            <w:delText>PropertyName</w:delText>
          </w:r>
        </w:del>
      </w:ins>
    </w:p>
    <w:p w14:paraId="2569C942" w14:textId="77777777" w:rsidR="00DD09F5" w:rsidRPr="00E77497" w:rsidDel="008C0F14" w:rsidRDefault="00DD09F5" w:rsidP="006361CF">
      <w:pPr>
        <w:pStyle w:val="Alg3"/>
        <w:numPr>
          <w:ilvl w:val="0"/>
          <w:numId w:val="557"/>
        </w:numPr>
        <w:spacing w:after="220"/>
        <w:rPr>
          <w:ins w:id="14046" w:author="Rev 3 Allen Wirfs-Brock" w:date="2011-09-21T18:05:00Z"/>
          <w:del w:id="14047" w:author="Rev 4 Allen Wirfs-Brock" w:date="2011-11-04T18:35:00Z"/>
        </w:rPr>
        <w:pPrChange w:id="14048" w:author="Rev 4 Allen Wirfs-Brock" w:date="2011-11-07T12:16:00Z">
          <w:pPr>
            <w:pStyle w:val="Alg3"/>
            <w:numPr>
              <w:numId w:val="591"/>
            </w:numPr>
            <w:spacing w:after="220"/>
          </w:pPr>
        </w:pPrChange>
      </w:pPr>
      <w:ins w:id="14049" w:author="Rev 3 Allen Wirfs-Brock" w:date="2011-09-21T18:05:00Z">
        <w:del w:id="14050" w:author="Rev 4 Allen Wirfs-Brock" w:date="2011-10-04T14:29:00Z">
          <w:r w:rsidRPr="00E77497" w:rsidDel="00A10F2F">
            <w:delText xml:space="preserve">Evaluate </w:delText>
          </w:r>
          <w:r w:rsidRPr="00E77497" w:rsidDel="00A10F2F">
            <w:rPr>
              <w:i/>
            </w:rPr>
            <w:delText>SingleNameBinding</w:delText>
          </w:r>
          <w:r w:rsidRPr="00E77497" w:rsidDel="00A10F2F">
            <w:delText xml:space="preserve"> using  </w:delText>
          </w:r>
          <w:r w:rsidRPr="00E77497" w:rsidDel="00A10F2F">
            <w:rPr>
              <w:i/>
            </w:rPr>
            <w:delText>P</w:delText>
          </w:r>
          <w:r w:rsidRPr="00E77497" w:rsidDel="00A10F2F">
            <w:delText>,</w:delText>
          </w:r>
          <w:r w:rsidRPr="00E77497" w:rsidDel="00A10F2F">
            <w:rPr>
              <w:i/>
            </w:rPr>
            <w:delText xml:space="preserve"> </w:delText>
          </w:r>
        </w:del>
      </w:ins>
      <w:ins w:id="14051" w:author="Rev 3 Allen Wirfs-Brock" w:date="2011-09-21T18:30:00Z">
        <w:del w:id="14052" w:author="Rev 4 Allen Wirfs-Brock" w:date="2011-10-04T14:29:00Z">
          <w:r w:rsidR="00807377" w:rsidRPr="00E77497" w:rsidDel="00A10F2F">
            <w:rPr>
              <w:rStyle w:val="bnf"/>
            </w:rPr>
            <w:delText>obj</w:delText>
          </w:r>
        </w:del>
      </w:ins>
      <w:ins w:id="14053" w:author="Rev 3 Allen Wirfs-Brock" w:date="2011-09-21T18:31:00Z">
        <w:del w:id="14054" w:author="Rev 4 Allen Wirfs-Brock" w:date="2011-10-04T14:29:00Z">
          <w:r w:rsidR="00203662" w:rsidRPr="00E77497" w:rsidDel="00A10F2F">
            <w:delText>,</w:delText>
          </w:r>
        </w:del>
      </w:ins>
      <w:ins w:id="14055" w:author="Rev 3 Allen Wirfs-Brock" w:date="2011-09-21T18:05:00Z">
        <w:del w:id="14056" w:author="Rev 4 Allen Wirfs-Brock" w:date="2011-10-04T14:29:00Z">
          <w:r w:rsidRPr="00E77497" w:rsidDel="00A10F2F">
            <w:delText xml:space="preserve"> and </w:delText>
          </w:r>
          <w:r w:rsidRPr="00E77497" w:rsidDel="00A10F2F">
            <w:rPr>
              <w:i/>
            </w:rPr>
            <w:delText>env</w:delText>
          </w:r>
          <w:r w:rsidRPr="00E77497" w:rsidDel="00A10F2F">
            <w:delText xml:space="preserve"> as the arguments.</w:delText>
          </w:r>
        </w:del>
      </w:ins>
    </w:p>
    <w:p w14:paraId="665AA960" w14:textId="77777777" w:rsidR="00AA404C" w:rsidRPr="00E77497" w:rsidDel="00A10F2F" w:rsidRDefault="00AA404C" w:rsidP="00C7794D">
      <w:pPr>
        <w:contextualSpacing/>
        <w:rPr>
          <w:ins w:id="14057" w:author="Allen Wirfs-Brock" w:date="2011-07-11T15:40:00Z"/>
          <w:del w:id="14058" w:author="Rev 4 Allen Wirfs-Brock" w:date="2011-10-04T14:31:00Z"/>
        </w:rPr>
      </w:pPr>
      <w:ins w:id="14059" w:author="Allen Wirfs-Brock" w:date="2011-07-11T15:40:00Z">
        <w:del w:id="14060" w:author="Rev 4 Allen Wirfs-Brock" w:date="2011-10-04T14:31:00Z">
          <w:r w:rsidRPr="00E77497" w:rsidDel="00A10F2F">
            <w:delText xml:space="preserve">The </w:delText>
          </w:r>
          <w:r w:rsidRPr="00E77497" w:rsidDel="00A10F2F">
            <w:rPr>
              <w:rFonts w:ascii="Times New Roman" w:eastAsia="Times New Roman" w:hAnsi="Times New Roman"/>
              <w:spacing w:val="6"/>
              <w:lang w:eastAsia="en-US"/>
            </w:rPr>
            <w:delText xml:space="preserve">BoundNames </w:delText>
          </w:r>
          <w:r w:rsidRPr="00E77497" w:rsidDel="00A10F2F">
            <w:delText xml:space="preserve">of the productions  </w:delText>
          </w:r>
          <w:r w:rsidRPr="00E77497" w:rsidDel="00A10F2F">
            <w:rPr>
              <w:rStyle w:val="bnf"/>
            </w:rPr>
            <w:delText xml:space="preserve">BindingProperty </w:delText>
          </w:r>
          <w:r w:rsidRPr="00E77497" w:rsidDel="00A10F2F">
            <w:rPr>
              <w:b/>
            </w:rPr>
            <w:delText>:</w:delText>
          </w:r>
          <w:r w:rsidRPr="00E77497" w:rsidDel="00A10F2F">
            <w:delText xml:space="preserve"> </w:delText>
          </w:r>
        </w:del>
      </w:ins>
      <w:ins w:id="14061" w:author="Allen Wirfs-Brock" w:date="2011-07-11T15:41:00Z">
        <w:del w:id="14062" w:author="Rev 4 Allen Wirfs-Brock" w:date="2011-10-04T14:31:00Z">
          <w:r w:rsidR="005451AB" w:rsidRPr="00E77497" w:rsidDel="00A10F2F">
            <w:rPr>
              <w:rStyle w:val="bnf"/>
            </w:rPr>
            <w:delText>PropertyName</w:delText>
          </w:r>
          <w:r w:rsidR="005451AB" w:rsidRPr="00E77497" w:rsidDel="00A10F2F">
            <w:delText xml:space="preserve"> </w:delText>
          </w:r>
        </w:del>
      </w:ins>
      <w:ins w:id="14063" w:author="Allen Wirfs-Brock" w:date="2011-07-11T15:42:00Z">
        <w:del w:id="14064" w:author="Rev 4 Allen Wirfs-Brock" w:date="2011-10-04T14:31:00Z">
          <w:r w:rsidR="005451AB" w:rsidRPr="00E77497" w:rsidDel="00A10F2F">
            <w:rPr>
              <w:rFonts w:ascii="Courier New" w:hAnsi="Courier New" w:cs="Courier New"/>
              <w:b/>
            </w:rPr>
            <w:delText>:</w:delText>
          </w:r>
        </w:del>
      </w:ins>
      <w:ins w:id="14065" w:author="Allen Wirfs-Brock" w:date="2011-07-11T15:41:00Z">
        <w:del w:id="14066" w:author="Rev 4 Allen Wirfs-Brock" w:date="2011-10-04T14:31:00Z">
          <w:r w:rsidR="005451AB" w:rsidRPr="00E77497" w:rsidDel="00A10F2F">
            <w:delText xml:space="preserve"> </w:delText>
          </w:r>
          <w:r w:rsidRPr="00E77497" w:rsidDel="00A10F2F">
            <w:rPr>
              <w:rStyle w:val="bnf"/>
            </w:rPr>
            <w:delText>BindingPattern</w:delText>
          </w:r>
        </w:del>
      </w:ins>
      <w:ins w:id="14067" w:author="Rev 3 Allen Wirfs-Brock" w:date="2011-08-31T11:02:00Z">
        <w:del w:id="14068" w:author="Rev 4 Allen Wirfs-Brock" w:date="2011-10-04T14:31:00Z">
          <w:r w:rsidR="00471F4A" w:rsidRPr="00E77497" w:rsidDel="00A10F2F">
            <w:rPr>
              <w:rStyle w:val="bnf"/>
            </w:rPr>
            <w:delText xml:space="preserve"> </w:delText>
          </w:r>
          <w:r w:rsidR="00471F4A" w:rsidRPr="00E77497" w:rsidDel="00A10F2F">
            <w:rPr>
              <w:rFonts w:ascii="Times New Roman" w:hAnsi="Times New Roman"/>
              <w:i/>
            </w:rPr>
            <w:delText>Initialiser</w:delText>
          </w:r>
          <w:r w:rsidR="00471F4A" w:rsidRPr="00E77497" w:rsidDel="00A10F2F">
            <w:rPr>
              <w:rFonts w:ascii="Times New Roman" w:hAnsi="Times New Roman"/>
              <w:vertAlign w:val="subscript"/>
            </w:rPr>
            <w:delText>opt</w:delText>
          </w:r>
        </w:del>
      </w:ins>
      <w:ins w:id="14069" w:author="Allen Wirfs-Brock" w:date="2011-07-11T15:40:00Z">
        <w:del w:id="14070" w:author="Rev 4 Allen Wirfs-Brock" w:date="2011-10-04T14:31:00Z">
          <w:r w:rsidRPr="00E77497" w:rsidDel="00A10F2F">
            <w:delText xml:space="preserve"> and </w:delText>
          </w:r>
          <w:r w:rsidRPr="00E77497" w:rsidDel="00A10F2F">
            <w:rPr>
              <w:rStyle w:val="bnf"/>
            </w:rPr>
            <w:delText xml:space="preserve">BindingElement </w:delText>
          </w:r>
          <w:r w:rsidRPr="00E77497" w:rsidDel="00A10F2F">
            <w:rPr>
              <w:b/>
            </w:rPr>
            <w:delText>:</w:delText>
          </w:r>
          <w:r w:rsidRPr="00E77497" w:rsidDel="00A10F2F">
            <w:delText xml:space="preserve"> </w:delText>
          </w:r>
        </w:del>
      </w:ins>
      <w:ins w:id="14071" w:author="Allen Wirfs-Brock" w:date="2011-07-11T15:43:00Z">
        <w:del w:id="14072" w:author="Rev 4 Allen Wirfs-Brock" w:date="2011-10-04T14:31:00Z">
          <w:r w:rsidR="005451AB" w:rsidRPr="00E77497" w:rsidDel="00A10F2F">
            <w:rPr>
              <w:rStyle w:val="bnf"/>
            </w:rPr>
            <w:delText>BindingPattern</w:delText>
          </w:r>
          <w:r w:rsidR="005451AB" w:rsidRPr="00E77497" w:rsidDel="00A10F2F">
            <w:delText xml:space="preserve"> </w:delText>
          </w:r>
        </w:del>
      </w:ins>
      <w:ins w:id="14073" w:author="Allen Wirfs-Brock" w:date="2011-07-11T15:40:00Z">
        <w:del w:id="14074" w:author="Rev 4 Allen Wirfs-Brock" w:date="2011-10-04T14:31:00Z">
          <w:r w:rsidRPr="00E77497" w:rsidDel="00A10F2F">
            <w:delText>is determined as follows:</w:delText>
          </w:r>
        </w:del>
      </w:ins>
    </w:p>
    <w:p w14:paraId="3F20B981" w14:textId="77777777" w:rsidR="00AA404C" w:rsidRPr="00E77497" w:rsidDel="00A10F2F" w:rsidRDefault="00AA404C" w:rsidP="006361CF">
      <w:pPr>
        <w:pStyle w:val="Alg4"/>
        <w:numPr>
          <w:ilvl w:val="0"/>
          <w:numId w:val="441"/>
        </w:numPr>
        <w:spacing w:after="220"/>
        <w:contextualSpacing/>
        <w:rPr>
          <w:ins w:id="14075" w:author="Allen Wirfs-Brock" w:date="2011-07-11T15:40:00Z"/>
          <w:del w:id="14076" w:author="Rev 4 Allen Wirfs-Brock" w:date="2011-10-04T14:31:00Z"/>
        </w:rPr>
        <w:pPrChange w:id="14077" w:author="Rev 4 Allen Wirfs-Brock" w:date="2011-11-07T12:16:00Z">
          <w:pPr>
            <w:pStyle w:val="Alg4"/>
            <w:numPr>
              <w:numId w:val="465"/>
            </w:numPr>
            <w:tabs>
              <w:tab w:val="num" w:pos="360"/>
            </w:tabs>
            <w:spacing w:after="220"/>
            <w:ind w:left="360" w:hanging="360"/>
            <w:contextualSpacing/>
          </w:pPr>
        </w:pPrChange>
      </w:pPr>
      <w:ins w:id="14078" w:author="Allen Wirfs-Brock" w:date="2011-07-11T15:40:00Z">
        <w:del w:id="14079" w:author="Rev 4 Allen Wirfs-Brock" w:date="2011-10-04T14:31:00Z">
          <w:r w:rsidRPr="00E77497" w:rsidDel="00A10F2F">
            <w:delText xml:space="preserve">Return the BoundNames of </w:delText>
          </w:r>
        </w:del>
      </w:ins>
      <w:ins w:id="14080" w:author="Allen Wirfs-Brock" w:date="2011-07-11T15:43:00Z">
        <w:del w:id="14081" w:author="Rev 4 Allen Wirfs-Brock" w:date="2011-10-04T14:31:00Z">
          <w:r w:rsidR="005451AB" w:rsidRPr="00E77497" w:rsidDel="00A10F2F">
            <w:rPr>
              <w:rStyle w:val="bnf"/>
            </w:rPr>
            <w:delText>BindingPattern</w:delText>
          </w:r>
        </w:del>
      </w:ins>
      <w:ins w:id="14082" w:author="Allen Wirfs-Brock" w:date="2011-07-11T15:40:00Z">
        <w:del w:id="14083" w:author="Rev 4 Allen Wirfs-Brock" w:date="2011-10-04T14:31:00Z">
          <w:r w:rsidRPr="00E77497" w:rsidDel="00A10F2F">
            <w:delText>.</w:delText>
          </w:r>
        </w:del>
      </w:ins>
    </w:p>
    <w:p w14:paraId="65796220" w14:textId="77777777" w:rsidR="000D60F8" w:rsidRPr="00E77497" w:rsidDel="00A10F2F" w:rsidRDefault="000D60F8" w:rsidP="00C7794D">
      <w:pPr>
        <w:contextualSpacing/>
        <w:rPr>
          <w:ins w:id="14084" w:author="Rev 3 Allen Wirfs-Brock" w:date="2011-09-22T15:12:00Z"/>
          <w:del w:id="14085" w:author="Rev 4 Allen Wirfs-Brock" w:date="2011-10-04T14:31:00Z"/>
        </w:rPr>
      </w:pPr>
      <w:ins w:id="14086" w:author="Rev 3 Allen Wirfs-Brock" w:date="2011-09-22T15:12:00Z">
        <w:del w:id="14087" w:author="Rev 4 Allen Wirfs-Brock" w:date="2011-10-04T14:31:00Z">
          <w:r w:rsidRPr="00E77497" w:rsidDel="00A10F2F">
            <w:delText xml:space="preserve">The production </w:delText>
          </w:r>
          <w:r w:rsidRPr="00E77497" w:rsidDel="00A10F2F">
            <w:rPr>
              <w:rStyle w:val="bnf"/>
            </w:rPr>
            <w:delText xml:space="preserve">BindingProperty </w:delText>
          </w:r>
          <w:r w:rsidRPr="00E77497" w:rsidDel="00A10F2F">
            <w:rPr>
              <w:b/>
            </w:rPr>
            <w:delText>:</w:delText>
          </w:r>
          <w:r w:rsidRPr="00E77497" w:rsidDel="00A10F2F">
            <w:delText xml:space="preserve"> </w:delText>
          </w:r>
          <w:r w:rsidRPr="00E77497" w:rsidDel="00A10F2F">
            <w:rPr>
              <w:rStyle w:val="bnf"/>
            </w:rPr>
            <w:delText>PropertyName</w:delText>
          </w:r>
          <w:r w:rsidRPr="00E77497" w:rsidDel="00A10F2F">
            <w:delText xml:space="preserve"> </w:delText>
          </w:r>
          <w:r w:rsidRPr="00E77497" w:rsidDel="00A10F2F">
            <w:rPr>
              <w:rFonts w:ascii="Courier New" w:hAnsi="Courier New" w:cs="Courier New"/>
              <w:b/>
            </w:rPr>
            <w:delText>:</w:delText>
          </w:r>
          <w:r w:rsidRPr="00E77497" w:rsidDel="00A10F2F">
            <w:delText xml:space="preserve"> </w:delText>
          </w:r>
          <w:r w:rsidRPr="00E77497" w:rsidDel="00A10F2F">
            <w:rPr>
              <w:rStyle w:val="bnf"/>
            </w:rPr>
            <w:delText xml:space="preserve">BindingPattern </w:delText>
          </w:r>
          <w:r w:rsidRPr="00E77497" w:rsidDel="00A10F2F">
            <w:rPr>
              <w:rFonts w:ascii="Times New Roman" w:hAnsi="Times New Roman"/>
              <w:i/>
            </w:rPr>
            <w:delText>Initialiser</w:delText>
          </w:r>
          <w:r w:rsidRPr="00E77497" w:rsidDel="00A10F2F">
            <w:rPr>
              <w:rFonts w:ascii="Times New Roman" w:hAnsi="Times New Roman"/>
              <w:vertAlign w:val="subscript"/>
            </w:rPr>
            <w:delText>opt</w:delText>
          </w:r>
          <w:r w:rsidRPr="00E77497" w:rsidDel="00A10F2F">
            <w:delText xml:space="preserve"> is evaluated </w:delText>
          </w:r>
        </w:del>
      </w:ins>
      <w:ins w:id="14088" w:author="Rev 3 Allen Wirfs-Brock" w:date="2011-09-22T15:18:00Z">
        <w:del w:id="14089" w:author="Rev 4 Allen Wirfs-Brock" w:date="2011-10-04T14:31:00Z">
          <w:r w:rsidR="00892C42" w:rsidRPr="00E77497" w:rsidDel="00A10F2F">
            <w:delText xml:space="preserve">with the parameters </w:delText>
          </w:r>
          <w:r w:rsidR="00892C42" w:rsidRPr="00E77497" w:rsidDel="00A10F2F">
            <w:rPr>
              <w:rStyle w:val="bnf"/>
            </w:rPr>
            <w:delText>obj</w:delText>
          </w:r>
          <w:r w:rsidR="00892C42" w:rsidRPr="00E77497" w:rsidDel="00A10F2F">
            <w:delText xml:space="preserve"> and </w:delText>
          </w:r>
          <w:r w:rsidR="00892C42" w:rsidRPr="00E77497" w:rsidDel="00A10F2F">
            <w:rPr>
              <w:rFonts w:ascii="Times New Roman" w:eastAsia="Times New Roman" w:hAnsi="Times New Roman"/>
              <w:i/>
              <w:spacing w:val="6"/>
              <w:lang w:eastAsia="en-US"/>
            </w:rPr>
            <w:delText>env</w:delText>
          </w:r>
          <w:r w:rsidR="00892C42" w:rsidRPr="00E77497" w:rsidDel="00A10F2F">
            <w:delText xml:space="preserve"> </w:delText>
          </w:r>
        </w:del>
      </w:ins>
      <w:ins w:id="14090" w:author="Rev 3 Allen Wirfs-Brock" w:date="2011-09-22T15:12:00Z">
        <w:del w:id="14091" w:author="Rev 4 Allen Wirfs-Brock" w:date="2011-10-04T14:31:00Z">
          <w:r w:rsidRPr="00E77497" w:rsidDel="00A10F2F">
            <w:delText>as follows:</w:delText>
          </w:r>
        </w:del>
      </w:ins>
    </w:p>
    <w:p w14:paraId="7CB664C6" w14:textId="77777777" w:rsidR="000D60F8" w:rsidRPr="00E77497" w:rsidDel="00A10F2F" w:rsidRDefault="000D60F8" w:rsidP="006361CF">
      <w:pPr>
        <w:pStyle w:val="Alg2"/>
        <w:numPr>
          <w:ilvl w:val="0"/>
          <w:numId w:val="562"/>
        </w:numPr>
        <w:contextualSpacing/>
        <w:rPr>
          <w:ins w:id="14092" w:author="Rev 3 Allen Wirfs-Brock" w:date="2011-09-22T15:14:00Z"/>
          <w:del w:id="14093" w:author="Rev 4 Allen Wirfs-Brock" w:date="2011-10-04T14:31:00Z"/>
        </w:rPr>
        <w:pPrChange w:id="14094" w:author="Rev 4 Allen Wirfs-Brock" w:date="2011-11-07T12:16:00Z">
          <w:pPr>
            <w:pStyle w:val="Alg2"/>
            <w:numPr>
              <w:numId w:val="596"/>
            </w:numPr>
            <w:tabs>
              <w:tab w:val="num" w:pos="360"/>
            </w:tabs>
            <w:ind w:left="360" w:hanging="360"/>
            <w:contextualSpacing/>
          </w:pPr>
        </w:pPrChange>
      </w:pPr>
      <w:ins w:id="14095" w:author="Rev 3 Allen Wirfs-Brock" w:date="2011-09-22T15:14:00Z">
        <w:del w:id="14096" w:author="Rev 4 Allen Wirfs-Brock" w:date="2011-10-04T14:31:00Z">
          <w:r w:rsidRPr="00E77497" w:rsidDel="00A10F2F">
            <w:delText xml:space="preserve">Let </w:delText>
          </w:r>
        </w:del>
      </w:ins>
      <w:ins w:id="14097" w:author="Rev 3 Allen Wirfs-Brock" w:date="2011-09-22T15:22:00Z">
        <w:del w:id="14098" w:author="Rev 4 Allen Wirfs-Brock" w:date="2011-10-04T14:31:00Z">
          <w:r w:rsidR="00892C42" w:rsidRPr="00E77497" w:rsidDel="00A10F2F">
            <w:rPr>
              <w:i/>
            </w:rPr>
            <w:delText xml:space="preserve">P </w:delText>
          </w:r>
        </w:del>
      </w:ins>
      <w:ins w:id="14099" w:author="Rev 3 Allen Wirfs-Brock" w:date="2011-09-22T15:14:00Z">
        <w:del w:id="14100" w:author="Rev 4 Allen Wirfs-Brock" w:date="2011-10-04T14:31:00Z">
          <w:r w:rsidRPr="00E77497" w:rsidDel="00A10F2F">
            <w:delText xml:space="preserve">be the </w:delText>
          </w:r>
        </w:del>
      </w:ins>
      <w:ins w:id="14101" w:author="Rev 3 Allen Wirfs-Brock" w:date="2011-09-22T15:15:00Z">
        <w:del w:id="14102" w:author="Rev 4 Allen Wirfs-Brock" w:date="2011-10-04T14:31:00Z">
          <w:r w:rsidRPr="00E77497" w:rsidDel="00A10F2F">
            <w:delText xml:space="preserve">PropName </w:delText>
          </w:r>
        </w:del>
      </w:ins>
      <w:ins w:id="14103" w:author="Rev 3 Allen Wirfs-Brock" w:date="2011-09-22T15:14:00Z">
        <w:del w:id="14104" w:author="Rev 4 Allen Wirfs-Brock" w:date="2011-10-04T14:31:00Z">
          <w:r w:rsidRPr="00E77497" w:rsidDel="00A10F2F">
            <w:delText xml:space="preserve">of </w:delText>
          </w:r>
        </w:del>
      </w:ins>
      <w:ins w:id="14105" w:author="Rev 3 Allen Wirfs-Brock" w:date="2011-09-22T15:16:00Z">
        <w:del w:id="14106" w:author="Rev 4 Allen Wirfs-Brock" w:date="2011-10-04T14:31:00Z">
          <w:r w:rsidRPr="00E77497" w:rsidDel="00A10F2F">
            <w:rPr>
              <w:rStyle w:val="bnf"/>
            </w:rPr>
            <w:delText>PropertyName</w:delText>
          </w:r>
        </w:del>
      </w:ins>
      <w:ins w:id="14107" w:author="Rev 3 Allen Wirfs-Brock" w:date="2011-09-22T15:15:00Z">
        <w:del w:id="14108" w:author="Rev 4 Allen Wirfs-Brock" w:date="2011-10-04T14:31:00Z">
          <w:r w:rsidRPr="00E77497" w:rsidDel="00A10F2F">
            <w:delText>.</w:delText>
          </w:r>
        </w:del>
      </w:ins>
    </w:p>
    <w:p w14:paraId="7C45097F" w14:textId="77777777" w:rsidR="00892C42" w:rsidRPr="00E77497" w:rsidDel="00A10F2F" w:rsidRDefault="00892C42" w:rsidP="006361CF">
      <w:pPr>
        <w:pStyle w:val="Alg3"/>
        <w:numPr>
          <w:ilvl w:val="0"/>
          <w:numId w:val="562"/>
        </w:numPr>
        <w:contextualSpacing/>
        <w:rPr>
          <w:ins w:id="14109" w:author="Rev 3 Allen Wirfs-Brock" w:date="2011-09-22T15:22:00Z"/>
          <w:del w:id="14110" w:author="Rev 4 Allen Wirfs-Brock" w:date="2011-10-04T14:31:00Z"/>
        </w:rPr>
        <w:pPrChange w:id="14111" w:author="Rev 4 Allen Wirfs-Brock" w:date="2011-11-07T12:16:00Z">
          <w:pPr>
            <w:pStyle w:val="Alg3"/>
            <w:numPr>
              <w:numId w:val="596"/>
            </w:numPr>
            <w:contextualSpacing/>
          </w:pPr>
        </w:pPrChange>
      </w:pPr>
      <w:ins w:id="14112" w:author="Rev 3 Allen Wirfs-Brock" w:date="2011-09-22T15:22:00Z">
        <w:del w:id="14113" w:author="Rev 4 Allen Wirfs-Brock" w:date="2011-10-04T14:31:00Z">
          <w:r w:rsidRPr="00E77497" w:rsidDel="00A10F2F">
            <w:delText xml:space="preserve">Let </w:delText>
          </w:r>
          <w:r w:rsidRPr="00E77497" w:rsidDel="00A10F2F">
            <w:rPr>
              <w:i/>
            </w:rPr>
            <w:delText>exists</w:delText>
          </w:r>
          <w:r w:rsidRPr="00E77497" w:rsidDel="00A10F2F">
            <w:delText xml:space="preserve"> be the result of calling the [[HasProperty]] internal method of </w:delText>
          </w:r>
          <w:r w:rsidRPr="00E77497" w:rsidDel="00A10F2F">
            <w:rPr>
              <w:i/>
            </w:rPr>
            <w:delText>obj</w:delText>
          </w:r>
          <w:r w:rsidRPr="00E77497" w:rsidDel="00A10F2F">
            <w:delText xml:space="preserve"> with argument </w:delText>
          </w:r>
          <w:r w:rsidRPr="00E77497" w:rsidDel="00A10F2F">
            <w:rPr>
              <w:i/>
            </w:rPr>
            <w:delText>P</w:delText>
          </w:r>
          <w:r w:rsidRPr="00E77497" w:rsidDel="00A10F2F">
            <w:delText>.</w:delText>
          </w:r>
        </w:del>
      </w:ins>
    </w:p>
    <w:p w14:paraId="7F8A39DB" w14:textId="77777777" w:rsidR="00892C42" w:rsidRPr="00E77497" w:rsidDel="00A10F2F" w:rsidRDefault="00892C42" w:rsidP="006361CF">
      <w:pPr>
        <w:pStyle w:val="Alg3"/>
        <w:numPr>
          <w:ilvl w:val="0"/>
          <w:numId w:val="562"/>
        </w:numPr>
        <w:contextualSpacing/>
        <w:rPr>
          <w:ins w:id="14114" w:author="Rev 3 Allen Wirfs-Brock" w:date="2011-09-22T15:22:00Z"/>
          <w:del w:id="14115" w:author="Rev 4 Allen Wirfs-Brock" w:date="2011-10-04T14:31:00Z"/>
        </w:rPr>
        <w:pPrChange w:id="14116" w:author="Rev 4 Allen Wirfs-Brock" w:date="2011-11-07T12:16:00Z">
          <w:pPr>
            <w:pStyle w:val="Alg3"/>
            <w:numPr>
              <w:numId w:val="596"/>
            </w:numPr>
            <w:contextualSpacing/>
          </w:pPr>
        </w:pPrChange>
      </w:pPr>
      <w:ins w:id="14117" w:author="Rev 3 Allen Wirfs-Brock" w:date="2011-09-22T15:22:00Z">
        <w:del w:id="14118" w:author="Rev 4 Allen Wirfs-Brock" w:date="2011-10-04T14:31:00Z">
          <w:r w:rsidRPr="00E77497" w:rsidDel="00A10F2F">
            <w:delText xml:space="preserve">If </w:delText>
          </w:r>
          <w:r w:rsidRPr="00E77497" w:rsidDel="00A10F2F">
            <w:rPr>
              <w:i/>
            </w:rPr>
            <w:delText>exists</w:delText>
          </w:r>
          <w:r w:rsidRPr="00E77497" w:rsidDel="00A10F2F">
            <w:delText xml:space="preserve"> is </w:delText>
          </w:r>
          <w:r w:rsidRPr="00E77497" w:rsidDel="00A10F2F">
            <w:rPr>
              <w:b/>
            </w:rPr>
            <w:delText>true</w:delText>
          </w:r>
          <w:r w:rsidRPr="00E77497" w:rsidDel="00A10F2F">
            <w:delText>, then</w:delText>
          </w:r>
        </w:del>
      </w:ins>
    </w:p>
    <w:p w14:paraId="74DA75F9" w14:textId="77777777" w:rsidR="00892C42" w:rsidRPr="00E77497" w:rsidDel="00A10F2F" w:rsidRDefault="00892C42" w:rsidP="006361CF">
      <w:pPr>
        <w:pStyle w:val="Alg3"/>
        <w:numPr>
          <w:ilvl w:val="1"/>
          <w:numId w:val="562"/>
        </w:numPr>
        <w:contextualSpacing/>
        <w:rPr>
          <w:ins w:id="14119" w:author="Rev 3 Allen Wirfs-Brock" w:date="2011-09-22T15:22:00Z"/>
          <w:del w:id="14120" w:author="Rev 4 Allen Wirfs-Brock" w:date="2011-10-04T14:31:00Z"/>
        </w:rPr>
        <w:pPrChange w:id="14121" w:author="Rev 4 Allen Wirfs-Brock" w:date="2011-11-07T12:16:00Z">
          <w:pPr>
            <w:pStyle w:val="Alg3"/>
            <w:numPr>
              <w:ilvl w:val="1"/>
              <w:numId w:val="596"/>
            </w:numPr>
            <w:tabs>
              <w:tab w:val="clear" w:pos="360"/>
              <w:tab w:val="num" w:pos="1080"/>
            </w:tabs>
            <w:ind w:left="1080"/>
            <w:contextualSpacing/>
          </w:pPr>
        </w:pPrChange>
      </w:pPr>
      <w:ins w:id="14122" w:author="Rev 3 Allen Wirfs-Brock" w:date="2011-09-22T15:22:00Z">
        <w:del w:id="14123"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calling the [[Get]] internal method of </w:delText>
          </w:r>
          <w:r w:rsidRPr="00E77497" w:rsidDel="00A10F2F">
            <w:rPr>
              <w:i/>
            </w:rPr>
            <w:delText>obj</w:delText>
          </w:r>
          <w:r w:rsidRPr="00E77497" w:rsidDel="00A10F2F">
            <w:delText xml:space="preserve"> passing </w:delText>
          </w:r>
          <w:r w:rsidRPr="00E77497" w:rsidDel="00A10F2F">
            <w:rPr>
              <w:i/>
            </w:rPr>
            <w:delText xml:space="preserve">P </w:delText>
          </w:r>
          <w:r w:rsidRPr="00E77497" w:rsidDel="00A10F2F">
            <w:delText>as the argument.</w:delText>
          </w:r>
        </w:del>
      </w:ins>
    </w:p>
    <w:p w14:paraId="7BECD58D" w14:textId="77777777" w:rsidR="00892C42" w:rsidRPr="00E77497" w:rsidDel="00A10F2F" w:rsidRDefault="00892C42" w:rsidP="006361CF">
      <w:pPr>
        <w:pStyle w:val="Alg3"/>
        <w:numPr>
          <w:ilvl w:val="0"/>
          <w:numId w:val="562"/>
        </w:numPr>
        <w:contextualSpacing/>
        <w:rPr>
          <w:ins w:id="14124" w:author="Rev 3 Allen Wirfs-Brock" w:date="2011-09-22T15:22:00Z"/>
          <w:del w:id="14125" w:author="Rev 4 Allen Wirfs-Brock" w:date="2011-10-04T14:31:00Z"/>
        </w:rPr>
        <w:pPrChange w:id="14126" w:author="Rev 4 Allen Wirfs-Brock" w:date="2011-11-07T12:16:00Z">
          <w:pPr>
            <w:pStyle w:val="Alg3"/>
            <w:numPr>
              <w:numId w:val="596"/>
            </w:numPr>
            <w:contextualSpacing/>
          </w:pPr>
        </w:pPrChange>
      </w:pPr>
      <w:ins w:id="14127" w:author="Rev 3 Allen Wirfs-Brock" w:date="2011-09-22T15:22:00Z">
        <w:del w:id="14128" w:author="Rev 4 Allen Wirfs-Brock" w:date="2011-10-04T14:31:00Z">
          <w:r w:rsidRPr="00E77497" w:rsidDel="00A10F2F">
            <w:delText xml:space="preserve">Else </w:delText>
          </w:r>
        </w:del>
      </w:ins>
    </w:p>
    <w:p w14:paraId="47C98B6B" w14:textId="77777777" w:rsidR="00892C42" w:rsidRPr="00E77497" w:rsidDel="00A10F2F" w:rsidRDefault="00892C42" w:rsidP="006361CF">
      <w:pPr>
        <w:pStyle w:val="Alg3"/>
        <w:numPr>
          <w:ilvl w:val="1"/>
          <w:numId w:val="562"/>
        </w:numPr>
        <w:contextualSpacing/>
        <w:rPr>
          <w:ins w:id="14129" w:author="Rev 3 Allen Wirfs-Brock" w:date="2011-09-22T15:22:00Z"/>
          <w:del w:id="14130" w:author="Rev 4 Allen Wirfs-Brock" w:date="2011-10-04T14:31:00Z"/>
        </w:rPr>
        <w:pPrChange w:id="14131" w:author="Rev 4 Allen Wirfs-Brock" w:date="2011-11-07T12:16:00Z">
          <w:pPr>
            <w:pStyle w:val="Alg3"/>
            <w:numPr>
              <w:ilvl w:val="1"/>
              <w:numId w:val="596"/>
            </w:numPr>
            <w:tabs>
              <w:tab w:val="clear" w:pos="360"/>
              <w:tab w:val="num" w:pos="1080"/>
            </w:tabs>
            <w:ind w:left="1080"/>
            <w:contextualSpacing/>
          </w:pPr>
        </w:pPrChange>
      </w:pPr>
      <w:ins w:id="14132" w:author="Rev 3 Allen Wirfs-Brock" w:date="2011-09-22T15:22:00Z">
        <w:del w:id="14133" w:author="Rev 4 Allen Wirfs-Brock" w:date="2011-10-04T14:31:00Z">
          <w:r w:rsidRPr="00E77497" w:rsidDel="00A10F2F">
            <w:delText xml:space="preserve">If </w:delText>
          </w:r>
          <w:r w:rsidRPr="00E77497" w:rsidDel="00A10F2F">
            <w:rPr>
              <w:i/>
            </w:rPr>
            <w:delText>Initialiser</w:delText>
          </w:r>
          <w:r w:rsidRPr="00E77497" w:rsidDel="00A10F2F">
            <w:rPr>
              <w:vertAlign w:val="subscript"/>
            </w:rPr>
            <w:delText>opt</w:delText>
          </w:r>
          <w:r w:rsidRPr="00E77497" w:rsidDel="00A10F2F">
            <w:delText xml:space="preserve"> is present, then</w:delText>
          </w:r>
        </w:del>
      </w:ins>
    </w:p>
    <w:p w14:paraId="19F651D4" w14:textId="77777777" w:rsidR="00892C42" w:rsidRPr="00E77497" w:rsidDel="00A10F2F" w:rsidRDefault="00892C42" w:rsidP="006361CF">
      <w:pPr>
        <w:pStyle w:val="Alg3"/>
        <w:numPr>
          <w:ilvl w:val="2"/>
          <w:numId w:val="562"/>
        </w:numPr>
        <w:contextualSpacing/>
        <w:rPr>
          <w:ins w:id="14134" w:author="Rev 3 Allen Wirfs-Brock" w:date="2011-09-22T15:22:00Z"/>
          <w:del w:id="14135" w:author="Rev 4 Allen Wirfs-Brock" w:date="2011-10-04T14:31:00Z"/>
        </w:rPr>
        <w:pPrChange w:id="14136" w:author="Rev 4 Allen Wirfs-Brock" w:date="2011-11-07T12:16:00Z">
          <w:pPr>
            <w:pStyle w:val="Alg3"/>
            <w:numPr>
              <w:ilvl w:val="2"/>
              <w:numId w:val="596"/>
            </w:numPr>
            <w:tabs>
              <w:tab w:val="clear" w:pos="360"/>
              <w:tab w:val="num" w:pos="1800"/>
            </w:tabs>
            <w:ind w:left="1800"/>
            <w:contextualSpacing/>
          </w:pPr>
        </w:pPrChange>
      </w:pPr>
      <w:ins w:id="14137" w:author="Rev 3 Allen Wirfs-Brock" w:date="2011-09-22T15:22:00Z">
        <w:del w:id="14138"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evaluating</w:delText>
          </w:r>
          <w:r w:rsidRPr="00E77497" w:rsidDel="00A10F2F">
            <w:rPr>
              <w:i/>
            </w:rPr>
            <w:delText xml:space="preserve"> Initialiser</w:delText>
          </w:r>
          <w:r w:rsidRPr="00E77497" w:rsidDel="00A10F2F">
            <w:delText>.</w:delText>
          </w:r>
        </w:del>
      </w:ins>
    </w:p>
    <w:p w14:paraId="19ADF035" w14:textId="77777777" w:rsidR="00892C42" w:rsidRPr="00E77497" w:rsidDel="00A10F2F" w:rsidRDefault="00892C42" w:rsidP="006361CF">
      <w:pPr>
        <w:pStyle w:val="Alg3"/>
        <w:numPr>
          <w:ilvl w:val="1"/>
          <w:numId w:val="562"/>
        </w:numPr>
        <w:contextualSpacing/>
        <w:rPr>
          <w:ins w:id="14139" w:author="Rev 3 Allen Wirfs-Brock" w:date="2011-09-22T15:22:00Z"/>
          <w:del w:id="14140" w:author="Rev 4 Allen Wirfs-Brock" w:date="2011-10-04T14:31:00Z"/>
        </w:rPr>
        <w:pPrChange w:id="14141" w:author="Rev 4 Allen Wirfs-Brock" w:date="2011-11-07T12:16:00Z">
          <w:pPr>
            <w:pStyle w:val="Alg3"/>
            <w:numPr>
              <w:ilvl w:val="1"/>
              <w:numId w:val="596"/>
            </w:numPr>
            <w:tabs>
              <w:tab w:val="clear" w:pos="360"/>
              <w:tab w:val="num" w:pos="1080"/>
            </w:tabs>
            <w:ind w:left="1080"/>
            <w:contextualSpacing/>
          </w:pPr>
        </w:pPrChange>
      </w:pPr>
      <w:ins w:id="14142" w:author="Rev 3 Allen Wirfs-Brock" w:date="2011-09-22T15:22:00Z">
        <w:del w:id="14143" w:author="Rev 4 Allen Wirfs-Brock" w:date="2011-10-04T14:31:00Z">
          <w:r w:rsidRPr="00E77497" w:rsidDel="00A10F2F">
            <w:delText>Else,</w:delText>
          </w:r>
        </w:del>
      </w:ins>
    </w:p>
    <w:p w14:paraId="40E4F1F4" w14:textId="77777777" w:rsidR="00892C42" w:rsidRPr="00E77497" w:rsidDel="00A10F2F" w:rsidRDefault="00892C42" w:rsidP="006361CF">
      <w:pPr>
        <w:pStyle w:val="Alg3"/>
        <w:numPr>
          <w:ilvl w:val="2"/>
          <w:numId w:val="562"/>
        </w:numPr>
        <w:tabs>
          <w:tab w:val="left" w:pos="990"/>
        </w:tabs>
        <w:contextualSpacing/>
        <w:rPr>
          <w:ins w:id="14144" w:author="Rev 3 Allen Wirfs-Brock" w:date="2011-09-22T15:22:00Z"/>
          <w:del w:id="14145" w:author="Rev 4 Allen Wirfs-Brock" w:date="2011-10-04T14:31:00Z"/>
        </w:rPr>
        <w:pPrChange w:id="14146" w:author="Rev 4 Allen Wirfs-Brock" w:date="2011-11-07T12:16:00Z">
          <w:pPr>
            <w:pStyle w:val="Alg3"/>
            <w:numPr>
              <w:ilvl w:val="2"/>
              <w:numId w:val="596"/>
            </w:numPr>
            <w:tabs>
              <w:tab w:val="clear" w:pos="360"/>
              <w:tab w:val="left" w:pos="990"/>
              <w:tab w:val="num" w:pos="1800"/>
            </w:tabs>
            <w:ind w:left="1800"/>
            <w:contextualSpacing/>
          </w:pPr>
        </w:pPrChange>
      </w:pPr>
      <w:ins w:id="14147" w:author="Rev 3 Allen Wirfs-Brock" w:date="2011-09-22T15:22:00Z">
        <w:del w:id="14148" w:author="Rev 4 Allen Wirfs-Brock" w:date="2011-10-04T14:31:00Z">
          <w:r w:rsidRPr="00E77497" w:rsidDel="00A10F2F">
            <w:delText xml:space="preserve"> Let</w:delText>
          </w:r>
          <w:r w:rsidRPr="00E77497" w:rsidDel="00A10F2F">
            <w:rPr>
              <w:i/>
            </w:rPr>
            <w:delText xml:space="preserve"> v</w:delText>
          </w:r>
          <w:r w:rsidRPr="00E77497" w:rsidDel="00A10F2F">
            <w:delText xml:space="preserve"> be </w:delText>
          </w:r>
          <w:r w:rsidRPr="00E77497" w:rsidDel="00A10F2F">
            <w:rPr>
              <w:b/>
            </w:rPr>
            <w:delText>undefined</w:delText>
          </w:r>
          <w:r w:rsidRPr="00E77497" w:rsidDel="00A10F2F">
            <w:delText>.</w:delText>
          </w:r>
        </w:del>
      </w:ins>
    </w:p>
    <w:p w14:paraId="2A22E92C" w14:textId="77777777" w:rsidR="000D60F8" w:rsidRPr="00E77497" w:rsidDel="00A10F2F" w:rsidRDefault="000D60F8" w:rsidP="006361CF">
      <w:pPr>
        <w:pStyle w:val="Alg2"/>
        <w:numPr>
          <w:ilvl w:val="0"/>
          <w:numId w:val="562"/>
        </w:numPr>
        <w:spacing w:after="220"/>
        <w:contextualSpacing/>
        <w:rPr>
          <w:ins w:id="14149" w:author="Rev 3 Allen Wirfs-Brock" w:date="2011-09-22T15:12:00Z"/>
          <w:del w:id="14150" w:author="Rev 4 Allen Wirfs-Brock" w:date="2011-10-04T14:31:00Z"/>
        </w:rPr>
        <w:pPrChange w:id="14151" w:author="Rev 4 Allen Wirfs-Brock" w:date="2011-11-07T12:16:00Z">
          <w:pPr>
            <w:pStyle w:val="Alg2"/>
            <w:numPr>
              <w:numId w:val="596"/>
            </w:numPr>
            <w:tabs>
              <w:tab w:val="num" w:pos="360"/>
            </w:tabs>
            <w:spacing w:after="220"/>
            <w:ind w:left="360" w:hanging="360"/>
            <w:contextualSpacing/>
          </w:pPr>
        </w:pPrChange>
      </w:pPr>
      <w:ins w:id="14152" w:author="Rev 3 Allen Wirfs-Brock" w:date="2011-09-22T15:12:00Z">
        <w:del w:id="14153" w:author="Rev 4 Allen Wirfs-Brock" w:date="2011-10-04T14:31:00Z">
          <w:r w:rsidRPr="00E77497" w:rsidDel="00A10F2F">
            <w:delText xml:space="preserve">Evaluate </w:delText>
          </w:r>
          <w:r w:rsidRPr="00E77497" w:rsidDel="00A10F2F">
            <w:rPr>
              <w:i/>
            </w:rPr>
            <w:delText>BindingPattern</w:delText>
          </w:r>
          <w:r w:rsidRPr="00E77497" w:rsidDel="00A10F2F">
            <w:delText xml:space="preserve"> </w:delText>
          </w:r>
        </w:del>
      </w:ins>
      <w:ins w:id="14154" w:author="Rev 3 Allen Wirfs-Brock" w:date="2011-09-22T15:34:00Z">
        <w:del w:id="14155" w:author="Rev 4 Allen Wirfs-Brock" w:date="2011-10-04T14:31:00Z">
          <w:r w:rsidR="00FB7F29" w:rsidRPr="00E77497" w:rsidDel="00A10F2F">
            <w:delText>passing</w:delText>
          </w:r>
        </w:del>
      </w:ins>
      <w:ins w:id="14156" w:author="Rev 3 Allen Wirfs-Brock" w:date="2011-09-22T15:12:00Z">
        <w:del w:id="14157" w:author="Rev 4 Allen Wirfs-Brock" w:date="2011-10-04T14:31:00Z">
          <w:r w:rsidRPr="00E77497" w:rsidDel="00A10F2F">
            <w:delText xml:space="preserve"> </w:delText>
          </w:r>
        </w:del>
      </w:ins>
      <w:ins w:id="14158" w:author="Rev 3 Allen Wirfs-Brock" w:date="2011-09-22T15:33:00Z">
        <w:del w:id="14159" w:author="Rev 4 Allen Wirfs-Brock" w:date="2011-10-04T14:31:00Z">
          <w:r w:rsidR="00FB7F29" w:rsidRPr="00E77497" w:rsidDel="00A10F2F">
            <w:rPr>
              <w:i/>
            </w:rPr>
            <w:delText>v</w:delText>
          </w:r>
        </w:del>
      </w:ins>
      <w:ins w:id="14160" w:author="Rev 3 Allen Wirfs-Brock" w:date="2011-09-22T15:12:00Z">
        <w:del w:id="14161" w:author="Rev 4 Allen Wirfs-Brock" w:date="2011-10-04T14:31:00Z">
          <w:r w:rsidRPr="00E77497" w:rsidDel="00A10F2F">
            <w:delText xml:space="preserve"> and </w:delText>
          </w:r>
        </w:del>
      </w:ins>
      <w:ins w:id="14162" w:author="Rev 3 Allen Wirfs-Brock" w:date="2011-09-22T15:28:00Z">
        <w:del w:id="14163" w:author="Rev 4 Allen Wirfs-Brock" w:date="2011-10-04T14:31:00Z">
          <w:r w:rsidR="00454B4A" w:rsidRPr="00E77497" w:rsidDel="00A10F2F">
            <w:rPr>
              <w:i/>
            </w:rPr>
            <w:delText>env</w:delText>
          </w:r>
          <w:r w:rsidR="00454B4A" w:rsidRPr="00E77497" w:rsidDel="00A10F2F">
            <w:delText xml:space="preserve"> </w:delText>
          </w:r>
        </w:del>
      </w:ins>
      <w:ins w:id="14164" w:author="Rev 3 Allen Wirfs-Brock" w:date="2011-09-22T15:12:00Z">
        <w:del w:id="14165" w:author="Rev 4 Allen Wirfs-Brock" w:date="2011-10-04T14:31:00Z">
          <w:r w:rsidRPr="00E77497" w:rsidDel="00A10F2F">
            <w:delText>as</w:delText>
          </w:r>
        </w:del>
      </w:ins>
      <w:ins w:id="14166" w:author="Rev 3 Allen Wirfs-Brock" w:date="2011-09-22T15:34:00Z">
        <w:del w:id="14167" w:author="Rev 4 Allen Wirfs-Brock" w:date="2011-10-04T14:31:00Z">
          <w:r w:rsidR="00FB7F29" w:rsidRPr="00E77497" w:rsidDel="00A10F2F">
            <w:delText xml:space="preserve"> arguments</w:delText>
          </w:r>
        </w:del>
      </w:ins>
      <w:ins w:id="14168" w:author="Rev 3 Allen Wirfs-Brock" w:date="2011-09-22T15:12:00Z">
        <w:del w:id="14169" w:author="Rev 4 Allen Wirfs-Brock" w:date="2011-10-04T14:31:00Z">
          <w:r w:rsidRPr="00E77497" w:rsidDel="00A10F2F">
            <w:delText>.</w:delText>
          </w:r>
        </w:del>
      </w:ins>
    </w:p>
    <w:p w14:paraId="1857F40F" w14:textId="77777777" w:rsidR="00B678FE" w:rsidRPr="00E77497" w:rsidDel="005B3577" w:rsidRDefault="00B678FE" w:rsidP="00C7794D">
      <w:pPr>
        <w:contextualSpacing/>
        <w:rPr>
          <w:ins w:id="14170" w:author="Rev 3 Allen Wirfs-Brock" w:date="2011-09-01T13:51:00Z"/>
          <w:del w:id="14171" w:author="Rev 4 Allen Wirfs-Brock" w:date="2011-10-15T18:29:00Z"/>
        </w:rPr>
      </w:pPr>
      <w:ins w:id="14172" w:author="Rev 3 Allen Wirfs-Brock" w:date="2011-09-01T13:51:00Z">
        <w:del w:id="14173" w:author="Rev 4 Allen Wirfs-Brock" w:date="2011-10-15T18:29:00Z">
          <w:r w:rsidRPr="00E77497" w:rsidDel="005B3577">
            <w:delText xml:space="preserve">The </w:delText>
          </w:r>
          <w:r w:rsidRPr="00E77497" w:rsidDel="005B3577">
            <w:rPr>
              <w:rFonts w:ascii="Times New Roman" w:eastAsia="Times New Roman" w:hAnsi="Times New Roman"/>
              <w:spacing w:val="6"/>
              <w:lang w:eastAsia="en-US"/>
            </w:rPr>
            <w:delText xml:space="preserve">BoundNames </w:delText>
          </w:r>
          <w:r w:rsidRPr="00E77497" w:rsidDel="005B3577">
            <w:delText xml:space="preserve">of the production </w:delText>
          </w:r>
        </w:del>
      </w:ins>
      <w:ins w:id="14174" w:author="Rev 3 Allen Wirfs-Brock" w:date="2011-09-01T13:52:00Z">
        <w:del w:id="14175" w:author="Rev 4 Allen Wirfs-Brock" w:date="2011-10-15T18:29:00Z">
          <w:r w:rsidRPr="00E77497" w:rsidDel="005B3577">
            <w:rPr>
              <w:rFonts w:ascii="Times New Roman" w:hAnsi="Times New Roman"/>
              <w:i/>
            </w:rPr>
            <w:delText xml:space="preserve">SingleNameBinding </w:delText>
          </w:r>
        </w:del>
      </w:ins>
      <w:ins w:id="14176" w:author="Rev 3 Allen Wirfs-Brock" w:date="2011-09-01T13:51:00Z">
        <w:del w:id="14177" w:author="Rev 4 Allen Wirfs-Brock" w:date="2011-10-15T18:29:00Z">
          <w:r w:rsidRPr="00E77497" w:rsidDel="005B3577">
            <w:rPr>
              <w:rFonts w:ascii="Courier New" w:hAnsi="Courier New" w:cs="Courier New"/>
              <w:b/>
            </w:rPr>
            <w:delText>:</w:delText>
          </w:r>
          <w:r w:rsidRPr="00E77497" w:rsidDel="005B3577">
            <w:delText xml:space="preserve"> </w:delText>
          </w:r>
        </w:del>
      </w:ins>
      <w:ins w:id="14178" w:author="Rev 3 Allen Wirfs-Brock" w:date="2011-09-01T13:52:00Z">
        <w:del w:id="14179" w:author="Rev 4 Allen Wirfs-Brock" w:date="2011-10-15T18:29:00Z">
          <w:r w:rsidRPr="00E77497" w:rsidDel="005B3577">
            <w:rPr>
              <w:rStyle w:val="bnf"/>
            </w:rPr>
            <w:delText>BindingIdentifier</w:delText>
          </w:r>
        </w:del>
      </w:ins>
      <w:ins w:id="14180" w:author="Rev 3 Allen Wirfs-Brock" w:date="2011-09-01T13:51:00Z">
        <w:del w:id="14181" w:author="Rev 4 Allen Wirfs-Brock" w:date="2011-10-15T18:29:00Z">
          <w:r w:rsidRPr="00E77497" w:rsidDel="005B3577">
            <w:rPr>
              <w:rStyle w:val="bnf"/>
            </w:rPr>
            <w:delText xml:space="preserve"> </w:delText>
          </w:r>
          <w:r w:rsidRPr="00E77497" w:rsidDel="005B3577">
            <w:rPr>
              <w:rFonts w:ascii="Times New Roman" w:hAnsi="Times New Roman"/>
              <w:i/>
            </w:rPr>
            <w:delText>Initialiser</w:delText>
          </w:r>
          <w:r w:rsidRPr="00E77497" w:rsidDel="005B3577">
            <w:rPr>
              <w:rFonts w:ascii="Times New Roman" w:hAnsi="Times New Roman"/>
              <w:vertAlign w:val="subscript"/>
            </w:rPr>
            <w:delText>opt</w:delText>
          </w:r>
          <w:r w:rsidRPr="00E77497" w:rsidDel="005B3577">
            <w:delText xml:space="preserve"> is determined as follows:</w:delText>
          </w:r>
        </w:del>
      </w:ins>
    </w:p>
    <w:p w14:paraId="013AAA56" w14:textId="77777777" w:rsidR="00B678FE" w:rsidRPr="00E77497" w:rsidDel="005B3577" w:rsidRDefault="00B678FE" w:rsidP="006361CF">
      <w:pPr>
        <w:pStyle w:val="Alg4"/>
        <w:numPr>
          <w:ilvl w:val="0"/>
          <w:numId w:val="442"/>
        </w:numPr>
        <w:spacing w:after="220"/>
        <w:contextualSpacing/>
        <w:rPr>
          <w:ins w:id="14182" w:author="Rev 3 Allen Wirfs-Brock" w:date="2011-09-21T18:24:00Z"/>
          <w:del w:id="14183" w:author="Rev 4 Allen Wirfs-Brock" w:date="2011-10-15T18:29:00Z"/>
        </w:rPr>
        <w:pPrChange w:id="14184" w:author="Rev 4 Allen Wirfs-Brock" w:date="2011-11-07T12:16:00Z">
          <w:pPr>
            <w:pStyle w:val="Alg4"/>
            <w:numPr>
              <w:numId w:val="466"/>
            </w:numPr>
            <w:tabs>
              <w:tab w:val="num" w:pos="360"/>
            </w:tabs>
            <w:spacing w:after="220"/>
            <w:ind w:left="360" w:hanging="360"/>
            <w:contextualSpacing/>
          </w:pPr>
        </w:pPrChange>
      </w:pPr>
      <w:ins w:id="14185" w:author="Rev 3 Allen Wirfs-Brock" w:date="2011-09-01T13:51:00Z">
        <w:del w:id="14186" w:author="Rev 4 Allen Wirfs-Brock" w:date="2011-10-15T18:29:00Z">
          <w:r w:rsidRPr="00E77497" w:rsidDel="005B3577">
            <w:delText xml:space="preserve">Return </w:delText>
          </w:r>
        </w:del>
      </w:ins>
      <w:ins w:id="14187" w:author="Rev 3 Allen Wirfs-Brock" w:date="2011-09-01T13:53:00Z">
        <w:del w:id="14188" w:author="Rev 4 Allen Wirfs-Brock" w:date="2011-10-15T18:29:00Z">
          <w:r w:rsidRPr="00E77497" w:rsidDel="005B3577">
            <w:delText>the BoundNames of</w:delText>
          </w:r>
        </w:del>
      </w:ins>
      <w:ins w:id="14189" w:author="Rev 3 Allen Wirfs-Brock" w:date="2011-09-01T13:51:00Z">
        <w:del w:id="14190" w:author="Rev 4 Allen Wirfs-Brock" w:date="2011-10-15T18:29:00Z">
          <w:r w:rsidRPr="00E77497" w:rsidDel="005B3577">
            <w:delText xml:space="preserve"> </w:delText>
          </w:r>
        </w:del>
      </w:ins>
      <w:ins w:id="14191" w:author="Rev 3 Allen Wirfs-Brock" w:date="2011-09-01T13:54:00Z">
        <w:del w:id="14192" w:author="Rev 4 Allen Wirfs-Brock" w:date="2011-10-15T18:29:00Z">
          <w:r w:rsidRPr="00E77497" w:rsidDel="005B3577">
            <w:rPr>
              <w:rStyle w:val="bnf"/>
            </w:rPr>
            <w:delText>BindingIdentifier</w:delText>
          </w:r>
        </w:del>
      </w:ins>
      <w:ins w:id="14193" w:author="Rev 3 Allen Wirfs-Brock" w:date="2011-09-01T13:51:00Z">
        <w:del w:id="14194" w:author="Rev 4 Allen Wirfs-Brock" w:date="2011-10-15T18:29:00Z">
          <w:r w:rsidRPr="00E77497" w:rsidDel="005B3577">
            <w:delText>.</w:delText>
          </w:r>
        </w:del>
      </w:ins>
    </w:p>
    <w:p w14:paraId="42A55246" w14:textId="77777777" w:rsidR="00807377" w:rsidRPr="00E77497" w:rsidDel="00675B74" w:rsidRDefault="00807377" w:rsidP="00C7794D">
      <w:pPr>
        <w:ind w:left="360"/>
        <w:rPr>
          <w:ins w:id="14195" w:author="Rev 3 Allen Wirfs-Brock" w:date="2011-09-21T18:25:00Z"/>
          <w:del w:id="14196" w:author="Rev 4 Allen Wirfs-Brock" w:date="2011-11-04T18:59:00Z"/>
        </w:rPr>
      </w:pPr>
      <w:ins w:id="14197" w:author="Rev 3 Allen Wirfs-Brock" w:date="2011-09-21T18:25:00Z">
        <w:del w:id="14198" w:author="Rev 4 Allen Wirfs-Brock" w:date="2011-10-15T18:29:00Z">
          <w:r w:rsidRPr="00E77497" w:rsidDel="009D0839">
            <w:delText xml:space="preserve">The production </w:delText>
          </w:r>
        </w:del>
        <w:del w:id="14199" w:author="Rev 4 Allen Wirfs-Brock" w:date="2011-11-04T18:59:00Z">
          <w:r w:rsidRPr="00E77497" w:rsidDel="00675B74">
            <w:rPr>
              <w:rFonts w:ascii="Times New Roman" w:hAnsi="Times New Roman"/>
              <w:i/>
            </w:rPr>
            <w:delText xml:space="preserve">SingleNameBinding </w:delText>
          </w:r>
          <w:r w:rsidRPr="00E77497" w:rsidDel="00675B74">
            <w:rPr>
              <w:rFonts w:ascii="Courier New" w:hAnsi="Courier New" w:cs="Courier New"/>
              <w:b/>
            </w:rPr>
            <w:delText>:</w:delText>
          </w:r>
          <w:r w:rsidRPr="00E77497" w:rsidDel="00675B74">
            <w:delText xml:space="preserve"> </w:delText>
          </w:r>
          <w:r w:rsidRPr="00E77497" w:rsidDel="00675B74">
            <w:rPr>
              <w:rStyle w:val="bnf"/>
            </w:rPr>
            <w:delText xml:space="preserve">BindingIdentifier </w:delText>
          </w:r>
          <w:r w:rsidRPr="00E77497" w:rsidDel="00675B74">
            <w:rPr>
              <w:rFonts w:ascii="Times New Roman" w:hAnsi="Times New Roman"/>
              <w:i/>
            </w:rPr>
            <w:delText>Initialiser</w:delText>
          </w:r>
          <w:r w:rsidRPr="00E77497" w:rsidDel="00675B74">
            <w:rPr>
              <w:rFonts w:ascii="Times New Roman" w:hAnsi="Times New Roman"/>
              <w:vertAlign w:val="subscript"/>
            </w:rPr>
            <w:delText>opt</w:delText>
          </w:r>
          <w:r w:rsidRPr="00E77497" w:rsidDel="00675B74">
            <w:delText xml:space="preserve"> </w:delText>
          </w:r>
        </w:del>
        <w:del w:id="14200" w:author="Rev 4 Allen Wirfs-Brock" w:date="2011-10-15T18:29:00Z">
          <w:r w:rsidRPr="00E77497" w:rsidDel="009D0839">
            <w:delText xml:space="preserve">is evaluated </w:delText>
          </w:r>
        </w:del>
        <w:del w:id="14201" w:author="Rev 4 Allen Wirfs-Brock" w:date="2011-11-04T18:59:00Z">
          <w:r w:rsidRPr="00E77497" w:rsidDel="00675B74">
            <w:delText xml:space="preserve">with the parameters </w:delText>
          </w:r>
        </w:del>
      </w:ins>
      <w:ins w:id="14202" w:author="Rev 3 Allen Wirfs-Brock" w:date="2011-09-21T18:26:00Z">
        <w:del w:id="14203" w:author="Rev 4 Allen Wirfs-Brock" w:date="2011-11-04T18:59:00Z">
          <w:r w:rsidRPr="00E77497" w:rsidDel="00675B74">
            <w:rPr>
              <w:rStyle w:val="bnf"/>
            </w:rPr>
            <w:delText>pr</w:delText>
          </w:r>
          <w:r w:rsidR="00467AC7" w:rsidRPr="00E77497" w:rsidDel="00675B74">
            <w:rPr>
              <w:rStyle w:val="bnf"/>
            </w:rPr>
            <w:delText xml:space="preserve">opertyName, </w:delText>
          </w:r>
        </w:del>
      </w:ins>
      <w:ins w:id="14204" w:author="Rev 3 Allen Wirfs-Brock" w:date="2011-09-21T18:32:00Z">
        <w:del w:id="14205" w:author="Rev 4 Allen Wirfs-Brock" w:date="2011-11-04T18:59:00Z">
          <w:r w:rsidR="00203662" w:rsidRPr="00C7794D" w:rsidDel="00675B74">
            <w:rPr>
              <w:rStyle w:val="bnf"/>
            </w:rPr>
            <w:delText>obj</w:delText>
          </w:r>
          <w:r w:rsidR="00203662" w:rsidRPr="00675B74" w:rsidDel="00675B74">
            <w:delText xml:space="preserve">, </w:delText>
          </w:r>
        </w:del>
      </w:ins>
      <w:ins w:id="14206" w:author="Rev 3 Allen Wirfs-Brock" w:date="2011-09-21T18:25:00Z">
        <w:del w:id="14207" w:author="Rev 4 Allen Wirfs-Brock" w:date="2011-11-04T18:59:00Z">
          <w:r w:rsidRPr="00675B74" w:rsidDel="00675B74">
            <w:delText xml:space="preserve">and </w:delText>
          </w:r>
          <w:r w:rsidRPr="00675B74" w:rsidDel="00675B74">
            <w:rPr>
              <w:rFonts w:ascii="Times New Roman" w:eastAsia="Times New Roman" w:hAnsi="Times New Roman"/>
              <w:i/>
              <w:spacing w:val="6"/>
              <w:lang w:eastAsia="en-US"/>
            </w:rPr>
            <w:delText>env</w:delText>
          </w:r>
          <w:r w:rsidRPr="00675B74" w:rsidDel="00675B74">
            <w:delText xml:space="preserve"> </w:delText>
          </w:r>
        </w:del>
        <w:del w:id="14208" w:author="Rev 4 Allen Wirfs-Brock" w:date="2011-10-15T18:30:00Z">
          <w:r w:rsidRPr="00E77497" w:rsidDel="009D0839">
            <w:delText>as follows:</w:delText>
          </w:r>
        </w:del>
      </w:ins>
    </w:p>
    <w:p w14:paraId="5B5227A3" w14:textId="77777777" w:rsidR="00807377" w:rsidRPr="00E77497" w:rsidDel="00675B74" w:rsidRDefault="00807377" w:rsidP="006361CF">
      <w:pPr>
        <w:pStyle w:val="Alg3"/>
        <w:numPr>
          <w:ilvl w:val="0"/>
          <w:numId w:val="558"/>
        </w:numPr>
        <w:rPr>
          <w:ins w:id="14209" w:author="Rev 3 Allen Wirfs-Brock" w:date="2011-09-21T18:27:00Z"/>
          <w:del w:id="14210" w:author="Rev 4 Allen Wirfs-Brock" w:date="2011-11-04T18:59:00Z"/>
        </w:rPr>
        <w:pPrChange w:id="14211" w:author="Rev 4 Allen Wirfs-Brock" w:date="2011-11-07T12:16:00Z">
          <w:pPr>
            <w:pStyle w:val="Alg3"/>
            <w:numPr>
              <w:numId w:val="592"/>
            </w:numPr>
          </w:pPr>
        </w:pPrChange>
      </w:pPr>
      <w:ins w:id="14212" w:author="Rev 3 Allen Wirfs-Brock" w:date="2011-09-21T18:27:00Z">
        <w:del w:id="14213" w:author="Rev 4 Allen Wirfs-Brock" w:date="2011-11-04T18:59:00Z">
          <w:r w:rsidRPr="00675B74" w:rsidDel="00675B74">
            <w:delText xml:space="preserve">Let </w:delText>
          </w:r>
          <w:r w:rsidRPr="00675B74" w:rsidDel="00675B74">
            <w:rPr>
              <w:i/>
            </w:rPr>
            <w:delText>exists</w:delText>
          </w:r>
          <w:r w:rsidRPr="00675B74" w:rsidDel="00675B74">
            <w:delText xml:space="preserve"> be the result of calling the [[HasProperty]] internal method of </w:delText>
          </w:r>
          <w:r w:rsidRPr="00E77497" w:rsidDel="00675B74">
            <w:rPr>
              <w:i/>
            </w:rPr>
            <w:delText>obj</w:delText>
          </w:r>
          <w:r w:rsidRPr="00E77497" w:rsidDel="00675B74">
            <w:delText xml:space="preserve"> with argument </w:delText>
          </w:r>
          <w:r w:rsidRPr="00E77497" w:rsidDel="00675B74">
            <w:rPr>
              <w:i/>
            </w:rPr>
            <w:delText>P</w:delText>
          </w:r>
          <w:r w:rsidRPr="00E77497" w:rsidDel="00675B74">
            <w:delText>.</w:delText>
          </w:r>
        </w:del>
      </w:ins>
    </w:p>
    <w:p w14:paraId="79C78635" w14:textId="77777777" w:rsidR="00807377" w:rsidRPr="00E77497" w:rsidDel="00675B74" w:rsidRDefault="00807377" w:rsidP="006361CF">
      <w:pPr>
        <w:pStyle w:val="Alg3"/>
        <w:numPr>
          <w:ilvl w:val="0"/>
          <w:numId w:val="558"/>
        </w:numPr>
        <w:rPr>
          <w:ins w:id="14214" w:author="Rev 3 Allen Wirfs-Brock" w:date="2011-09-21T18:27:00Z"/>
          <w:del w:id="14215" w:author="Rev 4 Allen Wirfs-Brock" w:date="2011-11-04T18:59:00Z"/>
        </w:rPr>
        <w:pPrChange w:id="14216" w:author="Rev 4 Allen Wirfs-Brock" w:date="2011-11-07T12:16:00Z">
          <w:pPr>
            <w:pStyle w:val="Alg3"/>
            <w:numPr>
              <w:numId w:val="592"/>
            </w:numPr>
          </w:pPr>
        </w:pPrChange>
      </w:pPr>
      <w:ins w:id="14217" w:author="Rev 3 Allen Wirfs-Brock" w:date="2011-09-21T18:27:00Z">
        <w:del w:id="14218" w:author="Rev 4 Allen Wirfs-Brock" w:date="2011-11-04T18:59:00Z">
          <w:r w:rsidRPr="00E77497" w:rsidDel="00675B74">
            <w:delText xml:space="preserve">If </w:delText>
          </w:r>
          <w:r w:rsidRPr="00E77497" w:rsidDel="00675B74">
            <w:rPr>
              <w:i/>
            </w:rPr>
            <w:delText>exists</w:delText>
          </w:r>
          <w:r w:rsidRPr="00E77497" w:rsidDel="00675B74">
            <w:delText xml:space="preserve"> is </w:delText>
          </w:r>
          <w:r w:rsidRPr="00E77497" w:rsidDel="00675B74">
            <w:rPr>
              <w:b/>
            </w:rPr>
            <w:delText>true</w:delText>
          </w:r>
          <w:r w:rsidRPr="00E77497" w:rsidDel="00675B74">
            <w:delText>, then</w:delText>
          </w:r>
        </w:del>
      </w:ins>
    </w:p>
    <w:p w14:paraId="767491F7" w14:textId="77777777" w:rsidR="00807377" w:rsidRPr="00E77497" w:rsidDel="00675B74" w:rsidRDefault="00807377" w:rsidP="006361CF">
      <w:pPr>
        <w:pStyle w:val="Alg3"/>
        <w:numPr>
          <w:ilvl w:val="1"/>
          <w:numId w:val="558"/>
        </w:numPr>
        <w:tabs>
          <w:tab w:val="clear" w:pos="1080"/>
          <w:tab w:val="num" w:pos="630"/>
        </w:tabs>
        <w:ind w:hanging="720"/>
        <w:rPr>
          <w:ins w:id="14219" w:author="Rev 3 Allen Wirfs-Brock" w:date="2011-09-21T18:27:00Z"/>
          <w:del w:id="14220" w:author="Rev 4 Allen Wirfs-Brock" w:date="2011-11-04T18:59:00Z"/>
        </w:rPr>
        <w:pPrChange w:id="14221" w:author="Rev 4 Allen Wirfs-Brock" w:date="2011-11-07T12:16:00Z">
          <w:pPr>
            <w:pStyle w:val="Alg3"/>
            <w:numPr>
              <w:ilvl w:val="1"/>
              <w:numId w:val="592"/>
            </w:numPr>
            <w:tabs>
              <w:tab w:val="clear" w:pos="360"/>
              <w:tab w:val="num" w:pos="630"/>
            </w:tabs>
            <w:ind w:left="1080" w:hanging="720"/>
          </w:pPr>
        </w:pPrChange>
      </w:pPr>
      <w:ins w:id="14222" w:author="Rev 3 Allen Wirfs-Brock" w:date="2011-09-21T18:27:00Z">
        <w:del w:id="14223" w:author="Rev 4 Allen Wirfs-Brock" w:date="2011-11-04T18:59:00Z">
          <w:r w:rsidRPr="00E77497" w:rsidDel="00675B74">
            <w:delText xml:space="preserve">Let </w:delText>
          </w:r>
          <w:r w:rsidRPr="00E77497" w:rsidDel="00675B74">
            <w:rPr>
              <w:i/>
            </w:rPr>
            <w:delText>v</w:delText>
          </w:r>
          <w:r w:rsidRPr="00E77497" w:rsidDel="00675B74">
            <w:delText xml:space="preserve"> be the result of calling the [[Get]] internal method of </w:delText>
          </w:r>
          <w:r w:rsidRPr="00E77497" w:rsidDel="00675B74">
            <w:rPr>
              <w:i/>
            </w:rPr>
            <w:delText>obj</w:delText>
          </w:r>
          <w:r w:rsidRPr="00E77497" w:rsidDel="00675B74">
            <w:delText xml:space="preserve"> passing </w:delText>
          </w:r>
          <w:r w:rsidRPr="00E77497" w:rsidDel="00675B74">
            <w:rPr>
              <w:i/>
            </w:rPr>
            <w:delText xml:space="preserve">P </w:delText>
          </w:r>
          <w:r w:rsidRPr="00E77497" w:rsidDel="00675B74">
            <w:delText>as the argument.</w:delText>
          </w:r>
        </w:del>
      </w:ins>
    </w:p>
    <w:p w14:paraId="7110B487" w14:textId="77777777" w:rsidR="00807377" w:rsidRPr="00E77497" w:rsidDel="00675B74" w:rsidRDefault="00467AC7" w:rsidP="006361CF">
      <w:pPr>
        <w:pStyle w:val="Alg3"/>
        <w:numPr>
          <w:ilvl w:val="0"/>
          <w:numId w:val="558"/>
        </w:numPr>
        <w:rPr>
          <w:ins w:id="14224" w:author="Rev 3 Allen Wirfs-Brock" w:date="2011-09-21T18:27:00Z"/>
          <w:del w:id="14225" w:author="Rev 4 Allen Wirfs-Brock" w:date="2011-11-04T18:59:00Z"/>
        </w:rPr>
        <w:pPrChange w:id="14226" w:author="Rev 4 Allen Wirfs-Brock" w:date="2011-11-07T12:16:00Z">
          <w:pPr>
            <w:pStyle w:val="Alg3"/>
            <w:numPr>
              <w:numId w:val="592"/>
            </w:numPr>
          </w:pPr>
        </w:pPrChange>
      </w:pPr>
      <w:ins w:id="14227" w:author="Rev 3 Allen Wirfs-Brock" w:date="2011-09-22T12:23:00Z">
        <w:del w:id="14228" w:author="Rev 4 Allen Wirfs-Brock" w:date="2011-11-04T18:59:00Z">
          <w:r w:rsidRPr="00E77497" w:rsidDel="00675B74">
            <w:delText>Else</w:delText>
          </w:r>
        </w:del>
      </w:ins>
      <w:ins w:id="14229" w:author="Rev 3 Allen Wirfs-Brock" w:date="2011-09-21T18:27:00Z">
        <w:del w:id="14230" w:author="Rev 4 Allen Wirfs-Brock" w:date="2011-11-04T18:59:00Z">
          <w:r w:rsidR="00807377" w:rsidRPr="00E77497" w:rsidDel="00675B74">
            <w:delText xml:space="preserve"> </w:delText>
          </w:r>
        </w:del>
      </w:ins>
    </w:p>
    <w:p w14:paraId="28EA8C5D" w14:textId="77777777" w:rsidR="00467AC7" w:rsidRPr="00E77497" w:rsidDel="00675B74" w:rsidRDefault="00467AC7" w:rsidP="006361CF">
      <w:pPr>
        <w:pStyle w:val="Alg3"/>
        <w:numPr>
          <w:ilvl w:val="1"/>
          <w:numId w:val="558"/>
        </w:numPr>
        <w:tabs>
          <w:tab w:val="clear" w:pos="1080"/>
          <w:tab w:val="num" w:pos="720"/>
        </w:tabs>
        <w:ind w:hanging="720"/>
        <w:rPr>
          <w:ins w:id="14231" w:author="Rev 3 Allen Wirfs-Brock" w:date="2011-09-22T12:24:00Z"/>
          <w:del w:id="14232" w:author="Rev 4 Allen Wirfs-Brock" w:date="2011-11-04T18:59:00Z"/>
        </w:rPr>
        <w:pPrChange w:id="14233" w:author="Rev 4 Allen Wirfs-Brock" w:date="2011-11-07T12:16:00Z">
          <w:pPr>
            <w:pStyle w:val="Alg3"/>
            <w:numPr>
              <w:ilvl w:val="1"/>
              <w:numId w:val="592"/>
            </w:numPr>
            <w:tabs>
              <w:tab w:val="clear" w:pos="360"/>
              <w:tab w:val="num" w:pos="720"/>
            </w:tabs>
            <w:ind w:left="1080" w:hanging="720"/>
          </w:pPr>
        </w:pPrChange>
      </w:pPr>
      <w:ins w:id="14234" w:author="Rev 3 Allen Wirfs-Brock" w:date="2011-09-22T12:24:00Z">
        <w:del w:id="14235" w:author="Rev 4 Allen Wirfs-Brock" w:date="2011-11-04T18:59:00Z">
          <w:r w:rsidRPr="00E77497" w:rsidDel="00675B74">
            <w:delText xml:space="preserve">If </w:delText>
          </w:r>
        </w:del>
      </w:ins>
      <w:ins w:id="14236" w:author="Rev 3 Allen Wirfs-Brock" w:date="2011-09-22T12:25:00Z">
        <w:del w:id="14237" w:author="Rev 4 Allen Wirfs-Brock" w:date="2011-11-04T18:59:00Z">
          <w:r w:rsidRPr="00E77497" w:rsidDel="00675B74">
            <w:rPr>
              <w:i/>
            </w:rPr>
            <w:delText>Initialiser</w:delText>
          </w:r>
          <w:r w:rsidRPr="00E77497" w:rsidDel="00675B74">
            <w:rPr>
              <w:vertAlign w:val="subscript"/>
            </w:rPr>
            <w:delText>opt</w:delText>
          </w:r>
        </w:del>
      </w:ins>
      <w:ins w:id="14238" w:author="Rev 3 Allen Wirfs-Brock" w:date="2011-09-22T12:24:00Z">
        <w:del w:id="14239" w:author="Rev 4 Allen Wirfs-Brock" w:date="2011-11-04T18:59:00Z">
          <w:r w:rsidRPr="00E77497" w:rsidDel="00675B74">
            <w:delText xml:space="preserve"> is present, then</w:delText>
          </w:r>
        </w:del>
      </w:ins>
    </w:p>
    <w:p w14:paraId="4917A639" w14:textId="77777777" w:rsidR="00807377" w:rsidRPr="00E77497" w:rsidDel="00675B74" w:rsidRDefault="00807377" w:rsidP="006361CF">
      <w:pPr>
        <w:pStyle w:val="Alg3"/>
        <w:numPr>
          <w:ilvl w:val="2"/>
          <w:numId w:val="558"/>
        </w:numPr>
        <w:tabs>
          <w:tab w:val="clear" w:pos="1800"/>
          <w:tab w:val="num" w:pos="990"/>
        </w:tabs>
        <w:ind w:hanging="990"/>
        <w:rPr>
          <w:ins w:id="14240" w:author="Rev 3 Allen Wirfs-Brock" w:date="2011-09-21T18:27:00Z"/>
          <w:del w:id="14241" w:author="Rev 4 Allen Wirfs-Brock" w:date="2011-11-04T18:59:00Z"/>
        </w:rPr>
        <w:pPrChange w:id="14242" w:author="Rev 4 Allen Wirfs-Brock" w:date="2011-11-07T12:16:00Z">
          <w:pPr>
            <w:pStyle w:val="Alg3"/>
            <w:numPr>
              <w:ilvl w:val="2"/>
              <w:numId w:val="592"/>
            </w:numPr>
            <w:tabs>
              <w:tab w:val="clear" w:pos="360"/>
              <w:tab w:val="num" w:pos="990"/>
            </w:tabs>
            <w:ind w:left="1800" w:hanging="990"/>
          </w:pPr>
        </w:pPrChange>
      </w:pPr>
      <w:ins w:id="14243" w:author="Rev 3 Allen Wirfs-Brock" w:date="2011-09-21T18:27:00Z">
        <w:del w:id="14244" w:author="Rev 4 Allen Wirfs-Brock" w:date="2011-11-04T18:59:00Z">
          <w:r w:rsidRPr="00E77497" w:rsidDel="00675B74">
            <w:delText xml:space="preserve">Let </w:delText>
          </w:r>
        </w:del>
      </w:ins>
      <w:ins w:id="14245" w:author="Rev 3 Allen Wirfs-Brock" w:date="2011-09-22T12:24:00Z">
        <w:del w:id="14246" w:author="Rev 4 Allen Wirfs-Brock" w:date="2011-11-04T18:59:00Z">
          <w:r w:rsidR="00467AC7" w:rsidRPr="00E77497" w:rsidDel="00675B74">
            <w:rPr>
              <w:i/>
            </w:rPr>
            <w:delText>v</w:delText>
          </w:r>
        </w:del>
      </w:ins>
      <w:ins w:id="14247" w:author="Rev 3 Allen Wirfs-Brock" w:date="2011-09-21T18:27:00Z">
        <w:del w:id="14248" w:author="Rev 4 Allen Wirfs-Brock" w:date="2011-11-04T18:59:00Z">
          <w:r w:rsidRPr="00E77497" w:rsidDel="00675B74">
            <w:delText xml:space="preserve"> </w:delText>
          </w:r>
        </w:del>
      </w:ins>
      <w:ins w:id="14249" w:author="Rev 3 Allen Wirfs-Brock" w:date="2011-09-22T12:24:00Z">
        <w:del w:id="14250" w:author="Rev 4 Allen Wirfs-Brock" w:date="2011-11-04T18:59:00Z">
          <w:r w:rsidR="00467AC7" w:rsidRPr="00E77497" w:rsidDel="00675B74">
            <w:delText>be the result of evaluating</w:delText>
          </w:r>
        </w:del>
      </w:ins>
      <w:ins w:id="14251" w:author="Rev 3 Allen Wirfs-Brock" w:date="2011-09-22T12:25:00Z">
        <w:del w:id="14252" w:author="Rev 4 Allen Wirfs-Brock" w:date="2011-11-04T18:59:00Z">
          <w:r w:rsidR="00467AC7" w:rsidRPr="00E77497" w:rsidDel="00675B74">
            <w:rPr>
              <w:i/>
            </w:rPr>
            <w:delText xml:space="preserve"> Initialiser</w:delText>
          </w:r>
        </w:del>
      </w:ins>
      <w:ins w:id="14253" w:author="Rev 3 Allen Wirfs-Brock" w:date="2011-09-21T18:27:00Z">
        <w:del w:id="14254" w:author="Rev 4 Allen Wirfs-Brock" w:date="2011-11-04T18:59:00Z">
          <w:r w:rsidRPr="00E77497" w:rsidDel="00675B74">
            <w:delText>.</w:delText>
          </w:r>
        </w:del>
      </w:ins>
    </w:p>
    <w:p w14:paraId="2B50BBC4" w14:textId="77777777" w:rsidR="00B81A73" w:rsidRPr="00E77497" w:rsidDel="00675B74" w:rsidRDefault="00467AC7" w:rsidP="006361CF">
      <w:pPr>
        <w:pStyle w:val="Alg3"/>
        <w:numPr>
          <w:ilvl w:val="1"/>
          <w:numId w:val="558"/>
        </w:numPr>
        <w:tabs>
          <w:tab w:val="clear" w:pos="1080"/>
          <w:tab w:val="num" w:pos="720"/>
        </w:tabs>
        <w:ind w:hanging="720"/>
        <w:rPr>
          <w:ins w:id="14255" w:author="Rev 3 Allen Wirfs-Brock" w:date="2011-09-22T14:51:00Z"/>
          <w:del w:id="14256" w:author="Rev 4 Allen Wirfs-Brock" w:date="2011-11-04T18:59:00Z"/>
        </w:rPr>
        <w:pPrChange w:id="14257" w:author="Rev 4 Allen Wirfs-Brock" w:date="2011-11-07T12:16:00Z">
          <w:pPr>
            <w:pStyle w:val="Alg3"/>
            <w:numPr>
              <w:ilvl w:val="1"/>
              <w:numId w:val="592"/>
            </w:numPr>
            <w:tabs>
              <w:tab w:val="clear" w:pos="360"/>
              <w:tab w:val="num" w:pos="720"/>
            </w:tabs>
            <w:ind w:left="1080" w:hanging="720"/>
          </w:pPr>
        </w:pPrChange>
      </w:pPr>
      <w:ins w:id="14258" w:author="Rev 3 Allen Wirfs-Brock" w:date="2011-09-22T12:26:00Z">
        <w:del w:id="14259" w:author="Rev 4 Allen Wirfs-Brock" w:date="2011-11-04T18:59:00Z">
          <w:r w:rsidRPr="00E77497" w:rsidDel="00675B74">
            <w:delText>Else,</w:delText>
          </w:r>
        </w:del>
      </w:ins>
    </w:p>
    <w:p w14:paraId="534006A0" w14:textId="77777777" w:rsidR="00807377" w:rsidRPr="00E77497" w:rsidDel="00675B74" w:rsidRDefault="00467AC7" w:rsidP="006361CF">
      <w:pPr>
        <w:pStyle w:val="Alg3"/>
        <w:numPr>
          <w:ilvl w:val="2"/>
          <w:numId w:val="558"/>
        </w:numPr>
        <w:tabs>
          <w:tab w:val="clear" w:pos="1800"/>
          <w:tab w:val="left" w:pos="990"/>
        </w:tabs>
        <w:ind w:hanging="990"/>
        <w:rPr>
          <w:ins w:id="14260" w:author="Rev 3 Allen Wirfs-Brock" w:date="2011-09-21T18:27:00Z"/>
          <w:del w:id="14261" w:author="Rev 4 Allen Wirfs-Brock" w:date="2011-11-04T18:59:00Z"/>
        </w:rPr>
        <w:pPrChange w:id="14262" w:author="Rev 4 Allen Wirfs-Brock" w:date="2011-11-07T12:16:00Z">
          <w:pPr>
            <w:pStyle w:val="Alg3"/>
            <w:numPr>
              <w:ilvl w:val="2"/>
              <w:numId w:val="592"/>
            </w:numPr>
            <w:tabs>
              <w:tab w:val="clear" w:pos="360"/>
              <w:tab w:val="left" w:pos="990"/>
            </w:tabs>
            <w:ind w:left="1800" w:hanging="990"/>
          </w:pPr>
        </w:pPrChange>
      </w:pPr>
      <w:ins w:id="14263" w:author="Rev 3 Allen Wirfs-Brock" w:date="2011-09-22T12:26:00Z">
        <w:del w:id="14264" w:author="Rev 4 Allen Wirfs-Brock" w:date="2011-11-04T18:59:00Z">
          <w:r w:rsidRPr="00E77497" w:rsidDel="00675B74">
            <w:delText xml:space="preserve"> </w:delText>
          </w:r>
        </w:del>
      </w:ins>
      <w:ins w:id="14265" w:author="Rev 3 Allen Wirfs-Brock" w:date="2011-09-22T14:52:00Z">
        <w:del w:id="14266" w:author="Rev 4 Allen Wirfs-Brock" w:date="2011-11-04T18:59:00Z">
          <w:r w:rsidR="00B81A73" w:rsidRPr="00E77497" w:rsidDel="00675B74">
            <w:delText>L</w:delText>
          </w:r>
        </w:del>
      </w:ins>
      <w:ins w:id="14267" w:author="Rev 3 Allen Wirfs-Brock" w:date="2011-09-21T18:27:00Z">
        <w:del w:id="14268" w:author="Rev 4 Allen Wirfs-Brock" w:date="2011-11-04T18:59:00Z">
          <w:r w:rsidR="00807377" w:rsidRPr="00E77497" w:rsidDel="00675B74">
            <w:delText>et</w:delText>
          </w:r>
        </w:del>
      </w:ins>
      <w:ins w:id="14269" w:author="Rev 3 Allen Wirfs-Brock" w:date="2011-09-22T12:26:00Z">
        <w:del w:id="14270" w:author="Rev 4 Allen Wirfs-Brock" w:date="2011-11-04T18:59:00Z">
          <w:r w:rsidRPr="00E77497" w:rsidDel="00675B74">
            <w:rPr>
              <w:i/>
            </w:rPr>
            <w:delText xml:space="preserve"> v</w:delText>
          </w:r>
          <w:r w:rsidRPr="00E77497" w:rsidDel="00675B74">
            <w:delText xml:space="preserve"> be </w:delText>
          </w:r>
          <w:r w:rsidRPr="00E77497" w:rsidDel="00675B74">
            <w:rPr>
              <w:b/>
            </w:rPr>
            <w:delText>undefined</w:delText>
          </w:r>
        </w:del>
      </w:ins>
      <w:ins w:id="14271" w:author="Rev 3 Allen Wirfs-Brock" w:date="2011-09-21T18:27:00Z">
        <w:del w:id="14272" w:author="Rev 4 Allen Wirfs-Brock" w:date="2011-11-04T18:59:00Z">
          <w:r w:rsidR="00807377" w:rsidRPr="00E77497" w:rsidDel="00675B74">
            <w:delText>.</w:delText>
          </w:r>
        </w:del>
      </w:ins>
    </w:p>
    <w:p w14:paraId="5A4AF959" w14:textId="77777777" w:rsidR="00807377" w:rsidRPr="00E77497" w:rsidDel="00675B74" w:rsidRDefault="00807377" w:rsidP="006361CF">
      <w:pPr>
        <w:pStyle w:val="Alg3"/>
        <w:numPr>
          <w:ilvl w:val="0"/>
          <w:numId w:val="558"/>
        </w:numPr>
        <w:spacing w:after="220"/>
        <w:rPr>
          <w:ins w:id="14273" w:author="Rev 3 Allen Wirfs-Brock" w:date="2011-09-01T13:51:00Z"/>
          <w:del w:id="14274" w:author="Rev 4 Allen Wirfs-Brock" w:date="2011-11-04T18:59:00Z"/>
        </w:rPr>
        <w:pPrChange w:id="14275" w:author="Rev 4 Allen Wirfs-Brock" w:date="2011-11-07T12:16:00Z">
          <w:pPr>
            <w:pStyle w:val="Alg3"/>
            <w:numPr>
              <w:numId w:val="592"/>
            </w:numPr>
            <w:spacing w:after="220"/>
          </w:pPr>
        </w:pPrChange>
      </w:pPr>
      <w:ins w:id="14276" w:author="Rev 3 Allen Wirfs-Brock" w:date="2011-09-21T18:27:00Z">
        <w:del w:id="14277" w:author="Rev 4 Allen Wirfs-Brock" w:date="2011-11-04T18:59:00Z">
          <w:r w:rsidRPr="00E77497" w:rsidDel="00675B74">
            <w:delText xml:space="preserve">Perform </w:delText>
          </w:r>
        </w:del>
      </w:ins>
      <w:ins w:id="14278" w:author="Rev 3 Allen Wirfs-Brock" w:date="2011-09-22T12:33:00Z">
        <w:del w:id="14279" w:author="Rev 4 Allen Wirfs-Brock" w:date="2011-11-04T18:59:00Z">
          <w:r w:rsidR="00FE73F6" w:rsidRPr="00E77497" w:rsidDel="00675B74">
            <w:delText xml:space="preserve">Binding </w:delText>
          </w:r>
        </w:del>
      </w:ins>
      <w:ins w:id="14280" w:author="Rev 3 Allen Wirfs-Brock" w:date="2011-09-21T18:27:00Z">
        <w:del w:id="14281" w:author="Rev 4 Allen Wirfs-Brock" w:date="2011-11-04T18:59:00Z">
          <w:r w:rsidRPr="00E77497" w:rsidDel="00675B74">
            <w:delText xml:space="preserve">Initialization for </w:delText>
          </w:r>
          <w:r w:rsidRPr="00E77497" w:rsidDel="00675B74">
            <w:rPr>
              <w:i/>
            </w:rPr>
            <w:delText>BindingIdentifer</w:delText>
          </w:r>
          <w:r w:rsidRPr="00E77497" w:rsidDel="00675B74">
            <w:delText xml:space="preserve"> using </w:delText>
          </w:r>
        </w:del>
        <w:del w:id="14282" w:author="Rev 4 Allen Wirfs-Brock" w:date="2011-11-04T17:27:00Z">
          <w:r w:rsidRPr="00E77497" w:rsidDel="00D10B56">
            <w:rPr>
              <w:i/>
            </w:rPr>
            <w:delText>A</w:delText>
          </w:r>
        </w:del>
        <w:del w:id="14283" w:author="Rev 4 Allen Wirfs-Brock" w:date="2011-11-04T18:59:00Z">
          <w:r w:rsidRPr="00675B74" w:rsidDel="00675B74">
            <w:delText xml:space="preserve"> as the </w:delText>
          </w:r>
          <w:r w:rsidRPr="00675B74" w:rsidDel="00675B74">
            <w:rPr>
              <w:i/>
            </w:rPr>
            <w:delText>value</w:delText>
          </w:r>
          <w:r w:rsidRPr="00675B74" w:rsidDel="00675B74">
            <w:delText xml:space="preserve"> and </w:delText>
          </w:r>
          <w:r w:rsidRPr="00675B74" w:rsidDel="00675B74">
            <w:rPr>
              <w:i/>
            </w:rPr>
            <w:delText>env</w:delText>
          </w:r>
          <w:r w:rsidRPr="00E77497" w:rsidDel="00675B74">
            <w:delText xml:space="preserve"> as the </w:delText>
          </w:r>
          <w:r w:rsidRPr="00E77497" w:rsidDel="00675B74">
            <w:rPr>
              <w:i/>
            </w:rPr>
            <w:delText>enviornment</w:delText>
          </w:r>
          <w:r w:rsidRPr="00E77497" w:rsidDel="00675B74">
            <w:delText>.</w:delText>
          </w:r>
        </w:del>
      </w:ins>
    </w:p>
    <w:p w14:paraId="094CA147" w14:textId="77777777" w:rsidR="00B711C8" w:rsidRPr="00E77497" w:rsidDel="00243AB9" w:rsidRDefault="00B711C8" w:rsidP="00B711C8">
      <w:pPr>
        <w:rPr>
          <w:ins w:id="14284" w:author="Rev 3 Allen Wirfs-Brock" w:date="2011-09-22T16:08:00Z"/>
          <w:del w:id="14285" w:author="Rev 4 Allen Wirfs-Brock" w:date="2011-10-15T18:30:00Z"/>
        </w:rPr>
      </w:pPr>
      <w:ins w:id="14286" w:author="Rev 3 Allen Wirfs-Brock" w:date="2011-09-22T16:08:00Z">
        <w:del w:id="14287" w:author="Rev 4 Allen Wirfs-Brock" w:date="2011-10-15T18:30:00Z">
          <w:r w:rsidRPr="00E77497" w:rsidDel="00243AB9">
            <w:delText xml:space="preserve">The </w:delText>
          </w:r>
          <w:r w:rsidRPr="00E77497" w:rsidDel="00243AB9">
            <w:rPr>
              <w:rFonts w:ascii="Times New Roman" w:eastAsia="Times New Roman" w:hAnsi="Times New Roman"/>
              <w:spacing w:val="6"/>
              <w:lang w:eastAsia="en-US"/>
            </w:rPr>
            <w:delText xml:space="preserve">BoundNames </w:delText>
          </w:r>
          <w:r w:rsidRPr="00E77497" w:rsidDel="00243AB9">
            <w:delText xml:space="preserve">of the production </w:delText>
          </w:r>
          <w:r w:rsidRPr="00E77497" w:rsidDel="00243AB9">
            <w:rPr>
              <w:rStyle w:val="bnf"/>
            </w:rPr>
            <w:delText xml:space="preserve">BindingElement </w:delText>
          </w:r>
          <w:r w:rsidRPr="00E77497" w:rsidDel="00243AB9">
            <w:rPr>
              <w:b/>
            </w:rPr>
            <w:delText>:</w:delText>
          </w:r>
          <w:r w:rsidRPr="00E77497" w:rsidDel="00243AB9">
            <w:delText xml:space="preserve"> </w:delText>
          </w:r>
          <w:r w:rsidRPr="00E77497" w:rsidDel="00243AB9">
            <w:rPr>
              <w:rFonts w:ascii="Times New Roman" w:hAnsi="Times New Roman"/>
              <w:i/>
            </w:rPr>
            <w:delText>SingleNameBinding</w:delText>
          </w:r>
          <w:r w:rsidRPr="00E77497" w:rsidDel="00243AB9">
            <w:rPr>
              <w:rStyle w:val="bnf"/>
            </w:rPr>
            <w:delText xml:space="preserve"> </w:delText>
          </w:r>
          <w:r w:rsidRPr="00E77497" w:rsidDel="00243AB9">
            <w:delText xml:space="preserve">is determined as follows: </w:delText>
          </w:r>
        </w:del>
      </w:ins>
    </w:p>
    <w:p w14:paraId="5BD3E161" w14:textId="77777777" w:rsidR="00B711C8" w:rsidRPr="00E77497" w:rsidDel="00243AB9" w:rsidRDefault="00B711C8" w:rsidP="006361CF">
      <w:pPr>
        <w:pStyle w:val="Alg4"/>
        <w:numPr>
          <w:ilvl w:val="0"/>
          <w:numId w:val="563"/>
        </w:numPr>
        <w:spacing w:after="220"/>
        <w:contextualSpacing/>
        <w:rPr>
          <w:ins w:id="14288" w:author="Rev 3 Allen Wirfs-Brock" w:date="2011-09-22T16:08:00Z"/>
          <w:del w:id="14289" w:author="Rev 4 Allen Wirfs-Brock" w:date="2011-10-15T18:30:00Z"/>
        </w:rPr>
        <w:pPrChange w:id="14290" w:author="Rev 4 Allen Wirfs-Brock" w:date="2011-11-07T12:16:00Z">
          <w:pPr>
            <w:pStyle w:val="Alg4"/>
            <w:numPr>
              <w:numId w:val="597"/>
            </w:numPr>
            <w:tabs>
              <w:tab w:val="num" w:pos="360"/>
            </w:tabs>
            <w:spacing w:after="220"/>
            <w:ind w:left="360" w:hanging="360"/>
            <w:contextualSpacing/>
          </w:pPr>
        </w:pPrChange>
      </w:pPr>
      <w:ins w:id="14291" w:author="Rev 3 Allen Wirfs-Brock" w:date="2011-09-22T16:08:00Z">
        <w:del w:id="14292" w:author="Rev 4 Allen Wirfs-Brock" w:date="2011-10-15T18:30:00Z">
          <w:r w:rsidRPr="00E77497" w:rsidDel="00243AB9">
            <w:delText xml:space="preserve">Return the BoundNames of </w:delText>
          </w:r>
          <w:r w:rsidRPr="00E77497" w:rsidDel="00243AB9">
            <w:rPr>
              <w:i/>
            </w:rPr>
            <w:delText>SingleNameBinding</w:delText>
          </w:r>
          <w:r w:rsidRPr="00E77497" w:rsidDel="00243AB9">
            <w:rPr>
              <w:rStyle w:val="bnf"/>
            </w:rPr>
            <w:delText xml:space="preserve"> </w:delText>
          </w:r>
          <w:r w:rsidRPr="00E77497" w:rsidDel="00243AB9">
            <w:delText>.</w:delText>
          </w:r>
        </w:del>
      </w:ins>
    </w:p>
    <w:p w14:paraId="6A7A361B" w14:textId="77777777" w:rsidR="00243AB9" w:rsidRPr="00E77497" w:rsidRDefault="000709BD" w:rsidP="00C7794D">
      <w:pPr>
        <w:contextualSpacing/>
        <w:rPr>
          <w:ins w:id="14293" w:author="Rev 4 Allen Wirfs-Brock" w:date="2011-10-15T18:31:00Z"/>
        </w:rPr>
      </w:pPr>
      <w:ins w:id="14294" w:author="Rev 3 Allen Wirfs-Brock" w:date="2011-09-22T16:13:00Z">
        <w:del w:id="14295" w:author="Rev 4 Allen Wirfs-Brock" w:date="2011-10-15T18:31:00Z">
          <w:r w:rsidRPr="00E77497" w:rsidDel="00243AB9">
            <w:delText xml:space="preserve">The production </w:delText>
          </w:r>
        </w:del>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del w:id="14296" w:author="Rev 4 Allen Wirfs-Brock" w:date="2011-10-15T18:31:00Z">
          <w:r w:rsidRPr="00E77497" w:rsidDel="00243AB9">
            <w:delText xml:space="preserve">is evaluated </w:delText>
          </w:r>
        </w:del>
      </w:ins>
    </w:p>
    <w:p w14:paraId="6D7A8AEA" w14:textId="77777777" w:rsidR="00217939" w:rsidDel="002A015C" w:rsidRDefault="00217939" w:rsidP="00B34B48">
      <w:pPr>
        <w:pStyle w:val="Alg3"/>
        <w:numPr>
          <w:ilvl w:val="0"/>
          <w:numId w:val="564"/>
        </w:numPr>
        <w:rPr>
          <w:ins w:id="14297" w:author="Rev 4 Allen Wirfs-Brock" w:date="2011-11-06T11:42:00Z"/>
          <w:del w:id="14298" w:author="Rev 5 Allen Wirfs-Brock" w:date="2012-01-04T11:56:00Z"/>
        </w:rPr>
      </w:pPr>
      <w:ins w:id="14299" w:author="Rev 4 Allen Wirfs-Brock" w:date="2011-11-06T11:42:00Z">
        <w:del w:id="14300" w:author="Rev 5 Allen Wirfs-Brock" w:date="2012-01-04T11:56:00Z">
          <w:r w:rsidDel="002A015C">
            <w:delText xml:space="preserve">If </w:delText>
          </w:r>
          <w:r w:rsidRPr="004418C4" w:rsidDel="002A015C">
            <w:rPr>
              <w:i/>
            </w:rPr>
            <w:delText>nextIndex</w:delText>
          </w:r>
          <w:r w:rsidDel="002A015C">
            <w:delText xml:space="preserve"> ≥ </w:delText>
          </w:r>
          <w:r w:rsidRPr="004418C4" w:rsidDel="002A015C">
            <w:rPr>
              <w:i/>
            </w:rPr>
            <w:delText>arrayLength</w:delText>
          </w:r>
          <w:r w:rsidDel="002A015C">
            <w:delText>, then</w:delText>
          </w:r>
        </w:del>
      </w:ins>
    </w:p>
    <w:p w14:paraId="11301C6F" w14:textId="77777777" w:rsidR="00217939" w:rsidRPr="00E77497" w:rsidDel="002A015C" w:rsidRDefault="00217939" w:rsidP="00B34B48">
      <w:pPr>
        <w:pStyle w:val="Alg3"/>
        <w:numPr>
          <w:ilvl w:val="1"/>
          <w:numId w:val="564"/>
        </w:numPr>
        <w:tabs>
          <w:tab w:val="left" w:pos="720"/>
        </w:tabs>
        <w:rPr>
          <w:ins w:id="14301" w:author="Rev 4 Allen Wirfs-Brock" w:date="2011-11-06T11:42:00Z"/>
          <w:del w:id="14302" w:author="Rev 5 Allen Wirfs-Brock" w:date="2012-01-04T11:56:00Z"/>
        </w:rPr>
      </w:pPr>
      <w:ins w:id="14303" w:author="Rev 4 Allen Wirfs-Brock" w:date="2011-11-06T11:42:00Z">
        <w:del w:id="14304" w:author="Rev 5 Allen Wirfs-Brock" w:date="2012-01-04T11:56:00Z">
          <w:r w:rsidDel="002A015C">
            <w:delText xml:space="preserve">Let </w:delText>
          </w:r>
        </w:del>
      </w:ins>
      <w:ins w:id="14305" w:author="Rev 4 Allen Wirfs-Brock" w:date="2011-11-06T11:43:00Z">
        <w:del w:id="14306" w:author="Rev 5 Allen Wirfs-Brock" w:date="2012-01-04T11:56:00Z">
          <w:r w:rsidDel="002A015C">
            <w:rPr>
              <w:i/>
            </w:rPr>
            <w:delText>array</w:delText>
          </w:r>
        </w:del>
      </w:ins>
      <w:ins w:id="14307" w:author="Rev 4 Allen Wirfs-Brock" w:date="2011-11-06T11:42:00Z">
        <w:del w:id="14308" w:author="Rev 5 Allen Wirfs-Brock" w:date="2012-01-04T11:56:00Z">
          <w:r w:rsidDel="002A015C">
            <w:delText xml:space="preserve"> be </w:delText>
          </w:r>
        </w:del>
      </w:ins>
      <w:ins w:id="14309" w:author="Rev 4 Allen Wirfs-Brock" w:date="2011-11-06T11:43:00Z">
        <w:del w:id="14310" w:author="Rev 5 Allen Wirfs-Brock" w:date="2012-01-04T11:56:00Z">
          <w:r w:rsidDel="002A015C">
            <w:rPr>
              <w:b/>
            </w:rPr>
            <w:delText>undefined</w:delText>
          </w:r>
        </w:del>
      </w:ins>
      <w:ins w:id="14311" w:author="Rev 4 Allen Wirfs-Brock" w:date="2011-11-06T11:42:00Z">
        <w:del w:id="14312" w:author="Rev 5 Allen Wirfs-Brock" w:date="2012-01-04T11:56:00Z">
          <w:r w:rsidDel="002A015C">
            <w:delText>.</w:delText>
          </w:r>
        </w:del>
      </w:ins>
    </w:p>
    <w:p w14:paraId="7DBF97AD" w14:textId="77777777" w:rsidR="000709BD" w:rsidRPr="00E77497" w:rsidDel="00440001" w:rsidRDefault="000709BD" w:rsidP="00C7794D">
      <w:pPr>
        <w:ind w:left="400"/>
        <w:rPr>
          <w:ins w:id="14313" w:author="Rev 3 Allen Wirfs-Brock" w:date="2011-09-22T16:13:00Z"/>
          <w:del w:id="14314" w:author="Rev 4 Allen Wirfs-Brock" w:date="2011-11-04T19:02:00Z"/>
        </w:rPr>
      </w:pPr>
      <w:ins w:id="14315" w:author="Rev 3 Allen Wirfs-Brock" w:date="2011-09-22T16:13:00Z">
        <w:del w:id="14316" w:author="Rev 4 Allen Wirfs-Brock" w:date="2011-11-04T19:02:00Z">
          <w:r w:rsidRPr="00E77497" w:rsidDel="00440001">
            <w:delText xml:space="preserve">with the parameters </w:delText>
          </w:r>
          <w:r w:rsidRPr="00E77497" w:rsidDel="00440001">
            <w:rPr>
              <w:rStyle w:val="bnf"/>
            </w:rPr>
            <w:delText>obj</w:delText>
          </w:r>
        </w:del>
      </w:ins>
      <w:ins w:id="14317" w:author="Rev 3 Allen Wirfs-Brock" w:date="2011-09-22T16:15:00Z">
        <w:del w:id="14318" w:author="Rev 4 Allen Wirfs-Brock" w:date="2011-11-04T19:02:00Z">
          <w:r w:rsidRPr="00E77497" w:rsidDel="00440001">
            <w:delText>,</w:delText>
          </w:r>
        </w:del>
      </w:ins>
      <w:ins w:id="14319" w:author="Rev 3 Allen Wirfs-Brock" w:date="2011-09-22T16:13:00Z">
        <w:del w:id="14320" w:author="Rev 4 Allen Wirfs-Brock" w:date="2011-11-04T19:02:00Z">
          <w:r w:rsidRPr="00E77497" w:rsidDel="00440001">
            <w:delText xml:space="preserve"> </w:delText>
          </w:r>
          <w:r w:rsidRPr="00E77497" w:rsidDel="00440001">
            <w:rPr>
              <w:rFonts w:ascii="Times New Roman" w:eastAsia="Times New Roman" w:hAnsi="Times New Roman"/>
              <w:i/>
              <w:spacing w:val="6"/>
              <w:lang w:eastAsia="en-US"/>
            </w:rPr>
            <w:delText>env</w:delText>
          </w:r>
          <w:r w:rsidRPr="00E77497" w:rsidDel="00440001">
            <w:delText xml:space="preserve"> </w:delText>
          </w:r>
        </w:del>
      </w:ins>
      <w:ins w:id="14321" w:author="Rev 3 Allen Wirfs-Brock" w:date="2011-09-22T16:15:00Z">
        <w:del w:id="14322" w:author="Rev 4 Allen Wirfs-Brock" w:date="2011-11-04T19:02:00Z">
          <w:r w:rsidRPr="00E77497" w:rsidDel="00440001">
            <w:delText xml:space="preserve">and </w:delText>
          </w:r>
        </w:del>
        <w:del w:id="14323" w:author="Rev 4 Allen Wirfs-Brock" w:date="2011-10-04T14:23:00Z">
          <w:r w:rsidRPr="00E77497" w:rsidDel="00A10F2F">
            <w:rPr>
              <w:rFonts w:ascii="Times New Roman" w:eastAsia="Times New Roman" w:hAnsi="Times New Roman"/>
              <w:i/>
              <w:spacing w:val="6"/>
              <w:lang w:eastAsia="en-US"/>
            </w:rPr>
            <w:delText>index</w:delText>
          </w:r>
        </w:del>
        <w:del w:id="14324" w:author="Rev 4 Allen Wirfs-Brock" w:date="2011-11-04T19:02:00Z">
          <w:r w:rsidRPr="00E77497" w:rsidDel="00440001">
            <w:delText xml:space="preserve"> </w:delText>
          </w:r>
        </w:del>
      </w:ins>
      <w:ins w:id="14325" w:author="Rev 3 Allen Wirfs-Brock" w:date="2011-09-22T16:13:00Z">
        <w:del w:id="14326" w:author="Rev 4 Allen Wirfs-Brock" w:date="2011-10-15T18:31:00Z">
          <w:r w:rsidRPr="00E77497" w:rsidDel="00243AB9">
            <w:delText>as follows:</w:delText>
          </w:r>
        </w:del>
      </w:ins>
    </w:p>
    <w:p w14:paraId="3A2AC162" w14:textId="77777777" w:rsidR="000709BD" w:rsidRPr="00E77497" w:rsidDel="00A10F2F" w:rsidRDefault="000709BD" w:rsidP="00B34B48">
      <w:pPr>
        <w:pStyle w:val="Alg3"/>
        <w:numPr>
          <w:ilvl w:val="0"/>
          <w:numId w:val="564"/>
        </w:numPr>
        <w:rPr>
          <w:ins w:id="14327" w:author="Rev 3 Allen Wirfs-Brock" w:date="2011-09-22T16:13:00Z"/>
          <w:del w:id="14328" w:author="Rev 4 Allen Wirfs-Brock" w:date="2011-10-04T14:24:00Z"/>
        </w:rPr>
      </w:pPr>
      <w:ins w:id="14329" w:author="Rev 3 Allen Wirfs-Brock" w:date="2011-09-22T16:13:00Z">
        <w:del w:id="14330" w:author="Rev 4 Allen Wirfs-Brock" w:date="2011-10-04T14:24:00Z">
          <w:r w:rsidRPr="00E77497" w:rsidDel="00A10F2F">
            <w:delText xml:space="preserve">Let </w:delText>
          </w:r>
        </w:del>
      </w:ins>
      <w:ins w:id="14331" w:author="Rev 3 Allen Wirfs-Brock" w:date="2011-09-22T16:26:00Z">
        <w:del w:id="14332" w:author="Rev 4 Allen Wirfs-Brock" w:date="2011-10-04T14:24:00Z">
          <w:r w:rsidRPr="00E77497" w:rsidDel="00A10F2F">
            <w:rPr>
              <w:i/>
            </w:rPr>
            <w:delText>P</w:delText>
          </w:r>
        </w:del>
      </w:ins>
      <w:ins w:id="14333" w:author="Rev 3 Allen Wirfs-Brock" w:date="2011-09-22T16:13:00Z">
        <w:del w:id="14334" w:author="Rev 4 Allen Wirfs-Brock" w:date="2011-10-04T14:24:00Z">
          <w:r w:rsidRPr="00E77497" w:rsidDel="00A10F2F">
            <w:delText xml:space="preserve"> be </w:delText>
          </w:r>
        </w:del>
      </w:ins>
      <w:ins w:id="14335" w:author="Rev 3 Allen Wirfs-Brock" w:date="2011-09-22T16:17:00Z">
        <w:del w:id="14336" w:author="Rev 4 Allen Wirfs-Brock" w:date="2011-10-04T14:24:00Z">
          <w:r w:rsidRPr="00E77497" w:rsidDel="00A10F2F">
            <w:delText>ToString(</w:delText>
          </w:r>
          <w:r w:rsidRPr="00E77497" w:rsidDel="00A10F2F">
            <w:rPr>
              <w:i/>
            </w:rPr>
            <w:delText>index</w:delText>
          </w:r>
          <w:r w:rsidRPr="00E77497" w:rsidDel="00A10F2F">
            <w:delText>)</w:delText>
          </w:r>
        </w:del>
      </w:ins>
      <w:ins w:id="14337" w:author="Rev 3 Allen Wirfs-Brock" w:date="2011-09-22T16:13:00Z">
        <w:del w:id="14338" w:author="Rev 4 Allen Wirfs-Brock" w:date="2011-10-04T14:24:00Z">
          <w:r w:rsidRPr="00E77497" w:rsidDel="00A10F2F">
            <w:delText>.</w:delText>
          </w:r>
        </w:del>
      </w:ins>
    </w:p>
    <w:p w14:paraId="1549980F" w14:textId="77777777" w:rsidR="000709BD" w:rsidRPr="00E77497" w:rsidRDefault="00481DAC" w:rsidP="00B34B48">
      <w:pPr>
        <w:pStyle w:val="Alg3"/>
        <w:numPr>
          <w:ilvl w:val="0"/>
          <w:numId w:val="564"/>
        </w:numPr>
        <w:spacing w:after="220"/>
        <w:rPr>
          <w:ins w:id="14339" w:author="Rev 3 Allen Wirfs-Brock" w:date="2011-09-22T16:13:00Z"/>
        </w:rPr>
      </w:pPr>
      <w:ins w:id="14340" w:author="Rev 6 Allen Wirfs-Brock" w:date="2012-02-18T11:01:00Z">
        <w:r>
          <w:t>Return the result of p</w:t>
        </w:r>
        <w:r w:rsidRPr="004418C4">
          <w:t>erform</w:t>
        </w:r>
        <w:r>
          <w:t>ing</w:t>
        </w:r>
        <w:r w:rsidRPr="004418C4">
          <w:t xml:space="preserve"> </w:t>
        </w:r>
      </w:ins>
      <w:ins w:id="14341" w:author="Rev 5 Allen Wirfs-Brock" w:date="2011-11-07T16:52:00Z">
        <w:del w:id="14342" w:author="Rev 6 Allen Wirfs-Brock" w:date="2012-02-18T11:01:00Z">
          <w:r w:rsidR="001C1CAB" w:rsidDel="00481DAC">
            <w:delText xml:space="preserve">Perform </w:delText>
          </w:r>
        </w:del>
        <w:r w:rsidR="001C1CAB">
          <w:t xml:space="preserve">Keyed Binding </w:t>
        </w:r>
        <w:del w:id="14343" w:author="Rev 6 Allen Wirfs-Brock" w:date="2012-02-27T15:45:00Z">
          <w:r w:rsidR="001C1CAB" w:rsidDel="00A113E2">
            <w:delText>Initialization</w:delText>
          </w:r>
        </w:del>
      </w:ins>
      <w:ins w:id="14344" w:author="Rev 6 Allen Wirfs-Brock" w:date="2012-02-27T15:45:00Z">
        <w:r w:rsidR="00A113E2">
          <w:t>Initialisation</w:t>
        </w:r>
      </w:ins>
      <w:ins w:id="14345" w:author="Rev 5 Allen Wirfs-Brock" w:date="2011-11-07T16:52:00Z">
        <w:r w:rsidR="001C1CAB">
          <w:t xml:space="preserve"> for</w:t>
        </w:r>
        <w:r w:rsidR="001C1CAB" w:rsidRPr="00675B74">
          <w:t xml:space="preserve"> </w:t>
        </w:r>
      </w:ins>
      <w:ins w:id="14346" w:author="Rev 3 Allen Wirfs-Brock" w:date="2011-09-22T16:13:00Z">
        <w:del w:id="14347" w:author="Rev 5 Allen Wirfs-Brock" w:date="2011-11-07T16:52:00Z">
          <w:r w:rsidR="000709BD" w:rsidRPr="00E77497" w:rsidDel="001C1CAB">
            <w:delText xml:space="preserve">Evaluate </w:delText>
          </w:r>
        </w:del>
        <w:r w:rsidR="000709BD" w:rsidRPr="00E77497">
          <w:rPr>
            <w:i/>
          </w:rPr>
          <w:t>SingleNameBinding</w:t>
        </w:r>
        <w:r w:rsidR="000709BD" w:rsidRPr="00E77497">
          <w:t xml:space="preserve"> using  </w:t>
        </w:r>
        <w:del w:id="14348" w:author="Rev 4 Allen Wirfs-Brock" w:date="2011-11-04T19:02:00Z">
          <w:r w:rsidR="000709BD" w:rsidRPr="00E77497" w:rsidDel="00440001">
            <w:rPr>
              <w:i/>
            </w:rPr>
            <w:delText>P</w:delText>
          </w:r>
          <w:r w:rsidR="000709BD" w:rsidRPr="00E77497" w:rsidDel="00440001">
            <w:delText>,</w:delText>
          </w:r>
          <w:r w:rsidR="000709BD" w:rsidRPr="00E77497" w:rsidDel="00440001">
            <w:rPr>
              <w:i/>
            </w:rPr>
            <w:delText xml:space="preserve"> </w:delText>
          </w:r>
          <w:r w:rsidR="000709BD" w:rsidRPr="00E77497" w:rsidDel="00440001">
            <w:rPr>
              <w:rStyle w:val="bnf"/>
            </w:rPr>
            <w:delText>obj</w:delText>
          </w:r>
        </w:del>
      </w:ins>
      <w:ins w:id="14349" w:author="Rev 4 Allen Wirfs-Brock" w:date="2011-11-04T19:02:00Z">
        <w:r w:rsidR="00440001">
          <w:rPr>
            <w:rStyle w:val="bnf"/>
          </w:rPr>
          <w:t>array</w:t>
        </w:r>
      </w:ins>
      <w:ins w:id="14350" w:author="Rev 3 Allen Wirfs-Brock" w:date="2011-09-22T16:13:00Z">
        <w:r w:rsidR="000709BD" w:rsidRPr="00E77497">
          <w:t xml:space="preserve">, </w:t>
        </w:r>
      </w:ins>
      <w:ins w:id="14351" w:author="Rev 4 Allen Wirfs-Brock" w:date="2011-11-04T19:02:00Z">
        <w:r w:rsidR="00440001">
          <w:rPr>
            <w:i/>
          </w:rPr>
          <w:t>environment</w:t>
        </w:r>
        <w:r w:rsidR="00440001" w:rsidRPr="004418C4">
          <w:t>,</w:t>
        </w:r>
        <w:r w:rsidR="00440001">
          <w:t xml:space="preserve"> </w:t>
        </w:r>
      </w:ins>
      <w:ins w:id="14352" w:author="Rev 3 Allen Wirfs-Brock" w:date="2011-09-22T16:13:00Z">
        <w:r w:rsidR="000709BD" w:rsidRPr="00E77497">
          <w:t>and</w:t>
        </w:r>
      </w:ins>
      <w:ins w:id="14353" w:author="Rev 4 Allen Wirfs-Brock" w:date="2011-11-04T19:01:00Z">
        <w:r w:rsidR="00440001">
          <w:t xml:space="preserve"> ToString(</w:t>
        </w:r>
      </w:ins>
      <w:ins w:id="14354" w:author="Rev 3 Allen Wirfs-Brock" w:date="2011-09-22T16:13:00Z">
        <w:del w:id="14355" w:author="Rev 4 Allen Wirfs-Brock" w:date="2011-11-04T19:01:00Z">
          <w:r w:rsidR="000709BD" w:rsidRPr="00E77497" w:rsidDel="00440001">
            <w:delText xml:space="preserve"> </w:delText>
          </w:r>
        </w:del>
        <w:del w:id="14356" w:author="Rev 4 Allen Wirfs-Brock" w:date="2011-10-04T14:24:00Z">
          <w:r w:rsidR="000709BD" w:rsidRPr="00E77497" w:rsidDel="00A10F2F">
            <w:rPr>
              <w:i/>
            </w:rPr>
            <w:delText>env</w:delText>
          </w:r>
        </w:del>
      </w:ins>
      <w:ins w:id="14357" w:author="Rev 4 Allen Wirfs-Brock" w:date="2011-11-06T11:44:00Z">
        <w:r w:rsidR="00217939" w:rsidRPr="004418C4">
          <w:rPr>
            <w:i/>
          </w:rPr>
          <w:t>nextIndex</w:t>
        </w:r>
      </w:ins>
      <w:ins w:id="14358" w:author="Rev 4 Allen Wirfs-Brock" w:date="2011-11-04T19:02:00Z">
        <w:r w:rsidR="00440001">
          <w:t>)</w:t>
        </w:r>
      </w:ins>
      <w:ins w:id="14359" w:author="Rev 3 Allen Wirfs-Brock" w:date="2011-09-22T16:13:00Z">
        <w:r w:rsidR="000709BD" w:rsidRPr="00E77497">
          <w:t xml:space="preserve"> as the arguments.</w:t>
        </w:r>
      </w:ins>
    </w:p>
    <w:p w14:paraId="435B278E" w14:textId="77777777" w:rsidR="00AB6493" w:rsidRPr="00E77497" w:rsidDel="00010328" w:rsidRDefault="00AB6493" w:rsidP="00AB6493">
      <w:pPr>
        <w:rPr>
          <w:ins w:id="14360" w:author="Rev 3 Allen Wirfs-Brock" w:date="2011-09-22T16:37:00Z"/>
          <w:del w:id="14361" w:author="Rev 4 Allen Wirfs-Brock" w:date="2011-10-15T18:32:00Z"/>
        </w:rPr>
      </w:pPr>
      <w:ins w:id="14362" w:author="Rev 3 Allen Wirfs-Brock" w:date="2011-09-22T16:37:00Z">
        <w:del w:id="14363" w:author="Rev 4 Allen Wirfs-Brock" w:date="2011-10-15T18:32:00Z">
          <w:r w:rsidRPr="00E77497" w:rsidDel="00010328">
            <w:delText xml:space="preserve">The </w:delText>
          </w:r>
          <w:r w:rsidRPr="00E77497" w:rsidDel="00010328">
            <w:rPr>
              <w:rFonts w:ascii="Times New Roman" w:eastAsia="Times New Roman" w:hAnsi="Times New Roman"/>
              <w:spacing w:val="6"/>
              <w:lang w:eastAsia="en-US"/>
            </w:rPr>
            <w:delText xml:space="preserve">BoundNames </w:delText>
          </w:r>
          <w:r w:rsidRPr="00E77497" w:rsidDel="00010328">
            <w:delText xml:space="preserve">of the production </w:delText>
          </w:r>
          <w:r w:rsidRPr="00E77497" w:rsidDel="00010328">
            <w:rPr>
              <w:rStyle w:val="bnf"/>
            </w:rPr>
            <w:delText xml:space="preserve">BindingElement </w:delText>
          </w:r>
          <w:r w:rsidRPr="00E77497" w:rsidDel="00010328">
            <w:rPr>
              <w:b/>
            </w:rPr>
            <w:delText>:</w:delText>
          </w:r>
          <w:r w:rsidRPr="00E77497" w:rsidDel="00010328">
            <w:delText xml:space="preserve"> </w:delText>
          </w:r>
          <w:r w:rsidRPr="00E77497" w:rsidDel="00010328">
            <w:rPr>
              <w:rStyle w:val="bnf"/>
            </w:rPr>
            <w:delText xml:space="preserve">BindingPattern </w:delText>
          </w:r>
          <w:r w:rsidRPr="00E77497" w:rsidDel="00010328">
            <w:rPr>
              <w:rFonts w:ascii="Times New Roman" w:hAnsi="Times New Roman"/>
              <w:i/>
            </w:rPr>
            <w:delText>Initialiser</w:delText>
          </w:r>
          <w:r w:rsidRPr="00E77497" w:rsidDel="00010328">
            <w:rPr>
              <w:rFonts w:ascii="Times New Roman" w:hAnsi="Times New Roman"/>
              <w:vertAlign w:val="subscript"/>
            </w:rPr>
            <w:delText>opt</w:delText>
          </w:r>
          <w:r w:rsidRPr="00E77497" w:rsidDel="00010328">
            <w:delText xml:space="preserve"> is determined as follows:</w:delText>
          </w:r>
        </w:del>
      </w:ins>
    </w:p>
    <w:p w14:paraId="1B093D97" w14:textId="77777777" w:rsidR="00AB6493" w:rsidRPr="00E77497" w:rsidDel="00010328" w:rsidRDefault="00AB6493" w:rsidP="006361CF">
      <w:pPr>
        <w:pStyle w:val="Alg4"/>
        <w:numPr>
          <w:ilvl w:val="0"/>
          <w:numId w:val="565"/>
        </w:numPr>
        <w:spacing w:after="220"/>
        <w:contextualSpacing/>
        <w:rPr>
          <w:ins w:id="14364" w:author="Rev 3 Allen Wirfs-Brock" w:date="2011-09-22T16:37:00Z"/>
          <w:del w:id="14365" w:author="Rev 4 Allen Wirfs-Brock" w:date="2011-10-15T18:32:00Z"/>
        </w:rPr>
        <w:pPrChange w:id="14366" w:author="Rev 4 Allen Wirfs-Brock" w:date="2011-11-07T12:16:00Z">
          <w:pPr>
            <w:pStyle w:val="Alg4"/>
            <w:numPr>
              <w:numId w:val="599"/>
            </w:numPr>
            <w:tabs>
              <w:tab w:val="num" w:pos="360"/>
            </w:tabs>
            <w:spacing w:after="220"/>
            <w:ind w:left="360" w:hanging="360"/>
            <w:contextualSpacing/>
          </w:pPr>
        </w:pPrChange>
      </w:pPr>
      <w:ins w:id="14367" w:author="Rev 3 Allen Wirfs-Brock" w:date="2011-09-22T16:37:00Z">
        <w:del w:id="14368" w:author="Rev 4 Allen Wirfs-Brock" w:date="2011-10-15T18:32:00Z">
          <w:r w:rsidRPr="00E77497" w:rsidDel="00010328">
            <w:delText xml:space="preserve">Return the BoundNames of </w:delText>
          </w:r>
          <w:r w:rsidRPr="00E77497" w:rsidDel="00010328">
            <w:rPr>
              <w:rStyle w:val="bnf"/>
            </w:rPr>
            <w:delText>BindingPattern</w:delText>
          </w:r>
          <w:r w:rsidRPr="00E77497" w:rsidDel="00010328">
            <w:delText>.</w:delText>
          </w:r>
        </w:del>
      </w:ins>
    </w:p>
    <w:p w14:paraId="4C8C9CE0" w14:textId="77777777" w:rsidR="003F52AE" w:rsidRPr="00E77497" w:rsidRDefault="00A15A12" w:rsidP="00C7794D">
      <w:pPr>
        <w:contextualSpacing/>
        <w:rPr>
          <w:ins w:id="14369" w:author="Rev 4 Allen Wirfs-Brock" w:date="2011-10-15T18:32:00Z"/>
        </w:rPr>
      </w:pPr>
      <w:ins w:id="14370" w:author="Rev 3 Allen Wirfs-Brock" w:date="2011-09-22T16:39:00Z">
        <w:del w:id="14371" w:author="Rev 4 Allen Wirfs-Brock" w:date="2011-10-15T18:32:00Z">
          <w:r w:rsidRPr="00E77497" w:rsidDel="003F52AE">
            <w:delText xml:space="preserve">The production </w:delText>
          </w:r>
        </w:del>
        <w:r w:rsidRPr="00E77497">
          <w:rPr>
            <w:rStyle w:val="bnf"/>
          </w:rPr>
          <w:t>BindingElement</w:t>
        </w:r>
        <w:r w:rsidRPr="00E77497">
          <w:rPr>
            <w:b/>
          </w:rPr>
          <w:t>:</w:t>
        </w:r>
        <w:r w:rsidRPr="00E77497">
          <w:t xml:space="preserve"> </w:t>
        </w:r>
      </w:ins>
      <w:ins w:id="14372" w:author="Rev 3 Allen Wirfs-Brock" w:date="2011-09-22T16:40:00Z">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ins>
      <w:ins w:id="14373" w:author="Rev 3 Allen Wirfs-Brock" w:date="2011-09-22T16:39:00Z">
        <w:r w:rsidRPr="00E77497">
          <w:t xml:space="preserve"> </w:t>
        </w:r>
        <w:del w:id="14374" w:author="Rev 4 Allen Wirfs-Brock" w:date="2011-10-15T18:32:00Z">
          <w:r w:rsidRPr="00E77497" w:rsidDel="003F52AE">
            <w:delText xml:space="preserve">is evaluated </w:delText>
          </w:r>
        </w:del>
      </w:ins>
    </w:p>
    <w:p w14:paraId="496B211B" w14:textId="77777777" w:rsidR="00DD66FD" w:rsidRDefault="00DD66FD" w:rsidP="00B34B48">
      <w:pPr>
        <w:pStyle w:val="Alg3"/>
        <w:numPr>
          <w:ilvl w:val="0"/>
          <w:numId w:val="566"/>
        </w:numPr>
        <w:tabs>
          <w:tab w:val="clear" w:pos="720"/>
          <w:tab w:val="num" w:pos="360"/>
        </w:tabs>
        <w:ind w:hanging="720"/>
        <w:rPr>
          <w:ins w:id="14375" w:author="Rev 4 Allen Wirfs-Brock" w:date="2011-11-05T10:53:00Z"/>
        </w:rPr>
      </w:pPr>
      <w:ins w:id="14376" w:author="Rev 4 Allen Wirfs-Brock" w:date="2011-11-05T10:53:00Z">
        <w:r w:rsidRPr="004418C4">
          <w:t xml:space="preserve">Let </w:t>
        </w:r>
        <w:r w:rsidRPr="004418C4">
          <w:rPr>
            <w:i/>
          </w:rPr>
          <w:t>P</w:t>
        </w:r>
        <w:r w:rsidRPr="004418C4">
          <w:t xml:space="preserve"> be ToString(</w:t>
        </w:r>
        <w:r w:rsidRPr="004418C4">
          <w:rPr>
            <w:i/>
          </w:rPr>
          <w:t>nextIndex</w:t>
        </w:r>
        <w:r w:rsidRPr="004418C4">
          <w:t>).</w:t>
        </w:r>
      </w:ins>
    </w:p>
    <w:p w14:paraId="2DE1D995" w14:textId="77777777" w:rsidR="00DD66FD" w:rsidDel="002A015C" w:rsidRDefault="006A7D66" w:rsidP="002A015C">
      <w:pPr>
        <w:pStyle w:val="Alg3"/>
        <w:numPr>
          <w:ilvl w:val="0"/>
          <w:numId w:val="566"/>
        </w:numPr>
        <w:tabs>
          <w:tab w:val="num" w:pos="450"/>
        </w:tabs>
        <w:ind w:firstLine="0"/>
        <w:rPr>
          <w:ins w:id="14377" w:author="Rev 4 Allen Wirfs-Brock" w:date="2011-11-05T10:44:00Z"/>
          <w:del w:id="14378" w:author="Rev 5 Allen Wirfs-Brock" w:date="2012-01-04T11:57:00Z"/>
        </w:rPr>
        <w:pPrChange w:id="14379" w:author="Rev 5 Allen Wirfs-Brock" w:date="2012-01-04T11:57:00Z">
          <w:pPr>
            <w:pStyle w:val="Alg3"/>
            <w:numPr>
              <w:numId w:val="566"/>
            </w:numPr>
            <w:ind w:left="720" w:hanging="720"/>
          </w:pPr>
        </w:pPrChange>
      </w:pPr>
      <w:ins w:id="14380" w:author="Rev 4 Allen Wirfs-Brock" w:date="2011-11-05T10:44:00Z">
        <w:del w:id="14381" w:author="Rev 5 Allen Wirfs-Brock" w:date="2012-01-04T11:57:00Z">
          <w:r w:rsidDel="002A015C">
            <w:delText xml:space="preserve">If </w:delText>
          </w:r>
          <w:r w:rsidR="00DD66FD" w:rsidRPr="00C7794D" w:rsidDel="002A015C">
            <w:rPr>
              <w:i/>
            </w:rPr>
            <w:delText>nextIndex</w:delText>
          </w:r>
          <w:r w:rsidR="00DD66FD" w:rsidDel="002A015C">
            <w:delText xml:space="preserve"> </w:delText>
          </w:r>
        </w:del>
      </w:ins>
      <w:ins w:id="14382" w:author="Rev 4 Allen Wirfs-Brock" w:date="2011-11-05T10:46:00Z">
        <w:del w:id="14383" w:author="Rev 5 Allen Wirfs-Brock" w:date="2012-01-04T11:57:00Z">
          <w:r w:rsidR="00DD66FD" w:rsidDel="002A015C">
            <w:delText>≥</w:delText>
          </w:r>
        </w:del>
      </w:ins>
      <w:ins w:id="14384" w:author="Rev 4 Allen Wirfs-Brock" w:date="2011-11-05T10:44:00Z">
        <w:del w:id="14385" w:author="Rev 5 Allen Wirfs-Brock" w:date="2012-01-04T11:57:00Z">
          <w:r w:rsidR="00DD66FD" w:rsidDel="002A015C">
            <w:delText xml:space="preserve"> </w:delText>
          </w:r>
          <w:r w:rsidR="00DD66FD" w:rsidRPr="00C7794D" w:rsidDel="002A015C">
            <w:rPr>
              <w:i/>
            </w:rPr>
            <w:delText>arrayLength</w:delText>
          </w:r>
          <w:r w:rsidR="00DD66FD" w:rsidDel="002A015C">
            <w:delText>, then</w:delText>
          </w:r>
        </w:del>
      </w:ins>
    </w:p>
    <w:p w14:paraId="4C64FBA0" w14:textId="77777777" w:rsidR="00DD66FD" w:rsidRPr="00E77497" w:rsidDel="002A015C" w:rsidRDefault="00DD66FD" w:rsidP="002A015C">
      <w:pPr>
        <w:pStyle w:val="Alg3"/>
        <w:numPr>
          <w:ilvl w:val="0"/>
          <w:numId w:val="566"/>
        </w:numPr>
        <w:tabs>
          <w:tab w:val="num" w:pos="450"/>
        </w:tabs>
        <w:ind w:firstLine="0"/>
        <w:rPr>
          <w:ins w:id="14386" w:author="Rev 4 Allen Wirfs-Brock" w:date="2011-11-05T10:46:00Z"/>
          <w:del w:id="14387" w:author="Rev 5 Allen Wirfs-Brock" w:date="2012-01-04T11:57:00Z"/>
        </w:rPr>
      </w:pPr>
      <w:ins w:id="14388" w:author="Rev 4 Allen Wirfs-Brock" w:date="2011-11-05T10:47:00Z">
        <w:del w:id="14389" w:author="Rev 5 Allen Wirfs-Brock" w:date="2012-01-04T11:57:00Z">
          <w:r w:rsidDel="002A015C">
            <w:delText xml:space="preserve">Let </w:delText>
          </w:r>
          <w:r w:rsidRPr="00C7794D" w:rsidDel="002A015C">
            <w:rPr>
              <w:i/>
            </w:rPr>
            <w:delText>exists</w:delText>
          </w:r>
          <w:r w:rsidDel="002A015C">
            <w:delText xml:space="preserve"> be </w:delText>
          </w:r>
          <w:r w:rsidRPr="00C7794D" w:rsidDel="002A015C">
            <w:rPr>
              <w:b/>
            </w:rPr>
            <w:delText>false</w:delText>
          </w:r>
          <w:r w:rsidDel="002A015C">
            <w:delText>.</w:delText>
          </w:r>
        </w:del>
      </w:ins>
    </w:p>
    <w:p w14:paraId="59160270" w14:textId="77777777" w:rsidR="00DD66FD" w:rsidRPr="00E77497" w:rsidDel="002A015C" w:rsidRDefault="00DD66FD" w:rsidP="002A015C">
      <w:pPr>
        <w:pStyle w:val="Alg3"/>
        <w:numPr>
          <w:ilvl w:val="0"/>
          <w:numId w:val="566"/>
        </w:numPr>
        <w:tabs>
          <w:tab w:val="num" w:pos="450"/>
        </w:tabs>
        <w:ind w:firstLine="0"/>
        <w:rPr>
          <w:ins w:id="14390" w:author="Rev 4 Allen Wirfs-Brock" w:date="2011-11-05T10:48:00Z"/>
          <w:del w:id="14391" w:author="Rev 5 Allen Wirfs-Brock" w:date="2012-01-04T11:57:00Z"/>
        </w:rPr>
        <w:pPrChange w:id="14392" w:author="Rev 5 Allen Wirfs-Brock" w:date="2012-01-04T11:57:00Z">
          <w:pPr>
            <w:pStyle w:val="Alg3"/>
            <w:numPr>
              <w:numId w:val="566"/>
            </w:numPr>
            <w:ind w:left="720" w:hanging="720"/>
          </w:pPr>
        </w:pPrChange>
      </w:pPr>
      <w:ins w:id="14393" w:author="Rev 4 Allen Wirfs-Brock" w:date="2011-11-05T10:48:00Z">
        <w:del w:id="14394" w:author="Rev 5 Allen Wirfs-Brock" w:date="2012-01-04T11:57:00Z">
          <w:r w:rsidRPr="00E77497" w:rsidDel="002A015C">
            <w:delText xml:space="preserve">Else </w:delText>
          </w:r>
        </w:del>
      </w:ins>
    </w:p>
    <w:p w14:paraId="3C68704F" w14:textId="77777777" w:rsidR="00DD66FD" w:rsidRPr="00E77497" w:rsidRDefault="00DD66FD" w:rsidP="002A015C">
      <w:pPr>
        <w:pStyle w:val="Alg3"/>
        <w:numPr>
          <w:ilvl w:val="0"/>
          <w:numId w:val="566"/>
        </w:numPr>
        <w:tabs>
          <w:tab w:val="clear" w:pos="720"/>
          <w:tab w:val="num" w:pos="360"/>
        </w:tabs>
        <w:ind w:hanging="720"/>
        <w:rPr>
          <w:ins w:id="14395" w:author="Rev 4 Allen Wirfs-Brock" w:date="2011-11-05T10:50:00Z"/>
        </w:rPr>
      </w:pPr>
      <w:ins w:id="14396" w:author="Rev 4 Allen Wirfs-Brock" w:date="2011-11-05T10:51:00Z">
        <w:r w:rsidRPr="00E77497">
          <w:t xml:space="preserve">Let </w:t>
        </w:r>
        <w:r w:rsidRPr="00E77497">
          <w:rPr>
            <w:i/>
          </w:rPr>
          <w:t>exists</w:t>
        </w:r>
        <w:r w:rsidRPr="00E77497">
          <w:t xml:space="preserve"> be the result of calling the [[HasProperty]] internal method of </w:t>
        </w:r>
      </w:ins>
      <w:ins w:id="14397" w:author="Rev 4 Allen Wirfs-Brock" w:date="2011-11-05T10:55:00Z">
        <w:r w:rsidR="003F7F32">
          <w:rPr>
            <w:i/>
          </w:rPr>
          <w:t>array</w:t>
        </w:r>
      </w:ins>
      <w:ins w:id="14398" w:author="Rev 4 Allen Wirfs-Brock" w:date="2011-11-05T10:51:00Z">
        <w:r w:rsidRPr="00E77497">
          <w:t xml:space="preserve"> with argument </w:t>
        </w:r>
      </w:ins>
      <w:ins w:id="14399" w:author="Rev 4 Allen Wirfs-Brock" w:date="2011-11-05T10:53:00Z">
        <w:r w:rsidRPr="004418C4">
          <w:rPr>
            <w:i/>
          </w:rPr>
          <w:t>P</w:t>
        </w:r>
      </w:ins>
      <w:ins w:id="14400" w:author="Rev 4 Allen Wirfs-Brock" w:date="2011-11-05T10:51:00Z">
        <w:r w:rsidRPr="00E77497">
          <w:t>.</w:t>
        </w:r>
      </w:ins>
      <w:ins w:id="14401" w:author="Rev 4 Allen Wirfs-Brock" w:date="2011-11-05T10:50:00Z">
        <w:r w:rsidRPr="00E77497">
          <w:t xml:space="preserve"> </w:t>
        </w:r>
      </w:ins>
    </w:p>
    <w:p w14:paraId="0DA95694" w14:textId="77777777" w:rsidR="00A15A12" w:rsidRPr="00E77497" w:rsidDel="006A7D66" w:rsidRDefault="00A15A12" w:rsidP="00C7794D">
      <w:pPr>
        <w:tabs>
          <w:tab w:val="num" w:pos="360"/>
        </w:tabs>
        <w:ind w:hanging="720"/>
        <w:rPr>
          <w:ins w:id="14402" w:author="Rev 3 Allen Wirfs-Brock" w:date="2011-09-22T16:39:00Z"/>
          <w:del w:id="14403" w:author="Rev 4 Allen Wirfs-Brock" w:date="2011-11-05T10:43:00Z"/>
        </w:rPr>
      </w:pPr>
      <w:ins w:id="14404" w:author="Rev 3 Allen Wirfs-Brock" w:date="2011-09-22T16:39:00Z">
        <w:del w:id="14405" w:author="Rev 4 Allen Wirfs-Brock" w:date="2011-11-05T10:43:00Z">
          <w:r w:rsidRPr="00E77497" w:rsidDel="006A7D66">
            <w:delText xml:space="preserve">with the parameters </w:delText>
          </w:r>
          <w:r w:rsidRPr="00E77497" w:rsidDel="006A7D66">
            <w:rPr>
              <w:rStyle w:val="bnf"/>
            </w:rPr>
            <w:delText>obj</w:delText>
          </w:r>
          <w:r w:rsidRPr="00E77497" w:rsidDel="006A7D66">
            <w:delText xml:space="preserve">, </w:delText>
          </w:r>
          <w:r w:rsidRPr="00E77497" w:rsidDel="006A7D66">
            <w:rPr>
              <w:rFonts w:ascii="Times New Roman" w:eastAsia="Times New Roman" w:hAnsi="Times New Roman"/>
              <w:i/>
              <w:spacing w:val="6"/>
              <w:lang w:eastAsia="en-US"/>
            </w:rPr>
            <w:delText>env</w:delText>
          </w:r>
          <w:r w:rsidRPr="00E77497" w:rsidDel="006A7D66">
            <w:delText xml:space="preserve"> and </w:delText>
          </w:r>
        </w:del>
        <w:del w:id="14406" w:author="Rev 4 Allen Wirfs-Brock" w:date="2011-10-04T13:37:00Z">
          <w:r w:rsidRPr="00E77497" w:rsidDel="00E73FF3">
            <w:rPr>
              <w:rFonts w:ascii="Times New Roman" w:eastAsia="Times New Roman" w:hAnsi="Times New Roman"/>
              <w:i/>
              <w:spacing w:val="6"/>
              <w:lang w:eastAsia="en-US"/>
            </w:rPr>
            <w:delText>index</w:delText>
          </w:r>
        </w:del>
        <w:del w:id="14407" w:author="Rev 4 Allen Wirfs-Brock" w:date="2011-11-05T10:43:00Z">
          <w:r w:rsidRPr="00E77497" w:rsidDel="006A7D66">
            <w:delText xml:space="preserve"> </w:delText>
          </w:r>
        </w:del>
        <w:del w:id="14408" w:author="Rev 4 Allen Wirfs-Brock" w:date="2011-10-15T18:33:00Z">
          <w:r w:rsidRPr="00E77497" w:rsidDel="003F52AE">
            <w:delText>as follows:</w:delText>
          </w:r>
        </w:del>
      </w:ins>
    </w:p>
    <w:p w14:paraId="346B1102" w14:textId="77777777" w:rsidR="00A15A12" w:rsidRPr="00E77497" w:rsidDel="00E73FF3" w:rsidRDefault="00A15A12" w:rsidP="00B34B48">
      <w:pPr>
        <w:pStyle w:val="Alg3"/>
        <w:numPr>
          <w:ilvl w:val="0"/>
          <w:numId w:val="566"/>
        </w:numPr>
        <w:tabs>
          <w:tab w:val="clear" w:pos="720"/>
          <w:tab w:val="num" w:pos="360"/>
        </w:tabs>
        <w:ind w:hanging="720"/>
        <w:rPr>
          <w:ins w:id="14409" w:author="Rev 3 Allen Wirfs-Brock" w:date="2011-09-22T16:42:00Z"/>
          <w:del w:id="14410" w:author="Rev 4 Allen Wirfs-Brock" w:date="2011-10-04T13:38:00Z"/>
        </w:rPr>
      </w:pPr>
      <w:ins w:id="14411" w:author="Rev 3 Allen Wirfs-Brock" w:date="2011-09-22T16:42:00Z">
        <w:del w:id="14412" w:author="Rev 4 Allen Wirfs-Brock" w:date="2011-10-04T13:38:00Z">
          <w:r w:rsidRPr="00E77497" w:rsidDel="00E73FF3">
            <w:delText xml:space="preserve">Let </w:delText>
          </w:r>
          <w:r w:rsidRPr="00E77497" w:rsidDel="00E73FF3">
            <w:rPr>
              <w:i/>
            </w:rPr>
            <w:delText>P</w:delText>
          </w:r>
          <w:r w:rsidRPr="00E77497" w:rsidDel="00E73FF3">
            <w:delText xml:space="preserve"> be ToString(</w:delText>
          </w:r>
          <w:r w:rsidRPr="00E77497" w:rsidDel="00E73FF3">
            <w:rPr>
              <w:i/>
            </w:rPr>
            <w:delText>index</w:delText>
          </w:r>
          <w:r w:rsidRPr="00E77497" w:rsidDel="00E73FF3">
            <w:delText>).</w:delText>
          </w:r>
        </w:del>
      </w:ins>
    </w:p>
    <w:p w14:paraId="0A7837C5" w14:textId="77777777" w:rsidR="00A15A12" w:rsidRPr="00E77497" w:rsidDel="00DD66FD" w:rsidRDefault="00A15A12" w:rsidP="00B34B48">
      <w:pPr>
        <w:pStyle w:val="Alg3"/>
        <w:numPr>
          <w:ilvl w:val="0"/>
          <w:numId w:val="566"/>
        </w:numPr>
        <w:tabs>
          <w:tab w:val="clear" w:pos="720"/>
          <w:tab w:val="num" w:pos="360"/>
        </w:tabs>
        <w:ind w:hanging="720"/>
        <w:rPr>
          <w:ins w:id="14413" w:author="Rev 3 Allen Wirfs-Brock" w:date="2011-09-22T16:44:00Z"/>
          <w:del w:id="14414" w:author="Rev 4 Allen Wirfs-Brock" w:date="2011-11-05T10:51:00Z"/>
        </w:rPr>
      </w:pPr>
      <w:ins w:id="14415" w:author="Rev 3 Allen Wirfs-Brock" w:date="2011-09-22T16:44:00Z">
        <w:del w:id="14416" w:author="Rev 4 Allen Wirfs-Brock" w:date="2011-11-05T10:51:00Z">
          <w:r w:rsidRPr="00E77497" w:rsidDel="00DD66FD">
            <w:delText xml:space="preserve">Let </w:delText>
          </w:r>
          <w:r w:rsidRPr="00E77497" w:rsidDel="00DD66FD">
            <w:rPr>
              <w:i/>
            </w:rPr>
            <w:delText>exists</w:delText>
          </w:r>
          <w:r w:rsidRPr="00E77497" w:rsidDel="00DD66FD">
            <w:delText xml:space="preserve"> be the result of calling the [[HasProperty]] internal method of </w:delText>
          </w:r>
          <w:r w:rsidRPr="00E77497" w:rsidDel="00DD66FD">
            <w:rPr>
              <w:i/>
            </w:rPr>
            <w:delText>obj</w:delText>
          </w:r>
          <w:r w:rsidRPr="00E77497" w:rsidDel="00DD66FD">
            <w:delText xml:space="preserve"> with argument </w:delText>
          </w:r>
        </w:del>
        <w:del w:id="14417" w:author="Rev 4 Allen Wirfs-Brock" w:date="2011-10-04T13:38:00Z">
          <w:r w:rsidRPr="00E77497" w:rsidDel="00E73FF3">
            <w:rPr>
              <w:i/>
            </w:rPr>
            <w:delText>P</w:delText>
          </w:r>
        </w:del>
        <w:del w:id="14418" w:author="Rev 4 Allen Wirfs-Brock" w:date="2011-11-05T10:51:00Z">
          <w:r w:rsidRPr="00E77497" w:rsidDel="00DD66FD">
            <w:delText>.</w:delText>
          </w:r>
        </w:del>
      </w:ins>
    </w:p>
    <w:p w14:paraId="41004354" w14:textId="77777777" w:rsidR="00A15A12" w:rsidRPr="00E77497" w:rsidRDefault="00A15A12" w:rsidP="00B34B48">
      <w:pPr>
        <w:pStyle w:val="Alg3"/>
        <w:numPr>
          <w:ilvl w:val="0"/>
          <w:numId w:val="566"/>
        </w:numPr>
        <w:tabs>
          <w:tab w:val="clear" w:pos="720"/>
          <w:tab w:val="num" w:pos="360"/>
        </w:tabs>
        <w:ind w:hanging="720"/>
        <w:rPr>
          <w:ins w:id="14419" w:author="Rev 3 Allen Wirfs-Brock" w:date="2011-09-22T16:44:00Z"/>
        </w:rPr>
      </w:pPr>
      <w:ins w:id="14420" w:author="Rev 3 Allen Wirfs-Brock" w:date="2011-09-22T16:44:00Z">
        <w:r w:rsidRPr="00E77497">
          <w:t xml:space="preserve">If </w:t>
        </w:r>
        <w:r w:rsidRPr="00E77497">
          <w:rPr>
            <w:i/>
          </w:rPr>
          <w:t>exists</w:t>
        </w:r>
        <w:r w:rsidRPr="00E77497">
          <w:t xml:space="preserve"> is </w:t>
        </w:r>
        <w:r w:rsidRPr="00E77497">
          <w:rPr>
            <w:b/>
          </w:rPr>
          <w:t>true</w:t>
        </w:r>
        <w:r w:rsidRPr="00E77497">
          <w:t>, then</w:t>
        </w:r>
      </w:ins>
    </w:p>
    <w:p w14:paraId="4223C149" w14:textId="77777777" w:rsidR="00A15A12" w:rsidRPr="00E77497" w:rsidRDefault="00A15A12" w:rsidP="00B34B48">
      <w:pPr>
        <w:pStyle w:val="Alg3"/>
        <w:numPr>
          <w:ilvl w:val="1"/>
          <w:numId w:val="566"/>
        </w:numPr>
        <w:tabs>
          <w:tab w:val="num" w:pos="360"/>
          <w:tab w:val="left" w:pos="720"/>
        </w:tabs>
        <w:ind w:hanging="1080"/>
        <w:rPr>
          <w:ins w:id="14421" w:author="Rev 3 Allen Wirfs-Brock" w:date="2011-09-22T16:44:00Z"/>
        </w:rPr>
      </w:pPr>
      <w:ins w:id="14422" w:author="Rev 3 Allen Wirfs-Brock" w:date="2011-09-22T16:44:00Z">
        <w:r w:rsidRPr="00E77497">
          <w:t xml:space="preserve">Let </w:t>
        </w:r>
        <w:r w:rsidRPr="00E77497">
          <w:rPr>
            <w:i/>
          </w:rPr>
          <w:t>v</w:t>
        </w:r>
        <w:r w:rsidRPr="00E77497">
          <w:t xml:space="preserve"> be the result of calling the [[Get]] internal method of </w:t>
        </w:r>
        <w:del w:id="14423" w:author="Rev 4 Allen Wirfs-Brock" w:date="2011-11-05T10:55:00Z">
          <w:r w:rsidRPr="00E77497" w:rsidDel="003F7F32">
            <w:rPr>
              <w:i/>
            </w:rPr>
            <w:delText>obj</w:delText>
          </w:r>
        </w:del>
      </w:ins>
      <w:ins w:id="14424" w:author="Rev 4 Allen Wirfs-Brock" w:date="2011-11-05T10:55:00Z">
        <w:r w:rsidR="003F7F32">
          <w:rPr>
            <w:i/>
          </w:rPr>
          <w:t>array</w:t>
        </w:r>
      </w:ins>
      <w:ins w:id="14425" w:author="Rev 3 Allen Wirfs-Brock" w:date="2011-09-22T16:44:00Z">
        <w:r w:rsidRPr="00E77497">
          <w:t xml:space="preserve"> </w:t>
        </w:r>
      </w:ins>
      <w:ins w:id="14426" w:author="Rev 4 Allen Wirfs-Brock" w:date="2011-11-05T10:54:00Z">
        <w:r w:rsidR="003F7F32" w:rsidRPr="00E77497">
          <w:t xml:space="preserve">with argument </w:t>
        </w:r>
      </w:ins>
      <w:ins w:id="14427" w:author="Rev 4 Allen Wirfs-Brock" w:date="2011-11-06T11:45:00Z">
        <w:r w:rsidR="00217939" w:rsidRPr="004418C4">
          <w:rPr>
            <w:i/>
          </w:rPr>
          <w:t>P</w:t>
        </w:r>
      </w:ins>
      <w:ins w:id="14428" w:author="Rev 3 Allen Wirfs-Brock" w:date="2011-09-22T16:44:00Z">
        <w:del w:id="14429" w:author="Rev 4 Allen Wirfs-Brock" w:date="2011-11-05T10:54:00Z">
          <w:r w:rsidRPr="00C7794D" w:rsidDel="003F7F32">
            <w:rPr>
              <w:sz w:val="22"/>
            </w:rPr>
            <w:delText xml:space="preserve">passing </w:delText>
          </w:r>
        </w:del>
        <w:del w:id="14430" w:author="Rev 4 Allen Wirfs-Brock" w:date="2011-10-04T13:38:00Z">
          <w:r w:rsidRPr="00C7794D" w:rsidDel="00E73FF3">
            <w:rPr>
              <w:i/>
              <w:sz w:val="22"/>
            </w:rPr>
            <w:delText>P</w:delText>
          </w:r>
        </w:del>
        <w:del w:id="14431" w:author="Rev 4 Allen Wirfs-Brock" w:date="2011-11-05T10:54:00Z">
          <w:r w:rsidRPr="00E77497" w:rsidDel="00DD66FD">
            <w:rPr>
              <w:i/>
            </w:rPr>
            <w:delText xml:space="preserve"> </w:delText>
          </w:r>
          <w:r w:rsidRPr="00E77497" w:rsidDel="003F7F32">
            <w:delText>as the argument</w:delText>
          </w:r>
        </w:del>
        <w:r w:rsidRPr="00E77497">
          <w:t>.</w:t>
        </w:r>
      </w:ins>
    </w:p>
    <w:p w14:paraId="70BAEA34" w14:textId="77777777" w:rsidR="00A15A12" w:rsidRPr="00E77497" w:rsidRDefault="00A15A12" w:rsidP="00B34B48">
      <w:pPr>
        <w:pStyle w:val="Alg3"/>
        <w:numPr>
          <w:ilvl w:val="0"/>
          <w:numId w:val="566"/>
        </w:numPr>
        <w:tabs>
          <w:tab w:val="clear" w:pos="720"/>
          <w:tab w:val="num" w:pos="360"/>
        </w:tabs>
        <w:ind w:hanging="720"/>
        <w:rPr>
          <w:ins w:id="14432" w:author="Rev 3 Allen Wirfs-Brock" w:date="2011-09-22T16:44:00Z"/>
        </w:rPr>
      </w:pPr>
      <w:ins w:id="14433" w:author="Rev 3 Allen Wirfs-Brock" w:date="2011-09-22T16:44:00Z">
        <w:r w:rsidRPr="00E77497">
          <w:t xml:space="preserve">Else </w:t>
        </w:r>
      </w:ins>
    </w:p>
    <w:p w14:paraId="4DB7C12E" w14:textId="77777777" w:rsidR="00A15A12" w:rsidRPr="00E77497" w:rsidRDefault="00A15A12" w:rsidP="00B34B48">
      <w:pPr>
        <w:pStyle w:val="Alg3"/>
        <w:numPr>
          <w:ilvl w:val="1"/>
          <w:numId w:val="566"/>
        </w:numPr>
        <w:tabs>
          <w:tab w:val="num" w:pos="360"/>
          <w:tab w:val="left" w:pos="720"/>
        </w:tabs>
        <w:ind w:hanging="1080"/>
        <w:rPr>
          <w:ins w:id="14434" w:author="Rev 3 Allen Wirfs-Brock" w:date="2011-09-22T16:44:00Z"/>
        </w:rPr>
      </w:pPr>
      <w:ins w:id="14435" w:author="Rev 3 Allen Wirfs-Brock" w:date="2011-09-22T16:44:00Z">
        <w:r w:rsidRPr="00E77497">
          <w:t xml:space="preserve">If </w:t>
        </w:r>
        <w:r w:rsidRPr="00E77497">
          <w:rPr>
            <w:i/>
          </w:rPr>
          <w:t>Initialiser</w:t>
        </w:r>
        <w:r w:rsidRPr="00E77497">
          <w:rPr>
            <w:vertAlign w:val="subscript"/>
          </w:rPr>
          <w:t>opt</w:t>
        </w:r>
        <w:r w:rsidRPr="00E77497">
          <w:t xml:space="preserve"> is present, then</w:t>
        </w:r>
      </w:ins>
    </w:p>
    <w:p w14:paraId="1D7AD7F5" w14:textId="77777777" w:rsidR="00A15A12" w:rsidRPr="00E77497" w:rsidRDefault="00A15A12" w:rsidP="00B34B48">
      <w:pPr>
        <w:pStyle w:val="Alg3"/>
        <w:numPr>
          <w:ilvl w:val="2"/>
          <w:numId w:val="566"/>
        </w:numPr>
        <w:tabs>
          <w:tab w:val="num" w:pos="360"/>
          <w:tab w:val="num" w:pos="1080"/>
        </w:tabs>
        <w:ind w:hanging="1350"/>
        <w:rPr>
          <w:ins w:id="14436" w:author="Rev 3 Allen Wirfs-Brock" w:date="2011-09-22T16:44:00Z"/>
        </w:rPr>
      </w:pPr>
      <w:ins w:id="14437" w:author="Rev 3 Allen Wirfs-Brock" w:date="2011-09-22T16:44: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0CBB881B" w14:textId="77777777" w:rsidR="00A15A12" w:rsidRPr="00E77497" w:rsidRDefault="00A15A12" w:rsidP="00B34B48">
      <w:pPr>
        <w:pStyle w:val="Alg3"/>
        <w:numPr>
          <w:ilvl w:val="1"/>
          <w:numId w:val="566"/>
        </w:numPr>
        <w:tabs>
          <w:tab w:val="num" w:pos="360"/>
          <w:tab w:val="num" w:pos="720"/>
        </w:tabs>
        <w:ind w:hanging="1080"/>
        <w:rPr>
          <w:ins w:id="14438" w:author="Rev 3 Allen Wirfs-Brock" w:date="2011-09-22T16:44:00Z"/>
        </w:rPr>
      </w:pPr>
      <w:ins w:id="14439" w:author="Rev 3 Allen Wirfs-Brock" w:date="2011-09-22T16:44:00Z">
        <w:r w:rsidRPr="00E77497">
          <w:t>Else,</w:t>
        </w:r>
      </w:ins>
    </w:p>
    <w:p w14:paraId="11612CD5" w14:textId="77777777" w:rsidR="00A15A12" w:rsidRPr="00E77497" w:rsidRDefault="00A15A12" w:rsidP="00B34B48">
      <w:pPr>
        <w:pStyle w:val="Alg3"/>
        <w:numPr>
          <w:ilvl w:val="2"/>
          <w:numId w:val="566"/>
        </w:numPr>
        <w:tabs>
          <w:tab w:val="num" w:pos="360"/>
          <w:tab w:val="left" w:pos="990"/>
        </w:tabs>
        <w:ind w:hanging="1350"/>
        <w:rPr>
          <w:ins w:id="14440" w:author="Rev 3 Allen Wirfs-Brock" w:date="2011-09-22T16:44:00Z"/>
        </w:rPr>
      </w:pPr>
      <w:ins w:id="14441" w:author="Rev 3 Allen Wirfs-Brock" w:date="2011-09-22T16:44:00Z">
        <w:r w:rsidRPr="00E77497">
          <w:t xml:space="preserve"> Let</w:t>
        </w:r>
        <w:r w:rsidRPr="00E77497">
          <w:rPr>
            <w:i/>
          </w:rPr>
          <w:t xml:space="preserve"> v</w:t>
        </w:r>
        <w:r w:rsidRPr="00E77497">
          <w:t xml:space="preserve"> be </w:t>
        </w:r>
        <w:r w:rsidRPr="00E77497">
          <w:rPr>
            <w:b/>
          </w:rPr>
          <w:t>undefined</w:t>
        </w:r>
        <w:r w:rsidRPr="00E77497">
          <w:t>.</w:t>
        </w:r>
      </w:ins>
    </w:p>
    <w:p w14:paraId="5801A39F" w14:textId="77777777" w:rsidR="00EB121A" w:rsidRDefault="00725391" w:rsidP="00EB121A">
      <w:pPr>
        <w:pStyle w:val="Alg2"/>
        <w:numPr>
          <w:ilvl w:val="0"/>
          <w:numId w:val="566"/>
        </w:numPr>
        <w:tabs>
          <w:tab w:val="clear" w:pos="720"/>
          <w:tab w:val="num" w:pos="360"/>
        </w:tabs>
        <w:ind w:hanging="720"/>
        <w:contextualSpacing/>
        <w:rPr>
          <w:ins w:id="14442" w:author="Rev 6 Allen Wirfs-Brock" w:date="2012-02-18T11:44:00Z"/>
        </w:rPr>
      </w:pPr>
      <w:ins w:id="14443" w:author="Rev 7 Allen Wirfs-Brock" w:date="2012-04-09T17:15:00Z">
        <w:r>
          <w:t>ReturnIfAbrupt(</w:t>
        </w:r>
        <w:r>
          <w:rPr>
            <w:i/>
          </w:rPr>
          <w:t>v</w:t>
        </w:r>
        <w:r>
          <w:t>).</w:t>
        </w:r>
      </w:ins>
      <w:ins w:id="14444" w:author="Rev 6 Allen Wirfs-Brock" w:date="2012-02-18T11:44:00Z">
        <w:del w:id="14445" w:author="Rev 7 Allen Wirfs-Brock" w:date="2012-04-09T17:15:00Z">
          <w:r w:rsidR="00EB121A" w:rsidDel="00725391">
            <w:delText xml:space="preserve">If </w:delText>
          </w:r>
          <w:r w:rsidR="00EB121A" w:rsidDel="00725391">
            <w:rPr>
              <w:i/>
            </w:rPr>
            <w:delText>v</w:delText>
          </w:r>
          <w:r w:rsidR="00EB121A" w:rsidDel="00725391">
            <w:delText xml:space="preserve"> is an abrupt completion, return </w:delText>
          </w:r>
          <w:r w:rsidR="00EB121A" w:rsidDel="00725391">
            <w:rPr>
              <w:i/>
            </w:rPr>
            <w:delText>v</w:delText>
          </w:r>
          <w:r w:rsidR="00EB121A" w:rsidDel="00725391">
            <w:delText>.</w:delText>
          </w:r>
        </w:del>
      </w:ins>
    </w:p>
    <w:p w14:paraId="51EEE619" w14:textId="77777777" w:rsidR="000709BD" w:rsidRPr="00E77497" w:rsidRDefault="00481DAC" w:rsidP="00B34B48">
      <w:pPr>
        <w:pStyle w:val="Alg2"/>
        <w:numPr>
          <w:ilvl w:val="0"/>
          <w:numId w:val="566"/>
        </w:numPr>
        <w:tabs>
          <w:tab w:val="clear" w:pos="720"/>
          <w:tab w:val="num" w:pos="360"/>
        </w:tabs>
        <w:spacing w:after="220"/>
        <w:ind w:hanging="720"/>
        <w:rPr>
          <w:ins w:id="14446" w:author="Rev 3 Allen Wirfs-Brock" w:date="2011-09-22T16:13:00Z"/>
        </w:rPr>
      </w:pPr>
      <w:ins w:id="14447" w:author="Rev 6 Allen Wirfs-Brock" w:date="2012-02-18T11:01:00Z">
        <w:r>
          <w:t>Return the result of p</w:t>
        </w:r>
        <w:r w:rsidRPr="004418C4">
          <w:t>erform</w:t>
        </w:r>
        <w:r>
          <w:t>ing</w:t>
        </w:r>
        <w:r w:rsidRPr="004418C4">
          <w:t xml:space="preserve"> </w:t>
        </w:r>
      </w:ins>
      <w:ins w:id="14448" w:author="Rev 4 Allen Wirfs-Brock" w:date="2011-11-06T10:08:00Z">
        <w:del w:id="14449" w:author="Rev 6 Allen Wirfs-Brock" w:date="2012-02-18T11:01:00Z">
          <w:r w:rsidR="004A2653" w:rsidRPr="004418C4" w:rsidDel="00481DAC">
            <w:delText xml:space="preserve">Perform </w:delText>
          </w:r>
        </w:del>
        <w:r w:rsidR="004A2653" w:rsidRPr="004418C4">
          <w:t xml:space="preserve">Binding </w:t>
        </w:r>
        <w:del w:id="14450" w:author="Rev 6 Allen Wirfs-Brock" w:date="2012-02-27T15:45:00Z">
          <w:r w:rsidR="004A2653" w:rsidRPr="004418C4" w:rsidDel="00A113E2">
            <w:delText>Initialization</w:delText>
          </w:r>
        </w:del>
      </w:ins>
      <w:ins w:id="14451" w:author="Rev 6 Allen Wirfs-Brock" w:date="2012-02-27T15:45:00Z">
        <w:r w:rsidR="00A113E2">
          <w:t>Initialisation</w:t>
        </w:r>
      </w:ins>
      <w:ins w:id="14452" w:author="Rev 4 Allen Wirfs-Brock" w:date="2011-11-06T10:08:00Z">
        <w:r w:rsidR="004A2653" w:rsidRPr="004418C4">
          <w:t xml:space="preserve"> for </w:t>
        </w:r>
      </w:ins>
      <w:ins w:id="14453" w:author="Rev 3 Allen Wirfs-Brock" w:date="2011-09-22T16:41:00Z">
        <w:del w:id="14454" w:author="Rev 4 Allen Wirfs-Brock" w:date="2011-11-06T10:08:00Z">
          <w:r w:rsidR="00A15A12" w:rsidRPr="00E77497" w:rsidDel="004A2653">
            <w:delText xml:space="preserve">Evaluate </w:delText>
          </w:r>
        </w:del>
        <w:r w:rsidR="00A15A12" w:rsidRPr="00E77497">
          <w:rPr>
            <w:i/>
          </w:rPr>
          <w:t>BindingPattern</w:t>
        </w:r>
        <w:r w:rsidR="00A15A12" w:rsidRPr="00E77497">
          <w:t xml:space="preserve"> passing </w:t>
        </w:r>
      </w:ins>
      <w:ins w:id="14455" w:author="Rev 4 Allen Wirfs-Brock" w:date="2011-11-06T10:10:00Z">
        <w:r w:rsidR="004A2653">
          <w:rPr>
            <w:i/>
          </w:rPr>
          <w:t>v</w:t>
        </w:r>
      </w:ins>
      <w:ins w:id="14456" w:author="Rev 4 Allen Wirfs-Brock" w:date="2011-11-06T10:09:00Z">
        <w:r w:rsidR="004A2653" w:rsidRPr="004418C4">
          <w:t xml:space="preserve"> </w:t>
        </w:r>
      </w:ins>
      <w:ins w:id="14457" w:author="Rev 3 Allen Wirfs-Brock" w:date="2011-09-22T16:41:00Z">
        <w:del w:id="14458" w:author="Rev 4 Allen Wirfs-Brock" w:date="2011-11-06T10:09:00Z">
          <w:r w:rsidR="00A15A12" w:rsidRPr="00E77497" w:rsidDel="004A2653">
            <w:rPr>
              <w:i/>
            </w:rPr>
            <w:delText>v</w:delText>
          </w:r>
          <w:r w:rsidR="00A15A12" w:rsidRPr="00E77497" w:rsidDel="004A2653">
            <w:delText xml:space="preserve"> </w:delText>
          </w:r>
        </w:del>
        <w:r w:rsidR="00A15A12" w:rsidRPr="00E77497">
          <w:t xml:space="preserve">and </w:t>
        </w:r>
      </w:ins>
      <w:ins w:id="14459" w:author="Rev 4 Allen Wirfs-Brock" w:date="2011-11-06T10:08:00Z">
        <w:r w:rsidR="004A2653">
          <w:rPr>
            <w:i/>
          </w:rPr>
          <w:t xml:space="preserve">environment </w:t>
        </w:r>
      </w:ins>
      <w:ins w:id="14460" w:author="Rev 3 Allen Wirfs-Brock" w:date="2011-09-22T16:41:00Z">
        <w:del w:id="14461" w:author="Rev 4 Allen Wirfs-Brock" w:date="2011-11-06T10:08:00Z">
          <w:r w:rsidR="00A15A12" w:rsidRPr="00E77497" w:rsidDel="004A2653">
            <w:rPr>
              <w:i/>
            </w:rPr>
            <w:delText>env</w:delText>
          </w:r>
          <w:r w:rsidR="00A15A12" w:rsidRPr="00E77497" w:rsidDel="004A2653">
            <w:delText xml:space="preserve"> </w:delText>
          </w:r>
        </w:del>
        <w:r w:rsidR="00A15A12" w:rsidRPr="00E77497">
          <w:t>as arguments.</w:t>
        </w:r>
      </w:ins>
    </w:p>
    <w:p w14:paraId="54FE3708" w14:textId="77777777" w:rsidR="00675B74" w:rsidRPr="004418C4" w:rsidRDefault="00675B74" w:rsidP="00675B74">
      <w:pPr>
        <w:contextualSpacing/>
        <w:rPr>
          <w:ins w:id="14462" w:author="Rev 4 Allen Wirfs-Brock" w:date="2011-11-04T19:00:00Z"/>
        </w:rPr>
      </w:pPr>
      <w:ins w:id="14463" w:author="Rev 4 Allen Wirfs-Brock" w:date="2011-11-04T19:00:00Z">
        <w:r w:rsidRPr="004418C4">
          <w:rPr>
            <w:rStyle w:val="bnf"/>
          </w:rPr>
          <w:t xml:space="preserve">BindingRestElement </w:t>
        </w:r>
        <w:r w:rsidRPr="004418C4">
          <w:t xml:space="preserve">: </w:t>
        </w:r>
        <w:r w:rsidRPr="004418C4">
          <w:rPr>
            <w:b/>
          </w:rPr>
          <w:t xml:space="preserve">… </w:t>
        </w:r>
        <w:r w:rsidRPr="004418C4">
          <w:rPr>
            <w:rStyle w:val="bnf"/>
          </w:rPr>
          <w:t>BindingIdentifier</w:t>
        </w:r>
        <w:r w:rsidRPr="004418C4">
          <w:t xml:space="preserve"> </w:t>
        </w:r>
      </w:ins>
    </w:p>
    <w:p w14:paraId="3792019A" w14:textId="77777777" w:rsidR="00675B74" w:rsidRPr="004418C4" w:rsidRDefault="00675B74" w:rsidP="00B34B48">
      <w:pPr>
        <w:pStyle w:val="Alg3"/>
        <w:numPr>
          <w:ilvl w:val="0"/>
          <w:numId w:val="556"/>
        </w:numPr>
        <w:rPr>
          <w:ins w:id="14464" w:author="Rev 4 Allen Wirfs-Brock" w:date="2011-11-04T19:00:00Z"/>
        </w:rPr>
      </w:pPr>
      <w:ins w:id="14465" w:author="Rev 4 Allen Wirfs-Brock" w:date="2011-11-04T19:00:00Z">
        <w:r w:rsidRPr="004418C4">
          <w:t xml:space="preserve">Let </w:t>
        </w:r>
        <w:r w:rsidRPr="004418C4">
          <w:rPr>
            <w:i/>
          </w:rPr>
          <w:t>A</w:t>
        </w:r>
        <w:r w:rsidRPr="004418C4">
          <w:t xml:space="preserve"> be </w:t>
        </w:r>
      </w:ins>
      <w:ins w:id="14466" w:author="Rev 7 Allen Wirfs-Brock" w:date="2012-04-11T16:18:00Z">
        <w:r w:rsidR="00F44A1F">
          <w:t>the result of the abstraction operation ArrayCreate (15.4) with argument 0</w:t>
        </w:r>
      </w:ins>
      <w:ins w:id="14467" w:author="Rev 4 Allen Wirfs-Brock" w:date="2011-11-04T19:00:00Z">
        <w:del w:id="14468"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775446A9" w14:textId="77777777" w:rsidR="002A015C" w:rsidRPr="00E77497" w:rsidRDefault="002A015C" w:rsidP="002A015C">
      <w:pPr>
        <w:pStyle w:val="Alg3"/>
        <w:numPr>
          <w:ilvl w:val="0"/>
          <w:numId w:val="556"/>
        </w:numPr>
        <w:rPr>
          <w:ins w:id="14469" w:author="Rev 5 Allen Wirfs-Brock" w:date="2012-01-04T12:02:00Z"/>
        </w:rPr>
      </w:pPr>
      <w:ins w:id="14470" w:author="Rev 5 Allen Wirfs-Brock" w:date="2012-01-04T12:02:00Z">
        <w:r w:rsidRPr="00E77497">
          <w:t xml:space="preserve">Let </w:t>
        </w:r>
        <w:r w:rsidRPr="00E77497">
          <w:rPr>
            <w:i/>
          </w:rPr>
          <w:t>lenVal</w:t>
        </w:r>
        <w:r w:rsidRPr="00E77497">
          <w:t xml:space="preserve"> be the result of calling the [[Get]] internal method of </w:t>
        </w:r>
      </w:ins>
      <w:ins w:id="14471" w:author="Rev 5 Allen Wirfs-Brock" w:date="2012-01-04T12:03:00Z">
        <w:r w:rsidR="000D108B">
          <w:rPr>
            <w:i/>
          </w:rPr>
          <w:t>array</w:t>
        </w:r>
      </w:ins>
      <w:ins w:id="14472" w:author="Rev 5 Allen Wirfs-Brock" w:date="2012-01-04T12:02:00Z">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7727B9CD" w14:textId="77777777" w:rsidR="002A015C" w:rsidRPr="00E77497" w:rsidRDefault="002A015C" w:rsidP="002A015C">
      <w:pPr>
        <w:pStyle w:val="Alg3"/>
        <w:numPr>
          <w:ilvl w:val="0"/>
          <w:numId w:val="556"/>
        </w:numPr>
        <w:rPr>
          <w:ins w:id="14473" w:author="Rev 5 Allen Wirfs-Brock" w:date="2012-01-04T12:02:00Z"/>
        </w:rPr>
      </w:pPr>
      <w:ins w:id="14474" w:author="Rev 5 Allen Wirfs-Brock" w:date="2012-01-04T12:02:00Z">
        <w:r w:rsidRPr="00E77497">
          <w:t xml:space="preserve">Let </w:t>
        </w:r>
      </w:ins>
      <w:ins w:id="14475" w:author="Rev 5 Allen Wirfs-Brock" w:date="2012-01-04T12:03:00Z">
        <w:r w:rsidR="000D108B">
          <w:rPr>
            <w:i/>
          </w:rPr>
          <w:t>arrayLength</w:t>
        </w:r>
      </w:ins>
      <w:ins w:id="14476" w:author="Rev 5 Allen Wirfs-Brock" w:date="2012-01-04T12:02:00Z">
        <w:r w:rsidRPr="00E77497">
          <w:t xml:space="preserve"> be ToUint32(</w:t>
        </w:r>
        <w:r w:rsidRPr="00E77497">
          <w:rPr>
            <w:i/>
          </w:rPr>
          <w:t>lenVal</w:t>
        </w:r>
        <w:r w:rsidRPr="00E77497">
          <w:t>).</w:t>
        </w:r>
      </w:ins>
    </w:p>
    <w:p w14:paraId="4A0FE9C7" w14:textId="77777777" w:rsidR="00A37763" w:rsidRDefault="00725391" w:rsidP="00EB121A">
      <w:pPr>
        <w:pStyle w:val="Alg2"/>
        <w:numPr>
          <w:ilvl w:val="0"/>
          <w:numId w:val="556"/>
        </w:numPr>
        <w:contextualSpacing/>
        <w:rPr>
          <w:ins w:id="14477" w:author="Rev 6 Allen Wirfs-Brock" w:date="2012-02-18T11:27:00Z"/>
        </w:rPr>
      </w:pPr>
      <w:ins w:id="14478" w:author="Rev 7 Allen Wirfs-Brock" w:date="2012-04-09T17:16:00Z">
        <w:r>
          <w:t>ReturnIfAbrupt(</w:t>
        </w:r>
        <w:r>
          <w:rPr>
            <w:i/>
          </w:rPr>
          <w:t>arrayLength</w:t>
        </w:r>
        <w:r>
          <w:t>).</w:t>
        </w:r>
      </w:ins>
      <w:ins w:id="14479" w:author="Rev 6 Allen Wirfs-Brock" w:date="2012-02-18T11:27:00Z">
        <w:del w:id="14480" w:author="Rev 7 Allen Wirfs-Brock" w:date="2012-04-09T17:16:00Z">
          <w:r w:rsidR="00A37763" w:rsidDel="00725391">
            <w:delText xml:space="preserve">If </w:delText>
          </w:r>
        </w:del>
      </w:ins>
      <w:ins w:id="14481" w:author="Rev 6 Allen Wirfs-Brock" w:date="2012-02-18T11:28:00Z">
        <w:del w:id="14482" w:author="Rev 7 Allen Wirfs-Brock" w:date="2012-04-09T17:16:00Z">
          <w:r w:rsidR="00A37763" w:rsidDel="00725391">
            <w:rPr>
              <w:i/>
            </w:rPr>
            <w:delText>arrayLength</w:delText>
          </w:r>
        </w:del>
      </w:ins>
      <w:ins w:id="14483" w:author="Rev 6 Allen Wirfs-Brock" w:date="2012-02-18T11:27:00Z">
        <w:del w:id="14484" w:author="Rev 7 Allen Wirfs-Brock" w:date="2012-04-09T17:16:00Z">
          <w:r w:rsidR="00A37763" w:rsidDel="00725391">
            <w:delText xml:space="preserve"> is an abrupt completion, return </w:delText>
          </w:r>
        </w:del>
      </w:ins>
      <w:ins w:id="14485" w:author="Rev 6 Allen Wirfs-Brock" w:date="2012-02-18T11:28:00Z">
        <w:del w:id="14486" w:author="Rev 7 Allen Wirfs-Brock" w:date="2012-04-09T17:16:00Z">
          <w:r w:rsidR="00A37763" w:rsidDel="00725391">
            <w:rPr>
              <w:i/>
            </w:rPr>
            <w:delText>arrayLength</w:delText>
          </w:r>
        </w:del>
      </w:ins>
      <w:ins w:id="14487" w:author="Rev 6 Allen Wirfs-Brock" w:date="2012-02-18T11:27:00Z">
        <w:del w:id="14488" w:author="Rev 7 Allen Wirfs-Brock" w:date="2012-04-09T17:16:00Z">
          <w:r w:rsidR="00A37763" w:rsidDel="00725391">
            <w:delText>.</w:delText>
          </w:r>
        </w:del>
      </w:ins>
    </w:p>
    <w:p w14:paraId="5F885E51" w14:textId="77777777" w:rsidR="00675B74" w:rsidRPr="004418C4" w:rsidRDefault="00675B74" w:rsidP="00B34B48">
      <w:pPr>
        <w:pStyle w:val="Alg3"/>
        <w:numPr>
          <w:ilvl w:val="0"/>
          <w:numId w:val="556"/>
        </w:numPr>
        <w:rPr>
          <w:ins w:id="14489" w:author="Rev 4 Allen Wirfs-Brock" w:date="2011-11-04T19:00:00Z"/>
        </w:rPr>
      </w:pPr>
      <w:ins w:id="14490" w:author="Rev 4 Allen Wirfs-Brock" w:date="2011-11-04T19:00:00Z">
        <w:r w:rsidRPr="004418C4">
          <w:t xml:space="preserve">Let </w:t>
        </w:r>
        <w:r w:rsidRPr="004418C4">
          <w:rPr>
            <w:i/>
          </w:rPr>
          <w:t>n</w:t>
        </w:r>
        <w:r w:rsidRPr="004418C4">
          <w:t>=0</w:t>
        </w:r>
      </w:ins>
      <w:ins w:id="14491" w:author="Rev 4 Allen Wirfs-Brock" w:date="2011-11-05T10:52:00Z">
        <w:r w:rsidR="00DD66FD">
          <w:t>.</w:t>
        </w:r>
      </w:ins>
    </w:p>
    <w:p w14:paraId="0D974044" w14:textId="77777777" w:rsidR="00DD66FD" w:rsidRDefault="00DD66FD" w:rsidP="00B34B48">
      <w:pPr>
        <w:pStyle w:val="Alg3"/>
        <w:numPr>
          <w:ilvl w:val="0"/>
          <w:numId w:val="556"/>
        </w:numPr>
        <w:rPr>
          <w:ins w:id="14492" w:author="Rev 4 Allen Wirfs-Brock" w:date="2011-11-05T10:52:00Z"/>
        </w:rPr>
      </w:pPr>
      <w:ins w:id="14493" w:author="Rev 4 Allen Wirfs-Brock" w:date="2011-11-05T10:52:00Z">
        <w:r>
          <w:t xml:space="preserve">Let </w:t>
        </w:r>
        <w:r w:rsidRPr="00C7794D">
          <w:rPr>
            <w:i/>
          </w:rPr>
          <w:t>index</w:t>
        </w:r>
        <w:r>
          <w:t xml:space="preserve"> = </w:t>
        </w:r>
        <w:r w:rsidRPr="00C7794D">
          <w:rPr>
            <w:i/>
          </w:rPr>
          <w:t>nextIndex</w:t>
        </w:r>
        <w:r>
          <w:t>.</w:t>
        </w:r>
      </w:ins>
    </w:p>
    <w:p w14:paraId="7E892753" w14:textId="77777777" w:rsidR="00675B74" w:rsidRPr="004418C4" w:rsidRDefault="00675B74" w:rsidP="00B34B48">
      <w:pPr>
        <w:pStyle w:val="Alg3"/>
        <w:numPr>
          <w:ilvl w:val="0"/>
          <w:numId w:val="556"/>
        </w:numPr>
        <w:rPr>
          <w:ins w:id="14494" w:author="Rev 4 Allen Wirfs-Brock" w:date="2011-11-04T19:00:00Z"/>
        </w:rPr>
      </w:pPr>
      <w:ins w:id="14495" w:author="Rev 4 Allen Wirfs-Brock" w:date="2011-11-04T19:00:00Z">
        <w:r w:rsidRPr="004418C4">
          <w:t xml:space="preserve">Repeat, while </w:t>
        </w:r>
        <w:r w:rsidRPr="004418C4">
          <w:rPr>
            <w:i/>
          </w:rPr>
          <w:t>index</w:t>
        </w:r>
        <w:r w:rsidRPr="004418C4">
          <w:t xml:space="preserve"> &lt; </w:t>
        </w:r>
      </w:ins>
      <w:ins w:id="14496" w:author="Rev 4 Allen Wirfs-Brock" w:date="2011-11-05T10:34:00Z">
        <w:r w:rsidR="006A7D66">
          <w:rPr>
            <w:i/>
          </w:rPr>
          <w:t>arrayLength</w:t>
        </w:r>
      </w:ins>
    </w:p>
    <w:p w14:paraId="6EB684F3" w14:textId="77777777" w:rsidR="00675B74" w:rsidRPr="004418C4" w:rsidRDefault="00675B74" w:rsidP="00B34B48">
      <w:pPr>
        <w:pStyle w:val="Alg3"/>
        <w:numPr>
          <w:ilvl w:val="1"/>
          <w:numId w:val="556"/>
        </w:numPr>
        <w:tabs>
          <w:tab w:val="clear" w:pos="1080"/>
          <w:tab w:val="num" w:pos="720"/>
        </w:tabs>
        <w:ind w:left="720"/>
        <w:rPr>
          <w:ins w:id="14497" w:author="Rev 4 Allen Wirfs-Brock" w:date="2011-11-04T19:00:00Z"/>
        </w:rPr>
      </w:pPr>
      <w:ins w:id="14498" w:author="Rev 4 Allen Wirfs-Brock" w:date="2011-11-04T19:00:00Z">
        <w:r w:rsidRPr="004418C4">
          <w:t xml:space="preserve">Let </w:t>
        </w:r>
        <w:r w:rsidRPr="004418C4">
          <w:rPr>
            <w:i/>
          </w:rPr>
          <w:t>P</w:t>
        </w:r>
        <w:r w:rsidRPr="004418C4">
          <w:t xml:space="preserve"> be ToString(</w:t>
        </w:r>
        <w:r w:rsidRPr="004418C4">
          <w:rPr>
            <w:i/>
          </w:rPr>
          <w:t>index</w:t>
        </w:r>
        <w:r w:rsidRPr="004418C4">
          <w:t>).</w:t>
        </w:r>
      </w:ins>
    </w:p>
    <w:p w14:paraId="6B174A66" w14:textId="77777777" w:rsidR="00675B74" w:rsidRPr="004418C4" w:rsidRDefault="00675B74" w:rsidP="00B34B48">
      <w:pPr>
        <w:pStyle w:val="Alg3"/>
        <w:numPr>
          <w:ilvl w:val="1"/>
          <w:numId w:val="556"/>
        </w:numPr>
        <w:tabs>
          <w:tab w:val="clear" w:pos="1080"/>
          <w:tab w:val="num" w:pos="720"/>
        </w:tabs>
        <w:ind w:left="720"/>
        <w:rPr>
          <w:ins w:id="14499" w:author="Rev 4 Allen Wirfs-Brock" w:date="2011-11-04T19:00:00Z"/>
        </w:rPr>
      </w:pPr>
      <w:ins w:id="14500" w:author="Rev 4 Allen Wirfs-Brock" w:date="2011-11-04T19:00:00Z">
        <w:r w:rsidRPr="004418C4">
          <w:t xml:space="preserve">Let </w:t>
        </w:r>
        <w:r w:rsidRPr="004418C4">
          <w:rPr>
            <w:i/>
          </w:rPr>
          <w:t>exists</w:t>
        </w:r>
        <w:r w:rsidRPr="004418C4">
          <w:t xml:space="preserve"> be the result of calling the [[HasProperty]] internal method of </w:t>
        </w:r>
      </w:ins>
      <w:ins w:id="14501" w:author="Rev 4 Allen Wirfs-Brock" w:date="2011-11-05T10:34:00Z">
        <w:r w:rsidR="006A7D66">
          <w:rPr>
            <w:i/>
          </w:rPr>
          <w:t>array</w:t>
        </w:r>
      </w:ins>
      <w:ins w:id="14502" w:author="Rev 4 Allen Wirfs-Brock" w:date="2011-11-04T19:00:00Z">
        <w:r w:rsidRPr="004418C4">
          <w:t xml:space="preserve"> with argument </w:t>
        </w:r>
        <w:r w:rsidRPr="004418C4">
          <w:rPr>
            <w:i/>
          </w:rPr>
          <w:t>P</w:t>
        </w:r>
        <w:r w:rsidRPr="004418C4">
          <w:t>.</w:t>
        </w:r>
      </w:ins>
    </w:p>
    <w:p w14:paraId="778E0916" w14:textId="77777777" w:rsidR="00675B74" w:rsidRPr="004418C4" w:rsidRDefault="00675B74" w:rsidP="00B34B48">
      <w:pPr>
        <w:pStyle w:val="Alg3"/>
        <w:numPr>
          <w:ilvl w:val="1"/>
          <w:numId w:val="556"/>
        </w:numPr>
        <w:tabs>
          <w:tab w:val="clear" w:pos="1080"/>
          <w:tab w:val="num" w:pos="720"/>
        </w:tabs>
        <w:ind w:left="720"/>
        <w:rPr>
          <w:ins w:id="14503" w:author="Rev 4 Allen Wirfs-Brock" w:date="2011-11-04T19:00:00Z"/>
        </w:rPr>
      </w:pPr>
      <w:ins w:id="14504" w:author="Rev 4 Allen Wirfs-Brock" w:date="2011-11-04T19:00:00Z">
        <w:r w:rsidRPr="004418C4">
          <w:t xml:space="preserve">If </w:t>
        </w:r>
        <w:r w:rsidRPr="004418C4">
          <w:rPr>
            <w:i/>
          </w:rPr>
          <w:t>exists</w:t>
        </w:r>
        <w:r w:rsidRPr="004418C4">
          <w:t xml:space="preserve"> is </w:t>
        </w:r>
        <w:r w:rsidRPr="004418C4">
          <w:rPr>
            <w:b/>
          </w:rPr>
          <w:t>true</w:t>
        </w:r>
        <w:r w:rsidRPr="004418C4">
          <w:t>, then</w:t>
        </w:r>
      </w:ins>
    </w:p>
    <w:p w14:paraId="1EFF8FB3" w14:textId="77777777" w:rsidR="00675B74" w:rsidRPr="004418C4" w:rsidRDefault="00675B74" w:rsidP="00B34B48">
      <w:pPr>
        <w:pStyle w:val="Alg3"/>
        <w:numPr>
          <w:ilvl w:val="2"/>
          <w:numId w:val="556"/>
        </w:numPr>
        <w:tabs>
          <w:tab w:val="clear" w:pos="1800"/>
          <w:tab w:val="num" w:pos="990"/>
        </w:tabs>
        <w:ind w:left="990" w:hanging="180"/>
        <w:rPr>
          <w:ins w:id="14505" w:author="Rev 4 Allen Wirfs-Brock" w:date="2011-11-04T19:00:00Z"/>
        </w:rPr>
      </w:pPr>
      <w:ins w:id="14506" w:author="Rev 4 Allen Wirfs-Brock" w:date="2011-11-04T19:00:00Z">
        <w:r w:rsidRPr="004418C4">
          <w:t xml:space="preserve">Let </w:t>
        </w:r>
        <w:r w:rsidRPr="004418C4">
          <w:rPr>
            <w:i/>
          </w:rPr>
          <w:t>v</w:t>
        </w:r>
        <w:r w:rsidRPr="004418C4">
          <w:t xml:space="preserve"> be the result of calling the [[Get]] internal method of </w:t>
        </w:r>
      </w:ins>
      <w:ins w:id="14507" w:author="Rev 4 Allen Wirfs-Brock" w:date="2011-11-05T10:35:00Z">
        <w:r w:rsidR="006A7D66">
          <w:rPr>
            <w:i/>
          </w:rPr>
          <w:t>array</w:t>
        </w:r>
      </w:ins>
      <w:ins w:id="14508" w:author="Rev 4 Allen Wirfs-Brock" w:date="2011-11-04T19:00:00Z">
        <w:r w:rsidRPr="004418C4">
          <w:t xml:space="preserve"> passing </w:t>
        </w:r>
        <w:r w:rsidRPr="004418C4">
          <w:rPr>
            <w:i/>
          </w:rPr>
          <w:t xml:space="preserve">P </w:t>
        </w:r>
        <w:r w:rsidRPr="004418C4">
          <w:t>as the argument.</w:t>
        </w:r>
      </w:ins>
    </w:p>
    <w:p w14:paraId="4D387F7F" w14:textId="77777777" w:rsidR="00A37763" w:rsidRDefault="00A37763" w:rsidP="00EB121A">
      <w:pPr>
        <w:pStyle w:val="Alg2"/>
        <w:numPr>
          <w:ilvl w:val="2"/>
          <w:numId w:val="556"/>
        </w:numPr>
        <w:tabs>
          <w:tab w:val="clear" w:pos="1800"/>
          <w:tab w:val="num" w:pos="990"/>
        </w:tabs>
        <w:ind w:hanging="990"/>
        <w:contextualSpacing/>
        <w:rPr>
          <w:ins w:id="14509" w:author="Rev 6 Allen Wirfs-Brock" w:date="2012-02-18T11:30:00Z"/>
        </w:rPr>
      </w:pPr>
      <w:ins w:id="14510" w:author="Rev 6 Allen Wirfs-Brock" w:date="2012-02-18T11:30:00Z">
        <w:del w:id="14511" w:author="Rev 7 Allen Wirfs-Brock" w:date="2012-04-09T16:40:00Z">
          <w:r w:rsidDel="00992271">
            <w:delText xml:space="preserve">If </w:delText>
          </w:r>
          <w:r w:rsidDel="00992271">
            <w:rPr>
              <w:i/>
            </w:rPr>
            <w:delText>v</w:delText>
          </w:r>
          <w:r w:rsidDel="00992271">
            <w:delText xml:space="preserve"> is an abrupt completion, return </w:delText>
          </w:r>
        </w:del>
      </w:ins>
      <w:ins w:id="14512" w:author="Rev 6 Allen Wirfs-Brock" w:date="2012-02-18T11:31:00Z">
        <w:del w:id="14513" w:author="Rev 7 Allen Wirfs-Brock" w:date="2012-04-09T16:40:00Z">
          <w:r w:rsidDel="00992271">
            <w:rPr>
              <w:i/>
            </w:rPr>
            <w:delText>v</w:delText>
          </w:r>
        </w:del>
      </w:ins>
      <w:ins w:id="14514" w:author="Rev 7 Allen Wirfs-Brock" w:date="2012-04-09T16:40:00Z">
        <w:r w:rsidR="00992271">
          <w:t>ReturnIfAbrupt(</w:t>
        </w:r>
        <w:r w:rsidR="00992271" w:rsidRPr="00992271">
          <w:rPr>
            <w:i/>
            <w:rPrChange w:id="14515" w:author="Rev 7 Allen Wirfs-Brock" w:date="2012-04-09T16:40:00Z">
              <w:rPr/>
            </w:rPrChange>
          </w:rPr>
          <w:t>v</w:t>
        </w:r>
        <w:r w:rsidR="00992271">
          <w:t>)</w:t>
        </w:r>
      </w:ins>
      <w:ins w:id="14516" w:author="Rev 6 Allen Wirfs-Brock" w:date="2012-02-18T11:30:00Z">
        <w:r>
          <w:t>.</w:t>
        </w:r>
      </w:ins>
    </w:p>
    <w:p w14:paraId="0B801131" w14:textId="77777777" w:rsidR="00675B74" w:rsidRPr="004418C4" w:rsidRDefault="00675B74" w:rsidP="00B34B48">
      <w:pPr>
        <w:pStyle w:val="Alg3"/>
        <w:numPr>
          <w:ilvl w:val="2"/>
          <w:numId w:val="556"/>
        </w:numPr>
        <w:tabs>
          <w:tab w:val="clear" w:pos="1800"/>
          <w:tab w:val="num" w:pos="990"/>
        </w:tabs>
        <w:ind w:left="990" w:hanging="180"/>
        <w:rPr>
          <w:ins w:id="14517" w:author="Rev 4 Allen Wirfs-Brock" w:date="2011-11-04T19:00:00Z"/>
        </w:rPr>
      </w:pPr>
      <w:ins w:id="14518" w:author="Rev 4 Allen Wirfs-Brock" w:date="2011-11-04T19:00: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14519" w:author="Rev 6 Allen Wirfs-Brock" w:date="2012-02-18T11:31:00Z">
        <w:del w:id="14520" w:author="Rev 7 Allen Wirfs-Brock" w:date="2012-04-09T16:41:00Z">
          <w:r w:rsidR="00A37763" w:rsidDel="00992271">
            <w:delText>.[[value]]</w:delText>
          </w:r>
        </w:del>
      </w:ins>
      <w:ins w:id="14521" w:author="Rev 4 Allen Wirfs-Brock" w:date="2011-11-04T19:00: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4B204769" w14:textId="77777777" w:rsidR="00675B74" w:rsidRPr="004418C4" w:rsidRDefault="00675B74" w:rsidP="00B34B48">
      <w:pPr>
        <w:pStyle w:val="Alg3"/>
        <w:numPr>
          <w:ilvl w:val="1"/>
          <w:numId w:val="556"/>
        </w:numPr>
        <w:tabs>
          <w:tab w:val="clear" w:pos="1080"/>
          <w:tab w:val="num" w:pos="720"/>
        </w:tabs>
        <w:ind w:hanging="720"/>
        <w:rPr>
          <w:ins w:id="14522" w:author="Rev 4 Allen Wirfs-Brock" w:date="2011-11-04T19:00:00Z"/>
        </w:rPr>
      </w:pPr>
      <w:ins w:id="14523" w:author="Rev 4 Allen Wirfs-Brock" w:date="2011-11-04T19:00:00Z">
        <w:r w:rsidRPr="004418C4">
          <w:t xml:space="preserve">Let </w:t>
        </w:r>
        <w:r w:rsidRPr="004418C4">
          <w:rPr>
            <w:i/>
          </w:rPr>
          <w:t>n</w:t>
        </w:r>
        <w:r w:rsidRPr="004418C4">
          <w:t xml:space="preserve"> = </w:t>
        </w:r>
        <w:r w:rsidRPr="004418C4">
          <w:rPr>
            <w:i/>
          </w:rPr>
          <w:t>n</w:t>
        </w:r>
        <w:r w:rsidRPr="004418C4">
          <w:t>+1.</w:t>
        </w:r>
      </w:ins>
    </w:p>
    <w:p w14:paraId="30607358" w14:textId="77777777" w:rsidR="00675B74" w:rsidRPr="004418C4" w:rsidRDefault="00675B74" w:rsidP="00B34B48">
      <w:pPr>
        <w:pStyle w:val="Alg3"/>
        <w:numPr>
          <w:ilvl w:val="1"/>
          <w:numId w:val="556"/>
        </w:numPr>
        <w:tabs>
          <w:tab w:val="clear" w:pos="1080"/>
          <w:tab w:val="num" w:pos="720"/>
        </w:tabs>
        <w:ind w:hanging="720"/>
        <w:rPr>
          <w:ins w:id="14524" w:author="Rev 4 Allen Wirfs-Brock" w:date="2011-11-04T19:00:00Z"/>
        </w:rPr>
      </w:pPr>
      <w:ins w:id="14525" w:author="Rev 4 Allen Wirfs-Brock" w:date="2011-11-04T19:00:00Z">
        <w:r w:rsidRPr="004418C4">
          <w:t xml:space="preserve">Let </w:t>
        </w:r>
        <w:r w:rsidRPr="004418C4">
          <w:rPr>
            <w:i/>
          </w:rPr>
          <w:t>index</w:t>
        </w:r>
        <w:r w:rsidRPr="004418C4">
          <w:t xml:space="preserve"> = </w:t>
        </w:r>
        <w:r w:rsidRPr="004418C4">
          <w:rPr>
            <w:i/>
          </w:rPr>
          <w:t>index</w:t>
        </w:r>
        <w:r w:rsidRPr="004418C4">
          <w:t>+1.</w:t>
        </w:r>
      </w:ins>
    </w:p>
    <w:p w14:paraId="7F35B588" w14:textId="77777777" w:rsidR="00675B74" w:rsidRPr="004418C4" w:rsidRDefault="00481DAC" w:rsidP="00B34B48">
      <w:pPr>
        <w:pStyle w:val="Alg3"/>
        <w:numPr>
          <w:ilvl w:val="0"/>
          <w:numId w:val="556"/>
        </w:numPr>
        <w:spacing w:after="240"/>
        <w:rPr>
          <w:ins w:id="14526" w:author="Rev 4 Allen Wirfs-Brock" w:date="2011-11-04T19:00:00Z"/>
        </w:rPr>
      </w:pPr>
      <w:ins w:id="14527" w:author="Rev 6 Allen Wirfs-Brock" w:date="2012-02-18T11:01:00Z">
        <w:r>
          <w:t>Return the result of p</w:t>
        </w:r>
        <w:r w:rsidRPr="004418C4">
          <w:t>erform</w:t>
        </w:r>
        <w:r>
          <w:t>ing</w:t>
        </w:r>
        <w:r w:rsidRPr="004418C4">
          <w:t xml:space="preserve"> </w:t>
        </w:r>
      </w:ins>
      <w:ins w:id="14528" w:author="Rev 4 Allen Wirfs-Brock" w:date="2011-11-04T19:00:00Z">
        <w:del w:id="14529" w:author="Rev 6 Allen Wirfs-Brock" w:date="2012-02-18T11:01:00Z">
          <w:r w:rsidR="00675B74" w:rsidRPr="004418C4" w:rsidDel="00481DAC">
            <w:delText xml:space="preserve">Perform </w:delText>
          </w:r>
        </w:del>
        <w:r w:rsidR="00675B74" w:rsidRPr="004418C4">
          <w:t xml:space="preserve">Binding </w:t>
        </w:r>
        <w:del w:id="14530" w:author="Rev 6 Allen Wirfs-Brock" w:date="2012-02-27T15:45:00Z">
          <w:r w:rsidR="00675B74" w:rsidRPr="004418C4" w:rsidDel="00A113E2">
            <w:delText>Initialization</w:delText>
          </w:r>
        </w:del>
      </w:ins>
      <w:ins w:id="14531" w:author="Rev 6 Allen Wirfs-Brock" w:date="2012-02-27T15:45:00Z">
        <w:r w:rsidR="00A113E2">
          <w:t>Initialisation</w:t>
        </w:r>
      </w:ins>
      <w:ins w:id="14532" w:author="Rev 4 Allen Wirfs-Brock" w:date="2011-11-04T19:00:00Z">
        <w:r w:rsidR="00675B74" w:rsidRPr="004418C4">
          <w:t xml:space="preserve"> for </w:t>
        </w:r>
        <w:r w:rsidR="00675B74" w:rsidRPr="004418C4">
          <w:rPr>
            <w:i/>
          </w:rPr>
          <w:t>BindingIdentif</w:t>
        </w:r>
      </w:ins>
      <w:ins w:id="14533" w:author="Rev 7 Allen Wirfs-Brock" w:date="2012-04-12T14:34:00Z">
        <w:r w:rsidR="00B048D2">
          <w:rPr>
            <w:i/>
          </w:rPr>
          <w:t>i</w:t>
        </w:r>
      </w:ins>
      <w:ins w:id="14534" w:author="Rev 4 Allen Wirfs-Brock" w:date="2011-11-04T19:00:00Z">
        <w:r w:rsidR="00675B74" w:rsidRPr="004418C4">
          <w:rPr>
            <w:i/>
          </w:rPr>
          <w:t>er</w:t>
        </w:r>
        <w:r w:rsidR="00675B74" w:rsidRPr="004418C4">
          <w:t xml:space="preserve"> using </w:t>
        </w:r>
        <w:del w:id="14535" w:author="Rev 7 Allen Wirfs-Brock" w:date="2012-04-12T14:40:00Z">
          <w:r w:rsidR="00675B74" w:rsidDel="00B048D2">
            <w:rPr>
              <w:i/>
            </w:rPr>
            <w:delText>array</w:delText>
          </w:r>
        </w:del>
      </w:ins>
      <w:ins w:id="14536" w:author="Rev 7 Allen Wirfs-Brock" w:date="2012-04-12T14:40:00Z">
        <w:r w:rsidR="00B048D2">
          <w:rPr>
            <w:i/>
          </w:rPr>
          <w:t>A</w:t>
        </w:r>
      </w:ins>
      <w:ins w:id="14537" w:author="Rev 4 Allen Wirfs-Brock" w:date="2011-11-04T19:00:00Z">
        <w:r w:rsidR="00675B74" w:rsidRPr="004418C4">
          <w:t xml:space="preserve"> and </w:t>
        </w:r>
        <w:r w:rsidR="00675B74">
          <w:rPr>
            <w:i/>
          </w:rPr>
          <w:t xml:space="preserve">environment </w:t>
        </w:r>
        <w:r w:rsidR="00675B74">
          <w:t>as arguments</w:t>
        </w:r>
        <w:r w:rsidR="00675B74" w:rsidRPr="004418C4">
          <w:t>.</w:t>
        </w:r>
      </w:ins>
    </w:p>
    <w:p w14:paraId="4A8215F2" w14:textId="77777777" w:rsidR="00675B74" w:rsidRDefault="00675B74" w:rsidP="00675B74">
      <w:pPr>
        <w:keepNext/>
        <w:rPr>
          <w:ins w:id="14538" w:author="Rev 4 Allen Wirfs-Brock" w:date="2011-11-04T18:59:00Z"/>
          <w:rFonts w:ascii="Helvetica" w:hAnsi="Helvetica"/>
          <w:b/>
          <w:spacing w:val="6"/>
        </w:rPr>
      </w:pPr>
      <w:ins w:id="14539" w:author="Rev 4 Allen Wirfs-Brock" w:date="2011-11-04T18:59:00Z">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del w:id="14540" w:author="Rev 6 Allen Wirfs-Brock" w:date="2012-02-27T15:45:00Z">
          <w:r w:rsidRPr="004418C4" w:rsidDel="00A113E2">
            <w:rPr>
              <w:rFonts w:ascii="Helvetica" w:hAnsi="Helvetica"/>
              <w:b/>
              <w:spacing w:val="6"/>
            </w:rPr>
            <w:delText>Initialization</w:delText>
          </w:r>
        </w:del>
      </w:ins>
      <w:ins w:id="14541" w:author="Rev 6 Allen Wirfs-Brock" w:date="2012-02-27T15:45:00Z">
        <w:r w:rsidR="00A113E2">
          <w:rPr>
            <w:rFonts w:ascii="Helvetica" w:hAnsi="Helvetica"/>
            <w:b/>
            <w:spacing w:val="6"/>
          </w:rPr>
          <w:t>Initialisation</w:t>
        </w:r>
      </w:ins>
    </w:p>
    <w:p w14:paraId="7B90C259" w14:textId="77777777" w:rsidR="00675B74" w:rsidRPr="004418C4" w:rsidRDefault="00675B74" w:rsidP="00675B74">
      <w:pPr>
        <w:ind w:left="360"/>
        <w:rPr>
          <w:ins w:id="14542" w:author="Rev 4 Allen Wirfs-Brock" w:date="2011-11-04T18:59:00Z"/>
        </w:rPr>
      </w:pPr>
      <w:ins w:id="14543" w:author="Rev 4 Allen Wirfs-Brock" w:date="2011-11-04T18:59:00Z">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ins>
    </w:p>
    <w:p w14:paraId="7B7CBD93" w14:textId="77777777" w:rsidR="00675B74" w:rsidRPr="008E00F6" w:rsidRDefault="00675B74" w:rsidP="00675B74">
      <w:pPr>
        <w:rPr>
          <w:ins w:id="14544" w:author="Rev 4 Allen Wirfs-Brock" w:date="2011-11-04T18:59:00Z"/>
          <w:sz w:val="18"/>
        </w:rPr>
      </w:pPr>
      <w:ins w:id="14545" w:author="Rev 4 Allen Wirfs-Brock" w:date="2011-11-04T18:5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4546" w:author="Rev 6 Allen Wirfs-Brock" w:date="2012-02-27T15:48:00Z">
          <w:r w:rsidRPr="008E00F6" w:rsidDel="00A113E2">
            <w:rPr>
              <w:sz w:val="18"/>
            </w:rPr>
            <w:delText>initialization</w:delText>
          </w:r>
        </w:del>
      </w:ins>
      <w:ins w:id="14547" w:author="Rev 6 Allen Wirfs-Brock" w:date="2012-02-27T15:48:00Z">
        <w:r w:rsidR="00A113E2">
          <w:rPr>
            <w:sz w:val="18"/>
          </w:rPr>
          <w:t>initialisation</w:t>
        </w:r>
      </w:ins>
      <w:ins w:id="14548" w:author="Rev 4 Allen Wirfs-Brock" w:date="2011-11-04T18:59:00Z">
        <w:r w:rsidRPr="008E00F6">
          <w:rPr>
            <w:sz w:val="18"/>
          </w:rPr>
          <w:t xml:space="preserve"> value.  This is the </w:t>
        </w:r>
        <w:del w:id="14549"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7B81AA4F" w14:textId="77777777" w:rsidR="001C1CAB" w:rsidRPr="00E77497" w:rsidRDefault="001C1CAB" w:rsidP="001C1CAB">
      <w:pPr>
        <w:contextualSpacing/>
        <w:rPr>
          <w:ins w:id="14550" w:author="Rev 5 Allen Wirfs-Brock" w:date="2011-11-07T16:55:00Z"/>
        </w:rPr>
      </w:pPr>
      <w:ins w:id="14551" w:author="Rev 5 Allen Wirfs-Brock" w:date="2011-11-07T16:55:00Z">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ins>
    </w:p>
    <w:p w14:paraId="386F86EB" w14:textId="77777777" w:rsidR="001C1CAB" w:rsidRPr="00E77497" w:rsidRDefault="00481DAC" w:rsidP="00B34B48">
      <w:pPr>
        <w:pStyle w:val="Alg3"/>
        <w:numPr>
          <w:ilvl w:val="0"/>
          <w:numId w:val="623"/>
        </w:numPr>
        <w:spacing w:after="220"/>
        <w:rPr>
          <w:ins w:id="14552" w:author="Rev 5 Allen Wirfs-Brock" w:date="2011-11-07T16:55:00Z"/>
        </w:rPr>
      </w:pPr>
      <w:ins w:id="14553" w:author="Rev 6 Allen Wirfs-Brock" w:date="2012-02-18T11:01:00Z">
        <w:r>
          <w:t>Return the result of p</w:t>
        </w:r>
        <w:r w:rsidRPr="004418C4">
          <w:t>erform</w:t>
        </w:r>
        <w:r>
          <w:t>ing</w:t>
        </w:r>
        <w:r w:rsidRPr="004418C4">
          <w:t xml:space="preserve"> </w:t>
        </w:r>
      </w:ins>
      <w:ins w:id="14554" w:author="Rev 5 Allen Wirfs-Brock" w:date="2011-11-07T16:55:00Z">
        <w:del w:id="14555" w:author="Rev 6 Allen Wirfs-Brock" w:date="2012-02-18T11:01:00Z">
          <w:r w:rsidR="001C1CAB" w:rsidDel="00481DAC">
            <w:delText xml:space="preserve">Perform </w:delText>
          </w:r>
        </w:del>
        <w:r w:rsidR="001C1CAB">
          <w:t xml:space="preserve">Keyed Binding </w:t>
        </w:r>
        <w:del w:id="14556" w:author="Rev 6 Allen Wirfs-Brock" w:date="2012-02-27T15:46:00Z">
          <w:r w:rsidR="001C1CAB" w:rsidDel="00A113E2">
            <w:delText>Initialization</w:delText>
          </w:r>
        </w:del>
      </w:ins>
      <w:ins w:id="14557" w:author="Rev 6 Allen Wirfs-Brock" w:date="2012-02-27T15:46:00Z">
        <w:r w:rsidR="00A113E2">
          <w:t>Initialisation</w:t>
        </w:r>
      </w:ins>
      <w:ins w:id="14558" w:author="Rev 5 Allen Wirfs-Brock" w:date="2011-11-07T16:55:00Z">
        <w:r w:rsidR="001C1CAB">
          <w:t xml:space="preserve"> for</w:t>
        </w:r>
        <w:r w:rsidR="001C1CAB" w:rsidRPr="00675B74">
          <w:t xml:space="preserve"> </w:t>
        </w:r>
        <w:r w:rsidR="001C1CAB" w:rsidRPr="00E77497">
          <w:rPr>
            <w:i/>
          </w:rPr>
          <w:t>SingleNameBinding</w:t>
        </w:r>
        <w:r w:rsidR="001C1CAB" w:rsidRPr="00E77497">
          <w:t xml:space="preserve"> using  </w:t>
        </w:r>
        <w:r w:rsidR="001C1CAB">
          <w:rPr>
            <w:rStyle w:val="bnf"/>
          </w:rPr>
          <w:t>obj</w:t>
        </w:r>
        <w:r w:rsidR="001C1CAB" w:rsidRPr="00E77497">
          <w:t xml:space="preserve">, </w:t>
        </w:r>
        <w:r w:rsidR="001C1CAB">
          <w:rPr>
            <w:i/>
          </w:rPr>
          <w:t>environment</w:t>
        </w:r>
        <w:r w:rsidR="001C1CAB" w:rsidRPr="004418C4">
          <w:t>,</w:t>
        </w:r>
        <w:r w:rsidR="001C1CAB">
          <w:t xml:space="preserve"> </w:t>
        </w:r>
        <w:r w:rsidR="001C1CAB" w:rsidRPr="00E77497">
          <w:t>and</w:t>
        </w:r>
        <w:r w:rsidR="001C1CAB">
          <w:t xml:space="preserve"> </w:t>
        </w:r>
      </w:ins>
      <w:ins w:id="14559" w:author="Rev 5 Allen Wirfs-Brock" w:date="2011-11-07T16:56:00Z">
        <w:r w:rsidR="001C1CAB">
          <w:rPr>
            <w:i/>
          </w:rPr>
          <w:t>propertyName</w:t>
        </w:r>
      </w:ins>
      <w:ins w:id="14560" w:author="Rev 5 Allen Wirfs-Brock" w:date="2011-11-07T16:55:00Z">
        <w:r w:rsidR="001C1CAB" w:rsidRPr="00E77497">
          <w:t xml:space="preserve"> as the arguments.</w:t>
        </w:r>
      </w:ins>
    </w:p>
    <w:p w14:paraId="2997C6B4" w14:textId="77777777" w:rsidR="00FD6556" w:rsidRPr="00E77497" w:rsidRDefault="00FD6556" w:rsidP="00FD6556">
      <w:pPr>
        <w:contextualSpacing/>
        <w:rPr>
          <w:ins w:id="14561" w:author="Rev 5 Allen Wirfs-Brock" w:date="2011-11-07T17:03:00Z"/>
        </w:rPr>
      </w:pPr>
      <w:ins w:id="14562" w:author="Rev 5 Allen Wirfs-Brock" w:date="2011-11-07T17:03:00Z">
        <w:r w:rsidRPr="00E77497">
          <w:rPr>
            <w:rStyle w:val="bnf"/>
          </w:rPr>
          <w:t>BindingElement</w:t>
        </w:r>
        <w:r w:rsidRPr="00E77497">
          <w:rPr>
            <w:b/>
          </w:rPr>
          <w:t>:</w:t>
        </w:r>
        <w:r w:rsidRPr="00E77497">
          <w:t xml:space="preserve"> </w:t>
        </w:r>
        <w:r w:rsidRPr="00E77497">
          <w:rPr>
            <w:rStyle w:val="bnf"/>
          </w:rPr>
          <w:t xml:space="preserve">BindingPattern </w:t>
        </w:r>
      </w:ins>
      <w:ins w:id="14563" w:author="Rev 5 Allen Wirfs-Brock" w:date="2012-01-04T12:06:00Z">
        <w:r w:rsidR="000D108B">
          <w:rPr>
            <w:rStyle w:val="bnf"/>
          </w:rPr>
          <w:t xml:space="preserve"> </w:t>
        </w:r>
      </w:ins>
      <w:ins w:id="14564" w:author="Rev 5 Allen Wirfs-Brock" w:date="2011-11-07T17:03:00Z">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3EAEBF5B" w14:textId="77777777" w:rsidR="00FD6556" w:rsidRPr="00E77497" w:rsidRDefault="00FD6556" w:rsidP="00B34B48">
      <w:pPr>
        <w:pStyle w:val="Alg3"/>
        <w:numPr>
          <w:ilvl w:val="0"/>
          <w:numId w:val="625"/>
        </w:numPr>
        <w:tabs>
          <w:tab w:val="clear" w:pos="720"/>
          <w:tab w:val="num" w:pos="360"/>
          <w:tab w:val="num" w:pos="1440"/>
        </w:tabs>
        <w:ind w:hanging="720"/>
        <w:rPr>
          <w:ins w:id="14565" w:author="Rev 5 Allen Wirfs-Brock" w:date="2011-11-07T17:03:00Z"/>
        </w:rPr>
      </w:pPr>
      <w:ins w:id="14566" w:author="Rev 5 Allen Wirfs-Brock" w:date="2011-11-07T17:03:00Z">
        <w:r w:rsidRPr="00E77497">
          <w:t xml:space="preserve">Let </w:t>
        </w:r>
        <w:r w:rsidRPr="00E77497">
          <w:rPr>
            <w:i/>
          </w:rPr>
          <w:t>exists</w:t>
        </w:r>
        <w:r w:rsidRPr="00E77497">
          <w:t xml:space="preserve"> be the result of calling the [[HasProperty]] internal method of </w:t>
        </w:r>
      </w:ins>
      <w:ins w:id="14567" w:author="Rev 5 Allen Wirfs-Brock" w:date="2012-01-04T12:05:00Z">
        <w:r w:rsidR="000D108B">
          <w:rPr>
            <w:i/>
          </w:rPr>
          <w:t>obj</w:t>
        </w:r>
      </w:ins>
      <w:ins w:id="14568" w:author="Rev 5 Allen Wirfs-Brock" w:date="2011-11-07T17:03:00Z">
        <w:r w:rsidRPr="00E77497">
          <w:t xml:space="preserve"> with argument </w:t>
        </w:r>
      </w:ins>
      <w:ins w:id="14569" w:author="Rev 5 Allen Wirfs-Brock" w:date="2011-11-07T17:06:00Z">
        <w:r>
          <w:rPr>
            <w:i/>
          </w:rPr>
          <w:t>propertyName</w:t>
        </w:r>
      </w:ins>
      <w:ins w:id="14570" w:author="Rev 5 Allen Wirfs-Brock" w:date="2011-11-07T17:03:00Z">
        <w:r w:rsidRPr="00E77497">
          <w:t xml:space="preserve">. </w:t>
        </w:r>
      </w:ins>
    </w:p>
    <w:p w14:paraId="50EFE956" w14:textId="77777777" w:rsidR="00FD6556" w:rsidRPr="00E77497" w:rsidRDefault="00FD6556" w:rsidP="00B34B48">
      <w:pPr>
        <w:pStyle w:val="Alg3"/>
        <w:numPr>
          <w:ilvl w:val="0"/>
          <w:numId w:val="625"/>
        </w:numPr>
        <w:tabs>
          <w:tab w:val="clear" w:pos="720"/>
          <w:tab w:val="num" w:pos="360"/>
        </w:tabs>
        <w:ind w:hanging="720"/>
        <w:rPr>
          <w:ins w:id="14571" w:author="Rev 5 Allen Wirfs-Brock" w:date="2011-11-07T17:03:00Z"/>
        </w:rPr>
      </w:pPr>
      <w:ins w:id="14572" w:author="Rev 5 Allen Wirfs-Brock" w:date="2011-11-07T17:03:00Z">
        <w:r w:rsidRPr="00E77497">
          <w:t xml:space="preserve">If </w:t>
        </w:r>
        <w:r w:rsidRPr="00E77497">
          <w:rPr>
            <w:i/>
          </w:rPr>
          <w:t>exists</w:t>
        </w:r>
        <w:r w:rsidRPr="00E77497">
          <w:t xml:space="preserve"> is </w:t>
        </w:r>
        <w:r w:rsidRPr="00E77497">
          <w:rPr>
            <w:b/>
          </w:rPr>
          <w:t>true</w:t>
        </w:r>
        <w:r w:rsidRPr="00E77497">
          <w:t>, then</w:t>
        </w:r>
      </w:ins>
    </w:p>
    <w:p w14:paraId="1ED77BEF" w14:textId="77777777" w:rsidR="00FD6556" w:rsidRPr="00E77497" w:rsidRDefault="00FD6556" w:rsidP="00FD6556">
      <w:pPr>
        <w:pStyle w:val="Alg3"/>
        <w:numPr>
          <w:ilvl w:val="1"/>
          <w:numId w:val="625"/>
        </w:numPr>
        <w:tabs>
          <w:tab w:val="left" w:pos="720"/>
        </w:tabs>
        <w:ind w:hanging="1080"/>
        <w:rPr>
          <w:ins w:id="14573" w:author="Rev 5 Allen Wirfs-Brock" w:date="2011-11-07T17:03:00Z"/>
        </w:rPr>
      </w:pPr>
      <w:ins w:id="14574" w:author="Rev 5 Allen Wirfs-Brock" w:date="2011-11-07T17:03:00Z">
        <w:r w:rsidRPr="00E77497">
          <w:t xml:space="preserve">Let </w:t>
        </w:r>
        <w:r w:rsidRPr="00E77497">
          <w:rPr>
            <w:i/>
          </w:rPr>
          <w:t>v</w:t>
        </w:r>
        <w:r w:rsidRPr="00E77497">
          <w:t xml:space="preserve"> be the result of calling the [[Get]] internal method of </w:t>
        </w:r>
      </w:ins>
      <w:ins w:id="14575" w:author="Rev 5 Allen Wirfs-Brock" w:date="2012-01-04T12:05:00Z">
        <w:r w:rsidR="000D108B">
          <w:rPr>
            <w:i/>
          </w:rPr>
          <w:t>obj</w:t>
        </w:r>
      </w:ins>
      <w:ins w:id="14576" w:author="Rev 5 Allen Wirfs-Brock" w:date="2011-11-07T17:03:00Z">
        <w:r w:rsidRPr="00E77497">
          <w:t xml:space="preserve"> with argument </w:t>
        </w:r>
      </w:ins>
      <w:ins w:id="14577" w:author="Rev 5 Allen Wirfs-Brock" w:date="2011-11-07T17:06:00Z">
        <w:r>
          <w:rPr>
            <w:i/>
          </w:rPr>
          <w:t>propertyName</w:t>
        </w:r>
      </w:ins>
      <w:ins w:id="14578" w:author="Rev 5 Allen Wirfs-Brock" w:date="2011-11-07T17:03:00Z">
        <w:r w:rsidRPr="00E77497">
          <w:t>.</w:t>
        </w:r>
      </w:ins>
    </w:p>
    <w:p w14:paraId="4BBA44AF" w14:textId="77777777" w:rsidR="00FD6556" w:rsidRPr="00E77497" w:rsidRDefault="00FD6556" w:rsidP="00B34B48">
      <w:pPr>
        <w:pStyle w:val="Alg3"/>
        <w:numPr>
          <w:ilvl w:val="0"/>
          <w:numId w:val="625"/>
        </w:numPr>
        <w:tabs>
          <w:tab w:val="clear" w:pos="720"/>
          <w:tab w:val="num" w:pos="360"/>
        </w:tabs>
        <w:ind w:hanging="720"/>
        <w:rPr>
          <w:ins w:id="14579" w:author="Rev 5 Allen Wirfs-Brock" w:date="2011-11-07T17:03:00Z"/>
        </w:rPr>
      </w:pPr>
      <w:ins w:id="14580" w:author="Rev 5 Allen Wirfs-Brock" w:date="2011-11-07T17:03:00Z">
        <w:r w:rsidRPr="00E77497">
          <w:t xml:space="preserve">Else </w:t>
        </w:r>
      </w:ins>
    </w:p>
    <w:p w14:paraId="43E9C4A4" w14:textId="77777777" w:rsidR="00FD6556" w:rsidRPr="00E77497" w:rsidRDefault="00FD6556" w:rsidP="00FD6556">
      <w:pPr>
        <w:pStyle w:val="Alg3"/>
        <w:numPr>
          <w:ilvl w:val="1"/>
          <w:numId w:val="625"/>
        </w:numPr>
        <w:tabs>
          <w:tab w:val="left" w:pos="720"/>
        </w:tabs>
        <w:ind w:hanging="1080"/>
        <w:rPr>
          <w:ins w:id="14581" w:author="Rev 5 Allen Wirfs-Brock" w:date="2011-11-07T17:03:00Z"/>
        </w:rPr>
      </w:pPr>
      <w:ins w:id="14582" w:author="Rev 5 Allen Wirfs-Brock" w:date="2011-11-07T17:03:00Z">
        <w:r w:rsidRPr="00E77497">
          <w:t xml:space="preserve">If </w:t>
        </w:r>
        <w:r w:rsidRPr="00E77497">
          <w:rPr>
            <w:i/>
          </w:rPr>
          <w:t>Initialiser</w:t>
        </w:r>
        <w:r w:rsidRPr="00E77497">
          <w:rPr>
            <w:vertAlign w:val="subscript"/>
          </w:rPr>
          <w:t>opt</w:t>
        </w:r>
        <w:r w:rsidRPr="00E77497">
          <w:t xml:space="preserve"> is present, then</w:t>
        </w:r>
      </w:ins>
    </w:p>
    <w:p w14:paraId="7A29A3F6" w14:textId="77777777" w:rsidR="00FD6556" w:rsidRPr="00E77497" w:rsidRDefault="00FD6556" w:rsidP="00FD6556">
      <w:pPr>
        <w:pStyle w:val="Alg3"/>
        <w:numPr>
          <w:ilvl w:val="2"/>
          <w:numId w:val="625"/>
        </w:numPr>
        <w:tabs>
          <w:tab w:val="num" w:pos="1080"/>
        </w:tabs>
        <w:ind w:hanging="1350"/>
        <w:rPr>
          <w:ins w:id="14583" w:author="Rev 5 Allen Wirfs-Brock" w:date="2011-11-07T17:03:00Z"/>
        </w:rPr>
      </w:pPr>
      <w:ins w:id="14584" w:author="Rev 5 Allen Wirfs-Brock" w:date="2011-11-07T17:03: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2A841326" w14:textId="77777777" w:rsidR="00FD6556" w:rsidRPr="00E77497" w:rsidRDefault="00FD6556" w:rsidP="00FD6556">
      <w:pPr>
        <w:pStyle w:val="Alg3"/>
        <w:numPr>
          <w:ilvl w:val="1"/>
          <w:numId w:val="625"/>
        </w:numPr>
        <w:tabs>
          <w:tab w:val="num" w:pos="720"/>
        </w:tabs>
        <w:ind w:hanging="1080"/>
        <w:rPr>
          <w:ins w:id="14585" w:author="Rev 5 Allen Wirfs-Brock" w:date="2011-11-07T17:03:00Z"/>
        </w:rPr>
      </w:pPr>
      <w:ins w:id="14586" w:author="Rev 5 Allen Wirfs-Brock" w:date="2011-11-07T17:03:00Z">
        <w:r w:rsidRPr="00E77497">
          <w:t>Else,</w:t>
        </w:r>
      </w:ins>
    </w:p>
    <w:p w14:paraId="27DF592B" w14:textId="77777777" w:rsidR="00FD6556" w:rsidRPr="00E77497" w:rsidRDefault="00FD6556" w:rsidP="00FD6556">
      <w:pPr>
        <w:pStyle w:val="Alg3"/>
        <w:numPr>
          <w:ilvl w:val="2"/>
          <w:numId w:val="625"/>
        </w:numPr>
        <w:tabs>
          <w:tab w:val="left" w:pos="990"/>
        </w:tabs>
        <w:ind w:hanging="1350"/>
        <w:rPr>
          <w:ins w:id="14587" w:author="Rev 5 Allen Wirfs-Brock" w:date="2011-11-07T17:03:00Z"/>
        </w:rPr>
      </w:pPr>
      <w:ins w:id="14588" w:author="Rev 5 Allen Wirfs-Brock" w:date="2011-11-07T17:03:00Z">
        <w:r w:rsidRPr="00E77497">
          <w:t xml:space="preserve"> Let</w:t>
        </w:r>
        <w:r w:rsidRPr="00E77497">
          <w:rPr>
            <w:i/>
          </w:rPr>
          <w:t xml:space="preserve"> v</w:t>
        </w:r>
        <w:r w:rsidRPr="00E77497">
          <w:t xml:space="preserve"> be </w:t>
        </w:r>
        <w:r w:rsidRPr="00E77497">
          <w:rPr>
            <w:b/>
          </w:rPr>
          <w:t>undefined</w:t>
        </w:r>
        <w:r w:rsidRPr="00E77497">
          <w:t>.</w:t>
        </w:r>
      </w:ins>
    </w:p>
    <w:p w14:paraId="3E6CA196" w14:textId="77777777" w:rsidR="00EB121A" w:rsidRDefault="00112290" w:rsidP="00EB121A">
      <w:pPr>
        <w:pStyle w:val="Alg2"/>
        <w:numPr>
          <w:ilvl w:val="0"/>
          <w:numId w:val="625"/>
        </w:numPr>
        <w:tabs>
          <w:tab w:val="clear" w:pos="720"/>
          <w:tab w:val="num" w:pos="360"/>
        </w:tabs>
        <w:ind w:hanging="720"/>
        <w:contextualSpacing/>
        <w:rPr>
          <w:ins w:id="14589" w:author="Rev 6 Allen Wirfs-Brock" w:date="2012-02-18T11:46:00Z"/>
        </w:rPr>
      </w:pPr>
      <w:ins w:id="14590" w:author="Rev 7 Allen Wirfs-Brock" w:date="2012-04-09T17:16:00Z">
        <w:r>
          <w:t>ReturnIfAbrupt(</w:t>
        </w:r>
        <w:r>
          <w:rPr>
            <w:i/>
          </w:rPr>
          <w:t>v</w:t>
        </w:r>
        <w:r>
          <w:t>).</w:t>
        </w:r>
      </w:ins>
      <w:ins w:id="14591" w:author="Rev 6 Allen Wirfs-Brock" w:date="2012-02-18T11:46:00Z">
        <w:del w:id="14592" w:author="Rev 7 Allen Wirfs-Brock" w:date="2012-04-09T17:16:00Z">
          <w:r w:rsidR="00EB121A" w:rsidDel="00112290">
            <w:delText xml:space="preserve">If </w:delText>
          </w:r>
          <w:r w:rsidR="00EB121A" w:rsidDel="00112290">
            <w:rPr>
              <w:i/>
            </w:rPr>
            <w:delText>v</w:delText>
          </w:r>
          <w:r w:rsidR="00EB121A" w:rsidDel="00112290">
            <w:delText xml:space="preserve"> is an abrupt completion, return </w:delText>
          </w:r>
          <w:r w:rsidR="00EB121A" w:rsidDel="00112290">
            <w:rPr>
              <w:i/>
            </w:rPr>
            <w:delText>v</w:delText>
          </w:r>
          <w:r w:rsidR="00EB121A" w:rsidDel="00112290">
            <w:delText>.</w:delText>
          </w:r>
        </w:del>
      </w:ins>
    </w:p>
    <w:p w14:paraId="687FBE99" w14:textId="77777777" w:rsidR="00FD6556" w:rsidRPr="00E77497" w:rsidRDefault="00481DAC" w:rsidP="00B34B48">
      <w:pPr>
        <w:pStyle w:val="Alg2"/>
        <w:numPr>
          <w:ilvl w:val="0"/>
          <w:numId w:val="625"/>
        </w:numPr>
        <w:tabs>
          <w:tab w:val="clear" w:pos="720"/>
          <w:tab w:val="num" w:pos="360"/>
        </w:tabs>
        <w:spacing w:after="220"/>
        <w:ind w:hanging="720"/>
        <w:rPr>
          <w:ins w:id="14593" w:author="Rev 5 Allen Wirfs-Brock" w:date="2011-11-07T17:03:00Z"/>
        </w:rPr>
      </w:pPr>
      <w:ins w:id="14594" w:author="Rev 6 Allen Wirfs-Brock" w:date="2012-02-18T11:01:00Z">
        <w:r>
          <w:t>Return the result of p</w:t>
        </w:r>
        <w:r w:rsidRPr="004418C4">
          <w:t>erform</w:t>
        </w:r>
        <w:r>
          <w:t>ing</w:t>
        </w:r>
        <w:r w:rsidRPr="004418C4">
          <w:t xml:space="preserve"> </w:t>
        </w:r>
      </w:ins>
      <w:ins w:id="14595" w:author="Rev 5 Allen Wirfs-Brock" w:date="2011-11-07T17:03:00Z">
        <w:del w:id="14596" w:author="Rev 6 Allen Wirfs-Brock" w:date="2012-02-18T11:01:00Z">
          <w:r w:rsidR="00FD6556" w:rsidRPr="004418C4" w:rsidDel="00481DAC">
            <w:delText xml:space="preserve">Perform </w:delText>
          </w:r>
        </w:del>
        <w:r w:rsidR="00FD6556" w:rsidRPr="004418C4">
          <w:t xml:space="preserve">Binding </w:t>
        </w:r>
        <w:del w:id="14597" w:author="Rev 6 Allen Wirfs-Brock" w:date="2012-02-27T15:46:00Z">
          <w:r w:rsidR="00FD6556" w:rsidRPr="004418C4" w:rsidDel="00A113E2">
            <w:delText>Initialization</w:delText>
          </w:r>
        </w:del>
      </w:ins>
      <w:ins w:id="14598" w:author="Rev 6 Allen Wirfs-Brock" w:date="2012-02-27T15:46:00Z">
        <w:r w:rsidR="00A113E2">
          <w:t>Initialisation</w:t>
        </w:r>
      </w:ins>
      <w:ins w:id="14599" w:author="Rev 5 Allen Wirfs-Brock" w:date="2011-11-07T17:03:00Z">
        <w:r w:rsidR="00FD6556" w:rsidRPr="004418C4">
          <w:t xml:space="preserve"> for </w:t>
        </w:r>
        <w:r w:rsidR="00FD6556" w:rsidRPr="00E77497">
          <w:rPr>
            <w:i/>
          </w:rPr>
          <w:t>BindingPattern</w:t>
        </w:r>
        <w:r w:rsidR="00FD6556" w:rsidRPr="00E77497">
          <w:t xml:space="preserve"> passing </w:t>
        </w:r>
        <w:r w:rsidR="00FD6556">
          <w:rPr>
            <w:i/>
          </w:rPr>
          <w:t>v</w:t>
        </w:r>
        <w:r w:rsidR="00FD6556" w:rsidRPr="004418C4">
          <w:t xml:space="preserve"> </w:t>
        </w:r>
        <w:r w:rsidR="00FD6556" w:rsidRPr="00E77497">
          <w:t xml:space="preserve">and </w:t>
        </w:r>
        <w:r w:rsidR="00FD6556">
          <w:rPr>
            <w:i/>
          </w:rPr>
          <w:t xml:space="preserve">environment </w:t>
        </w:r>
        <w:r w:rsidR="00FD6556" w:rsidRPr="00E77497">
          <w:t>as arguments.</w:t>
        </w:r>
      </w:ins>
    </w:p>
    <w:p w14:paraId="07BFDBE3" w14:textId="77777777" w:rsidR="00675B74" w:rsidRPr="004418C4" w:rsidRDefault="00675B74" w:rsidP="00675B74">
      <w:pPr>
        <w:contextualSpacing/>
        <w:rPr>
          <w:ins w:id="14600" w:author="Rev 4 Allen Wirfs-Brock" w:date="2011-11-04T18:59:00Z"/>
        </w:rPr>
      </w:pPr>
      <w:ins w:id="14601" w:author="Rev 4 Allen Wirfs-Brock" w:date="2011-11-04T18:59: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ins>
    </w:p>
    <w:p w14:paraId="666340F2" w14:textId="77777777" w:rsidR="00675B74" w:rsidRPr="004418C4" w:rsidRDefault="00675B74" w:rsidP="00B34B48">
      <w:pPr>
        <w:pStyle w:val="Alg3"/>
        <w:numPr>
          <w:ilvl w:val="0"/>
          <w:numId w:val="558"/>
        </w:numPr>
        <w:rPr>
          <w:ins w:id="14602" w:author="Rev 4 Allen Wirfs-Brock" w:date="2011-11-04T18:59:00Z"/>
        </w:rPr>
      </w:pPr>
      <w:ins w:id="14603" w:author="Rev 4 Allen Wirfs-Brock" w:date="2011-11-04T18:59:00Z">
        <w:r w:rsidRPr="00675B74">
          <w:t xml:space="preserve">Let </w:t>
        </w:r>
        <w:r w:rsidRPr="00675B74">
          <w:rPr>
            <w:i/>
          </w:rPr>
          <w:t>exists</w:t>
        </w:r>
        <w:r w:rsidRPr="00675B74">
          <w:t xml:space="preserve"> be the result of calling the [[HasProperty]] internal method of </w:t>
        </w:r>
        <w:r w:rsidRPr="004418C4">
          <w:rPr>
            <w:i/>
          </w:rPr>
          <w:t>obj</w:t>
        </w:r>
        <w:r w:rsidRPr="004418C4">
          <w:t xml:space="preserve"> with argument </w:t>
        </w:r>
      </w:ins>
      <w:ins w:id="14604" w:author="Rev 4 Allen Wirfs-Brock" w:date="2011-11-06T11:48:00Z">
        <w:r w:rsidR="00217939">
          <w:rPr>
            <w:i/>
          </w:rPr>
          <w:t>propertyName</w:t>
        </w:r>
      </w:ins>
      <w:ins w:id="14605" w:author="Rev 4 Allen Wirfs-Brock" w:date="2011-11-04T18:59:00Z">
        <w:r w:rsidRPr="004418C4">
          <w:t>.</w:t>
        </w:r>
      </w:ins>
    </w:p>
    <w:p w14:paraId="08BF6793" w14:textId="77777777" w:rsidR="00675B74" w:rsidRPr="004418C4" w:rsidRDefault="00675B74" w:rsidP="00B34B48">
      <w:pPr>
        <w:pStyle w:val="Alg3"/>
        <w:numPr>
          <w:ilvl w:val="0"/>
          <w:numId w:val="558"/>
        </w:numPr>
        <w:rPr>
          <w:ins w:id="14606" w:author="Rev 4 Allen Wirfs-Brock" w:date="2011-11-04T18:59:00Z"/>
        </w:rPr>
      </w:pPr>
      <w:ins w:id="14607" w:author="Rev 4 Allen Wirfs-Brock" w:date="2011-11-04T18:59:00Z">
        <w:r w:rsidRPr="004418C4">
          <w:t xml:space="preserve">If </w:t>
        </w:r>
        <w:r w:rsidRPr="004418C4">
          <w:rPr>
            <w:i/>
          </w:rPr>
          <w:t>exists</w:t>
        </w:r>
        <w:r w:rsidRPr="004418C4">
          <w:t xml:space="preserve"> is </w:t>
        </w:r>
        <w:r w:rsidRPr="004418C4">
          <w:rPr>
            <w:b/>
          </w:rPr>
          <w:t>true</w:t>
        </w:r>
        <w:r w:rsidRPr="004418C4">
          <w:t>, then</w:t>
        </w:r>
      </w:ins>
    </w:p>
    <w:p w14:paraId="31F515D8" w14:textId="77777777" w:rsidR="00675B74" w:rsidRPr="004418C4" w:rsidRDefault="00675B74" w:rsidP="00B34B48">
      <w:pPr>
        <w:pStyle w:val="Alg3"/>
        <w:numPr>
          <w:ilvl w:val="1"/>
          <w:numId w:val="558"/>
        </w:numPr>
        <w:tabs>
          <w:tab w:val="clear" w:pos="1080"/>
          <w:tab w:val="num" w:pos="630"/>
        </w:tabs>
        <w:ind w:hanging="720"/>
        <w:rPr>
          <w:ins w:id="14608" w:author="Rev 4 Allen Wirfs-Brock" w:date="2011-11-04T18:59:00Z"/>
        </w:rPr>
      </w:pPr>
      <w:ins w:id="14609" w:author="Rev 4 Allen Wirfs-Brock" w:date="2011-11-04T18:59:00Z">
        <w:r w:rsidRPr="004418C4">
          <w:t xml:space="preserve">Let </w:t>
        </w:r>
        <w:r w:rsidRPr="004418C4">
          <w:rPr>
            <w:i/>
          </w:rPr>
          <w:t>v</w:t>
        </w:r>
        <w:r w:rsidRPr="004418C4">
          <w:t xml:space="preserve"> be the result of calling the [[Get]] internal method of </w:t>
        </w:r>
        <w:r w:rsidRPr="004418C4">
          <w:rPr>
            <w:i/>
          </w:rPr>
          <w:t>obj</w:t>
        </w:r>
        <w:r w:rsidRPr="004418C4">
          <w:t xml:space="preserve"> passing </w:t>
        </w:r>
      </w:ins>
      <w:ins w:id="14610" w:author="Rev 4 Allen Wirfs-Brock" w:date="2011-11-06T11:48:00Z">
        <w:r w:rsidR="00217939">
          <w:rPr>
            <w:i/>
          </w:rPr>
          <w:t>propertyName</w:t>
        </w:r>
      </w:ins>
      <w:ins w:id="14611" w:author="Rev 4 Allen Wirfs-Brock" w:date="2011-11-04T18:59:00Z">
        <w:r w:rsidRPr="004418C4">
          <w:rPr>
            <w:i/>
          </w:rPr>
          <w:t xml:space="preserve"> </w:t>
        </w:r>
        <w:r w:rsidRPr="004418C4">
          <w:t>as the argument.</w:t>
        </w:r>
      </w:ins>
    </w:p>
    <w:p w14:paraId="2253D617" w14:textId="77777777" w:rsidR="00675B74" w:rsidRPr="004418C4" w:rsidRDefault="00675B74" w:rsidP="00B34B48">
      <w:pPr>
        <w:pStyle w:val="Alg3"/>
        <w:numPr>
          <w:ilvl w:val="0"/>
          <w:numId w:val="558"/>
        </w:numPr>
        <w:rPr>
          <w:ins w:id="14612" w:author="Rev 4 Allen Wirfs-Brock" w:date="2011-11-04T18:59:00Z"/>
        </w:rPr>
      </w:pPr>
      <w:ins w:id="14613" w:author="Rev 4 Allen Wirfs-Brock" w:date="2011-11-04T18:59:00Z">
        <w:r w:rsidRPr="004418C4">
          <w:t xml:space="preserve">Else </w:t>
        </w:r>
      </w:ins>
    </w:p>
    <w:p w14:paraId="0548E2F0" w14:textId="77777777" w:rsidR="00675B74" w:rsidRPr="004418C4" w:rsidRDefault="00675B74" w:rsidP="00B34B48">
      <w:pPr>
        <w:pStyle w:val="Alg3"/>
        <w:numPr>
          <w:ilvl w:val="1"/>
          <w:numId w:val="558"/>
        </w:numPr>
        <w:tabs>
          <w:tab w:val="clear" w:pos="1080"/>
          <w:tab w:val="num" w:pos="720"/>
        </w:tabs>
        <w:ind w:hanging="720"/>
        <w:rPr>
          <w:ins w:id="14614" w:author="Rev 4 Allen Wirfs-Brock" w:date="2011-11-04T18:59:00Z"/>
        </w:rPr>
      </w:pPr>
      <w:ins w:id="14615" w:author="Rev 4 Allen Wirfs-Brock" w:date="2011-11-04T18:59:00Z">
        <w:r w:rsidRPr="004418C4">
          <w:t xml:space="preserve">If </w:t>
        </w:r>
        <w:r w:rsidRPr="004418C4">
          <w:rPr>
            <w:i/>
          </w:rPr>
          <w:t>Initialiser</w:t>
        </w:r>
        <w:r w:rsidRPr="004418C4">
          <w:rPr>
            <w:vertAlign w:val="subscript"/>
          </w:rPr>
          <w:t>opt</w:t>
        </w:r>
        <w:r w:rsidRPr="004418C4">
          <w:t xml:space="preserve"> is present, then</w:t>
        </w:r>
      </w:ins>
    </w:p>
    <w:p w14:paraId="5836B59A" w14:textId="77777777" w:rsidR="00675B74" w:rsidRPr="004418C4" w:rsidRDefault="00675B74" w:rsidP="00B34B48">
      <w:pPr>
        <w:pStyle w:val="Alg3"/>
        <w:numPr>
          <w:ilvl w:val="2"/>
          <w:numId w:val="558"/>
        </w:numPr>
        <w:tabs>
          <w:tab w:val="clear" w:pos="1800"/>
          <w:tab w:val="num" w:pos="990"/>
        </w:tabs>
        <w:ind w:hanging="990"/>
        <w:rPr>
          <w:ins w:id="14616" w:author="Rev 4 Allen Wirfs-Brock" w:date="2011-11-04T18:59:00Z"/>
        </w:rPr>
      </w:pPr>
      <w:ins w:id="14617" w:author="Rev 4 Allen Wirfs-Brock" w:date="2011-11-04T18:59:00Z">
        <w:r w:rsidRPr="004418C4">
          <w:t xml:space="preserve">Let </w:t>
        </w:r>
        <w:r w:rsidRPr="004418C4">
          <w:rPr>
            <w:i/>
          </w:rPr>
          <w:t>v</w:t>
        </w:r>
        <w:r w:rsidRPr="004418C4">
          <w:t xml:space="preserve"> be the result of evaluating</w:t>
        </w:r>
        <w:r w:rsidRPr="004418C4">
          <w:rPr>
            <w:i/>
          </w:rPr>
          <w:t xml:space="preserve"> Initialiser</w:t>
        </w:r>
        <w:r w:rsidRPr="004418C4">
          <w:t>.</w:t>
        </w:r>
      </w:ins>
    </w:p>
    <w:p w14:paraId="45E1B96D" w14:textId="77777777" w:rsidR="00675B74" w:rsidRPr="004418C4" w:rsidRDefault="00675B74" w:rsidP="00B34B48">
      <w:pPr>
        <w:pStyle w:val="Alg3"/>
        <w:numPr>
          <w:ilvl w:val="1"/>
          <w:numId w:val="558"/>
        </w:numPr>
        <w:tabs>
          <w:tab w:val="clear" w:pos="1080"/>
          <w:tab w:val="num" w:pos="720"/>
        </w:tabs>
        <w:ind w:hanging="720"/>
        <w:rPr>
          <w:ins w:id="14618" w:author="Rev 4 Allen Wirfs-Brock" w:date="2011-11-04T18:59:00Z"/>
        </w:rPr>
      </w:pPr>
      <w:ins w:id="14619" w:author="Rev 4 Allen Wirfs-Brock" w:date="2011-11-04T18:59:00Z">
        <w:r w:rsidRPr="004418C4">
          <w:t>Else,</w:t>
        </w:r>
      </w:ins>
    </w:p>
    <w:p w14:paraId="7F935453" w14:textId="77777777" w:rsidR="00675B74" w:rsidRPr="004418C4" w:rsidRDefault="00675B74" w:rsidP="00B34B48">
      <w:pPr>
        <w:pStyle w:val="Alg3"/>
        <w:numPr>
          <w:ilvl w:val="2"/>
          <w:numId w:val="558"/>
        </w:numPr>
        <w:tabs>
          <w:tab w:val="clear" w:pos="1800"/>
          <w:tab w:val="left" w:pos="990"/>
        </w:tabs>
        <w:ind w:hanging="990"/>
        <w:rPr>
          <w:ins w:id="14620" w:author="Rev 4 Allen Wirfs-Brock" w:date="2011-11-04T18:59:00Z"/>
        </w:rPr>
      </w:pPr>
      <w:ins w:id="14621" w:author="Rev 4 Allen Wirfs-Brock" w:date="2011-11-04T18:59:00Z">
        <w:r w:rsidRPr="004418C4">
          <w:t xml:space="preserve"> Let</w:t>
        </w:r>
        <w:r w:rsidRPr="004418C4">
          <w:rPr>
            <w:i/>
          </w:rPr>
          <w:t xml:space="preserve"> v</w:t>
        </w:r>
        <w:r w:rsidRPr="004418C4">
          <w:t xml:space="preserve"> be </w:t>
        </w:r>
        <w:r w:rsidRPr="004418C4">
          <w:rPr>
            <w:b/>
          </w:rPr>
          <w:t>undefined</w:t>
        </w:r>
        <w:r w:rsidRPr="004418C4">
          <w:t>.</w:t>
        </w:r>
      </w:ins>
    </w:p>
    <w:p w14:paraId="5216EA2A" w14:textId="77777777" w:rsidR="00EB121A" w:rsidRDefault="00112290" w:rsidP="00EB121A">
      <w:pPr>
        <w:pStyle w:val="Alg2"/>
        <w:numPr>
          <w:ilvl w:val="0"/>
          <w:numId w:val="558"/>
        </w:numPr>
        <w:contextualSpacing/>
        <w:rPr>
          <w:ins w:id="14622" w:author="Rev 6 Allen Wirfs-Brock" w:date="2012-02-18T11:46:00Z"/>
        </w:rPr>
      </w:pPr>
      <w:ins w:id="14623" w:author="Rev 7 Allen Wirfs-Brock" w:date="2012-04-09T17:17:00Z">
        <w:r>
          <w:t>ReturnIfAbrupt(</w:t>
        </w:r>
        <w:r>
          <w:rPr>
            <w:i/>
          </w:rPr>
          <w:t>v</w:t>
        </w:r>
        <w:r>
          <w:t>).</w:t>
        </w:r>
      </w:ins>
      <w:ins w:id="14624" w:author="Rev 6 Allen Wirfs-Brock" w:date="2012-02-18T11:46:00Z">
        <w:del w:id="14625" w:author="Rev 7 Allen Wirfs-Brock" w:date="2012-04-09T17:17:00Z">
          <w:r w:rsidR="00EB121A" w:rsidDel="00112290">
            <w:delText xml:space="preserve">If </w:delText>
          </w:r>
          <w:r w:rsidR="00EB121A" w:rsidDel="00112290">
            <w:rPr>
              <w:i/>
            </w:rPr>
            <w:delText>v</w:delText>
          </w:r>
          <w:r w:rsidR="00EB121A" w:rsidDel="00112290">
            <w:delText xml:space="preserve"> is an abrupt completion, return </w:delText>
          </w:r>
          <w:r w:rsidR="00EB121A" w:rsidDel="00112290">
            <w:rPr>
              <w:i/>
            </w:rPr>
            <w:delText>v</w:delText>
          </w:r>
          <w:r w:rsidR="00EB121A" w:rsidDel="00112290">
            <w:delText>.</w:delText>
          </w:r>
        </w:del>
      </w:ins>
    </w:p>
    <w:p w14:paraId="54222A65" w14:textId="77777777" w:rsidR="00675B74" w:rsidRPr="004418C4" w:rsidRDefault="00481DAC" w:rsidP="00B34B48">
      <w:pPr>
        <w:pStyle w:val="Alg3"/>
        <w:numPr>
          <w:ilvl w:val="0"/>
          <w:numId w:val="558"/>
        </w:numPr>
        <w:spacing w:after="220"/>
        <w:rPr>
          <w:ins w:id="14626" w:author="Rev 4 Allen Wirfs-Brock" w:date="2011-11-04T18:59:00Z"/>
        </w:rPr>
      </w:pPr>
      <w:ins w:id="14627" w:author="Rev 6 Allen Wirfs-Brock" w:date="2012-02-18T11:01:00Z">
        <w:r>
          <w:t>Return the result of p</w:t>
        </w:r>
        <w:r w:rsidRPr="004418C4">
          <w:t>erform</w:t>
        </w:r>
        <w:r>
          <w:t>ing</w:t>
        </w:r>
        <w:r w:rsidRPr="004418C4">
          <w:t xml:space="preserve"> </w:t>
        </w:r>
      </w:ins>
      <w:ins w:id="14628" w:author="Rev 4 Allen Wirfs-Brock" w:date="2011-11-04T18:59:00Z">
        <w:del w:id="14629" w:author="Rev 6 Allen Wirfs-Brock" w:date="2012-02-18T11:01:00Z">
          <w:r w:rsidR="00675B74" w:rsidRPr="004418C4" w:rsidDel="00481DAC">
            <w:delText xml:space="preserve">Perform </w:delText>
          </w:r>
        </w:del>
        <w:r w:rsidR="00675B74" w:rsidRPr="004418C4">
          <w:t xml:space="preserve">Binding </w:t>
        </w:r>
        <w:del w:id="14630" w:author="Rev 6 Allen Wirfs-Brock" w:date="2012-02-27T15:46:00Z">
          <w:r w:rsidR="00675B74" w:rsidRPr="004418C4" w:rsidDel="00A113E2">
            <w:delText>Initialization</w:delText>
          </w:r>
        </w:del>
      </w:ins>
      <w:ins w:id="14631" w:author="Rev 6 Allen Wirfs-Brock" w:date="2012-02-27T15:46:00Z">
        <w:r w:rsidR="00A113E2">
          <w:t>Initialisation</w:t>
        </w:r>
      </w:ins>
      <w:ins w:id="14632" w:author="Rev 4 Allen Wirfs-Brock" w:date="2011-11-04T18:59:00Z">
        <w:r w:rsidR="00675B74" w:rsidRPr="004418C4">
          <w:t xml:space="preserve"> for </w:t>
        </w:r>
        <w:r w:rsidR="00675B74" w:rsidRPr="004418C4">
          <w:rPr>
            <w:i/>
          </w:rPr>
          <w:t>BindingIdentifer</w:t>
        </w:r>
        <w:r w:rsidR="00675B74" w:rsidRPr="004418C4">
          <w:t xml:space="preserve"> </w:t>
        </w:r>
      </w:ins>
      <w:ins w:id="14633" w:author="Rev 4 Allen Wirfs-Brock" w:date="2011-11-06T16:42:00Z">
        <w:r w:rsidR="0074396A">
          <w:t>passing</w:t>
        </w:r>
      </w:ins>
      <w:ins w:id="14634" w:author="Rev 4 Allen Wirfs-Brock" w:date="2011-11-04T18:59:00Z">
        <w:r w:rsidR="00675B74" w:rsidRPr="004418C4">
          <w:t xml:space="preserve"> </w:t>
        </w:r>
        <w:r w:rsidR="00675B74">
          <w:rPr>
            <w:i/>
          </w:rPr>
          <w:t>v</w:t>
        </w:r>
        <w:r w:rsidR="00675B74" w:rsidRPr="00675B74">
          <w:t xml:space="preserve"> and </w:t>
        </w:r>
      </w:ins>
      <w:ins w:id="14635" w:author="Rev 4 Allen Wirfs-Brock" w:date="2011-11-06T16:42:00Z">
        <w:del w:id="14636" w:author="Rev 6 Allen Wirfs-Brock" w:date="2012-02-27T16:31:00Z">
          <w:r w:rsidR="0074396A" w:rsidRPr="004418C4" w:rsidDel="00767E5E">
            <w:rPr>
              <w:i/>
            </w:rPr>
            <w:delText>enviornment</w:delText>
          </w:r>
        </w:del>
      </w:ins>
      <w:ins w:id="14637" w:author="Rev 6 Allen Wirfs-Brock" w:date="2012-02-27T16:31:00Z">
        <w:r w:rsidR="00767E5E">
          <w:rPr>
            <w:i/>
          </w:rPr>
          <w:t>environment</w:t>
        </w:r>
      </w:ins>
      <w:ins w:id="14638" w:author="Rev 4 Allen Wirfs-Brock" w:date="2011-11-06T16:42:00Z">
        <w:r w:rsidR="0074396A" w:rsidRPr="004418C4">
          <w:t xml:space="preserve"> </w:t>
        </w:r>
      </w:ins>
      <w:ins w:id="14639" w:author="Rev 4 Allen Wirfs-Brock" w:date="2011-11-04T18:59:00Z">
        <w:r w:rsidR="00675B74" w:rsidRPr="004418C4">
          <w:t xml:space="preserve">as </w:t>
        </w:r>
      </w:ins>
      <w:ins w:id="14640" w:author="Rev 4 Allen Wirfs-Brock" w:date="2011-11-06T16:42:00Z">
        <w:r w:rsidR="0074396A">
          <w:t>arguments</w:t>
        </w:r>
      </w:ins>
      <w:ins w:id="14641" w:author="Rev 4 Allen Wirfs-Brock" w:date="2011-11-04T18:59:00Z">
        <w:r w:rsidR="00675B74" w:rsidRPr="004418C4">
          <w:t>.</w:t>
        </w:r>
      </w:ins>
    </w:p>
    <w:p w14:paraId="3DC13610" w14:textId="77777777" w:rsidR="0064674E" w:rsidRPr="00E77497" w:rsidDel="00686CCA" w:rsidRDefault="0064674E" w:rsidP="0064674E">
      <w:pPr>
        <w:rPr>
          <w:ins w:id="14642" w:author="Rev 3 Allen Wirfs-Brock" w:date="2011-09-22T15:07:00Z"/>
          <w:del w:id="14643" w:author="Rev 4 Allen Wirfs-Brock" w:date="2011-10-15T18:33:00Z"/>
        </w:rPr>
      </w:pPr>
      <w:ins w:id="14644" w:author="Rev 3 Allen Wirfs-Brock" w:date="2011-09-22T15:07:00Z">
        <w:del w:id="14645" w:author="Rev 4 Allen Wirfs-Brock" w:date="2011-10-15T18:33:00Z">
          <w:r w:rsidRPr="00E77497" w:rsidDel="00686CCA">
            <w:delText xml:space="preserve">The </w:delText>
          </w:r>
          <w:r w:rsidRPr="00E77497" w:rsidDel="00686CCA">
            <w:rPr>
              <w:rFonts w:ascii="Times New Roman" w:eastAsia="Times New Roman" w:hAnsi="Times New Roman"/>
              <w:spacing w:val="6"/>
              <w:lang w:eastAsia="en-US"/>
            </w:rPr>
            <w:delText xml:space="preserve">BoundNames </w:delText>
          </w:r>
          <w:r w:rsidRPr="00E77497" w:rsidDel="00686CCA">
            <w:delText xml:space="preserve">of the production </w:delText>
          </w:r>
          <w:r w:rsidRPr="00E77497" w:rsidDel="00686CCA">
            <w:rPr>
              <w:rStyle w:val="bnf"/>
            </w:rPr>
            <w:delText xml:space="preserve">BindingRestElement </w:delText>
          </w:r>
          <w:r w:rsidRPr="00E77497" w:rsidDel="00686CCA">
            <w:rPr>
              <w:rFonts w:cs="Arial"/>
              <w:i/>
              <w:vertAlign w:val="subscript"/>
            </w:rPr>
            <w:delText xml:space="preserve"> </w:delText>
          </w:r>
          <w:r w:rsidRPr="00E77497" w:rsidDel="00686CCA">
            <w:rPr>
              <w:b/>
            </w:rPr>
            <w:delText>:</w:delText>
          </w:r>
          <w:r w:rsidRPr="00E77497" w:rsidDel="00686CCA">
            <w:delText xml:space="preserve">  </w:delText>
          </w:r>
          <w:r w:rsidRPr="00E77497" w:rsidDel="00686CCA">
            <w:rPr>
              <w:rFonts w:ascii="Courier New" w:hAnsi="Courier New" w:cs="Courier New"/>
              <w:b/>
            </w:rPr>
            <w:delText>...</w:delText>
          </w:r>
          <w:r w:rsidRPr="00E77497" w:rsidDel="00686CCA">
            <w:rPr>
              <w:rStyle w:val="bnf"/>
            </w:rPr>
            <w:delText xml:space="preserve">  BindingIdentifier</w:delText>
          </w:r>
          <w:r w:rsidRPr="00E77497" w:rsidDel="00686CCA">
            <w:delText xml:space="preserve"> is determined as follows:</w:delText>
          </w:r>
        </w:del>
      </w:ins>
    </w:p>
    <w:p w14:paraId="3843E7B1" w14:textId="77777777" w:rsidR="0064674E" w:rsidRPr="00E77497" w:rsidDel="00686CCA" w:rsidRDefault="0064674E" w:rsidP="006361CF">
      <w:pPr>
        <w:pStyle w:val="Alg4"/>
        <w:numPr>
          <w:ilvl w:val="0"/>
          <w:numId w:val="561"/>
        </w:numPr>
        <w:spacing w:after="220"/>
        <w:contextualSpacing/>
        <w:rPr>
          <w:ins w:id="14646" w:author="Rev 3 Allen Wirfs-Brock" w:date="2011-09-22T15:07:00Z"/>
          <w:del w:id="14647" w:author="Rev 4 Allen Wirfs-Brock" w:date="2011-10-15T18:33:00Z"/>
        </w:rPr>
        <w:pPrChange w:id="14648" w:author="Rev 4 Allen Wirfs-Brock" w:date="2011-11-07T12:16:00Z">
          <w:pPr>
            <w:pStyle w:val="Alg4"/>
            <w:numPr>
              <w:numId w:val="595"/>
            </w:numPr>
            <w:tabs>
              <w:tab w:val="num" w:pos="360"/>
            </w:tabs>
            <w:spacing w:after="220"/>
            <w:ind w:left="360" w:hanging="360"/>
            <w:contextualSpacing/>
          </w:pPr>
        </w:pPrChange>
      </w:pPr>
      <w:ins w:id="14649" w:author="Rev 3 Allen Wirfs-Brock" w:date="2011-09-22T15:07:00Z">
        <w:del w:id="14650" w:author="Rev 4 Allen Wirfs-Brock" w:date="2011-10-15T18:33:00Z">
          <w:r w:rsidRPr="00E77497" w:rsidDel="00686CCA">
            <w:delText xml:space="preserve">Return the BoundNames of </w:delText>
          </w:r>
          <w:r w:rsidRPr="00E77497" w:rsidDel="00686CCA">
            <w:rPr>
              <w:rStyle w:val="bnf"/>
            </w:rPr>
            <w:delText>BindingIdentifier</w:delText>
          </w:r>
          <w:r w:rsidRPr="00E77497" w:rsidDel="00686CCA">
            <w:delText>.</w:delText>
          </w:r>
        </w:del>
      </w:ins>
    </w:p>
    <w:p w14:paraId="201C5003" w14:textId="77777777" w:rsidR="00AA404C" w:rsidRPr="00E77497" w:rsidDel="00F1230C" w:rsidRDefault="00AA404C" w:rsidP="00AA404C">
      <w:pPr>
        <w:rPr>
          <w:ins w:id="14651" w:author="Allen Wirfs-Brock" w:date="2011-07-11T15:39:00Z"/>
          <w:del w:id="14652" w:author="Rev 3 Allen Wirfs-Brock" w:date="2011-09-21T17:19:00Z"/>
        </w:rPr>
      </w:pPr>
      <w:ins w:id="14653" w:author="Allen Wirfs-Brock" w:date="2011-07-11T15:39:00Z">
        <w:del w:id="14654" w:author="Rev 3 Allen Wirfs-Brock" w:date="2011-09-21T17:19:00Z">
          <w:r w:rsidRPr="00E77497" w:rsidDel="00F1230C">
            <w:delText xml:space="preserve">The </w:delText>
          </w:r>
          <w:r w:rsidRPr="00E77497" w:rsidDel="00F1230C">
            <w:rPr>
              <w:rFonts w:ascii="Times New Roman" w:eastAsia="Times New Roman" w:hAnsi="Times New Roman"/>
              <w:spacing w:val="6"/>
              <w:lang w:eastAsia="en-US"/>
            </w:rPr>
            <w:delText xml:space="preserve">BoundNames </w:delText>
          </w:r>
          <w:r w:rsidRPr="00E77497" w:rsidDel="00F1230C">
            <w:delText>of the production</w:delText>
          </w:r>
        </w:del>
        <w:del w:id="14655" w:author="Rev 3 Allen Wirfs-Brock" w:date="2011-09-01T13:55:00Z">
          <w:r w:rsidRPr="00E77497" w:rsidDel="00B678FE">
            <w:delText xml:space="preserve">  </w:delText>
          </w:r>
        </w:del>
      </w:ins>
      <w:ins w:id="14656" w:author="Allen Wirfs-Brock" w:date="2011-07-11T15:44:00Z">
        <w:del w:id="14657" w:author="Rev 3 Allen Wirfs-Brock" w:date="2011-09-01T13:55:00Z">
          <w:r w:rsidR="005451AB" w:rsidRPr="00E77497" w:rsidDel="00B678FE">
            <w:rPr>
              <w:rStyle w:val="bnf"/>
            </w:rPr>
            <w:delText xml:space="preserve">BindingRestElement </w:delText>
          </w:r>
          <w:r w:rsidR="005451AB" w:rsidRPr="00E77497" w:rsidDel="00B678FE">
            <w:rPr>
              <w:rFonts w:cs="Arial"/>
              <w:i/>
              <w:vertAlign w:val="subscript"/>
            </w:rPr>
            <w:delText xml:space="preserve"> </w:delText>
          </w:r>
        </w:del>
      </w:ins>
      <w:ins w:id="14658" w:author="Allen Wirfs-Brock" w:date="2011-07-11T15:39:00Z">
        <w:del w:id="14659" w:author="Rev 3 Allen Wirfs-Brock" w:date="2011-09-01T13:55:00Z">
          <w:r w:rsidRPr="00E77497" w:rsidDel="00B678FE">
            <w:rPr>
              <w:b/>
            </w:rPr>
            <w:delText>:</w:delText>
          </w:r>
          <w:r w:rsidRPr="00E77497" w:rsidDel="00B678FE">
            <w:delText xml:space="preserve"> </w:delText>
          </w:r>
        </w:del>
      </w:ins>
      <w:ins w:id="14660" w:author="Allen Wirfs-Brock" w:date="2011-07-11T15:45:00Z">
        <w:del w:id="14661" w:author="Rev 3 Allen Wirfs-Brock" w:date="2011-09-01T13:55:00Z">
          <w:r w:rsidR="005451AB" w:rsidRPr="00E77497" w:rsidDel="00B678FE">
            <w:delText xml:space="preserve"> </w:delText>
          </w:r>
          <w:r w:rsidR="005451AB" w:rsidRPr="00E77497" w:rsidDel="00B678FE">
            <w:rPr>
              <w:rFonts w:ascii="Courier New" w:hAnsi="Courier New" w:cs="Courier New"/>
              <w:b/>
            </w:rPr>
            <w:delText>...</w:delText>
          </w:r>
        </w:del>
      </w:ins>
      <w:ins w:id="14662" w:author="Allen Wirfs-Brock" w:date="2011-07-11T15:39:00Z">
        <w:del w:id="14663" w:author="Rev 3 Allen Wirfs-Brock" w:date="2011-09-01T13:55:00Z">
          <w:r w:rsidRPr="00E77497" w:rsidDel="00B678FE">
            <w:rPr>
              <w:rStyle w:val="bnf"/>
            </w:rPr>
            <w:delText xml:space="preserve">  </w:delText>
          </w:r>
        </w:del>
      </w:ins>
      <w:ins w:id="14664" w:author="Allen Wirfs-Brock" w:date="2011-07-11T15:44:00Z">
        <w:del w:id="14665" w:author="Rev 3 Allen Wirfs-Brock" w:date="2011-09-01T13:55:00Z">
          <w:r w:rsidR="005451AB" w:rsidRPr="00E77497" w:rsidDel="00B678FE">
            <w:rPr>
              <w:rStyle w:val="bnf"/>
            </w:rPr>
            <w:delText>Identifier</w:delText>
          </w:r>
        </w:del>
        <w:del w:id="14666" w:author="Rev 3 Allen Wirfs-Brock" w:date="2011-09-21T17:19:00Z">
          <w:r w:rsidR="005451AB" w:rsidRPr="00E77497" w:rsidDel="00F1230C">
            <w:delText xml:space="preserve"> </w:delText>
          </w:r>
        </w:del>
      </w:ins>
      <w:ins w:id="14667" w:author="Allen Wirfs-Brock" w:date="2011-07-11T15:39:00Z">
        <w:del w:id="14668" w:author="Rev 3 Allen Wirfs-Brock" w:date="2011-09-21T17:19:00Z">
          <w:r w:rsidRPr="00E77497" w:rsidDel="00F1230C">
            <w:delText>is determined as follows:</w:delText>
          </w:r>
        </w:del>
      </w:ins>
    </w:p>
    <w:p w14:paraId="79364D57" w14:textId="77777777" w:rsidR="00AA404C" w:rsidRPr="00E77497" w:rsidDel="00F1230C" w:rsidRDefault="00AA404C" w:rsidP="006361CF">
      <w:pPr>
        <w:pStyle w:val="Alg4"/>
        <w:numPr>
          <w:ilvl w:val="0"/>
          <w:numId w:val="552"/>
        </w:numPr>
        <w:spacing w:after="220"/>
        <w:contextualSpacing/>
        <w:rPr>
          <w:ins w:id="14669" w:author="Allen Wirfs-Brock" w:date="2011-07-11T15:39:00Z"/>
          <w:del w:id="14670" w:author="Rev 3 Allen Wirfs-Brock" w:date="2011-09-21T17:19:00Z"/>
        </w:rPr>
        <w:pPrChange w:id="14671" w:author="Rev 4 Allen Wirfs-Brock" w:date="2011-11-07T12:16:00Z">
          <w:pPr>
            <w:pStyle w:val="Alg4"/>
            <w:numPr>
              <w:numId w:val="586"/>
            </w:numPr>
            <w:tabs>
              <w:tab w:val="num" w:pos="360"/>
            </w:tabs>
            <w:spacing w:after="220"/>
            <w:ind w:left="360" w:hanging="360"/>
            <w:contextualSpacing/>
          </w:pPr>
        </w:pPrChange>
      </w:pPr>
      <w:ins w:id="14672" w:author="Allen Wirfs-Brock" w:date="2011-07-11T15:39:00Z">
        <w:del w:id="14673" w:author="Rev 3 Allen Wirfs-Brock" w:date="2011-09-21T17:19:00Z">
          <w:r w:rsidRPr="00E77497" w:rsidDel="00F1230C">
            <w:delText xml:space="preserve">Return </w:delText>
          </w:r>
        </w:del>
        <w:del w:id="14674" w:author="Rev 3 Allen Wirfs-Brock" w:date="2011-08-31T11:03:00Z">
          <w:r w:rsidRPr="00E77497" w:rsidDel="00471F4A">
            <w:delText xml:space="preserve">BoundNames of </w:delText>
          </w:r>
          <w:r w:rsidRPr="00E77497" w:rsidDel="00471F4A">
            <w:rPr>
              <w:rStyle w:val="bnf"/>
            </w:rPr>
            <w:delText>BindingElement</w:delText>
          </w:r>
          <w:r w:rsidRPr="00E77497" w:rsidDel="00471F4A">
            <w:delText>.</w:delText>
          </w:r>
        </w:del>
      </w:ins>
    </w:p>
    <w:p w14:paraId="33420309" w14:textId="77777777" w:rsidR="00583028" w:rsidRPr="00E77497" w:rsidDel="00805896" w:rsidRDefault="00583028" w:rsidP="00C7794D">
      <w:pPr>
        <w:ind w:left="360"/>
        <w:rPr>
          <w:ins w:id="14675" w:author="Rev 3 Allen Wirfs-Brock" w:date="2011-09-11T14:46:00Z"/>
          <w:del w:id="14676" w:author="Rev 4 Allen Wirfs-Brock" w:date="2011-11-04T18:40:00Z"/>
        </w:rPr>
      </w:pPr>
      <w:ins w:id="14677" w:author="Rev 3 Allen Wirfs-Brock" w:date="2011-09-11T14:46:00Z">
        <w:del w:id="14678" w:author="Rev 4 Allen Wirfs-Brock" w:date="2011-10-15T18:34:00Z">
          <w:r w:rsidRPr="00E77497" w:rsidDel="00686CCA">
            <w:delText xml:space="preserve">The production </w:delText>
          </w:r>
        </w:del>
        <w:del w:id="14679" w:author="Rev 4 Allen Wirfs-Brock" w:date="2011-11-04T18:40:00Z">
          <w:r w:rsidRPr="00E77497" w:rsidDel="00805896">
            <w:rPr>
              <w:rStyle w:val="bnf"/>
            </w:rPr>
            <w:delText xml:space="preserve">BindingRestElement </w:delText>
          </w:r>
          <w:r w:rsidRPr="00E77497" w:rsidDel="00805896">
            <w:delText xml:space="preserve">: </w:delText>
          </w:r>
          <w:r w:rsidRPr="00E77497" w:rsidDel="00805896">
            <w:rPr>
              <w:b/>
            </w:rPr>
            <w:delText xml:space="preserve">… </w:delText>
          </w:r>
        </w:del>
      </w:ins>
      <w:ins w:id="14680" w:author="Rev 3 Allen Wirfs-Brock" w:date="2011-09-11T14:47:00Z">
        <w:del w:id="14681" w:author="Rev 4 Allen Wirfs-Brock" w:date="2011-11-04T18:40:00Z">
          <w:r w:rsidRPr="00E77497" w:rsidDel="00805896">
            <w:rPr>
              <w:rStyle w:val="bnf"/>
            </w:rPr>
            <w:delText>BindingIdentifier</w:delText>
          </w:r>
          <w:r w:rsidRPr="00E77497" w:rsidDel="00805896">
            <w:delText xml:space="preserve"> </w:delText>
          </w:r>
        </w:del>
      </w:ins>
      <w:ins w:id="14682" w:author="Rev 3 Allen Wirfs-Brock" w:date="2011-09-11T14:46:00Z">
        <w:del w:id="14683" w:author="Rev 4 Allen Wirfs-Brock" w:date="2011-10-15T18:34:00Z">
          <w:r w:rsidRPr="00E77497" w:rsidDel="00686CCA">
            <w:delText xml:space="preserve">is evaluated </w:delText>
          </w:r>
        </w:del>
        <w:del w:id="14684" w:author="Rev 4 Allen Wirfs-Brock" w:date="2011-11-04T18:40:00Z">
          <w:r w:rsidRPr="00E77497" w:rsidDel="00805896">
            <w:delText xml:space="preserve">with the parameters </w:delText>
          </w:r>
          <w:r w:rsidRPr="00E77497" w:rsidDel="00805896">
            <w:rPr>
              <w:rStyle w:val="bnf"/>
            </w:rPr>
            <w:delText>obj</w:delText>
          </w:r>
        </w:del>
      </w:ins>
      <w:ins w:id="14685" w:author="Rev 3 Allen Wirfs-Brock" w:date="2011-09-11T14:48:00Z">
        <w:del w:id="14686" w:author="Rev 4 Allen Wirfs-Brock" w:date="2011-11-04T18:40:00Z">
          <w:r w:rsidRPr="00E77497" w:rsidDel="00805896">
            <w:delText xml:space="preserve">, </w:delText>
          </w:r>
          <w:r w:rsidRPr="00E77497" w:rsidDel="00805896">
            <w:rPr>
              <w:rFonts w:ascii="Times New Roman" w:eastAsia="Times New Roman" w:hAnsi="Times New Roman"/>
              <w:i/>
              <w:spacing w:val="6"/>
              <w:lang w:eastAsia="en-US"/>
            </w:rPr>
            <w:delText>env</w:delText>
          </w:r>
          <w:r w:rsidRPr="00E77497" w:rsidDel="00805896">
            <w:delText>,</w:delText>
          </w:r>
        </w:del>
      </w:ins>
      <w:ins w:id="14687" w:author="Rev 3 Allen Wirfs-Brock" w:date="2011-09-11T14:46:00Z">
        <w:del w:id="14688" w:author="Rev 4 Allen Wirfs-Brock" w:date="2011-11-04T18:40:00Z">
          <w:r w:rsidRPr="00E77497" w:rsidDel="00805896">
            <w:delText xml:space="preserve"> and </w:delText>
          </w:r>
          <w:r w:rsidRPr="00E77497" w:rsidDel="00805896">
            <w:rPr>
              <w:rStyle w:val="bnf"/>
            </w:rPr>
            <w:delText>index</w:delText>
          </w:r>
          <w:r w:rsidRPr="00E77497" w:rsidDel="00805896">
            <w:delText xml:space="preserve"> </w:delText>
          </w:r>
        </w:del>
        <w:del w:id="14689" w:author="Rev 4 Allen Wirfs-Brock" w:date="2011-10-15T18:34:00Z">
          <w:r w:rsidRPr="00E77497" w:rsidDel="00686CCA">
            <w:delText>as follows:</w:delText>
          </w:r>
        </w:del>
      </w:ins>
    </w:p>
    <w:p w14:paraId="067B30A3" w14:textId="77777777" w:rsidR="00583028" w:rsidRPr="00E77497" w:rsidDel="00805896" w:rsidRDefault="00583028" w:rsidP="006361CF">
      <w:pPr>
        <w:pStyle w:val="Alg3"/>
        <w:numPr>
          <w:ilvl w:val="0"/>
          <w:numId w:val="556"/>
        </w:numPr>
        <w:rPr>
          <w:ins w:id="14690" w:author="Rev 3 Allen Wirfs-Brock" w:date="2011-09-11T14:46:00Z"/>
          <w:del w:id="14691" w:author="Rev 4 Allen Wirfs-Brock" w:date="2011-11-04T18:40:00Z"/>
        </w:rPr>
        <w:pPrChange w:id="14692" w:author="Rev 4 Allen Wirfs-Brock" w:date="2011-11-07T12:16:00Z">
          <w:pPr>
            <w:pStyle w:val="Alg3"/>
            <w:numPr>
              <w:numId w:val="590"/>
            </w:numPr>
          </w:pPr>
        </w:pPrChange>
      </w:pPr>
      <w:ins w:id="14693" w:author="Rev 3 Allen Wirfs-Brock" w:date="2011-09-11T14:46:00Z">
        <w:del w:id="14694" w:author="Rev 4 Allen Wirfs-Brock" w:date="2011-11-04T18:40:00Z">
          <w:r w:rsidRPr="00E77497" w:rsidDel="00805896">
            <w:delText xml:space="preserve">Let </w:delText>
          </w:r>
          <w:r w:rsidRPr="00E77497" w:rsidDel="00805896">
            <w:rPr>
              <w:i/>
            </w:rPr>
            <w:delText>lenVal</w:delText>
          </w:r>
          <w:r w:rsidRPr="00E77497" w:rsidDel="00805896">
            <w:delText xml:space="preserve"> be the result of calling the [[Get]] internal method of </w:delText>
          </w:r>
          <w:r w:rsidRPr="00E77497" w:rsidDel="00805896">
            <w:rPr>
              <w:i/>
            </w:rPr>
            <w:delText>obj</w:delText>
          </w:r>
          <w:r w:rsidRPr="00E77497" w:rsidDel="00805896">
            <w:delText xml:space="preserve"> with argument </w:delText>
          </w:r>
          <w:r w:rsidRPr="00E77497" w:rsidDel="00805896">
            <w:rPr>
              <w:rFonts w:ascii="Courier New" w:hAnsi="Courier New" w:cs="Courier New"/>
            </w:rPr>
            <w:delText>“</w:delText>
          </w:r>
          <w:r w:rsidRPr="00E77497" w:rsidDel="00805896">
            <w:rPr>
              <w:rFonts w:ascii="Courier New" w:hAnsi="Courier New" w:cs="Courier New"/>
              <w:b/>
            </w:rPr>
            <w:delText>length</w:delText>
          </w:r>
          <w:r w:rsidRPr="00E77497" w:rsidDel="00805896">
            <w:rPr>
              <w:rFonts w:ascii="Courier New" w:hAnsi="Courier New" w:cs="Courier New"/>
            </w:rPr>
            <w:delText>”.</w:delText>
          </w:r>
        </w:del>
      </w:ins>
    </w:p>
    <w:p w14:paraId="3F0591D1" w14:textId="77777777" w:rsidR="00583028" w:rsidRPr="00E77497" w:rsidDel="00805896" w:rsidRDefault="00583028" w:rsidP="006361CF">
      <w:pPr>
        <w:pStyle w:val="Alg3"/>
        <w:numPr>
          <w:ilvl w:val="0"/>
          <w:numId w:val="556"/>
        </w:numPr>
        <w:rPr>
          <w:ins w:id="14695" w:author="Rev 3 Allen Wirfs-Brock" w:date="2011-09-11T14:46:00Z"/>
          <w:del w:id="14696" w:author="Rev 4 Allen Wirfs-Brock" w:date="2011-11-04T18:40:00Z"/>
        </w:rPr>
        <w:pPrChange w:id="14697" w:author="Rev 4 Allen Wirfs-Brock" w:date="2011-11-07T12:16:00Z">
          <w:pPr>
            <w:pStyle w:val="Alg3"/>
            <w:numPr>
              <w:numId w:val="590"/>
            </w:numPr>
          </w:pPr>
        </w:pPrChange>
      </w:pPr>
      <w:ins w:id="14698" w:author="Rev 3 Allen Wirfs-Brock" w:date="2011-09-11T14:46:00Z">
        <w:del w:id="14699" w:author="Rev 4 Allen Wirfs-Brock" w:date="2011-11-04T18:40:00Z">
          <w:r w:rsidRPr="00E77497" w:rsidDel="00805896">
            <w:delText xml:space="preserve">Let </w:delText>
          </w:r>
          <w:r w:rsidRPr="00E77497" w:rsidDel="00805896">
            <w:rPr>
              <w:i/>
            </w:rPr>
            <w:delText>len</w:delText>
          </w:r>
          <w:r w:rsidRPr="00E77497" w:rsidDel="00805896">
            <w:delText xml:space="preserve"> be ToUint32(</w:delText>
          </w:r>
          <w:r w:rsidRPr="00E77497" w:rsidDel="00805896">
            <w:rPr>
              <w:i/>
            </w:rPr>
            <w:delText>lenVal</w:delText>
          </w:r>
          <w:r w:rsidRPr="00E77497" w:rsidDel="00805896">
            <w:delText>).</w:delText>
          </w:r>
        </w:del>
      </w:ins>
    </w:p>
    <w:p w14:paraId="53B7C608" w14:textId="77777777" w:rsidR="00583028" w:rsidRPr="00E77497" w:rsidDel="00805896" w:rsidRDefault="00583028" w:rsidP="006361CF">
      <w:pPr>
        <w:pStyle w:val="Alg3"/>
        <w:numPr>
          <w:ilvl w:val="0"/>
          <w:numId w:val="556"/>
        </w:numPr>
        <w:rPr>
          <w:ins w:id="14700" w:author="Rev 3 Allen Wirfs-Brock" w:date="2011-09-11T14:46:00Z"/>
          <w:del w:id="14701" w:author="Rev 4 Allen Wirfs-Brock" w:date="2011-11-04T18:40:00Z"/>
        </w:rPr>
        <w:pPrChange w:id="14702" w:author="Rev 4 Allen Wirfs-Brock" w:date="2011-11-07T12:16:00Z">
          <w:pPr>
            <w:pStyle w:val="Alg3"/>
            <w:numPr>
              <w:numId w:val="590"/>
            </w:numPr>
          </w:pPr>
        </w:pPrChange>
      </w:pPr>
      <w:ins w:id="14703" w:author="Rev 3 Allen Wirfs-Brock" w:date="2011-09-11T14:46:00Z">
        <w:del w:id="14704" w:author="Rev 4 Allen Wirfs-Brock" w:date="2011-11-04T18:40:00Z">
          <w:r w:rsidRPr="00E77497" w:rsidDel="00805896">
            <w:delText xml:space="preserve">Let </w:delText>
          </w:r>
          <w:r w:rsidRPr="00E77497" w:rsidDel="00805896">
            <w:rPr>
              <w:i/>
            </w:rPr>
            <w:delText>A</w:delText>
          </w:r>
          <w:r w:rsidRPr="00E77497" w:rsidDel="00805896">
            <w:delText xml:space="preserve"> be a new array object created as if by the expression </w:delText>
          </w:r>
          <w:r w:rsidRPr="00E77497" w:rsidDel="00805896">
            <w:rPr>
              <w:rFonts w:ascii="Courier New" w:hAnsi="Courier New" w:cs="Courier New"/>
              <w:b/>
            </w:rPr>
            <w:delText>new Array()</w:delText>
          </w:r>
          <w:r w:rsidRPr="00E77497" w:rsidDel="00805896">
            <w:delText xml:space="preserve"> where </w:delText>
          </w:r>
          <w:r w:rsidRPr="00E77497" w:rsidDel="00805896">
            <w:rPr>
              <w:rFonts w:ascii="Courier New" w:hAnsi="Courier New" w:cs="Courier New"/>
              <w:b/>
            </w:rPr>
            <w:delText>Array</w:delText>
          </w:r>
          <w:r w:rsidRPr="00E77497" w:rsidDel="00805896">
            <w:delText xml:space="preserve"> is the standard built-in constructor with that name.</w:delText>
          </w:r>
        </w:del>
      </w:ins>
    </w:p>
    <w:p w14:paraId="4C350935" w14:textId="77777777" w:rsidR="00583028" w:rsidRPr="00E77497" w:rsidDel="00805896" w:rsidRDefault="00583028" w:rsidP="006361CF">
      <w:pPr>
        <w:pStyle w:val="Alg3"/>
        <w:numPr>
          <w:ilvl w:val="0"/>
          <w:numId w:val="556"/>
        </w:numPr>
        <w:rPr>
          <w:ins w:id="14705" w:author="Rev 3 Allen Wirfs-Brock" w:date="2011-09-11T14:46:00Z"/>
          <w:del w:id="14706" w:author="Rev 4 Allen Wirfs-Brock" w:date="2011-11-04T18:40:00Z"/>
        </w:rPr>
        <w:pPrChange w:id="14707" w:author="Rev 4 Allen Wirfs-Brock" w:date="2011-11-07T12:16:00Z">
          <w:pPr>
            <w:pStyle w:val="Alg3"/>
            <w:numPr>
              <w:numId w:val="590"/>
            </w:numPr>
          </w:pPr>
        </w:pPrChange>
      </w:pPr>
      <w:ins w:id="14708" w:author="Rev 3 Allen Wirfs-Brock" w:date="2011-09-11T14:46:00Z">
        <w:del w:id="14709" w:author="Rev 4 Allen Wirfs-Brock" w:date="2011-11-04T18:40:00Z">
          <w:r w:rsidRPr="00E77497" w:rsidDel="00805896">
            <w:delText xml:space="preserve">Let </w:delText>
          </w:r>
          <w:r w:rsidRPr="00E77497" w:rsidDel="00805896">
            <w:rPr>
              <w:i/>
            </w:rPr>
            <w:delText>n</w:delText>
          </w:r>
          <w:r w:rsidRPr="00E77497" w:rsidDel="00805896">
            <w:delText>=0;</w:delText>
          </w:r>
        </w:del>
      </w:ins>
    </w:p>
    <w:p w14:paraId="29AF0A1A" w14:textId="77777777" w:rsidR="00583028" w:rsidRPr="00E77497" w:rsidDel="00805896" w:rsidRDefault="00583028" w:rsidP="006361CF">
      <w:pPr>
        <w:pStyle w:val="Alg3"/>
        <w:numPr>
          <w:ilvl w:val="0"/>
          <w:numId w:val="556"/>
        </w:numPr>
        <w:rPr>
          <w:ins w:id="14710" w:author="Rev 3 Allen Wirfs-Brock" w:date="2011-09-11T14:46:00Z"/>
          <w:del w:id="14711" w:author="Rev 4 Allen Wirfs-Brock" w:date="2011-11-04T18:40:00Z"/>
        </w:rPr>
        <w:pPrChange w:id="14712" w:author="Rev 4 Allen Wirfs-Brock" w:date="2011-11-07T12:16:00Z">
          <w:pPr>
            <w:pStyle w:val="Alg3"/>
            <w:numPr>
              <w:numId w:val="590"/>
            </w:numPr>
          </w:pPr>
        </w:pPrChange>
      </w:pPr>
      <w:ins w:id="14713" w:author="Rev 3 Allen Wirfs-Brock" w:date="2011-09-11T14:46:00Z">
        <w:del w:id="14714" w:author="Rev 4 Allen Wirfs-Brock" w:date="2011-11-04T18:40:00Z">
          <w:r w:rsidRPr="00E77497" w:rsidDel="00805896">
            <w:delText xml:space="preserve">Repeat, while </w:delText>
          </w:r>
          <w:r w:rsidRPr="00E77497" w:rsidDel="00805896">
            <w:rPr>
              <w:i/>
            </w:rPr>
            <w:delText>index</w:delText>
          </w:r>
          <w:r w:rsidRPr="00E77497" w:rsidDel="00805896">
            <w:delText xml:space="preserve"> &lt; </w:delText>
          </w:r>
          <w:r w:rsidRPr="00E77497" w:rsidDel="00805896">
            <w:rPr>
              <w:i/>
            </w:rPr>
            <w:delText>len</w:delText>
          </w:r>
        </w:del>
      </w:ins>
    </w:p>
    <w:p w14:paraId="3B2344BD" w14:textId="77777777" w:rsidR="002276DA" w:rsidRPr="00E77497" w:rsidDel="00805896" w:rsidRDefault="002276DA" w:rsidP="006361CF">
      <w:pPr>
        <w:pStyle w:val="Alg3"/>
        <w:numPr>
          <w:ilvl w:val="1"/>
          <w:numId w:val="556"/>
        </w:numPr>
        <w:tabs>
          <w:tab w:val="clear" w:pos="1080"/>
          <w:tab w:val="num" w:pos="720"/>
        </w:tabs>
        <w:ind w:left="720"/>
        <w:rPr>
          <w:ins w:id="14715" w:author="Rev 3 Allen Wirfs-Brock" w:date="2011-09-11T14:53:00Z"/>
          <w:del w:id="14716" w:author="Rev 4 Allen Wirfs-Brock" w:date="2011-11-04T18:40:00Z"/>
        </w:rPr>
        <w:pPrChange w:id="14717" w:author="Rev 4 Allen Wirfs-Brock" w:date="2011-11-07T12:16:00Z">
          <w:pPr>
            <w:pStyle w:val="Alg3"/>
            <w:numPr>
              <w:ilvl w:val="1"/>
              <w:numId w:val="590"/>
            </w:numPr>
            <w:tabs>
              <w:tab w:val="clear" w:pos="360"/>
              <w:tab w:val="num" w:pos="720"/>
            </w:tabs>
            <w:ind w:left="720"/>
          </w:pPr>
        </w:pPrChange>
      </w:pPr>
      <w:ins w:id="14718" w:author="Rev 3 Allen Wirfs-Brock" w:date="2011-09-11T14:53:00Z">
        <w:del w:id="14719" w:author="Rev 4 Allen Wirfs-Brock" w:date="2011-11-04T18:40:00Z">
          <w:r w:rsidRPr="00E77497" w:rsidDel="00805896">
            <w:delText xml:space="preserve">Let </w:delText>
          </w:r>
          <w:r w:rsidRPr="00E77497" w:rsidDel="00805896">
            <w:rPr>
              <w:i/>
            </w:rPr>
            <w:delText>P</w:delText>
          </w:r>
          <w:r w:rsidRPr="00E77497" w:rsidDel="00805896">
            <w:delText xml:space="preserve"> be ToString(</w:delText>
          </w:r>
          <w:r w:rsidRPr="00E77497" w:rsidDel="00805896">
            <w:rPr>
              <w:i/>
            </w:rPr>
            <w:delText>index</w:delText>
          </w:r>
          <w:r w:rsidRPr="00E77497" w:rsidDel="00805896">
            <w:delText>).</w:delText>
          </w:r>
        </w:del>
      </w:ins>
    </w:p>
    <w:p w14:paraId="5310D077" w14:textId="77777777" w:rsidR="00B95652" w:rsidRPr="00E77497" w:rsidDel="00805896" w:rsidRDefault="002276DA" w:rsidP="006361CF">
      <w:pPr>
        <w:pStyle w:val="Alg3"/>
        <w:numPr>
          <w:ilvl w:val="1"/>
          <w:numId w:val="556"/>
        </w:numPr>
        <w:tabs>
          <w:tab w:val="clear" w:pos="1080"/>
          <w:tab w:val="num" w:pos="720"/>
        </w:tabs>
        <w:ind w:left="720"/>
        <w:rPr>
          <w:ins w:id="14720" w:author="Rev 3 Allen Wirfs-Brock" w:date="2011-09-11T14:51:00Z"/>
          <w:del w:id="14721" w:author="Rev 4 Allen Wirfs-Brock" w:date="2011-11-04T18:40:00Z"/>
        </w:rPr>
        <w:pPrChange w:id="14722" w:author="Rev 4 Allen Wirfs-Brock" w:date="2011-11-07T12:16:00Z">
          <w:pPr>
            <w:pStyle w:val="Alg3"/>
            <w:numPr>
              <w:ilvl w:val="1"/>
              <w:numId w:val="590"/>
            </w:numPr>
            <w:tabs>
              <w:tab w:val="clear" w:pos="360"/>
              <w:tab w:val="num" w:pos="720"/>
            </w:tabs>
            <w:ind w:left="720"/>
          </w:pPr>
        </w:pPrChange>
      </w:pPr>
      <w:ins w:id="14723" w:author="Rev 3 Allen Wirfs-Brock" w:date="2011-09-11T14:52:00Z">
        <w:del w:id="14724" w:author="Rev 4 Allen Wirfs-Brock" w:date="2011-11-04T18:40:00Z">
          <w:r w:rsidRPr="00E77497" w:rsidDel="00805896">
            <w:delText xml:space="preserve">Let </w:delText>
          </w:r>
          <w:r w:rsidRPr="00E77497" w:rsidDel="00805896">
            <w:rPr>
              <w:i/>
            </w:rPr>
            <w:delText>exists</w:delText>
          </w:r>
          <w:r w:rsidRPr="00E77497" w:rsidDel="00805896">
            <w:delText xml:space="preserve"> be the result of calling the [[HasProperty]] internal method of </w:delText>
          </w:r>
          <w:r w:rsidRPr="00E77497" w:rsidDel="00805896">
            <w:rPr>
              <w:i/>
            </w:rPr>
            <w:delText>obj</w:delText>
          </w:r>
          <w:r w:rsidRPr="00E77497" w:rsidDel="00805896">
            <w:delText xml:space="preserve"> with argument </w:delText>
          </w:r>
          <w:r w:rsidRPr="00E77497" w:rsidDel="00805896">
            <w:rPr>
              <w:i/>
            </w:rPr>
            <w:delText>P</w:delText>
          </w:r>
          <w:r w:rsidRPr="00E77497" w:rsidDel="00805896">
            <w:delText>.</w:delText>
          </w:r>
        </w:del>
      </w:ins>
    </w:p>
    <w:p w14:paraId="471A3BD9" w14:textId="77777777" w:rsidR="002276DA" w:rsidRPr="00E77497" w:rsidDel="00805896" w:rsidRDefault="002276DA" w:rsidP="006361CF">
      <w:pPr>
        <w:pStyle w:val="Alg3"/>
        <w:numPr>
          <w:ilvl w:val="1"/>
          <w:numId w:val="556"/>
        </w:numPr>
        <w:tabs>
          <w:tab w:val="clear" w:pos="1080"/>
          <w:tab w:val="num" w:pos="720"/>
        </w:tabs>
        <w:ind w:left="720"/>
        <w:rPr>
          <w:ins w:id="14725" w:author="Rev 3 Allen Wirfs-Brock" w:date="2011-09-11T14:54:00Z"/>
          <w:del w:id="14726" w:author="Rev 4 Allen Wirfs-Brock" w:date="2011-11-04T18:40:00Z"/>
        </w:rPr>
        <w:pPrChange w:id="14727" w:author="Rev 4 Allen Wirfs-Brock" w:date="2011-11-07T12:16:00Z">
          <w:pPr>
            <w:pStyle w:val="Alg3"/>
            <w:numPr>
              <w:ilvl w:val="1"/>
              <w:numId w:val="590"/>
            </w:numPr>
            <w:tabs>
              <w:tab w:val="clear" w:pos="360"/>
              <w:tab w:val="num" w:pos="720"/>
            </w:tabs>
            <w:ind w:left="720"/>
          </w:pPr>
        </w:pPrChange>
      </w:pPr>
      <w:ins w:id="14728" w:author="Rev 3 Allen Wirfs-Brock" w:date="2011-09-11T14:54:00Z">
        <w:del w:id="14729" w:author="Rev 4 Allen Wirfs-Brock" w:date="2011-11-04T18:40:00Z">
          <w:r w:rsidRPr="00E77497" w:rsidDel="00805896">
            <w:delText xml:space="preserve">If </w:delText>
          </w:r>
          <w:r w:rsidRPr="00E77497" w:rsidDel="00805896">
            <w:rPr>
              <w:i/>
            </w:rPr>
            <w:delText>exists</w:delText>
          </w:r>
          <w:r w:rsidRPr="00E77497" w:rsidDel="00805896">
            <w:delText xml:space="preserve"> is </w:delText>
          </w:r>
          <w:r w:rsidRPr="00E77497" w:rsidDel="00805896">
            <w:rPr>
              <w:b/>
            </w:rPr>
            <w:delText>true</w:delText>
          </w:r>
          <w:r w:rsidRPr="00E77497" w:rsidDel="00805896">
            <w:delText>, then</w:delText>
          </w:r>
        </w:del>
      </w:ins>
    </w:p>
    <w:p w14:paraId="5476CCC5" w14:textId="77777777" w:rsidR="00583028" w:rsidRPr="00E77497" w:rsidDel="00805896" w:rsidRDefault="00583028" w:rsidP="006361CF">
      <w:pPr>
        <w:pStyle w:val="Alg3"/>
        <w:numPr>
          <w:ilvl w:val="2"/>
          <w:numId w:val="556"/>
        </w:numPr>
        <w:tabs>
          <w:tab w:val="clear" w:pos="1800"/>
          <w:tab w:val="num" w:pos="990"/>
        </w:tabs>
        <w:ind w:left="990" w:hanging="180"/>
        <w:rPr>
          <w:ins w:id="14730" w:author="Rev 3 Allen Wirfs-Brock" w:date="2011-09-11T14:46:00Z"/>
          <w:del w:id="14731" w:author="Rev 4 Allen Wirfs-Brock" w:date="2011-11-04T18:40:00Z"/>
        </w:rPr>
        <w:pPrChange w:id="14732" w:author="Rev 4 Allen Wirfs-Brock" w:date="2011-11-07T12:16:00Z">
          <w:pPr>
            <w:pStyle w:val="Alg3"/>
            <w:numPr>
              <w:ilvl w:val="2"/>
              <w:numId w:val="590"/>
            </w:numPr>
            <w:tabs>
              <w:tab w:val="clear" w:pos="360"/>
              <w:tab w:val="num" w:pos="990"/>
            </w:tabs>
            <w:ind w:left="990" w:hanging="180"/>
          </w:pPr>
        </w:pPrChange>
      </w:pPr>
      <w:ins w:id="14733" w:author="Rev 3 Allen Wirfs-Brock" w:date="2011-09-11T14:46:00Z">
        <w:del w:id="14734" w:author="Rev 4 Allen Wirfs-Brock" w:date="2011-11-04T18:40:00Z">
          <w:r w:rsidRPr="00E77497" w:rsidDel="00805896">
            <w:delText xml:space="preserve">Let </w:delText>
          </w:r>
          <w:r w:rsidRPr="00E77497" w:rsidDel="00805896">
            <w:rPr>
              <w:i/>
            </w:rPr>
            <w:delText>v</w:delText>
          </w:r>
          <w:r w:rsidRPr="00E77497" w:rsidDel="00805896">
            <w:delText xml:space="preserve"> be the result of calling the [[Get]] internal method of </w:delText>
          </w:r>
          <w:r w:rsidRPr="00E77497" w:rsidDel="00805896">
            <w:rPr>
              <w:i/>
            </w:rPr>
            <w:delText>obj</w:delText>
          </w:r>
          <w:r w:rsidRPr="00E77497" w:rsidDel="00805896">
            <w:delText xml:space="preserve"> passing </w:delText>
          </w:r>
        </w:del>
      </w:ins>
      <w:ins w:id="14735" w:author="Rev 3 Allen Wirfs-Brock" w:date="2011-09-11T14:55:00Z">
        <w:del w:id="14736" w:author="Rev 4 Allen Wirfs-Brock" w:date="2011-11-04T18:40:00Z">
          <w:r w:rsidR="002276DA" w:rsidRPr="00E77497" w:rsidDel="00805896">
            <w:rPr>
              <w:i/>
            </w:rPr>
            <w:delText xml:space="preserve">P </w:delText>
          </w:r>
        </w:del>
      </w:ins>
      <w:ins w:id="14737" w:author="Rev 3 Allen Wirfs-Brock" w:date="2011-09-11T14:46:00Z">
        <w:del w:id="14738" w:author="Rev 4 Allen Wirfs-Brock" w:date="2011-11-04T18:40:00Z">
          <w:r w:rsidRPr="00E77497" w:rsidDel="00805896">
            <w:delText>as the argument.</w:delText>
          </w:r>
        </w:del>
      </w:ins>
    </w:p>
    <w:p w14:paraId="6C9A92B5" w14:textId="77777777" w:rsidR="00583028" w:rsidRPr="00E77497" w:rsidDel="00805896" w:rsidRDefault="00583028" w:rsidP="006361CF">
      <w:pPr>
        <w:pStyle w:val="Alg3"/>
        <w:numPr>
          <w:ilvl w:val="2"/>
          <w:numId w:val="556"/>
        </w:numPr>
        <w:tabs>
          <w:tab w:val="clear" w:pos="1800"/>
          <w:tab w:val="num" w:pos="990"/>
        </w:tabs>
        <w:ind w:left="990" w:hanging="180"/>
        <w:rPr>
          <w:ins w:id="14739" w:author="Rev 3 Allen Wirfs-Brock" w:date="2011-09-11T14:46:00Z"/>
          <w:del w:id="14740" w:author="Rev 4 Allen Wirfs-Brock" w:date="2011-11-04T18:40:00Z"/>
        </w:rPr>
        <w:pPrChange w:id="14741" w:author="Rev 4 Allen Wirfs-Brock" w:date="2011-11-07T12:16:00Z">
          <w:pPr>
            <w:pStyle w:val="Alg3"/>
            <w:numPr>
              <w:ilvl w:val="2"/>
              <w:numId w:val="590"/>
            </w:numPr>
            <w:tabs>
              <w:tab w:val="clear" w:pos="360"/>
              <w:tab w:val="num" w:pos="990"/>
            </w:tabs>
            <w:ind w:left="990" w:hanging="180"/>
          </w:pPr>
        </w:pPrChange>
      </w:pPr>
      <w:ins w:id="14742" w:author="Rev 3 Allen Wirfs-Brock" w:date="2011-09-11T14:46:00Z">
        <w:del w:id="14743" w:author="Rev 4 Allen Wirfs-Brock" w:date="2011-11-04T18:40:00Z">
          <w:r w:rsidRPr="00E77497" w:rsidDel="00805896">
            <w:delText xml:space="preserve">Call the [[DefineOwnProperty]] internal method of </w:delText>
          </w:r>
          <w:r w:rsidRPr="00E77497" w:rsidDel="00805896">
            <w:rPr>
              <w:i/>
            </w:rPr>
            <w:delText>A</w:delText>
          </w:r>
          <w:r w:rsidRPr="00E77497" w:rsidDel="00805896">
            <w:delText xml:space="preserve"> with arguments ToString(</w:delText>
          </w:r>
          <w:r w:rsidRPr="00E77497" w:rsidDel="00805896">
            <w:rPr>
              <w:i/>
            </w:rPr>
            <w:delText>n</w:delText>
          </w:r>
          <w:r w:rsidRPr="00E77497" w:rsidDel="00805896">
            <w:delText xml:space="preserve">), Property Descriptor {[[Value]]: </w:delText>
          </w:r>
          <w:r w:rsidRPr="00E77497" w:rsidDel="00805896">
            <w:rPr>
              <w:i/>
            </w:rPr>
            <w:delText>v</w:delText>
          </w:r>
          <w:r w:rsidRPr="00E77497" w:rsidDel="00805896">
            <w:delText xml:space="preserve">, [[Writable]]: </w:delText>
          </w:r>
          <w:r w:rsidRPr="00E77497" w:rsidDel="00805896">
            <w:rPr>
              <w:b/>
            </w:rPr>
            <w:delText>true</w:delText>
          </w:r>
          <w:r w:rsidRPr="00E77497" w:rsidDel="00805896">
            <w:delText xml:space="preserve">, [[Enumerable]]: </w:delText>
          </w:r>
          <w:r w:rsidRPr="00E77497" w:rsidDel="00805896">
            <w:rPr>
              <w:b/>
            </w:rPr>
            <w:delText>true</w:delText>
          </w:r>
          <w:r w:rsidRPr="00E77497" w:rsidDel="00805896">
            <w:delText xml:space="preserve">, [[Configurable]]: </w:delText>
          </w:r>
          <w:r w:rsidRPr="00E77497" w:rsidDel="00805896">
            <w:rPr>
              <w:b/>
            </w:rPr>
            <w:delText>true</w:delText>
          </w:r>
          <w:r w:rsidRPr="00E77497" w:rsidDel="00805896">
            <w:delText xml:space="preserve">}, and </w:delText>
          </w:r>
          <w:r w:rsidRPr="00E77497" w:rsidDel="00805896">
            <w:rPr>
              <w:b/>
            </w:rPr>
            <w:delText>false</w:delText>
          </w:r>
          <w:r w:rsidRPr="00E77497" w:rsidDel="00805896">
            <w:delText>.</w:delText>
          </w:r>
        </w:del>
      </w:ins>
    </w:p>
    <w:p w14:paraId="00FB0E3D" w14:textId="77777777" w:rsidR="00583028" w:rsidRPr="00E77497" w:rsidDel="00805896" w:rsidRDefault="00583028" w:rsidP="006361CF">
      <w:pPr>
        <w:pStyle w:val="Alg3"/>
        <w:numPr>
          <w:ilvl w:val="1"/>
          <w:numId w:val="556"/>
        </w:numPr>
        <w:tabs>
          <w:tab w:val="clear" w:pos="1080"/>
          <w:tab w:val="num" w:pos="720"/>
        </w:tabs>
        <w:ind w:hanging="720"/>
        <w:rPr>
          <w:ins w:id="14744" w:author="Rev 3 Allen Wirfs-Brock" w:date="2011-09-11T14:46:00Z"/>
          <w:del w:id="14745" w:author="Rev 4 Allen Wirfs-Brock" w:date="2011-11-04T18:40:00Z"/>
        </w:rPr>
        <w:pPrChange w:id="14746" w:author="Rev 4 Allen Wirfs-Brock" w:date="2011-11-07T12:16:00Z">
          <w:pPr>
            <w:pStyle w:val="Alg3"/>
            <w:numPr>
              <w:ilvl w:val="1"/>
              <w:numId w:val="590"/>
            </w:numPr>
            <w:tabs>
              <w:tab w:val="clear" w:pos="360"/>
              <w:tab w:val="num" w:pos="720"/>
            </w:tabs>
            <w:ind w:left="1080" w:hanging="720"/>
          </w:pPr>
        </w:pPrChange>
      </w:pPr>
      <w:ins w:id="14747" w:author="Rev 3 Allen Wirfs-Brock" w:date="2011-09-11T14:46:00Z">
        <w:del w:id="14748" w:author="Rev 4 Allen Wirfs-Brock" w:date="2011-11-04T18:40:00Z">
          <w:r w:rsidRPr="00E77497" w:rsidDel="00805896">
            <w:delText xml:space="preserve">Let </w:delText>
          </w:r>
          <w:r w:rsidRPr="00E77497" w:rsidDel="00805896">
            <w:rPr>
              <w:i/>
            </w:rPr>
            <w:delText>n</w:delText>
          </w:r>
          <w:r w:rsidRPr="00E77497" w:rsidDel="00805896">
            <w:delText xml:space="preserve"> = </w:delText>
          </w:r>
          <w:r w:rsidRPr="00E77497" w:rsidDel="00805896">
            <w:rPr>
              <w:i/>
            </w:rPr>
            <w:delText>n</w:delText>
          </w:r>
          <w:r w:rsidRPr="00E77497" w:rsidDel="00805896">
            <w:delText>+1.</w:delText>
          </w:r>
        </w:del>
      </w:ins>
    </w:p>
    <w:p w14:paraId="3A5DDD9A" w14:textId="77777777" w:rsidR="00583028" w:rsidRPr="00E77497" w:rsidDel="00805896" w:rsidRDefault="00583028" w:rsidP="006361CF">
      <w:pPr>
        <w:pStyle w:val="Alg3"/>
        <w:numPr>
          <w:ilvl w:val="1"/>
          <w:numId w:val="556"/>
        </w:numPr>
        <w:tabs>
          <w:tab w:val="clear" w:pos="1080"/>
          <w:tab w:val="num" w:pos="720"/>
        </w:tabs>
        <w:ind w:hanging="720"/>
        <w:rPr>
          <w:ins w:id="14749" w:author="Rev 3 Allen Wirfs-Brock" w:date="2011-09-11T14:46:00Z"/>
          <w:del w:id="14750" w:author="Rev 4 Allen Wirfs-Brock" w:date="2011-11-04T18:40:00Z"/>
        </w:rPr>
        <w:pPrChange w:id="14751" w:author="Rev 4 Allen Wirfs-Brock" w:date="2011-11-07T12:16:00Z">
          <w:pPr>
            <w:pStyle w:val="Alg3"/>
            <w:numPr>
              <w:ilvl w:val="1"/>
              <w:numId w:val="590"/>
            </w:numPr>
            <w:tabs>
              <w:tab w:val="clear" w:pos="360"/>
              <w:tab w:val="num" w:pos="720"/>
            </w:tabs>
            <w:ind w:left="1080" w:hanging="720"/>
          </w:pPr>
        </w:pPrChange>
      </w:pPr>
      <w:ins w:id="14752" w:author="Rev 3 Allen Wirfs-Brock" w:date="2011-09-11T14:46:00Z">
        <w:del w:id="14753" w:author="Rev 4 Allen Wirfs-Brock" w:date="2011-11-04T18:40:00Z">
          <w:r w:rsidRPr="00E77497" w:rsidDel="00805896">
            <w:delText xml:space="preserve">Let </w:delText>
          </w:r>
          <w:r w:rsidRPr="00E77497" w:rsidDel="00805896">
            <w:rPr>
              <w:i/>
            </w:rPr>
            <w:delText>index</w:delText>
          </w:r>
          <w:r w:rsidRPr="00E77497" w:rsidDel="00805896">
            <w:delText xml:space="preserve"> = </w:delText>
          </w:r>
          <w:r w:rsidRPr="00E77497" w:rsidDel="00805896">
            <w:rPr>
              <w:i/>
            </w:rPr>
            <w:delText>index</w:delText>
          </w:r>
          <w:r w:rsidRPr="00E77497" w:rsidDel="00805896">
            <w:delText>+1.</w:delText>
          </w:r>
        </w:del>
      </w:ins>
    </w:p>
    <w:p w14:paraId="3E0B3390" w14:textId="77777777" w:rsidR="00583028" w:rsidRPr="00E77497" w:rsidDel="00805896" w:rsidRDefault="00E96A32" w:rsidP="006361CF">
      <w:pPr>
        <w:pStyle w:val="Alg3"/>
        <w:numPr>
          <w:ilvl w:val="0"/>
          <w:numId w:val="556"/>
        </w:numPr>
        <w:rPr>
          <w:ins w:id="14754" w:author="Rev 3 Allen Wirfs-Brock" w:date="2011-09-11T14:46:00Z"/>
          <w:del w:id="14755" w:author="Rev 4 Allen Wirfs-Brock" w:date="2011-11-04T18:40:00Z"/>
        </w:rPr>
        <w:pPrChange w:id="14756" w:author="Rev 4 Allen Wirfs-Brock" w:date="2011-11-07T12:16:00Z">
          <w:pPr>
            <w:pStyle w:val="Alg3"/>
            <w:numPr>
              <w:numId w:val="590"/>
            </w:numPr>
          </w:pPr>
        </w:pPrChange>
      </w:pPr>
      <w:ins w:id="14757" w:author="Rev 3 Allen Wirfs-Brock" w:date="2011-09-11T15:03:00Z">
        <w:del w:id="14758" w:author="Rev 4 Allen Wirfs-Brock" w:date="2011-11-04T18:40:00Z">
          <w:r w:rsidRPr="00E77497" w:rsidDel="00805896">
            <w:delText xml:space="preserve">Perform </w:delText>
          </w:r>
        </w:del>
      </w:ins>
      <w:ins w:id="14759" w:author="Rev 3 Allen Wirfs-Brock" w:date="2011-09-22T12:34:00Z">
        <w:del w:id="14760" w:author="Rev 4 Allen Wirfs-Brock" w:date="2011-11-04T18:40:00Z">
          <w:r w:rsidR="00FE73F6" w:rsidRPr="00E77497" w:rsidDel="00805896">
            <w:delText xml:space="preserve">Binding </w:delText>
          </w:r>
        </w:del>
      </w:ins>
      <w:ins w:id="14761" w:author="Rev 3 Allen Wirfs-Brock" w:date="2011-09-11T15:04:00Z">
        <w:del w:id="14762" w:author="Rev 4 Allen Wirfs-Brock" w:date="2011-11-04T18:40:00Z">
          <w:r w:rsidRPr="00E77497" w:rsidDel="00805896">
            <w:delText>Initialization</w:delText>
          </w:r>
        </w:del>
      </w:ins>
      <w:ins w:id="14763" w:author="Rev 3 Allen Wirfs-Brock" w:date="2011-09-11T15:03:00Z">
        <w:del w:id="14764" w:author="Rev 4 Allen Wirfs-Brock" w:date="2011-11-04T18:40:00Z">
          <w:r w:rsidRPr="00E77497" w:rsidDel="00805896">
            <w:delText xml:space="preserve"> for </w:delText>
          </w:r>
          <w:r w:rsidRPr="00E77497" w:rsidDel="00805896">
            <w:rPr>
              <w:i/>
            </w:rPr>
            <w:delText>BindingIdentifer</w:delText>
          </w:r>
          <w:r w:rsidRPr="00E77497" w:rsidDel="00805896">
            <w:delText xml:space="preserve"> using </w:delText>
          </w:r>
        </w:del>
      </w:ins>
      <w:ins w:id="14765" w:author="Rev 3 Allen Wirfs-Brock" w:date="2011-09-11T15:04:00Z">
        <w:del w:id="14766" w:author="Rev 4 Allen Wirfs-Brock" w:date="2011-11-04T18:40:00Z">
          <w:r w:rsidRPr="00E77497" w:rsidDel="00805896">
            <w:rPr>
              <w:i/>
            </w:rPr>
            <w:delText>A</w:delText>
          </w:r>
          <w:r w:rsidRPr="00E77497" w:rsidDel="00805896">
            <w:delText xml:space="preserve"> as the </w:delText>
          </w:r>
          <w:r w:rsidRPr="00E77497" w:rsidDel="00805896">
            <w:rPr>
              <w:i/>
            </w:rPr>
            <w:delText>value</w:delText>
          </w:r>
          <w:r w:rsidRPr="00E77497" w:rsidDel="00805896">
            <w:delText xml:space="preserve"> and </w:delText>
          </w:r>
          <w:r w:rsidRPr="00E77497" w:rsidDel="00805896">
            <w:rPr>
              <w:i/>
            </w:rPr>
            <w:delText>env</w:delText>
          </w:r>
          <w:r w:rsidRPr="00E77497" w:rsidDel="00805896">
            <w:delText xml:space="preserve"> as the</w:delText>
          </w:r>
        </w:del>
      </w:ins>
      <w:ins w:id="14767" w:author="Rev 3 Allen Wirfs-Brock" w:date="2011-09-11T15:05:00Z">
        <w:del w:id="14768" w:author="Rev 4 Allen Wirfs-Brock" w:date="2011-11-04T18:40:00Z">
          <w:r w:rsidRPr="00E77497" w:rsidDel="00805896">
            <w:delText xml:space="preserve"> </w:delText>
          </w:r>
          <w:r w:rsidRPr="00E77497" w:rsidDel="00805896">
            <w:rPr>
              <w:i/>
            </w:rPr>
            <w:delText>enviornment</w:delText>
          </w:r>
        </w:del>
      </w:ins>
      <w:ins w:id="14769" w:author="Rev 3 Allen Wirfs-Brock" w:date="2011-09-11T14:46:00Z">
        <w:del w:id="14770" w:author="Rev 4 Allen Wirfs-Brock" w:date="2011-11-04T18:40:00Z">
          <w:r w:rsidR="00583028" w:rsidRPr="00E77497" w:rsidDel="00805896">
            <w:delText>.</w:delText>
          </w:r>
        </w:del>
      </w:ins>
    </w:p>
    <w:p w14:paraId="4EC5FFB7" w14:textId="77777777" w:rsidR="00583028" w:rsidRPr="00E77497" w:rsidDel="00715A67" w:rsidRDefault="00583028" w:rsidP="00583028">
      <w:pPr>
        <w:rPr>
          <w:ins w:id="14771" w:author="Rev 3 Allen Wirfs-Brock" w:date="2011-09-11T14:46:00Z"/>
          <w:del w:id="14772" w:author="Rev 4 Allen Wirfs-Brock" w:date="2011-11-04T17:57:00Z"/>
        </w:rPr>
      </w:pPr>
    </w:p>
    <w:p w14:paraId="1CEFF89B" w14:textId="77777777" w:rsidR="0058214B" w:rsidRPr="00E77497" w:rsidDel="00805896" w:rsidRDefault="0058214B" w:rsidP="00F17B4B">
      <w:pPr>
        <w:rPr>
          <w:ins w:id="14773" w:author="Rev 3 Allen Wirfs-Brock" w:date="2011-08-31T16:10:00Z"/>
          <w:del w:id="14774" w:author="Rev 4 Allen Wirfs-Brock" w:date="2011-11-04T18:40:00Z"/>
        </w:rPr>
      </w:pPr>
    </w:p>
    <w:p w14:paraId="3D212614" w14:textId="77777777" w:rsidR="004C02EF" w:rsidRPr="00E77497" w:rsidRDefault="004C02EF" w:rsidP="003A4B22">
      <w:pPr>
        <w:pStyle w:val="20"/>
        <w:numPr>
          <w:ilvl w:val="0"/>
          <w:numId w:val="0"/>
        </w:numPr>
      </w:pPr>
      <w:bookmarkStart w:id="14775" w:name="_Toc235503452"/>
      <w:bookmarkStart w:id="14776" w:name="_Toc241509227"/>
      <w:bookmarkStart w:id="14777" w:name="_Toc244416714"/>
      <w:bookmarkStart w:id="14778" w:name="_Toc276631078"/>
      <w:bookmarkStart w:id="14779" w:name="_Toc323907711"/>
      <w:bookmarkEnd w:id="12666"/>
      <w:bookmarkEnd w:id="12667"/>
      <w:bookmarkEnd w:id="12668"/>
      <w:bookmarkEnd w:id="12669"/>
      <w:r w:rsidRPr="00E77497">
        <w:t>12.3</w:t>
      </w:r>
      <w:r w:rsidRPr="00E77497">
        <w:tab/>
        <w:t>Empty Statemen</w:t>
      </w:r>
      <w:bookmarkEnd w:id="12638"/>
      <w:bookmarkEnd w:id="12639"/>
      <w:bookmarkEnd w:id="12657"/>
      <w:bookmarkEnd w:id="12658"/>
      <w:bookmarkEnd w:id="12659"/>
      <w:bookmarkEnd w:id="12660"/>
      <w:bookmarkEnd w:id="12661"/>
      <w:r w:rsidRPr="00E77497">
        <w:t>t</w:t>
      </w:r>
      <w:bookmarkEnd w:id="12664"/>
      <w:bookmarkEnd w:id="12665"/>
      <w:bookmarkEnd w:id="14775"/>
      <w:bookmarkEnd w:id="14776"/>
      <w:bookmarkEnd w:id="14777"/>
      <w:bookmarkEnd w:id="14778"/>
      <w:bookmarkEnd w:id="14779"/>
    </w:p>
    <w:p w14:paraId="3BBEA9F4" w14:textId="77777777" w:rsidR="004C02EF" w:rsidRPr="00E77497" w:rsidRDefault="004C02EF" w:rsidP="004C02EF">
      <w:pPr>
        <w:pStyle w:val="Syntax"/>
      </w:pPr>
      <w:r w:rsidRPr="00E77497">
        <w:t>Syntax</w:t>
      </w:r>
    </w:p>
    <w:p w14:paraId="1C8AC392" w14:textId="77777777" w:rsidR="004C02EF" w:rsidRPr="00E77497" w:rsidRDefault="004C02EF" w:rsidP="004C02EF">
      <w:pPr>
        <w:pStyle w:val="SyntaxRule"/>
      </w:pPr>
      <w:r w:rsidRPr="00E77497">
        <w:t xml:space="preserve">EmptyStatement </w:t>
      </w:r>
      <w:r w:rsidRPr="00E77497">
        <w:rPr>
          <w:rFonts w:ascii="Arial" w:hAnsi="Arial"/>
          <w:b/>
          <w:i w:val="0"/>
        </w:rPr>
        <w:t>:</w:t>
      </w:r>
    </w:p>
    <w:p w14:paraId="127D67E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70087ED4" w14:textId="77777777" w:rsidR="004901F8" w:rsidRPr="00E77497" w:rsidRDefault="004901F8" w:rsidP="004901F8">
      <w:pPr>
        <w:pStyle w:val="40"/>
        <w:numPr>
          <w:ilvl w:val="0"/>
          <w:numId w:val="0"/>
        </w:numPr>
        <w:rPr>
          <w:ins w:id="14780" w:author="Rev 6 Allen Wirfs-Brock" w:date="2012-02-25T11:24:00Z"/>
        </w:rPr>
      </w:pPr>
      <w:ins w:id="14781" w:author="Rev 6 Allen Wirfs-Brock" w:date="2012-02-25T11:24:00Z">
        <w:r w:rsidRPr="00E77497">
          <w:t>Runtime Semantics</w:t>
        </w:r>
      </w:ins>
    </w:p>
    <w:p w14:paraId="10F690C4" w14:textId="77777777" w:rsidR="00B245D9" w:rsidRPr="00E77497" w:rsidRDefault="00B245D9" w:rsidP="00B245D9">
      <w:pPr>
        <w:keepNext/>
        <w:rPr>
          <w:ins w:id="14782" w:author="Rev 4 Allen Wirfs-Brock" w:date="2011-10-15T18:36:00Z"/>
          <w:rFonts w:ascii="Helvetica" w:hAnsi="Helvetica"/>
          <w:b/>
        </w:rPr>
      </w:pPr>
      <w:ins w:id="14783"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5E1C6B85" w14:textId="77777777" w:rsidR="004C02EF" w:rsidRPr="00E77497" w:rsidDel="00B245D9" w:rsidRDefault="004C02EF" w:rsidP="004C02EF">
      <w:pPr>
        <w:pStyle w:val="Syntax"/>
        <w:rPr>
          <w:del w:id="14784" w:author="Rev 4 Allen Wirfs-Brock" w:date="2011-10-15T18:36:00Z"/>
        </w:rPr>
      </w:pPr>
      <w:del w:id="14785" w:author="Rev 4 Allen Wirfs-Brock" w:date="2011-10-15T18:36:00Z">
        <w:r w:rsidRPr="00E77497" w:rsidDel="00B245D9">
          <w:delText>Semantics</w:delText>
        </w:r>
      </w:del>
    </w:p>
    <w:p w14:paraId="0355AFA0" w14:textId="77777777" w:rsidR="004C02EF" w:rsidRPr="00E77497" w:rsidRDefault="004C02EF" w:rsidP="004C02EF">
      <w:del w:id="14786" w:author="Rev 4 Allen Wirfs-Brock" w:date="2011-10-15T18:36:00Z">
        <w:r w:rsidRPr="00E77497" w:rsidDel="00B245D9">
          <w:delText xml:space="preserve">The production </w:delText>
        </w:r>
      </w:del>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del w:id="14787" w:author="Rev 4 Allen Wirfs-Brock" w:date="2011-10-15T18:36:00Z">
        <w:r w:rsidRPr="00E77497" w:rsidDel="00B245D9">
          <w:delText>is evaluated as follows:</w:delText>
        </w:r>
      </w:del>
      <w:bookmarkStart w:id="14788" w:name="_Toc381513713"/>
    </w:p>
    <w:p w14:paraId="093F4C98" w14:textId="77777777"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ins w:id="14789" w:author="Rev 6 Allen Wirfs-Brock" w:date="2012-02-23T12:39:00Z">
        <w:r w:rsidR="00DE1793">
          <w:t>NormalCompletion(</w:t>
        </w:r>
      </w:ins>
      <w:del w:id="14790" w:author="Rev 6 Allen Wirfs-Brock" w:date="2012-02-18T11:48:00Z">
        <w:r w:rsidRPr="00E77497" w:rsidDel="00EB121A">
          <w:delText>(</w:delText>
        </w:r>
      </w:del>
      <w:del w:id="14791" w:author="Rev 6 Allen Wirfs-Brock" w:date="2012-02-23T12:39:00Z">
        <w:r w:rsidRPr="00E77497" w:rsidDel="00DE1793">
          <w:rPr>
            <w:rFonts w:ascii="Arial" w:hAnsi="Arial"/>
          </w:rPr>
          <w:delText>normal</w:delText>
        </w:r>
        <w:r w:rsidRPr="00E77497" w:rsidDel="00DE1793">
          <w:delText>,</w:delText>
        </w:r>
        <w:r w:rsidRPr="00E77497" w:rsidDel="00DE1793">
          <w:rPr>
            <w:rFonts w:ascii="Arial" w:hAnsi="Arial"/>
          </w:rPr>
          <w:delText xml:space="preserve"> </w:delText>
        </w:r>
      </w:del>
      <w:r w:rsidRPr="00E77497">
        <w:rPr>
          <w:rFonts w:ascii="Arial" w:hAnsi="Arial"/>
        </w:rPr>
        <w:t>empty</w:t>
      </w:r>
      <w:del w:id="14792" w:author="Rev 6 Allen Wirfs-Brock" w:date="2012-02-23T12:39:00Z">
        <w:r w:rsidRPr="00E77497" w:rsidDel="00DE1793">
          <w:delText>,</w:delText>
        </w:r>
        <w:r w:rsidRPr="00E77497" w:rsidDel="00DE1793">
          <w:rPr>
            <w:rFonts w:ascii="Arial" w:hAnsi="Arial"/>
          </w:rPr>
          <w:delText xml:space="preserve"> empty</w:delText>
        </w:r>
      </w:del>
      <w:del w:id="14793" w:author="Rev 6 Allen Wirfs-Brock" w:date="2012-02-18T11:49:00Z">
        <w:r w:rsidRPr="00E77497" w:rsidDel="00EB121A">
          <w:delText>)</w:delText>
        </w:r>
        <w:r w:rsidRPr="00E77497" w:rsidDel="00EB121A">
          <w:rPr>
            <w:rFonts w:ascii="Arial" w:hAnsi="Arial"/>
          </w:rPr>
          <w:delText>.</w:delText>
        </w:r>
      </w:del>
      <w:ins w:id="14794" w:author="Rev 6 Allen Wirfs-Brock" w:date="2012-02-23T12:39:00Z">
        <w:r w:rsidR="00DE1793">
          <w:t>)</w:t>
        </w:r>
      </w:ins>
      <w:ins w:id="14795" w:author="Rev 6 Allen Wirfs-Brock" w:date="2012-02-18T11:49:00Z">
        <w:r w:rsidR="00EB121A" w:rsidRPr="00E77497">
          <w:rPr>
            <w:rFonts w:ascii="Arial" w:hAnsi="Arial"/>
          </w:rPr>
          <w:t>.</w:t>
        </w:r>
      </w:ins>
    </w:p>
    <w:p w14:paraId="5C6A10EC" w14:textId="77777777" w:rsidR="004C02EF" w:rsidRPr="00E77497" w:rsidRDefault="004C02EF" w:rsidP="003A4B22">
      <w:pPr>
        <w:pStyle w:val="20"/>
        <w:numPr>
          <w:ilvl w:val="0"/>
          <w:numId w:val="0"/>
        </w:numPr>
      </w:pPr>
      <w:bookmarkStart w:id="14796" w:name="_Toc382212235"/>
      <w:bookmarkStart w:id="14797" w:name="_Toc382212722"/>
      <w:bookmarkStart w:id="14798" w:name="_Toc382291580"/>
      <w:bookmarkStart w:id="14799" w:name="_Toc385672229"/>
      <w:bookmarkStart w:id="14800" w:name="_Toc393690333"/>
      <w:bookmarkStart w:id="14801" w:name="_Ref456010696"/>
      <w:bookmarkStart w:id="14802" w:name="_Toc472818878"/>
      <w:bookmarkStart w:id="14803" w:name="_Toc235503453"/>
      <w:bookmarkStart w:id="14804" w:name="_Toc241509228"/>
      <w:bookmarkStart w:id="14805" w:name="_Toc244416715"/>
      <w:bookmarkStart w:id="14806" w:name="_Toc276631079"/>
      <w:bookmarkStart w:id="14807" w:name="_Toc323907712"/>
      <w:bookmarkEnd w:id="12640"/>
      <w:bookmarkEnd w:id="12641"/>
      <w:bookmarkEnd w:id="14788"/>
      <w:r w:rsidRPr="00E77497">
        <w:t>12.4</w:t>
      </w:r>
      <w:r w:rsidRPr="00E77497">
        <w:tab/>
        <w:t>Expression Statemen</w:t>
      </w:r>
      <w:bookmarkEnd w:id="14796"/>
      <w:bookmarkEnd w:id="14797"/>
      <w:bookmarkEnd w:id="14798"/>
      <w:bookmarkEnd w:id="14799"/>
      <w:bookmarkEnd w:id="14800"/>
      <w:r w:rsidRPr="00E77497">
        <w:t>t</w:t>
      </w:r>
      <w:bookmarkEnd w:id="14801"/>
      <w:bookmarkEnd w:id="14802"/>
      <w:bookmarkEnd w:id="14803"/>
      <w:bookmarkEnd w:id="14804"/>
      <w:bookmarkEnd w:id="14805"/>
      <w:bookmarkEnd w:id="14806"/>
      <w:bookmarkEnd w:id="14807"/>
    </w:p>
    <w:p w14:paraId="6C18264B" w14:textId="77777777" w:rsidR="004C02EF" w:rsidRPr="00E77497" w:rsidRDefault="004C02EF" w:rsidP="004C02EF">
      <w:pPr>
        <w:pStyle w:val="Syntax"/>
      </w:pPr>
      <w:r w:rsidRPr="00E77497">
        <w:t>Syntax</w:t>
      </w:r>
    </w:p>
    <w:p w14:paraId="7581EF0C"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14BC9D77"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i w:val="0"/>
          <w:sz w:val="16"/>
          <w:szCs w:val="16"/>
        </w:rPr>
        <w:t>}]</w:t>
      </w:r>
      <w:r w:rsidRPr="00E77497">
        <w:t xml:space="preserve"> Expression </w:t>
      </w:r>
      <w:r w:rsidRPr="00E77497">
        <w:rPr>
          <w:rFonts w:ascii="Courier New" w:hAnsi="Courier New"/>
          <w:b/>
          <w:i w:val="0"/>
        </w:rPr>
        <w:t>;</w:t>
      </w:r>
    </w:p>
    <w:p w14:paraId="22F1ACAF"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keyword because that might make it ambiguous with a </w:t>
      </w:r>
      <w:r w:rsidRPr="00E77497">
        <w:rPr>
          <w:rStyle w:val="bnf"/>
        </w:rPr>
        <w:t>FunctionDeclaration</w:t>
      </w:r>
      <w:r w:rsidRPr="00E77497">
        <w:t>.</w:t>
      </w:r>
    </w:p>
    <w:p w14:paraId="2C7A6FDF" w14:textId="77777777" w:rsidR="004901F8" w:rsidRPr="00E77497" w:rsidRDefault="004901F8" w:rsidP="004901F8">
      <w:pPr>
        <w:pStyle w:val="40"/>
        <w:numPr>
          <w:ilvl w:val="0"/>
          <w:numId w:val="0"/>
        </w:numPr>
        <w:rPr>
          <w:ins w:id="14808" w:author="Rev 6 Allen Wirfs-Brock" w:date="2012-02-25T11:24:00Z"/>
        </w:rPr>
      </w:pPr>
      <w:ins w:id="14809" w:author="Rev 6 Allen Wirfs-Brock" w:date="2012-02-25T11:24:00Z">
        <w:r w:rsidRPr="00E77497">
          <w:t>Runtime Semantics</w:t>
        </w:r>
      </w:ins>
    </w:p>
    <w:p w14:paraId="70227DA0" w14:textId="77777777" w:rsidR="00B245D9" w:rsidRPr="00E77497" w:rsidRDefault="00B245D9" w:rsidP="00B245D9">
      <w:pPr>
        <w:keepNext/>
        <w:rPr>
          <w:ins w:id="14810" w:author="Rev 4 Allen Wirfs-Brock" w:date="2011-10-15T18:36:00Z"/>
          <w:rFonts w:ascii="Helvetica" w:hAnsi="Helvetica"/>
          <w:b/>
        </w:rPr>
      </w:pPr>
      <w:ins w:id="14811"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763A4521" w14:textId="77777777" w:rsidR="004C02EF" w:rsidRPr="00E77497" w:rsidDel="00B245D9" w:rsidRDefault="004C02EF" w:rsidP="004C02EF">
      <w:pPr>
        <w:pStyle w:val="Syntax"/>
        <w:rPr>
          <w:del w:id="14812" w:author="Rev 4 Allen Wirfs-Brock" w:date="2011-10-15T18:36:00Z"/>
        </w:rPr>
      </w:pPr>
      <w:del w:id="14813" w:author="Rev 4 Allen Wirfs-Brock" w:date="2011-10-15T18:36:00Z">
        <w:r w:rsidRPr="00E77497" w:rsidDel="00B245D9">
          <w:delText>Semantics</w:delText>
        </w:r>
      </w:del>
    </w:p>
    <w:p w14:paraId="347AF34F" w14:textId="77777777" w:rsidR="004C02EF" w:rsidRPr="00E77497" w:rsidRDefault="004C02EF" w:rsidP="004C02EF">
      <w:del w:id="14814" w:author="Rev 4 Allen Wirfs-Brock" w:date="2011-10-15T18:36:00Z">
        <w:r w:rsidRPr="00E77497" w:rsidDel="00B245D9">
          <w:delText xml:space="preserve">The production </w:delText>
        </w:r>
      </w:del>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del w:id="14815" w:author="Rev 4 Allen Wirfs-Brock" w:date="2011-10-15T18:37:00Z">
        <w:r w:rsidRPr="00E77497" w:rsidDel="00B245D9">
          <w:delText>is evaluated as follows:</w:delText>
        </w:r>
      </w:del>
      <w:bookmarkStart w:id="14816" w:name="_Toc382212723"/>
    </w:p>
    <w:p w14:paraId="6BD4DBF6" w14:textId="77777777"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14816"/>
      <w:r w:rsidRPr="00E77497">
        <w:t>.</w:t>
      </w:r>
      <w:bookmarkStart w:id="14817" w:name="_Toc382212724"/>
    </w:p>
    <w:bookmarkEnd w:id="14817"/>
    <w:p w14:paraId="60076A65" w14:textId="77777777" w:rsidR="00EB121A" w:rsidRDefault="00EB121A" w:rsidP="00EB121A">
      <w:pPr>
        <w:pStyle w:val="Alg2"/>
        <w:numPr>
          <w:ilvl w:val="0"/>
          <w:numId w:val="116"/>
        </w:numPr>
        <w:contextualSpacing/>
        <w:rPr>
          <w:ins w:id="14818" w:author="Rev 6 Allen Wirfs-Brock" w:date="2012-02-18T11:52:00Z"/>
        </w:rPr>
      </w:pPr>
      <w:ins w:id="14819" w:author="Rev 6 Allen Wirfs-Brock" w:date="2012-02-18T11:52:00Z">
        <w:r>
          <w:t xml:space="preserve">Let </w:t>
        </w:r>
        <w:r w:rsidRPr="0027695A">
          <w:rPr>
            <w:i/>
          </w:rPr>
          <w:t>value</w:t>
        </w:r>
        <w:r>
          <w:t xml:space="preserve"> be </w:t>
        </w:r>
        <w:r w:rsidRPr="00E77497">
          <w:t>GetValue(</w:t>
        </w:r>
        <w:r w:rsidRPr="00E77497">
          <w:rPr>
            <w:i/>
          </w:rPr>
          <w:t>exprRef</w:t>
        </w:r>
        <w:r w:rsidRPr="00E77497">
          <w:t>)</w:t>
        </w:r>
        <w:r>
          <w:t>.</w:t>
        </w:r>
      </w:ins>
    </w:p>
    <w:p w14:paraId="1789929D" w14:textId="77777777" w:rsidR="00EB121A" w:rsidRDefault="00EB121A" w:rsidP="00EB121A">
      <w:pPr>
        <w:pStyle w:val="Alg2"/>
        <w:numPr>
          <w:ilvl w:val="0"/>
          <w:numId w:val="116"/>
        </w:numPr>
        <w:contextualSpacing/>
        <w:rPr>
          <w:ins w:id="14820" w:author="Rev 6 Allen Wirfs-Brock" w:date="2012-02-18T11:50:00Z"/>
        </w:rPr>
      </w:pPr>
      <w:ins w:id="14821" w:author="Rev 6 Allen Wirfs-Brock" w:date="2012-02-18T11:50:00Z">
        <w:r>
          <w:t xml:space="preserve">If </w:t>
        </w:r>
      </w:ins>
      <w:ins w:id="14822" w:author="Rev 6 Allen Wirfs-Brock" w:date="2012-02-18T11:52:00Z">
        <w:r w:rsidRPr="00EB121A">
          <w:rPr>
            <w:i/>
          </w:rPr>
          <w:t>value</w:t>
        </w:r>
        <w:r>
          <w:t xml:space="preserve"> </w:t>
        </w:r>
      </w:ins>
      <w:ins w:id="14823" w:author="Rev 6 Allen Wirfs-Brock" w:date="2012-02-18T11:50:00Z">
        <w:r>
          <w:t xml:space="preserve">is an abrupt completion, return </w:t>
        </w:r>
      </w:ins>
      <w:ins w:id="14824" w:author="Rev 6 Allen Wirfs-Brock" w:date="2012-02-18T11:52:00Z">
        <w:r w:rsidRPr="00EB121A">
          <w:rPr>
            <w:i/>
          </w:rPr>
          <w:t>value</w:t>
        </w:r>
      </w:ins>
      <w:ins w:id="14825" w:author="Rev 6 Allen Wirfs-Brock" w:date="2012-02-18T11:50:00Z">
        <w:r>
          <w:t>.</w:t>
        </w:r>
      </w:ins>
    </w:p>
    <w:p w14:paraId="13CA566C" w14:textId="77777777" w:rsidR="004C02EF" w:rsidRPr="00E77497" w:rsidRDefault="004C02EF" w:rsidP="00B34B48">
      <w:pPr>
        <w:pStyle w:val="Alg2"/>
        <w:numPr>
          <w:ilvl w:val="0"/>
          <w:numId w:val="116"/>
        </w:numPr>
        <w:spacing w:after="220"/>
      </w:pPr>
      <w:r w:rsidRPr="00E77497">
        <w:t xml:space="preserve">Return </w:t>
      </w:r>
      <w:ins w:id="14826" w:author="Rev 6 Allen Wirfs-Brock" w:date="2012-02-23T12:42:00Z">
        <w:r w:rsidR="00DE1793">
          <w:t>NormalCompletion(</w:t>
        </w:r>
      </w:ins>
      <w:del w:id="14827" w:author="Rev 6 Allen Wirfs-Brock" w:date="2012-02-18T11:50:00Z">
        <w:r w:rsidRPr="00E77497" w:rsidDel="00EB121A">
          <w:delText>(</w:delText>
        </w:r>
      </w:del>
      <w:del w:id="14828" w:author="Rev 6 Allen Wirfs-Brock" w:date="2012-02-23T12:42:00Z">
        <w:r w:rsidRPr="00E77497" w:rsidDel="00DE1793">
          <w:rPr>
            <w:rFonts w:ascii="Arial" w:hAnsi="Arial" w:cs="Arial"/>
          </w:rPr>
          <w:delText>normal</w:delText>
        </w:r>
        <w:r w:rsidRPr="00E77497" w:rsidDel="00DE1793">
          <w:delText xml:space="preserve">, </w:delText>
        </w:r>
      </w:del>
      <w:del w:id="14829" w:author="Rev 6 Allen Wirfs-Brock" w:date="2012-02-18T11:53:00Z">
        <w:r w:rsidRPr="00EB121A" w:rsidDel="00EB121A">
          <w:rPr>
            <w:i/>
          </w:rPr>
          <w:delText>GetValue(exprRef)</w:delText>
        </w:r>
      </w:del>
      <w:ins w:id="14830" w:author="Rev 6 Allen Wirfs-Brock" w:date="2012-02-18T11:53:00Z">
        <w:r w:rsidR="00EB121A" w:rsidRPr="00EB121A">
          <w:rPr>
            <w:i/>
          </w:rPr>
          <w:t>value</w:t>
        </w:r>
      </w:ins>
      <w:del w:id="14831" w:author="Rev 6 Allen Wirfs-Brock" w:date="2012-02-23T12:42:00Z">
        <w:r w:rsidRPr="00E77497" w:rsidDel="00DE1793">
          <w:delText xml:space="preserve">, </w:delText>
        </w:r>
        <w:r w:rsidRPr="00E77497" w:rsidDel="00DE1793">
          <w:rPr>
            <w:rFonts w:ascii="Arial" w:hAnsi="Arial" w:cs="Arial"/>
          </w:rPr>
          <w:delText>empty</w:delText>
        </w:r>
      </w:del>
      <w:r w:rsidRPr="00E77497">
        <w:t>).</w:t>
      </w:r>
    </w:p>
    <w:p w14:paraId="5462285A" w14:textId="77777777" w:rsidR="004C02EF" w:rsidRPr="00E77497" w:rsidRDefault="004C02EF" w:rsidP="003A4B22">
      <w:pPr>
        <w:pStyle w:val="20"/>
        <w:numPr>
          <w:ilvl w:val="0"/>
          <w:numId w:val="0"/>
        </w:numPr>
      </w:pPr>
      <w:bookmarkStart w:id="14832" w:name="_Toc375031200"/>
      <w:bookmarkStart w:id="14833" w:name="_Toc381513714"/>
      <w:bookmarkStart w:id="14834" w:name="_Toc382212236"/>
      <w:bookmarkStart w:id="14835" w:name="_Toc382212725"/>
      <w:bookmarkStart w:id="14836" w:name="_Toc382291581"/>
      <w:bookmarkStart w:id="14837" w:name="_Toc385672230"/>
      <w:bookmarkStart w:id="14838" w:name="_Toc393690334"/>
      <w:bookmarkStart w:id="14839" w:name="_Ref457437655"/>
      <w:bookmarkStart w:id="14840" w:name="_Toc472818879"/>
      <w:bookmarkStart w:id="14841" w:name="_Toc235503454"/>
      <w:bookmarkStart w:id="14842" w:name="_Toc241509229"/>
      <w:bookmarkStart w:id="14843" w:name="_Toc244416716"/>
      <w:bookmarkStart w:id="14844" w:name="_Toc276631080"/>
      <w:bookmarkStart w:id="14845" w:name="_Toc323907713"/>
      <w:r w:rsidRPr="00E77497">
        <w:t>12.5</w:t>
      </w:r>
      <w:r w:rsidRPr="00E77497">
        <w:tab/>
        <w:t xml:space="preserve">The </w:t>
      </w:r>
      <w:r w:rsidRPr="00E77497">
        <w:rPr>
          <w:rFonts w:ascii="Courier New" w:hAnsi="Courier New"/>
        </w:rPr>
        <w:t>if</w:t>
      </w:r>
      <w:r w:rsidRPr="00E77497">
        <w:t xml:space="preserve"> Statemen</w:t>
      </w:r>
      <w:bookmarkEnd w:id="14832"/>
      <w:bookmarkEnd w:id="14833"/>
      <w:bookmarkEnd w:id="14834"/>
      <w:bookmarkEnd w:id="14835"/>
      <w:bookmarkEnd w:id="14836"/>
      <w:bookmarkEnd w:id="14837"/>
      <w:bookmarkEnd w:id="14838"/>
      <w:r w:rsidRPr="00E77497">
        <w:t>t</w:t>
      </w:r>
      <w:bookmarkEnd w:id="14839"/>
      <w:bookmarkEnd w:id="14840"/>
      <w:bookmarkEnd w:id="14841"/>
      <w:bookmarkEnd w:id="14842"/>
      <w:bookmarkEnd w:id="14843"/>
      <w:bookmarkEnd w:id="14844"/>
      <w:bookmarkEnd w:id="14845"/>
    </w:p>
    <w:p w14:paraId="54B2EA99" w14:textId="77777777" w:rsidR="004C02EF" w:rsidRPr="00E77497" w:rsidRDefault="004C02EF" w:rsidP="004C02EF">
      <w:pPr>
        <w:pStyle w:val="Syntax"/>
      </w:pPr>
      <w:r w:rsidRPr="00E77497">
        <w:t>Syntax</w:t>
      </w:r>
    </w:p>
    <w:p w14:paraId="6EDECA9E" w14:textId="77777777" w:rsidR="004C02EF" w:rsidRPr="00E77497" w:rsidRDefault="004C02EF" w:rsidP="004C02EF">
      <w:pPr>
        <w:pStyle w:val="SyntaxRule"/>
      </w:pPr>
      <w:r w:rsidRPr="00E77497">
        <w:t xml:space="preserve">IfStatement </w:t>
      </w:r>
      <w:r w:rsidRPr="00E77497">
        <w:rPr>
          <w:rFonts w:ascii="Arial" w:hAnsi="Arial"/>
          <w:b/>
          <w:i w:val="0"/>
        </w:rPr>
        <w:t>:</w:t>
      </w:r>
    </w:p>
    <w:p w14:paraId="741003D6"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25700D13"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56B24DC5" w14:textId="77777777" w:rsidR="00AD4164" w:rsidRPr="00E77497" w:rsidRDefault="00AD4164" w:rsidP="00AD4164">
      <w:pPr>
        <w:rPr>
          <w:ins w:id="14846" w:author="Rev 4 Allen Wirfs-Brock" w:date="2011-10-15T18:38:00Z"/>
          <w:rFonts w:ascii="Helvetica" w:hAnsi="Helvetica"/>
          <w:b/>
        </w:rPr>
      </w:pPr>
      <w:ins w:id="14847" w:author="Rev 4 Allen Wirfs-Brock" w:date="2011-10-15T18:38:00Z">
        <w:r w:rsidRPr="00E77497">
          <w:rPr>
            <w:rFonts w:ascii="Helvetica" w:hAnsi="Helvetica"/>
            <w:b/>
          </w:rPr>
          <w:t xml:space="preserve">Static Semantics:  </w:t>
        </w:r>
        <w:r w:rsidRPr="00E77497">
          <w:rPr>
            <w:rFonts w:ascii="Helvetica" w:hAnsi="Helvetica"/>
            <w:b/>
            <w:lang w:eastAsia="en-US"/>
          </w:rPr>
          <w:t>VarDeclaredNames</w:t>
        </w:r>
      </w:ins>
    </w:p>
    <w:p w14:paraId="115E5D6E" w14:textId="77777777" w:rsidR="004C02EF" w:rsidRPr="00E77497" w:rsidDel="00AD4164" w:rsidRDefault="004C02EF" w:rsidP="004C02EF">
      <w:pPr>
        <w:pStyle w:val="Syntax"/>
        <w:rPr>
          <w:del w:id="14848" w:author="Rev 4 Allen Wirfs-Brock" w:date="2011-10-15T18:38:00Z"/>
        </w:rPr>
      </w:pPr>
      <w:del w:id="14849" w:author="Rev 4 Allen Wirfs-Brock" w:date="2011-10-15T18:38:00Z">
        <w:r w:rsidRPr="00E77497" w:rsidDel="00AD4164">
          <w:delText>Semantics</w:delText>
        </w:r>
      </w:del>
    </w:p>
    <w:p w14:paraId="6C32F6C9" w14:textId="77777777" w:rsidR="00B41F00" w:rsidRPr="00E77497" w:rsidRDefault="00B41F00" w:rsidP="007B6D32">
      <w:pPr>
        <w:jc w:val="left"/>
        <w:rPr>
          <w:ins w:id="14850" w:author="Rev 3 Allen Wirfs-Brock" w:date="2011-09-02T10:44:00Z"/>
        </w:rPr>
      </w:pPr>
      <w:ins w:id="14851" w:author="Rev 3 Allen Wirfs-Brock" w:date="2011-09-02T10:44:00Z">
        <w:del w:id="14852" w:author="Rev 4 Allen Wirfs-Brock" w:date="2011-10-15T18:38:00Z">
          <w:r w:rsidRPr="00E77497" w:rsidDel="00AD4164">
            <w:delText xml:space="preserve">The VarDeclaredNames of the production  </w:delText>
          </w:r>
        </w:del>
      </w:ins>
      <w:ins w:id="14853" w:author="Rev 3 Allen Wirfs-Brock" w:date="2011-09-02T10:45: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ins>
      <w:ins w:id="14854" w:author="Rev 3 Allen Wirfs-Brock" w:date="2011-09-02T10:44:00Z">
        <w:r w:rsidRPr="00E77497">
          <w:t xml:space="preserve"> </w:t>
        </w:r>
        <w:del w:id="14855" w:author="Rev 4 Allen Wirfs-Brock" w:date="2011-10-15T18:38:00Z">
          <w:r w:rsidRPr="00E77497" w:rsidDel="00AD4164">
            <w:delText>is determined as follows:</w:delText>
          </w:r>
        </w:del>
      </w:ins>
    </w:p>
    <w:p w14:paraId="7A327534" w14:textId="77777777" w:rsidR="00B41F00" w:rsidRPr="00E77497" w:rsidRDefault="00B41F00" w:rsidP="00B34B48">
      <w:pPr>
        <w:pStyle w:val="Alg4"/>
        <w:numPr>
          <w:ilvl w:val="0"/>
          <w:numId w:val="475"/>
        </w:numPr>
        <w:spacing w:after="220"/>
        <w:contextualSpacing/>
        <w:rPr>
          <w:ins w:id="14856" w:author="Rev 3 Allen Wirfs-Brock" w:date="2011-09-02T10:44:00Z"/>
        </w:rPr>
      </w:pPr>
      <w:ins w:id="14857" w:author="Rev 3 Allen Wirfs-Brock" w:date="2011-09-02T10:44:00Z">
        <w:r w:rsidRPr="00E77497">
          <w:t xml:space="preserve">Let </w:t>
        </w:r>
        <w:r w:rsidRPr="00E77497">
          <w:rPr>
            <w:i/>
          </w:rPr>
          <w:t xml:space="preserve">names </w:t>
        </w:r>
        <w:r w:rsidRPr="00E77497">
          <w:t xml:space="preserve">be VarDeclaredNames of </w:t>
        </w:r>
      </w:ins>
      <w:ins w:id="14858" w:author="Rev 3 Allen Wirfs-Brock" w:date="2011-09-02T10:46:00Z">
        <w:r w:rsidRPr="00E77497">
          <w:t xml:space="preserve">the first </w:t>
        </w:r>
        <w:r w:rsidRPr="00E77497">
          <w:rPr>
            <w:i/>
          </w:rPr>
          <w:t>Statement</w:t>
        </w:r>
      </w:ins>
      <w:ins w:id="14859" w:author="Rev 3 Allen Wirfs-Brock" w:date="2011-09-02T10:44:00Z">
        <w:r w:rsidRPr="00E77497">
          <w:t>.</w:t>
        </w:r>
      </w:ins>
    </w:p>
    <w:p w14:paraId="7CC73337" w14:textId="77777777" w:rsidR="00B41F00" w:rsidRPr="00E77497" w:rsidRDefault="00B41F00" w:rsidP="00B34B48">
      <w:pPr>
        <w:pStyle w:val="Alg4"/>
        <w:numPr>
          <w:ilvl w:val="0"/>
          <w:numId w:val="475"/>
        </w:numPr>
        <w:spacing w:after="220"/>
        <w:contextualSpacing/>
        <w:rPr>
          <w:ins w:id="14860" w:author="Rev 3 Allen Wirfs-Brock" w:date="2011-09-02T10:44:00Z"/>
          <w:rStyle w:val="bnf"/>
          <w:i w:val="0"/>
        </w:rPr>
      </w:pPr>
      <w:ins w:id="14861" w:author="Rev 3 Allen Wirfs-Brock" w:date="2011-09-02T10:44:00Z">
        <w:r w:rsidRPr="00E77497">
          <w:t xml:space="preserve">Append to </w:t>
        </w:r>
        <w:r w:rsidRPr="00E77497">
          <w:rPr>
            <w:i/>
          </w:rPr>
          <w:t>names</w:t>
        </w:r>
        <w:r w:rsidRPr="00E77497">
          <w:t xml:space="preserve"> the elements of the VarDeclaredNames of </w:t>
        </w:r>
      </w:ins>
      <w:ins w:id="14862" w:author="Rev 3 Allen Wirfs-Brock" w:date="2011-09-02T10:47:00Z">
        <w:r w:rsidRPr="00E77497">
          <w:t xml:space="preserve">the </w:t>
        </w:r>
      </w:ins>
      <w:ins w:id="14863" w:author="Rev 3 Allen Wirfs-Brock" w:date="2011-09-02T11:02:00Z">
        <w:r w:rsidR="007B6D32" w:rsidRPr="00E77497">
          <w:t>second</w:t>
        </w:r>
      </w:ins>
      <w:ins w:id="14864" w:author="Rev 3 Allen Wirfs-Brock" w:date="2011-09-02T10:47:00Z">
        <w:r w:rsidRPr="00E77497">
          <w:t xml:space="preserve"> </w:t>
        </w:r>
        <w:r w:rsidRPr="00E77497">
          <w:rPr>
            <w:i/>
          </w:rPr>
          <w:t>Statement</w:t>
        </w:r>
      </w:ins>
      <w:ins w:id="14865" w:author="Rev 3 Allen Wirfs-Brock" w:date="2011-09-02T10:44:00Z">
        <w:r w:rsidRPr="00E77497">
          <w:rPr>
            <w:rStyle w:val="bnf"/>
          </w:rPr>
          <w:t>.</w:t>
        </w:r>
      </w:ins>
    </w:p>
    <w:p w14:paraId="0104B168" w14:textId="77777777" w:rsidR="00B41F00" w:rsidRPr="00E77497" w:rsidRDefault="00B41F00" w:rsidP="00B34B48">
      <w:pPr>
        <w:pStyle w:val="Alg4"/>
        <w:numPr>
          <w:ilvl w:val="0"/>
          <w:numId w:val="475"/>
        </w:numPr>
        <w:spacing w:after="220"/>
        <w:contextualSpacing/>
        <w:rPr>
          <w:ins w:id="14866" w:author="Rev 3 Allen Wirfs-Brock" w:date="2011-09-02T10:44:00Z"/>
        </w:rPr>
      </w:pPr>
      <w:ins w:id="14867" w:author="Rev 3 Allen Wirfs-Brock" w:date="2011-09-02T10:44:00Z">
        <w:r w:rsidRPr="00E77497">
          <w:t xml:space="preserve">Return </w:t>
        </w:r>
        <w:r w:rsidRPr="00E77497">
          <w:rPr>
            <w:rStyle w:val="bnf"/>
          </w:rPr>
          <w:t>names</w:t>
        </w:r>
        <w:r w:rsidRPr="00E77497">
          <w:t>.</w:t>
        </w:r>
      </w:ins>
    </w:p>
    <w:p w14:paraId="2C168FF7" w14:textId="77777777" w:rsidR="004D5676" w:rsidRPr="00E77497" w:rsidRDefault="004D5676" w:rsidP="004D5676">
      <w:pPr>
        <w:jc w:val="left"/>
        <w:rPr>
          <w:ins w:id="14868" w:author="Rev 4 Allen Wirfs-Brock" w:date="2011-10-15T18:39:00Z"/>
        </w:rPr>
      </w:pPr>
      <w:ins w:id="14869" w:author="Rev 4 Allen Wirfs-Brock" w:date="2011-10-15T18:39: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ins>
    </w:p>
    <w:p w14:paraId="789DBE83" w14:textId="77777777" w:rsidR="004D5676" w:rsidRPr="00E77497" w:rsidRDefault="004D5676" w:rsidP="00B34B48">
      <w:pPr>
        <w:pStyle w:val="Alg4"/>
        <w:numPr>
          <w:ilvl w:val="0"/>
          <w:numId w:val="476"/>
        </w:numPr>
        <w:spacing w:after="220"/>
        <w:contextualSpacing/>
        <w:rPr>
          <w:ins w:id="14870" w:author="Rev 4 Allen Wirfs-Brock" w:date="2011-10-15T18:39:00Z"/>
        </w:rPr>
      </w:pPr>
      <w:ins w:id="14871" w:author="Rev 4 Allen Wirfs-Brock" w:date="2011-10-15T18:39:00Z">
        <w:r w:rsidRPr="00E77497">
          <w:t xml:space="preserve">Return the VarDeclaredNames of </w:t>
        </w:r>
        <w:r w:rsidRPr="00E77497">
          <w:rPr>
            <w:i/>
          </w:rPr>
          <w:t>Statement</w:t>
        </w:r>
        <w:r w:rsidRPr="00E77497">
          <w:t>.</w:t>
        </w:r>
      </w:ins>
    </w:p>
    <w:p w14:paraId="56A28D61" w14:textId="77777777" w:rsidR="004901F8" w:rsidRPr="00E77497" w:rsidRDefault="004901F8" w:rsidP="004901F8">
      <w:pPr>
        <w:pStyle w:val="40"/>
        <w:numPr>
          <w:ilvl w:val="0"/>
          <w:numId w:val="0"/>
        </w:numPr>
        <w:rPr>
          <w:ins w:id="14872" w:author="Rev 6 Allen Wirfs-Brock" w:date="2012-02-25T11:24:00Z"/>
        </w:rPr>
      </w:pPr>
      <w:ins w:id="14873" w:author="Rev 6 Allen Wirfs-Brock" w:date="2012-02-25T11:24:00Z">
        <w:r w:rsidRPr="00E77497">
          <w:t>Runtime Semantics</w:t>
        </w:r>
      </w:ins>
    </w:p>
    <w:p w14:paraId="3516A61E" w14:textId="77777777" w:rsidR="00AD4164" w:rsidRPr="00E77497" w:rsidRDefault="00AD4164" w:rsidP="00AD4164">
      <w:pPr>
        <w:keepNext/>
        <w:rPr>
          <w:ins w:id="14874" w:author="Rev 4 Allen Wirfs-Brock" w:date="2011-10-15T18:37:00Z"/>
          <w:rFonts w:ascii="Helvetica" w:hAnsi="Helvetica"/>
          <w:b/>
        </w:rPr>
      </w:pPr>
      <w:ins w:id="14875" w:author="Rev 4 Allen Wirfs-Brock" w:date="2011-10-15T18:37:00Z">
        <w:r w:rsidRPr="00E77497">
          <w:rPr>
            <w:rFonts w:ascii="Helvetica" w:hAnsi="Helvetica"/>
            <w:b/>
          </w:rPr>
          <w:t xml:space="preserve">Runtime Semantics: </w:t>
        </w:r>
        <w:r w:rsidRPr="00E77497">
          <w:rPr>
            <w:rFonts w:ascii="Helvetica" w:hAnsi="Helvetica"/>
            <w:b/>
            <w:spacing w:val="6"/>
          </w:rPr>
          <w:t>Evaluation</w:t>
        </w:r>
      </w:ins>
    </w:p>
    <w:p w14:paraId="40EFAB9C" w14:textId="77777777" w:rsidR="004C02EF" w:rsidRPr="00E77497" w:rsidRDefault="004C02EF" w:rsidP="004C02EF">
      <w:del w:id="14876" w:author="Rev 4 Allen Wirfs-Brock" w:date="2011-10-15T18:37:00Z">
        <w:r w:rsidRPr="00E77497" w:rsidDel="00AD4164">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del w:id="14877" w:author="Rev 4 Allen Wirfs-Brock" w:date="2011-10-15T18:37:00Z">
        <w:r w:rsidRPr="00E77497" w:rsidDel="00AD4164">
          <w:delText>is evaluated as follows:</w:delText>
        </w:r>
      </w:del>
      <w:bookmarkStart w:id="14878" w:name="_Toc382212726"/>
    </w:p>
    <w:p w14:paraId="459749ED" w14:textId="77777777"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14878"/>
      <w:r w:rsidRPr="00E77497">
        <w:t>.</w:t>
      </w:r>
      <w:bookmarkStart w:id="14879" w:name="_Toc382212727"/>
    </w:p>
    <w:p w14:paraId="57FBE329" w14:textId="77777777" w:rsidR="00327BF7" w:rsidRDefault="00327BF7" w:rsidP="00327BF7">
      <w:pPr>
        <w:pStyle w:val="Alg2"/>
        <w:numPr>
          <w:ilvl w:val="0"/>
          <w:numId w:val="117"/>
        </w:numPr>
        <w:contextualSpacing/>
        <w:rPr>
          <w:ins w:id="14880" w:author="Rev 6 Allen Wirfs-Brock" w:date="2012-02-18T12:00:00Z"/>
        </w:rPr>
      </w:pPr>
      <w:bookmarkStart w:id="14881" w:name="_Toc382212729"/>
      <w:bookmarkEnd w:id="14879"/>
      <w:ins w:id="14882" w:author="Rev 6 Allen Wirfs-Brock" w:date="2012-02-18T12:00:00Z">
        <w:r>
          <w:t xml:space="preserve">Let </w:t>
        </w:r>
        <w:r w:rsidRPr="00327BF7">
          <w:rPr>
            <w:i/>
          </w:rPr>
          <w:t>exprValue</w:t>
        </w:r>
        <w:r>
          <w:t xml:space="preserve"> be </w:t>
        </w:r>
        <w:r w:rsidRPr="00E77497">
          <w:t>ToBoolean(GetValue(</w:t>
        </w:r>
        <w:r w:rsidRPr="00E77497">
          <w:rPr>
            <w:i/>
          </w:rPr>
          <w:t>exprRef</w:t>
        </w:r>
        <w:r w:rsidRPr="00E77497">
          <w:t>))</w:t>
        </w:r>
        <w:r>
          <w:t>.</w:t>
        </w:r>
      </w:ins>
    </w:p>
    <w:p w14:paraId="75468278" w14:textId="77777777" w:rsidR="00327BF7" w:rsidRDefault="00327BF7" w:rsidP="00327BF7">
      <w:pPr>
        <w:pStyle w:val="Alg2"/>
        <w:numPr>
          <w:ilvl w:val="0"/>
          <w:numId w:val="117"/>
        </w:numPr>
        <w:contextualSpacing/>
        <w:rPr>
          <w:ins w:id="14883" w:author="Rev 6 Allen Wirfs-Brock" w:date="2012-02-18T11:59:00Z"/>
        </w:rPr>
      </w:pPr>
      <w:ins w:id="14884" w:author="Rev 6 Allen Wirfs-Brock" w:date="2012-02-18T11:59:00Z">
        <w:r>
          <w:t xml:space="preserve">If </w:t>
        </w:r>
      </w:ins>
      <w:ins w:id="14885" w:author="Rev 6 Allen Wirfs-Brock" w:date="2012-02-18T12:00:00Z">
        <w:r w:rsidRPr="006A5E27">
          <w:rPr>
            <w:i/>
          </w:rPr>
          <w:t>exprValue</w:t>
        </w:r>
        <w:r>
          <w:t xml:space="preserve"> </w:t>
        </w:r>
      </w:ins>
      <w:ins w:id="14886" w:author="Rev 6 Allen Wirfs-Brock" w:date="2012-02-18T11:59:00Z">
        <w:r>
          <w:t xml:space="preserve">is an abrupt completion, return </w:t>
        </w:r>
      </w:ins>
      <w:ins w:id="14887" w:author="Rev 6 Allen Wirfs-Brock" w:date="2012-02-18T12:00:00Z">
        <w:r w:rsidRPr="006A5E27">
          <w:rPr>
            <w:i/>
          </w:rPr>
          <w:t>exprValue</w:t>
        </w:r>
      </w:ins>
      <w:ins w:id="14888" w:author="Rev 6 Allen Wirfs-Brock" w:date="2012-02-18T11:59:00Z">
        <w:r>
          <w:t>.</w:t>
        </w:r>
      </w:ins>
    </w:p>
    <w:p w14:paraId="2D0828FC" w14:textId="77777777" w:rsidR="004C02EF" w:rsidRPr="00E77497" w:rsidRDefault="004C02EF" w:rsidP="00B34B48">
      <w:pPr>
        <w:pStyle w:val="Alg2"/>
        <w:numPr>
          <w:ilvl w:val="0"/>
          <w:numId w:val="117"/>
        </w:numPr>
      </w:pPr>
      <w:r w:rsidRPr="00E77497">
        <w:t xml:space="preserve">If </w:t>
      </w:r>
      <w:ins w:id="14889" w:author="Rev 6 Allen Wirfs-Brock" w:date="2012-02-18T12:00:00Z">
        <w:r w:rsidR="00327BF7" w:rsidRPr="006A5E27">
          <w:rPr>
            <w:i/>
          </w:rPr>
          <w:t>exprValue</w:t>
        </w:r>
      </w:ins>
      <w:del w:id="14890" w:author="Rev 6 Allen Wirfs-Brock" w:date="2012-02-18T12:00: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true</w:t>
      </w:r>
      <w:r w:rsidRPr="00E77497">
        <w:t xml:space="preserve">, </w:t>
      </w:r>
      <w:bookmarkStart w:id="14891" w:name="_Toc382212730"/>
      <w:bookmarkEnd w:id="14881"/>
      <w:r w:rsidRPr="00E77497">
        <w:t>then</w:t>
      </w:r>
    </w:p>
    <w:p w14:paraId="2D191AE6" w14:textId="77777777" w:rsidR="004C02EF" w:rsidRPr="00E77497" w:rsidRDefault="004C02EF" w:rsidP="00B34B48">
      <w:pPr>
        <w:pStyle w:val="Alg2"/>
        <w:numPr>
          <w:ilvl w:val="1"/>
          <w:numId w:val="117"/>
        </w:numPr>
        <w:tabs>
          <w:tab w:val="left" w:pos="1620"/>
        </w:tabs>
      </w:pPr>
      <w:r w:rsidRPr="00E77497">
        <w:t xml:space="preserve">Return the result of evaluating the first </w:t>
      </w:r>
      <w:r w:rsidRPr="00E77497">
        <w:rPr>
          <w:i/>
        </w:rPr>
        <w:t>Statement</w:t>
      </w:r>
      <w:bookmarkEnd w:id="14891"/>
      <w:r w:rsidRPr="00E77497">
        <w:t>.</w:t>
      </w:r>
      <w:bookmarkStart w:id="14892" w:name="_Toc382212731"/>
    </w:p>
    <w:bookmarkEnd w:id="14892"/>
    <w:p w14:paraId="3729AABE" w14:textId="77777777" w:rsidR="004C02EF" w:rsidRPr="00E77497" w:rsidRDefault="004C02EF" w:rsidP="00B34B48">
      <w:pPr>
        <w:pStyle w:val="Alg2"/>
        <w:numPr>
          <w:ilvl w:val="0"/>
          <w:numId w:val="117"/>
        </w:numPr>
      </w:pPr>
      <w:r w:rsidRPr="00E77497">
        <w:t>Else,</w:t>
      </w:r>
      <w:bookmarkStart w:id="14893" w:name="_Toc382212732"/>
    </w:p>
    <w:p w14:paraId="548815E9" w14:textId="77777777" w:rsidR="004C02EF" w:rsidRPr="00E77497" w:rsidRDefault="004C02EF" w:rsidP="00B34B48">
      <w:pPr>
        <w:pStyle w:val="Alg2"/>
        <w:numPr>
          <w:ilvl w:val="1"/>
          <w:numId w:val="117"/>
        </w:numPr>
        <w:tabs>
          <w:tab w:val="left" w:pos="1620"/>
        </w:tabs>
        <w:spacing w:after="220"/>
      </w:pPr>
      <w:bookmarkStart w:id="14894" w:name="_Toc382212733"/>
      <w:bookmarkEnd w:id="14893"/>
      <w:r w:rsidRPr="00E77497">
        <w:t xml:space="preserve">Return the result of evaluating the second </w:t>
      </w:r>
      <w:r w:rsidRPr="00E77497">
        <w:rPr>
          <w:i/>
        </w:rPr>
        <w:t>Statement</w:t>
      </w:r>
      <w:bookmarkEnd w:id="14894"/>
      <w:r w:rsidRPr="00E77497">
        <w:t>.</w:t>
      </w:r>
    </w:p>
    <w:p w14:paraId="03BD7227" w14:textId="77777777" w:rsidR="00B32674" w:rsidRPr="00E77497" w:rsidDel="004D5676" w:rsidRDefault="00B32674" w:rsidP="00B32674">
      <w:pPr>
        <w:jc w:val="left"/>
        <w:rPr>
          <w:ins w:id="14895" w:author="Rev 3 Allen Wirfs-Brock" w:date="2011-09-02T11:02:00Z"/>
          <w:del w:id="14896" w:author="Rev 4 Allen Wirfs-Brock" w:date="2011-10-15T18:39:00Z"/>
        </w:rPr>
      </w:pPr>
      <w:ins w:id="14897" w:author="Rev 3 Allen Wirfs-Brock" w:date="2011-09-02T11:02:00Z">
        <w:del w:id="14898" w:author="Rev 4 Allen Wirfs-Brock" w:date="2011-10-15T18:39:00Z">
          <w:r w:rsidRPr="00E77497" w:rsidDel="004D5676">
            <w:delText xml:space="preserve">The VarDeclaredNames of the production  </w:delText>
          </w:r>
          <w:r w:rsidRPr="00E77497" w:rsidDel="004D5676">
            <w:rPr>
              <w:rFonts w:ascii="Times New Roman" w:hAnsi="Times New Roman"/>
              <w:i/>
            </w:rPr>
            <w:delText xml:space="preserve">IfStatement </w:delText>
          </w:r>
          <w:r w:rsidRPr="00E77497" w:rsidDel="004D5676">
            <w:rPr>
              <w:b/>
            </w:rPr>
            <w:delText>:</w:delText>
          </w:r>
          <w:r w:rsidRPr="00E77497" w:rsidDel="004D5676">
            <w:rPr>
              <w:rFonts w:ascii="Times New Roman" w:hAnsi="Times New Roman"/>
              <w:i/>
            </w:rPr>
            <w:delText xml:space="preserve"> </w:delText>
          </w:r>
          <w:r w:rsidRPr="00E77497" w:rsidDel="004D5676">
            <w:rPr>
              <w:rFonts w:ascii="Courier New" w:hAnsi="Courier New"/>
              <w:b/>
            </w:rPr>
            <w:delText>if</w:delText>
          </w:r>
          <w:r w:rsidRPr="00E77497" w:rsidDel="004D5676">
            <w:rPr>
              <w:rFonts w:ascii="Times New Roman" w:hAnsi="Times New Roman"/>
              <w:i/>
            </w:rPr>
            <w:delText xml:space="preserve"> </w:delText>
          </w:r>
          <w:r w:rsidRPr="00E77497" w:rsidDel="004D5676">
            <w:rPr>
              <w:rFonts w:ascii="Courier New" w:hAnsi="Courier New"/>
              <w:b/>
            </w:rPr>
            <w:delText>(</w:delText>
          </w:r>
          <w:r w:rsidRPr="00E77497" w:rsidDel="004D5676">
            <w:rPr>
              <w:rFonts w:ascii="Times New Roman" w:hAnsi="Times New Roman"/>
              <w:i/>
            </w:rPr>
            <w:delText xml:space="preserve"> Expression </w:delText>
          </w:r>
          <w:r w:rsidRPr="00E77497" w:rsidDel="004D5676">
            <w:rPr>
              <w:rFonts w:ascii="Courier New" w:hAnsi="Courier New"/>
              <w:b/>
            </w:rPr>
            <w:delText>)</w:delText>
          </w:r>
          <w:r w:rsidRPr="00E77497" w:rsidDel="004D5676">
            <w:rPr>
              <w:rFonts w:ascii="Times New Roman" w:hAnsi="Times New Roman"/>
              <w:i/>
            </w:rPr>
            <w:delText xml:space="preserve"> Statement </w:delText>
          </w:r>
          <w:r w:rsidRPr="00E77497" w:rsidDel="004D5676">
            <w:delText>is determined as follows:</w:delText>
          </w:r>
        </w:del>
      </w:ins>
    </w:p>
    <w:p w14:paraId="15D0E1DE" w14:textId="77777777" w:rsidR="00B32674" w:rsidRPr="00E77497" w:rsidDel="004D5676" w:rsidRDefault="00B32674" w:rsidP="006361CF">
      <w:pPr>
        <w:pStyle w:val="Alg4"/>
        <w:numPr>
          <w:ilvl w:val="0"/>
          <w:numId w:val="476"/>
        </w:numPr>
        <w:spacing w:after="220"/>
        <w:contextualSpacing/>
        <w:rPr>
          <w:ins w:id="14899" w:author="Rev 3 Allen Wirfs-Brock" w:date="2011-09-02T11:02:00Z"/>
          <w:del w:id="14900" w:author="Rev 4 Allen Wirfs-Brock" w:date="2011-10-15T18:39:00Z"/>
        </w:rPr>
        <w:pPrChange w:id="14901" w:author="Rev 4 Allen Wirfs-Brock" w:date="2011-11-07T12:16:00Z">
          <w:pPr>
            <w:pStyle w:val="Alg4"/>
            <w:numPr>
              <w:numId w:val="506"/>
            </w:numPr>
            <w:tabs>
              <w:tab w:val="num" w:pos="360"/>
            </w:tabs>
            <w:spacing w:after="220"/>
            <w:ind w:left="360" w:hanging="360"/>
            <w:contextualSpacing/>
          </w:pPr>
        </w:pPrChange>
      </w:pPr>
      <w:ins w:id="14902" w:author="Rev 3 Allen Wirfs-Brock" w:date="2011-09-02T11:02:00Z">
        <w:del w:id="14903" w:author="Rev 4 Allen Wirfs-Brock" w:date="2011-10-15T18:39:00Z">
          <w:r w:rsidRPr="00E77497" w:rsidDel="004D5676">
            <w:delText xml:space="preserve">Return </w:delText>
          </w:r>
        </w:del>
      </w:ins>
      <w:ins w:id="14904" w:author="Rev 3 Allen Wirfs-Brock" w:date="2011-09-02T11:03:00Z">
        <w:del w:id="14905" w:author="Rev 4 Allen Wirfs-Brock" w:date="2011-10-15T18:39:00Z">
          <w:r w:rsidRPr="00E77497" w:rsidDel="004D5676">
            <w:delText xml:space="preserve">the VarDeclaredNames of </w:delText>
          </w:r>
          <w:r w:rsidRPr="00E77497" w:rsidDel="004D5676">
            <w:rPr>
              <w:i/>
            </w:rPr>
            <w:delText>Statement</w:delText>
          </w:r>
        </w:del>
      </w:ins>
      <w:ins w:id="14906" w:author="Rev 3 Allen Wirfs-Brock" w:date="2011-09-02T11:02:00Z">
        <w:del w:id="14907" w:author="Rev 4 Allen Wirfs-Brock" w:date="2011-10-15T18:39:00Z">
          <w:r w:rsidRPr="00E77497" w:rsidDel="004D5676">
            <w:delText>.</w:delText>
          </w:r>
        </w:del>
      </w:ins>
    </w:p>
    <w:p w14:paraId="0975AEC2" w14:textId="77777777" w:rsidR="004C02EF" w:rsidRPr="00E77497" w:rsidRDefault="004C02EF" w:rsidP="004C02EF">
      <w:del w:id="14908" w:author="Rev 4 Allen Wirfs-Brock" w:date="2011-10-15T18:39:00Z">
        <w:r w:rsidRPr="00E77497" w:rsidDel="004D5676">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4909" w:author="Rev 4 Allen Wirfs-Brock" w:date="2011-10-15T18:39:00Z">
        <w:r w:rsidRPr="00E77497" w:rsidDel="004D5676">
          <w:delText>is evaluated as follows:</w:delText>
        </w:r>
      </w:del>
      <w:bookmarkStart w:id="14910" w:name="_Toc382212734"/>
    </w:p>
    <w:p w14:paraId="02BE094B" w14:textId="77777777" w:rsidR="004C02EF" w:rsidRPr="00E77497" w:rsidRDefault="004C02EF" w:rsidP="00B34B48">
      <w:pPr>
        <w:pStyle w:val="Alg2"/>
        <w:numPr>
          <w:ilvl w:val="0"/>
          <w:numId w:val="399"/>
        </w:numPr>
      </w:pPr>
      <w:bookmarkStart w:id="14911" w:name="_Ref375016587"/>
      <w:bookmarkStart w:id="14912" w:name="_Ref375016604"/>
      <w:bookmarkStart w:id="14913" w:name="_Ref375016635"/>
      <w:bookmarkStart w:id="14914" w:name="_Toc375031201"/>
      <w:bookmarkStart w:id="14915" w:name="_Toc381513715"/>
      <w:bookmarkStart w:id="14916" w:name="_Toc382212237"/>
      <w:bookmarkStart w:id="14917" w:name="_Toc382212740"/>
      <w:bookmarkStart w:id="14918" w:name="_Toc382291582"/>
      <w:bookmarkStart w:id="14919" w:name="_Toc385672231"/>
      <w:bookmarkStart w:id="14920" w:name="_Toc393690335"/>
      <w:bookmarkStart w:id="14921" w:name="_Ref432004073"/>
      <w:bookmarkStart w:id="14922" w:name="_Toc472818880"/>
      <w:bookmarkStart w:id="14923" w:name="_Toc235503455"/>
      <w:bookmarkStart w:id="14924" w:name="_Toc241509230"/>
      <w:bookmarkStart w:id="14925" w:name="_Toc244416717"/>
      <w:bookmarkEnd w:id="14910"/>
      <w:r w:rsidRPr="00E77497">
        <w:t xml:space="preserve">Let </w:t>
      </w:r>
      <w:r w:rsidRPr="00E77497">
        <w:rPr>
          <w:i/>
        </w:rPr>
        <w:t>exprRef</w:t>
      </w:r>
      <w:r w:rsidRPr="00E77497">
        <w:t xml:space="preserve"> be the result of evaluating </w:t>
      </w:r>
      <w:r w:rsidRPr="00E77497">
        <w:rPr>
          <w:i/>
        </w:rPr>
        <w:t>Expression</w:t>
      </w:r>
      <w:r w:rsidRPr="00E77497">
        <w:t>.</w:t>
      </w:r>
      <w:bookmarkStart w:id="14926" w:name="_Toc382212735"/>
    </w:p>
    <w:p w14:paraId="4F773A4B" w14:textId="77777777" w:rsidR="00327BF7" w:rsidRDefault="00327BF7" w:rsidP="00327BF7">
      <w:pPr>
        <w:pStyle w:val="Alg2"/>
        <w:numPr>
          <w:ilvl w:val="0"/>
          <w:numId w:val="399"/>
        </w:numPr>
        <w:contextualSpacing/>
        <w:rPr>
          <w:ins w:id="14927" w:author="Rev 6 Allen Wirfs-Brock" w:date="2012-02-18T12:01:00Z"/>
        </w:rPr>
      </w:pPr>
      <w:bookmarkStart w:id="14928" w:name="_Toc382212737"/>
      <w:bookmarkEnd w:id="14926"/>
      <w:ins w:id="14929" w:author="Rev 6 Allen Wirfs-Brock" w:date="2012-02-18T12:01:00Z">
        <w:r>
          <w:t xml:space="preserve">Let </w:t>
        </w:r>
        <w:r w:rsidRPr="00327BF7">
          <w:rPr>
            <w:i/>
          </w:rPr>
          <w:t>exprValue</w:t>
        </w:r>
        <w:r>
          <w:t xml:space="preserve"> be </w:t>
        </w:r>
        <w:r w:rsidRPr="00E77497">
          <w:t>ToBoolean(GetValue(</w:t>
        </w:r>
        <w:r w:rsidRPr="00E77497">
          <w:rPr>
            <w:i/>
          </w:rPr>
          <w:t>exprRef</w:t>
        </w:r>
        <w:r w:rsidRPr="00E77497">
          <w:t>))</w:t>
        </w:r>
        <w:r>
          <w:t>.</w:t>
        </w:r>
      </w:ins>
    </w:p>
    <w:p w14:paraId="2C0423FE" w14:textId="77777777" w:rsidR="00327BF7" w:rsidRDefault="00327BF7" w:rsidP="00327BF7">
      <w:pPr>
        <w:pStyle w:val="Alg2"/>
        <w:numPr>
          <w:ilvl w:val="0"/>
          <w:numId w:val="399"/>
        </w:numPr>
        <w:contextualSpacing/>
        <w:rPr>
          <w:ins w:id="14930" w:author="Rev 6 Allen Wirfs-Brock" w:date="2012-02-18T12:01:00Z"/>
        </w:rPr>
      </w:pPr>
      <w:ins w:id="14931" w:author="Rev 6 Allen Wirfs-Brock" w:date="2012-02-18T12:01:00Z">
        <w:r>
          <w:t xml:space="preserve">If </w:t>
        </w:r>
        <w:r w:rsidRPr="006A5E27">
          <w:rPr>
            <w:i/>
          </w:rPr>
          <w:t>exprValue</w:t>
        </w:r>
        <w:r>
          <w:t xml:space="preserve"> is an abrupt completion, return </w:t>
        </w:r>
        <w:r w:rsidRPr="006A5E27">
          <w:rPr>
            <w:i/>
          </w:rPr>
          <w:t>exprValue</w:t>
        </w:r>
        <w:r>
          <w:t>.</w:t>
        </w:r>
      </w:ins>
    </w:p>
    <w:p w14:paraId="35E5A276" w14:textId="77777777" w:rsidR="004C02EF" w:rsidRPr="00E77497" w:rsidRDefault="004C02EF" w:rsidP="00B34B48">
      <w:pPr>
        <w:pStyle w:val="Alg2"/>
        <w:numPr>
          <w:ilvl w:val="0"/>
          <w:numId w:val="399"/>
        </w:numPr>
      </w:pPr>
      <w:r w:rsidRPr="00E77497">
        <w:t xml:space="preserve">If </w:t>
      </w:r>
      <w:ins w:id="14932" w:author="Rev 6 Allen Wirfs-Brock" w:date="2012-02-18T12:02:00Z">
        <w:r w:rsidR="00327BF7" w:rsidRPr="006A5E27">
          <w:rPr>
            <w:i/>
          </w:rPr>
          <w:t>exprValue</w:t>
        </w:r>
      </w:ins>
      <w:del w:id="14933" w:author="Rev 6 Allen Wirfs-Brock" w:date="2012-02-18T12:02: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false</w:t>
      </w:r>
      <w:r w:rsidRPr="00E77497">
        <w:t xml:space="preserve">, return </w:t>
      </w:r>
      <w:ins w:id="14934" w:author="Rev 6 Allen Wirfs-Brock" w:date="2012-02-23T12:43:00Z">
        <w:r w:rsidR="00DE1793">
          <w:t>NormalCompletion(</w:t>
        </w:r>
      </w:ins>
      <w:del w:id="14935" w:author="Rev 6 Allen Wirfs-Brock" w:date="2012-02-18T12:02:00Z">
        <w:r w:rsidRPr="00E77497" w:rsidDel="00327BF7">
          <w:delText>(</w:delText>
        </w:r>
      </w:del>
      <w:del w:id="14936" w:author="Rev 6 Allen Wirfs-Brock" w:date="2012-02-23T12:43:00Z">
        <w:r w:rsidRPr="00E77497" w:rsidDel="00DE1793">
          <w:rPr>
            <w:rFonts w:ascii="Arial" w:hAnsi="Arial" w:cs="Arial"/>
          </w:rPr>
          <w:delText>normal</w:delText>
        </w:r>
        <w:r w:rsidRPr="00E77497" w:rsidDel="00DE1793">
          <w:delText xml:space="preserve">, </w:delText>
        </w:r>
      </w:del>
      <w:commentRangeStart w:id="14937"/>
      <w:del w:id="14938" w:author="Rev 6 Allen Wirfs-Brock" w:date="2012-02-18T12:06:00Z">
        <w:r w:rsidRPr="00DE1793" w:rsidDel="00BD5F8D">
          <w:rPr>
            <w:b/>
          </w:rPr>
          <w:delText>empty</w:delText>
        </w:r>
      </w:del>
      <w:ins w:id="14939" w:author="Rev 6 Allen Wirfs-Brock" w:date="2012-02-18T12:06:00Z">
        <w:r w:rsidR="00BD5F8D" w:rsidRPr="00DE1793">
          <w:rPr>
            <w:b/>
          </w:rPr>
          <w:t>undefined</w:t>
        </w:r>
      </w:ins>
      <w:commentRangeEnd w:id="14937"/>
      <w:ins w:id="14940" w:author="Rev 6 Allen Wirfs-Brock" w:date="2012-02-18T12:07:00Z">
        <w:r w:rsidR="00BD5F8D">
          <w:rPr>
            <w:rStyle w:val="af4"/>
            <w:rFonts w:ascii="Arial" w:eastAsia="MS Mincho" w:hAnsi="Arial"/>
            <w:spacing w:val="0"/>
            <w:lang w:eastAsia="ja-JP"/>
          </w:rPr>
          <w:commentReference w:id="14937"/>
        </w:r>
      </w:ins>
      <w:del w:id="14941" w:author="Rev 6 Allen Wirfs-Brock" w:date="2012-02-23T12:43:00Z">
        <w:r w:rsidRPr="00E77497" w:rsidDel="00DE1793">
          <w:delText xml:space="preserve">, </w:delText>
        </w:r>
        <w:r w:rsidRPr="00E77497" w:rsidDel="00DE1793">
          <w:rPr>
            <w:rFonts w:ascii="Arial" w:hAnsi="Arial" w:cs="Arial"/>
          </w:rPr>
          <w:delText>empty</w:delText>
        </w:r>
      </w:del>
      <w:del w:id="14942" w:author="Rev 6 Allen Wirfs-Brock" w:date="2012-02-18T12:03:00Z">
        <w:r w:rsidRPr="00E77497" w:rsidDel="00327BF7">
          <w:delText>).</w:delText>
        </w:r>
      </w:del>
      <w:bookmarkStart w:id="14943" w:name="_Toc382212738"/>
      <w:bookmarkEnd w:id="14928"/>
      <w:ins w:id="14944" w:author="Rev 6 Allen Wirfs-Brock" w:date="2012-02-23T12:43:00Z">
        <w:r w:rsidR="00DE1793">
          <w:t>)</w:t>
        </w:r>
      </w:ins>
      <w:ins w:id="14945" w:author="Rev 6 Allen Wirfs-Brock" w:date="2012-02-18T12:03:00Z">
        <w:r w:rsidR="00327BF7" w:rsidRPr="00E77497">
          <w:t>.</w:t>
        </w:r>
      </w:ins>
    </w:p>
    <w:p w14:paraId="459664E1" w14:textId="77777777" w:rsidR="004C02EF" w:rsidRPr="00E77497" w:rsidRDefault="004C02EF" w:rsidP="00B34B48">
      <w:pPr>
        <w:pStyle w:val="Alg2"/>
        <w:numPr>
          <w:ilvl w:val="0"/>
          <w:numId w:val="399"/>
        </w:numPr>
        <w:spacing w:after="120"/>
        <w:rPr>
          <w:rFonts w:ascii="Arial" w:hAnsi="Arial"/>
        </w:rPr>
      </w:pPr>
      <w:bookmarkStart w:id="14946" w:name="_Toc382212739"/>
      <w:bookmarkEnd w:id="14943"/>
      <w:r w:rsidRPr="00E77497">
        <w:t xml:space="preserve">Return the result of evaluating </w:t>
      </w:r>
      <w:r w:rsidRPr="00E77497">
        <w:rPr>
          <w:i/>
        </w:rPr>
        <w:t>Statement</w:t>
      </w:r>
      <w:bookmarkEnd w:id="14946"/>
      <w:r w:rsidRPr="00E77497">
        <w:rPr>
          <w:rFonts w:ascii="Arial" w:hAnsi="Arial"/>
        </w:rPr>
        <w:t>.</w:t>
      </w:r>
    </w:p>
    <w:p w14:paraId="35A8E7AD" w14:textId="77777777" w:rsidR="004C02EF" w:rsidRPr="00E77497" w:rsidRDefault="004C02EF" w:rsidP="003A4B22">
      <w:pPr>
        <w:pStyle w:val="20"/>
        <w:numPr>
          <w:ilvl w:val="0"/>
          <w:numId w:val="0"/>
        </w:numPr>
      </w:pPr>
      <w:bookmarkStart w:id="14947" w:name="_Toc276631081"/>
      <w:bookmarkStart w:id="14948" w:name="_Toc323907714"/>
      <w:r w:rsidRPr="00E77497">
        <w:t>12.6</w:t>
      </w:r>
      <w:r w:rsidRPr="00E77497">
        <w:tab/>
        <w:t>Iteration Statement</w:t>
      </w:r>
      <w:bookmarkEnd w:id="14911"/>
      <w:bookmarkEnd w:id="14912"/>
      <w:bookmarkEnd w:id="14913"/>
      <w:bookmarkEnd w:id="14914"/>
      <w:bookmarkEnd w:id="14915"/>
      <w:bookmarkEnd w:id="14916"/>
      <w:bookmarkEnd w:id="14917"/>
      <w:bookmarkEnd w:id="14918"/>
      <w:bookmarkEnd w:id="14919"/>
      <w:bookmarkEnd w:id="14920"/>
      <w:r w:rsidRPr="00E77497">
        <w:t>s</w:t>
      </w:r>
      <w:bookmarkEnd w:id="14921"/>
      <w:bookmarkEnd w:id="14922"/>
      <w:bookmarkEnd w:id="14923"/>
      <w:bookmarkEnd w:id="14924"/>
      <w:bookmarkEnd w:id="14925"/>
      <w:bookmarkEnd w:id="14947"/>
      <w:bookmarkEnd w:id="14948"/>
    </w:p>
    <w:p w14:paraId="2BCCACD1" w14:textId="77777777" w:rsidR="004C02EF" w:rsidRPr="00E77497" w:rsidRDefault="004C02EF" w:rsidP="004C02EF">
      <w:pPr>
        <w:pStyle w:val="Syntax"/>
      </w:pPr>
      <w:r w:rsidRPr="00E77497">
        <w:t>Syntax</w:t>
      </w:r>
    </w:p>
    <w:p w14:paraId="660EA703"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5B2A1D2B" w14:textId="77777777" w:rsidR="004C02EF" w:rsidRPr="00E77497" w:rsidRDefault="004C02EF" w:rsidP="004C02EF">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ins w:id="14949" w:author="Rev 6 Allen Wirfs-Brock" w:date="2012-02-27T16:46:00Z">
        <w:r w:rsidR="002E4AE1" w:rsidRPr="00E77497" w:rsidDel="002E4AE1">
          <w:rPr>
            <w:rFonts w:ascii="Courier New" w:hAnsi="Courier New"/>
            <w:b/>
            <w:i w:val="0"/>
          </w:rPr>
          <w:t xml:space="preserve"> </w:t>
        </w:r>
      </w:ins>
      <w:del w:id="14950" w:author="Rev 6 Allen Wirfs-Brock" w:date="2012-02-27T16:46:00Z">
        <w:r w:rsidRPr="00E77497" w:rsidDel="002E4AE1">
          <w:rPr>
            <w:rFonts w:ascii="Courier New" w:hAnsi="Courier New"/>
            <w:b/>
            <w:i w:val="0"/>
          </w:rPr>
          <w:delText>;</w:delText>
        </w:r>
      </w:del>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ins w:id="14951" w:author="Rev 6 Allen Wirfs-Brock" w:date="2012-01-26T16:05:00Z">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ins>
      <w:ins w:id="14952" w:author="Rev 6 Allen Wirfs-Brock" w:date="2012-01-26T16:32:00Z">
        <w:r w:rsidR="00B52BAA" w:rsidRPr="00323ECD">
          <w:t xml:space="preserve"> </w:t>
        </w:r>
      </w:ins>
      <w:ins w:id="14953" w:author="Rev 6 Allen Wirfs-Brock" w:date="2012-02-25T16:32:00Z">
        <w:r w:rsidR="00FD2CF3">
          <w:t>Lexical</w:t>
        </w:r>
      </w:ins>
      <w:ins w:id="14954" w:author="Rev 6 Allen Wirfs-Brock" w:date="2012-01-26T16:31:00Z">
        <w:r w:rsidR="00B52BAA">
          <w:t>DeclarationNoIn</w:t>
        </w:r>
      </w:ins>
      <w:ins w:id="14955" w:author="Rev 6 Allen Wirfs-Brock" w:date="2012-01-26T16:05:00Z">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ins>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ins w:id="14956" w:author="Rev 7 Allen Wirfs-Brock" w:date="2012-04-24T17:55:00Z">
        <w:r w:rsidR="004429A2">
          <w:t>For</w:t>
        </w:r>
      </w:ins>
      <w:ins w:id="14957" w:author="Rev 7 Allen Wirfs-Brock" w:date="2012-04-24T18:12:00Z">
        <w:r w:rsidR="00FC6066">
          <w:t>Binding</w:t>
        </w:r>
      </w:ins>
      <w:commentRangeStart w:id="14958"/>
      <w:ins w:id="14959" w:author="Rev 6 Allen Wirfs-Brock" w:date="2012-02-15T16:46:00Z">
        <w:del w:id="14960" w:author="Rev 7 Allen Wirfs-Brock" w:date="2012-04-24T17:55:00Z">
          <w:r w:rsidR="00D07025" w:rsidDel="004429A2">
            <w:delText>BindingIdentifer</w:delText>
          </w:r>
        </w:del>
      </w:ins>
      <w:ins w:id="14961" w:author="Rev 6 Allen Wirfs-Brock" w:date="2012-01-31T14:35:00Z">
        <w:r w:rsidR="00A019F2" w:rsidRPr="00E77497" w:rsidDel="00A019F2">
          <w:t xml:space="preserve"> </w:t>
        </w:r>
      </w:ins>
      <w:commentRangeEnd w:id="14958"/>
      <w:ins w:id="14962" w:author="Rev 6 Allen Wirfs-Brock" w:date="2012-02-15T16:46:00Z">
        <w:r w:rsidR="00D07025">
          <w:rPr>
            <w:rStyle w:val="af4"/>
            <w:rFonts w:ascii="Arial" w:eastAsia="MS Mincho" w:hAnsi="Arial"/>
            <w:i w:val="0"/>
            <w:lang w:eastAsia="ja-JP"/>
          </w:rPr>
          <w:commentReference w:id="14958"/>
        </w:r>
      </w:ins>
      <w:del w:id="14963" w:author="Rev 6 Allen Wirfs-Brock" w:date="2012-01-31T14:35:00Z">
        <w:r w:rsidRPr="00E77497" w:rsidDel="00A019F2">
          <w:delText xml:space="preserve">VariableDeclarationNoIn </w:delText>
        </w:r>
      </w:del>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14964" w:name="_Toc375031202"/>
      <w:bookmarkStart w:id="14965" w:name="_Toc381513716"/>
      <w:bookmarkStart w:id="14966" w:name="_Toc382212238"/>
      <w:bookmarkStart w:id="14967" w:name="_Toc382212741"/>
      <w:bookmarkStart w:id="14968" w:name="_Toc382291583"/>
      <w:bookmarkStart w:id="14969" w:name="_Toc385672232"/>
      <w:bookmarkStart w:id="14970" w:name="_Toc393690336"/>
      <w:ins w:id="14971" w:author="Rev 6 Allen Wirfs-Brock" w:date="2012-01-26T16:20: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ins>
      <w:ins w:id="14972" w:author="Rev 6 Allen Wirfs-Brock" w:date="2012-01-26T16:21:00Z">
        <w:r w:rsidR="00784795">
          <w:t>For</w:t>
        </w:r>
      </w:ins>
      <w:ins w:id="14973" w:author="Rev 6 Allen Wirfs-Brock" w:date="2012-01-26T16:20:00Z">
        <w:r w:rsidR="00784795">
          <w:t>Declaration</w:t>
        </w:r>
      </w:ins>
      <w:ins w:id="14974" w:author="Rev 6 Allen Wirfs-Brock" w:date="2012-01-31T13:22:00Z">
        <w:r w:rsidR="00D54263">
          <w:t xml:space="preserve"> </w:t>
        </w:r>
      </w:ins>
      <w:ins w:id="14975" w:author="Rev 6 Allen Wirfs-Brock" w:date="2012-01-26T16:20:00Z">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ins>
      <w:ins w:id="14976" w:author="Rev 6 Allen Wirfs-Brock" w:date="2012-01-26T16:23: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ins>
      <w:ins w:id="14977" w:author="Rev 6 Allen Wirfs-Brock" w:date="2012-01-31T14:36:00Z">
        <w:del w:id="14978" w:author="Rev 7 Allen Wirfs-Brock" w:date="2012-04-24T18:13:00Z">
          <w:r w:rsidR="00A019F2" w:rsidDel="00FC6066">
            <w:delText>ForVar</w:delText>
          </w:r>
          <w:r w:rsidR="00A019F2" w:rsidRPr="00E77497" w:rsidDel="00FC6066">
            <w:delText>Declaration</w:delText>
          </w:r>
        </w:del>
      </w:ins>
      <w:ins w:id="14979" w:author="Rev 7 Allen Wirfs-Brock" w:date="2012-04-24T18:13:00Z">
        <w:r w:rsidR="00FC6066">
          <w:t>ForBinding</w:t>
        </w:r>
      </w:ins>
      <w:ins w:id="14980" w:author="Rev 6 Allen Wirfs-Brock" w:date="2012-01-31T14:36:00Z">
        <w:r w:rsidR="00A019F2" w:rsidRPr="00E77497" w:rsidDel="00A019F2">
          <w:t xml:space="preserve"> </w:t>
        </w:r>
      </w:ins>
      <w:ins w:id="14981" w:author="Rev 6 Allen Wirfs-Brock" w:date="2012-01-31T15:55:00Z">
        <w:r w:rsidR="00AB39BE" w:rsidRPr="00345F94">
          <w:rPr>
            <w:rFonts w:ascii="Courier New" w:hAnsi="Courier New" w:cs="Courier New"/>
            <w:b/>
            <w:i w:val="0"/>
          </w:rPr>
          <w:t>o</w:t>
        </w:r>
      </w:ins>
      <w:ins w:id="14982" w:author="Rev 6 Allen Wirfs-Brock" w:date="2012-01-26T16:23:00Z">
        <w:r w:rsidR="00784795">
          <w:rPr>
            <w:rFonts w:ascii="Courier New" w:hAnsi="Courier New"/>
            <w:b/>
            <w:i w:val="0"/>
          </w:rPr>
          <w:t>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ins>
      <w:ins w:id="14983" w:author="Rev 6 Allen Wirfs-Brock" w:date="2012-01-26T16:29:00Z">
        <w:r w:rsidR="00B52BAA">
          <w:t xml:space="preserve"> </w:t>
        </w:r>
      </w:ins>
      <w:ins w:id="14984" w:author="Rev 6 Allen Wirfs-Brock" w:date="2012-01-26T16:23:00Z">
        <w:r w:rsidR="00784795" w:rsidRPr="00E77497">
          <w:t xml:space="preserve">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ins>
    </w:p>
    <w:p w14:paraId="79ADD6DB" w14:textId="77777777" w:rsidR="004708DF" w:rsidRPr="00E77497" w:rsidDel="00FC6066" w:rsidRDefault="004708DF" w:rsidP="004708DF">
      <w:pPr>
        <w:pStyle w:val="SyntaxRule"/>
        <w:rPr>
          <w:ins w:id="14985" w:author="Rev 6 Allen Wirfs-Brock" w:date="2012-01-31T14:29:00Z"/>
          <w:del w:id="14986" w:author="Rev 7 Allen Wirfs-Brock" w:date="2012-04-24T18:13:00Z"/>
        </w:rPr>
      </w:pPr>
      <w:bookmarkStart w:id="14987" w:name="_Toc472818881"/>
      <w:bookmarkStart w:id="14988" w:name="_Toc235503456"/>
      <w:bookmarkStart w:id="14989" w:name="_Toc241509231"/>
      <w:bookmarkStart w:id="14990" w:name="_Toc244416718"/>
      <w:bookmarkStart w:id="14991" w:name="_Toc276631082"/>
      <w:ins w:id="14992" w:author="Rev 6 Allen Wirfs-Brock" w:date="2012-01-31T14:29:00Z">
        <w:del w:id="14993" w:author="Rev 7 Allen Wirfs-Brock" w:date="2012-04-24T18:13:00Z">
          <w:r w:rsidDel="00FC6066">
            <w:delText>ForVar</w:delText>
          </w:r>
          <w:r w:rsidRPr="00E77497" w:rsidDel="00FC6066">
            <w:delText xml:space="preserve">Declaration </w:delText>
          </w:r>
          <w:r w:rsidRPr="00E77497" w:rsidDel="00FC6066">
            <w:rPr>
              <w:rFonts w:ascii="Arial" w:hAnsi="Arial"/>
              <w:b/>
              <w:i w:val="0"/>
            </w:rPr>
            <w:delText>:</w:delText>
          </w:r>
        </w:del>
      </w:ins>
    </w:p>
    <w:p w14:paraId="1D188067" w14:textId="77777777" w:rsidR="00837D11" w:rsidRPr="00E77497" w:rsidDel="00FC6066" w:rsidRDefault="00A019F2" w:rsidP="004429A2">
      <w:pPr>
        <w:pStyle w:val="SyntaxDefinition"/>
        <w:rPr>
          <w:ins w:id="14994" w:author="Rev 6 Allen Wirfs-Brock" w:date="2012-01-31T14:29:00Z"/>
          <w:del w:id="14995" w:author="Rev 7 Allen Wirfs-Brock" w:date="2012-04-24T18:13:00Z"/>
        </w:rPr>
      </w:pPr>
      <w:ins w:id="14996" w:author="Rev 6 Allen Wirfs-Brock" w:date="2012-01-31T14:33:00Z">
        <w:del w:id="14997" w:author="Rev 7 Allen Wirfs-Brock" w:date="2012-04-24T18:05:00Z">
          <w:r w:rsidRPr="00E77497" w:rsidDel="00FC6066">
            <w:delText>BindingPattern</w:delText>
          </w:r>
        </w:del>
      </w:ins>
      <w:ins w:id="14998" w:author="Rev 6 Allen Wirfs-Brock" w:date="2012-01-31T14:29:00Z">
        <w:del w:id="14999" w:author="Rev 7 Allen Wirfs-Brock" w:date="2012-04-24T18:05:00Z">
          <w:r w:rsidR="004708DF" w:rsidDel="00FC6066">
            <w:rPr>
              <w:rFonts w:ascii="Courier New" w:hAnsi="Courier New"/>
              <w:b/>
              <w:i w:val="0"/>
            </w:rPr>
            <w:br/>
          </w:r>
        </w:del>
      </w:ins>
      <w:ins w:id="15000" w:author="Rev 6 Allen Wirfs-Brock" w:date="2012-01-31T14:32:00Z">
        <w:del w:id="15001" w:author="Rev 7 Allen Wirfs-Brock" w:date="2012-04-24T18:03:00Z">
          <w:r w:rsidRPr="00E77497" w:rsidDel="004429A2">
            <w:delText>VariableDeclaration</w:delText>
          </w:r>
        </w:del>
      </w:ins>
      <w:ins w:id="15002" w:author="Rev 6 Allen Wirfs-Brock" w:date="2012-01-31T14:34:00Z">
        <w:del w:id="15003" w:author="Rev 7 Allen Wirfs-Brock" w:date="2012-04-24T18:03:00Z">
          <w:r w:rsidDel="004429A2">
            <w:delText>NoIn</w:delText>
          </w:r>
        </w:del>
      </w:ins>
    </w:p>
    <w:p w14:paraId="5002B82C" w14:textId="77777777" w:rsidR="003B6A66" w:rsidRPr="00E77497" w:rsidRDefault="003B6A66" w:rsidP="003B6A66">
      <w:pPr>
        <w:pStyle w:val="SyntaxRule"/>
        <w:rPr>
          <w:ins w:id="15004" w:author="Rev 6 Allen Wirfs-Brock" w:date="2012-01-26T16:54:00Z"/>
        </w:rPr>
      </w:pPr>
      <w:ins w:id="15005" w:author="Rev 6 Allen Wirfs-Brock" w:date="2012-01-26T16:54:00Z">
        <w:r>
          <w:t>For</w:t>
        </w:r>
        <w:r w:rsidRPr="00E77497">
          <w:t xml:space="preserve">Declaration </w:t>
        </w:r>
        <w:r w:rsidRPr="00E77497">
          <w:rPr>
            <w:rFonts w:ascii="Arial" w:hAnsi="Arial"/>
            <w:b/>
            <w:i w:val="0"/>
          </w:rPr>
          <w:t>:</w:t>
        </w:r>
      </w:ins>
    </w:p>
    <w:p w14:paraId="13605823" w14:textId="77777777" w:rsidR="00B52BAA" w:rsidRDefault="000F5543" w:rsidP="00323ECD">
      <w:pPr>
        <w:pStyle w:val="SyntaxDefinition"/>
        <w:rPr>
          <w:ins w:id="15006" w:author="Rev 6 Allen Wirfs-Brock" w:date="2012-01-26T16:34:00Z"/>
        </w:rPr>
      </w:pPr>
      <w:ins w:id="15007" w:author="Rev 6 Allen Wirfs-Brock" w:date="2012-02-26T13:31:00Z">
        <w:r w:rsidRPr="00E77497">
          <w:t>Let</w:t>
        </w:r>
        <w:r>
          <w:t xml:space="preserve">OrConst  </w:t>
        </w:r>
      </w:ins>
      <w:ins w:id="15008" w:author="Rev 6 Allen Wirfs-Brock" w:date="2012-01-31T13:19:00Z">
        <w:r w:rsidR="00D54263">
          <w:t>For</w:t>
        </w:r>
      </w:ins>
      <w:ins w:id="15009" w:author="Rev 6 Allen Wirfs-Brock" w:date="2012-01-26T16:54:00Z">
        <w:r w:rsidR="003B6A66" w:rsidRPr="00E77497">
          <w:t xml:space="preserve">Binding </w:t>
        </w:r>
      </w:ins>
    </w:p>
    <w:p w14:paraId="7221FC9F" w14:textId="77777777" w:rsidR="00837D11" w:rsidRDefault="00837D11" w:rsidP="007C32C2">
      <w:pPr>
        <w:pStyle w:val="Note"/>
        <w:rPr>
          <w:ins w:id="15010" w:author="Rev 7 Allen Wirfs-Brock" w:date="2012-04-12T17:46:00Z"/>
        </w:rPr>
      </w:pPr>
      <w:ins w:id="15011" w:author="Rev 7 Allen Wirfs-Brock" w:date="2012-04-12T17:47:00Z">
        <w:r>
          <w:t>NOTE 1</w:t>
        </w:r>
        <w:r>
          <w:tab/>
        </w:r>
        <w:r w:rsidRPr="007C32C2">
          <w:rPr>
            <w:rFonts w:ascii="Times New Roman" w:hAnsi="Times New Roman"/>
            <w:i/>
          </w:rPr>
          <w:t>ForBinding</w:t>
        </w:r>
        <w:r>
          <w:t xml:space="preserve"> is defined in 11.1.4.2.</w:t>
        </w:r>
      </w:ins>
    </w:p>
    <w:p w14:paraId="1CE54BA9" w14:textId="77777777" w:rsidR="00D54263" w:rsidRPr="00837D11" w:rsidDel="00837D11" w:rsidRDefault="00D54263" w:rsidP="00D54263">
      <w:pPr>
        <w:pStyle w:val="SyntaxRule"/>
        <w:rPr>
          <w:ins w:id="15012" w:author="Rev 6 Allen Wirfs-Brock" w:date="2012-01-31T13:20:00Z"/>
          <w:del w:id="15013" w:author="Rev 7 Allen Wirfs-Brock" w:date="2012-04-12T17:44:00Z"/>
          <w:rFonts w:ascii="Arial" w:hAnsi="Arial" w:cs="Arial"/>
          <w:sz w:val="18"/>
          <w:szCs w:val="18"/>
          <w:rPrChange w:id="15014" w:author="Rev 7 Allen Wirfs-Brock" w:date="2012-04-12T17:48:00Z">
            <w:rPr>
              <w:ins w:id="15015" w:author="Rev 6 Allen Wirfs-Brock" w:date="2012-01-31T13:20:00Z"/>
              <w:del w:id="15016" w:author="Rev 7 Allen Wirfs-Brock" w:date="2012-04-12T17:44:00Z"/>
            </w:rPr>
          </w:rPrChange>
        </w:rPr>
      </w:pPr>
      <w:ins w:id="15017" w:author="Rev 6 Allen Wirfs-Brock" w:date="2012-01-31T13:20:00Z">
        <w:del w:id="15018" w:author="Rev 7 Allen Wirfs-Brock" w:date="2012-04-12T17:44:00Z">
          <w:r w:rsidRPr="007C32C2" w:rsidDel="00837D11">
            <w:rPr>
              <w:rFonts w:ascii="Arial" w:hAnsi="Arial" w:cs="Arial"/>
              <w:sz w:val="18"/>
              <w:szCs w:val="18"/>
            </w:rPr>
            <w:delText xml:space="preserve">ForBinding </w:delText>
          </w:r>
          <w:r w:rsidRPr="007C32C2" w:rsidDel="00837D11">
            <w:rPr>
              <w:rFonts w:ascii="Arial" w:hAnsi="Arial" w:cs="Arial"/>
              <w:b/>
              <w:i w:val="0"/>
              <w:sz w:val="18"/>
              <w:szCs w:val="18"/>
            </w:rPr>
            <w:delText>:</w:delText>
          </w:r>
        </w:del>
      </w:ins>
    </w:p>
    <w:p w14:paraId="23945B74" w14:textId="77777777" w:rsidR="00D54263" w:rsidRPr="007C32C2" w:rsidDel="00837D11" w:rsidRDefault="00D54263" w:rsidP="00D54263">
      <w:pPr>
        <w:pStyle w:val="SyntaxDefinition"/>
        <w:rPr>
          <w:ins w:id="15019" w:author="Rev 6 Allen Wirfs-Brock" w:date="2012-01-31T13:20:00Z"/>
          <w:del w:id="15020" w:author="Rev 7 Allen Wirfs-Brock" w:date="2012-04-12T17:44:00Z"/>
          <w:rFonts w:ascii="Arial" w:hAnsi="Arial" w:cs="Arial"/>
          <w:sz w:val="18"/>
          <w:szCs w:val="18"/>
        </w:rPr>
      </w:pPr>
      <w:ins w:id="15021" w:author="Rev 6 Allen Wirfs-Brock" w:date="2012-01-31T13:20:00Z">
        <w:del w:id="15022" w:author="Rev 7 Allen Wirfs-Brock" w:date="2012-04-12T17:44:00Z">
          <w:r w:rsidRPr="00837D11" w:rsidDel="00837D11">
            <w:rPr>
              <w:rFonts w:ascii="Arial" w:hAnsi="Arial" w:cs="Arial"/>
              <w:sz w:val="18"/>
              <w:szCs w:val="18"/>
              <w:rPrChange w:id="15023" w:author="Rev 7 Allen Wirfs-Brock" w:date="2012-04-12T17:48:00Z">
                <w:rPr/>
              </w:rPrChange>
            </w:rPr>
            <w:delText>BindingIdentifier</w:delText>
          </w:r>
          <w:r w:rsidRPr="007C32C2" w:rsidDel="00837D11">
            <w:rPr>
              <w:rFonts w:ascii="Arial" w:hAnsi="Arial" w:cs="Arial"/>
              <w:b/>
              <w:i w:val="0"/>
              <w:sz w:val="18"/>
              <w:szCs w:val="18"/>
            </w:rPr>
            <w:br/>
          </w:r>
          <w:r w:rsidRPr="007C32C2" w:rsidDel="00837D11">
            <w:rPr>
              <w:rFonts w:ascii="Arial" w:hAnsi="Arial" w:cs="Arial"/>
              <w:sz w:val="18"/>
              <w:szCs w:val="18"/>
            </w:rPr>
            <w:delText xml:space="preserve">BindingPattern  </w:delText>
          </w:r>
        </w:del>
      </w:ins>
    </w:p>
    <w:p w14:paraId="0D852871" w14:textId="77777777" w:rsidR="00345F94" w:rsidRPr="00837D11" w:rsidRDefault="00345F94" w:rsidP="00542A4C">
      <w:pPr>
        <w:rPr>
          <w:ins w:id="15024" w:author="Rev 6 Allen Wirfs-Brock" w:date="2012-02-27T16:47:00Z"/>
          <w:rFonts w:cs="Arial"/>
          <w:sz w:val="18"/>
          <w:szCs w:val="18"/>
        </w:rPr>
      </w:pPr>
      <w:commentRangeStart w:id="15025"/>
      <w:ins w:id="15026" w:author="Rev 6 Allen Wirfs-Brock" w:date="2012-02-27T16:47:00Z">
        <w:r w:rsidRPr="00837D11">
          <w:rPr>
            <w:rFonts w:cs="Arial"/>
            <w:sz w:val="18"/>
            <w:szCs w:val="18"/>
          </w:rPr>
          <w:t>NOTE</w:t>
        </w:r>
      </w:ins>
      <w:ins w:id="15027" w:author="Rev 7 Allen Wirfs-Brock" w:date="2012-04-12T17:47:00Z">
        <w:r w:rsidR="00837D11" w:rsidRPr="00837D11">
          <w:rPr>
            <w:rFonts w:cs="Arial"/>
            <w:sz w:val="18"/>
            <w:szCs w:val="18"/>
          </w:rPr>
          <w:t xml:space="preserve"> 2</w:t>
        </w:r>
      </w:ins>
      <w:ins w:id="15028" w:author="Rev 6 Allen Wirfs-Brock" w:date="2012-02-27T16:47:00Z">
        <w:r w:rsidRPr="00837D11">
          <w:rPr>
            <w:rFonts w:cs="Arial"/>
            <w:sz w:val="18"/>
            <w:szCs w:val="18"/>
          </w:rPr>
          <w:tab/>
          <w:t xml:space="preserve">A semicolon is not required after a </w:t>
        </w:r>
        <w:r w:rsidRPr="00837D11">
          <w:rPr>
            <w:rFonts w:ascii="Courier New" w:hAnsi="Courier New" w:cs="Courier New"/>
            <w:b/>
            <w:sz w:val="18"/>
            <w:szCs w:val="18"/>
          </w:rPr>
          <w:t>do-while</w:t>
        </w:r>
        <w:r w:rsidRPr="00837D11">
          <w:rPr>
            <w:rFonts w:cs="Arial"/>
            <w:sz w:val="18"/>
            <w:szCs w:val="18"/>
          </w:rPr>
          <w:t xml:space="preserve"> statement</w:t>
        </w:r>
      </w:ins>
      <w:ins w:id="15029" w:author="Rev 6 Allen Wirfs-Brock" w:date="2012-02-27T16:49:00Z">
        <w:r w:rsidRPr="00837D11">
          <w:rPr>
            <w:rFonts w:cs="Arial"/>
            <w:sz w:val="18"/>
            <w:szCs w:val="18"/>
          </w:rPr>
          <w:t xml:space="preserve">. </w:t>
        </w:r>
      </w:ins>
      <w:commentRangeEnd w:id="15025"/>
      <w:ins w:id="15030" w:author="Rev 6 Allen Wirfs-Brock" w:date="2012-02-27T16:50:00Z">
        <w:r w:rsidRPr="007C32C2">
          <w:rPr>
            <w:rStyle w:val="af4"/>
            <w:rFonts w:cs="Arial"/>
            <w:sz w:val="18"/>
            <w:szCs w:val="18"/>
          </w:rPr>
          <w:commentReference w:id="15025"/>
        </w:r>
      </w:ins>
    </w:p>
    <w:p w14:paraId="486D2C79" w14:textId="77777777" w:rsidR="00542A4C" w:rsidRDefault="00542A4C" w:rsidP="00542A4C">
      <w:pPr>
        <w:rPr>
          <w:ins w:id="15031" w:author="Rev 6 Allen Wirfs-Brock" w:date="2012-02-25T09:47:00Z"/>
        </w:rPr>
      </w:pPr>
      <w:ins w:id="15032" w:author="Rev 6 Allen Wirfs-Brock" w:date="2012-02-25T09:47:00Z">
        <w:r>
          <w:t xml:space="preserve">The abstract operation </w:t>
        </w:r>
      </w:ins>
      <w:ins w:id="15033" w:author="Rev 6 Allen Wirfs-Brock" w:date="2012-02-25T09:55:00Z">
        <w:del w:id="15034" w:author="Rev 7 Allen Wirfs-Brock" w:date="2012-04-25T08:01:00Z">
          <w:r w:rsidRPr="007C32C2" w:rsidDel="007C32C2">
            <w:rPr>
              <w:rFonts w:ascii="Times New Roman" w:hAnsi="Times New Roman"/>
            </w:rPr>
            <w:delText>l</w:delText>
          </w:r>
        </w:del>
        <w:del w:id="15035" w:author="Rev 7 Allen Wirfs-Brock" w:date="2012-04-25T08:04:00Z">
          <w:r w:rsidRPr="007C32C2" w:rsidDel="007C32C2">
            <w:rPr>
              <w:rFonts w:ascii="Times New Roman" w:hAnsi="Times New Roman"/>
            </w:rPr>
            <w:delText>oopContinues</w:delText>
          </w:r>
        </w:del>
      </w:ins>
      <w:ins w:id="15036" w:author="Rev 7 Allen Wirfs-Brock" w:date="2012-04-25T08:04:00Z">
        <w:r w:rsidR="007C32C2">
          <w:rPr>
            <w:rFonts w:ascii="Times New Roman" w:hAnsi="Times New Roman"/>
          </w:rPr>
          <w:t>LoopContinues</w:t>
        </w:r>
      </w:ins>
      <w:ins w:id="15037" w:author="Rev 6 Allen Wirfs-Brock" w:date="2012-02-25T09:47:00Z">
        <w:r>
          <w:t xml:space="preserve"> with arguments </w:t>
        </w:r>
      </w:ins>
      <w:ins w:id="15038" w:author="Rev 6 Allen Wirfs-Brock" w:date="2012-02-26T11:37:00Z">
        <w:r w:rsidR="00526AEF">
          <w:rPr>
            <w:rFonts w:ascii="Times New Roman" w:hAnsi="Times New Roman"/>
            <w:i/>
          </w:rPr>
          <w:t>c</w:t>
        </w:r>
      </w:ins>
      <w:ins w:id="15039" w:author="Rev 6 Allen Wirfs-Brock" w:date="2012-02-25T09:47:00Z">
        <w:r w:rsidRPr="00542A4C">
          <w:rPr>
            <w:rFonts w:ascii="Times New Roman" w:hAnsi="Times New Roman"/>
            <w:i/>
          </w:rPr>
          <w:t>ompletion</w:t>
        </w:r>
        <w:r>
          <w:t xml:space="preserve"> and </w:t>
        </w:r>
      </w:ins>
      <w:ins w:id="15040" w:author="Rev 6 Allen Wirfs-Brock" w:date="2012-02-25T09:48:00Z">
        <w:r w:rsidRPr="00542A4C">
          <w:rPr>
            <w:rFonts w:ascii="Times New Roman" w:hAnsi="Times New Roman"/>
            <w:i/>
          </w:rPr>
          <w:t>labelSet</w:t>
        </w:r>
        <w:r>
          <w:t xml:space="preserve"> is defined by the following step:</w:t>
        </w:r>
      </w:ins>
    </w:p>
    <w:p w14:paraId="1F500B5B" w14:textId="77777777" w:rsidR="00526AEF" w:rsidRDefault="00526AEF" w:rsidP="00724A70">
      <w:pPr>
        <w:pStyle w:val="Alg3"/>
        <w:numPr>
          <w:ilvl w:val="0"/>
          <w:numId w:val="118"/>
        </w:numPr>
        <w:rPr>
          <w:ins w:id="15041" w:author="Rev 6 Allen Wirfs-Brock" w:date="2012-02-26T11:36:00Z"/>
        </w:rPr>
      </w:pPr>
      <w:ins w:id="15042" w:author="Rev 6 Allen Wirfs-Brock" w:date="2012-02-26T11:37:00Z">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ins>
    </w:p>
    <w:p w14:paraId="5CD05D07" w14:textId="77777777" w:rsidR="00B741A1" w:rsidRPr="00E77497" w:rsidRDefault="00B741A1" w:rsidP="00724A70">
      <w:pPr>
        <w:pStyle w:val="Alg3"/>
        <w:numPr>
          <w:ilvl w:val="0"/>
          <w:numId w:val="118"/>
        </w:numPr>
        <w:rPr>
          <w:ins w:id="15043" w:author="Rev 6 Allen Wirfs-Brock" w:date="2012-02-25T09:46:00Z"/>
        </w:rPr>
      </w:pPr>
      <w:ins w:id="15044" w:author="Rev 6 Allen Wirfs-Brock" w:date="2012-02-25T09:46:00Z">
        <w:r w:rsidRPr="00E77497">
          <w:t xml:space="preserve">If </w:t>
        </w:r>
      </w:ins>
      <w:ins w:id="15045" w:author="Rev 6 Allen Wirfs-Brock" w:date="2012-02-26T11:37:00Z">
        <w:r w:rsidR="00526AEF">
          <w:rPr>
            <w:i/>
          </w:rPr>
          <w:t>c</w:t>
        </w:r>
        <w:r w:rsidR="00526AEF" w:rsidRPr="00542A4C">
          <w:rPr>
            <w:i/>
          </w:rPr>
          <w:t>ompletion</w:t>
        </w:r>
      </w:ins>
      <w:ins w:id="15046" w:author="Rev 6 Allen Wirfs-Brock" w:date="2012-02-25T09:46:00Z">
        <w:r w:rsidRPr="00E77497">
          <w:t>.</w:t>
        </w:r>
        <w:r>
          <w:t>[[</w:t>
        </w:r>
        <w:r w:rsidRPr="00E77497">
          <w:t>type</w:t>
        </w:r>
        <w:r>
          <w:t>]]</w:t>
        </w:r>
        <w:r w:rsidRPr="00E77497">
          <w:t xml:space="preserve"> is not </w:t>
        </w:r>
        <w:r w:rsidRPr="00E77497">
          <w:rPr>
            <w:rFonts w:ascii="Arial" w:hAnsi="Arial" w:cs="Arial"/>
          </w:rPr>
          <w:t>continue</w:t>
        </w:r>
        <w:r w:rsidRPr="00E77497">
          <w:t>, then</w:t>
        </w:r>
      </w:ins>
      <w:ins w:id="15047" w:author="Rev 6 Allen Wirfs-Brock" w:date="2012-02-25T09:57:00Z">
        <w:r w:rsidR="00724A70">
          <w:t xml:space="preserve"> return </w:t>
        </w:r>
        <w:r w:rsidR="00724A70" w:rsidRPr="00B814B6">
          <w:rPr>
            <w:b/>
          </w:rPr>
          <w:t>false</w:t>
        </w:r>
        <w:r w:rsidR="00724A70">
          <w:t>.</w:t>
        </w:r>
      </w:ins>
    </w:p>
    <w:p w14:paraId="408DAD82" w14:textId="77777777" w:rsidR="00542A4C" w:rsidRDefault="00724A70" w:rsidP="00724A70">
      <w:pPr>
        <w:pStyle w:val="Alg3"/>
        <w:numPr>
          <w:ilvl w:val="0"/>
          <w:numId w:val="118"/>
        </w:numPr>
        <w:rPr>
          <w:ins w:id="15048" w:author="Rev 6 Allen Wirfs-Brock" w:date="2012-02-25T09:53:00Z"/>
        </w:rPr>
      </w:pPr>
      <w:ins w:id="15049" w:author="Rev 6 Allen Wirfs-Brock" w:date="2012-02-25T09:58:00Z">
        <w:r>
          <w:t xml:space="preserve">If </w:t>
        </w:r>
      </w:ins>
      <w:ins w:id="15050" w:author="Rev 6 Allen Wirfs-Brock" w:date="2012-02-26T11:37:00Z">
        <w:r w:rsidR="00526AEF">
          <w:rPr>
            <w:i/>
          </w:rPr>
          <w:t>c</w:t>
        </w:r>
        <w:r w:rsidR="00526AEF" w:rsidRPr="00542A4C">
          <w:rPr>
            <w:i/>
          </w:rPr>
          <w:t>ompletion</w:t>
        </w:r>
      </w:ins>
      <w:ins w:id="15051" w:author="Rev 6 Allen Wirfs-Brock" w:date="2012-02-25T09:58:00Z">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ins>
    </w:p>
    <w:p w14:paraId="16463782" w14:textId="77777777" w:rsidR="00724A70" w:rsidRDefault="00724A70" w:rsidP="00724A70">
      <w:pPr>
        <w:pStyle w:val="Alg3"/>
        <w:numPr>
          <w:ilvl w:val="0"/>
          <w:numId w:val="118"/>
        </w:numPr>
        <w:rPr>
          <w:ins w:id="15052" w:author="Rev 6 Allen Wirfs-Brock" w:date="2012-02-25T09:59:00Z"/>
        </w:rPr>
      </w:pPr>
      <w:ins w:id="15053" w:author="Rev 6 Allen Wirfs-Brock" w:date="2012-02-25T09:59:00Z">
        <w:r>
          <w:t xml:space="preserve">If </w:t>
        </w:r>
      </w:ins>
      <w:ins w:id="15054" w:author="Rev 6 Allen Wirfs-Brock" w:date="2012-02-26T11:37:00Z">
        <w:r w:rsidR="00526AEF">
          <w:rPr>
            <w:i/>
          </w:rPr>
          <w:t>c</w:t>
        </w:r>
        <w:r w:rsidR="00526AEF" w:rsidRPr="00542A4C">
          <w:rPr>
            <w:i/>
          </w:rPr>
          <w:t>ompletion</w:t>
        </w:r>
      </w:ins>
      <w:ins w:id="15055" w:author="Rev 6 Allen Wirfs-Brock" w:date="2012-02-25T09:59:00Z">
        <w:r w:rsidRPr="00E77497">
          <w:t>.</w:t>
        </w:r>
        <w:r>
          <w:t xml:space="preserve">[[target]] is an element of </w:t>
        </w:r>
        <w:r w:rsidRPr="00724A70">
          <w:rPr>
            <w:i/>
          </w:rPr>
          <w:t>labelSet</w:t>
        </w:r>
        <w:r w:rsidRPr="00E77497">
          <w:t>, then</w:t>
        </w:r>
        <w:r>
          <w:t xml:space="preserve"> return </w:t>
        </w:r>
        <w:r w:rsidRPr="00B814B6">
          <w:rPr>
            <w:b/>
          </w:rPr>
          <w:t>true</w:t>
        </w:r>
        <w:r>
          <w:t>.</w:t>
        </w:r>
      </w:ins>
    </w:p>
    <w:p w14:paraId="1ECC438E" w14:textId="77777777" w:rsidR="00B741A1" w:rsidRPr="00E77497" w:rsidRDefault="00542A4C" w:rsidP="00724A70">
      <w:pPr>
        <w:pStyle w:val="Alg3"/>
        <w:numPr>
          <w:ilvl w:val="0"/>
          <w:numId w:val="118"/>
        </w:numPr>
        <w:spacing w:after="240"/>
        <w:rPr>
          <w:ins w:id="15056" w:author="Rev 6 Allen Wirfs-Brock" w:date="2012-02-25T09:46:00Z"/>
        </w:rPr>
      </w:pPr>
      <w:ins w:id="15057" w:author="Rev 6 Allen Wirfs-Brock" w:date="2012-02-25T09:53:00Z">
        <w:r>
          <w:t xml:space="preserve">Return </w:t>
        </w:r>
        <w:r w:rsidRPr="00B814B6">
          <w:rPr>
            <w:b/>
          </w:rPr>
          <w:t>false</w:t>
        </w:r>
      </w:ins>
      <w:ins w:id="15058" w:author="Rev 6 Allen Wirfs-Brock" w:date="2012-02-25T09:46:00Z">
        <w:r w:rsidR="00B741A1" w:rsidRPr="00E77497">
          <w:t>.</w:t>
        </w:r>
      </w:ins>
    </w:p>
    <w:p w14:paraId="1D486373" w14:textId="77777777" w:rsidR="004C02EF" w:rsidRPr="00E77497" w:rsidRDefault="004C02EF" w:rsidP="003A4B22">
      <w:pPr>
        <w:pStyle w:val="30"/>
        <w:numPr>
          <w:ilvl w:val="0"/>
          <w:numId w:val="0"/>
        </w:numPr>
      </w:pPr>
      <w:bookmarkStart w:id="15059" w:name="_Toc323907715"/>
      <w:r w:rsidRPr="00E77497">
        <w:t>12.6.1</w:t>
      </w:r>
      <w:r w:rsidRPr="00E77497">
        <w:tab/>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14964"/>
      <w:bookmarkEnd w:id="14965"/>
      <w:bookmarkEnd w:id="14966"/>
      <w:bookmarkEnd w:id="14967"/>
      <w:bookmarkEnd w:id="14968"/>
      <w:bookmarkEnd w:id="14969"/>
      <w:bookmarkEnd w:id="14970"/>
      <w:r w:rsidRPr="00E77497">
        <w:t>t</w:t>
      </w:r>
      <w:bookmarkEnd w:id="14987"/>
      <w:bookmarkEnd w:id="14988"/>
      <w:bookmarkEnd w:id="14989"/>
      <w:bookmarkEnd w:id="14990"/>
      <w:bookmarkEnd w:id="14991"/>
      <w:bookmarkEnd w:id="15059"/>
    </w:p>
    <w:p w14:paraId="7D1BE37A" w14:textId="77777777" w:rsidR="004D5676" w:rsidRPr="00E77497" w:rsidRDefault="004D5676" w:rsidP="004D5676">
      <w:pPr>
        <w:rPr>
          <w:ins w:id="15060" w:author="Rev 4 Allen Wirfs-Brock" w:date="2011-10-15T18:40:00Z"/>
          <w:rFonts w:ascii="Helvetica" w:hAnsi="Helvetica"/>
          <w:b/>
        </w:rPr>
      </w:pPr>
      <w:ins w:id="15061" w:author="Rev 4 Allen Wirfs-Brock" w:date="2011-10-15T18:40:00Z">
        <w:r w:rsidRPr="00E77497">
          <w:rPr>
            <w:rFonts w:ascii="Helvetica" w:hAnsi="Helvetica"/>
            <w:b/>
          </w:rPr>
          <w:t xml:space="preserve">Static Semantics:  </w:t>
        </w:r>
        <w:r w:rsidRPr="00E77497">
          <w:rPr>
            <w:rFonts w:ascii="Helvetica" w:hAnsi="Helvetica"/>
            <w:b/>
            <w:lang w:eastAsia="en-US"/>
          </w:rPr>
          <w:t>VarDeclaredNames</w:t>
        </w:r>
      </w:ins>
    </w:p>
    <w:p w14:paraId="31F2C212" w14:textId="77777777" w:rsidR="00A04A9C" w:rsidRPr="00E77497" w:rsidRDefault="00F460AA" w:rsidP="00A04A9C">
      <w:pPr>
        <w:jc w:val="left"/>
        <w:rPr>
          <w:ins w:id="15062" w:author="Rev 3 Allen Wirfs-Brock" w:date="2011-09-02T11:04:00Z"/>
        </w:rPr>
      </w:pPr>
      <w:ins w:id="15063"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ins w:id="15064" w:author="Rev 3 Allen Wirfs-Brock" w:date="2011-09-02T11:04:00Z">
        <w:del w:id="15065" w:author="Rev 4 Allen Wirfs-Brock" w:date="2011-10-15T18:40:00Z">
          <w:r w:rsidR="00A04A9C" w:rsidRPr="00E77497" w:rsidDel="004D5676">
            <w:delText xml:space="preserve">The VarDeclaredNames of the production  </w:delText>
          </w:r>
        </w:del>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A04A9C" w:rsidRPr="00E77497">
          <w:t xml:space="preserve"> </w:t>
        </w:r>
        <w:r w:rsidR="00A04A9C" w:rsidRPr="00E77497">
          <w:rPr>
            <w:rFonts w:ascii="Times New Roman" w:hAnsi="Times New Roman"/>
            <w:i/>
          </w:rPr>
          <w:t xml:space="preserve"> </w:t>
        </w:r>
        <w:del w:id="15066" w:author="Rev 4 Allen Wirfs-Brock" w:date="2011-10-15T18:40:00Z">
          <w:r w:rsidR="00A04A9C" w:rsidRPr="00E77497" w:rsidDel="004D5676">
            <w:delText>is determined as follows:</w:delText>
          </w:r>
        </w:del>
      </w:ins>
    </w:p>
    <w:p w14:paraId="490C0507" w14:textId="77777777" w:rsidR="00A04A9C" w:rsidRPr="00E77497" w:rsidRDefault="00A04A9C" w:rsidP="00B34B48">
      <w:pPr>
        <w:pStyle w:val="Alg4"/>
        <w:numPr>
          <w:ilvl w:val="0"/>
          <w:numId w:val="477"/>
        </w:numPr>
        <w:spacing w:after="220"/>
        <w:contextualSpacing/>
        <w:rPr>
          <w:ins w:id="15067" w:author="Rev 3 Allen Wirfs-Brock" w:date="2011-09-02T11:04:00Z"/>
        </w:rPr>
      </w:pPr>
      <w:ins w:id="15068" w:author="Rev 3 Allen Wirfs-Brock" w:date="2011-09-02T11:04:00Z">
        <w:r w:rsidRPr="00E77497">
          <w:t xml:space="preserve">Return the VarDeclaredNames of </w:t>
        </w:r>
        <w:r w:rsidRPr="00E77497">
          <w:rPr>
            <w:i/>
          </w:rPr>
          <w:t>Statement</w:t>
        </w:r>
        <w:r w:rsidRPr="00E77497">
          <w:t>.</w:t>
        </w:r>
      </w:ins>
    </w:p>
    <w:p w14:paraId="6D29CB3C" w14:textId="77777777" w:rsidR="004901F8" w:rsidRPr="00E77497" w:rsidRDefault="004901F8" w:rsidP="004901F8">
      <w:pPr>
        <w:pStyle w:val="40"/>
        <w:numPr>
          <w:ilvl w:val="0"/>
          <w:numId w:val="0"/>
        </w:numPr>
        <w:rPr>
          <w:ins w:id="15069" w:author="Rev 6 Allen Wirfs-Brock" w:date="2012-02-25T11:24:00Z"/>
        </w:rPr>
      </w:pPr>
      <w:ins w:id="15070" w:author="Rev 6 Allen Wirfs-Brock" w:date="2012-02-25T11:24:00Z">
        <w:r w:rsidRPr="00E77497">
          <w:t>Runtime Semantics</w:t>
        </w:r>
      </w:ins>
    </w:p>
    <w:p w14:paraId="7766BA00" w14:textId="77777777" w:rsidR="00B741A1" w:rsidRDefault="00B741A1" w:rsidP="00B741A1">
      <w:pPr>
        <w:keepNext/>
        <w:rPr>
          <w:ins w:id="15071" w:author="Rev 6 Allen Wirfs-Brock" w:date="2012-02-25T09:37:00Z"/>
          <w:rFonts w:ascii="Helvetica" w:hAnsi="Helvetica"/>
          <w:b/>
          <w:spacing w:val="6"/>
        </w:rPr>
      </w:pPr>
      <w:ins w:id="15072" w:author="Rev 6 Allen Wirfs-Brock" w:date="2012-02-25T09:37:00Z">
        <w:r w:rsidRPr="00E77497">
          <w:rPr>
            <w:rFonts w:ascii="Helvetica" w:hAnsi="Helvetica"/>
            <w:b/>
          </w:rPr>
          <w:t xml:space="preserve">Runtime Semantics: </w:t>
        </w:r>
        <w:r>
          <w:rPr>
            <w:rFonts w:ascii="Helvetica" w:hAnsi="Helvetica"/>
            <w:b/>
            <w:spacing w:val="6"/>
          </w:rPr>
          <w:t>Labelled Evaluation</w:t>
        </w:r>
      </w:ins>
    </w:p>
    <w:p w14:paraId="3AFA7FEC" w14:textId="77777777" w:rsidR="00B741A1" w:rsidRPr="00FA3203" w:rsidRDefault="00B741A1" w:rsidP="00B741A1">
      <w:pPr>
        <w:ind w:left="360"/>
        <w:rPr>
          <w:ins w:id="15073" w:author="Rev 6 Allen Wirfs-Brock" w:date="2012-02-25T09:37:00Z"/>
        </w:rPr>
      </w:pPr>
      <w:ins w:id="15074" w:author="Rev 6 Allen Wirfs-Brock" w:date="2012-02-25T09:3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370A4632" w14:textId="77777777" w:rsidR="004D5676" w:rsidRPr="00E77497" w:rsidDel="00B741A1" w:rsidRDefault="004D5676" w:rsidP="004D5676">
      <w:pPr>
        <w:keepNext/>
        <w:rPr>
          <w:ins w:id="15075" w:author="Rev 4 Allen Wirfs-Brock" w:date="2011-10-15T18:40:00Z"/>
          <w:del w:id="15076" w:author="Rev 6 Allen Wirfs-Brock" w:date="2012-02-25T09:37:00Z"/>
          <w:rFonts w:ascii="Helvetica" w:hAnsi="Helvetica"/>
          <w:b/>
        </w:rPr>
      </w:pPr>
      <w:ins w:id="15077" w:author="Rev 4 Allen Wirfs-Brock" w:date="2011-10-15T18:40:00Z">
        <w:del w:id="15078" w:author="Rev 6 Allen Wirfs-Brock" w:date="2012-02-25T09:37:00Z">
          <w:r w:rsidRPr="00E77497" w:rsidDel="00B741A1">
            <w:rPr>
              <w:rFonts w:ascii="Helvetica" w:hAnsi="Helvetica"/>
              <w:b/>
            </w:rPr>
            <w:delText xml:space="preserve">Runtime Semantics: </w:delText>
          </w:r>
          <w:r w:rsidRPr="00E77497" w:rsidDel="00B741A1">
            <w:rPr>
              <w:rFonts w:ascii="Helvetica" w:hAnsi="Helvetica"/>
              <w:b/>
              <w:spacing w:val="6"/>
            </w:rPr>
            <w:delText>Evaluation</w:delText>
          </w:r>
        </w:del>
      </w:ins>
    </w:p>
    <w:p w14:paraId="2033AE41" w14:textId="77777777" w:rsidR="004C02EF" w:rsidRPr="00E77497" w:rsidRDefault="00F460AA" w:rsidP="004C02EF">
      <w:ins w:id="15079"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del w:id="15080" w:author="Rev 4 Allen Wirfs-Brock" w:date="2011-10-15T18:40:00Z">
        <w:r w:rsidR="004C02EF" w:rsidRPr="00E77497" w:rsidDel="004D5676">
          <w:delText xml:space="preserve">The production </w:delText>
        </w:r>
      </w:del>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4C02EF" w:rsidRPr="00E77497">
        <w:t xml:space="preserve"> </w:t>
      </w:r>
      <w:del w:id="15081" w:author="Rev 4 Allen Wirfs-Brock" w:date="2011-10-15T18:41:00Z">
        <w:r w:rsidR="004C02EF" w:rsidRPr="00E77497" w:rsidDel="004D5676">
          <w:delText>is evaluated as follows:</w:delText>
        </w:r>
      </w:del>
      <w:bookmarkStart w:id="15082" w:name="_Toc375031203"/>
      <w:bookmarkStart w:id="15083" w:name="_Toc381513717"/>
    </w:p>
    <w:p w14:paraId="79B0AF07" w14:textId="77777777"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15084"/>
      <w:del w:id="15085" w:author="Rev 6 Allen Wirfs-Brock" w:date="2012-02-18T12:15:00Z">
        <w:r w:rsidRPr="00F75D28" w:rsidDel="00BD5F8D">
          <w:rPr>
            <w:b/>
          </w:rPr>
          <w:delText>empty</w:delText>
        </w:r>
      </w:del>
      <w:ins w:id="15086" w:author="Rev 6 Allen Wirfs-Brock" w:date="2012-02-18T12:15:00Z">
        <w:r w:rsidR="00BD5F8D" w:rsidRPr="00F75D28">
          <w:rPr>
            <w:b/>
          </w:rPr>
          <w:t>undefined</w:t>
        </w:r>
        <w:commentRangeEnd w:id="15084"/>
        <w:r w:rsidR="00BD5F8D" w:rsidRPr="00F75D28">
          <w:rPr>
            <w:rStyle w:val="af4"/>
            <w:rFonts w:eastAsia="MS Mincho"/>
            <w:b/>
            <w:spacing w:val="0"/>
            <w:lang w:eastAsia="ja-JP"/>
          </w:rPr>
          <w:commentReference w:id="15084"/>
        </w:r>
      </w:ins>
      <w:r w:rsidRPr="00F75D28">
        <w:rPr>
          <w:b/>
        </w:rPr>
        <w:t>.</w:t>
      </w:r>
    </w:p>
    <w:p w14:paraId="0A37A153" w14:textId="77777777" w:rsidR="004C02EF" w:rsidRPr="00E77497" w:rsidDel="00724A70" w:rsidRDefault="004C02EF" w:rsidP="0027695A">
      <w:pPr>
        <w:pStyle w:val="Alg3"/>
        <w:numPr>
          <w:ilvl w:val="0"/>
          <w:numId w:val="683"/>
        </w:numPr>
        <w:rPr>
          <w:del w:id="15087" w:author="Rev 6 Allen Wirfs-Brock" w:date="2012-02-25T10:06:00Z"/>
        </w:rPr>
      </w:pPr>
      <w:del w:id="15088" w:author="Rev 6 Allen Wirfs-Brock" w:date="2012-02-25T10:06:00Z">
        <w:r w:rsidRPr="00E77497" w:rsidDel="00724A70">
          <w:delText xml:space="preserve">Let </w:delText>
        </w:r>
        <w:r w:rsidRPr="00E77497" w:rsidDel="00724A70">
          <w:rPr>
            <w:i/>
          </w:rPr>
          <w:delText>iterating</w:delText>
        </w:r>
        <w:r w:rsidRPr="00E77497" w:rsidDel="00724A70">
          <w:delText xml:space="preserve"> be </w:delText>
        </w:r>
        <w:r w:rsidRPr="00E77497" w:rsidDel="00724A70">
          <w:rPr>
            <w:b/>
          </w:rPr>
          <w:delText>true</w:delText>
        </w:r>
        <w:r w:rsidRPr="00E77497" w:rsidDel="00724A70">
          <w:delText>.</w:delText>
        </w:r>
      </w:del>
    </w:p>
    <w:p w14:paraId="13349159" w14:textId="77777777" w:rsidR="004C02EF" w:rsidRPr="00E77497" w:rsidRDefault="004C02EF" w:rsidP="0027695A">
      <w:pPr>
        <w:pStyle w:val="Alg3"/>
        <w:numPr>
          <w:ilvl w:val="0"/>
          <w:numId w:val="683"/>
        </w:numPr>
      </w:pPr>
      <w:r w:rsidRPr="00E77497">
        <w:t>Repeat</w:t>
      </w:r>
      <w:del w:id="15089" w:author="Rev 6 Allen Wirfs-Brock" w:date="2012-02-25T10:06:00Z">
        <w:r w:rsidRPr="00E77497" w:rsidDel="00724A70">
          <w:delText>,</w:delText>
        </w:r>
      </w:del>
      <w:r w:rsidRPr="00E77497">
        <w:t xml:space="preserve"> </w:t>
      </w:r>
      <w:del w:id="15090" w:author="Rev 6 Allen Wirfs-Brock" w:date="2012-02-25T10:06:00Z">
        <w:r w:rsidRPr="00E77497" w:rsidDel="00724A70">
          <w:delText xml:space="preserve">while </w:delText>
        </w:r>
        <w:r w:rsidRPr="00E77497" w:rsidDel="00724A70">
          <w:rPr>
            <w:i/>
          </w:rPr>
          <w:delText>iterating</w:delText>
        </w:r>
        <w:r w:rsidRPr="00E77497" w:rsidDel="00724A70">
          <w:delText xml:space="preserve"> is </w:delText>
        </w:r>
        <w:r w:rsidRPr="00E77497" w:rsidDel="00724A70">
          <w:rPr>
            <w:b/>
          </w:rPr>
          <w:delText>true</w:delText>
        </w:r>
      </w:del>
    </w:p>
    <w:p w14:paraId="62B8AC8A" w14:textId="77777777"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14:paraId="61C02696" w14:textId="77777777" w:rsidR="004C02EF" w:rsidRPr="00E77497" w:rsidRDefault="004C02EF" w:rsidP="0027695A">
      <w:pPr>
        <w:pStyle w:val="Alg3"/>
        <w:numPr>
          <w:ilvl w:val="1"/>
          <w:numId w:val="683"/>
        </w:numPr>
      </w:pPr>
      <w:r w:rsidRPr="00E77497">
        <w:t xml:space="preserve">If </w:t>
      </w:r>
      <w:r w:rsidRPr="00E77497">
        <w:rPr>
          <w:i/>
        </w:rPr>
        <w:t>stmt</w:t>
      </w:r>
      <w:r w:rsidRPr="00E77497">
        <w:t>.</w:t>
      </w:r>
      <w:ins w:id="15091" w:author="Rev 6 Allen Wirfs-Brock" w:date="2012-02-18T12:21:00Z">
        <w:r w:rsidR="00F75D28">
          <w:t>[[</w:t>
        </w:r>
      </w:ins>
      <w:r w:rsidRPr="00E77497">
        <w:t>value</w:t>
      </w:r>
      <w:ins w:id="15092" w:author="Rev 6 Allen Wirfs-Brock" w:date="2012-02-18T12:21:00Z">
        <w:r w:rsidR="00F75D28">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5093" w:author="Rev 6 Allen Wirfs-Brock" w:date="2012-02-18T12:22:00Z">
        <w:r w:rsidR="00F75D28">
          <w:t>[[</w:t>
        </w:r>
      </w:ins>
      <w:r w:rsidRPr="00E77497">
        <w:t>value</w:t>
      </w:r>
      <w:ins w:id="15094" w:author="Rev 6 Allen Wirfs-Brock" w:date="2012-02-18T12:22:00Z">
        <w:r w:rsidR="00F75D28">
          <w:t>]]</w:t>
        </w:r>
      </w:ins>
      <w:r w:rsidRPr="00E77497">
        <w:rPr>
          <w:i/>
        </w:rPr>
        <w:t>.</w:t>
      </w:r>
    </w:p>
    <w:p w14:paraId="23953D62" w14:textId="77777777" w:rsidR="004C02EF" w:rsidRPr="00E77497" w:rsidDel="00724A70" w:rsidRDefault="004C02EF" w:rsidP="0027695A">
      <w:pPr>
        <w:pStyle w:val="Alg3"/>
        <w:numPr>
          <w:ilvl w:val="1"/>
          <w:numId w:val="683"/>
        </w:numPr>
        <w:rPr>
          <w:del w:id="15095" w:author="Rev 6 Allen Wirfs-Brock" w:date="2012-02-25T10:02:00Z"/>
        </w:rPr>
      </w:pPr>
      <w:del w:id="15096" w:author="Rev 6 Allen Wirfs-Brock" w:date="2012-02-25T10:02:00Z">
        <w:r w:rsidRPr="00E77497" w:rsidDel="00724A70">
          <w:delText xml:space="preserve">If </w:delText>
        </w:r>
        <w:r w:rsidRPr="00E77497" w:rsidDel="00724A70">
          <w:rPr>
            <w:i/>
          </w:rPr>
          <w:delText>stmt</w:delText>
        </w:r>
        <w:r w:rsidRPr="00E77497" w:rsidDel="00724A70">
          <w:delText xml:space="preserve">.type is not </w:delText>
        </w:r>
        <w:r w:rsidRPr="00E77497" w:rsidDel="00724A70">
          <w:rPr>
            <w:rFonts w:ascii="Arial" w:hAnsi="Arial" w:cs="Arial"/>
          </w:rPr>
          <w:delText>continue</w:delText>
        </w:r>
        <w:r w:rsidRPr="00E77497" w:rsidDel="00724A70">
          <w:delText xml:space="preserve"> </w:delText>
        </w:r>
      </w:del>
      <w:ins w:id="15097" w:author="Allen Wirfs-Brock rev2" w:date="2011-07-25T15:32:00Z">
        <w:del w:id="15098" w:author="Rev 6 Allen Wirfs-Brock" w:date="2012-02-25T10:02:00Z">
          <w:r w:rsidR="006B2955" w:rsidRPr="00E77497" w:rsidDel="00724A70">
            <w:delText>or</w:delText>
          </w:r>
        </w:del>
      </w:ins>
      <w:del w:id="15099" w:author="Rev 6 Allen Wirfs-Brock" w:date="2012-02-25T10:02:00Z">
        <w:r w:rsidRPr="00E77497" w:rsidDel="00724A70">
          <w:delText xml:space="preserve">|| </w:delText>
        </w:r>
        <w:r w:rsidRPr="00E77497" w:rsidDel="00724A70">
          <w:rPr>
            <w:i/>
          </w:rPr>
          <w:delText>stmt</w:delText>
        </w:r>
        <w:r w:rsidRPr="00E77497" w:rsidDel="00724A70">
          <w:delText xml:space="preserve">.target is not </w:delText>
        </w:r>
      </w:del>
      <w:del w:id="15100" w:author="Rev 6 Allen Wirfs-Brock" w:date="2012-02-23T18:16:00Z">
        <w:r w:rsidRPr="00E77497" w:rsidDel="00E94AC6">
          <w:delText>in the current label set</w:delText>
        </w:r>
      </w:del>
      <w:del w:id="15101" w:author="Rev 6 Allen Wirfs-Brock" w:date="2012-02-25T10:02:00Z">
        <w:r w:rsidRPr="00E77497" w:rsidDel="00724A70">
          <w:delText>, then</w:delText>
        </w:r>
      </w:del>
    </w:p>
    <w:p w14:paraId="2F6099DE" w14:textId="77777777" w:rsidR="004C02EF" w:rsidRPr="00E77497" w:rsidDel="00B741A1" w:rsidRDefault="004C02EF" w:rsidP="00724A70">
      <w:pPr>
        <w:pStyle w:val="Alg3"/>
        <w:numPr>
          <w:ilvl w:val="2"/>
          <w:numId w:val="683"/>
        </w:numPr>
        <w:rPr>
          <w:del w:id="15102" w:author="Rev 6 Allen Wirfs-Brock" w:date="2012-02-25T09:40:00Z"/>
        </w:rPr>
        <w:pPrChange w:id="15103" w:author="Rev 6 Allen Wirfs-Brock" w:date="2012-02-25T10:06:00Z">
          <w:pPr>
            <w:pStyle w:val="Alg3"/>
            <w:numPr>
              <w:ilvl w:val="2"/>
              <w:numId w:val="118"/>
            </w:numPr>
            <w:tabs>
              <w:tab w:val="clear" w:pos="360"/>
              <w:tab w:val="num" w:pos="1800"/>
            </w:tabs>
            <w:ind w:left="1800"/>
          </w:pPr>
        </w:pPrChange>
      </w:pPr>
      <w:del w:id="15104" w:author="Rev 6 Allen Wirfs-Brock" w:date="2012-02-25T09:40:00Z">
        <w:r w:rsidRPr="00E77497" w:rsidDel="00B741A1">
          <w:delText xml:space="preserve">If </w:delText>
        </w:r>
        <w:r w:rsidRPr="00E77497" w:rsidDel="00B741A1">
          <w:rPr>
            <w:i/>
          </w:rPr>
          <w:delText>stmt</w:delText>
        </w:r>
        <w:r w:rsidRPr="00E77497" w:rsidDel="00B741A1">
          <w:delText xml:space="preserve">.type is </w:delText>
        </w:r>
        <w:r w:rsidRPr="00E77497" w:rsidDel="00B741A1">
          <w:rPr>
            <w:rFonts w:ascii="Arial" w:hAnsi="Arial" w:cs="Arial"/>
          </w:rPr>
          <w:delText>break</w:delText>
        </w:r>
        <w:r w:rsidRPr="00E77497" w:rsidDel="00B741A1">
          <w:delText xml:space="preserve"> and </w:delText>
        </w:r>
        <w:r w:rsidRPr="00E77497" w:rsidDel="00B741A1">
          <w:rPr>
            <w:i/>
          </w:rPr>
          <w:delText>stmt</w:delText>
        </w:r>
        <w:r w:rsidRPr="00E77497" w:rsidDel="00B741A1">
          <w:delText xml:space="preserve">.target is </w:delText>
        </w:r>
      </w:del>
      <w:del w:id="15105" w:author="Rev 6 Allen Wirfs-Brock" w:date="2012-02-23T18:16:00Z">
        <w:r w:rsidRPr="00E77497" w:rsidDel="00E94AC6">
          <w:delText>in the current label set</w:delText>
        </w:r>
      </w:del>
      <w:del w:id="15106" w:author="Rev 6 Allen Wirfs-Brock" w:date="2012-02-25T09:40:00Z">
        <w:r w:rsidRPr="00E77497" w:rsidDel="00B741A1">
          <w:delText xml:space="preserve">, return </w:delText>
        </w:r>
      </w:del>
      <w:del w:id="15107" w:author="Rev 6 Allen Wirfs-Brock" w:date="2012-02-18T12:25:00Z">
        <w:r w:rsidRPr="00E77497" w:rsidDel="00F75D28">
          <w:delText>(</w:delText>
        </w:r>
      </w:del>
      <w:del w:id="15108" w:author="Rev 6 Allen Wirfs-Brock" w:date="2012-02-23T12:44:00Z">
        <w:r w:rsidRPr="00E77497" w:rsidDel="00DE1793">
          <w:rPr>
            <w:rFonts w:ascii="Arial" w:hAnsi="Arial" w:cs="Arial"/>
          </w:rPr>
          <w:delText>normal</w:delText>
        </w:r>
        <w:r w:rsidRPr="00E77497" w:rsidDel="00DE1793">
          <w:delText xml:space="preserve">, </w:delText>
        </w:r>
      </w:del>
      <w:del w:id="15109" w:author="Rev 6 Allen Wirfs-Brock" w:date="2012-02-25T09:40:00Z">
        <w:r w:rsidRPr="00E77497" w:rsidDel="00B741A1">
          <w:rPr>
            <w:i/>
          </w:rPr>
          <w:delText>V</w:delText>
        </w:r>
      </w:del>
      <w:del w:id="15110" w:author="Rev 6 Allen Wirfs-Brock" w:date="2012-02-23T12:44:00Z">
        <w:r w:rsidRPr="00E77497" w:rsidDel="00DE1793">
          <w:delText xml:space="preserve">, </w:delText>
        </w:r>
        <w:r w:rsidRPr="00E77497" w:rsidDel="00DE1793">
          <w:rPr>
            <w:rFonts w:ascii="Arial" w:hAnsi="Arial" w:cs="Arial"/>
          </w:rPr>
          <w:delText>empty</w:delText>
        </w:r>
      </w:del>
      <w:del w:id="15111" w:author="Rev 6 Allen Wirfs-Brock" w:date="2012-02-25T09:40:00Z">
        <w:r w:rsidRPr="00E77497" w:rsidDel="00B741A1">
          <w:delText>).</w:delText>
        </w:r>
      </w:del>
    </w:p>
    <w:p w14:paraId="27FB9525" w14:textId="77777777"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ins w:id="15112" w:author="Rev 6 Allen Wirfs-Brock" w:date="2012-02-25T10:01:00Z">
        <w:r w:rsidR="00724A70">
          <w:t xml:space="preserve"> and </w:t>
        </w:r>
      </w:ins>
      <w:ins w:id="15113" w:author="Rev 6 Allen Wirfs-Brock" w:date="2012-02-25T10:02:00Z">
        <w:del w:id="15114" w:author="Rev 7 Allen Wirfs-Brock" w:date="2012-04-25T08:04:00Z">
          <w:r w:rsidR="00724A70" w:rsidDel="007C32C2">
            <w:delText>loopContinues</w:delText>
          </w:r>
        </w:del>
      </w:ins>
      <w:ins w:id="15115" w:author="Rev 7 Allen Wirfs-Brock" w:date="2012-04-25T08:04:00Z">
        <w:r w:rsidR="007C32C2">
          <w:t>LoopContinues</w:t>
        </w:r>
      </w:ins>
      <w:ins w:id="15116" w:author="Rev 6 Allen Wirfs-Brock" w:date="2012-02-25T10:02:00Z">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ins>
      <w:r w:rsidRPr="00E77497">
        <w:t xml:space="preserve">, return </w:t>
      </w:r>
      <w:r w:rsidRPr="00E77497">
        <w:rPr>
          <w:i/>
        </w:rPr>
        <w:t>stmt</w:t>
      </w:r>
      <w:r w:rsidRPr="00E77497">
        <w:t>.</w:t>
      </w:r>
    </w:p>
    <w:p w14:paraId="79956875" w14:textId="77777777"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14:paraId="73D53D4C" w14:textId="77777777" w:rsidR="00F75D28" w:rsidRDefault="00F75D28" w:rsidP="0027695A">
      <w:pPr>
        <w:pStyle w:val="Alg2"/>
        <w:numPr>
          <w:ilvl w:val="1"/>
          <w:numId w:val="683"/>
        </w:numPr>
        <w:contextualSpacing/>
        <w:rPr>
          <w:ins w:id="15117" w:author="Rev 6 Allen Wirfs-Brock" w:date="2012-02-18T12:18:00Z"/>
        </w:rPr>
      </w:pPr>
      <w:ins w:id="15118"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569D82EC" w14:textId="77777777" w:rsidR="004C02EF" w:rsidRPr="00E77497" w:rsidRDefault="004C02EF" w:rsidP="0027695A">
      <w:pPr>
        <w:pStyle w:val="Alg3"/>
        <w:numPr>
          <w:ilvl w:val="1"/>
          <w:numId w:val="683"/>
        </w:numPr>
      </w:pPr>
      <w:r w:rsidRPr="00E77497">
        <w:t xml:space="preserve">If </w:t>
      </w:r>
      <w:ins w:id="15119" w:author="Rev 6 Allen Wirfs-Brock" w:date="2012-02-18T12:19:00Z">
        <w:r w:rsidR="00F75D28" w:rsidRPr="006A5E27">
          <w:rPr>
            <w:i/>
          </w:rPr>
          <w:t>exprValue</w:t>
        </w:r>
      </w:ins>
      <w:del w:id="15120" w:author="Rev 6 Allen Wirfs-Brock" w:date="2012-02-18T12:19: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w:t>
      </w:r>
      <w:ins w:id="15121" w:author="Rev 6 Allen Wirfs-Brock" w:date="2012-02-25T10:06:00Z">
        <w:r w:rsidR="00724A70" w:rsidRPr="00E77497">
          <w:t xml:space="preserve">Return </w:t>
        </w:r>
        <w:r w:rsidR="00724A70">
          <w:t>NormalCompletion(</w:t>
        </w:r>
        <w:r w:rsidR="00724A70" w:rsidRPr="00E77497">
          <w:rPr>
            <w:i/>
          </w:rPr>
          <w:t>V</w:t>
        </w:r>
        <w:r w:rsidR="00724A70">
          <w:t>)</w:t>
        </w:r>
      </w:ins>
      <w:del w:id="15122" w:author="Rev 6 Allen Wirfs-Brock" w:date="2012-02-25T10:06:00Z">
        <w:r w:rsidRPr="00E77497" w:rsidDel="00724A70">
          <w:delText xml:space="preserve">set </w:delText>
        </w:r>
        <w:r w:rsidRPr="00E77497" w:rsidDel="00724A70">
          <w:rPr>
            <w:i/>
          </w:rPr>
          <w:delText>iterating</w:delText>
        </w:r>
        <w:r w:rsidRPr="00E77497" w:rsidDel="00724A70">
          <w:delText xml:space="preserve"> to </w:delText>
        </w:r>
        <w:r w:rsidRPr="00E77497" w:rsidDel="00724A70">
          <w:rPr>
            <w:b/>
          </w:rPr>
          <w:delText>false</w:delText>
        </w:r>
      </w:del>
      <w:r w:rsidRPr="00E77497">
        <w:t>.</w:t>
      </w:r>
    </w:p>
    <w:p w14:paraId="73B46A61" w14:textId="77777777" w:rsidR="00236961" w:rsidRDefault="00236961" w:rsidP="0027695A">
      <w:pPr>
        <w:pStyle w:val="Alg3"/>
        <w:numPr>
          <w:ilvl w:val="1"/>
          <w:numId w:val="683"/>
        </w:numPr>
        <w:rPr>
          <w:ins w:id="15123" w:author="Rev 6 Allen Wirfs-Brock" w:date="2012-02-18T12:36:00Z"/>
        </w:rPr>
      </w:pPr>
      <w:ins w:id="15124" w:author="Rev 6 Allen Wirfs-Brock" w:date="2012-02-18T12:35:00Z">
        <w:r>
          <w:t xml:space="preserve">Else if </w:t>
        </w:r>
        <w:r w:rsidRPr="009E1306">
          <w:rPr>
            <w:i/>
          </w:rPr>
          <w:t>exprValue</w:t>
        </w:r>
        <w:r>
          <w:t xml:space="preserve"> is a Completion Record</w:t>
        </w:r>
      </w:ins>
      <w:ins w:id="15125" w:author="Rev 6 Allen Wirfs-Brock" w:date="2012-02-18T12:36:00Z">
        <w:r>
          <w:t xml:space="preserve">, </w:t>
        </w:r>
        <w:commentRangeStart w:id="15126"/>
        <w:r>
          <w:t>then</w:t>
        </w:r>
      </w:ins>
      <w:commentRangeEnd w:id="15126"/>
      <w:ins w:id="15127" w:author="Rev 6 Allen Wirfs-Brock" w:date="2012-02-18T12:38:00Z">
        <w:r w:rsidR="009E1306">
          <w:rPr>
            <w:rStyle w:val="af4"/>
            <w:rFonts w:ascii="Arial" w:eastAsia="MS Mincho" w:hAnsi="Arial"/>
            <w:spacing w:val="0"/>
            <w:lang w:eastAsia="ja-JP"/>
          </w:rPr>
          <w:commentReference w:id="15126"/>
        </w:r>
      </w:ins>
    </w:p>
    <w:p w14:paraId="6B61F27D" w14:textId="77777777" w:rsidR="006430AB" w:rsidRDefault="006430AB" w:rsidP="006430AB">
      <w:pPr>
        <w:pStyle w:val="Alg3"/>
        <w:numPr>
          <w:ilvl w:val="2"/>
          <w:numId w:val="683"/>
        </w:numPr>
        <w:ind w:left="1620" w:hanging="180"/>
        <w:rPr>
          <w:ins w:id="15128" w:author="Rev 6 Allen Wirfs-Brock" w:date="2012-02-25T10:08:00Z"/>
        </w:rPr>
      </w:pPr>
      <w:ins w:id="15129" w:author="Rev 6 Allen Wirfs-Brock" w:date="2012-02-25T10:08:00Z">
        <w:r>
          <w:t xml:space="preserve">Assert: </w:t>
        </w:r>
        <w:r w:rsidRPr="006430AB">
          <w:rPr>
            <w:i/>
          </w:rPr>
          <w:t>expr</w:t>
        </w:r>
      </w:ins>
      <w:ins w:id="15130" w:author="Rev 6 Allen Wirfs-Brock" w:date="2012-02-25T10:09:00Z">
        <w:r w:rsidRPr="006430AB">
          <w:rPr>
            <w:i/>
          </w:rPr>
          <w:t>V</w:t>
        </w:r>
      </w:ins>
      <w:ins w:id="15131" w:author="Rev 6 Allen Wirfs-Brock" w:date="2012-02-25T10:08:00Z">
        <w:r w:rsidRPr="006430AB">
          <w:rPr>
            <w:i/>
          </w:rPr>
          <w:t>alue</w:t>
        </w:r>
        <w:r>
          <w:t xml:space="preserve"> is an abrupt completion.</w:t>
        </w:r>
      </w:ins>
    </w:p>
    <w:p w14:paraId="27A08AF1" w14:textId="77777777" w:rsidR="00236961" w:rsidRPr="00E77497" w:rsidRDefault="00236961" w:rsidP="006430AB">
      <w:pPr>
        <w:pStyle w:val="Alg3"/>
        <w:numPr>
          <w:ilvl w:val="2"/>
          <w:numId w:val="683"/>
        </w:numPr>
        <w:spacing w:after="240"/>
        <w:ind w:left="1627" w:hanging="187"/>
        <w:rPr>
          <w:ins w:id="15132" w:author="Rev 6 Allen Wirfs-Brock" w:date="2012-02-18T12:35:00Z"/>
        </w:rPr>
      </w:pPr>
      <w:ins w:id="15133" w:author="Rev 6 Allen Wirfs-Brock" w:date="2012-02-18T12:36:00Z">
        <w:r>
          <w:t>If</w:t>
        </w:r>
      </w:ins>
      <w:ins w:id="15134" w:author="Rev 6 Allen Wirfs-Brock" w:date="2012-02-18T12:35:00Z">
        <w:r>
          <w:t xml:space="preserve"> </w:t>
        </w:r>
        <w:r w:rsidRPr="00E77497">
          <w:t xml:space="preserve"> </w:t>
        </w:r>
      </w:ins>
      <w:ins w:id="15135" w:author="Rev 6 Allen Wirfs-Brock" w:date="2012-02-25T10:10:00Z">
        <w:del w:id="15136" w:author="Rev 7 Allen Wirfs-Brock" w:date="2012-04-25T08:04:00Z">
          <w:r w:rsidR="006430AB" w:rsidDel="007C32C2">
            <w:delText>loopContinues</w:delText>
          </w:r>
        </w:del>
      </w:ins>
      <w:ins w:id="15137" w:author="Rev 7 Allen Wirfs-Brock" w:date="2012-04-25T08:04:00Z">
        <w:r w:rsidR="007C32C2">
          <w:t>LoopContinues</w:t>
        </w:r>
      </w:ins>
      <w:ins w:id="15138" w:author="Rev 6 Allen Wirfs-Brock" w:date="2012-02-25T10:10:00Z">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ins>
    </w:p>
    <w:p w14:paraId="54FEF7D2" w14:textId="77777777" w:rsidR="004C02EF" w:rsidRPr="00E77497" w:rsidDel="006430AB" w:rsidRDefault="004C02EF" w:rsidP="006430AB">
      <w:pPr>
        <w:pStyle w:val="Alg3"/>
        <w:numPr>
          <w:ilvl w:val="0"/>
          <w:numId w:val="683"/>
        </w:numPr>
        <w:spacing w:after="220"/>
        <w:rPr>
          <w:del w:id="15139" w:author="Rev 6 Allen Wirfs-Brock" w:date="2012-02-25T10:11:00Z"/>
        </w:rPr>
      </w:pPr>
      <w:del w:id="15140" w:author="Rev 6 Allen Wirfs-Brock" w:date="2012-02-25T10:11:00Z">
        <w:r w:rsidRPr="00E77497" w:rsidDel="006430AB">
          <w:delText xml:space="preserve">Return </w:delText>
        </w:r>
      </w:del>
      <w:del w:id="15141" w:author="Rev 6 Allen Wirfs-Brock" w:date="2012-02-18T12:20:00Z">
        <w:r w:rsidRPr="00E77497" w:rsidDel="00F75D28">
          <w:delText>(</w:delText>
        </w:r>
      </w:del>
      <w:del w:id="15142" w:author="Rev 6 Allen Wirfs-Brock" w:date="2012-02-23T12:45:00Z">
        <w:r w:rsidRPr="00E77497" w:rsidDel="00DE1793">
          <w:rPr>
            <w:rFonts w:ascii="Arial" w:hAnsi="Arial" w:cs="Arial"/>
          </w:rPr>
          <w:delText>normal</w:delText>
        </w:r>
        <w:r w:rsidRPr="00E77497" w:rsidDel="00DE1793">
          <w:delText xml:space="preserve">, </w:delText>
        </w:r>
      </w:del>
      <w:del w:id="15143" w:author="Rev 6 Allen Wirfs-Brock" w:date="2012-02-25T10:11:00Z">
        <w:r w:rsidRPr="00E77497" w:rsidDel="006430AB">
          <w:rPr>
            <w:i/>
          </w:rPr>
          <w:delText>V</w:delText>
        </w:r>
      </w:del>
      <w:del w:id="15144" w:author="Rev 6 Allen Wirfs-Brock" w:date="2012-02-23T12:45:00Z">
        <w:r w:rsidRPr="00E77497" w:rsidDel="00DE1793">
          <w:delText xml:space="preserve">, </w:delText>
        </w:r>
        <w:r w:rsidRPr="00E77497" w:rsidDel="00DE1793">
          <w:rPr>
            <w:rFonts w:ascii="Arial" w:hAnsi="Arial" w:cs="Arial"/>
          </w:rPr>
          <w:delText>empty</w:delText>
        </w:r>
      </w:del>
      <w:del w:id="15145" w:author="Rev 6 Allen Wirfs-Brock" w:date="2012-02-18T12:21:00Z">
        <w:r w:rsidRPr="00E77497" w:rsidDel="00F75D28">
          <w:delText>);</w:delText>
        </w:r>
      </w:del>
    </w:p>
    <w:p w14:paraId="54761CF0" w14:textId="77777777" w:rsidR="004C02EF" w:rsidRPr="00E77497" w:rsidRDefault="004C02EF" w:rsidP="003A4B22">
      <w:pPr>
        <w:pStyle w:val="30"/>
        <w:numPr>
          <w:ilvl w:val="0"/>
          <w:numId w:val="0"/>
        </w:numPr>
      </w:pPr>
      <w:bookmarkStart w:id="15146" w:name="_Toc417706222"/>
      <w:bookmarkStart w:id="15147" w:name="_Toc472818882"/>
      <w:bookmarkStart w:id="15148" w:name="_Toc235503457"/>
      <w:bookmarkStart w:id="15149" w:name="_Toc241509232"/>
      <w:bookmarkStart w:id="15150" w:name="_Toc244416719"/>
      <w:bookmarkStart w:id="15151" w:name="_Toc276631083"/>
      <w:bookmarkStart w:id="15152" w:name="_Toc323907716"/>
      <w:r w:rsidRPr="00E77497">
        <w:t>12.6.2</w:t>
      </w:r>
      <w:r w:rsidRPr="00E77497">
        <w:tab/>
        <w:t xml:space="preserve">The </w:t>
      </w:r>
      <w:r w:rsidRPr="00E77497">
        <w:rPr>
          <w:rFonts w:ascii="Courier New" w:hAnsi="Courier New"/>
        </w:rPr>
        <w:t>while</w:t>
      </w:r>
      <w:r w:rsidRPr="00E77497">
        <w:t xml:space="preserve"> </w:t>
      </w:r>
      <w:bookmarkEnd w:id="15146"/>
      <w:bookmarkEnd w:id="15147"/>
      <w:bookmarkEnd w:id="15148"/>
      <w:r w:rsidRPr="00E77497">
        <w:t>Statement</w:t>
      </w:r>
      <w:bookmarkEnd w:id="15149"/>
      <w:bookmarkEnd w:id="15150"/>
      <w:bookmarkEnd w:id="15151"/>
      <w:bookmarkEnd w:id="15152"/>
    </w:p>
    <w:p w14:paraId="5241015F" w14:textId="77777777" w:rsidR="00687A3E" w:rsidRPr="00E77497" w:rsidRDefault="00687A3E" w:rsidP="00687A3E">
      <w:pPr>
        <w:rPr>
          <w:ins w:id="15153" w:author="Rev 4 Allen Wirfs-Brock" w:date="2011-10-15T18:41:00Z"/>
          <w:rFonts w:ascii="Helvetica" w:hAnsi="Helvetica"/>
          <w:b/>
        </w:rPr>
      </w:pPr>
      <w:ins w:id="15154"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22DE7FB7" w14:textId="77777777" w:rsidR="008B7162" w:rsidRPr="00E77497" w:rsidRDefault="008B7162" w:rsidP="008B7162">
      <w:pPr>
        <w:jc w:val="left"/>
        <w:rPr>
          <w:ins w:id="15155" w:author="Rev 3 Allen Wirfs-Brock" w:date="2011-09-02T11:05:00Z"/>
        </w:rPr>
      </w:pPr>
      <w:ins w:id="15156" w:author="Rev 3 Allen Wirfs-Brock" w:date="2011-09-02T11:05:00Z">
        <w:del w:id="15157" w:author="Rev 4 Allen Wirfs-Brock" w:date="2011-10-15T18:43:00Z">
          <w:r w:rsidRPr="00E77497" w:rsidDel="00687A3E">
            <w:delText xml:space="preserve">The VarDeclaredNames of 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w:t>
        </w:r>
        <w:del w:id="15158" w:author="Rev 4 Allen Wirfs-Brock" w:date="2011-10-15T18:43:00Z">
          <w:r w:rsidRPr="00E77497" w:rsidDel="00687A3E">
            <w:rPr>
              <w:rFonts w:ascii="Times New Roman" w:hAnsi="Times New Roman"/>
              <w:i/>
            </w:rPr>
            <w:delText>Statement</w:delText>
          </w:r>
          <w:r w:rsidRPr="00E77497" w:rsidDel="00687A3E">
            <w:delText xml:space="preserve"> </w:delText>
          </w:r>
          <w:r w:rsidRPr="00E77497" w:rsidDel="00687A3E">
            <w:rPr>
              <w:rFonts w:ascii="Times New Roman" w:hAnsi="Times New Roman"/>
              <w:i/>
            </w:rPr>
            <w:delText xml:space="preserve"> </w:delText>
          </w:r>
          <w:r w:rsidRPr="00E77497" w:rsidDel="00687A3E">
            <w:delText>is determined as follows:</w:delText>
          </w:r>
        </w:del>
      </w:ins>
    </w:p>
    <w:p w14:paraId="4CD66007" w14:textId="77777777" w:rsidR="008B7162" w:rsidRPr="00E77497" w:rsidRDefault="008B7162" w:rsidP="00B34B48">
      <w:pPr>
        <w:pStyle w:val="Alg4"/>
        <w:numPr>
          <w:ilvl w:val="0"/>
          <w:numId w:val="478"/>
        </w:numPr>
        <w:spacing w:after="220"/>
        <w:contextualSpacing/>
        <w:rPr>
          <w:ins w:id="15159" w:author="Rev 3 Allen Wirfs-Brock" w:date="2011-09-02T11:05:00Z"/>
        </w:rPr>
      </w:pPr>
      <w:ins w:id="15160" w:author="Rev 3 Allen Wirfs-Brock" w:date="2011-09-02T11:05:00Z">
        <w:r w:rsidRPr="00E77497">
          <w:t xml:space="preserve">Return the VarDeclaredNames of </w:t>
        </w:r>
        <w:r w:rsidRPr="00E77497">
          <w:rPr>
            <w:i/>
          </w:rPr>
          <w:t>Statement</w:t>
        </w:r>
        <w:r w:rsidRPr="00E77497">
          <w:t>.</w:t>
        </w:r>
      </w:ins>
    </w:p>
    <w:p w14:paraId="572ED07F" w14:textId="77777777" w:rsidR="004901F8" w:rsidRPr="00E77497" w:rsidRDefault="004901F8" w:rsidP="004901F8">
      <w:pPr>
        <w:pStyle w:val="40"/>
        <w:numPr>
          <w:ilvl w:val="0"/>
          <w:numId w:val="0"/>
        </w:numPr>
        <w:rPr>
          <w:ins w:id="15161" w:author="Rev 6 Allen Wirfs-Brock" w:date="2012-02-25T11:24:00Z"/>
        </w:rPr>
      </w:pPr>
      <w:ins w:id="15162" w:author="Rev 6 Allen Wirfs-Brock" w:date="2012-02-25T11:24:00Z">
        <w:r w:rsidRPr="00E77497">
          <w:t>Runtime Semantics</w:t>
        </w:r>
      </w:ins>
    </w:p>
    <w:p w14:paraId="3A017DD1" w14:textId="77777777" w:rsidR="004901F8" w:rsidRDefault="004901F8" w:rsidP="004901F8">
      <w:pPr>
        <w:keepNext/>
        <w:rPr>
          <w:ins w:id="15163" w:author="Rev 6 Allen Wirfs-Brock" w:date="2012-02-25T11:21:00Z"/>
          <w:rFonts w:ascii="Helvetica" w:hAnsi="Helvetica"/>
          <w:b/>
          <w:spacing w:val="6"/>
        </w:rPr>
      </w:pPr>
      <w:ins w:id="15164"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6644810F" w14:textId="77777777" w:rsidR="004901F8" w:rsidRPr="00FA3203" w:rsidRDefault="004901F8" w:rsidP="004901F8">
      <w:pPr>
        <w:ind w:left="360"/>
        <w:rPr>
          <w:ins w:id="15165" w:author="Rev 6 Allen Wirfs-Brock" w:date="2012-02-25T11:21:00Z"/>
        </w:rPr>
      </w:pPr>
      <w:ins w:id="15166"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6D17F6E3" w14:textId="77777777" w:rsidR="00687A3E" w:rsidRPr="00E77497" w:rsidDel="004901F8" w:rsidRDefault="00687A3E" w:rsidP="00687A3E">
      <w:pPr>
        <w:keepNext/>
        <w:rPr>
          <w:ins w:id="15167" w:author="Rev 4 Allen Wirfs-Brock" w:date="2011-10-15T18:42:00Z"/>
          <w:del w:id="15168" w:author="Rev 6 Allen Wirfs-Brock" w:date="2012-02-25T11:21:00Z"/>
          <w:rFonts w:ascii="Helvetica" w:hAnsi="Helvetica"/>
          <w:b/>
        </w:rPr>
      </w:pPr>
      <w:ins w:id="15169" w:author="Rev 4 Allen Wirfs-Brock" w:date="2011-10-15T18:42:00Z">
        <w:del w:id="15170"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4B674585" w14:textId="77777777" w:rsidR="004C02EF" w:rsidRPr="00E77497" w:rsidRDefault="004C02EF" w:rsidP="004C02EF">
      <w:del w:id="15171" w:author="Rev 4 Allen Wirfs-Brock" w:date="2011-10-15T18:44:00Z">
        <w:r w:rsidRPr="00E77497" w:rsidDel="00687A3E">
          <w:delText xml:space="preserve">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5172" w:author="Rev 4 Allen Wirfs-Brock" w:date="2011-10-15T18:44:00Z">
        <w:r w:rsidRPr="00E77497" w:rsidDel="00687A3E">
          <w:delText>is evaluated as follows:</w:delText>
        </w:r>
      </w:del>
    </w:p>
    <w:p w14:paraId="53E2DE40" w14:textId="77777777"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15173"/>
      <w:del w:id="15174" w:author="Rev 6 Allen Wirfs-Brock" w:date="2012-02-18T12:13:00Z">
        <w:r w:rsidRPr="00BD5F8D" w:rsidDel="00BD5F8D">
          <w:rPr>
            <w:i/>
          </w:rPr>
          <w:delText>empty</w:delText>
        </w:r>
      </w:del>
      <w:ins w:id="15175" w:author="Rev 6 Allen Wirfs-Brock" w:date="2012-02-18T12:13:00Z">
        <w:r w:rsidR="00BD5F8D" w:rsidRPr="00BD5F8D">
          <w:rPr>
            <w:i/>
          </w:rPr>
          <w:t>undefined</w:t>
        </w:r>
        <w:commentRangeEnd w:id="15173"/>
        <w:r w:rsidR="00BD5F8D">
          <w:rPr>
            <w:rStyle w:val="af4"/>
            <w:rFonts w:ascii="Arial" w:eastAsia="MS Mincho" w:hAnsi="Arial"/>
            <w:spacing w:val="0"/>
            <w:lang w:eastAsia="ja-JP"/>
          </w:rPr>
          <w:commentReference w:id="15173"/>
        </w:r>
      </w:ins>
      <w:r w:rsidRPr="00E77497">
        <w:t>.</w:t>
      </w:r>
    </w:p>
    <w:p w14:paraId="41751C69" w14:textId="77777777" w:rsidR="004C02EF" w:rsidRPr="00E77497" w:rsidRDefault="004C02EF" w:rsidP="00B34B48">
      <w:pPr>
        <w:pStyle w:val="Alg3"/>
        <w:numPr>
          <w:ilvl w:val="0"/>
          <w:numId w:val="119"/>
        </w:numPr>
      </w:pPr>
      <w:r w:rsidRPr="00E77497">
        <w:t>Repeat</w:t>
      </w:r>
    </w:p>
    <w:p w14:paraId="44CFB5D8" w14:textId="77777777"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14:paraId="6F80072B" w14:textId="77777777" w:rsidR="00F75D28" w:rsidRDefault="00F75D28" w:rsidP="006430AB">
      <w:pPr>
        <w:pStyle w:val="Alg2"/>
        <w:numPr>
          <w:ilvl w:val="1"/>
          <w:numId w:val="119"/>
        </w:numPr>
        <w:contextualSpacing/>
        <w:rPr>
          <w:ins w:id="15176" w:author="Rev 6 Allen Wirfs-Brock" w:date="2012-02-18T12:18:00Z"/>
        </w:rPr>
      </w:pPr>
      <w:ins w:id="15177"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1D9FE573" w14:textId="77777777" w:rsidR="004C02EF" w:rsidRPr="00E77497" w:rsidRDefault="004C02EF" w:rsidP="00B34B48">
      <w:pPr>
        <w:pStyle w:val="Alg3"/>
        <w:numPr>
          <w:ilvl w:val="1"/>
          <w:numId w:val="119"/>
        </w:numPr>
      </w:pPr>
      <w:r w:rsidRPr="00E77497">
        <w:t xml:space="preserve">If </w:t>
      </w:r>
      <w:ins w:id="15178" w:author="Rev 6 Allen Wirfs-Brock" w:date="2012-02-18T12:20:00Z">
        <w:r w:rsidR="00F75D28" w:rsidRPr="006A5E27">
          <w:rPr>
            <w:i/>
          </w:rPr>
          <w:t>exprValue</w:t>
        </w:r>
      </w:ins>
      <w:del w:id="15179" w:author="Rev 6 Allen Wirfs-Brock" w:date="2012-02-18T12:20: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return </w:t>
      </w:r>
      <w:ins w:id="15180" w:author="Rev 6 Allen Wirfs-Brock" w:date="2012-02-23T12:48:00Z">
        <w:r w:rsidR="001E2FDD">
          <w:t>NormalCompletion(</w:t>
        </w:r>
      </w:ins>
      <w:del w:id="15181" w:author="Rev 6 Allen Wirfs-Brock" w:date="2012-02-18T12:41:00Z">
        <w:r w:rsidRPr="00E77497" w:rsidDel="009E1306">
          <w:delText>(</w:delText>
        </w:r>
      </w:del>
      <w:del w:id="15182" w:author="Rev 6 Allen Wirfs-Brock" w:date="2012-02-23T12:48:00Z">
        <w:r w:rsidRPr="00E77497" w:rsidDel="001E2FDD">
          <w:rPr>
            <w:rFonts w:ascii="Arial" w:hAnsi="Arial" w:cs="Arial"/>
          </w:rPr>
          <w:delText>normal</w:delText>
        </w:r>
        <w:r w:rsidRPr="00E77497" w:rsidDel="001E2FDD">
          <w:delText xml:space="preserve">, </w:delText>
        </w:r>
      </w:del>
      <w:r w:rsidRPr="00E77497">
        <w:rPr>
          <w:i/>
        </w:rPr>
        <w:t>V</w:t>
      </w:r>
      <w:del w:id="15183" w:author="Rev 6 Allen Wirfs-Brock" w:date="2012-02-23T12:48:00Z">
        <w:r w:rsidRPr="00E77497" w:rsidDel="001E2FDD">
          <w:delText xml:space="preserve">, </w:delText>
        </w:r>
        <w:r w:rsidRPr="00E77497" w:rsidDel="001E2FDD">
          <w:rPr>
            <w:rFonts w:ascii="Arial" w:hAnsi="Arial" w:cs="Arial"/>
          </w:rPr>
          <w:delText>empty</w:delText>
        </w:r>
      </w:del>
      <w:r w:rsidRPr="00E77497">
        <w:t>).</w:t>
      </w:r>
    </w:p>
    <w:p w14:paraId="1A3224C0" w14:textId="77777777" w:rsidR="009E1306" w:rsidRDefault="009E1306" w:rsidP="009E1306">
      <w:pPr>
        <w:pStyle w:val="Alg3"/>
        <w:numPr>
          <w:ilvl w:val="1"/>
          <w:numId w:val="119"/>
        </w:numPr>
        <w:rPr>
          <w:ins w:id="15184" w:author="Rev 6 Allen Wirfs-Brock" w:date="2012-02-18T12:40:00Z"/>
        </w:rPr>
      </w:pPr>
      <w:ins w:id="15185" w:author="Rev 6 Allen Wirfs-Brock" w:date="2012-02-18T12:40:00Z">
        <w:r>
          <w:t xml:space="preserve">Else if </w:t>
        </w:r>
        <w:r w:rsidRPr="009E1306">
          <w:rPr>
            <w:i/>
          </w:rPr>
          <w:t>exprValue</w:t>
        </w:r>
        <w:r>
          <w:t xml:space="preserve"> is a Completion Record, </w:t>
        </w:r>
        <w:commentRangeStart w:id="15186"/>
        <w:r>
          <w:t>then</w:t>
        </w:r>
        <w:commentRangeEnd w:id="15186"/>
        <w:r>
          <w:rPr>
            <w:rStyle w:val="af4"/>
            <w:rFonts w:ascii="Arial" w:eastAsia="MS Mincho" w:hAnsi="Arial"/>
            <w:spacing w:val="0"/>
            <w:lang w:eastAsia="ja-JP"/>
          </w:rPr>
          <w:commentReference w:id="15186"/>
        </w:r>
      </w:ins>
    </w:p>
    <w:p w14:paraId="10B8A787" w14:textId="77777777" w:rsidR="006430AB" w:rsidRDefault="006430AB" w:rsidP="006430AB">
      <w:pPr>
        <w:pStyle w:val="Alg3"/>
        <w:numPr>
          <w:ilvl w:val="2"/>
          <w:numId w:val="119"/>
        </w:numPr>
        <w:tabs>
          <w:tab w:val="clear" w:pos="1800"/>
          <w:tab w:val="num" w:pos="1440"/>
        </w:tabs>
        <w:ind w:hanging="630"/>
        <w:rPr>
          <w:ins w:id="15187" w:author="Rev 6 Allen Wirfs-Brock" w:date="2012-02-25T10:15:00Z"/>
        </w:rPr>
      </w:pPr>
      <w:ins w:id="15188" w:author="Rev 6 Allen Wirfs-Brock" w:date="2012-02-25T10:15:00Z">
        <w:r>
          <w:t xml:space="preserve">Assert: </w:t>
        </w:r>
        <w:r w:rsidRPr="006430AB">
          <w:rPr>
            <w:i/>
          </w:rPr>
          <w:t>exprValue</w:t>
        </w:r>
        <w:r>
          <w:t xml:space="preserve"> is an abrupt completion.</w:t>
        </w:r>
      </w:ins>
    </w:p>
    <w:p w14:paraId="16FFAE5A" w14:textId="77777777" w:rsidR="009E1306" w:rsidRPr="00E77497" w:rsidRDefault="006430AB" w:rsidP="006430AB">
      <w:pPr>
        <w:pStyle w:val="Alg3"/>
        <w:numPr>
          <w:ilvl w:val="2"/>
          <w:numId w:val="119"/>
        </w:numPr>
        <w:tabs>
          <w:tab w:val="clear" w:pos="1800"/>
          <w:tab w:val="left" w:pos="1440"/>
          <w:tab w:val="left" w:pos="2070"/>
          <w:tab w:val="left" w:pos="2160"/>
        </w:tabs>
        <w:ind w:left="1530"/>
        <w:rPr>
          <w:ins w:id="15189" w:author="Rev 6 Allen Wirfs-Brock" w:date="2012-02-18T12:40:00Z"/>
        </w:rPr>
      </w:pPr>
      <w:ins w:id="15190" w:author="Rev 6 Allen Wirfs-Brock" w:date="2012-02-25T10:16:00Z">
        <w:r>
          <w:t xml:space="preserve">If </w:t>
        </w:r>
        <w:r w:rsidRPr="00E77497">
          <w:t xml:space="preserve"> </w:t>
        </w:r>
        <w:del w:id="15191" w:author="Rev 7 Allen Wirfs-Brock" w:date="2012-04-25T08:04:00Z">
          <w:r w:rsidDel="007C32C2">
            <w:delText>loopContinues</w:delText>
          </w:r>
        </w:del>
      </w:ins>
      <w:ins w:id="15192" w:author="Rev 7 Allen Wirfs-Brock" w:date="2012-04-25T08:04:00Z">
        <w:r w:rsidR="007C32C2">
          <w:t>LoopContinues</w:t>
        </w:r>
      </w:ins>
      <w:ins w:id="15193" w:author="Rev 6 Allen Wirfs-Brock" w:date="2012-02-25T10:16:00Z">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ins>
    </w:p>
    <w:p w14:paraId="69D07109" w14:textId="77777777"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14:paraId="7C8D44E7" w14:textId="77777777" w:rsidR="004C02EF" w:rsidRPr="00E77497" w:rsidRDefault="004C02EF" w:rsidP="00B34B48">
      <w:pPr>
        <w:pStyle w:val="Alg3"/>
        <w:numPr>
          <w:ilvl w:val="1"/>
          <w:numId w:val="119"/>
        </w:numPr>
      </w:pPr>
      <w:r w:rsidRPr="00E77497">
        <w:t xml:space="preserve">If </w:t>
      </w:r>
      <w:r w:rsidRPr="00E77497">
        <w:rPr>
          <w:i/>
        </w:rPr>
        <w:t>stmt</w:t>
      </w:r>
      <w:r w:rsidRPr="00E77497">
        <w:t>.</w:t>
      </w:r>
      <w:ins w:id="15194" w:author="Rev 6 Allen Wirfs-Brock" w:date="2012-02-18T12:47:00Z">
        <w:r w:rsidR="009E1306">
          <w:t>[[</w:t>
        </w:r>
      </w:ins>
      <w:r w:rsidRPr="00E77497">
        <w:t>value</w:t>
      </w:r>
      <w:ins w:id="15195" w:author="Rev 6 Allen Wirfs-Brock" w:date="2012-02-18T12:47:00Z">
        <w:r w:rsidR="009E1306">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5196" w:author="Rev 6 Allen Wirfs-Brock" w:date="2012-02-18T12:47:00Z">
        <w:r w:rsidR="009E1306">
          <w:t>[[</w:t>
        </w:r>
      </w:ins>
      <w:r w:rsidRPr="00E77497">
        <w:t>value</w:t>
      </w:r>
      <w:ins w:id="15197" w:author="Rev 6 Allen Wirfs-Brock" w:date="2012-02-18T12:47:00Z">
        <w:r w:rsidR="009E1306">
          <w:t>]]</w:t>
        </w:r>
      </w:ins>
      <w:r w:rsidRPr="00E77497">
        <w:t>.</w:t>
      </w:r>
    </w:p>
    <w:p w14:paraId="52993B91" w14:textId="77777777" w:rsidR="004C02EF" w:rsidRPr="00E77497" w:rsidDel="00F204E5" w:rsidRDefault="004C02EF" w:rsidP="00B34B48">
      <w:pPr>
        <w:pStyle w:val="Alg3"/>
        <w:numPr>
          <w:ilvl w:val="1"/>
          <w:numId w:val="119"/>
        </w:numPr>
        <w:rPr>
          <w:del w:id="15198" w:author="Rev 6 Allen Wirfs-Brock" w:date="2012-02-25T10:17:00Z"/>
        </w:rPr>
      </w:pPr>
      <w:del w:id="15199" w:author="Rev 6 Allen Wirfs-Brock" w:date="2012-02-25T10:17:00Z">
        <w:r w:rsidRPr="00E77497" w:rsidDel="00F204E5">
          <w:delText xml:space="preserve">If </w:delText>
        </w:r>
        <w:r w:rsidRPr="00E77497" w:rsidDel="00F204E5">
          <w:rPr>
            <w:i/>
          </w:rPr>
          <w:delText>stmt</w:delText>
        </w:r>
        <w:r w:rsidRPr="00E77497" w:rsidDel="00F204E5">
          <w:delText xml:space="preserve">.type is not </w:delText>
        </w:r>
        <w:r w:rsidRPr="00E77497" w:rsidDel="00F204E5">
          <w:rPr>
            <w:rFonts w:ascii="Arial" w:hAnsi="Arial" w:cs="Arial"/>
          </w:rPr>
          <w:delText>continue</w:delText>
        </w:r>
        <w:r w:rsidRPr="00E77497" w:rsidDel="00F204E5">
          <w:delText xml:space="preserve"> </w:delText>
        </w:r>
      </w:del>
      <w:ins w:id="15200" w:author="Allen Wirfs-Brock rev2" w:date="2011-07-25T15:32:00Z">
        <w:del w:id="15201" w:author="Rev 6 Allen Wirfs-Brock" w:date="2012-02-25T10:17:00Z">
          <w:r w:rsidR="006B2955" w:rsidRPr="00E77497" w:rsidDel="00F204E5">
            <w:delText>or</w:delText>
          </w:r>
        </w:del>
      </w:ins>
      <w:del w:id="15202" w:author="Rev 6 Allen Wirfs-Brock" w:date="2012-02-25T10:17:00Z">
        <w:r w:rsidRPr="00E77497" w:rsidDel="00F204E5">
          <w:delText xml:space="preserve">|| </w:delText>
        </w:r>
        <w:r w:rsidRPr="00E77497" w:rsidDel="00F204E5">
          <w:rPr>
            <w:i/>
          </w:rPr>
          <w:delText>stmt</w:delText>
        </w:r>
        <w:r w:rsidRPr="00E77497" w:rsidDel="00F204E5">
          <w:delText xml:space="preserve">.target is not </w:delText>
        </w:r>
      </w:del>
      <w:del w:id="15203" w:author="Rev 6 Allen Wirfs-Brock" w:date="2012-02-23T18:18:00Z">
        <w:r w:rsidRPr="00E77497" w:rsidDel="00E94AC6">
          <w:delText>in the current label set</w:delText>
        </w:r>
      </w:del>
      <w:del w:id="15204" w:author="Rev 6 Allen Wirfs-Brock" w:date="2012-02-25T10:17:00Z">
        <w:r w:rsidRPr="00E77497" w:rsidDel="00F204E5">
          <w:delText>, then</w:delText>
        </w:r>
      </w:del>
    </w:p>
    <w:p w14:paraId="5B8F0802" w14:textId="77777777" w:rsidR="004C02EF" w:rsidRPr="00E77497" w:rsidDel="00F204E5" w:rsidRDefault="004C02EF" w:rsidP="009E1306">
      <w:pPr>
        <w:pStyle w:val="Alg3"/>
        <w:numPr>
          <w:ilvl w:val="2"/>
          <w:numId w:val="119"/>
        </w:numPr>
        <w:tabs>
          <w:tab w:val="clear" w:pos="1800"/>
          <w:tab w:val="num" w:pos="1440"/>
        </w:tabs>
        <w:ind w:hanging="630"/>
        <w:rPr>
          <w:del w:id="15205" w:author="Rev 6 Allen Wirfs-Brock" w:date="2012-02-25T10:17:00Z"/>
        </w:rPr>
      </w:pPr>
      <w:del w:id="15206" w:author="Rev 6 Allen Wirfs-Brock" w:date="2012-02-25T10:17:00Z">
        <w:r w:rsidRPr="00E77497" w:rsidDel="00F204E5">
          <w:delText xml:space="preserve">If </w:delText>
        </w:r>
        <w:r w:rsidRPr="00E77497" w:rsidDel="00F204E5">
          <w:rPr>
            <w:i/>
          </w:rPr>
          <w:delText>stmt</w:delText>
        </w:r>
        <w:r w:rsidRPr="00E77497" w:rsidDel="00F204E5">
          <w:delText xml:space="preserve">.type is </w:delText>
        </w:r>
        <w:r w:rsidRPr="00E77497" w:rsidDel="00F204E5">
          <w:rPr>
            <w:rFonts w:ascii="Arial" w:hAnsi="Arial" w:cs="Arial"/>
          </w:rPr>
          <w:delText>break</w:delText>
        </w:r>
        <w:r w:rsidRPr="00E77497" w:rsidDel="00F204E5">
          <w:delText xml:space="preserve"> and </w:delText>
        </w:r>
        <w:r w:rsidRPr="00E77497" w:rsidDel="00F204E5">
          <w:rPr>
            <w:i/>
          </w:rPr>
          <w:delText>stmt</w:delText>
        </w:r>
        <w:r w:rsidRPr="00E77497" w:rsidDel="00F204E5">
          <w:delText xml:space="preserve">.target is </w:delText>
        </w:r>
      </w:del>
      <w:del w:id="15207" w:author="Rev 6 Allen Wirfs-Brock" w:date="2012-02-23T18:19:00Z">
        <w:r w:rsidRPr="00E77497" w:rsidDel="00E94AC6">
          <w:delText>in the current label set</w:delText>
        </w:r>
      </w:del>
      <w:del w:id="15208" w:author="Rev 6 Allen Wirfs-Brock" w:date="2012-02-25T10:17:00Z">
        <w:r w:rsidRPr="00E77497" w:rsidDel="00F204E5">
          <w:delText>, then</w:delText>
        </w:r>
      </w:del>
    </w:p>
    <w:p w14:paraId="193328DE" w14:textId="77777777" w:rsidR="004C02EF" w:rsidRPr="00E77497" w:rsidDel="00F204E5" w:rsidRDefault="004C02EF" w:rsidP="009E1306">
      <w:pPr>
        <w:pStyle w:val="Alg3"/>
        <w:numPr>
          <w:ilvl w:val="3"/>
          <w:numId w:val="119"/>
        </w:numPr>
        <w:tabs>
          <w:tab w:val="clear" w:pos="2520"/>
          <w:tab w:val="num" w:pos="1800"/>
        </w:tabs>
        <w:ind w:hanging="1080"/>
        <w:rPr>
          <w:del w:id="15209" w:author="Rev 6 Allen Wirfs-Brock" w:date="2012-02-25T10:17:00Z"/>
        </w:rPr>
      </w:pPr>
      <w:del w:id="15210" w:author="Rev 6 Allen Wirfs-Brock" w:date="2012-02-25T10:17:00Z">
        <w:r w:rsidRPr="00E77497" w:rsidDel="00F204E5">
          <w:delText xml:space="preserve">Return </w:delText>
        </w:r>
      </w:del>
      <w:del w:id="15211" w:author="Rev 6 Allen Wirfs-Brock" w:date="2012-02-18T12:48:00Z">
        <w:r w:rsidRPr="00E77497" w:rsidDel="009E1306">
          <w:delText>(</w:delText>
        </w:r>
      </w:del>
      <w:del w:id="15212" w:author="Rev 6 Allen Wirfs-Brock" w:date="2012-02-23T12:46:00Z">
        <w:r w:rsidRPr="00E77497" w:rsidDel="001E2FDD">
          <w:rPr>
            <w:rFonts w:ascii="Arial" w:hAnsi="Arial" w:cs="Arial"/>
          </w:rPr>
          <w:delText>normal</w:delText>
        </w:r>
        <w:r w:rsidRPr="00E77497" w:rsidDel="001E2FDD">
          <w:delText xml:space="preserve">, </w:delText>
        </w:r>
      </w:del>
      <w:del w:id="15213" w:author="Rev 6 Allen Wirfs-Brock" w:date="2012-02-25T10:17:00Z">
        <w:r w:rsidRPr="00E77497" w:rsidDel="00F204E5">
          <w:rPr>
            <w:i/>
          </w:rPr>
          <w:delText>V</w:delText>
        </w:r>
      </w:del>
      <w:del w:id="15214" w:author="Rev 6 Allen Wirfs-Brock" w:date="2012-02-23T12:47:00Z">
        <w:r w:rsidRPr="00E77497" w:rsidDel="001E2FDD">
          <w:delText xml:space="preserve">, </w:delText>
        </w:r>
        <w:r w:rsidRPr="00E77497" w:rsidDel="001E2FDD">
          <w:rPr>
            <w:rFonts w:ascii="Arial" w:hAnsi="Arial" w:cs="Arial"/>
          </w:rPr>
          <w:delText>empty</w:delText>
        </w:r>
      </w:del>
      <w:del w:id="15215" w:author="Rev 6 Allen Wirfs-Brock" w:date="2012-02-25T10:17:00Z">
        <w:r w:rsidRPr="00E77497" w:rsidDel="00F204E5">
          <w:delText>).</w:delText>
        </w:r>
      </w:del>
    </w:p>
    <w:p w14:paraId="5AB394F4" w14:textId="77777777" w:rsidR="004C02EF" w:rsidRPr="00E77497" w:rsidRDefault="004C02EF" w:rsidP="00F204E5">
      <w:pPr>
        <w:pStyle w:val="Alg3"/>
        <w:numPr>
          <w:ilvl w:val="1"/>
          <w:numId w:val="119"/>
        </w:numPr>
        <w:spacing w:after="220"/>
      </w:pPr>
      <w:r w:rsidRPr="00E77497">
        <w:t xml:space="preserve">If </w:t>
      </w:r>
      <w:del w:id="15216" w:author="Rev 6 Allen Wirfs-Brock" w:date="2012-02-26T11:39:00Z">
        <w:r w:rsidRPr="00E77497" w:rsidDel="00526AEF">
          <w:rPr>
            <w:i/>
          </w:rPr>
          <w:delText>stmt</w:delText>
        </w:r>
        <w:r w:rsidRPr="00E77497" w:rsidDel="00526AEF">
          <w:delText xml:space="preserve"> is an abrupt completion</w:delText>
        </w:r>
      </w:del>
      <w:ins w:id="15217" w:author="Rev 6 Allen Wirfs-Brock" w:date="2012-02-25T10:17:00Z">
        <w:del w:id="15218" w:author="Rev 7 Allen Wirfs-Brock" w:date="2012-04-25T08:04:00Z">
          <w:r w:rsidR="00F204E5" w:rsidDel="007C32C2">
            <w:delText>loopContinues</w:delText>
          </w:r>
        </w:del>
      </w:ins>
      <w:ins w:id="15219" w:author="Rev 7 Allen Wirfs-Brock" w:date="2012-04-25T08:04:00Z">
        <w:r w:rsidR="007C32C2">
          <w:t>LoopContinues</w:t>
        </w:r>
      </w:ins>
      <w:ins w:id="15220" w:author="Rev 6 Allen Wirfs-Brock" w:date="2012-02-25T10:17:00Z">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ins>
      <w:r w:rsidRPr="00E77497">
        <w:t xml:space="preserve">, return </w:t>
      </w:r>
      <w:r w:rsidRPr="00E77497">
        <w:rPr>
          <w:i/>
        </w:rPr>
        <w:t>stmt</w:t>
      </w:r>
      <w:r w:rsidRPr="00E77497">
        <w:t>.</w:t>
      </w:r>
    </w:p>
    <w:p w14:paraId="36663958" w14:textId="77777777" w:rsidR="004C02EF" w:rsidRPr="00E77497" w:rsidRDefault="004C02EF" w:rsidP="003A4B22">
      <w:pPr>
        <w:pStyle w:val="30"/>
        <w:numPr>
          <w:ilvl w:val="0"/>
          <w:numId w:val="0"/>
        </w:numPr>
      </w:pPr>
      <w:bookmarkStart w:id="15221" w:name="_Toc382212239"/>
      <w:bookmarkStart w:id="15222" w:name="_Toc382212753"/>
      <w:bookmarkStart w:id="15223" w:name="_Toc382291584"/>
      <w:bookmarkStart w:id="15224" w:name="_Toc385672233"/>
      <w:bookmarkStart w:id="15225" w:name="_Toc393690337"/>
      <w:bookmarkStart w:id="15226" w:name="_Ref432004090"/>
      <w:bookmarkStart w:id="15227" w:name="_Toc472818883"/>
      <w:bookmarkStart w:id="15228" w:name="_Toc235503458"/>
      <w:bookmarkStart w:id="15229" w:name="_Toc241509233"/>
      <w:bookmarkStart w:id="15230" w:name="_Toc244416720"/>
      <w:bookmarkStart w:id="15231" w:name="_Toc276631084"/>
      <w:bookmarkStart w:id="15232" w:name="_Toc323907717"/>
      <w:r w:rsidRPr="00E77497">
        <w:t>12.6.3</w:t>
      </w:r>
      <w:r w:rsidRPr="00E77497">
        <w:tab/>
      </w:r>
      <w:commentRangeStart w:id="15233"/>
      <w:r w:rsidRPr="00E77497">
        <w:t xml:space="preserve">The </w:t>
      </w:r>
      <w:r w:rsidRPr="00E77497">
        <w:rPr>
          <w:rFonts w:ascii="Courier New" w:hAnsi="Courier New"/>
        </w:rPr>
        <w:t>for</w:t>
      </w:r>
      <w:r w:rsidRPr="00E77497">
        <w:t xml:space="preserve"> Statemen</w:t>
      </w:r>
      <w:bookmarkEnd w:id="15082"/>
      <w:bookmarkEnd w:id="15083"/>
      <w:bookmarkEnd w:id="15221"/>
      <w:bookmarkEnd w:id="15222"/>
      <w:bookmarkEnd w:id="15223"/>
      <w:bookmarkEnd w:id="15224"/>
      <w:bookmarkEnd w:id="15225"/>
      <w:r w:rsidRPr="00E77497">
        <w:t>t</w:t>
      </w:r>
      <w:bookmarkEnd w:id="15226"/>
      <w:bookmarkEnd w:id="15227"/>
      <w:bookmarkEnd w:id="15228"/>
      <w:bookmarkEnd w:id="15229"/>
      <w:bookmarkEnd w:id="15230"/>
      <w:bookmarkEnd w:id="15231"/>
      <w:commentRangeEnd w:id="15233"/>
      <w:r w:rsidR="00CC12F9" w:rsidRPr="00E77497">
        <w:rPr>
          <w:rStyle w:val="af4"/>
          <w:b w:val="0"/>
          <w:lang w:val="en-GB"/>
        </w:rPr>
        <w:commentReference w:id="15233"/>
      </w:r>
      <w:bookmarkEnd w:id="15232"/>
    </w:p>
    <w:p w14:paraId="0AB2C39B" w14:textId="77777777" w:rsidR="00687A3E" w:rsidRPr="00E77497" w:rsidRDefault="00687A3E" w:rsidP="00687A3E">
      <w:pPr>
        <w:rPr>
          <w:ins w:id="15234" w:author="Rev 4 Allen Wirfs-Brock" w:date="2011-10-15T18:41:00Z"/>
          <w:rFonts w:ascii="Helvetica" w:hAnsi="Helvetica"/>
          <w:b/>
        </w:rPr>
      </w:pPr>
      <w:ins w:id="15235"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0706D499" w14:textId="77777777" w:rsidR="00466EC5" w:rsidRPr="00E77497" w:rsidRDefault="00466EC5" w:rsidP="00466EC5">
      <w:pPr>
        <w:jc w:val="left"/>
        <w:rPr>
          <w:ins w:id="15236" w:author="Rev 3 Allen Wirfs-Brock" w:date="2011-09-02T11:06:00Z"/>
        </w:rPr>
      </w:pPr>
      <w:ins w:id="15237" w:author="Rev 3 Allen Wirfs-Brock" w:date="2011-09-02T11:06:00Z">
        <w:del w:id="15238" w:author="Rev 4 Allen Wirfs-Brock" w:date="2011-10-15T18:44:00Z">
          <w:r w:rsidRPr="00E77497" w:rsidDel="00687A3E">
            <w:delText xml:space="preserve">The VarDeclaredNames of the production  </w:delText>
          </w:r>
        </w:del>
      </w:ins>
      <w:ins w:id="15239" w:author="Rev 3 Allen Wirfs-Brock" w:date="2011-09-02T11:07:00Z">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ins>
      <w:ins w:id="15240" w:author="Rev 3 Allen Wirfs-Brock" w:date="2011-09-02T11:06:00Z">
        <w:r w:rsidRPr="00E77497">
          <w:t xml:space="preserve"> </w:t>
        </w:r>
        <w:r w:rsidRPr="00E77497">
          <w:rPr>
            <w:rFonts w:ascii="Times New Roman" w:hAnsi="Times New Roman"/>
            <w:i/>
          </w:rPr>
          <w:t xml:space="preserve"> </w:t>
        </w:r>
        <w:del w:id="15241" w:author="Rev 4 Allen Wirfs-Brock" w:date="2011-10-15T18:44:00Z">
          <w:r w:rsidRPr="00E77497" w:rsidDel="00687A3E">
            <w:delText>is determined as follows:</w:delText>
          </w:r>
        </w:del>
      </w:ins>
    </w:p>
    <w:p w14:paraId="2C16A968" w14:textId="77777777" w:rsidR="00466EC5" w:rsidRPr="00E77497" w:rsidRDefault="00466EC5" w:rsidP="00B34B48">
      <w:pPr>
        <w:pStyle w:val="Alg4"/>
        <w:numPr>
          <w:ilvl w:val="0"/>
          <w:numId w:val="479"/>
        </w:numPr>
        <w:spacing w:after="220"/>
        <w:contextualSpacing/>
        <w:rPr>
          <w:ins w:id="15242" w:author="Rev 3 Allen Wirfs-Brock" w:date="2011-09-02T11:06:00Z"/>
        </w:rPr>
      </w:pPr>
      <w:ins w:id="15243" w:author="Rev 3 Allen Wirfs-Brock" w:date="2011-09-02T11:06:00Z">
        <w:r w:rsidRPr="00E77497">
          <w:t xml:space="preserve">Return the VarDeclaredNames of </w:t>
        </w:r>
        <w:r w:rsidRPr="00E77497">
          <w:rPr>
            <w:i/>
          </w:rPr>
          <w:t>Statement</w:t>
        </w:r>
        <w:r w:rsidRPr="00E77497">
          <w:t>.</w:t>
        </w:r>
      </w:ins>
    </w:p>
    <w:p w14:paraId="7C6DBA9E" w14:textId="77777777" w:rsidR="00FD645E" w:rsidRPr="00E77497" w:rsidRDefault="00FD645E" w:rsidP="00687A3E">
      <w:pPr>
        <w:keepNext/>
        <w:rPr>
          <w:ins w:id="15244" w:author="Rev 4 Allen Wirfs-Brock" w:date="2011-10-15T18:46:00Z"/>
          <w:rFonts w:ascii="Helvetica" w:hAnsi="Helvetica"/>
          <w:b/>
        </w:rPr>
      </w:pPr>
      <w:ins w:id="15245" w:author="Rev 4 Allen Wirfs-Brock" w:date="2011-10-15T18:46: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ins>
    </w:p>
    <w:p w14:paraId="189D3650" w14:textId="77777777" w:rsidR="00FD645E" w:rsidRPr="00E77497" w:rsidRDefault="00FD645E" w:rsidP="00B34B48">
      <w:pPr>
        <w:pStyle w:val="Alg4"/>
        <w:numPr>
          <w:ilvl w:val="0"/>
          <w:numId w:val="480"/>
        </w:numPr>
        <w:spacing w:after="220"/>
        <w:contextualSpacing/>
        <w:rPr>
          <w:ins w:id="15246" w:author="Rev 4 Allen Wirfs-Brock" w:date="2011-10-15T18:46:00Z"/>
        </w:rPr>
      </w:pPr>
      <w:ins w:id="15247" w:author="Rev 4 Allen Wirfs-Brock" w:date="2011-10-15T18:46:00Z">
        <w:r w:rsidRPr="00E77497">
          <w:t xml:space="preserve">Let </w:t>
        </w:r>
        <w:r w:rsidRPr="00E77497">
          <w:rPr>
            <w:i/>
          </w:rPr>
          <w:t xml:space="preserve">names </w:t>
        </w:r>
        <w:r w:rsidRPr="00E77497">
          <w:t xml:space="preserve">be BoundNames of </w:t>
        </w:r>
        <w:r w:rsidRPr="00E77497">
          <w:rPr>
            <w:rStyle w:val="bnf"/>
          </w:rPr>
          <w:t>VariableDeclarationListNoIn</w:t>
        </w:r>
        <w:r w:rsidRPr="00E77497">
          <w:t>.</w:t>
        </w:r>
      </w:ins>
    </w:p>
    <w:p w14:paraId="623958BA" w14:textId="77777777" w:rsidR="00FD645E" w:rsidRPr="00E77497" w:rsidRDefault="00FD645E" w:rsidP="00B34B48">
      <w:pPr>
        <w:pStyle w:val="Alg4"/>
        <w:numPr>
          <w:ilvl w:val="0"/>
          <w:numId w:val="480"/>
        </w:numPr>
        <w:spacing w:after="220"/>
        <w:contextualSpacing/>
        <w:rPr>
          <w:ins w:id="15248" w:author="Rev 4 Allen Wirfs-Brock" w:date="2011-10-15T18:46:00Z"/>
          <w:rStyle w:val="bnf"/>
          <w:i w:val="0"/>
        </w:rPr>
      </w:pPr>
      <w:ins w:id="15249" w:author="Rev 4 Allen Wirfs-Brock" w:date="2011-10-15T18:46: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4D0DC437" w14:textId="77777777" w:rsidR="00FD645E" w:rsidRPr="00E77497" w:rsidRDefault="00FD645E" w:rsidP="00B34B48">
      <w:pPr>
        <w:pStyle w:val="Alg4"/>
        <w:numPr>
          <w:ilvl w:val="0"/>
          <w:numId w:val="480"/>
        </w:numPr>
        <w:spacing w:after="220"/>
        <w:contextualSpacing/>
        <w:rPr>
          <w:ins w:id="15250" w:author="Rev 4 Allen Wirfs-Brock" w:date="2011-10-15T18:46:00Z"/>
        </w:rPr>
      </w:pPr>
      <w:ins w:id="15251" w:author="Rev 4 Allen Wirfs-Brock" w:date="2011-10-15T18:46:00Z">
        <w:r w:rsidRPr="00E77497">
          <w:t xml:space="preserve">Return </w:t>
        </w:r>
        <w:r w:rsidRPr="00E77497">
          <w:rPr>
            <w:rStyle w:val="bnf"/>
          </w:rPr>
          <w:t>names</w:t>
        </w:r>
        <w:r w:rsidRPr="00E77497">
          <w:t>.</w:t>
        </w:r>
      </w:ins>
    </w:p>
    <w:p w14:paraId="242D5A5C" w14:textId="77777777" w:rsidR="00FD2CF3" w:rsidRPr="00E77497" w:rsidRDefault="00FD2CF3" w:rsidP="00FD2CF3">
      <w:pPr>
        <w:jc w:val="left"/>
        <w:rPr>
          <w:ins w:id="15252" w:author="Rev 6 Allen Wirfs-Brock" w:date="2012-02-25T16:37:00Z"/>
        </w:rPr>
      </w:pPr>
      <w:ins w:id="15253" w:author="Rev 6 Allen Wirfs-Brock" w:date="2012-02-25T16:37:00Z">
        <w:r w:rsidRPr="00E77497">
          <w:rPr>
            <w:rFonts w:ascii="Courier New" w:hAnsi="Courier New"/>
            <w:b/>
          </w:rPr>
          <w:t>for</w:t>
        </w:r>
        <w:r w:rsidRPr="00E77497">
          <w:t xml:space="preserve"> </w:t>
        </w:r>
        <w:r w:rsidRPr="00E77497">
          <w:rPr>
            <w:rFonts w:ascii="Courier New" w:hAnsi="Courier New"/>
            <w:b/>
          </w:rPr>
          <w:t>(</w:t>
        </w:r>
      </w:ins>
      <w:ins w:id="15254" w:author="Rev 6 Allen Wirfs-Brock" w:date="2012-02-25T16:38:00Z">
        <w:r>
          <w:rPr>
            <w:rStyle w:val="bnf"/>
          </w:rPr>
          <w:t>LexicalDeclaration</w:t>
        </w:r>
      </w:ins>
      <w:ins w:id="15255" w:author="Rev 6 Allen Wirfs-Brock" w:date="2012-02-25T16:37:00Z">
        <w:r w:rsidRPr="00E77497">
          <w:rPr>
            <w:rStyle w:val="bnf"/>
          </w:rPr>
          <w:t>NoIn</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r w:rsidRPr="00E77497">
          <w:t xml:space="preserve"> </w:t>
        </w:r>
        <w:r w:rsidRPr="00E77497">
          <w:rPr>
            <w:rFonts w:ascii="Times New Roman" w:hAnsi="Times New Roman"/>
            <w:i/>
          </w:rPr>
          <w:t xml:space="preserve"> </w:t>
        </w:r>
      </w:ins>
    </w:p>
    <w:p w14:paraId="7AF02FDE" w14:textId="77777777" w:rsidR="00FD2CF3" w:rsidRPr="00E77497" w:rsidRDefault="00FD2CF3" w:rsidP="008E2AED">
      <w:pPr>
        <w:pStyle w:val="Alg4"/>
        <w:numPr>
          <w:ilvl w:val="0"/>
          <w:numId w:val="688"/>
        </w:numPr>
        <w:spacing w:after="220"/>
        <w:contextualSpacing/>
        <w:rPr>
          <w:ins w:id="15256" w:author="Rev 6 Allen Wirfs-Brock" w:date="2012-02-25T16:37:00Z"/>
        </w:rPr>
      </w:pPr>
      <w:ins w:id="15257" w:author="Rev 6 Allen Wirfs-Brock" w:date="2012-02-25T16:37:00Z">
        <w:r w:rsidRPr="00E77497">
          <w:t xml:space="preserve">Return the VarDeclaredNames of </w:t>
        </w:r>
        <w:r w:rsidRPr="00E77497">
          <w:rPr>
            <w:i/>
          </w:rPr>
          <w:t>Statement</w:t>
        </w:r>
        <w:r w:rsidRPr="00E77497">
          <w:t>.</w:t>
        </w:r>
      </w:ins>
    </w:p>
    <w:p w14:paraId="6B695D8B" w14:textId="77777777" w:rsidR="004901F8" w:rsidRPr="00E77497" w:rsidRDefault="004901F8" w:rsidP="004901F8">
      <w:pPr>
        <w:pStyle w:val="40"/>
        <w:numPr>
          <w:ilvl w:val="0"/>
          <w:numId w:val="0"/>
        </w:numPr>
        <w:rPr>
          <w:ins w:id="15258" w:author="Rev 6 Allen Wirfs-Brock" w:date="2012-02-25T11:22:00Z"/>
        </w:rPr>
      </w:pPr>
      <w:ins w:id="15259" w:author="Rev 6 Allen Wirfs-Brock" w:date="2012-02-25T11:22:00Z">
        <w:r w:rsidRPr="00E77497">
          <w:t>Runtime Semantics</w:t>
        </w:r>
      </w:ins>
    </w:p>
    <w:p w14:paraId="44368E1D" w14:textId="77777777" w:rsidR="004901F8" w:rsidRDefault="004901F8" w:rsidP="004901F8">
      <w:pPr>
        <w:keepNext/>
        <w:rPr>
          <w:ins w:id="15260" w:author="Rev 6 Allen Wirfs-Brock" w:date="2012-02-25T11:21:00Z"/>
          <w:rFonts w:ascii="Helvetica" w:hAnsi="Helvetica"/>
          <w:b/>
          <w:spacing w:val="6"/>
        </w:rPr>
      </w:pPr>
      <w:ins w:id="15261"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7BF6C8AC" w14:textId="77777777" w:rsidR="004901F8" w:rsidRPr="00FA3203" w:rsidRDefault="004901F8" w:rsidP="004901F8">
      <w:pPr>
        <w:ind w:left="360"/>
        <w:rPr>
          <w:ins w:id="15262" w:author="Rev 6 Allen Wirfs-Brock" w:date="2012-02-25T11:21:00Z"/>
        </w:rPr>
      </w:pPr>
      <w:ins w:id="15263"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457D5C08" w14:textId="77777777" w:rsidR="00687A3E" w:rsidRPr="00E77497" w:rsidDel="004901F8" w:rsidRDefault="00687A3E" w:rsidP="00687A3E">
      <w:pPr>
        <w:keepNext/>
        <w:rPr>
          <w:ins w:id="15264" w:author="Rev 4 Allen Wirfs-Brock" w:date="2011-10-15T18:43:00Z"/>
          <w:del w:id="15265" w:author="Rev 6 Allen Wirfs-Brock" w:date="2012-02-25T11:21:00Z"/>
          <w:rFonts w:ascii="Helvetica" w:hAnsi="Helvetica"/>
          <w:b/>
        </w:rPr>
      </w:pPr>
      <w:ins w:id="15266" w:author="Rev 4 Allen Wirfs-Brock" w:date="2011-10-15T18:43:00Z">
        <w:del w:id="15267"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754067F5" w14:textId="77777777" w:rsidR="004C02EF" w:rsidRPr="00E77497" w:rsidRDefault="004C02EF" w:rsidP="004C02EF">
      <w:pPr>
        <w:jc w:val="left"/>
      </w:pPr>
      <w:del w:id="15268" w:author="Rev 4 Allen Wirfs-Brock" w:date="2011-10-15T18:44:00Z">
        <w:r w:rsidRPr="00E77497" w:rsidDel="00687A3E">
          <w:delText>The production</w:delText>
        </w:r>
        <w:r w:rsidRPr="00E77497" w:rsidDel="00687A3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del w:id="15269" w:author="Rev 4 Allen Wirfs-Brock" w:date="2011-10-15T18:44:00Z">
        <w:r w:rsidRPr="00E77497" w:rsidDel="00687A3E">
          <w:br/>
          <w:delText>is evaluated as follows:</w:delText>
        </w:r>
      </w:del>
    </w:p>
    <w:p w14:paraId="42E12607" w14:textId="77777777" w:rsidR="004C02EF" w:rsidRPr="00E77497" w:rsidRDefault="004C02EF" w:rsidP="00B34B48">
      <w:pPr>
        <w:pStyle w:val="Alg3"/>
        <w:numPr>
          <w:ilvl w:val="0"/>
          <w:numId w:val="120"/>
        </w:numPr>
      </w:pPr>
      <w:r w:rsidRPr="00E77497">
        <w:t xml:space="preserve">If </w:t>
      </w:r>
      <w:r w:rsidRPr="00E77497">
        <w:rPr>
          <w:i/>
        </w:rPr>
        <w:t>ExpressionNoIn</w:t>
      </w:r>
      <w:r w:rsidRPr="00E77497">
        <w:t xml:space="preserve"> is present, then.</w:t>
      </w:r>
    </w:p>
    <w:p w14:paraId="527CB67B" w14:textId="77777777" w:rsidR="004C02EF" w:rsidRPr="00E77497" w:rsidRDefault="004C02EF" w:rsidP="00B34B48">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ExpressionNoIn</w:t>
      </w:r>
      <w:r w:rsidRPr="00E77497">
        <w:t>.</w:t>
      </w:r>
    </w:p>
    <w:p w14:paraId="157161A8" w14:textId="77777777" w:rsidR="004C02EF" w:rsidRPr="00E77497" w:rsidRDefault="004C02EF" w:rsidP="00B34B48">
      <w:pPr>
        <w:pStyle w:val="Alg3"/>
        <w:numPr>
          <w:ilvl w:val="1"/>
          <w:numId w:val="120"/>
        </w:numPr>
      </w:pPr>
      <w:del w:id="15270" w:author="Rev 6 Allen Wirfs-Brock" w:date="2012-02-18T17:53:00Z">
        <w:r w:rsidRPr="00E77497" w:rsidDel="006327B6">
          <w:delText xml:space="preserve">Call </w:delText>
        </w:r>
      </w:del>
      <w:ins w:id="15271" w:author="Rev 6 Allen Wirfs-Brock" w:date="2012-02-18T17:53:00Z">
        <w:r w:rsidR="006327B6">
          <w:t xml:space="preserve">Let </w:t>
        </w:r>
        <w:r w:rsidR="006327B6" w:rsidRPr="006A5E27">
          <w:rPr>
            <w:i/>
          </w:rPr>
          <w:t>exprValue</w:t>
        </w:r>
        <w:r w:rsidR="006327B6">
          <w:t xml:space="preserve"> be</w:t>
        </w:r>
        <w:r w:rsidR="006327B6" w:rsidRPr="00E77497">
          <w:t xml:space="preserve"> </w:t>
        </w:r>
      </w:ins>
      <w:r w:rsidRPr="00E77497">
        <w:t>GetValue(</w:t>
      </w:r>
      <w:r w:rsidRPr="00E77497">
        <w:rPr>
          <w:i/>
        </w:rPr>
        <w:t>exprRef</w:t>
      </w:r>
      <w:r w:rsidRPr="00E77497">
        <w:t>). (This value is not used but the call may have side-effects.)</w:t>
      </w:r>
    </w:p>
    <w:p w14:paraId="39BC1CC2" w14:textId="77777777" w:rsidR="00F204E5" w:rsidRPr="00E77497" w:rsidRDefault="006327B6" w:rsidP="0013710B">
      <w:pPr>
        <w:pStyle w:val="Alg3"/>
        <w:numPr>
          <w:ilvl w:val="1"/>
          <w:numId w:val="120"/>
        </w:numPr>
        <w:rPr>
          <w:ins w:id="15272" w:author="Rev 6 Allen Wirfs-Brock" w:date="2012-02-25T10:22:00Z"/>
        </w:rPr>
      </w:pPr>
      <w:ins w:id="15273" w:author="Rev 6 Allen Wirfs-Brock" w:date="2012-02-18T17:55:00Z">
        <w:r>
          <w:t>I</w:t>
        </w:r>
      </w:ins>
      <w:ins w:id="15274" w:author="Rev 6 Allen Wirfs-Brock" w:date="2012-02-18T17:53:00Z">
        <w:r>
          <w:t xml:space="preserve">f </w:t>
        </w:r>
      </w:ins>
      <w:ins w:id="15275" w:author="Rev 6 Allen Wirfs-Brock" w:date="2012-02-25T10:22:00Z">
        <w:del w:id="15276" w:author="Rev 7 Allen Wirfs-Brock" w:date="2012-04-25T08:04:00Z">
          <w:r w:rsidR="00F204E5" w:rsidDel="007C32C2">
            <w:delText>loopContinues</w:delText>
          </w:r>
        </w:del>
      </w:ins>
      <w:ins w:id="15277" w:author="Rev 7 Allen Wirfs-Brock" w:date="2012-04-25T08:04:00Z">
        <w:r w:rsidR="007C32C2">
          <w:t>LoopContinues</w:t>
        </w:r>
      </w:ins>
      <w:ins w:id="15278" w:author="Rev 6 Allen Wirfs-Brock" w:date="2012-02-25T10:22:00Z">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ins>
    </w:p>
    <w:p w14:paraId="00A81732" w14:textId="77777777" w:rsidR="00033CAC" w:rsidRPr="00E77497" w:rsidRDefault="00033CAC" w:rsidP="00033CAC">
      <w:pPr>
        <w:pStyle w:val="Alg3"/>
        <w:numPr>
          <w:ilvl w:val="0"/>
          <w:numId w:val="120"/>
        </w:numPr>
        <w:rPr>
          <w:ins w:id="15279" w:author="Rev 6 Allen Wirfs-Brock" w:date="2012-02-25T11:14:00Z"/>
        </w:rPr>
      </w:pPr>
      <w:ins w:id="15280" w:author="Rev 6 Allen Wirfs-Brock" w:date="2012-02-25T11:15:00Z">
        <w:r>
          <w:t>Return the result of perform</w:t>
        </w:r>
      </w:ins>
      <w:ins w:id="15281" w:author="Rev 6 Allen Wirfs-Brock" w:date="2012-02-25T16:58:00Z">
        <w:r w:rsidR="008A0F38">
          <w:t>ing</w:t>
        </w:r>
      </w:ins>
      <w:ins w:id="15282" w:author="Rev 6 Allen Wirfs-Brock" w:date="2012-02-25T11:15:00Z">
        <w:r>
          <w:t xml:space="preserve"> </w:t>
        </w:r>
      </w:ins>
      <w:ins w:id="15283" w:author="Rev 6 Allen Wirfs-Brock" w:date="2012-02-25T17:01:00Z">
        <w:r w:rsidR="00732086">
          <w:t>For Body Evaluation</w:t>
        </w:r>
      </w:ins>
      <w:ins w:id="15284" w:author="Rev 6 Allen Wirfs-Brock" w:date="2012-02-25T11:15:00Z">
        <w:r>
          <w:t xml:space="preserve"> with</w:t>
        </w:r>
      </w:ins>
      <w:ins w:id="15285" w:author="Rev 6 Allen Wirfs-Brock" w:date="2012-02-25T11:14:00Z">
        <w:r>
          <w:t xml:space="preserve"> the </w:t>
        </w:r>
      </w:ins>
      <w:ins w:id="15286" w:author="Rev 6 Allen Wirfs-Brock" w:date="2012-02-25T11:16:00Z">
        <w:r>
          <w:t xml:space="preserve">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t>
        </w:r>
      </w:ins>
      <w:ins w:id="15287" w:author="Rev 6 Allen Wirfs-Brock" w:date="2012-02-25T11:18:00Z">
        <w:r w:rsidR="004901F8">
          <w:t xml:space="preserve">with </w:t>
        </w:r>
        <w:r w:rsidR="004901F8" w:rsidRPr="004901F8">
          <w:rPr>
            <w:i/>
          </w:rPr>
          <w:t>labelSet</w:t>
        </w:r>
      </w:ins>
      <w:ins w:id="15288" w:author="Rev 6 Allen Wirfs-Brock" w:date="2012-02-25T11:14:00Z">
        <w:r w:rsidRPr="00E77497">
          <w:t>.</w:t>
        </w:r>
      </w:ins>
      <w:ins w:id="15289" w:author="Rev 6 Allen Wirfs-Brock" w:date="2012-02-25T11:18:00Z">
        <w:r w:rsidR="004901F8">
          <w:t xml:space="preserve">  </w:t>
        </w:r>
      </w:ins>
    </w:p>
    <w:p w14:paraId="4B8E8F0A" w14:textId="77777777" w:rsidR="0013710B" w:rsidRDefault="0013710B" w:rsidP="0013710B">
      <w:pPr>
        <w:pStyle w:val="Alg3"/>
        <w:tabs>
          <w:tab w:val="clear" w:pos="360"/>
        </w:tabs>
        <w:ind w:left="0" w:firstLine="0"/>
        <w:rPr>
          <w:ins w:id="15290" w:author="Rev 6 Allen Wirfs-Brock" w:date="2012-02-25T11:06:00Z"/>
        </w:rPr>
      </w:pPr>
    </w:p>
    <w:p w14:paraId="37123D1D" w14:textId="77777777" w:rsidR="0013710B" w:rsidRPr="0013710B" w:rsidRDefault="0013710B" w:rsidP="0013710B">
      <w:pPr>
        <w:rPr>
          <w:ins w:id="15291" w:author="Rev 6 Allen Wirfs-Brock" w:date="2012-02-25T11:04:00Z"/>
          <w:lang w:eastAsia="en-US"/>
        </w:rPr>
      </w:pPr>
      <w:ins w:id="15292" w:author="Rev 6 Allen Wirfs-Brock" w:date="2012-02-25T11:06:00Z">
        <w:r>
          <w:rPr>
            <w:lang w:eastAsia="en-US"/>
          </w:rPr>
          <w:t xml:space="preserve">The abstraction operation </w:t>
        </w:r>
      </w:ins>
      <w:ins w:id="15293" w:author="Rev 6 Allen Wirfs-Brock" w:date="2012-02-25T11:07:00Z">
        <w:r>
          <w:rPr>
            <w:lang w:eastAsia="en-US"/>
          </w:rPr>
          <w:t>For Body</w:t>
        </w:r>
      </w:ins>
      <w:ins w:id="15294" w:author="Rev 6 Allen Wirfs-Brock" w:date="2012-02-25T17:01:00Z">
        <w:r w:rsidR="00732086">
          <w:rPr>
            <w:lang w:eastAsia="en-US"/>
          </w:rPr>
          <w:t xml:space="preserve"> Evaluation</w:t>
        </w:r>
      </w:ins>
      <w:ins w:id="15295" w:author="Rev 6 Allen Wirfs-Brock" w:date="2012-02-25T11:07:00Z">
        <w:r>
          <w:rPr>
            <w:lang w:eastAsia="en-US"/>
          </w:rPr>
          <w:t xml:space="preserve"> with arguments </w:t>
        </w:r>
      </w:ins>
      <w:ins w:id="15296" w:author="Rev 6 Allen Wirfs-Brock" w:date="2012-02-25T11:12:00Z">
        <w:r w:rsidR="00033CAC">
          <w:rPr>
            <w:rFonts w:ascii="Times New Roman" w:hAnsi="Times New Roman"/>
            <w:i/>
            <w:lang w:eastAsia="en-US"/>
          </w:rPr>
          <w:t>testExpr</w:t>
        </w:r>
      </w:ins>
      <w:ins w:id="15297" w:author="Rev 6 Allen Wirfs-Brock" w:date="2012-02-25T11:07:00Z">
        <w:r>
          <w:rPr>
            <w:lang w:eastAsia="en-US"/>
          </w:rPr>
          <w:t xml:space="preserve">, </w:t>
        </w:r>
      </w:ins>
      <w:ins w:id="15298" w:author="Rev 6 Allen Wirfs-Brock" w:date="2012-02-25T11:12:00Z">
        <w:r w:rsidR="00033CAC">
          <w:rPr>
            <w:rFonts w:ascii="Times New Roman" w:hAnsi="Times New Roman"/>
            <w:i/>
            <w:lang w:eastAsia="en-US"/>
          </w:rPr>
          <w:t>incrementExpr</w:t>
        </w:r>
      </w:ins>
      <w:ins w:id="15299" w:author="Rev 6 Allen Wirfs-Brock" w:date="2012-02-25T11:07:00Z">
        <w:r>
          <w:rPr>
            <w:lang w:eastAsia="en-US"/>
          </w:rPr>
          <w:t>, and</w:t>
        </w:r>
        <w:r w:rsidR="00033CAC">
          <w:rPr>
            <w:lang w:eastAsia="en-US"/>
          </w:rPr>
          <w:t xml:space="preserve"> </w:t>
        </w:r>
        <w:r w:rsidR="00033CAC" w:rsidRPr="00033CAC">
          <w:rPr>
            <w:rFonts w:ascii="Times New Roman" w:hAnsi="Times New Roman"/>
            <w:i/>
            <w:lang w:eastAsia="en-US"/>
          </w:rPr>
          <w:t>labelSet</w:t>
        </w:r>
        <w:r w:rsidR="00033CAC">
          <w:rPr>
            <w:lang w:eastAsia="en-US"/>
          </w:rPr>
          <w:t xml:space="preserve"> is performed as follow</w:t>
        </w:r>
      </w:ins>
      <w:ins w:id="15300" w:author="Rev 6 Allen Wirfs-Brock" w:date="2012-02-25T11:08:00Z">
        <w:r w:rsidR="00033CAC">
          <w:rPr>
            <w:lang w:eastAsia="en-US"/>
          </w:rPr>
          <w:t>s:</w:t>
        </w:r>
      </w:ins>
    </w:p>
    <w:p w14:paraId="51BF559B" w14:textId="77777777" w:rsidR="004C02EF" w:rsidRPr="00E77497" w:rsidRDefault="004C02EF" w:rsidP="0013710B">
      <w:pPr>
        <w:pStyle w:val="Alg3"/>
        <w:numPr>
          <w:ilvl w:val="0"/>
          <w:numId w:val="684"/>
        </w:numPr>
      </w:pPr>
      <w:r w:rsidRPr="00E77497">
        <w:t xml:space="preserve">Let </w:t>
      </w:r>
      <w:r w:rsidRPr="0013710B">
        <w:rPr>
          <w:i/>
        </w:rPr>
        <w:t>V</w:t>
      </w:r>
      <w:r w:rsidRPr="00E77497">
        <w:t xml:space="preserve"> = </w:t>
      </w:r>
      <w:commentRangeStart w:id="15301"/>
      <w:ins w:id="15302" w:author="Rev 6 Allen Wirfs-Brock" w:date="2012-02-18T18:02:00Z">
        <w:r w:rsidR="006327B6" w:rsidRPr="0013710B">
          <w:rPr>
            <w:b/>
          </w:rPr>
          <w:t>undefined</w:t>
        </w:r>
        <w:commentRangeEnd w:id="15301"/>
        <w:r w:rsidR="006327B6">
          <w:rPr>
            <w:rStyle w:val="af4"/>
            <w:rFonts w:ascii="Arial" w:eastAsia="MS Mincho" w:hAnsi="Arial"/>
            <w:spacing w:val="0"/>
            <w:lang w:eastAsia="ja-JP"/>
          </w:rPr>
          <w:commentReference w:id="15301"/>
        </w:r>
        <w:r w:rsidR="006327B6" w:rsidRPr="00E77497">
          <w:t>,</w:t>
        </w:r>
      </w:ins>
      <w:del w:id="15303" w:author="Rev 6 Allen Wirfs-Brock" w:date="2012-02-18T18:02:00Z">
        <w:r w:rsidRPr="0013710B" w:rsidDel="006327B6">
          <w:rPr>
            <w:rFonts w:ascii="Arial" w:hAnsi="Arial" w:cs="Arial"/>
          </w:rPr>
          <w:delText>empty</w:delText>
        </w:r>
      </w:del>
      <w:r w:rsidRPr="00E77497">
        <w:t>.</w:t>
      </w:r>
    </w:p>
    <w:p w14:paraId="3443ED82" w14:textId="77777777" w:rsidR="004C02EF" w:rsidRPr="00E77497" w:rsidRDefault="004C02EF" w:rsidP="0013710B">
      <w:pPr>
        <w:pStyle w:val="Alg3"/>
        <w:numPr>
          <w:ilvl w:val="0"/>
          <w:numId w:val="684"/>
        </w:numPr>
      </w:pPr>
      <w:r w:rsidRPr="00E77497">
        <w:t>Repeat</w:t>
      </w:r>
    </w:p>
    <w:p w14:paraId="2CFB51AB" w14:textId="77777777" w:rsidR="004C02EF" w:rsidRPr="00E77497" w:rsidRDefault="004C02EF" w:rsidP="00033CAC">
      <w:pPr>
        <w:pStyle w:val="Alg3"/>
        <w:numPr>
          <w:ilvl w:val="1"/>
          <w:numId w:val="684"/>
        </w:numPr>
      </w:pPr>
      <w:r w:rsidRPr="00E77497">
        <w:t xml:space="preserve">If </w:t>
      </w:r>
      <w:del w:id="15304" w:author="Rev 6 Allen Wirfs-Brock" w:date="2012-02-25T11:13:00Z">
        <w:r w:rsidRPr="00E77497" w:rsidDel="00033CAC">
          <w:delText xml:space="preserve">the first </w:delText>
        </w:r>
      </w:del>
      <w:del w:id="15305" w:author="Rev 6 Allen Wirfs-Brock" w:date="2012-02-25T11:11:00Z">
        <w:r w:rsidRPr="00E77497" w:rsidDel="00033CAC">
          <w:rPr>
            <w:i/>
          </w:rPr>
          <w:delText>Expression</w:delText>
        </w:r>
        <w:r w:rsidRPr="00E77497" w:rsidDel="00033CAC">
          <w:delText xml:space="preserve"> </w:delText>
        </w:r>
      </w:del>
      <w:ins w:id="15306" w:author="Rev 6 Allen Wirfs-Brock" w:date="2012-02-25T11:12:00Z">
        <w:r w:rsidR="00033CAC">
          <w:rPr>
            <w:i/>
          </w:rPr>
          <w:t>testExpr</w:t>
        </w:r>
        <w:r w:rsidR="00033CAC" w:rsidRPr="00E77497">
          <w:t xml:space="preserve"> </w:t>
        </w:r>
      </w:ins>
      <w:r w:rsidRPr="00E77497">
        <w:t>is</w:t>
      </w:r>
      <w:ins w:id="15307" w:author="Rev 6 Allen Wirfs-Brock" w:date="2012-02-25T11:14:00Z">
        <w:r w:rsidR="00033CAC">
          <w:t xml:space="preserve"> not</w:t>
        </w:r>
      </w:ins>
      <w:r w:rsidRPr="00E77497">
        <w:t xml:space="preserve"> </w:t>
      </w:r>
      <w:ins w:id="15308" w:author="Rev 6 Allen Wirfs-Brock" w:date="2012-02-25T11:11:00Z">
        <w:r w:rsidR="00033CAC" w:rsidRPr="00E77497">
          <w:rPr>
            <w:sz w:val="16"/>
          </w:rPr>
          <w:t>[empty]</w:t>
        </w:r>
      </w:ins>
      <w:del w:id="15309" w:author="Rev 6 Allen Wirfs-Brock" w:date="2012-02-25T11:11:00Z">
        <w:r w:rsidRPr="00E77497" w:rsidDel="00033CAC">
          <w:delText>present</w:delText>
        </w:r>
      </w:del>
      <w:r w:rsidRPr="00E77497">
        <w:t>, then</w:t>
      </w:r>
    </w:p>
    <w:p w14:paraId="4078E4DD" w14:textId="77777777" w:rsidR="004C02EF" w:rsidRPr="00E77497" w:rsidRDefault="004C02EF" w:rsidP="00033CAC">
      <w:pPr>
        <w:pStyle w:val="Alg3"/>
        <w:numPr>
          <w:ilvl w:val="2"/>
          <w:numId w:val="684"/>
        </w:numPr>
      </w:pPr>
      <w:r w:rsidRPr="00E77497">
        <w:t xml:space="preserve">Let </w:t>
      </w:r>
      <w:r w:rsidRPr="00E77497">
        <w:rPr>
          <w:i/>
        </w:rPr>
        <w:t>testExprRef</w:t>
      </w:r>
      <w:r w:rsidRPr="00E77497">
        <w:t xml:space="preserve"> be the result of evaluating </w:t>
      </w:r>
      <w:del w:id="15310" w:author="Rev 6 Allen Wirfs-Brock" w:date="2012-02-25T11:14:00Z">
        <w:r w:rsidRPr="00E77497" w:rsidDel="00033CAC">
          <w:delText xml:space="preserve">the first </w:delText>
        </w:r>
      </w:del>
      <w:ins w:id="15311" w:author="Rev 6 Allen Wirfs-Brock" w:date="2012-02-25T11:12:00Z">
        <w:r w:rsidR="00033CAC">
          <w:rPr>
            <w:i/>
          </w:rPr>
          <w:t>testExpr</w:t>
        </w:r>
      </w:ins>
      <w:del w:id="15312" w:author="Rev 6 Allen Wirfs-Brock" w:date="2012-02-25T11:12:00Z">
        <w:r w:rsidRPr="00E77497" w:rsidDel="00033CAC">
          <w:rPr>
            <w:i/>
          </w:rPr>
          <w:delText>Expression</w:delText>
        </w:r>
      </w:del>
      <w:r w:rsidRPr="00E77497">
        <w:t>.</w:t>
      </w:r>
    </w:p>
    <w:p w14:paraId="78F0C0A8" w14:textId="77777777" w:rsidR="002A2777" w:rsidRDefault="002A2777" w:rsidP="00033CAC">
      <w:pPr>
        <w:pStyle w:val="Alg3"/>
        <w:numPr>
          <w:ilvl w:val="2"/>
          <w:numId w:val="684"/>
        </w:numPr>
        <w:rPr>
          <w:ins w:id="15313" w:author="Rev 6 Allen Wirfs-Brock" w:date="2012-02-18T18:15:00Z"/>
        </w:rPr>
      </w:pPr>
      <w:ins w:id="15314" w:author="Rev 6 Allen Wirfs-Brock" w:date="2012-02-18T18:15:00Z">
        <w:r>
          <w:t xml:space="preserve">Let </w:t>
        </w:r>
        <w:r>
          <w:rPr>
            <w:i/>
          </w:rPr>
          <w:t>testE</w:t>
        </w:r>
        <w:r w:rsidRPr="009E1306">
          <w:rPr>
            <w:i/>
          </w:rPr>
          <w:t>xprValue</w:t>
        </w:r>
        <w:r>
          <w:t xml:space="preserve"> be </w:t>
        </w:r>
        <w:r w:rsidRPr="00E77497">
          <w:t>ToBoolean(GetValue(</w:t>
        </w:r>
        <w:r w:rsidRPr="00E77497">
          <w:rPr>
            <w:i/>
          </w:rPr>
          <w:t>testExprRef</w:t>
        </w:r>
        <w:r w:rsidRPr="00E77497">
          <w:t>))</w:t>
        </w:r>
      </w:ins>
    </w:p>
    <w:p w14:paraId="471BED15" w14:textId="77777777" w:rsidR="004C02EF" w:rsidRPr="00E77497" w:rsidRDefault="004C02EF" w:rsidP="00033CAC">
      <w:pPr>
        <w:pStyle w:val="Alg3"/>
        <w:numPr>
          <w:ilvl w:val="2"/>
          <w:numId w:val="684"/>
        </w:numPr>
      </w:pPr>
      <w:r w:rsidRPr="00E77497">
        <w:t xml:space="preserve">If </w:t>
      </w:r>
      <w:ins w:id="15315" w:author="Rev 6 Allen Wirfs-Brock" w:date="2012-02-18T18:16:00Z">
        <w:r w:rsidR="002A2777">
          <w:rPr>
            <w:i/>
          </w:rPr>
          <w:t>testE</w:t>
        </w:r>
        <w:r w:rsidR="002A2777" w:rsidRPr="009E1306">
          <w:rPr>
            <w:i/>
          </w:rPr>
          <w:t>xprValue</w:t>
        </w:r>
      </w:ins>
      <w:del w:id="15316" w:author="Rev 6 Allen Wirfs-Brock" w:date="2012-02-18T18:16:00Z">
        <w:r w:rsidR="00330F2A" w:rsidRPr="00E77497" w:rsidDel="002A2777">
          <w:delText>ToBoolean(</w:delText>
        </w:r>
        <w:r w:rsidRPr="00E77497" w:rsidDel="002A2777">
          <w:delText>GetValue(</w:delText>
        </w:r>
        <w:r w:rsidRPr="00E77497" w:rsidDel="002A2777">
          <w:rPr>
            <w:i/>
          </w:rPr>
          <w:delText>testExprRef</w:delText>
        </w:r>
        <w:r w:rsidRPr="00E77497" w:rsidDel="002A2777">
          <w:delText>)</w:delText>
        </w:r>
        <w:r w:rsidR="00330F2A" w:rsidRPr="00E77497" w:rsidDel="002A2777">
          <w:delText>)</w:delText>
        </w:r>
      </w:del>
      <w:r w:rsidRPr="00E77497">
        <w:t xml:space="preserve"> is </w:t>
      </w:r>
      <w:r w:rsidRPr="00E77497">
        <w:rPr>
          <w:b/>
        </w:rPr>
        <w:t>false</w:t>
      </w:r>
      <w:r w:rsidRPr="00E77497">
        <w:t xml:space="preserve">, return </w:t>
      </w:r>
      <w:ins w:id="15317" w:author="Rev 6 Allen Wirfs-Brock" w:date="2012-02-23T12:50:00Z">
        <w:r w:rsidR="001E2FDD">
          <w:t>NormalCompletion(</w:t>
        </w:r>
      </w:ins>
      <w:del w:id="15318" w:author="Rev 6 Allen Wirfs-Brock" w:date="2012-02-18T18:16:00Z">
        <w:r w:rsidRPr="00E77497" w:rsidDel="002A2777">
          <w:delText>(</w:delText>
        </w:r>
      </w:del>
      <w:del w:id="15319" w:author="Rev 6 Allen Wirfs-Brock" w:date="2012-02-23T12:50:00Z">
        <w:r w:rsidRPr="00E77497" w:rsidDel="001E2FDD">
          <w:rPr>
            <w:rFonts w:ascii="Arial" w:hAnsi="Arial" w:cs="Arial"/>
          </w:rPr>
          <w:delText>normal</w:delText>
        </w:r>
        <w:r w:rsidRPr="00E77497" w:rsidDel="001E2FDD">
          <w:delText xml:space="preserve">, </w:delText>
        </w:r>
      </w:del>
      <w:r w:rsidRPr="00E77497">
        <w:rPr>
          <w:i/>
        </w:rPr>
        <w:t>V</w:t>
      </w:r>
      <w:del w:id="15320" w:author="Rev 6 Allen Wirfs-Brock" w:date="2012-02-23T12:50:00Z">
        <w:r w:rsidRPr="00E77497" w:rsidDel="001E2FDD">
          <w:delText xml:space="preserve">, </w:delText>
        </w:r>
        <w:r w:rsidRPr="00E77497" w:rsidDel="001E2FDD">
          <w:rPr>
            <w:rFonts w:ascii="Arial" w:hAnsi="Arial" w:cs="Arial"/>
          </w:rPr>
          <w:delText>empty</w:delText>
        </w:r>
      </w:del>
      <w:r w:rsidRPr="00E77497">
        <w:t>).</w:t>
      </w:r>
    </w:p>
    <w:p w14:paraId="156328CE" w14:textId="77777777" w:rsidR="00B814B6" w:rsidRPr="00E77497" w:rsidRDefault="00B814B6" w:rsidP="0013710B">
      <w:pPr>
        <w:pStyle w:val="Alg3"/>
        <w:numPr>
          <w:ilvl w:val="2"/>
          <w:numId w:val="684"/>
        </w:numPr>
        <w:rPr>
          <w:ins w:id="15321" w:author="Rev 6 Allen Wirfs-Brock" w:date="2012-02-25T10:27:00Z"/>
        </w:rPr>
      </w:pPr>
      <w:ins w:id="15322" w:author="Rev 6 Allen Wirfs-Brock" w:date="2012-02-25T10:27:00Z">
        <w:r>
          <w:t xml:space="preserve">Else </w:t>
        </w:r>
        <w:del w:id="15323" w:author="Rev 7 Allen Wirfs-Brock" w:date="2012-04-25T08:04:00Z">
          <w:r w:rsidDel="007C32C2">
            <w:delText>loopContinues</w:delText>
          </w:r>
        </w:del>
      </w:ins>
      <w:ins w:id="15324" w:author="Rev 7 Allen Wirfs-Brock" w:date="2012-04-25T08:04:00Z">
        <w:r w:rsidR="007C32C2">
          <w:t>LoopContinues</w:t>
        </w:r>
      </w:ins>
      <w:ins w:id="15325" w:author="Rev 6 Allen Wirfs-Brock" w:date="2012-02-25T10:27:00Z">
        <w:r>
          <w:t xml:space="preserve">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ins>
    </w:p>
    <w:p w14:paraId="18212913" w14:textId="77777777" w:rsidR="004C02EF" w:rsidRPr="00E77497" w:rsidRDefault="004C02EF" w:rsidP="00033CAC">
      <w:pPr>
        <w:pStyle w:val="Alg3"/>
        <w:numPr>
          <w:ilvl w:val="1"/>
          <w:numId w:val="684"/>
        </w:numPr>
      </w:pPr>
      <w:r w:rsidRPr="00E77497">
        <w:t xml:space="preserve">Let </w:t>
      </w:r>
      <w:r w:rsidRPr="00E77497">
        <w:rPr>
          <w:i/>
        </w:rPr>
        <w:t>stmt</w:t>
      </w:r>
      <w:r w:rsidRPr="00E77497">
        <w:t xml:space="preserve"> be the result of evaluating </w:t>
      </w:r>
      <w:r w:rsidRPr="00E77497">
        <w:rPr>
          <w:i/>
        </w:rPr>
        <w:t>Statement</w:t>
      </w:r>
      <w:r w:rsidRPr="00E77497">
        <w:t>.</w:t>
      </w:r>
    </w:p>
    <w:p w14:paraId="4B318742" w14:textId="77777777" w:rsidR="004C02EF" w:rsidRPr="00E77497" w:rsidRDefault="004C02EF" w:rsidP="00033CAC">
      <w:pPr>
        <w:pStyle w:val="Alg3"/>
        <w:numPr>
          <w:ilvl w:val="1"/>
          <w:numId w:val="684"/>
        </w:numPr>
      </w:pPr>
      <w:r w:rsidRPr="00E77497">
        <w:t xml:space="preserve">If </w:t>
      </w:r>
      <w:r w:rsidRPr="00E77497">
        <w:rPr>
          <w:i/>
        </w:rPr>
        <w:t>stmt</w:t>
      </w:r>
      <w:r w:rsidRPr="00E77497">
        <w:t>.</w:t>
      </w:r>
      <w:ins w:id="15326" w:author="Rev 6 Allen Wirfs-Brock" w:date="2012-02-18T18:18:00Z">
        <w:r w:rsidR="002A2777">
          <w:t>[[</w:t>
        </w:r>
      </w:ins>
      <w:r w:rsidRPr="00E77497">
        <w:t>value</w:t>
      </w:r>
      <w:ins w:id="15327" w:author="Rev 6 Allen Wirfs-Brock" w:date="2012-02-18T18:18:00Z">
        <w:r w:rsidR="002A2777">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5328" w:author="Rev 6 Allen Wirfs-Brock" w:date="2012-02-18T18:18:00Z">
        <w:r w:rsidR="002A2777">
          <w:t>[[</w:t>
        </w:r>
      </w:ins>
      <w:r w:rsidRPr="00E77497">
        <w:t>value</w:t>
      </w:r>
      <w:ins w:id="15329" w:author="Rev 6 Allen Wirfs-Brock" w:date="2012-02-18T18:18:00Z">
        <w:r w:rsidR="002A2777">
          <w:t>]].</w:t>
        </w:r>
      </w:ins>
    </w:p>
    <w:p w14:paraId="461EC226" w14:textId="77777777" w:rsidR="004C02EF" w:rsidRPr="00E77497" w:rsidDel="00B814B6" w:rsidRDefault="004C02EF" w:rsidP="00033CAC">
      <w:pPr>
        <w:pStyle w:val="Alg3"/>
        <w:numPr>
          <w:ilvl w:val="1"/>
          <w:numId w:val="684"/>
        </w:numPr>
        <w:rPr>
          <w:del w:id="15330" w:author="Rev 6 Allen Wirfs-Brock" w:date="2012-02-25T10:32:00Z"/>
        </w:rPr>
      </w:pPr>
      <w:del w:id="15331" w:author="Rev 6 Allen Wirfs-Brock" w:date="2012-02-25T10:32:00Z">
        <w:r w:rsidRPr="00E77497" w:rsidDel="00B814B6">
          <w:delText xml:space="preserve">If </w:delText>
        </w:r>
        <w:r w:rsidRPr="00E77497" w:rsidDel="00B814B6">
          <w:rPr>
            <w:i/>
          </w:rPr>
          <w:delText>stmt</w:delText>
        </w:r>
        <w:r w:rsidRPr="00E77497" w:rsidDel="00B814B6">
          <w:delText xml:space="preserve">.type is </w:delText>
        </w:r>
        <w:r w:rsidRPr="00E77497" w:rsidDel="00B814B6">
          <w:rPr>
            <w:rFonts w:ascii="Arial" w:hAnsi="Arial" w:cs="Arial"/>
          </w:rPr>
          <w:delText>break</w:delText>
        </w:r>
        <w:r w:rsidRPr="00E77497" w:rsidDel="00B814B6">
          <w:delText xml:space="preserve"> and </w:delText>
        </w:r>
        <w:r w:rsidRPr="00E77497" w:rsidDel="00B814B6">
          <w:rPr>
            <w:i/>
          </w:rPr>
          <w:delText>stmt</w:delText>
        </w:r>
        <w:r w:rsidRPr="00E77497" w:rsidDel="00B814B6">
          <w:delText xml:space="preserve">.target is in the current label set, return </w:delText>
        </w:r>
      </w:del>
      <w:del w:id="15332" w:author="Rev 6 Allen Wirfs-Brock" w:date="2012-02-18T18:19:00Z">
        <w:r w:rsidRPr="00E77497" w:rsidDel="002A2777">
          <w:delText>(</w:delText>
        </w:r>
      </w:del>
      <w:del w:id="15333" w:author="Rev 6 Allen Wirfs-Brock" w:date="2012-02-23T12:51:00Z">
        <w:r w:rsidRPr="00E77497" w:rsidDel="001E2FDD">
          <w:rPr>
            <w:b/>
          </w:rPr>
          <w:delText>normal</w:delText>
        </w:r>
        <w:r w:rsidRPr="00E77497" w:rsidDel="001E2FDD">
          <w:delText xml:space="preserve">, </w:delText>
        </w:r>
      </w:del>
      <w:del w:id="15334" w:author="Rev 6 Allen Wirfs-Brock" w:date="2012-02-25T10:32:00Z">
        <w:r w:rsidRPr="00E77497" w:rsidDel="00B814B6">
          <w:rPr>
            <w:i/>
          </w:rPr>
          <w:delText>V</w:delText>
        </w:r>
        <w:r w:rsidRPr="00E77497" w:rsidDel="00B814B6">
          <w:delText xml:space="preserve">, </w:delText>
        </w:r>
        <w:r w:rsidRPr="00E77497" w:rsidDel="00B814B6">
          <w:rPr>
            <w:b/>
          </w:rPr>
          <w:delText>empty</w:delText>
        </w:r>
        <w:r w:rsidRPr="00E77497" w:rsidDel="00B814B6">
          <w:delText>).</w:delText>
        </w:r>
      </w:del>
    </w:p>
    <w:p w14:paraId="250AF71C" w14:textId="77777777" w:rsidR="004C02EF" w:rsidRPr="00E77497" w:rsidDel="00B814B6" w:rsidRDefault="004C02EF" w:rsidP="00033CAC">
      <w:pPr>
        <w:pStyle w:val="Alg3"/>
        <w:numPr>
          <w:ilvl w:val="1"/>
          <w:numId w:val="684"/>
        </w:numPr>
        <w:rPr>
          <w:del w:id="15335" w:author="Rev 6 Allen Wirfs-Brock" w:date="2012-02-25T10:32:00Z"/>
        </w:rPr>
      </w:pPr>
      <w:del w:id="15336" w:author="Rev 6 Allen Wirfs-Brock" w:date="2012-02-25T10:32:00Z">
        <w:r w:rsidRPr="00E77497" w:rsidDel="00B814B6">
          <w:delText xml:space="preserve">If </w:delText>
        </w:r>
        <w:r w:rsidRPr="00E77497" w:rsidDel="00B814B6">
          <w:rPr>
            <w:i/>
          </w:rPr>
          <w:delText>stmt</w:delText>
        </w:r>
        <w:r w:rsidRPr="00E77497" w:rsidDel="00B814B6">
          <w:delText xml:space="preserve">.type is not </w:delText>
        </w:r>
        <w:r w:rsidRPr="00E77497" w:rsidDel="00B814B6">
          <w:rPr>
            <w:rFonts w:ascii="Arial" w:hAnsi="Arial" w:cs="Arial"/>
          </w:rPr>
          <w:delText>continue</w:delText>
        </w:r>
        <w:r w:rsidRPr="00E77497" w:rsidDel="00B814B6">
          <w:delText xml:space="preserve"> || </w:delText>
        </w:r>
        <w:r w:rsidRPr="00E77497" w:rsidDel="00B814B6">
          <w:rPr>
            <w:i/>
          </w:rPr>
          <w:delText>stmt</w:delText>
        </w:r>
        <w:r w:rsidRPr="00E77497" w:rsidDel="00B814B6">
          <w:delText>.target is not in the current label set, then</w:delText>
        </w:r>
      </w:del>
    </w:p>
    <w:p w14:paraId="30B6B5B4" w14:textId="77777777" w:rsidR="004C02EF" w:rsidRPr="00E77497" w:rsidRDefault="004C02EF" w:rsidP="00033CAC">
      <w:pPr>
        <w:pStyle w:val="Alg3"/>
        <w:numPr>
          <w:ilvl w:val="1"/>
          <w:numId w:val="684"/>
        </w:numPr>
      </w:pPr>
      <w:r w:rsidRPr="00E77497">
        <w:t xml:space="preserve">If </w:t>
      </w:r>
      <w:r w:rsidRPr="00E77497">
        <w:rPr>
          <w:i/>
        </w:rPr>
        <w:t>stmt</w:t>
      </w:r>
      <w:r w:rsidRPr="00E77497">
        <w:t xml:space="preserve"> </w:t>
      </w:r>
      <w:del w:id="15337" w:author="Rev 6 Allen Wirfs-Brock" w:date="2012-02-26T11:42:00Z">
        <w:r w:rsidRPr="00E77497" w:rsidDel="00526AEF">
          <w:delText>is an abrupt completion</w:delText>
        </w:r>
      </w:del>
      <w:ins w:id="15338" w:author="Rev 6 Allen Wirfs-Brock" w:date="2012-02-25T10:31:00Z">
        <w:del w:id="15339" w:author="Rev 7 Allen Wirfs-Brock" w:date="2012-04-25T08:04:00Z">
          <w:r w:rsidR="00B814B6" w:rsidDel="007C32C2">
            <w:delText>loopContinues</w:delText>
          </w:r>
        </w:del>
      </w:ins>
      <w:ins w:id="15340" w:author="Rev 7 Allen Wirfs-Brock" w:date="2012-04-25T08:04:00Z">
        <w:r w:rsidR="007C32C2">
          <w:t>LoopContinues</w:t>
        </w:r>
      </w:ins>
      <w:ins w:id="15341" w:author="Rev 6 Allen Wirfs-Brock" w:date="2012-02-25T10:31:00Z">
        <w:r w:rsidR="00B814B6">
          <w:t xml:space="preserve"> (</w:t>
        </w:r>
        <w:r w:rsidR="00B814B6" w:rsidRPr="00451D9D">
          <w:rPr>
            <w:i/>
          </w:rPr>
          <w:t>stmt</w:t>
        </w:r>
        <w:r w:rsidR="00B814B6">
          <w:t>,</w:t>
        </w:r>
        <w:r w:rsidR="00B814B6" w:rsidRPr="00451D9D">
          <w:rPr>
            <w:i/>
          </w:rPr>
          <w:t>labelSet</w:t>
        </w:r>
        <w:r w:rsidR="00B814B6">
          <w:t xml:space="preserve">) is </w:t>
        </w:r>
        <w:r w:rsidR="00B814B6">
          <w:rPr>
            <w:b/>
          </w:rPr>
          <w:t>false</w:t>
        </w:r>
      </w:ins>
      <w:r w:rsidRPr="00E77497">
        <w:t xml:space="preserve">, return </w:t>
      </w:r>
      <w:r w:rsidRPr="00E77497">
        <w:rPr>
          <w:i/>
        </w:rPr>
        <w:t>stmt</w:t>
      </w:r>
      <w:r w:rsidRPr="00E77497">
        <w:t>.</w:t>
      </w:r>
    </w:p>
    <w:p w14:paraId="6C658DA2" w14:textId="77777777" w:rsidR="004C02EF" w:rsidRPr="00E77497" w:rsidRDefault="004C02EF" w:rsidP="00033CAC">
      <w:pPr>
        <w:pStyle w:val="Alg3"/>
        <w:numPr>
          <w:ilvl w:val="1"/>
          <w:numId w:val="684"/>
        </w:numPr>
      </w:pPr>
      <w:r w:rsidRPr="00E77497">
        <w:t xml:space="preserve">If </w:t>
      </w:r>
      <w:del w:id="15342" w:author="Rev 6 Allen Wirfs-Brock" w:date="2012-02-25T11:13:00Z">
        <w:r w:rsidRPr="00E77497" w:rsidDel="00033CAC">
          <w:delText xml:space="preserve">the second </w:delText>
        </w:r>
      </w:del>
      <w:ins w:id="15343" w:author="Rev 6 Allen Wirfs-Brock" w:date="2012-02-25T11:13:00Z">
        <w:r w:rsidR="00033CAC">
          <w:rPr>
            <w:i/>
          </w:rPr>
          <w:t>incrementExpr</w:t>
        </w:r>
        <w:r w:rsidR="00033CAC" w:rsidRPr="00E77497" w:rsidDel="00033CAC">
          <w:rPr>
            <w:i/>
          </w:rPr>
          <w:t xml:space="preserve"> </w:t>
        </w:r>
      </w:ins>
      <w:del w:id="15344" w:author="Rev 6 Allen Wirfs-Brock" w:date="2012-02-25T11:13:00Z">
        <w:r w:rsidRPr="00E77497" w:rsidDel="00033CAC">
          <w:rPr>
            <w:i/>
          </w:rPr>
          <w:delText>Expression</w:delText>
        </w:r>
        <w:r w:rsidRPr="00E77497" w:rsidDel="00033CAC">
          <w:delText xml:space="preserve"> </w:delText>
        </w:r>
      </w:del>
      <w:r w:rsidRPr="00E77497">
        <w:t>is</w:t>
      </w:r>
      <w:ins w:id="15345" w:author="Rev 6 Allen Wirfs-Brock" w:date="2012-02-25T11:14:00Z">
        <w:r w:rsidR="00033CAC">
          <w:t xml:space="preserve"> not</w:t>
        </w:r>
      </w:ins>
      <w:r w:rsidRPr="00E77497">
        <w:t xml:space="preserve"> </w:t>
      </w:r>
      <w:ins w:id="15346" w:author="Rev 6 Allen Wirfs-Brock" w:date="2012-02-25T11:13:00Z">
        <w:r w:rsidR="00033CAC" w:rsidRPr="00E77497">
          <w:rPr>
            <w:sz w:val="16"/>
          </w:rPr>
          <w:t>[empty]</w:t>
        </w:r>
      </w:ins>
      <w:del w:id="15347" w:author="Rev 6 Allen Wirfs-Brock" w:date="2012-02-25T11:13:00Z">
        <w:r w:rsidRPr="00E77497" w:rsidDel="00033CAC">
          <w:delText>present</w:delText>
        </w:r>
      </w:del>
      <w:r w:rsidRPr="00E77497">
        <w:t>, then</w:t>
      </w:r>
    </w:p>
    <w:p w14:paraId="0EF7787D" w14:textId="77777777" w:rsidR="004C02EF" w:rsidRPr="00E77497" w:rsidRDefault="004C02EF" w:rsidP="001C7A10">
      <w:pPr>
        <w:pStyle w:val="Alg3"/>
        <w:numPr>
          <w:ilvl w:val="2"/>
          <w:numId w:val="684"/>
        </w:numPr>
      </w:pPr>
      <w:r w:rsidRPr="00E77497">
        <w:t xml:space="preserve">Let </w:t>
      </w:r>
      <w:r w:rsidRPr="00E77497">
        <w:rPr>
          <w:i/>
        </w:rPr>
        <w:t>incExprRef</w:t>
      </w:r>
      <w:r w:rsidRPr="00E77497">
        <w:t xml:space="preserve"> be the result of evaluating </w:t>
      </w:r>
      <w:del w:id="15348" w:author="Rev 6 Allen Wirfs-Brock" w:date="2012-02-25T11:13:00Z">
        <w:r w:rsidRPr="00E77497" w:rsidDel="00033CAC">
          <w:delText xml:space="preserve">the second </w:delText>
        </w:r>
      </w:del>
      <w:ins w:id="15349" w:author="Rev 6 Allen Wirfs-Brock" w:date="2012-02-25T11:13:00Z">
        <w:r w:rsidR="00033CAC">
          <w:rPr>
            <w:i/>
          </w:rPr>
          <w:t>incrementExpr</w:t>
        </w:r>
      </w:ins>
      <w:del w:id="15350" w:author="Rev 6 Allen Wirfs-Brock" w:date="2012-02-25T11:13:00Z">
        <w:r w:rsidRPr="00E77497" w:rsidDel="00033CAC">
          <w:rPr>
            <w:i/>
          </w:rPr>
          <w:delText>Expressio</w:delText>
        </w:r>
        <w:r w:rsidRPr="00E77497" w:rsidDel="00033CAC">
          <w:delText>n</w:delText>
        </w:r>
      </w:del>
      <w:r w:rsidRPr="00E77497">
        <w:t>.</w:t>
      </w:r>
    </w:p>
    <w:p w14:paraId="46D617F8" w14:textId="77777777" w:rsidR="004C02EF" w:rsidRDefault="004C02EF" w:rsidP="001C7A10">
      <w:pPr>
        <w:pStyle w:val="Alg3"/>
        <w:numPr>
          <w:ilvl w:val="2"/>
          <w:numId w:val="684"/>
        </w:numPr>
        <w:contextualSpacing/>
        <w:rPr>
          <w:ins w:id="15351" w:author="Rev 6 Allen Wirfs-Brock" w:date="2012-02-18T18:22:00Z"/>
        </w:rPr>
      </w:pPr>
      <w:del w:id="15352" w:author="Rev 6 Allen Wirfs-Brock" w:date="2012-02-18T18:23:00Z">
        <w:r w:rsidRPr="00E77497" w:rsidDel="002A2777">
          <w:delText xml:space="preserve">Call </w:delText>
        </w:r>
      </w:del>
      <w:ins w:id="15353" w:author="Rev 6 Allen Wirfs-Brock" w:date="2012-02-18T18:23:00Z">
        <w:r w:rsidR="002A2777">
          <w:t xml:space="preserve">Let </w:t>
        </w:r>
      </w:ins>
      <w:ins w:id="15354" w:author="Rev 6 Allen Wirfs-Brock" w:date="2012-02-18T18:24:00Z">
        <w:r w:rsidR="001D52C8" w:rsidRPr="00E77497">
          <w:rPr>
            <w:i/>
          </w:rPr>
          <w:t>incExpr</w:t>
        </w:r>
        <w:r w:rsidR="001D52C8">
          <w:rPr>
            <w:i/>
          </w:rPr>
          <w:t>Value</w:t>
        </w:r>
        <w:r w:rsidR="001D52C8" w:rsidRPr="00E77497">
          <w:t xml:space="preserve"> </w:t>
        </w:r>
      </w:ins>
      <w:ins w:id="15355" w:author="Rev 6 Allen Wirfs-Brock" w:date="2012-02-18T18:23:00Z">
        <w:r w:rsidR="002A2777">
          <w:t>be</w:t>
        </w:r>
        <w:r w:rsidR="002A2777" w:rsidRPr="00E77497">
          <w:t xml:space="preserve"> </w:t>
        </w:r>
      </w:ins>
      <w:r w:rsidRPr="00E77497">
        <w:t>GetValue(</w:t>
      </w:r>
      <w:r w:rsidRPr="00E77497">
        <w:rPr>
          <w:i/>
        </w:rPr>
        <w:t>incExprRef</w:t>
      </w:r>
      <w:r w:rsidRPr="00E77497">
        <w:t xml:space="preserve">). </w:t>
      </w:r>
      <w:del w:id="15356" w:author="Rev 6 Allen Wirfs-Brock" w:date="2012-02-18T18:28:00Z">
        <w:r w:rsidRPr="00E77497" w:rsidDel="001D52C8">
          <w:delText>(This value is not used.)</w:delText>
        </w:r>
      </w:del>
    </w:p>
    <w:p w14:paraId="1E6266A7" w14:textId="77777777" w:rsidR="002A2777" w:rsidRPr="00DC5061" w:rsidRDefault="002A2777" w:rsidP="001C7A10">
      <w:pPr>
        <w:numPr>
          <w:ilvl w:val="2"/>
          <w:numId w:val="684"/>
        </w:numPr>
        <w:spacing w:line="240" w:lineRule="auto"/>
        <w:jc w:val="left"/>
        <w:rPr>
          <w:ins w:id="15357" w:author="Rev 6 Allen Wirfs-Brock" w:date="2012-02-18T18:23:00Z"/>
          <w:rFonts w:ascii="Times New Roman" w:eastAsia="Times New Roman" w:hAnsi="Times New Roman"/>
          <w:spacing w:val="6"/>
          <w:lang w:eastAsia="en-US"/>
        </w:rPr>
      </w:pPr>
      <w:ins w:id="15358" w:author="Rev 6 Allen Wirfs-Brock" w:date="2012-02-18T18:23:00Z">
        <w:r w:rsidRPr="00DC5061">
          <w:rPr>
            <w:rFonts w:ascii="Times New Roman" w:eastAsia="Times New Roman" w:hAnsi="Times New Roman"/>
            <w:spacing w:val="6"/>
            <w:lang w:eastAsia="en-US"/>
          </w:rPr>
          <w:t xml:space="preserve">If </w:t>
        </w:r>
      </w:ins>
      <w:ins w:id="15359" w:author="Rev 6 Allen Wirfs-Brock" w:date="2012-02-25T10:38:00Z">
        <w:del w:id="15360" w:author="Rev 7 Allen Wirfs-Brock" w:date="2012-04-25T08:04:00Z">
          <w:r w:rsidR="00DC5061" w:rsidRPr="00DC5061" w:rsidDel="007C32C2">
            <w:rPr>
              <w:rFonts w:ascii="Times New Roman" w:eastAsia="Times New Roman" w:hAnsi="Times New Roman"/>
              <w:spacing w:val="6"/>
              <w:lang w:eastAsia="en-US"/>
            </w:rPr>
            <w:delText>loopContinues</w:delText>
          </w:r>
        </w:del>
      </w:ins>
      <w:ins w:id="15361" w:author="Rev 7 Allen Wirfs-Brock" w:date="2012-04-25T08:04:00Z">
        <w:r w:rsidR="007C32C2">
          <w:rPr>
            <w:rFonts w:ascii="Times New Roman" w:eastAsia="Times New Roman" w:hAnsi="Times New Roman"/>
            <w:spacing w:val="6"/>
            <w:lang w:eastAsia="en-US"/>
          </w:rPr>
          <w:t>LoopContinues</w:t>
        </w:r>
      </w:ins>
      <w:ins w:id="15362" w:author="Rev 6 Allen Wirfs-Brock" w:date="2012-02-25T10:38:00Z">
        <w:r w:rsidR="00DC5061" w:rsidRPr="00DC5061">
          <w:rPr>
            <w:rFonts w:ascii="Times New Roman" w:eastAsia="Times New Roman" w:hAnsi="Times New Roman"/>
            <w:spacing w:val="6"/>
            <w:lang w:eastAsia="en-US"/>
          </w:rPr>
          <w:t>(</w:t>
        </w:r>
        <w:r w:rsidR="00DC5061" w:rsidRPr="00DC5061">
          <w:rPr>
            <w:rFonts w:ascii="Times New Roman" w:hAnsi="Times New Roman"/>
            <w:i/>
          </w:rPr>
          <w:t>incExprValue</w:t>
        </w:r>
        <w:r w:rsidR="00DC5061" w:rsidRPr="00DC5061">
          <w:rPr>
            <w:rFonts w:ascii="Times New Roman" w:eastAsia="Times New Roman" w:hAnsi="Times New Roman"/>
            <w:spacing w:val="6"/>
            <w:lang w:eastAsia="en-US"/>
          </w:rPr>
          <w:t>,</w:t>
        </w:r>
        <w:r w:rsidR="00DC5061" w:rsidRPr="00DC5061">
          <w:rPr>
            <w:rFonts w:ascii="Times New Roman" w:eastAsia="Times New Roman" w:hAnsi="Times New Roman"/>
            <w:i/>
            <w:spacing w:val="6"/>
            <w:lang w:eastAsia="en-US"/>
          </w:rPr>
          <w:t>labelSet</w:t>
        </w:r>
        <w:r w:rsidR="00DC5061" w:rsidRPr="00DC5061">
          <w:rPr>
            <w:rFonts w:ascii="Times New Roman" w:eastAsia="Times New Roman" w:hAnsi="Times New Roman"/>
            <w:spacing w:val="6"/>
            <w:lang w:eastAsia="en-US"/>
          </w:rPr>
          <w:t xml:space="preserve">) is </w:t>
        </w:r>
        <w:r w:rsidR="00DC5061" w:rsidRPr="00DC5061">
          <w:rPr>
            <w:rFonts w:ascii="Times New Roman" w:eastAsia="Times New Roman" w:hAnsi="Times New Roman"/>
            <w:b/>
            <w:spacing w:val="6"/>
            <w:lang w:eastAsia="en-US"/>
          </w:rPr>
          <w:t>false</w:t>
        </w:r>
        <w:r w:rsidR="00DC5061" w:rsidRPr="00DC5061">
          <w:rPr>
            <w:rFonts w:ascii="Times New Roman" w:eastAsia="Times New Roman" w:hAnsi="Times New Roman"/>
            <w:spacing w:val="6"/>
            <w:lang w:eastAsia="en-US"/>
          </w:rPr>
          <w:t xml:space="preserve">, return </w:t>
        </w:r>
        <w:r w:rsidR="00DC5061" w:rsidRPr="00DC5061">
          <w:rPr>
            <w:rFonts w:ascii="Times New Roman" w:hAnsi="Times New Roman"/>
            <w:i/>
          </w:rPr>
          <w:t>incExprValue</w:t>
        </w:r>
        <w:r w:rsidR="00DC5061" w:rsidRPr="00DC5061">
          <w:rPr>
            <w:rFonts w:ascii="Times New Roman" w:eastAsia="Times New Roman" w:hAnsi="Times New Roman"/>
            <w:i/>
            <w:spacing w:val="6"/>
            <w:lang w:eastAsia="en-US"/>
          </w:rPr>
          <w:t>.</w:t>
        </w:r>
      </w:ins>
    </w:p>
    <w:p w14:paraId="4008DB2D" w14:textId="77777777" w:rsidR="004901F8" w:rsidRPr="00E77497" w:rsidRDefault="004901F8" w:rsidP="004901F8">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14:paraId="2ECD2444" w14:textId="77777777" w:rsidR="004901F8" w:rsidRPr="00E77497" w:rsidRDefault="004901F8" w:rsidP="004901F8">
      <w:pPr>
        <w:pStyle w:val="Alg3"/>
        <w:numPr>
          <w:ilvl w:val="0"/>
          <w:numId w:val="121"/>
        </w:numPr>
        <w:rPr>
          <w:ins w:id="15363" w:author="Rev 6 Allen Wirfs-Brock" w:date="2012-02-25T11:26:00Z"/>
        </w:rPr>
      </w:pPr>
      <w:ins w:id="15364" w:author="Rev 6 Allen Wirfs-Brock" w:date="2012-02-25T11:26:00Z">
        <w:r>
          <w:t xml:space="preserve">Let </w:t>
        </w:r>
        <w:r w:rsidRPr="00E7227A">
          <w:rPr>
            <w:i/>
          </w:rPr>
          <w:t>varDcl</w:t>
        </w:r>
        <w:r>
          <w:t xml:space="preserve"> be the result of evaluating</w:t>
        </w:r>
        <w:r w:rsidRPr="00E77497">
          <w:t xml:space="preserve"> </w:t>
        </w:r>
      </w:ins>
      <w:r w:rsidRPr="00E77497">
        <w:rPr>
          <w:i/>
        </w:rPr>
        <w:t>VariableDeclarationListNoIn</w:t>
      </w:r>
      <w:ins w:id="15365" w:author="Rev 6 Allen Wirfs-Brock" w:date="2012-02-25T11:26:00Z">
        <w:r w:rsidRPr="00E77497">
          <w:t>.</w:t>
        </w:r>
      </w:ins>
    </w:p>
    <w:p w14:paraId="0EF51328" w14:textId="77777777" w:rsidR="004901F8" w:rsidRPr="00E77497" w:rsidRDefault="004901F8" w:rsidP="004901F8">
      <w:pPr>
        <w:pStyle w:val="Alg3"/>
        <w:numPr>
          <w:ilvl w:val="0"/>
          <w:numId w:val="121"/>
        </w:numPr>
        <w:tabs>
          <w:tab w:val="left" w:pos="2160"/>
        </w:tabs>
        <w:rPr>
          <w:ins w:id="15366" w:author="Rev 6 Allen Wirfs-Brock" w:date="2012-02-25T11:26:00Z"/>
        </w:rPr>
      </w:pPr>
      <w:ins w:id="15367" w:author="Rev 6 Allen Wirfs-Brock" w:date="2012-02-25T11:26:00Z">
        <w:r w:rsidRPr="00E77497">
          <w:t xml:space="preserve">If </w:t>
        </w:r>
        <w:del w:id="15368" w:author="Rev 7 Allen Wirfs-Brock" w:date="2012-04-25T08:04:00Z">
          <w:r w:rsidRPr="00DC5061" w:rsidDel="007C32C2">
            <w:delText>loopContinues</w:delText>
          </w:r>
        </w:del>
      </w:ins>
      <w:ins w:id="15369" w:author="Rev 7 Allen Wirfs-Brock" w:date="2012-04-25T08:04:00Z">
        <w:r w:rsidR="007C32C2">
          <w:t>LoopContinues</w:t>
        </w:r>
      </w:ins>
      <w:ins w:id="15370" w:author="Rev 6 Allen Wirfs-Brock" w:date="2012-02-25T11:26:00Z">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ins>
    </w:p>
    <w:p w14:paraId="6AEC9FD3" w14:textId="77777777" w:rsidR="004C02EF" w:rsidRPr="00E77497" w:rsidRDefault="004901F8" w:rsidP="00C02B70">
      <w:pPr>
        <w:pStyle w:val="Alg3"/>
        <w:numPr>
          <w:ilvl w:val="0"/>
          <w:numId w:val="121"/>
        </w:numPr>
        <w:spacing w:after="240"/>
      </w:pPr>
      <w:ins w:id="15371" w:author="Rev 6 Allen Wirfs-Brock" w:date="2012-02-25T11:26:00Z">
        <w:r>
          <w:t>Return the result of perform</w:t>
        </w:r>
      </w:ins>
      <w:ins w:id="15372" w:author="Rev 6 Allen Wirfs-Brock" w:date="2012-02-25T16:58:00Z">
        <w:r w:rsidR="008A0F38">
          <w:t>ing</w:t>
        </w:r>
      </w:ins>
      <w:ins w:id="15373" w:author="Rev 6 Allen Wirfs-Brock" w:date="2012-02-25T11:26:00Z">
        <w:r>
          <w:t xml:space="preserve"> </w:t>
        </w:r>
      </w:ins>
      <w:ins w:id="15374" w:author="Rev 6 Allen Wirfs-Brock" w:date="2012-02-25T17:02:00Z">
        <w:r w:rsidR="00732086">
          <w:t>For Body Evaluation</w:t>
        </w:r>
      </w:ins>
      <w:ins w:id="15375" w:author="Rev 6 Allen Wirfs-Brock" w:date="2012-02-25T11:26:00Z">
        <w:r>
          <w:t xml:space="preserve"> with the 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with </w:t>
        </w:r>
        <w:r w:rsidRPr="004901F8">
          <w:rPr>
            <w:i/>
          </w:rPr>
          <w:t>labelSet</w:t>
        </w:r>
        <w:r w:rsidRPr="00E77497">
          <w:t>.</w:t>
        </w:r>
        <w:r>
          <w:t xml:space="preserve">  </w:t>
        </w:r>
      </w:ins>
      <w:bookmarkStart w:id="15376" w:name="_Ref375019192"/>
      <w:bookmarkStart w:id="15377" w:name="_Ref375019200"/>
      <w:bookmarkStart w:id="15378" w:name="_Toc375031204"/>
      <w:bookmarkStart w:id="15379" w:name="_Toc381513718"/>
    </w:p>
    <w:p w14:paraId="12BC47A2" w14:textId="77777777" w:rsidR="004C02EF" w:rsidRPr="00E77497" w:rsidDel="00C02B70" w:rsidRDefault="004C02EF" w:rsidP="00B34B48">
      <w:pPr>
        <w:pStyle w:val="Alg3"/>
        <w:numPr>
          <w:ilvl w:val="0"/>
          <w:numId w:val="121"/>
        </w:numPr>
        <w:rPr>
          <w:del w:id="15380" w:author="Rev 6 Allen Wirfs-Brock" w:date="2012-02-25T11:45:00Z"/>
        </w:rPr>
      </w:pPr>
      <w:del w:id="15381" w:author="Rev 6 Allen Wirfs-Brock" w:date="2012-02-25T11:45:00Z">
        <w:r w:rsidRPr="00E77497" w:rsidDel="00C02B70">
          <w:delText xml:space="preserve">Evaluate </w:delText>
        </w:r>
        <w:r w:rsidRPr="00E77497" w:rsidDel="00C02B70">
          <w:rPr>
            <w:i/>
          </w:rPr>
          <w:delText>VariableDeclarationListNoIn</w:delText>
        </w:r>
        <w:r w:rsidRPr="00E77497" w:rsidDel="00C02B70">
          <w:delText>.</w:delText>
        </w:r>
      </w:del>
    </w:p>
    <w:p w14:paraId="5C14CD91" w14:textId="77777777" w:rsidR="004C02EF" w:rsidRPr="00E77497" w:rsidDel="00C02B70" w:rsidRDefault="004C02EF" w:rsidP="00B34B48">
      <w:pPr>
        <w:pStyle w:val="Alg3"/>
        <w:numPr>
          <w:ilvl w:val="0"/>
          <w:numId w:val="121"/>
        </w:numPr>
        <w:rPr>
          <w:del w:id="15382" w:author="Rev 6 Allen Wirfs-Brock" w:date="2012-02-25T11:45:00Z"/>
        </w:rPr>
      </w:pPr>
      <w:del w:id="15383" w:author="Rev 6 Allen Wirfs-Brock" w:date="2012-02-25T11:45:00Z">
        <w:r w:rsidRPr="00E77497" w:rsidDel="00C02B70">
          <w:delText xml:space="preserve">Let V = </w:delText>
        </w:r>
        <w:r w:rsidRPr="00E77497" w:rsidDel="00C02B70">
          <w:rPr>
            <w:rFonts w:ascii="Arial" w:hAnsi="Arial" w:cs="Arial"/>
          </w:rPr>
          <w:delText>empty</w:delText>
        </w:r>
        <w:r w:rsidRPr="00E77497" w:rsidDel="00C02B70">
          <w:delText>.</w:delText>
        </w:r>
      </w:del>
    </w:p>
    <w:p w14:paraId="251F2AF7" w14:textId="77777777" w:rsidR="004C02EF" w:rsidRPr="00E77497" w:rsidDel="00C02B70" w:rsidRDefault="004C02EF" w:rsidP="00B34B48">
      <w:pPr>
        <w:pStyle w:val="Alg3"/>
        <w:numPr>
          <w:ilvl w:val="0"/>
          <w:numId w:val="121"/>
        </w:numPr>
        <w:rPr>
          <w:del w:id="15384" w:author="Rev 6 Allen Wirfs-Brock" w:date="2012-02-25T11:45:00Z"/>
        </w:rPr>
      </w:pPr>
      <w:del w:id="15385" w:author="Rev 6 Allen Wirfs-Brock" w:date="2012-02-25T11:45:00Z">
        <w:r w:rsidRPr="00E77497" w:rsidDel="00C02B70">
          <w:delText>Repeat</w:delText>
        </w:r>
      </w:del>
    </w:p>
    <w:p w14:paraId="37BFFFCD" w14:textId="77777777" w:rsidR="004C02EF" w:rsidRPr="00E77497" w:rsidDel="00C02B70" w:rsidRDefault="004C02EF" w:rsidP="00B34B48">
      <w:pPr>
        <w:pStyle w:val="Alg3"/>
        <w:numPr>
          <w:ilvl w:val="1"/>
          <w:numId w:val="121"/>
        </w:numPr>
        <w:rPr>
          <w:del w:id="15386" w:author="Rev 6 Allen Wirfs-Brock" w:date="2012-02-25T11:45:00Z"/>
        </w:rPr>
      </w:pPr>
      <w:del w:id="15387" w:author="Rev 6 Allen Wirfs-Brock" w:date="2012-02-25T11:45:00Z">
        <w:r w:rsidRPr="00E77497" w:rsidDel="00C02B70">
          <w:delText xml:space="preserve">If the first </w:delText>
        </w:r>
        <w:r w:rsidRPr="00E77497" w:rsidDel="00C02B70">
          <w:rPr>
            <w:i/>
          </w:rPr>
          <w:delText>Expression</w:delText>
        </w:r>
        <w:r w:rsidRPr="00E77497" w:rsidDel="00C02B70">
          <w:delText xml:space="preserve"> is present, then</w:delText>
        </w:r>
      </w:del>
    </w:p>
    <w:p w14:paraId="5BC52C8B" w14:textId="77777777" w:rsidR="004C02EF" w:rsidRPr="00E77497" w:rsidDel="00C02B70" w:rsidRDefault="004C02EF" w:rsidP="00B34B48">
      <w:pPr>
        <w:pStyle w:val="Alg3"/>
        <w:numPr>
          <w:ilvl w:val="2"/>
          <w:numId w:val="121"/>
        </w:numPr>
        <w:rPr>
          <w:del w:id="15388" w:author="Rev 6 Allen Wirfs-Brock" w:date="2012-02-25T11:45:00Z"/>
        </w:rPr>
      </w:pPr>
      <w:del w:id="15389" w:author="Rev 6 Allen Wirfs-Brock" w:date="2012-02-25T11:45:00Z">
        <w:r w:rsidRPr="00E77497" w:rsidDel="00C02B70">
          <w:delText xml:space="preserve">Let </w:delText>
        </w:r>
        <w:r w:rsidRPr="00E77497" w:rsidDel="00C02B70">
          <w:rPr>
            <w:i/>
          </w:rPr>
          <w:delText>testExprRef</w:delText>
        </w:r>
        <w:r w:rsidRPr="00E77497" w:rsidDel="00C02B70">
          <w:delText xml:space="preserve"> be the result of evaluating the first </w:delText>
        </w:r>
        <w:r w:rsidRPr="00E77497" w:rsidDel="00C02B70">
          <w:rPr>
            <w:i/>
          </w:rPr>
          <w:delText>Expression</w:delText>
        </w:r>
        <w:r w:rsidRPr="00E77497" w:rsidDel="00C02B70">
          <w:delText>.</w:delText>
        </w:r>
      </w:del>
    </w:p>
    <w:p w14:paraId="364ABEDE" w14:textId="77777777" w:rsidR="004C02EF" w:rsidRPr="00E77497" w:rsidDel="00C02B70" w:rsidRDefault="004C02EF" w:rsidP="00B34B48">
      <w:pPr>
        <w:pStyle w:val="Alg3"/>
        <w:numPr>
          <w:ilvl w:val="2"/>
          <w:numId w:val="121"/>
        </w:numPr>
        <w:rPr>
          <w:del w:id="15390" w:author="Rev 6 Allen Wirfs-Brock" w:date="2012-02-25T11:45:00Z"/>
        </w:rPr>
      </w:pPr>
      <w:del w:id="15391" w:author="Rev 6 Allen Wirfs-Brock" w:date="2012-02-25T11:45:00Z">
        <w:r w:rsidRPr="00E77497" w:rsidDel="00C02B70">
          <w:delText>If ToBoolean(GetValue(</w:delText>
        </w:r>
        <w:r w:rsidRPr="00E77497" w:rsidDel="00C02B70">
          <w:rPr>
            <w:i/>
          </w:rPr>
          <w:delText>testExprRef</w:delText>
        </w:r>
        <w:r w:rsidRPr="00E77497" w:rsidDel="00C02B70">
          <w:delText xml:space="preserve">)) is </w:delText>
        </w:r>
        <w:r w:rsidRPr="00E77497" w:rsidDel="00C02B70">
          <w:rPr>
            <w:b/>
          </w:rPr>
          <w:delText>false</w:delText>
        </w:r>
        <w:r w:rsidRPr="00E77497" w:rsidDel="00C02B70">
          <w:delText xml:space="preserve">, then return </w:delText>
        </w:r>
        <w:r w:rsidRPr="001E2FDD" w:rsidDel="00C02B70">
          <w:rPr>
            <w:i/>
          </w:rPr>
          <w:delText>(</w:delText>
        </w:r>
        <w:r w:rsidRPr="001E2FDD" w:rsidDel="00C02B70">
          <w:rPr>
            <w:rFonts w:ascii="Arial" w:hAnsi="Arial" w:cs="Arial"/>
            <w:i/>
          </w:rPr>
          <w:delText>normal</w:delText>
        </w:r>
        <w:r w:rsidRPr="001E2FDD" w:rsidDel="00C02B70">
          <w:rPr>
            <w:i/>
          </w:rPr>
          <w:delText>, V</w:delText>
        </w:r>
        <w:r w:rsidRPr="00E77497" w:rsidDel="00C02B70">
          <w:delText xml:space="preserve">, </w:delText>
        </w:r>
        <w:r w:rsidRPr="00E77497" w:rsidDel="00C02B70">
          <w:rPr>
            <w:rFonts w:ascii="Arial" w:hAnsi="Arial" w:cs="Arial"/>
          </w:rPr>
          <w:delText>empty</w:delText>
        </w:r>
        <w:r w:rsidRPr="00E77497" w:rsidDel="00C02B70">
          <w:delText>).</w:delText>
        </w:r>
      </w:del>
    </w:p>
    <w:p w14:paraId="6C89137A" w14:textId="77777777" w:rsidR="004C02EF" w:rsidRPr="00E77497" w:rsidDel="00C02B70" w:rsidRDefault="004C02EF" w:rsidP="00B34B48">
      <w:pPr>
        <w:pStyle w:val="Alg3"/>
        <w:numPr>
          <w:ilvl w:val="1"/>
          <w:numId w:val="121"/>
        </w:numPr>
        <w:rPr>
          <w:del w:id="15392" w:author="Rev 6 Allen Wirfs-Brock" w:date="2012-02-25T11:45:00Z"/>
        </w:rPr>
      </w:pPr>
      <w:del w:id="15393" w:author="Rev 6 Allen Wirfs-Brock" w:date="2012-02-25T11:45:00Z">
        <w:r w:rsidRPr="00E77497" w:rsidDel="00C02B70">
          <w:delText xml:space="preserve">Let </w:delText>
        </w:r>
        <w:r w:rsidRPr="00E77497" w:rsidDel="00C02B70">
          <w:rPr>
            <w:i/>
          </w:rPr>
          <w:delText>stmt</w:delText>
        </w:r>
        <w:r w:rsidRPr="00E77497" w:rsidDel="00C02B70">
          <w:delText xml:space="preserve"> be the result of evaluating </w:delText>
        </w:r>
        <w:r w:rsidRPr="00E77497" w:rsidDel="00C02B70">
          <w:rPr>
            <w:i/>
          </w:rPr>
          <w:delText>Statement</w:delText>
        </w:r>
        <w:r w:rsidRPr="00E77497" w:rsidDel="00C02B70">
          <w:delText>.</w:delText>
        </w:r>
      </w:del>
    </w:p>
    <w:p w14:paraId="61BD1E70" w14:textId="77777777" w:rsidR="004C02EF" w:rsidRPr="00E77497" w:rsidDel="00C02B70" w:rsidRDefault="004C02EF" w:rsidP="00B34B48">
      <w:pPr>
        <w:pStyle w:val="Alg3"/>
        <w:numPr>
          <w:ilvl w:val="1"/>
          <w:numId w:val="121"/>
        </w:numPr>
        <w:rPr>
          <w:del w:id="15394" w:author="Rev 6 Allen Wirfs-Brock" w:date="2012-02-25T11:45:00Z"/>
        </w:rPr>
      </w:pPr>
      <w:del w:id="15395" w:author="Rev 6 Allen Wirfs-Brock" w:date="2012-02-25T11:45:00Z">
        <w:r w:rsidRPr="00E77497" w:rsidDel="00C02B70">
          <w:delText xml:space="preserve">If </w:delText>
        </w:r>
        <w:r w:rsidRPr="00E77497" w:rsidDel="00C02B70">
          <w:rPr>
            <w:i/>
          </w:rPr>
          <w:delText>stmt</w:delText>
        </w:r>
        <w:r w:rsidRPr="00E77497" w:rsidDel="00C02B70">
          <w:delText xml:space="preserve">.value is not </w:delText>
        </w:r>
        <w:r w:rsidRPr="00E77497" w:rsidDel="00C02B70">
          <w:rPr>
            <w:rFonts w:ascii="Arial" w:hAnsi="Arial" w:cs="Arial"/>
          </w:rPr>
          <w:delText>empty</w:delText>
        </w:r>
        <w:r w:rsidRPr="00E77497" w:rsidDel="00C02B70">
          <w:delText xml:space="preserve">, let V = </w:delText>
        </w:r>
        <w:r w:rsidRPr="00E77497" w:rsidDel="00C02B70">
          <w:rPr>
            <w:i/>
          </w:rPr>
          <w:delText>stmt</w:delText>
        </w:r>
        <w:r w:rsidRPr="00E77497" w:rsidDel="00C02B70">
          <w:delText>.value.</w:delText>
        </w:r>
      </w:del>
    </w:p>
    <w:p w14:paraId="2F4596EA" w14:textId="77777777" w:rsidR="004C02EF" w:rsidRPr="00E77497" w:rsidDel="00C02B70" w:rsidRDefault="004C02EF" w:rsidP="00B34B48">
      <w:pPr>
        <w:pStyle w:val="Alg3"/>
        <w:numPr>
          <w:ilvl w:val="1"/>
          <w:numId w:val="121"/>
        </w:numPr>
        <w:rPr>
          <w:del w:id="15396" w:author="Rev 6 Allen Wirfs-Brock" w:date="2012-02-25T11:45:00Z"/>
        </w:rPr>
      </w:pPr>
      <w:del w:id="15397" w:author="Rev 6 Allen Wirfs-Brock" w:date="2012-02-25T11:45:00Z">
        <w:r w:rsidRPr="00E77497" w:rsidDel="00C02B70">
          <w:delText xml:space="preserve">If </w:delText>
        </w:r>
        <w:r w:rsidRPr="00E77497" w:rsidDel="00C02B70">
          <w:rPr>
            <w:i/>
          </w:rPr>
          <w:delText>stmt</w:delText>
        </w:r>
        <w:r w:rsidRPr="00E77497" w:rsidDel="00C02B70">
          <w:delText xml:space="preserve">.type is </w:delText>
        </w:r>
        <w:r w:rsidRPr="00E77497" w:rsidDel="00C02B70">
          <w:rPr>
            <w:rFonts w:ascii="Arial" w:hAnsi="Arial" w:cs="Arial"/>
          </w:rPr>
          <w:delText>break</w:delText>
        </w:r>
        <w:r w:rsidRPr="00E77497" w:rsidDel="00C02B70">
          <w:delText xml:space="preserve"> and </w:delText>
        </w:r>
        <w:r w:rsidRPr="00E77497" w:rsidDel="00C02B70">
          <w:rPr>
            <w:i/>
          </w:rPr>
          <w:delText>stmt</w:delText>
        </w:r>
        <w:r w:rsidRPr="00E77497" w:rsidDel="00C02B70">
          <w:delText xml:space="preserve">.target is in the current label set, return </w:delText>
        </w:r>
        <w:r w:rsidRPr="001E2FDD" w:rsidDel="00C02B70">
          <w:rPr>
            <w:i/>
          </w:rPr>
          <w:delText>(</w:delText>
        </w:r>
        <w:r w:rsidRPr="001E2FDD" w:rsidDel="00C02B70">
          <w:rPr>
            <w:b/>
            <w:i/>
          </w:rPr>
          <w:delText>normal</w:delText>
        </w:r>
        <w:r w:rsidRPr="001E2FDD" w:rsidDel="00C02B70">
          <w:rPr>
            <w:i/>
          </w:rPr>
          <w:delText>, V</w:delText>
        </w:r>
        <w:r w:rsidRPr="00E77497" w:rsidDel="00C02B70">
          <w:delText xml:space="preserve">, </w:delText>
        </w:r>
        <w:r w:rsidRPr="00E77497" w:rsidDel="00C02B70">
          <w:rPr>
            <w:b/>
          </w:rPr>
          <w:delText>empty</w:delText>
        </w:r>
        <w:r w:rsidRPr="00E77497" w:rsidDel="00C02B70">
          <w:delText>).</w:delText>
        </w:r>
      </w:del>
    </w:p>
    <w:p w14:paraId="1BBB5BE3" w14:textId="77777777" w:rsidR="004C02EF" w:rsidRPr="00E77497" w:rsidDel="00C02B70" w:rsidRDefault="004C02EF" w:rsidP="00B34B48">
      <w:pPr>
        <w:pStyle w:val="Alg3"/>
        <w:numPr>
          <w:ilvl w:val="1"/>
          <w:numId w:val="121"/>
        </w:numPr>
        <w:rPr>
          <w:del w:id="15398" w:author="Rev 6 Allen Wirfs-Brock" w:date="2012-02-25T11:45:00Z"/>
        </w:rPr>
      </w:pPr>
      <w:del w:id="15399" w:author="Rev 6 Allen Wirfs-Brock" w:date="2012-02-25T11:45:00Z">
        <w:r w:rsidRPr="00E77497" w:rsidDel="00C02B70">
          <w:delText xml:space="preserve">If </w:delText>
        </w:r>
        <w:r w:rsidRPr="00E77497" w:rsidDel="00C02B70">
          <w:rPr>
            <w:i/>
          </w:rPr>
          <w:delText>stmt</w:delText>
        </w:r>
        <w:r w:rsidRPr="00E77497" w:rsidDel="00C02B70">
          <w:delText xml:space="preserve">.type is not </w:delText>
        </w:r>
        <w:r w:rsidRPr="00E77497" w:rsidDel="00C02B70">
          <w:rPr>
            <w:rFonts w:ascii="Arial" w:hAnsi="Arial" w:cs="Arial"/>
          </w:rPr>
          <w:delText>continue</w:delText>
        </w:r>
        <w:r w:rsidRPr="00E77497" w:rsidDel="00C02B70">
          <w:delText xml:space="preserve"> || </w:delText>
        </w:r>
        <w:r w:rsidRPr="00E77497" w:rsidDel="00C02B70">
          <w:rPr>
            <w:i/>
          </w:rPr>
          <w:delText>stmt</w:delText>
        </w:r>
        <w:r w:rsidRPr="00E77497" w:rsidDel="00C02B70">
          <w:delText>.target is not in the current label set, then</w:delText>
        </w:r>
      </w:del>
    </w:p>
    <w:p w14:paraId="7DC0D4E0" w14:textId="77777777" w:rsidR="004C02EF" w:rsidRPr="00E77497" w:rsidDel="00C02B70" w:rsidRDefault="004C02EF" w:rsidP="00B34B48">
      <w:pPr>
        <w:pStyle w:val="Alg3"/>
        <w:numPr>
          <w:ilvl w:val="2"/>
          <w:numId w:val="121"/>
        </w:numPr>
        <w:rPr>
          <w:del w:id="15400" w:author="Rev 6 Allen Wirfs-Brock" w:date="2012-02-25T11:45:00Z"/>
        </w:rPr>
      </w:pPr>
      <w:del w:id="15401" w:author="Rev 6 Allen Wirfs-Brock" w:date="2012-02-25T11:45:00Z">
        <w:r w:rsidRPr="00E77497" w:rsidDel="00C02B70">
          <w:delText xml:space="preserve">If </w:delText>
        </w:r>
        <w:r w:rsidRPr="00E77497" w:rsidDel="00C02B70">
          <w:rPr>
            <w:i/>
          </w:rPr>
          <w:delText>stmt</w:delText>
        </w:r>
        <w:r w:rsidRPr="00E77497" w:rsidDel="00C02B70">
          <w:delText xml:space="preserve"> is an abrupt completion, return </w:delText>
        </w:r>
        <w:r w:rsidRPr="00E77497" w:rsidDel="00C02B70">
          <w:rPr>
            <w:i/>
          </w:rPr>
          <w:delText>stmt</w:delText>
        </w:r>
        <w:r w:rsidRPr="00E77497" w:rsidDel="00C02B70">
          <w:delText>.</w:delText>
        </w:r>
      </w:del>
    </w:p>
    <w:p w14:paraId="69B3852A" w14:textId="77777777" w:rsidR="004C02EF" w:rsidRPr="00E77497" w:rsidDel="00C02B70" w:rsidRDefault="004C02EF" w:rsidP="00B34B48">
      <w:pPr>
        <w:pStyle w:val="Alg3"/>
        <w:numPr>
          <w:ilvl w:val="1"/>
          <w:numId w:val="121"/>
        </w:numPr>
        <w:rPr>
          <w:del w:id="15402" w:author="Rev 6 Allen Wirfs-Brock" w:date="2012-02-25T11:45:00Z"/>
        </w:rPr>
      </w:pPr>
      <w:del w:id="15403" w:author="Rev 6 Allen Wirfs-Brock" w:date="2012-02-25T11:45:00Z">
        <w:r w:rsidRPr="00E77497" w:rsidDel="00C02B70">
          <w:delText xml:space="preserve">If the second </w:delText>
        </w:r>
        <w:r w:rsidRPr="00E77497" w:rsidDel="00C02B70">
          <w:rPr>
            <w:i/>
          </w:rPr>
          <w:delText>Expression</w:delText>
        </w:r>
        <w:r w:rsidRPr="00E77497" w:rsidDel="00C02B70">
          <w:delText xml:space="preserve"> is present, then.</w:delText>
        </w:r>
      </w:del>
    </w:p>
    <w:p w14:paraId="27089CC3" w14:textId="77777777" w:rsidR="004C02EF" w:rsidRPr="00E77497" w:rsidDel="00C02B70" w:rsidRDefault="004C02EF" w:rsidP="00B34B48">
      <w:pPr>
        <w:pStyle w:val="Alg3"/>
        <w:numPr>
          <w:ilvl w:val="2"/>
          <w:numId w:val="121"/>
        </w:numPr>
        <w:rPr>
          <w:del w:id="15404" w:author="Rev 6 Allen Wirfs-Brock" w:date="2012-02-25T11:45:00Z"/>
        </w:rPr>
      </w:pPr>
      <w:del w:id="15405" w:author="Rev 6 Allen Wirfs-Brock" w:date="2012-02-25T11:45:00Z">
        <w:r w:rsidRPr="00E77497" w:rsidDel="00C02B70">
          <w:delText xml:space="preserve">Let </w:delText>
        </w:r>
        <w:r w:rsidRPr="00E77497" w:rsidDel="00C02B70">
          <w:rPr>
            <w:i/>
          </w:rPr>
          <w:delText>incExprRef</w:delText>
        </w:r>
        <w:r w:rsidRPr="00E77497" w:rsidDel="00C02B70">
          <w:delText xml:space="preserve"> be the result of evaluating the second </w:delText>
        </w:r>
        <w:r w:rsidRPr="00E77497" w:rsidDel="00C02B70">
          <w:rPr>
            <w:i/>
          </w:rPr>
          <w:delText>Expression</w:delText>
        </w:r>
        <w:r w:rsidRPr="00E77497" w:rsidDel="00C02B70">
          <w:delText>.</w:delText>
        </w:r>
      </w:del>
    </w:p>
    <w:p w14:paraId="1072AC06" w14:textId="77777777" w:rsidR="004C02EF" w:rsidRPr="001E2FDD" w:rsidDel="00C02B70" w:rsidRDefault="004C02EF" w:rsidP="001E2FDD">
      <w:pPr>
        <w:numPr>
          <w:ilvl w:val="4"/>
          <w:numId w:val="121"/>
        </w:numPr>
        <w:tabs>
          <w:tab w:val="clear" w:pos="3240"/>
          <w:tab w:val="num" w:pos="2880"/>
        </w:tabs>
        <w:spacing w:after="220" w:line="240" w:lineRule="auto"/>
        <w:ind w:left="2880"/>
        <w:jc w:val="left"/>
        <w:rPr>
          <w:del w:id="15406" w:author="Rev 6 Allen Wirfs-Brock" w:date="2012-02-25T11:45:00Z"/>
          <w:rFonts w:ascii="Times New Roman" w:eastAsia="Times New Roman" w:hAnsi="Times New Roman"/>
          <w:spacing w:val="6"/>
          <w:lang w:eastAsia="en-US"/>
        </w:rPr>
      </w:pPr>
      <w:del w:id="15407" w:author="Rev 6 Allen Wirfs-Brock" w:date="2012-02-25T11:45:00Z">
        <w:r w:rsidRPr="00E77497" w:rsidDel="00C02B70">
          <w:delText>Call GetValue(</w:delText>
        </w:r>
        <w:r w:rsidRPr="00E77497" w:rsidDel="00C02B70">
          <w:rPr>
            <w:i/>
          </w:rPr>
          <w:delText>incExprRef</w:delText>
        </w:r>
        <w:r w:rsidRPr="00E77497" w:rsidDel="00C02B70">
          <w:delText>). (This value is not used.)</w:delText>
        </w:r>
      </w:del>
    </w:p>
    <w:p w14:paraId="1A3E2B16" w14:textId="77777777" w:rsidR="009F099E" w:rsidRPr="00E77497" w:rsidRDefault="009F099E" w:rsidP="009F099E">
      <w:pPr>
        <w:jc w:val="left"/>
        <w:rPr>
          <w:ins w:id="15408" w:author="Rev 6 Allen Wirfs-Brock" w:date="2012-02-15T13:17:00Z"/>
        </w:rPr>
      </w:pPr>
      <w:bookmarkStart w:id="15409" w:name="_Toc382212240"/>
      <w:bookmarkStart w:id="15410" w:name="_Toc382212769"/>
      <w:bookmarkStart w:id="15411" w:name="_Toc382291585"/>
      <w:bookmarkStart w:id="15412" w:name="_Ref383837418"/>
      <w:bookmarkStart w:id="15413" w:name="_Toc385672234"/>
      <w:bookmarkStart w:id="15414" w:name="_Toc393690338"/>
      <w:bookmarkStart w:id="15415" w:name="_Ref404493018"/>
      <w:bookmarkStart w:id="15416" w:name="_Ref424530966"/>
      <w:bookmarkStart w:id="15417" w:name="_Ref424667453"/>
      <w:bookmarkStart w:id="15418" w:name="_Toc472818884"/>
      <w:bookmarkStart w:id="15419" w:name="_Toc235503459"/>
      <w:bookmarkStart w:id="15420" w:name="_Toc241509234"/>
      <w:bookmarkStart w:id="15421" w:name="_Toc244416721"/>
      <w:bookmarkStart w:id="15422" w:name="_Toc276631085"/>
      <w:commentRangeStart w:id="15423"/>
      <w:ins w:id="15424" w:author="Rev 6 Allen Wirfs-Brock" w:date="2012-02-15T13:17: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ins>
      <w:ins w:id="15425" w:author="Rev 6 Allen Wirfs-Brock" w:date="2012-02-25T16:40:00Z">
        <w:r w:rsidR="008E2AED">
          <w:rPr>
            <w:rStyle w:val="bnf"/>
          </w:rPr>
          <w:t>Lexical</w:t>
        </w:r>
      </w:ins>
      <w:ins w:id="15426" w:author="Rev 6 Allen Wirfs-Brock" w:date="2012-02-15T13:17:00Z">
        <w:r w:rsidRPr="00E77497">
          <w:rPr>
            <w:rStyle w:val="bnf"/>
          </w:rPr>
          <w:t>DeclarationNoIn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ins>
      <w:commentRangeEnd w:id="15423"/>
      <w:ins w:id="15427" w:author="Rev 6 Allen Wirfs-Brock" w:date="2012-02-15T13:37:00Z">
        <w:r w:rsidR="00C8672F">
          <w:rPr>
            <w:rStyle w:val="af4"/>
          </w:rPr>
          <w:commentReference w:id="15423"/>
        </w:r>
      </w:ins>
    </w:p>
    <w:p w14:paraId="5E07BAB7" w14:textId="77777777" w:rsidR="00D57F8B" w:rsidRPr="00E77497" w:rsidRDefault="00D57F8B" w:rsidP="00D57F8B">
      <w:pPr>
        <w:pStyle w:val="Alg2"/>
        <w:numPr>
          <w:ilvl w:val="0"/>
          <w:numId w:val="662"/>
        </w:numPr>
        <w:contextualSpacing/>
        <w:rPr>
          <w:ins w:id="15428" w:author="Rev 6 Allen Wirfs-Brock" w:date="2012-02-15T13:21:00Z"/>
        </w:rPr>
      </w:pPr>
      <w:ins w:id="15429" w:author="Rev 6 Allen Wirfs-Brock" w:date="2012-02-15T13:21:00Z">
        <w:r w:rsidRPr="00E77497">
          <w:t xml:space="preserve">Let </w:t>
        </w:r>
        <w:r w:rsidRPr="00E77497">
          <w:rPr>
            <w:i/>
          </w:rPr>
          <w:t>oldEnv</w:t>
        </w:r>
        <w:r w:rsidRPr="00E77497">
          <w:t xml:space="preserve"> be the </w:t>
        </w:r>
        <w:del w:id="15430" w:author="Rev 7 Allen Wirfs-Brock" w:date="2012-05-02T10:48:00Z">
          <w:r w:rsidRPr="00E77497" w:rsidDel="000D5AB9">
            <w:delText>running</w:delText>
          </w:r>
        </w:del>
      </w:ins>
      <w:ins w:id="15431" w:author="Rev 7 Allen Wirfs-Brock" w:date="2012-05-02T10:48:00Z">
        <w:r w:rsidR="000D5AB9">
          <w:t>current</w:t>
        </w:r>
      </w:ins>
      <w:ins w:id="15432" w:author="Rev 6 Allen Wirfs-Brock" w:date="2012-02-15T13:21:00Z">
        <w:r w:rsidRPr="00E77497">
          <w:t xml:space="preserve"> execution context’s LexicalEnvironment.</w:t>
        </w:r>
      </w:ins>
    </w:p>
    <w:p w14:paraId="6992E282" w14:textId="77777777" w:rsidR="00D57F8B" w:rsidRPr="00E77497" w:rsidRDefault="00D57F8B" w:rsidP="00C8672F">
      <w:pPr>
        <w:pStyle w:val="Alg2"/>
        <w:numPr>
          <w:ilvl w:val="0"/>
          <w:numId w:val="662"/>
        </w:numPr>
        <w:contextualSpacing/>
        <w:rPr>
          <w:ins w:id="15433" w:author="Rev 6 Allen Wirfs-Brock" w:date="2012-02-15T13:23:00Z"/>
        </w:rPr>
      </w:pPr>
      <w:ins w:id="15434" w:author="Rev 6 Allen Wirfs-Brock" w:date="2012-02-15T13:23:00Z">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430881DF" w14:textId="77777777" w:rsidR="008E2AED" w:rsidRPr="00732086" w:rsidRDefault="008E2AED" w:rsidP="00732086">
      <w:pPr>
        <w:pStyle w:val="Alg4"/>
        <w:numPr>
          <w:ilvl w:val="0"/>
          <w:numId w:val="662"/>
        </w:numPr>
        <w:rPr>
          <w:ins w:id="15435" w:author="Rev 6 Allen Wirfs-Brock" w:date="2012-02-25T16:48:00Z"/>
          <w:i/>
        </w:rPr>
      </w:pPr>
      <w:ins w:id="15436" w:author="Rev 6 Allen Wirfs-Brock" w:date="2012-02-25T16:48:00Z">
        <w:r>
          <w:t xml:space="preserve">Let </w:t>
        </w:r>
        <w:r w:rsidRPr="00732086">
          <w:rPr>
            <w:i/>
          </w:rPr>
          <w:t>isConst</w:t>
        </w:r>
        <w:r>
          <w:t xml:space="preserve"> be the </w:t>
        </w:r>
        <w:del w:id="15437" w:author="Rev 7 Allen Wirfs-Brock" w:date="2012-05-04T14:19:00Z">
          <w:r w:rsidDel="00F77917">
            <w:delText xml:space="preserve">the </w:delText>
          </w:r>
        </w:del>
        <w:r>
          <w:t>result of</w:t>
        </w:r>
      </w:ins>
      <w:ins w:id="15438" w:author="Rev 6 Allen Wirfs-Brock" w:date="2012-02-25T16:49:00Z">
        <w:r>
          <w:t xml:space="preserve"> performing</w:t>
        </w:r>
      </w:ins>
      <w:ins w:id="15439" w:author="Rev 6 Allen Wirfs-Brock" w:date="2012-02-25T16:48:00Z">
        <w:r>
          <w:t xml:space="preserve"> </w:t>
        </w:r>
      </w:ins>
      <w:ins w:id="15440" w:author="Rev 6 Allen Wirfs-Brock" w:date="2012-02-25T16:49:00Z">
        <w:r>
          <w:t>IsConstantDeclaration of</w:t>
        </w:r>
        <w:r w:rsidRPr="00E77497">
          <w:t xml:space="preserve"> </w:t>
        </w:r>
        <w:r w:rsidRPr="00E77497">
          <w:rPr>
            <w:i/>
          </w:rPr>
          <w:t>d</w:t>
        </w:r>
        <w:r w:rsidR="008A0F38">
          <w:t>.</w:t>
        </w:r>
      </w:ins>
    </w:p>
    <w:p w14:paraId="386B3063" w14:textId="77777777" w:rsidR="008E2AED" w:rsidRPr="00E77497" w:rsidRDefault="008E2AED" w:rsidP="00732086">
      <w:pPr>
        <w:pStyle w:val="Alg4"/>
        <w:numPr>
          <w:ilvl w:val="0"/>
          <w:numId w:val="662"/>
        </w:numPr>
        <w:rPr>
          <w:ins w:id="15441" w:author="Rev 6 Allen Wirfs-Brock" w:date="2012-02-25T16:47:00Z"/>
          <w:i/>
        </w:rPr>
      </w:pPr>
      <w:ins w:id="15442" w:author="Rev 6 Allen Wirfs-Brock" w:date="2012-02-25T16:47:00Z">
        <w:r w:rsidRPr="00E77497">
          <w:t xml:space="preserve">For each element </w:t>
        </w:r>
        <w:r w:rsidRPr="00E77497">
          <w:rPr>
            <w:i/>
          </w:rPr>
          <w:t>dn</w:t>
        </w:r>
        <w:r w:rsidRPr="00E77497">
          <w:t xml:space="preserve"> of the BoundNames of </w:t>
        </w:r>
        <w:r>
          <w:rPr>
            <w:rStyle w:val="bnf"/>
          </w:rPr>
          <w:t>Lexical</w:t>
        </w:r>
        <w:r w:rsidRPr="00E77497">
          <w:rPr>
            <w:rStyle w:val="bnf"/>
          </w:rPr>
          <w:t>DeclarationNoIn</w:t>
        </w:r>
        <w:r w:rsidRPr="00E77497">
          <w:t xml:space="preserve"> do</w:t>
        </w:r>
      </w:ins>
    </w:p>
    <w:p w14:paraId="032C20C8" w14:textId="77777777" w:rsidR="008E2AED" w:rsidRPr="00E77497" w:rsidRDefault="008E2AED" w:rsidP="00732086">
      <w:pPr>
        <w:pStyle w:val="Alg4"/>
        <w:numPr>
          <w:ilvl w:val="1"/>
          <w:numId w:val="662"/>
        </w:numPr>
        <w:rPr>
          <w:ins w:id="15443" w:author="Rev 6 Allen Wirfs-Brock" w:date="2012-02-25T16:47:00Z"/>
        </w:rPr>
      </w:pPr>
      <w:ins w:id="15444" w:author="Rev 6 Allen Wirfs-Brock" w:date="2012-02-25T16:47:00Z">
        <w:r w:rsidRPr="00E77497">
          <w:t>If</w:t>
        </w:r>
        <w:r>
          <w:t xml:space="preserve"> </w:t>
        </w:r>
      </w:ins>
      <w:ins w:id="15445" w:author="Rev 6 Allen Wirfs-Brock" w:date="2012-02-25T16:50:00Z">
        <w:r w:rsidR="008A0F38" w:rsidRPr="00451D9D">
          <w:rPr>
            <w:i/>
          </w:rPr>
          <w:t>isConst</w:t>
        </w:r>
      </w:ins>
      <w:ins w:id="15446" w:author="Rev 6 Allen Wirfs-Brock" w:date="2012-02-25T16:47:00Z">
        <w:r w:rsidRPr="00E77497">
          <w:t xml:space="preserve"> is </w:t>
        </w:r>
        <w:r w:rsidRPr="00451D9D">
          <w:rPr>
            <w:b/>
          </w:rPr>
          <w:t>true</w:t>
        </w:r>
        <w:r w:rsidRPr="00E77497">
          <w:t>, then</w:t>
        </w:r>
      </w:ins>
    </w:p>
    <w:p w14:paraId="4EF251D3" w14:textId="77777777" w:rsidR="008E2AED" w:rsidRPr="00E77497" w:rsidRDefault="008E2AED" w:rsidP="00732086">
      <w:pPr>
        <w:pStyle w:val="Alg4"/>
        <w:numPr>
          <w:ilvl w:val="2"/>
          <w:numId w:val="662"/>
        </w:numPr>
        <w:spacing w:after="220"/>
        <w:contextualSpacing/>
        <w:rPr>
          <w:ins w:id="15447" w:author="Rev 6 Allen Wirfs-Brock" w:date="2012-02-25T16:47:00Z"/>
        </w:rPr>
      </w:pPr>
      <w:ins w:id="15448" w:author="Rev 6 Allen Wirfs-Brock" w:date="2012-02-25T16:47:00Z">
        <w:r w:rsidRPr="00E77497">
          <w:t xml:space="preserve">Call </w:t>
        </w:r>
      </w:ins>
      <w:ins w:id="15449" w:author="Rev 6 Allen Wirfs-Brock" w:date="2012-02-25T16:51:00Z">
        <w:r w:rsidR="008A0F38">
          <w:rPr>
            <w:i/>
          </w:rPr>
          <w:t>loop</w:t>
        </w:r>
        <w:r w:rsidR="008A0F38" w:rsidRPr="00E77497">
          <w:rPr>
            <w:i/>
          </w:rPr>
          <w:t>Env</w:t>
        </w:r>
      </w:ins>
      <w:ins w:id="15450" w:author="Rev 6 Allen Wirfs-Brock" w:date="2012-02-25T16:47:00Z">
        <w:r w:rsidRPr="00E77497">
          <w:t xml:space="preserve">’s CreateImmutableBinding concrete method passing </w:t>
        </w:r>
        <w:r w:rsidRPr="00E77497">
          <w:rPr>
            <w:i/>
          </w:rPr>
          <w:t xml:space="preserve">dn </w:t>
        </w:r>
        <w:r w:rsidRPr="00E77497">
          <w:t>as the argument.</w:t>
        </w:r>
      </w:ins>
    </w:p>
    <w:p w14:paraId="4139FC32" w14:textId="77777777" w:rsidR="008E2AED" w:rsidRPr="00E77497" w:rsidRDefault="008E2AED" w:rsidP="00732086">
      <w:pPr>
        <w:pStyle w:val="Alg4"/>
        <w:numPr>
          <w:ilvl w:val="1"/>
          <w:numId w:val="662"/>
        </w:numPr>
        <w:spacing w:after="220"/>
        <w:contextualSpacing/>
        <w:rPr>
          <w:ins w:id="15451" w:author="Rev 6 Allen Wirfs-Brock" w:date="2012-02-25T16:47:00Z"/>
        </w:rPr>
      </w:pPr>
      <w:ins w:id="15452" w:author="Rev 6 Allen Wirfs-Brock" w:date="2012-02-25T16:47:00Z">
        <w:r w:rsidRPr="00E77497">
          <w:t>Else,</w:t>
        </w:r>
      </w:ins>
    </w:p>
    <w:p w14:paraId="688CF443" w14:textId="77777777" w:rsidR="008E2AED" w:rsidRPr="00E77497" w:rsidRDefault="008E2AED" w:rsidP="00732086">
      <w:pPr>
        <w:pStyle w:val="Alg4"/>
        <w:numPr>
          <w:ilvl w:val="2"/>
          <w:numId w:val="662"/>
        </w:numPr>
        <w:contextualSpacing/>
        <w:rPr>
          <w:ins w:id="15453" w:author="Rev 6 Allen Wirfs-Brock" w:date="2012-02-25T16:47:00Z"/>
        </w:rPr>
      </w:pPr>
      <w:ins w:id="15454" w:author="Rev 6 Allen Wirfs-Brock" w:date="2012-02-25T16:47:00Z">
        <w:r w:rsidRPr="00E77497">
          <w:t xml:space="preserve">Call </w:t>
        </w:r>
      </w:ins>
      <w:ins w:id="15455" w:author="Rev 6 Allen Wirfs-Brock" w:date="2012-02-25T16:50:00Z">
        <w:r w:rsidR="008A0F38">
          <w:rPr>
            <w:i/>
          </w:rPr>
          <w:t>loop</w:t>
        </w:r>
        <w:r w:rsidR="008A0F38" w:rsidRPr="00E77497">
          <w:rPr>
            <w:i/>
          </w:rPr>
          <w:t>Env</w:t>
        </w:r>
      </w:ins>
      <w:ins w:id="15456" w:author="Rev 6 Allen Wirfs-Brock" w:date="2012-02-25T16:47:00Z">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02838FFA" w14:textId="77777777" w:rsidR="008A0F38" w:rsidRPr="00E77497" w:rsidRDefault="008A0F38" w:rsidP="008A0F38">
      <w:pPr>
        <w:pStyle w:val="Alg2"/>
        <w:numPr>
          <w:ilvl w:val="0"/>
          <w:numId w:val="662"/>
        </w:numPr>
        <w:contextualSpacing/>
        <w:rPr>
          <w:ins w:id="15457" w:author="Rev 6 Allen Wirfs-Brock" w:date="2012-02-25T16:56:00Z"/>
        </w:rPr>
      </w:pPr>
      <w:ins w:id="15458" w:author="Rev 6 Allen Wirfs-Brock" w:date="2012-02-25T16:56:00Z">
        <w:r w:rsidRPr="00E77497">
          <w:t xml:space="preserve">Set the </w:t>
        </w:r>
        <w:del w:id="15459" w:author="Rev 7 Allen Wirfs-Brock" w:date="2012-05-02T10:48:00Z">
          <w:r w:rsidRPr="00E77497" w:rsidDel="000D5AB9">
            <w:delText>running</w:delText>
          </w:r>
        </w:del>
      </w:ins>
      <w:ins w:id="15460" w:author="Rev 7 Allen Wirfs-Brock" w:date="2012-05-02T10:48:00Z">
        <w:r w:rsidR="000D5AB9">
          <w:t>current</w:t>
        </w:r>
      </w:ins>
      <w:ins w:id="15461" w:author="Rev 6 Allen Wirfs-Brock" w:date="2012-02-25T16:56:00Z">
        <w:r w:rsidRPr="00E77497">
          <w:t xml:space="preserve"> </w:t>
        </w:r>
        <w:r w:rsidRPr="000D5AB9">
          <w:t>execution</w:t>
        </w:r>
        <w:r w:rsidRPr="00E77497">
          <w:t xml:space="preserve"> context’s LexicalEnvironment to </w:t>
        </w:r>
        <w:r>
          <w:rPr>
            <w:i/>
          </w:rPr>
          <w:t>loop</w:t>
        </w:r>
        <w:r w:rsidRPr="00E77497">
          <w:rPr>
            <w:i/>
          </w:rPr>
          <w:t>Env</w:t>
        </w:r>
        <w:r w:rsidRPr="00E77497">
          <w:t>.</w:t>
        </w:r>
      </w:ins>
    </w:p>
    <w:p w14:paraId="0C3710F0" w14:textId="77777777" w:rsidR="00D57F8B" w:rsidRDefault="004A16B0" w:rsidP="00C8672F">
      <w:pPr>
        <w:pStyle w:val="Alg3"/>
        <w:numPr>
          <w:ilvl w:val="0"/>
          <w:numId w:val="662"/>
        </w:numPr>
        <w:rPr>
          <w:ins w:id="15462" w:author="Rev 6 Allen Wirfs-Brock" w:date="2012-02-15T13:23:00Z"/>
        </w:rPr>
      </w:pPr>
      <w:ins w:id="15463" w:author="Rev 6 Allen Wirfs-Brock" w:date="2012-02-19T17:35:00Z">
        <w:r>
          <w:t xml:space="preserve">Let </w:t>
        </w:r>
        <w:r>
          <w:rPr>
            <w:i/>
          </w:rPr>
          <w:t>for</w:t>
        </w:r>
        <w:r w:rsidRPr="00E7227A">
          <w:rPr>
            <w:i/>
          </w:rPr>
          <w:t>Dcl</w:t>
        </w:r>
        <w:r>
          <w:t xml:space="preserve"> be the result of </w:t>
        </w:r>
      </w:ins>
      <w:ins w:id="15464" w:author="Rev 6 Allen Wirfs-Brock" w:date="2012-02-25T16:57:00Z">
        <w:r w:rsidR="008A0F38">
          <w:t>evaluating</w:t>
        </w:r>
      </w:ins>
      <w:ins w:id="15465" w:author="Rev 6 Allen Wirfs-Brock" w:date="2012-02-15T13:23:00Z">
        <w:r w:rsidR="00D57F8B">
          <w:t xml:space="preserve"> </w:t>
        </w:r>
      </w:ins>
      <w:ins w:id="15466" w:author="Rev 6 Allen Wirfs-Brock" w:date="2012-02-25T16:52:00Z">
        <w:r w:rsidR="008A0F38">
          <w:rPr>
            <w:i/>
          </w:rPr>
          <w:t>Lexical</w:t>
        </w:r>
      </w:ins>
      <w:ins w:id="15467" w:author="Rev 6 Allen Wirfs-Brock" w:date="2012-02-19T17:36:00Z">
        <w:r w:rsidR="00DE4B08" w:rsidRPr="00E77497">
          <w:rPr>
            <w:i/>
          </w:rPr>
          <w:t>DeclarationNoIn</w:t>
        </w:r>
      </w:ins>
      <w:ins w:id="15468" w:author="Rev 6 Allen Wirfs-Brock" w:date="2012-02-15T13:23:00Z">
        <w:r w:rsidR="00D57F8B">
          <w:t>.</w:t>
        </w:r>
      </w:ins>
    </w:p>
    <w:p w14:paraId="379173A0" w14:textId="77777777" w:rsidR="008A0F38" w:rsidRDefault="008A0F38" w:rsidP="008A0F38">
      <w:pPr>
        <w:pStyle w:val="Alg3"/>
        <w:numPr>
          <w:ilvl w:val="0"/>
          <w:numId w:val="662"/>
        </w:numPr>
        <w:tabs>
          <w:tab w:val="left" w:pos="2160"/>
        </w:tabs>
        <w:rPr>
          <w:ins w:id="15469" w:author="Rev 6 Allen Wirfs-Brock" w:date="2012-02-25T16:59:00Z"/>
        </w:rPr>
      </w:pPr>
      <w:ins w:id="15470" w:author="Rev 6 Allen Wirfs-Brock" w:date="2012-02-25T16:58:00Z">
        <w:r w:rsidRPr="00E77497">
          <w:t xml:space="preserve">If </w:t>
        </w:r>
        <w:del w:id="15471" w:author="Rev 7 Allen Wirfs-Brock" w:date="2012-04-25T08:04:00Z">
          <w:r w:rsidRPr="00DC5061" w:rsidDel="007C32C2">
            <w:delText>loopContinues</w:delText>
          </w:r>
        </w:del>
      </w:ins>
      <w:ins w:id="15472" w:author="Rev 7 Allen Wirfs-Brock" w:date="2012-04-25T08:04:00Z">
        <w:r w:rsidR="007C32C2">
          <w:t>LoopContinues</w:t>
        </w:r>
      </w:ins>
      <w:ins w:id="15473" w:author="Rev 6 Allen Wirfs-Brock" w:date="2012-02-25T16:58:00Z">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w:t>
        </w:r>
      </w:ins>
      <w:ins w:id="15474" w:author="Rev 6 Allen Wirfs-Brock" w:date="2012-02-25T16:59:00Z">
        <w:r>
          <w:t>then</w:t>
        </w:r>
      </w:ins>
    </w:p>
    <w:p w14:paraId="620D8094" w14:textId="77777777" w:rsidR="008A0F38" w:rsidRDefault="00732086" w:rsidP="00732086">
      <w:pPr>
        <w:pStyle w:val="Alg3"/>
        <w:numPr>
          <w:ilvl w:val="1"/>
          <w:numId w:val="662"/>
        </w:numPr>
        <w:tabs>
          <w:tab w:val="left" w:pos="2160"/>
        </w:tabs>
        <w:rPr>
          <w:ins w:id="15475" w:author="Rev 6 Allen Wirfs-Brock" w:date="2012-02-25T16:59:00Z"/>
        </w:rPr>
      </w:pPr>
      <w:ins w:id="15476" w:author="Rev 6 Allen Wirfs-Brock" w:date="2012-02-25T17:00:00Z">
        <w:r w:rsidRPr="00E77497">
          <w:t xml:space="preserve">Set the </w:t>
        </w:r>
        <w:del w:id="15477" w:author="Rev 7 Allen Wirfs-Brock" w:date="2012-05-02T10:48:00Z">
          <w:r w:rsidRPr="00E77497" w:rsidDel="000D5AB9">
            <w:delText>running</w:delText>
          </w:r>
        </w:del>
      </w:ins>
      <w:ins w:id="15478" w:author="Rev 7 Allen Wirfs-Brock" w:date="2012-05-02T10:48:00Z">
        <w:r w:rsidR="000D5AB9">
          <w:t>current</w:t>
        </w:r>
      </w:ins>
      <w:ins w:id="15479" w:author="Rev 6 Allen Wirfs-Brock" w:date="2012-02-25T17:00:00Z">
        <w:r w:rsidRPr="00E77497">
          <w:t xml:space="preserve"> </w:t>
        </w:r>
        <w:r w:rsidRPr="000D5AB9">
          <w:t>execution</w:t>
        </w:r>
        <w:r w:rsidRPr="00E77497">
          <w:t xml:space="preserve"> context’s LexicalEnvironment to </w:t>
        </w:r>
        <w:r w:rsidRPr="00E77497">
          <w:rPr>
            <w:i/>
          </w:rPr>
          <w:t>oldEnv</w:t>
        </w:r>
        <w:r w:rsidRPr="00E77497">
          <w:t>.</w:t>
        </w:r>
      </w:ins>
    </w:p>
    <w:p w14:paraId="3B0A98EA" w14:textId="77777777" w:rsidR="008A0F38" w:rsidRPr="00E77497" w:rsidRDefault="00732086" w:rsidP="00732086">
      <w:pPr>
        <w:pStyle w:val="Alg3"/>
        <w:numPr>
          <w:ilvl w:val="1"/>
          <w:numId w:val="662"/>
        </w:numPr>
        <w:tabs>
          <w:tab w:val="left" w:pos="2160"/>
        </w:tabs>
        <w:rPr>
          <w:ins w:id="15480" w:author="Rev 6 Allen Wirfs-Brock" w:date="2012-02-25T16:58:00Z"/>
        </w:rPr>
      </w:pPr>
      <w:ins w:id="15481" w:author="Rev 6 Allen Wirfs-Brock" w:date="2012-02-25T17:00:00Z">
        <w:r>
          <w:t>R</w:t>
        </w:r>
      </w:ins>
      <w:ins w:id="15482" w:author="Rev 6 Allen Wirfs-Brock" w:date="2012-02-25T16:58:00Z">
        <w:r w:rsidR="008A0F38" w:rsidRPr="00E77497">
          <w:t xml:space="preserve">eturn </w:t>
        </w:r>
        <w:r w:rsidR="008A0F38" w:rsidRPr="00E7227A">
          <w:rPr>
            <w:i/>
          </w:rPr>
          <w:t>varDcl</w:t>
        </w:r>
        <w:r w:rsidR="008A0F38" w:rsidRPr="00E77497">
          <w:t>.</w:t>
        </w:r>
      </w:ins>
    </w:p>
    <w:p w14:paraId="2099191C" w14:textId="77777777" w:rsidR="009F099E" w:rsidRPr="00E77497" w:rsidRDefault="00732086" w:rsidP="009F099E">
      <w:pPr>
        <w:pStyle w:val="Alg3"/>
        <w:numPr>
          <w:ilvl w:val="0"/>
          <w:numId w:val="662"/>
        </w:numPr>
        <w:rPr>
          <w:ins w:id="15483" w:author="Rev 6 Allen Wirfs-Brock" w:date="2012-02-15T13:17:00Z"/>
        </w:rPr>
      </w:pPr>
      <w:ins w:id="15484" w:author="Rev 6 Allen Wirfs-Brock" w:date="2012-02-25T17:03:00Z">
        <w:r>
          <w:t xml:space="preserve">Let </w:t>
        </w:r>
        <w:r w:rsidRPr="00732086">
          <w:rPr>
            <w:i/>
          </w:rPr>
          <w:t>bodyResult</w:t>
        </w:r>
        <w:r>
          <w:t xml:space="preserve"> be the result of performing For Body Evaluation with the 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with </w:t>
        </w:r>
        <w:r w:rsidRPr="004901F8">
          <w:rPr>
            <w:i/>
          </w:rPr>
          <w:t>labelSet</w:t>
        </w:r>
        <w:r w:rsidRPr="00E77497">
          <w:t>.</w:t>
        </w:r>
      </w:ins>
    </w:p>
    <w:p w14:paraId="2C650151" w14:textId="77777777" w:rsidR="009F099E" w:rsidRPr="00E77497" w:rsidRDefault="00732086" w:rsidP="00732086">
      <w:pPr>
        <w:pStyle w:val="Alg3"/>
        <w:numPr>
          <w:ilvl w:val="0"/>
          <w:numId w:val="662"/>
        </w:numPr>
        <w:rPr>
          <w:ins w:id="15485" w:author="Rev 6 Allen Wirfs-Brock" w:date="2012-02-15T13:17:00Z"/>
        </w:rPr>
      </w:pPr>
      <w:ins w:id="15486" w:author="Rev 6 Allen Wirfs-Brock" w:date="2012-02-25T17:05:00Z">
        <w:r w:rsidRPr="00E77497">
          <w:t xml:space="preserve">Set the </w:t>
        </w:r>
        <w:del w:id="15487" w:author="Rev 7 Allen Wirfs-Brock" w:date="2012-05-02T10:49:00Z">
          <w:r w:rsidRPr="00E77497" w:rsidDel="000D5AB9">
            <w:delText>running</w:delText>
          </w:r>
        </w:del>
      </w:ins>
      <w:ins w:id="15488" w:author="Rev 7 Allen Wirfs-Brock" w:date="2012-05-02T10:49:00Z">
        <w:r w:rsidR="000D5AB9">
          <w:t>current</w:t>
        </w:r>
      </w:ins>
      <w:ins w:id="15489" w:author="Rev 6 Allen Wirfs-Brock" w:date="2012-02-25T17:05:00Z">
        <w:r w:rsidRPr="00E77497">
          <w:t xml:space="preserve"> </w:t>
        </w:r>
        <w:r w:rsidRPr="000D5AB9">
          <w:t>execution</w:t>
        </w:r>
        <w:r w:rsidRPr="00E77497">
          <w:t xml:space="preserve"> context’s LexicalEnvironment to </w:t>
        </w:r>
        <w:r w:rsidRPr="00E77497">
          <w:rPr>
            <w:i/>
          </w:rPr>
          <w:t>oldEnv</w:t>
        </w:r>
        <w:r w:rsidRPr="00E77497">
          <w:t>.</w:t>
        </w:r>
      </w:ins>
    </w:p>
    <w:p w14:paraId="39F05878" w14:textId="77777777" w:rsidR="009F099E" w:rsidRPr="00E77497" w:rsidRDefault="00732086" w:rsidP="00732086">
      <w:pPr>
        <w:pStyle w:val="Alg3"/>
        <w:numPr>
          <w:ilvl w:val="0"/>
          <w:numId w:val="662"/>
        </w:numPr>
        <w:spacing w:after="220"/>
        <w:rPr>
          <w:ins w:id="15490" w:author="Rev 6 Allen Wirfs-Brock" w:date="2012-02-15T13:17:00Z"/>
        </w:rPr>
      </w:pPr>
      <w:ins w:id="15491" w:author="Rev 6 Allen Wirfs-Brock" w:date="2012-02-25T17:05:00Z">
        <w:r>
          <w:t xml:space="preserve">Return </w:t>
        </w:r>
      </w:ins>
      <w:ins w:id="15492" w:author="Rev 6 Allen Wirfs-Brock" w:date="2012-02-15T13:17:00Z">
        <w:r w:rsidR="009F099E" w:rsidRPr="00E77497">
          <w:t xml:space="preserve"> </w:t>
        </w:r>
      </w:ins>
      <w:ins w:id="15493" w:author="Rev 6 Allen Wirfs-Brock" w:date="2012-02-25T17:06:00Z">
        <w:r w:rsidRPr="00732086">
          <w:rPr>
            <w:i/>
          </w:rPr>
          <w:t>bodyResult</w:t>
        </w:r>
      </w:ins>
      <w:ins w:id="15494" w:author="Rev 6 Allen Wirfs-Brock" w:date="2012-02-15T13:17:00Z">
        <w:r>
          <w:t>.</w:t>
        </w:r>
      </w:ins>
    </w:p>
    <w:p w14:paraId="547EB77A" w14:textId="77777777" w:rsidR="004C02EF" w:rsidRPr="00E77497" w:rsidRDefault="004C02EF" w:rsidP="003A4B22">
      <w:pPr>
        <w:pStyle w:val="30"/>
        <w:numPr>
          <w:ilvl w:val="0"/>
          <w:numId w:val="0"/>
        </w:numPr>
      </w:pPr>
      <w:bookmarkStart w:id="15495" w:name="_Toc323907718"/>
      <w:r w:rsidRPr="00E77497">
        <w:t>12.6.4</w:t>
      </w:r>
      <w:r w:rsidRPr="00E77497">
        <w:tab/>
        <w:t xml:space="preserve">The </w:t>
      </w:r>
      <w:r w:rsidRPr="00E77497">
        <w:rPr>
          <w:rFonts w:ascii="Courier New" w:hAnsi="Courier New"/>
        </w:rPr>
        <w:t>for</w:t>
      </w:r>
      <w:r w:rsidRPr="00E77497">
        <w:t>-</w:t>
      </w:r>
      <w:r w:rsidRPr="00E77497">
        <w:rPr>
          <w:rFonts w:ascii="Courier New" w:hAnsi="Courier New"/>
        </w:rPr>
        <w:t>in</w:t>
      </w:r>
      <w:r w:rsidRPr="00E77497">
        <w:t xml:space="preserve"> </w:t>
      </w:r>
      <w:ins w:id="15496" w:author="Allen Wirfs-Brock" w:date="2012-02-15T12:55:00Z">
        <w:r w:rsidR="00BD6B41">
          <w:t xml:space="preserve">and </w:t>
        </w:r>
      </w:ins>
      <w:ins w:id="15497" w:author="Allen Wirfs-Brock" w:date="2012-02-15T12:56:00Z">
        <w:r w:rsidR="00BD6B41" w:rsidRPr="00E77497">
          <w:rPr>
            <w:rFonts w:ascii="Courier New" w:hAnsi="Courier New"/>
          </w:rPr>
          <w:t>for</w:t>
        </w:r>
        <w:r w:rsidR="00BD6B41" w:rsidRPr="00E77497">
          <w:t>-</w:t>
        </w:r>
        <w:r w:rsidR="00BD6B41">
          <w:rPr>
            <w:rFonts w:ascii="Courier New" w:hAnsi="Courier New"/>
          </w:rPr>
          <w:t>of</w:t>
        </w:r>
      </w:ins>
      <w:ins w:id="15498" w:author="Allen Wirfs-Brock" w:date="2012-02-15T12:55:00Z">
        <w:r w:rsidR="00BD6B41">
          <w:t xml:space="preserve"> </w:t>
        </w:r>
      </w:ins>
      <w:r w:rsidRPr="00E77497">
        <w:t>Statemen</w:t>
      </w:r>
      <w:bookmarkEnd w:id="15376"/>
      <w:bookmarkEnd w:id="15377"/>
      <w:bookmarkEnd w:id="15378"/>
      <w:bookmarkEnd w:id="15379"/>
      <w:bookmarkEnd w:id="15409"/>
      <w:bookmarkEnd w:id="15410"/>
      <w:bookmarkEnd w:id="15411"/>
      <w:bookmarkEnd w:id="15412"/>
      <w:bookmarkEnd w:id="15413"/>
      <w:bookmarkEnd w:id="15414"/>
      <w:bookmarkEnd w:id="15415"/>
      <w:r w:rsidRPr="00E77497">
        <w:t>t</w:t>
      </w:r>
      <w:bookmarkEnd w:id="15416"/>
      <w:bookmarkEnd w:id="15417"/>
      <w:bookmarkEnd w:id="15418"/>
      <w:bookmarkEnd w:id="15419"/>
      <w:bookmarkEnd w:id="15420"/>
      <w:bookmarkEnd w:id="15421"/>
      <w:bookmarkEnd w:id="15422"/>
      <w:ins w:id="15499" w:author="Allen Wirfs-Brock" w:date="2012-02-15T12:56:00Z">
        <w:r w:rsidR="00BD6B41">
          <w:t>s</w:t>
        </w:r>
      </w:ins>
      <w:bookmarkEnd w:id="15495"/>
    </w:p>
    <w:p w14:paraId="1C51B2E4" w14:textId="77777777" w:rsidR="00F5066A" w:rsidRPr="00E77497" w:rsidRDefault="00F5066A" w:rsidP="00F5066A">
      <w:pPr>
        <w:pStyle w:val="40"/>
        <w:numPr>
          <w:ilvl w:val="0"/>
          <w:numId w:val="0"/>
        </w:numPr>
        <w:rPr>
          <w:ins w:id="15500" w:author="Rev 6 Allen Wirfs-Brock" w:date="2012-01-31T13:37:00Z"/>
        </w:rPr>
      </w:pPr>
      <w:ins w:id="15501" w:author="Rev 6 Allen Wirfs-Brock" w:date="2012-01-31T13:37:00Z">
        <w:r w:rsidRPr="00E77497">
          <w:t>Static Semantics</w:t>
        </w:r>
      </w:ins>
    </w:p>
    <w:p w14:paraId="05489A11" w14:textId="77777777" w:rsidR="00AB39BE" w:rsidRPr="00E77497" w:rsidRDefault="00AB39BE" w:rsidP="00AB39BE">
      <w:pPr>
        <w:rPr>
          <w:ins w:id="15502" w:author="Rev 6 Allen Wirfs-Brock" w:date="2012-01-31T15:53:00Z"/>
          <w:rFonts w:ascii="Helvetica" w:hAnsi="Helvetica"/>
          <w:b/>
        </w:rPr>
      </w:pPr>
      <w:ins w:id="15503" w:author="Rev 6 Allen Wirfs-Brock" w:date="2012-01-31T15:53:00Z">
        <w:r w:rsidRPr="00E77497">
          <w:rPr>
            <w:rFonts w:ascii="Helvetica" w:hAnsi="Helvetica"/>
            <w:b/>
          </w:rPr>
          <w:t>Static Semantics:  Early Errors</w:t>
        </w:r>
      </w:ins>
    </w:p>
    <w:p w14:paraId="4D4B2B5B" w14:textId="77777777" w:rsidR="0078764F" w:rsidRDefault="0078764F" w:rsidP="0078764F">
      <w:pPr>
        <w:contextualSpacing/>
        <w:jc w:val="left"/>
        <w:rPr>
          <w:ins w:id="15504" w:author="Rev 6 Allen Wirfs-Brock" w:date="2012-02-15T13:06:00Z"/>
        </w:rPr>
      </w:pPr>
      <w:ins w:id="15505" w:author="Rev 6 Allen Wirfs-Brock" w:date="2012-02-15T13:06:00Z">
        <w:r w:rsidRPr="00E77497">
          <w:rPr>
            <w:rFonts w:ascii="Times New Roman" w:hAnsi="Times New Roman"/>
            <w:i/>
          </w:rPr>
          <w:t>IterationStatement</w:t>
        </w:r>
        <w:r w:rsidRPr="00E77497">
          <w:t xml:space="preserve"> </w:t>
        </w:r>
        <w:r w:rsidRPr="00E77497">
          <w:rPr>
            <w:b/>
          </w:rPr>
          <w:t>:</w:t>
        </w:r>
        <w:r w:rsidRPr="00E77497">
          <w:t xml:space="preserve"> </w:t>
        </w:r>
      </w:ins>
    </w:p>
    <w:p w14:paraId="57CB3034" w14:textId="77777777" w:rsidR="0078764F" w:rsidRDefault="0078764F" w:rsidP="0078764F">
      <w:pPr>
        <w:ind w:left="360"/>
        <w:contextualSpacing/>
        <w:jc w:val="left"/>
        <w:rPr>
          <w:ins w:id="15506" w:author="Rev 6 Allen Wirfs-Brock" w:date="2012-02-15T13:06:00Z"/>
        </w:rPr>
      </w:pPr>
      <w:ins w:id="15507"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2905152E" w14:textId="77777777" w:rsidR="0078764F" w:rsidRPr="00E77497" w:rsidRDefault="0078764F" w:rsidP="0078764F">
      <w:pPr>
        <w:ind w:left="360"/>
        <w:jc w:val="left"/>
        <w:rPr>
          <w:ins w:id="15508" w:author="Rev 6 Allen Wirfs-Brock" w:date="2012-02-15T13:06:00Z"/>
        </w:rPr>
      </w:pPr>
      <w:ins w:id="15509"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430A5AD4" w14:textId="77777777" w:rsidR="0078764F" w:rsidRPr="00E77497" w:rsidRDefault="0078764F" w:rsidP="00532AB5">
      <w:pPr>
        <w:numPr>
          <w:ilvl w:val="0"/>
          <w:numId w:val="737"/>
        </w:numPr>
        <w:spacing w:after="0"/>
        <w:rPr>
          <w:ins w:id="15510" w:author="Rev 6 Allen Wirfs-Brock" w:date="2012-02-15T13:06:00Z"/>
        </w:rPr>
        <w:pPrChange w:id="15511" w:author="Rev 7 Allen Wirfs-Brock" w:date="2012-04-25T15:29:00Z">
          <w:pPr>
            <w:numPr>
              <w:numId w:val="403"/>
            </w:numPr>
            <w:spacing w:after="0"/>
            <w:ind w:left="720" w:hanging="360"/>
          </w:pPr>
        </w:pPrChange>
      </w:pPr>
      <w:ins w:id="15512" w:author="Rev 6 Allen Wirfs-Brock" w:date="2012-02-15T13:06:00Z">
        <w:r w:rsidRPr="00E77497">
          <w:t xml:space="preserve">It is a Syntax Error if the </w:t>
        </w:r>
        <w:r>
          <w:rPr>
            <w:rStyle w:val="bnf"/>
          </w:rPr>
          <w:t>IterationStatement</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7F4B5E0A" w14:textId="77777777" w:rsidR="0078764F" w:rsidRPr="00E77497" w:rsidRDefault="0078764F" w:rsidP="00532AB5">
      <w:pPr>
        <w:numPr>
          <w:ilvl w:val="0"/>
          <w:numId w:val="737"/>
        </w:numPr>
        <w:spacing w:after="0"/>
        <w:rPr>
          <w:ins w:id="15513" w:author="Rev 6 Allen Wirfs-Brock" w:date="2012-02-15T13:06:00Z"/>
        </w:rPr>
        <w:pPrChange w:id="15514" w:author="Rev 7 Allen Wirfs-Brock" w:date="2012-04-25T15:29:00Z">
          <w:pPr>
            <w:numPr>
              <w:numId w:val="403"/>
            </w:numPr>
            <w:spacing w:after="0"/>
            <w:ind w:left="720" w:hanging="360"/>
          </w:pPr>
        </w:pPrChange>
      </w:pPr>
      <w:ins w:id="15515" w:author="Rev 6 Allen Wirfs-Brock" w:date="2012-02-15T13:06: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E77497">
          <w:rPr>
            <w:rStyle w:val="bnf"/>
            <w:i w:val="0"/>
          </w:rPr>
          <w:t>that statically resolve</w:t>
        </w:r>
        <w:r>
          <w:rPr>
            <w:rStyle w:val="bnf"/>
            <w:i w:val="0"/>
          </w:rPr>
          <w:t>s</w:t>
        </w:r>
        <w:r w:rsidRPr="00E77497">
          <w:rPr>
            <w:rStyle w:val="bnf"/>
            <w:i w:val="0"/>
          </w:rPr>
          <w:t xml:space="preserve"> to a declarative environment record binding </w:t>
        </w:r>
        <w:r>
          <w:rPr>
            <w:rStyle w:val="bnf"/>
            <w:i w:val="0"/>
          </w:rPr>
          <w:t>and</w:t>
        </w:r>
        <w:r w:rsidRPr="00E77497">
          <w:rPr>
            <w:rStyle w:val="bnf"/>
            <w:i w:val="0"/>
          </w:rPr>
          <w:t xml:space="preserve"> the resolved binding is an immutable binding.</w:t>
        </w:r>
      </w:ins>
    </w:p>
    <w:p w14:paraId="09639C79" w14:textId="77777777" w:rsidR="0078764F" w:rsidRPr="00E77497" w:rsidRDefault="0078764F" w:rsidP="00532AB5">
      <w:pPr>
        <w:numPr>
          <w:ilvl w:val="0"/>
          <w:numId w:val="737"/>
        </w:numPr>
        <w:spacing w:after="220"/>
        <w:contextualSpacing/>
        <w:rPr>
          <w:ins w:id="15516" w:author="Rev 6 Allen Wirfs-Brock" w:date="2012-02-15T13:06:00Z"/>
        </w:rPr>
        <w:pPrChange w:id="15517" w:author="Rev 7 Allen Wirfs-Brock" w:date="2012-04-25T15:29:00Z">
          <w:pPr>
            <w:numPr>
              <w:numId w:val="403"/>
            </w:numPr>
            <w:spacing w:after="220"/>
            <w:ind w:left="720" w:hanging="360"/>
            <w:contextualSpacing/>
          </w:pPr>
        </w:pPrChange>
      </w:pPr>
      <w:ins w:id="15518" w:author="Rev 6 Allen Wirfs-Brock" w:date="2012-02-15T13:06: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4D7684BB" w14:textId="77777777" w:rsidR="0078764F" w:rsidRPr="00E77497" w:rsidRDefault="00BF04B8" w:rsidP="00532AB5">
      <w:pPr>
        <w:numPr>
          <w:ilvl w:val="0"/>
          <w:numId w:val="737"/>
        </w:numPr>
        <w:rPr>
          <w:ins w:id="15519" w:author="Rev 6 Allen Wirfs-Brock" w:date="2012-02-15T13:06:00Z"/>
        </w:rPr>
        <w:pPrChange w:id="15520" w:author="Rev 7 Allen Wirfs-Brock" w:date="2012-04-25T15:29:00Z">
          <w:pPr>
            <w:numPr>
              <w:numId w:val="403"/>
            </w:numPr>
            <w:ind w:left="720" w:hanging="360"/>
          </w:pPr>
        </w:pPrChange>
      </w:pPr>
      <w:ins w:id="15521" w:author="Rev 7 Allen Wirfs-Brock" w:date="2012-04-25T09:05: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15522" w:author="Rev 6 Allen Wirfs-Brock" w:date="2012-02-15T13:06:00Z">
        <w:del w:id="15523" w:author="Rev 7 Allen Wirfs-Brock" w:date="2012-04-25T09:05:00Z">
          <w:r w:rsidR="0078764F" w:rsidRPr="00E77497" w:rsidDel="00BF04B8">
            <w:delText xml:space="preserve">It is a Syntax Error if the </w:delText>
          </w:r>
          <w:r w:rsidR="0078764F" w:rsidRPr="00E77497" w:rsidDel="00BF04B8">
            <w:rPr>
              <w:rStyle w:val="bnf"/>
            </w:rPr>
            <w:delText>LeftHandSideExpression</w:delText>
          </w:r>
          <w:r w:rsidR="0078764F" w:rsidRPr="00E77497" w:rsidDel="00BF04B8">
            <w:delText xml:space="preserve"> is an </w:delText>
          </w:r>
          <w:r w:rsidR="0078764F" w:rsidRPr="00E77497" w:rsidDel="00BF04B8">
            <w:rPr>
              <w:rStyle w:val="bnf"/>
            </w:rPr>
            <w:delText>ObjectLiteral</w:delText>
          </w:r>
          <w:r w:rsidR="0078764F" w:rsidRPr="00E77497" w:rsidDel="00BF04B8">
            <w:delText xml:space="preserve"> or an</w:delText>
          </w:r>
          <w:r w:rsidR="0078764F" w:rsidRPr="00E77497" w:rsidDel="00BF04B8">
            <w:rPr>
              <w:i/>
            </w:rPr>
            <w:delText xml:space="preserve"> </w:delText>
          </w:r>
          <w:r w:rsidR="0078764F" w:rsidRPr="00E77497" w:rsidDel="00BF04B8">
            <w:rPr>
              <w:rStyle w:val="bnf"/>
            </w:rPr>
            <w:delText>ArrayLiteral</w:delText>
          </w:r>
          <w:r w:rsidR="0078764F" w:rsidRPr="00E77497" w:rsidDel="00BF04B8">
            <w:rPr>
              <w:i/>
            </w:rPr>
            <w:delText xml:space="preserve"> </w:delText>
          </w:r>
          <w:r w:rsidR="0078764F" w:rsidRPr="00E77497" w:rsidDel="00BF04B8">
            <w:delText xml:space="preserve">and the source code corresponding to </w:delText>
          </w:r>
          <w:r w:rsidR="0078764F" w:rsidRPr="00E77497" w:rsidDel="00BF04B8">
            <w:rPr>
              <w:rStyle w:val="bnf"/>
            </w:rPr>
            <w:delText>LeftHandSideExpression</w:delText>
          </w:r>
          <w:r w:rsidR="0078764F" w:rsidRPr="00E77497" w:rsidDel="00BF04B8">
            <w:delText xml:space="preserve"> cannot be parsed using </w:delText>
          </w:r>
          <w:r w:rsidR="0078764F" w:rsidRPr="00E77497" w:rsidDel="00BF04B8">
            <w:rPr>
              <w:rStyle w:val="bnf"/>
            </w:rPr>
            <w:delText>AssignmentPattern</w:delText>
          </w:r>
          <w:r w:rsidR="0078764F" w:rsidRPr="00E77497" w:rsidDel="00BF04B8">
            <w:delText xml:space="preserve"> as the goal symbol.</w:delText>
          </w:r>
        </w:del>
      </w:ins>
    </w:p>
    <w:p w14:paraId="56CECB4E" w14:textId="77777777" w:rsidR="0078764F" w:rsidRDefault="0078764F" w:rsidP="0078764F">
      <w:pPr>
        <w:contextualSpacing/>
        <w:jc w:val="left"/>
        <w:rPr>
          <w:ins w:id="15524" w:author="Rev 6 Allen Wirfs-Brock" w:date="2012-02-15T13:03:00Z"/>
        </w:rPr>
      </w:pPr>
      <w:ins w:id="15525" w:author="Rev 6 Allen Wirfs-Brock" w:date="2012-02-15T13:03:00Z">
        <w:r w:rsidRPr="00E77497">
          <w:rPr>
            <w:rFonts w:ascii="Times New Roman" w:hAnsi="Times New Roman"/>
            <w:i/>
          </w:rPr>
          <w:t>IterationStatement</w:t>
        </w:r>
        <w:r w:rsidRPr="00E77497">
          <w:t xml:space="preserve"> </w:t>
        </w:r>
        <w:r w:rsidRPr="00E77497">
          <w:rPr>
            <w:b/>
          </w:rPr>
          <w:t>:</w:t>
        </w:r>
        <w:r w:rsidRPr="00E77497">
          <w:t xml:space="preserve"> </w:t>
        </w:r>
      </w:ins>
    </w:p>
    <w:p w14:paraId="565A5337" w14:textId="77777777" w:rsidR="0078764F" w:rsidRDefault="0078764F" w:rsidP="0078764F">
      <w:pPr>
        <w:ind w:left="360"/>
        <w:contextualSpacing/>
        <w:jc w:val="left"/>
        <w:rPr>
          <w:ins w:id="15526" w:author="Rev 6 Allen Wirfs-Brock" w:date="2012-02-15T13:03:00Z"/>
        </w:rPr>
      </w:pPr>
      <w:ins w:id="15527"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623743B0" w14:textId="77777777" w:rsidR="0078764F" w:rsidRPr="00E77497" w:rsidRDefault="0078764F" w:rsidP="0078764F">
      <w:pPr>
        <w:ind w:left="360"/>
        <w:jc w:val="left"/>
        <w:rPr>
          <w:ins w:id="15528" w:author="Rev 6 Allen Wirfs-Brock" w:date="2012-02-15T13:03:00Z"/>
        </w:rPr>
      </w:pPr>
      <w:ins w:id="15529"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7D2CA78D" w14:textId="77777777" w:rsidR="00AB39BE" w:rsidRPr="00E77497" w:rsidRDefault="00AB39BE" w:rsidP="00F77917">
      <w:pPr>
        <w:numPr>
          <w:ilvl w:val="0"/>
          <w:numId w:val="737"/>
        </w:numPr>
        <w:spacing w:after="220"/>
        <w:rPr>
          <w:ins w:id="15530" w:author="Rev 6 Allen Wirfs-Brock" w:date="2012-01-31T15:53:00Z"/>
        </w:rPr>
      </w:pPr>
      <w:ins w:id="15531" w:author="Rev 6 Allen Wirfs-Brock" w:date="2012-01-31T15:53:00Z">
        <w:r w:rsidRPr="00E77497">
          <w:t>It is a Syntax Error if any element of the Lexically</w:t>
        </w:r>
      </w:ins>
      <w:ins w:id="15532" w:author="Rev 6 Allen Wirfs-Brock" w:date="2012-02-01T13:34:00Z">
        <w:del w:id="15533" w:author="Rev 7 Allen Wirfs-Brock" w:date="2012-05-04T14:14:00Z">
          <w:r w:rsidR="002F6D6F" w:rsidDel="00F77917">
            <w:delText xml:space="preserve"> </w:delText>
          </w:r>
        </w:del>
      </w:ins>
      <w:ins w:id="15534" w:author="Rev 6 Allen Wirfs-Brock" w:date="2012-01-31T15:53:00Z">
        <w:r w:rsidRPr="00E77497">
          <w:t>Declared</w:t>
        </w:r>
      </w:ins>
      <w:ins w:id="15535" w:author="Rev 6 Allen Wirfs-Brock" w:date="2012-02-01T13:34:00Z">
        <w:del w:id="15536" w:author="Rev 7 Allen Wirfs-Brock" w:date="2012-05-04T14:14:00Z">
          <w:r w:rsidR="002F6D6F" w:rsidDel="00F77917">
            <w:delText xml:space="preserve"> </w:delText>
          </w:r>
        </w:del>
      </w:ins>
      <w:ins w:id="15537" w:author="Rev 6 Allen Wirfs-Brock" w:date="2012-01-31T15:53:00Z">
        <w:r w:rsidRPr="00E77497">
          <w:t xml:space="preserve">Names of </w:t>
        </w:r>
      </w:ins>
      <w:ins w:id="15538" w:author="Rev 6 Allen Wirfs-Brock" w:date="2012-01-31T15:54:00Z">
        <w:r>
          <w:rPr>
            <w:rFonts w:ascii="Times New Roman" w:hAnsi="Times New Roman"/>
            <w:i/>
          </w:rPr>
          <w:t>ForDeclaration</w:t>
        </w:r>
      </w:ins>
      <w:ins w:id="15539" w:author="Rev 6 Allen Wirfs-Brock" w:date="2012-01-31T15:53:00Z">
        <w:r w:rsidRPr="00E77497">
          <w:t xml:space="preserve"> also occurs in the Var</w:t>
        </w:r>
      </w:ins>
      <w:ins w:id="15540" w:author="Rev 6 Allen Wirfs-Brock" w:date="2012-02-01T13:34:00Z">
        <w:r w:rsidR="002F6D6F">
          <w:t xml:space="preserve"> </w:t>
        </w:r>
      </w:ins>
      <w:ins w:id="15541" w:author="Rev 6 Allen Wirfs-Brock" w:date="2012-01-31T15:53:00Z">
        <w:r w:rsidRPr="00E77497">
          <w:t>Declared</w:t>
        </w:r>
      </w:ins>
      <w:ins w:id="15542" w:author="Rev 6 Allen Wirfs-Brock" w:date="2012-02-01T13:34:00Z">
        <w:r w:rsidR="002F6D6F">
          <w:t xml:space="preserve"> </w:t>
        </w:r>
      </w:ins>
      <w:ins w:id="15543" w:author="Rev 6 Allen Wirfs-Brock" w:date="2012-01-31T15:53:00Z">
        <w:r w:rsidRPr="00E77497">
          <w:t xml:space="preserve">Names of </w:t>
        </w:r>
        <w:r w:rsidRPr="00E77497">
          <w:rPr>
            <w:rFonts w:ascii="Times New Roman" w:hAnsi="Times New Roman"/>
            <w:i/>
          </w:rPr>
          <w:t>Statement</w:t>
        </w:r>
        <w:r w:rsidRPr="00E77497">
          <w:t>.</w:t>
        </w:r>
      </w:ins>
    </w:p>
    <w:p w14:paraId="3524CCA7" w14:textId="77777777" w:rsidR="001A6405" w:rsidRPr="00E77497" w:rsidRDefault="001A6405" w:rsidP="001A6405">
      <w:pPr>
        <w:rPr>
          <w:ins w:id="15544" w:author="Rev 6 Allen Wirfs-Brock" w:date="2012-01-30T17:25:00Z"/>
          <w:rFonts w:ascii="Helvetica" w:hAnsi="Helvetica"/>
          <w:b/>
        </w:rPr>
      </w:pPr>
      <w:ins w:id="15545" w:author="Rev 6 Allen Wirfs-Brock" w:date="2012-01-30T17:25:00Z">
        <w:r w:rsidRPr="00E77497">
          <w:rPr>
            <w:rFonts w:ascii="Helvetica" w:hAnsi="Helvetica"/>
            <w:b/>
          </w:rPr>
          <w:t xml:space="preserve">Static Semantics:  </w:t>
        </w:r>
        <w:r w:rsidRPr="00E77497">
          <w:rPr>
            <w:rFonts w:ascii="Helvetica" w:hAnsi="Helvetica"/>
            <w:b/>
            <w:lang w:eastAsia="en-US"/>
          </w:rPr>
          <w:t>Bound</w:t>
        </w:r>
      </w:ins>
      <w:ins w:id="15546" w:author="Rev 6 Allen Wirfs-Brock" w:date="2012-02-01T13:35:00Z">
        <w:r w:rsidR="002F6D6F">
          <w:rPr>
            <w:rFonts w:ascii="Helvetica" w:hAnsi="Helvetica"/>
            <w:b/>
            <w:lang w:eastAsia="en-US"/>
          </w:rPr>
          <w:t xml:space="preserve"> </w:t>
        </w:r>
      </w:ins>
      <w:ins w:id="15547" w:author="Rev 6 Allen Wirfs-Brock" w:date="2012-01-30T17:25:00Z">
        <w:r w:rsidRPr="00E77497">
          <w:rPr>
            <w:rFonts w:ascii="Helvetica" w:hAnsi="Helvetica"/>
            <w:b/>
            <w:lang w:eastAsia="en-US"/>
          </w:rPr>
          <w:t>Names</w:t>
        </w:r>
      </w:ins>
    </w:p>
    <w:p w14:paraId="5FCBE308" w14:textId="77777777" w:rsidR="00CA7892" w:rsidRPr="00E77497" w:rsidDel="00FC6066" w:rsidRDefault="00CA7892" w:rsidP="00CA7892">
      <w:pPr>
        <w:rPr>
          <w:ins w:id="15548" w:author="Rev 6 Allen Wirfs-Brock" w:date="2012-01-31T14:45:00Z"/>
          <w:del w:id="15549" w:author="Rev 7 Allen Wirfs-Brock" w:date="2012-04-24T18:13:00Z"/>
        </w:rPr>
      </w:pPr>
      <w:ins w:id="15550" w:author="Rev 6 Allen Wirfs-Brock" w:date="2012-01-31T14:45:00Z">
        <w:del w:id="15551"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15552" w:author="Rev 6 Allen Wirfs-Brock" w:date="2012-01-31T14:46:00Z">
        <w:del w:id="15553" w:author="Rev 7 Allen Wirfs-Brock" w:date="2012-04-24T18:13:00Z">
          <w:r w:rsidDel="00FC6066">
            <w:rPr>
              <w:rFonts w:ascii="Times New Roman" w:hAnsi="Times New Roman"/>
              <w:i/>
            </w:rPr>
            <w:delText xml:space="preserve"> </w:delText>
          </w:r>
        </w:del>
      </w:ins>
      <w:ins w:id="15554" w:author="Rev 6 Allen Wirfs-Brock" w:date="2012-01-31T14:45:00Z">
        <w:del w:id="15555" w:author="Rev 7 Allen Wirfs-Brock" w:date="2012-04-24T18:13:00Z">
          <w:r w:rsidRPr="00E77497" w:rsidDel="00FC6066">
            <w:rPr>
              <w:b/>
            </w:rPr>
            <w:delText>:</w:delText>
          </w:r>
          <w:r w:rsidRPr="00E77497" w:rsidDel="00FC6066">
            <w:rPr>
              <w:rFonts w:ascii="Times New Roman" w:hAnsi="Times New Roman"/>
              <w:i/>
            </w:rPr>
            <w:delText xml:space="preserve"> </w:delText>
          </w:r>
          <w:r w:rsidDel="00FC6066">
            <w:rPr>
              <w:rFonts w:ascii="Times New Roman" w:hAnsi="Times New Roman"/>
              <w:i/>
            </w:rPr>
            <w:delText>BindingPattern</w:delText>
          </w:r>
          <w:r w:rsidRPr="00E77497" w:rsidDel="00FC6066">
            <w:rPr>
              <w:rFonts w:ascii="Times New Roman" w:hAnsi="Times New Roman"/>
              <w:i/>
            </w:rPr>
            <w:delText xml:space="preserve"> </w:delText>
          </w:r>
        </w:del>
      </w:ins>
    </w:p>
    <w:p w14:paraId="2BD184DF" w14:textId="77777777" w:rsidR="00CA7892" w:rsidRPr="00E77497" w:rsidDel="00FC6066" w:rsidRDefault="00CA7892" w:rsidP="00CA7892">
      <w:pPr>
        <w:pStyle w:val="Alg4"/>
        <w:numPr>
          <w:ilvl w:val="0"/>
          <w:numId w:val="637"/>
        </w:numPr>
        <w:spacing w:after="220"/>
        <w:contextualSpacing/>
        <w:rPr>
          <w:ins w:id="15556" w:author="Rev 6 Allen Wirfs-Brock" w:date="2012-01-31T14:45:00Z"/>
          <w:del w:id="15557" w:author="Rev 7 Allen Wirfs-Brock" w:date="2012-04-24T18:13:00Z"/>
        </w:rPr>
      </w:pPr>
      <w:ins w:id="15558" w:author="Rev 6 Allen Wirfs-Brock" w:date="2012-01-31T14:45:00Z">
        <w:del w:id="15559" w:author="Rev 7 Allen Wirfs-Brock" w:date="2012-04-24T18:13:00Z">
          <w:r w:rsidRPr="00E77497" w:rsidDel="00FC6066">
            <w:delText>Return</w:delText>
          </w:r>
        </w:del>
      </w:ins>
      <w:ins w:id="15560" w:author="Rev 6 Allen Wirfs-Brock" w:date="2012-02-01T13:35:00Z">
        <w:del w:id="15561" w:author="Rev 7 Allen Wirfs-Brock" w:date="2012-04-24T18:13:00Z">
          <w:r w:rsidR="002F6D6F" w:rsidDel="00FC6066">
            <w:delText xml:space="preserve"> the</w:delText>
          </w:r>
        </w:del>
      </w:ins>
      <w:ins w:id="15562" w:author="Rev 6 Allen Wirfs-Brock" w:date="2012-01-31T14:45:00Z">
        <w:del w:id="15563" w:author="Rev 7 Allen Wirfs-Brock" w:date="2012-04-24T18:13:00Z">
          <w:r w:rsidRPr="00E77497" w:rsidDel="00FC6066">
            <w:delText xml:space="preserve"> Bound</w:delText>
          </w:r>
        </w:del>
      </w:ins>
      <w:ins w:id="15564" w:author="Rev 6 Allen Wirfs-Brock" w:date="2012-02-01T13:35:00Z">
        <w:del w:id="15565" w:author="Rev 7 Allen Wirfs-Brock" w:date="2012-04-24T18:13:00Z">
          <w:r w:rsidR="002F6D6F" w:rsidDel="00FC6066">
            <w:delText xml:space="preserve"> </w:delText>
          </w:r>
        </w:del>
      </w:ins>
      <w:ins w:id="15566" w:author="Rev 6 Allen Wirfs-Brock" w:date="2012-01-31T14:45:00Z">
        <w:del w:id="15567" w:author="Rev 7 Allen Wirfs-Brock" w:date="2012-04-24T18:13:00Z">
          <w:r w:rsidRPr="00E77497" w:rsidDel="00FC6066">
            <w:delText xml:space="preserve">Names of </w:delText>
          </w:r>
          <w:r w:rsidDel="00FC6066">
            <w:rPr>
              <w:i/>
            </w:rPr>
            <w:delText>BindingPattern</w:delText>
          </w:r>
          <w:r w:rsidRPr="00E77497" w:rsidDel="00FC6066">
            <w:delText>.</w:delText>
          </w:r>
        </w:del>
      </w:ins>
    </w:p>
    <w:p w14:paraId="1FE3261F" w14:textId="77777777" w:rsidR="00CA7892" w:rsidRPr="00E77497" w:rsidDel="00FC6066" w:rsidRDefault="00CA7892" w:rsidP="00CA7892">
      <w:pPr>
        <w:rPr>
          <w:ins w:id="15568" w:author="Rev 6 Allen Wirfs-Brock" w:date="2012-01-31T14:45:00Z"/>
          <w:del w:id="15569" w:author="Rev 7 Allen Wirfs-Brock" w:date="2012-04-24T18:13:00Z"/>
        </w:rPr>
      </w:pPr>
      <w:ins w:id="15570" w:author="Rev 6 Allen Wirfs-Brock" w:date="2012-01-31T14:45:00Z">
        <w:del w:id="15571"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15572" w:author="Rev 6 Allen Wirfs-Brock" w:date="2012-01-31T14:46:00Z">
        <w:del w:id="15573" w:author="Rev 7 Allen Wirfs-Brock" w:date="2012-04-24T18:13:00Z">
          <w:r w:rsidDel="00FC6066">
            <w:rPr>
              <w:rFonts w:ascii="Times New Roman" w:hAnsi="Times New Roman"/>
              <w:i/>
            </w:rPr>
            <w:delText xml:space="preserve"> </w:delText>
          </w:r>
        </w:del>
      </w:ins>
      <w:ins w:id="15574" w:author="Rev 6 Allen Wirfs-Brock" w:date="2012-01-31T14:45:00Z">
        <w:del w:id="15575" w:author="Rev 7 Allen Wirfs-Brock" w:date="2012-04-24T18:13:00Z">
          <w:r w:rsidRPr="00E77497" w:rsidDel="00FC6066">
            <w:rPr>
              <w:b/>
            </w:rPr>
            <w:delText>:</w:delText>
          </w:r>
          <w:r w:rsidRPr="00E77497" w:rsidDel="00FC6066">
            <w:rPr>
              <w:rFonts w:ascii="Times New Roman" w:hAnsi="Times New Roman"/>
              <w:i/>
            </w:rPr>
            <w:delText xml:space="preserve"> </w:delText>
          </w:r>
        </w:del>
      </w:ins>
      <w:ins w:id="15576" w:author="Rev 6 Allen Wirfs-Brock" w:date="2012-01-31T14:46:00Z">
        <w:del w:id="15577" w:author="Rev 7 Allen Wirfs-Brock" w:date="2012-04-24T18:13:00Z">
          <w:r w:rsidRPr="00CA7892" w:rsidDel="00FC6066">
            <w:rPr>
              <w:rFonts w:ascii="Times New Roman" w:hAnsi="Times New Roman"/>
              <w:i/>
            </w:rPr>
            <w:delText>VariableDeclarationNoIn</w:delText>
          </w:r>
        </w:del>
      </w:ins>
      <w:ins w:id="15578" w:author="Rev 6 Allen Wirfs-Brock" w:date="2012-01-31T14:45:00Z">
        <w:del w:id="15579" w:author="Rev 7 Allen Wirfs-Brock" w:date="2012-04-24T18:13:00Z">
          <w:r w:rsidRPr="00E77497" w:rsidDel="00FC6066">
            <w:delText xml:space="preserve"> </w:delText>
          </w:r>
        </w:del>
      </w:ins>
    </w:p>
    <w:p w14:paraId="683A3532" w14:textId="77777777" w:rsidR="00CA7892" w:rsidRPr="00E77497" w:rsidDel="00FC6066" w:rsidRDefault="00CA7892" w:rsidP="00CA7892">
      <w:pPr>
        <w:pStyle w:val="Alg4"/>
        <w:numPr>
          <w:ilvl w:val="0"/>
          <w:numId w:val="638"/>
        </w:numPr>
        <w:spacing w:after="220"/>
        <w:contextualSpacing/>
        <w:rPr>
          <w:ins w:id="15580" w:author="Rev 6 Allen Wirfs-Brock" w:date="2012-01-31T14:45:00Z"/>
          <w:del w:id="15581" w:author="Rev 7 Allen Wirfs-Brock" w:date="2012-04-24T18:13:00Z"/>
        </w:rPr>
      </w:pPr>
      <w:ins w:id="15582" w:author="Rev 6 Allen Wirfs-Brock" w:date="2012-01-31T14:45:00Z">
        <w:del w:id="15583" w:author="Rev 7 Allen Wirfs-Brock" w:date="2012-04-24T18:13:00Z">
          <w:r w:rsidRPr="00E77497" w:rsidDel="00FC6066">
            <w:delText xml:space="preserve">Return </w:delText>
          </w:r>
        </w:del>
      </w:ins>
      <w:ins w:id="15584" w:author="Rev 6 Allen Wirfs-Brock" w:date="2012-02-01T13:35:00Z">
        <w:del w:id="15585" w:author="Rev 7 Allen Wirfs-Brock" w:date="2012-04-24T18:13:00Z">
          <w:r w:rsidR="002F6D6F" w:rsidDel="00FC6066">
            <w:delText xml:space="preserve">the </w:delText>
          </w:r>
        </w:del>
      </w:ins>
      <w:ins w:id="15586" w:author="Rev 6 Allen Wirfs-Brock" w:date="2012-01-31T14:45:00Z">
        <w:del w:id="15587" w:author="Rev 7 Allen Wirfs-Brock" w:date="2012-04-24T18:13:00Z">
          <w:r w:rsidRPr="00E77497" w:rsidDel="00FC6066">
            <w:delText>Bound</w:delText>
          </w:r>
        </w:del>
      </w:ins>
      <w:ins w:id="15588" w:author="Rev 6 Allen Wirfs-Brock" w:date="2012-02-01T13:35:00Z">
        <w:del w:id="15589" w:author="Rev 7 Allen Wirfs-Brock" w:date="2012-04-24T18:13:00Z">
          <w:r w:rsidR="002F6D6F" w:rsidDel="00FC6066">
            <w:delText xml:space="preserve"> </w:delText>
          </w:r>
        </w:del>
      </w:ins>
      <w:ins w:id="15590" w:author="Rev 6 Allen Wirfs-Brock" w:date="2012-01-31T14:45:00Z">
        <w:del w:id="15591" w:author="Rev 7 Allen Wirfs-Brock" w:date="2012-04-24T18:13:00Z">
          <w:r w:rsidRPr="00E77497" w:rsidDel="00FC6066">
            <w:delText xml:space="preserve">Names of </w:delText>
          </w:r>
        </w:del>
      </w:ins>
      <w:ins w:id="15592" w:author="Rev 6 Allen Wirfs-Brock" w:date="2012-01-31T14:46:00Z">
        <w:del w:id="15593" w:author="Rev 7 Allen Wirfs-Brock" w:date="2012-04-24T18:13:00Z">
          <w:r w:rsidRPr="00CA7892" w:rsidDel="00FC6066">
            <w:rPr>
              <w:i/>
            </w:rPr>
            <w:delText>VariableDeclarationNoIn</w:delText>
          </w:r>
        </w:del>
      </w:ins>
      <w:ins w:id="15594" w:author="Rev 6 Allen Wirfs-Brock" w:date="2012-01-31T14:45:00Z">
        <w:del w:id="15595" w:author="Rev 7 Allen Wirfs-Brock" w:date="2012-04-24T18:13:00Z">
          <w:r w:rsidRPr="00E77497" w:rsidDel="00FC6066">
            <w:delText>.</w:delText>
          </w:r>
        </w:del>
      </w:ins>
    </w:p>
    <w:p w14:paraId="1C17B960" w14:textId="77777777" w:rsidR="001A6405" w:rsidRPr="00E77497" w:rsidRDefault="001A6405" w:rsidP="001A6405">
      <w:pPr>
        <w:rPr>
          <w:ins w:id="15596" w:author="Rev 6 Allen Wirfs-Brock" w:date="2012-01-30T17:25:00Z"/>
        </w:rPr>
      </w:pPr>
      <w:ins w:id="15597" w:author="Rev 6 Allen Wirfs-Brock" w:date="2012-01-30T17:26:00Z">
        <w:r w:rsidRPr="001A6405">
          <w:rPr>
            <w:rFonts w:ascii="Times New Roman" w:hAnsi="Times New Roman"/>
            <w:i/>
          </w:rPr>
          <w:t>ForDeclaration</w:t>
        </w:r>
      </w:ins>
      <w:ins w:id="15598" w:author="Rev 6 Allen Wirfs-Brock" w:date="2012-01-30T17:25: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5599" w:author="Rev 6 Allen Wirfs-Brock" w:date="2012-02-26T13:36:00Z">
        <w:r w:rsidR="00DB251D" w:rsidRPr="0027695A">
          <w:rPr>
            <w:rFonts w:ascii="Times New Roman" w:hAnsi="Times New Roman"/>
            <w:i/>
          </w:rPr>
          <w:t>LetOrConst</w:t>
        </w:r>
        <w:r w:rsidR="00DB251D" w:rsidRPr="00DB251D">
          <w:rPr>
            <w:rFonts w:ascii="Courier New" w:hAnsi="Courier New"/>
            <w:b/>
            <w:i/>
          </w:rPr>
          <w:t xml:space="preserve"> </w:t>
        </w:r>
      </w:ins>
      <w:ins w:id="15600" w:author="Rev 6 Allen Wirfs-Brock" w:date="2012-01-31T13:30:00Z">
        <w:r w:rsidR="004A3CB8">
          <w:rPr>
            <w:rFonts w:ascii="Times New Roman" w:hAnsi="Times New Roman"/>
            <w:i/>
          </w:rPr>
          <w:t>For</w:t>
        </w:r>
      </w:ins>
      <w:ins w:id="15601" w:author="Rev 6 Allen Wirfs-Brock" w:date="2012-01-30T17:25:00Z">
        <w:r w:rsidRPr="00E77497">
          <w:rPr>
            <w:rFonts w:ascii="Times New Roman" w:hAnsi="Times New Roman"/>
            <w:i/>
          </w:rPr>
          <w:t xml:space="preserve">Binding </w:t>
        </w:r>
      </w:ins>
    </w:p>
    <w:p w14:paraId="552F552A" w14:textId="77777777" w:rsidR="001A6405" w:rsidRPr="00E77497" w:rsidRDefault="001A6405" w:rsidP="00CA7892">
      <w:pPr>
        <w:pStyle w:val="Alg4"/>
        <w:numPr>
          <w:ilvl w:val="0"/>
          <w:numId w:val="646"/>
        </w:numPr>
        <w:spacing w:after="220"/>
        <w:contextualSpacing/>
        <w:rPr>
          <w:ins w:id="15602" w:author="Rev 6 Allen Wirfs-Brock" w:date="2012-01-30T17:25:00Z"/>
        </w:rPr>
      </w:pPr>
      <w:ins w:id="15603" w:author="Rev 6 Allen Wirfs-Brock" w:date="2012-01-30T17:25:00Z">
        <w:r w:rsidRPr="00E77497">
          <w:t xml:space="preserve">Return </w:t>
        </w:r>
      </w:ins>
      <w:ins w:id="15604" w:author="Rev 6 Allen Wirfs-Brock" w:date="2012-02-01T13:35:00Z">
        <w:r w:rsidR="002F6D6F">
          <w:t xml:space="preserve">the </w:t>
        </w:r>
      </w:ins>
      <w:ins w:id="15605" w:author="Rev 6 Allen Wirfs-Brock" w:date="2012-01-30T17:25:00Z">
        <w:r w:rsidRPr="00E77497">
          <w:t>Bound</w:t>
        </w:r>
      </w:ins>
      <w:ins w:id="15606" w:author="Rev 6 Allen Wirfs-Brock" w:date="2012-02-01T13:35:00Z">
        <w:r w:rsidR="002F6D6F">
          <w:t xml:space="preserve"> </w:t>
        </w:r>
      </w:ins>
      <w:ins w:id="15607" w:author="Rev 6 Allen Wirfs-Brock" w:date="2012-01-30T17:25:00Z">
        <w:r w:rsidRPr="00E77497">
          <w:t xml:space="preserve">Names of </w:t>
        </w:r>
      </w:ins>
      <w:ins w:id="15608" w:author="Rev 6 Allen Wirfs-Brock" w:date="2012-01-31T13:31:00Z">
        <w:r w:rsidR="004A3CB8">
          <w:rPr>
            <w:i/>
          </w:rPr>
          <w:t>For</w:t>
        </w:r>
      </w:ins>
      <w:ins w:id="15609" w:author="Rev 6 Allen Wirfs-Brock" w:date="2012-01-30T17:25:00Z">
        <w:r w:rsidRPr="00E77497">
          <w:rPr>
            <w:i/>
          </w:rPr>
          <w:t>Binding</w:t>
        </w:r>
        <w:r w:rsidRPr="00E77497">
          <w:t>.</w:t>
        </w:r>
      </w:ins>
    </w:p>
    <w:p w14:paraId="13E31C6E" w14:textId="77777777" w:rsidR="004A3CB8" w:rsidRPr="00E77497" w:rsidDel="00297E3D" w:rsidRDefault="004A3CB8" w:rsidP="004A3CB8">
      <w:pPr>
        <w:rPr>
          <w:ins w:id="15610" w:author="Rev 6 Allen Wirfs-Brock" w:date="2012-01-31T13:33:00Z"/>
          <w:del w:id="15611" w:author="Rev 7 Allen Wirfs-Brock" w:date="2012-04-12T17:51:00Z"/>
        </w:rPr>
      </w:pPr>
      <w:ins w:id="15612" w:author="Rev 6 Allen Wirfs-Brock" w:date="2012-01-31T13:33:00Z">
        <w:del w:id="15613" w:author="Rev 7 Allen Wirfs-Brock" w:date="2012-04-12T17:51:00Z">
          <w:r w:rsidRPr="001A6405" w:rsidDel="00297E3D">
            <w:rPr>
              <w:rFonts w:ascii="Times New Roman" w:hAnsi="Times New Roman"/>
              <w:i/>
            </w:rPr>
            <w:delText>For</w:delText>
          </w:r>
          <w:r w:rsidDel="00297E3D">
            <w:rPr>
              <w:rFonts w:ascii="Times New Roman" w:hAnsi="Times New Roman"/>
              <w:i/>
            </w:rPr>
            <w:delText>Binding</w:delText>
          </w:r>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Binding</w:delText>
          </w:r>
        </w:del>
      </w:ins>
      <w:ins w:id="15614" w:author="Rev 6 Allen Wirfs-Brock" w:date="2012-01-31T13:34:00Z">
        <w:del w:id="15615" w:author="Rev 7 Allen Wirfs-Brock" w:date="2012-04-12T17:51:00Z">
          <w:r w:rsidDel="00297E3D">
            <w:rPr>
              <w:rFonts w:ascii="Times New Roman" w:hAnsi="Times New Roman"/>
              <w:i/>
            </w:rPr>
            <w:delText>Identifier</w:delText>
          </w:r>
        </w:del>
      </w:ins>
      <w:ins w:id="15616" w:author="Rev 6 Allen Wirfs-Brock" w:date="2012-01-31T13:33:00Z">
        <w:del w:id="15617" w:author="Rev 7 Allen Wirfs-Brock" w:date="2012-04-12T17:51:00Z">
          <w:r w:rsidRPr="00E77497" w:rsidDel="00297E3D">
            <w:rPr>
              <w:rFonts w:ascii="Times New Roman" w:hAnsi="Times New Roman"/>
              <w:i/>
            </w:rPr>
            <w:delText xml:space="preserve"> </w:delText>
          </w:r>
        </w:del>
      </w:ins>
    </w:p>
    <w:p w14:paraId="0AC65838" w14:textId="77777777" w:rsidR="004A3CB8" w:rsidRPr="00E77497" w:rsidDel="00297E3D" w:rsidRDefault="004A3CB8" w:rsidP="004A3CB8">
      <w:pPr>
        <w:pStyle w:val="Alg4"/>
        <w:numPr>
          <w:ilvl w:val="0"/>
          <w:numId w:val="639"/>
        </w:numPr>
        <w:spacing w:after="220"/>
        <w:contextualSpacing/>
        <w:rPr>
          <w:ins w:id="15618" w:author="Rev 6 Allen Wirfs-Brock" w:date="2012-01-31T13:33:00Z"/>
          <w:del w:id="15619" w:author="Rev 7 Allen Wirfs-Brock" w:date="2012-04-12T17:51:00Z"/>
        </w:rPr>
      </w:pPr>
      <w:ins w:id="15620" w:author="Rev 6 Allen Wirfs-Brock" w:date="2012-01-31T13:33:00Z">
        <w:del w:id="15621" w:author="Rev 7 Allen Wirfs-Brock" w:date="2012-04-12T17:51:00Z">
          <w:r w:rsidRPr="00E77497" w:rsidDel="00297E3D">
            <w:delText xml:space="preserve">Return </w:delText>
          </w:r>
        </w:del>
      </w:ins>
      <w:ins w:id="15622" w:author="Rev 6 Allen Wirfs-Brock" w:date="2012-02-01T13:35:00Z">
        <w:del w:id="15623" w:author="Rev 7 Allen Wirfs-Brock" w:date="2012-04-12T17:51:00Z">
          <w:r w:rsidR="002F6D6F" w:rsidDel="00297E3D">
            <w:delText xml:space="preserve">the </w:delText>
          </w:r>
        </w:del>
      </w:ins>
      <w:ins w:id="15624" w:author="Rev 6 Allen Wirfs-Brock" w:date="2012-01-31T13:33:00Z">
        <w:del w:id="15625" w:author="Rev 7 Allen Wirfs-Brock" w:date="2012-04-12T17:51:00Z">
          <w:r w:rsidRPr="00E77497" w:rsidDel="00297E3D">
            <w:delText>Bound</w:delText>
          </w:r>
        </w:del>
      </w:ins>
      <w:ins w:id="15626" w:author="Rev 6 Allen Wirfs-Brock" w:date="2012-02-01T13:35:00Z">
        <w:del w:id="15627" w:author="Rev 7 Allen Wirfs-Brock" w:date="2012-04-12T17:51:00Z">
          <w:r w:rsidR="002F6D6F" w:rsidDel="00297E3D">
            <w:delText xml:space="preserve"> </w:delText>
          </w:r>
        </w:del>
      </w:ins>
      <w:ins w:id="15628" w:author="Rev 6 Allen Wirfs-Brock" w:date="2012-01-31T13:33:00Z">
        <w:del w:id="15629" w:author="Rev 7 Allen Wirfs-Brock" w:date="2012-04-12T17:51:00Z">
          <w:r w:rsidRPr="00E77497" w:rsidDel="00297E3D">
            <w:delText xml:space="preserve">Names of </w:delText>
          </w:r>
        </w:del>
      </w:ins>
      <w:ins w:id="15630" w:author="Rev 6 Allen Wirfs-Brock" w:date="2012-01-31T13:34:00Z">
        <w:del w:id="15631" w:author="Rev 7 Allen Wirfs-Brock" w:date="2012-04-12T17:51:00Z">
          <w:r w:rsidRPr="004A3CB8" w:rsidDel="00297E3D">
            <w:rPr>
              <w:i/>
            </w:rPr>
            <w:delText>BindingIdentifier</w:delText>
          </w:r>
        </w:del>
      </w:ins>
      <w:ins w:id="15632" w:author="Rev 6 Allen Wirfs-Brock" w:date="2012-01-31T13:33:00Z">
        <w:del w:id="15633" w:author="Rev 7 Allen Wirfs-Brock" w:date="2012-04-12T17:51:00Z">
          <w:r w:rsidRPr="00E77497" w:rsidDel="00297E3D">
            <w:delText>.</w:delText>
          </w:r>
        </w:del>
      </w:ins>
    </w:p>
    <w:p w14:paraId="76330EEB" w14:textId="77777777" w:rsidR="004A3CB8" w:rsidRPr="00E77497" w:rsidDel="00297E3D" w:rsidRDefault="004A3CB8" w:rsidP="004A3CB8">
      <w:pPr>
        <w:rPr>
          <w:ins w:id="15634" w:author="Rev 6 Allen Wirfs-Brock" w:date="2012-01-31T13:33:00Z"/>
          <w:del w:id="15635" w:author="Rev 7 Allen Wirfs-Brock" w:date="2012-04-12T17:51:00Z"/>
        </w:rPr>
      </w:pPr>
      <w:ins w:id="15636" w:author="Rev 6 Allen Wirfs-Brock" w:date="2012-01-31T13:33:00Z">
        <w:del w:id="15637" w:author="Rev 7 Allen Wirfs-Brock" w:date="2012-04-12T17:51:00Z">
          <w:r w:rsidRPr="001A6405" w:rsidDel="00297E3D">
            <w:rPr>
              <w:rFonts w:ascii="Times New Roman" w:hAnsi="Times New Roman"/>
              <w:i/>
            </w:rPr>
            <w:delText>For</w:delText>
          </w:r>
        </w:del>
        <w:del w:id="15638" w:author="Rev 7 Allen Wirfs-Brock" w:date="2012-04-12T17:41:00Z">
          <w:r w:rsidRPr="001A6405" w:rsidDel="00837D11">
            <w:rPr>
              <w:rFonts w:ascii="Times New Roman" w:hAnsi="Times New Roman"/>
              <w:i/>
            </w:rPr>
            <w:delText>Declaration</w:delText>
          </w:r>
        </w:del>
        <w:del w:id="15639" w:author="Rev 7 Allen Wirfs-Brock" w:date="2012-04-12T17:51:00Z">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w:delText>
          </w:r>
        </w:del>
      </w:ins>
      <w:ins w:id="15640" w:author="Rev 6 Allen Wirfs-Brock" w:date="2012-01-31T13:34:00Z">
        <w:del w:id="15641" w:author="Rev 7 Allen Wirfs-Brock" w:date="2012-04-12T17:51:00Z">
          <w:r w:rsidRPr="00E77497" w:rsidDel="00297E3D">
            <w:rPr>
              <w:rFonts w:ascii="Times New Roman" w:hAnsi="Times New Roman"/>
              <w:i/>
            </w:rPr>
            <w:delText>Binding</w:delText>
          </w:r>
        </w:del>
      </w:ins>
      <w:ins w:id="15642" w:author="Rev 6 Allen Wirfs-Brock" w:date="2012-01-31T13:35:00Z">
        <w:del w:id="15643" w:author="Rev 7 Allen Wirfs-Brock" w:date="2012-04-12T17:51:00Z">
          <w:r w:rsidDel="00297E3D">
            <w:rPr>
              <w:rFonts w:ascii="Times New Roman" w:hAnsi="Times New Roman"/>
              <w:i/>
            </w:rPr>
            <w:delText>Pattern</w:delText>
          </w:r>
        </w:del>
      </w:ins>
    </w:p>
    <w:p w14:paraId="1FD03E84" w14:textId="77777777" w:rsidR="004A3CB8" w:rsidRPr="00E77497" w:rsidDel="00297E3D" w:rsidRDefault="004A3CB8" w:rsidP="004A3CB8">
      <w:pPr>
        <w:pStyle w:val="Alg4"/>
        <w:numPr>
          <w:ilvl w:val="0"/>
          <w:numId w:val="640"/>
        </w:numPr>
        <w:spacing w:after="220"/>
        <w:contextualSpacing/>
        <w:rPr>
          <w:ins w:id="15644" w:author="Rev 6 Allen Wirfs-Brock" w:date="2012-01-31T13:33:00Z"/>
          <w:del w:id="15645" w:author="Rev 7 Allen Wirfs-Brock" w:date="2012-04-12T17:51:00Z"/>
        </w:rPr>
      </w:pPr>
      <w:ins w:id="15646" w:author="Rev 6 Allen Wirfs-Brock" w:date="2012-01-31T13:33:00Z">
        <w:del w:id="15647" w:author="Rev 7 Allen Wirfs-Brock" w:date="2012-04-12T17:51:00Z">
          <w:r w:rsidRPr="00E77497" w:rsidDel="00297E3D">
            <w:delText xml:space="preserve">Return </w:delText>
          </w:r>
        </w:del>
      </w:ins>
      <w:ins w:id="15648" w:author="Rev 6 Allen Wirfs-Brock" w:date="2012-02-01T13:36:00Z">
        <w:del w:id="15649" w:author="Rev 7 Allen Wirfs-Brock" w:date="2012-04-12T17:51:00Z">
          <w:r w:rsidR="002F6D6F" w:rsidDel="00297E3D">
            <w:delText xml:space="preserve">the </w:delText>
          </w:r>
        </w:del>
      </w:ins>
      <w:ins w:id="15650" w:author="Rev 6 Allen Wirfs-Brock" w:date="2012-01-31T13:33:00Z">
        <w:del w:id="15651" w:author="Rev 7 Allen Wirfs-Brock" w:date="2012-04-12T17:51:00Z">
          <w:r w:rsidRPr="00E77497" w:rsidDel="00297E3D">
            <w:delText>Bound</w:delText>
          </w:r>
        </w:del>
      </w:ins>
      <w:ins w:id="15652" w:author="Rev 6 Allen Wirfs-Brock" w:date="2012-02-01T13:36:00Z">
        <w:del w:id="15653" w:author="Rev 7 Allen Wirfs-Brock" w:date="2012-04-12T17:51:00Z">
          <w:r w:rsidR="002F6D6F" w:rsidDel="00297E3D">
            <w:delText xml:space="preserve"> </w:delText>
          </w:r>
        </w:del>
      </w:ins>
      <w:ins w:id="15654" w:author="Rev 6 Allen Wirfs-Brock" w:date="2012-01-31T13:33:00Z">
        <w:del w:id="15655" w:author="Rev 7 Allen Wirfs-Brock" w:date="2012-04-12T17:51:00Z">
          <w:r w:rsidRPr="00E77497" w:rsidDel="00297E3D">
            <w:delText xml:space="preserve">Names of </w:delText>
          </w:r>
        </w:del>
      </w:ins>
      <w:ins w:id="15656" w:author="Rev 6 Allen Wirfs-Brock" w:date="2012-01-31T13:34:00Z">
        <w:del w:id="15657" w:author="Rev 7 Allen Wirfs-Brock" w:date="2012-04-12T17:51:00Z">
          <w:r w:rsidRPr="009E12F1" w:rsidDel="00297E3D">
            <w:rPr>
              <w:i/>
            </w:rPr>
            <w:delText>Binding</w:delText>
          </w:r>
        </w:del>
      </w:ins>
      <w:ins w:id="15658" w:author="Rev 6 Allen Wirfs-Brock" w:date="2012-01-31T13:35:00Z">
        <w:del w:id="15659" w:author="Rev 7 Allen Wirfs-Brock" w:date="2012-04-12T17:51:00Z">
          <w:r w:rsidDel="00297E3D">
            <w:rPr>
              <w:i/>
            </w:rPr>
            <w:delText>Pattern</w:delText>
          </w:r>
        </w:del>
      </w:ins>
      <w:ins w:id="15660" w:author="Rev 6 Allen Wirfs-Brock" w:date="2012-01-31T13:33:00Z">
        <w:del w:id="15661" w:author="Rev 7 Allen Wirfs-Brock" w:date="2012-04-12T17:51:00Z">
          <w:r w:rsidRPr="00E77497" w:rsidDel="00297E3D">
            <w:delText>.</w:delText>
          </w:r>
        </w:del>
      </w:ins>
    </w:p>
    <w:p w14:paraId="12FB0C39" w14:textId="77777777" w:rsidR="00687A3E" w:rsidRPr="00E77497" w:rsidRDefault="00687A3E" w:rsidP="00687A3E">
      <w:pPr>
        <w:rPr>
          <w:ins w:id="15662" w:author="Rev 4 Allen Wirfs-Brock" w:date="2011-10-15T18:42:00Z"/>
          <w:rFonts w:ascii="Helvetica" w:hAnsi="Helvetica"/>
          <w:b/>
        </w:rPr>
      </w:pPr>
      <w:ins w:id="15663" w:author="Rev 4 Allen Wirfs-Brock" w:date="2011-10-15T18:42:00Z">
        <w:r w:rsidRPr="00E77497">
          <w:rPr>
            <w:rFonts w:ascii="Helvetica" w:hAnsi="Helvetica"/>
            <w:b/>
          </w:rPr>
          <w:t xml:space="preserve">Static Semantics:  </w:t>
        </w:r>
        <w:r w:rsidRPr="00E77497">
          <w:rPr>
            <w:rFonts w:ascii="Helvetica" w:hAnsi="Helvetica"/>
            <w:b/>
            <w:lang w:eastAsia="en-US"/>
          </w:rPr>
          <w:t>Var</w:t>
        </w:r>
      </w:ins>
      <w:ins w:id="15664" w:author="Rev 6 Allen Wirfs-Brock" w:date="2012-02-01T13:36:00Z">
        <w:r w:rsidR="002F6D6F">
          <w:rPr>
            <w:rFonts w:ascii="Helvetica" w:hAnsi="Helvetica"/>
            <w:b/>
            <w:lang w:eastAsia="en-US"/>
          </w:rPr>
          <w:t xml:space="preserve"> </w:t>
        </w:r>
      </w:ins>
      <w:ins w:id="15665" w:author="Rev 4 Allen Wirfs-Brock" w:date="2011-10-15T18:42:00Z">
        <w:r w:rsidRPr="00E77497">
          <w:rPr>
            <w:rFonts w:ascii="Helvetica" w:hAnsi="Helvetica"/>
            <w:b/>
            <w:lang w:eastAsia="en-US"/>
          </w:rPr>
          <w:t>Declared</w:t>
        </w:r>
      </w:ins>
      <w:ins w:id="15666" w:author="Rev 6 Allen Wirfs-Brock" w:date="2012-02-01T13:36:00Z">
        <w:r w:rsidR="002F6D6F">
          <w:rPr>
            <w:rFonts w:ascii="Helvetica" w:hAnsi="Helvetica"/>
            <w:b/>
            <w:lang w:eastAsia="en-US"/>
          </w:rPr>
          <w:t xml:space="preserve"> </w:t>
        </w:r>
      </w:ins>
      <w:ins w:id="15667" w:author="Rev 4 Allen Wirfs-Brock" w:date="2011-10-15T18:42:00Z">
        <w:r w:rsidRPr="00E77497">
          <w:rPr>
            <w:rFonts w:ascii="Helvetica" w:hAnsi="Helvetica"/>
            <w:b/>
            <w:lang w:eastAsia="en-US"/>
          </w:rPr>
          <w:t>Names</w:t>
        </w:r>
      </w:ins>
    </w:p>
    <w:p w14:paraId="44109803" w14:textId="77777777" w:rsidR="00CC12F9" w:rsidRPr="00E77497" w:rsidRDefault="00F5066A" w:rsidP="00CC12F9">
      <w:pPr>
        <w:jc w:val="left"/>
        <w:rPr>
          <w:ins w:id="15668" w:author="Rev 3 Allen Wirfs-Brock" w:date="2011-09-02T11:14:00Z"/>
        </w:rPr>
      </w:pPr>
      <w:ins w:id="15669" w:author="Rev 6 Allen Wirfs-Brock" w:date="2012-01-31T13:40:00Z">
        <w:r w:rsidRPr="00E77497">
          <w:rPr>
            <w:rFonts w:ascii="Times New Roman" w:hAnsi="Times New Roman"/>
            <w:i/>
          </w:rPr>
          <w:t>IterationStatement</w:t>
        </w:r>
        <w:r w:rsidRPr="00E77497">
          <w:t xml:space="preserve"> </w:t>
        </w:r>
        <w:r w:rsidRPr="00E77497">
          <w:rPr>
            <w:b/>
          </w:rPr>
          <w:t>:</w:t>
        </w:r>
        <w:r w:rsidRPr="00E77497">
          <w:t xml:space="preserve"> </w:t>
        </w:r>
      </w:ins>
      <w:ins w:id="15670" w:author="Rev 3 Allen Wirfs-Brock" w:date="2011-09-02T11:14:00Z">
        <w:del w:id="15671" w:author="Rev 4 Allen Wirfs-Brock" w:date="2011-10-15T18:47:00Z">
          <w:r w:rsidR="00CC12F9" w:rsidRPr="00E77497" w:rsidDel="00D25231">
            <w:delText xml:space="preserve">The VarDeclaredNames of the production  </w:delText>
          </w:r>
        </w:del>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del w:id="15672" w:author="Rev 4 Allen Wirfs-Brock" w:date="2011-10-15T18:47:00Z">
          <w:r w:rsidR="00CC12F9" w:rsidRPr="00E77497" w:rsidDel="00D25231">
            <w:delText>is determined as follows:</w:delText>
          </w:r>
        </w:del>
      </w:ins>
    </w:p>
    <w:p w14:paraId="4BA4727F" w14:textId="77777777" w:rsidR="00CC12F9" w:rsidRPr="00E77497" w:rsidRDefault="00CC12F9" w:rsidP="00B34B48">
      <w:pPr>
        <w:pStyle w:val="Alg4"/>
        <w:numPr>
          <w:ilvl w:val="0"/>
          <w:numId w:val="481"/>
        </w:numPr>
        <w:spacing w:after="220"/>
        <w:contextualSpacing/>
        <w:rPr>
          <w:ins w:id="15673" w:author="Rev 3 Allen Wirfs-Brock" w:date="2011-09-02T11:14:00Z"/>
        </w:rPr>
      </w:pPr>
      <w:ins w:id="15674" w:author="Rev 3 Allen Wirfs-Brock" w:date="2011-09-02T11:14:00Z">
        <w:r w:rsidRPr="00E77497">
          <w:t>Return the Var</w:t>
        </w:r>
      </w:ins>
      <w:ins w:id="15675" w:author="Rev 6 Allen Wirfs-Brock" w:date="2012-02-01T13:36:00Z">
        <w:r w:rsidR="002F6D6F">
          <w:t xml:space="preserve"> </w:t>
        </w:r>
      </w:ins>
      <w:ins w:id="15676" w:author="Rev 3 Allen Wirfs-Brock" w:date="2011-09-02T11:14:00Z">
        <w:r w:rsidRPr="00E77497">
          <w:t>Declared</w:t>
        </w:r>
      </w:ins>
      <w:ins w:id="15677" w:author="Rev 6 Allen Wirfs-Brock" w:date="2012-02-01T13:36:00Z">
        <w:r w:rsidR="002F6D6F">
          <w:t xml:space="preserve"> </w:t>
        </w:r>
      </w:ins>
      <w:ins w:id="15678" w:author="Rev 3 Allen Wirfs-Brock" w:date="2011-09-02T11:14:00Z">
        <w:r w:rsidRPr="00E77497">
          <w:t xml:space="preserve">Names of </w:t>
        </w:r>
        <w:r w:rsidRPr="00E77497">
          <w:rPr>
            <w:i/>
          </w:rPr>
          <w:t>Statement</w:t>
        </w:r>
        <w:r w:rsidRPr="00E77497">
          <w:t>.</w:t>
        </w:r>
      </w:ins>
    </w:p>
    <w:p w14:paraId="7EC94FF2" w14:textId="77777777" w:rsidR="00D25231" w:rsidRPr="00E77497" w:rsidRDefault="00D25231" w:rsidP="00D25231">
      <w:pPr>
        <w:jc w:val="left"/>
        <w:rPr>
          <w:ins w:id="15679" w:author="Rev 4 Allen Wirfs-Brock" w:date="2011-10-15T18:48:00Z"/>
        </w:rPr>
      </w:pPr>
      <w:ins w:id="15680" w:author="Rev 4 Allen Wirfs-Brock" w:date="2011-10-15T18:48: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5681" w:author="Rev 6 Allen Wirfs-Brock" w:date="2012-01-31T14:42:00Z">
          <w:r w:rsidRPr="00E77497" w:rsidDel="00CA7892">
            <w:rPr>
              <w:rFonts w:ascii="Times New Roman" w:hAnsi="Times New Roman"/>
              <w:i/>
            </w:rPr>
            <w:delText>VariableDeclarationNoIn</w:delText>
          </w:r>
        </w:del>
      </w:ins>
      <w:ins w:id="15682" w:author="Rev 6 Allen Wirfs-Brock" w:date="2012-02-15T16:53:00Z">
        <w:del w:id="15683" w:author="Rev 7 Allen Wirfs-Brock" w:date="2012-04-24T17:57:00Z">
          <w:r w:rsidR="00D07025" w:rsidDel="004429A2">
            <w:rPr>
              <w:rFonts w:ascii="Times New Roman" w:hAnsi="Times New Roman"/>
              <w:i/>
            </w:rPr>
            <w:delText>BindingIdentifier</w:delText>
          </w:r>
        </w:del>
      </w:ins>
      <w:ins w:id="15684" w:author="Rev 7 Allen Wirfs-Brock" w:date="2012-04-24T18:14:00Z">
        <w:r w:rsidR="00FC6066">
          <w:rPr>
            <w:rFonts w:ascii="Times New Roman" w:hAnsi="Times New Roman"/>
            <w:i/>
          </w:rPr>
          <w:t>ForBinding</w:t>
        </w:r>
      </w:ins>
      <w:ins w:id="15685" w:author="Rev 4 Allen Wirfs-Brock" w:date="2011-10-15T18:48:00Z">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0C0CE0A4" w14:textId="77777777" w:rsidR="00D25231" w:rsidRPr="00E77497" w:rsidRDefault="00D25231" w:rsidP="00B34B48">
      <w:pPr>
        <w:pStyle w:val="Alg4"/>
        <w:numPr>
          <w:ilvl w:val="0"/>
          <w:numId w:val="482"/>
        </w:numPr>
        <w:spacing w:after="220"/>
        <w:contextualSpacing/>
        <w:rPr>
          <w:ins w:id="15686" w:author="Rev 4 Allen Wirfs-Brock" w:date="2011-10-15T18:48:00Z"/>
        </w:rPr>
      </w:pPr>
      <w:ins w:id="15687" w:author="Rev 4 Allen Wirfs-Brock" w:date="2011-10-15T18:48:00Z">
        <w:r w:rsidRPr="00E77497">
          <w:t xml:space="preserve">Let </w:t>
        </w:r>
        <w:r w:rsidRPr="00E77497">
          <w:rPr>
            <w:i/>
          </w:rPr>
          <w:t xml:space="preserve">names </w:t>
        </w:r>
        <w:r w:rsidRPr="00E77497">
          <w:t xml:space="preserve">be </w:t>
        </w:r>
      </w:ins>
      <w:ins w:id="15688" w:author="Rev 6 Allen Wirfs-Brock" w:date="2012-02-01T13:36:00Z">
        <w:r w:rsidR="002F6D6F">
          <w:t xml:space="preserve">the </w:t>
        </w:r>
      </w:ins>
      <w:ins w:id="15689" w:author="Rev 4 Allen Wirfs-Brock" w:date="2011-10-15T18:48:00Z">
        <w:r w:rsidRPr="00E77497">
          <w:t>Bound</w:t>
        </w:r>
      </w:ins>
      <w:ins w:id="15690" w:author="Rev 6 Allen Wirfs-Brock" w:date="2012-02-01T13:36:00Z">
        <w:r w:rsidR="002F6D6F">
          <w:t xml:space="preserve"> </w:t>
        </w:r>
      </w:ins>
      <w:ins w:id="15691" w:author="Rev 4 Allen Wirfs-Brock" w:date="2011-10-15T18:48:00Z">
        <w:r w:rsidRPr="00E77497">
          <w:t xml:space="preserve">Names of </w:t>
        </w:r>
        <w:del w:id="15692" w:author="Rev 6 Allen Wirfs-Brock" w:date="2012-01-31T14:42:00Z">
          <w:r w:rsidRPr="00E77497" w:rsidDel="00CA7892">
            <w:rPr>
              <w:i/>
            </w:rPr>
            <w:delText>Variable</w:delText>
          </w:r>
        </w:del>
      </w:ins>
      <w:ins w:id="15693" w:author="Rev 6 Allen Wirfs-Brock" w:date="2012-02-15T16:53:00Z">
        <w:del w:id="15694" w:author="Rev 7 Allen Wirfs-Brock" w:date="2012-04-24T17:58:00Z">
          <w:r w:rsidR="00D07025" w:rsidDel="004429A2">
            <w:rPr>
              <w:i/>
            </w:rPr>
            <w:delText>BindingIdentifier</w:delText>
          </w:r>
        </w:del>
      </w:ins>
      <w:ins w:id="15695" w:author="Rev 7 Allen Wirfs-Brock" w:date="2012-04-24T18:14:00Z">
        <w:r w:rsidR="00FC6066">
          <w:rPr>
            <w:i/>
          </w:rPr>
          <w:t>ForBinding</w:t>
        </w:r>
      </w:ins>
      <w:ins w:id="15696" w:author="Rev 4 Allen Wirfs-Brock" w:date="2011-10-15T18:48:00Z">
        <w:del w:id="15697" w:author="Rev 6 Allen Wirfs-Brock" w:date="2012-02-15T16:53:00Z">
          <w:r w:rsidRPr="00E77497" w:rsidDel="00D07025">
            <w:rPr>
              <w:i/>
            </w:rPr>
            <w:delText>Declaration</w:delText>
          </w:r>
        </w:del>
        <w:del w:id="15698" w:author="Rev 6 Allen Wirfs-Brock" w:date="2012-01-31T14:42:00Z">
          <w:r w:rsidRPr="00E77497" w:rsidDel="00CA7892">
            <w:rPr>
              <w:i/>
            </w:rPr>
            <w:delText>NoIn</w:delText>
          </w:r>
        </w:del>
        <w:r w:rsidRPr="00E77497">
          <w:t>.</w:t>
        </w:r>
      </w:ins>
    </w:p>
    <w:p w14:paraId="6512B271" w14:textId="77777777" w:rsidR="00D25231" w:rsidRPr="00C7794D" w:rsidRDefault="00D25231" w:rsidP="00B34B48">
      <w:pPr>
        <w:pStyle w:val="Alg4"/>
        <w:numPr>
          <w:ilvl w:val="0"/>
          <w:numId w:val="482"/>
        </w:numPr>
        <w:spacing w:after="220"/>
        <w:contextualSpacing/>
        <w:rPr>
          <w:ins w:id="15699" w:author="Rev 4 Allen Wirfs-Brock" w:date="2011-10-15T18:48:00Z"/>
          <w:i/>
        </w:rPr>
      </w:pPr>
      <w:ins w:id="15700" w:author="Rev 4 Allen Wirfs-Brock" w:date="2011-10-15T18:48:00Z">
        <w:r w:rsidRPr="00E77497">
          <w:t xml:space="preserve">Append to </w:t>
        </w:r>
        <w:r w:rsidRPr="00E77497">
          <w:rPr>
            <w:i/>
          </w:rPr>
          <w:t>names</w:t>
        </w:r>
        <w:r w:rsidRPr="00E77497">
          <w:t xml:space="preserve"> the elements of the Var</w:t>
        </w:r>
      </w:ins>
      <w:ins w:id="15701" w:author="Rev 6 Allen Wirfs-Brock" w:date="2012-02-01T13:36:00Z">
        <w:r w:rsidR="002F6D6F">
          <w:t xml:space="preserve"> </w:t>
        </w:r>
      </w:ins>
      <w:ins w:id="15702" w:author="Rev 4 Allen Wirfs-Brock" w:date="2011-10-15T18:48:00Z">
        <w:r w:rsidRPr="00E77497">
          <w:t>Declared</w:t>
        </w:r>
      </w:ins>
      <w:ins w:id="15703" w:author="Rev 6 Allen Wirfs-Brock" w:date="2012-02-01T13:36:00Z">
        <w:r w:rsidR="002F6D6F">
          <w:t xml:space="preserve"> </w:t>
        </w:r>
      </w:ins>
      <w:ins w:id="15704" w:author="Rev 4 Allen Wirfs-Brock" w:date="2011-10-15T18:48:00Z">
        <w:r w:rsidRPr="00E77497">
          <w:t xml:space="preserve">Names of </w:t>
        </w:r>
        <w:r w:rsidRPr="00E77497">
          <w:rPr>
            <w:i/>
          </w:rPr>
          <w:t>Statement</w:t>
        </w:r>
        <w:r w:rsidRPr="00E77497">
          <w:rPr>
            <w:rStyle w:val="bnf"/>
          </w:rPr>
          <w:t>.</w:t>
        </w:r>
      </w:ins>
    </w:p>
    <w:p w14:paraId="1954821A" w14:textId="77777777" w:rsidR="00D25231" w:rsidRPr="006B6D0A" w:rsidRDefault="00D25231" w:rsidP="00B34B48">
      <w:pPr>
        <w:pStyle w:val="Alg4"/>
        <w:numPr>
          <w:ilvl w:val="0"/>
          <w:numId w:val="482"/>
        </w:numPr>
        <w:spacing w:after="220"/>
        <w:contextualSpacing/>
        <w:rPr>
          <w:ins w:id="15705" w:author="Rev 4 Allen Wirfs-Brock" w:date="2011-10-15T18:49:00Z"/>
          <w:rStyle w:val="bnf"/>
        </w:rPr>
      </w:pPr>
      <w:ins w:id="15706" w:author="Rev 4 Allen Wirfs-Brock" w:date="2011-10-15T18:48:00Z">
        <w:r w:rsidRPr="004D1BD1">
          <w:t xml:space="preserve">Return </w:t>
        </w:r>
        <w:r w:rsidRPr="003B4312">
          <w:rPr>
            <w:rStyle w:val="bnf"/>
          </w:rPr>
          <w:t>names</w:t>
        </w:r>
      </w:ins>
    </w:p>
    <w:p w14:paraId="5A0FEC3F" w14:textId="77777777" w:rsidR="00A45298" w:rsidRPr="00E77497" w:rsidRDefault="00F5066A" w:rsidP="00A45298">
      <w:pPr>
        <w:jc w:val="left"/>
        <w:rPr>
          <w:ins w:id="15707" w:author="Rev 6 Allen Wirfs-Brock" w:date="2012-01-30T16:58:00Z"/>
        </w:rPr>
      </w:pPr>
      <w:ins w:id="15708" w:author="Rev 6 Allen Wirfs-Brock" w:date="2012-01-31T13:41:00Z">
        <w:r w:rsidRPr="00E77497">
          <w:rPr>
            <w:rFonts w:ascii="Times New Roman" w:hAnsi="Times New Roman"/>
            <w:i/>
          </w:rPr>
          <w:t>IterationStatement</w:t>
        </w:r>
        <w:r w:rsidRPr="00E77497">
          <w:t xml:space="preserve"> </w:t>
        </w:r>
        <w:r w:rsidRPr="00E77497">
          <w:rPr>
            <w:b/>
          </w:rPr>
          <w:t>:</w:t>
        </w:r>
        <w:r w:rsidRPr="00E77497">
          <w:t xml:space="preserve"> </w:t>
        </w:r>
      </w:ins>
      <w:ins w:id="15709" w:author="Rev 6 Allen Wirfs-Brock" w:date="2012-01-30T16:58:00Z">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ins>
    </w:p>
    <w:p w14:paraId="2FE70DB2" w14:textId="77777777" w:rsidR="00A45298" w:rsidRPr="00E77497" w:rsidRDefault="00A45298" w:rsidP="00A45298">
      <w:pPr>
        <w:pStyle w:val="Alg4"/>
        <w:numPr>
          <w:ilvl w:val="0"/>
          <w:numId w:val="633"/>
        </w:numPr>
        <w:spacing w:after="220"/>
        <w:contextualSpacing/>
        <w:rPr>
          <w:ins w:id="15710" w:author="Rev 6 Allen Wirfs-Brock" w:date="2012-01-30T16:58:00Z"/>
        </w:rPr>
      </w:pPr>
      <w:ins w:id="15711" w:author="Rev 6 Allen Wirfs-Brock" w:date="2012-01-30T16:58:00Z">
        <w:r w:rsidRPr="00E77497">
          <w:t>Return the Var</w:t>
        </w:r>
      </w:ins>
      <w:ins w:id="15712" w:author="Rev 6 Allen Wirfs-Brock" w:date="2012-02-01T13:36:00Z">
        <w:r w:rsidR="002F6D6F">
          <w:t xml:space="preserve"> </w:t>
        </w:r>
      </w:ins>
      <w:ins w:id="15713" w:author="Rev 6 Allen Wirfs-Brock" w:date="2012-01-30T16:58:00Z">
        <w:r w:rsidRPr="00E77497">
          <w:t>Declared</w:t>
        </w:r>
      </w:ins>
      <w:ins w:id="15714" w:author="Rev 6 Allen Wirfs-Brock" w:date="2012-02-01T13:36:00Z">
        <w:r w:rsidR="002F6D6F">
          <w:t xml:space="preserve"> </w:t>
        </w:r>
      </w:ins>
      <w:ins w:id="15715" w:author="Rev 6 Allen Wirfs-Brock" w:date="2012-01-30T16:58:00Z">
        <w:r w:rsidRPr="00E77497">
          <w:t xml:space="preserve">Names of </w:t>
        </w:r>
        <w:r w:rsidRPr="00E77497">
          <w:rPr>
            <w:i/>
          </w:rPr>
          <w:t>Statement</w:t>
        </w:r>
        <w:r w:rsidRPr="00E77497">
          <w:t>.</w:t>
        </w:r>
      </w:ins>
    </w:p>
    <w:p w14:paraId="4E053337" w14:textId="77777777" w:rsidR="00F5066A" w:rsidRPr="00E77497" w:rsidRDefault="00F5066A" w:rsidP="00F5066A">
      <w:pPr>
        <w:jc w:val="left"/>
        <w:rPr>
          <w:ins w:id="15716" w:author="Rev 6 Allen Wirfs-Brock" w:date="2012-01-31T13:44:00Z"/>
        </w:rPr>
      </w:pPr>
      <w:ins w:id="15717"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15718" w:author="Rev 6 Allen Wirfs-Brock" w:date="2012-01-31T13:45:00Z">
        <w:r>
          <w:rPr>
            <w:rFonts w:ascii="Courier New" w:hAnsi="Courier New"/>
            <w:b/>
          </w:rPr>
          <w:t>of</w:t>
        </w:r>
      </w:ins>
      <w:ins w:id="15719"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388A9EBF" w14:textId="77777777" w:rsidR="00F5066A" w:rsidRPr="00E77497" w:rsidRDefault="00F5066A" w:rsidP="00F5066A">
      <w:pPr>
        <w:pStyle w:val="Alg4"/>
        <w:numPr>
          <w:ilvl w:val="0"/>
          <w:numId w:val="641"/>
        </w:numPr>
        <w:spacing w:after="220"/>
        <w:contextualSpacing/>
        <w:rPr>
          <w:ins w:id="15720" w:author="Rev 6 Allen Wirfs-Brock" w:date="2012-01-31T13:44:00Z"/>
        </w:rPr>
      </w:pPr>
      <w:ins w:id="15721" w:author="Rev 6 Allen Wirfs-Brock" w:date="2012-01-31T13:44:00Z">
        <w:r w:rsidRPr="00E77497">
          <w:t>Return the Var</w:t>
        </w:r>
      </w:ins>
      <w:ins w:id="15722" w:author="Rev 6 Allen Wirfs-Brock" w:date="2012-02-01T13:36:00Z">
        <w:r w:rsidR="002F6D6F">
          <w:t xml:space="preserve"> </w:t>
        </w:r>
      </w:ins>
      <w:ins w:id="15723" w:author="Rev 6 Allen Wirfs-Brock" w:date="2012-01-31T13:44:00Z">
        <w:r w:rsidRPr="00E77497">
          <w:t>Declared</w:t>
        </w:r>
      </w:ins>
      <w:ins w:id="15724" w:author="Rev 6 Allen Wirfs-Brock" w:date="2012-02-01T13:36:00Z">
        <w:r w:rsidR="002F6D6F">
          <w:t xml:space="preserve"> </w:t>
        </w:r>
      </w:ins>
      <w:ins w:id="15725" w:author="Rev 6 Allen Wirfs-Brock" w:date="2012-01-31T13:44:00Z">
        <w:r w:rsidRPr="00E77497">
          <w:t xml:space="preserve">Names of </w:t>
        </w:r>
        <w:r w:rsidRPr="00E77497">
          <w:rPr>
            <w:i/>
          </w:rPr>
          <w:t>Statement</w:t>
        </w:r>
        <w:r w:rsidRPr="00E77497">
          <w:t>.</w:t>
        </w:r>
      </w:ins>
    </w:p>
    <w:p w14:paraId="38F8D017" w14:textId="77777777" w:rsidR="00F5066A" w:rsidRPr="00E77497" w:rsidRDefault="00F5066A" w:rsidP="00F5066A">
      <w:pPr>
        <w:jc w:val="left"/>
        <w:rPr>
          <w:ins w:id="15726" w:author="Rev 6 Allen Wirfs-Brock" w:date="2012-01-31T13:44:00Z"/>
        </w:rPr>
      </w:pPr>
      <w:ins w:id="15727"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ins>
      <w:ins w:id="15728" w:author="Rev 6 Allen Wirfs-Brock" w:date="2012-01-31T14:49:00Z">
        <w:del w:id="15729" w:author="Rev 7 Allen Wirfs-Brock" w:date="2012-04-24T18:15:00Z">
          <w:r w:rsidR="00CA7892" w:rsidDel="009F1BE2">
            <w:rPr>
              <w:rFonts w:ascii="Times New Roman" w:hAnsi="Times New Roman"/>
              <w:i/>
            </w:rPr>
            <w:delText>ForVarDeclaration</w:delText>
          </w:r>
        </w:del>
      </w:ins>
      <w:ins w:id="15730" w:author="Rev 7 Allen Wirfs-Brock" w:date="2012-04-24T18:15:00Z">
        <w:r w:rsidR="009F1BE2">
          <w:rPr>
            <w:rFonts w:ascii="Times New Roman" w:hAnsi="Times New Roman"/>
            <w:i/>
          </w:rPr>
          <w:t>ForBinding</w:t>
        </w:r>
      </w:ins>
      <w:ins w:id="15731" w:author="Rev 6 Allen Wirfs-Brock" w:date="2012-01-31T14:49:00Z">
        <w:r w:rsidR="00CA7892" w:rsidRPr="00E77497">
          <w:t xml:space="preserve"> </w:t>
        </w:r>
      </w:ins>
      <w:ins w:id="15732" w:author="Rev 6 Allen Wirfs-Brock" w:date="2012-01-31T13:45:00Z">
        <w:r>
          <w:rPr>
            <w:rFonts w:ascii="Courier New" w:hAnsi="Courier New"/>
            <w:b/>
          </w:rPr>
          <w:t>of</w:t>
        </w:r>
      </w:ins>
      <w:ins w:id="15733" w:author="Rev 6 Allen Wirfs-Brock" w:date="2012-01-31T13:4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3C53DFDE" w14:textId="77777777" w:rsidR="00F5066A" w:rsidRPr="00E77497" w:rsidRDefault="00F5066A" w:rsidP="00F5066A">
      <w:pPr>
        <w:pStyle w:val="Alg4"/>
        <w:numPr>
          <w:ilvl w:val="0"/>
          <w:numId w:val="642"/>
        </w:numPr>
        <w:spacing w:after="220"/>
        <w:contextualSpacing/>
        <w:rPr>
          <w:ins w:id="15734" w:author="Rev 6 Allen Wirfs-Brock" w:date="2012-01-31T13:44:00Z"/>
        </w:rPr>
      </w:pPr>
      <w:ins w:id="15735" w:author="Rev 6 Allen Wirfs-Brock" w:date="2012-01-31T13:44:00Z">
        <w:r w:rsidRPr="00E77497">
          <w:t xml:space="preserve">Let </w:t>
        </w:r>
        <w:r w:rsidRPr="00E77497">
          <w:rPr>
            <w:i/>
          </w:rPr>
          <w:t xml:space="preserve">names </w:t>
        </w:r>
        <w:r w:rsidRPr="00E77497">
          <w:t xml:space="preserve">be </w:t>
        </w:r>
      </w:ins>
      <w:ins w:id="15736" w:author="Rev 6 Allen Wirfs-Brock" w:date="2012-02-01T13:36:00Z">
        <w:r w:rsidR="002F6D6F">
          <w:t xml:space="preserve">the </w:t>
        </w:r>
      </w:ins>
      <w:ins w:id="15737" w:author="Rev 6 Allen Wirfs-Brock" w:date="2012-01-31T13:44:00Z">
        <w:r w:rsidRPr="00E77497">
          <w:t>Bound</w:t>
        </w:r>
      </w:ins>
      <w:ins w:id="15738" w:author="Rev 6 Allen Wirfs-Brock" w:date="2012-02-01T13:36:00Z">
        <w:r w:rsidR="002F6D6F">
          <w:t xml:space="preserve"> </w:t>
        </w:r>
      </w:ins>
      <w:ins w:id="15739" w:author="Rev 6 Allen Wirfs-Brock" w:date="2012-01-31T13:44:00Z">
        <w:r w:rsidRPr="00E77497">
          <w:t xml:space="preserve">Names of </w:t>
        </w:r>
      </w:ins>
      <w:ins w:id="15740" w:author="Rev 6 Allen Wirfs-Brock" w:date="2012-01-31T14:49:00Z">
        <w:del w:id="15741" w:author="Rev 7 Allen Wirfs-Brock" w:date="2012-04-24T18:15:00Z">
          <w:r w:rsidR="00CA7892" w:rsidDel="009F1BE2">
            <w:rPr>
              <w:i/>
            </w:rPr>
            <w:delText>ForVarDeclaration</w:delText>
          </w:r>
        </w:del>
      </w:ins>
      <w:ins w:id="15742" w:author="Rev 7 Allen Wirfs-Brock" w:date="2012-04-24T18:15:00Z">
        <w:r w:rsidR="009F1BE2">
          <w:rPr>
            <w:i/>
          </w:rPr>
          <w:t>ForBinding</w:t>
        </w:r>
      </w:ins>
      <w:ins w:id="15743" w:author="Rev 6 Allen Wirfs-Brock" w:date="2012-01-31T13:44:00Z">
        <w:r w:rsidRPr="00E77497">
          <w:t>.</w:t>
        </w:r>
      </w:ins>
    </w:p>
    <w:p w14:paraId="78C0157F" w14:textId="77777777" w:rsidR="00F5066A" w:rsidRPr="00C7794D" w:rsidRDefault="00F5066A" w:rsidP="00F5066A">
      <w:pPr>
        <w:pStyle w:val="Alg4"/>
        <w:numPr>
          <w:ilvl w:val="0"/>
          <w:numId w:val="642"/>
        </w:numPr>
        <w:spacing w:after="220"/>
        <w:contextualSpacing/>
        <w:rPr>
          <w:ins w:id="15744" w:author="Rev 6 Allen Wirfs-Brock" w:date="2012-01-31T13:44:00Z"/>
          <w:i/>
        </w:rPr>
      </w:pPr>
      <w:ins w:id="15745" w:author="Rev 6 Allen Wirfs-Brock" w:date="2012-01-31T13:44:00Z">
        <w:r w:rsidRPr="00E77497">
          <w:t xml:space="preserve">Append to </w:t>
        </w:r>
        <w:r w:rsidRPr="00E77497">
          <w:rPr>
            <w:i/>
          </w:rPr>
          <w:t>names</w:t>
        </w:r>
        <w:r w:rsidRPr="00E77497">
          <w:t xml:space="preserve"> the elements of the Var</w:t>
        </w:r>
      </w:ins>
      <w:ins w:id="15746" w:author="Rev 6 Allen Wirfs-Brock" w:date="2012-02-01T13:36:00Z">
        <w:r w:rsidR="002F6D6F">
          <w:t xml:space="preserve"> </w:t>
        </w:r>
      </w:ins>
      <w:ins w:id="15747" w:author="Rev 6 Allen Wirfs-Brock" w:date="2012-01-31T13:44:00Z">
        <w:r w:rsidRPr="00E77497">
          <w:t>Declared</w:t>
        </w:r>
      </w:ins>
      <w:ins w:id="15748" w:author="Rev 6 Allen Wirfs-Brock" w:date="2012-02-01T13:36:00Z">
        <w:r w:rsidR="002F6D6F">
          <w:t xml:space="preserve"> </w:t>
        </w:r>
      </w:ins>
      <w:ins w:id="15749" w:author="Rev 6 Allen Wirfs-Brock" w:date="2012-01-31T13:44:00Z">
        <w:r w:rsidRPr="00E77497">
          <w:t xml:space="preserve">Names of </w:t>
        </w:r>
        <w:r w:rsidRPr="00E77497">
          <w:rPr>
            <w:i/>
          </w:rPr>
          <w:t>Statement</w:t>
        </w:r>
        <w:r w:rsidRPr="00E77497">
          <w:rPr>
            <w:rStyle w:val="bnf"/>
          </w:rPr>
          <w:t>.</w:t>
        </w:r>
      </w:ins>
    </w:p>
    <w:p w14:paraId="7C059EC5" w14:textId="77777777" w:rsidR="00F5066A" w:rsidRPr="006B6D0A" w:rsidRDefault="00F5066A" w:rsidP="00F5066A">
      <w:pPr>
        <w:pStyle w:val="Alg4"/>
        <w:numPr>
          <w:ilvl w:val="0"/>
          <w:numId w:val="642"/>
        </w:numPr>
        <w:spacing w:after="220"/>
        <w:contextualSpacing/>
        <w:rPr>
          <w:ins w:id="15750" w:author="Rev 6 Allen Wirfs-Brock" w:date="2012-01-31T13:44:00Z"/>
          <w:rStyle w:val="bnf"/>
        </w:rPr>
      </w:pPr>
      <w:ins w:id="15751" w:author="Rev 6 Allen Wirfs-Brock" w:date="2012-01-31T13:44:00Z">
        <w:r w:rsidRPr="004D1BD1">
          <w:t xml:space="preserve">Return </w:t>
        </w:r>
        <w:r w:rsidRPr="003B4312">
          <w:rPr>
            <w:rStyle w:val="bnf"/>
          </w:rPr>
          <w:t>names</w:t>
        </w:r>
      </w:ins>
    </w:p>
    <w:p w14:paraId="7EA8F2A9" w14:textId="77777777" w:rsidR="00F5066A" w:rsidRPr="00E77497" w:rsidRDefault="00F5066A" w:rsidP="00F5066A">
      <w:pPr>
        <w:jc w:val="left"/>
        <w:rPr>
          <w:ins w:id="15752" w:author="Rev 6 Allen Wirfs-Brock" w:date="2012-01-31T13:44:00Z"/>
        </w:rPr>
      </w:pPr>
      <w:ins w:id="15753"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ins>
      <w:ins w:id="15754" w:author="Rev 6 Allen Wirfs-Brock" w:date="2012-01-31T13:45:00Z">
        <w:r>
          <w:rPr>
            <w:rFonts w:ascii="Courier New" w:hAnsi="Courier New"/>
            <w:b/>
          </w:rPr>
          <w:t>of</w:t>
        </w:r>
      </w:ins>
      <w:ins w:id="15755"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32722A6B" w14:textId="77777777" w:rsidR="00F5066A" w:rsidRPr="00E77497" w:rsidRDefault="00F5066A" w:rsidP="00F5066A">
      <w:pPr>
        <w:pStyle w:val="Alg4"/>
        <w:numPr>
          <w:ilvl w:val="0"/>
          <w:numId w:val="643"/>
        </w:numPr>
        <w:spacing w:after="220"/>
        <w:contextualSpacing/>
        <w:rPr>
          <w:ins w:id="15756" w:author="Rev 6 Allen Wirfs-Brock" w:date="2012-01-31T13:44:00Z"/>
        </w:rPr>
      </w:pPr>
      <w:ins w:id="15757" w:author="Rev 6 Allen Wirfs-Brock" w:date="2012-01-31T13:44:00Z">
        <w:r w:rsidRPr="00E77497">
          <w:t>Return the Var</w:t>
        </w:r>
      </w:ins>
      <w:ins w:id="15758" w:author="Rev 6 Allen Wirfs-Brock" w:date="2012-02-01T13:37:00Z">
        <w:r w:rsidR="002F6D6F">
          <w:t xml:space="preserve"> </w:t>
        </w:r>
      </w:ins>
      <w:ins w:id="15759" w:author="Rev 6 Allen Wirfs-Brock" w:date="2012-01-31T13:44:00Z">
        <w:r w:rsidRPr="00E77497">
          <w:t>Declared</w:t>
        </w:r>
      </w:ins>
      <w:ins w:id="15760" w:author="Rev 6 Allen Wirfs-Brock" w:date="2012-02-01T13:37:00Z">
        <w:r w:rsidR="002F6D6F">
          <w:t xml:space="preserve"> </w:t>
        </w:r>
      </w:ins>
      <w:ins w:id="15761" w:author="Rev 6 Allen Wirfs-Brock" w:date="2012-01-31T13:44:00Z">
        <w:r w:rsidRPr="00E77497">
          <w:t xml:space="preserve">Names of </w:t>
        </w:r>
        <w:r w:rsidRPr="00E77497">
          <w:rPr>
            <w:i/>
          </w:rPr>
          <w:t>Statement</w:t>
        </w:r>
        <w:r w:rsidRPr="00E77497">
          <w:t>.</w:t>
        </w:r>
      </w:ins>
    </w:p>
    <w:p w14:paraId="60D2096F" w14:textId="77777777" w:rsidR="00F5066A" w:rsidRPr="00E77497" w:rsidRDefault="00F5066A" w:rsidP="00F5066A">
      <w:pPr>
        <w:pStyle w:val="40"/>
        <w:numPr>
          <w:ilvl w:val="0"/>
          <w:numId w:val="0"/>
        </w:numPr>
        <w:rPr>
          <w:ins w:id="15762" w:author="Rev 6 Allen Wirfs-Brock" w:date="2012-01-31T13:39:00Z"/>
        </w:rPr>
      </w:pPr>
      <w:ins w:id="15763" w:author="Rev 6 Allen Wirfs-Brock" w:date="2012-01-31T13:39:00Z">
        <w:r w:rsidRPr="00E77497">
          <w:t>Runtime Semantics</w:t>
        </w:r>
      </w:ins>
    </w:p>
    <w:p w14:paraId="74C0DADC" w14:textId="77777777" w:rsidR="009F5E7D" w:rsidRDefault="009F5E7D" w:rsidP="009F5E7D">
      <w:pPr>
        <w:keepNext/>
        <w:rPr>
          <w:ins w:id="15764" w:author="Rev 6 Allen Wirfs-Brock" w:date="2012-02-01T11:06:00Z"/>
          <w:rFonts w:ascii="Helvetica" w:hAnsi="Helvetica"/>
          <w:b/>
          <w:spacing w:val="6"/>
        </w:rPr>
      </w:pPr>
      <w:ins w:id="15765" w:author="Rev 6 Allen Wirfs-Brock" w:date="2012-02-01T11:06: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ins>
    </w:p>
    <w:p w14:paraId="25992D93" w14:textId="77777777" w:rsidR="009F5E7D" w:rsidRPr="00FA3203" w:rsidRDefault="009F5E7D" w:rsidP="009F5E7D">
      <w:pPr>
        <w:ind w:left="360"/>
        <w:rPr>
          <w:ins w:id="15766" w:author="Rev 6 Allen Wirfs-Brock" w:date="2012-02-01T11:06:00Z"/>
        </w:rPr>
      </w:pPr>
      <w:ins w:id="15767" w:author="Rev 6 Allen Wirfs-Brock" w:date="2012-02-01T11:06:00Z">
        <w:r>
          <w:t>W</w:t>
        </w:r>
        <w:r w:rsidRPr="004418C4">
          <w:t xml:space="preserve">ith arguments </w:t>
        </w:r>
        <w:r w:rsidRPr="004418C4">
          <w:rPr>
            <w:rFonts w:ascii="Times New Roman" w:hAnsi="Times New Roman"/>
            <w:i/>
          </w:rPr>
          <w:t>value</w:t>
        </w:r>
        <w:r w:rsidRPr="004418C4">
          <w:t xml:space="preserve"> and </w:t>
        </w:r>
      </w:ins>
      <w:ins w:id="15768" w:author="Rev 6 Allen Wirfs-Brock" w:date="2012-02-27T16:31:00Z">
        <w:r w:rsidR="00767E5E">
          <w:rPr>
            <w:rFonts w:ascii="Times New Roman" w:hAnsi="Times New Roman"/>
            <w:i/>
          </w:rPr>
          <w:t>environment</w:t>
        </w:r>
      </w:ins>
      <w:ins w:id="15769" w:author="Rev 6 Allen Wirfs-Brock" w:date="2012-02-01T11:06:00Z">
        <w:r>
          <w:t>.</w:t>
        </w:r>
      </w:ins>
    </w:p>
    <w:p w14:paraId="0076196D" w14:textId="77777777" w:rsidR="00F04E83" w:rsidRPr="00E77497" w:rsidRDefault="00F04E83" w:rsidP="00F04E83">
      <w:pPr>
        <w:rPr>
          <w:ins w:id="15770" w:author="Rev 6 Allen Wirfs-Brock" w:date="2012-02-01T11:08:00Z"/>
        </w:rPr>
      </w:pPr>
      <w:ins w:id="15771" w:author="Rev 6 Allen Wirfs-Brock" w:date="2012-02-01T11:08:00Z">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ins>
      <w:ins w:id="15772" w:author="Rev 6 Allen Wirfs-Brock" w:date="2012-02-26T13:37:00Z">
        <w:r w:rsidR="00DB251D" w:rsidRPr="00451D9D">
          <w:rPr>
            <w:rFonts w:ascii="Times New Roman" w:hAnsi="Times New Roman"/>
            <w:i/>
          </w:rPr>
          <w:t>LetOrConst</w:t>
        </w:r>
        <w:r w:rsidR="00DB251D" w:rsidRPr="00DB251D">
          <w:rPr>
            <w:rFonts w:ascii="Courier New" w:hAnsi="Courier New"/>
            <w:b/>
            <w:i/>
          </w:rPr>
          <w:t xml:space="preserve"> </w:t>
        </w:r>
      </w:ins>
      <w:ins w:id="15773" w:author="Rev 6 Allen Wirfs-Brock" w:date="2012-02-01T11:08:00Z">
        <w:r w:rsidRPr="000B0083">
          <w:rPr>
            <w:rFonts w:ascii="Times New Roman" w:hAnsi="Times New Roman"/>
            <w:i/>
          </w:rPr>
          <w:t>ForBinding</w:t>
        </w:r>
        <w:r w:rsidRPr="00E77497">
          <w:rPr>
            <w:rFonts w:ascii="Times New Roman" w:hAnsi="Times New Roman"/>
            <w:i/>
          </w:rPr>
          <w:t xml:space="preserve"> </w:t>
        </w:r>
      </w:ins>
    </w:p>
    <w:p w14:paraId="4DBA26D7" w14:textId="77777777" w:rsidR="00F04E83" w:rsidRPr="00E77497" w:rsidRDefault="00F04E83" w:rsidP="00390EC9">
      <w:pPr>
        <w:pStyle w:val="Alg4"/>
        <w:numPr>
          <w:ilvl w:val="0"/>
          <w:numId w:val="650"/>
        </w:numPr>
        <w:rPr>
          <w:ins w:id="15774" w:author="Rev 6 Allen Wirfs-Brock" w:date="2012-02-01T11:09:00Z"/>
          <w:i/>
        </w:rPr>
      </w:pPr>
      <w:ins w:id="15775" w:author="Rev 6 Allen Wirfs-Brock" w:date="2012-02-01T11:09:00Z">
        <w:r w:rsidRPr="00E77497">
          <w:t xml:space="preserve">For each element </w:t>
        </w:r>
      </w:ins>
      <w:ins w:id="15776" w:author="Rev 6 Allen Wirfs-Brock" w:date="2012-02-01T11:10:00Z">
        <w:r>
          <w:rPr>
            <w:i/>
          </w:rPr>
          <w:t>name</w:t>
        </w:r>
      </w:ins>
      <w:ins w:id="15777" w:author="Rev 6 Allen Wirfs-Brock" w:date="2012-02-01T11:09:00Z">
        <w:r w:rsidRPr="00E77497">
          <w:t xml:space="preserve"> of the Bound</w:t>
        </w:r>
      </w:ins>
      <w:ins w:id="15778" w:author="Rev 6 Allen Wirfs-Brock" w:date="2012-02-01T13:37:00Z">
        <w:r w:rsidR="002F6D6F">
          <w:t xml:space="preserve"> </w:t>
        </w:r>
      </w:ins>
      <w:ins w:id="15779" w:author="Rev 6 Allen Wirfs-Brock" w:date="2012-02-01T11:09:00Z">
        <w:r w:rsidRPr="00E77497">
          <w:t xml:space="preserve">Names of </w:t>
        </w:r>
        <w:r>
          <w:rPr>
            <w:i/>
          </w:rPr>
          <w:t>ForBinding</w:t>
        </w:r>
        <w:r w:rsidRPr="00E77497">
          <w:t xml:space="preserve"> do</w:t>
        </w:r>
      </w:ins>
    </w:p>
    <w:p w14:paraId="7970E171" w14:textId="77777777" w:rsidR="00EC0EFF" w:rsidRPr="00EC0EFF" w:rsidRDefault="00EC0EFF" w:rsidP="00EC0EFF">
      <w:pPr>
        <w:pStyle w:val="Alg4"/>
        <w:numPr>
          <w:ilvl w:val="1"/>
          <w:numId w:val="650"/>
        </w:numPr>
        <w:spacing w:after="220"/>
        <w:contextualSpacing/>
        <w:rPr>
          <w:ins w:id="15780" w:author="Rev 6 Allen Wirfs-Brock" w:date="2012-02-26T13:50:00Z"/>
        </w:rPr>
      </w:pPr>
      <w:ins w:id="15781" w:author="Rev 6 Allen Wirfs-Brock" w:date="2012-02-26T13:50:00Z">
        <w:r>
          <w:t xml:space="preserve">If IsConstantDeclaration of </w:t>
        </w:r>
        <w:r w:rsidRPr="00451D9D">
          <w:rPr>
            <w:i/>
          </w:rPr>
          <w:t>LetOrConst</w:t>
        </w:r>
        <w:r>
          <w:t xml:space="preserve"> is </w:t>
        </w:r>
        <w:r w:rsidRPr="00EC0EFF">
          <w:rPr>
            <w:b/>
          </w:rPr>
          <w:t>false</w:t>
        </w:r>
        <w:r>
          <w:t>, then</w:t>
        </w:r>
      </w:ins>
    </w:p>
    <w:p w14:paraId="7A85A176" w14:textId="77777777" w:rsidR="00F04E83" w:rsidRPr="00E77497" w:rsidRDefault="00F04E83" w:rsidP="00EC0EFF">
      <w:pPr>
        <w:pStyle w:val="Alg4"/>
        <w:numPr>
          <w:ilvl w:val="2"/>
          <w:numId w:val="650"/>
        </w:numPr>
        <w:spacing w:after="220"/>
        <w:contextualSpacing/>
        <w:rPr>
          <w:ins w:id="15782" w:author="Rev 6 Allen Wirfs-Brock" w:date="2012-02-01T11:09:00Z"/>
        </w:rPr>
      </w:pPr>
      <w:ins w:id="15783" w:author="Rev 6 Allen Wirfs-Brock" w:date="2012-02-01T11:09:00Z">
        <w:r w:rsidRPr="00E77497">
          <w:t xml:space="preserve">Call </w:t>
        </w:r>
      </w:ins>
      <w:ins w:id="15784" w:author="Rev 6 Allen Wirfs-Brock" w:date="2012-02-27T16:31:00Z">
        <w:r w:rsidR="00767E5E">
          <w:rPr>
            <w:i/>
          </w:rPr>
          <w:t>environment</w:t>
        </w:r>
      </w:ins>
      <w:ins w:id="15785" w:author="Rev 6 Allen Wirfs-Brock" w:date="2012-02-01T11:09:00Z">
        <w:r w:rsidRPr="00E77497">
          <w:t xml:space="preserve">’s </w:t>
        </w:r>
      </w:ins>
      <w:ins w:id="15786" w:author="Rev 6 Allen Wirfs-Brock" w:date="2012-02-01T11:12:00Z">
        <w:r w:rsidRPr="00E77497">
          <w:t xml:space="preserve">CreateMutableBinding concrete method </w:t>
        </w:r>
      </w:ins>
      <w:ins w:id="15787" w:author="Rev 6 Allen Wirfs-Brock" w:date="2012-02-01T11:19:00Z">
        <w:r w:rsidR="000B07FE">
          <w:t>with argument</w:t>
        </w:r>
      </w:ins>
      <w:ins w:id="15788" w:author="Rev 6 Allen Wirfs-Brock" w:date="2012-02-01T11:12:00Z">
        <w:r w:rsidRPr="00E77497">
          <w:t xml:space="preserve"> </w:t>
        </w:r>
        <w:r>
          <w:rPr>
            <w:i/>
          </w:rPr>
          <w:t>name</w:t>
        </w:r>
        <w:r w:rsidRPr="00E77497">
          <w:t>.</w:t>
        </w:r>
      </w:ins>
    </w:p>
    <w:p w14:paraId="73901DFB" w14:textId="77777777" w:rsidR="00EC0EFF" w:rsidRDefault="00EC0EFF" w:rsidP="00EC0EFF">
      <w:pPr>
        <w:pStyle w:val="Alg4"/>
        <w:numPr>
          <w:ilvl w:val="1"/>
          <w:numId w:val="650"/>
        </w:numPr>
        <w:spacing w:after="220"/>
        <w:contextualSpacing/>
        <w:rPr>
          <w:ins w:id="15789" w:author="Rev 6 Allen Wirfs-Brock" w:date="2012-02-26T13:50:00Z"/>
        </w:rPr>
      </w:pPr>
      <w:ins w:id="15790" w:author="Rev 6 Allen Wirfs-Brock" w:date="2012-02-26T13:51:00Z">
        <w:r>
          <w:t xml:space="preserve">Else, </w:t>
        </w:r>
      </w:ins>
    </w:p>
    <w:p w14:paraId="7ADB1899" w14:textId="77777777" w:rsidR="00EC0EFF" w:rsidRPr="00E77497" w:rsidRDefault="00EC0EFF" w:rsidP="00EC0EFF">
      <w:pPr>
        <w:pStyle w:val="Alg4"/>
        <w:numPr>
          <w:ilvl w:val="2"/>
          <w:numId w:val="650"/>
        </w:numPr>
        <w:spacing w:after="220"/>
        <w:contextualSpacing/>
        <w:rPr>
          <w:ins w:id="15791" w:author="Rev 6 Allen Wirfs-Brock" w:date="2012-02-26T13:51:00Z"/>
        </w:rPr>
      </w:pPr>
      <w:ins w:id="15792" w:author="Rev 6 Allen Wirfs-Brock" w:date="2012-02-26T13:51:00Z">
        <w:r w:rsidRPr="00E77497">
          <w:t xml:space="preserve">Call </w:t>
        </w:r>
      </w:ins>
      <w:ins w:id="15793" w:author="Rev 6 Allen Wirfs-Brock" w:date="2012-02-27T16:31:00Z">
        <w:r w:rsidR="00767E5E">
          <w:rPr>
            <w:i/>
          </w:rPr>
          <w:t>environment</w:t>
        </w:r>
      </w:ins>
      <w:ins w:id="15794" w:author="Rev 6 Allen Wirfs-Brock" w:date="2012-02-26T13:51:00Z">
        <w:r w:rsidRPr="00E77497">
          <w:t xml:space="preserve">’s CreateImmutableBinding concrete method </w:t>
        </w:r>
        <w:r>
          <w:t>with argument</w:t>
        </w:r>
        <w:r w:rsidRPr="00E77497">
          <w:t xml:space="preserve"> </w:t>
        </w:r>
        <w:r>
          <w:rPr>
            <w:i/>
          </w:rPr>
          <w:t>name</w:t>
        </w:r>
        <w:r w:rsidRPr="00E77497">
          <w:t>.</w:t>
        </w:r>
      </w:ins>
    </w:p>
    <w:p w14:paraId="424B8D82" w14:textId="77777777" w:rsidR="00F04E83" w:rsidRPr="00E77497" w:rsidRDefault="00F04E83" w:rsidP="00F04E83">
      <w:pPr>
        <w:pStyle w:val="Alg4"/>
        <w:numPr>
          <w:ilvl w:val="0"/>
          <w:numId w:val="650"/>
        </w:numPr>
        <w:spacing w:after="220"/>
        <w:contextualSpacing/>
        <w:rPr>
          <w:ins w:id="15795" w:author="Rev 6 Allen Wirfs-Brock" w:date="2012-02-01T11:08:00Z"/>
        </w:rPr>
      </w:pPr>
      <w:ins w:id="15796" w:author="Rev 6 Allen Wirfs-Brock" w:date="2012-02-01T11:08:00Z">
        <w:r w:rsidRPr="004418C4">
          <w:t xml:space="preserve">Perform Binding </w:t>
        </w:r>
      </w:ins>
      <w:ins w:id="15797" w:author="Rev 6 Allen Wirfs-Brock" w:date="2012-02-27T15:46:00Z">
        <w:r w:rsidR="00A113E2">
          <w:t>Initialisation</w:t>
        </w:r>
      </w:ins>
      <w:ins w:id="15798" w:author="Rev 6 Allen Wirfs-Brock" w:date="2012-02-01T11:08:00Z">
        <w:r w:rsidRPr="004418C4">
          <w:t xml:space="preserve"> for </w:t>
        </w:r>
        <w:r w:rsidRPr="000B0083">
          <w:rPr>
            <w:i/>
          </w:rPr>
          <w:t>For</w:t>
        </w:r>
        <w:r>
          <w:rPr>
            <w:i/>
          </w:rPr>
          <w:t>Binding</w:t>
        </w:r>
        <w:r w:rsidRPr="004418C4">
          <w:t xml:space="preserve"> passing</w:t>
        </w:r>
        <w:r w:rsidRPr="004418C4">
          <w:rPr>
            <w:i/>
          </w:rPr>
          <w:t xml:space="preserve"> </w:t>
        </w:r>
        <w:r>
          <w:rPr>
            <w:i/>
          </w:rPr>
          <w:t>value</w:t>
        </w:r>
        <w:r>
          <w:t xml:space="preserve"> </w:t>
        </w:r>
        <w:r w:rsidRPr="004418C4">
          <w:t xml:space="preserve">and </w:t>
        </w:r>
      </w:ins>
      <w:ins w:id="15799" w:author="Rev 6 Allen Wirfs-Brock" w:date="2012-02-27T16:31:00Z">
        <w:r w:rsidR="00767E5E">
          <w:rPr>
            <w:i/>
          </w:rPr>
          <w:t>environment</w:t>
        </w:r>
      </w:ins>
      <w:ins w:id="15800" w:author="Rev 6 Allen Wirfs-Brock" w:date="2012-02-01T11:11:00Z">
        <w:r w:rsidRPr="004418C4">
          <w:t xml:space="preserve"> </w:t>
        </w:r>
      </w:ins>
      <w:ins w:id="15801" w:author="Rev 6 Allen Wirfs-Brock" w:date="2012-02-01T11:08:00Z">
        <w:r w:rsidRPr="004418C4">
          <w:t>as the arguments.</w:t>
        </w:r>
      </w:ins>
    </w:p>
    <w:p w14:paraId="67808BAA" w14:textId="77777777" w:rsidR="00F84DC3" w:rsidDel="009F1BE2" w:rsidRDefault="00F84DC3" w:rsidP="00F84DC3">
      <w:pPr>
        <w:keepNext/>
        <w:rPr>
          <w:ins w:id="15802" w:author="Rev 6 Allen Wirfs-Brock" w:date="2012-01-31T14:10:00Z"/>
          <w:del w:id="15803" w:author="Rev 7 Allen Wirfs-Brock" w:date="2012-04-24T18:18:00Z"/>
          <w:rFonts w:ascii="Helvetica" w:hAnsi="Helvetica"/>
          <w:b/>
          <w:spacing w:val="6"/>
        </w:rPr>
      </w:pPr>
      <w:ins w:id="15804" w:author="Rev 6 Allen Wirfs-Brock" w:date="2012-01-31T14:10:00Z">
        <w:del w:id="15805" w:author="Rev 7 Allen Wirfs-Brock" w:date="2012-04-24T18:18:00Z">
          <w:r w:rsidRPr="00E77497" w:rsidDel="009F1BE2">
            <w:rPr>
              <w:rFonts w:ascii="Helvetica" w:hAnsi="Helvetica"/>
              <w:b/>
            </w:rPr>
            <w:delText xml:space="preserve">Runtime Semantics: </w:delText>
          </w:r>
          <w:r w:rsidRPr="00E77497" w:rsidDel="009F1BE2">
            <w:rPr>
              <w:rFonts w:ascii="Helvetica" w:hAnsi="Helvetica"/>
              <w:b/>
              <w:spacing w:val="6"/>
            </w:rPr>
            <w:delText xml:space="preserve">Binding </w:delText>
          </w:r>
        </w:del>
      </w:ins>
      <w:ins w:id="15806" w:author="Rev 6 Allen Wirfs-Brock" w:date="2012-02-27T15:46:00Z">
        <w:del w:id="15807" w:author="Rev 7 Allen Wirfs-Brock" w:date="2012-04-24T18:18:00Z">
          <w:r w:rsidR="00A113E2" w:rsidDel="009F1BE2">
            <w:rPr>
              <w:rFonts w:ascii="Helvetica" w:hAnsi="Helvetica"/>
              <w:b/>
              <w:spacing w:val="6"/>
            </w:rPr>
            <w:delText>Initialisation</w:delText>
          </w:r>
        </w:del>
      </w:ins>
    </w:p>
    <w:p w14:paraId="497AF7FC" w14:textId="77777777" w:rsidR="00F84DC3" w:rsidRPr="00FA3203" w:rsidDel="009F1BE2" w:rsidRDefault="00F84DC3" w:rsidP="00F84DC3">
      <w:pPr>
        <w:ind w:left="360"/>
        <w:rPr>
          <w:ins w:id="15808" w:author="Rev 6 Allen Wirfs-Brock" w:date="2012-01-31T14:10:00Z"/>
          <w:del w:id="15809" w:author="Rev 7 Allen Wirfs-Brock" w:date="2012-04-24T18:18:00Z"/>
        </w:rPr>
      </w:pPr>
      <w:ins w:id="15810" w:author="Rev 6 Allen Wirfs-Brock" w:date="2012-01-31T14:10:00Z">
        <w:del w:id="15811" w:author="Rev 7 Allen Wirfs-Brock" w:date="2012-04-24T18:18:00Z">
          <w:r w:rsidDel="009F1BE2">
            <w:delText>W</w:delText>
          </w:r>
          <w:r w:rsidRPr="004418C4" w:rsidDel="009F1BE2">
            <w:delText xml:space="preserve">ith arguments </w:delText>
          </w:r>
          <w:r w:rsidRPr="004418C4" w:rsidDel="009F1BE2">
            <w:rPr>
              <w:rFonts w:ascii="Times New Roman" w:hAnsi="Times New Roman"/>
              <w:i/>
            </w:rPr>
            <w:delText>value</w:delText>
          </w:r>
          <w:r w:rsidRPr="004418C4" w:rsidDel="009F1BE2">
            <w:delText xml:space="preserve"> and </w:delText>
          </w:r>
        </w:del>
      </w:ins>
      <w:ins w:id="15812" w:author="Rev 6 Allen Wirfs-Brock" w:date="2012-02-27T16:31:00Z">
        <w:del w:id="15813" w:author="Rev 7 Allen Wirfs-Brock" w:date="2012-04-24T18:18:00Z">
          <w:r w:rsidR="00767E5E" w:rsidDel="009F1BE2">
            <w:rPr>
              <w:rFonts w:ascii="Times New Roman" w:hAnsi="Times New Roman"/>
              <w:i/>
            </w:rPr>
            <w:delText>environment</w:delText>
          </w:r>
        </w:del>
      </w:ins>
      <w:ins w:id="15814" w:author="Rev 6 Allen Wirfs-Brock" w:date="2012-01-31T14:10:00Z">
        <w:del w:id="15815" w:author="Rev 7 Allen Wirfs-Brock" w:date="2012-04-24T18:18:00Z">
          <w:r w:rsidDel="009F1BE2">
            <w:delText>.</w:delText>
          </w:r>
        </w:del>
      </w:ins>
    </w:p>
    <w:p w14:paraId="0D8868B9" w14:textId="77777777" w:rsidR="00F84DC3" w:rsidRPr="008E00F6" w:rsidDel="009F1BE2" w:rsidRDefault="00F84DC3" w:rsidP="00F84DC3">
      <w:pPr>
        <w:rPr>
          <w:ins w:id="15816" w:author="Rev 6 Allen Wirfs-Brock" w:date="2012-01-31T14:10:00Z"/>
          <w:del w:id="15817" w:author="Rev 7 Allen Wirfs-Brock" w:date="2012-04-24T18:18:00Z"/>
          <w:sz w:val="18"/>
        </w:rPr>
      </w:pPr>
      <w:ins w:id="15818" w:author="Rev 6 Allen Wirfs-Brock" w:date="2012-01-31T14:10:00Z">
        <w:del w:id="15819" w:author="Rev 7 Allen Wirfs-Brock" w:date="2012-04-24T18:18:00Z">
          <w:r w:rsidRPr="008E00F6" w:rsidDel="009F1BE2">
            <w:rPr>
              <w:sz w:val="18"/>
            </w:rPr>
            <w:delText>NOTE</w:delText>
          </w:r>
          <w:r w:rsidRPr="008E00F6" w:rsidDel="009F1BE2">
            <w:rPr>
              <w:sz w:val="18"/>
            </w:rPr>
            <w:tab/>
          </w:r>
          <w:r w:rsidRPr="008E00F6" w:rsidDel="009F1BE2">
            <w:rPr>
              <w:b/>
              <w:sz w:val="18"/>
            </w:rPr>
            <w:delText>undefined</w:delText>
          </w:r>
          <w:r w:rsidRPr="008E00F6" w:rsidDel="009F1BE2">
            <w:rPr>
              <w:sz w:val="18"/>
            </w:rPr>
            <w:delText xml:space="preserve"> is passed for </w:delText>
          </w:r>
          <w:r w:rsidRPr="008E00F6" w:rsidDel="009F1BE2">
            <w:rPr>
              <w:rFonts w:ascii="Times New Roman" w:hAnsi="Times New Roman"/>
              <w:i/>
              <w:sz w:val="18"/>
            </w:rPr>
            <w:delText>environment</w:delText>
          </w:r>
          <w:r w:rsidRPr="008E00F6" w:rsidDel="009F1BE2">
            <w:rPr>
              <w:sz w:val="18"/>
            </w:rPr>
            <w:delText xml:space="preserve"> to indicate that a PutValue operation should be used to assign the </w:delText>
          </w:r>
        </w:del>
      </w:ins>
      <w:ins w:id="15820" w:author="Rev 6 Allen Wirfs-Brock" w:date="2012-02-27T15:48:00Z">
        <w:del w:id="15821" w:author="Rev 7 Allen Wirfs-Brock" w:date="2012-04-24T18:18:00Z">
          <w:r w:rsidR="00A113E2" w:rsidDel="009F1BE2">
            <w:rPr>
              <w:sz w:val="18"/>
            </w:rPr>
            <w:delText>initialisation</w:delText>
          </w:r>
        </w:del>
      </w:ins>
      <w:ins w:id="15822" w:author="Rev 6 Allen Wirfs-Brock" w:date="2012-01-31T14:10:00Z">
        <w:del w:id="15823" w:author="Rev 7 Allen Wirfs-Brock" w:date="2012-04-24T18:18:00Z">
          <w:r w:rsidRPr="008E00F6" w:rsidDel="009F1BE2">
            <w:rPr>
              <w:sz w:val="18"/>
            </w:rPr>
            <w:delText xml:space="preserve"> value.  This is the the case for </w:delText>
          </w:r>
          <w:r w:rsidRPr="008E00F6" w:rsidDel="009F1BE2">
            <w:rPr>
              <w:rFonts w:ascii="Courier New" w:hAnsi="Courier New"/>
              <w:b/>
              <w:sz w:val="18"/>
            </w:rPr>
            <w:delText>var</w:delText>
          </w:r>
          <w:r w:rsidRPr="008E00F6" w:rsidDel="009F1BE2">
            <w:rPr>
              <w:sz w:val="18"/>
            </w:rPr>
            <w:delText xml:space="preserve"> statements </w:delText>
          </w:r>
          <w:r w:rsidDel="009F1BE2">
            <w:rPr>
              <w:sz w:val="18"/>
            </w:rPr>
            <w:delText>formal parameter lists of non-strict functions.</w:delText>
          </w:r>
          <w:r w:rsidRPr="008E00F6" w:rsidDel="009F1BE2">
            <w:rPr>
              <w:sz w:val="18"/>
            </w:rPr>
            <w:delText xml:space="preserve"> </w:delText>
          </w:r>
          <w:r w:rsidDel="009F1BE2">
            <w:rPr>
              <w:sz w:val="18"/>
            </w:rPr>
            <w:delText>In those cases</w:delText>
          </w:r>
          <w:r w:rsidRPr="008E00F6" w:rsidDel="009F1BE2">
            <w:rPr>
              <w:sz w:val="18"/>
            </w:rPr>
            <w:delText xml:space="preserve"> a lexical binding is hosted and preinitialized prior to evaluation of its initializer. </w:delText>
          </w:r>
        </w:del>
      </w:ins>
    </w:p>
    <w:p w14:paraId="45264372" w14:textId="77777777" w:rsidR="005C189A" w:rsidRPr="00E77497" w:rsidDel="009F1BE2" w:rsidRDefault="005C189A" w:rsidP="005C189A">
      <w:pPr>
        <w:rPr>
          <w:ins w:id="15824" w:author="Rev 6 Allen Wirfs-Brock" w:date="2012-01-31T15:22:00Z"/>
          <w:del w:id="15825" w:author="Rev 7 Allen Wirfs-Brock" w:date="2012-04-24T18:18:00Z"/>
        </w:rPr>
      </w:pPr>
      <w:ins w:id="15826" w:author="Rev 6 Allen Wirfs-Brock" w:date="2012-01-31T15:22:00Z">
        <w:del w:id="15827"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Del="009F1BE2">
            <w:rPr>
              <w:rFonts w:ascii="Times New Roman" w:hAnsi="Times New Roman"/>
              <w:i/>
            </w:rPr>
            <w:delText>BindingPattern</w:delText>
          </w:r>
          <w:r w:rsidRPr="00E77497" w:rsidDel="009F1BE2">
            <w:rPr>
              <w:rFonts w:ascii="Times New Roman" w:hAnsi="Times New Roman"/>
              <w:i/>
            </w:rPr>
            <w:delText xml:space="preserve"> </w:delText>
          </w:r>
        </w:del>
      </w:ins>
    </w:p>
    <w:p w14:paraId="67F635C4" w14:textId="77777777" w:rsidR="005C189A" w:rsidRPr="00E77497" w:rsidDel="009F1BE2" w:rsidRDefault="005C189A" w:rsidP="00EA5E1B">
      <w:pPr>
        <w:pStyle w:val="Alg4"/>
        <w:numPr>
          <w:ilvl w:val="0"/>
          <w:numId w:val="648"/>
        </w:numPr>
        <w:spacing w:after="220"/>
        <w:contextualSpacing/>
        <w:rPr>
          <w:ins w:id="15828" w:author="Rev 6 Allen Wirfs-Brock" w:date="2012-01-31T15:22:00Z"/>
          <w:del w:id="15829" w:author="Rev 7 Allen Wirfs-Brock" w:date="2012-04-24T18:18:00Z"/>
        </w:rPr>
      </w:pPr>
      <w:ins w:id="15830" w:author="Rev 6 Allen Wirfs-Brock" w:date="2012-01-31T15:22:00Z">
        <w:del w:id="15831" w:author="Rev 7 Allen Wirfs-Brock" w:date="2012-04-24T18:18:00Z">
          <w:r w:rsidRPr="004418C4" w:rsidDel="009F1BE2">
            <w:delText xml:space="preserve">Perform Binding </w:delText>
          </w:r>
        </w:del>
      </w:ins>
      <w:ins w:id="15832" w:author="Rev 6 Allen Wirfs-Brock" w:date="2012-02-27T15:46:00Z">
        <w:del w:id="15833" w:author="Rev 7 Allen Wirfs-Brock" w:date="2012-04-24T18:18:00Z">
          <w:r w:rsidR="00A113E2" w:rsidDel="009F1BE2">
            <w:delText>Initialisation</w:delText>
          </w:r>
        </w:del>
      </w:ins>
      <w:ins w:id="15834" w:author="Rev 6 Allen Wirfs-Brock" w:date="2012-01-31T15:22:00Z">
        <w:del w:id="15835" w:author="Rev 7 Allen Wirfs-Brock" w:date="2012-04-24T18:18:00Z">
          <w:r w:rsidRPr="004418C4" w:rsidDel="009F1BE2">
            <w:delText xml:space="preserve"> for </w:delText>
          </w:r>
        </w:del>
      </w:ins>
      <w:ins w:id="15836" w:author="Rev 6 Allen Wirfs-Brock" w:date="2012-01-31T15:23:00Z">
        <w:del w:id="15837" w:author="Rev 7 Allen Wirfs-Brock" w:date="2012-04-24T18:18:00Z">
          <w:r w:rsidDel="009F1BE2">
            <w:rPr>
              <w:i/>
            </w:rPr>
            <w:delText>BindingPattern</w:delText>
          </w:r>
          <w:r w:rsidRPr="004418C4" w:rsidDel="009F1BE2">
            <w:delText xml:space="preserve"> </w:delText>
          </w:r>
        </w:del>
      </w:ins>
      <w:ins w:id="15838" w:author="Rev 6 Allen Wirfs-Brock" w:date="2012-01-31T15:22:00Z">
        <w:del w:id="15839" w:author="Rev 7 Allen Wirfs-Brock" w:date="2012-04-24T18:18:00Z">
          <w:r w:rsidRPr="004418C4" w:rsidDel="009F1BE2">
            <w:delText>passing</w:delText>
          </w:r>
          <w:r w:rsidRPr="004418C4" w:rsidDel="009F1BE2">
            <w:rPr>
              <w:i/>
            </w:rPr>
            <w:delText xml:space="preserve"> </w:delText>
          </w:r>
        </w:del>
      </w:ins>
      <w:ins w:id="15840" w:author="Rev 6 Allen Wirfs-Brock" w:date="2012-01-31T15:30:00Z">
        <w:del w:id="15841" w:author="Rev 7 Allen Wirfs-Brock" w:date="2012-04-24T18:18:00Z">
          <w:r w:rsidR="00EA5E1B" w:rsidDel="009F1BE2">
            <w:rPr>
              <w:i/>
            </w:rPr>
            <w:delText>value</w:delText>
          </w:r>
        </w:del>
      </w:ins>
      <w:ins w:id="15842" w:author="Rev 6 Allen Wirfs-Brock" w:date="2012-01-31T15:24:00Z">
        <w:del w:id="15843" w:author="Rev 7 Allen Wirfs-Brock" w:date="2012-04-24T18:18:00Z">
          <w:r w:rsidR="00EA5E1B" w:rsidDel="009F1BE2">
            <w:delText xml:space="preserve"> </w:delText>
          </w:r>
        </w:del>
      </w:ins>
      <w:ins w:id="15844" w:author="Rev 6 Allen Wirfs-Brock" w:date="2012-01-31T15:22:00Z">
        <w:del w:id="15845" w:author="Rev 7 Allen Wirfs-Brock" w:date="2012-04-24T18:18:00Z">
          <w:r w:rsidRPr="004418C4" w:rsidDel="009F1BE2">
            <w:delText xml:space="preserve">and </w:delText>
          </w:r>
          <w:r w:rsidRPr="004418C4" w:rsidDel="009F1BE2">
            <w:rPr>
              <w:i/>
            </w:rPr>
            <w:delText>env</w:delText>
          </w:r>
          <w:r w:rsidRPr="004418C4" w:rsidDel="009F1BE2">
            <w:delText xml:space="preserve"> as the arguments.</w:delText>
          </w:r>
        </w:del>
      </w:ins>
    </w:p>
    <w:p w14:paraId="6B7999BC" w14:textId="77777777" w:rsidR="005C189A" w:rsidRPr="00E77497" w:rsidDel="009F1BE2" w:rsidRDefault="005C189A" w:rsidP="005C189A">
      <w:pPr>
        <w:rPr>
          <w:ins w:id="15846" w:author="Rev 6 Allen Wirfs-Brock" w:date="2012-01-31T15:22:00Z"/>
          <w:del w:id="15847" w:author="Rev 7 Allen Wirfs-Brock" w:date="2012-04-24T18:18:00Z"/>
        </w:rPr>
      </w:pPr>
      <w:ins w:id="15848" w:author="Rev 6 Allen Wirfs-Brock" w:date="2012-01-31T15:22:00Z">
        <w:del w:id="15849"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RPr="00CA7892" w:rsidDel="009F1BE2">
            <w:rPr>
              <w:rFonts w:ascii="Times New Roman" w:hAnsi="Times New Roman"/>
              <w:i/>
            </w:rPr>
            <w:delText>VariableDeclarationNoIn</w:delText>
          </w:r>
          <w:r w:rsidRPr="00E77497" w:rsidDel="009F1BE2">
            <w:delText xml:space="preserve"> </w:delText>
          </w:r>
        </w:del>
      </w:ins>
    </w:p>
    <w:p w14:paraId="330BB2F7" w14:textId="77777777" w:rsidR="005C189A" w:rsidRPr="00E77497" w:rsidDel="009F1BE2" w:rsidRDefault="00EA5E1B" w:rsidP="00EA5E1B">
      <w:pPr>
        <w:pStyle w:val="Alg4"/>
        <w:numPr>
          <w:ilvl w:val="0"/>
          <w:numId w:val="649"/>
        </w:numPr>
        <w:spacing w:after="220"/>
        <w:contextualSpacing/>
        <w:rPr>
          <w:ins w:id="15850" w:author="Rev 6 Allen Wirfs-Brock" w:date="2012-01-31T15:22:00Z"/>
          <w:del w:id="15851" w:author="Rev 7 Allen Wirfs-Brock" w:date="2012-04-24T18:18:00Z"/>
        </w:rPr>
      </w:pPr>
      <w:ins w:id="15852" w:author="Rev 6 Allen Wirfs-Brock" w:date="2012-01-31T15:25:00Z">
        <w:del w:id="15853" w:author="Rev 7 Allen Wirfs-Brock" w:date="2012-04-24T18:18:00Z">
          <w:r w:rsidRPr="004418C4" w:rsidDel="009F1BE2">
            <w:delText xml:space="preserve">Perform Binding </w:delText>
          </w:r>
        </w:del>
      </w:ins>
      <w:ins w:id="15854" w:author="Rev 6 Allen Wirfs-Brock" w:date="2012-02-27T15:46:00Z">
        <w:del w:id="15855" w:author="Rev 7 Allen Wirfs-Brock" w:date="2012-04-24T18:18:00Z">
          <w:r w:rsidR="00A113E2" w:rsidDel="009F1BE2">
            <w:delText>Initialisation</w:delText>
          </w:r>
        </w:del>
      </w:ins>
      <w:ins w:id="15856" w:author="Rev 6 Allen Wirfs-Brock" w:date="2012-01-31T15:25:00Z">
        <w:del w:id="15857" w:author="Rev 7 Allen Wirfs-Brock" w:date="2012-04-24T18:18:00Z">
          <w:r w:rsidRPr="004418C4" w:rsidDel="009F1BE2">
            <w:delText xml:space="preserve"> for </w:delText>
          </w:r>
        </w:del>
      </w:ins>
      <w:ins w:id="15858" w:author="Rev 6 Allen Wirfs-Brock" w:date="2012-01-31T15:31:00Z">
        <w:del w:id="15859" w:author="Rev 7 Allen Wirfs-Brock" w:date="2012-04-24T18:18:00Z">
          <w:r w:rsidRPr="00CA7892" w:rsidDel="009F1BE2">
            <w:rPr>
              <w:i/>
            </w:rPr>
            <w:delText>VariableDeclarationNoIn</w:delText>
          </w:r>
          <w:r w:rsidRPr="00E77497" w:rsidDel="009F1BE2">
            <w:delText xml:space="preserve"> </w:delText>
          </w:r>
        </w:del>
      </w:ins>
      <w:ins w:id="15860" w:author="Rev 6 Allen Wirfs-Brock" w:date="2012-01-31T15:25:00Z">
        <w:del w:id="15861" w:author="Rev 7 Allen Wirfs-Brock" w:date="2012-04-24T18:18:00Z">
          <w:r w:rsidRPr="004418C4" w:rsidDel="009F1BE2">
            <w:delText>passing</w:delText>
          </w:r>
          <w:r w:rsidRPr="004418C4" w:rsidDel="009F1BE2">
            <w:rPr>
              <w:i/>
            </w:rPr>
            <w:delText xml:space="preserve"> </w:delText>
          </w:r>
        </w:del>
      </w:ins>
      <w:ins w:id="15862" w:author="Rev 6 Allen Wirfs-Brock" w:date="2012-01-31T15:26:00Z">
        <w:del w:id="15863" w:author="Rev 7 Allen Wirfs-Brock" w:date="2012-04-24T18:18:00Z">
          <w:r w:rsidDel="009F1BE2">
            <w:rPr>
              <w:i/>
            </w:rPr>
            <w:delText>value</w:delText>
          </w:r>
        </w:del>
      </w:ins>
      <w:ins w:id="15864" w:author="Rev 6 Allen Wirfs-Brock" w:date="2012-01-31T15:25:00Z">
        <w:del w:id="15865" w:author="Rev 7 Allen Wirfs-Brock" w:date="2012-04-24T18:18:00Z">
          <w:r w:rsidDel="009F1BE2">
            <w:delText xml:space="preserve"> </w:delText>
          </w:r>
          <w:r w:rsidRPr="004418C4" w:rsidDel="009F1BE2">
            <w:delText xml:space="preserve">and </w:delText>
          </w:r>
          <w:r w:rsidRPr="004418C4" w:rsidDel="009F1BE2">
            <w:rPr>
              <w:i/>
            </w:rPr>
            <w:delText>env</w:delText>
          </w:r>
          <w:r w:rsidRPr="004418C4" w:rsidDel="009F1BE2">
            <w:delText xml:space="preserve"> as the arguments.</w:delText>
          </w:r>
        </w:del>
      </w:ins>
    </w:p>
    <w:p w14:paraId="62DD7656" w14:textId="77777777" w:rsidR="000B0083" w:rsidRPr="00E77497" w:rsidDel="00297E3D" w:rsidRDefault="000B0083" w:rsidP="000B0083">
      <w:pPr>
        <w:rPr>
          <w:ins w:id="15866" w:author="Rev 6 Allen Wirfs-Brock" w:date="2012-01-31T15:47:00Z"/>
          <w:del w:id="15867" w:author="Rev 7 Allen Wirfs-Brock" w:date="2012-04-12T17:54:00Z"/>
        </w:rPr>
      </w:pPr>
      <w:ins w:id="15868" w:author="Rev 6 Allen Wirfs-Brock" w:date="2012-01-31T15:47:00Z">
        <w:del w:id="15869" w:author="Rev 7 Allen Wirfs-Brock" w:date="2012-04-12T17:54:00Z">
          <w:r w:rsidRPr="001A6405" w:rsidDel="00297E3D">
            <w:rPr>
              <w:rFonts w:ascii="Times New Roman" w:hAnsi="Times New Roman"/>
              <w:i/>
            </w:rPr>
            <w:delText>For</w:delText>
          </w:r>
          <w:r w:rsidDel="00297E3D">
            <w:rPr>
              <w:rFonts w:ascii="Times New Roman" w:hAnsi="Times New Roman"/>
              <w:i/>
            </w:rPr>
            <w:delText xml:space="preserve">Binding </w:delText>
          </w:r>
          <w:r w:rsidRPr="00E77497" w:rsidDel="00297E3D">
            <w:rPr>
              <w:b/>
            </w:rPr>
            <w:delText>:</w:delText>
          </w:r>
          <w:r w:rsidRPr="00E77497" w:rsidDel="00297E3D">
            <w:rPr>
              <w:rFonts w:ascii="Times New Roman" w:hAnsi="Times New Roman"/>
              <w:i/>
            </w:rPr>
            <w:delText xml:space="preserve"> </w:delText>
          </w:r>
          <w:r w:rsidDel="00297E3D">
            <w:rPr>
              <w:rFonts w:ascii="Times New Roman" w:hAnsi="Times New Roman"/>
              <w:i/>
            </w:rPr>
            <w:delText>BindingIdentifier</w:delText>
          </w:r>
          <w:r w:rsidRPr="00E77497" w:rsidDel="00297E3D">
            <w:rPr>
              <w:rFonts w:ascii="Times New Roman" w:hAnsi="Times New Roman"/>
              <w:i/>
            </w:rPr>
            <w:delText xml:space="preserve"> </w:delText>
          </w:r>
        </w:del>
      </w:ins>
    </w:p>
    <w:p w14:paraId="65119B74" w14:textId="77777777" w:rsidR="000B0083" w:rsidRPr="00E77497" w:rsidDel="00297E3D" w:rsidRDefault="000B0083" w:rsidP="000B0083">
      <w:pPr>
        <w:pStyle w:val="Alg4"/>
        <w:numPr>
          <w:ilvl w:val="0"/>
          <w:numId w:val="652"/>
        </w:numPr>
        <w:spacing w:after="220"/>
        <w:contextualSpacing/>
        <w:rPr>
          <w:ins w:id="15870" w:author="Rev 6 Allen Wirfs-Brock" w:date="2012-01-31T15:47:00Z"/>
          <w:del w:id="15871" w:author="Rev 7 Allen Wirfs-Brock" w:date="2012-04-12T17:54:00Z"/>
        </w:rPr>
      </w:pPr>
      <w:ins w:id="15872" w:author="Rev 6 Allen Wirfs-Brock" w:date="2012-01-31T15:47:00Z">
        <w:del w:id="15873" w:author="Rev 7 Allen Wirfs-Brock" w:date="2012-04-12T17:54:00Z">
          <w:r w:rsidRPr="004418C4" w:rsidDel="00297E3D">
            <w:delText xml:space="preserve">Perform Binding </w:delText>
          </w:r>
        </w:del>
      </w:ins>
      <w:ins w:id="15874" w:author="Rev 6 Allen Wirfs-Brock" w:date="2012-02-27T15:46:00Z">
        <w:del w:id="15875" w:author="Rev 7 Allen Wirfs-Brock" w:date="2012-04-12T17:54:00Z">
          <w:r w:rsidR="00A113E2" w:rsidDel="00297E3D">
            <w:delText>Initialisation</w:delText>
          </w:r>
        </w:del>
      </w:ins>
      <w:ins w:id="15876" w:author="Rev 6 Allen Wirfs-Brock" w:date="2012-01-31T15:47:00Z">
        <w:del w:id="15877" w:author="Rev 7 Allen Wirfs-Brock" w:date="2012-04-12T17:54:00Z">
          <w:r w:rsidRPr="004418C4" w:rsidDel="00297E3D">
            <w:delText xml:space="preserve"> for </w:delText>
          </w:r>
        </w:del>
      </w:ins>
      <w:ins w:id="15878" w:author="Rev 6 Allen Wirfs-Brock" w:date="2012-01-31T15:48:00Z">
        <w:del w:id="15879" w:author="Rev 7 Allen Wirfs-Brock" w:date="2012-04-12T17:54:00Z">
          <w:r w:rsidDel="00297E3D">
            <w:rPr>
              <w:i/>
            </w:rPr>
            <w:delText xml:space="preserve">BindingIdentifier </w:delText>
          </w:r>
        </w:del>
      </w:ins>
      <w:ins w:id="15880" w:author="Rev 6 Allen Wirfs-Brock" w:date="2012-01-31T15:47:00Z">
        <w:del w:id="15881" w:author="Rev 7 Allen Wirfs-Brock" w:date="2012-04-12T17:54:00Z">
          <w:r w:rsidRPr="004418C4" w:rsidDel="00297E3D">
            <w:delText xml:space="preserve"> 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6F85A5A7" w14:textId="77777777" w:rsidR="000B0083" w:rsidRPr="00E77497" w:rsidDel="00297E3D" w:rsidRDefault="000B0083" w:rsidP="000B0083">
      <w:pPr>
        <w:rPr>
          <w:ins w:id="15882" w:author="Rev 6 Allen Wirfs-Brock" w:date="2012-01-31T15:47:00Z"/>
          <w:del w:id="15883" w:author="Rev 7 Allen Wirfs-Brock" w:date="2012-04-12T17:54:00Z"/>
        </w:rPr>
      </w:pPr>
      <w:ins w:id="15884" w:author="Rev 6 Allen Wirfs-Brock" w:date="2012-01-31T15:48:00Z">
        <w:del w:id="15885" w:author="Rev 7 Allen Wirfs-Brock" w:date="2012-04-12T17:54:00Z">
          <w:r w:rsidRPr="001A6405" w:rsidDel="00297E3D">
            <w:rPr>
              <w:rFonts w:ascii="Times New Roman" w:hAnsi="Times New Roman"/>
              <w:i/>
            </w:rPr>
            <w:delText>For</w:delText>
          </w:r>
          <w:r w:rsidDel="00297E3D">
            <w:rPr>
              <w:rFonts w:ascii="Times New Roman" w:hAnsi="Times New Roman"/>
              <w:i/>
            </w:rPr>
            <w:delText>Binding</w:delText>
          </w:r>
        </w:del>
      </w:ins>
      <w:ins w:id="15886" w:author="Rev 6 Allen Wirfs-Brock" w:date="2012-01-31T15:47:00Z">
        <w:del w:id="15887" w:author="Rev 7 Allen Wirfs-Brock" w:date="2012-04-12T17:54:00Z">
          <w:r w:rsidRPr="00E77497" w:rsidDel="00297E3D">
            <w:rPr>
              <w:b/>
            </w:rPr>
            <w:delText>:</w:delText>
          </w:r>
          <w:r w:rsidRPr="00E77497" w:rsidDel="00297E3D">
            <w:rPr>
              <w:rFonts w:ascii="Times New Roman" w:hAnsi="Times New Roman"/>
              <w:i/>
            </w:rPr>
            <w:delText xml:space="preserve"> </w:delText>
          </w:r>
        </w:del>
      </w:ins>
      <w:ins w:id="15888" w:author="Rev 6 Allen Wirfs-Brock" w:date="2012-01-31T15:48:00Z">
        <w:del w:id="15889" w:author="Rev 7 Allen Wirfs-Brock" w:date="2012-04-12T17:54:00Z">
          <w:r w:rsidDel="00297E3D">
            <w:rPr>
              <w:rFonts w:ascii="Times New Roman" w:hAnsi="Times New Roman"/>
              <w:i/>
            </w:rPr>
            <w:delText>BindingPattern</w:delText>
          </w:r>
        </w:del>
      </w:ins>
    </w:p>
    <w:p w14:paraId="7530E2D0" w14:textId="77777777" w:rsidR="000B0083" w:rsidRPr="00E77497" w:rsidDel="00297E3D" w:rsidRDefault="000B0083" w:rsidP="000B0083">
      <w:pPr>
        <w:pStyle w:val="Alg4"/>
        <w:numPr>
          <w:ilvl w:val="0"/>
          <w:numId w:val="653"/>
        </w:numPr>
        <w:spacing w:after="220"/>
        <w:contextualSpacing/>
        <w:rPr>
          <w:ins w:id="15890" w:author="Rev 6 Allen Wirfs-Brock" w:date="2012-01-31T15:47:00Z"/>
          <w:del w:id="15891" w:author="Rev 7 Allen Wirfs-Brock" w:date="2012-04-12T17:54:00Z"/>
        </w:rPr>
      </w:pPr>
      <w:ins w:id="15892" w:author="Rev 6 Allen Wirfs-Brock" w:date="2012-01-31T15:47:00Z">
        <w:del w:id="15893" w:author="Rev 7 Allen Wirfs-Brock" w:date="2012-04-12T17:54:00Z">
          <w:r w:rsidRPr="004418C4" w:rsidDel="00297E3D">
            <w:delText xml:space="preserve">Perform Binding </w:delText>
          </w:r>
        </w:del>
      </w:ins>
      <w:ins w:id="15894" w:author="Rev 6 Allen Wirfs-Brock" w:date="2012-02-27T15:46:00Z">
        <w:del w:id="15895" w:author="Rev 7 Allen Wirfs-Brock" w:date="2012-04-12T17:54:00Z">
          <w:r w:rsidR="00A113E2" w:rsidDel="00297E3D">
            <w:delText>Initialisation</w:delText>
          </w:r>
        </w:del>
      </w:ins>
      <w:ins w:id="15896" w:author="Rev 6 Allen Wirfs-Brock" w:date="2012-01-31T15:47:00Z">
        <w:del w:id="15897" w:author="Rev 7 Allen Wirfs-Brock" w:date="2012-04-12T17:54:00Z">
          <w:r w:rsidRPr="004418C4" w:rsidDel="00297E3D">
            <w:delText xml:space="preserve"> for </w:delText>
          </w:r>
        </w:del>
      </w:ins>
      <w:ins w:id="15898" w:author="Rev 6 Allen Wirfs-Brock" w:date="2012-01-31T15:48:00Z">
        <w:del w:id="15899" w:author="Rev 7 Allen Wirfs-Brock" w:date="2012-04-12T17:54:00Z">
          <w:r w:rsidDel="00297E3D">
            <w:rPr>
              <w:i/>
            </w:rPr>
            <w:delText>BindingPattern</w:delText>
          </w:r>
          <w:r w:rsidRPr="004418C4" w:rsidDel="00297E3D">
            <w:delText xml:space="preserve"> </w:delText>
          </w:r>
        </w:del>
      </w:ins>
      <w:ins w:id="15900" w:author="Rev 6 Allen Wirfs-Brock" w:date="2012-01-31T15:47:00Z">
        <w:del w:id="15901" w:author="Rev 7 Allen Wirfs-Brock" w:date="2012-04-12T17:54:00Z">
          <w:r w:rsidRPr="004418C4" w:rsidDel="00297E3D">
            <w:delText>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6F7A3C2C" w14:textId="77777777" w:rsidR="0068432C" w:rsidRDefault="0068432C" w:rsidP="0068432C">
      <w:pPr>
        <w:keepNext/>
        <w:rPr>
          <w:ins w:id="15902" w:author="Rev 6 Allen Wirfs-Brock" w:date="2012-02-26T10:57:00Z"/>
          <w:rFonts w:ascii="Helvetica" w:hAnsi="Helvetica"/>
          <w:b/>
          <w:spacing w:val="6"/>
        </w:rPr>
      </w:pPr>
      <w:ins w:id="15903" w:author="Rev 6 Allen Wirfs-Brock" w:date="2012-02-26T10:57:00Z">
        <w:r w:rsidRPr="00E77497">
          <w:rPr>
            <w:rFonts w:ascii="Helvetica" w:hAnsi="Helvetica"/>
            <w:b/>
          </w:rPr>
          <w:t xml:space="preserve">Runtime Semantics: </w:t>
        </w:r>
        <w:r>
          <w:rPr>
            <w:rFonts w:ascii="Helvetica" w:hAnsi="Helvetica"/>
            <w:b/>
            <w:spacing w:val="6"/>
          </w:rPr>
          <w:t>Labelled Evaluation</w:t>
        </w:r>
      </w:ins>
    </w:p>
    <w:p w14:paraId="3F635281" w14:textId="77777777" w:rsidR="0068432C" w:rsidRPr="00FA3203" w:rsidRDefault="0068432C" w:rsidP="0068432C">
      <w:pPr>
        <w:ind w:left="360"/>
        <w:rPr>
          <w:ins w:id="15904" w:author="Rev 6 Allen Wirfs-Brock" w:date="2012-02-26T10:57:00Z"/>
        </w:rPr>
      </w:pPr>
      <w:ins w:id="15905" w:author="Rev 6 Allen Wirfs-Brock" w:date="2012-02-26T10:5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6060F5B4" w14:textId="77777777" w:rsidR="00687A3E" w:rsidRPr="00E65A34" w:rsidDel="0068432C" w:rsidRDefault="00687A3E" w:rsidP="00D25231">
      <w:pPr>
        <w:keepNext/>
        <w:rPr>
          <w:ins w:id="15906" w:author="Rev 4 Allen Wirfs-Brock" w:date="2011-10-15T18:43:00Z"/>
          <w:del w:id="15907" w:author="Rev 6 Allen Wirfs-Brock" w:date="2012-02-26T10:57:00Z"/>
          <w:rFonts w:ascii="Helvetica" w:hAnsi="Helvetica"/>
          <w:b/>
        </w:rPr>
      </w:pPr>
      <w:ins w:id="15908" w:author="Rev 4 Allen Wirfs-Brock" w:date="2011-10-15T18:43:00Z">
        <w:del w:id="15909" w:author="Rev 6 Allen Wirfs-Brock" w:date="2012-02-26T10:57:00Z">
          <w:r w:rsidRPr="006B6D0A" w:rsidDel="0068432C">
            <w:rPr>
              <w:rFonts w:ascii="Helvetica" w:hAnsi="Helvetica"/>
              <w:b/>
            </w:rPr>
            <w:delText xml:space="preserve">Runtime Semantics: </w:delText>
          </w:r>
          <w:r w:rsidRPr="006B6D0A" w:rsidDel="0068432C">
            <w:rPr>
              <w:rFonts w:ascii="Helvetica" w:hAnsi="Helvetica"/>
              <w:b/>
              <w:spacing w:val="6"/>
            </w:rPr>
            <w:delText>Evaluation</w:delText>
          </w:r>
        </w:del>
      </w:ins>
    </w:p>
    <w:p w14:paraId="02BEE83D" w14:textId="77777777" w:rsidR="004C02EF" w:rsidRPr="00E77497" w:rsidRDefault="004C02EF" w:rsidP="004C02EF">
      <w:del w:id="15910" w:author="Rev 4 Allen Wirfs-Brock" w:date="2011-10-15T18:47:00Z">
        <w:r w:rsidRPr="009C202C" w:rsidDel="00D25231">
          <w:delText xml:space="preserve">The production </w:delText>
        </w:r>
      </w:del>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15911" w:author="Rev 4 Allen Wirfs-Brock" w:date="2011-10-15T18:48:00Z">
        <w:r w:rsidRPr="00E77497" w:rsidDel="00D25231">
          <w:delText>is evaluated as follows:</w:delText>
        </w:r>
      </w:del>
    </w:p>
    <w:p w14:paraId="70E02A93" w14:textId="77777777" w:rsidR="00E21F6A" w:rsidRPr="00E21F6A" w:rsidRDefault="00E21F6A" w:rsidP="00E21F6A">
      <w:pPr>
        <w:pStyle w:val="Alg3"/>
        <w:numPr>
          <w:ilvl w:val="0"/>
          <w:numId w:val="122"/>
        </w:numPr>
        <w:rPr>
          <w:ins w:id="15912" w:author="Rev 6 Allen Wirfs-Brock" w:date="2012-02-26T14:08:00Z"/>
        </w:rPr>
      </w:pPr>
      <w:ins w:id="15913" w:author="Rev 6 Allen Wirfs-Brock" w:date="2012-02-26T14:08:00Z">
        <w:r w:rsidRPr="00E77497">
          <w:t xml:space="preserve">Let </w:t>
        </w:r>
        <w:r>
          <w:rPr>
            <w:i/>
          </w:rPr>
          <w:t>keyResult</w:t>
        </w:r>
        <w:r w:rsidRPr="00E77497">
          <w:t xml:space="preserve"> be the result of </w:t>
        </w:r>
      </w:ins>
      <w:ins w:id="15914" w:author="Rev 6 Allen Wirfs-Brock" w:date="2012-02-26T14:09:00Z">
        <w:r>
          <w:t xml:space="preserve">performing For In/Of Expression Evalation with </w:t>
        </w:r>
      </w:ins>
      <w:ins w:id="15915" w:author="Rev 6 Allen Wirfs-Brock" w:date="2012-02-26T14:08:00Z">
        <w:r w:rsidRPr="00E77497">
          <w:t xml:space="preserve"> </w:t>
        </w:r>
      </w:ins>
      <w:ins w:id="15916" w:author="Rev 6 Allen Wirfs-Brock" w:date="2012-02-26T14:10:00Z">
        <w:r w:rsidRPr="00E21F6A">
          <w:rPr>
            <w:i/>
          </w:rPr>
          <w:t>Statement</w:t>
        </w:r>
        <w:r>
          <w:t xml:space="preserve">, </w:t>
        </w:r>
        <w:r w:rsidRPr="00E21F6A">
          <w:rPr>
            <w:rFonts w:ascii="Arial" w:hAnsi="Arial" w:cs="Arial"/>
          </w:rPr>
          <w:t>enumerate</w:t>
        </w:r>
        <w:r>
          <w:t xml:space="preserve">, and </w:t>
        </w:r>
        <w:r w:rsidRPr="00E21F6A">
          <w:rPr>
            <w:i/>
          </w:rPr>
          <w:t>labelSet</w:t>
        </w:r>
      </w:ins>
      <w:ins w:id="15917" w:author="Rev 6 Allen Wirfs-Brock" w:date="2012-02-26T14:11:00Z">
        <w:r>
          <w:t>.</w:t>
        </w:r>
      </w:ins>
    </w:p>
    <w:p w14:paraId="62CE2F01" w14:textId="77777777" w:rsidR="00E21F6A" w:rsidRDefault="00FA7F97" w:rsidP="00E21F6A">
      <w:pPr>
        <w:pStyle w:val="Alg3"/>
        <w:numPr>
          <w:ilvl w:val="0"/>
          <w:numId w:val="122"/>
        </w:numPr>
        <w:tabs>
          <w:tab w:val="left" w:pos="2160"/>
        </w:tabs>
        <w:rPr>
          <w:ins w:id="15918" w:author="Rev 6 Allen Wirfs-Brock" w:date="2012-02-26T14:13:00Z"/>
        </w:rPr>
      </w:pPr>
      <w:ins w:id="15919" w:author="Rev 6 Allen Wirfs-Brock" w:date="2012-02-26T14:41:00Z">
        <w:r>
          <w:t>ReturnIfAbrupt(</w:t>
        </w:r>
      </w:ins>
      <w:ins w:id="15920" w:author="Rev 6 Allen Wirfs-Brock" w:date="2012-02-26T14:13:00Z">
        <w:r w:rsidR="00E21F6A">
          <w:rPr>
            <w:i/>
          </w:rPr>
          <w:t>keyResult</w:t>
        </w:r>
      </w:ins>
      <w:ins w:id="15921" w:author="Rev 6 Allen Wirfs-Brock" w:date="2012-02-26T14:41:00Z">
        <w:r>
          <w:t>)</w:t>
        </w:r>
      </w:ins>
      <w:ins w:id="15922" w:author="Rev 6 Allen Wirfs-Brock" w:date="2012-02-26T16:08:00Z">
        <w:r w:rsidR="00514B53">
          <w:t>.</w:t>
        </w:r>
      </w:ins>
    </w:p>
    <w:p w14:paraId="1AEE35F9" w14:textId="77777777" w:rsidR="00E21F6A" w:rsidRDefault="00164D8C" w:rsidP="004B3A2D">
      <w:pPr>
        <w:pStyle w:val="Alg3"/>
        <w:numPr>
          <w:ilvl w:val="0"/>
          <w:numId w:val="122"/>
        </w:numPr>
        <w:spacing w:after="240"/>
        <w:rPr>
          <w:ins w:id="15923" w:author="Rev 6 Allen Wirfs-Brock" w:date="2012-02-26T16:06:00Z"/>
        </w:rPr>
      </w:pPr>
      <w:ins w:id="15924" w:author="Rev 6 Allen Wirfs-Brock" w:date="2012-02-26T14:46:00Z">
        <w:r>
          <w:t>Return</w:t>
        </w:r>
        <w:r w:rsidRPr="00E77497">
          <w:t xml:space="preserve"> the result of </w:t>
        </w:r>
        <w:r>
          <w:t xml:space="preserve">performing For In/Of Body Evalation with </w:t>
        </w:r>
        <w:r w:rsidRPr="00E77497">
          <w:t xml:space="preserve"> </w:t>
        </w:r>
      </w:ins>
      <w:ins w:id="15925" w:author="Rev 6 Allen Wirfs-Brock" w:date="2012-02-26T14:50:00Z">
        <w:r w:rsidRPr="00E77497">
          <w:rPr>
            <w:rStyle w:val="bnf"/>
          </w:rPr>
          <w:t>LeftHandSideExpression</w:t>
        </w:r>
      </w:ins>
      <w:ins w:id="15926" w:author="Rev 6 Allen Wirfs-Brock" w:date="2012-02-26T14:51:00Z">
        <w:r>
          <w:t>,</w:t>
        </w:r>
      </w:ins>
      <w:ins w:id="15927" w:author="Rev 6 Allen Wirfs-Brock" w:date="2012-02-26T14:50:00Z">
        <w:r w:rsidRPr="00E77497">
          <w:t xml:space="preserve"> </w:t>
        </w:r>
      </w:ins>
      <w:ins w:id="15928" w:author="Rev 6 Allen Wirfs-Brock" w:date="2012-02-26T14:46:00Z">
        <w:r w:rsidRPr="00E21F6A">
          <w:rPr>
            <w:i/>
          </w:rPr>
          <w:t>Statement</w:t>
        </w:r>
        <w:r>
          <w:t xml:space="preserve">, </w:t>
        </w:r>
        <w:r w:rsidRPr="00FA7F97">
          <w:rPr>
            <w:i/>
          </w:rPr>
          <w:t>keyResult</w:t>
        </w:r>
        <w:del w:id="15929" w:author="Rev 7 Allen Wirfs-Brock" w:date="2012-04-09T16:27:00Z">
          <w:r w:rsidDel="008F79D4">
            <w:delText>.[[value]]</w:delText>
          </w:r>
        </w:del>
      </w:ins>
      <w:ins w:id="15930" w:author="Rev 6 Allen Wirfs-Brock" w:date="2012-02-26T14:51:00Z">
        <w:r>
          <w:t>,</w:t>
        </w:r>
      </w:ins>
      <w:ins w:id="15931" w:author="Rev 6 Allen Wirfs-Brock" w:date="2012-02-26T15:01:00Z">
        <w:r w:rsidR="00F4124C">
          <w:t xml:space="preserve"> </w:t>
        </w:r>
      </w:ins>
      <w:ins w:id="15932" w:author="Rev 6 Allen Wirfs-Brock" w:date="2012-02-26T14:46:00Z">
        <w:r>
          <w:t xml:space="preserve"> </w:t>
        </w:r>
        <w:r>
          <w:rPr>
            <w:rFonts w:ascii="Arial" w:hAnsi="Arial" w:cs="Arial"/>
          </w:rPr>
          <w:t>assignment</w:t>
        </w:r>
      </w:ins>
      <w:ins w:id="15933" w:author="Rev 6 Allen Wirfs-Brock" w:date="2012-02-26T14:51:00Z">
        <w:r>
          <w:t>,</w:t>
        </w:r>
      </w:ins>
      <w:ins w:id="15934" w:author="Rev 6 Allen Wirfs-Brock" w:date="2012-02-26T14:46:00Z">
        <w:r>
          <w:t xml:space="preserve"> and </w:t>
        </w:r>
        <w:r w:rsidRPr="00E21F6A">
          <w:rPr>
            <w:i/>
          </w:rPr>
          <w:t>labelSet</w:t>
        </w:r>
        <w:r>
          <w:t>.</w:t>
        </w:r>
      </w:ins>
    </w:p>
    <w:p w14:paraId="3F99478E"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5935" w:author="Rev 7 Allen Wirfs-Brock" w:date="2012-04-24T17:59:00Z">
        <w:r w:rsidRPr="00451D9D" w:rsidDel="004429A2">
          <w:rPr>
            <w:rFonts w:ascii="Times New Roman" w:hAnsi="Times New Roman"/>
            <w:i/>
          </w:rPr>
          <w:delText>BindingIdentifier</w:delText>
        </w:r>
        <w:r w:rsidDel="004429A2">
          <w:rPr>
            <w:i/>
          </w:rPr>
          <w:delText xml:space="preserve"> </w:delText>
        </w:r>
        <w:r w:rsidRPr="004418C4" w:rsidDel="004429A2">
          <w:delText xml:space="preserve"> </w:delText>
        </w:r>
      </w:del>
      <w:ins w:id="15936" w:author="Rev 7 Allen Wirfs-Brock" w:date="2012-04-24T18:19:00Z">
        <w:r w:rsidR="009F1BE2">
          <w:rPr>
            <w:rFonts w:ascii="Times New Roman" w:hAnsi="Times New Roman"/>
            <w:i/>
          </w:rPr>
          <w:t>ForBinding</w:t>
        </w:r>
      </w:ins>
      <w:ins w:id="15937" w:author="Rev 7 Allen Wirfs-Brock" w:date="2012-04-24T17:59:00Z">
        <w:r w:rsidR="004429A2">
          <w:rPr>
            <w:i/>
          </w:rPr>
          <w:t xml:space="preserve"> </w:t>
        </w:r>
        <w:r w:rsidR="004429A2" w:rsidRPr="004418C4">
          <w:t xml:space="preserve"> </w:t>
        </w:r>
      </w:ins>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765AF1F7" w14:textId="77777777" w:rsidR="00514B53" w:rsidRPr="00E21F6A" w:rsidRDefault="00514B53" w:rsidP="00514B53">
      <w:pPr>
        <w:pStyle w:val="Alg3"/>
        <w:numPr>
          <w:ilvl w:val="0"/>
          <w:numId w:val="123"/>
        </w:numPr>
        <w:rPr>
          <w:ins w:id="15938" w:author="Rev 6 Allen Wirfs-Brock" w:date="2012-02-26T16:08:00Z"/>
        </w:rPr>
      </w:pPr>
      <w:ins w:id="15939" w:author="Rev 6 Allen Wirfs-Brock" w:date="2012-02-26T16:08: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1A0199B4" w14:textId="77777777" w:rsidR="00514B53" w:rsidRDefault="00514B53" w:rsidP="00514B53">
      <w:pPr>
        <w:pStyle w:val="Alg3"/>
        <w:numPr>
          <w:ilvl w:val="0"/>
          <w:numId w:val="123"/>
        </w:numPr>
        <w:tabs>
          <w:tab w:val="left" w:pos="2160"/>
        </w:tabs>
        <w:rPr>
          <w:ins w:id="15940" w:author="Rev 6 Allen Wirfs-Brock" w:date="2012-02-26T16:08:00Z"/>
        </w:rPr>
      </w:pPr>
      <w:ins w:id="15941" w:author="Rev 6 Allen Wirfs-Brock" w:date="2012-02-26T16:08:00Z">
        <w:r>
          <w:t>ReturnIfAbrupt(</w:t>
        </w:r>
        <w:r>
          <w:rPr>
            <w:i/>
          </w:rPr>
          <w:t>keyResult</w:t>
        </w:r>
        <w:r>
          <w:t>).</w:t>
        </w:r>
      </w:ins>
    </w:p>
    <w:p w14:paraId="4A72435D" w14:textId="77777777" w:rsidR="00514B53" w:rsidRDefault="00514B53" w:rsidP="004B3A2D">
      <w:pPr>
        <w:pStyle w:val="Alg3"/>
        <w:numPr>
          <w:ilvl w:val="0"/>
          <w:numId w:val="123"/>
        </w:numPr>
        <w:spacing w:after="240"/>
        <w:rPr>
          <w:ins w:id="15942" w:author="Rev 6 Allen Wirfs-Brock" w:date="2012-02-26T14:04:00Z"/>
        </w:rPr>
      </w:pPr>
      <w:ins w:id="15943" w:author="Rev 6 Allen Wirfs-Brock" w:date="2012-02-26T16:09:00Z">
        <w:r>
          <w:t>Return</w:t>
        </w:r>
        <w:r w:rsidRPr="00E77497">
          <w:t xml:space="preserve"> the result of </w:t>
        </w:r>
        <w:r>
          <w:t xml:space="preserve">performing For In/Of Body Evalation with </w:t>
        </w:r>
        <w:r w:rsidRPr="00E77497">
          <w:t xml:space="preserve"> </w:t>
        </w:r>
        <w:del w:id="15944" w:author="Rev 7 Allen Wirfs-Brock" w:date="2012-04-25T08:06:00Z">
          <w:r w:rsidRPr="00451D9D" w:rsidDel="007C32C2">
            <w:rPr>
              <w:i/>
            </w:rPr>
            <w:delText>BindingIdentifier</w:delText>
          </w:r>
        </w:del>
      </w:ins>
      <w:ins w:id="15945" w:author="Rev 7 Allen Wirfs-Brock" w:date="2012-04-25T08:06:00Z">
        <w:r w:rsidR="007C32C2">
          <w:rPr>
            <w:i/>
          </w:rPr>
          <w:t>ForBinding</w:t>
        </w:r>
      </w:ins>
      <w:ins w:id="15946" w:author="Rev 6 Allen Wirfs-Brock" w:date="2012-02-26T16:09:00Z">
        <w:r>
          <w:t>,</w:t>
        </w:r>
        <w:r w:rsidRPr="00E77497">
          <w:t xml:space="preserve"> </w:t>
        </w:r>
        <w:r w:rsidRPr="00E21F6A">
          <w:rPr>
            <w:i/>
          </w:rPr>
          <w:t>Statement</w:t>
        </w:r>
        <w:r>
          <w:t xml:space="preserve">, </w:t>
        </w:r>
        <w:r w:rsidRPr="00FA7F97">
          <w:rPr>
            <w:i/>
          </w:rPr>
          <w:t>keyResult</w:t>
        </w:r>
        <w:del w:id="15947" w:author="Rev 7 Allen Wirfs-Brock" w:date="2012-04-09T16:27:00Z">
          <w:r w:rsidDel="008F79D4">
            <w:delText>.[[value]]</w:delText>
          </w:r>
        </w:del>
        <w:r>
          <w:t xml:space="preserve">,  </w:t>
        </w:r>
      </w:ins>
      <w:ins w:id="15948" w:author="Rev 6 Allen Wirfs-Brock" w:date="2012-02-26T16:10:00Z">
        <w:r>
          <w:rPr>
            <w:rFonts w:ascii="Arial" w:hAnsi="Arial" w:cs="Arial"/>
          </w:rPr>
          <w:t>varBinding</w:t>
        </w:r>
      </w:ins>
      <w:ins w:id="15949" w:author="Rev 6 Allen Wirfs-Brock" w:date="2012-02-26T16:09:00Z">
        <w:r>
          <w:t xml:space="preserve">, and </w:t>
        </w:r>
        <w:r w:rsidRPr="00E21F6A">
          <w:rPr>
            <w:i/>
          </w:rPr>
          <w:t>labelSet</w:t>
        </w:r>
        <w:r>
          <w:t>.</w:t>
        </w:r>
      </w:ins>
    </w:p>
    <w:p w14:paraId="1C8F30BC" w14:textId="77777777" w:rsidR="00514B53" w:rsidRPr="00E77497" w:rsidRDefault="00514B53" w:rsidP="00514B53">
      <w:pPr>
        <w:jc w:val="left"/>
        <w:rPr>
          <w:ins w:id="15950" w:author="Rev 6 Allen Wirfs-Brock" w:date="2012-02-26T16:12:00Z"/>
        </w:rPr>
      </w:pPr>
      <w:ins w:id="15951" w:author="Rev 6 Allen Wirfs-Brock" w:date="2012-02-26T16:12: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3C4D6FFE" w14:textId="77777777" w:rsidR="00514B53" w:rsidRPr="00E21F6A" w:rsidRDefault="00514B53" w:rsidP="004B3A2D">
      <w:pPr>
        <w:pStyle w:val="Alg3"/>
        <w:numPr>
          <w:ilvl w:val="0"/>
          <w:numId w:val="693"/>
        </w:numPr>
        <w:rPr>
          <w:ins w:id="15952" w:author="Rev 6 Allen Wirfs-Brock" w:date="2012-02-26T16:12:00Z"/>
        </w:rPr>
      </w:pPr>
      <w:ins w:id="15953" w:author="Rev 6 Allen Wirfs-Brock" w:date="2012-02-26T16:12: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01CE38FF" w14:textId="77777777" w:rsidR="00514B53" w:rsidRDefault="00514B53" w:rsidP="004B3A2D">
      <w:pPr>
        <w:pStyle w:val="Alg3"/>
        <w:numPr>
          <w:ilvl w:val="0"/>
          <w:numId w:val="693"/>
        </w:numPr>
        <w:tabs>
          <w:tab w:val="left" w:pos="2160"/>
        </w:tabs>
        <w:rPr>
          <w:ins w:id="15954" w:author="Rev 6 Allen Wirfs-Brock" w:date="2012-02-26T16:12:00Z"/>
        </w:rPr>
      </w:pPr>
      <w:ins w:id="15955" w:author="Rev 6 Allen Wirfs-Brock" w:date="2012-02-26T16:12:00Z">
        <w:r>
          <w:t>ReturnIfAbrupt(</w:t>
        </w:r>
        <w:r>
          <w:rPr>
            <w:i/>
          </w:rPr>
          <w:t>keyResult</w:t>
        </w:r>
        <w:r>
          <w:t>).</w:t>
        </w:r>
      </w:ins>
    </w:p>
    <w:p w14:paraId="5F6D3A51" w14:textId="77777777" w:rsidR="00514B53" w:rsidRDefault="00514B53" w:rsidP="004B3A2D">
      <w:pPr>
        <w:pStyle w:val="Alg3"/>
        <w:numPr>
          <w:ilvl w:val="0"/>
          <w:numId w:val="693"/>
        </w:numPr>
        <w:spacing w:after="240"/>
        <w:rPr>
          <w:ins w:id="15956" w:author="Rev 6 Allen Wirfs-Brock" w:date="2012-02-26T16:12:00Z"/>
        </w:rPr>
      </w:pPr>
      <w:ins w:id="15957" w:author="Rev 6 Allen Wirfs-Brock" w:date="2012-02-26T16:12:00Z">
        <w:r>
          <w:t>Return</w:t>
        </w:r>
        <w:r w:rsidRPr="00E77497">
          <w:t xml:space="preserve"> the result of </w:t>
        </w:r>
        <w:r>
          <w:t xml:space="preserve">performing For In/Of Body Evalation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15958" w:author="Rev 7 Allen Wirfs-Brock" w:date="2012-04-09T16:27:00Z">
          <w:r w:rsidDel="008F79D4">
            <w:delText>.[[value]]</w:delText>
          </w:r>
        </w:del>
        <w:r>
          <w:t xml:space="preserve">,  </w:t>
        </w:r>
      </w:ins>
      <w:ins w:id="15959" w:author="Rev 7 Allen Wirfs-Brock" w:date="2012-04-24T18:30:00Z">
        <w:r w:rsidR="00A22135">
          <w:rPr>
            <w:rFonts w:ascii="Arial" w:hAnsi="Arial" w:cs="Arial"/>
          </w:rPr>
          <w:t>lexicalBinding</w:t>
        </w:r>
      </w:ins>
      <w:ins w:id="15960" w:author="Rev 6 Allen Wirfs-Brock" w:date="2012-02-26T16:13:00Z">
        <w:del w:id="15961" w:author="Rev 7 Allen Wirfs-Brock" w:date="2012-04-24T18:30:00Z">
          <w:r w:rsidDel="00A22135">
            <w:rPr>
              <w:rFonts w:ascii="Arial" w:hAnsi="Arial" w:cs="Arial"/>
            </w:rPr>
            <w:delText>ForDeclaration</w:delText>
          </w:r>
        </w:del>
      </w:ins>
      <w:ins w:id="15962" w:author="Rev 6 Allen Wirfs-Brock" w:date="2012-02-26T16:12:00Z">
        <w:r>
          <w:t xml:space="preserve">, and </w:t>
        </w:r>
        <w:r w:rsidRPr="00E21F6A">
          <w:rPr>
            <w:i/>
          </w:rPr>
          <w:t>labelSet</w:t>
        </w:r>
        <w:r>
          <w:t>.</w:t>
        </w:r>
      </w:ins>
    </w:p>
    <w:p w14:paraId="7C6331A8" w14:textId="77777777" w:rsidR="00514B53" w:rsidRPr="00E77497" w:rsidRDefault="00514B53" w:rsidP="00514B53">
      <w:pPr>
        <w:rPr>
          <w:ins w:id="15963" w:author="Rev 6 Allen Wirfs-Brock" w:date="2012-02-26T16:14:00Z"/>
        </w:rPr>
      </w:pPr>
      <w:ins w:id="15964" w:author="Rev 6 Allen Wirfs-Brock" w:date="2012-02-26T16:14:00Z">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15965" w:author="Rev 6 Allen Wirfs-Brock" w:date="2012-02-26T16:16:00Z">
        <w:r w:rsidR="004B3A2D">
          <w:rPr>
            <w:rFonts w:ascii="Courier New" w:hAnsi="Courier New"/>
            <w:b/>
          </w:rPr>
          <w:t>of</w:t>
        </w:r>
      </w:ins>
      <w:ins w:id="15966" w:author="Rev 6 Allen Wirfs-Brock" w:date="2012-02-26T16:1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474F105" w14:textId="77777777" w:rsidR="00514B53" w:rsidRPr="00E21F6A" w:rsidRDefault="00514B53" w:rsidP="004B3A2D">
      <w:pPr>
        <w:pStyle w:val="Alg3"/>
        <w:numPr>
          <w:ilvl w:val="0"/>
          <w:numId w:val="696"/>
        </w:numPr>
        <w:rPr>
          <w:ins w:id="15967" w:author="Rev 6 Allen Wirfs-Brock" w:date="2012-02-26T16:14:00Z"/>
        </w:rPr>
      </w:pPr>
      <w:ins w:id="15968" w:author="Rev 6 Allen Wirfs-Brock" w:date="2012-02-26T16:14: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ins>
      <w:ins w:id="15969" w:author="Rev 6 Allen Wirfs-Brock" w:date="2012-02-26T16:16:00Z">
        <w:r w:rsidR="004B3A2D">
          <w:rPr>
            <w:rFonts w:ascii="Arial" w:hAnsi="Arial" w:cs="Arial"/>
          </w:rPr>
          <w:t>iterate</w:t>
        </w:r>
      </w:ins>
      <w:ins w:id="15970" w:author="Rev 6 Allen Wirfs-Brock" w:date="2012-02-26T16:14:00Z">
        <w:r>
          <w:t xml:space="preserve">, and </w:t>
        </w:r>
        <w:r w:rsidRPr="00E21F6A">
          <w:rPr>
            <w:i/>
          </w:rPr>
          <w:t>labelSet</w:t>
        </w:r>
        <w:r>
          <w:t>.</w:t>
        </w:r>
      </w:ins>
    </w:p>
    <w:p w14:paraId="154F1161" w14:textId="77777777" w:rsidR="00514B53" w:rsidRDefault="00514B53" w:rsidP="004B3A2D">
      <w:pPr>
        <w:pStyle w:val="Alg3"/>
        <w:numPr>
          <w:ilvl w:val="0"/>
          <w:numId w:val="696"/>
        </w:numPr>
        <w:tabs>
          <w:tab w:val="left" w:pos="2160"/>
        </w:tabs>
        <w:rPr>
          <w:ins w:id="15971" w:author="Rev 6 Allen Wirfs-Brock" w:date="2012-02-26T16:14:00Z"/>
        </w:rPr>
      </w:pPr>
      <w:ins w:id="15972" w:author="Rev 6 Allen Wirfs-Brock" w:date="2012-02-26T16:14:00Z">
        <w:r>
          <w:t>ReturnIfAbrupt(</w:t>
        </w:r>
        <w:r>
          <w:rPr>
            <w:i/>
          </w:rPr>
          <w:t>keyResult</w:t>
        </w:r>
        <w:r>
          <w:t>).</w:t>
        </w:r>
      </w:ins>
    </w:p>
    <w:p w14:paraId="155A716F" w14:textId="77777777" w:rsidR="00514B53" w:rsidRDefault="00514B53" w:rsidP="004B3A2D">
      <w:pPr>
        <w:pStyle w:val="Alg3"/>
        <w:numPr>
          <w:ilvl w:val="0"/>
          <w:numId w:val="696"/>
        </w:numPr>
        <w:spacing w:after="240"/>
        <w:rPr>
          <w:ins w:id="15973" w:author="Rev 6 Allen Wirfs-Brock" w:date="2012-02-26T16:14:00Z"/>
        </w:rPr>
      </w:pPr>
      <w:ins w:id="15974" w:author="Rev 6 Allen Wirfs-Brock" w:date="2012-02-26T16:14:00Z">
        <w:r>
          <w:t>Return</w:t>
        </w:r>
        <w:r w:rsidRPr="00E77497">
          <w:t xml:space="preserve"> the result of </w:t>
        </w:r>
        <w:r>
          <w:t xml:space="preserve">performing For In/Of Body Evalation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del w:id="15975" w:author="Rev 7 Allen Wirfs-Brock" w:date="2012-04-09T16:28:00Z">
          <w:r w:rsidDel="008F79D4">
            <w:delText>.[[value]]</w:delText>
          </w:r>
        </w:del>
        <w:r>
          <w:t xml:space="preserve">,  </w:t>
        </w:r>
        <w:r>
          <w:rPr>
            <w:rFonts w:ascii="Arial" w:hAnsi="Arial" w:cs="Arial"/>
          </w:rPr>
          <w:t>assignment</w:t>
        </w:r>
        <w:r>
          <w:t xml:space="preserve">, and </w:t>
        </w:r>
        <w:r w:rsidRPr="00E21F6A">
          <w:rPr>
            <w:i/>
          </w:rPr>
          <w:t>labelSet</w:t>
        </w:r>
        <w:r>
          <w:t>.</w:t>
        </w:r>
      </w:ins>
    </w:p>
    <w:p w14:paraId="49BE75D5" w14:textId="77777777" w:rsidR="00514B53" w:rsidRPr="00E77497" w:rsidRDefault="00514B53" w:rsidP="00514B53">
      <w:pPr>
        <w:jc w:val="left"/>
        <w:rPr>
          <w:ins w:id="15976" w:author="Rev 6 Allen Wirfs-Brock" w:date="2012-02-26T16:14:00Z"/>
        </w:rPr>
      </w:pPr>
      <w:ins w:id="15977"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5978" w:author="Rev 7 Allen Wirfs-Brock" w:date="2012-04-24T17:59:00Z">
          <w:r w:rsidRPr="00451D9D" w:rsidDel="004429A2">
            <w:rPr>
              <w:rFonts w:ascii="Times New Roman" w:hAnsi="Times New Roman"/>
              <w:i/>
            </w:rPr>
            <w:delText>BindingIdentifier</w:delText>
          </w:r>
        </w:del>
      </w:ins>
      <w:ins w:id="15979" w:author="Rev 7 Allen Wirfs-Brock" w:date="2012-04-24T18:19:00Z">
        <w:r w:rsidR="009F1BE2">
          <w:rPr>
            <w:rFonts w:ascii="Times New Roman" w:hAnsi="Times New Roman"/>
            <w:i/>
          </w:rPr>
          <w:t>ForBinding</w:t>
        </w:r>
      </w:ins>
      <w:ins w:id="15980" w:author="Rev 6 Allen Wirfs-Brock" w:date="2012-02-26T16:14:00Z">
        <w:r>
          <w:rPr>
            <w:i/>
          </w:rPr>
          <w:t xml:space="preserve"> </w:t>
        </w:r>
        <w:r w:rsidRPr="004418C4">
          <w:t xml:space="preserve"> </w:t>
        </w:r>
      </w:ins>
      <w:ins w:id="15981" w:author="Rev 6 Allen Wirfs-Brock" w:date="2012-02-26T16:16:00Z">
        <w:r w:rsidR="004B3A2D">
          <w:rPr>
            <w:rFonts w:ascii="Courier New" w:hAnsi="Courier New"/>
            <w:b/>
          </w:rPr>
          <w:t>of</w:t>
        </w:r>
      </w:ins>
      <w:ins w:id="15982"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2ABB434C" w14:textId="77777777" w:rsidR="00514B53" w:rsidRPr="00E21F6A" w:rsidRDefault="00514B53" w:rsidP="004B3A2D">
      <w:pPr>
        <w:pStyle w:val="Alg3"/>
        <w:numPr>
          <w:ilvl w:val="0"/>
          <w:numId w:val="695"/>
        </w:numPr>
        <w:rPr>
          <w:ins w:id="15983" w:author="Rev 6 Allen Wirfs-Brock" w:date="2012-02-26T16:14:00Z"/>
        </w:rPr>
      </w:pPr>
      <w:ins w:id="15984" w:author="Rev 6 Allen Wirfs-Brock" w:date="2012-02-26T16:14:00Z">
        <w:r w:rsidRPr="00E77497">
          <w:t xml:space="preserve">Let </w:t>
        </w:r>
        <w:r>
          <w:rPr>
            <w:i/>
          </w:rPr>
          <w:t>keyResult</w:t>
        </w:r>
        <w:r w:rsidRPr="00E77497">
          <w:t xml:space="preserve"> be the result of </w:t>
        </w:r>
        <w:r>
          <w:t xml:space="preserve">performing For In/Of Expression Evalation with </w:t>
        </w:r>
        <w:r w:rsidRPr="00E77497">
          <w:t xml:space="preserve"> </w:t>
        </w:r>
        <w:del w:id="15985" w:author="Rev 7 Allen Wirfs-Brock" w:date="2012-04-24T18:22:00Z">
          <w:r w:rsidRPr="00E21F6A" w:rsidDel="009F1BE2">
            <w:rPr>
              <w:i/>
            </w:rPr>
            <w:delText>Statement</w:delText>
          </w:r>
        </w:del>
      </w:ins>
      <w:ins w:id="15986" w:author="Rev 7 Allen Wirfs-Brock" w:date="2012-04-24T18:22:00Z">
        <w:r w:rsidR="009F1BE2">
          <w:rPr>
            <w:i/>
          </w:rPr>
          <w:t>Expression</w:t>
        </w:r>
      </w:ins>
      <w:ins w:id="15987" w:author="Rev 6 Allen Wirfs-Brock" w:date="2012-02-26T16:14:00Z">
        <w:r>
          <w:t xml:space="preserve">, </w:t>
        </w:r>
      </w:ins>
      <w:ins w:id="15988" w:author="Rev 6 Allen Wirfs-Brock" w:date="2012-02-26T16:16:00Z">
        <w:r w:rsidR="004B3A2D">
          <w:rPr>
            <w:rFonts w:ascii="Arial" w:hAnsi="Arial" w:cs="Arial"/>
          </w:rPr>
          <w:t>iterate</w:t>
        </w:r>
      </w:ins>
      <w:ins w:id="15989" w:author="Rev 6 Allen Wirfs-Brock" w:date="2012-02-26T16:14:00Z">
        <w:r>
          <w:t xml:space="preserve">, and </w:t>
        </w:r>
        <w:r w:rsidRPr="00E21F6A">
          <w:rPr>
            <w:i/>
          </w:rPr>
          <w:t>labelSet</w:t>
        </w:r>
        <w:r>
          <w:t>.</w:t>
        </w:r>
      </w:ins>
    </w:p>
    <w:p w14:paraId="6D11890F" w14:textId="77777777" w:rsidR="00514B53" w:rsidRDefault="00514B53" w:rsidP="004B3A2D">
      <w:pPr>
        <w:pStyle w:val="Alg3"/>
        <w:numPr>
          <w:ilvl w:val="0"/>
          <w:numId w:val="695"/>
        </w:numPr>
        <w:tabs>
          <w:tab w:val="left" w:pos="2160"/>
        </w:tabs>
        <w:rPr>
          <w:ins w:id="15990" w:author="Rev 6 Allen Wirfs-Brock" w:date="2012-02-26T16:14:00Z"/>
        </w:rPr>
      </w:pPr>
      <w:ins w:id="15991" w:author="Rev 6 Allen Wirfs-Brock" w:date="2012-02-26T16:14:00Z">
        <w:r>
          <w:t>ReturnIfAbrupt(</w:t>
        </w:r>
        <w:r>
          <w:rPr>
            <w:i/>
          </w:rPr>
          <w:t>keyResult</w:t>
        </w:r>
        <w:r>
          <w:t>).</w:t>
        </w:r>
      </w:ins>
    </w:p>
    <w:p w14:paraId="54C3E51B" w14:textId="77777777" w:rsidR="00514B53" w:rsidRDefault="00514B53" w:rsidP="004B3A2D">
      <w:pPr>
        <w:pStyle w:val="Alg3"/>
        <w:numPr>
          <w:ilvl w:val="0"/>
          <w:numId w:val="695"/>
        </w:numPr>
        <w:spacing w:after="240"/>
        <w:rPr>
          <w:ins w:id="15992" w:author="Rev 6 Allen Wirfs-Brock" w:date="2012-02-26T16:14:00Z"/>
        </w:rPr>
      </w:pPr>
      <w:ins w:id="15993" w:author="Rev 6 Allen Wirfs-Brock" w:date="2012-02-26T16:14:00Z">
        <w:r>
          <w:t>Return</w:t>
        </w:r>
        <w:r w:rsidRPr="00E77497">
          <w:t xml:space="preserve"> the result of </w:t>
        </w:r>
        <w:r>
          <w:t xml:space="preserve">performing For In/Of Body Evalation with </w:t>
        </w:r>
        <w:r w:rsidRPr="00E77497">
          <w:t xml:space="preserve"> </w:t>
        </w:r>
        <w:del w:id="15994" w:author="Rev 7 Allen Wirfs-Brock" w:date="2012-04-25T08:05:00Z">
          <w:r w:rsidRPr="00451D9D" w:rsidDel="007C32C2">
            <w:rPr>
              <w:i/>
            </w:rPr>
            <w:delText>BindingIdentifier</w:delText>
          </w:r>
        </w:del>
      </w:ins>
      <w:ins w:id="15995" w:author="Rev 7 Allen Wirfs-Brock" w:date="2012-04-25T08:05:00Z">
        <w:r w:rsidR="007C32C2">
          <w:rPr>
            <w:i/>
          </w:rPr>
          <w:t>ForBinding</w:t>
        </w:r>
      </w:ins>
      <w:ins w:id="15996" w:author="Rev 6 Allen Wirfs-Brock" w:date="2012-02-26T16:14:00Z">
        <w:r>
          <w:t>,</w:t>
        </w:r>
        <w:r w:rsidRPr="00E77497">
          <w:t xml:space="preserve"> </w:t>
        </w:r>
        <w:r w:rsidRPr="00E21F6A">
          <w:rPr>
            <w:i/>
          </w:rPr>
          <w:t>Statement</w:t>
        </w:r>
        <w:r>
          <w:t xml:space="preserve">, </w:t>
        </w:r>
        <w:r w:rsidRPr="00FA7F97">
          <w:rPr>
            <w:i/>
          </w:rPr>
          <w:t>keyResult</w:t>
        </w:r>
        <w:del w:id="15997" w:author="Rev 7 Allen Wirfs-Brock" w:date="2012-04-09T16:28:00Z">
          <w:r w:rsidDel="008F79D4">
            <w:delText>.[[value]]</w:delText>
          </w:r>
        </w:del>
        <w:r>
          <w:t xml:space="preserve">,  </w:t>
        </w:r>
        <w:r>
          <w:rPr>
            <w:rFonts w:ascii="Arial" w:hAnsi="Arial" w:cs="Arial"/>
          </w:rPr>
          <w:t>varBinding</w:t>
        </w:r>
        <w:r>
          <w:t xml:space="preserve">, and </w:t>
        </w:r>
        <w:r w:rsidRPr="00E21F6A">
          <w:rPr>
            <w:i/>
          </w:rPr>
          <w:t>labelSet</w:t>
        </w:r>
        <w:r>
          <w:t>.</w:t>
        </w:r>
      </w:ins>
    </w:p>
    <w:p w14:paraId="7A3922EF" w14:textId="77777777" w:rsidR="00514B53" w:rsidRPr="00E77497" w:rsidRDefault="00514B53" w:rsidP="00514B53">
      <w:pPr>
        <w:jc w:val="left"/>
        <w:rPr>
          <w:ins w:id="15998" w:author="Rev 6 Allen Wirfs-Brock" w:date="2012-02-26T16:14:00Z"/>
        </w:rPr>
      </w:pPr>
      <w:ins w:id="15999"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ins>
      <w:ins w:id="16000" w:author="Rev 6 Allen Wirfs-Brock" w:date="2012-02-26T16:16:00Z">
        <w:r w:rsidR="004B3A2D">
          <w:rPr>
            <w:rFonts w:ascii="Courier New" w:hAnsi="Courier New"/>
            <w:b/>
          </w:rPr>
          <w:t>of</w:t>
        </w:r>
      </w:ins>
      <w:ins w:id="16001"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7CFE1AC4" w14:textId="77777777" w:rsidR="00514B53" w:rsidRPr="00E21F6A" w:rsidRDefault="00514B53" w:rsidP="004B3A2D">
      <w:pPr>
        <w:pStyle w:val="Alg3"/>
        <w:numPr>
          <w:ilvl w:val="0"/>
          <w:numId w:val="694"/>
        </w:numPr>
        <w:rPr>
          <w:ins w:id="16002" w:author="Rev 6 Allen Wirfs-Brock" w:date="2012-02-26T16:14:00Z"/>
        </w:rPr>
      </w:pPr>
      <w:ins w:id="16003" w:author="Rev 6 Allen Wirfs-Brock" w:date="2012-02-26T16:14:00Z">
        <w:r w:rsidRPr="00E77497">
          <w:t xml:space="preserve">Let </w:t>
        </w:r>
        <w:r>
          <w:rPr>
            <w:i/>
          </w:rPr>
          <w:t>keyResult</w:t>
        </w:r>
        <w:r w:rsidRPr="00E77497">
          <w:t xml:space="preserve"> be the result of </w:t>
        </w:r>
        <w:r>
          <w:t xml:space="preserve">performing For In/Of Expression Evalation with </w:t>
        </w:r>
        <w:r w:rsidRPr="00E77497">
          <w:t xml:space="preserve"> </w:t>
        </w:r>
        <w:del w:id="16004" w:author="Rev 7 Allen Wirfs-Brock" w:date="2012-04-24T18:22:00Z">
          <w:r w:rsidRPr="00E21F6A" w:rsidDel="009F1BE2">
            <w:rPr>
              <w:i/>
            </w:rPr>
            <w:delText>Statement</w:delText>
          </w:r>
        </w:del>
      </w:ins>
      <w:ins w:id="16005" w:author="Rev 7 Allen Wirfs-Brock" w:date="2012-04-24T18:22:00Z">
        <w:r w:rsidR="009F1BE2">
          <w:rPr>
            <w:i/>
          </w:rPr>
          <w:t>Expression</w:t>
        </w:r>
      </w:ins>
      <w:ins w:id="16006" w:author="Rev 6 Allen Wirfs-Brock" w:date="2012-02-26T16:14:00Z">
        <w:r>
          <w:t xml:space="preserve">, </w:t>
        </w:r>
      </w:ins>
      <w:ins w:id="16007" w:author="Rev 6 Allen Wirfs-Brock" w:date="2012-02-26T16:16:00Z">
        <w:r w:rsidR="004B3A2D">
          <w:rPr>
            <w:rFonts w:ascii="Arial" w:hAnsi="Arial" w:cs="Arial"/>
          </w:rPr>
          <w:t>iterate</w:t>
        </w:r>
      </w:ins>
      <w:ins w:id="16008" w:author="Rev 6 Allen Wirfs-Brock" w:date="2012-02-26T16:14:00Z">
        <w:r>
          <w:t xml:space="preserve">, and </w:t>
        </w:r>
        <w:r w:rsidRPr="00E21F6A">
          <w:rPr>
            <w:i/>
          </w:rPr>
          <w:t>labelSet</w:t>
        </w:r>
        <w:r>
          <w:t>.</w:t>
        </w:r>
      </w:ins>
    </w:p>
    <w:p w14:paraId="3B55B96E" w14:textId="77777777" w:rsidR="00514B53" w:rsidRDefault="00514B53" w:rsidP="004B3A2D">
      <w:pPr>
        <w:pStyle w:val="Alg3"/>
        <w:numPr>
          <w:ilvl w:val="0"/>
          <w:numId w:val="694"/>
        </w:numPr>
        <w:tabs>
          <w:tab w:val="left" w:pos="2160"/>
        </w:tabs>
        <w:rPr>
          <w:ins w:id="16009" w:author="Rev 6 Allen Wirfs-Brock" w:date="2012-02-26T16:14:00Z"/>
        </w:rPr>
      </w:pPr>
      <w:ins w:id="16010" w:author="Rev 6 Allen Wirfs-Brock" w:date="2012-02-26T16:14:00Z">
        <w:r>
          <w:t>ReturnIfAbrupt(</w:t>
        </w:r>
        <w:r>
          <w:rPr>
            <w:i/>
          </w:rPr>
          <w:t>keyResult</w:t>
        </w:r>
        <w:r>
          <w:t>).</w:t>
        </w:r>
      </w:ins>
    </w:p>
    <w:p w14:paraId="62B77DE9" w14:textId="77777777" w:rsidR="00514B53" w:rsidRDefault="00514B53" w:rsidP="004B3A2D">
      <w:pPr>
        <w:pStyle w:val="Alg3"/>
        <w:numPr>
          <w:ilvl w:val="0"/>
          <w:numId w:val="694"/>
        </w:numPr>
        <w:spacing w:after="240"/>
        <w:rPr>
          <w:ins w:id="16011" w:author="Rev 6 Allen Wirfs-Brock" w:date="2012-02-26T16:14:00Z"/>
        </w:rPr>
      </w:pPr>
      <w:ins w:id="16012" w:author="Rev 6 Allen Wirfs-Brock" w:date="2012-02-26T16:14:00Z">
        <w:r>
          <w:t>Return</w:t>
        </w:r>
        <w:r w:rsidRPr="00E77497">
          <w:t xml:space="preserve"> the result of </w:t>
        </w:r>
        <w:r>
          <w:t xml:space="preserve">performing For In/Of Body Evalation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16013" w:author="Rev 7 Allen Wirfs-Brock" w:date="2012-04-09T16:28:00Z">
          <w:r w:rsidDel="008F79D4">
            <w:delText>.[[value]]</w:delText>
          </w:r>
        </w:del>
        <w:r>
          <w:t xml:space="preserve">,  </w:t>
        </w:r>
      </w:ins>
      <w:ins w:id="16014" w:author="Rev 7 Allen Wirfs-Brock" w:date="2012-04-24T18:30:00Z">
        <w:r w:rsidR="00A22135">
          <w:rPr>
            <w:rFonts w:ascii="Arial" w:hAnsi="Arial" w:cs="Arial"/>
          </w:rPr>
          <w:t>lexicalBinding</w:t>
        </w:r>
      </w:ins>
      <w:ins w:id="16015" w:author="Rev 6 Allen Wirfs-Brock" w:date="2012-02-26T16:14:00Z">
        <w:del w:id="16016" w:author="Rev 7 Allen Wirfs-Brock" w:date="2012-04-24T18:30:00Z">
          <w:r w:rsidDel="00A22135">
            <w:rPr>
              <w:rFonts w:ascii="Arial" w:hAnsi="Arial" w:cs="Arial"/>
            </w:rPr>
            <w:delText>ForDeclaration</w:delText>
          </w:r>
        </w:del>
        <w:r>
          <w:t xml:space="preserve">, and </w:t>
        </w:r>
        <w:r w:rsidRPr="00E21F6A">
          <w:rPr>
            <w:i/>
          </w:rPr>
          <w:t>labelSet</w:t>
        </w:r>
        <w:r>
          <w:t>.</w:t>
        </w:r>
      </w:ins>
    </w:p>
    <w:p w14:paraId="34664264" w14:textId="77777777" w:rsidR="00E21F6A" w:rsidRPr="0013710B" w:rsidRDefault="00E21F6A" w:rsidP="00E21F6A">
      <w:pPr>
        <w:rPr>
          <w:ins w:id="16017" w:author="Rev 6 Allen Wirfs-Brock" w:date="2012-02-26T14:04:00Z"/>
          <w:lang w:eastAsia="en-US"/>
        </w:rPr>
      </w:pPr>
      <w:ins w:id="16018" w:author="Rev 6 Allen Wirfs-Brock" w:date="2012-02-26T14:04:00Z">
        <w:r>
          <w:rPr>
            <w:lang w:eastAsia="en-US"/>
          </w:rPr>
          <w:t xml:space="preserve">The abstraction operation For </w:t>
        </w:r>
      </w:ins>
      <w:ins w:id="16019" w:author="Rev 6 Allen Wirfs-Brock" w:date="2012-02-26T14:05:00Z">
        <w:r>
          <w:rPr>
            <w:lang w:eastAsia="en-US"/>
          </w:rPr>
          <w:t>In/Of</w:t>
        </w:r>
      </w:ins>
      <w:ins w:id="16020" w:author="Rev 6 Allen Wirfs-Brock" w:date="2012-02-26T14:04:00Z">
        <w:r>
          <w:rPr>
            <w:lang w:eastAsia="en-US"/>
          </w:rPr>
          <w:t xml:space="preserve"> </w:t>
        </w:r>
      </w:ins>
      <w:ins w:id="16021" w:author="Rev 6 Allen Wirfs-Brock" w:date="2012-02-26T14:05:00Z">
        <w:r>
          <w:rPr>
            <w:lang w:eastAsia="en-US"/>
          </w:rPr>
          <w:t xml:space="preserve">Expression </w:t>
        </w:r>
      </w:ins>
      <w:ins w:id="16022" w:author="Rev 6 Allen Wirfs-Brock" w:date="2012-02-26T14:04:00Z">
        <w:r>
          <w:rPr>
            <w:lang w:eastAsia="en-US"/>
          </w:rPr>
          <w:t xml:space="preserve">Evaluation with arguments </w:t>
        </w:r>
      </w:ins>
      <w:ins w:id="16023" w:author="Rev 6 Allen Wirfs-Brock" w:date="2012-02-26T14:06:00Z">
        <w:r>
          <w:rPr>
            <w:rFonts w:ascii="Times New Roman" w:hAnsi="Times New Roman"/>
            <w:i/>
            <w:lang w:eastAsia="en-US"/>
          </w:rPr>
          <w:t>expr</w:t>
        </w:r>
      </w:ins>
      <w:ins w:id="16024" w:author="Rev 6 Allen Wirfs-Brock" w:date="2012-02-26T14:04:00Z">
        <w:r>
          <w:rPr>
            <w:lang w:eastAsia="en-US"/>
          </w:rPr>
          <w:t xml:space="preserve">, </w:t>
        </w:r>
      </w:ins>
      <w:ins w:id="16025" w:author="Rev 6 Allen Wirfs-Brock" w:date="2012-02-26T14:11:00Z">
        <w:r>
          <w:rPr>
            <w:rFonts w:ascii="Times New Roman" w:hAnsi="Times New Roman"/>
            <w:i/>
            <w:lang w:eastAsia="en-US"/>
          </w:rPr>
          <w:t>iterationKind</w:t>
        </w:r>
      </w:ins>
      <w:ins w:id="16026" w:author="Rev 6 Allen Wirfs-Brock" w:date="2012-02-26T14:04:00Z">
        <w:r>
          <w:rPr>
            <w:lang w:eastAsia="en-US"/>
          </w:rPr>
          <w:t xml:space="preserve">, and </w:t>
        </w:r>
        <w:r w:rsidRPr="00033CAC">
          <w:rPr>
            <w:rFonts w:ascii="Times New Roman" w:hAnsi="Times New Roman"/>
            <w:i/>
            <w:lang w:eastAsia="en-US"/>
          </w:rPr>
          <w:t>labelSet</w:t>
        </w:r>
        <w:r>
          <w:rPr>
            <w:lang w:eastAsia="en-US"/>
          </w:rPr>
          <w:t xml:space="preserve"> is performed as follows:</w:t>
        </w:r>
      </w:ins>
    </w:p>
    <w:p w14:paraId="520DBBA3" w14:textId="77777777" w:rsidR="004C02EF" w:rsidRPr="00E77497" w:rsidRDefault="004C02EF" w:rsidP="00E21F6A">
      <w:pPr>
        <w:pStyle w:val="Alg3"/>
        <w:numPr>
          <w:ilvl w:val="0"/>
          <w:numId w:val="691"/>
        </w:numPr>
      </w:pPr>
      <w:r w:rsidRPr="00E77497">
        <w:t xml:space="preserve">Let </w:t>
      </w:r>
      <w:r w:rsidRPr="00E77497">
        <w:rPr>
          <w:i/>
        </w:rPr>
        <w:t>exprRef</w:t>
      </w:r>
      <w:r w:rsidRPr="00E77497">
        <w:t xml:space="preserve"> be the result of evaluating the</w:t>
      </w:r>
      <w:ins w:id="16027" w:author="Rev 6 Allen Wirfs-Brock" w:date="2012-02-26T14:06:00Z">
        <w:r w:rsidR="00E21F6A">
          <w:t xml:space="preserve"> production that is</w:t>
        </w:r>
      </w:ins>
      <w:r w:rsidRPr="00E77497">
        <w:t xml:space="preserve"> </w:t>
      </w:r>
      <w:del w:id="16028" w:author="Rev 6 Allen Wirfs-Brock" w:date="2012-02-26T14:06:00Z">
        <w:r w:rsidRPr="00E77497" w:rsidDel="00E21F6A">
          <w:rPr>
            <w:i/>
          </w:rPr>
          <w:delText>Expression</w:delText>
        </w:r>
      </w:del>
      <w:ins w:id="16029" w:author="Rev 6 Allen Wirfs-Brock" w:date="2012-02-26T14:06:00Z">
        <w:r w:rsidR="00E21F6A">
          <w:rPr>
            <w:i/>
          </w:rPr>
          <w:t>expr</w:t>
        </w:r>
      </w:ins>
      <w:r w:rsidRPr="00E77497">
        <w:t>.</w:t>
      </w:r>
    </w:p>
    <w:p w14:paraId="73E436BA" w14:textId="77777777" w:rsidR="004C02EF" w:rsidRPr="00E77497" w:rsidRDefault="004C02EF" w:rsidP="00E21F6A">
      <w:pPr>
        <w:pStyle w:val="Alg3"/>
        <w:numPr>
          <w:ilvl w:val="0"/>
          <w:numId w:val="691"/>
        </w:numPr>
      </w:pPr>
      <w:r w:rsidRPr="00E77497">
        <w:t xml:space="preserve">Let </w:t>
      </w:r>
      <w:r w:rsidRPr="00E77497">
        <w:rPr>
          <w:i/>
        </w:rPr>
        <w:t>experValue</w:t>
      </w:r>
      <w:r w:rsidRPr="00E77497">
        <w:t xml:space="preserve"> be GetValue(</w:t>
      </w:r>
      <w:r w:rsidRPr="00E77497">
        <w:rPr>
          <w:i/>
        </w:rPr>
        <w:t>exprRef</w:t>
      </w:r>
      <w:r w:rsidRPr="00E77497">
        <w:t>).</w:t>
      </w:r>
    </w:p>
    <w:p w14:paraId="15146799" w14:textId="77777777" w:rsidR="00351628" w:rsidRPr="00E77497" w:rsidRDefault="00351628" w:rsidP="0055450D">
      <w:pPr>
        <w:pStyle w:val="Alg3"/>
        <w:numPr>
          <w:ilvl w:val="0"/>
          <w:numId w:val="691"/>
        </w:numPr>
        <w:tabs>
          <w:tab w:val="left" w:pos="2160"/>
        </w:tabs>
        <w:rPr>
          <w:ins w:id="16030" w:author="Rev 6 Allen Wirfs-Brock" w:date="2012-02-26T10:53:00Z"/>
        </w:rPr>
      </w:pPr>
      <w:ins w:id="16031" w:author="Rev 6 Allen Wirfs-Brock" w:date="2012-02-26T10:53:00Z">
        <w:r w:rsidRPr="00E77497">
          <w:t xml:space="preserve">If </w:t>
        </w:r>
        <w:r w:rsidRPr="00E77497">
          <w:rPr>
            <w:i/>
          </w:rPr>
          <w:t>experValue</w:t>
        </w:r>
        <w:r w:rsidRPr="00E77497">
          <w:t xml:space="preserve"> is an abrupt completion</w:t>
        </w:r>
      </w:ins>
      <w:ins w:id="16032" w:author="Rev 6 Allen Wirfs-Brock" w:date="2012-02-26T11:12:00Z">
        <w:r w:rsidR="00523976">
          <w:t xml:space="preserve">, </w:t>
        </w:r>
        <w:del w:id="16033" w:author="Rev 7 Allen Wirfs-Brock" w:date="2012-04-24T18:21:00Z">
          <w:r w:rsidR="00523976" w:rsidDel="009F1BE2">
            <w:delText>then</w:delText>
          </w:r>
        </w:del>
      </w:ins>
      <w:ins w:id="16034" w:author="Rev 6 Allen Wirfs-Brock" w:date="2012-02-26T14:14:00Z">
        <w:del w:id="16035" w:author="Rev 7 Allen Wirfs-Brock" w:date="2012-04-24T18:21:00Z">
          <w:r w:rsidR="00E21F6A" w:rsidDel="009F1BE2">
            <w:delText xml:space="preserve"> return </w:delText>
          </w:r>
        </w:del>
      </w:ins>
    </w:p>
    <w:p w14:paraId="4AD70CF5" w14:textId="77777777" w:rsidR="00FA7F97" w:rsidRPr="00E77497" w:rsidRDefault="00FA7F97" w:rsidP="00FA7F97">
      <w:pPr>
        <w:pStyle w:val="Alg3"/>
        <w:numPr>
          <w:ilvl w:val="1"/>
          <w:numId w:val="691"/>
        </w:numPr>
        <w:tabs>
          <w:tab w:val="left" w:pos="2160"/>
        </w:tabs>
        <w:rPr>
          <w:ins w:id="16036" w:author="Rev 6 Allen Wirfs-Brock" w:date="2012-02-26T14:35:00Z"/>
        </w:rPr>
      </w:pPr>
      <w:ins w:id="16037" w:author="Rev 6 Allen Wirfs-Brock" w:date="2012-02-26T14:35:00Z">
        <w:r>
          <w:t xml:space="preserve">If </w:t>
        </w:r>
        <w:del w:id="16038" w:author="Rev 7 Allen Wirfs-Brock" w:date="2012-04-25T08:04:00Z">
          <w:r w:rsidRPr="00DC5061" w:rsidDel="007C32C2">
            <w:delText>loopContinues</w:delText>
          </w:r>
        </w:del>
      </w:ins>
      <w:ins w:id="16039" w:author="Rev 7 Allen Wirfs-Brock" w:date="2012-04-25T08:04:00Z">
        <w:r w:rsidR="007C32C2">
          <w:t>LoopContinues</w:t>
        </w:r>
      </w:ins>
      <w:ins w:id="16040" w:author="Rev 6 Allen Wirfs-Brock" w:date="2012-02-26T14:35:00Z">
        <w:r w:rsidRPr="00DC5061">
          <w:t>(</w:t>
        </w:r>
      </w:ins>
      <w:ins w:id="16041" w:author="Rev 6 Allen Wirfs-Brock" w:date="2012-02-26T14:36:00Z">
        <w:r w:rsidRPr="00E77497">
          <w:rPr>
            <w:i/>
          </w:rPr>
          <w:t>experValue</w:t>
        </w:r>
      </w:ins>
      <w:ins w:id="16042" w:author="Rev 6 Allen Wirfs-Brock" w:date="2012-02-26T14:35: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16043" w:author="Rev 6 Allen Wirfs-Brock" w:date="2012-02-26T14:36:00Z">
        <w:r w:rsidRPr="00E77497">
          <w:rPr>
            <w:i/>
          </w:rPr>
          <w:t>experValue</w:t>
        </w:r>
      </w:ins>
      <w:ins w:id="16044" w:author="Rev 6 Allen Wirfs-Brock" w:date="2012-02-26T14:35:00Z">
        <w:r w:rsidRPr="00E77497">
          <w:t>.</w:t>
        </w:r>
      </w:ins>
    </w:p>
    <w:p w14:paraId="3718EB92" w14:textId="77777777" w:rsidR="00FA7F97" w:rsidRDefault="00FA7F97" w:rsidP="00FA7F97">
      <w:pPr>
        <w:pStyle w:val="Alg3"/>
        <w:numPr>
          <w:ilvl w:val="1"/>
          <w:numId w:val="691"/>
        </w:numPr>
        <w:rPr>
          <w:ins w:id="16045" w:author="Rev 6 Allen Wirfs-Brock" w:date="2012-02-26T14:35:00Z"/>
        </w:rPr>
      </w:pPr>
      <w:ins w:id="16046" w:author="Rev 6 Allen Wirfs-Brock" w:date="2012-02-26T14:35:00Z">
        <w:r>
          <w:t xml:space="preserve">Else, </w:t>
        </w:r>
        <w:commentRangeStart w:id="16047"/>
        <w:r>
          <w:t xml:space="preserve">return </w:t>
        </w:r>
      </w:ins>
      <w:commentRangeEnd w:id="16047"/>
      <w:ins w:id="16048" w:author="Rev 6 Allen Wirfs-Brock" w:date="2012-02-26T14:38:00Z">
        <w:r>
          <w:rPr>
            <w:rStyle w:val="af4"/>
            <w:rFonts w:ascii="Arial" w:eastAsia="MS Mincho" w:hAnsi="Arial"/>
            <w:spacing w:val="0"/>
            <w:lang w:eastAsia="ja-JP"/>
          </w:rPr>
          <w:commentReference w:id="16047"/>
        </w:r>
      </w:ins>
      <w:ins w:id="16049" w:author="Rev 6 Allen Wirfs-Brock" w:date="2012-02-26T14:36:00Z">
        <w:r>
          <w:t xml:space="preserve">Completion{type: </w:t>
        </w:r>
        <w:r>
          <w:rPr>
            <w:rFonts w:ascii="Arial" w:hAnsi="Arial" w:cs="Arial"/>
          </w:rPr>
          <w:t>break</w:t>
        </w:r>
        <w:r>
          <w:t xml:space="preserve">, value: </w:t>
        </w:r>
        <w:commentRangeStart w:id="16050"/>
        <w:r w:rsidRPr="00E77497">
          <w:rPr>
            <w:b/>
          </w:rPr>
          <w:t>undefined</w:t>
        </w:r>
        <w:commentRangeEnd w:id="16050"/>
        <w:r>
          <w:rPr>
            <w:rStyle w:val="af4"/>
            <w:rFonts w:ascii="Arial" w:eastAsia="MS Mincho" w:hAnsi="Arial"/>
            <w:spacing w:val="0"/>
            <w:lang w:eastAsia="ja-JP"/>
          </w:rPr>
          <w:commentReference w:id="16050"/>
        </w:r>
        <w:r>
          <w:t xml:space="preserve">, target: </w:t>
        </w:r>
        <w:r w:rsidRPr="00FA7F97">
          <w:rPr>
            <w:rFonts w:ascii="Arial" w:hAnsi="Arial" w:cs="Arial"/>
          </w:rPr>
          <w:t>empty</w:t>
        </w:r>
        <w:r>
          <w:t>}</w:t>
        </w:r>
      </w:ins>
      <w:ins w:id="16051" w:author="Rev 6 Allen Wirfs-Brock" w:date="2012-02-26T14:35:00Z">
        <w:r>
          <w:t>.</w:t>
        </w:r>
      </w:ins>
    </w:p>
    <w:p w14:paraId="52120E57" w14:textId="77777777" w:rsidR="004C02EF" w:rsidRPr="00E77497" w:rsidRDefault="004C02EF" w:rsidP="0055450D">
      <w:pPr>
        <w:pStyle w:val="Alg3"/>
        <w:numPr>
          <w:ilvl w:val="0"/>
          <w:numId w:val="691"/>
        </w:numPr>
      </w:pPr>
      <w:r w:rsidRPr="00E77497">
        <w:t xml:space="preserve">If </w:t>
      </w:r>
      <w:r w:rsidRPr="00E77497">
        <w:rPr>
          <w:i/>
        </w:rPr>
        <w:t>experValue</w:t>
      </w:r>
      <w:ins w:id="16052" w:author="Rev 6 Allen Wirfs-Brock" w:date="2012-02-26T11:01:00Z">
        <w:r w:rsidR="0068432C">
          <w:t>.[value]]</w:t>
        </w:r>
      </w:ins>
      <w:r w:rsidRPr="00E77497">
        <w:t xml:space="preserve"> is </w:t>
      </w:r>
      <w:r w:rsidRPr="00E77497">
        <w:rPr>
          <w:b/>
        </w:rPr>
        <w:t>null</w:t>
      </w:r>
      <w:r w:rsidRPr="00E77497">
        <w:t xml:space="preserve"> or </w:t>
      </w:r>
      <w:r w:rsidRPr="00E77497">
        <w:rPr>
          <w:b/>
        </w:rPr>
        <w:t>undefined</w:t>
      </w:r>
      <w:r w:rsidRPr="00E77497">
        <w:t>, return</w:t>
      </w:r>
      <w:ins w:id="16053" w:author="Rev 6 Allen Wirfs-Brock" w:date="2012-02-26T14:39:00Z">
        <w:r w:rsidR="00FA7F97" w:rsidRPr="00FA7F97">
          <w:t xml:space="preserve"> </w:t>
        </w:r>
        <w:r w:rsidR="00FA7F97">
          <w:t xml:space="preserve">Completion{type: </w:t>
        </w:r>
        <w:r w:rsidR="00FA7F97">
          <w:rPr>
            <w:rFonts w:ascii="Arial" w:hAnsi="Arial" w:cs="Arial"/>
          </w:rPr>
          <w:t>break</w:t>
        </w:r>
        <w:r w:rsidR="00FA7F97">
          <w:t xml:space="preserve">, value: </w:t>
        </w:r>
        <w:commentRangeStart w:id="16054"/>
        <w:r w:rsidR="00FA7F97" w:rsidRPr="00E77497">
          <w:rPr>
            <w:b/>
          </w:rPr>
          <w:t>undefined</w:t>
        </w:r>
        <w:commentRangeEnd w:id="16054"/>
        <w:r w:rsidR="00FA7F97">
          <w:rPr>
            <w:rStyle w:val="af4"/>
            <w:rFonts w:ascii="Arial" w:eastAsia="MS Mincho" w:hAnsi="Arial"/>
            <w:spacing w:val="0"/>
            <w:lang w:eastAsia="ja-JP"/>
          </w:rPr>
          <w:commentReference w:id="16054"/>
        </w:r>
        <w:r w:rsidR="00FA7F97">
          <w:t xml:space="preserve">, target: </w:t>
        </w:r>
        <w:r w:rsidR="00FA7F97" w:rsidRPr="00FA7F97">
          <w:rPr>
            <w:rFonts w:ascii="Arial" w:hAnsi="Arial" w:cs="Arial"/>
          </w:rPr>
          <w:t>empty</w:t>
        </w:r>
        <w:r w:rsidR="00FA7F97">
          <w:t>}</w:t>
        </w:r>
      </w:ins>
      <w:del w:id="16055" w:author="Rev 6 Allen Wirfs-Brock" w:date="2012-02-26T14:36:00Z">
        <w:r w:rsidRPr="00E77497" w:rsidDel="00FA7F97">
          <w:delText xml:space="preserve"> </w:delText>
        </w:r>
      </w:del>
      <w:ins w:id="16056" w:author="Rev 6 Allen Wirfs-Brock" w:date="2012-02-26T14:18:00Z">
        <w:r w:rsidR="0055450D">
          <w:t>.</w:t>
        </w:r>
      </w:ins>
      <w:del w:id="16057" w:author="Rev 6 Allen Wirfs-Brock" w:date="2012-02-26T11:01:00Z">
        <w:r w:rsidRPr="00E77497" w:rsidDel="0068432C">
          <w:delText>(</w:delText>
        </w:r>
        <w:r w:rsidRPr="00E77497" w:rsidDel="0068432C">
          <w:rPr>
            <w:rFonts w:ascii="Arial" w:hAnsi="Arial" w:cs="Arial"/>
          </w:rPr>
          <w:delText>normal</w:delText>
        </w:r>
        <w:r w:rsidRPr="00E77497" w:rsidDel="0068432C">
          <w:delText xml:space="preserve">, </w:delText>
        </w:r>
        <w:r w:rsidRPr="00E77497" w:rsidDel="0068432C">
          <w:rPr>
            <w:rFonts w:ascii="Arial" w:hAnsi="Arial" w:cs="Arial"/>
          </w:rPr>
          <w:delText>empty</w:delText>
        </w:r>
        <w:r w:rsidRPr="00E77497" w:rsidDel="0068432C">
          <w:delText xml:space="preserve">, </w:delText>
        </w:r>
        <w:r w:rsidRPr="00E77497" w:rsidDel="0068432C">
          <w:rPr>
            <w:rFonts w:ascii="Arial" w:hAnsi="Arial" w:cs="Arial"/>
          </w:rPr>
          <w:delText>empty</w:delText>
        </w:r>
        <w:r w:rsidRPr="00E77497" w:rsidDel="0068432C">
          <w:delText>)</w:delText>
        </w:r>
      </w:del>
      <w:r w:rsidRPr="00E77497">
        <w:t>.</w:t>
      </w:r>
    </w:p>
    <w:p w14:paraId="19BCF254" w14:textId="77777777"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experValue</w:t>
      </w:r>
      <w:r w:rsidRPr="00E77497">
        <w:t>).</w:t>
      </w:r>
    </w:p>
    <w:p w14:paraId="00A94860" w14:textId="77777777" w:rsidR="0055450D" w:rsidRDefault="0055450D" w:rsidP="0055450D">
      <w:pPr>
        <w:pStyle w:val="Alg3"/>
        <w:keepNext/>
        <w:numPr>
          <w:ilvl w:val="0"/>
          <w:numId w:val="691"/>
        </w:numPr>
        <w:rPr>
          <w:ins w:id="16058" w:author="Rev 6 Allen Wirfs-Brock" w:date="2012-02-26T14:21:00Z"/>
        </w:rPr>
      </w:pPr>
      <w:ins w:id="16059" w:author="Rev 6 Allen Wirfs-Brock" w:date="2012-02-26T14:21:00Z">
        <w:r>
          <w:t xml:space="preserve">If </w:t>
        </w:r>
        <w:r w:rsidRPr="0055450D">
          <w:rPr>
            <w:i/>
          </w:rPr>
          <w:t>iterationKind</w:t>
        </w:r>
        <w:r>
          <w:t xml:space="preserve"> is </w:t>
        </w:r>
        <w:r w:rsidRPr="0055450D">
          <w:rPr>
            <w:rFonts w:ascii="Arial" w:hAnsi="Arial" w:cs="Arial"/>
          </w:rPr>
          <w:t>enumerate</w:t>
        </w:r>
        <w:r>
          <w:t>, then</w:t>
        </w:r>
      </w:ins>
    </w:p>
    <w:p w14:paraId="794A45C4" w14:textId="77777777" w:rsidR="00FB33C0" w:rsidRDefault="00FB33C0" w:rsidP="0055450D">
      <w:pPr>
        <w:pStyle w:val="Alg3"/>
        <w:keepNext/>
        <w:numPr>
          <w:ilvl w:val="1"/>
          <w:numId w:val="691"/>
        </w:numPr>
        <w:rPr>
          <w:ins w:id="16060" w:author="Rev 6 Allen Wirfs-Brock" w:date="2012-02-26T11:17:00Z"/>
        </w:rPr>
      </w:pPr>
      <w:ins w:id="16061" w:author="Rev 6 Allen Wirfs-Brock" w:date="2012-02-26T11:17:00Z">
        <w:r>
          <w:t xml:space="preserve">Let </w:t>
        </w:r>
        <w:r w:rsidRPr="00EA0311">
          <w:rPr>
            <w:i/>
          </w:rPr>
          <w:t>keys</w:t>
        </w:r>
        <w:r>
          <w:t xml:space="preserve"> be the result of calling the [[Enumerate]] internal method of </w:t>
        </w:r>
        <w:r w:rsidRPr="00EA0311">
          <w:rPr>
            <w:i/>
          </w:rPr>
          <w:t>obj</w:t>
        </w:r>
      </w:ins>
      <w:ins w:id="16062" w:author="Rev 6 Allen Wirfs-Brock" w:date="2012-02-27T18:26:00Z">
        <w:r w:rsidR="002F0FA8">
          <w:t xml:space="preserve"> with arguments </w:t>
        </w:r>
        <w:r w:rsidR="002F0FA8" w:rsidRPr="002F0FA8">
          <w:rPr>
            <w:b/>
          </w:rPr>
          <w:t>true</w:t>
        </w:r>
        <w:r w:rsidR="002F0FA8">
          <w:t xml:space="preserve"> and </w:t>
        </w:r>
        <w:r w:rsidR="002F0FA8" w:rsidRPr="002F0FA8">
          <w:rPr>
            <w:b/>
          </w:rPr>
          <w:t>true</w:t>
        </w:r>
      </w:ins>
      <w:ins w:id="16063" w:author="Rev 6 Allen Wirfs-Brock" w:date="2012-02-26T11:17:00Z">
        <w:r>
          <w:t>.</w:t>
        </w:r>
      </w:ins>
    </w:p>
    <w:p w14:paraId="31636791" w14:textId="77777777" w:rsidR="0055450D" w:rsidRDefault="0055450D" w:rsidP="0055450D">
      <w:pPr>
        <w:pStyle w:val="Alg3"/>
        <w:numPr>
          <w:ilvl w:val="0"/>
          <w:numId w:val="691"/>
        </w:numPr>
        <w:rPr>
          <w:ins w:id="16064" w:author="Rev 6 Allen Wirfs-Brock" w:date="2012-02-26T14:22:00Z"/>
        </w:rPr>
      </w:pPr>
      <w:ins w:id="16065" w:author="Rev 6 Allen Wirfs-Brock" w:date="2012-02-26T14:22:00Z">
        <w:r>
          <w:t>Else,</w:t>
        </w:r>
      </w:ins>
    </w:p>
    <w:p w14:paraId="4D88F254" w14:textId="77777777" w:rsidR="00514B53" w:rsidRDefault="00514B53" w:rsidP="0055450D">
      <w:pPr>
        <w:pStyle w:val="Alg3"/>
        <w:keepNext/>
        <w:numPr>
          <w:ilvl w:val="1"/>
          <w:numId w:val="691"/>
        </w:numPr>
        <w:rPr>
          <w:ins w:id="16066" w:author="Rev 6 Allen Wirfs-Brock" w:date="2012-02-26T16:15:00Z"/>
        </w:rPr>
      </w:pPr>
      <w:ins w:id="16067" w:author="Rev 6 Allen Wirfs-Brock" w:date="2012-02-26T16:15:00Z">
        <w:r>
          <w:t xml:space="preserve">Assert </w:t>
        </w:r>
        <w:r w:rsidRPr="0055450D">
          <w:rPr>
            <w:i/>
          </w:rPr>
          <w:t>iterationKind</w:t>
        </w:r>
        <w:r>
          <w:t xml:space="preserve"> is </w:t>
        </w:r>
        <w:r>
          <w:rPr>
            <w:rFonts w:ascii="Arial" w:hAnsi="Arial" w:cs="Arial"/>
          </w:rPr>
          <w:t>iterate</w:t>
        </w:r>
        <w:r w:rsidRPr="00514B53">
          <w:t>.</w:t>
        </w:r>
      </w:ins>
    </w:p>
    <w:p w14:paraId="19C55364" w14:textId="77777777" w:rsidR="0055450D" w:rsidRDefault="0055450D" w:rsidP="0055450D">
      <w:pPr>
        <w:pStyle w:val="Alg3"/>
        <w:keepNext/>
        <w:numPr>
          <w:ilvl w:val="1"/>
          <w:numId w:val="691"/>
        </w:numPr>
        <w:rPr>
          <w:ins w:id="16068" w:author="Rev 6 Allen Wirfs-Brock" w:date="2012-02-26T14:23:00Z"/>
        </w:rPr>
      </w:pPr>
      <w:ins w:id="16069" w:author="Rev 6 Allen Wirfs-Brock" w:date="2012-02-26T14:23:00Z">
        <w:r>
          <w:t xml:space="preserve">Let </w:t>
        </w:r>
        <w:r w:rsidRPr="00EA0311">
          <w:rPr>
            <w:i/>
          </w:rPr>
          <w:t>keys</w:t>
        </w:r>
        <w:r>
          <w:t xml:space="preserve"> be the result of calling the [[Iterate]] internal method of </w:t>
        </w:r>
        <w:r w:rsidRPr="00EA0311">
          <w:rPr>
            <w:i/>
          </w:rPr>
          <w:t>obj</w:t>
        </w:r>
        <w:r>
          <w:t>.</w:t>
        </w:r>
      </w:ins>
    </w:p>
    <w:p w14:paraId="421CD2C2" w14:textId="77777777" w:rsidR="00FB33C0" w:rsidRDefault="00FB33C0" w:rsidP="0055450D">
      <w:pPr>
        <w:pStyle w:val="Alg3"/>
        <w:numPr>
          <w:ilvl w:val="0"/>
          <w:numId w:val="691"/>
        </w:numPr>
        <w:rPr>
          <w:ins w:id="16070" w:author="Rev 6 Allen Wirfs-Brock" w:date="2012-02-26T11:17:00Z"/>
        </w:rPr>
      </w:pPr>
      <w:ins w:id="16071" w:author="Rev 6 Allen Wirfs-Brock" w:date="2012-02-26T11:17:00Z">
        <w:r>
          <w:t xml:space="preserve">If </w:t>
        </w:r>
        <w:r>
          <w:rPr>
            <w:i/>
          </w:rPr>
          <w:t>keys</w:t>
        </w:r>
        <w:r>
          <w:t xml:space="preserve"> is </w:t>
        </w:r>
        <w:r w:rsidRPr="00E77497">
          <w:t>an abrupt completion</w:t>
        </w:r>
        <w:r>
          <w:t xml:space="preserve">, </w:t>
        </w:r>
        <w:commentRangeStart w:id="16072"/>
        <w:r>
          <w:t>then</w:t>
        </w:r>
        <w:commentRangeEnd w:id="16072"/>
        <w:r>
          <w:rPr>
            <w:rStyle w:val="af4"/>
            <w:rFonts w:ascii="Arial" w:eastAsia="MS Mincho" w:hAnsi="Arial"/>
            <w:spacing w:val="0"/>
            <w:lang w:eastAsia="ja-JP"/>
          </w:rPr>
          <w:commentReference w:id="16072"/>
        </w:r>
      </w:ins>
    </w:p>
    <w:p w14:paraId="66CE357D" w14:textId="77777777" w:rsidR="009F062A" w:rsidRDefault="009F062A" w:rsidP="0055450D">
      <w:pPr>
        <w:pStyle w:val="Alg3"/>
        <w:numPr>
          <w:ilvl w:val="1"/>
          <w:numId w:val="691"/>
        </w:numPr>
        <w:tabs>
          <w:tab w:val="left" w:pos="2070"/>
          <w:tab w:val="left" w:pos="2160"/>
        </w:tabs>
        <w:rPr>
          <w:ins w:id="16073" w:author="Rev 6 Allen Wirfs-Brock" w:date="2012-02-26T11:47:00Z"/>
        </w:rPr>
      </w:pPr>
      <w:ins w:id="16074" w:author="Rev 6 Allen Wirfs-Brock" w:date="2012-02-26T11:47:00Z">
        <w:r>
          <w:t xml:space="preserve">If </w:t>
        </w:r>
      </w:ins>
      <w:ins w:id="16075" w:author="Rev 6 Allen Wirfs-Brock" w:date="2012-02-26T11:53:00Z">
        <w:del w:id="16076" w:author="Rev 7 Allen Wirfs-Brock" w:date="2012-04-25T08:04:00Z">
          <w:r w:rsidDel="007C32C2">
            <w:delText>L</w:delText>
          </w:r>
        </w:del>
      </w:ins>
      <w:ins w:id="16077" w:author="Rev 6 Allen Wirfs-Brock" w:date="2012-02-26T11:47:00Z">
        <w:del w:id="16078" w:author="Rev 7 Allen Wirfs-Brock" w:date="2012-04-25T08:04:00Z">
          <w:r w:rsidRPr="00DC5061" w:rsidDel="007C32C2">
            <w:delText>oopContinues</w:delText>
          </w:r>
        </w:del>
      </w:ins>
      <w:ins w:id="16079" w:author="Rev 7 Allen Wirfs-Brock" w:date="2012-04-25T08:04:00Z">
        <w:r w:rsidR="007C32C2">
          <w:t>LoopContinues</w:t>
        </w:r>
      </w:ins>
      <w:ins w:id="16080" w:author="Rev 6 Allen Wirfs-Brock" w:date="2012-02-26T11:47:00Z">
        <w:r w:rsidRPr="00DC5061">
          <w:t>(</w:t>
        </w:r>
        <w:r w:rsidRPr="0068432C">
          <w:rPr>
            <w:i/>
          </w:rPr>
          <w:t>experValue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experValue</w:t>
        </w:r>
        <w:r w:rsidRPr="00E77497">
          <w:t>.</w:t>
        </w:r>
      </w:ins>
    </w:p>
    <w:p w14:paraId="0FE6F486" w14:textId="77777777" w:rsidR="009F062A" w:rsidRDefault="009F062A" w:rsidP="0055450D">
      <w:pPr>
        <w:pStyle w:val="Alg3"/>
        <w:numPr>
          <w:ilvl w:val="1"/>
          <w:numId w:val="691"/>
        </w:numPr>
        <w:tabs>
          <w:tab w:val="left" w:pos="2070"/>
          <w:tab w:val="left" w:pos="2160"/>
        </w:tabs>
        <w:rPr>
          <w:ins w:id="16081" w:author="Rev 6 Allen Wirfs-Brock" w:date="2012-02-26T11:50:00Z"/>
        </w:rPr>
      </w:pPr>
      <w:ins w:id="16082" w:author="Rev 6 Allen Wirfs-Brock" w:date="2012-02-26T11:50:00Z">
        <w:r>
          <w:t xml:space="preserve">Asset: </w:t>
        </w:r>
      </w:ins>
      <w:ins w:id="16083" w:author="Rev 6 Allen Wirfs-Brock" w:date="2012-02-26T11:17:00Z">
        <w:r w:rsidR="00FB33C0">
          <w:t xml:space="preserve"> </w:t>
        </w:r>
        <w:r w:rsidR="00FB33C0" w:rsidRPr="00E77497">
          <w:t xml:space="preserve"> </w:t>
        </w:r>
      </w:ins>
      <w:ins w:id="16084" w:author="Rev 6 Allen Wirfs-Brock" w:date="2012-02-26T11:45:00Z">
        <w:r>
          <w:rPr>
            <w:i/>
          </w:rPr>
          <w:t>keys</w:t>
        </w:r>
      </w:ins>
      <w:ins w:id="16085" w:author="Rev 6 Allen Wirfs-Brock" w:date="2012-02-26T11:17:00Z">
        <w:r w:rsidR="00FB33C0" w:rsidRPr="00E77497">
          <w:t>.</w:t>
        </w:r>
        <w:r w:rsidR="00FB33C0">
          <w:t>[[</w:t>
        </w:r>
        <w:r w:rsidR="00FB33C0" w:rsidRPr="00E77497">
          <w:t>type</w:t>
        </w:r>
        <w:r w:rsidR="00FB33C0">
          <w:t>]]</w:t>
        </w:r>
        <w:r w:rsidR="00FB33C0" w:rsidRPr="00E77497">
          <w:t xml:space="preserve"> is </w:t>
        </w:r>
        <w:commentRangeStart w:id="16086"/>
        <w:r w:rsidR="00FB33C0" w:rsidRPr="00E77497">
          <w:rPr>
            <w:rFonts w:ascii="Arial" w:hAnsi="Arial" w:cs="Arial"/>
          </w:rPr>
          <w:t>continue</w:t>
        </w:r>
        <w:commentRangeEnd w:id="16086"/>
        <w:r w:rsidR="00FB33C0">
          <w:rPr>
            <w:rStyle w:val="af4"/>
            <w:rFonts w:ascii="Arial" w:eastAsia="MS Mincho" w:hAnsi="Arial"/>
            <w:spacing w:val="0"/>
            <w:lang w:eastAsia="ja-JP"/>
          </w:rPr>
          <w:commentReference w:id="16086"/>
        </w:r>
      </w:ins>
    </w:p>
    <w:p w14:paraId="2A3F72AD" w14:textId="77777777" w:rsidR="00FB33C0" w:rsidRDefault="009F062A" w:rsidP="0055450D">
      <w:pPr>
        <w:pStyle w:val="Alg3"/>
        <w:numPr>
          <w:ilvl w:val="1"/>
          <w:numId w:val="691"/>
        </w:numPr>
        <w:tabs>
          <w:tab w:val="left" w:pos="2070"/>
          <w:tab w:val="left" w:pos="2160"/>
        </w:tabs>
        <w:rPr>
          <w:ins w:id="16087" w:author="Rev 6 Allen Wirfs-Brock" w:date="2012-02-26T11:17:00Z"/>
        </w:rPr>
      </w:pPr>
      <w:ins w:id="16088" w:author="Rev 6 Allen Wirfs-Brock" w:date="2012-02-26T11:50:00Z">
        <w:r>
          <w:t>R</w:t>
        </w:r>
      </w:ins>
      <w:ins w:id="16089" w:author="Rev 6 Allen Wirfs-Brock" w:date="2012-02-26T11:17:00Z">
        <w:r w:rsidR="00FB33C0">
          <w:t xml:space="preserve">eturn </w:t>
        </w:r>
      </w:ins>
      <w:ins w:id="16090" w:author="Rev 6 Allen Wirfs-Brock" w:date="2012-02-26T14:19:00Z">
        <w:r w:rsidR="0055450D">
          <w:t xml:space="preserve">Completion{type: </w:t>
        </w:r>
      </w:ins>
      <w:ins w:id="16091" w:author="Rev 6 Allen Wirfs-Brock" w:date="2012-02-26T14:39:00Z">
        <w:r w:rsidR="00FA7F97">
          <w:rPr>
            <w:rFonts w:ascii="Arial" w:hAnsi="Arial" w:cs="Arial"/>
          </w:rPr>
          <w:t>break</w:t>
        </w:r>
      </w:ins>
      <w:ins w:id="16092" w:author="Rev 6 Allen Wirfs-Brock" w:date="2012-02-26T14:19:00Z">
        <w:r w:rsidR="0055450D">
          <w:t xml:space="preserve">, value: </w:t>
        </w:r>
        <w:commentRangeStart w:id="16093"/>
        <w:r w:rsidR="0055450D" w:rsidRPr="00E77497">
          <w:rPr>
            <w:b/>
          </w:rPr>
          <w:t>undefined</w:t>
        </w:r>
        <w:commentRangeEnd w:id="16093"/>
        <w:r w:rsidR="0055450D">
          <w:rPr>
            <w:rStyle w:val="af4"/>
            <w:rFonts w:ascii="Arial" w:eastAsia="MS Mincho" w:hAnsi="Arial"/>
            <w:spacing w:val="0"/>
            <w:lang w:eastAsia="ja-JP"/>
          </w:rPr>
          <w:commentReference w:id="16093"/>
        </w:r>
        <w:r w:rsidR="0055450D">
          <w:t xml:space="preserve">, target: </w:t>
        </w:r>
        <w:r w:rsidR="0055450D" w:rsidRPr="00FA7F97">
          <w:rPr>
            <w:rFonts w:ascii="Arial" w:hAnsi="Arial" w:cs="Arial"/>
          </w:rPr>
          <w:t>empty</w:t>
        </w:r>
        <w:r w:rsidR="0055450D">
          <w:t>}</w:t>
        </w:r>
      </w:ins>
      <w:ins w:id="16094" w:author="Rev 6 Allen Wirfs-Brock" w:date="2012-02-26T11:17:00Z">
        <w:r w:rsidR="00FB33C0">
          <w:t>.</w:t>
        </w:r>
      </w:ins>
    </w:p>
    <w:p w14:paraId="5F1F20F3" w14:textId="77777777" w:rsidR="0055450D" w:rsidRDefault="0055450D" w:rsidP="00FA7F97">
      <w:pPr>
        <w:pStyle w:val="Alg3"/>
        <w:numPr>
          <w:ilvl w:val="0"/>
          <w:numId w:val="691"/>
        </w:numPr>
        <w:spacing w:after="240"/>
        <w:rPr>
          <w:ins w:id="16095" w:author="Rev 6 Allen Wirfs-Brock" w:date="2012-02-26T14:24:00Z"/>
        </w:rPr>
      </w:pPr>
      <w:ins w:id="16096" w:author="Rev 6 Allen Wirfs-Brock" w:date="2012-02-26T14:24:00Z">
        <w:r>
          <w:t xml:space="preserve">Return </w:t>
        </w:r>
        <w:r w:rsidRPr="0055450D">
          <w:rPr>
            <w:i/>
          </w:rPr>
          <w:t>keys</w:t>
        </w:r>
        <w:r>
          <w:t>.</w:t>
        </w:r>
      </w:ins>
    </w:p>
    <w:p w14:paraId="483FFCC5" w14:textId="77777777" w:rsidR="001E7A63" w:rsidRPr="0013710B" w:rsidRDefault="001E7A63" w:rsidP="001E7A63">
      <w:pPr>
        <w:rPr>
          <w:ins w:id="16097" w:author="Rev 6 Allen Wirfs-Brock" w:date="2012-02-26T14:27:00Z"/>
          <w:lang w:eastAsia="en-US"/>
        </w:rPr>
      </w:pPr>
      <w:ins w:id="16098" w:author="Rev 6 Allen Wirfs-Brock" w:date="2012-02-26T14:27:00Z">
        <w:r>
          <w:rPr>
            <w:lang w:eastAsia="en-US"/>
          </w:rPr>
          <w:t xml:space="preserve">The abstraction operation For In/Of </w:t>
        </w:r>
      </w:ins>
      <w:ins w:id="16099" w:author="Rev 6 Allen Wirfs-Brock" w:date="2012-02-26T14:43:00Z">
        <w:r w:rsidR="00FA7F97">
          <w:rPr>
            <w:lang w:eastAsia="en-US"/>
          </w:rPr>
          <w:t>Body</w:t>
        </w:r>
      </w:ins>
      <w:ins w:id="16100" w:author="Rev 6 Allen Wirfs-Brock" w:date="2012-02-26T14:27:00Z">
        <w:r>
          <w:rPr>
            <w:lang w:eastAsia="en-US"/>
          </w:rPr>
          <w:t xml:space="preserve"> Evaluation with arguments </w:t>
        </w:r>
      </w:ins>
      <w:ins w:id="16101" w:author="Rev 6 Allen Wirfs-Brock" w:date="2012-02-26T14:50:00Z">
        <w:r w:rsidR="00164D8C" w:rsidRPr="003806A6">
          <w:rPr>
            <w:rFonts w:ascii="Times New Roman" w:hAnsi="Times New Roman"/>
            <w:i/>
            <w:lang w:eastAsia="en-US"/>
          </w:rPr>
          <w:t>lhs</w:t>
        </w:r>
        <w:r w:rsidR="00164D8C">
          <w:rPr>
            <w:lang w:eastAsia="en-US"/>
          </w:rPr>
          <w:t xml:space="preserve">, </w:t>
        </w:r>
      </w:ins>
      <w:ins w:id="16102" w:author="Rev 6 Allen Wirfs-Brock" w:date="2012-02-26T14:28:00Z">
        <w:r>
          <w:rPr>
            <w:rFonts w:ascii="Times New Roman" w:hAnsi="Times New Roman"/>
            <w:i/>
            <w:lang w:eastAsia="en-US"/>
          </w:rPr>
          <w:t>stmt</w:t>
        </w:r>
      </w:ins>
      <w:ins w:id="16103" w:author="Rev 6 Allen Wirfs-Brock" w:date="2012-02-26T14:27:00Z">
        <w:r w:rsidRPr="003806A6">
          <w:rPr>
            <w:rFonts w:ascii="Times New Roman" w:hAnsi="Times New Roman"/>
            <w:i/>
            <w:lang w:eastAsia="en-US"/>
          </w:rPr>
          <w:t>,</w:t>
        </w:r>
      </w:ins>
      <w:ins w:id="16104" w:author="Rev 6 Allen Wirfs-Brock" w:date="2012-02-26T14:47:00Z">
        <w:r w:rsidR="00164D8C" w:rsidRPr="003806A6">
          <w:rPr>
            <w:rFonts w:ascii="Times New Roman" w:hAnsi="Times New Roman"/>
            <w:i/>
            <w:lang w:eastAsia="en-US"/>
          </w:rPr>
          <w:t xml:space="preserve"> keys,</w:t>
        </w:r>
      </w:ins>
      <w:ins w:id="16105" w:author="Rev 6 Allen Wirfs-Brock" w:date="2012-02-26T14:27:00Z">
        <w:r>
          <w:rPr>
            <w:lang w:eastAsia="en-US"/>
          </w:rPr>
          <w:t xml:space="preserve"> </w:t>
        </w:r>
      </w:ins>
      <w:ins w:id="16106" w:author="Rev 6 Allen Wirfs-Brock" w:date="2012-02-26T14:48:00Z">
        <w:r w:rsidR="00164D8C">
          <w:rPr>
            <w:rFonts w:ascii="Times New Roman" w:hAnsi="Times New Roman"/>
            <w:i/>
            <w:lang w:eastAsia="en-US"/>
          </w:rPr>
          <w:t>lhsKind</w:t>
        </w:r>
      </w:ins>
      <w:ins w:id="16107" w:author="Rev 6 Allen Wirfs-Brock" w:date="2012-02-26T14:27:00Z">
        <w:r>
          <w:rPr>
            <w:lang w:eastAsia="en-US"/>
          </w:rPr>
          <w:t>,</w:t>
        </w:r>
      </w:ins>
      <w:ins w:id="16108" w:author="Rev 6 Allen Wirfs-Brock" w:date="2012-02-26T15:01:00Z">
        <w:r w:rsidR="00F4124C">
          <w:rPr>
            <w:lang w:eastAsia="en-US"/>
          </w:rPr>
          <w:t xml:space="preserve"> </w:t>
        </w:r>
      </w:ins>
      <w:ins w:id="16109" w:author="Rev 6 Allen Wirfs-Brock" w:date="2012-02-26T14:27:00Z">
        <w:r>
          <w:rPr>
            <w:lang w:eastAsia="en-US"/>
          </w:rPr>
          <w:t xml:space="preserve">and </w:t>
        </w:r>
        <w:r w:rsidRPr="00033CAC">
          <w:rPr>
            <w:rFonts w:ascii="Times New Roman" w:hAnsi="Times New Roman"/>
            <w:i/>
            <w:lang w:eastAsia="en-US"/>
          </w:rPr>
          <w:t>labelSet</w:t>
        </w:r>
        <w:r>
          <w:rPr>
            <w:lang w:eastAsia="en-US"/>
          </w:rPr>
          <w:t xml:space="preserve"> is performed as follows:</w:t>
        </w:r>
      </w:ins>
    </w:p>
    <w:p w14:paraId="59D0DA05" w14:textId="77777777" w:rsidR="0079389E" w:rsidRPr="00E77497" w:rsidRDefault="0079389E" w:rsidP="0079389E">
      <w:pPr>
        <w:pStyle w:val="Alg2"/>
        <w:numPr>
          <w:ilvl w:val="0"/>
          <w:numId w:val="692"/>
        </w:numPr>
        <w:contextualSpacing/>
        <w:rPr>
          <w:ins w:id="16110" w:author="Rev 6 Allen Wirfs-Brock" w:date="2012-02-26T15:30:00Z"/>
        </w:rPr>
      </w:pPr>
      <w:ins w:id="16111" w:author="Rev 6 Allen Wirfs-Brock" w:date="2012-02-26T15:30:00Z">
        <w:r w:rsidRPr="00E77497">
          <w:t xml:space="preserve">Let </w:t>
        </w:r>
        <w:r w:rsidRPr="00E77497">
          <w:rPr>
            <w:i/>
          </w:rPr>
          <w:t>oldEnv</w:t>
        </w:r>
        <w:r w:rsidRPr="00E77497">
          <w:t xml:space="preserve"> be the </w:t>
        </w:r>
        <w:del w:id="16112" w:author="Rev 7 Allen Wirfs-Brock" w:date="2012-05-02T10:49:00Z">
          <w:r w:rsidRPr="00E77497" w:rsidDel="000D5AB9">
            <w:delText>running</w:delText>
          </w:r>
        </w:del>
      </w:ins>
      <w:ins w:id="16113" w:author="Rev 7 Allen Wirfs-Brock" w:date="2012-05-02T10:49:00Z">
        <w:r w:rsidR="000D5AB9">
          <w:t>current</w:t>
        </w:r>
      </w:ins>
      <w:ins w:id="16114" w:author="Rev 6 Allen Wirfs-Brock" w:date="2012-02-26T15:30:00Z">
        <w:r w:rsidRPr="00E77497">
          <w:t xml:space="preserve"> execution context’s LexicalEnvironment.</w:t>
        </w:r>
      </w:ins>
    </w:p>
    <w:p w14:paraId="3C48E475" w14:textId="77777777"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16115"/>
      <w:ins w:id="16116" w:author="Rev 6 Allen Wirfs-Brock" w:date="2012-02-26T11:02:00Z">
        <w:r w:rsidR="0068432C" w:rsidRPr="00E77497">
          <w:rPr>
            <w:b/>
          </w:rPr>
          <w:t>undefined</w:t>
        </w:r>
        <w:commentRangeEnd w:id="16115"/>
        <w:r w:rsidR="0068432C">
          <w:rPr>
            <w:rStyle w:val="af4"/>
            <w:rFonts w:ascii="Arial" w:eastAsia="MS Mincho" w:hAnsi="Arial"/>
            <w:spacing w:val="0"/>
            <w:lang w:eastAsia="ja-JP"/>
          </w:rPr>
          <w:commentReference w:id="16115"/>
        </w:r>
        <w:r w:rsidR="0068432C">
          <w:t>)</w:t>
        </w:r>
      </w:ins>
      <w:del w:id="16117" w:author="Rev 6 Allen Wirfs-Brock" w:date="2012-02-26T11:02:00Z">
        <w:r w:rsidRPr="00E77497" w:rsidDel="0068432C">
          <w:rPr>
            <w:rFonts w:ascii="Arial" w:hAnsi="Arial" w:cs="Arial"/>
          </w:rPr>
          <w:delText>empty</w:delText>
        </w:r>
      </w:del>
      <w:r w:rsidRPr="00E77497">
        <w:t>.</w:t>
      </w:r>
    </w:p>
    <w:p w14:paraId="537132E5" w14:textId="77777777" w:rsidR="004C02EF" w:rsidRPr="00E77497" w:rsidRDefault="004C02EF" w:rsidP="003806A6">
      <w:pPr>
        <w:pStyle w:val="Alg3"/>
        <w:numPr>
          <w:ilvl w:val="0"/>
          <w:numId w:val="692"/>
        </w:numPr>
      </w:pPr>
      <w:r w:rsidRPr="00E77497">
        <w:t>Repeat</w:t>
      </w:r>
    </w:p>
    <w:p w14:paraId="38BA6597" w14:textId="77777777" w:rsidR="00FB33C0" w:rsidRDefault="00FB33C0" w:rsidP="003806A6">
      <w:pPr>
        <w:pStyle w:val="Alg3"/>
        <w:numPr>
          <w:ilvl w:val="1"/>
          <w:numId w:val="692"/>
        </w:numPr>
        <w:rPr>
          <w:ins w:id="16118" w:author="Rev 6 Allen Wirfs-Brock" w:date="2012-02-26T11:22:00Z"/>
        </w:rPr>
      </w:pPr>
      <w:ins w:id="16119" w:author="Rev 6 Allen Wirfs-Brock" w:date="2012-02-26T11:22:00Z">
        <w:r>
          <w:t xml:space="preserve">Let </w:t>
        </w:r>
        <w:r w:rsidRPr="004848CA">
          <w:rPr>
            <w:i/>
          </w:rPr>
          <w:t>next</w:t>
        </w:r>
        <w:r>
          <w:t xml:space="preserve"> be the result of performing Invoke with arguments </w:t>
        </w:r>
      </w:ins>
      <w:ins w:id="16120" w:author="Rev 6 Allen Wirfs-Brock" w:date="2012-02-26T11:24:00Z">
        <w:r w:rsidRPr="00E77497">
          <w:rPr>
            <w:b/>
          </w:rPr>
          <w:t>"</w:t>
        </w:r>
      </w:ins>
      <w:ins w:id="16121" w:author="Rev 6 Allen Wirfs-Brock" w:date="2012-02-26T11:25:00Z">
        <w:r w:rsidR="004848CA">
          <w:rPr>
            <w:rFonts w:ascii="Courier New" w:hAnsi="Courier New" w:cs="Courier New"/>
            <w:b/>
          </w:rPr>
          <w:t>next</w:t>
        </w:r>
      </w:ins>
      <w:ins w:id="16122" w:author="Rev 6 Allen Wirfs-Brock" w:date="2012-02-26T11:24:00Z">
        <w:r w:rsidRPr="00E77497">
          <w:rPr>
            <w:b/>
          </w:rPr>
          <w:t>"</w:t>
        </w:r>
      </w:ins>
      <w:ins w:id="16123" w:author="Rev 6 Allen Wirfs-Brock" w:date="2012-02-26T11:25:00Z">
        <w:r w:rsidR="004848CA">
          <w:t xml:space="preserve">, </w:t>
        </w:r>
        <w:r w:rsidR="004848CA">
          <w:rPr>
            <w:i/>
          </w:rPr>
          <w:t>keys</w:t>
        </w:r>
        <w:r w:rsidR="004848CA">
          <w:t>, and an empty arguments List.</w:t>
        </w:r>
      </w:ins>
    </w:p>
    <w:p w14:paraId="61D828FF" w14:textId="77777777" w:rsidR="00EA0311" w:rsidRDefault="004848CA" w:rsidP="003806A6">
      <w:pPr>
        <w:pStyle w:val="Alg3"/>
        <w:numPr>
          <w:ilvl w:val="1"/>
          <w:numId w:val="692"/>
        </w:numPr>
        <w:rPr>
          <w:ins w:id="16124" w:author="Rev 6 Allen Wirfs-Brock" w:date="2012-02-01T13:58:00Z"/>
        </w:rPr>
      </w:pPr>
      <w:ins w:id="16125" w:author="Rev 6 Allen Wirfs-Brock" w:date="2012-02-01T13:58:00Z">
        <w:r>
          <w:t xml:space="preserve">If </w:t>
        </w:r>
        <w:commentRangeStart w:id="16126"/>
        <w:r>
          <w:t>IteratorComplete</w:t>
        </w:r>
      </w:ins>
      <w:commentRangeEnd w:id="16126"/>
      <w:r w:rsidR="007325A7">
        <w:rPr>
          <w:rStyle w:val="af4"/>
          <w:rFonts w:ascii="Arial" w:eastAsia="MS Mincho" w:hAnsi="Arial"/>
          <w:spacing w:val="0"/>
          <w:lang w:eastAsia="ja-JP"/>
        </w:rPr>
        <w:commentReference w:id="16126"/>
      </w:r>
      <w:ins w:id="16127" w:author="Rev 6 Allen Wirfs-Brock" w:date="2012-02-01T13:58:00Z">
        <w:r>
          <w:t>(</w:t>
        </w:r>
      </w:ins>
      <w:ins w:id="16128" w:author="Rev 6 Allen Wirfs-Brock" w:date="2012-02-26T12:02:00Z">
        <w:r w:rsidR="0011682D">
          <w:rPr>
            <w:i/>
          </w:rPr>
          <w:t>next</w:t>
        </w:r>
      </w:ins>
      <w:ins w:id="16129" w:author="Rev 6 Allen Wirfs-Brock" w:date="2012-02-26T11:29:00Z">
        <w:r>
          <w:t xml:space="preserve">) is </w:t>
        </w:r>
        <w:r w:rsidRPr="0011682D">
          <w:rPr>
            <w:i/>
          </w:rPr>
          <w:t>true</w:t>
        </w:r>
        <w:r>
          <w:t xml:space="preserve">, the </w:t>
        </w:r>
      </w:ins>
      <w:ins w:id="16130" w:author="Rev 6 Allen Wirfs-Brock" w:date="2012-02-01T13:58:00Z">
        <w:r w:rsidR="00EA0311" w:rsidRPr="00E77497">
          <w:t xml:space="preserve">return </w:t>
        </w:r>
      </w:ins>
      <w:ins w:id="16131" w:author="Rev 6 Allen Wirfs-Brock" w:date="2012-02-23T13:00:00Z">
        <w:r w:rsidR="00BB752E">
          <w:t>NormalCompletion</w:t>
        </w:r>
      </w:ins>
      <w:ins w:id="16132" w:author="Rev 6 Allen Wirfs-Brock" w:date="2012-02-26T11:28:00Z">
        <w:r>
          <w:t>(</w:t>
        </w:r>
        <w:r w:rsidRPr="0011682D">
          <w:rPr>
            <w:i/>
          </w:rPr>
          <w:t>V</w:t>
        </w:r>
      </w:ins>
      <w:ins w:id="16133" w:author="Rev 6 Allen Wirfs-Brock" w:date="2012-02-01T13:58:00Z">
        <w:r w:rsidR="00EA0311" w:rsidRPr="00E77497">
          <w:t>).</w:t>
        </w:r>
      </w:ins>
    </w:p>
    <w:p w14:paraId="3CA9A1FE" w14:textId="77777777" w:rsidR="00EA0311" w:rsidRPr="00E77497" w:rsidRDefault="009F062A" w:rsidP="003806A6">
      <w:pPr>
        <w:pStyle w:val="Alg3"/>
        <w:numPr>
          <w:ilvl w:val="1"/>
          <w:numId w:val="692"/>
        </w:numPr>
        <w:rPr>
          <w:ins w:id="16134" w:author="Rev 6 Allen Wirfs-Brock" w:date="2012-02-01T13:58:00Z"/>
        </w:rPr>
      </w:pPr>
      <w:ins w:id="16135" w:author="Rev 6 Allen Wirfs-Brock" w:date="2012-02-26T11:54:00Z">
        <w:r>
          <w:t xml:space="preserve">If </w:t>
        </w:r>
        <w:del w:id="16136" w:author="Rev 7 Allen Wirfs-Brock" w:date="2012-04-25T08:04:00Z">
          <w:r w:rsidRPr="00DC5061" w:rsidDel="007C32C2">
            <w:delText>loopContinues</w:delText>
          </w:r>
        </w:del>
      </w:ins>
      <w:ins w:id="16137" w:author="Rev 7 Allen Wirfs-Brock" w:date="2012-04-25T08:04:00Z">
        <w:r w:rsidR="007C32C2">
          <w:t>LoopContinues</w:t>
        </w:r>
      </w:ins>
      <w:ins w:id="16138" w:author="Rev 6 Allen Wirfs-Brock" w:date="2012-02-26T11:54:00Z">
        <w:r w:rsidRPr="00DC5061">
          <w:t>(</w:t>
        </w:r>
      </w:ins>
      <w:ins w:id="16139" w:author="Rev 6 Allen Wirfs-Brock" w:date="2012-02-26T12:02:00Z">
        <w:r w:rsidR="0011682D">
          <w:rPr>
            <w:i/>
          </w:rPr>
          <w:t>next</w:t>
        </w:r>
      </w:ins>
      <w:ins w:id="16140" w:author="Rev 6 Allen Wirfs-Brock" w:date="2012-02-26T11:54: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16141" w:author="Rev 6 Allen Wirfs-Brock" w:date="2012-02-26T12:05:00Z">
        <w:r w:rsidR="0011682D">
          <w:rPr>
            <w:i/>
          </w:rPr>
          <w:t>next</w:t>
        </w:r>
      </w:ins>
      <w:ins w:id="16142" w:author="Rev 6 Allen Wirfs-Brock" w:date="2012-02-26T11:54:00Z">
        <w:r w:rsidRPr="00E77497">
          <w:t>.</w:t>
        </w:r>
      </w:ins>
    </w:p>
    <w:p w14:paraId="52B86191" w14:textId="77777777" w:rsidR="003806A6" w:rsidRDefault="003806A6" w:rsidP="003806A6">
      <w:pPr>
        <w:pStyle w:val="Alg3"/>
        <w:numPr>
          <w:ilvl w:val="1"/>
          <w:numId w:val="692"/>
        </w:numPr>
        <w:rPr>
          <w:ins w:id="16143" w:author="Rev 6 Allen Wirfs-Brock" w:date="2012-02-26T16:02:00Z"/>
        </w:rPr>
      </w:pPr>
      <w:ins w:id="16144" w:author="Rev 6 Allen Wirfs-Brock" w:date="2012-02-26T16:02:00Z">
        <w:r>
          <w:t xml:space="preserve">If </w:t>
        </w:r>
        <w:r w:rsidRPr="003806A6">
          <w:rPr>
            <w:i/>
          </w:rPr>
          <w:t>next</w:t>
        </w:r>
        <w:r>
          <w:t xml:space="preserve"> is an abrupt completion, then let </w:t>
        </w:r>
        <w:r w:rsidRPr="003806A6">
          <w:rPr>
            <w:i/>
          </w:rPr>
          <w:t>status</w:t>
        </w:r>
        <w:r>
          <w:t xml:space="preserve"> be next.</w:t>
        </w:r>
      </w:ins>
    </w:p>
    <w:p w14:paraId="0683DEC8" w14:textId="77777777" w:rsidR="003806A6" w:rsidRDefault="003806A6" w:rsidP="003806A6">
      <w:pPr>
        <w:pStyle w:val="Alg3"/>
        <w:numPr>
          <w:ilvl w:val="1"/>
          <w:numId w:val="692"/>
        </w:numPr>
        <w:rPr>
          <w:ins w:id="16145" w:author="Rev 6 Allen Wirfs-Brock" w:date="2012-02-26T16:03:00Z"/>
        </w:rPr>
      </w:pPr>
      <w:ins w:id="16146" w:author="Rev 6 Allen Wirfs-Brock" w:date="2012-02-26T16:03:00Z">
        <w:r>
          <w:t>Else,</w:t>
        </w:r>
      </w:ins>
    </w:p>
    <w:p w14:paraId="0C064FBD" w14:textId="77777777" w:rsidR="0011682D" w:rsidRDefault="003806A6" w:rsidP="003806A6">
      <w:pPr>
        <w:pStyle w:val="Alg3"/>
        <w:numPr>
          <w:ilvl w:val="2"/>
          <w:numId w:val="692"/>
        </w:numPr>
        <w:rPr>
          <w:ins w:id="16147" w:author="Rev 6 Allen Wirfs-Brock" w:date="2012-02-26T11:55:00Z"/>
        </w:rPr>
      </w:pPr>
      <w:ins w:id="16148" w:author="Rev 6 Allen Wirfs-Brock" w:date="2012-02-26T16:04:00Z">
        <w:r>
          <w:t xml:space="preserve">Assert </w:t>
        </w:r>
      </w:ins>
      <w:ins w:id="16149" w:author="Rev 6 Allen Wirfs-Brock" w:date="2012-02-26T12:02:00Z">
        <w:r w:rsidR="0011682D">
          <w:rPr>
            <w:i/>
          </w:rPr>
          <w:t>next</w:t>
        </w:r>
      </w:ins>
      <w:ins w:id="16150" w:author="Rev 6 Allen Wirfs-Brock" w:date="2012-02-26T11:55:00Z">
        <w:r w:rsidR="0011682D">
          <w:t xml:space="preserve">.[[type]] is </w:t>
        </w:r>
        <w:r w:rsidR="0011682D" w:rsidRPr="0011682D">
          <w:rPr>
            <w:rFonts w:ascii="Arial" w:hAnsi="Arial" w:cs="Arial"/>
          </w:rPr>
          <w:t>normal</w:t>
        </w:r>
      </w:ins>
      <w:ins w:id="16151" w:author="Rev 6 Allen Wirfs-Brock" w:date="2012-02-26T16:04:00Z">
        <w:r>
          <w:t>.</w:t>
        </w:r>
      </w:ins>
    </w:p>
    <w:p w14:paraId="692DB829" w14:textId="77777777" w:rsidR="0079389E" w:rsidRDefault="0079389E" w:rsidP="0079389E">
      <w:pPr>
        <w:pStyle w:val="Alg3"/>
        <w:numPr>
          <w:ilvl w:val="2"/>
          <w:numId w:val="692"/>
        </w:numPr>
        <w:rPr>
          <w:ins w:id="16152" w:author="Rev 6 Allen Wirfs-Brock" w:date="2012-02-26T15:32:00Z"/>
        </w:rPr>
      </w:pPr>
      <w:ins w:id="16153" w:author="Rev 6 Allen Wirfs-Brock" w:date="2012-02-26T15:32:00Z">
        <w:r>
          <w:t xml:space="preserve">Let </w:t>
        </w:r>
        <w:r w:rsidRPr="0079389E">
          <w:rPr>
            <w:i/>
          </w:rPr>
          <w:t>nextValue</w:t>
        </w:r>
        <w:r>
          <w:t xml:space="preserve"> be </w:t>
        </w:r>
        <w:r w:rsidRPr="0079389E">
          <w:rPr>
            <w:i/>
          </w:rPr>
          <w:t>next</w:t>
        </w:r>
        <w:r>
          <w:t>.[[value]].</w:t>
        </w:r>
      </w:ins>
    </w:p>
    <w:p w14:paraId="19FEE712" w14:textId="77777777" w:rsidR="00164D8C" w:rsidRDefault="00164D8C" w:rsidP="0079389E">
      <w:pPr>
        <w:pStyle w:val="Alg3"/>
        <w:numPr>
          <w:ilvl w:val="2"/>
          <w:numId w:val="692"/>
        </w:numPr>
        <w:rPr>
          <w:ins w:id="16154" w:author="Rev 6 Allen Wirfs-Brock" w:date="2012-02-26T14:53:00Z"/>
        </w:rPr>
      </w:pPr>
      <w:ins w:id="16155" w:author="Rev 6 Allen Wirfs-Brock" w:date="2012-02-26T14:54:00Z">
        <w:r>
          <w:t xml:space="preserve">If </w:t>
        </w:r>
        <w:r w:rsidRPr="0079389E">
          <w:rPr>
            <w:i/>
          </w:rPr>
          <w:t>lhs</w:t>
        </w:r>
      </w:ins>
      <w:ins w:id="16156" w:author="Rev 6 Allen Wirfs-Brock" w:date="2012-02-26T15:24:00Z">
        <w:r w:rsidR="00CF609A">
          <w:rPr>
            <w:i/>
          </w:rPr>
          <w:t>Kind</w:t>
        </w:r>
      </w:ins>
      <w:ins w:id="16157" w:author="Rev 6 Allen Wirfs-Brock" w:date="2012-02-26T14:54:00Z">
        <w:r>
          <w:t xml:space="preserve"> is </w:t>
        </w:r>
      </w:ins>
      <w:ins w:id="16158" w:author="Rev 6 Allen Wirfs-Brock" w:date="2012-02-26T15:24:00Z">
        <w:r w:rsidR="00CF609A">
          <w:rPr>
            <w:rFonts w:ascii="Arial" w:hAnsi="Arial" w:cs="Arial"/>
          </w:rPr>
          <w:t>assignment</w:t>
        </w:r>
      </w:ins>
      <w:ins w:id="16159" w:author="Rev 6 Allen Wirfs-Brock" w:date="2012-02-26T14:54:00Z">
        <w:r>
          <w:t>, then</w:t>
        </w:r>
      </w:ins>
    </w:p>
    <w:p w14:paraId="62F35FC6" w14:textId="77777777" w:rsidR="007C32C2" w:rsidRDefault="007C32C2" w:rsidP="0079389E">
      <w:pPr>
        <w:pStyle w:val="Alg3"/>
        <w:numPr>
          <w:ilvl w:val="3"/>
          <w:numId w:val="692"/>
        </w:numPr>
        <w:rPr>
          <w:ins w:id="16160" w:author="Rev 7 Allen Wirfs-Brock" w:date="2012-04-25T08:10:00Z"/>
        </w:rPr>
      </w:pPr>
      <w:ins w:id="16161" w:author="Rev 7 Allen Wirfs-Brock" w:date="2012-04-25T08:10:00Z">
        <w:r>
          <w:t xml:space="preserve">Assert: </w:t>
        </w:r>
        <w:r w:rsidRPr="00EA4F82">
          <w:rPr>
            <w:i/>
          </w:rPr>
          <w:t>lhs</w:t>
        </w:r>
        <w:r>
          <w:t xml:space="preserve"> is a </w:t>
        </w:r>
        <w:r w:rsidRPr="00EA4F82">
          <w:rPr>
            <w:i/>
          </w:rPr>
          <w:t>LeftHandSideExpression</w:t>
        </w:r>
      </w:ins>
      <w:ins w:id="16162" w:author="Rev 7 Allen Wirfs-Brock" w:date="2012-04-25T08:11:00Z">
        <w:r w:rsidR="00EA4F82">
          <w:t>.</w:t>
        </w:r>
      </w:ins>
    </w:p>
    <w:p w14:paraId="2DAE1EA6" w14:textId="77777777" w:rsidR="0078764F" w:rsidRPr="00E51F91" w:rsidRDefault="0078764F" w:rsidP="0079389E">
      <w:pPr>
        <w:pStyle w:val="Alg3"/>
        <w:numPr>
          <w:ilvl w:val="3"/>
          <w:numId w:val="692"/>
        </w:numPr>
        <w:rPr>
          <w:ins w:id="16163" w:author="Rev 6 Allen Wirfs-Brock" w:date="2012-02-15T13:07:00Z"/>
        </w:rPr>
      </w:pPr>
      <w:ins w:id="16164" w:author="Rev 6 Allen Wirfs-Brock" w:date="2012-02-15T13:07:00Z">
        <w:r w:rsidRPr="00E51F91">
          <w:t xml:space="preserve">If </w:t>
        </w:r>
      </w:ins>
      <w:ins w:id="16165" w:author="Rev 6 Allen Wirfs-Brock" w:date="2012-02-26T14:54:00Z">
        <w:r w:rsidR="00164D8C">
          <w:rPr>
            <w:i/>
          </w:rPr>
          <w:t>lhs</w:t>
        </w:r>
      </w:ins>
      <w:ins w:id="16166" w:author="Rev 6 Allen Wirfs-Brock" w:date="2012-02-15T13:07:00Z">
        <w:r w:rsidRPr="00E51F91">
          <w:t xml:space="preserve"> is neither an </w:t>
        </w:r>
        <w:r w:rsidRPr="00E51F91">
          <w:rPr>
            <w:i/>
          </w:rPr>
          <w:t>ObjectLiteral</w:t>
        </w:r>
        <w:r w:rsidRPr="00E51F91">
          <w:t xml:space="preserve"> nor an</w:t>
        </w:r>
        <w:r w:rsidRPr="00E51F91">
          <w:rPr>
            <w:i/>
          </w:rPr>
          <w:t xml:space="preserve"> ArrayLiteral  </w:t>
        </w:r>
        <w:r w:rsidRPr="00E51F91">
          <w:t>then</w:t>
        </w:r>
      </w:ins>
    </w:p>
    <w:p w14:paraId="0BDA997B" w14:textId="77777777" w:rsidR="004C02EF" w:rsidRPr="00E77497" w:rsidDel="00EA0311" w:rsidRDefault="004C02EF" w:rsidP="0079389E">
      <w:pPr>
        <w:pStyle w:val="Alg3"/>
        <w:numPr>
          <w:ilvl w:val="4"/>
          <w:numId w:val="692"/>
        </w:numPr>
        <w:rPr>
          <w:del w:id="16167" w:author="Rev 6 Allen Wirfs-Brock" w:date="2012-02-01T13:58:00Z"/>
        </w:rPr>
      </w:pPr>
      <w:del w:id="16168" w:author="Rev 6 Allen Wirfs-Brock" w:date="2012-02-01T13:58: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5C3EA89F" w14:textId="77777777" w:rsidR="004C02EF" w:rsidRPr="00E77497" w:rsidRDefault="004C02EF" w:rsidP="0079389E">
      <w:pPr>
        <w:pStyle w:val="Alg3"/>
        <w:numPr>
          <w:ilvl w:val="4"/>
          <w:numId w:val="692"/>
        </w:numPr>
      </w:pPr>
      <w:r w:rsidRPr="00E77497">
        <w:t xml:space="preserve">Let </w:t>
      </w:r>
      <w:r w:rsidRPr="00E77497">
        <w:rPr>
          <w:i/>
        </w:rPr>
        <w:t>lhsRef</w:t>
      </w:r>
      <w:r w:rsidRPr="00E77497">
        <w:t xml:space="preserve"> be the result of evaluating </w:t>
      </w:r>
      <w:del w:id="16169" w:author="Rev 7 Allen Wirfs-Brock" w:date="2012-04-25T08:11:00Z">
        <w:r w:rsidRPr="00E77497" w:rsidDel="00EA4F82">
          <w:delText xml:space="preserve">the </w:delText>
        </w:r>
        <w:r w:rsidRPr="00E77497" w:rsidDel="00EA4F82">
          <w:rPr>
            <w:i/>
          </w:rPr>
          <w:delText>LeftHandSideExpression</w:delText>
        </w:r>
        <w:r w:rsidRPr="00E77497" w:rsidDel="00EA4F82">
          <w:delText xml:space="preserve"> </w:delText>
        </w:r>
      </w:del>
      <w:ins w:id="16170" w:author="Rev 7 Allen Wirfs-Brock" w:date="2012-04-25T08:11:00Z">
        <w:r w:rsidR="00EA4F82">
          <w:rPr>
            <w:i/>
          </w:rPr>
          <w:t>lhs</w:t>
        </w:r>
        <w:r w:rsidR="00EA4F82" w:rsidRPr="00E77497">
          <w:t xml:space="preserve"> </w:t>
        </w:r>
      </w:ins>
      <w:r w:rsidRPr="00E77497">
        <w:t>( it may be evaluated repeatedly).</w:t>
      </w:r>
    </w:p>
    <w:p w14:paraId="6AD7CAA7" w14:textId="77777777" w:rsidR="004C02EF" w:rsidRPr="00E77497" w:rsidRDefault="004C02EF" w:rsidP="0079389E">
      <w:pPr>
        <w:pStyle w:val="Alg3"/>
        <w:numPr>
          <w:ilvl w:val="4"/>
          <w:numId w:val="692"/>
        </w:numPr>
      </w:pPr>
      <w:del w:id="16171" w:author="Rev 6 Allen Wirfs-Brock" w:date="2012-02-26T11:59:00Z">
        <w:r w:rsidRPr="00E77497" w:rsidDel="0011682D">
          <w:delText xml:space="preserve">Call </w:delText>
        </w:r>
      </w:del>
      <w:ins w:id="16172" w:author="Rev 6 Allen Wirfs-Brock" w:date="2012-02-26T11:59:00Z">
        <w:r w:rsidR="0011682D">
          <w:t xml:space="preserve">Let </w:t>
        </w:r>
        <w:r w:rsidR="0011682D" w:rsidRPr="0011682D">
          <w:rPr>
            <w:i/>
          </w:rPr>
          <w:t>status</w:t>
        </w:r>
        <w:r w:rsidR="0011682D">
          <w:t xml:space="preserve"> be the result of p</w:t>
        </w:r>
      </w:ins>
      <w:ins w:id="16173" w:author="Rev 6 Allen Wirfs-Brock" w:date="2012-02-26T12:00:00Z">
        <w:r w:rsidR="0011682D">
          <w:t>erforming</w:t>
        </w:r>
      </w:ins>
      <w:ins w:id="16174" w:author="Rev 6 Allen Wirfs-Brock" w:date="2012-02-26T11:59:00Z">
        <w:r w:rsidR="0011682D" w:rsidRPr="00E77497">
          <w:t xml:space="preserve"> </w:t>
        </w:r>
      </w:ins>
      <w:r w:rsidRPr="00E77497">
        <w:t>PutValue(</w:t>
      </w:r>
      <w:r w:rsidRPr="00E77497">
        <w:rPr>
          <w:i/>
        </w:rPr>
        <w:t>lhsRef</w:t>
      </w:r>
      <w:r w:rsidRPr="00E77497">
        <w:t xml:space="preserve">, </w:t>
      </w:r>
      <w:del w:id="16175" w:author="Rev 6 Allen Wirfs-Brock" w:date="2012-02-26T12:01:00Z">
        <w:r w:rsidRPr="00E77497" w:rsidDel="0011682D">
          <w:rPr>
            <w:i/>
          </w:rPr>
          <w:delText>P</w:delText>
        </w:r>
      </w:del>
      <w:ins w:id="16176" w:author="Rev 6 Allen Wirfs-Brock" w:date="2012-02-26T15:33:00Z">
        <w:r w:rsidR="0079389E" w:rsidRPr="0079389E">
          <w:rPr>
            <w:i/>
          </w:rPr>
          <w:t xml:space="preserve"> nextValue</w:t>
        </w:r>
      </w:ins>
      <w:r w:rsidRPr="00E77497">
        <w:t>).</w:t>
      </w:r>
    </w:p>
    <w:p w14:paraId="73866246" w14:textId="77777777" w:rsidR="00E51F91" w:rsidRDefault="00E51F91" w:rsidP="003806A6">
      <w:pPr>
        <w:pStyle w:val="Alg3"/>
        <w:numPr>
          <w:ilvl w:val="3"/>
          <w:numId w:val="692"/>
        </w:numPr>
        <w:rPr>
          <w:ins w:id="16177" w:author="Rev 6 Allen Wirfs-Brock" w:date="2012-02-15T13:11:00Z"/>
        </w:rPr>
      </w:pPr>
      <w:ins w:id="16178" w:author="Rev 6 Allen Wirfs-Brock" w:date="2012-02-15T13:11:00Z">
        <w:r>
          <w:t>Else</w:t>
        </w:r>
      </w:ins>
    </w:p>
    <w:p w14:paraId="05751025" w14:textId="77777777" w:rsidR="00E51F91" w:rsidRPr="00E77497" w:rsidRDefault="00E51F91" w:rsidP="003806A6">
      <w:pPr>
        <w:pStyle w:val="Alg3"/>
        <w:numPr>
          <w:ilvl w:val="4"/>
          <w:numId w:val="692"/>
        </w:numPr>
        <w:rPr>
          <w:ins w:id="16179" w:author="Rev 6 Allen Wirfs-Brock" w:date="2012-02-15T13:11:00Z"/>
        </w:rPr>
      </w:pPr>
      <w:ins w:id="16180" w:author="Rev 6 Allen Wirfs-Brock" w:date="2012-02-15T13:11:00Z">
        <w:r w:rsidRPr="003B4312">
          <w:t xml:space="preserve">Let </w:t>
        </w:r>
        <w:r w:rsidRPr="008B7F6F">
          <w:rPr>
            <w:i/>
          </w:rPr>
          <w:t>AssignmentPattern</w:t>
        </w:r>
        <w:r w:rsidRPr="006B6D0A">
          <w:t xml:space="preserve"> be the parse of the source code corresponding to </w:t>
        </w:r>
      </w:ins>
      <w:ins w:id="16181" w:author="Rev 6 Allen Wirfs-Brock" w:date="2012-02-26T15:25:00Z">
        <w:r w:rsidR="00CF609A">
          <w:rPr>
            <w:i/>
          </w:rPr>
          <w:t>lhs</w:t>
        </w:r>
        <w:r w:rsidR="00CF609A" w:rsidRPr="00E51F91">
          <w:t xml:space="preserve"> </w:t>
        </w:r>
      </w:ins>
      <w:ins w:id="16182" w:author="Rev 6 Allen Wirfs-Brock" w:date="2012-02-15T13:11:00Z">
        <w:r w:rsidRPr="00675B74">
          <w:t xml:space="preserve">using </w:t>
        </w:r>
        <w:r w:rsidRPr="00E77497">
          <w:rPr>
            <w:i/>
          </w:rPr>
          <w:t>AssignmentPattern</w:t>
        </w:r>
        <w:r w:rsidRPr="00E77497">
          <w:t xml:space="preserve"> as the goal symbol.</w:t>
        </w:r>
      </w:ins>
    </w:p>
    <w:p w14:paraId="76F90087" w14:textId="77777777" w:rsidR="00E51F91" w:rsidRPr="00E77497" w:rsidRDefault="00E51F91" w:rsidP="003806A6">
      <w:pPr>
        <w:pStyle w:val="Alg3"/>
        <w:numPr>
          <w:ilvl w:val="4"/>
          <w:numId w:val="692"/>
        </w:numPr>
        <w:rPr>
          <w:ins w:id="16183" w:author="Rev 6 Allen Wirfs-Brock" w:date="2012-02-15T13:11:00Z"/>
        </w:rPr>
      </w:pPr>
      <w:ins w:id="16184" w:author="Rev 6 Allen Wirfs-Brock" w:date="2012-02-15T13:11:00Z">
        <w:r w:rsidRPr="00E77497">
          <w:t xml:space="preserve">Let </w:t>
        </w:r>
        <w:r w:rsidRPr="00E77497">
          <w:rPr>
            <w:i/>
          </w:rPr>
          <w:t>rval</w:t>
        </w:r>
        <w:r w:rsidRPr="00E77497">
          <w:t xml:space="preserve"> be ToObject(</w:t>
        </w:r>
      </w:ins>
      <w:ins w:id="16185" w:author="Rev 6 Allen Wirfs-Brock" w:date="2012-02-26T15:33:00Z">
        <w:r w:rsidR="0079389E" w:rsidRPr="0079389E">
          <w:rPr>
            <w:i/>
          </w:rPr>
          <w:t>nextValue</w:t>
        </w:r>
      </w:ins>
      <w:ins w:id="16186" w:author="Rev 6 Allen Wirfs-Brock" w:date="2012-02-15T13:11:00Z">
        <w:r w:rsidRPr="00E77497">
          <w:t>).</w:t>
        </w:r>
      </w:ins>
    </w:p>
    <w:p w14:paraId="499637E0" w14:textId="77777777" w:rsidR="00CF609A" w:rsidRDefault="00CF609A" w:rsidP="003806A6">
      <w:pPr>
        <w:pStyle w:val="Alg3"/>
        <w:numPr>
          <w:ilvl w:val="4"/>
          <w:numId w:val="692"/>
        </w:numPr>
        <w:rPr>
          <w:ins w:id="16187" w:author="Rev 6 Allen Wirfs-Brock" w:date="2012-02-26T15:17:00Z"/>
        </w:rPr>
      </w:pPr>
      <w:ins w:id="16188" w:author="Rev 6 Allen Wirfs-Brock" w:date="2012-02-26T15:17:00Z">
        <w:r>
          <w:t xml:space="preserve">If </w:t>
        </w:r>
        <w:r w:rsidRPr="00CF609A">
          <w:rPr>
            <w:i/>
          </w:rPr>
          <w:t>rval</w:t>
        </w:r>
        <w:r>
          <w:t xml:space="preserve"> is an abrupt completion, then let </w:t>
        </w:r>
        <w:r w:rsidRPr="00CF609A">
          <w:rPr>
            <w:i/>
          </w:rPr>
          <w:t>status</w:t>
        </w:r>
        <w:r>
          <w:t xml:space="preserve"> be </w:t>
        </w:r>
        <w:r w:rsidRPr="00CF609A">
          <w:rPr>
            <w:i/>
          </w:rPr>
          <w:t>rval</w:t>
        </w:r>
        <w:r>
          <w:t>.</w:t>
        </w:r>
      </w:ins>
    </w:p>
    <w:p w14:paraId="22EA5788" w14:textId="77777777" w:rsidR="00E51F91" w:rsidRPr="00E77497" w:rsidRDefault="00CF609A" w:rsidP="003806A6">
      <w:pPr>
        <w:pStyle w:val="Alg3"/>
        <w:numPr>
          <w:ilvl w:val="4"/>
          <w:numId w:val="692"/>
        </w:numPr>
        <w:rPr>
          <w:ins w:id="16189" w:author="Rev 6 Allen Wirfs-Brock" w:date="2012-02-15T13:11:00Z"/>
        </w:rPr>
      </w:pPr>
      <w:ins w:id="16190" w:author="Rev 6 Allen Wirfs-Brock" w:date="2012-02-26T15:18:00Z">
        <w:r>
          <w:t>Else, l</w:t>
        </w:r>
      </w:ins>
      <w:ins w:id="16191" w:author="Rev 6 Allen Wirfs-Brock" w:date="2012-02-26T12:03:00Z">
        <w:r w:rsidR="0011682D">
          <w:t xml:space="preserve">et </w:t>
        </w:r>
        <w:r w:rsidR="0011682D" w:rsidRPr="0011682D">
          <w:rPr>
            <w:i/>
          </w:rPr>
          <w:t>status</w:t>
        </w:r>
        <w:r w:rsidR="0011682D">
          <w:t xml:space="preserve"> be the result of performing</w:t>
        </w:r>
        <w:r w:rsidR="0011682D" w:rsidRPr="00E77497">
          <w:t xml:space="preserve"> </w:t>
        </w:r>
      </w:ins>
      <w:commentRangeStart w:id="16192"/>
      <w:ins w:id="16193" w:author="Rev 6 Allen Wirfs-Brock" w:date="2012-02-15T13:11:00Z">
        <w:r w:rsidR="00E51F91">
          <w:t xml:space="preserve">Destructuring Assignment Evaluation </w:t>
        </w:r>
      </w:ins>
      <w:commentRangeEnd w:id="16192"/>
      <w:ins w:id="16194" w:author="Rev 6 Allen Wirfs-Brock" w:date="2012-02-26T12:04:00Z">
        <w:r w:rsidR="0011682D">
          <w:rPr>
            <w:rStyle w:val="af4"/>
            <w:rFonts w:ascii="Arial" w:eastAsia="MS Mincho" w:hAnsi="Arial"/>
            <w:spacing w:val="0"/>
            <w:lang w:eastAsia="ja-JP"/>
          </w:rPr>
          <w:commentReference w:id="16192"/>
        </w:r>
      </w:ins>
      <w:ins w:id="16195" w:author="Rev 6 Allen Wirfs-Brock" w:date="2012-02-15T13:11:00Z">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ins>
    </w:p>
    <w:p w14:paraId="132CB701" w14:textId="77777777" w:rsidR="00F4124C" w:rsidRDefault="00F4124C" w:rsidP="003806A6">
      <w:pPr>
        <w:pStyle w:val="Alg3"/>
        <w:numPr>
          <w:ilvl w:val="2"/>
          <w:numId w:val="692"/>
        </w:numPr>
        <w:rPr>
          <w:ins w:id="16196" w:author="Rev 6 Allen Wirfs-Brock" w:date="2012-02-26T14:56:00Z"/>
        </w:rPr>
      </w:pPr>
      <w:ins w:id="16197" w:author="Rev 6 Allen Wirfs-Brock" w:date="2012-02-26T14:56:00Z">
        <w:r>
          <w:t xml:space="preserve">Else if </w:t>
        </w:r>
      </w:ins>
      <w:ins w:id="16198" w:author="Rev 6 Allen Wirfs-Brock" w:date="2012-02-26T15:25:00Z">
        <w:r w:rsidR="0079389E" w:rsidRPr="00451D9D">
          <w:rPr>
            <w:i/>
          </w:rPr>
          <w:t>lhs</w:t>
        </w:r>
        <w:r w:rsidR="0079389E">
          <w:rPr>
            <w:i/>
          </w:rPr>
          <w:t>Kind</w:t>
        </w:r>
        <w:r w:rsidR="0079389E">
          <w:t xml:space="preserve"> </w:t>
        </w:r>
      </w:ins>
      <w:ins w:id="16199" w:author="Rev 6 Allen Wirfs-Brock" w:date="2012-02-26T14:56:00Z">
        <w:r>
          <w:t xml:space="preserve">is </w:t>
        </w:r>
      </w:ins>
      <w:ins w:id="16200" w:author="Rev 6 Allen Wirfs-Brock" w:date="2012-02-26T15:25:00Z">
        <w:r w:rsidR="0079389E">
          <w:rPr>
            <w:rFonts w:ascii="Arial" w:hAnsi="Arial" w:cs="Arial"/>
          </w:rPr>
          <w:t>varBinding</w:t>
        </w:r>
      </w:ins>
      <w:ins w:id="16201" w:author="Rev 6 Allen Wirfs-Brock" w:date="2012-02-26T14:56:00Z">
        <w:r>
          <w:t>, then</w:t>
        </w:r>
      </w:ins>
    </w:p>
    <w:p w14:paraId="3575567D" w14:textId="77777777" w:rsidR="00EA4F82" w:rsidRDefault="00EA4F82" w:rsidP="00EA4F82">
      <w:pPr>
        <w:pStyle w:val="Alg3"/>
        <w:numPr>
          <w:ilvl w:val="3"/>
          <w:numId w:val="692"/>
        </w:numPr>
        <w:rPr>
          <w:ins w:id="16202" w:author="Rev 7 Allen Wirfs-Brock" w:date="2012-04-25T08:13:00Z"/>
        </w:rPr>
      </w:pPr>
      <w:ins w:id="16203" w:author="Rev 7 Allen Wirfs-Brock" w:date="2012-04-25T08:13:00Z">
        <w:r>
          <w:t xml:space="preserve">Assert: </w:t>
        </w:r>
        <w:r w:rsidRPr="00EA4F82">
          <w:rPr>
            <w:i/>
          </w:rPr>
          <w:t>lhs</w:t>
        </w:r>
        <w:r>
          <w:t xml:space="preserve"> is a </w:t>
        </w:r>
        <w:r>
          <w:rPr>
            <w:i/>
          </w:rPr>
          <w:t>ForBinding</w:t>
        </w:r>
        <w:r>
          <w:t>.</w:t>
        </w:r>
      </w:ins>
    </w:p>
    <w:p w14:paraId="7183CAEE" w14:textId="77777777" w:rsidR="00CF609A" w:rsidRPr="00E77497" w:rsidRDefault="00CF609A" w:rsidP="003806A6">
      <w:pPr>
        <w:pStyle w:val="Alg3"/>
        <w:numPr>
          <w:ilvl w:val="3"/>
          <w:numId w:val="692"/>
        </w:numPr>
        <w:rPr>
          <w:ins w:id="16204" w:author="Rev 6 Allen Wirfs-Brock" w:date="2012-02-26T15:20:00Z"/>
        </w:rPr>
      </w:pPr>
      <w:ins w:id="16205" w:author="Rev 6 Allen Wirfs-Brock" w:date="2012-02-26T15:21:00Z">
        <w:r>
          <w:t xml:space="preserve">Let </w:t>
        </w:r>
        <w:r w:rsidRPr="0011682D">
          <w:rPr>
            <w:i/>
          </w:rPr>
          <w:t>status</w:t>
        </w:r>
        <w:r>
          <w:t xml:space="preserve"> be the result of performing</w:t>
        </w:r>
        <w:r w:rsidRPr="00E77497">
          <w:t xml:space="preserve"> </w:t>
        </w:r>
      </w:ins>
      <w:ins w:id="16206" w:author="Rev 6 Allen Wirfs-Brock" w:date="2012-02-26T15:20:00Z">
        <w:r w:rsidRPr="004418C4">
          <w:t xml:space="preserve">Binding </w:t>
        </w:r>
      </w:ins>
      <w:ins w:id="16207" w:author="Rev 6 Allen Wirfs-Brock" w:date="2012-02-27T15:46:00Z">
        <w:r w:rsidR="00A113E2">
          <w:t>Initialisation</w:t>
        </w:r>
      </w:ins>
      <w:ins w:id="16208" w:author="Rev 6 Allen Wirfs-Brock" w:date="2012-02-26T15:20:00Z">
        <w:r w:rsidRPr="004418C4">
          <w:t xml:space="preserve"> for </w:t>
        </w:r>
      </w:ins>
      <w:ins w:id="16209" w:author="Rev 6 Allen Wirfs-Brock" w:date="2012-02-26T15:21:00Z">
        <w:r>
          <w:rPr>
            <w:i/>
          </w:rPr>
          <w:t>lhs</w:t>
        </w:r>
      </w:ins>
      <w:ins w:id="16210" w:author="Rev 6 Allen Wirfs-Brock" w:date="2012-02-26T15:20:00Z">
        <w:r w:rsidRPr="005C189A" w:rsidDel="00A019F2">
          <w:rPr>
            <w:i/>
          </w:rPr>
          <w:t xml:space="preserve"> </w:t>
        </w:r>
        <w:r w:rsidRPr="004418C4">
          <w:t>passing</w:t>
        </w:r>
        <w:r w:rsidRPr="004418C4">
          <w:rPr>
            <w:i/>
          </w:rPr>
          <w:t xml:space="preserve"> </w:t>
        </w:r>
      </w:ins>
      <w:ins w:id="16211" w:author="Rev 6 Allen Wirfs-Brock" w:date="2012-02-26T15:33:00Z">
        <w:r w:rsidR="0079389E" w:rsidRPr="0079389E">
          <w:rPr>
            <w:i/>
          </w:rPr>
          <w:t>nextValue</w:t>
        </w:r>
      </w:ins>
      <w:ins w:id="16212" w:author="Rev 6 Allen Wirfs-Brock" w:date="2012-02-26T15:34:00Z">
        <w:r w:rsidR="0079389E">
          <w:t xml:space="preserve"> </w:t>
        </w:r>
      </w:ins>
      <w:ins w:id="16213" w:author="Rev 6 Allen Wirfs-Brock" w:date="2012-02-26T15:20:00Z">
        <w:r w:rsidRPr="004418C4">
          <w:t xml:space="preserve">and </w:t>
        </w:r>
        <w:r w:rsidRPr="005C189A">
          <w:rPr>
            <w:b/>
          </w:rPr>
          <w:t>undefined</w:t>
        </w:r>
        <w:r w:rsidRPr="004418C4">
          <w:t xml:space="preserve"> as the arguments</w:t>
        </w:r>
        <w:r w:rsidRPr="00E77497">
          <w:t>.</w:t>
        </w:r>
      </w:ins>
    </w:p>
    <w:p w14:paraId="680CFE46" w14:textId="77777777" w:rsidR="0079389E" w:rsidRPr="0079389E" w:rsidRDefault="00CF609A" w:rsidP="003806A6">
      <w:pPr>
        <w:pStyle w:val="Alg3"/>
        <w:numPr>
          <w:ilvl w:val="2"/>
          <w:numId w:val="692"/>
        </w:numPr>
        <w:rPr>
          <w:ins w:id="16214" w:author="Rev 6 Allen Wirfs-Brock" w:date="2012-02-26T15:19:00Z"/>
        </w:rPr>
      </w:pPr>
      <w:ins w:id="16215" w:author="Rev 6 Allen Wirfs-Brock" w:date="2012-02-26T15:19:00Z">
        <w:r>
          <w:t>Else</w:t>
        </w:r>
      </w:ins>
      <w:ins w:id="16216" w:author="Rev 6 Allen Wirfs-Brock" w:date="2012-02-26T15:26:00Z">
        <w:r w:rsidR="0079389E">
          <w:t xml:space="preserve">, </w:t>
        </w:r>
      </w:ins>
    </w:p>
    <w:p w14:paraId="5583C056" w14:textId="77777777" w:rsidR="0079389E" w:rsidRDefault="0079389E" w:rsidP="003806A6">
      <w:pPr>
        <w:pStyle w:val="Alg3"/>
        <w:numPr>
          <w:ilvl w:val="3"/>
          <w:numId w:val="692"/>
        </w:numPr>
        <w:rPr>
          <w:ins w:id="16217" w:author="Rev 6 Allen Wirfs-Brock" w:date="2012-02-26T15:26:00Z"/>
        </w:rPr>
      </w:pPr>
      <w:ins w:id="16218" w:author="Rev 6 Allen Wirfs-Brock" w:date="2012-02-26T15:26:00Z">
        <w:r>
          <w:t xml:space="preserve">Asset </w:t>
        </w:r>
        <w:r w:rsidRPr="0079389E">
          <w:rPr>
            <w:i/>
          </w:rPr>
          <w:t>lhsKind</w:t>
        </w:r>
        <w:r>
          <w:t xml:space="preserve"> is </w:t>
        </w:r>
      </w:ins>
      <w:ins w:id="16219" w:author="Rev 7 Allen Wirfs-Brock" w:date="2012-04-24T18:29:00Z">
        <w:r w:rsidR="00A22135">
          <w:rPr>
            <w:rFonts w:ascii="Arial" w:hAnsi="Arial" w:cs="Arial"/>
          </w:rPr>
          <w:t>lexicalBinding</w:t>
        </w:r>
      </w:ins>
      <w:ins w:id="16220" w:author="Rev 6 Allen Wirfs-Brock" w:date="2012-02-26T15:27:00Z">
        <w:del w:id="16221" w:author="Rev 7 Allen Wirfs-Brock" w:date="2012-04-24T18:29:00Z">
          <w:r w:rsidDel="00A22135">
            <w:rPr>
              <w:rFonts w:ascii="Arial" w:hAnsi="Arial" w:cs="Arial"/>
            </w:rPr>
            <w:delText>ForDeclaration</w:delText>
          </w:r>
        </w:del>
      </w:ins>
      <w:ins w:id="16222" w:author="Rev 6 Allen Wirfs-Brock" w:date="2012-02-26T15:26:00Z">
        <w:r>
          <w:t>.</w:t>
        </w:r>
      </w:ins>
    </w:p>
    <w:p w14:paraId="3A767537" w14:textId="77777777" w:rsidR="00EA4F82" w:rsidRDefault="00EA4F82" w:rsidP="00EA4F82">
      <w:pPr>
        <w:pStyle w:val="Alg3"/>
        <w:numPr>
          <w:ilvl w:val="3"/>
          <w:numId w:val="692"/>
        </w:numPr>
        <w:rPr>
          <w:ins w:id="16223" w:author="Rev 7 Allen Wirfs-Brock" w:date="2012-04-25T08:13:00Z"/>
        </w:rPr>
      </w:pPr>
      <w:ins w:id="16224" w:author="Rev 7 Allen Wirfs-Brock" w:date="2012-04-25T08:13:00Z">
        <w:r>
          <w:t xml:space="preserve">Assert: </w:t>
        </w:r>
        <w:r w:rsidRPr="00EA4F82">
          <w:rPr>
            <w:i/>
          </w:rPr>
          <w:t>lhs</w:t>
        </w:r>
        <w:r>
          <w:t xml:space="preserve"> is a </w:t>
        </w:r>
        <w:r>
          <w:rPr>
            <w:i/>
          </w:rPr>
          <w:t>ForDeclaration</w:t>
        </w:r>
        <w:r>
          <w:t>.</w:t>
        </w:r>
      </w:ins>
    </w:p>
    <w:p w14:paraId="6D7B8DE1" w14:textId="77777777" w:rsidR="0079389E" w:rsidRPr="00E77497" w:rsidRDefault="0079389E" w:rsidP="003806A6">
      <w:pPr>
        <w:pStyle w:val="Alg2"/>
        <w:numPr>
          <w:ilvl w:val="3"/>
          <w:numId w:val="692"/>
        </w:numPr>
        <w:contextualSpacing/>
        <w:rPr>
          <w:ins w:id="16225" w:author="Rev 6 Allen Wirfs-Brock" w:date="2012-02-26T15:29:00Z"/>
        </w:rPr>
      </w:pPr>
      <w:ins w:id="16226" w:author="Rev 6 Allen Wirfs-Brock" w:date="2012-02-26T15:29:00Z">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37FED4D8" w14:textId="77777777" w:rsidR="0079389E" w:rsidRDefault="0079389E" w:rsidP="003806A6">
      <w:pPr>
        <w:pStyle w:val="Alg3"/>
        <w:numPr>
          <w:ilvl w:val="3"/>
          <w:numId w:val="692"/>
        </w:numPr>
        <w:rPr>
          <w:ins w:id="16227" w:author="Rev 6 Allen Wirfs-Brock" w:date="2012-02-26T15:29:00Z"/>
        </w:rPr>
      </w:pPr>
      <w:ins w:id="16228" w:author="Rev 6 Allen Wirfs-Brock" w:date="2012-02-26T15:29:00Z">
        <w:r>
          <w:t xml:space="preserve">Perform Binding Instantiation for </w:t>
        </w:r>
      </w:ins>
      <w:ins w:id="16229" w:author="Rev 6 Allen Wirfs-Brock" w:date="2012-02-26T15:31:00Z">
        <w:r>
          <w:rPr>
            <w:i/>
          </w:rPr>
          <w:t>lhs</w:t>
        </w:r>
      </w:ins>
      <w:ins w:id="16230" w:author="Rev 6 Allen Wirfs-Brock" w:date="2012-02-26T15:29:00Z">
        <w:r>
          <w:t xml:space="preserve"> passing </w:t>
        </w:r>
      </w:ins>
      <w:ins w:id="16231" w:author="Rev 6 Allen Wirfs-Brock" w:date="2012-02-26T15:34:00Z">
        <w:r w:rsidRPr="0079389E">
          <w:rPr>
            <w:i/>
          </w:rPr>
          <w:t>nextValue</w:t>
        </w:r>
        <w:r>
          <w:t xml:space="preserve"> </w:t>
        </w:r>
      </w:ins>
      <w:ins w:id="16232" w:author="Rev 6 Allen Wirfs-Brock" w:date="2012-02-26T15:29:00Z">
        <w:r>
          <w:t xml:space="preserve">and </w:t>
        </w:r>
        <w:r>
          <w:rPr>
            <w:i/>
          </w:rPr>
          <w:t>iteration</w:t>
        </w:r>
        <w:r w:rsidRPr="00E77497">
          <w:rPr>
            <w:i/>
          </w:rPr>
          <w:t>Env</w:t>
        </w:r>
        <w:r w:rsidRPr="00E77497">
          <w:t xml:space="preserve"> </w:t>
        </w:r>
        <w:r>
          <w:t>as arguments.</w:t>
        </w:r>
      </w:ins>
    </w:p>
    <w:p w14:paraId="46382FB8" w14:textId="77777777" w:rsidR="00CD6A7E" w:rsidRDefault="00CD6A7E" w:rsidP="003806A6">
      <w:pPr>
        <w:pStyle w:val="Alg2"/>
        <w:numPr>
          <w:ilvl w:val="3"/>
          <w:numId w:val="692"/>
        </w:numPr>
        <w:contextualSpacing/>
        <w:rPr>
          <w:ins w:id="16233" w:author="Rev 6 Allen Wirfs-Brock" w:date="2012-02-26T15:37:00Z"/>
        </w:rPr>
      </w:pPr>
      <w:ins w:id="16234" w:author="Rev 6 Allen Wirfs-Brock" w:date="2012-02-26T15:38:00Z">
        <w:r>
          <w:t xml:space="preserve">Let </w:t>
        </w:r>
        <w:r w:rsidRPr="003806A6">
          <w:rPr>
            <w:i/>
          </w:rPr>
          <w:t>status</w:t>
        </w:r>
        <w:r>
          <w:t xml:space="preserve"> be NormalCompletion(</w:t>
        </w:r>
        <w:r w:rsidRPr="003806A6">
          <w:rPr>
            <w:rFonts w:ascii="Arial" w:hAnsi="Arial" w:cs="Arial"/>
          </w:rPr>
          <w:t>empty</w:t>
        </w:r>
        <w:r>
          <w:t>)</w:t>
        </w:r>
      </w:ins>
    </w:p>
    <w:p w14:paraId="748B8A18" w14:textId="77777777" w:rsidR="0079389E" w:rsidRPr="00E77497" w:rsidRDefault="0079389E" w:rsidP="003806A6">
      <w:pPr>
        <w:pStyle w:val="Alg2"/>
        <w:numPr>
          <w:ilvl w:val="3"/>
          <w:numId w:val="692"/>
        </w:numPr>
        <w:contextualSpacing/>
        <w:rPr>
          <w:ins w:id="16235" w:author="Rev 6 Allen Wirfs-Brock" w:date="2012-02-26T15:29:00Z"/>
        </w:rPr>
      </w:pPr>
      <w:ins w:id="16236" w:author="Rev 6 Allen Wirfs-Brock" w:date="2012-02-26T15:29:00Z">
        <w:r w:rsidRPr="00E77497">
          <w:t xml:space="preserve">Set the </w:t>
        </w:r>
        <w:del w:id="16237" w:author="Rev 7 Allen Wirfs-Brock" w:date="2012-05-02T10:50:00Z">
          <w:r w:rsidRPr="00E77497" w:rsidDel="000D5AB9">
            <w:delText>running</w:delText>
          </w:r>
        </w:del>
      </w:ins>
      <w:ins w:id="16238" w:author="Rev 7 Allen Wirfs-Brock" w:date="2012-05-02T10:50:00Z">
        <w:r w:rsidR="000D5AB9">
          <w:t>current</w:t>
        </w:r>
      </w:ins>
      <w:ins w:id="16239" w:author="Rev 6 Allen Wirfs-Brock" w:date="2012-02-26T15:29:00Z">
        <w:r w:rsidRPr="00E77497">
          <w:t xml:space="preserve"> </w:t>
        </w:r>
        <w:r w:rsidRPr="002F42C1">
          <w:t>execution</w:t>
        </w:r>
        <w:r w:rsidRPr="00E77497">
          <w:t xml:space="preserve"> context’s LexicalEnvironment to </w:t>
        </w:r>
        <w:r>
          <w:rPr>
            <w:i/>
          </w:rPr>
          <w:t>iteration</w:t>
        </w:r>
        <w:r w:rsidRPr="00E77497">
          <w:rPr>
            <w:i/>
          </w:rPr>
          <w:t>Env</w:t>
        </w:r>
        <w:r w:rsidRPr="00E77497">
          <w:t>.</w:t>
        </w:r>
      </w:ins>
    </w:p>
    <w:p w14:paraId="283DBC46" w14:textId="77777777" w:rsidR="00CD6A7E" w:rsidRDefault="0098463B" w:rsidP="003806A6">
      <w:pPr>
        <w:pStyle w:val="Alg3"/>
        <w:numPr>
          <w:ilvl w:val="2"/>
          <w:numId w:val="692"/>
        </w:numPr>
        <w:rPr>
          <w:ins w:id="16240" w:author="Rev 6 Allen Wirfs-Brock" w:date="2012-02-26T15:39:00Z"/>
        </w:rPr>
      </w:pPr>
      <w:ins w:id="16241" w:author="Rev 6 Allen Wirfs-Brock" w:date="2012-02-26T12:05:00Z">
        <w:r>
          <w:t xml:space="preserve">If </w:t>
        </w:r>
      </w:ins>
      <w:ins w:id="16242" w:author="Rev 6 Allen Wirfs-Brock" w:date="2012-02-26T15:45:00Z">
        <w:r w:rsidR="00CD6A7E">
          <w:rPr>
            <w:i/>
          </w:rPr>
          <w:t>status</w:t>
        </w:r>
        <w:r w:rsidR="00CD6A7E">
          <w:t xml:space="preserve">.[[type]] is </w:t>
        </w:r>
        <w:r w:rsidR="00CD6A7E" w:rsidRPr="0011682D">
          <w:rPr>
            <w:rFonts w:ascii="Arial" w:hAnsi="Arial" w:cs="Arial"/>
          </w:rPr>
          <w:t>normal</w:t>
        </w:r>
      </w:ins>
      <w:ins w:id="16243" w:author="Rev 6 Allen Wirfs-Brock" w:date="2012-02-26T12:05:00Z">
        <w:r w:rsidRPr="00E77497">
          <w:t xml:space="preserve">, </w:t>
        </w:r>
        <w:r>
          <w:t>then</w:t>
        </w:r>
      </w:ins>
    </w:p>
    <w:p w14:paraId="636C7F27" w14:textId="77777777" w:rsidR="004C02EF" w:rsidRPr="00E77497" w:rsidRDefault="004C02EF" w:rsidP="003806A6">
      <w:pPr>
        <w:pStyle w:val="Alg3"/>
        <w:numPr>
          <w:ilvl w:val="3"/>
          <w:numId w:val="692"/>
        </w:numPr>
      </w:pPr>
      <w:r w:rsidRPr="00E77497">
        <w:t xml:space="preserve">Let </w:t>
      </w:r>
      <w:del w:id="16244" w:author="Rev 6 Allen Wirfs-Brock" w:date="2012-02-26T15:45:00Z">
        <w:r w:rsidRPr="00E77497" w:rsidDel="000A1661">
          <w:rPr>
            <w:i/>
          </w:rPr>
          <w:delText>stmt</w:delText>
        </w:r>
        <w:r w:rsidRPr="00E77497" w:rsidDel="000A1661">
          <w:delText xml:space="preserve"> </w:delText>
        </w:r>
      </w:del>
      <w:ins w:id="16245" w:author="Rev 6 Allen Wirfs-Brock" w:date="2012-02-26T15:45:00Z">
        <w:r w:rsidR="000A1661">
          <w:rPr>
            <w:i/>
          </w:rPr>
          <w:t>status</w:t>
        </w:r>
        <w:r w:rsidR="000A1661" w:rsidRPr="00E77497">
          <w:t xml:space="preserve"> </w:t>
        </w:r>
      </w:ins>
      <w:r w:rsidRPr="00E77497">
        <w:t>be the result</w:t>
      </w:r>
      <w:ins w:id="16246" w:author="Rev 6 Allen Wirfs-Brock" w:date="2012-02-01T13:58:00Z">
        <w:r w:rsidR="00FF7312">
          <w:t xml:space="preserve"> </w:t>
        </w:r>
      </w:ins>
      <w:r w:rsidRPr="00E77497">
        <w:t xml:space="preserve"> of evaluating </w:t>
      </w:r>
      <w:del w:id="16247" w:author="Rev 6 Allen Wirfs-Brock" w:date="2012-02-26T15:42:00Z">
        <w:r w:rsidRPr="00E77497" w:rsidDel="00CD6A7E">
          <w:rPr>
            <w:i/>
          </w:rPr>
          <w:delText>Statement</w:delText>
        </w:r>
      </w:del>
      <w:ins w:id="16248" w:author="Rev 6 Allen Wirfs-Brock" w:date="2012-02-26T15:42:00Z">
        <w:r w:rsidR="00CD6A7E">
          <w:rPr>
            <w:i/>
          </w:rPr>
          <w:t>stmt</w:t>
        </w:r>
      </w:ins>
      <w:r w:rsidRPr="00E77497">
        <w:t>.</w:t>
      </w:r>
    </w:p>
    <w:p w14:paraId="5456DE13" w14:textId="77777777" w:rsidR="0098463B" w:rsidRDefault="0098463B" w:rsidP="003806A6">
      <w:pPr>
        <w:pStyle w:val="Alg3"/>
        <w:numPr>
          <w:ilvl w:val="3"/>
          <w:numId w:val="692"/>
        </w:numPr>
        <w:rPr>
          <w:ins w:id="16249" w:author="Rev 6 Allen Wirfs-Brock" w:date="2012-02-26T12:10:00Z"/>
        </w:rPr>
      </w:pPr>
      <w:ins w:id="16250" w:author="Rev 6 Allen Wirfs-Brock" w:date="2012-02-26T12:09:00Z">
        <w:r>
          <w:t xml:space="preserve">If </w:t>
        </w:r>
      </w:ins>
      <w:ins w:id="16251" w:author="Rev 6 Allen Wirfs-Brock" w:date="2012-02-26T15:47:00Z">
        <w:r w:rsidR="000A1661">
          <w:rPr>
            <w:i/>
          </w:rPr>
          <w:t>status</w:t>
        </w:r>
        <w:r w:rsidR="000A1661">
          <w:t xml:space="preserve">.[[type]] is </w:t>
        </w:r>
        <w:r w:rsidR="000A1661" w:rsidRPr="0011682D">
          <w:rPr>
            <w:rFonts w:ascii="Arial" w:hAnsi="Arial" w:cs="Arial"/>
          </w:rPr>
          <w:t>normal</w:t>
        </w:r>
      </w:ins>
      <w:ins w:id="16252" w:author="Rev 6 Allen Wirfs-Brock" w:date="2012-02-26T15:49:00Z">
        <w:r w:rsidR="000A1661" w:rsidRPr="000A1661">
          <w:t xml:space="preserve"> </w:t>
        </w:r>
        <w:r w:rsidR="000A1661">
          <w:t>and</w:t>
        </w:r>
        <w:r w:rsidR="000A1661" w:rsidRPr="00E77497">
          <w:t xml:space="preserve"> </w:t>
        </w:r>
      </w:ins>
      <w:ins w:id="16253" w:author="Rev 6 Allen Wirfs-Brock" w:date="2012-02-26T15:57:00Z">
        <w:r w:rsidR="003806A6">
          <w:rPr>
            <w:i/>
          </w:rPr>
          <w:t>status</w:t>
        </w:r>
      </w:ins>
      <w:ins w:id="16254" w:author="Rev 6 Allen Wirfs-Brock" w:date="2012-02-26T15:49:00Z">
        <w:r w:rsidR="000A1661" w:rsidRPr="00E77497">
          <w:t>.</w:t>
        </w:r>
        <w:r w:rsidR="000A1661">
          <w:t>[[</w:t>
        </w:r>
      </w:ins>
      <w:ins w:id="16255" w:author="Rev 6 Allen Wirfs-Brock" w:date="2012-02-26T15:56:00Z">
        <w:r w:rsidR="003806A6">
          <w:t>value</w:t>
        </w:r>
      </w:ins>
      <w:ins w:id="16256" w:author="Rev 6 Allen Wirfs-Brock" w:date="2012-02-26T15:49:00Z">
        <w:r w:rsidR="000A1661">
          <w:t>]] not</w:t>
        </w:r>
        <w:r w:rsidR="000A1661" w:rsidRPr="00E77497">
          <w:t xml:space="preserve"> </w:t>
        </w:r>
        <w:r w:rsidR="000A1661" w:rsidRPr="0027695A">
          <w:rPr>
            <w:rFonts w:ascii="Arial" w:hAnsi="Arial" w:cs="Arial"/>
          </w:rPr>
          <w:t>empty</w:t>
        </w:r>
      </w:ins>
      <w:ins w:id="16257" w:author="Rev 6 Allen Wirfs-Brock" w:date="2012-02-26T12:09:00Z">
        <w:r w:rsidRPr="00E77497">
          <w:t xml:space="preserve">, </w:t>
        </w:r>
        <w:r>
          <w:t xml:space="preserve">then </w:t>
        </w:r>
      </w:ins>
    </w:p>
    <w:p w14:paraId="23924FC1" w14:textId="77777777" w:rsidR="004C02EF" w:rsidRPr="00E77497" w:rsidRDefault="004C02EF" w:rsidP="003806A6">
      <w:pPr>
        <w:pStyle w:val="Alg3"/>
        <w:numPr>
          <w:ilvl w:val="4"/>
          <w:numId w:val="692"/>
        </w:numPr>
      </w:pPr>
      <w:del w:id="16258" w:author="Rev 6 Allen Wirfs-Brock" w:date="2012-02-26T15:50:00Z">
        <w:r w:rsidRPr="00E77497" w:rsidDel="000A1661">
          <w:delText xml:space="preserve">If </w:delText>
        </w:r>
        <w:r w:rsidRPr="00E77497" w:rsidDel="000A1661">
          <w:rPr>
            <w:i/>
          </w:rPr>
          <w:delText>stmt</w:delText>
        </w:r>
        <w:r w:rsidRPr="00E77497" w:rsidDel="000A1661">
          <w:delText xml:space="preserve">.value is </w:delText>
        </w:r>
      </w:del>
      <w:del w:id="16259" w:author="Rev 6 Allen Wirfs-Brock" w:date="2012-02-26T12:11:00Z">
        <w:r w:rsidRPr="00E77497" w:rsidDel="0098463B">
          <w:delText xml:space="preserve">not </w:delText>
        </w:r>
      </w:del>
      <w:del w:id="16260" w:author="Rev 6 Allen Wirfs-Brock" w:date="2012-02-26T12:10:00Z">
        <w:r w:rsidRPr="00E77497" w:rsidDel="0098463B">
          <w:rPr>
            <w:rFonts w:ascii="Arial" w:hAnsi="Arial" w:cs="Arial"/>
          </w:rPr>
          <w:delText>empty</w:delText>
        </w:r>
      </w:del>
      <w:del w:id="16261" w:author="Rev 6 Allen Wirfs-Brock" w:date="2012-02-26T15:50:00Z">
        <w:r w:rsidRPr="00E77497" w:rsidDel="000A1661">
          <w:delText>, l</w:delText>
        </w:r>
      </w:del>
      <w:ins w:id="16262" w:author="Rev 6 Allen Wirfs-Brock" w:date="2012-02-26T15:50:00Z">
        <w:r w:rsidR="000A1661">
          <w:t>L</w:t>
        </w:r>
      </w:ins>
      <w:r w:rsidRPr="00E77497">
        <w:t xml:space="preserve">et </w:t>
      </w:r>
      <w:r w:rsidRPr="00E77497">
        <w:rPr>
          <w:i/>
        </w:rPr>
        <w:t>V</w:t>
      </w:r>
      <w:r w:rsidRPr="00E77497">
        <w:t xml:space="preserve"> = </w:t>
      </w:r>
      <w:del w:id="16263" w:author="Rev 6 Allen Wirfs-Brock" w:date="2012-02-26T15:57:00Z">
        <w:r w:rsidRPr="00E77497" w:rsidDel="003806A6">
          <w:rPr>
            <w:i/>
          </w:rPr>
          <w:delText>stmt</w:delText>
        </w:r>
      </w:del>
      <w:ins w:id="16264" w:author="Rev 6 Allen Wirfs-Brock" w:date="2012-02-26T15:57:00Z">
        <w:r w:rsidR="003806A6">
          <w:rPr>
            <w:i/>
          </w:rPr>
          <w:t>status</w:t>
        </w:r>
      </w:ins>
      <w:r w:rsidRPr="00E77497">
        <w:t>.</w:t>
      </w:r>
      <w:ins w:id="16265" w:author="Rev 6 Allen Wirfs-Brock" w:date="2012-02-26T12:12:00Z">
        <w:r w:rsidR="0098463B">
          <w:t>[[</w:t>
        </w:r>
      </w:ins>
      <w:r w:rsidRPr="00E77497">
        <w:t>value</w:t>
      </w:r>
      <w:ins w:id="16266" w:author="Rev 6 Allen Wirfs-Brock" w:date="2012-02-26T12:12:00Z">
        <w:r w:rsidR="0098463B">
          <w:t>]]</w:t>
        </w:r>
      </w:ins>
      <w:r w:rsidRPr="00E77497">
        <w:t>.</w:t>
      </w:r>
    </w:p>
    <w:p w14:paraId="3F0A5237" w14:textId="77777777" w:rsidR="000A1661" w:rsidRDefault="000A1661" w:rsidP="00BF2010">
      <w:pPr>
        <w:pStyle w:val="Alg3"/>
        <w:numPr>
          <w:ilvl w:val="2"/>
          <w:numId w:val="692"/>
        </w:numPr>
        <w:rPr>
          <w:ins w:id="16267" w:author="Rev 6 Allen Wirfs-Brock" w:date="2012-02-26T15:53:00Z"/>
        </w:rPr>
      </w:pPr>
      <w:ins w:id="16268" w:author="Rev 6 Allen Wirfs-Brock" w:date="2012-02-26T15:53:00Z">
        <w:r w:rsidRPr="00E77497">
          <w:t xml:space="preserve">Set the </w:t>
        </w:r>
        <w:del w:id="16269" w:author="Rev 7 Allen Wirfs-Brock" w:date="2012-05-02T10:50:00Z">
          <w:r w:rsidRPr="00E77497" w:rsidDel="000D5AB9">
            <w:delText>running</w:delText>
          </w:r>
        </w:del>
      </w:ins>
      <w:ins w:id="16270" w:author="Rev 7 Allen Wirfs-Brock" w:date="2012-05-02T10:50:00Z">
        <w:r w:rsidR="000D5AB9">
          <w:t>current</w:t>
        </w:r>
      </w:ins>
      <w:ins w:id="16271" w:author="Rev 6 Allen Wirfs-Brock" w:date="2012-02-26T15:53:00Z">
        <w:r w:rsidRPr="00E77497">
          <w:t xml:space="preserve"> </w:t>
        </w:r>
        <w:r w:rsidRPr="000D5AB9">
          <w:t>execution</w:t>
        </w:r>
        <w:r w:rsidRPr="00E77497">
          <w:t xml:space="preserve"> context’s LexicalEnvironment to </w:t>
        </w:r>
        <w:r w:rsidRPr="00E77497">
          <w:rPr>
            <w:i/>
          </w:rPr>
          <w:t>oldEnv</w:t>
        </w:r>
        <w:r w:rsidRPr="00E77497">
          <w:t>.</w:t>
        </w:r>
      </w:ins>
    </w:p>
    <w:p w14:paraId="0A00DD2D" w14:textId="77777777" w:rsidR="00CD6A7E" w:rsidRDefault="00CD6A7E" w:rsidP="00CD6A7E">
      <w:pPr>
        <w:pStyle w:val="Alg3"/>
        <w:numPr>
          <w:ilvl w:val="2"/>
          <w:numId w:val="692"/>
        </w:numPr>
        <w:rPr>
          <w:ins w:id="16272" w:author="Rev 6 Allen Wirfs-Brock" w:date="2012-02-26T15:44:00Z"/>
        </w:rPr>
      </w:pPr>
      <w:ins w:id="16273" w:author="Rev 6 Allen Wirfs-Brock" w:date="2012-02-26T15:44:00Z">
        <w:r>
          <w:t>If</w:t>
        </w:r>
      </w:ins>
      <w:ins w:id="16274" w:author="Rev 6 Allen Wirfs-Brock" w:date="2012-02-26T15:52:00Z">
        <w:r w:rsidR="000A1661">
          <w:t xml:space="preserve"> </w:t>
        </w:r>
        <w:r w:rsidR="000A1661" w:rsidRPr="00BF2010">
          <w:rPr>
            <w:i/>
          </w:rPr>
          <w:t>status</w:t>
        </w:r>
      </w:ins>
      <w:ins w:id="16275" w:author="Rev 6 Allen Wirfs-Brock" w:date="2012-02-26T15:53:00Z">
        <w:r w:rsidR="000A1661">
          <w:t xml:space="preserve"> is an abrupt completion and </w:t>
        </w:r>
      </w:ins>
      <w:ins w:id="16276" w:author="Rev 6 Allen Wirfs-Brock" w:date="2012-02-26T15:44:00Z">
        <w:r>
          <w:t xml:space="preserve"> </w:t>
        </w:r>
        <w:del w:id="16277" w:author="Rev 7 Allen Wirfs-Brock" w:date="2012-04-25T08:04:00Z">
          <w:r w:rsidRPr="00DC5061" w:rsidDel="007C32C2">
            <w:delText>loopContinues</w:delText>
          </w:r>
        </w:del>
      </w:ins>
      <w:ins w:id="16278" w:author="Rev 7 Allen Wirfs-Brock" w:date="2012-04-25T08:04:00Z">
        <w:r w:rsidR="007C32C2">
          <w:t>LoopContinues</w:t>
        </w:r>
      </w:ins>
      <w:ins w:id="16279" w:author="Rev 6 Allen Wirfs-Brock" w:date="2012-02-26T15:44:00Z">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ins>
      <w:ins w:id="16280" w:author="Rev 6 Allen Wirfs-Brock" w:date="2012-02-26T15:57:00Z">
        <w:r w:rsidR="003806A6" w:rsidRPr="003806A6">
          <w:t xml:space="preserve"> </w:t>
        </w:r>
        <w:r w:rsidR="003806A6">
          <w:t>r</w:t>
        </w:r>
        <w:r w:rsidR="003806A6" w:rsidRPr="00E77497">
          <w:t xml:space="preserve">eturn </w:t>
        </w:r>
        <w:r w:rsidR="003806A6">
          <w:rPr>
            <w:i/>
          </w:rPr>
          <w:t>status</w:t>
        </w:r>
        <w:r w:rsidR="003806A6" w:rsidRPr="00E77497">
          <w:t>.</w:t>
        </w:r>
      </w:ins>
    </w:p>
    <w:p w14:paraId="5E31CEFA" w14:textId="77777777" w:rsidR="004C02EF" w:rsidRPr="00E77497" w:rsidDel="0098463B" w:rsidRDefault="004C02EF" w:rsidP="0098463B">
      <w:pPr>
        <w:pStyle w:val="Alg3"/>
        <w:numPr>
          <w:ilvl w:val="3"/>
          <w:numId w:val="122"/>
        </w:numPr>
        <w:rPr>
          <w:del w:id="16281" w:author="Rev 6 Allen Wirfs-Brock" w:date="2012-02-26T12:09:00Z"/>
        </w:rPr>
      </w:pPr>
      <w:del w:id="16282" w:author="Rev 6 Allen Wirfs-Brock" w:date="2012-02-26T12:09:00Z">
        <w:r w:rsidRPr="00E77497" w:rsidDel="0098463B">
          <w:delText xml:space="preserve">If </w:delText>
        </w:r>
        <w:r w:rsidRPr="00E77497" w:rsidDel="0098463B">
          <w:rPr>
            <w:i/>
          </w:rPr>
          <w:delText>stmt</w:delText>
        </w:r>
        <w:r w:rsidRPr="00E77497" w:rsidDel="0098463B">
          <w:delText xml:space="preserve">.type is </w:delText>
        </w:r>
        <w:r w:rsidRPr="00E77497" w:rsidDel="0098463B">
          <w:rPr>
            <w:rFonts w:ascii="Arial" w:hAnsi="Arial" w:cs="Arial"/>
          </w:rPr>
          <w:delText>break</w:delText>
        </w:r>
        <w:r w:rsidRPr="00E77497" w:rsidDel="0098463B">
          <w:delText xml:space="preserve"> and </w:delText>
        </w:r>
        <w:r w:rsidRPr="00E77497" w:rsidDel="0098463B">
          <w:rPr>
            <w:i/>
          </w:rPr>
          <w:delText>stmt</w:delText>
        </w:r>
        <w:r w:rsidRPr="00E77497" w:rsidDel="0098463B">
          <w:delText xml:space="preserve">.target is in </w:delText>
        </w:r>
      </w:del>
      <w:del w:id="16283" w:author="Rev 6 Allen Wirfs-Brock" w:date="2012-02-23T18:28:00Z">
        <w:r w:rsidRPr="00E77497" w:rsidDel="001F39C4">
          <w:delText>the current label set</w:delText>
        </w:r>
      </w:del>
      <w:del w:id="16284" w:author="Rev 6 Allen Wirfs-Brock" w:date="2012-02-26T12:09:00Z">
        <w:r w:rsidRPr="00E77497" w:rsidDel="0098463B">
          <w:delText xml:space="preserve">, return </w:delText>
        </w:r>
      </w:del>
      <w:del w:id="16285" w:author="Rev 6 Allen Wirfs-Brock" w:date="2012-02-23T13:00:00Z">
        <w:r w:rsidRPr="00E77497" w:rsidDel="00BB752E">
          <w:delText>(</w:delText>
        </w:r>
        <w:r w:rsidRPr="00E77497" w:rsidDel="00BB752E">
          <w:rPr>
            <w:rFonts w:ascii="Arial" w:hAnsi="Arial" w:cs="Arial"/>
          </w:rPr>
          <w:delText>normal</w:delText>
        </w:r>
        <w:r w:rsidRPr="00E77497" w:rsidDel="00BB752E">
          <w:delText xml:space="preserve">, </w:delText>
        </w:r>
      </w:del>
      <w:del w:id="16286" w:author="Rev 6 Allen Wirfs-Brock" w:date="2012-02-26T12:09:00Z">
        <w:r w:rsidRPr="00E77497" w:rsidDel="0098463B">
          <w:rPr>
            <w:i/>
          </w:rPr>
          <w:delText>V</w:delText>
        </w:r>
      </w:del>
      <w:del w:id="16287" w:author="Rev 6 Allen Wirfs-Brock" w:date="2012-02-23T13:00:00Z">
        <w:r w:rsidRPr="00E77497" w:rsidDel="00BB752E">
          <w:delText xml:space="preserve">, </w:delText>
        </w:r>
        <w:r w:rsidRPr="00E77497" w:rsidDel="00BB752E">
          <w:rPr>
            <w:rFonts w:ascii="Arial" w:hAnsi="Arial" w:cs="Arial"/>
          </w:rPr>
          <w:delText>empty</w:delText>
        </w:r>
      </w:del>
      <w:del w:id="16288" w:author="Rev 6 Allen Wirfs-Brock" w:date="2012-02-26T12:09:00Z">
        <w:r w:rsidRPr="00E77497" w:rsidDel="0098463B">
          <w:delText>).</w:delText>
        </w:r>
      </w:del>
    </w:p>
    <w:p w14:paraId="37DE3F89" w14:textId="77777777" w:rsidR="004C02EF" w:rsidRPr="00E77497" w:rsidDel="0098463B" w:rsidRDefault="004C02EF" w:rsidP="0098463B">
      <w:pPr>
        <w:pStyle w:val="Alg3"/>
        <w:numPr>
          <w:ilvl w:val="3"/>
          <w:numId w:val="122"/>
        </w:numPr>
        <w:rPr>
          <w:del w:id="16289" w:author="Rev 6 Allen Wirfs-Brock" w:date="2012-02-26T12:11:00Z"/>
        </w:rPr>
      </w:pPr>
      <w:del w:id="16290" w:author="Rev 6 Allen Wirfs-Brock" w:date="2012-02-26T12:11:00Z">
        <w:r w:rsidRPr="00E77497" w:rsidDel="0098463B">
          <w:delText xml:space="preserve">If </w:delText>
        </w:r>
        <w:r w:rsidRPr="00E77497" w:rsidDel="0098463B">
          <w:rPr>
            <w:i/>
          </w:rPr>
          <w:delText>stmt</w:delText>
        </w:r>
        <w:r w:rsidRPr="00E77497" w:rsidDel="0098463B">
          <w:delText xml:space="preserve">.type is not </w:delText>
        </w:r>
        <w:r w:rsidRPr="00E77497" w:rsidDel="0098463B">
          <w:rPr>
            <w:b/>
          </w:rPr>
          <w:delText>continue</w:delText>
        </w:r>
        <w:r w:rsidRPr="00E77497" w:rsidDel="0098463B">
          <w:delText xml:space="preserve"> </w:delText>
        </w:r>
      </w:del>
      <w:ins w:id="16291" w:author="Allen Wirfs-Brock rev2" w:date="2011-07-25T15:33:00Z">
        <w:del w:id="16292" w:author="Rev 6 Allen Wirfs-Brock" w:date="2012-02-26T12:11:00Z">
          <w:r w:rsidR="006B2955" w:rsidRPr="00E77497" w:rsidDel="0098463B">
            <w:delText>or</w:delText>
          </w:r>
        </w:del>
      </w:ins>
      <w:del w:id="16293" w:author="Rev 6 Allen Wirfs-Brock" w:date="2012-02-26T12:11:00Z">
        <w:r w:rsidRPr="00E77497" w:rsidDel="0098463B">
          <w:delText xml:space="preserve">|| </w:delText>
        </w:r>
        <w:r w:rsidRPr="00E77497" w:rsidDel="0098463B">
          <w:rPr>
            <w:i/>
          </w:rPr>
          <w:delText>stmt</w:delText>
        </w:r>
        <w:r w:rsidRPr="00E77497" w:rsidDel="0098463B">
          <w:delText xml:space="preserve">.target is not in </w:delText>
        </w:r>
      </w:del>
      <w:del w:id="16294" w:author="Rev 6 Allen Wirfs-Brock" w:date="2012-02-23T18:28:00Z">
        <w:r w:rsidRPr="00E77497" w:rsidDel="001F39C4">
          <w:delText>the current label set</w:delText>
        </w:r>
      </w:del>
      <w:del w:id="16295" w:author="Rev 6 Allen Wirfs-Brock" w:date="2012-02-26T12:11:00Z">
        <w:r w:rsidRPr="00E77497" w:rsidDel="0098463B">
          <w:delText>, then</w:delText>
        </w:r>
      </w:del>
    </w:p>
    <w:p w14:paraId="64384821" w14:textId="77777777" w:rsidR="004C02EF" w:rsidRPr="00E77497" w:rsidDel="0098463B" w:rsidRDefault="004C02EF" w:rsidP="0098463B">
      <w:pPr>
        <w:pStyle w:val="Alg3"/>
        <w:numPr>
          <w:ilvl w:val="4"/>
          <w:numId w:val="122"/>
        </w:numPr>
        <w:spacing w:after="220"/>
        <w:rPr>
          <w:del w:id="16296" w:author="Rev 6 Allen Wirfs-Brock" w:date="2012-02-26T12:11:00Z"/>
        </w:rPr>
      </w:pPr>
      <w:del w:id="16297" w:author="Rev 6 Allen Wirfs-Brock" w:date="2012-02-26T12:11:00Z">
        <w:r w:rsidRPr="00E77497" w:rsidDel="0098463B">
          <w:delText xml:space="preserve">If </w:delText>
        </w:r>
        <w:r w:rsidRPr="00E77497" w:rsidDel="0098463B">
          <w:rPr>
            <w:i/>
          </w:rPr>
          <w:delText>stmt</w:delText>
        </w:r>
        <w:r w:rsidRPr="00E77497" w:rsidDel="0098463B">
          <w:delText xml:space="preserve"> is an abrupt completion, return </w:delText>
        </w:r>
        <w:r w:rsidRPr="00E77497" w:rsidDel="0098463B">
          <w:rPr>
            <w:i/>
          </w:rPr>
          <w:delText>stmt</w:delText>
        </w:r>
        <w:r w:rsidRPr="00E77497" w:rsidDel="0098463B">
          <w:delText>.</w:delText>
        </w:r>
      </w:del>
    </w:p>
    <w:p w14:paraId="5E340044" w14:textId="77777777" w:rsidR="0098463B" w:rsidRDefault="0098463B" w:rsidP="004C02EF">
      <w:pPr>
        <w:jc w:val="left"/>
        <w:rPr>
          <w:ins w:id="16298" w:author="Rev 6 Allen Wirfs-Brock" w:date="2012-02-26T12:11:00Z"/>
        </w:rPr>
      </w:pPr>
    </w:p>
    <w:p w14:paraId="0BFB0839" w14:textId="77777777" w:rsidR="00343186" w:rsidRPr="00E77497" w:rsidDel="00D25231" w:rsidRDefault="00343186" w:rsidP="00343186">
      <w:pPr>
        <w:jc w:val="left"/>
        <w:rPr>
          <w:ins w:id="16299" w:author="Rev 3 Allen Wirfs-Brock" w:date="2011-09-02T11:15:00Z"/>
          <w:del w:id="16300" w:author="Rev 4 Allen Wirfs-Brock" w:date="2011-10-15T18:49:00Z"/>
        </w:rPr>
      </w:pPr>
      <w:ins w:id="16301" w:author="Rev 3 Allen Wirfs-Brock" w:date="2011-09-02T11:15:00Z">
        <w:del w:id="16302" w:author="Rev 4 Allen Wirfs-Brock" w:date="2011-10-15T18:49:00Z">
          <w:r w:rsidRPr="00E77497" w:rsidDel="00D25231">
            <w:delText>The VarDeclaredNames of the production</w:delText>
          </w:r>
          <w:r w:rsidRPr="00E77497" w:rsidDel="00D25231">
            <w:br/>
            <w:delText xml:space="preserve">    </w:delText>
          </w:r>
        </w:del>
      </w:ins>
      <w:ins w:id="16303" w:author="Rev 3 Allen Wirfs-Brock" w:date="2011-09-02T11:16:00Z">
        <w:del w:id="16304" w:author="Rev 4 Allen Wirfs-Brock" w:date="2011-10-15T18:49:00Z">
          <w:r w:rsidRPr="00E77497" w:rsidDel="00D25231">
            <w:rPr>
              <w:rFonts w:ascii="Courier New" w:hAnsi="Courier New"/>
              <w:b/>
            </w:rPr>
            <w:delText>for</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Courier New" w:hAnsi="Courier New"/>
              <w:b/>
            </w:rPr>
            <w:delText>var</w:delText>
          </w:r>
          <w:r w:rsidRPr="00E77497" w:rsidDel="00D25231">
            <w:delText xml:space="preserve"> </w:delText>
          </w:r>
          <w:r w:rsidRPr="00E77497" w:rsidDel="00D25231">
            <w:rPr>
              <w:rFonts w:ascii="Times New Roman" w:hAnsi="Times New Roman"/>
              <w:i/>
            </w:rPr>
            <w:delText>VariableDeclarationNoIn</w:delText>
          </w:r>
          <w:r w:rsidRPr="00E77497" w:rsidDel="00D25231">
            <w:delText xml:space="preserve"> </w:delText>
          </w:r>
          <w:r w:rsidRPr="00E77497" w:rsidDel="00D25231">
            <w:rPr>
              <w:rFonts w:ascii="Courier New" w:hAnsi="Courier New"/>
              <w:b/>
            </w:rPr>
            <w:delText>in</w:delText>
          </w:r>
          <w:r w:rsidRPr="00E77497" w:rsidDel="00D25231">
            <w:delText xml:space="preserve"> </w:delText>
          </w:r>
          <w:r w:rsidRPr="00E77497" w:rsidDel="00D25231">
            <w:rPr>
              <w:rFonts w:ascii="Times New Roman" w:hAnsi="Times New Roman"/>
              <w:i/>
            </w:rPr>
            <w:delText>Expression</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Times New Roman" w:hAnsi="Times New Roman"/>
              <w:i/>
            </w:rPr>
            <w:delText>Statement</w:delText>
          </w:r>
        </w:del>
      </w:ins>
      <w:ins w:id="16305" w:author="Rev 3 Allen Wirfs-Brock" w:date="2011-09-02T11:15:00Z">
        <w:del w:id="16306" w:author="Rev 4 Allen Wirfs-Brock" w:date="2011-10-15T18:49:00Z">
          <w:r w:rsidRPr="00E77497" w:rsidDel="00D25231">
            <w:rPr>
              <w:rFonts w:ascii="Courier New" w:hAnsi="Courier New"/>
              <w:b/>
            </w:rPr>
            <w:br/>
          </w:r>
          <w:r w:rsidRPr="00E77497" w:rsidDel="00D25231">
            <w:delText>is determined as follows:</w:delText>
          </w:r>
        </w:del>
      </w:ins>
    </w:p>
    <w:p w14:paraId="38772C2E" w14:textId="77777777" w:rsidR="00343186" w:rsidRPr="00E77497" w:rsidDel="00D25231" w:rsidRDefault="00343186" w:rsidP="006361CF">
      <w:pPr>
        <w:pStyle w:val="Alg4"/>
        <w:numPr>
          <w:ilvl w:val="0"/>
          <w:numId w:val="482"/>
        </w:numPr>
        <w:spacing w:after="220"/>
        <w:contextualSpacing/>
        <w:rPr>
          <w:ins w:id="16307" w:author="Rev 3 Allen Wirfs-Brock" w:date="2011-09-02T11:15:00Z"/>
          <w:del w:id="16308" w:author="Rev 4 Allen Wirfs-Brock" w:date="2011-10-15T18:49:00Z"/>
        </w:rPr>
        <w:pPrChange w:id="16309" w:author="Rev 4 Allen Wirfs-Brock" w:date="2011-11-07T12:16:00Z">
          <w:pPr>
            <w:pStyle w:val="Alg4"/>
            <w:numPr>
              <w:numId w:val="512"/>
            </w:numPr>
            <w:tabs>
              <w:tab w:val="num" w:pos="360"/>
            </w:tabs>
            <w:spacing w:after="220"/>
            <w:ind w:left="360" w:hanging="360"/>
            <w:contextualSpacing/>
          </w:pPr>
        </w:pPrChange>
      </w:pPr>
      <w:ins w:id="16310" w:author="Rev 3 Allen Wirfs-Brock" w:date="2011-09-02T11:15:00Z">
        <w:del w:id="16311" w:author="Rev 4 Allen Wirfs-Brock" w:date="2011-10-15T18:49:00Z">
          <w:r w:rsidRPr="00E77497" w:rsidDel="00D25231">
            <w:delText xml:space="preserve">Let </w:delText>
          </w:r>
          <w:r w:rsidRPr="00E77497" w:rsidDel="00D25231">
            <w:rPr>
              <w:i/>
            </w:rPr>
            <w:delText xml:space="preserve">names </w:delText>
          </w:r>
          <w:r w:rsidRPr="00E77497" w:rsidDel="00D25231">
            <w:delText xml:space="preserve">be BoundNames of </w:delText>
          </w:r>
        </w:del>
      </w:ins>
      <w:ins w:id="16312" w:author="Rev 3 Allen Wirfs-Brock" w:date="2011-09-02T11:16:00Z">
        <w:del w:id="16313" w:author="Rev 4 Allen Wirfs-Brock" w:date="2011-10-15T18:49:00Z">
          <w:r w:rsidRPr="00E77497" w:rsidDel="00D25231">
            <w:rPr>
              <w:i/>
            </w:rPr>
            <w:delText>VariableDeclarationNoIn</w:delText>
          </w:r>
        </w:del>
      </w:ins>
      <w:ins w:id="16314" w:author="Rev 3 Allen Wirfs-Brock" w:date="2011-09-02T11:15:00Z">
        <w:del w:id="16315" w:author="Rev 4 Allen Wirfs-Brock" w:date="2011-10-15T18:49:00Z">
          <w:r w:rsidRPr="00E77497" w:rsidDel="00D25231">
            <w:delText>.</w:delText>
          </w:r>
        </w:del>
      </w:ins>
    </w:p>
    <w:p w14:paraId="4EE6A066" w14:textId="77777777" w:rsidR="00343186" w:rsidRPr="00E77497" w:rsidDel="00D25231" w:rsidRDefault="00343186" w:rsidP="006361CF">
      <w:pPr>
        <w:pStyle w:val="Alg4"/>
        <w:numPr>
          <w:ilvl w:val="0"/>
          <w:numId w:val="482"/>
        </w:numPr>
        <w:spacing w:after="220"/>
        <w:contextualSpacing/>
        <w:rPr>
          <w:ins w:id="16316" w:author="Rev 3 Allen Wirfs-Brock" w:date="2011-09-02T11:15:00Z"/>
          <w:del w:id="16317" w:author="Rev 4 Allen Wirfs-Brock" w:date="2011-10-15T18:49:00Z"/>
          <w:rStyle w:val="bnf"/>
          <w:i w:val="0"/>
        </w:rPr>
        <w:pPrChange w:id="16318" w:author="Rev 4 Allen Wirfs-Brock" w:date="2011-11-07T12:16:00Z">
          <w:pPr>
            <w:pStyle w:val="Alg4"/>
            <w:numPr>
              <w:numId w:val="512"/>
            </w:numPr>
            <w:tabs>
              <w:tab w:val="num" w:pos="360"/>
            </w:tabs>
            <w:spacing w:after="220"/>
            <w:ind w:left="360" w:hanging="360"/>
            <w:contextualSpacing/>
          </w:pPr>
        </w:pPrChange>
      </w:pPr>
      <w:ins w:id="16319" w:author="Rev 3 Allen Wirfs-Brock" w:date="2011-09-02T11:15:00Z">
        <w:del w:id="16320" w:author="Rev 4 Allen Wirfs-Brock" w:date="2011-10-15T18:49:00Z">
          <w:r w:rsidRPr="00E77497" w:rsidDel="00D25231">
            <w:delText xml:space="preserve">Append to </w:delText>
          </w:r>
          <w:r w:rsidRPr="00E77497" w:rsidDel="00D25231">
            <w:rPr>
              <w:i/>
            </w:rPr>
            <w:delText>names</w:delText>
          </w:r>
          <w:r w:rsidRPr="00E77497" w:rsidDel="00D25231">
            <w:delText xml:space="preserve"> the elements of the VarDeclaredNames of </w:delText>
          </w:r>
          <w:r w:rsidRPr="00E77497" w:rsidDel="00D25231">
            <w:rPr>
              <w:i/>
            </w:rPr>
            <w:delText>Statement</w:delText>
          </w:r>
          <w:r w:rsidRPr="00E77497" w:rsidDel="00D25231">
            <w:rPr>
              <w:rStyle w:val="bnf"/>
            </w:rPr>
            <w:delText>.</w:delText>
          </w:r>
        </w:del>
      </w:ins>
    </w:p>
    <w:p w14:paraId="00A45209" w14:textId="77777777" w:rsidR="00343186" w:rsidRPr="00E77497" w:rsidDel="00D25231" w:rsidRDefault="00343186" w:rsidP="006361CF">
      <w:pPr>
        <w:pStyle w:val="Alg4"/>
        <w:numPr>
          <w:ilvl w:val="0"/>
          <w:numId w:val="482"/>
        </w:numPr>
        <w:spacing w:after="220"/>
        <w:contextualSpacing/>
        <w:rPr>
          <w:ins w:id="16321" w:author="Rev 3 Allen Wirfs-Brock" w:date="2011-09-02T11:15:00Z"/>
          <w:del w:id="16322" w:author="Rev 4 Allen Wirfs-Brock" w:date="2011-10-15T18:49:00Z"/>
        </w:rPr>
        <w:pPrChange w:id="16323" w:author="Rev 4 Allen Wirfs-Brock" w:date="2011-11-07T12:16:00Z">
          <w:pPr>
            <w:pStyle w:val="Alg4"/>
            <w:numPr>
              <w:numId w:val="512"/>
            </w:numPr>
            <w:tabs>
              <w:tab w:val="num" w:pos="360"/>
            </w:tabs>
            <w:spacing w:after="220"/>
            <w:ind w:left="360" w:hanging="360"/>
            <w:contextualSpacing/>
          </w:pPr>
        </w:pPrChange>
      </w:pPr>
      <w:ins w:id="16324" w:author="Rev 3 Allen Wirfs-Brock" w:date="2011-09-02T11:15:00Z">
        <w:del w:id="16325" w:author="Rev 4 Allen Wirfs-Brock" w:date="2011-10-15T18:49:00Z">
          <w:r w:rsidRPr="00E77497" w:rsidDel="00D25231">
            <w:delText xml:space="preserve">Return </w:delText>
          </w:r>
          <w:r w:rsidRPr="00E77497" w:rsidDel="00D25231">
            <w:rPr>
              <w:rStyle w:val="bnf"/>
            </w:rPr>
            <w:delText>names</w:delText>
          </w:r>
          <w:r w:rsidRPr="00E77497" w:rsidDel="00D25231">
            <w:delText>.</w:delText>
          </w:r>
        </w:del>
      </w:ins>
    </w:p>
    <w:p w14:paraId="3AEBC2BD" w14:textId="77777777" w:rsidR="004C02EF" w:rsidRPr="00E77497" w:rsidDel="00514B53" w:rsidRDefault="004C02EF" w:rsidP="004C02EF">
      <w:pPr>
        <w:jc w:val="left"/>
        <w:rPr>
          <w:del w:id="16326" w:author="Rev 6 Allen Wirfs-Brock" w:date="2012-02-26T16:11:00Z"/>
        </w:rPr>
      </w:pPr>
      <w:del w:id="16327" w:author="Rev 6 Allen Wirfs-Brock" w:date="2012-02-26T16:11:00Z">
        <w:r w:rsidRPr="00E77497" w:rsidDel="00514B53">
          <w:delText>The production</w:delText>
        </w:r>
        <w:r w:rsidRPr="00E77497" w:rsidDel="00514B53">
          <w:br/>
          <w:delText xml:space="preserve">    </w:delText>
        </w:r>
        <w:r w:rsidRPr="00E77497" w:rsidDel="00514B53">
          <w:rPr>
            <w:rFonts w:ascii="Times New Roman" w:hAnsi="Times New Roman"/>
            <w:i/>
          </w:rPr>
          <w:delText>IterationStatement</w:delText>
        </w:r>
        <w:r w:rsidRPr="00E77497" w:rsidDel="00514B53">
          <w:delText xml:space="preserve"> </w:delText>
        </w:r>
        <w:r w:rsidRPr="00E77497" w:rsidDel="00514B53">
          <w:rPr>
            <w:b/>
          </w:rPr>
          <w:delText>:</w:delText>
        </w:r>
        <w:r w:rsidRPr="00E77497" w:rsidDel="00514B53">
          <w:delText xml:space="preserve"> </w:delText>
        </w:r>
        <w:r w:rsidRPr="00E77497" w:rsidDel="00514B53">
          <w:rPr>
            <w:rFonts w:ascii="Courier New" w:hAnsi="Courier New"/>
            <w:b/>
          </w:rPr>
          <w:delText>for</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Courier New" w:hAnsi="Courier New"/>
            <w:b/>
          </w:rPr>
          <w:delText>var</w:delText>
        </w:r>
        <w:r w:rsidRPr="00E77497" w:rsidDel="00514B53">
          <w:delText xml:space="preserve"> </w:delText>
        </w:r>
      </w:del>
      <w:del w:id="16328" w:author="Rev 6 Allen Wirfs-Brock" w:date="2012-01-31T15:15:00Z">
        <w:r w:rsidRPr="00E77497" w:rsidDel="005C189A">
          <w:rPr>
            <w:rFonts w:ascii="Times New Roman" w:hAnsi="Times New Roman"/>
            <w:i/>
          </w:rPr>
          <w:delText>VariableDeclarationNoIn</w:delText>
        </w:r>
        <w:r w:rsidRPr="00E77497" w:rsidDel="005C189A">
          <w:delText xml:space="preserve"> </w:delText>
        </w:r>
      </w:del>
      <w:del w:id="16329" w:author="Rev 6 Allen Wirfs-Brock" w:date="2012-02-26T16:11:00Z">
        <w:r w:rsidRPr="00E77497" w:rsidDel="00514B53">
          <w:rPr>
            <w:rFonts w:ascii="Courier New" w:hAnsi="Courier New"/>
            <w:b/>
          </w:rPr>
          <w:delText>in</w:delText>
        </w:r>
        <w:r w:rsidRPr="00E77497" w:rsidDel="00514B53">
          <w:delText xml:space="preserve"> </w:delText>
        </w:r>
        <w:r w:rsidRPr="00E77497" w:rsidDel="00514B53">
          <w:rPr>
            <w:rFonts w:ascii="Times New Roman" w:hAnsi="Times New Roman"/>
            <w:i/>
          </w:rPr>
          <w:delText>Expression</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Times New Roman" w:hAnsi="Times New Roman"/>
            <w:i/>
          </w:rPr>
          <w:delText>Statement</w:delText>
        </w:r>
        <w:r w:rsidRPr="00E77497" w:rsidDel="00514B53">
          <w:br/>
          <w:delText>is evaluated as follows:</w:delText>
        </w:r>
      </w:del>
    </w:p>
    <w:p w14:paraId="019AB198" w14:textId="77777777" w:rsidR="004C02EF" w:rsidRPr="00E77497" w:rsidDel="005C189A" w:rsidRDefault="004C02EF" w:rsidP="00B34B48">
      <w:pPr>
        <w:pStyle w:val="Alg3"/>
        <w:numPr>
          <w:ilvl w:val="0"/>
          <w:numId w:val="123"/>
        </w:numPr>
        <w:rPr>
          <w:del w:id="16330" w:author="Rev 6 Allen Wirfs-Brock" w:date="2012-01-31T15:12:00Z"/>
        </w:rPr>
      </w:pPr>
      <w:del w:id="16331" w:author="Rev 6 Allen Wirfs-Brock" w:date="2012-01-31T15:12:00Z">
        <w:r w:rsidRPr="00E77497" w:rsidDel="005C189A">
          <w:delText xml:space="preserve">Let </w:delText>
        </w:r>
        <w:r w:rsidRPr="00E77497" w:rsidDel="005C189A">
          <w:rPr>
            <w:i/>
          </w:rPr>
          <w:delText>varName</w:delText>
        </w:r>
        <w:r w:rsidRPr="00E77497" w:rsidDel="005C189A">
          <w:delText xml:space="preserve"> be the result of evaluating </w:delText>
        </w:r>
        <w:r w:rsidRPr="00E77497" w:rsidDel="005C189A">
          <w:rPr>
            <w:i/>
          </w:rPr>
          <w:delText>VariableDeclarationNoIn</w:delText>
        </w:r>
        <w:r w:rsidRPr="00E77497" w:rsidDel="005C189A">
          <w:delText>.</w:delText>
        </w:r>
      </w:del>
    </w:p>
    <w:p w14:paraId="269BC67F" w14:textId="77777777" w:rsidR="004C02EF" w:rsidRPr="00E77497" w:rsidDel="00514B53" w:rsidRDefault="004C02EF" w:rsidP="00B34B48">
      <w:pPr>
        <w:pStyle w:val="Alg3"/>
        <w:numPr>
          <w:ilvl w:val="0"/>
          <w:numId w:val="123"/>
        </w:numPr>
        <w:rPr>
          <w:del w:id="16332" w:author="Rev 6 Allen Wirfs-Brock" w:date="2012-02-26T16:11:00Z"/>
        </w:rPr>
      </w:pPr>
      <w:del w:id="16333" w:author="Rev 6 Allen Wirfs-Brock" w:date="2012-02-26T16:11:00Z">
        <w:r w:rsidRPr="00E77497" w:rsidDel="00514B53">
          <w:delText xml:space="preserve">Let </w:delText>
        </w:r>
        <w:r w:rsidRPr="00E77497" w:rsidDel="00514B53">
          <w:rPr>
            <w:i/>
          </w:rPr>
          <w:delText>exprRef</w:delText>
        </w:r>
        <w:r w:rsidRPr="00E77497" w:rsidDel="00514B53">
          <w:delText xml:space="preserve"> be the result of evaluating the </w:delText>
        </w:r>
        <w:r w:rsidRPr="00E77497" w:rsidDel="00514B53">
          <w:rPr>
            <w:i/>
          </w:rPr>
          <w:delText>Expression</w:delText>
        </w:r>
        <w:r w:rsidRPr="00E77497" w:rsidDel="00514B53">
          <w:delText>.</w:delText>
        </w:r>
      </w:del>
    </w:p>
    <w:p w14:paraId="411ACB68" w14:textId="77777777" w:rsidR="004C02EF" w:rsidRPr="00E77497" w:rsidDel="00514B53" w:rsidRDefault="004C02EF" w:rsidP="00B34B48">
      <w:pPr>
        <w:pStyle w:val="Alg3"/>
        <w:numPr>
          <w:ilvl w:val="0"/>
          <w:numId w:val="123"/>
        </w:numPr>
        <w:rPr>
          <w:del w:id="16334" w:author="Rev 6 Allen Wirfs-Brock" w:date="2012-02-26T16:11:00Z"/>
        </w:rPr>
      </w:pPr>
      <w:del w:id="16335" w:author="Rev 6 Allen Wirfs-Brock" w:date="2012-02-26T16:11:00Z">
        <w:r w:rsidRPr="00E77497" w:rsidDel="00514B53">
          <w:delText xml:space="preserve">Let </w:delText>
        </w:r>
        <w:r w:rsidRPr="00E77497" w:rsidDel="00514B53">
          <w:rPr>
            <w:i/>
          </w:rPr>
          <w:delText>experValue</w:delText>
        </w:r>
        <w:r w:rsidRPr="00E77497" w:rsidDel="00514B53">
          <w:delText xml:space="preserve"> be GetValue(</w:delText>
        </w:r>
        <w:r w:rsidRPr="00E77497" w:rsidDel="00514B53">
          <w:rPr>
            <w:i/>
          </w:rPr>
          <w:delText>exprRef</w:delText>
        </w:r>
        <w:r w:rsidRPr="00E77497" w:rsidDel="00514B53">
          <w:delText>).</w:delText>
        </w:r>
      </w:del>
    </w:p>
    <w:p w14:paraId="3BFA2EE2" w14:textId="77777777" w:rsidR="004C02EF" w:rsidRPr="00E77497" w:rsidDel="00514B53" w:rsidRDefault="004C02EF" w:rsidP="00B34B48">
      <w:pPr>
        <w:pStyle w:val="Alg3"/>
        <w:numPr>
          <w:ilvl w:val="0"/>
          <w:numId w:val="123"/>
        </w:numPr>
        <w:rPr>
          <w:del w:id="16336" w:author="Rev 6 Allen Wirfs-Brock" w:date="2012-02-26T16:11:00Z"/>
        </w:rPr>
      </w:pPr>
      <w:del w:id="16337" w:author="Rev 6 Allen Wirfs-Brock" w:date="2012-02-26T16:11:00Z">
        <w:r w:rsidRPr="00E77497" w:rsidDel="00514B53">
          <w:delText xml:space="preserve">If </w:delText>
        </w:r>
        <w:r w:rsidRPr="00E77497" w:rsidDel="00514B53">
          <w:rPr>
            <w:i/>
          </w:rPr>
          <w:delText>experValue</w:delText>
        </w:r>
        <w:r w:rsidRPr="00E77497" w:rsidDel="00514B53">
          <w:delText xml:space="preserve"> is </w:delText>
        </w:r>
        <w:r w:rsidRPr="00E77497" w:rsidDel="00514B53">
          <w:rPr>
            <w:b/>
          </w:rPr>
          <w:delText>null</w:delText>
        </w:r>
        <w:r w:rsidRPr="00E77497" w:rsidDel="00514B53">
          <w:delText xml:space="preserve"> or </w:delText>
        </w:r>
        <w:r w:rsidRPr="00E77497" w:rsidDel="00514B53">
          <w:rPr>
            <w:b/>
          </w:rPr>
          <w:delText>undefined</w:delText>
        </w:r>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rFonts w:ascii="Arial" w:hAnsi="Arial" w:cs="Arial"/>
          </w:rPr>
          <w:delText>empty</w:delText>
        </w:r>
        <w:r w:rsidRPr="00E77497" w:rsidDel="00514B53">
          <w:delText xml:space="preserve">, </w:delText>
        </w:r>
        <w:r w:rsidRPr="00E77497" w:rsidDel="00514B53">
          <w:rPr>
            <w:rFonts w:ascii="Arial" w:hAnsi="Arial" w:cs="Arial"/>
          </w:rPr>
          <w:delText>empty</w:delText>
        </w:r>
        <w:r w:rsidRPr="00E77497" w:rsidDel="00514B53">
          <w:delText>).</w:delText>
        </w:r>
      </w:del>
    </w:p>
    <w:p w14:paraId="07E56B06" w14:textId="77777777" w:rsidR="004C02EF" w:rsidRPr="00E77497" w:rsidDel="00514B53" w:rsidRDefault="004C02EF" w:rsidP="00B34B48">
      <w:pPr>
        <w:pStyle w:val="Alg3"/>
        <w:numPr>
          <w:ilvl w:val="0"/>
          <w:numId w:val="123"/>
        </w:numPr>
        <w:rPr>
          <w:del w:id="16338" w:author="Rev 6 Allen Wirfs-Brock" w:date="2012-02-26T16:11:00Z"/>
        </w:rPr>
      </w:pPr>
      <w:del w:id="16339" w:author="Rev 6 Allen Wirfs-Brock" w:date="2012-02-26T16:11:00Z">
        <w:r w:rsidRPr="00E77497" w:rsidDel="00514B53">
          <w:delText xml:space="preserve">Let </w:delText>
        </w:r>
        <w:r w:rsidRPr="00E77497" w:rsidDel="00514B53">
          <w:rPr>
            <w:i/>
          </w:rPr>
          <w:delText>obj</w:delText>
        </w:r>
        <w:r w:rsidRPr="00E77497" w:rsidDel="00514B53">
          <w:delText xml:space="preserve"> be ToObject(</w:delText>
        </w:r>
        <w:r w:rsidRPr="00E77497" w:rsidDel="00514B53">
          <w:rPr>
            <w:i/>
          </w:rPr>
          <w:delText>experValue</w:delText>
        </w:r>
        <w:r w:rsidRPr="00E77497" w:rsidDel="00514B53">
          <w:delText>).</w:delText>
        </w:r>
      </w:del>
    </w:p>
    <w:p w14:paraId="07476D45" w14:textId="77777777" w:rsidR="004C02EF" w:rsidRPr="00E77497" w:rsidDel="00514B53" w:rsidRDefault="004C02EF" w:rsidP="00B34B48">
      <w:pPr>
        <w:pStyle w:val="Alg3"/>
        <w:numPr>
          <w:ilvl w:val="0"/>
          <w:numId w:val="123"/>
        </w:numPr>
        <w:rPr>
          <w:del w:id="16340" w:author="Rev 6 Allen Wirfs-Brock" w:date="2012-02-26T16:11:00Z"/>
        </w:rPr>
      </w:pPr>
      <w:del w:id="16341" w:author="Rev 6 Allen Wirfs-Brock" w:date="2012-02-26T16:11:00Z">
        <w:r w:rsidRPr="00E77497" w:rsidDel="00514B53">
          <w:delText xml:space="preserve">Let </w:delText>
        </w:r>
        <w:r w:rsidRPr="00E77497" w:rsidDel="00514B53">
          <w:rPr>
            <w:i/>
          </w:rPr>
          <w:delText>V</w:delText>
        </w:r>
        <w:r w:rsidRPr="00E77497" w:rsidDel="00514B53">
          <w:delText xml:space="preserve"> = </w:delText>
        </w:r>
        <w:r w:rsidRPr="00E77497" w:rsidDel="00514B53">
          <w:rPr>
            <w:rFonts w:ascii="Arial" w:hAnsi="Arial" w:cs="Arial"/>
          </w:rPr>
          <w:delText>empty</w:delText>
        </w:r>
        <w:r w:rsidRPr="00E77497" w:rsidDel="00514B53">
          <w:delText>.</w:delText>
        </w:r>
      </w:del>
    </w:p>
    <w:p w14:paraId="5A37AA5C" w14:textId="77777777" w:rsidR="004C02EF" w:rsidRPr="00E77497" w:rsidDel="00514B53" w:rsidRDefault="004C02EF" w:rsidP="00B34B48">
      <w:pPr>
        <w:pStyle w:val="Alg3"/>
        <w:keepNext/>
        <w:numPr>
          <w:ilvl w:val="0"/>
          <w:numId w:val="123"/>
        </w:numPr>
        <w:rPr>
          <w:del w:id="16342" w:author="Rev 6 Allen Wirfs-Brock" w:date="2012-02-26T16:11:00Z"/>
        </w:rPr>
      </w:pPr>
      <w:del w:id="16343" w:author="Rev 6 Allen Wirfs-Brock" w:date="2012-02-26T16:11:00Z">
        <w:r w:rsidRPr="00E77497" w:rsidDel="00514B53">
          <w:delText>Repeat</w:delText>
        </w:r>
      </w:del>
    </w:p>
    <w:p w14:paraId="248F7167" w14:textId="77777777" w:rsidR="004C02EF" w:rsidRPr="00E77497" w:rsidDel="00EA0311" w:rsidRDefault="004C02EF" w:rsidP="00B34B48">
      <w:pPr>
        <w:pStyle w:val="Alg3"/>
        <w:numPr>
          <w:ilvl w:val="1"/>
          <w:numId w:val="123"/>
        </w:numPr>
        <w:rPr>
          <w:del w:id="16344" w:author="Rev 6 Allen Wirfs-Brock" w:date="2012-02-01T13:56:00Z"/>
        </w:rPr>
      </w:pPr>
      <w:del w:id="16345" w:author="Rev 6 Allen Wirfs-Brock" w:date="2012-02-01T13:56: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2DFE3810" w14:textId="77777777" w:rsidR="004C02EF" w:rsidRPr="00E77497" w:rsidDel="005C189A" w:rsidRDefault="004C02EF" w:rsidP="00B34B48">
      <w:pPr>
        <w:pStyle w:val="Alg3"/>
        <w:numPr>
          <w:ilvl w:val="1"/>
          <w:numId w:val="123"/>
        </w:numPr>
        <w:rPr>
          <w:del w:id="16346" w:author="Rev 6 Allen Wirfs-Brock" w:date="2012-01-31T15:17:00Z"/>
        </w:rPr>
      </w:pPr>
      <w:del w:id="16347" w:author="Rev 6 Allen Wirfs-Brock" w:date="2012-01-31T15:17:00Z">
        <w:r w:rsidRPr="00E77497" w:rsidDel="005C189A">
          <w:delText xml:space="preserve">Let </w:delText>
        </w:r>
        <w:r w:rsidRPr="00E77497" w:rsidDel="005C189A">
          <w:rPr>
            <w:i/>
          </w:rPr>
          <w:delText>varRef</w:delText>
        </w:r>
        <w:r w:rsidRPr="00E77497" w:rsidDel="005C189A">
          <w:delText xml:space="preserve"> be the result of evaluating </w:delText>
        </w:r>
        <w:r w:rsidRPr="00E77497" w:rsidDel="005C189A">
          <w:rPr>
            <w:i/>
          </w:rPr>
          <w:delText>varName</w:delText>
        </w:r>
        <w:r w:rsidRPr="00E77497" w:rsidDel="005C189A">
          <w:delText xml:space="preserve"> as if it were an Identifier Reference (11.1.2); it may be evaluated repeatedly.</w:delText>
        </w:r>
      </w:del>
    </w:p>
    <w:p w14:paraId="0CB987C5" w14:textId="77777777" w:rsidR="004C02EF" w:rsidRPr="00E77497" w:rsidDel="00514B53" w:rsidRDefault="004C02EF" w:rsidP="00B34B48">
      <w:pPr>
        <w:pStyle w:val="Alg3"/>
        <w:numPr>
          <w:ilvl w:val="1"/>
          <w:numId w:val="123"/>
        </w:numPr>
        <w:rPr>
          <w:del w:id="16348" w:author="Rev 6 Allen Wirfs-Brock" w:date="2012-02-26T16:11:00Z"/>
        </w:rPr>
      </w:pPr>
      <w:del w:id="16349" w:author="Rev 6 Allen Wirfs-Brock" w:date="2012-01-31T15:15:00Z">
        <w:r w:rsidRPr="00E77497" w:rsidDel="005C189A">
          <w:delText>Call PutValue(</w:delText>
        </w:r>
        <w:r w:rsidRPr="00E77497" w:rsidDel="005C189A">
          <w:rPr>
            <w:i/>
          </w:rPr>
          <w:delText>varRef</w:delText>
        </w:r>
        <w:r w:rsidRPr="00E77497" w:rsidDel="005C189A">
          <w:delText xml:space="preserve">, </w:delText>
        </w:r>
        <w:r w:rsidRPr="00E77497" w:rsidDel="005C189A">
          <w:rPr>
            <w:i/>
          </w:rPr>
          <w:delText>P</w:delText>
        </w:r>
        <w:r w:rsidRPr="00E77497" w:rsidDel="005C189A">
          <w:delText>)</w:delText>
        </w:r>
      </w:del>
      <w:del w:id="16350" w:author="Rev 6 Allen Wirfs-Brock" w:date="2012-02-26T16:11:00Z">
        <w:r w:rsidRPr="00E77497" w:rsidDel="00514B53">
          <w:delText>.</w:delText>
        </w:r>
      </w:del>
    </w:p>
    <w:p w14:paraId="449A4EC2" w14:textId="77777777" w:rsidR="004C02EF" w:rsidRPr="00E77497" w:rsidDel="00514B53" w:rsidRDefault="004C02EF" w:rsidP="00B34B48">
      <w:pPr>
        <w:pStyle w:val="Alg3"/>
        <w:numPr>
          <w:ilvl w:val="1"/>
          <w:numId w:val="123"/>
        </w:numPr>
        <w:rPr>
          <w:del w:id="16351" w:author="Rev 6 Allen Wirfs-Brock" w:date="2012-02-26T16:11:00Z"/>
        </w:rPr>
      </w:pPr>
      <w:del w:id="16352" w:author="Rev 6 Allen Wirfs-Brock" w:date="2012-02-26T16:11:00Z">
        <w:r w:rsidRPr="00E77497" w:rsidDel="00514B53">
          <w:delText xml:space="preserve">Let </w:delText>
        </w:r>
        <w:r w:rsidRPr="00E77497" w:rsidDel="00514B53">
          <w:rPr>
            <w:i/>
          </w:rPr>
          <w:delText>stmt</w:delText>
        </w:r>
        <w:r w:rsidRPr="00E77497" w:rsidDel="00514B53">
          <w:delText xml:space="preserve"> be the result of evaluating </w:delText>
        </w:r>
        <w:r w:rsidRPr="00E77497" w:rsidDel="00514B53">
          <w:rPr>
            <w:i/>
          </w:rPr>
          <w:delText>Statement</w:delText>
        </w:r>
        <w:r w:rsidRPr="00E77497" w:rsidDel="00514B53">
          <w:delText>.</w:delText>
        </w:r>
      </w:del>
    </w:p>
    <w:p w14:paraId="6ECC392C" w14:textId="77777777" w:rsidR="004C02EF" w:rsidRPr="00E77497" w:rsidDel="00514B53" w:rsidRDefault="004C02EF" w:rsidP="00B34B48">
      <w:pPr>
        <w:pStyle w:val="Alg3"/>
        <w:numPr>
          <w:ilvl w:val="1"/>
          <w:numId w:val="123"/>
        </w:numPr>
        <w:rPr>
          <w:del w:id="16353" w:author="Rev 6 Allen Wirfs-Brock" w:date="2012-02-26T16:11:00Z"/>
        </w:rPr>
      </w:pPr>
      <w:del w:id="16354" w:author="Rev 6 Allen Wirfs-Brock" w:date="2012-02-26T16:11:00Z">
        <w:r w:rsidRPr="00E77497" w:rsidDel="00514B53">
          <w:delText xml:space="preserve">If </w:delText>
        </w:r>
        <w:r w:rsidRPr="00E77497" w:rsidDel="00514B53">
          <w:rPr>
            <w:i/>
          </w:rPr>
          <w:delText>stmt</w:delText>
        </w:r>
        <w:r w:rsidRPr="00E77497" w:rsidDel="00514B53">
          <w:delText xml:space="preserve">.value is not </w:delText>
        </w:r>
        <w:r w:rsidRPr="00E77497" w:rsidDel="00514B53">
          <w:rPr>
            <w:rFonts w:ascii="Arial" w:hAnsi="Arial" w:cs="Arial"/>
          </w:rPr>
          <w:delText>empty</w:delText>
        </w:r>
        <w:r w:rsidRPr="00E77497" w:rsidDel="00514B53">
          <w:delText xml:space="preserve">, let </w:delText>
        </w:r>
        <w:r w:rsidRPr="00E77497" w:rsidDel="00514B53">
          <w:rPr>
            <w:i/>
          </w:rPr>
          <w:delText>V</w:delText>
        </w:r>
        <w:r w:rsidRPr="00E77497" w:rsidDel="00514B53">
          <w:delText xml:space="preserve"> = </w:delText>
        </w:r>
        <w:r w:rsidRPr="00E77497" w:rsidDel="00514B53">
          <w:rPr>
            <w:i/>
          </w:rPr>
          <w:delText>stmt</w:delText>
        </w:r>
        <w:r w:rsidRPr="00E77497" w:rsidDel="00514B53">
          <w:delText>.value.</w:delText>
        </w:r>
      </w:del>
    </w:p>
    <w:p w14:paraId="2BBA3EE0" w14:textId="77777777" w:rsidR="004C02EF" w:rsidRPr="00E77497" w:rsidDel="00514B53" w:rsidRDefault="004C02EF" w:rsidP="00B34B48">
      <w:pPr>
        <w:pStyle w:val="Alg3"/>
        <w:numPr>
          <w:ilvl w:val="1"/>
          <w:numId w:val="123"/>
        </w:numPr>
        <w:rPr>
          <w:del w:id="16355" w:author="Rev 6 Allen Wirfs-Brock" w:date="2012-02-26T16:11:00Z"/>
        </w:rPr>
      </w:pPr>
      <w:del w:id="16356" w:author="Rev 6 Allen Wirfs-Brock" w:date="2012-02-26T16:11:00Z">
        <w:r w:rsidRPr="00E77497" w:rsidDel="00514B53">
          <w:delText xml:space="preserve">If </w:delText>
        </w:r>
        <w:r w:rsidRPr="00E77497" w:rsidDel="00514B53">
          <w:rPr>
            <w:i/>
          </w:rPr>
          <w:delText>stmt</w:delText>
        </w:r>
        <w:r w:rsidRPr="00E77497" w:rsidDel="00514B53">
          <w:delText xml:space="preserve">.type is </w:delText>
        </w:r>
        <w:r w:rsidRPr="00E77497" w:rsidDel="00514B53">
          <w:rPr>
            <w:rFonts w:ascii="Arial" w:hAnsi="Arial" w:cs="Arial"/>
          </w:rPr>
          <w:delText>break</w:delText>
        </w:r>
        <w:r w:rsidRPr="00E77497" w:rsidDel="00514B53">
          <w:delText xml:space="preserve"> and </w:delText>
        </w:r>
        <w:r w:rsidRPr="00E77497" w:rsidDel="00514B53">
          <w:rPr>
            <w:i/>
          </w:rPr>
          <w:delText>stmt</w:delText>
        </w:r>
        <w:r w:rsidRPr="00E77497" w:rsidDel="00514B53">
          <w:delText xml:space="preserve">.target is in </w:delText>
        </w:r>
      </w:del>
      <w:del w:id="16357" w:author="Rev 6 Allen Wirfs-Brock" w:date="2012-02-23T18:29:00Z">
        <w:r w:rsidRPr="00E77497" w:rsidDel="001F39C4">
          <w:delText>the current label set</w:delText>
        </w:r>
      </w:del>
      <w:del w:id="16358" w:author="Rev 6 Allen Wirfs-Brock" w:date="2012-02-26T16:11:00Z">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i/>
          </w:rPr>
          <w:delText>V</w:delText>
        </w:r>
        <w:r w:rsidRPr="00E77497" w:rsidDel="00514B53">
          <w:delText xml:space="preserve">, </w:delText>
        </w:r>
        <w:r w:rsidRPr="00E77497" w:rsidDel="00514B53">
          <w:rPr>
            <w:rFonts w:ascii="Arial" w:hAnsi="Arial" w:cs="Arial"/>
          </w:rPr>
          <w:delText>empty</w:delText>
        </w:r>
        <w:r w:rsidRPr="00E77497" w:rsidDel="00514B53">
          <w:delText>).</w:delText>
        </w:r>
      </w:del>
    </w:p>
    <w:p w14:paraId="230AF4D0" w14:textId="77777777" w:rsidR="004C02EF" w:rsidRPr="00E77497" w:rsidDel="00514B53" w:rsidRDefault="004C02EF" w:rsidP="00B34B48">
      <w:pPr>
        <w:pStyle w:val="Alg3"/>
        <w:numPr>
          <w:ilvl w:val="1"/>
          <w:numId w:val="123"/>
        </w:numPr>
        <w:rPr>
          <w:del w:id="16359" w:author="Rev 6 Allen Wirfs-Brock" w:date="2012-02-26T16:11:00Z"/>
        </w:rPr>
      </w:pPr>
      <w:del w:id="16360" w:author="Rev 6 Allen Wirfs-Brock" w:date="2012-02-26T16:11:00Z">
        <w:r w:rsidRPr="00E77497" w:rsidDel="00514B53">
          <w:delText xml:space="preserve">If </w:delText>
        </w:r>
        <w:r w:rsidRPr="00E77497" w:rsidDel="00514B53">
          <w:rPr>
            <w:i/>
          </w:rPr>
          <w:delText>stmt</w:delText>
        </w:r>
        <w:r w:rsidRPr="00E77497" w:rsidDel="00514B53">
          <w:delText xml:space="preserve">.type is not </w:delText>
        </w:r>
        <w:r w:rsidRPr="00E77497" w:rsidDel="00514B53">
          <w:rPr>
            <w:rFonts w:ascii="Arial" w:hAnsi="Arial" w:cs="Arial"/>
          </w:rPr>
          <w:delText>continue</w:delText>
        </w:r>
        <w:r w:rsidRPr="00E77497" w:rsidDel="00514B53">
          <w:delText xml:space="preserve"> </w:delText>
        </w:r>
      </w:del>
      <w:ins w:id="16361" w:author="Allen Wirfs-Brock rev2" w:date="2011-07-25T15:33:00Z">
        <w:del w:id="16362" w:author="Rev 6 Allen Wirfs-Brock" w:date="2012-02-26T16:11:00Z">
          <w:r w:rsidR="006B2955" w:rsidRPr="00E77497" w:rsidDel="00514B53">
            <w:delText>or</w:delText>
          </w:r>
        </w:del>
      </w:ins>
      <w:del w:id="16363" w:author="Rev 6 Allen Wirfs-Brock" w:date="2012-02-26T16:11:00Z">
        <w:r w:rsidRPr="00E77497" w:rsidDel="00514B53">
          <w:delText xml:space="preserve">|| </w:delText>
        </w:r>
        <w:r w:rsidRPr="00E77497" w:rsidDel="00514B53">
          <w:rPr>
            <w:i/>
          </w:rPr>
          <w:delText>stmt</w:delText>
        </w:r>
        <w:r w:rsidRPr="00E77497" w:rsidDel="00514B53">
          <w:delText xml:space="preserve">.target is not in </w:delText>
        </w:r>
      </w:del>
      <w:del w:id="16364" w:author="Rev 6 Allen Wirfs-Brock" w:date="2012-02-23T18:29:00Z">
        <w:r w:rsidRPr="00E77497" w:rsidDel="001F39C4">
          <w:delText>the current label set</w:delText>
        </w:r>
      </w:del>
      <w:del w:id="16365" w:author="Rev 6 Allen Wirfs-Brock" w:date="2012-02-26T16:11:00Z">
        <w:r w:rsidRPr="00E77497" w:rsidDel="00514B53">
          <w:delText>, then</w:delText>
        </w:r>
      </w:del>
    </w:p>
    <w:p w14:paraId="765E9671" w14:textId="77777777" w:rsidR="004C02EF" w:rsidRPr="00E77497" w:rsidDel="00514B53" w:rsidRDefault="004C02EF" w:rsidP="00B34B48">
      <w:pPr>
        <w:pStyle w:val="Alg3"/>
        <w:numPr>
          <w:ilvl w:val="2"/>
          <w:numId w:val="123"/>
        </w:numPr>
        <w:spacing w:after="220"/>
        <w:rPr>
          <w:del w:id="16366" w:author="Rev 6 Allen Wirfs-Brock" w:date="2012-02-26T16:11:00Z"/>
        </w:rPr>
      </w:pPr>
      <w:del w:id="16367" w:author="Rev 6 Allen Wirfs-Brock" w:date="2012-02-26T16:11:00Z">
        <w:r w:rsidRPr="00E77497" w:rsidDel="00514B53">
          <w:delText xml:space="preserve">If </w:delText>
        </w:r>
        <w:r w:rsidRPr="00E77497" w:rsidDel="00514B53">
          <w:rPr>
            <w:i/>
          </w:rPr>
          <w:delText>stmt</w:delText>
        </w:r>
        <w:r w:rsidRPr="00E77497" w:rsidDel="00514B53">
          <w:delText xml:space="preserve"> is an abrupt completion, return </w:delText>
        </w:r>
        <w:r w:rsidRPr="00E77497" w:rsidDel="00514B53">
          <w:rPr>
            <w:i/>
          </w:rPr>
          <w:delText>stmt</w:delText>
        </w:r>
        <w:r w:rsidRPr="00E77497" w:rsidDel="00514B53">
          <w:delText>.</w:delText>
        </w:r>
      </w:del>
    </w:p>
    <w:p w14:paraId="25BE66D0" w14:textId="77777777" w:rsidR="004C02EF" w:rsidRPr="00E77497" w:rsidDel="00BB04E8" w:rsidRDefault="004C02EF" w:rsidP="004C02EF">
      <w:pPr>
        <w:rPr>
          <w:del w:id="16368" w:author="Rev 6 Allen Wirfs-Brock" w:date="2012-02-26T16:45:00Z"/>
        </w:rPr>
      </w:pPr>
      <w:del w:id="16369" w:author="Rev 6 Allen Wirfs-Brock" w:date="2012-02-26T16:45:00Z">
        <w:r w:rsidRPr="00E77497" w:rsidDel="00BB04E8">
          <w:delText>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delText>
        </w:r>
      </w:del>
    </w:p>
    <w:p w14:paraId="147AF37C" w14:textId="77777777" w:rsidR="004C02EF" w:rsidRPr="00E77497" w:rsidDel="00BB04E8" w:rsidRDefault="004C02EF" w:rsidP="004C02EF">
      <w:pPr>
        <w:rPr>
          <w:del w:id="16370" w:author="Rev 6 Allen Wirfs-Brock" w:date="2012-02-26T16:45:00Z"/>
        </w:rPr>
      </w:pPr>
      <w:del w:id="16371" w:author="Rev 6 Allen Wirfs-Brock" w:date="2012-02-26T16:45:00Z">
        <w:r w:rsidRPr="00E77497" w:rsidDel="00BB04E8">
          <w:delTex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delText>
        </w:r>
        <w:bookmarkStart w:id="16372" w:name="_Toc375031206"/>
        <w:bookmarkStart w:id="16373" w:name="_Toc381513719"/>
        <w:bookmarkStart w:id="16374" w:name="_Toc382212241"/>
        <w:bookmarkStart w:id="16375" w:name="_Toc382212783"/>
        <w:bookmarkStart w:id="16376" w:name="_Toc382291586"/>
        <w:bookmarkStart w:id="16377" w:name="_Ref382717821"/>
        <w:bookmarkStart w:id="16378" w:name="_Toc385672235"/>
        <w:bookmarkStart w:id="16379" w:name="_Toc393690339"/>
        <w:r w:rsidRPr="00E77497" w:rsidDel="00BB04E8">
          <w:delText xml:space="preserve"> The values of [[Enumerable]] attributes are not considered when determining if a property of a prototype object is shadowed by a previous object on the prototype chain.</w:delText>
        </w:r>
      </w:del>
    </w:p>
    <w:p w14:paraId="4BDB9F2F" w14:textId="77777777" w:rsidR="004C02EF" w:rsidRPr="00E77497" w:rsidDel="002F6D6F" w:rsidRDefault="004C02EF" w:rsidP="004C02EF">
      <w:pPr>
        <w:pStyle w:val="Note"/>
        <w:rPr>
          <w:del w:id="16380" w:author="Rev 6 Allen Wirfs-Brock" w:date="2012-02-01T13:38:00Z"/>
        </w:rPr>
      </w:pPr>
      <w:del w:id="16381" w:author="Rev 6 Allen Wirfs-Brock" w:date="2012-02-01T13:38:00Z">
        <w:r w:rsidRPr="00E77497" w:rsidDel="002F6D6F">
          <w:delText>NOTE</w:delText>
        </w:r>
        <w:r w:rsidRPr="00E77497" w:rsidDel="002F6D6F">
          <w:tab/>
          <w:delText>See NOTE 11.13.1.</w:delText>
        </w:r>
      </w:del>
    </w:p>
    <w:p w14:paraId="43769E53" w14:textId="77777777" w:rsidR="004C02EF" w:rsidRPr="00E77497" w:rsidRDefault="004C02EF" w:rsidP="00B43482">
      <w:pPr>
        <w:pStyle w:val="20"/>
        <w:numPr>
          <w:ilvl w:val="0"/>
          <w:numId w:val="0"/>
        </w:numPr>
      </w:pPr>
      <w:bookmarkStart w:id="16382" w:name="_Ref440445453"/>
      <w:bookmarkStart w:id="16383" w:name="_Toc472818885"/>
      <w:bookmarkStart w:id="16384" w:name="_Toc235503460"/>
      <w:bookmarkStart w:id="16385" w:name="_Toc241509235"/>
      <w:bookmarkStart w:id="16386" w:name="_Toc244416722"/>
      <w:bookmarkStart w:id="16387" w:name="_Toc276631086"/>
      <w:bookmarkStart w:id="16388" w:name="_Toc323907719"/>
      <w:r w:rsidRPr="00E77497">
        <w:t>12.7</w:t>
      </w:r>
      <w:r w:rsidRPr="00E77497">
        <w:tab/>
        <w:t xml:space="preserve">The </w:t>
      </w:r>
      <w:r w:rsidRPr="00E77497">
        <w:rPr>
          <w:rFonts w:ascii="Courier New" w:hAnsi="Courier New"/>
        </w:rPr>
        <w:t>continue</w:t>
      </w:r>
      <w:r w:rsidRPr="00E77497">
        <w:t xml:space="preserve"> Statement</w:t>
      </w:r>
      <w:bookmarkEnd w:id="16372"/>
      <w:bookmarkEnd w:id="16373"/>
      <w:bookmarkEnd w:id="16374"/>
      <w:bookmarkEnd w:id="16375"/>
      <w:bookmarkEnd w:id="16376"/>
      <w:bookmarkEnd w:id="16377"/>
      <w:bookmarkEnd w:id="16378"/>
      <w:bookmarkEnd w:id="16379"/>
      <w:bookmarkEnd w:id="16382"/>
      <w:bookmarkEnd w:id="16383"/>
      <w:bookmarkEnd w:id="16384"/>
      <w:bookmarkEnd w:id="16385"/>
      <w:bookmarkEnd w:id="16386"/>
      <w:bookmarkEnd w:id="16387"/>
      <w:bookmarkEnd w:id="16388"/>
    </w:p>
    <w:p w14:paraId="38A49E3C" w14:textId="77777777" w:rsidR="004C02EF" w:rsidRPr="00E77497" w:rsidRDefault="004C02EF" w:rsidP="004C02EF">
      <w:pPr>
        <w:pStyle w:val="Syntax"/>
      </w:pPr>
      <w:r w:rsidRPr="00E77497">
        <w:t>Syntax</w:t>
      </w:r>
    </w:p>
    <w:p w14:paraId="1E573399"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12633938"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0396DB82" w14:textId="77777777" w:rsidR="00726A32" w:rsidRPr="00E77497" w:rsidRDefault="00726A32" w:rsidP="00726A32">
      <w:pPr>
        <w:pStyle w:val="40"/>
        <w:numPr>
          <w:ilvl w:val="0"/>
          <w:numId w:val="0"/>
        </w:numPr>
        <w:rPr>
          <w:ins w:id="16389" w:author="Rev 6 Allen Wirfs-Brock" w:date="2012-02-18T13:17:00Z"/>
        </w:rPr>
      </w:pPr>
      <w:ins w:id="16390" w:author="Rev 6 Allen Wirfs-Brock" w:date="2012-02-18T13:17:00Z">
        <w:r w:rsidRPr="00E77497">
          <w:t>Static Semantics</w:t>
        </w:r>
      </w:ins>
    </w:p>
    <w:p w14:paraId="4D6FCC9D" w14:textId="77777777" w:rsidR="00726A32" w:rsidRPr="00E77497" w:rsidRDefault="00726A32" w:rsidP="00726A32">
      <w:pPr>
        <w:rPr>
          <w:ins w:id="16391" w:author="Rev 6 Allen Wirfs-Brock" w:date="2012-02-18T13:17:00Z"/>
          <w:rFonts w:ascii="Helvetica" w:hAnsi="Helvetica"/>
          <w:b/>
        </w:rPr>
      </w:pPr>
      <w:ins w:id="16392" w:author="Rev 6 Allen Wirfs-Brock" w:date="2012-02-18T13:17:00Z">
        <w:r w:rsidRPr="00E77497">
          <w:rPr>
            <w:rFonts w:ascii="Helvetica" w:hAnsi="Helvetica"/>
            <w:b/>
          </w:rPr>
          <w:t>Static Semantics:  Early Errors</w:t>
        </w:r>
      </w:ins>
    </w:p>
    <w:p w14:paraId="55097A53" w14:textId="77777777" w:rsidR="004C02EF" w:rsidRPr="00E77497" w:rsidDel="00726A32" w:rsidRDefault="004C02EF" w:rsidP="004C02EF">
      <w:pPr>
        <w:pStyle w:val="Syntax"/>
        <w:rPr>
          <w:del w:id="16393" w:author="Rev 6 Allen Wirfs-Brock" w:date="2012-02-18T13:17:00Z"/>
        </w:rPr>
      </w:pPr>
      <w:del w:id="16394" w:author="Rev 6 Allen Wirfs-Brock" w:date="2012-02-18T13:17:00Z">
        <w:r w:rsidRPr="00E77497" w:rsidDel="00726A32">
          <w:delText>Semantics</w:delText>
        </w:r>
      </w:del>
    </w:p>
    <w:p w14:paraId="67A6B371" w14:textId="77777777" w:rsidR="00726A32" w:rsidRPr="0035100D" w:rsidRDefault="00726A32" w:rsidP="00726A32">
      <w:pPr>
        <w:rPr>
          <w:ins w:id="16395" w:author="Rev 6 Allen Wirfs-Brock" w:date="2012-02-18T13:22:00Z"/>
        </w:rPr>
      </w:pPr>
      <w:ins w:id="16396" w:author="Rev 6 Allen Wirfs-Brock" w:date="2012-02-18T13:23:00Z">
        <w:r>
          <w:rPr>
            <w:rFonts w:ascii="Times New Roman" w:hAnsi="Times New Roman"/>
            <w:i/>
          </w:rPr>
          <w:t>ContinueStatement</w:t>
        </w:r>
      </w:ins>
      <w:ins w:id="16397" w:author="Rev 6 Allen Wirfs-Brock" w:date="2012-02-18T13:22:00Z">
        <w:r w:rsidRPr="00675B74">
          <w:rPr>
            <w:rFonts w:ascii="Times New Roman" w:hAnsi="Times New Roman"/>
            <w:i/>
          </w:rPr>
          <w:t xml:space="preserve"> </w:t>
        </w:r>
        <w:r w:rsidRPr="00E77497">
          <w:rPr>
            <w:b/>
          </w:rPr>
          <w:t>:</w:t>
        </w:r>
        <w:r w:rsidRPr="00E77497">
          <w:rPr>
            <w:rFonts w:ascii="Times New Roman" w:hAnsi="Times New Roman"/>
            <w:i/>
          </w:rPr>
          <w:t xml:space="preserve"> </w:t>
        </w:r>
      </w:ins>
      <w:ins w:id="16398" w:author="Rev 6 Allen Wirfs-Brock" w:date="2012-02-18T13:23:00Z">
        <w:r w:rsidRPr="0035100D">
          <w:rPr>
            <w:rFonts w:ascii="Courier New" w:hAnsi="Courier New"/>
            <w:b/>
          </w:rPr>
          <w:t>continue ;</w:t>
        </w:r>
      </w:ins>
      <w:ins w:id="16399" w:author="Rev 6 Allen Wirfs-Brock" w:date="2012-02-18T13:22:00Z">
        <w:r w:rsidRPr="0035100D">
          <w:t xml:space="preserve"> </w:t>
        </w:r>
      </w:ins>
    </w:p>
    <w:p w14:paraId="013EE878" w14:textId="77777777" w:rsidR="004C02EF" w:rsidRPr="006A2C4B" w:rsidDel="00726A32" w:rsidRDefault="004C02EF" w:rsidP="004C02EF">
      <w:pPr>
        <w:rPr>
          <w:del w:id="16400" w:author="Rev 6 Allen Wirfs-Brock" w:date="2012-02-18T13:22:00Z"/>
          <w:rFonts w:cs="Arial"/>
        </w:rPr>
      </w:pPr>
      <w:del w:id="16401" w:author="Rev 6 Allen Wirfs-Brock" w:date="2012-02-18T13:22:00Z">
        <w:r w:rsidRPr="006A2C4B" w:rsidDel="00726A32">
          <w:rPr>
            <w:rFonts w:cs="Arial"/>
          </w:rPr>
          <w:delText>A program is considered syntactically incorrect if either of the following is true:</w:delText>
        </w:r>
        <w:bookmarkStart w:id="16402" w:name="_Toc382212784"/>
      </w:del>
    </w:p>
    <w:p w14:paraId="65690514" w14:textId="77777777" w:rsidR="004C02EF" w:rsidRPr="00E77497" w:rsidRDefault="00726A32" w:rsidP="004C02EF">
      <w:pPr>
        <w:pStyle w:val="Bullet2Notlast"/>
        <w:numPr>
          <w:ilvl w:val="0"/>
          <w:numId w:val="26"/>
        </w:numPr>
        <w:ind w:left="1080"/>
        <w:rPr>
          <w:rFonts w:ascii="Arial" w:hAnsi="Arial"/>
        </w:rPr>
      </w:pPr>
      <w:ins w:id="16403" w:author="Rev 6 Allen Wirfs-Brock" w:date="2012-02-18T13:18:00Z">
        <w:r w:rsidRPr="0035100D">
          <w:rPr>
            <w:rFonts w:ascii="Arial" w:hAnsi="Arial" w:cs="Arial"/>
          </w:rPr>
          <w:t>It is a Syntax Error if</w:t>
        </w:r>
        <w:r w:rsidRPr="006B6D0A">
          <w:t xml:space="preserve"> </w:t>
        </w:r>
      </w:ins>
      <w:del w:id="16404" w:author="Rev 6 Allen Wirfs-Brock" w:date="2012-02-18T13:18:00Z">
        <w:r w:rsidR="004C02EF" w:rsidRPr="00E77497" w:rsidDel="00726A32">
          <w:rPr>
            <w:rFonts w:ascii="Arial" w:hAnsi="Arial"/>
          </w:rPr>
          <w:delText xml:space="preserve">The </w:delText>
        </w:r>
      </w:del>
      <w:del w:id="16405" w:author="Rev 6 Allen Wirfs-Brock" w:date="2012-02-18T13:24:00Z">
        <w:r w:rsidR="004C02EF" w:rsidRPr="00E77497" w:rsidDel="00726A32">
          <w:rPr>
            <w:rFonts w:ascii="Arial" w:hAnsi="Arial"/>
          </w:rPr>
          <w:delText xml:space="preserve">program contains a </w:delText>
        </w:r>
        <w:r w:rsidR="004C02EF" w:rsidRPr="00E77497" w:rsidDel="00726A32">
          <w:rPr>
            <w:rFonts w:ascii="Courier New" w:hAnsi="Courier New"/>
            <w:b/>
          </w:rPr>
          <w:delText>continue</w:delText>
        </w:r>
        <w:r w:rsidR="004C02EF" w:rsidRPr="00E77497" w:rsidDel="00726A32">
          <w:rPr>
            <w:rFonts w:ascii="Arial" w:hAnsi="Arial"/>
          </w:rPr>
          <w:delText xml:space="preserve"> statement without the optional </w:delText>
        </w:r>
        <w:r w:rsidR="004C02EF" w:rsidRPr="00E77497" w:rsidDel="00726A32">
          <w:rPr>
            <w:i/>
          </w:rPr>
          <w:delText>Identifier</w:delText>
        </w:r>
        <w:r w:rsidR="004C02EF" w:rsidRPr="00E77497" w:rsidDel="00726A32">
          <w:rPr>
            <w:rFonts w:ascii="Arial" w:hAnsi="Arial"/>
          </w:rPr>
          <w:delText>, which</w:delText>
        </w:r>
      </w:del>
      <w:ins w:id="16406" w:author="Rev 6 Allen Wirfs-Brock" w:date="2012-02-18T13:24:00Z">
        <w:r>
          <w:rPr>
            <w:rFonts w:ascii="Arial" w:hAnsi="Arial"/>
          </w:rPr>
          <w:t>this production</w:t>
        </w:r>
      </w:ins>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14:paraId="08F4C708" w14:textId="77777777" w:rsidR="0035100D" w:rsidRPr="00E77497" w:rsidRDefault="0035100D" w:rsidP="0035100D">
      <w:pPr>
        <w:rPr>
          <w:ins w:id="16407" w:author="Rev 6 Allen Wirfs-Brock" w:date="2012-02-18T13:26:00Z"/>
        </w:rPr>
      </w:pPr>
      <w:ins w:id="16408" w:author="Rev 6 Allen Wirfs-Brock" w:date="2012-02-18T13:26: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31843907" w14:textId="77777777" w:rsidR="004C02EF" w:rsidRPr="00E77497" w:rsidRDefault="0035100D" w:rsidP="004C02EF">
      <w:pPr>
        <w:pStyle w:val="Bullet2Last"/>
        <w:numPr>
          <w:ilvl w:val="0"/>
          <w:numId w:val="26"/>
        </w:numPr>
        <w:ind w:left="1080"/>
        <w:rPr>
          <w:rFonts w:ascii="Arial" w:hAnsi="Arial"/>
        </w:rPr>
      </w:pPr>
      <w:ins w:id="16409" w:author="Rev 6 Allen Wirfs-Brock" w:date="2012-02-18T13:29:00Z">
        <w:r w:rsidRPr="0035100D">
          <w:rPr>
            <w:rFonts w:ascii="Arial" w:hAnsi="Arial" w:cs="Arial"/>
          </w:rPr>
          <w:t>It is a Syntax Error if</w:t>
        </w:r>
      </w:ins>
      <w:del w:id="16410" w:author="Rev 6 Allen Wirfs-Brock" w:date="2012-02-18T13:29:00Z">
        <w:r w:rsidR="004C02EF" w:rsidRPr="00E77497" w:rsidDel="0035100D">
          <w:rPr>
            <w:rFonts w:ascii="Arial" w:hAnsi="Arial"/>
          </w:rPr>
          <w:delText xml:space="preserve">The program contains a </w:delText>
        </w:r>
        <w:r w:rsidR="004C02EF" w:rsidRPr="00E77497" w:rsidDel="0035100D">
          <w:rPr>
            <w:rFonts w:ascii="Courier New" w:hAnsi="Courier New"/>
            <w:b/>
          </w:rPr>
          <w:delText>continue</w:delText>
        </w:r>
        <w:r w:rsidR="004C02EF" w:rsidRPr="00E77497" w:rsidDel="0035100D">
          <w:rPr>
            <w:rFonts w:ascii="Arial" w:hAnsi="Arial"/>
          </w:rPr>
          <w:delText xml:space="preserve"> statement with the optional </w:delText>
        </w:r>
        <w:r w:rsidR="004C02EF" w:rsidRPr="00E77497" w:rsidDel="0035100D">
          <w:rPr>
            <w:i/>
          </w:rPr>
          <w:delText>Identifier</w:delText>
        </w:r>
        <w:r w:rsidR="004C02EF" w:rsidRPr="00E77497" w:rsidDel="0035100D">
          <w:rPr>
            <w:rFonts w:ascii="Arial" w:hAnsi="Arial"/>
          </w:rPr>
          <w:delText>, where</w:delText>
        </w:r>
      </w:del>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ins w:id="16411" w:author="Rev 6 Allen Wirfs-Brock" w:date="2012-02-24T09:17:00Z">
        <w:r w:rsidR="00097080" w:rsidRPr="00451D9D">
          <w:rPr>
            <w:i/>
          </w:rPr>
          <w:t>CurrentLabelSet</w:t>
        </w:r>
      </w:ins>
      <w:del w:id="16412" w:author="Rev 6 Allen Wirfs-Brock" w:date="2012-02-24T09:17: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14:paraId="388C8115" w14:textId="77777777" w:rsidR="0035100D" w:rsidRPr="00E77497" w:rsidRDefault="0035100D" w:rsidP="0035100D">
      <w:pPr>
        <w:pStyle w:val="40"/>
        <w:numPr>
          <w:ilvl w:val="0"/>
          <w:numId w:val="0"/>
        </w:numPr>
        <w:rPr>
          <w:ins w:id="16413" w:author="Rev 6 Allen Wirfs-Brock" w:date="2012-02-18T13:31:00Z"/>
        </w:rPr>
      </w:pPr>
      <w:ins w:id="16414" w:author="Rev 6 Allen Wirfs-Brock" w:date="2012-02-18T13:31:00Z">
        <w:r w:rsidRPr="00E77497">
          <w:t>Runtime Semantics</w:t>
        </w:r>
      </w:ins>
    </w:p>
    <w:p w14:paraId="0140DDAC" w14:textId="77777777" w:rsidR="00726A32" w:rsidRPr="00E77497" w:rsidRDefault="00726A32" w:rsidP="00726A32">
      <w:pPr>
        <w:keepNext/>
        <w:rPr>
          <w:ins w:id="16415" w:author="Rev 6 Allen Wirfs-Brock" w:date="2012-02-18T13:16:00Z"/>
          <w:rFonts w:ascii="Helvetica" w:hAnsi="Helvetica"/>
          <w:b/>
        </w:rPr>
      </w:pPr>
      <w:ins w:id="16416" w:author="Rev 6 Allen Wirfs-Brock" w:date="2012-02-18T13:16:00Z">
        <w:r w:rsidRPr="00E77497">
          <w:rPr>
            <w:rFonts w:ascii="Helvetica" w:hAnsi="Helvetica"/>
            <w:b/>
          </w:rPr>
          <w:t xml:space="preserve">Runtime Semantics: </w:t>
        </w:r>
        <w:r w:rsidRPr="00E77497">
          <w:rPr>
            <w:rFonts w:ascii="Helvetica" w:hAnsi="Helvetica"/>
            <w:b/>
            <w:spacing w:val="6"/>
          </w:rPr>
          <w:t>Evaluation</w:t>
        </w:r>
      </w:ins>
    </w:p>
    <w:p w14:paraId="3084B733" w14:textId="77777777" w:rsidR="0035100D" w:rsidRPr="00E77497" w:rsidRDefault="0035100D" w:rsidP="0035100D">
      <w:pPr>
        <w:rPr>
          <w:ins w:id="16417" w:author="Rev 6 Allen Wirfs-Brock" w:date="2012-02-18T13:30:00Z"/>
        </w:rPr>
      </w:pPr>
      <w:ins w:id="16418"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ins>
    </w:p>
    <w:p w14:paraId="6E74DD58" w14:textId="77777777" w:rsidR="004C02EF" w:rsidRPr="00E77497" w:rsidDel="0035100D" w:rsidRDefault="004C02EF" w:rsidP="004C02EF">
      <w:pPr>
        <w:rPr>
          <w:del w:id="16419" w:author="Rev 6 Allen Wirfs-Brock" w:date="2012-02-18T13:30:00Z"/>
        </w:rPr>
      </w:pPr>
      <w:del w:id="16420"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without an </w:delText>
        </w:r>
        <w:r w:rsidRPr="00E77497" w:rsidDel="0035100D">
          <w:rPr>
            <w:rFonts w:ascii="Times New Roman" w:hAnsi="Times New Roman"/>
            <w:i/>
          </w:rPr>
          <w:delText>Identifier</w:delText>
        </w:r>
        <w:r w:rsidRPr="00E77497" w:rsidDel="0035100D">
          <w:delText xml:space="preserve"> is evaluated as follows:</w:delText>
        </w:r>
      </w:del>
    </w:p>
    <w:p w14:paraId="145C58B1" w14:textId="77777777" w:rsidR="004C02EF" w:rsidRPr="00E77497" w:rsidRDefault="004C02EF" w:rsidP="00B34B48">
      <w:pPr>
        <w:pStyle w:val="Alg2"/>
        <w:numPr>
          <w:ilvl w:val="0"/>
          <w:numId w:val="124"/>
        </w:numPr>
        <w:spacing w:after="220"/>
      </w:pPr>
      <w:r w:rsidRPr="00E77497">
        <w:t xml:space="preserve">Return </w:t>
      </w:r>
      <w:ins w:id="16421" w:author="Rev 6 Allen Wirfs-Brock" w:date="2012-02-18T13:05:00Z">
        <w:r w:rsidR="00675312">
          <w:t xml:space="preserve">Completion {[[type]]: </w:t>
        </w:r>
      </w:ins>
      <w:del w:id="16422" w:author="Rev 6 Allen Wirfs-Brock" w:date="2012-02-18T13:05:00Z">
        <w:r w:rsidRPr="00E77497" w:rsidDel="00675312">
          <w:delText>(</w:delText>
        </w:r>
      </w:del>
      <w:r w:rsidRPr="00E77497">
        <w:rPr>
          <w:rFonts w:ascii="Arial" w:hAnsi="Arial" w:cs="Arial"/>
        </w:rPr>
        <w:t>continue</w:t>
      </w:r>
      <w:r w:rsidRPr="00E77497">
        <w:t xml:space="preserve">, </w:t>
      </w:r>
      <w:ins w:id="16423" w:author="Rev 6 Allen Wirfs-Brock" w:date="2012-02-18T13:07:00Z">
        <w:r w:rsidR="00675312">
          <w:t xml:space="preserve">[[value]]: </w:t>
        </w:r>
      </w:ins>
      <w:r w:rsidRPr="00E77497">
        <w:rPr>
          <w:rFonts w:ascii="Arial" w:hAnsi="Arial" w:cs="Arial"/>
        </w:rPr>
        <w:t>empty</w:t>
      </w:r>
      <w:r w:rsidRPr="00E77497">
        <w:t xml:space="preserve">, </w:t>
      </w:r>
      <w:ins w:id="16424" w:author="Rev 6 Allen Wirfs-Brock" w:date="2012-02-18T13:07:00Z">
        <w:r w:rsidR="00675312">
          <w:t xml:space="preserve">[[target]]: </w:t>
        </w:r>
      </w:ins>
      <w:r w:rsidRPr="00E77497">
        <w:rPr>
          <w:rFonts w:ascii="Arial" w:hAnsi="Arial" w:cs="Arial"/>
        </w:rPr>
        <w:t>empty</w:t>
      </w:r>
      <w:del w:id="16425" w:author="Rev 6 Allen Wirfs-Brock" w:date="2012-02-18T13:07:00Z">
        <w:r w:rsidRPr="00E77497" w:rsidDel="00675312">
          <w:delText>).</w:delText>
        </w:r>
      </w:del>
      <w:ins w:id="16426" w:author="Rev 6 Allen Wirfs-Brock" w:date="2012-02-18T13:07:00Z">
        <w:r w:rsidR="00675312">
          <w:t>}</w:t>
        </w:r>
        <w:r w:rsidR="00675312" w:rsidRPr="00E77497">
          <w:t>.</w:t>
        </w:r>
      </w:ins>
    </w:p>
    <w:p w14:paraId="35C346C2" w14:textId="77777777" w:rsidR="0035100D" w:rsidRPr="00E77497" w:rsidRDefault="0035100D" w:rsidP="0035100D">
      <w:pPr>
        <w:rPr>
          <w:ins w:id="16427" w:author="Rev 6 Allen Wirfs-Brock" w:date="2012-02-18T13:30:00Z"/>
        </w:rPr>
      </w:pPr>
      <w:ins w:id="16428"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1F7E4CC2" w14:textId="77777777" w:rsidR="004C02EF" w:rsidRPr="00E77497" w:rsidDel="0035100D" w:rsidRDefault="004C02EF" w:rsidP="004C02EF">
      <w:pPr>
        <w:rPr>
          <w:del w:id="16429" w:author="Rev 6 Allen Wirfs-Brock" w:date="2012-02-18T13:30:00Z"/>
          <w:rFonts w:ascii="Times New Roman" w:hAnsi="Times New Roman"/>
        </w:rPr>
      </w:pPr>
      <w:del w:id="16430"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 the optional </w:delText>
        </w:r>
        <w:r w:rsidRPr="00E77497" w:rsidDel="0035100D">
          <w:rPr>
            <w:rFonts w:ascii="Times New Roman" w:hAnsi="Times New Roman"/>
            <w:i/>
          </w:rPr>
          <w:delText>Identifier</w:delText>
        </w:r>
        <w:r w:rsidRPr="00E77497" w:rsidDel="0035100D">
          <w:delText xml:space="preserve"> is evaluated as follows:</w:delText>
        </w:r>
      </w:del>
    </w:p>
    <w:p w14:paraId="4B535E81" w14:textId="77777777" w:rsidR="004C02EF" w:rsidRPr="00E77497" w:rsidRDefault="004C02EF" w:rsidP="00B34B48">
      <w:pPr>
        <w:pStyle w:val="Alg2"/>
        <w:numPr>
          <w:ilvl w:val="0"/>
          <w:numId w:val="125"/>
        </w:numPr>
        <w:spacing w:after="220"/>
        <w:rPr>
          <w:rFonts w:ascii="Arial" w:hAnsi="Arial"/>
        </w:rPr>
      </w:pPr>
      <w:r w:rsidRPr="00E77497">
        <w:t xml:space="preserve">Return </w:t>
      </w:r>
      <w:ins w:id="16431" w:author="Rev 6 Allen Wirfs-Brock" w:date="2012-02-18T13:05:00Z">
        <w:r w:rsidR="00675312">
          <w:t xml:space="preserve">Completion {[[type]]: </w:t>
        </w:r>
      </w:ins>
      <w:del w:id="16432" w:author="Rev 6 Allen Wirfs-Brock" w:date="2012-02-18T13:05:00Z">
        <w:r w:rsidRPr="00E77497" w:rsidDel="00675312">
          <w:delText>(</w:delText>
        </w:r>
      </w:del>
      <w:r w:rsidRPr="00E77497">
        <w:rPr>
          <w:rFonts w:ascii="Arial" w:hAnsi="Arial" w:cs="Arial"/>
        </w:rPr>
        <w:t>continue</w:t>
      </w:r>
      <w:r w:rsidRPr="00E77497">
        <w:t xml:space="preserve">, </w:t>
      </w:r>
      <w:ins w:id="16433" w:author="Rev 6 Allen Wirfs-Brock" w:date="2012-02-18T13:06:00Z">
        <w:r w:rsidR="00675312">
          <w:t xml:space="preserve">[[value]]: </w:t>
        </w:r>
      </w:ins>
      <w:r w:rsidRPr="00E77497">
        <w:rPr>
          <w:rFonts w:ascii="Arial" w:hAnsi="Arial"/>
        </w:rPr>
        <w:t>empty</w:t>
      </w:r>
      <w:r w:rsidRPr="00E77497">
        <w:t>,</w:t>
      </w:r>
      <w:r w:rsidRPr="00E77497">
        <w:rPr>
          <w:rFonts w:ascii="Arial" w:hAnsi="Arial"/>
        </w:rPr>
        <w:t xml:space="preserve"> </w:t>
      </w:r>
      <w:ins w:id="16434" w:author="Rev 6 Allen Wirfs-Brock" w:date="2012-02-18T13:07:00Z">
        <w:r w:rsidR="00675312">
          <w:t xml:space="preserve">[[target]]: </w:t>
        </w:r>
      </w:ins>
      <w:r w:rsidRPr="00E77497">
        <w:rPr>
          <w:i/>
        </w:rPr>
        <w:t>Identifier</w:t>
      </w:r>
      <w:del w:id="16435" w:author="Rev 6 Allen Wirfs-Brock" w:date="2012-02-18T13:07:00Z">
        <w:r w:rsidRPr="00E77497" w:rsidDel="00675312">
          <w:delText>).</w:delText>
        </w:r>
      </w:del>
      <w:ins w:id="16436" w:author="Rev 6 Allen Wirfs-Brock" w:date="2012-02-18T13:07:00Z">
        <w:r w:rsidR="00675312">
          <w:t>}</w:t>
        </w:r>
        <w:r w:rsidR="00675312" w:rsidRPr="00E77497">
          <w:t>.</w:t>
        </w:r>
      </w:ins>
    </w:p>
    <w:p w14:paraId="585D6543" w14:textId="77777777" w:rsidR="004C02EF" w:rsidRPr="00E77497" w:rsidRDefault="004C02EF" w:rsidP="00B43482">
      <w:pPr>
        <w:pStyle w:val="20"/>
        <w:numPr>
          <w:ilvl w:val="0"/>
          <w:numId w:val="0"/>
        </w:numPr>
      </w:pPr>
      <w:bookmarkStart w:id="16437" w:name="_Toc375031207"/>
      <w:bookmarkStart w:id="16438" w:name="_Toc381513720"/>
      <w:bookmarkStart w:id="16439" w:name="_Toc382212242"/>
      <w:bookmarkStart w:id="16440" w:name="_Toc382212785"/>
      <w:bookmarkStart w:id="16441" w:name="_Toc382291587"/>
      <w:bookmarkStart w:id="16442" w:name="_Ref382717823"/>
      <w:bookmarkStart w:id="16443" w:name="_Toc385672236"/>
      <w:bookmarkStart w:id="16444" w:name="_Toc393690340"/>
      <w:bookmarkStart w:id="16445" w:name="_Ref440445472"/>
      <w:bookmarkStart w:id="16446" w:name="_Toc472818886"/>
      <w:bookmarkStart w:id="16447" w:name="_Toc235503461"/>
      <w:bookmarkStart w:id="16448" w:name="_Toc241509236"/>
      <w:bookmarkStart w:id="16449" w:name="_Toc244416723"/>
      <w:bookmarkStart w:id="16450" w:name="_Toc276631087"/>
      <w:bookmarkStart w:id="16451" w:name="_Toc323907720"/>
      <w:bookmarkEnd w:id="16402"/>
      <w:r w:rsidRPr="00E77497">
        <w:t>12.8</w:t>
      </w:r>
      <w:r w:rsidRPr="00E77497">
        <w:tab/>
        <w:t xml:space="preserve">The </w:t>
      </w:r>
      <w:r w:rsidRPr="00E77497">
        <w:rPr>
          <w:rFonts w:ascii="Courier New" w:hAnsi="Courier New"/>
        </w:rPr>
        <w:t>break</w:t>
      </w:r>
      <w:r w:rsidRPr="00E77497">
        <w:t xml:space="preserve"> Statemen</w:t>
      </w:r>
      <w:bookmarkEnd w:id="16437"/>
      <w:bookmarkEnd w:id="16438"/>
      <w:bookmarkEnd w:id="16439"/>
      <w:bookmarkEnd w:id="16440"/>
      <w:bookmarkEnd w:id="16441"/>
      <w:bookmarkEnd w:id="16442"/>
      <w:bookmarkEnd w:id="16443"/>
      <w:bookmarkEnd w:id="16444"/>
      <w:r w:rsidRPr="00E77497">
        <w:t>t</w:t>
      </w:r>
      <w:bookmarkEnd w:id="16445"/>
      <w:bookmarkEnd w:id="16446"/>
      <w:bookmarkEnd w:id="16447"/>
      <w:bookmarkEnd w:id="16448"/>
      <w:bookmarkEnd w:id="16449"/>
      <w:bookmarkEnd w:id="16450"/>
      <w:bookmarkEnd w:id="16451"/>
    </w:p>
    <w:p w14:paraId="1202927C" w14:textId="77777777" w:rsidR="004C02EF" w:rsidRPr="00E77497" w:rsidRDefault="004C02EF" w:rsidP="004C02EF">
      <w:pPr>
        <w:pStyle w:val="Syntax"/>
      </w:pPr>
      <w:r w:rsidRPr="00E77497">
        <w:t>Syntax</w:t>
      </w:r>
    </w:p>
    <w:p w14:paraId="07BA5C0B" w14:textId="77777777" w:rsidR="004C02EF" w:rsidRPr="00E77497" w:rsidRDefault="004C02EF" w:rsidP="004C02EF">
      <w:pPr>
        <w:pStyle w:val="SyntaxRule"/>
      </w:pPr>
      <w:r w:rsidRPr="00E77497">
        <w:t xml:space="preserve">BreakStatement </w:t>
      </w:r>
      <w:r w:rsidRPr="00E77497">
        <w:rPr>
          <w:rFonts w:ascii="Arial" w:hAnsi="Arial"/>
          <w:b/>
          <w:i w:val="0"/>
        </w:rPr>
        <w:t>:</w:t>
      </w:r>
    </w:p>
    <w:p w14:paraId="1369BFEE"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5AF4CE33" w14:textId="77777777" w:rsidR="0035100D" w:rsidRPr="00E77497" w:rsidRDefault="0035100D" w:rsidP="0035100D">
      <w:pPr>
        <w:pStyle w:val="40"/>
        <w:numPr>
          <w:ilvl w:val="0"/>
          <w:numId w:val="0"/>
        </w:numPr>
        <w:rPr>
          <w:ins w:id="16452" w:author="Rev 6 Allen Wirfs-Brock" w:date="2012-02-18T13:31:00Z"/>
        </w:rPr>
      </w:pPr>
      <w:ins w:id="16453" w:author="Rev 6 Allen Wirfs-Brock" w:date="2012-02-18T13:31:00Z">
        <w:r w:rsidRPr="00E77497">
          <w:t>Static Semantics</w:t>
        </w:r>
      </w:ins>
    </w:p>
    <w:p w14:paraId="7C9751F7" w14:textId="77777777" w:rsidR="0035100D" w:rsidRPr="00E77497" w:rsidRDefault="0035100D" w:rsidP="0035100D">
      <w:pPr>
        <w:rPr>
          <w:ins w:id="16454" w:author="Rev 6 Allen Wirfs-Brock" w:date="2012-02-18T13:31:00Z"/>
          <w:rFonts w:ascii="Helvetica" w:hAnsi="Helvetica"/>
          <w:b/>
        </w:rPr>
      </w:pPr>
      <w:ins w:id="16455" w:author="Rev 6 Allen Wirfs-Brock" w:date="2012-02-18T13:31:00Z">
        <w:r w:rsidRPr="00E77497">
          <w:rPr>
            <w:rFonts w:ascii="Helvetica" w:hAnsi="Helvetica"/>
            <w:b/>
          </w:rPr>
          <w:t>Static Semantics:  Early Errors</w:t>
        </w:r>
      </w:ins>
    </w:p>
    <w:p w14:paraId="54306FF5" w14:textId="77777777" w:rsidR="0035100D" w:rsidRPr="00E77497" w:rsidRDefault="0035100D" w:rsidP="0035100D">
      <w:pPr>
        <w:rPr>
          <w:ins w:id="16456" w:author="Rev 6 Allen Wirfs-Brock" w:date="2012-02-18T13:32:00Z"/>
        </w:rPr>
      </w:pPr>
      <w:ins w:id="16457" w:author="Rev 6 Allen Wirfs-Brock" w:date="2012-02-18T13:32: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6143F453" w14:textId="77777777" w:rsidR="004C02EF" w:rsidRPr="00E77497" w:rsidDel="0035100D" w:rsidRDefault="004C02EF" w:rsidP="004C02EF">
      <w:pPr>
        <w:pStyle w:val="Syntax"/>
        <w:rPr>
          <w:del w:id="16458" w:author="Rev 6 Allen Wirfs-Brock" w:date="2012-02-18T13:31:00Z"/>
        </w:rPr>
      </w:pPr>
      <w:del w:id="16459" w:author="Rev 6 Allen Wirfs-Brock" w:date="2012-02-18T13:31:00Z">
        <w:r w:rsidRPr="00E77497" w:rsidDel="0035100D">
          <w:delText>Semantics</w:delText>
        </w:r>
      </w:del>
    </w:p>
    <w:p w14:paraId="07010AB1" w14:textId="77777777" w:rsidR="004C02EF" w:rsidRPr="00E77497" w:rsidDel="0035100D" w:rsidRDefault="004C02EF" w:rsidP="004C02EF">
      <w:pPr>
        <w:rPr>
          <w:del w:id="16460" w:author="Rev 6 Allen Wirfs-Brock" w:date="2012-02-18T13:31:00Z"/>
        </w:rPr>
      </w:pPr>
      <w:del w:id="16461" w:author="Rev 6 Allen Wirfs-Brock" w:date="2012-02-18T13:31:00Z">
        <w:r w:rsidRPr="00E77497" w:rsidDel="0035100D">
          <w:delText>A program is considered syntactically incorrect if either of the following is true:</w:delText>
        </w:r>
        <w:bookmarkStart w:id="16462" w:name="_Toc382212786"/>
      </w:del>
    </w:p>
    <w:p w14:paraId="4E03E96A" w14:textId="77777777" w:rsidR="004C02EF" w:rsidRPr="00E77497" w:rsidRDefault="000377FF" w:rsidP="004C02EF">
      <w:pPr>
        <w:pStyle w:val="Bullet2Notlast"/>
        <w:numPr>
          <w:ilvl w:val="0"/>
          <w:numId w:val="26"/>
        </w:numPr>
        <w:ind w:left="1080"/>
        <w:rPr>
          <w:rFonts w:ascii="Arial" w:hAnsi="Arial"/>
        </w:rPr>
      </w:pPr>
      <w:ins w:id="16463" w:author="Rev 6 Allen Wirfs-Brock" w:date="2012-02-18T13:36:00Z">
        <w:r w:rsidRPr="0035100D">
          <w:rPr>
            <w:rFonts w:ascii="Arial" w:hAnsi="Arial" w:cs="Arial"/>
          </w:rPr>
          <w:t>It is a Syntax Error if</w:t>
        </w:r>
        <w:r w:rsidRPr="006B6D0A">
          <w:t xml:space="preserve"> </w:t>
        </w:r>
        <w:r>
          <w:rPr>
            <w:rFonts w:ascii="Arial" w:hAnsi="Arial"/>
          </w:rPr>
          <w:t>this production</w:t>
        </w:r>
      </w:ins>
      <w:del w:id="16464"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without the optional </w:delText>
        </w:r>
        <w:r w:rsidR="004C02EF" w:rsidRPr="00E77497" w:rsidDel="000377FF">
          <w:rPr>
            <w:i/>
          </w:rPr>
          <w:delText>Identifier</w:delText>
        </w:r>
        <w:r w:rsidR="004C02EF" w:rsidRPr="00E77497" w:rsidDel="000377FF">
          <w:rPr>
            <w:rFonts w:ascii="Arial" w:hAnsi="Arial"/>
          </w:rPr>
          <w:delText>, which is</w:delText>
        </w:r>
      </w:del>
      <w:r w:rsidR="004C02EF" w:rsidRPr="00E77497">
        <w:rPr>
          <w:rFonts w:ascii="Arial" w:hAnsi="Arial"/>
        </w:rPr>
        <w:t xml:space="preserve"> 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14:paraId="071E5B6E" w14:textId="77777777" w:rsidR="0035100D" w:rsidRPr="00E77497" w:rsidRDefault="0035100D" w:rsidP="0035100D">
      <w:pPr>
        <w:rPr>
          <w:ins w:id="16465" w:author="Rev 6 Allen Wirfs-Brock" w:date="2012-02-18T13:33:00Z"/>
        </w:rPr>
      </w:pPr>
      <w:ins w:id="16466" w:author="Rev 6 Allen Wirfs-Brock" w:date="2012-02-18T13:33: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ins>
    </w:p>
    <w:p w14:paraId="32A64F39" w14:textId="77777777" w:rsidR="004C02EF" w:rsidRPr="00E77497" w:rsidRDefault="000377FF" w:rsidP="004C02EF">
      <w:pPr>
        <w:pStyle w:val="Bullet2Last"/>
        <w:numPr>
          <w:ilvl w:val="0"/>
          <w:numId w:val="26"/>
        </w:numPr>
        <w:ind w:left="1080"/>
        <w:rPr>
          <w:rFonts w:ascii="Arial" w:hAnsi="Arial"/>
        </w:rPr>
      </w:pPr>
      <w:ins w:id="16467" w:author="Rev 6 Allen Wirfs-Brock" w:date="2012-02-18T13:36:00Z">
        <w:r w:rsidRPr="0035100D">
          <w:rPr>
            <w:rFonts w:ascii="Arial" w:hAnsi="Arial" w:cs="Arial"/>
          </w:rPr>
          <w:t>It is a Syntax Error if</w:t>
        </w:r>
        <w:r w:rsidRPr="006B6D0A">
          <w:t xml:space="preserve"> </w:t>
        </w:r>
      </w:ins>
      <w:del w:id="16468"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 the optional </w:delText>
        </w:r>
        <w:r w:rsidR="004C02EF" w:rsidRPr="00E77497" w:rsidDel="000377FF">
          <w:rPr>
            <w:i/>
          </w:rPr>
          <w:delText>Identifier</w:delText>
        </w:r>
        <w:r w:rsidR="004C02EF" w:rsidRPr="00E77497" w:rsidDel="000377FF">
          <w:rPr>
            <w:rFonts w:ascii="Arial" w:hAnsi="Arial"/>
          </w:rPr>
          <w:delText xml:space="preserve">, where </w:delText>
        </w:r>
      </w:del>
      <w:r w:rsidR="004C02EF" w:rsidRPr="00E77497">
        <w:rPr>
          <w:i/>
        </w:rPr>
        <w:t>Identifier</w:t>
      </w:r>
      <w:r w:rsidR="004C02EF" w:rsidRPr="00E77497">
        <w:rPr>
          <w:rFonts w:ascii="Arial" w:hAnsi="Arial"/>
        </w:rPr>
        <w:t xml:space="preserve"> does not appear in the </w:t>
      </w:r>
      <w:ins w:id="16469" w:author="Rev 6 Allen Wirfs-Brock" w:date="2012-02-24T09:18:00Z">
        <w:r w:rsidR="00097080" w:rsidRPr="00451D9D">
          <w:rPr>
            <w:i/>
          </w:rPr>
          <w:t>CurrentLabelSet</w:t>
        </w:r>
      </w:ins>
      <w:del w:id="16470" w:author="Rev 6 Allen Wirfs-Brock" w:date="2012-02-24T09:18: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14:paraId="313A0364" w14:textId="77777777" w:rsidR="000377FF" w:rsidRPr="00E77497" w:rsidRDefault="000377FF" w:rsidP="000377FF">
      <w:pPr>
        <w:pStyle w:val="40"/>
        <w:numPr>
          <w:ilvl w:val="0"/>
          <w:numId w:val="0"/>
        </w:numPr>
        <w:rPr>
          <w:ins w:id="16471" w:author="Rev 6 Allen Wirfs-Brock" w:date="2012-02-18T13:39:00Z"/>
        </w:rPr>
      </w:pPr>
      <w:ins w:id="16472" w:author="Rev 6 Allen Wirfs-Brock" w:date="2012-02-18T13:39:00Z">
        <w:r w:rsidRPr="00E77497">
          <w:t>Runtime Semantics</w:t>
        </w:r>
      </w:ins>
    </w:p>
    <w:p w14:paraId="19A0EA53" w14:textId="77777777" w:rsidR="000377FF" w:rsidRPr="00E77497" w:rsidRDefault="000377FF" w:rsidP="000377FF">
      <w:pPr>
        <w:keepNext/>
        <w:rPr>
          <w:ins w:id="16473" w:author="Rev 6 Allen Wirfs-Brock" w:date="2012-02-18T13:39:00Z"/>
          <w:rFonts w:ascii="Helvetica" w:hAnsi="Helvetica"/>
          <w:b/>
        </w:rPr>
      </w:pPr>
      <w:ins w:id="16474" w:author="Rev 6 Allen Wirfs-Brock" w:date="2012-02-18T13:39:00Z">
        <w:r w:rsidRPr="00E77497">
          <w:rPr>
            <w:rFonts w:ascii="Helvetica" w:hAnsi="Helvetica"/>
            <w:b/>
          </w:rPr>
          <w:t xml:space="preserve">Runtime Semantics: </w:t>
        </w:r>
        <w:r w:rsidRPr="00E77497">
          <w:rPr>
            <w:rFonts w:ascii="Helvetica" w:hAnsi="Helvetica"/>
            <w:b/>
            <w:spacing w:val="6"/>
          </w:rPr>
          <w:t>Evaluation</w:t>
        </w:r>
      </w:ins>
    </w:p>
    <w:p w14:paraId="4D4A2135" w14:textId="77777777" w:rsidR="000377FF" w:rsidRPr="00E77497" w:rsidRDefault="000377FF" w:rsidP="000377FF">
      <w:pPr>
        <w:rPr>
          <w:ins w:id="16475" w:author="Rev 6 Allen Wirfs-Brock" w:date="2012-02-18T13:37:00Z"/>
        </w:rPr>
      </w:pPr>
      <w:ins w:id="16476"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2FE8CACB" w14:textId="77777777" w:rsidR="004C02EF" w:rsidRPr="00E77497" w:rsidDel="000377FF" w:rsidRDefault="004C02EF" w:rsidP="004C02EF">
      <w:pPr>
        <w:rPr>
          <w:del w:id="16477" w:author="Rev 6 Allen Wirfs-Brock" w:date="2012-02-18T13:37:00Z"/>
        </w:rPr>
      </w:pPr>
      <w:del w:id="16478"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without an </w:delText>
        </w:r>
        <w:r w:rsidRPr="00E77497" w:rsidDel="000377FF">
          <w:rPr>
            <w:rFonts w:ascii="Times New Roman" w:hAnsi="Times New Roman"/>
            <w:i/>
          </w:rPr>
          <w:delText>Identifier</w:delText>
        </w:r>
        <w:r w:rsidRPr="00E77497" w:rsidDel="000377FF">
          <w:delText xml:space="preserve"> is evaluated as follows:</w:delText>
        </w:r>
      </w:del>
    </w:p>
    <w:p w14:paraId="10B88DBD" w14:textId="77777777" w:rsidR="004C02EF" w:rsidRPr="00E77497" w:rsidRDefault="004C02EF" w:rsidP="00B34B48">
      <w:pPr>
        <w:pStyle w:val="Alg2"/>
        <w:numPr>
          <w:ilvl w:val="0"/>
          <w:numId w:val="126"/>
        </w:numPr>
        <w:spacing w:after="220"/>
      </w:pPr>
      <w:r w:rsidRPr="00E77497">
        <w:t xml:space="preserve">Return </w:t>
      </w:r>
      <w:ins w:id="16479" w:author="Rev 6 Allen Wirfs-Brock" w:date="2012-02-18T13:05:00Z">
        <w:r w:rsidR="00675312">
          <w:t xml:space="preserve">Completion {[[type]]: </w:t>
        </w:r>
      </w:ins>
      <w:del w:id="16480" w:author="Rev 6 Allen Wirfs-Brock" w:date="2012-02-18T13:05:00Z">
        <w:r w:rsidRPr="00E77497" w:rsidDel="00675312">
          <w:delText>(</w:delText>
        </w:r>
      </w:del>
      <w:r w:rsidRPr="00E77497">
        <w:rPr>
          <w:rFonts w:ascii="Arial" w:hAnsi="Arial" w:cs="Arial"/>
        </w:rPr>
        <w:t>break</w:t>
      </w:r>
      <w:r w:rsidRPr="00E77497">
        <w:t xml:space="preserve">, </w:t>
      </w:r>
      <w:ins w:id="16481" w:author="Rev 6 Allen Wirfs-Brock" w:date="2012-02-18T13:06:00Z">
        <w:r w:rsidR="00675312">
          <w:t xml:space="preserve">[[value]]: </w:t>
        </w:r>
      </w:ins>
      <w:r w:rsidRPr="00E77497">
        <w:rPr>
          <w:rFonts w:ascii="Arial" w:hAnsi="Arial" w:cs="Arial"/>
        </w:rPr>
        <w:t>empty</w:t>
      </w:r>
      <w:r w:rsidRPr="00E77497">
        <w:t xml:space="preserve">, </w:t>
      </w:r>
      <w:ins w:id="16482" w:author="Rev 6 Allen Wirfs-Brock" w:date="2012-02-18T13:07:00Z">
        <w:r w:rsidR="00675312">
          <w:t xml:space="preserve">[[target]]: </w:t>
        </w:r>
      </w:ins>
      <w:r w:rsidRPr="00E77497">
        <w:rPr>
          <w:rFonts w:ascii="Arial" w:hAnsi="Arial" w:cs="Arial"/>
        </w:rPr>
        <w:t>empty</w:t>
      </w:r>
      <w:del w:id="16483" w:author="Rev 6 Allen Wirfs-Brock" w:date="2012-02-18T13:07:00Z">
        <w:r w:rsidRPr="00E77497" w:rsidDel="00675312">
          <w:delText>).</w:delText>
        </w:r>
      </w:del>
      <w:ins w:id="16484" w:author="Rev 6 Allen Wirfs-Brock" w:date="2012-02-18T13:07:00Z">
        <w:r w:rsidR="00675312">
          <w:t>}</w:t>
        </w:r>
        <w:r w:rsidR="00675312" w:rsidRPr="00E77497">
          <w:t>.</w:t>
        </w:r>
      </w:ins>
    </w:p>
    <w:p w14:paraId="132243C9" w14:textId="77777777" w:rsidR="000377FF" w:rsidRPr="00E77497" w:rsidRDefault="000377FF" w:rsidP="000377FF">
      <w:pPr>
        <w:rPr>
          <w:ins w:id="16485" w:author="Rev 6 Allen Wirfs-Brock" w:date="2012-02-18T13:37:00Z"/>
        </w:rPr>
      </w:pPr>
      <w:ins w:id="16486"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ins>
    </w:p>
    <w:p w14:paraId="248F2B5F" w14:textId="77777777" w:rsidR="004C02EF" w:rsidRPr="00E77497" w:rsidDel="000377FF" w:rsidRDefault="004C02EF" w:rsidP="004C02EF">
      <w:pPr>
        <w:rPr>
          <w:del w:id="16487" w:author="Rev 6 Allen Wirfs-Brock" w:date="2012-02-18T13:37:00Z"/>
        </w:rPr>
      </w:pPr>
      <w:del w:id="16488"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 an </w:delText>
        </w:r>
        <w:r w:rsidRPr="00E77497" w:rsidDel="000377FF">
          <w:rPr>
            <w:rFonts w:ascii="Times New Roman" w:hAnsi="Times New Roman"/>
            <w:i/>
          </w:rPr>
          <w:delText>Identifier</w:delText>
        </w:r>
        <w:r w:rsidRPr="00E77497" w:rsidDel="000377FF">
          <w:delText xml:space="preserve"> is evaluated as follows:</w:delText>
        </w:r>
      </w:del>
    </w:p>
    <w:p w14:paraId="237F9B94" w14:textId="77777777" w:rsidR="004C02EF" w:rsidRPr="00E77497" w:rsidRDefault="004C02EF" w:rsidP="00B34B48">
      <w:pPr>
        <w:pStyle w:val="Alg2"/>
        <w:numPr>
          <w:ilvl w:val="0"/>
          <w:numId w:val="127"/>
        </w:numPr>
        <w:spacing w:after="220"/>
      </w:pPr>
      <w:r w:rsidRPr="00E77497">
        <w:t xml:space="preserve">Return </w:t>
      </w:r>
      <w:ins w:id="16489" w:author="Rev 6 Allen Wirfs-Brock" w:date="2012-02-18T13:05:00Z">
        <w:r w:rsidR="00675312">
          <w:t xml:space="preserve">Completion {[[type]]: </w:t>
        </w:r>
      </w:ins>
      <w:del w:id="16490" w:author="Rev 6 Allen Wirfs-Brock" w:date="2012-02-18T13:05:00Z">
        <w:r w:rsidRPr="00E77497" w:rsidDel="00675312">
          <w:delText>(</w:delText>
        </w:r>
      </w:del>
      <w:r w:rsidRPr="00E77497">
        <w:rPr>
          <w:rFonts w:ascii="Arial" w:hAnsi="Arial" w:cs="Arial"/>
        </w:rPr>
        <w:t>break</w:t>
      </w:r>
      <w:r w:rsidRPr="00E77497">
        <w:t xml:space="preserve">, </w:t>
      </w:r>
      <w:ins w:id="16491" w:author="Rev 6 Allen Wirfs-Brock" w:date="2012-02-18T13:05:00Z">
        <w:r w:rsidR="00675312">
          <w:t xml:space="preserve">[[value]]: </w:t>
        </w:r>
      </w:ins>
      <w:r w:rsidRPr="00E77497">
        <w:rPr>
          <w:rFonts w:ascii="Arial" w:hAnsi="Arial" w:cs="Arial"/>
        </w:rPr>
        <w:t>empty</w:t>
      </w:r>
      <w:r w:rsidRPr="00E77497">
        <w:t>,</w:t>
      </w:r>
      <w:r w:rsidRPr="00E77497">
        <w:rPr>
          <w:i/>
        </w:rPr>
        <w:t xml:space="preserve"> </w:t>
      </w:r>
      <w:ins w:id="16492" w:author="Rev 6 Allen Wirfs-Brock" w:date="2012-02-18T13:07:00Z">
        <w:r w:rsidR="00675312">
          <w:t xml:space="preserve">[[target]]: </w:t>
        </w:r>
      </w:ins>
      <w:r w:rsidRPr="00E77497">
        <w:rPr>
          <w:i/>
        </w:rPr>
        <w:t>Identifier</w:t>
      </w:r>
      <w:del w:id="16493" w:author="Rev 6 Allen Wirfs-Brock" w:date="2012-02-18T13:07:00Z">
        <w:r w:rsidRPr="00E77497" w:rsidDel="00675312">
          <w:delText>).</w:delText>
        </w:r>
      </w:del>
      <w:ins w:id="16494" w:author="Rev 6 Allen Wirfs-Brock" w:date="2012-02-18T13:07:00Z">
        <w:r w:rsidR="00675312">
          <w:t>}</w:t>
        </w:r>
        <w:r w:rsidR="00675312" w:rsidRPr="00E77497">
          <w:t>.</w:t>
        </w:r>
      </w:ins>
    </w:p>
    <w:p w14:paraId="71803BDA" w14:textId="77777777" w:rsidR="004C02EF" w:rsidRPr="00E77497" w:rsidRDefault="004C02EF" w:rsidP="00B43482">
      <w:pPr>
        <w:pStyle w:val="20"/>
        <w:numPr>
          <w:ilvl w:val="0"/>
          <w:numId w:val="0"/>
        </w:numPr>
      </w:pPr>
      <w:bookmarkStart w:id="16495" w:name="_Toc417706227"/>
      <w:bookmarkStart w:id="16496" w:name="_Ref449966595"/>
      <w:bookmarkStart w:id="16497" w:name="_Ref457437662"/>
      <w:bookmarkStart w:id="16498" w:name="_Ref457705349"/>
      <w:bookmarkStart w:id="16499" w:name="_Ref457792665"/>
      <w:bookmarkStart w:id="16500" w:name="_Toc472818887"/>
      <w:bookmarkStart w:id="16501" w:name="_Toc235503462"/>
      <w:bookmarkStart w:id="16502" w:name="_Toc241509237"/>
      <w:bookmarkStart w:id="16503" w:name="_Toc244416724"/>
      <w:bookmarkStart w:id="16504" w:name="_Toc276631088"/>
      <w:bookmarkStart w:id="16505" w:name="_Toc323907721"/>
      <w:bookmarkEnd w:id="16462"/>
      <w:r w:rsidRPr="00E77497">
        <w:t>12.9</w:t>
      </w:r>
      <w:r w:rsidRPr="00E77497">
        <w:tab/>
        <w:t xml:space="preserve">The </w:t>
      </w:r>
      <w:r w:rsidRPr="00E77497">
        <w:rPr>
          <w:rFonts w:ascii="Courier New" w:hAnsi="Courier New"/>
        </w:rPr>
        <w:t>return</w:t>
      </w:r>
      <w:r w:rsidRPr="00E77497">
        <w:t xml:space="preserve"> Statement</w:t>
      </w:r>
      <w:bookmarkEnd w:id="16495"/>
      <w:bookmarkEnd w:id="16496"/>
      <w:bookmarkEnd w:id="16497"/>
      <w:bookmarkEnd w:id="16498"/>
      <w:bookmarkEnd w:id="16499"/>
      <w:bookmarkEnd w:id="16500"/>
      <w:bookmarkEnd w:id="16501"/>
      <w:bookmarkEnd w:id="16502"/>
      <w:bookmarkEnd w:id="16503"/>
      <w:bookmarkEnd w:id="16504"/>
      <w:bookmarkEnd w:id="16505"/>
    </w:p>
    <w:p w14:paraId="5F851826" w14:textId="77777777" w:rsidR="004C02EF" w:rsidRPr="00E77497" w:rsidRDefault="004C02EF" w:rsidP="004C02EF">
      <w:pPr>
        <w:pStyle w:val="Syntax"/>
      </w:pPr>
      <w:r w:rsidRPr="00E77497">
        <w:t>Syntax</w:t>
      </w:r>
    </w:p>
    <w:p w14:paraId="0FFC50AF" w14:textId="77777777" w:rsidR="004C02EF" w:rsidRPr="00E77497" w:rsidRDefault="004C02EF" w:rsidP="004C02EF">
      <w:pPr>
        <w:pStyle w:val="SyntaxRule"/>
      </w:pPr>
      <w:r w:rsidRPr="00E77497">
        <w:t xml:space="preserve">ReturnStatement </w:t>
      </w:r>
      <w:r w:rsidRPr="00E77497">
        <w:rPr>
          <w:rFonts w:ascii="Arial" w:hAnsi="Arial"/>
          <w:b/>
          <w:i w:val="0"/>
        </w:rPr>
        <w:t>:</w:t>
      </w:r>
    </w:p>
    <w:p w14:paraId="5DB00C1C"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45CD7366" w14:textId="77777777" w:rsidR="000377FF" w:rsidRPr="006B426D" w:rsidRDefault="000377FF" w:rsidP="000377FF">
      <w:pPr>
        <w:rPr>
          <w:ins w:id="16506" w:author="Rev 6 Allen Wirfs-Brock" w:date="2012-02-18T13:44:00Z"/>
          <w:sz w:val="18"/>
          <w:szCs w:val="18"/>
        </w:rPr>
      </w:pPr>
      <w:ins w:id="16507" w:author="Rev 6 Allen Wirfs-Brock" w:date="2012-02-18T13:44:00Z">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ins>
    </w:p>
    <w:p w14:paraId="75D0F91A"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16508" w:author="Rev 6 Allen Wirfs-Brock" w:date="2012-02-18T13:17:00Z"/>
          <w:b/>
        </w:rPr>
      </w:pPr>
      <w:ins w:id="16509" w:author="Rev 6 Allen Wirfs-Brock" w:date="2012-02-18T13:17:00Z">
        <w:r w:rsidRPr="00726A32">
          <w:rPr>
            <w:b/>
          </w:rPr>
          <w:t>Static Semantics</w:t>
        </w:r>
      </w:ins>
    </w:p>
    <w:p w14:paraId="6CF14D9C" w14:textId="77777777" w:rsidR="00726A32" w:rsidRPr="00726A32" w:rsidRDefault="00726A32" w:rsidP="00726A32">
      <w:pPr>
        <w:rPr>
          <w:ins w:id="16510" w:author="Rev 6 Allen Wirfs-Brock" w:date="2012-02-18T13:17:00Z"/>
          <w:rFonts w:ascii="Helvetica" w:hAnsi="Helvetica"/>
          <w:b/>
        </w:rPr>
      </w:pPr>
      <w:ins w:id="16511" w:author="Rev 6 Allen Wirfs-Brock" w:date="2012-02-18T13:17:00Z">
        <w:r w:rsidRPr="00726A32">
          <w:rPr>
            <w:rFonts w:ascii="Helvetica" w:hAnsi="Helvetica"/>
            <w:b/>
          </w:rPr>
          <w:t>Static Semantics:  Early Errors</w:t>
        </w:r>
      </w:ins>
    </w:p>
    <w:p w14:paraId="003B3A8F" w14:textId="77777777" w:rsidR="004C02EF" w:rsidRPr="00E77497" w:rsidDel="00726A32" w:rsidRDefault="004C02EF" w:rsidP="00532AB5">
      <w:pPr>
        <w:pStyle w:val="Syntax"/>
        <w:numPr>
          <w:ilvl w:val="0"/>
          <w:numId w:val="737"/>
        </w:numPr>
        <w:rPr>
          <w:del w:id="16512" w:author="Rev 6 Allen Wirfs-Brock" w:date="2012-02-18T13:17:00Z"/>
        </w:rPr>
        <w:pPrChange w:id="16513" w:author="Rev 7 Allen Wirfs-Brock" w:date="2012-04-25T15:29:00Z">
          <w:pPr>
            <w:pStyle w:val="Syntax"/>
          </w:pPr>
        </w:pPrChange>
      </w:pPr>
      <w:del w:id="16514" w:author="Rev 6 Allen Wirfs-Brock" w:date="2012-02-18T13:17:00Z">
        <w:r w:rsidRPr="00E77497" w:rsidDel="00726A32">
          <w:delText>Semantics</w:delText>
        </w:r>
      </w:del>
    </w:p>
    <w:p w14:paraId="7B422E2D" w14:textId="77777777" w:rsidR="004C02EF" w:rsidRPr="00E77497" w:rsidRDefault="006B426D" w:rsidP="00532AB5">
      <w:pPr>
        <w:numPr>
          <w:ilvl w:val="0"/>
          <w:numId w:val="737"/>
        </w:numPr>
        <w:pPrChange w:id="16515" w:author="Rev 7 Allen Wirfs-Brock" w:date="2012-04-25T15:29:00Z">
          <w:pPr>
            <w:numPr>
              <w:numId w:val="403"/>
            </w:numPr>
            <w:ind w:left="720" w:hanging="360"/>
          </w:pPr>
        </w:pPrChange>
      </w:pPr>
      <w:ins w:id="16516" w:author="Rev 6 Allen Wirfs-Brock" w:date="2012-02-18T13:46:00Z">
        <w:r w:rsidRPr="0035100D">
          <w:rPr>
            <w:rFonts w:cs="Arial"/>
          </w:rPr>
          <w:t>It is a Syntax Error if</w:t>
        </w:r>
      </w:ins>
      <w:del w:id="16517" w:author="Rev 6 Allen Wirfs-Brock" w:date="2012-02-18T13:46:00Z">
        <w:r w:rsidR="004C02EF" w:rsidRPr="00E77497" w:rsidDel="006B426D">
          <w:delText>An ECMAScript program is considered syntactically incorrect if it contains</w:delText>
        </w:r>
      </w:del>
      <w:r w:rsidR="004C02EF" w:rsidRPr="00E77497">
        <w:t xml:space="preserve"> a </w:t>
      </w:r>
      <w:r w:rsidR="004C02EF" w:rsidRPr="00E77497">
        <w:rPr>
          <w:rFonts w:ascii="Courier New" w:hAnsi="Courier New"/>
          <w:b/>
        </w:rPr>
        <w:t>return</w:t>
      </w:r>
      <w:r w:rsidR="004C02EF" w:rsidRPr="00E77497">
        <w:t xml:space="preserve"> statement that is not within a </w:t>
      </w:r>
      <w:r w:rsidR="004C02EF" w:rsidRPr="00E77497">
        <w:rPr>
          <w:rFonts w:ascii="Times New Roman" w:hAnsi="Times New Roman"/>
          <w:i/>
        </w:rPr>
        <w:t>FunctionBody</w:t>
      </w:r>
      <w:r w:rsidR="004C02EF" w:rsidRPr="00E77497">
        <w:t xml:space="preserve">. </w:t>
      </w:r>
      <w:del w:id="16518" w:author="Rev 6 Allen Wirfs-Brock" w:date="2012-02-18T13:44:00Z">
        <w:r w:rsidR="004C02EF" w:rsidRPr="00E77497" w:rsidDel="000377FF">
          <w:delText xml:space="preserve">A </w:delText>
        </w:r>
        <w:r w:rsidR="004C02EF" w:rsidRPr="00E77497" w:rsidDel="000377FF">
          <w:rPr>
            <w:rFonts w:ascii="Courier New" w:hAnsi="Courier New"/>
            <w:b/>
          </w:rPr>
          <w:delText>return</w:delText>
        </w:r>
        <w:r w:rsidR="004C02EF" w:rsidRPr="00E77497" w:rsidDel="000377FF">
          <w:delText xml:space="preserve"> statement causes a function to cease execution and return a value to the caller. If </w:delText>
        </w:r>
        <w:r w:rsidR="004C02EF" w:rsidRPr="00E77497" w:rsidDel="000377FF">
          <w:rPr>
            <w:rFonts w:ascii="Times New Roman" w:hAnsi="Times New Roman"/>
            <w:i/>
          </w:rPr>
          <w:delText>Expression</w:delText>
        </w:r>
        <w:r w:rsidR="004C02EF" w:rsidRPr="00E77497" w:rsidDel="000377FF">
          <w:delText xml:space="preserve"> is omitted, the return value is </w:delText>
        </w:r>
        <w:r w:rsidR="004C02EF" w:rsidRPr="00E77497" w:rsidDel="000377FF">
          <w:rPr>
            <w:b/>
          </w:rPr>
          <w:delText>undefined</w:delText>
        </w:r>
        <w:r w:rsidR="004C02EF" w:rsidRPr="00E77497" w:rsidDel="000377FF">
          <w:delText xml:space="preserve">. Otherwise, the return value is the value of </w:delText>
        </w:r>
        <w:r w:rsidR="004C02EF" w:rsidRPr="00E77497" w:rsidDel="000377FF">
          <w:rPr>
            <w:rFonts w:ascii="Times New Roman" w:hAnsi="Times New Roman"/>
            <w:i/>
          </w:rPr>
          <w:delText>Expression</w:delText>
        </w:r>
        <w:r w:rsidR="004C02EF" w:rsidRPr="00E77497" w:rsidDel="000377FF">
          <w:delText>.</w:delText>
        </w:r>
      </w:del>
    </w:p>
    <w:p w14:paraId="34F27753" w14:textId="77777777" w:rsidR="000377FF" w:rsidRPr="00E77497" w:rsidRDefault="000377FF" w:rsidP="000377FF">
      <w:pPr>
        <w:pStyle w:val="40"/>
        <w:numPr>
          <w:ilvl w:val="0"/>
          <w:numId w:val="0"/>
        </w:numPr>
        <w:rPr>
          <w:ins w:id="16519" w:author="Rev 6 Allen Wirfs-Brock" w:date="2012-02-18T13:40:00Z"/>
        </w:rPr>
      </w:pPr>
      <w:ins w:id="16520" w:author="Rev 6 Allen Wirfs-Brock" w:date="2012-02-18T13:40:00Z">
        <w:r w:rsidRPr="00E77497">
          <w:t>Runtime Semantics</w:t>
        </w:r>
      </w:ins>
    </w:p>
    <w:p w14:paraId="54D8807F" w14:textId="77777777" w:rsidR="000377FF" w:rsidRPr="00E77497" w:rsidRDefault="000377FF" w:rsidP="000377FF">
      <w:pPr>
        <w:keepNext/>
        <w:rPr>
          <w:ins w:id="16521" w:author="Rev 6 Allen Wirfs-Brock" w:date="2012-02-18T13:40:00Z"/>
          <w:rFonts w:ascii="Helvetica" w:hAnsi="Helvetica"/>
          <w:b/>
        </w:rPr>
      </w:pPr>
      <w:ins w:id="16522" w:author="Rev 6 Allen Wirfs-Brock" w:date="2012-02-18T13:40:00Z">
        <w:r w:rsidRPr="00E77497">
          <w:rPr>
            <w:rFonts w:ascii="Helvetica" w:hAnsi="Helvetica"/>
            <w:b/>
          </w:rPr>
          <w:t xml:space="preserve">Runtime Semantics: </w:t>
        </w:r>
        <w:r w:rsidRPr="00E77497">
          <w:rPr>
            <w:rFonts w:ascii="Helvetica" w:hAnsi="Helvetica"/>
            <w:b/>
            <w:spacing w:val="6"/>
          </w:rPr>
          <w:t>Evaluation</w:t>
        </w:r>
      </w:ins>
    </w:p>
    <w:p w14:paraId="10C65DB5" w14:textId="77777777" w:rsidR="000377FF" w:rsidRPr="00E77497" w:rsidRDefault="000377FF" w:rsidP="000377FF">
      <w:pPr>
        <w:rPr>
          <w:ins w:id="16523" w:author="Rev 6 Allen Wirfs-Brock" w:date="2012-02-18T13:40:00Z"/>
        </w:rPr>
      </w:pPr>
      <w:ins w:id="16524" w:author="Rev 6 Allen Wirfs-Brock" w:date="2012-02-18T13:40:00Z">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ins>
    </w:p>
    <w:p w14:paraId="2505ACDE" w14:textId="77777777" w:rsidR="004C02EF" w:rsidRPr="00E77497" w:rsidDel="000377FF" w:rsidRDefault="004C02EF" w:rsidP="004C02EF">
      <w:pPr>
        <w:rPr>
          <w:del w:id="16525" w:author="Rev 6 Allen Wirfs-Brock" w:date="2012-02-18T13:40:00Z"/>
        </w:rPr>
      </w:pPr>
      <w:del w:id="16526" w:author="Rev 6 Allen Wirfs-Brock" w:date="2012-02-18T13:40:00Z">
        <w:r w:rsidRPr="00E77497" w:rsidDel="000377FF">
          <w:delText xml:space="preserve">A </w:delText>
        </w:r>
        <w:r w:rsidRPr="00E77497" w:rsidDel="000377FF">
          <w:rPr>
            <w:rFonts w:ascii="Times New Roman" w:hAnsi="Times New Roman"/>
            <w:i/>
          </w:rPr>
          <w:delText>ReturnStatement</w:delText>
        </w:r>
        <w:r w:rsidRPr="00E77497" w:rsidDel="000377FF">
          <w:delText xml:space="preserve"> is evaluated as follows:</w:delText>
        </w:r>
      </w:del>
    </w:p>
    <w:p w14:paraId="65C57865" w14:textId="77777777" w:rsidR="004C02EF" w:rsidRPr="00E77497" w:rsidRDefault="004C02EF" w:rsidP="0027695A">
      <w:pPr>
        <w:pStyle w:val="Alg2"/>
        <w:numPr>
          <w:ilvl w:val="0"/>
          <w:numId w:val="128"/>
        </w:numPr>
        <w:spacing w:after="240"/>
      </w:pPr>
      <w:del w:id="16527" w:author="Rev 6 Allen Wirfs-Brock" w:date="2012-02-18T13:42:00Z">
        <w:r w:rsidRPr="00E77497" w:rsidDel="000377FF">
          <w:delText xml:space="preserve">If the </w:delText>
        </w:r>
        <w:r w:rsidRPr="00E77497" w:rsidDel="000377FF">
          <w:rPr>
            <w:i/>
          </w:rPr>
          <w:delText>Expression</w:delText>
        </w:r>
        <w:r w:rsidRPr="00E77497" w:rsidDel="000377FF">
          <w:delText xml:space="preserve"> is not present, r</w:delText>
        </w:r>
      </w:del>
      <w:ins w:id="16528" w:author="Rev 6 Allen Wirfs-Brock" w:date="2012-02-18T13:42:00Z">
        <w:r w:rsidR="000377FF">
          <w:t>R</w:t>
        </w:r>
      </w:ins>
      <w:r w:rsidRPr="00E77497">
        <w:t xml:space="preserve">eturn </w:t>
      </w:r>
      <w:ins w:id="16529" w:author="Rev 6 Allen Wirfs-Brock" w:date="2012-02-18T13:13:00Z">
        <w:r w:rsidR="00675312">
          <w:t xml:space="preserve">Completion {[[type]]: </w:t>
        </w:r>
      </w:ins>
      <w:del w:id="16530" w:author="Rev 6 Allen Wirfs-Brock" w:date="2012-02-18T13:13:00Z">
        <w:r w:rsidRPr="00E77497" w:rsidDel="00675312">
          <w:delText>(</w:delText>
        </w:r>
      </w:del>
      <w:r w:rsidRPr="00E77497">
        <w:rPr>
          <w:rFonts w:ascii="Arial" w:hAnsi="Arial" w:cs="Arial"/>
        </w:rPr>
        <w:t>return</w:t>
      </w:r>
      <w:r w:rsidRPr="00E77497">
        <w:t xml:space="preserve">, </w:t>
      </w:r>
      <w:ins w:id="16531" w:author="Rev 6 Allen Wirfs-Brock" w:date="2012-02-18T13:13:00Z">
        <w:r w:rsidR="00675312">
          <w:t xml:space="preserve">[[value]]: </w:t>
        </w:r>
        <w:r w:rsidR="00675312" w:rsidRPr="00675312">
          <w:rPr>
            <w:i/>
          </w:rPr>
          <w:t xml:space="preserve"> </w:t>
        </w:r>
      </w:ins>
      <w:r w:rsidRPr="00675312">
        <w:rPr>
          <w:b/>
        </w:rPr>
        <w:t>undefined</w:t>
      </w:r>
      <w:r w:rsidRPr="00E77497">
        <w:t xml:space="preserve">, </w:t>
      </w:r>
      <w:ins w:id="16532" w:author="Rev 6 Allen Wirfs-Brock" w:date="2012-02-18T13:13:00Z">
        <w:r w:rsidR="00675312">
          <w:t xml:space="preserve">[[target]]: </w:t>
        </w:r>
        <w:r w:rsidR="00675312" w:rsidRPr="00675312">
          <w:rPr>
            <w:i/>
          </w:rPr>
          <w:t xml:space="preserve"> </w:t>
        </w:r>
      </w:ins>
      <w:r w:rsidRPr="00E77497">
        <w:rPr>
          <w:rFonts w:ascii="Arial" w:hAnsi="Arial" w:cs="Arial"/>
        </w:rPr>
        <w:t>empty</w:t>
      </w:r>
      <w:del w:id="16533" w:author="Rev 6 Allen Wirfs-Brock" w:date="2012-02-18T13:13:00Z">
        <w:r w:rsidRPr="00E77497" w:rsidDel="00675312">
          <w:delText>).</w:delText>
        </w:r>
      </w:del>
      <w:ins w:id="16534" w:author="Rev 6 Allen Wirfs-Brock" w:date="2012-02-18T13:13:00Z">
        <w:r w:rsidR="00675312">
          <w:t>}</w:t>
        </w:r>
        <w:r w:rsidR="00675312" w:rsidRPr="00E77497">
          <w:t>.</w:t>
        </w:r>
      </w:ins>
    </w:p>
    <w:p w14:paraId="63A899EC" w14:textId="77777777" w:rsidR="000377FF" w:rsidRPr="00E77497" w:rsidRDefault="000377FF" w:rsidP="000377FF">
      <w:pPr>
        <w:rPr>
          <w:ins w:id="16535" w:author="Rev 6 Allen Wirfs-Brock" w:date="2012-02-18T13:41:00Z"/>
        </w:rPr>
      </w:pPr>
      <w:ins w:id="16536" w:author="Rev 6 Allen Wirfs-Brock" w:date="2012-02-18T13:41:00Z">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ins>
      <w:ins w:id="16537" w:author="Rev 6 Allen Wirfs-Brock" w:date="2012-02-18T13:42:00Z">
        <w:r>
          <w:rPr>
            <w:rFonts w:ascii="Times New Roman" w:hAnsi="Times New Roman"/>
            <w:i/>
          </w:rPr>
          <w:t>Expression</w:t>
        </w:r>
      </w:ins>
      <w:ins w:id="16538" w:author="Rev 6 Allen Wirfs-Brock" w:date="2012-02-18T13:41:00Z">
        <w:r w:rsidRPr="006A5E27">
          <w:rPr>
            <w:rFonts w:ascii="Courier New" w:hAnsi="Courier New"/>
            <w:b/>
          </w:rPr>
          <w:t>;</w:t>
        </w:r>
        <w:r w:rsidRPr="00E77497">
          <w:t xml:space="preserve"> </w:t>
        </w:r>
      </w:ins>
    </w:p>
    <w:p w14:paraId="5625EDC4" w14:textId="77777777"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14:paraId="081F5BC9" w14:textId="77777777" w:rsidR="00675312" w:rsidRDefault="00675312" w:rsidP="006B426D">
      <w:pPr>
        <w:pStyle w:val="Alg2"/>
        <w:numPr>
          <w:ilvl w:val="0"/>
          <w:numId w:val="671"/>
        </w:numPr>
        <w:contextualSpacing/>
        <w:rPr>
          <w:ins w:id="16539" w:author="Rev 6 Allen Wirfs-Brock" w:date="2012-02-18T13:09:00Z"/>
        </w:rPr>
      </w:pPr>
      <w:ins w:id="16540" w:author="Rev 6 Allen Wirfs-Brock" w:date="2012-02-18T13:09:00Z">
        <w:r>
          <w:t xml:space="preserve">Let </w:t>
        </w:r>
        <w:r w:rsidRPr="00327BF7">
          <w:rPr>
            <w:i/>
          </w:rPr>
          <w:t>exprValue</w:t>
        </w:r>
        <w:r>
          <w:t xml:space="preserve"> be </w:t>
        </w:r>
        <w:r w:rsidRPr="00E77497">
          <w:t>GetValue(</w:t>
        </w:r>
        <w:r w:rsidRPr="00E77497">
          <w:rPr>
            <w:i/>
          </w:rPr>
          <w:t>exprRef</w:t>
        </w:r>
        <w:r w:rsidRPr="00E77497">
          <w:t>)</w:t>
        </w:r>
        <w:r>
          <w:t>.</w:t>
        </w:r>
      </w:ins>
    </w:p>
    <w:p w14:paraId="3610F0DB" w14:textId="77777777" w:rsidR="00675312" w:rsidRDefault="00675312" w:rsidP="006B426D">
      <w:pPr>
        <w:pStyle w:val="Alg2"/>
        <w:numPr>
          <w:ilvl w:val="0"/>
          <w:numId w:val="671"/>
        </w:numPr>
        <w:contextualSpacing/>
        <w:rPr>
          <w:ins w:id="16541" w:author="Rev 6 Allen Wirfs-Brock" w:date="2012-02-18T13:09:00Z"/>
        </w:rPr>
      </w:pPr>
      <w:ins w:id="16542" w:author="Rev 6 Allen Wirfs-Brock" w:date="2012-02-18T13:09:00Z">
        <w:r>
          <w:t xml:space="preserve">If </w:t>
        </w:r>
        <w:r w:rsidRPr="006A5E27">
          <w:rPr>
            <w:i/>
          </w:rPr>
          <w:t>exprValue</w:t>
        </w:r>
        <w:r>
          <w:t xml:space="preserve"> is an abrupt completion, return </w:t>
        </w:r>
        <w:r w:rsidRPr="006A5E27">
          <w:rPr>
            <w:i/>
          </w:rPr>
          <w:t>exprValue</w:t>
        </w:r>
        <w:r>
          <w:t>.</w:t>
        </w:r>
      </w:ins>
    </w:p>
    <w:p w14:paraId="42F4DC4C" w14:textId="77777777" w:rsidR="004C02EF" w:rsidRPr="00E77497" w:rsidRDefault="004C02EF" w:rsidP="006B426D">
      <w:pPr>
        <w:pStyle w:val="Alg2"/>
        <w:numPr>
          <w:ilvl w:val="0"/>
          <w:numId w:val="671"/>
        </w:numPr>
        <w:spacing w:after="220"/>
      </w:pPr>
      <w:r w:rsidRPr="00E77497">
        <w:t xml:space="preserve">Return </w:t>
      </w:r>
      <w:ins w:id="16543" w:author="Rev 6 Allen Wirfs-Brock" w:date="2012-02-18T13:05:00Z">
        <w:r w:rsidR="00675312">
          <w:t xml:space="preserve">Completion {[[type]]: </w:t>
        </w:r>
      </w:ins>
      <w:del w:id="16544" w:author="Rev 6 Allen Wirfs-Brock" w:date="2012-02-18T13:05:00Z">
        <w:r w:rsidRPr="00E77497" w:rsidDel="00675312">
          <w:delText>(</w:delText>
        </w:r>
      </w:del>
      <w:r w:rsidRPr="00E77497">
        <w:rPr>
          <w:rFonts w:ascii="Arial" w:hAnsi="Arial" w:cs="Arial"/>
        </w:rPr>
        <w:t>return</w:t>
      </w:r>
      <w:r w:rsidRPr="00E77497">
        <w:t xml:space="preserve">, </w:t>
      </w:r>
      <w:ins w:id="16545" w:author="Rev 6 Allen Wirfs-Brock" w:date="2012-02-18T13:11:00Z">
        <w:r w:rsidR="00675312">
          <w:t>[[</w:t>
        </w:r>
      </w:ins>
      <w:ins w:id="16546" w:author="Rev 6 Allen Wirfs-Brock" w:date="2012-02-18T13:13:00Z">
        <w:r w:rsidR="00675312">
          <w:t>value</w:t>
        </w:r>
      </w:ins>
      <w:ins w:id="16547" w:author="Rev 6 Allen Wirfs-Brock" w:date="2012-02-18T13:11:00Z">
        <w:r w:rsidR="00675312">
          <w:t xml:space="preserve">]]: </w:t>
        </w:r>
      </w:ins>
      <w:del w:id="16548" w:author="Rev 6 Allen Wirfs-Brock" w:date="2012-02-18T13:11:00Z">
        <w:r w:rsidRPr="00E77497" w:rsidDel="00675312">
          <w:delText>GetValue(</w:delText>
        </w:r>
      </w:del>
      <w:ins w:id="16549" w:author="Rev 6 Allen Wirfs-Brock" w:date="2012-02-18T13:12:00Z">
        <w:r w:rsidR="00675312" w:rsidRPr="00675312">
          <w:rPr>
            <w:i/>
          </w:rPr>
          <w:t xml:space="preserve"> </w:t>
        </w:r>
        <w:r w:rsidR="00675312" w:rsidRPr="006A5E27">
          <w:rPr>
            <w:i/>
          </w:rPr>
          <w:t>exprValue</w:t>
        </w:r>
      </w:ins>
      <w:del w:id="16550" w:author="Rev 6 Allen Wirfs-Brock" w:date="2012-02-18T13:12:00Z">
        <w:r w:rsidRPr="00E77497" w:rsidDel="00675312">
          <w:rPr>
            <w:i/>
          </w:rPr>
          <w:delText>exprRef</w:delText>
        </w:r>
      </w:del>
      <w:del w:id="16551" w:author="Rev 6 Allen Wirfs-Brock" w:date="2012-02-18T13:11:00Z">
        <w:r w:rsidRPr="00E77497" w:rsidDel="00675312">
          <w:delText>)</w:delText>
        </w:r>
      </w:del>
      <w:r w:rsidRPr="00E77497">
        <w:t xml:space="preserve">, </w:t>
      </w:r>
      <w:ins w:id="16552" w:author="Rev 6 Allen Wirfs-Brock" w:date="2012-02-18T13:08:00Z">
        <w:r w:rsidR="00675312">
          <w:t xml:space="preserve">[[target]]: </w:t>
        </w:r>
      </w:ins>
      <w:r w:rsidRPr="00E77497">
        <w:rPr>
          <w:rFonts w:ascii="Arial" w:hAnsi="Arial" w:cs="Arial"/>
        </w:rPr>
        <w:t>empty</w:t>
      </w:r>
      <w:del w:id="16553" w:author="Rev 6 Allen Wirfs-Brock" w:date="2012-02-18T13:08:00Z">
        <w:r w:rsidRPr="00E77497" w:rsidDel="00675312">
          <w:delText>).</w:delText>
        </w:r>
      </w:del>
      <w:ins w:id="16554" w:author="Rev 6 Allen Wirfs-Brock" w:date="2012-02-18T13:08:00Z">
        <w:r w:rsidR="00675312">
          <w:t>}</w:t>
        </w:r>
        <w:r w:rsidR="00675312" w:rsidRPr="00E77497">
          <w:t>.</w:t>
        </w:r>
      </w:ins>
    </w:p>
    <w:p w14:paraId="46B4282D" w14:textId="77777777" w:rsidR="004C02EF" w:rsidRPr="00E77497" w:rsidRDefault="004C02EF" w:rsidP="00B43482">
      <w:pPr>
        <w:pStyle w:val="20"/>
        <w:numPr>
          <w:ilvl w:val="0"/>
          <w:numId w:val="0"/>
        </w:numPr>
      </w:pPr>
      <w:bookmarkStart w:id="16555" w:name="_Toc417706228"/>
      <w:bookmarkStart w:id="16556" w:name="_Ref440445541"/>
      <w:bookmarkStart w:id="16557" w:name="_Ref457437663"/>
      <w:bookmarkStart w:id="16558" w:name="_Ref457707585"/>
      <w:bookmarkStart w:id="16559" w:name="_Ref457792686"/>
      <w:bookmarkStart w:id="16560" w:name="_Ref458333739"/>
      <w:bookmarkStart w:id="16561" w:name="_Ref458336610"/>
      <w:bookmarkStart w:id="16562" w:name="_Toc472818888"/>
      <w:bookmarkStart w:id="16563" w:name="_Toc235503463"/>
      <w:bookmarkStart w:id="16564" w:name="_Toc241509238"/>
      <w:bookmarkStart w:id="16565" w:name="_Toc244416725"/>
      <w:bookmarkStart w:id="16566" w:name="_Toc276631089"/>
      <w:bookmarkStart w:id="16567" w:name="_Toc323907722"/>
      <w:r w:rsidRPr="00E77497">
        <w:t>12.10</w:t>
      </w:r>
      <w:r w:rsidRPr="00E77497">
        <w:tab/>
        <w:t xml:space="preserve">The </w:t>
      </w:r>
      <w:r w:rsidRPr="00E77497">
        <w:rPr>
          <w:rFonts w:ascii="Courier New" w:hAnsi="Courier New"/>
        </w:rPr>
        <w:t>with</w:t>
      </w:r>
      <w:r w:rsidRPr="00E77497">
        <w:t xml:space="preserve"> Statement</w:t>
      </w:r>
      <w:bookmarkEnd w:id="16555"/>
      <w:bookmarkEnd w:id="16556"/>
      <w:bookmarkEnd w:id="16557"/>
      <w:bookmarkEnd w:id="16558"/>
      <w:bookmarkEnd w:id="16559"/>
      <w:bookmarkEnd w:id="16560"/>
      <w:bookmarkEnd w:id="16561"/>
      <w:bookmarkEnd w:id="16562"/>
      <w:bookmarkEnd w:id="16563"/>
      <w:bookmarkEnd w:id="16564"/>
      <w:bookmarkEnd w:id="16565"/>
      <w:bookmarkEnd w:id="16566"/>
      <w:bookmarkEnd w:id="16567"/>
    </w:p>
    <w:p w14:paraId="087614A7" w14:textId="77777777" w:rsidR="004C02EF" w:rsidRPr="00E77497" w:rsidRDefault="004C02EF" w:rsidP="004C02EF">
      <w:pPr>
        <w:pStyle w:val="Syntax"/>
      </w:pPr>
      <w:r w:rsidRPr="00E77497">
        <w:t>Syntax</w:t>
      </w:r>
    </w:p>
    <w:p w14:paraId="3502F707" w14:textId="77777777" w:rsidR="004C02EF" w:rsidRPr="00E77497" w:rsidRDefault="004C02EF" w:rsidP="004C02EF">
      <w:pPr>
        <w:pStyle w:val="SyntaxRule"/>
      </w:pPr>
      <w:r w:rsidRPr="00E77497">
        <w:t xml:space="preserve">WithStatement </w:t>
      </w:r>
      <w:r w:rsidRPr="00E77497">
        <w:rPr>
          <w:rFonts w:ascii="Arial" w:hAnsi="Arial"/>
          <w:b/>
          <w:i w:val="0"/>
        </w:rPr>
        <w:t>:</w:t>
      </w:r>
    </w:p>
    <w:p w14:paraId="4DCB8F66"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15491D51" w14:textId="77777777" w:rsidR="004C02EF" w:rsidRPr="00C7794D" w:rsidRDefault="00211FB7" w:rsidP="004C02EF">
      <w:pPr>
        <w:rPr>
          <w:sz w:val="18"/>
        </w:rPr>
      </w:pPr>
      <w:ins w:id="16568" w:author="Rev 3 Allen Wirfs-Brock" w:date="2011-09-02T11:19:00Z">
        <w:r w:rsidRPr="00E77497">
          <w:rPr>
            <w:sz w:val="18"/>
          </w:rPr>
          <w:t>NOTE</w:t>
        </w:r>
        <w:r w:rsidRPr="00E77497">
          <w:rPr>
            <w:sz w:val="18"/>
          </w:rPr>
          <w:tab/>
        </w:r>
      </w:ins>
      <w:r w:rsidR="004C02EF" w:rsidRPr="00C7794D">
        <w:rPr>
          <w:sz w:val="18"/>
        </w:rPr>
        <w:t xml:space="preserve">The </w:t>
      </w:r>
      <w:r w:rsidR="004C02EF" w:rsidRPr="00C7794D">
        <w:rPr>
          <w:rFonts w:ascii="Courier New" w:hAnsi="Courier New"/>
          <w:b/>
          <w:sz w:val="18"/>
        </w:rPr>
        <w:t xml:space="preserve">with </w:t>
      </w:r>
      <w:r w:rsidR="004C02EF" w:rsidRPr="00C7794D">
        <w:rPr>
          <w:sz w:val="18"/>
        </w:rPr>
        <w:t>statement adds an object environment record for a computed object to the lexical environment of the current execution context. It then executes a statement using this augmented lexical environment. Finally, it restores the original lexical environment.</w:t>
      </w:r>
    </w:p>
    <w:p w14:paraId="30F65710"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16569" w:author="Rev 6 Allen Wirfs-Brock" w:date="2012-02-18T13:18:00Z"/>
          <w:b/>
        </w:rPr>
      </w:pPr>
      <w:ins w:id="16570" w:author="Rev 6 Allen Wirfs-Brock" w:date="2012-02-18T13:18:00Z">
        <w:r w:rsidRPr="00726A32">
          <w:rPr>
            <w:b/>
          </w:rPr>
          <w:t>Static Semantics</w:t>
        </w:r>
      </w:ins>
    </w:p>
    <w:p w14:paraId="7576C1D9" w14:textId="77777777" w:rsidR="00726A32" w:rsidRPr="00726A32" w:rsidRDefault="00726A32" w:rsidP="00726A32">
      <w:pPr>
        <w:rPr>
          <w:ins w:id="16571" w:author="Rev 6 Allen Wirfs-Brock" w:date="2012-02-18T13:18:00Z"/>
          <w:rFonts w:ascii="Helvetica" w:hAnsi="Helvetica"/>
          <w:b/>
        </w:rPr>
      </w:pPr>
      <w:ins w:id="16572" w:author="Rev 6 Allen Wirfs-Brock" w:date="2012-02-18T13:18:00Z">
        <w:r w:rsidRPr="00726A32">
          <w:rPr>
            <w:rFonts w:ascii="Helvetica" w:hAnsi="Helvetica"/>
            <w:b/>
          </w:rPr>
          <w:t>Static Semantics:  Early Errors</w:t>
        </w:r>
      </w:ins>
    </w:p>
    <w:p w14:paraId="67F79525" w14:textId="77777777" w:rsidR="004C02EF" w:rsidRPr="004D1BD1" w:rsidDel="00726A32" w:rsidRDefault="004C02EF" w:rsidP="004C02EF">
      <w:pPr>
        <w:pStyle w:val="Syntax"/>
        <w:rPr>
          <w:del w:id="16573" w:author="Rev 6 Allen Wirfs-Brock" w:date="2012-02-18T13:18:00Z"/>
        </w:rPr>
      </w:pPr>
      <w:del w:id="16574" w:author="Rev 6 Allen Wirfs-Brock" w:date="2012-02-18T13:18:00Z">
        <w:r w:rsidRPr="004D1BD1" w:rsidDel="00726A32">
          <w:delText>Semantics</w:delText>
        </w:r>
      </w:del>
    </w:p>
    <w:p w14:paraId="20219B43" w14:textId="77777777" w:rsidR="00514CF8" w:rsidRPr="00E77497" w:rsidRDefault="00514CF8" w:rsidP="00514CF8">
      <w:pPr>
        <w:rPr>
          <w:ins w:id="16575" w:author="Rev 3 Allen Wirfs-Brock" w:date="2011-09-09T12:50:00Z"/>
        </w:rPr>
      </w:pPr>
      <w:ins w:id="16576" w:author="Rev 3 Allen Wirfs-Brock" w:date="2011-09-09T12:50:00Z">
        <w:del w:id="16577" w:author="Rev 6 Allen Wirfs-Brock" w:date="2012-02-18T18:36:00Z">
          <w:r w:rsidRPr="003B4312" w:rsidDel="00DE0462">
            <w:delText xml:space="preserve">The static semantics of the production </w:delText>
          </w:r>
        </w:del>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6578" w:author="Rev 6 Allen Wirfs-Brock" w:date="2012-02-18T18:36:00Z">
          <w:r w:rsidRPr="00E77497" w:rsidDel="00DE0462">
            <w:delText>are:</w:delText>
          </w:r>
        </w:del>
      </w:ins>
    </w:p>
    <w:p w14:paraId="444E259E" w14:textId="77777777" w:rsidR="00514CF8" w:rsidRPr="00E77497" w:rsidRDefault="00514CF8" w:rsidP="00532AB5">
      <w:pPr>
        <w:numPr>
          <w:ilvl w:val="0"/>
          <w:numId w:val="737"/>
        </w:numPr>
        <w:spacing w:after="220"/>
        <w:rPr>
          <w:ins w:id="16579" w:author="Rev 3 Allen Wirfs-Brock" w:date="2011-09-09T12:50:00Z"/>
        </w:rPr>
        <w:pPrChange w:id="16580" w:author="Rev 7 Allen Wirfs-Brock" w:date="2012-04-25T15:29:00Z">
          <w:pPr>
            <w:numPr>
              <w:numId w:val="403"/>
            </w:numPr>
            <w:spacing w:after="220"/>
            <w:ind w:left="720" w:hanging="360"/>
          </w:pPr>
        </w:pPrChange>
      </w:pPr>
      <w:ins w:id="16581" w:author="Rev 3 Allen Wirfs-Brock" w:date="2011-09-09T12:50:00Z">
        <w:r w:rsidRPr="00E77497">
          <w:t xml:space="preserve">It is a Syntax Error if the code that matches this production is contained in </w:t>
        </w:r>
        <w:del w:id="16582" w:author="Rev 6 Allen Wirfs-Brock" w:date="2012-02-18T18:37:00Z">
          <w:r w:rsidRPr="00E77497" w:rsidDel="00DE0462">
            <w:delText>static</w:delText>
          </w:r>
        </w:del>
      </w:ins>
      <w:ins w:id="16583" w:author="Rev 6 Allen Wirfs-Brock" w:date="2012-02-18T18:37:00Z">
        <w:r w:rsidR="00DE0462">
          <w:t>strict</w:t>
        </w:r>
      </w:ins>
      <w:ins w:id="16584" w:author="Rev 3 Allen Wirfs-Brock" w:date="2011-09-09T12:50:00Z">
        <w:r w:rsidRPr="00E77497">
          <w:t xml:space="preserve"> code.  </w:t>
        </w:r>
      </w:ins>
    </w:p>
    <w:p w14:paraId="0505F4CB" w14:textId="77777777" w:rsidR="00DE0462" w:rsidRPr="00E77497" w:rsidRDefault="00DE0462" w:rsidP="00DE0462">
      <w:pPr>
        <w:rPr>
          <w:ins w:id="16585" w:author="Rev 6 Allen Wirfs-Brock" w:date="2012-02-18T18:35:00Z"/>
          <w:rFonts w:ascii="Helvetica" w:hAnsi="Helvetica"/>
          <w:b/>
        </w:rPr>
      </w:pPr>
      <w:ins w:id="16586" w:author="Rev 6 Allen Wirfs-Brock" w:date="2012-02-18T18:35:00Z">
        <w:r w:rsidRPr="00E77497">
          <w:rPr>
            <w:rFonts w:ascii="Helvetica" w:hAnsi="Helvetica"/>
            <w:b/>
          </w:rPr>
          <w:t xml:space="preserve">Static Semantics:  </w:t>
        </w:r>
        <w:r w:rsidRPr="00E77497">
          <w:rPr>
            <w:rFonts w:ascii="Helvetica" w:hAnsi="Helvetica"/>
            <w:b/>
            <w:lang w:eastAsia="en-US"/>
          </w:rPr>
          <w:t>VarDeclaredNames</w:t>
        </w:r>
      </w:ins>
    </w:p>
    <w:p w14:paraId="508CD3C8" w14:textId="77777777" w:rsidR="00D72593" w:rsidRPr="00E77497" w:rsidRDefault="00D72593" w:rsidP="00D72593">
      <w:pPr>
        <w:jc w:val="left"/>
        <w:rPr>
          <w:ins w:id="16587" w:author="Rev 3 Allen Wirfs-Brock" w:date="2011-09-02T11:18:00Z"/>
        </w:rPr>
      </w:pPr>
      <w:ins w:id="16588" w:author="Rev 3 Allen Wirfs-Brock" w:date="2011-09-02T11:18:00Z">
        <w:del w:id="16589" w:author="Rev 6 Allen Wirfs-Brock" w:date="2012-02-18T18:36:00Z">
          <w:r w:rsidRPr="00E77497" w:rsidDel="00DE0462">
            <w:delText xml:space="preserve">The VarDeclaredNames of 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6590" w:author="Rev 6 Allen Wirfs-Brock" w:date="2012-02-18T18:36:00Z">
          <w:r w:rsidRPr="00E77497" w:rsidDel="00DE0462">
            <w:delText>is determined as follows:</w:delText>
          </w:r>
        </w:del>
      </w:ins>
    </w:p>
    <w:p w14:paraId="45A576CC" w14:textId="77777777" w:rsidR="00D72593" w:rsidRPr="00E77497" w:rsidRDefault="00D72593" w:rsidP="00B34B48">
      <w:pPr>
        <w:pStyle w:val="Alg4"/>
        <w:numPr>
          <w:ilvl w:val="0"/>
          <w:numId w:val="483"/>
        </w:numPr>
        <w:spacing w:after="220"/>
        <w:contextualSpacing/>
        <w:rPr>
          <w:ins w:id="16591" w:author="Rev 3 Allen Wirfs-Brock" w:date="2011-09-02T11:18:00Z"/>
        </w:rPr>
      </w:pPr>
      <w:ins w:id="16592" w:author="Rev 3 Allen Wirfs-Brock" w:date="2011-09-02T11:18:00Z">
        <w:r w:rsidRPr="00E77497">
          <w:t xml:space="preserve">Return the VarDeclaredNames of </w:t>
        </w:r>
        <w:r w:rsidRPr="00E77497">
          <w:rPr>
            <w:i/>
          </w:rPr>
          <w:t>Statement</w:t>
        </w:r>
        <w:r w:rsidRPr="00E77497">
          <w:t>.</w:t>
        </w:r>
      </w:ins>
    </w:p>
    <w:p w14:paraId="77CB5376" w14:textId="77777777" w:rsidR="00DE0462" w:rsidRPr="00E77497" w:rsidRDefault="00DE0462" w:rsidP="00DE0462">
      <w:pPr>
        <w:pStyle w:val="40"/>
        <w:numPr>
          <w:ilvl w:val="0"/>
          <w:numId w:val="0"/>
        </w:numPr>
        <w:rPr>
          <w:ins w:id="16593" w:author="Rev 6 Allen Wirfs-Brock" w:date="2012-02-18T18:34:00Z"/>
        </w:rPr>
      </w:pPr>
      <w:ins w:id="16594" w:author="Rev 6 Allen Wirfs-Brock" w:date="2012-02-18T18:34:00Z">
        <w:r w:rsidRPr="00E77497">
          <w:t>Runtime Semantics</w:t>
        </w:r>
      </w:ins>
    </w:p>
    <w:p w14:paraId="4E4DD086" w14:textId="77777777" w:rsidR="00DE0462" w:rsidRPr="00E77497" w:rsidRDefault="00DE0462" w:rsidP="00DE0462">
      <w:pPr>
        <w:keepNext/>
        <w:rPr>
          <w:ins w:id="16595" w:author="Rev 6 Allen Wirfs-Brock" w:date="2012-02-18T18:34:00Z"/>
          <w:rFonts w:ascii="Helvetica" w:hAnsi="Helvetica"/>
          <w:b/>
        </w:rPr>
      </w:pPr>
      <w:ins w:id="16596" w:author="Rev 6 Allen Wirfs-Brock" w:date="2012-02-18T18:34:00Z">
        <w:r w:rsidRPr="00E77497">
          <w:rPr>
            <w:rFonts w:ascii="Helvetica" w:hAnsi="Helvetica"/>
            <w:b/>
          </w:rPr>
          <w:t xml:space="preserve">Runtime Semantics: </w:t>
        </w:r>
        <w:r w:rsidRPr="00E77497">
          <w:rPr>
            <w:rFonts w:ascii="Helvetica" w:hAnsi="Helvetica"/>
            <w:b/>
            <w:spacing w:val="6"/>
          </w:rPr>
          <w:t>Evaluation</w:t>
        </w:r>
      </w:ins>
    </w:p>
    <w:p w14:paraId="1A458BDC" w14:textId="77777777" w:rsidR="004C02EF" w:rsidRPr="00E77497" w:rsidRDefault="004C02EF" w:rsidP="004C02EF">
      <w:del w:id="16597" w:author="Rev 6 Allen Wirfs-Brock" w:date="2012-02-18T18:37:00Z">
        <w:r w:rsidRPr="00E77497" w:rsidDel="00DE0462">
          <w:delText xml:space="preserve">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6598" w:author="Rev 6 Allen Wirfs-Brock" w:date="2012-02-18T18:37:00Z">
        <w:r w:rsidRPr="00E77497" w:rsidDel="00DE0462">
          <w:delText>is evaluated as follows:</w:delText>
        </w:r>
      </w:del>
      <w:bookmarkStart w:id="16599" w:name="_Toc382212791"/>
    </w:p>
    <w:p w14:paraId="79132EF7" w14:textId="77777777"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16599"/>
      <w:r w:rsidRPr="00E77497">
        <w:t>.</w:t>
      </w:r>
      <w:bookmarkStart w:id="16600" w:name="_Toc382212792"/>
    </w:p>
    <w:p w14:paraId="6FFDB4D6" w14:textId="77777777"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16600"/>
      <w:r w:rsidRPr="00E77497">
        <w:t>).</w:t>
      </w:r>
      <w:bookmarkStart w:id="16601" w:name="_Toc382212793"/>
    </w:p>
    <w:p w14:paraId="730F605D" w14:textId="77777777" w:rsidR="00DE0462" w:rsidRDefault="00DE0462" w:rsidP="00DE0462">
      <w:pPr>
        <w:pStyle w:val="Alg2"/>
        <w:numPr>
          <w:ilvl w:val="0"/>
          <w:numId w:val="129"/>
        </w:numPr>
        <w:contextualSpacing/>
        <w:rPr>
          <w:ins w:id="16602" w:author="Rev 6 Allen Wirfs-Brock" w:date="2012-02-18T18:42:00Z"/>
        </w:rPr>
      </w:pPr>
      <w:bookmarkStart w:id="16603" w:name="_Toc382212794"/>
      <w:bookmarkEnd w:id="16601"/>
      <w:ins w:id="16604" w:author="Rev 6 Allen Wirfs-Brock" w:date="2012-02-18T18:42:00Z">
        <w:r>
          <w:t xml:space="preserve">If </w:t>
        </w:r>
        <w:r w:rsidRPr="00E77497">
          <w:rPr>
            <w:i/>
          </w:rPr>
          <w:t>obj</w:t>
        </w:r>
        <w:r w:rsidRPr="00E77497">
          <w:t xml:space="preserve"> </w:t>
        </w:r>
        <w:r>
          <w:t xml:space="preserve">is an abrupt completion, return </w:t>
        </w:r>
        <w:r w:rsidRPr="00E77497">
          <w:rPr>
            <w:i/>
          </w:rPr>
          <w:t>obj</w:t>
        </w:r>
        <w:r>
          <w:t>.</w:t>
        </w:r>
      </w:ins>
    </w:p>
    <w:p w14:paraId="2FF0BBE8" w14:textId="77777777"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del w:id="16605" w:author="Rev 7 Allen Wirfs-Brock" w:date="2012-05-02T10:50:00Z">
        <w:r w:rsidRPr="00E77497" w:rsidDel="002F42C1">
          <w:delText xml:space="preserve">running </w:delText>
        </w:r>
      </w:del>
      <w:ins w:id="16606" w:author="Rev 7 Allen Wirfs-Brock" w:date="2012-05-02T10:50:00Z">
        <w:r w:rsidR="002F42C1">
          <w:t>current</w:t>
        </w:r>
        <w:r w:rsidR="002F42C1" w:rsidRPr="00E77497">
          <w:t xml:space="preserve"> </w:t>
        </w:r>
      </w:ins>
      <w:r w:rsidRPr="00E77497">
        <w:t>execution context’s LexicalEnvironment.</w:t>
      </w:r>
    </w:p>
    <w:p w14:paraId="41659151" w14:textId="77777777"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16607" w:name="_Toc382212795"/>
      <w:bookmarkEnd w:id="16603"/>
      <w:r w:rsidRPr="00E77497">
        <w:t>.</w:t>
      </w:r>
    </w:p>
    <w:p w14:paraId="7084A8B0" w14:textId="77777777" w:rsidR="004C02EF" w:rsidRPr="00E77497" w:rsidRDefault="004C02EF" w:rsidP="00B34B48">
      <w:pPr>
        <w:pStyle w:val="Alg2"/>
        <w:numPr>
          <w:ilvl w:val="0"/>
          <w:numId w:val="129"/>
        </w:numPr>
      </w:pPr>
      <w:r w:rsidRPr="00E77497">
        <w:t xml:space="preserve">Set the </w:t>
      </w:r>
      <w:ins w:id="16608" w:author="Rev 7 Allen Wirfs-Brock" w:date="2012-04-26T08:53:00Z">
        <w:r w:rsidR="00933B52">
          <w:rPr>
            <w:i/>
          </w:rPr>
          <w:t>withEnvironment</w:t>
        </w:r>
        <w:r w:rsidR="00933B52" w:rsidRPr="00E77497">
          <w:t xml:space="preserve"> </w:t>
        </w:r>
      </w:ins>
      <w:del w:id="16609"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newEnv</w:t>
      </w:r>
      <w:r w:rsidRPr="00E77497">
        <w:t xml:space="preserve"> to </w:t>
      </w:r>
      <w:r w:rsidRPr="00E77497">
        <w:rPr>
          <w:b/>
        </w:rPr>
        <w:t>true</w:t>
      </w:r>
      <w:r w:rsidRPr="00E77497">
        <w:t>.</w:t>
      </w:r>
    </w:p>
    <w:p w14:paraId="2C486718" w14:textId="77777777" w:rsidR="004C02EF" w:rsidRPr="00E77497" w:rsidRDefault="004C02EF" w:rsidP="00B34B48">
      <w:pPr>
        <w:pStyle w:val="Alg2"/>
        <w:numPr>
          <w:ilvl w:val="0"/>
          <w:numId w:val="129"/>
        </w:numPr>
      </w:pPr>
      <w:r w:rsidRPr="00E77497">
        <w:t xml:space="preserve">Set the </w:t>
      </w:r>
      <w:del w:id="16610" w:author="Rev 7 Allen Wirfs-Brock" w:date="2012-05-02T10:51:00Z">
        <w:r w:rsidRPr="00E77497" w:rsidDel="002F42C1">
          <w:delText xml:space="preserve">running </w:delText>
        </w:r>
      </w:del>
      <w:ins w:id="16611" w:author="Rev 7 Allen Wirfs-Brock" w:date="2012-05-02T10:51:00Z">
        <w:r w:rsidR="002F42C1">
          <w:t>current</w:t>
        </w:r>
        <w:r w:rsidR="002F42C1" w:rsidRPr="00E77497">
          <w:t xml:space="preserve"> </w:t>
        </w:r>
      </w:ins>
      <w:r w:rsidRPr="00E77497">
        <w:t xml:space="preserve">execution context’s LexicalEnvironment to </w:t>
      </w:r>
      <w:r w:rsidRPr="00E77497">
        <w:rPr>
          <w:i/>
        </w:rPr>
        <w:t>newEnv</w:t>
      </w:r>
      <w:r w:rsidRPr="00E77497">
        <w:t>.</w:t>
      </w:r>
    </w:p>
    <w:p w14:paraId="70A7C0A2" w14:textId="77777777"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ins w:id="16612" w:author="Rev 6 Allen Wirfs-Brock" w:date="2012-02-18T18:44:00Z">
        <w:r w:rsidR="00DE0462">
          <w:t>.</w:t>
        </w:r>
      </w:ins>
      <w:r w:rsidRPr="00E77497">
        <w:rPr>
          <w:i/>
        </w:rPr>
        <w:t xml:space="preserve"> </w:t>
      </w:r>
      <w:bookmarkStart w:id="16613" w:name="_Toc382212796"/>
      <w:bookmarkEnd w:id="16607"/>
      <w:del w:id="16614" w:author="Rev 6 Allen Wirfs-Brock" w:date="2012-02-18T18:43:00Z">
        <w:r w:rsidRPr="00E77497" w:rsidDel="00DE0462">
          <w:delText xml:space="preserve">but if an exception is thrown during the evaluation, let </w:delText>
        </w:r>
        <w:r w:rsidRPr="00E77497" w:rsidDel="00DE0462">
          <w:rPr>
            <w:i/>
          </w:rPr>
          <w:delText>C</w:delText>
        </w:r>
        <w:r w:rsidRPr="00E77497" w:rsidDel="00DE0462">
          <w:delText xml:space="preserve"> be </w:delText>
        </w:r>
      </w:del>
      <w:del w:id="16615" w:author="Rev 6 Allen Wirfs-Brock" w:date="2012-02-18T13:05:00Z">
        <w:r w:rsidRPr="00E77497" w:rsidDel="00675312">
          <w:delText>(</w:delText>
        </w:r>
      </w:del>
      <w:del w:id="16616" w:author="Rev 6 Allen Wirfs-Brock" w:date="2012-02-18T18:43:00Z">
        <w:r w:rsidRPr="00E77497" w:rsidDel="00DE0462">
          <w:rPr>
            <w:rFonts w:ascii="Arial" w:hAnsi="Arial" w:cs="Arial"/>
          </w:rPr>
          <w:delText>throw</w:delText>
        </w:r>
        <w:r w:rsidRPr="00E77497" w:rsidDel="00DE0462">
          <w:delText xml:space="preserve">, </w:delText>
        </w:r>
        <w:r w:rsidRPr="00E77497" w:rsidDel="00DE0462">
          <w:rPr>
            <w:i/>
          </w:rPr>
          <w:delText>V</w:delText>
        </w:r>
        <w:r w:rsidRPr="00E77497" w:rsidDel="00DE0462">
          <w:delText xml:space="preserve">, </w:delText>
        </w:r>
        <w:r w:rsidRPr="00E77497" w:rsidDel="00DE0462">
          <w:rPr>
            <w:rFonts w:ascii="Arial" w:hAnsi="Arial" w:cs="Arial"/>
          </w:rPr>
          <w:delText>empty</w:delText>
        </w:r>
      </w:del>
      <w:del w:id="16617" w:author="Rev 6 Allen Wirfs-Brock" w:date="2012-02-18T18:39:00Z">
        <w:r w:rsidRPr="00E77497" w:rsidDel="00DE0462">
          <w:delText xml:space="preserve">), </w:delText>
        </w:r>
      </w:del>
      <w:del w:id="16618" w:author="Rev 6 Allen Wirfs-Brock" w:date="2012-02-18T18:43:00Z">
        <w:r w:rsidRPr="00E77497" w:rsidDel="00DE0462">
          <w:delText xml:space="preserve">where </w:delText>
        </w:r>
        <w:r w:rsidRPr="00E77497" w:rsidDel="00DE0462">
          <w:rPr>
            <w:i/>
          </w:rPr>
          <w:delText>V</w:delText>
        </w:r>
        <w:r w:rsidRPr="00E77497" w:rsidDel="00DE0462">
          <w:delText xml:space="preserve"> is the exception. (Execution now proceeds as if no exception were thrown.)</w:delText>
        </w:r>
      </w:del>
    </w:p>
    <w:p w14:paraId="6E95FA8A" w14:textId="77777777" w:rsidR="004C02EF" w:rsidRPr="00E77497" w:rsidRDefault="004C02EF" w:rsidP="00B34B48">
      <w:pPr>
        <w:pStyle w:val="Alg2"/>
        <w:numPr>
          <w:ilvl w:val="0"/>
          <w:numId w:val="129"/>
        </w:numPr>
      </w:pPr>
      <w:r w:rsidRPr="00E77497">
        <w:t xml:space="preserve">Set the </w:t>
      </w:r>
      <w:del w:id="16619" w:author="Rev 7 Allen Wirfs-Brock" w:date="2012-05-02T10:51:00Z">
        <w:r w:rsidRPr="00E77497" w:rsidDel="002F42C1">
          <w:delText xml:space="preserve">running </w:delText>
        </w:r>
      </w:del>
      <w:ins w:id="16620" w:author="Rev 7 Allen Wirfs-Brock" w:date="2012-05-02T10:51:00Z">
        <w:r w:rsidR="002F42C1">
          <w:t>current</w:t>
        </w:r>
        <w:r w:rsidR="002F42C1" w:rsidRPr="00E77497">
          <w:t xml:space="preserve"> </w:t>
        </w:r>
      </w:ins>
      <w:r w:rsidRPr="00E77497">
        <w:t xml:space="preserve">execution context’s Lexical Environment to </w:t>
      </w:r>
      <w:r w:rsidRPr="00E77497">
        <w:rPr>
          <w:i/>
        </w:rPr>
        <w:t>oldEnv</w:t>
      </w:r>
      <w:r w:rsidRPr="00E77497">
        <w:t>.</w:t>
      </w:r>
    </w:p>
    <w:bookmarkEnd w:id="16613"/>
    <w:p w14:paraId="0AB96B5C" w14:textId="77777777"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14:paraId="06585934"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16621" w:name="_Toc381513723"/>
      <w:bookmarkStart w:id="16622" w:name="_Toc382212245"/>
      <w:bookmarkStart w:id="16623" w:name="_Toc382212808"/>
      <w:bookmarkStart w:id="16624" w:name="_Toc382291590"/>
      <w:r w:rsidRPr="00E77497">
        <w:t>.</w:t>
      </w:r>
      <w:bookmarkStart w:id="16625" w:name="_Toc385672239"/>
      <w:bookmarkStart w:id="16626" w:name="_Ref386878658"/>
      <w:bookmarkStart w:id="16627" w:name="_Toc393690343"/>
    </w:p>
    <w:p w14:paraId="0662DCE3" w14:textId="77777777" w:rsidR="004C02EF" w:rsidRPr="00E77497" w:rsidDel="00514CF8" w:rsidRDefault="004C02EF" w:rsidP="00B43482">
      <w:pPr>
        <w:pStyle w:val="30"/>
        <w:numPr>
          <w:ilvl w:val="0"/>
          <w:numId w:val="0"/>
        </w:numPr>
        <w:rPr>
          <w:del w:id="16628" w:author="Rev 3 Allen Wirfs-Brock" w:date="2011-09-09T12:50:00Z"/>
        </w:rPr>
      </w:pPr>
      <w:bookmarkStart w:id="16629" w:name="_Toc417706229"/>
      <w:bookmarkStart w:id="16630" w:name="_Ref457437670"/>
      <w:bookmarkStart w:id="16631" w:name="_Ref457437671"/>
      <w:bookmarkStart w:id="16632" w:name="_Ref457437672"/>
      <w:bookmarkStart w:id="16633" w:name="_Ref457437673"/>
      <w:bookmarkStart w:id="16634" w:name="_Ref457437674"/>
      <w:bookmarkStart w:id="16635" w:name="_Toc472818889"/>
      <w:bookmarkStart w:id="16636" w:name="_Toc235503464"/>
      <w:bookmarkStart w:id="16637" w:name="_Toc241509239"/>
      <w:bookmarkStart w:id="16638" w:name="_Toc244416726"/>
      <w:bookmarkStart w:id="16639" w:name="_Toc276631090"/>
      <w:del w:id="16640" w:author="Rev 3 Allen Wirfs-Brock" w:date="2011-09-09T12:50:00Z">
        <w:r w:rsidRPr="00E77497" w:rsidDel="00514CF8">
          <w:delText>12.10.1</w:delText>
        </w:r>
        <w:r w:rsidRPr="00E77497" w:rsidDel="00514CF8">
          <w:tab/>
          <w:delText>Strict Mode Restrictions</w:delText>
        </w:r>
        <w:bookmarkEnd w:id="16636"/>
        <w:bookmarkEnd w:id="16637"/>
        <w:bookmarkEnd w:id="16638"/>
        <w:bookmarkEnd w:id="16639"/>
      </w:del>
    </w:p>
    <w:p w14:paraId="19C09E66" w14:textId="77777777" w:rsidR="004C02EF" w:rsidRPr="00E77497" w:rsidDel="00514CF8" w:rsidRDefault="004C02EF" w:rsidP="004C02EF">
      <w:pPr>
        <w:rPr>
          <w:del w:id="16641" w:author="Rev 3 Allen Wirfs-Brock" w:date="2011-09-09T12:50:00Z"/>
        </w:rPr>
      </w:pPr>
      <w:del w:id="16642" w:author="Rev 3 Allen Wirfs-Brock" w:date="2011-09-09T12:50:00Z">
        <w:r w:rsidRPr="00E77497" w:rsidDel="00514CF8">
          <w:delText xml:space="preserve">Strict mode code may not include a </w:delText>
        </w:r>
        <w:r w:rsidRPr="00E77497" w:rsidDel="00514CF8">
          <w:rPr>
            <w:rFonts w:ascii="Times New Roman" w:hAnsi="Times New Roman"/>
            <w:i/>
          </w:rPr>
          <w:delText>WithStatement</w:delText>
        </w:r>
        <w:r w:rsidRPr="00E77497" w:rsidDel="00514CF8">
          <w:delText xml:space="preserve">. The occurrence of a </w:delText>
        </w:r>
        <w:r w:rsidRPr="00E77497" w:rsidDel="00514CF8">
          <w:rPr>
            <w:rFonts w:ascii="Times New Roman" w:hAnsi="Times New Roman"/>
            <w:i/>
          </w:rPr>
          <w:delText>WithStatement</w:delText>
        </w:r>
        <w:r w:rsidRPr="00E77497" w:rsidDel="00514CF8">
          <w:delText xml:space="preserve"> in such a context is treated as a </w:delText>
        </w:r>
        <w:r w:rsidRPr="00E77497" w:rsidDel="00514CF8">
          <w:rPr>
            <w:b/>
          </w:rPr>
          <w:delText>SyntaxError</w:delText>
        </w:r>
        <w:r w:rsidRPr="00E77497" w:rsidDel="00514CF8">
          <w:delText>.</w:delText>
        </w:r>
      </w:del>
    </w:p>
    <w:p w14:paraId="0D896FCC" w14:textId="77777777" w:rsidR="004C02EF" w:rsidRPr="00E77497" w:rsidRDefault="004C02EF" w:rsidP="00B43482">
      <w:pPr>
        <w:pStyle w:val="20"/>
        <w:numPr>
          <w:ilvl w:val="0"/>
          <w:numId w:val="0"/>
        </w:numPr>
      </w:pPr>
      <w:bookmarkStart w:id="16643" w:name="_Toc235503465"/>
      <w:bookmarkStart w:id="16644" w:name="_Toc241509240"/>
      <w:bookmarkStart w:id="16645" w:name="_Toc244416727"/>
      <w:bookmarkStart w:id="16646" w:name="_Toc276631091"/>
      <w:bookmarkStart w:id="16647" w:name="_Toc323907723"/>
      <w:r w:rsidRPr="00E77497">
        <w:t>12.11</w:t>
      </w:r>
      <w:r w:rsidRPr="00E77497">
        <w:tab/>
        <w:t xml:space="preserve">The </w:t>
      </w:r>
      <w:r w:rsidRPr="00E77497">
        <w:rPr>
          <w:rFonts w:ascii="Courier New" w:hAnsi="Courier New"/>
          <w:sz w:val="20"/>
        </w:rPr>
        <w:t>switch</w:t>
      </w:r>
      <w:r w:rsidRPr="00E77497">
        <w:t xml:space="preserve"> Statement</w:t>
      </w:r>
      <w:bookmarkEnd w:id="16629"/>
      <w:bookmarkEnd w:id="16630"/>
      <w:bookmarkEnd w:id="16631"/>
      <w:bookmarkEnd w:id="16632"/>
      <w:bookmarkEnd w:id="16633"/>
      <w:bookmarkEnd w:id="16634"/>
      <w:bookmarkEnd w:id="16635"/>
      <w:bookmarkEnd w:id="16643"/>
      <w:bookmarkEnd w:id="16644"/>
      <w:bookmarkEnd w:id="16645"/>
      <w:bookmarkEnd w:id="16646"/>
      <w:bookmarkEnd w:id="16647"/>
    </w:p>
    <w:p w14:paraId="6C92962F" w14:textId="77777777" w:rsidR="004C02EF" w:rsidRPr="00E77497" w:rsidRDefault="004C02EF" w:rsidP="004C02EF">
      <w:pPr>
        <w:pStyle w:val="Syntax"/>
      </w:pPr>
      <w:r w:rsidRPr="00E77497">
        <w:t>Syntax</w:t>
      </w:r>
    </w:p>
    <w:p w14:paraId="4E98884D" w14:textId="77777777" w:rsidR="004C02EF" w:rsidRPr="00E77497" w:rsidRDefault="004C02EF" w:rsidP="004C02EF">
      <w:pPr>
        <w:pStyle w:val="SyntaxRule"/>
      </w:pPr>
      <w:r w:rsidRPr="00E77497">
        <w:t xml:space="preserve">SwitchStatement </w:t>
      </w:r>
      <w:r w:rsidRPr="00E77497">
        <w:rPr>
          <w:rFonts w:ascii="Arial" w:hAnsi="Arial"/>
          <w:b/>
          <w:i w:val="0"/>
        </w:rPr>
        <w:t>:</w:t>
      </w:r>
    </w:p>
    <w:p w14:paraId="4CB1DC4C"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5E5D1FC8" w14:textId="77777777" w:rsidR="004C02EF" w:rsidRPr="00E77497" w:rsidRDefault="004C02EF" w:rsidP="004C02EF">
      <w:pPr>
        <w:pStyle w:val="SyntaxRule"/>
      </w:pPr>
      <w:r w:rsidRPr="00E77497">
        <w:t xml:space="preserve">CaseBlock </w:t>
      </w:r>
      <w:r w:rsidRPr="00E77497">
        <w:rPr>
          <w:rFonts w:ascii="Arial" w:hAnsi="Arial"/>
          <w:b/>
          <w:i w:val="0"/>
        </w:rPr>
        <w:t>:</w:t>
      </w:r>
    </w:p>
    <w:p w14:paraId="35992322"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4EE5A345" w14:textId="77777777" w:rsidR="004C02EF" w:rsidRPr="00E77497" w:rsidRDefault="004C02EF" w:rsidP="004C02EF">
      <w:pPr>
        <w:pStyle w:val="SyntaxRule"/>
      </w:pPr>
      <w:r w:rsidRPr="00E77497">
        <w:t xml:space="preserve">CaseClauses </w:t>
      </w:r>
      <w:r w:rsidRPr="00E77497">
        <w:rPr>
          <w:rFonts w:ascii="Arial" w:hAnsi="Arial"/>
          <w:b/>
          <w:i w:val="0"/>
        </w:rPr>
        <w:t>:</w:t>
      </w:r>
    </w:p>
    <w:p w14:paraId="5AB578B0" w14:textId="77777777" w:rsidR="004C02EF" w:rsidRPr="00E77497" w:rsidRDefault="004C02EF" w:rsidP="004C02EF">
      <w:pPr>
        <w:pStyle w:val="SyntaxDefinition"/>
      </w:pPr>
      <w:r w:rsidRPr="00E77497">
        <w:t>CaseClause</w:t>
      </w:r>
      <w:r w:rsidRPr="00E77497">
        <w:br/>
        <w:t>CaseClauses CaseClause</w:t>
      </w:r>
    </w:p>
    <w:p w14:paraId="7EE3E3FB" w14:textId="77777777" w:rsidR="004C02EF" w:rsidRPr="00E77497" w:rsidRDefault="004C02EF" w:rsidP="004C02EF">
      <w:pPr>
        <w:pStyle w:val="SyntaxRule"/>
      </w:pPr>
      <w:r w:rsidRPr="00E77497">
        <w:t xml:space="preserve">CaseClause </w:t>
      </w:r>
      <w:r w:rsidRPr="00E77497">
        <w:rPr>
          <w:rFonts w:ascii="Arial" w:hAnsi="Arial"/>
          <w:b/>
          <w:i w:val="0"/>
        </w:rPr>
        <w:t>:</w:t>
      </w:r>
    </w:p>
    <w:p w14:paraId="07AE118B"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3BE3B0A0" w14:textId="77777777" w:rsidR="004C02EF" w:rsidRPr="00E77497" w:rsidRDefault="004C02EF" w:rsidP="004C02EF">
      <w:pPr>
        <w:pStyle w:val="SyntaxRule"/>
      </w:pPr>
      <w:r w:rsidRPr="00E77497">
        <w:t xml:space="preserve">DefaultClause </w:t>
      </w:r>
      <w:r w:rsidRPr="00E77497">
        <w:rPr>
          <w:rFonts w:ascii="Arial" w:hAnsi="Arial"/>
          <w:b/>
          <w:i w:val="0"/>
        </w:rPr>
        <w:t>:</w:t>
      </w:r>
    </w:p>
    <w:p w14:paraId="28FBCDA2"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5F0C7BB8" w14:textId="77777777" w:rsidR="003C2189" w:rsidRPr="00E77497" w:rsidRDefault="003C2189" w:rsidP="003C2189">
      <w:pPr>
        <w:pStyle w:val="40"/>
        <w:numPr>
          <w:ilvl w:val="0"/>
          <w:numId w:val="0"/>
        </w:numPr>
        <w:rPr>
          <w:ins w:id="16648" w:author="Rev 4 Allen Wirfs-Brock" w:date="2011-10-20T10:35:00Z"/>
        </w:rPr>
      </w:pPr>
      <w:ins w:id="16649" w:author="Rev 4 Allen Wirfs-Brock" w:date="2011-10-20T10:35:00Z">
        <w:r w:rsidRPr="00E77497">
          <w:t>Static Semantics</w:t>
        </w:r>
      </w:ins>
    </w:p>
    <w:p w14:paraId="7CF320B3" w14:textId="77777777" w:rsidR="003C2189" w:rsidRPr="00E77497" w:rsidRDefault="003C2189" w:rsidP="003C2189">
      <w:pPr>
        <w:rPr>
          <w:ins w:id="16650" w:author="Rev 4 Allen Wirfs-Brock" w:date="2011-10-20T10:35:00Z"/>
          <w:rFonts w:ascii="Helvetica" w:hAnsi="Helvetica"/>
          <w:b/>
        </w:rPr>
      </w:pPr>
      <w:ins w:id="16651" w:author="Rev 4 Allen Wirfs-Brock" w:date="2011-10-20T10:35:00Z">
        <w:r w:rsidRPr="00E77497">
          <w:rPr>
            <w:rFonts w:ascii="Helvetica" w:hAnsi="Helvetica"/>
            <w:b/>
          </w:rPr>
          <w:t>Static Semantics:  Early Errors</w:t>
        </w:r>
      </w:ins>
    </w:p>
    <w:p w14:paraId="163A7196" w14:textId="77777777" w:rsidR="003C1856" w:rsidRPr="003B4312" w:rsidRDefault="003C1856" w:rsidP="003C1856">
      <w:pPr>
        <w:rPr>
          <w:ins w:id="16652" w:author="Rev 4 Allen Wirfs-Brock" w:date="2011-10-20T10:38:00Z"/>
        </w:rPr>
      </w:pPr>
      <w:ins w:id="16653" w:author="Rev 4 Allen Wirfs-Brock" w:date="2011-10-20T10:3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del w:id="16654" w:author="Rev 6 Allen Wirfs-Brock" w:date="2012-02-27T15:53:00Z">
          <w:r w:rsidRPr="003B4312" w:rsidDel="003471DC">
            <w:delText>are:</w:delText>
          </w:r>
        </w:del>
      </w:ins>
    </w:p>
    <w:p w14:paraId="5B243306" w14:textId="77777777" w:rsidR="003C1856" w:rsidRPr="004D1BD1" w:rsidRDefault="003C1856" w:rsidP="00532AB5">
      <w:pPr>
        <w:numPr>
          <w:ilvl w:val="0"/>
          <w:numId w:val="737"/>
        </w:numPr>
        <w:spacing w:after="220"/>
        <w:contextualSpacing/>
        <w:rPr>
          <w:ins w:id="16655" w:author="Rev 4 Allen Wirfs-Brock" w:date="2011-10-20T10:38:00Z"/>
        </w:rPr>
        <w:pPrChange w:id="16656" w:author="Rev 7 Allen Wirfs-Brock" w:date="2012-04-25T15:29:00Z">
          <w:pPr>
            <w:numPr>
              <w:numId w:val="403"/>
            </w:numPr>
            <w:spacing w:after="220"/>
            <w:ind w:left="720" w:hanging="360"/>
            <w:contextualSpacing/>
          </w:pPr>
        </w:pPrChange>
      </w:pPr>
      <w:ins w:id="16657" w:author="Rev 4 Allen Wirfs-Brock" w:date="2011-10-20T10:38:00Z">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entir</w:t>
        </w:r>
      </w:ins>
      <w:ins w:id="16658" w:author="Rev 6 Allen Wirfs-Brock" w:date="2012-02-27T16:14:00Z">
        <w:r w:rsidR="00650D6A">
          <w:t>i</w:t>
        </w:r>
      </w:ins>
      <w:ins w:id="16659" w:author="Rev 4 Allen Wirfs-Brock" w:date="2011-10-20T10:38:00Z">
        <w:r w:rsidRPr="004D1BD1">
          <w:t>es.</w:t>
        </w:r>
      </w:ins>
    </w:p>
    <w:p w14:paraId="16C65B7A" w14:textId="77777777" w:rsidR="003C1856" w:rsidRPr="004D1BD1" w:rsidRDefault="003C1856" w:rsidP="00532AB5">
      <w:pPr>
        <w:numPr>
          <w:ilvl w:val="0"/>
          <w:numId w:val="737"/>
        </w:numPr>
        <w:spacing w:after="220"/>
        <w:rPr>
          <w:ins w:id="16660" w:author="Rev 4 Allen Wirfs-Brock" w:date="2011-10-20T10:38:00Z"/>
        </w:rPr>
        <w:pPrChange w:id="16661" w:author="Rev 7 Allen Wirfs-Brock" w:date="2012-04-25T15:29:00Z">
          <w:pPr>
            <w:numPr>
              <w:numId w:val="403"/>
            </w:numPr>
            <w:spacing w:after="220"/>
            <w:ind w:left="720" w:hanging="360"/>
          </w:pPr>
        </w:pPrChange>
      </w:pPr>
      <w:ins w:id="16662" w:author="Rev 4 Allen Wirfs-Brock" w:date="2011-10-20T10:38:00Z">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ins>
    </w:p>
    <w:p w14:paraId="52B0192E" w14:textId="77777777" w:rsidR="00BD4A1E" w:rsidRPr="00E77497" w:rsidDel="00516F75" w:rsidRDefault="00BD4A1E" w:rsidP="00BD4A1E">
      <w:pPr>
        <w:rPr>
          <w:ins w:id="16663" w:author="Rev 4 Allen Wirfs-Brock" w:date="2011-10-20T10:58:00Z"/>
          <w:del w:id="16664" w:author="Rev 6 Allen Wirfs-Brock" w:date="2012-01-26T15:06:00Z"/>
        </w:rPr>
      </w:pPr>
      <w:ins w:id="16665" w:author="Rev 4 Allen Wirfs-Brock" w:date="2011-10-20T10:58:00Z">
        <w:del w:id="16666" w:author="Rev 6 Allen Wirfs-Brock" w:date="2012-01-26T15:06:00Z">
          <w:r w:rsidRPr="003B4312" w:rsidDel="00516F75">
            <w:rPr>
              <w:rFonts w:ascii="Times New Roman" w:hAnsi="Times New Roman"/>
              <w:i/>
            </w:rPr>
            <w:delText>CaseClause</w:delText>
          </w:r>
          <w:r w:rsidRPr="006B6D0A" w:rsidDel="00516F75">
            <w:delText xml:space="preserve"> </w:delText>
          </w:r>
          <w:r w:rsidRPr="006B6D0A" w:rsidDel="00516F75">
            <w:rPr>
              <w:b/>
            </w:rPr>
            <w:delText>:</w:delText>
          </w:r>
          <w:r w:rsidRPr="006B6D0A" w:rsidDel="00516F75">
            <w:delText xml:space="preserve"> </w:delText>
          </w:r>
          <w:r w:rsidRPr="00E65A34" w:rsidDel="00516F75">
            <w:rPr>
              <w:rFonts w:ascii="Courier New" w:hAnsi="Courier New"/>
              <w:b/>
            </w:rPr>
            <w:delText>case</w:delText>
          </w:r>
          <w:r w:rsidRPr="009C202C" w:rsidDel="00516F75">
            <w:rPr>
              <w:rFonts w:ascii="Times New Roman" w:hAnsi="Times New Roman"/>
              <w:i/>
            </w:rPr>
            <w:delText xml:space="preserve"> Expression </w:delText>
          </w:r>
          <w:r w:rsidRPr="00B820AB" w:rsidDel="00516F75">
            <w:rPr>
              <w:rFonts w:ascii="Courier New" w:hAnsi="Courier New"/>
              <w:b/>
            </w:rPr>
            <w:delText>:</w:delText>
          </w:r>
          <w:r w:rsidRPr="00675B74" w:rsidDel="00516F75">
            <w:rPr>
              <w:rFonts w:ascii="Times New Roman" w:hAnsi="Times New Roman"/>
              <w:i/>
            </w:rPr>
            <w:delText xml:space="preserve"> StatementList</w:delText>
          </w:r>
          <w:r w:rsidRPr="00E77497" w:rsidDel="00516F75">
            <w:rPr>
              <w:rStyle w:val="bnf"/>
            </w:rPr>
            <w:delText xml:space="preserve"> </w:delText>
          </w:r>
          <w:r w:rsidRPr="00E77497" w:rsidDel="00516F75">
            <w:delText xml:space="preserve"> </w:delText>
          </w:r>
        </w:del>
      </w:ins>
    </w:p>
    <w:p w14:paraId="48C2ECF3" w14:textId="77777777" w:rsidR="00BD4A1E" w:rsidRPr="00E77497" w:rsidDel="00516F75" w:rsidRDefault="00BD4A1E" w:rsidP="00B34B48">
      <w:pPr>
        <w:numPr>
          <w:ilvl w:val="0"/>
          <w:numId w:val="403"/>
        </w:numPr>
        <w:spacing w:after="220"/>
        <w:rPr>
          <w:ins w:id="16667" w:author="Rev 4 Allen Wirfs-Brock" w:date="2011-10-20T10:58:00Z"/>
          <w:del w:id="16668" w:author="Rev 6 Allen Wirfs-Brock" w:date="2012-01-26T15:06:00Z"/>
        </w:rPr>
      </w:pPr>
      <w:ins w:id="16669" w:author="Rev 4 Allen Wirfs-Brock" w:date="2011-10-20T10:58:00Z">
        <w:del w:id="16670" w:author="Rev 6 Allen Wirfs-Brock" w:date="2012-01-26T15:06:00Z">
          <w:r w:rsidRPr="00E77497" w:rsidDel="00516F75">
            <w:delText xml:space="preserve">It is a Syntax Error if </w:delText>
          </w:r>
          <w:r w:rsidRPr="00E77497" w:rsidDel="00516F75">
            <w:rPr>
              <w:rFonts w:ascii="Times New Roman" w:hAnsi="Times New Roman"/>
              <w:i/>
            </w:rPr>
            <w:delText>StatementList</w:delText>
          </w:r>
          <w:r w:rsidRPr="00E77497" w:rsidDel="00516F75">
            <w:delText xml:space="preserve"> includes a </w:delText>
          </w:r>
          <w:r w:rsidRPr="00E77497" w:rsidDel="00516F75">
            <w:rPr>
              <w:rFonts w:ascii="Times New Roman" w:hAnsi="Times New Roman"/>
              <w:i/>
            </w:rPr>
            <w:delText xml:space="preserve">StatementListItem </w:delText>
          </w:r>
          <w:r w:rsidRPr="00E77497" w:rsidDel="00516F75">
            <w:rPr>
              <w:b/>
            </w:rPr>
            <w:delText>:</w:delText>
          </w:r>
          <w:r w:rsidRPr="00E77497" w:rsidDel="00516F75">
            <w:rPr>
              <w:rFonts w:ascii="Times New Roman" w:hAnsi="Times New Roman"/>
              <w:i/>
            </w:rPr>
            <w:delText xml:space="preserve"> FunctionDeclaration</w:delText>
          </w:r>
          <w:r w:rsidRPr="00E77497" w:rsidDel="00516F75">
            <w:delText xml:space="preserve"> production  and the source code matching this </w:delText>
          </w:r>
          <w:r w:rsidRPr="00E77497" w:rsidDel="00516F75">
            <w:rPr>
              <w:rFonts w:ascii="Times New Roman" w:hAnsi="Times New Roman"/>
              <w:i/>
            </w:rPr>
            <w:delText xml:space="preserve">CaseClause </w:delText>
          </w:r>
          <w:r w:rsidRPr="00E77497" w:rsidDel="00516F75">
            <w:delText>production is not contained in extended code.</w:delText>
          </w:r>
        </w:del>
      </w:ins>
    </w:p>
    <w:p w14:paraId="79090E0D" w14:textId="77777777" w:rsidR="00352017" w:rsidRPr="00E77497" w:rsidRDefault="00352017" w:rsidP="00352017">
      <w:pPr>
        <w:rPr>
          <w:ins w:id="16671" w:author="Rev 4 Allen Wirfs-Brock" w:date="2011-10-20T10:41:00Z"/>
          <w:rFonts w:ascii="Helvetica" w:hAnsi="Helvetica"/>
          <w:b/>
        </w:rPr>
      </w:pPr>
      <w:ins w:id="16672" w:author="Rev 4 Allen Wirfs-Brock" w:date="2011-10-20T10:41:00Z">
        <w:r w:rsidRPr="00E77497">
          <w:rPr>
            <w:rFonts w:ascii="Helvetica" w:hAnsi="Helvetica"/>
            <w:b/>
          </w:rPr>
          <w:t xml:space="preserve">Static Semantics:  </w:t>
        </w:r>
        <w:r w:rsidRPr="00E77497">
          <w:rPr>
            <w:rFonts w:ascii="Helvetica" w:hAnsi="Helvetica"/>
            <w:b/>
            <w:lang w:eastAsia="en-US"/>
          </w:rPr>
          <w:t>LexicalDeclarations</w:t>
        </w:r>
      </w:ins>
    </w:p>
    <w:p w14:paraId="6B6CF883" w14:textId="77777777" w:rsidR="00383225" w:rsidRPr="004D1BD1" w:rsidRDefault="00383225" w:rsidP="00383225">
      <w:pPr>
        <w:jc w:val="left"/>
        <w:rPr>
          <w:ins w:id="16673" w:author="Rev 4 Allen Wirfs-Brock" w:date="2011-10-20T10:42:00Z"/>
        </w:rPr>
      </w:pPr>
      <w:ins w:id="16674"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4E86BA17" w14:textId="77777777" w:rsidR="00383225" w:rsidRPr="003B4312" w:rsidRDefault="00383225" w:rsidP="00B34B48">
      <w:pPr>
        <w:pStyle w:val="Alg4"/>
        <w:numPr>
          <w:ilvl w:val="0"/>
          <w:numId w:val="485"/>
        </w:numPr>
        <w:spacing w:after="220"/>
        <w:contextualSpacing/>
        <w:rPr>
          <w:ins w:id="16675" w:author="Rev 4 Allen Wirfs-Brock" w:date="2011-10-20T10:42:00Z"/>
        </w:rPr>
      </w:pPr>
      <w:ins w:id="16676" w:author="Rev 4 Allen Wirfs-Brock" w:date="2011-10-20T10:42:00Z">
        <w:r w:rsidRPr="003B4312">
          <w:t>Return a new empty List.</w:t>
        </w:r>
      </w:ins>
    </w:p>
    <w:p w14:paraId="219DF1FA" w14:textId="77777777" w:rsidR="00175EBD" w:rsidRPr="004D1BD1" w:rsidRDefault="00175EBD" w:rsidP="00175EBD">
      <w:pPr>
        <w:jc w:val="left"/>
        <w:rPr>
          <w:ins w:id="16677" w:author="Rev 4 Allen Wirfs-Brock" w:date="2011-10-20T10:44:00Z"/>
        </w:rPr>
      </w:pPr>
      <w:ins w:id="16678"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4358D3B2" w14:textId="77777777" w:rsidR="00175EBD" w:rsidRPr="004D1BD1" w:rsidRDefault="00175EBD" w:rsidP="00B34B48">
      <w:pPr>
        <w:pStyle w:val="Alg4"/>
        <w:numPr>
          <w:ilvl w:val="0"/>
          <w:numId w:val="531"/>
        </w:numPr>
        <w:spacing w:after="220"/>
        <w:contextualSpacing/>
        <w:rPr>
          <w:ins w:id="16679" w:author="Rev 4 Allen Wirfs-Brock" w:date="2011-10-20T10:44:00Z"/>
        </w:rPr>
      </w:pPr>
      <w:ins w:id="16680" w:author="Rev 4 Allen Wirfs-Brock" w:date="2011-10-20T10:44:00Z">
        <w:r w:rsidRPr="003B4312">
          <w:t xml:space="preserve">Return the LexicalDeclarations of </w:t>
        </w:r>
        <w:r w:rsidRPr="00C7794D">
          <w:rPr>
            <w:i/>
          </w:rPr>
          <w:t>CaseClauses</w:t>
        </w:r>
        <w:r w:rsidRPr="004D1BD1">
          <w:t>.</w:t>
        </w:r>
      </w:ins>
    </w:p>
    <w:p w14:paraId="41BE1F44" w14:textId="77777777" w:rsidR="0030338C" w:rsidRPr="004D1BD1" w:rsidRDefault="0030338C" w:rsidP="0030338C">
      <w:pPr>
        <w:jc w:val="left"/>
        <w:rPr>
          <w:ins w:id="16681" w:author="Rev 4 Allen Wirfs-Brock" w:date="2011-10-20T10:49:00Z"/>
        </w:rPr>
      </w:pPr>
      <w:ins w:id="16682" w:author="Rev 4 Allen Wirfs-Brock" w:date="2011-10-20T10:49: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35C2581C" w14:textId="77777777" w:rsidR="0030338C" w:rsidRPr="004D1BD1" w:rsidRDefault="0030338C" w:rsidP="00B34B48">
      <w:pPr>
        <w:pStyle w:val="Alg4"/>
        <w:numPr>
          <w:ilvl w:val="0"/>
          <w:numId w:val="532"/>
        </w:numPr>
        <w:spacing w:after="220"/>
        <w:contextualSpacing/>
        <w:rPr>
          <w:ins w:id="16683" w:author="Rev 4 Allen Wirfs-Brock" w:date="2011-10-20T10:49:00Z"/>
        </w:rPr>
      </w:pPr>
      <w:ins w:id="16684" w:author="Rev 4 Allen Wirfs-Brock" w:date="2011-10-20T10:49:00Z">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ins>
    </w:p>
    <w:p w14:paraId="7BBAECEE" w14:textId="77777777" w:rsidR="0030338C" w:rsidRPr="006B6D0A" w:rsidRDefault="0030338C" w:rsidP="00B34B48">
      <w:pPr>
        <w:pStyle w:val="Alg4"/>
        <w:numPr>
          <w:ilvl w:val="0"/>
          <w:numId w:val="532"/>
        </w:numPr>
        <w:spacing w:after="220"/>
        <w:contextualSpacing/>
        <w:rPr>
          <w:ins w:id="16685" w:author="Rev 4 Allen Wirfs-Brock" w:date="2011-10-20T10:49:00Z"/>
        </w:rPr>
      </w:pPr>
      <w:ins w:id="16686" w:author="Rev 4 Allen Wirfs-Brock" w:date="2011-10-20T10:49:00Z">
        <w:r w:rsidRPr="003B4312">
          <w:t xml:space="preserve">Else let </w:t>
        </w:r>
        <w:r w:rsidRPr="006B6D0A">
          <w:rPr>
            <w:i/>
          </w:rPr>
          <w:t xml:space="preserve">declarations </w:t>
        </w:r>
        <w:r w:rsidRPr="006B6D0A">
          <w:t>be a new empty List.</w:t>
        </w:r>
      </w:ins>
    </w:p>
    <w:p w14:paraId="4D206098" w14:textId="77777777" w:rsidR="0030338C" w:rsidRPr="003B4312" w:rsidRDefault="0030338C" w:rsidP="00B34B48">
      <w:pPr>
        <w:pStyle w:val="Alg4"/>
        <w:numPr>
          <w:ilvl w:val="0"/>
          <w:numId w:val="532"/>
        </w:numPr>
        <w:spacing w:after="220"/>
        <w:contextualSpacing/>
        <w:rPr>
          <w:ins w:id="16687" w:author="Rev 4 Allen Wirfs-Brock" w:date="2011-10-20T10:49:00Z"/>
          <w:rStyle w:val="bnf"/>
          <w:i w:val="0"/>
        </w:rPr>
      </w:pPr>
      <w:ins w:id="16688" w:author="Rev 4 Allen Wirfs-Brock" w:date="2011-10-20T10:49:00Z">
        <w:r w:rsidRPr="006B6D0A">
          <w:t xml:space="preserve">Append to </w:t>
        </w:r>
        <w:r w:rsidRPr="00E65A34">
          <w:rPr>
            <w:i/>
          </w:rPr>
          <w:t xml:space="preserve">declarations </w:t>
        </w:r>
        <w:r w:rsidRPr="009C202C">
          <w:t xml:space="preserve">the elements of the LexicallyDeclaredNames of the </w:t>
        </w:r>
        <w:r w:rsidRPr="00C7794D">
          <w:rPr>
            <w:i/>
          </w:rPr>
          <w:t>DefaultClause</w:t>
        </w:r>
        <w:r w:rsidRPr="004D1BD1">
          <w:rPr>
            <w:rStyle w:val="bnf"/>
          </w:rPr>
          <w:t>.</w:t>
        </w:r>
      </w:ins>
    </w:p>
    <w:p w14:paraId="6E26840D" w14:textId="77777777" w:rsidR="0030338C" w:rsidRPr="006B6D0A" w:rsidRDefault="0030338C" w:rsidP="00B34B48">
      <w:pPr>
        <w:pStyle w:val="Alg4"/>
        <w:numPr>
          <w:ilvl w:val="0"/>
          <w:numId w:val="532"/>
        </w:numPr>
        <w:spacing w:after="220"/>
        <w:contextualSpacing/>
        <w:rPr>
          <w:ins w:id="16689" w:author="Rev 4 Allen Wirfs-Brock" w:date="2011-10-20T10:49:00Z"/>
        </w:rPr>
      </w:pPr>
      <w:ins w:id="16690" w:author="Rev 4 Allen Wirfs-Brock" w:date="2011-10-20T10:49: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56A4E8F2" w14:textId="77777777" w:rsidR="0030338C" w:rsidRPr="004D1BD1" w:rsidRDefault="0030338C" w:rsidP="00B34B48">
      <w:pPr>
        <w:pStyle w:val="Alg4"/>
        <w:numPr>
          <w:ilvl w:val="0"/>
          <w:numId w:val="532"/>
        </w:numPr>
        <w:spacing w:after="220"/>
        <w:contextualSpacing/>
        <w:rPr>
          <w:ins w:id="16691" w:author="Rev 4 Allen Wirfs-Brock" w:date="2011-10-20T10:49:00Z"/>
        </w:rPr>
      </w:pPr>
      <w:ins w:id="16692" w:author="Rev 4 Allen Wirfs-Brock" w:date="2011-10-20T10:49:00Z">
        <w:r w:rsidRPr="006B6D0A">
          <w:t>Else return the result of append</w:t>
        </w:r>
      </w:ins>
      <w:ins w:id="16693" w:author="Rev 7 Allen Wirfs-Brock" w:date="2012-05-04T14:16:00Z">
        <w:r w:rsidR="00F77917">
          <w:t>ing</w:t>
        </w:r>
      </w:ins>
      <w:ins w:id="16694" w:author="Rev 4 Allen Wirfs-Brock" w:date="2011-10-20T10:49:00Z">
        <w:r w:rsidRPr="006B6D0A">
          <w:t xml:space="preserve"> to </w:t>
        </w:r>
        <w:r w:rsidRPr="006B6D0A">
          <w:rPr>
            <w:i/>
          </w:rPr>
          <w:t>names</w:t>
        </w:r>
        <w:r w:rsidRPr="006B6D0A">
          <w:t xml:space="preserve"> the elements of the </w:t>
        </w:r>
        <w:del w:id="16695" w:author="Rev 7 Allen Wirfs-Brock" w:date="2012-05-04T14:19:00Z">
          <w:r w:rsidRPr="006B6D0A" w:rsidDel="00F77917">
            <w:delText xml:space="preserve">the </w:delText>
          </w:r>
        </w:del>
        <w:r w:rsidRPr="006B6D0A">
          <w:t xml:space="preserve">LexicallyDeclaredNames of the second </w:t>
        </w:r>
        <w:r w:rsidRPr="00C7794D">
          <w:rPr>
            <w:i/>
          </w:rPr>
          <w:t>CaseClauses</w:t>
        </w:r>
        <w:r w:rsidRPr="004D1BD1">
          <w:t>.</w:t>
        </w:r>
      </w:ins>
    </w:p>
    <w:p w14:paraId="0F89806E" w14:textId="77777777" w:rsidR="00712597" w:rsidRPr="006B6D0A" w:rsidRDefault="00712597" w:rsidP="00712597">
      <w:pPr>
        <w:rPr>
          <w:ins w:id="16696" w:author="Rev 4 Allen Wirfs-Brock" w:date="2011-10-20T10:53:00Z"/>
        </w:rPr>
      </w:pPr>
      <w:ins w:id="16697" w:author="Rev 4 Allen Wirfs-Brock" w:date="2011-10-20T10:53: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2910C0BF" w14:textId="77777777" w:rsidR="00712597" w:rsidRPr="00B820AB" w:rsidRDefault="00712597" w:rsidP="00435B72">
      <w:pPr>
        <w:pStyle w:val="Alg4"/>
        <w:numPr>
          <w:ilvl w:val="0"/>
          <w:numId w:val="533"/>
        </w:numPr>
        <w:spacing w:after="220"/>
        <w:contextualSpacing/>
        <w:rPr>
          <w:ins w:id="16698" w:author="Rev 4 Allen Wirfs-Brock" w:date="2011-10-20T10:53:00Z"/>
        </w:rPr>
      </w:pPr>
      <w:ins w:id="16699" w:author="Rev 4 Allen Wirfs-Brock" w:date="2011-10-20T10:53:00Z">
        <w:r w:rsidRPr="00E65A34">
          <w:t xml:space="preserve">Return the LexicalDeclarations of </w:t>
        </w:r>
        <w:r w:rsidRPr="009C202C">
          <w:rPr>
            <w:i/>
          </w:rPr>
          <w:t>CaseClause</w:t>
        </w:r>
        <w:r w:rsidRPr="00B820AB">
          <w:t>.</w:t>
        </w:r>
      </w:ins>
    </w:p>
    <w:p w14:paraId="02BF2F7D" w14:textId="77777777" w:rsidR="00712597" w:rsidRPr="00E77497" w:rsidRDefault="00712597" w:rsidP="00712597">
      <w:pPr>
        <w:rPr>
          <w:ins w:id="16700" w:author="Rev 4 Allen Wirfs-Brock" w:date="2011-10-20T10:53:00Z"/>
        </w:rPr>
      </w:pPr>
      <w:ins w:id="16701" w:author="Rev 4 Allen Wirfs-Brock" w:date="2011-10-20T10:53: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7B8D888D" w14:textId="77777777" w:rsidR="00712597" w:rsidRPr="00E77497" w:rsidRDefault="00712597" w:rsidP="00435B72">
      <w:pPr>
        <w:pStyle w:val="Alg4"/>
        <w:numPr>
          <w:ilvl w:val="0"/>
          <w:numId w:val="534"/>
        </w:numPr>
        <w:spacing w:after="220"/>
        <w:contextualSpacing/>
        <w:rPr>
          <w:ins w:id="16702" w:author="Rev 4 Allen Wirfs-Brock" w:date="2011-10-20T10:53:00Z"/>
        </w:rPr>
      </w:pPr>
      <w:ins w:id="16703" w:author="Rev 4 Allen Wirfs-Brock" w:date="2011-10-20T10:53:00Z">
        <w:r w:rsidRPr="00E77497">
          <w:t xml:space="preserve">Let </w:t>
        </w:r>
        <w:r w:rsidRPr="00E77497">
          <w:rPr>
            <w:i/>
          </w:rPr>
          <w:t xml:space="preserve">declarations </w:t>
        </w:r>
        <w:r w:rsidRPr="00E77497">
          <w:t xml:space="preserve">be LexicalDeclarations of </w:t>
        </w:r>
        <w:r w:rsidRPr="00E77497">
          <w:rPr>
            <w:i/>
          </w:rPr>
          <w:t>CaseClauses</w:t>
        </w:r>
        <w:r w:rsidRPr="00E77497">
          <w:t>.</w:t>
        </w:r>
      </w:ins>
    </w:p>
    <w:p w14:paraId="7FBC87A0" w14:textId="77777777" w:rsidR="00712597" w:rsidRPr="00E77497" w:rsidRDefault="00712597" w:rsidP="00435B72">
      <w:pPr>
        <w:pStyle w:val="Alg4"/>
        <w:numPr>
          <w:ilvl w:val="0"/>
          <w:numId w:val="534"/>
        </w:numPr>
        <w:spacing w:after="220"/>
        <w:contextualSpacing/>
        <w:rPr>
          <w:ins w:id="16704" w:author="Rev 4 Allen Wirfs-Brock" w:date="2011-10-20T10:53:00Z"/>
          <w:rStyle w:val="bnf"/>
          <w:i w:val="0"/>
        </w:rPr>
      </w:pPr>
      <w:ins w:id="16705" w:author="Rev 4 Allen Wirfs-Brock" w:date="2011-10-20T10:53:00Z">
        <w:r w:rsidRPr="00E77497">
          <w:t xml:space="preserve">Append to </w:t>
        </w:r>
        <w:r w:rsidRPr="00E77497">
          <w:rPr>
            <w:i/>
          </w:rPr>
          <w:t>names</w:t>
        </w:r>
        <w:r w:rsidRPr="00E77497">
          <w:t xml:space="preserve"> the elements of the LexicalDeclarations of </w:t>
        </w:r>
        <w:r w:rsidRPr="00E77497">
          <w:rPr>
            <w:i/>
          </w:rPr>
          <w:t>CaseClause</w:t>
        </w:r>
        <w:r w:rsidRPr="00E77497">
          <w:rPr>
            <w:rStyle w:val="bnf"/>
          </w:rPr>
          <w:t>.</w:t>
        </w:r>
      </w:ins>
    </w:p>
    <w:p w14:paraId="7EAC065F" w14:textId="77777777" w:rsidR="00712597" w:rsidRPr="00E77497" w:rsidRDefault="00712597" w:rsidP="00435B72">
      <w:pPr>
        <w:pStyle w:val="Alg4"/>
        <w:numPr>
          <w:ilvl w:val="0"/>
          <w:numId w:val="534"/>
        </w:numPr>
        <w:spacing w:after="220"/>
        <w:contextualSpacing/>
        <w:rPr>
          <w:ins w:id="16706" w:author="Rev 4 Allen Wirfs-Brock" w:date="2011-10-20T10:53:00Z"/>
        </w:rPr>
      </w:pPr>
      <w:ins w:id="16707" w:author="Rev 4 Allen Wirfs-Brock" w:date="2011-10-20T10:53:00Z">
        <w:r w:rsidRPr="00E77497">
          <w:t xml:space="preserve">Return </w:t>
        </w:r>
        <w:r w:rsidRPr="00E77497">
          <w:rPr>
            <w:i/>
          </w:rPr>
          <w:t>declarations</w:t>
        </w:r>
        <w:r w:rsidRPr="00E77497">
          <w:t>.</w:t>
        </w:r>
      </w:ins>
    </w:p>
    <w:p w14:paraId="287D7774" w14:textId="77777777" w:rsidR="006A32A0" w:rsidRPr="00E77497" w:rsidRDefault="006A32A0" w:rsidP="006A32A0">
      <w:pPr>
        <w:jc w:val="left"/>
        <w:rPr>
          <w:ins w:id="16708" w:author="Rev 4 Allen Wirfs-Brock" w:date="2011-10-20T11:00:00Z"/>
        </w:rPr>
      </w:pPr>
      <w:ins w:id="16709" w:author="Rev 4 Allen Wirfs-Brock" w:date="2011-10-20T11:00: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705C6A3D" w14:textId="77777777" w:rsidR="006A32A0" w:rsidRPr="00E77497" w:rsidRDefault="006A32A0" w:rsidP="00435B72">
      <w:pPr>
        <w:pStyle w:val="Alg4"/>
        <w:numPr>
          <w:ilvl w:val="0"/>
          <w:numId w:val="535"/>
        </w:numPr>
        <w:spacing w:after="220"/>
        <w:contextualSpacing/>
        <w:rPr>
          <w:ins w:id="16710" w:author="Rev 4 Allen Wirfs-Brock" w:date="2011-10-20T11:00:00Z"/>
        </w:rPr>
      </w:pPr>
      <w:ins w:id="16711" w:author="Rev 4 Allen Wirfs-Brock" w:date="2011-10-20T11:00: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2464A2D8" w14:textId="77777777" w:rsidR="006A32A0" w:rsidRPr="00E77497" w:rsidRDefault="006A32A0" w:rsidP="00435B72">
      <w:pPr>
        <w:pStyle w:val="Alg4"/>
        <w:numPr>
          <w:ilvl w:val="0"/>
          <w:numId w:val="535"/>
        </w:numPr>
        <w:spacing w:after="220"/>
        <w:contextualSpacing/>
        <w:rPr>
          <w:ins w:id="16712" w:author="Rev 4 Allen Wirfs-Brock" w:date="2011-10-20T11:00:00Z"/>
        </w:rPr>
      </w:pPr>
      <w:ins w:id="16713" w:author="Rev 4 Allen Wirfs-Brock" w:date="2011-10-20T11:00:00Z">
        <w:r w:rsidRPr="00E77497">
          <w:t>Else return a new empty List.</w:t>
        </w:r>
      </w:ins>
    </w:p>
    <w:p w14:paraId="43C7F589" w14:textId="77777777" w:rsidR="00D97D35" w:rsidRPr="00E77497" w:rsidRDefault="00D97D35" w:rsidP="00D97D35">
      <w:pPr>
        <w:jc w:val="left"/>
        <w:rPr>
          <w:ins w:id="16714" w:author="Rev 4 Allen Wirfs-Brock" w:date="2011-10-20T11:04:00Z"/>
        </w:rPr>
      </w:pPr>
      <w:ins w:id="16715" w:author="Rev 4 Allen Wirfs-Brock" w:date="2011-10-20T11:04: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69236408" w14:textId="77777777" w:rsidR="00D97D35" w:rsidRPr="00E77497" w:rsidRDefault="00D97D35" w:rsidP="00435B72">
      <w:pPr>
        <w:pStyle w:val="Alg4"/>
        <w:numPr>
          <w:ilvl w:val="0"/>
          <w:numId w:val="536"/>
        </w:numPr>
        <w:spacing w:after="220"/>
        <w:contextualSpacing/>
        <w:rPr>
          <w:ins w:id="16716" w:author="Rev 4 Allen Wirfs-Brock" w:date="2011-10-20T11:04:00Z"/>
        </w:rPr>
      </w:pPr>
      <w:ins w:id="16717" w:author="Rev 4 Allen Wirfs-Brock" w:date="2011-10-20T11:04: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0DC169E4" w14:textId="77777777" w:rsidR="00D97D35" w:rsidRPr="00E77497" w:rsidRDefault="00D97D35" w:rsidP="00435B72">
      <w:pPr>
        <w:pStyle w:val="Alg4"/>
        <w:numPr>
          <w:ilvl w:val="0"/>
          <w:numId w:val="536"/>
        </w:numPr>
        <w:spacing w:after="220"/>
        <w:contextualSpacing/>
        <w:rPr>
          <w:ins w:id="16718" w:author="Rev 4 Allen Wirfs-Brock" w:date="2011-10-20T11:04:00Z"/>
        </w:rPr>
      </w:pPr>
      <w:ins w:id="16719" w:author="Rev 4 Allen Wirfs-Brock" w:date="2011-10-20T11:04:00Z">
        <w:r w:rsidRPr="00E77497">
          <w:t>Else return a new empty List.</w:t>
        </w:r>
      </w:ins>
    </w:p>
    <w:p w14:paraId="50080148" w14:textId="77777777" w:rsidR="00001CB2" w:rsidRPr="00E77497" w:rsidRDefault="00001CB2" w:rsidP="00001CB2">
      <w:pPr>
        <w:rPr>
          <w:ins w:id="16720" w:author="Rev 4 Allen Wirfs-Brock" w:date="2011-10-20T10:40:00Z"/>
          <w:rFonts w:ascii="Helvetica" w:hAnsi="Helvetica"/>
          <w:b/>
        </w:rPr>
      </w:pPr>
      <w:ins w:id="16721" w:author="Rev 4 Allen Wirfs-Brock" w:date="2011-10-20T10:40:00Z">
        <w:r w:rsidRPr="00E77497">
          <w:rPr>
            <w:rFonts w:ascii="Helvetica" w:hAnsi="Helvetica"/>
            <w:b/>
          </w:rPr>
          <w:t xml:space="preserve">Static Semantics:  </w:t>
        </w:r>
        <w:r w:rsidRPr="00E77497">
          <w:rPr>
            <w:rFonts w:ascii="Helvetica" w:hAnsi="Helvetica"/>
            <w:b/>
            <w:lang w:eastAsia="en-US"/>
          </w:rPr>
          <w:t>LexicallyDeclaredNames</w:t>
        </w:r>
      </w:ins>
    </w:p>
    <w:p w14:paraId="5E25FC80" w14:textId="77777777" w:rsidR="00383225" w:rsidRPr="004D1BD1" w:rsidRDefault="00383225" w:rsidP="00383225">
      <w:pPr>
        <w:jc w:val="left"/>
        <w:rPr>
          <w:ins w:id="16722" w:author="Rev 4 Allen Wirfs-Brock" w:date="2011-10-20T10:42:00Z"/>
        </w:rPr>
      </w:pPr>
      <w:ins w:id="16723"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72549011" w14:textId="77777777" w:rsidR="00383225" w:rsidRPr="003B4312" w:rsidRDefault="00383225" w:rsidP="00435B72">
      <w:pPr>
        <w:pStyle w:val="Alg4"/>
        <w:numPr>
          <w:ilvl w:val="0"/>
          <w:numId w:val="600"/>
        </w:numPr>
        <w:spacing w:after="220"/>
        <w:contextualSpacing/>
        <w:rPr>
          <w:ins w:id="16724" w:author="Rev 4 Allen Wirfs-Brock" w:date="2011-10-20T10:42:00Z"/>
        </w:rPr>
      </w:pPr>
      <w:ins w:id="16725" w:author="Rev 4 Allen Wirfs-Brock" w:date="2011-10-20T10:42:00Z">
        <w:r w:rsidRPr="003B4312">
          <w:t>Return a new empty List.</w:t>
        </w:r>
      </w:ins>
    </w:p>
    <w:p w14:paraId="3127C6A6" w14:textId="77777777" w:rsidR="00175EBD" w:rsidRPr="004D1BD1" w:rsidRDefault="00175EBD" w:rsidP="00175EBD">
      <w:pPr>
        <w:jc w:val="left"/>
        <w:rPr>
          <w:ins w:id="16726" w:author="Rev 4 Allen Wirfs-Brock" w:date="2011-10-20T10:44:00Z"/>
        </w:rPr>
      </w:pPr>
      <w:ins w:id="16727"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5DFCAC7D" w14:textId="77777777" w:rsidR="00175EBD" w:rsidRPr="004D1BD1" w:rsidRDefault="00175EBD" w:rsidP="00435B72">
      <w:pPr>
        <w:pStyle w:val="Alg4"/>
        <w:numPr>
          <w:ilvl w:val="0"/>
          <w:numId w:val="486"/>
        </w:numPr>
        <w:spacing w:after="220"/>
        <w:contextualSpacing/>
        <w:rPr>
          <w:ins w:id="16728" w:author="Rev 4 Allen Wirfs-Brock" w:date="2011-10-20T10:44:00Z"/>
        </w:rPr>
      </w:pPr>
      <w:ins w:id="16729" w:author="Rev 4 Allen Wirfs-Brock" w:date="2011-10-20T10:44:00Z">
        <w:r w:rsidRPr="003B4312">
          <w:t xml:space="preserve">Return the LexicallyDeclaredNames of </w:t>
        </w:r>
        <w:r w:rsidRPr="00C7794D">
          <w:rPr>
            <w:i/>
          </w:rPr>
          <w:t>CaseClauses</w:t>
        </w:r>
        <w:r w:rsidRPr="004D1BD1">
          <w:t>.</w:t>
        </w:r>
      </w:ins>
    </w:p>
    <w:p w14:paraId="41721D9D" w14:textId="77777777" w:rsidR="008B496E" w:rsidRPr="004D1BD1" w:rsidRDefault="008B496E" w:rsidP="008B496E">
      <w:pPr>
        <w:jc w:val="left"/>
        <w:rPr>
          <w:ins w:id="16730" w:author="Rev 4 Allen Wirfs-Brock" w:date="2011-10-20T10:48:00Z"/>
        </w:rPr>
      </w:pPr>
      <w:ins w:id="16731" w:author="Rev 4 Allen Wirfs-Brock" w:date="2011-10-20T10:4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51E6E095" w14:textId="77777777" w:rsidR="008B496E" w:rsidRPr="004D1BD1" w:rsidRDefault="008B496E" w:rsidP="00435B72">
      <w:pPr>
        <w:pStyle w:val="Alg4"/>
        <w:numPr>
          <w:ilvl w:val="0"/>
          <w:numId w:val="487"/>
        </w:numPr>
        <w:spacing w:after="220"/>
        <w:contextualSpacing/>
        <w:rPr>
          <w:ins w:id="16732" w:author="Rev 4 Allen Wirfs-Brock" w:date="2011-10-20T10:48:00Z"/>
        </w:rPr>
      </w:pPr>
      <w:ins w:id="16733" w:author="Rev 4 Allen Wirfs-Brock" w:date="2011-10-20T10:48: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ins>
    </w:p>
    <w:p w14:paraId="21429816" w14:textId="77777777" w:rsidR="008B496E" w:rsidRPr="006B6D0A" w:rsidRDefault="008B496E" w:rsidP="00435B72">
      <w:pPr>
        <w:pStyle w:val="Alg4"/>
        <w:numPr>
          <w:ilvl w:val="0"/>
          <w:numId w:val="487"/>
        </w:numPr>
        <w:spacing w:after="220"/>
        <w:contextualSpacing/>
        <w:rPr>
          <w:ins w:id="16734" w:author="Rev 4 Allen Wirfs-Brock" w:date="2011-10-20T10:48:00Z"/>
        </w:rPr>
      </w:pPr>
      <w:ins w:id="16735" w:author="Rev 4 Allen Wirfs-Brock" w:date="2011-10-20T10:48:00Z">
        <w:r w:rsidRPr="003B4312">
          <w:t xml:space="preserve">Else let </w:t>
        </w:r>
        <w:r w:rsidRPr="006B6D0A">
          <w:rPr>
            <w:i/>
          </w:rPr>
          <w:t>names</w:t>
        </w:r>
        <w:r w:rsidRPr="006B6D0A">
          <w:t xml:space="preserve"> be a new empty List.</w:t>
        </w:r>
      </w:ins>
    </w:p>
    <w:p w14:paraId="12D1434F" w14:textId="77777777" w:rsidR="008B496E" w:rsidRPr="003B4312" w:rsidRDefault="008B496E" w:rsidP="00435B72">
      <w:pPr>
        <w:pStyle w:val="Alg4"/>
        <w:numPr>
          <w:ilvl w:val="0"/>
          <w:numId w:val="487"/>
        </w:numPr>
        <w:spacing w:after="220"/>
        <w:contextualSpacing/>
        <w:rPr>
          <w:ins w:id="16736" w:author="Rev 4 Allen Wirfs-Brock" w:date="2011-10-20T10:48:00Z"/>
          <w:rStyle w:val="bnf"/>
          <w:i w:val="0"/>
        </w:rPr>
      </w:pPr>
      <w:ins w:id="16737" w:author="Rev 4 Allen Wirfs-Brock" w:date="2011-10-20T10:48:00Z">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ins>
    </w:p>
    <w:p w14:paraId="010FF3D6" w14:textId="77777777" w:rsidR="008B496E" w:rsidRPr="006B6D0A" w:rsidRDefault="008B496E" w:rsidP="00435B72">
      <w:pPr>
        <w:pStyle w:val="Alg4"/>
        <w:numPr>
          <w:ilvl w:val="0"/>
          <w:numId w:val="487"/>
        </w:numPr>
        <w:spacing w:after="220"/>
        <w:contextualSpacing/>
        <w:rPr>
          <w:ins w:id="16738" w:author="Rev 4 Allen Wirfs-Brock" w:date="2011-10-20T10:48:00Z"/>
        </w:rPr>
      </w:pPr>
      <w:ins w:id="16739" w:author="Rev 4 Allen Wirfs-Brock" w:date="2011-10-20T10:48: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5C0A0CD1" w14:textId="77777777" w:rsidR="008B496E" w:rsidRPr="004D1BD1" w:rsidRDefault="008B496E" w:rsidP="00435B72">
      <w:pPr>
        <w:pStyle w:val="Alg4"/>
        <w:numPr>
          <w:ilvl w:val="0"/>
          <w:numId w:val="487"/>
        </w:numPr>
        <w:spacing w:after="220"/>
        <w:contextualSpacing/>
        <w:rPr>
          <w:ins w:id="16740" w:author="Rev 4 Allen Wirfs-Brock" w:date="2011-10-20T10:48:00Z"/>
        </w:rPr>
      </w:pPr>
      <w:ins w:id="16741" w:author="Rev 4 Allen Wirfs-Brock" w:date="2011-10-20T10:48:00Z">
        <w:r w:rsidRPr="006B6D0A">
          <w:t>Else return the result of append</w:t>
        </w:r>
      </w:ins>
      <w:ins w:id="16742" w:author="Rev 7 Allen Wirfs-Brock" w:date="2012-05-04T14:16:00Z">
        <w:r w:rsidR="00F77917">
          <w:t>ing</w:t>
        </w:r>
      </w:ins>
      <w:ins w:id="16743" w:author="Rev 4 Allen Wirfs-Brock" w:date="2011-10-20T10:48:00Z">
        <w:r w:rsidRPr="006B6D0A">
          <w:t xml:space="preserve"> to </w:t>
        </w:r>
        <w:r w:rsidRPr="006B6D0A">
          <w:rPr>
            <w:i/>
          </w:rPr>
          <w:t>names</w:t>
        </w:r>
        <w:r w:rsidRPr="00E65A34">
          <w:t xml:space="preserve"> the elements of the </w:t>
        </w:r>
        <w:del w:id="16744" w:author="Rev 7 Allen Wirfs-Brock" w:date="2012-05-04T14:19:00Z">
          <w:r w:rsidRPr="00E65A34" w:rsidDel="00F77917">
            <w:delText xml:space="preserve">the </w:delText>
          </w:r>
        </w:del>
        <w:r w:rsidRPr="00E65A34">
          <w:t xml:space="preserve">LexicallyDeclaredNames of the second </w:t>
        </w:r>
        <w:r w:rsidRPr="00C7794D">
          <w:rPr>
            <w:i/>
          </w:rPr>
          <w:t>CaseClauses</w:t>
        </w:r>
        <w:r w:rsidRPr="004D1BD1">
          <w:t>.</w:t>
        </w:r>
      </w:ins>
    </w:p>
    <w:p w14:paraId="089A90FC" w14:textId="77777777" w:rsidR="00D54F2B" w:rsidRPr="006B6D0A" w:rsidRDefault="00D54F2B" w:rsidP="00D54F2B">
      <w:pPr>
        <w:rPr>
          <w:ins w:id="16745" w:author="Rev 4 Allen Wirfs-Brock" w:date="2011-10-20T10:53:00Z"/>
        </w:rPr>
      </w:pPr>
      <w:ins w:id="16746" w:author="Rev 4 Allen Wirfs-Brock" w:date="2011-10-20T10:53: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2CB8D76F" w14:textId="77777777" w:rsidR="00D54F2B" w:rsidRPr="00675B74" w:rsidRDefault="00D54F2B" w:rsidP="00435B72">
      <w:pPr>
        <w:pStyle w:val="Alg4"/>
        <w:numPr>
          <w:ilvl w:val="0"/>
          <w:numId w:val="519"/>
        </w:numPr>
        <w:spacing w:after="220"/>
        <w:contextualSpacing/>
        <w:rPr>
          <w:ins w:id="16747" w:author="Rev 4 Allen Wirfs-Brock" w:date="2011-10-20T10:53:00Z"/>
        </w:rPr>
      </w:pPr>
      <w:ins w:id="16748" w:author="Rev 4 Allen Wirfs-Brock" w:date="2011-10-20T10:53:00Z">
        <w:r w:rsidRPr="00E65A34">
          <w:t>Return</w:t>
        </w:r>
        <w:r w:rsidRPr="009C202C">
          <w:t xml:space="preserve"> the LexicallyDeclaredNames of </w:t>
        </w:r>
        <w:r w:rsidRPr="00B820AB">
          <w:rPr>
            <w:i/>
          </w:rPr>
          <w:t>CaseClause</w:t>
        </w:r>
        <w:r w:rsidRPr="00675B74">
          <w:t>.</w:t>
        </w:r>
      </w:ins>
    </w:p>
    <w:p w14:paraId="4A2D8687" w14:textId="77777777" w:rsidR="00330832" w:rsidRPr="00E77497" w:rsidRDefault="00330832" w:rsidP="00330832">
      <w:pPr>
        <w:rPr>
          <w:ins w:id="16749" w:author="Rev 4 Allen Wirfs-Brock" w:date="2011-10-20T10:56:00Z"/>
        </w:rPr>
      </w:pPr>
      <w:ins w:id="16750" w:author="Rev 4 Allen Wirfs-Brock" w:date="2011-10-20T10:56:00Z">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4F8ED4A4" w14:textId="77777777" w:rsidR="00330832" w:rsidRPr="00E77497" w:rsidRDefault="00330832" w:rsidP="00435B72">
      <w:pPr>
        <w:pStyle w:val="Alg4"/>
        <w:numPr>
          <w:ilvl w:val="0"/>
          <w:numId w:val="521"/>
        </w:numPr>
        <w:spacing w:after="220"/>
        <w:contextualSpacing/>
        <w:rPr>
          <w:ins w:id="16751" w:author="Rev 4 Allen Wirfs-Brock" w:date="2011-10-20T10:56:00Z"/>
        </w:rPr>
      </w:pPr>
      <w:ins w:id="16752" w:author="Rev 4 Allen Wirfs-Brock" w:date="2011-10-20T10:56:00Z">
        <w:r w:rsidRPr="00E77497">
          <w:t xml:space="preserve">Let </w:t>
        </w:r>
        <w:r w:rsidRPr="00E77497">
          <w:rPr>
            <w:i/>
          </w:rPr>
          <w:t xml:space="preserve">names </w:t>
        </w:r>
        <w:r w:rsidRPr="00E77497">
          <w:t xml:space="preserve">be LexicallyDeclaredNames of </w:t>
        </w:r>
        <w:r w:rsidRPr="00E77497">
          <w:rPr>
            <w:i/>
          </w:rPr>
          <w:t>CaseClauses</w:t>
        </w:r>
        <w:r w:rsidRPr="00E77497">
          <w:t>.</w:t>
        </w:r>
      </w:ins>
    </w:p>
    <w:p w14:paraId="35806B20" w14:textId="77777777" w:rsidR="00330832" w:rsidRPr="00E77497" w:rsidRDefault="00330832" w:rsidP="00435B72">
      <w:pPr>
        <w:pStyle w:val="Alg4"/>
        <w:numPr>
          <w:ilvl w:val="0"/>
          <w:numId w:val="521"/>
        </w:numPr>
        <w:spacing w:after="220"/>
        <w:contextualSpacing/>
        <w:rPr>
          <w:ins w:id="16753" w:author="Rev 4 Allen Wirfs-Brock" w:date="2011-10-20T10:56:00Z"/>
          <w:rStyle w:val="bnf"/>
          <w:i w:val="0"/>
        </w:rPr>
      </w:pPr>
      <w:ins w:id="16754" w:author="Rev 4 Allen Wirfs-Brock" w:date="2011-10-20T10:56:00Z">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ins>
    </w:p>
    <w:p w14:paraId="1A9A7269" w14:textId="77777777" w:rsidR="00330832" w:rsidRPr="00E77497" w:rsidRDefault="00330832" w:rsidP="00435B72">
      <w:pPr>
        <w:pStyle w:val="Alg4"/>
        <w:numPr>
          <w:ilvl w:val="0"/>
          <w:numId w:val="521"/>
        </w:numPr>
        <w:spacing w:after="220"/>
        <w:contextualSpacing/>
        <w:rPr>
          <w:ins w:id="16755" w:author="Rev 4 Allen Wirfs-Brock" w:date="2011-10-20T10:56:00Z"/>
        </w:rPr>
      </w:pPr>
      <w:ins w:id="16756" w:author="Rev 4 Allen Wirfs-Brock" w:date="2011-10-20T10:56:00Z">
        <w:r w:rsidRPr="00E77497">
          <w:t xml:space="preserve">Return </w:t>
        </w:r>
        <w:r w:rsidRPr="00E77497">
          <w:rPr>
            <w:rStyle w:val="bnf"/>
          </w:rPr>
          <w:t>names</w:t>
        </w:r>
        <w:r w:rsidRPr="00E77497">
          <w:t>.</w:t>
        </w:r>
      </w:ins>
    </w:p>
    <w:p w14:paraId="3223DA12" w14:textId="77777777" w:rsidR="006A32A0" w:rsidRPr="00E77497" w:rsidRDefault="006A32A0" w:rsidP="006A32A0">
      <w:pPr>
        <w:jc w:val="left"/>
        <w:rPr>
          <w:ins w:id="16757" w:author="Rev 4 Allen Wirfs-Brock" w:date="2011-10-20T10:59:00Z"/>
        </w:rPr>
      </w:pPr>
      <w:ins w:id="16758" w:author="Rev 4 Allen Wirfs-Brock" w:date="2011-10-20T10:59: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2471B9A9" w14:textId="77777777" w:rsidR="006A32A0" w:rsidRPr="00E77497" w:rsidRDefault="006A32A0" w:rsidP="00435B72">
      <w:pPr>
        <w:pStyle w:val="Alg4"/>
        <w:numPr>
          <w:ilvl w:val="0"/>
          <w:numId w:val="488"/>
        </w:numPr>
        <w:spacing w:after="220"/>
        <w:contextualSpacing/>
        <w:rPr>
          <w:ins w:id="16759" w:author="Rev 4 Allen Wirfs-Brock" w:date="2011-10-20T10:59:00Z"/>
        </w:rPr>
      </w:pPr>
      <w:ins w:id="16760" w:author="Rev 4 Allen Wirfs-Brock" w:date="2011-10-20T10:59: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39EC490F" w14:textId="77777777" w:rsidR="006A32A0" w:rsidRPr="00E77497" w:rsidRDefault="006A32A0" w:rsidP="00435B72">
      <w:pPr>
        <w:pStyle w:val="Alg4"/>
        <w:numPr>
          <w:ilvl w:val="0"/>
          <w:numId w:val="488"/>
        </w:numPr>
        <w:spacing w:after="220"/>
        <w:contextualSpacing/>
        <w:rPr>
          <w:ins w:id="16761" w:author="Rev 4 Allen Wirfs-Brock" w:date="2011-10-20T10:59:00Z"/>
        </w:rPr>
      </w:pPr>
      <w:ins w:id="16762" w:author="Rev 4 Allen Wirfs-Brock" w:date="2011-10-20T10:59:00Z">
        <w:r w:rsidRPr="00E77497">
          <w:t>Else return a new empty List.</w:t>
        </w:r>
      </w:ins>
    </w:p>
    <w:p w14:paraId="38BB94EC" w14:textId="77777777" w:rsidR="00885940" w:rsidRPr="00E77497" w:rsidRDefault="00885940" w:rsidP="00885940">
      <w:pPr>
        <w:jc w:val="left"/>
        <w:rPr>
          <w:ins w:id="16763" w:author="Rev 4 Allen Wirfs-Brock" w:date="2011-10-20T11:03:00Z"/>
        </w:rPr>
      </w:pPr>
      <w:ins w:id="16764" w:author="Rev 4 Allen Wirfs-Brock" w:date="2011-10-20T11:03: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0F4CFEB9" w14:textId="77777777" w:rsidR="00885940" w:rsidRPr="00E77497" w:rsidRDefault="00885940" w:rsidP="00435B72">
      <w:pPr>
        <w:pStyle w:val="Alg4"/>
        <w:numPr>
          <w:ilvl w:val="0"/>
          <w:numId w:val="523"/>
        </w:numPr>
        <w:spacing w:after="220"/>
        <w:contextualSpacing/>
        <w:rPr>
          <w:ins w:id="16765" w:author="Rev 4 Allen Wirfs-Brock" w:date="2011-10-20T11:03:00Z"/>
        </w:rPr>
      </w:pPr>
      <w:ins w:id="16766" w:author="Rev 4 Allen Wirfs-Brock" w:date="2011-10-20T11:03: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17D4C2A5" w14:textId="77777777" w:rsidR="00885940" w:rsidRPr="00E77497" w:rsidRDefault="00885940" w:rsidP="00435B72">
      <w:pPr>
        <w:pStyle w:val="Alg4"/>
        <w:numPr>
          <w:ilvl w:val="0"/>
          <w:numId w:val="523"/>
        </w:numPr>
        <w:spacing w:after="220"/>
        <w:contextualSpacing/>
        <w:rPr>
          <w:ins w:id="16767" w:author="Rev 4 Allen Wirfs-Brock" w:date="2011-10-20T11:03:00Z"/>
        </w:rPr>
      </w:pPr>
      <w:ins w:id="16768" w:author="Rev 4 Allen Wirfs-Brock" w:date="2011-10-20T11:03:00Z">
        <w:r w:rsidRPr="00E77497">
          <w:t>Else return a new empty List.</w:t>
        </w:r>
      </w:ins>
    </w:p>
    <w:p w14:paraId="583BF9B3" w14:textId="77777777" w:rsidR="003C2189" w:rsidRPr="00E77497" w:rsidRDefault="003C2189" w:rsidP="003C2189">
      <w:pPr>
        <w:rPr>
          <w:ins w:id="16769" w:author="Rev 4 Allen Wirfs-Brock" w:date="2011-10-20T10:36:00Z"/>
          <w:rFonts w:ascii="Helvetica" w:hAnsi="Helvetica"/>
          <w:b/>
        </w:rPr>
      </w:pPr>
      <w:ins w:id="16770" w:author="Rev 4 Allen Wirfs-Brock" w:date="2011-10-20T10:36:00Z">
        <w:r w:rsidRPr="00E77497">
          <w:rPr>
            <w:rFonts w:ascii="Helvetica" w:hAnsi="Helvetica"/>
            <w:b/>
          </w:rPr>
          <w:t xml:space="preserve">Static Semantics:  </w:t>
        </w:r>
        <w:r w:rsidRPr="00E77497">
          <w:rPr>
            <w:rFonts w:ascii="Helvetica" w:hAnsi="Helvetica"/>
            <w:b/>
            <w:lang w:eastAsia="en-US"/>
          </w:rPr>
          <w:t>VarDeclaredNames</w:t>
        </w:r>
      </w:ins>
    </w:p>
    <w:p w14:paraId="0FE725FE" w14:textId="77777777" w:rsidR="004C02EF" w:rsidRPr="00E77497" w:rsidDel="003C2189" w:rsidRDefault="004C02EF" w:rsidP="004C02EF">
      <w:pPr>
        <w:pStyle w:val="Syntax"/>
        <w:rPr>
          <w:del w:id="16771" w:author="Rev 4 Allen Wirfs-Brock" w:date="2011-10-20T10:36:00Z"/>
        </w:rPr>
      </w:pPr>
      <w:del w:id="16772" w:author="Rev 4 Allen Wirfs-Brock" w:date="2011-10-20T10:36:00Z">
        <w:r w:rsidRPr="00E77497" w:rsidDel="003C2189">
          <w:delText>Semantics</w:delText>
        </w:r>
      </w:del>
    </w:p>
    <w:p w14:paraId="31A92C35" w14:textId="77777777" w:rsidR="00211FB7" w:rsidRPr="00E77497" w:rsidRDefault="00211FB7" w:rsidP="00211FB7">
      <w:pPr>
        <w:jc w:val="left"/>
        <w:rPr>
          <w:ins w:id="16773" w:author="Rev 3 Allen Wirfs-Brock" w:date="2011-09-02T11:21:00Z"/>
        </w:rPr>
      </w:pPr>
      <w:ins w:id="16774" w:author="Rev 3 Allen Wirfs-Brock" w:date="2011-09-02T11:21:00Z">
        <w:del w:id="16775" w:author="Rev 4 Allen Wirfs-Brock" w:date="2011-10-20T10:38:00Z">
          <w:r w:rsidRPr="00E77497" w:rsidDel="003C1856">
            <w:delText xml:space="preserve">The VarDeclaredNames of the production  </w:delText>
          </w:r>
        </w:del>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del w:id="16776" w:author="Rev 4 Allen Wirfs-Brock" w:date="2011-10-20T10:38:00Z">
          <w:r w:rsidRPr="00E77497" w:rsidDel="003C1856">
            <w:delText>is determined as follows:</w:delText>
          </w:r>
        </w:del>
      </w:ins>
    </w:p>
    <w:p w14:paraId="4211CA2A" w14:textId="77777777" w:rsidR="00211FB7" w:rsidRPr="00E77497" w:rsidRDefault="00211FB7" w:rsidP="00C47E72">
      <w:pPr>
        <w:pStyle w:val="Alg4"/>
        <w:numPr>
          <w:ilvl w:val="0"/>
          <w:numId w:val="484"/>
        </w:numPr>
        <w:spacing w:after="220"/>
        <w:contextualSpacing/>
        <w:rPr>
          <w:ins w:id="16777" w:author="Rev 3 Allen Wirfs-Brock" w:date="2011-09-02T11:21:00Z"/>
        </w:rPr>
      </w:pPr>
      <w:ins w:id="16778" w:author="Rev 3 Allen Wirfs-Brock" w:date="2011-09-02T11:21:00Z">
        <w:r w:rsidRPr="00E77497">
          <w:t xml:space="preserve">Return the VarDeclaredNames of </w:t>
        </w:r>
      </w:ins>
      <w:ins w:id="16779" w:author="Rev 3 Allen Wirfs-Brock" w:date="2011-09-02T11:22:00Z">
        <w:r w:rsidR="00A834BB" w:rsidRPr="00E77497">
          <w:rPr>
            <w:i/>
          </w:rPr>
          <w:t>CaseBlock</w:t>
        </w:r>
      </w:ins>
      <w:ins w:id="16780" w:author="Rev 3 Allen Wirfs-Brock" w:date="2011-09-02T11:21:00Z">
        <w:r w:rsidRPr="00E77497">
          <w:t>.</w:t>
        </w:r>
      </w:ins>
    </w:p>
    <w:p w14:paraId="3F859017" w14:textId="77777777" w:rsidR="00383225" w:rsidRPr="004D1BD1" w:rsidRDefault="00383225" w:rsidP="00383225">
      <w:pPr>
        <w:jc w:val="left"/>
        <w:rPr>
          <w:ins w:id="16781" w:author="Rev 4 Allen Wirfs-Brock" w:date="2011-10-20T10:42:00Z"/>
        </w:rPr>
      </w:pPr>
      <w:ins w:id="16782"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01F58C3D" w14:textId="77777777" w:rsidR="00383225" w:rsidRPr="003B4312" w:rsidRDefault="00383225" w:rsidP="00C47E72">
      <w:pPr>
        <w:pStyle w:val="Alg4"/>
        <w:numPr>
          <w:ilvl w:val="0"/>
          <w:numId w:val="601"/>
        </w:numPr>
        <w:spacing w:after="220"/>
        <w:contextualSpacing/>
        <w:rPr>
          <w:ins w:id="16783" w:author="Rev 4 Allen Wirfs-Brock" w:date="2011-10-20T10:42:00Z"/>
        </w:rPr>
      </w:pPr>
      <w:ins w:id="16784" w:author="Rev 4 Allen Wirfs-Brock" w:date="2011-10-20T10:42:00Z">
        <w:r w:rsidRPr="003B4312">
          <w:t>Return a new empty List.</w:t>
        </w:r>
      </w:ins>
    </w:p>
    <w:p w14:paraId="4411B762" w14:textId="77777777" w:rsidR="007C79FE" w:rsidRPr="004D1BD1" w:rsidRDefault="007C79FE" w:rsidP="007C79FE">
      <w:pPr>
        <w:jc w:val="left"/>
        <w:rPr>
          <w:ins w:id="16785" w:author="Rev 4 Allen Wirfs-Brock" w:date="2011-10-20T10:44:00Z"/>
        </w:rPr>
      </w:pPr>
      <w:ins w:id="16786"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76B4FF6B" w14:textId="77777777" w:rsidR="007C79FE" w:rsidRPr="004D1BD1" w:rsidRDefault="007C79FE" w:rsidP="00C47E72">
      <w:pPr>
        <w:pStyle w:val="Alg4"/>
        <w:numPr>
          <w:ilvl w:val="0"/>
          <w:numId w:val="517"/>
        </w:numPr>
        <w:spacing w:after="220"/>
        <w:contextualSpacing/>
        <w:rPr>
          <w:ins w:id="16787" w:author="Rev 4 Allen Wirfs-Brock" w:date="2011-10-20T10:44:00Z"/>
        </w:rPr>
      </w:pPr>
      <w:ins w:id="16788" w:author="Rev 4 Allen Wirfs-Brock" w:date="2011-10-20T10:44:00Z">
        <w:r w:rsidRPr="003B4312">
          <w:t xml:space="preserve">Return the VarDeclaredNames of </w:t>
        </w:r>
        <w:r w:rsidRPr="00C7794D">
          <w:rPr>
            <w:i/>
          </w:rPr>
          <w:t>CaseClauses</w:t>
        </w:r>
        <w:r w:rsidRPr="004D1BD1">
          <w:t>.</w:t>
        </w:r>
      </w:ins>
    </w:p>
    <w:p w14:paraId="18B7B465" w14:textId="77777777" w:rsidR="001B37E6" w:rsidRPr="004D1BD1" w:rsidRDefault="001B37E6" w:rsidP="001B37E6">
      <w:pPr>
        <w:jc w:val="left"/>
        <w:rPr>
          <w:ins w:id="16789" w:author="Rev 4 Allen Wirfs-Brock" w:date="2011-10-20T10:50:00Z"/>
        </w:rPr>
      </w:pPr>
      <w:ins w:id="16790" w:author="Rev 4 Allen Wirfs-Brock" w:date="2011-10-20T10:50: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5A90385E" w14:textId="77777777" w:rsidR="001B37E6" w:rsidRPr="004D1BD1" w:rsidRDefault="001B37E6" w:rsidP="00C47E72">
      <w:pPr>
        <w:pStyle w:val="Alg4"/>
        <w:numPr>
          <w:ilvl w:val="0"/>
          <w:numId w:val="518"/>
        </w:numPr>
        <w:spacing w:after="220"/>
        <w:contextualSpacing/>
        <w:rPr>
          <w:ins w:id="16791" w:author="Rev 4 Allen Wirfs-Brock" w:date="2011-10-20T10:50:00Z"/>
        </w:rPr>
      </w:pPr>
      <w:ins w:id="16792" w:author="Rev 4 Allen Wirfs-Brock" w:date="2011-10-20T10:50: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ins>
    </w:p>
    <w:p w14:paraId="69CF5865" w14:textId="77777777" w:rsidR="001B37E6" w:rsidRPr="006B6D0A" w:rsidRDefault="001B37E6" w:rsidP="00C47E72">
      <w:pPr>
        <w:pStyle w:val="Alg4"/>
        <w:numPr>
          <w:ilvl w:val="0"/>
          <w:numId w:val="518"/>
        </w:numPr>
        <w:spacing w:after="220"/>
        <w:contextualSpacing/>
        <w:rPr>
          <w:ins w:id="16793" w:author="Rev 4 Allen Wirfs-Brock" w:date="2011-10-20T10:50:00Z"/>
        </w:rPr>
      </w:pPr>
      <w:ins w:id="16794" w:author="Rev 4 Allen Wirfs-Brock" w:date="2011-10-20T10:50:00Z">
        <w:r w:rsidRPr="003B4312">
          <w:t xml:space="preserve">Else let </w:t>
        </w:r>
        <w:r w:rsidRPr="006B6D0A">
          <w:rPr>
            <w:i/>
          </w:rPr>
          <w:t>names</w:t>
        </w:r>
        <w:r w:rsidRPr="006B6D0A">
          <w:t xml:space="preserve"> be a new empty List.</w:t>
        </w:r>
      </w:ins>
    </w:p>
    <w:p w14:paraId="527F0A42" w14:textId="77777777" w:rsidR="001B37E6" w:rsidRPr="003B4312" w:rsidRDefault="001B37E6" w:rsidP="00C47E72">
      <w:pPr>
        <w:pStyle w:val="Alg4"/>
        <w:numPr>
          <w:ilvl w:val="0"/>
          <w:numId w:val="518"/>
        </w:numPr>
        <w:spacing w:after="220"/>
        <w:contextualSpacing/>
        <w:rPr>
          <w:ins w:id="16795" w:author="Rev 4 Allen Wirfs-Brock" w:date="2011-10-20T10:50:00Z"/>
          <w:rStyle w:val="bnf"/>
          <w:i w:val="0"/>
        </w:rPr>
      </w:pPr>
      <w:ins w:id="16796" w:author="Rev 4 Allen Wirfs-Brock" w:date="2011-10-20T10:50:00Z">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ins>
    </w:p>
    <w:p w14:paraId="6EB97192" w14:textId="77777777" w:rsidR="001B37E6" w:rsidRPr="006B6D0A" w:rsidRDefault="001B37E6" w:rsidP="00C47E72">
      <w:pPr>
        <w:pStyle w:val="Alg4"/>
        <w:numPr>
          <w:ilvl w:val="0"/>
          <w:numId w:val="518"/>
        </w:numPr>
        <w:spacing w:after="220"/>
        <w:contextualSpacing/>
        <w:rPr>
          <w:ins w:id="16797" w:author="Rev 4 Allen Wirfs-Brock" w:date="2011-10-20T10:50:00Z"/>
        </w:rPr>
      </w:pPr>
      <w:ins w:id="16798" w:author="Rev 4 Allen Wirfs-Brock" w:date="2011-10-20T10:50: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5B46E7F2" w14:textId="77777777" w:rsidR="001B37E6" w:rsidRPr="004D1BD1" w:rsidRDefault="001B37E6" w:rsidP="00C47E72">
      <w:pPr>
        <w:pStyle w:val="Alg4"/>
        <w:numPr>
          <w:ilvl w:val="0"/>
          <w:numId w:val="518"/>
        </w:numPr>
        <w:spacing w:after="220"/>
        <w:contextualSpacing/>
        <w:rPr>
          <w:ins w:id="16799" w:author="Rev 4 Allen Wirfs-Brock" w:date="2011-10-20T10:50:00Z"/>
        </w:rPr>
      </w:pPr>
      <w:ins w:id="16800" w:author="Rev 4 Allen Wirfs-Brock" w:date="2011-10-20T10:50:00Z">
        <w:r w:rsidRPr="006B6D0A">
          <w:t>Else return the result of append</w:t>
        </w:r>
      </w:ins>
      <w:ins w:id="16801" w:author="Rev 7 Allen Wirfs-Brock" w:date="2012-05-04T14:16:00Z">
        <w:r w:rsidR="00F77917">
          <w:t>ing</w:t>
        </w:r>
      </w:ins>
      <w:ins w:id="16802" w:author="Rev 4 Allen Wirfs-Brock" w:date="2011-10-20T10:50:00Z">
        <w:r w:rsidRPr="006B6D0A">
          <w:t xml:space="preserve"> to </w:t>
        </w:r>
        <w:r w:rsidRPr="006B6D0A">
          <w:rPr>
            <w:i/>
          </w:rPr>
          <w:t>names</w:t>
        </w:r>
        <w:r w:rsidRPr="00E65A34">
          <w:t xml:space="preserve"> the elements of the </w:t>
        </w:r>
        <w:del w:id="16803" w:author="Rev 7 Allen Wirfs-Brock" w:date="2012-05-04T14:17:00Z">
          <w:r w:rsidRPr="00E65A34" w:rsidDel="00F77917">
            <w:delText xml:space="preserve">the </w:delText>
          </w:r>
        </w:del>
        <w:r w:rsidRPr="00E65A34">
          <w:t>VarDeclaredNames of the se</w:t>
        </w:r>
        <w:r w:rsidRPr="009C202C">
          <w:t xml:space="preserve">cond </w:t>
        </w:r>
        <w:r w:rsidRPr="00C7794D">
          <w:rPr>
            <w:i/>
          </w:rPr>
          <w:t>CaseClauses</w:t>
        </w:r>
        <w:r w:rsidRPr="004D1BD1">
          <w:t>.</w:t>
        </w:r>
      </w:ins>
    </w:p>
    <w:p w14:paraId="4A3D1D22" w14:textId="77777777" w:rsidR="00784D66" w:rsidRPr="006B6D0A" w:rsidRDefault="00784D66" w:rsidP="00784D66">
      <w:pPr>
        <w:rPr>
          <w:ins w:id="16804" w:author="Rev 4 Allen Wirfs-Brock" w:date="2011-10-20T10:55:00Z"/>
        </w:rPr>
      </w:pPr>
      <w:ins w:id="16805" w:author="Rev 4 Allen Wirfs-Brock" w:date="2011-10-20T10:55: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2593829C" w14:textId="77777777" w:rsidR="00784D66" w:rsidRPr="00B820AB" w:rsidRDefault="00784D66" w:rsidP="00C47E72">
      <w:pPr>
        <w:pStyle w:val="Alg4"/>
        <w:numPr>
          <w:ilvl w:val="0"/>
          <w:numId w:val="520"/>
        </w:numPr>
        <w:spacing w:after="220"/>
        <w:contextualSpacing/>
        <w:rPr>
          <w:ins w:id="16806" w:author="Rev 4 Allen Wirfs-Brock" w:date="2011-10-20T10:55:00Z"/>
        </w:rPr>
      </w:pPr>
      <w:ins w:id="16807" w:author="Rev 4 Allen Wirfs-Brock" w:date="2011-10-20T10:55:00Z">
        <w:r w:rsidRPr="00E65A34">
          <w:t xml:space="preserve">Return the VarDeclaredNames of </w:t>
        </w:r>
        <w:r w:rsidRPr="009C202C">
          <w:rPr>
            <w:i/>
          </w:rPr>
          <w:t>CaseClause</w:t>
        </w:r>
        <w:r w:rsidRPr="00B820AB">
          <w:t>.</w:t>
        </w:r>
      </w:ins>
    </w:p>
    <w:p w14:paraId="27066BAC" w14:textId="77777777" w:rsidR="003B4033" w:rsidRPr="00E77497" w:rsidRDefault="003B4033" w:rsidP="003B4033">
      <w:pPr>
        <w:rPr>
          <w:ins w:id="16808" w:author="Rev 4 Allen Wirfs-Brock" w:date="2011-10-20T10:55:00Z"/>
        </w:rPr>
      </w:pPr>
      <w:ins w:id="16809" w:author="Rev 4 Allen Wirfs-Brock" w:date="2011-10-20T10:55: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3C5D6686" w14:textId="77777777" w:rsidR="003B4033" w:rsidRPr="00E77497" w:rsidRDefault="003B4033" w:rsidP="00C47E72">
      <w:pPr>
        <w:pStyle w:val="Alg4"/>
        <w:numPr>
          <w:ilvl w:val="0"/>
          <w:numId w:val="522"/>
        </w:numPr>
        <w:spacing w:after="220"/>
        <w:contextualSpacing/>
        <w:rPr>
          <w:ins w:id="16810" w:author="Rev 4 Allen Wirfs-Brock" w:date="2011-10-20T10:55:00Z"/>
        </w:rPr>
      </w:pPr>
      <w:ins w:id="16811" w:author="Rev 4 Allen Wirfs-Brock" w:date="2011-10-20T10:55:00Z">
        <w:r w:rsidRPr="00E77497">
          <w:t xml:space="preserve">Let </w:t>
        </w:r>
        <w:r w:rsidRPr="00E77497">
          <w:rPr>
            <w:i/>
          </w:rPr>
          <w:t xml:space="preserve">names </w:t>
        </w:r>
        <w:r w:rsidRPr="00E77497">
          <w:t xml:space="preserve">be VarDeclaredNames of </w:t>
        </w:r>
        <w:r w:rsidRPr="00E77497">
          <w:rPr>
            <w:i/>
          </w:rPr>
          <w:t>CaseClauses</w:t>
        </w:r>
        <w:r w:rsidRPr="00E77497">
          <w:t>.</w:t>
        </w:r>
      </w:ins>
    </w:p>
    <w:p w14:paraId="6632EFA1" w14:textId="77777777" w:rsidR="003B4033" w:rsidRPr="00E77497" w:rsidRDefault="003B4033" w:rsidP="00C47E72">
      <w:pPr>
        <w:pStyle w:val="Alg4"/>
        <w:numPr>
          <w:ilvl w:val="0"/>
          <w:numId w:val="522"/>
        </w:numPr>
        <w:spacing w:after="220"/>
        <w:contextualSpacing/>
        <w:rPr>
          <w:ins w:id="16812" w:author="Rev 4 Allen Wirfs-Brock" w:date="2011-10-20T10:55:00Z"/>
          <w:rStyle w:val="bnf"/>
          <w:i w:val="0"/>
        </w:rPr>
      </w:pPr>
      <w:ins w:id="16813" w:author="Rev 4 Allen Wirfs-Brock" w:date="2011-10-20T10:55:00Z">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ins>
    </w:p>
    <w:p w14:paraId="4B1FE23B" w14:textId="77777777" w:rsidR="003B4033" w:rsidRPr="00E77497" w:rsidRDefault="003B4033" w:rsidP="00C47E72">
      <w:pPr>
        <w:pStyle w:val="Alg4"/>
        <w:numPr>
          <w:ilvl w:val="0"/>
          <w:numId w:val="522"/>
        </w:numPr>
        <w:spacing w:after="220"/>
        <w:contextualSpacing/>
        <w:rPr>
          <w:ins w:id="16814" w:author="Rev 4 Allen Wirfs-Brock" w:date="2011-10-20T10:55:00Z"/>
        </w:rPr>
      </w:pPr>
      <w:ins w:id="16815" w:author="Rev 4 Allen Wirfs-Brock" w:date="2011-10-20T10:55:00Z">
        <w:r w:rsidRPr="00E77497">
          <w:t xml:space="preserve">Return </w:t>
        </w:r>
        <w:r w:rsidRPr="00E77497">
          <w:rPr>
            <w:rStyle w:val="bnf"/>
          </w:rPr>
          <w:t>names</w:t>
        </w:r>
        <w:r w:rsidRPr="00E77497">
          <w:t>.</w:t>
        </w:r>
      </w:ins>
    </w:p>
    <w:p w14:paraId="2136DD1C" w14:textId="77777777" w:rsidR="006E623C" w:rsidRPr="00E77497" w:rsidRDefault="006E623C" w:rsidP="006E623C">
      <w:pPr>
        <w:jc w:val="left"/>
        <w:rPr>
          <w:ins w:id="16816" w:author="Rev 4 Allen Wirfs-Brock" w:date="2011-10-20T10:58:00Z"/>
        </w:rPr>
      </w:pPr>
      <w:ins w:id="16817" w:author="Rev 4 Allen Wirfs-Brock" w:date="2011-10-20T10:58: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50CD2F52" w14:textId="77777777" w:rsidR="006E623C" w:rsidRPr="00E77497" w:rsidRDefault="006E623C" w:rsidP="00C47E72">
      <w:pPr>
        <w:pStyle w:val="Alg4"/>
        <w:numPr>
          <w:ilvl w:val="0"/>
          <w:numId w:val="567"/>
        </w:numPr>
        <w:spacing w:after="220"/>
        <w:contextualSpacing/>
        <w:rPr>
          <w:ins w:id="16818" w:author="Rev 4 Allen Wirfs-Brock" w:date="2011-10-20T10:58:00Z"/>
        </w:rPr>
      </w:pPr>
      <w:ins w:id="16819" w:author="Rev 4 Allen Wirfs-Brock" w:date="2011-10-20T10:58: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6A9D46CF" w14:textId="77777777" w:rsidR="006E623C" w:rsidRPr="00E77497" w:rsidRDefault="006E623C" w:rsidP="00C47E72">
      <w:pPr>
        <w:pStyle w:val="Alg4"/>
        <w:numPr>
          <w:ilvl w:val="0"/>
          <w:numId w:val="567"/>
        </w:numPr>
        <w:spacing w:after="220"/>
        <w:contextualSpacing/>
        <w:rPr>
          <w:ins w:id="16820" w:author="Rev 4 Allen Wirfs-Brock" w:date="2011-10-20T10:58:00Z"/>
        </w:rPr>
      </w:pPr>
      <w:ins w:id="16821" w:author="Rev 4 Allen Wirfs-Brock" w:date="2011-10-20T10:58:00Z">
        <w:r w:rsidRPr="00E77497">
          <w:t>Else return a new empty List.</w:t>
        </w:r>
      </w:ins>
    </w:p>
    <w:p w14:paraId="2EB2743A" w14:textId="77777777" w:rsidR="00A12F50" w:rsidRPr="00E77497" w:rsidRDefault="00A12F50" w:rsidP="00A12F50">
      <w:pPr>
        <w:jc w:val="left"/>
        <w:rPr>
          <w:ins w:id="16822" w:author="Rev 4 Allen Wirfs-Brock" w:date="2011-10-20T11:07:00Z"/>
        </w:rPr>
      </w:pPr>
      <w:ins w:id="16823" w:author="Rev 4 Allen Wirfs-Brock" w:date="2011-10-20T11:07: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0F21A6AC" w14:textId="77777777" w:rsidR="00A12F50" w:rsidRPr="00E77497" w:rsidRDefault="00A12F50" w:rsidP="00C47E72">
      <w:pPr>
        <w:pStyle w:val="Alg4"/>
        <w:numPr>
          <w:ilvl w:val="0"/>
          <w:numId w:val="524"/>
        </w:numPr>
        <w:spacing w:after="220"/>
        <w:contextualSpacing/>
        <w:rPr>
          <w:ins w:id="16824" w:author="Rev 4 Allen Wirfs-Brock" w:date="2011-10-20T11:07:00Z"/>
        </w:rPr>
      </w:pPr>
      <w:ins w:id="16825" w:author="Rev 4 Allen Wirfs-Brock" w:date="2011-10-20T11:07: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1903C08B" w14:textId="77777777" w:rsidR="00A12F50" w:rsidRPr="00E77497" w:rsidRDefault="00A12F50" w:rsidP="00C47E72">
      <w:pPr>
        <w:pStyle w:val="Alg4"/>
        <w:numPr>
          <w:ilvl w:val="0"/>
          <w:numId w:val="524"/>
        </w:numPr>
        <w:spacing w:after="220"/>
        <w:contextualSpacing/>
        <w:rPr>
          <w:ins w:id="16826" w:author="Rev 4 Allen Wirfs-Brock" w:date="2011-10-20T11:07:00Z"/>
        </w:rPr>
      </w:pPr>
      <w:ins w:id="16827" w:author="Rev 4 Allen Wirfs-Brock" w:date="2011-10-20T11:07:00Z">
        <w:r w:rsidRPr="00E77497">
          <w:t>Else return a new empty List.</w:t>
        </w:r>
      </w:ins>
    </w:p>
    <w:p w14:paraId="3FFE66D8" w14:textId="77777777" w:rsidR="003C2189" w:rsidRPr="00E77497" w:rsidRDefault="003C2189" w:rsidP="003C2189">
      <w:pPr>
        <w:pStyle w:val="40"/>
        <w:numPr>
          <w:ilvl w:val="0"/>
          <w:numId w:val="0"/>
        </w:numPr>
        <w:rPr>
          <w:ins w:id="16828" w:author="Rev 4 Allen Wirfs-Brock" w:date="2011-10-20T10:37:00Z"/>
        </w:rPr>
      </w:pPr>
      <w:ins w:id="16829" w:author="Rev 4 Allen Wirfs-Brock" w:date="2011-10-20T10:37:00Z">
        <w:r w:rsidRPr="00E77497">
          <w:t>Runtime Semantics</w:t>
        </w:r>
      </w:ins>
    </w:p>
    <w:p w14:paraId="1DBC37D9" w14:textId="77777777" w:rsidR="003C2189" w:rsidRPr="006B5B38" w:rsidDel="00176950" w:rsidRDefault="003C2189" w:rsidP="003C2189">
      <w:pPr>
        <w:keepNext/>
        <w:rPr>
          <w:ins w:id="16830" w:author="Rev 4 Allen Wirfs-Brock" w:date="2011-10-20T10:37:00Z"/>
          <w:del w:id="16831" w:author="Rev 6 Allen Wirfs-Brock" w:date="2012-02-18T19:31:00Z"/>
          <w:rFonts w:ascii="Helvetica" w:hAnsi="Helvetica"/>
          <w:b/>
          <w:highlight w:val="yellow"/>
          <w:rPrChange w:id="16832" w:author="Rev 6 Allen Wirfs-Brock" w:date="2012-02-25T08:07:00Z">
            <w:rPr>
              <w:ins w:id="16833" w:author="Rev 4 Allen Wirfs-Brock" w:date="2011-10-20T10:37:00Z"/>
              <w:del w:id="16834" w:author="Rev 6 Allen Wirfs-Brock" w:date="2012-02-18T19:31:00Z"/>
              <w:rFonts w:ascii="Helvetica" w:hAnsi="Helvetica"/>
              <w:b/>
            </w:rPr>
          </w:rPrChange>
        </w:rPr>
      </w:pPr>
      <w:ins w:id="16835" w:author="Rev 4 Allen Wirfs-Brock" w:date="2011-10-20T10:37:00Z">
        <w:del w:id="16836" w:author="Rev 6 Allen Wirfs-Brock" w:date="2012-02-18T19:31:00Z">
          <w:r w:rsidRPr="006B5B38" w:rsidDel="00176950">
            <w:rPr>
              <w:rFonts w:ascii="Helvetica" w:hAnsi="Helvetica"/>
              <w:b/>
              <w:highlight w:val="yellow"/>
              <w:rPrChange w:id="16837" w:author="Rev 6 Allen Wirfs-Brock" w:date="2012-02-25T08:07:00Z">
                <w:rPr>
                  <w:rFonts w:ascii="Helvetica" w:hAnsi="Helvetica"/>
                  <w:b/>
                </w:rPr>
              </w:rPrChange>
            </w:rPr>
            <w:delText xml:space="preserve">Runtime Semantics: </w:delText>
          </w:r>
          <w:r w:rsidRPr="006B5B38" w:rsidDel="00176950">
            <w:rPr>
              <w:rFonts w:ascii="Helvetica" w:hAnsi="Helvetica"/>
              <w:b/>
              <w:spacing w:val="6"/>
              <w:highlight w:val="yellow"/>
              <w:rPrChange w:id="16838" w:author="Rev 6 Allen Wirfs-Brock" w:date="2012-02-25T08:07:00Z">
                <w:rPr>
                  <w:rFonts w:ascii="Helvetica" w:hAnsi="Helvetica"/>
                  <w:b/>
                  <w:spacing w:val="6"/>
                </w:rPr>
              </w:rPrChange>
            </w:rPr>
            <w:delText>Evaluation</w:delText>
          </w:r>
        </w:del>
      </w:ins>
    </w:p>
    <w:p w14:paraId="58B74F54" w14:textId="77777777" w:rsidR="004C02EF" w:rsidRPr="006B5B38" w:rsidDel="00176950" w:rsidRDefault="004C02EF" w:rsidP="004C02EF">
      <w:pPr>
        <w:rPr>
          <w:del w:id="16839" w:author="Rev 6 Allen Wirfs-Brock" w:date="2012-02-18T19:31:00Z"/>
          <w:highlight w:val="yellow"/>
          <w:rPrChange w:id="16840" w:author="Rev 6 Allen Wirfs-Brock" w:date="2012-02-25T08:07:00Z">
            <w:rPr>
              <w:del w:id="16841" w:author="Rev 6 Allen Wirfs-Brock" w:date="2012-02-18T19:31:00Z"/>
            </w:rPr>
          </w:rPrChange>
        </w:rPr>
      </w:pPr>
      <w:del w:id="16842" w:author="Rev 6 Allen Wirfs-Brock" w:date="2012-02-18T18:57:00Z">
        <w:r w:rsidRPr="006B5B38" w:rsidDel="005D7E43">
          <w:rPr>
            <w:highlight w:val="yellow"/>
            <w:rPrChange w:id="16843" w:author="Rev 6 Allen Wirfs-Brock" w:date="2012-02-25T08:07:00Z">
              <w:rPr/>
            </w:rPrChange>
          </w:rPr>
          <w:delText xml:space="preserve">The production </w:delText>
        </w:r>
      </w:del>
      <w:del w:id="16844" w:author="Rev 6 Allen Wirfs-Brock" w:date="2012-02-18T19:31:00Z">
        <w:r w:rsidRPr="006B5B38" w:rsidDel="00176950">
          <w:rPr>
            <w:rFonts w:ascii="Times New Roman" w:hAnsi="Times New Roman"/>
            <w:i/>
            <w:highlight w:val="yellow"/>
            <w:rPrChange w:id="16845" w:author="Rev 6 Allen Wirfs-Brock" w:date="2012-02-25T08:07:00Z">
              <w:rPr>
                <w:rFonts w:ascii="Times New Roman" w:hAnsi="Times New Roman"/>
                <w:i/>
              </w:rPr>
            </w:rPrChange>
          </w:rPr>
          <w:delText xml:space="preserve">SwitchStatement </w:delText>
        </w:r>
        <w:r w:rsidRPr="006B5B38" w:rsidDel="00176950">
          <w:rPr>
            <w:b/>
            <w:highlight w:val="yellow"/>
            <w:rPrChange w:id="16846" w:author="Rev 6 Allen Wirfs-Brock" w:date="2012-02-25T08:07:00Z">
              <w:rPr>
                <w:b/>
              </w:rPr>
            </w:rPrChange>
          </w:rPr>
          <w:delText>:</w:delText>
        </w:r>
        <w:r w:rsidRPr="006B5B38" w:rsidDel="00176950">
          <w:rPr>
            <w:rFonts w:ascii="Times New Roman" w:hAnsi="Times New Roman"/>
            <w:i/>
            <w:highlight w:val="yellow"/>
            <w:rPrChange w:id="16847" w:author="Rev 6 Allen Wirfs-Brock" w:date="2012-02-25T08:07:00Z">
              <w:rPr>
                <w:rFonts w:ascii="Times New Roman" w:hAnsi="Times New Roman"/>
                <w:i/>
              </w:rPr>
            </w:rPrChange>
          </w:rPr>
          <w:delText xml:space="preserve"> </w:delText>
        </w:r>
        <w:r w:rsidRPr="006B5B38" w:rsidDel="00176950">
          <w:rPr>
            <w:rFonts w:ascii="Courier New" w:hAnsi="Courier New"/>
            <w:b/>
            <w:highlight w:val="yellow"/>
            <w:rPrChange w:id="16848" w:author="Rev 6 Allen Wirfs-Brock" w:date="2012-02-25T08:07:00Z">
              <w:rPr>
                <w:rFonts w:ascii="Courier New" w:hAnsi="Courier New"/>
                <w:b/>
              </w:rPr>
            </w:rPrChange>
          </w:rPr>
          <w:delText>switch</w:delText>
        </w:r>
        <w:r w:rsidRPr="006B5B38" w:rsidDel="00176950">
          <w:rPr>
            <w:rFonts w:ascii="Times New Roman" w:hAnsi="Times New Roman"/>
            <w:i/>
            <w:highlight w:val="yellow"/>
            <w:rPrChange w:id="16849" w:author="Rev 6 Allen Wirfs-Brock" w:date="2012-02-25T08:07:00Z">
              <w:rPr>
                <w:rFonts w:ascii="Times New Roman" w:hAnsi="Times New Roman"/>
                <w:i/>
              </w:rPr>
            </w:rPrChange>
          </w:rPr>
          <w:delText xml:space="preserve"> </w:delText>
        </w:r>
        <w:r w:rsidRPr="006B5B38" w:rsidDel="00176950">
          <w:rPr>
            <w:rFonts w:ascii="Courier New" w:hAnsi="Courier New"/>
            <w:b/>
            <w:highlight w:val="yellow"/>
            <w:rPrChange w:id="16850" w:author="Rev 6 Allen Wirfs-Brock" w:date="2012-02-25T08:07:00Z">
              <w:rPr>
                <w:rFonts w:ascii="Courier New" w:hAnsi="Courier New"/>
                <w:b/>
              </w:rPr>
            </w:rPrChange>
          </w:rPr>
          <w:delText>(</w:delText>
        </w:r>
        <w:r w:rsidRPr="006B5B38" w:rsidDel="00176950">
          <w:rPr>
            <w:rFonts w:ascii="Times New Roman" w:hAnsi="Times New Roman"/>
            <w:i/>
            <w:highlight w:val="yellow"/>
            <w:rPrChange w:id="16851" w:author="Rev 6 Allen Wirfs-Brock" w:date="2012-02-25T08:07:00Z">
              <w:rPr>
                <w:rFonts w:ascii="Times New Roman" w:hAnsi="Times New Roman"/>
                <w:i/>
              </w:rPr>
            </w:rPrChange>
          </w:rPr>
          <w:delText xml:space="preserve"> Expression </w:delText>
        </w:r>
        <w:r w:rsidRPr="006B5B38" w:rsidDel="00176950">
          <w:rPr>
            <w:rFonts w:ascii="Courier New" w:hAnsi="Courier New"/>
            <w:b/>
            <w:highlight w:val="yellow"/>
            <w:rPrChange w:id="16852" w:author="Rev 6 Allen Wirfs-Brock" w:date="2012-02-25T08:07:00Z">
              <w:rPr>
                <w:rFonts w:ascii="Courier New" w:hAnsi="Courier New"/>
                <w:b/>
              </w:rPr>
            </w:rPrChange>
          </w:rPr>
          <w:delText>)</w:delText>
        </w:r>
        <w:r w:rsidRPr="006B5B38" w:rsidDel="00176950">
          <w:rPr>
            <w:rFonts w:ascii="Times New Roman" w:hAnsi="Times New Roman"/>
            <w:i/>
            <w:highlight w:val="yellow"/>
            <w:rPrChange w:id="16853" w:author="Rev 6 Allen Wirfs-Brock" w:date="2012-02-25T08:07:00Z">
              <w:rPr>
                <w:rFonts w:ascii="Times New Roman" w:hAnsi="Times New Roman"/>
                <w:i/>
              </w:rPr>
            </w:rPrChange>
          </w:rPr>
          <w:delText xml:space="preserve"> CaseBlock</w:delText>
        </w:r>
        <w:r w:rsidRPr="006B5B38" w:rsidDel="00176950">
          <w:rPr>
            <w:highlight w:val="yellow"/>
            <w:rPrChange w:id="16854" w:author="Rev 6 Allen Wirfs-Brock" w:date="2012-02-25T08:07:00Z">
              <w:rPr/>
            </w:rPrChange>
          </w:rPr>
          <w:delText xml:space="preserve"> </w:delText>
        </w:r>
      </w:del>
      <w:del w:id="16855" w:author="Rev 6 Allen Wirfs-Brock" w:date="2012-02-18T18:57:00Z">
        <w:r w:rsidRPr="006B5B38" w:rsidDel="005D7E43">
          <w:rPr>
            <w:highlight w:val="yellow"/>
            <w:rPrChange w:id="16856" w:author="Rev 6 Allen Wirfs-Brock" w:date="2012-02-25T08:07:00Z">
              <w:rPr/>
            </w:rPrChange>
          </w:rPr>
          <w:delText>is evaluated as follows:</w:delText>
        </w:r>
      </w:del>
    </w:p>
    <w:p w14:paraId="0B6B3F02" w14:textId="77777777" w:rsidR="004C02EF" w:rsidRPr="006B5B38" w:rsidDel="00176950" w:rsidRDefault="004C02EF" w:rsidP="00C47E72">
      <w:pPr>
        <w:pStyle w:val="Alg2"/>
        <w:numPr>
          <w:ilvl w:val="0"/>
          <w:numId w:val="130"/>
        </w:numPr>
        <w:rPr>
          <w:del w:id="16857" w:author="Rev 6 Allen Wirfs-Brock" w:date="2012-02-18T19:31:00Z"/>
          <w:highlight w:val="yellow"/>
          <w:rPrChange w:id="16858" w:author="Rev 6 Allen Wirfs-Brock" w:date="2012-02-25T08:07:00Z">
            <w:rPr>
              <w:del w:id="16859" w:author="Rev 6 Allen Wirfs-Brock" w:date="2012-02-18T19:31:00Z"/>
            </w:rPr>
          </w:rPrChange>
        </w:rPr>
      </w:pPr>
      <w:del w:id="16860" w:author="Rev 6 Allen Wirfs-Brock" w:date="2012-02-18T19:31:00Z">
        <w:r w:rsidRPr="006B5B38" w:rsidDel="00176950">
          <w:rPr>
            <w:highlight w:val="yellow"/>
            <w:rPrChange w:id="16861" w:author="Rev 6 Allen Wirfs-Brock" w:date="2012-02-25T08:07:00Z">
              <w:rPr/>
            </w:rPrChange>
          </w:rPr>
          <w:delText xml:space="preserve">Let </w:delText>
        </w:r>
        <w:r w:rsidRPr="006B5B38" w:rsidDel="00176950">
          <w:rPr>
            <w:i/>
            <w:highlight w:val="yellow"/>
            <w:rPrChange w:id="16862" w:author="Rev 6 Allen Wirfs-Brock" w:date="2012-02-25T08:07:00Z">
              <w:rPr>
                <w:i/>
              </w:rPr>
            </w:rPrChange>
          </w:rPr>
          <w:delText>exprRef</w:delText>
        </w:r>
        <w:r w:rsidRPr="006B5B38" w:rsidDel="00176950">
          <w:rPr>
            <w:highlight w:val="yellow"/>
            <w:rPrChange w:id="16863" w:author="Rev 6 Allen Wirfs-Brock" w:date="2012-02-25T08:07:00Z">
              <w:rPr/>
            </w:rPrChange>
          </w:rPr>
          <w:delText xml:space="preserve"> be the result of evaluating </w:delText>
        </w:r>
        <w:r w:rsidRPr="006B5B38" w:rsidDel="00176950">
          <w:rPr>
            <w:i/>
            <w:highlight w:val="yellow"/>
            <w:rPrChange w:id="16864" w:author="Rev 6 Allen Wirfs-Brock" w:date="2012-02-25T08:07:00Z">
              <w:rPr>
                <w:i/>
              </w:rPr>
            </w:rPrChange>
          </w:rPr>
          <w:delText>Expression</w:delText>
        </w:r>
        <w:r w:rsidRPr="006B5B38" w:rsidDel="00176950">
          <w:rPr>
            <w:highlight w:val="yellow"/>
            <w:rPrChange w:id="16865" w:author="Rev 6 Allen Wirfs-Brock" w:date="2012-02-25T08:07:00Z">
              <w:rPr/>
            </w:rPrChange>
          </w:rPr>
          <w:delText>.</w:delText>
        </w:r>
      </w:del>
    </w:p>
    <w:p w14:paraId="2C5CDC03" w14:textId="77777777" w:rsidR="00FF1DF7" w:rsidRPr="006B5B38" w:rsidDel="00176950" w:rsidRDefault="00FF1DF7" w:rsidP="00C47E72">
      <w:pPr>
        <w:pStyle w:val="Alg2"/>
        <w:numPr>
          <w:ilvl w:val="0"/>
          <w:numId w:val="130"/>
        </w:numPr>
        <w:spacing w:after="220"/>
        <w:contextualSpacing/>
        <w:rPr>
          <w:ins w:id="16866" w:author="Rev 3 Allen Wirfs-Brock" w:date="2011-09-09T15:49:00Z"/>
          <w:del w:id="16867" w:author="Rev 6 Allen Wirfs-Brock" w:date="2012-02-18T19:31:00Z"/>
          <w:highlight w:val="yellow"/>
          <w:rPrChange w:id="16868" w:author="Rev 6 Allen Wirfs-Brock" w:date="2012-02-25T08:07:00Z">
            <w:rPr>
              <w:ins w:id="16869" w:author="Rev 3 Allen Wirfs-Brock" w:date="2011-09-09T15:49:00Z"/>
              <w:del w:id="16870" w:author="Rev 6 Allen Wirfs-Brock" w:date="2012-02-18T19:31:00Z"/>
            </w:rPr>
          </w:rPrChange>
        </w:rPr>
      </w:pPr>
      <w:ins w:id="16871" w:author="Rev 3 Allen Wirfs-Brock" w:date="2011-09-09T15:49:00Z">
        <w:del w:id="16872" w:author="Rev 6 Allen Wirfs-Brock" w:date="2012-02-18T19:31:00Z">
          <w:r w:rsidRPr="006B5B38" w:rsidDel="00176950">
            <w:rPr>
              <w:highlight w:val="yellow"/>
              <w:rPrChange w:id="16873" w:author="Rev 6 Allen Wirfs-Brock" w:date="2012-02-25T08:07:00Z">
                <w:rPr/>
              </w:rPrChange>
            </w:rPr>
            <w:delText xml:space="preserve">Let </w:delText>
          </w:r>
          <w:r w:rsidRPr="006B5B38" w:rsidDel="00176950">
            <w:rPr>
              <w:i/>
              <w:highlight w:val="yellow"/>
              <w:rPrChange w:id="16874" w:author="Rev 6 Allen Wirfs-Brock" w:date="2012-02-25T08:07:00Z">
                <w:rPr>
                  <w:i/>
                </w:rPr>
              </w:rPrChange>
            </w:rPr>
            <w:delText>oldEnv</w:delText>
          </w:r>
          <w:r w:rsidRPr="006B5B38" w:rsidDel="00176950">
            <w:rPr>
              <w:highlight w:val="yellow"/>
              <w:rPrChange w:id="16875" w:author="Rev 6 Allen Wirfs-Brock" w:date="2012-02-25T08:07:00Z">
                <w:rPr/>
              </w:rPrChange>
            </w:rPr>
            <w:delText xml:space="preserve"> be the running execution context’s LexicalEnvironment.</w:delText>
          </w:r>
        </w:del>
      </w:ins>
    </w:p>
    <w:p w14:paraId="01711FFB" w14:textId="77777777" w:rsidR="00FF1DF7" w:rsidRPr="006B5B38" w:rsidDel="00176950" w:rsidRDefault="00FF1DF7" w:rsidP="00C47E72">
      <w:pPr>
        <w:pStyle w:val="Alg2"/>
        <w:numPr>
          <w:ilvl w:val="0"/>
          <w:numId w:val="130"/>
        </w:numPr>
        <w:spacing w:after="220"/>
        <w:contextualSpacing/>
        <w:rPr>
          <w:ins w:id="16876" w:author="Rev 3 Allen Wirfs-Brock" w:date="2011-09-09T15:49:00Z"/>
          <w:del w:id="16877" w:author="Rev 6 Allen Wirfs-Brock" w:date="2012-02-18T19:31:00Z"/>
          <w:highlight w:val="yellow"/>
          <w:rPrChange w:id="16878" w:author="Rev 6 Allen Wirfs-Brock" w:date="2012-02-25T08:07:00Z">
            <w:rPr>
              <w:ins w:id="16879" w:author="Rev 3 Allen Wirfs-Brock" w:date="2011-09-09T15:49:00Z"/>
              <w:del w:id="16880" w:author="Rev 6 Allen Wirfs-Brock" w:date="2012-02-18T19:31:00Z"/>
            </w:rPr>
          </w:rPrChange>
        </w:rPr>
      </w:pPr>
      <w:ins w:id="16881" w:author="Rev 3 Allen Wirfs-Brock" w:date="2011-09-09T15:49:00Z">
        <w:del w:id="16882" w:author="Rev 6 Allen Wirfs-Brock" w:date="2012-02-18T19:31:00Z">
          <w:r w:rsidRPr="006B5B38" w:rsidDel="00176950">
            <w:rPr>
              <w:highlight w:val="yellow"/>
              <w:rPrChange w:id="16883" w:author="Rev 6 Allen Wirfs-Brock" w:date="2012-02-25T08:07:00Z">
                <w:rPr/>
              </w:rPrChange>
            </w:rPr>
            <w:delText xml:space="preserve">Let </w:delText>
          </w:r>
          <w:r w:rsidRPr="006B5B38" w:rsidDel="00176950">
            <w:rPr>
              <w:i/>
              <w:highlight w:val="yellow"/>
              <w:rPrChange w:id="16884" w:author="Rev 6 Allen Wirfs-Brock" w:date="2012-02-25T08:07:00Z">
                <w:rPr>
                  <w:i/>
                </w:rPr>
              </w:rPrChange>
            </w:rPr>
            <w:delText>blockEnv</w:delText>
          </w:r>
          <w:r w:rsidRPr="006B5B38" w:rsidDel="00176950">
            <w:rPr>
              <w:highlight w:val="yellow"/>
              <w:rPrChange w:id="16885" w:author="Rev 6 Allen Wirfs-Brock" w:date="2012-02-25T08:07:00Z">
                <w:rPr/>
              </w:rPrChange>
            </w:rPr>
            <w:delText xml:space="preserve"> be the result of calling NewDeclarativeEnvironment passing </w:delText>
          </w:r>
          <w:r w:rsidRPr="006B5B38" w:rsidDel="00176950">
            <w:rPr>
              <w:i/>
              <w:highlight w:val="yellow"/>
              <w:rPrChange w:id="16886" w:author="Rev 6 Allen Wirfs-Brock" w:date="2012-02-25T08:07:00Z">
                <w:rPr>
                  <w:i/>
                </w:rPr>
              </w:rPrChange>
            </w:rPr>
            <w:delText>oldEnv</w:delText>
          </w:r>
          <w:r w:rsidRPr="006B5B38" w:rsidDel="00176950">
            <w:rPr>
              <w:highlight w:val="yellow"/>
              <w:rPrChange w:id="16887" w:author="Rev 6 Allen Wirfs-Brock" w:date="2012-02-25T08:07:00Z">
                <w:rPr/>
              </w:rPrChange>
            </w:rPr>
            <w:delText xml:space="preserve"> as the argument.</w:delText>
          </w:r>
        </w:del>
      </w:ins>
    </w:p>
    <w:p w14:paraId="6BE49F32" w14:textId="77777777" w:rsidR="00FF1DF7" w:rsidRPr="006B5B38" w:rsidDel="00176950" w:rsidRDefault="00FF1DF7" w:rsidP="00C47E72">
      <w:pPr>
        <w:pStyle w:val="Alg2"/>
        <w:numPr>
          <w:ilvl w:val="0"/>
          <w:numId w:val="130"/>
        </w:numPr>
        <w:spacing w:after="220"/>
        <w:contextualSpacing/>
        <w:rPr>
          <w:ins w:id="16888" w:author="Rev 3 Allen Wirfs-Brock" w:date="2011-09-09T15:49:00Z"/>
          <w:del w:id="16889" w:author="Rev 6 Allen Wirfs-Brock" w:date="2012-02-18T19:31:00Z"/>
          <w:highlight w:val="yellow"/>
          <w:rPrChange w:id="16890" w:author="Rev 6 Allen Wirfs-Brock" w:date="2012-02-25T08:07:00Z">
            <w:rPr>
              <w:ins w:id="16891" w:author="Rev 3 Allen Wirfs-Brock" w:date="2011-09-09T15:49:00Z"/>
              <w:del w:id="16892" w:author="Rev 6 Allen Wirfs-Brock" w:date="2012-02-18T19:31:00Z"/>
            </w:rPr>
          </w:rPrChange>
        </w:rPr>
      </w:pPr>
      <w:ins w:id="16893" w:author="Rev 3 Allen Wirfs-Brock" w:date="2011-09-09T15:49:00Z">
        <w:del w:id="16894" w:author="Rev 6 Allen Wirfs-Brock" w:date="2012-02-18T19:31:00Z">
          <w:r w:rsidRPr="006B5B38" w:rsidDel="00176950">
            <w:rPr>
              <w:highlight w:val="yellow"/>
              <w:rPrChange w:id="16895" w:author="Rev 6 Allen Wirfs-Brock" w:date="2012-02-25T08:07:00Z">
                <w:rPr/>
              </w:rPrChange>
            </w:rPr>
            <w:delText xml:space="preserve">Perform Block Declaration Instantiation using </w:delText>
          </w:r>
        </w:del>
      </w:ins>
      <w:ins w:id="16896" w:author="Rev 3 Allen Wirfs-Brock" w:date="2011-09-10T12:15:00Z">
        <w:del w:id="16897" w:author="Rev 6 Allen Wirfs-Brock" w:date="2012-02-18T19:31:00Z">
          <w:r w:rsidR="00052EC4" w:rsidRPr="006B5B38" w:rsidDel="00176950">
            <w:rPr>
              <w:i/>
              <w:highlight w:val="yellow"/>
              <w:rPrChange w:id="16898" w:author="Rev 6 Allen Wirfs-Brock" w:date="2012-02-25T08:07:00Z">
                <w:rPr>
                  <w:i/>
                </w:rPr>
              </w:rPrChange>
            </w:rPr>
            <w:delText>CaseBlock</w:delText>
          </w:r>
        </w:del>
      </w:ins>
      <w:ins w:id="16899" w:author="Rev 3 Allen Wirfs-Brock" w:date="2011-09-09T15:49:00Z">
        <w:del w:id="16900" w:author="Rev 6 Allen Wirfs-Brock" w:date="2012-02-18T19:31:00Z">
          <w:r w:rsidR="004851C4" w:rsidRPr="006B5B38" w:rsidDel="00176950">
            <w:rPr>
              <w:highlight w:val="yellow"/>
              <w:rPrChange w:id="16901" w:author="Rev 6 Allen Wirfs-Brock" w:date="2012-02-25T08:07:00Z">
                <w:rPr/>
              </w:rPrChange>
            </w:rPr>
            <w:delText xml:space="preserve"> and</w:delText>
          </w:r>
          <w:r w:rsidRPr="006B5B38" w:rsidDel="00176950">
            <w:rPr>
              <w:highlight w:val="yellow"/>
              <w:rPrChange w:id="16902" w:author="Rev 6 Allen Wirfs-Brock" w:date="2012-02-25T08:07:00Z">
                <w:rPr/>
              </w:rPrChange>
            </w:rPr>
            <w:delText xml:space="preserve"> </w:delText>
          </w:r>
          <w:r w:rsidRPr="006B5B38" w:rsidDel="00176950">
            <w:rPr>
              <w:i/>
              <w:highlight w:val="yellow"/>
              <w:rPrChange w:id="16903" w:author="Rev 6 Allen Wirfs-Brock" w:date="2012-02-25T08:07:00Z">
                <w:rPr>
                  <w:i/>
                </w:rPr>
              </w:rPrChange>
            </w:rPr>
            <w:delText>blockEnv</w:delText>
          </w:r>
        </w:del>
      </w:ins>
      <w:ins w:id="16904" w:author="Rev 3 Allen Wirfs-Brock" w:date="2011-09-09T15:58:00Z">
        <w:del w:id="16905" w:author="Rev 6 Allen Wirfs-Brock" w:date="2012-02-18T19:31:00Z">
          <w:r w:rsidR="006418E0" w:rsidRPr="006B5B38" w:rsidDel="00176950">
            <w:rPr>
              <w:highlight w:val="yellow"/>
              <w:rPrChange w:id="16906" w:author="Rev 6 Allen Wirfs-Brock" w:date="2012-02-25T08:07:00Z">
                <w:rPr/>
              </w:rPrChange>
            </w:rPr>
            <w:delText>.</w:delText>
          </w:r>
        </w:del>
      </w:ins>
    </w:p>
    <w:p w14:paraId="3CBC3827" w14:textId="77777777" w:rsidR="004C02EF" w:rsidRPr="006B5B38" w:rsidDel="00176950" w:rsidRDefault="004C02EF" w:rsidP="00C47E72">
      <w:pPr>
        <w:pStyle w:val="Alg2"/>
        <w:numPr>
          <w:ilvl w:val="0"/>
          <w:numId w:val="130"/>
        </w:numPr>
        <w:rPr>
          <w:del w:id="16907" w:author="Rev 6 Allen Wirfs-Brock" w:date="2012-02-18T19:31:00Z"/>
          <w:highlight w:val="yellow"/>
          <w:rPrChange w:id="16908" w:author="Rev 6 Allen Wirfs-Brock" w:date="2012-02-25T08:07:00Z">
            <w:rPr>
              <w:del w:id="16909" w:author="Rev 6 Allen Wirfs-Brock" w:date="2012-02-18T19:31:00Z"/>
            </w:rPr>
          </w:rPrChange>
        </w:rPr>
      </w:pPr>
      <w:del w:id="16910" w:author="Rev 6 Allen Wirfs-Brock" w:date="2012-02-18T19:31:00Z">
        <w:r w:rsidRPr="006B5B38" w:rsidDel="00176950">
          <w:rPr>
            <w:highlight w:val="yellow"/>
            <w:rPrChange w:id="16911" w:author="Rev 6 Allen Wirfs-Brock" w:date="2012-02-25T08:07:00Z">
              <w:rPr/>
            </w:rPrChange>
          </w:rPr>
          <w:delText xml:space="preserve">Let </w:delText>
        </w:r>
        <w:r w:rsidRPr="006B5B38" w:rsidDel="00176950">
          <w:rPr>
            <w:i/>
            <w:highlight w:val="yellow"/>
            <w:rPrChange w:id="16912" w:author="Rev 6 Allen Wirfs-Brock" w:date="2012-02-25T08:07:00Z">
              <w:rPr>
                <w:i/>
              </w:rPr>
            </w:rPrChange>
          </w:rPr>
          <w:delText>R</w:delText>
        </w:r>
        <w:r w:rsidRPr="006B5B38" w:rsidDel="00176950">
          <w:rPr>
            <w:highlight w:val="yellow"/>
            <w:rPrChange w:id="16913" w:author="Rev 6 Allen Wirfs-Brock" w:date="2012-02-25T08:07:00Z">
              <w:rPr/>
            </w:rPrChange>
          </w:rPr>
          <w:delText xml:space="preserve"> be the result of </w:delText>
        </w:r>
      </w:del>
      <w:del w:id="16914" w:author="Rev 6 Allen Wirfs-Brock" w:date="2012-02-18T18:58:00Z">
        <w:r w:rsidRPr="006B5B38" w:rsidDel="005D7E43">
          <w:rPr>
            <w:highlight w:val="yellow"/>
            <w:rPrChange w:id="16915" w:author="Rev 6 Allen Wirfs-Brock" w:date="2012-02-25T08:07:00Z">
              <w:rPr/>
            </w:rPrChange>
          </w:rPr>
          <w:delText xml:space="preserve">evaluating </w:delText>
        </w:r>
      </w:del>
      <w:del w:id="16916" w:author="Rev 6 Allen Wirfs-Brock" w:date="2012-02-18T19:31:00Z">
        <w:r w:rsidRPr="006B5B38" w:rsidDel="00176950">
          <w:rPr>
            <w:i/>
            <w:highlight w:val="yellow"/>
            <w:rPrChange w:id="16917" w:author="Rev 6 Allen Wirfs-Brock" w:date="2012-02-25T08:07:00Z">
              <w:rPr>
                <w:i/>
              </w:rPr>
            </w:rPrChange>
          </w:rPr>
          <w:delText>CaseBlock</w:delText>
        </w:r>
      </w:del>
      <w:del w:id="16918" w:author="Rev 6 Allen Wirfs-Brock" w:date="2012-02-18T18:59:00Z">
        <w:r w:rsidRPr="006B5B38" w:rsidDel="005D7E43">
          <w:rPr>
            <w:highlight w:val="yellow"/>
            <w:rPrChange w:id="16919" w:author="Rev 6 Allen Wirfs-Brock" w:date="2012-02-25T08:07:00Z">
              <w:rPr/>
            </w:rPrChange>
          </w:rPr>
          <w:delText>, passing it</w:delText>
        </w:r>
      </w:del>
      <w:del w:id="16920" w:author="Rev 6 Allen Wirfs-Brock" w:date="2012-02-18T19:31:00Z">
        <w:r w:rsidRPr="006B5B38" w:rsidDel="00176950">
          <w:rPr>
            <w:highlight w:val="yellow"/>
            <w:rPrChange w:id="16921" w:author="Rev 6 Allen Wirfs-Brock" w:date="2012-02-25T08:07:00Z">
              <w:rPr/>
            </w:rPrChange>
          </w:rPr>
          <w:delText xml:space="preserve"> </w:delText>
        </w:r>
      </w:del>
      <w:del w:id="16922" w:author="Rev 6 Allen Wirfs-Brock" w:date="2012-02-18T18:51:00Z">
        <w:r w:rsidRPr="006B5B38" w:rsidDel="00646EAD">
          <w:rPr>
            <w:highlight w:val="yellow"/>
            <w:rPrChange w:id="16923" w:author="Rev 6 Allen Wirfs-Brock" w:date="2012-02-25T08:07:00Z">
              <w:rPr/>
            </w:rPrChange>
          </w:rPr>
          <w:delText>GetValue(</w:delText>
        </w:r>
        <w:r w:rsidRPr="006B5B38" w:rsidDel="00646EAD">
          <w:rPr>
            <w:i/>
            <w:highlight w:val="yellow"/>
            <w:rPrChange w:id="16924" w:author="Rev 6 Allen Wirfs-Brock" w:date="2012-02-25T08:07:00Z">
              <w:rPr>
                <w:i/>
              </w:rPr>
            </w:rPrChange>
          </w:rPr>
          <w:delText>exprRef</w:delText>
        </w:r>
        <w:r w:rsidRPr="006B5B38" w:rsidDel="00646EAD">
          <w:rPr>
            <w:highlight w:val="yellow"/>
            <w:rPrChange w:id="16925" w:author="Rev 6 Allen Wirfs-Brock" w:date="2012-02-25T08:07:00Z">
              <w:rPr/>
            </w:rPrChange>
          </w:rPr>
          <w:delText>)</w:delText>
        </w:r>
      </w:del>
      <w:del w:id="16926" w:author="Rev 6 Allen Wirfs-Brock" w:date="2012-02-18T18:59:00Z">
        <w:r w:rsidRPr="006B5B38" w:rsidDel="005D7E43">
          <w:rPr>
            <w:highlight w:val="yellow"/>
            <w:rPrChange w:id="16927" w:author="Rev 6 Allen Wirfs-Brock" w:date="2012-02-25T08:07:00Z">
              <w:rPr/>
            </w:rPrChange>
          </w:rPr>
          <w:delText xml:space="preserve"> as a parameter</w:delText>
        </w:r>
      </w:del>
      <w:del w:id="16928" w:author="Rev 6 Allen Wirfs-Brock" w:date="2012-02-18T19:31:00Z">
        <w:r w:rsidRPr="006B5B38" w:rsidDel="00176950">
          <w:rPr>
            <w:highlight w:val="yellow"/>
            <w:rPrChange w:id="16929" w:author="Rev 6 Allen Wirfs-Brock" w:date="2012-02-25T08:07:00Z">
              <w:rPr/>
            </w:rPrChange>
          </w:rPr>
          <w:delText>.</w:delText>
        </w:r>
      </w:del>
    </w:p>
    <w:p w14:paraId="1BC30045" w14:textId="77777777" w:rsidR="00FF1DF7" w:rsidRPr="006B5B38" w:rsidDel="00176950" w:rsidRDefault="00FF1DF7" w:rsidP="00C47E72">
      <w:pPr>
        <w:pStyle w:val="Alg2"/>
        <w:numPr>
          <w:ilvl w:val="0"/>
          <w:numId w:val="130"/>
        </w:numPr>
        <w:spacing w:after="220"/>
        <w:contextualSpacing/>
        <w:rPr>
          <w:ins w:id="16930" w:author="Rev 3 Allen Wirfs-Brock" w:date="2011-09-09T15:52:00Z"/>
          <w:del w:id="16931" w:author="Rev 6 Allen Wirfs-Brock" w:date="2012-02-18T19:31:00Z"/>
          <w:highlight w:val="yellow"/>
          <w:rPrChange w:id="16932" w:author="Rev 6 Allen Wirfs-Brock" w:date="2012-02-25T08:07:00Z">
            <w:rPr>
              <w:ins w:id="16933" w:author="Rev 3 Allen Wirfs-Brock" w:date="2011-09-09T15:52:00Z"/>
              <w:del w:id="16934" w:author="Rev 6 Allen Wirfs-Brock" w:date="2012-02-18T19:31:00Z"/>
            </w:rPr>
          </w:rPrChange>
        </w:rPr>
      </w:pPr>
      <w:ins w:id="16935" w:author="Rev 3 Allen Wirfs-Brock" w:date="2011-09-09T15:52:00Z">
        <w:del w:id="16936" w:author="Rev 6 Allen Wirfs-Brock" w:date="2012-02-18T19:31:00Z">
          <w:r w:rsidRPr="006B5B38" w:rsidDel="00176950">
            <w:rPr>
              <w:highlight w:val="yellow"/>
              <w:rPrChange w:id="16937" w:author="Rev 6 Allen Wirfs-Brock" w:date="2012-02-25T08:07:00Z">
                <w:rPr/>
              </w:rPrChange>
            </w:rPr>
            <w:delText xml:space="preserve">Set the running execution context’s LexicalEnvironment to </w:delText>
          </w:r>
          <w:r w:rsidRPr="006B5B38" w:rsidDel="00176950">
            <w:rPr>
              <w:i/>
              <w:highlight w:val="yellow"/>
              <w:rPrChange w:id="16938" w:author="Rev 6 Allen Wirfs-Brock" w:date="2012-02-25T08:07:00Z">
                <w:rPr>
                  <w:i/>
                </w:rPr>
              </w:rPrChange>
            </w:rPr>
            <w:delText>oldEnv</w:delText>
          </w:r>
          <w:r w:rsidRPr="006B5B38" w:rsidDel="00176950">
            <w:rPr>
              <w:highlight w:val="yellow"/>
              <w:rPrChange w:id="16939" w:author="Rev 6 Allen Wirfs-Brock" w:date="2012-02-25T08:07:00Z">
                <w:rPr/>
              </w:rPrChange>
            </w:rPr>
            <w:delText>.</w:delText>
          </w:r>
        </w:del>
      </w:ins>
    </w:p>
    <w:p w14:paraId="22EE1136" w14:textId="77777777" w:rsidR="004C02EF" w:rsidRPr="006B5B38" w:rsidDel="00176950" w:rsidRDefault="004C02EF" w:rsidP="00C47E72">
      <w:pPr>
        <w:pStyle w:val="Alg2"/>
        <w:numPr>
          <w:ilvl w:val="0"/>
          <w:numId w:val="130"/>
        </w:numPr>
        <w:rPr>
          <w:del w:id="16940" w:author="Rev 6 Allen Wirfs-Brock" w:date="2012-02-18T19:31:00Z"/>
          <w:highlight w:val="yellow"/>
          <w:rPrChange w:id="16941" w:author="Rev 6 Allen Wirfs-Brock" w:date="2012-02-25T08:07:00Z">
            <w:rPr>
              <w:del w:id="16942" w:author="Rev 6 Allen Wirfs-Brock" w:date="2012-02-18T19:31:00Z"/>
            </w:rPr>
          </w:rPrChange>
        </w:rPr>
      </w:pPr>
      <w:del w:id="16943" w:author="Rev 6 Allen Wirfs-Brock" w:date="2012-02-18T19:31:00Z">
        <w:r w:rsidRPr="006B5B38" w:rsidDel="00176950">
          <w:rPr>
            <w:highlight w:val="yellow"/>
            <w:rPrChange w:id="16944" w:author="Rev 6 Allen Wirfs-Brock" w:date="2012-02-25T08:07:00Z">
              <w:rPr/>
            </w:rPrChange>
          </w:rPr>
          <w:delText xml:space="preserve">If </w:delText>
        </w:r>
        <w:r w:rsidRPr="006B5B38" w:rsidDel="00176950">
          <w:rPr>
            <w:i/>
            <w:highlight w:val="yellow"/>
            <w:rPrChange w:id="16945" w:author="Rev 6 Allen Wirfs-Brock" w:date="2012-02-25T08:07:00Z">
              <w:rPr>
                <w:i/>
              </w:rPr>
            </w:rPrChange>
          </w:rPr>
          <w:delText>R</w:delText>
        </w:r>
        <w:r w:rsidRPr="006B5B38" w:rsidDel="00176950">
          <w:rPr>
            <w:highlight w:val="yellow"/>
            <w:rPrChange w:id="16946" w:author="Rev 6 Allen Wirfs-Brock" w:date="2012-02-25T08:07:00Z">
              <w:rPr/>
            </w:rPrChange>
          </w:rPr>
          <w:delText xml:space="preserve">.type is </w:delText>
        </w:r>
        <w:r w:rsidRPr="006B5B38" w:rsidDel="00176950">
          <w:rPr>
            <w:rFonts w:ascii="Arial" w:hAnsi="Arial" w:cs="Arial"/>
            <w:highlight w:val="yellow"/>
            <w:rPrChange w:id="16947" w:author="Rev 6 Allen Wirfs-Brock" w:date="2012-02-25T08:07:00Z">
              <w:rPr>
                <w:rFonts w:ascii="Arial" w:hAnsi="Arial" w:cs="Arial"/>
              </w:rPr>
            </w:rPrChange>
          </w:rPr>
          <w:delText>break</w:delText>
        </w:r>
        <w:r w:rsidRPr="006B5B38" w:rsidDel="00176950">
          <w:rPr>
            <w:highlight w:val="yellow"/>
            <w:rPrChange w:id="16948" w:author="Rev 6 Allen Wirfs-Brock" w:date="2012-02-25T08:07:00Z">
              <w:rPr/>
            </w:rPrChange>
          </w:rPr>
          <w:delText xml:space="preserve"> and </w:delText>
        </w:r>
        <w:r w:rsidRPr="006B5B38" w:rsidDel="00176950">
          <w:rPr>
            <w:i/>
            <w:highlight w:val="yellow"/>
            <w:rPrChange w:id="16949" w:author="Rev 6 Allen Wirfs-Brock" w:date="2012-02-25T08:07:00Z">
              <w:rPr>
                <w:i/>
              </w:rPr>
            </w:rPrChange>
          </w:rPr>
          <w:delText>R</w:delText>
        </w:r>
        <w:r w:rsidRPr="006B5B38" w:rsidDel="00176950">
          <w:rPr>
            <w:highlight w:val="yellow"/>
            <w:rPrChange w:id="16950" w:author="Rev 6 Allen Wirfs-Brock" w:date="2012-02-25T08:07:00Z">
              <w:rPr/>
            </w:rPrChange>
          </w:rPr>
          <w:delText xml:space="preserve">.target is in the current label set, return </w:delText>
        </w:r>
      </w:del>
      <w:del w:id="16951" w:author="Rev 6 Allen Wirfs-Brock" w:date="2012-02-18T18:55:00Z">
        <w:r w:rsidRPr="006B5B38" w:rsidDel="005D7E43">
          <w:rPr>
            <w:highlight w:val="yellow"/>
            <w:rPrChange w:id="16952" w:author="Rev 6 Allen Wirfs-Brock" w:date="2012-02-25T08:07:00Z">
              <w:rPr/>
            </w:rPrChange>
          </w:rPr>
          <w:delText>(</w:delText>
        </w:r>
      </w:del>
      <w:del w:id="16953" w:author="Rev 6 Allen Wirfs-Brock" w:date="2012-02-18T19:31:00Z">
        <w:r w:rsidRPr="006B5B38" w:rsidDel="00176950">
          <w:rPr>
            <w:rFonts w:ascii="Arial" w:hAnsi="Arial" w:cs="Arial"/>
            <w:highlight w:val="yellow"/>
            <w:rPrChange w:id="16954" w:author="Rev 6 Allen Wirfs-Brock" w:date="2012-02-25T08:07:00Z">
              <w:rPr>
                <w:rFonts w:ascii="Arial" w:hAnsi="Arial" w:cs="Arial"/>
              </w:rPr>
            </w:rPrChange>
          </w:rPr>
          <w:delText>normal</w:delText>
        </w:r>
        <w:r w:rsidRPr="006B5B38" w:rsidDel="00176950">
          <w:rPr>
            <w:highlight w:val="yellow"/>
            <w:rPrChange w:id="16955" w:author="Rev 6 Allen Wirfs-Brock" w:date="2012-02-25T08:07:00Z">
              <w:rPr/>
            </w:rPrChange>
          </w:rPr>
          <w:delText xml:space="preserve">, </w:delText>
        </w:r>
        <w:r w:rsidRPr="006B5B38" w:rsidDel="00176950">
          <w:rPr>
            <w:i/>
            <w:highlight w:val="yellow"/>
            <w:rPrChange w:id="16956" w:author="Rev 6 Allen Wirfs-Brock" w:date="2012-02-25T08:07:00Z">
              <w:rPr>
                <w:i/>
              </w:rPr>
            </w:rPrChange>
          </w:rPr>
          <w:delText>R</w:delText>
        </w:r>
        <w:r w:rsidRPr="006B5B38" w:rsidDel="00176950">
          <w:rPr>
            <w:highlight w:val="yellow"/>
            <w:rPrChange w:id="16957" w:author="Rev 6 Allen Wirfs-Brock" w:date="2012-02-25T08:07:00Z">
              <w:rPr/>
            </w:rPrChange>
          </w:rPr>
          <w:delText xml:space="preserve">.value, </w:delText>
        </w:r>
        <w:r w:rsidRPr="006B5B38" w:rsidDel="00176950">
          <w:rPr>
            <w:rFonts w:ascii="Arial" w:hAnsi="Arial" w:cs="Arial"/>
            <w:highlight w:val="yellow"/>
            <w:rPrChange w:id="16958" w:author="Rev 6 Allen Wirfs-Brock" w:date="2012-02-25T08:07:00Z">
              <w:rPr>
                <w:rFonts w:ascii="Arial" w:hAnsi="Arial" w:cs="Arial"/>
              </w:rPr>
            </w:rPrChange>
          </w:rPr>
          <w:delText>empty</w:delText>
        </w:r>
        <w:r w:rsidRPr="006B5B38" w:rsidDel="00176950">
          <w:rPr>
            <w:highlight w:val="yellow"/>
            <w:rPrChange w:id="16959" w:author="Rev 6 Allen Wirfs-Brock" w:date="2012-02-25T08:07:00Z">
              <w:rPr/>
            </w:rPrChange>
          </w:rPr>
          <w:delText>).</w:delText>
        </w:r>
      </w:del>
    </w:p>
    <w:p w14:paraId="22171CA9" w14:textId="77777777" w:rsidR="004C02EF" w:rsidRPr="006B5B38" w:rsidDel="00176950" w:rsidRDefault="004C02EF" w:rsidP="00C47E72">
      <w:pPr>
        <w:pStyle w:val="Alg2"/>
        <w:numPr>
          <w:ilvl w:val="0"/>
          <w:numId w:val="130"/>
        </w:numPr>
        <w:spacing w:after="220"/>
        <w:rPr>
          <w:del w:id="16960" w:author="Rev 6 Allen Wirfs-Brock" w:date="2012-02-18T19:31:00Z"/>
          <w:highlight w:val="yellow"/>
          <w:rPrChange w:id="16961" w:author="Rev 6 Allen Wirfs-Brock" w:date="2012-02-25T08:07:00Z">
            <w:rPr>
              <w:del w:id="16962" w:author="Rev 6 Allen Wirfs-Brock" w:date="2012-02-18T19:31:00Z"/>
            </w:rPr>
          </w:rPrChange>
        </w:rPr>
      </w:pPr>
      <w:del w:id="16963" w:author="Rev 6 Allen Wirfs-Brock" w:date="2012-02-18T19:31:00Z">
        <w:r w:rsidRPr="006B5B38" w:rsidDel="00176950">
          <w:rPr>
            <w:highlight w:val="yellow"/>
            <w:rPrChange w:id="16964" w:author="Rev 6 Allen Wirfs-Brock" w:date="2012-02-25T08:07:00Z">
              <w:rPr/>
            </w:rPrChange>
          </w:rPr>
          <w:delText xml:space="preserve">Return </w:delText>
        </w:r>
        <w:r w:rsidRPr="006B5B38" w:rsidDel="00176950">
          <w:rPr>
            <w:i/>
            <w:highlight w:val="yellow"/>
            <w:rPrChange w:id="16965" w:author="Rev 6 Allen Wirfs-Brock" w:date="2012-02-25T08:07:00Z">
              <w:rPr>
                <w:i/>
              </w:rPr>
            </w:rPrChange>
          </w:rPr>
          <w:delText>R</w:delText>
        </w:r>
        <w:r w:rsidRPr="006B5B38" w:rsidDel="00176950">
          <w:rPr>
            <w:highlight w:val="yellow"/>
            <w:rPrChange w:id="16966" w:author="Rev 6 Allen Wirfs-Brock" w:date="2012-02-25T08:07:00Z">
              <w:rPr/>
            </w:rPrChange>
          </w:rPr>
          <w:delText>.</w:delText>
        </w:r>
      </w:del>
    </w:p>
    <w:p w14:paraId="6BB34347" w14:textId="77777777" w:rsidR="00FF1DF7" w:rsidRPr="006B5B38" w:rsidDel="00176950" w:rsidRDefault="00FF1DF7" w:rsidP="006418E0">
      <w:pPr>
        <w:pStyle w:val="Note"/>
        <w:rPr>
          <w:ins w:id="16967" w:author="Rev 3 Allen Wirfs-Brock" w:date="2011-09-09T15:50:00Z"/>
          <w:del w:id="16968" w:author="Rev 6 Allen Wirfs-Brock" w:date="2012-02-18T19:31:00Z"/>
          <w:highlight w:val="yellow"/>
          <w:rPrChange w:id="16969" w:author="Rev 6 Allen Wirfs-Brock" w:date="2012-02-25T08:07:00Z">
            <w:rPr>
              <w:ins w:id="16970" w:author="Rev 3 Allen Wirfs-Brock" w:date="2011-09-09T15:50:00Z"/>
              <w:del w:id="16971" w:author="Rev 6 Allen Wirfs-Brock" w:date="2012-02-18T19:31:00Z"/>
            </w:rPr>
          </w:rPrChange>
        </w:rPr>
      </w:pPr>
      <w:ins w:id="16972" w:author="Rev 3 Allen Wirfs-Brock" w:date="2011-09-09T15:50:00Z">
        <w:del w:id="16973" w:author="Rev 6 Allen Wirfs-Brock" w:date="2012-02-18T19:31:00Z">
          <w:r w:rsidRPr="006B5B38" w:rsidDel="00176950">
            <w:rPr>
              <w:highlight w:val="yellow"/>
              <w:rPrChange w:id="16974" w:author="Rev 6 Allen Wirfs-Brock" w:date="2012-02-25T08:07:00Z">
                <w:rPr/>
              </w:rPrChange>
            </w:rPr>
            <w:delText>NOTE</w:delText>
          </w:r>
          <w:r w:rsidRPr="006B5B38" w:rsidDel="00176950">
            <w:rPr>
              <w:highlight w:val="yellow"/>
              <w:rPrChange w:id="16975" w:author="Rev 6 Allen Wirfs-Brock" w:date="2012-02-25T08:07:00Z">
                <w:rPr/>
              </w:rPrChange>
            </w:rPr>
            <w:tab/>
            <w:delText xml:space="preserve">No matter how control leaves the </w:delText>
          </w:r>
          <w:r w:rsidRPr="006B5B38" w:rsidDel="00176950">
            <w:rPr>
              <w:rStyle w:val="bnf"/>
              <w:highlight w:val="yellow"/>
              <w:rPrChange w:id="16976" w:author="Rev 6 Allen Wirfs-Brock" w:date="2012-02-25T08:07:00Z">
                <w:rPr>
                  <w:rStyle w:val="bnf"/>
                </w:rPr>
              </w:rPrChange>
            </w:rPr>
            <w:delText>SwitchStatement</w:delText>
          </w:r>
          <w:r w:rsidRPr="006B5B38" w:rsidDel="00176950">
            <w:rPr>
              <w:highlight w:val="yellow"/>
              <w:rPrChange w:id="16977" w:author="Rev 6 Allen Wirfs-Brock" w:date="2012-02-25T08:07:00Z">
                <w:rPr/>
              </w:rPrChange>
            </w:rPr>
            <w:delText xml:space="preserve"> the LexicalEnvironment is always restored to its former state.</w:delText>
          </w:r>
        </w:del>
      </w:ins>
    </w:p>
    <w:p w14:paraId="5728EA5C" w14:textId="77777777" w:rsidR="005D7E43" w:rsidRDefault="005D7E43" w:rsidP="005D7E43">
      <w:pPr>
        <w:keepNext/>
        <w:rPr>
          <w:ins w:id="16978" w:author="Rev 6 Allen Wirfs-Brock" w:date="2012-02-18T19:01:00Z"/>
          <w:rFonts w:ascii="Helvetica" w:hAnsi="Helvetica"/>
          <w:b/>
          <w:spacing w:val="6"/>
        </w:rPr>
      </w:pPr>
      <w:ins w:id="16979" w:author="Rev 6 Allen Wirfs-Brock" w:date="2012-02-18T19:01:00Z">
        <w:r w:rsidRPr="006B5B38">
          <w:rPr>
            <w:rFonts w:ascii="Helvetica" w:hAnsi="Helvetica"/>
            <w:b/>
            <w:highlight w:val="yellow"/>
            <w:rPrChange w:id="16980" w:author="Rev 6 Allen Wirfs-Brock" w:date="2012-02-25T08:07:00Z">
              <w:rPr>
                <w:rFonts w:ascii="Helvetica" w:hAnsi="Helvetica"/>
                <w:b/>
              </w:rPr>
            </w:rPrChange>
          </w:rPr>
          <w:t xml:space="preserve">Runtime Semantics: </w:t>
        </w:r>
        <w:r w:rsidRPr="006B5B38">
          <w:rPr>
            <w:rFonts w:ascii="Helvetica" w:hAnsi="Helvetica"/>
            <w:b/>
            <w:spacing w:val="6"/>
            <w:highlight w:val="yellow"/>
            <w:rPrChange w:id="16981" w:author="Rev 6 Allen Wirfs-Brock" w:date="2012-02-25T08:07:00Z">
              <w:rPr>
                <w:rFonts w:ascii="Helvetica" w:hAnsi="Helvetica"/>
                <w:b/>
                <w:spacing w:val="6"/>
              </w:rPr>
            </w:rPrChange>
          </w:rPr>
          <w:t>Case Evaluation</w:t>
        </w:r>
      </w:ins>
    </w:p>
    <w:p w14:paraId="57B3B718" w14:textId="77777777" w:rsidR="005D7E43" w:rsidRPr="00FA3203" w:rsidRDefault="005D7E43" w:rsidP="005D7E43">
      <w:pPr>
        <w:ind w:left="360"/>
        <w:rPr>
          <w:ins w:id="16982" w:author="Rev 6 Allen Wirfs-Brock" w:date="2012-02-18T19:01:00Z"/>
        </w:rPr>
      </w:pPr>
      <w:ins w:id="16983" w:author="Rev 6 Allen Wirfs-Brock" w:date="2012-02-18T19:01:00Z">
        <w:r>
          <w:t>W</w:t>
        </w:r>
        <w:r w:rsidRPr="004418C4">
          <w:t xml:space="preserve">ith argument </w:t>
        </w:r>
        <w:r>
          <w:rPr>
            <w:rFonts w:ascii="Times New Roman" w:hAnsi="Times New Roman"/>
            <w:i/>
          </w:rPr>
          <w:t>input</w:t>
        </w:r>
        <w:r>
          <w:t>.</w:t>
        </w:r>
      </w:ins>
    </w:p>
    <w:p w14:paraId="2483EE3C" w14:textId="77777777" w:rsidR="004C02EF" w:rsidRPr="00C7794D" w:rsidRDefault="004C02EF" w:rsidP="004C02EF">
      <w:del w:id="16984" w:author="Rev 6 Allen Wirfs-Brock" w:date="2012-02-18T19:01:00Z">
        <w:r w:rsidRPr="00C7794D" w:rsidDel="005D7E43">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del w:id="16985" w:author="Rev 6 Allen Wirfs-Brock" w:date="2012-02-18T19:02:00Z">
        <w:r w:rsidRPr="00C7794D" w:rsidDel="005D7E43">
          <w:delText xml:space="preserve">is given an input parameter, </w:delText>
        </w:r>
        <w:r w:rsidRPr="00C7794D" w:rsidDel="005D7E43">
          <w:rPr>
            <w:rFonts w:ascii="Times New Roman" w:hAnsi="Times New Roman"/>
            <w:i/>
            <w:iCs/>
          </w:rPr>
          <w:delText>input</w:delText>
        </w:r>
        <w:r w:rsidRPr="00C7794D" w:rsidDel="005D7E43">
          <w:delText>, and is evaluated as follows:</w:delText>
        </w:r>
      </w:del>
    </w:p>
    <w:p w14:paraId="74573774"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16986"/>
      <w:del w:id="16987" w:author="Rev 6 Allen Wirfs-Brock" w:date="2012-02-18T19:02:00Z">
        <w:r w:rsidRPr="00DA1E6A" w:rsidDel="005D7E43">
          <w:rPr>
            <w:rFonts w:ascii="Times New Roman" w:eastAsia="Times New Roman" w:hAnsi="Times New Roman"/>
            <w:b/>
            <w:spacing w:val="6"/>
            <w:lang w:eastAsia="en-US"/>
          </w:rPr>
          <w:delText>empty</w:delText>
        </w:r>
      </w:del>
      <w:ins w:id="16988" w:author="Rev 6 Allen Wirfs-Brock" w:date="2012-02-18T19:02:00Z">
        <w:r w:rsidR="005D7E43" w:rsidRPr="00DA1E6A">
          <w:rPr>
            <w:rFonts w:ascii="Times New Roman" w:eastAsia="Times New Roman" w:hAnsi="Times New Roman"/>
            <w:b/>
            <w:spacing w:val="6"/>
            <w:lang w:eastAsia="en-US"/>
          </w:rPr>
          <w:t>undefined</w:t>
        </w:r>
        <w:commentRangeEnd w:id="16986"/>
        <w:r w:rsidR="005D7E43">
          <w:rPr>
            <w:rStyle w:val="af4"/>
          </w:rPr>
          <w:commentReference w:id="16986"/>
        </w:r>
      </w:ins>
      <w:r w:rsidRPr="00C7794D">
        <w:rPr>
          <w:rFonts w:ascii="Times New Roman" w:hAnsi="Times New Roman"/>
        </w:rPr>
        <w:t>.</w:t>
      </w:r>
    </w:p>
    <w:p w14:paraId="50F75E2B"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3CE4695E"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21AB1B82"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3C4B1455"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16989" w:author="Rev 6 Allen Wirfs-Brock" w:date="2012-02-23T13:02:00Z">
        <w:r w:rsidR="00BB752E">
          <w:rPr>
            <w:lang w:eastAsia="en-US"/>
          </w:rPr>
          <w:t>NormalCompletion</w:t>
        </w:r>
        <w:r w:rsidR="00BB752E">
          <w:t>(</w:t>
        </w:r>
      </w:ins>
      <w:del w:id="16990" w:author="Rev 6 Allen Wirfs-Brock" w:date="2012-02-18T19:04:00Z">
        <w:r w:rsidRPr="00C7794D" w:rsidDel="00DA1E6A">
          <w:rPr>
            <w:rFonts w:ascii="Times New Roman" w:hAnsi="Times New Roman"/>
          </w:rPr>
          <w:delText>(</w:delText>
        </w:r>
      </w:del>
      <w:del w:id="16991" w:author="Rev 6 Allen Wirfs-Brock" w:date="2012-02-23T13:02:00Z">
        <w:r w:rsidRPr="00C7794D" w:rsidDel="00BB752E">
          <w:rPr>
            <w:rFonts w:cs="Arial"/>
            <w:bCs/>
          </w:rPr>
          <w:delText>normal</w:delText>
        </w:r>
        <w:r w:rsidRPr="00C7794D" w:rsidDel="00BB752E">
          <w:rPr>
            <w:rFonts w:ascii="Times New Roman" w:hAnsi="Times New Roman"/>
          </w:rPr>
          <w:delText xml:space="preserve">, </w:delText>
        </w:r>
      </w:del>
      <w:r w:rsidRPr="00C7794D">
        <w:rPr>
          <w:rFonts w:ascii="Times New Roman" w:hAnsi="Times New Roman"/>
          <w:i/>
          <w:iCs/>
        </w:rPr>
        <w:t>V</w:t>
      </w:r>
      <w:del w:id="16992" w:author="Rev 6 Allen Wirfs-Brock" w:date="2012-02-23T13:02:00Z">
        <w:r w:rsidRPr="00C7794D" w:rsidDel="00BB752E">
          <w:rPr>
            <w:rFonts w:ascii="Times New Roman" w:hAnsi="Times New Roman"/>
          </w:rPr>
          <w:delText xml:space="preserve">, </w:delText>
        </w:r>
        <w:r w:rsidRPr="00C7794D" w:rsidDel="00BB752E">
          <w:rPr>
            <w:rFonts w:cs="Arial"/>
            <w:bCs/>
          </w:rPr>
          <w:delText>empty</w:delText>
        </w:r>
      </w:del>
      <w:r w:rsidRPr="00C7794D">
        <w:rPr>
          <w:rFonts w:ascii="Times New Roman" w:hAnsi="Times New Roman"/>
        </w:rPr>
        <w:t>).</w:t>
      </w:r>
    </w:p>
    <w:p w14:paraId="2757CD02"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6E608E2E" w14:textId="77777777" w:rsidR="00DA1E6A" w:rsidRDefault="00DA1E6A" w:rsidP="00DA1E6A">
      <w:pPr>
        <w:pStyle w:val="Alg2"/>
        <w:numPr>
          <w:ilvl w:val="1"/>
          <w:numId w:val="131"/>
        </w:numPr>
        <w:contextualSpacing/>
        <w:rPr>
          <w:ins w:id="16993" w:author="Rev 6 Allen Wirfs-Brock" w:date="2012-02-18T19:07:00Z"/>
        </w:rPr>
      </w:pPr>
      <w:ins w:id="16994" w:author="Rev 6 Allen Wirfs-Brock" w:date="2012-02-18T19:07:00Z">
        <w:r>
          <w:t xml:space="preserve">If </w:t>
        </w:r>
      </w:ins>
      <w:ins w:id="16995" w:author="Rev 6 Allen Wirfs-Brock" w:date="2012-02-18T19:08:00Z">
        <w:r w:rsidRPr="00C7794D">
          <w:rPr>
            <w:i/>
          </w:rPr>
          <w:t>clauseSelector</w:t>
        </w:r>
        <w:r w:rsidRPr="00C7794D">
          <w:t xml:space="preserve"> </w:t>
        </w:r>
      </w:ins>
      <w:ins w:id="16996" w:author="Rev 6 Allen Wirfs-Brock" w:date="2012-02-18T19:07:00Z">
        <w:r>
          <w:t xml:space="preserve">is an abrupt completion, return </w:t>
        </w:r>
      </w:ins>
      <w:ins w:id="16997" w:author="Rev 6 Allen Wirfs-Brock" w:date="2012-02-18T19:09:00Z">
        <w:r w:rsidRPr="00C7794D">
          <w:rPr>
            <w:i/>
          </w:rPr>
          <w:t>clauseSelector</w:t>
        </w:r>
      </w:ins>
      <w:ins w:id="16998" w:author="Rev 6 Allen Wirfs-Brock" w:date="2012-02-18T19:07:00Z">
        <w:r>
          <w:t>.</w:t>
        </w:r>
      </w:ins>
    </w:p>
    <w:p w14:paraId="093B6D5B"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6999" w:author="Rev 3 Allen Wirfs-Brock" w:date="2011-09-10T14:50:00Z">
        <w:r w:rsidR="00E70606" w:rsidRPr="00C7794D">
          <w:rPr>
            <w:rFonts w:ascii="Times New Roman" w:hAnsi="Times New Roman"/>
          </w:rPr>
          <w:t>Strict Equality Comparision Algorithm (11.9.</w:t>
        </w:r>
        <w:del w:id="17000" w:author="Rev 4 Allen Wirfs-Brock" w:date="2011-10-15T13:05:00Z">
          <w:r w:rsidR="00E70606" w:rsidRPr="00C7794D" w:rsidDel="00E5271E">
            <w:rPr>
              <w:rFonts w:ascii="Times New Roman" w:hAnsi="Times New Roman"/>
            </w:rPr>
            <w:delText>6</w:delText>
          </w:r>
        </w:del>
      </w:ins>
      <w:ins w:id="17001" w:author="Rev 4 Allen Wirfs-Brock" w:date="2011-10-15T13:05:00Z">
        <w:r w:rsidR="00E5271E" w:rsidRPr="00C7794D">
          <w:rPr>
            <w:rFonts w:ascii="Times New Roman" w:hAnsi="Times New Roman"/>
          </w:rPr>
          <w:t>1</w:t>
        </w:r>
      </w:ins>
      <w:ins w:id="17002" w:author="Rev 3 Allen Wirfs-Brock" w:date="2011-09-10T14:51:00Z">
        <w:r w:rsidR="00E70606" w:rsidRPr="00C7794D">
          <w:rPr>
            <w:rFonts w:ascii="Times New Roman" w:hAnsi="Times New Roman"/>
          </w:rPr>
          <w:t>)</w:t>
        </w:r>
      </w:ins>
      <w:del w:id="17003" w:author="Rev 4 Allen Wirfs-Brock" w:date="2011-10-15T13:05:00Z">
        <w:r w:rsidRPr="00C7794D" w:rsidDel="00E5271E">
          <w:rPr>
            <w:rFonts w:ascii="Courier New" w:hAnsi="Courier New" w:cs="Courier New"/>
          </w:rPr>
          <w:delText>===</w:delText>
        </w:r>
        <w:r w:rsidRPr="00C7794D" w:rsidDel="00E5271E">
          <w:rPr>
            <w:rFonts w:ascii="Times New Roman" w:hAnsi="Times New Roman"/>
          </w:rPr>
          <w:delText xml:space="preserve"> operator</w:delText>
        </w:r>
      </w:del>
      <w:r w:rsidRPr="00C7794D">
        <w:rPr>
          <w:rFonts w:ascii="Times New Roman" w:hAnsi="Times New Roman"/>
        </w:rPr>
        <w:t>, then</w:t>
      </w:r>
    </w:p>
    <w:p w14:paraId="47DEEC3D"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4E19B222"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4AD39140"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3178285B"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w:t>
      </w:r>
      <w:r w:rsidRPr="00C7794D">
        <w:rPr>
          <w:rFonts w:ascii="Times New Roman" w:hAnsi="Times New Roman"/>
          <w:i/>
          <w:iCs/>
        </w:rPr>
        <w:t xml:space="preserve"> R</w:t>
      </w:r>
      <w:r w:rsidRPr="00C7794D">
        <w:rPr>
          <w:rFonts w:ascii="Times New Roman" w:hAnsi="Times New Roman"/>
        </w:rPr>
        <w:t>.</w:t>
      </w:r>
    </w:p>
    <w:p w14:paraId="69B0F84F"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7004" w:author="Rev 6 Allen Wirfs-Brock" w:date="2012-02-18T19:10:00Z">
        <w:r w:rsidR="00DA1E6A">
          <w:rPr>
            <w:rFonts w:ascii="Times New Roman" w:hAnsi="Times New Roman"/>
          </w:rPr>
          <w:t>[[</w:t>
        </w:r>
      </w:ins>
      <w:r w:rsidRPr="00C7794D">
        <w:rPr>
          <w:rFonts w:ascii="Times New Roman" w:hAnsi="Times New Roman"/>
        </w:rPr>
        <w:t>value</w:t>
      </w:r>
      <w:ins w:id="17005" w:author="Rev 6 Allen Wirfs-Brock" w:date="2012-02-18T19:10:00Z">
        <w:r w:rsidR="00DA1E6A">
          <w:rPr>
            <w:rFonts w:ascii="Times New Roman" w:hAnsi="Times New Roman"/>
          </w:rPr>
          <w:t>]]</w:t>
        </w:r>
      </w:ins>
      <w:r w:rsidRPr="00C7794D">
        <w:rPr>
          <w:rFonts w:ascii="Times New Roman" w:hAnsi="Times New Roman"/>
        </w:rPr>
        <w:t>.</w:t>
      </w:r>
    </w:p>
    <w:p w14:paraId="4532D2F4"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14:paraId="49D3B5D4"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17006" w:author="Rev 6 Allen Wirfs-Brock" w:date="2012-02-23T13:03:00Z">
        <w:r w:rsidR="00BB752E">
          <w:rPr>
            <w:lang w:eastAsia="en-US"/>
          </w:rPr>
          <w:t>NormalCompletion</w:t>
        </w:r>
        <w:r w:rsidR="00BB752E">
          <w:t>(</w:t>
        </w:r>
      </w:ins>
      <w:del w:id="17007" w:author="Rev 6 Allen Wirfs-Brock" w:date="2012-02-18T19:11:00Z">
        <w:r w:rsidRPr="00C7794D" w:rsidDel="00DA1E6A">
          <w:rPr>
            <w:rFonts w:ascii="Times New Roman" w:hAnsi="Times New Roman"/>
            <w:b/>
            <w:bCs/>
          </w:rPr>
          <w:delText>(</w:delText>
        </w:r>
      </w:del>
      <w:del w:id="17008" w:author="Rev 6 Allen Wirfs-Brock" w:date="2012-02-23T13:03:00Z">
        <w:r w:rsidRPr="00C7794D" w:rsidDel="00BB752E">
          <w:rPr>
            <w:rFonts w:cs="Arial"/>
            <w:bCs/>
          </w:rPr>
          <w:delText>normal</w:delText>
        </w:r>
        <w:r w:rsidRPr="00C7794D" w:rsidDel="00BB752E">
          <w:rPr>
            <w:rFonts w:ascii="Times New Roman" w:hAnsi="Times New Roman"/>
          </w:rPr>
          <w:delText>,</w:delText>
        </w:r>
        <w:r w:rsidRPr="00C7794D" w:rsidDel="00BB752E">
          <w:rPr>
            <w:rFonts w:ascii="Times New Roman" w:hAnsi="Times New Roman"/>
            <w:i/>
            <w:iCs/>
          </w:rPr>
          <w:delText xml:space="preserve"> </w:delText>
        </w:r>
      </w:del>
      <w:r w:rsidRPr="00C7794D">
        <w:rPr>
          <w:rFonts w:ascii="Times New Roman" w:hAnsi="Times New Roman"/>
          <w:i/>
          <w:iCs/>
        </w:rPr>
        <w:t>V</w:t>
      </w:r>
      <w:del w:id="17009" w:author="Rev 6 Allen Wirfs-Brock" w:date="2012-02-23T13:03:00Z">
        <w:r w:rsidRPr="00C7794D" w:rsidDel="00BB752E">
          <w:rPr>
            <w:rFonts w:ascii="Times New Roman" w:hAnsi="Times New Roman"/>
          </w:rPr>
          <w:delText>,</w:delText>
        </w:r>
        <w:r w:rsidRPr="00C7794D" w:rsidDel="00BB752E">
          <w:rPr>
            <w:rFonts w:ascii="Times New Roman" w:hAnsi="Times New Roman"/>
            <w:b/>
            <w:bCs/>
          </w:rPr>
          <w:delText xml:space="preserve"> </w:delText>
        </w:r>
        <w:r w:rsidRPr="00C7794D" w:rsidDel="00BB752E">
          <w:rPr>
            <w:rFonts w:cs="Arial"/>
            <w:bCs/>
          </w:rPr>
          <w:delText>empty</w:delText>
        </w:r>
      </w:del>
      <w:r w:rsidRPr="00C7794D">
        <w:rPr>
          <w:rFonts w:ascii="Times New Roman" w:hAnsi="Times New Roman"/>
        </w:rPr>
        <w:t>).</w:t>
      </w:r>
    </w:p>
    <w:p w14:paraId="59F36207"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6904827A"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6D0E7DA6"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17010" w:author="Rev 6 Allen Wirfs-Brock" w:date="2012-02-18T19:12:00Z">
        <w:r w:rsidR="00DA1E6A">
          <w:rPr>
            <w:rFonts w:ascii="Times New Roman" w:hAnsi="Times New Roman"/>
          </w:rPr>
          <w:t>[[</w:t>
        </w:r>
      </w:ins>
      <w:r w:rsidRPr="00C7794D">
        <w:rPr>
          <w:rFonts w:ascii="Times New Roman" w:hAnsi="Times New Roman"/>
        </w:rPr>
        <w:t>value</w:t>
      </w:r>
      <w:ins w:id="17011" w:author="Rev 6 Allen Wirfs-Brock" w:date="2012-02-18T19:12:00Z">
        <w:r w:rsidR="00DA1E6A">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7012" w:author="Rev 6 Allen Wirfs-Brock" w:date="2012-02-18T19:23:00Z">
        <w:r w:rsidR="00E3118B">
          <w:rPr>
            <w:rFonts w:ascii="Times New Roman" w:hAnsi="Times New Roman"/>
          </w:rPr>
          <w:t>[[</w:t>
        </w:r>
      </w:ins>
      <w:r w:rsidRPr="00C7794D">
        <w:rPr>
          <w:rFonts w:ascii="Times New Roman" w:hAnsi="Times New Roman"/>
        </w:rPr>
        <w:t>value</w:t>
      </w:r>
      <w:ins w:id="17013" w:author="Rev 6 Allen Wirfs-Brock" w:date="2012-02-18T19:23:00Z">
        <w:r w:rsidR="00E3118B">
          <w:rPr>
            <w:rFonts w:ascii="Times New Roman" w:hAnsi="Times New Roman"/>
          </w:rPr>
          <w:t>]]</w:t>
        </w:r>
      </w:ins>
      <w:r w:rsidRPr="00C7794D">
        <w:rPr>
          <w:rFonts w:ascii="Times New Roman" w:hAnsi="Times New Roman"/>
        </w:rPr>
        <w:t>.</w:t>
      </w:r>
    </w:p>
    <w:p w14:paraId="5FF748C2" w14:textId="77777777"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ins w:id="17014" w:author="Rev 6 Allen Wirfs-Brock" w:date="2012-02-18T19:28:00Z">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ins>
      <w:del w:id="17015" w:author="Rev 6 Allen Wirfs-Brock" w:date="2012-02-18T19:28:00Z">
        <w:r w:rsidRPr="00C7794D" w:rsidDel="00176950">
          <w:rPr>
            <w:rFonts w:ascii="Times New Roman" w:hAnsi="Times New Roman"/>
            <w:i/>
            <w:iCs/>
          </w:rPr>
          <w:delText>(</w:delText>
        </w:r>
      </w:del>
      <w:r w:rsidRPr="00C7794D">
        <w:rPr>
          <w:rFonts w:ascii="Times New Roman" w:hAnsi="Times New Roman"/>
          <w:i/>
          <w:iCs/>
        </w:rPr>
        <w:t>R</w:t>
      </w:r>
      <w:r w:rsidRPr="00C7794D">
        <w:rPr>
          <w:rFonts w:ascii="Times New Roman" w:hAnsi="Times New Roman"/>
        </w:rPr>
        <w:t>.</w:t>
      </w:r>
      <w:ins w:id="17016" w:author="Rev 6 Allen Wirfs-Brock" w:date="2012-02-18T19:28:00Z">
        <w:r w:rsidR="00176950">
          <w:rPr>
            <w:rFonts w:ascii="Times New Roman" w:hAnsi="Times New Roman"/>
          </w:rPr>
          <w:t>[[</w:t>
        </w:r>
      </w:ins>
      <w:r w:rsidRPr="00C7794D">
        <w:rPr>
          <w:rFonts w:ascii="Times New Roman" w:hAnsi="Times New Roman"/>
        </w:rPr>
        <w:t>type</w:t>
      </w:r>
      <w:ins w:id="17017" w:author="Rev 6 Allen Wirfs-Brock" w:date="2012-02-18T19:28:00Z">
        <w:r w:rsidR="00176950">
          <w:rPr>
            <w:rFonts w:ascii="Times New Roman" w:hAnsi="Times New Roman"/>
          </w:rPr>
          <w:t>]]</w:t>
        </w:r>
      </w:ins>
      <w:r w:rsidRPr="00C7794D">
        <w:rPr>
          <w:rFonts w:ascii="Times New Roman" w:hAnsi="Times New Roman"/>
        </w:rPr>
        <w:t>,</w:t>
      </w:r>
      <w:r w:rsidRPr="00C7794D">
        <w:rPr>
          <w:rFonts w:ascii="Times New Roman" w:hAnsi="Times New Roman"/>
          <w:i/>
          <w:iCs/>
        </w:rPr>
        <w:t xml:space="preserve"> </w:t>
      </w:r>
      <w:ins w:id="17018" w:author="Rev 6 Allen Wirfs-Brock" w:date="2012-02-18T19:28:00Z">
        <w:r w:rsidR="00176950" w:rsidRPr="0027695A">
          <w:rPr>
            <w:rFonts w:ascii="Times New Roman" w:hAnsi="Times New Roman"/>
          </w:rPr>
          <w:t>[[value]]:</w:t>
        </w:r>
        <w:r w:rsidR="00176950">
          <w:t xml:space="preserve"> </w:t>
        </w:r>
        <w:r w:rsidR="00176950" w:rsidRPr="00675312">
          <w:rPr>
            <w:i/>
          </w:rPr>
          <w:t xml:space="preserve"> </w:t>
        </w:r>
      </w:ins>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ins w:id="17019" w:author="Rev 6 Allen Wirfs-Brock" w:date="2012-02-18T19:28:00Z">
        <w:r w:rsidR="00176950" w:rsidRPr="0027695A">
          <w:rPr>
            <w:rFonts w:ascii="Times New Roman" w:hAnsi="Times New Roman"/>
          </w:rPr>
          <w:t>[[target]]:</w:t>
        </w:r>
        <w:r w:rsidR="00176950">
          <w:t xml:space="preserve"> </w:t>
        </w:r>
        <w:r w:rsidR="00176950" w:rsidRPr="00675312">
          <w:rPr>
            <w:i/>
          </w:rPr>
          <w:t xml:space="preserve"> </w:t>
        </w:r>
      </w:ins>
      <w:r w:rsidRPr="00C7794D">
        <w:rPr>
          <w:rFonts w:ascii="Times New Roman" w:hAnsi="Times New Roman"/>
          <w:i/>
          <w:iCs/>
        </w:rPr>
        <w:t>R</w:t>
      </w:r>
      <w:r w:rsidRPr="00C7794D">
        <w:rPr>
          <w:rFonts w:ascii="Times New Roman" w:hAnsi="Times New Roman"/>
        </w:rPr>
        <w:t>.</w:t>
      </w:r>
      <w:ins w:id="17020" w:author="Rev 6 Allen Wirfs-Brock" w:date="2012-02-18T19:28:00Z">
        <w:r w:rsidR="00176950">
          <w:rPr>
            <w:rFonts w:ascii="Times New Roman" w:hAnsi="Times New Roman"/>
          </w:rPr>
          <w:t>[[</w:t>
        </w:r>
      </w:ins>
      <w:r w:rsidRPr="00C7794D">
        <w:rPr>
          <w:rFonts w:ascii="Times New Roman" w:hAnsi="Times New Roman"/>
        </w:rPr>
        <w:t>target</w:t>
      </w:r>
      <w:del w:id="17021" w:author="Rev 6 Allen Wirfs-Brock" w:date="2012-02-18T19:56:00Z">
        <w:r w:rsidRPr="00C7794D" w:rsidDel="002177F1">
          <w:rPr>
            <w:rFonts w:ascii="Times New Roman" w:hAnsi="Times New Roman"/>
          </w:rPr>
          <w:delText>).</w:delText>
        </w:r>
      </w:del>
      <w:ins w:id="17022" w:author="Rev 6 Allen Wirfs-Brock" w:date="2012-02-18T19:56:00Z">
        <w:r w:rsidR="002177F1">
          <w:rPr>
            <w:rFonts w:ascii="Times New Roman" w:hAnsi="Times New Roman"/>
          </w:rPr>
          <w:t>]]}</w:t>
        </w:r>
        <w:r w:rsidR="002177F1" w:rsidRPr="00C7794D">
          <w:rPr>
            <w:rFonts w:ascii="Times New Roman" w:hAnsi="Times New Roman"/>
          </w:rPr>
          <w:t>.</w:t>
        </w:r>
      </w:ins>
    </w:p>
    <w:p w14:paraId="2CAF1345" w14:textId="77777777" w:rsidR="004C02EF" w:rsidRPr="00C7794D" w:rsidRDefault="004C02EF" w:rsidP="004C02EF">
      <w:del w:id="17023" w:author="Rev 6 Allen Wirfs-Brock" w:date="2012-02-18T19:30:00Z">
        <w:r w:rsidRPr="00C7794D" w:rsidDel="00176950">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del w:id="17024" w:author="Rev 6 Allen Wirfs-Brock" w:date="2012-02-18T19:30:00Z">
        <w:r w:rsidRPr="00C7794D" w:rsidDel="00176950">
          <w:delText xml:space="preserve">is given an input parameter, </w:delText>
        </w:r>
        <w:r w:rsidRPr="00C7794D" w:rsidDel="00176950">
          <w:rPr>
            <w:rFonts w:ascii="Times New Roman" w:hAnsi="Times New Roman"/>
            <w:i/>
            <w:iCs/>
          </w:rPr>
          <w:delText>input</w:delText>
        </w:r>
        <w:r w:rsidRPr="00C7794D" w:rsidDel="00176950">
          <w:delText>, and is evaluated as follows:</w:delText>
        </w:r>
      </w:del>
    </w:p>
    <w:p w14:paraId="5382FAE8"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ins w:id="17025" w:author="Rev 6 Allen Wirfs-Brock" w:date="2012-02-18T19:33:00Z">
        <w:r w:rsidR="00176950" w:rsidRPr="00DA1E6A">
          <w:rPr>
            <w:rFonts w:ascii="Times New Roman" w:eastAsia="Times New Roman" w:hAnsi="Times New Roman"/>
            <w:b/>
            <w:spacing w:val="6"/>
            <w:lang w:eastAsia="en-US"/>
          </w:rPr>
          <w:t>undefined</w:t>
        </w:r>
        <w:r w:rsidR="00176950">
          <w:rPr>
            <w:rStyle w:val="af4"/>
          </w:rPr>
          <w:commentReference w:id="17026"/>
        </w:r>
        <w:r w:rsidR="00176950" w:rsidRPr="00C7794D">
          <w:rPr>
            <w:rFonts w:ascii="Times New Roman" w:hAnsi="Times New Roman"/>
          </w:rPr>
          <w:t>.</w:t>
        </w:r>
      </w:ins>
      <w:del w:id="17027" w:author="Rev 6 Allen Wirfs-Brock" w:date="2012-02-18T19:33:00Z">
        <w:r w:rsidRPr="00C7794D" w:rsidDel="00176950">
          <w:rPr>
            <w:rFonts w:cs="Arial"/>
            <w:bCs/>
          </w:rPr>
          <w:delText>empty</w:delText>
        </w:r>
      </w:del>
      <w:r w:rsidRPr="00C7794D">
        <w:rPr>
          <w:rFonts w:ascii="Times New Roman" w:hAnsi="Times New Roman"/>
        </w:rPr>
        <w:t>.</w:t>
      </w:r>
    </w:p>
    <w:p w14:paraId="62E08300"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5A0E8658"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14:paraId="7A44B4A8"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38D3974E"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286051FF"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12366221" w14:textId="77777777"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4B5F5232" w14:textId="77777777" w:rsidR="00980260" w:rsidRDefault="00B467AC" w:rsidP="00980260">
      <w:pPr>
        <w:pStyle w:val="Alg2"/>
        <w:numPr>
          <w:ilvl w:val="2"/>
          <w:numId w:val="132"/>
        </w:numPr>
        <w:contextualSpacing/>
        <w:rPr>
          <w:ins w:id="17028" w:author="Rev 6 Allen Wirfs-Brock" w:date="2012-02-18T19:48:00Z"/>
        </w:rPr>
      </w:pPr>
      <w:ins w:id="17029" w:author="Rev 6 Allen Wirfs-Brock" w:date="2012-02-18T19:35:00Z">
        <w:r>
          <w:t xml:space="preserve">If </w:t>
        </w:r>
        <w:r w:rsidRPr="00C7794D">
          <w:rPr>
            <w:i/>
          </w:rPr>
          <w:t>clauseSelector</w:t>
        </w:r>
        <w:r w:rsidRPr="00C7794D">
          <w:t xml:space="preserve"> </w:t>
        </w:r>
        <w:r>
          <w:t xml:space="preserve">is an abrupt completion, </w:t>
        </w:r>
      </w:ins>
      <w:ins w:id="17030" w:author="Rev 6 Allen Wirfs-Brock" w:date="2012-02-18T19:48:00Z">
        <w:r w:rsidR="00980260">
          <w:t>then</w:t>
        </w:r>
      </w:ins>
    </w:p>
    <w:p w14:paraId="22E12993" w14:textId="77777777" w:rsidR="00980260" w:rsidRDefault="00980260" w:rsidP="00980260">
      <w:pPr>
        <w:pStyle w:val="Alg2"/>
        <w:numPr>
          <w:ilvl w:val="3"/>
          <w:numId w:val="132"/>
        </w:numPr>
        <w:contextualSpacing/>
        <w:rPr>
          <w:ins w:id="17031" w:author="Rev 6 Allen Wirfs-Brock" w:date="2012-02-18T19:48:00Z"/>
        </w:rPr>
      </w:pPr>
      <w:ins w:id="17032" w:author="Rev 6 Allen Wirfs-Brock" w:date="2012-02-18T19:48:00Z">
        <w:r>
          <w:t xml:space="preserve">If </w:t>
        </w:r>
        <w:r w:rsidRPr="00980260">
          <w:rPr>
            <w:i/>
          </w:rPr>
          <w:t>clauseSelector</w:t>
        </w:r>
        <w:r>
          <w:t xml:space="preserve">.[[value]] is </w:t>
        </w:r>
      </w:ins>
      <w:ins w:id="17033" w:author="Rev 6 Allen Wirfs-Brock" w:date="2012-02-18T19:49:00Z">
        <w:r w:rsidRPr="00980260">
          <w:rPr>
            <w:rFonts w:ascii="Arial" w:hAnsi="Arial" w:cs="Arial"/>
            <w:bCs/>
          </w:rPr>
          <w:t>empty</w:t>
        </w:r>
        <w:r>
          <w:t>,</w:t>
        </w:r>
      </w:ins>
      <w:ins w:id="17034" w:author="Rev 6 Allen Wirfs-Brock" w:date="2012-02-18T19:50:00Z">
        <w:r>
          <w:t xml:space="preserve"> </w:t>
        </w:r>
      </w:ins>
      <w:ins w:id="17035" w:author="Rev 6 Allen Wirfs-Brock" w:date="2012-02-18T19:49:00Z">
        <w:r w:rsidRPr="00C7794D">
          <w:t>then</w:t>
        </w:r>
      </w:ins>
      <w:ins w:id="17036" w:author="Rev 6 Allen Wirfs-Brock" w:date="2012-02-18T19:51:00Z">
        <w:r>
          <w:t xml:space="preserve"> return</w:t>
        </w:r>
      </w:ins>
      <w:ins w:id="17037" w:author="Rev 6 Allen Wirfs-Brock" w:date="2012-02-18T19:49:00Z">
        <w:r>
          <w:t xml:space="preserve"> </w:t>
        </w:r>
      </w:ins>
      <w:ins w:id="17038" w:author="Rev 6 Allen Wirfs-Brock" w:date="2012-02-18T19:50:00Z">
        <w:r w:rsidRPr="006A5E27">
          <w:t>Completion</w:t>
        </w:r>
        <w:r>
          <w:t xml:space="preserve"> {[[type]]: </w:t>
        </w:r>
      </w:ins>
      <w:ins w:id="17039" w:author="Rev 6 Allen Wirfs-Brock" w:date="2012-02-18T19:51:00Z">
        <w:r w:rsidRPr="006A5E27">
          <w:rPr>
            <w:i/>
          </w:rPr>
          <w:t>clauseSelector</w:t>
        </w:r>
      </w:ins>
      <w:ins w:id="17040" w:author="Rev 6 Allen Wirfs-Brock" w:date="2012-02-18T19:50:00Z">
        <w:r w:rsidRPr="00C7794D">
          <w:t>.</w:t>
        </w:r>
        <w:r>
          <w:t>[[</w:t>
        </w:r>
        <w:r w:rsidRPr="00C7794D">
          <w:t>type</w:t>
        </w:r>
        <w:r>
          <w:t>]]</w:t>
        </w:r>
        <w:r w:rsidRPr="00C7794D">
          <w:t>,</w:t>
        </w:r>
        <w:r w:rsidRPr="00C7794D">
          <w:rPr>
            <w:i/>
            <w:iCs/>
          </w:rPr>
          <w:t xml:space="preserve"> </w:t>
        </w:r>
        <w:r>
          <w:t xml:space="preserve">[[value]]: </w:t>
        </w:r>
        <w:r w:rsidRPr="00675312">
          <w:rPr>
            <w:i/>
          </w:rPr>
          <w:t xml:space="preserve"> </w:t>
        </w:r>
      </w:ins>
      <w:ins w:id="17041" w:author="Rev 6 Allen Wirfs-Brock" w:date="2012-02-18T19:51:00Z">
        <w:r>
          <w:rPr>
            <w:b/>
            <w:iCs/>
          </w:rPr>
          <w:t>undefined</w:t>
        </w:r>
      </w:ins>
      <w:ins w:id="17042" w:author="Rev 6 Allen Wirfs-Brock" w:date="2012-02-18T19:50:00Z">
        <w:r w:rsidRPr="00C7794D">
          <w:t>,</w:t>
        </w:r>
        <w:r w:rsidRPr="00C7794D">
          <w:rPr>
            <w:i/>
            <w:iCs/>
          </w:rPr>
          <w:t xml:space="preserve"> </w:t>
        </w:r>
        <w:r>
          <w:t xml:space="preserve">[[target]]: </w:t>
        </w:r>
        <w:r w:rsidRPr="00675312">
          <w:rPr>
            <w:i/>
          </w:rPr>
          <w:t xml:space="preserve"> </w:t>
        </w:r>
      </w:ins>
      <w:ins w:id="17043" w:author="Rev 6 Allen Wirfs-Brock" w:date="2012-02-18T19:51:00Z">
        <w:r w:rsidRPr="006A5E27">
          <w:rPr>
            <w:i/>
          </w:rPr>
          <w:t>clauseSelector</w:t>
        </w:r>
      </w:ins>
      <w:ins w:id="17044" w:author="Rev 6 Allen Wirfs-Brock" w:date="2012-02-18T19:50:00Z">
        <w:r w:rsidRPr="00C7794D">
          <w:t>.</w:t>
        </w:r>
        <w:r>
          <w:t>[[</w:t>
        </w:r>
        <w:r w:rsidRPr="00C7794D">
          <w:t>target</w:t>
        </w:r>
        <w:r>
          <w:t>]]</w:t>
        </w:r>
      </w:ins>
      <w:ins w:id="17045" w:author="Rev 6 Allen Wirfs-Brock" w:date="2012-02-18T19:56:00Z">
        <w:r w:rsidR="002177F1">
          <w:t>}</w:t>
        </w:r>
      </w:ins>
      <w:ins w:id="17046" w:author="Rev 6 Allen Wirfs-Brock" w:date="2012-02-18T19:50:00Z">
        <w:r w:rsidRPr="00C7794D">
          <w:t>.</w:t>
        </w:r>
      </w:ins>
    </w:p>
    <w:p w14:paraId="3304A4F9" w14:textId="77777777" w:rsidR="00B467AC" w:rsidRDefault="00980260" w:rsidP="00980260">
      <w:pPr>
        <w:pStyle w:val="Alg2"/>
        <w:numPr>
          <w:ilvl w:val="3"/>
          <w:numId w:val="132"/>
        </w:numPr>
        <w:contextualSpacing/>
        <w:rPr>
          <w:ins w:id="17047" w:author="Rev 6 Allen Wirfs-Brock" w:date="2012-02-18T19:35:00Z"/>
        </w:rPr>
      </w:pPr>
      <w:ins w:id="17048" w:author="Rev 6 Allen Wirfs-Brock" w:date="2012-02-18T19:52:00Z">
        <w:r>
          <w:t xml:space="preserve">Else, </w:t>
        </w:r>
      </w:ins>
      <w:ins w:id="17049" w:author="Rev 6 Allen Wirfs-Brock" w:date="2012-02-18T19:35:00Z">
        <w:r w:rsidR="00B467AC">
          <w:t xml:space="preserve">return </w:t>
        </w:r>
        <w:r w:rsidR="00B467AC" w:rsidRPr="00C7794D">
          <w:rPr>
            <w:i/>
          </w:rPr>
          <w:t>clauseSelector</w:t>
        </w:r>
        <w:r w:rsidR="00B467AC">
          <w:t>.</w:t>
        </w:r>
      </w:ins>
    </w:p>
    <w:p w14:paraId="5439C39D"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7050" w:author="Rev 3 Allen Wirfs-Brock" w:date="2011-09-10T14:53:00Z">
        <w:r w:rsidR="00422AC0" w:rsidRPr="00C7794D">
          <w:rPr>
            <w:rFonts w:ascii="Times New Roman" w:hAnsi="Times New Roman"/>
          </w:rPr>
          <w:t>Strict Equality Comparision Algorithm (11.9.</w:t>
        </w:r>
        <w:del w:id="17051" w:author="Rev 4 Allen Wirfs-Brock" w:date="2011-10-15T13:04:00Z">
          <w:r w:rsidR="00422AC0" w:rsidRPr="00C7794D" w:rsidDel="00E5271E">
            <w:rPr>
              <w:rFonts w:ascii="Times New Roman" w:hAnsi="Times New Roman"/>
            </w:rPr>
            <w:delText>6</w:delText>
          </w:r>
        </w:del>
      </w:ins>
      <w:ins w:id="17052" w:author="Rev 4 Allen Wirfs-Brock" w:date="2011-10-15T13:04:00Z">
        <w:r w:rsidR="00E5271E" w:rsidRPr="00C7794D">
          <w:rPr>
            <w:rFonts w:ascii="Times New Roman" w:hAnsi="Times New Roman"/>
          </w:rPr>
          <w:t>1</w:t>
        </w:r>
      </w:ins>
      <w:ins w:id="17053" w:author="Rev 3 Allen Wirfs-Brock" w:date="2011-09-10T14:53:00Z">
        <w:r w:rsidR="00422AC0" w:rsidRPr="00C7794D">
          <w:rPr>
            <w:rFonts w:ascii="Times New Roman" w:hAnsi="Times New Roman"/>
          </w:rPr>
          <w:t>)</w:t>
        </w:r>
      </w:ins>
      <w:del w:id="17054" w:author="Rev 3 Allen Wirfs-Brock" w:date="2011-09-10T14:53:00Z">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xml:space="preserve">, then set </w:t>
      </w:r>
      <w:r w:rsidRPr="00C7794D">
        <w:rPr>
          <w:rFonts w:ascii="Times New Roman" w:hAnsi="Times New Roman"/>
          <w:i/>
        </w:rPr>
        <w:t>found</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47125219"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24E470C9"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6AC7917B"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0524F9F3"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17055" w:author="Rev 6 Allen Wirfs-Brock" w:date="2012-02-18T19:39:00Z">
        <w:r w:rsidR="00B467AC">
          <w:rPr>
            <w:rFonts w:ascii="Times New Roman" w:hAnsi="Times New Roman"/>
          </w:rPr>
          <w:t>[[</w:t>
        </w:r>
      </w:ins>
      <w:r w:rsidRPr="00C7794D">
        <w:rPr>
          <w:rFonts w:ascii="Times New Roman" w:hAnsi="Times New Roman"/>
        </w:rPr>
        <w:t>value</w:t>
      </w:r>
      <w:ins w:id="17056" w:author="Rev 6 Allen Wirfs-Brock" w:date="2012-02-18T19:39:00Z">
        <w:r w:rsidR="00B467AC">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7057" w:author="Rev 6 Allen Wirfs-Brock" w:date="2012-02-18T19:37:00Z">
        <w:r w:rsidR="00B467AC">
          <w:rPr>
            <w:rFonts w:ascii="Times New Roman" w:hAnsi="Times New Roman"/>
          </w:rPr>
          <w:t>[[</w:t>
        </w:r>
      </w:ins>
      <w:r w:rsidRPr="00C7794D">
        <w:rPr>
          <w:rFonts w:ascii="Times New Roman" w:hAnsi="Times New Roman"/>
        </w:rPr>
        <w:t>value</w:t>
      </w:r>
      <w:ins w:id="17058" w:author="Rev 6 Allen Wirfs-Brock" w:date="2012-02-18T19:37:00Z">
        <w:r w:rsidR="00B467AC">
          <w:rPr>
            <w:rFonts w:ascii="Times New Roman" w:hAnsi="Times New Roman"/>
          </w:rPr>
          <w:t>]]</w:t>
        </w:r>
      </w:ins>
      <w:r w:rsidRPr="00C7794D">
        <w:rPr>
          <w:rFonts w:ascii="Times New Roman" w:hAnsi="Times New Roman"/>
        </w:rPr>
        <w:t>.</w:t>
      </w:r>
    </w:p>
    <w:p w14:paraId="76957FDE" w14:textId="77777777" w:rsidR="004C02EF" w:rsidRPr="00C7794D" w:rsidRDefault="00B467AC" w:rsidP="00C47E72">
      <w:pPr>
        <w:numPr>
          <w:ilvl w:val="3"/>
          <w:numId w:val="132"/>
        </w:numPr>
        <w:spacing w:after="120" w:line="240" w:lineRule="auto"/>
        <w:contextualSpacing/>
        <w:jc w:val="left"/>
        <w:rPr>
          <w:rFonts w:ascii="Times New Roman" w:hAnsi="Times New Roman"/>
        </w:rPr>
      </w:pPr>
      <w:ins w:id="17059" w:author="Rev 6 Allen Wirfs-Brock" w:date="2012-02-18T19:40: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17060" w:author="Rev 6 Allen Wirfs-Brock" w:date="2012-02-18T19:55:00Z">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ins>
      <w:del w:id="17061" w:author="Rev 6 Allen Wirfs-Brock" w:date="2012-02-18T19:55:00Z">
        <w:r w:rsidR="004C02EF" w:rsidRPr="002177F1" w:rsidDel="002177F1">
          <w:rPr>
            <w:rFonts w:ascii="Times New Roman" w:hAnsi="Times New Roman"/>
            <w:iCs/>
          </w:rPr>
          <w:delText>(</w:delText>
        </w:r>
      </w:del>
      <w:r w:rsidR="004C02EF" w:rsidRPr="00C7794D">
        <w:rPr>
          <w:rFonts w:ascii="Times New Roman" w:hAnsi="Times New Roman"/>
          <w:i/>
          <w:iCs/>
        </w:rPr>
        <w:t>R</w:t>
      </w:r>
      <w:r w:rsidR="004C02EF" w:rsidRPr="00C7794D">
        <w:rPr>
          <w:rFonts w:ascii="Times New Roman" w:hAnsi="Times New Roman"/>
        </w:rPr>
        <w:t>.</w:t>
      </w:r>
      <w:ins w:id="17062" w:author="Rev 6 Allen Wirfs-Brock" w:date="2012-02-18T19:58:00Z">
        <w:r w:rsidR="002177F1">
          <w:rPr>
            <w:rFonts w:ascii="Times New Roman" w:hAnsi="Times New Roman"/>
          </w:rPr>
          <w:t>[[</w:t>
        </w:r>
      </w:ins>
      <w:r w:rsidR="004C02EF" w:rsidRPr="00C7794D">
        <w:rPr>
          <w:rFonts w:ascii="Times New Roman" w:hAnsi="Times New Roman"/>
        </w:rPr>
        <w:t>type</w:t>
      </w:r>
      <w:ins w:id="17063" w:author="Rev 6 Allen Wirfs-Brock" w:date="2012-02-18T19:58: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17064" w:author="Rev 6 Allen Wirfs-Brock" w:date="2012-02-18T19:56:00Z">
        <w:r w:rsidR="002177F1" w:rsidRPr="0027695A">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17065" w:author="Rev 6 Allen Wirfs-Brock" w:date="2012-02-18T19:56:00Z">
        <w:r w:rsidR="002177F1" w:rsidRPr="0027695A">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17066" w:author="Rev 6 Allen Wirfs-Brock" w:date="2012-02-18T19:58:00Z">
        <w:r w:rsidR="002177F1">
          <w:rPr>
            <w:rFonts w:ascii="Times New Roman" w:hAnsi="Times New Roman"/>
          </w:rPr>
          <w:t>[[</w:t>
        </w:r>
      </w:ins>
      <w:r w:rsidR="004C02EF" w:rsidRPr="00C7794D">
        <w:rPr>
          <w:rFonts w:ascii="Times New Roman" w:hAnsi="Times New Roman"/>
        </w:rPr>
        <w:t>target</w:t>
      </w:r>
      <w:ins w:id="17067" w:author="Rev 6 Allen Wirfs-Brock" w:date="2012-02-18T19:58:00Z">
        <w:r w:rsidR="002177F1">
          <w:rPr>
            <w:rFonts w:ascii="Times New Roman" w:hAnsi="Times New Roman"/>
          </w:rPr>
          <w:t>]]</w:t>
        </w:r>
      </w:ins>
      <w:del w:id="17068" w:author="Rev 6 Allen Wirfs-Brock" w:date="2012-02-18T19:56:00Z">
        <w:r w:rsidR="004C02EF" w:rsidRPr="00C7794D" w:rsidDel="002177F1">
          <w:rPr>
            <w:rFonts w:ascii="Times New Roman" w:hAnsi="Times New Roman"/>
          </w:rPr>
          <w:delText>).</w:delText>
        </w:r>
      </w:del>
      <w:ins w:id="17069" w:author="Rev 6 Allen Wirfs-Brock" w:date="2012-02-18T19:56:00Z">
        <w:r w:rsidR="002177F1">
          <w:rPr>
            <w:rFonts w:ascii="Times New Roman" w:hAnsi="Times New Roman"/>
          </w:rPr>
          <w:t>}</w:t>
        </w:r>
        <w:r w:rsidR="002177F1" w:rsidRPr="00C7794D">
          <w:rPr>
            <w:rFonts w:ascii="Times New Roman" w:hAnsi="Times New Roman"/>
          </w:rPr>
          <w:t>.</w:t>
        </w:r>
      </w:ins>
    </w:p>
    <w:p w14:paraId="60576860"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144C071D"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43B9AE04"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xml:space="preserve"> and all elements of </w:t>
      </w:r>
      <w:r w:rsidRPr="00C7794D">
        <w:rPr>
          <w:rFonts w:ascii="Times New Roman" w:hAnsi="Times New Roman"/>
          <w:i/>
        </w:rPr>
        <w:t>B</w:t>
      </w:r>
      <w:r w:rsidRPr="00C7794D">
        <w:rPr>
          <w:rFonts w:ascii="Times New Roman" w:hAnsi="Times New Roman"/>
        </w:rPr>
        <w:t xml:space="preserve"> have not been processed</w:t>
      </w:r>
    </w:p>
    <w:p w14:paraId="4555980F"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B</w:t>
      </w:r>
      <w:r w:rsidRPr="00C7794D">
        <w:rPr>
          <w:rFonts w:ascii="Times New Roman" w:hAnsi="Times New Roman"/>
        </w:rPr>
        <w:t xml:space="preserve">. </w:t>
      </w:r>
    </w:p>
    <w:p w14:paraId="7FB751A9" w14:textId="77777777" w:rsidR="004C02EF" w:rsidRPr="00C7794D" w:rsidRDefault="004C02EF" w:rsidP="0027695A">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36C4B4E9" w14:textId="77777777" w:rsidR="00B467AC" w:rsidRDefault="00B467AC" w:rsidP="0027695A">
      <w:pPr>
        <w:pStyle w:val="Alg2"/>
        <w:numPr>
          <w:ilvl w:val="2"/>
          <w:numId w:val="132"/>
        </w:numPr>
        <w:contextualSpacing/>
        <w:rPr>
          <w:ins w:id="17070" w:author="Rev 6 Allen Wirfs-Brock" w:date="2012-02-18T19:43:00Z"/>
        </w:rPr>
      </w:pPr>
      <w:ins w:id="17071" w:author="Rev 6 Allen Wirfs-Brock" w:date="2012-02-18T19:43:00Z">
        <w:r>
          <w:t xml:space="preserve">If </w:t>
        </w:r>
        <w:r w:rsidRPr="00C7794D">
          <w:rPr>
            <w:i/>
          </w:rPr>
          <w:t>clauseSelector</w:t>
        </w:r>
        <w:r w:rsidRPr="00C7794D">
          <w:t xml:space="preserve"> </w:t>
        </w:r>
        <w:r>
          <w:t xml:space="preserve">is an abrupt completion, </w:t>
        </w:r>
      </w:ins>
      <w:ins w:id="17072" w:author="Rev 6 Allen Wirfs-Brock" w:date="2012-02-18T19:53:00Z">
        <w:r w:rsidR="00980260">
          <w:t>then</w:t>
        </w:r>
      </w:ins>
      <w:ins w:id="17073" w:author="Rev 6 Allen Wirfs-Brock" w:date="2012-02-18T19:43:00Z">
        <w:r>
          <w:t>.</w:t>
        </w:r>
      </w:ins>
    </w:p>
    <w:p w14:paraId="335D1381" w14:textId="77777777" w:rsidR="00980260" w:rsidRDefault="00980260" w:rsidP="00980260">
      <w:pPr>
        <w:pStyle w:val="Alg2"/>
        <w:numPr>
          <w:ilvl w:val="3"/>
          <w:numId w:val="132"/>
        </w:numPr>
        <w:contextualSpacing/>
        <w:rPr>
          <w:ins w:id="17074" w:author="Rev 6 Allen Wirfs-Brock" w:date="2012-02-18T19:53:00Z"/>
        </w:rPr>
      </w:pPr>
      <w:ins w:id="17075" w:author="Rev 6 Allen Wirfs-Brock" w:date="2012-02-18T19:53:00Z">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ins>
      <w:ins w:id="17076" w:author="Rev 6 Allen Wirfs-Brock" w:date="2012-02-18T19:57:00Z">
        <w:r w:rsidR="002177F1">
          <w:t>}</w:t>
        </w:r>
      </w:ins>
      <w:ins w:id="17077" w:author="Rev 6 Allen Wirfs-Brock" w:date="2012-02-18T19:53:00Z">
        <w:r w:rsidRPr="00C7794D">
          <w:t>.</w:t>
        </w:r>
      </w:ins>
    </w:p>
    <w:p w14:paraId="14C212EF" w14:textId="77777777" w:rsidR="00980260" w:rsidRDefault="00980260" w:rsidP="00980260">
      <w:pPr>
        <w:pStyle w:val="Alg2"/>
        <w:numPr>
          <w:ilvl w:val="3"/>
          <w:numId w:val="132"/>
        </w:numPr>
        <w:contextualSpacing/>
        <w:rPr>
          <w:ins w:id="17078" w:author="Rev 6 Allen Wirfs-Brock" w:date="2012-02-18T19:53:00Z"/>
        </w:rPr>
      </w:pPr>
      <w:ins w:id="17079" w:author="Rev 6 Allen Wirfs-Brock" w:date="2012-02-18T19:53:00Z">
        <w:r>
          <w:t xml:space="preserve">Else, return </w:t>
        </w:r>
        <w:r w:rsidRPr="00C7794D">
          <w:rPr>
            <w:i/>
          </w:rPr>
          <w:t>clauseSelector</w:t>
        </w:r>
        <w:r>
          <w:t>.</w:t>
        </w:r>
      </w:ins>
    </w:p>
    <w:p w14:paraId="745D10D8"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w:t>
      </w:r>
      <w:ins w:id="17080" w:author="Rev 3 Allen Wirfs-Brock" w:date="2011-09-10T14:53:00Z">
        <w:r w:rsidR="00422AC0" w:rsidRPr="00C7794D">
          <w:rPr>
            <w:rFonts w:ascii="Times New Roman" w:hAnsi="Times New Roman"/>
          </w:rPr>
          <w:t xml:space="preserve"> Strict Equality Comparision Algorithm (11.9.</w:t>
        </w:r>
        <w:del w:id="17081" w:author="Rev 4 Allen Wirfs-Brock" w:date="2011-10-15T13:04:00Z">
          <w:r w:rsidR="00422AC0" w:rsidRPr="00C7794D" w:rsidDel="00E5271E">
            <w:rPr>
              <w:rFonts w:ascii="Times New Roman" w:hAnsi="Times New Roman"/>
            </w:rPr>
            <w:delText>6</w:delText>
          </w:r>
        </w:del>
      </w:ins>
      <w:ins w:id="17082" w:author="Rev 4 Allen Wirfs-Brock" w:date="2011-10-15T13:04:00Z">
        <w:r w:rsidR="00E5271E" w:rsidRPr="00C7794D">
          <w:rPr>
            <w:rFonts w:ascii="Times New Roman" w:hAnsi="Times New Roman"/>
          </w:rPr>
          <w:t>1</w:t>
        </w:r>
      </w:ins>
      <w:ins w:id="17083" w:author="Rev 3 Allen Wirfs-Brock" w:date="2011-09-10T14:53:00Z">
        <w:r w:rsidR="00422AC0" w:rsidRPr="00C7794D">
          <w:rPr>
            <w:rFonts w:ascii="Times New Roman" w:hAnsi="Times New Roman"/>
          </w:rPr>
          <w:t>)</w:t>
        </w:r>
      </w:ins>
      <w:del w:id="17084" w:author="Rev 3 Allen Wirfs-Brock" w:date="2011-09-10T14:53:00Z">
        <w:r w:rsidRPr="00C7794D" w:rsidDel="00422AC0">
          <w:rPr>
            <w:rFonts w:ascii="Times New Roman" w:hAnsi="Times New Roman"/>
          </w:rPr>
          <w:delText xml:space="preserve"> </w:delText>
        </w:r>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then</w:t>
      </w:r>
    </w:p>
    <w:p w14:paraId="315C2D40"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foundInB</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3840B09D"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24C45200" w14:textId="77777777" w:rsidR="004C02EF" w:rsidRPr="00C7794D" w:rsidRDefault="004C02EF" w:rsidP="00C47E72">
      <w:pPr>
        <w:numPr>
          <w:ilvl w:val="4"/>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1A8A911C" w14:textId="77777777" w:rsidR="004C02EF" w:rsidRPr="00C7794D" w:rsidRDefault="004C02EF" w:rsidP="00C47E72">
      <w:pPr>
        <w:numPr>
          <w:ilvl w:val="4"/>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17085" w:author="Rev 6 Allen Wirfs-Brock" w:date="2012-02-18T19:57:00Z">
        <w:r w:rsidR="002177F1">
          <w:rPr>
            <w:rFonts w:ascii="Times New Roman" w:hAnsi="Times New Roman"/>
          </w:rPr>
          <w:t>[[</w:t>
        </w:r>
      </w:ins>
      <w:r w:rsidRPr="00C7794D">
        <w:rPr>
          <w:rFonts w:ascii="Times New Roman" w:hAnsi="Times New Roman"/>
        </w:rPr>
        <w:t>value</w:t>
      </w:r>
      <w:ins w:id="17086" w:author="Rev 6 Allen Wirfs-Brock" w:date="2012-02-18T19:58:00Z">
        <w:r w:rsidR="002177F1">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7087" w:author="Rev 6 Allen Wirfs-Brock" w:date="2012-02-18T19:58:00Z">
        <w:r w:rsidR="002177F1">
          <w:rPr>
            <w:rFonts w:ascii="Times New Roman" w:hAnsi="Times New Roman"/>
          </w:rPr>
          <w:t>[[</w:t>
        </w:r>
      </w:ins>
      <w:r w:rsidRPr="00C7794D">
        <w:rPr>
          <w:rFonts w:ascii="Times New Roman" w:hAnsi="Times New Roman"/>
        </w:rPr>
        <w:t>value</w:t>
      </w:r>
      <w:ins w:id="17088" w:author="Rev 6 Allen Wirfs-Brock" w:date="2012-02-18T19:58:00Z">
        <w:r w:rsidR="002177F1">
          <w:rPr>
            <w:rFonts w:ascii="Times New Roman" w:hAnsi="Times New Roman"/>
          </w:rPr>
          <w:t>]]</w:t>
        </w:r>
      </w:ins>
      <w:r w:rsidRPr="00C7794D">
        <w:rPr>
          <w:rFonts w:ascii="Times New Roman" w:hAnsi="Times New Roman"/>
        </w:rPr>
        <w:t>.</w:t>
      </w:r>
    </w:p>
    <w:p w14:paraId="50EDA11C" w14:textId="77777777" w:rsidR="004C02EF" w:rsidRPr="00C7794D" w:rsidRDefault="00B467AC" w:rsidP="00C47E72">
      <w:pPr>
        <w:numPr>
          <w:ilvl w:val="4"/>
          <w:numId w:val="133"/>
        </w:numPr>
        <w:spacing w:after="120" w:line="240" w:lineRule="auto"/>
        <w:contextualSpacing/>
        <w:jc w:val="left"/>
        <w:rPr>
          <w:rFonts w:ascii="Times New Roman" w:hAnsi="Times New Roman"/>
        </w:rPr>
      </w:pPr>
      <w:ins w:id="17089" w:author="Rev 6 Allen Wirfs-Brock" w:date="2012-02-18T19:41: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17090" w:author="Rev 6 Allen Wirfs-Brock" w:date="2012-02-18T19:58: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ins>
      <w:del w:id="17091" w:author="Rev 6 Allen Wirfs-Brock" w:date="2012-02-18T19:58:00Z">
        <w:r w:rsidR="004C02EF" w:rsidRPr="00C7794D" w:rsidDel="002177F1">
          <w:rPr>
            <w:rFonts w:ascii="Times New Roman" w:hAnsi="Times New Roman"/>
            <w:i/>
            <w:iCs/>
          </w:rPr>
          <w:delText>(</w:delText>
        </w:r>
      </w:del>
      <w:r w:rsidR="004C02EF" w:rsidRPr="00C7794D">
        <w:rPr>
          <w:rFonts w:ascii="Times New Roman" w:hAnsi="Times New Roman"/>
          <w:i/>
          <w:iCs/>
        </w:rPr>
        <w:t>R</w:t>
      </w:r>
      <w:r w:rsidR="004C02EF" w:rsidRPr="00C7794D">
        <w:rPr>
          <w:rFonts w:ascii="Times New Roman" w:hAnsi="Times New Roman"/>
        </w:rPr>
        <w:t>.</w:t>
      </w:r>
      <w:ins w:id="17092" w:author="Rev 6 Allen Wirfs-Brock" w:date="2012-02-18T19:59:00Z">
        <w:r w:rsidR="002177F1">
          <w:rPr>
            <w:rFonts w:ascii="Times New Roman" w:hAnsi="Times New Roman"/>
          </w:rPr>
          <w:t>[[</w:t>
        </w:r>
      </w:ins>
      <w:r w:rsidR="004C02EF" w:rsidRPr="00C7794D">
        <w:rPr>
          <w:rFonts w:ascii="Times New Roman" w:hAnsi="Times New Roman"/>
        </w:rPr>
        <w:t>type</w:t>
      </w:r>
      <w:ins w:id="17093" w:author="Rev 6 Allen Wirfs-Brock" w:date="2012-02-18T19:59: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17094" w:author="Rev 6 Allen Wirfs-Brock" w:date="2012-02-18T19:59:00Z">
        <w:r w:rsidR="002177F1" w:rsidRPr="00BB752E">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17095" w:author="Rev 6 Allen Wirfs-Brock" w:date="2012-02-18T20:00:00Z">
        <w:r w:rsidR="002177F1" w:rsidRPr="00BB752E">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17096" w:author="Rev 6 Allen Wirfs-Brock" w:date="2012-02-18T19:59:00Z">
        <w:r w:rsidR="002177F1">
          <w:rPr>
            <w:rFonts w:ascii="Times New Roman" w:hAnsi="Times New Roman"/>
          </w:rPr>
          <w:t>[[</w:t>
        </w:r>
      </w:ins>
      <w:r w:rsidR="004C02EF" w:rsidRPr="00C7794D">
        <w:rPr>
          <w:rFonts w:ascii="Times New Roman" w:hAnsi="Times New Roman"/>
        </w:rPr>
        <w:t>target</w:t>
      </w:r>
      <w:del w:id="17097" w:author="Rev 6 Allen Wirfs-Brock" w:date="2012-02-18T19:59:00Z">
        <w:r w:rsidR="004C02EF" w:rsidRPr="00C7794D" w:rsidDel="002177F1">
          <w:rPr>
            <w:rFonts w:ascii="Times New Roman" w:hAnsi="Times New Roman"/>
          </w:rPr>
          <w:delText>).</w:delText>
        </w:r>
      </w:del>
      <w:ins w:id="17098" w:author="Rev 6 Allen Wirfs-Brock" w:date="2012-02-18T19:59:00Z">
        <w:r w:rsidR="002177F1">
          <w:rPr>
            <w:rFonts w:ascii="Times New Roman" w:hAnsi="Times New Roman"/>
          </w:rPr>
          <w:t>]]}</w:t>
        </w:r>
        <w:r w:rsidR="002177F1" w:rsidRPr="00C7794D">
          <w:rPr>
            <w:rFonts w:ascii="Times New Roman" w:hAnsi="Times New Roman"/>
          </w:rPr>
          <w:t>.</w:t>
        </w:r>
      </w:ins>
    </w:p>
    <w:p w14:paraId="474A8304"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xml:space="preserve"> and the </w:t>
      </w:r>
      <w:r w:rsidRPr="00C7794D">
        <w:rPr>
          <w:rFonts w:ascii="Times New Roman" w:hAnsi="Times New Roman"/>
          <w:i/>
        </w:rPr>
        <w:t>DefaultClause</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1091141C"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Evaluate the </w:t>
      </w:r>
      <w:r w:rsidRPr="00C7794D">
        <w:rPr>
          <w:rFonts w:ascii="Times New Roman" w:hAnsi="Times New Roman"/>
          <w:i/>
        </w:rPr>
        <w:t>DefaultClause’s</w:t>
      </w:r>
      <w:r w:rsidRPr="00C7794D">
        <w:rPr>
          <w:rFonts w:ascii="Times New Roman" w:hAnsi="Times New Roman"/>
        </w:rPr>
        <w:t xml:space="preserve">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28BD3FFA"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17099" w:author="Rev 6 Allen Wirfs-Brock" w:date="2012-02-18T20:01:00Z">
        <w:r w:rsidR="002177F1">
          <w:rPr>
            <w:rFonts w:ascii="Times New Roman" w:hAnsi="Times New Roman"/>
          </w:rPr>
          <w:t>[[</w:t>
        </w:r>
      </w:ins>
      <w:r w:rsidRPr="00C7794D">
        <w:rPr>
          <w:rFonts w:ascii="Times New Roman" w:hAnsi="Times New Roman"/>
        </w:rPr>
        <w:t>value</w:t>
      </w:r>
      <w:ins w:id="17100" w:author="Rev 6 Allen Wirfs-Brock" w:date="2012-02-18T20:01: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17101" w:author="Rev 6 Allen Wirfs-Brock" w:date="2012-02-18T20:01:00Z">
        <w:r w:rsidR="002177F1">
          <w:rPr>
            <w:rFonts w:ascii="Times New Roman" w:hAnsi="Times New Roman"/>
          </w:rPr>
          <w:t>[[</w:t>
        </w:r>
      </w:ins>
      <w:r w:rsidRPr="00C7794D">
        <w:rPr>
          <w:rFonts w:ascii="Times New Roman" w:hAnsi="Times New Roman"/>
        </w:rPr>
        <w:t>value</w:t>
      </w:r>
      <w:ins w:id="17102" w:author="Rev 6 Allen Wirfs-Brock" w:date="2012-02-18T20:01:00Z">
        <w:r w:rsidR="002177F1">
          <w:rPr>
            <w:rFonts w:ascii="Times New Roman" w:hAnsi="Times New Roman"/>
          </w:rPr>
          <w:t>]]</w:t>
        </w:r>
      </w:ins>
      <w:r w:rsidRPr="00C7794D">
        <w:rPr>
          <w:rFonts w:ascii="Times New Roman" w:hAnsi="Times New Roman"/>
        </w:rPr>
        <w:t>.</w:t>
      </w:r>
    </w:p>
    <w:p w14:paraId="7F4C306F"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ins w:id="17103" w:author="Rev 6 Allen Wirfs-Brock" w:date="2012-02-18T20:01: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17104" w:author="Rev 6 Allen Wirfs-Brock" w:date="2012-02-18T20:01:00Z">
        <w:r w:rsidRPr="00C7794D" w:rsidDel="002177F1">
          <w:rPr>
            <w:rFonts w:ascii="Times New Roman" w:hAnsi="Times New Roman"/>
          </w:rPr>
          <w:delText>(</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28EB11A1"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(Note that if step 7.a.i has been performed this loop does not start at the beginning of </w:t>
      </w:r>
      <w:r w:rsidRPr="00C7794D">
        <w:rPr>
          <w:rFonts w:ascii="Times New Roman" w:hAnsi="Times New Roman"/>
          <w:i/>
        </w:rPr>
        <w:t>B</w:t>
      </w:r>
      <w:r w:rsidRPr="00C7794D">
        <w:rPr>
          <w:rFonts w:ascii="Times New Roman" w:hAnsi="Times New Roman"/>
        </w:rPr>
        <w:t>)</w:t>
      </w:r>
    </w:p>
    <w:p w14:paraId="5D101857" w14:textId="77777777" w:rsidR="004C02EF" w:rsidRPr="00C7794D" w:rsidRDefault="004C02EF" w:rsidP="00BB752E">
      <w:pPr>
        <w:numPr>
          <w:ilvl w:val="1"/>
          <w:numId w:val="132"/>
        </w:numPr>
        <w:spacing w:after="120" w:line="240" w:lineRule="auto"/>
        <w:contextualSpacing/>
        <w:jc w:val="center"/>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B</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17105" w:author="Rev 6 Allen Wirfs-Brock" w:date="2012-02-23T13:05:00Z">
        <w:r w:rsidR="00BB752E">
          <w:rPr>
            <w:lang w:eastAsia="en-US"/>
          </w:rPr>
          <w:t>NormalCompletion</w:t>
        </w:r>
        <w:r w:rsidR="00BB752E">
          <w:t>(</w:t>
        </w:r>
      </w:ins>
      <w:del w:id="17106" w:author="Rev 6 Allen Wirfs-Brock" w:date="2012-02-18T20:03:00Z">
        <w:r w:rsidRPr="00C7794D" w:rsidDel="002177F1">
          <w:rPr>
            <w:rFonts w:ascii="Times New Roman" w:hAnsi="Times New Roman"/>
          </w:rPr>
          <w:delText>(</w:delText>
        </w:r>
      </w:del>
      <w:del w:id="17107" w:author="Rev 6 Allen Wirfs-Brock" w:date="2012-02-23T13:05:00Z">
        <w:r w:rsidRPr="00C7794D" w:rsidDel="00BB752E">
          <w:rPr>
            <w:rFonts w:cs="Arial"/>
            <w:bCs/>
          </w:rPr>
          <w:delText>normal</w:delText>
        </w:r>
        <w:r w:rsidRPr="00C7794D" w:rsidDel="00BB752E">
          <w:rPr>
            <w:rFonts w:ascii="Times New Roman" w:hAnsi="Times New Roman"/>
          </w:rPr>
          <w:delText xml:space="preserve">, </w:delText>
        </w:r>
      </w:del>
      <w:r w:rsidRPr="00C7794D">
        <w:rPr>
          <w:rFonts w:ascii="Times New Roman" w:hAnsi="Times New Roman"/>
          <w:i/>
          <w:iCs/>
        </w:rPr>
        <w:t>V</w:t>
      </w:r>
      <w:del w:id="17108" w:author="Rev 6 Allen Wirfs-Brock" w:date="2012-02-23T13:05:00Z">
        <w:r w:rsidRPr="00C7794D" w:rsidDel="00BB752E">
          <w:rPr>
            <w:rFonts w:ascii="Times New Roman" w:hAnsi="Times New Roman"/>
          </w:rPr>
          <w:delText xml:space="preserve">, </w:delText>
        </w:r>
        <w:r w:rsidRPr="00C7794D" w:rsidDel="00BB752E">
          <w:rPr>
            <w:rFonts w:cs="Arial"/>
            <w:bCs/>
          </w:rPr>
          <w:delText>empty</w:delText>
        </w:r>
      </w:del>
      <w:r w:rsidRPr="00C7794D">
        <w:rPr>
          <w:rFonts w:ascii="Times New Roman" w:hAnsi="Times New Roman"/>
        </w:rPr>
        <w:t>).</w:t>
      </w:r>
    </w:p>
    <w:p w14:paraId="4D82AD0D"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2935B7B2"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0CD4F7B1"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17109" w:author="Rev 6 Allen Wirfs-Brock" w:date="2012-02-18T20:03:00Z">
        <w:r w:rsidR="002177F1">
          <w:rPr>
            <w:rFonts w:ascii="Times New Roman" w:hAnsi="Times New Roman"/>
          </w:rPr>
          <w:t>[[</w:t>
        </w:r>
      </w:ins>
      <w:r w:rsidRPr="00C7794D">
        <w:rPr>
          <w:rFonts w:ascii="Times New Roman" w:hAnsi="Times New Roman"/>
        </w:rPr>
        <w:t>value</w:t>
      </w:r>
      <w:ins w:id="17110" w:author="Rev 6 Allen Wirfs-Brock" w:date="2012-02-18T20:03: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17111" w:author="Rev 6 Allen Wirfs-Brock" w:date="2012-02-18T20:03:00Z">
        <w:r w:rsidR="002177F1">
          <w:rPr>
            <w:rFonts w:ascii="Times New Roman" w:hAnsi="Times New Roman"/>
          </w:rPr>
          <w:t>[[</w:t>
        </w:r>
      </w:ins>
      <w:r w:rsidRPr="00C7794D">
        <w:rPr>
          <w:rFonts w:ascii="Times New Roman" w:hAnsi="Times New Roman"/>
        </w:rPr>
        <w:t>value</w:t>
      </w:r>
      <w:ins w:id="17112" w:author="Rev 6 Allen Wirfs-Brock" w:date="2012-02-18T20:03:00Z">
        <w:r w:rsidR="002177F1">
          <w:rPr>
            <w:rFonts w:ascii="Times New Roman" w:hAnsi="Times New Roman"/>
          </w:rPr>
          <w:t>]]</w:t>
        </w:r>
      </w:ins>
      <w:r w:rsidRPr="00C7794D">
        <w:rPr>
          <w:rFonts w:ascii="Times New Roman" w:hAnsi="Times New Roman"/>
        </w:rPr>
        <w:t>.</w:t>
      </w:r>
    </w:p>
    <w:p w14:paraId="612EF47A" w14:textId="77777777" w:rsidR="004C02EF" w:rsidRPr="00C7794D" w:rsidRDefault="004C02EF" w:rsidP="00C47E72">
      <w:pPr>
        <w:numPr>
          <w:ilvl w:val="2"/>
          <w:numId w:val="132"/>
        </w:numPr>
        <w:spacing w:after="120" w:line="240" w:lineRule="auto"/>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w:t>
      </w:r>
      <w:ins w:id="17113" w:author="Rev 6 Allen Wirfs-Brock" w:date="2012-02-18T20:02: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17114" w:author="Rev 6 Allen Wirfs-Brock" w:date="2012-02-18T20:02:00Z">
        <w:r w:rsidRPr="00C7794D" w:rsidDel="002177F1">
          <w:rPr>
            <w:rFonts w:ascii="Times New Roman" w:hAnsi="Times New Roman"/>
          </w:rPr>
          <w:delText>return (</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6165C87B" w14:textId="77777777" w:rsidR="00176950" w:rsidRPr="00E77497" w:rsidRDefault="00176950" w:rsidP="00176950">
      <w:pPr>
        <w:keepNext/>
        <w:rPr>
          <w:ins w:id="17115" w:author="Rev 6 Allen Wirfs-Brock" w:date="2012-02-18T19:32:00Z"/>
          <w:rFonts w:ascii="Helvetica" w:hAnsi="Helvetica"/>
          <w:b/>
        </w:rPr>
      </w:pPr>
      <w:ins w:id="17116" w:author="Rev 6 Allen Wirfs-Brock" w:date="2012-02-18T19:32:00Z">
        <w:r w:rsidRPr="00E77497">
          <w:rPr>
            <w:rFonts w:ascii="Helvetica" w:hAnsi="Helvetica"/>
            <w:b/>
          </w:rPr>
          <w:t xml:space="preserve">Runtime Semantics: </w:t>
        </w:r>
        <w:r w:rsidRPr="00E77497">
          <w:rPr>
            <w:rFonts w:ascii="Helvetica" w:hAnsi="Helvetica"/>
            <w:b/>
            <w:spacing w:val="6"/>
          </w:rPr>
          <w:t>Evaluation</w:t>
        </w:r>
      </w:ins>
    </w:p>
    <w:p w14:paraId="18C9008F" w14:textId="77777777" w:rsidR="00176950" w:rsidRPr="00E77497" w:rsidRDefault="00176950" w:rsidP="00176950">
      <w:pPr>
        <w:rPr>
          <w:ins w:id="17117" w:author="Rev 6 Allen Wirfs-Brock" w:date="2012-02-18T19:32:00Z"/>
        </w:rPr>
      </w:pPr>
      <w:ins w:id="17118" w:author="Rev 6 Allen Wirfs-Brock" w:date="2012-02-18T19:32:00Z">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ins>
    </w:p>
    <w:p w14:paraId="72273AAC" w14:textId="77777777" w:rsidR="00176950" w:rsidRPr="00E77497" w:rsidRDefault="00176950" w:rsidP="00176950">
      <w:pPr>
        <w:pStyle w:val="Alg2"/>
        <w:numPr>
          <w:ilvl w:val="0"/>
          <w:numId w:val="130"/>
        </w:numPr>
        <w:rPr>
          <w:ins w:id="17119" w:author="Rev 6 Allen Wirfs-Brock" w:date="2012-02-18T19:32:00Z"/>
        </w:rPr>
      </w:pPr>
      <w:ins w:id="17120" w:author="Rev 6 Allen Wirfs-Brock" w:date="2012-02-18T19:32:00Z">
        <w:r w:rsidRPr="00E77497">
          <w:t xml:space="preserve">Let </w:t>
        </w:r>
        <w:r w:rsidRPr="00E77497">
          <w:rPr>
            <w:i/>
          </w:rPr>
          <w:t>exprRef</w:t>
        </w:r>
        <w:r w:rsidRPr="00E77497">
          <w:t xml:space="preserve"> be the result of evaluating </w:t>
        </w:r>
        <w:r w:rsidRPr="00E77497">
          <w:rPr>
            <w:i/>
          </w:rPr>
          <w:t>Expression</w:t>
        </w:r>
        <w:r w:rsidRPr="00E77497">
          <w:t>.</w:t>
        </w:r>
      </w:ins>
    </w:p>
    <w:p w14:paraId="6602D8AF" w14:textId="77777777" w:rsidR="00176950" w:rsidRDefault="00176950" w:rsidP="00176950">
      <w:pPr>
        <w:pStyle w:val="Alg2"/>
        <w:numPr>
          <w:ilvl w:val="0"/>
          <w:numId w:val="130"/>
        </w:numPr>
        <w:contextualSpacing/>
        <w:rPr>
          <w:ins w:id="17121" w:author="Rev 6 Allen Wirfs-Brock" w:date="2012-02-18T19:32:00Z"/>
        </w:rPr>
      </w:pPr>
      <w:ins w:id="17122" w:author="Rev 6 Allen Wirfs-Brock" w:date="2012-02-18T19:32:00Z">
        <w:r>
          <w:t xml:space="preserve">Let </w:t>
        </w:r>
        <w:r w:rsidRPr="00646EAD">
          <w:rPr>
            <w:i/>
          </w:rPr>
          <w:t>switchValue</w:t>
        </w:r>
        <w:r>
          <w:t xml:space="preserve"> be </w:t>
        </w:r>
        <w:r w:rsidRPr="00E77497">
          <w:t>GetValue(</w:t>
        </w:r>
        <w:r w:rsidRPr="00E77497">
          <w:rPr>
            <w:i/>
          </w:rPr>
          <w:t>exprRef</w:t>
        </w:r>
        <w:r w:rsidRPr="00E77497">
          <w:t>)</w:t>
        </w:r>
        <w:r>
          <w:t>.</w:t>
        </w:r>
      </w:ins>
    </w:p>
    <w:p w14:paraId="163FA9B0" w14:textId="77777777" w:rsidR="00176950" w:rsidRDefault="00176950" w:rsidP="00176950">
      <w:pPr>
        <w:pStyle w:val="Alg2"/>
        <w:numPr>
          <w:ilvl w:val="0"/>
          <w:numId w:val="130"/>
        </w:numPr>
        <w:contextualSpacing/>
        <w:rPr>
          <w:ins w:id="17123" w:author="Rev 6 Allen Wirfs-Brock" w:date="2012-02-18T19:32:00Z"/>
        </w:rPr>
      </w:pPr>
      <w:ins w:id="17124" w:author="Rev 6 Allen Wirfs-Brock" w:date="2012-02-18T19:32:00Z">
        <w:r>
          <w:t xml:space="preserve">If </w:t>
        </w:r>
        <w:r w:rsidRPr="00646EAD">
          <w:rPr>
            <w:i/>
          </w:rPr>
          <w:t>switchValue</w:t>
        </w:r>
        <w:r>
          <w:t xml:space="preserve"> is an abrupt completion, return </w:t>
        </w:r>
        <w:r w:rsidRPr="00646EAD">
          <w:rPr>
            <w:i/>
          </w:rPr>
          <w:t>switchValue</w:t>
        </w:r>
        <w:r>
          <w:t>.</w:t>
        </w:r>
      </w:ins>
    </w:p>
    <w:p w14:paraId="235D7EEF" w14:textId="77777777" w:rsidR="00176950" w:rsidRPr="00E77497" w:rsidRDefault="00176950" w:rsidP="00176950">
      <w:pPr>
        <w:pStyle w:val="Alg2"/>
        <w:numPr>
          <w:ilvl w:val="0"/>
          <w:numId w:val="130"/>
        </w:numPr>
        <w:spacing w:after="220"/>
        <w:contextualSpacing/>
        <w:rPr>
          <w:ins w:id="17125" w:author="Rev 6 Allen Wirfs-Brock" w:date="2012-02-18T19:32:00Z"/>
        </w:rPr>
      </w:pPr>
      <w:ins w:id="17126" w:author="Rev 6 Allen Wirfs-Brock" w:date="2012-02-18T19:32:00Z">
        <w:r w:rsidRPr="00E77497">
          <w:t xml:space="preserve">Let </w:t>
        </w:r>
        <w:r w:rsidRPr="00E77497">
          <w:rPr>
            <w:i/>
          </w:rPr>
          <w:t>oldEnv</w:t>
        </w:r>
        <w:r w:rsidRPr="00E77497">
          <w:t xml:space="preserve"> be the </w:t>
        </w:r>
        <w:del w:id="17127" w:author="Rev 7 Allen Wirfs-Brock" w:date="2012-05-02T10:51:00Z">
          <w:r w:rsidRPr="00E77497" w:rsidDel="002F42C1">
            <w:delText>running</w:delText>
          </w:r>
        </w:del>
      </w:ins>
      <w:ins w:id="17128" w:author="Rev 7 Allen Wirfs-Brock" w:date="2012-05-02T10:51:00Z">
        <w:r w:rsidR="002F42C1">
          <w:t>current</w:t>
        </w:r>
      </w:ins>
      <w:ins w:id="17129" w:author="Rev 6 Allen Wirfs-Brock" w:date="2012-02-18T19:32:00Z">
        <w:r w:rsidRPr="00E77497">
          <w:t xml:space="preserve"> execution context’s LexicalEnvironment.</w:t>
        </w:r>
      </w:ins>
    </w:p>
    <w:p w14:paraId="54DB60ED" w14:textId="77777777" w:rsidR="00176950" w:rsidRPr="00E77497" w:rsidRDefault="00176950" w:rsidP="00176950">
      <w:pPr>
        <w:pStyle w:val="Alg2"/>
        <w:numPr>
          <w:ilvl w:val="0"/>
          <w:numId w:val="130"/>
        </w:numPr>
        <w:spacing w:after="220"/>
        <w:contextualSpacing/>
        <w:rPr>
          <w:ins w:id="17130" w:author="Rev 6 Allen Wirfs-Brock" w:date="2012-02-18T19:32:00Z"/>
        </w:rPr>
      </w:pPr>
      <w:ins w:id="17131" w:author="Rev 6 Allen Wirfs-Brock" w:date="2012-02-18T19:3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7F225696" w14:textId="77777777" w:rsidR="00176950" w:rsidRPr="00E77497" w:rsidRDefault="00176950" w:rsidP="00176950">
      <w:pPr>
        <w:pStyle w:val="Alg2"/>
        <w:numPr>
          <w:ilvl w:val="0"/>
          <w:numId w:val="130"/>
        </w:numPr>
        <w:spacing w:after="220"/>
        <w:contextualSpacing/>
        <w:rPr>
          <w:ins w:id="17132" w:author="Rev 6 Allen Wirfs-Brock" w:date="2012-02-18T19:32:00Z"/>
        </w:rPr>
      </w:pPr>
      <w:ins w:id="17133" w:author="Rev 6 Allen Wirfs-Brock" w:date="2012-02-18T19:32:00Z">
        <w:r w:rsidRPr="00E77497">
          <w:t xml:space="preserve">Perform Block Declaration Instantiation using </w:t>
        </w:r>
        <w:r w:rsidRPr="00E77497">
          <w:rPr>
            <w:i/>
          </w:rPr>
          <w:t>CaseBlock</w:t>
        </w:r>
        <w:r w:rsidRPr="00E77497">
          <w:t xml:space="preserve"> and </w:t>
        </w:r>
        <w:r w:rsidRPr="00E77497">
          <w:rPr>
            <w:i/>
          </w:rPr>
          <w:t>blockEnv</w:t>
        </w:r>
        <w:r w:rsidRPr="00E77497">
          <w:t>.</w:t>
        </w:r>
      </w:ins>
    </w:p>
    <w:p w14:paraId="6360A74F" w14:textId="77777777" w:rsidR="00176950" w:rsidRPr="00E77497" w:rsidRDefault="00176950" w:rsidP="00176950">
      <w:pPr>
        <w:pStyle w:val="Alg2"/>
        <w:numPr>
          <w:ilvl w:val="0"/>
          <w:numId w:val="130"/>
        </w:numPr>
        <w:rPr>
          <w:ins w:id="17134" w:author="Rev 6 Allen Wirfs-Brock" w:date="2012-02-18T19:32:00Z"/>
        </w:rPr>
      </w:pPr>
      <w:ins w:id="17135" w:author="Rev 6 Allen Wirfs-Brock" w:date="2012-02-18T19:32:00Z">
        <w:r w:rsidRPr="00E77497">
          <w:t xml:space="preserve">Let </w:t>
        </w:r>
        <w:r w:rsidRPr="00E77497">
          <w:rPr>
            <w:i/>
          </w:rPr>
          <w:t>R</w:t>
        </w:r>
        <w:r w:rsidRPr="00E77497">
          <w:t xml:space="preserve"> be the result of </w:t>
        </w:r>
        <w:r>
          <w:t>performing Case Evaluation</w:t>
        </w:r>
        <w:r w:rsidRPr="00E77497">
          <w:t xml:space="preserve"> </w:t>
        </w:r>
        <w:r w:rsidRPr="00E77497">
          <w:rPr>
            <w:i/>
          </w:rPr>
          <w:t>CaseBlock</w:t>
        </w:r>
        <w:r>
          <w:t xml:space="preserve"> with argument</w:t>
        </w:r>
        <w:r w:rsidRPr="00E77497">
          <w:t xml:space="preserve"> </w:t>
        </w:r>
        <w:r w:rsidRPr="00646EAD">
          <w:rPr>
            <w:i/>
          </w:rPr>
          <w:t>switchValue</w:t>
        </w:r>
        <w:r w:rsidRPr="00E77497">
          <w:t>.</w:t>
        </w:r>
      </w:ins>
    </w:p>
    <w:p w14:paraId="0DFF746B" w14:textId="77777777" w:rsidR="00176950" w:rsidRPr="00E77497" w:rsidRDefault="00176950" w:rsidP="00176950">
      <w:pPr>
        <w:pStyle w:val="Alg2"/>
        <w:numPr>
          <w:ilvl w:val="0"/>
          <w:numId w:val="130"/>
        </w:numPr>
        <w:spacing w:after="220"/>
        <w:contextualSpacing/>
        <w:rPr>
          <w:ins w:id="17136" w:author="Rev 6 Allen Wirfs-Brock" w:date="2012-02-18T19:32:00Z"/>
        </w:rPr>
      </w:pPr>
      <w:ins w:id="17137" w:author="Rev 6 Allen Wirfs-Brock" w:date="2012-02-18T19:32:00Z">
        <w:r w:rsidRPr="00E77497">
          <w:t xml:space="preserve">Set the </w:t>
        </w:r>
        <w:del w:id="17138" w:author="Rev 7 Allen Wirfs-Brock" w:date="2012-05-02T10:51:00Z">
          <w:r w:rsidRPr="00E77497" w:rsidDel="002F42C1">
            <w:delText>running</w:delText>
          </w:r>
        </w:del>
      </w:ins>
      <w:ins w:id="17139" w:author="Rev 7 Allen Wirfs-Brock" w:date="2012-05-02T10:51:00Z">
        <w:r w:rsidR="002F42C1">
          <w:t>current</w:t>
        </w:r>
      </w:ins>
      <w:ins w:id="17140" w:author="Rev 6 Allen Wirfs-Brock" w:date="2012-02-18T19:32:00Z">
        <w:r w:rsidRPr="00E77497">
          <w:t xml:space="preserve"> execution context’s LexicalEnvironment to </w:t>
        </w:r>
        <w:r w:rsidRPr="00E77497">
          <w:rPr>
            <w:i/>
          </w:rPr>
          <w:t>oldEnv</w:t>
        </w:r>
        <w:r w:rsidRPr="00E77497">
          <w:t>.</w:t>
        </w:r>
      </w:ins>
    </w:p>
    <w:p w14:paraId="1C21E3DF" w14:textId="77777777" w:rsidR="00176950" w:rsidRPr="00E77497" w:rsidDel="00BD3771" w:rsidRDefault="00176950" w:rsidP="00176950">
      <w:pPr>
        <w:pStyle w:val="Alg2"/>
        <w:numPr>
          <w:ilvl w:val="0"/>
          <w:numId w:val="130"/>
        </w:numPr>
        <w:rPr>
          <w:del w:id="17141" w:author="Rev 6 Allen Wirfs-Brock" w:date="2012-02-25T09:20:00Z"/>
        </w:rPr>
      </w:pPr>
      <w:del w:id="17142" w:author="Rev 6 Allen Wirfs-Brock" w:date="2012-02-25T09:20:00Z">
        <w:r w:rsidRPr="00E77497" w:rsidDel="00BD3771">
          <w:delText xml:space="preserve">If </w:delText>
        </w:r>
        <w:r w:rsidRPr="00E77497" w:rsidDel="00BD3771">
          <w:rPr>
            <w:i/>
          </w:rPr>
          <w:delText>R</w:delText>
        </w:r>
        <w:r w:rsidRPr="00E77497" w:rsidDel="00BD3771">
          <w:delText>.</w:delText>
        </w:r>
        <w:r w:rsidDel="00BD3771">
          <w:delText>[[</w:delText>
        </w:r>
        <w:r w:rsidRPr="00E77497" w:rsidDel="00BD3771">
          <w:delText>type</w:delText>
        </w:r>
        <w:r w:rsidDel="00BD3771">
          <w:delText>]]</w:delText>
        </w:r>
        <w:r w:rsidRPr="00E77497" w:rsidDel="00BD3771">
          <w:delText xml:space="preserve"> is </w:delText>
        </w:r>
        <w:r w:rsidRPr="00E77497" w:rsidDel="00BD3771">
          <w:rPr>
            <w:rFonts w:ascii="Arial" w:hAnsi="Arial" w:cs="Arial"/>
          </w:rPr>
          <w:delText>break</w:delText>
        </w:r>
        <w:r w:rsidRPr="00E77497" w:rsidDel="00BD3771">
          <w:delText xml:space="preserve"> and </w:delText>
        </w:r>
        <w:r w:rsidRPr="00E77497" w:rsidDel="00BD3771">
          <w:rPr>
            <w:i/>
          </w:rPr>
          <w:delText>R</w:delText>
        </w:r>
        <w:r w:rsidRPr="00E77497" w:rsidDel="00BD3771">
          <w:delText>.</w:delText>
        </w:r>
        <w:r w:rsidDel="00BD3771">
          <w:delText>[[</w:delText>
        </w:r>
        <w:r w:rsidRPr="00E77497" w:rsidDel="00BD3771">
          <w:delText>target</w:delText>
        </w:r>
        <w:r w:rsidDel="00BD3771">
          <w:delText>]]</w:delText>
        </w:r>
        <w:r w:rsidRPr="00E77497" w:rsidDel="00BD3771">
          <w:delText xml:space="preserve"> is in </w:delText>
        </w:r>
        <w:r w:rsidR="001F39C4" w:rsidRPr="00BD3771" w:rsidDel="00BD3771">
          <w:rPr>
            <w:i/>
          </w:rPr>
          <w:delText>CurrentLabelSet</w:delText>
        </w:r>
        <w:r w:rsidRPr="00E77497" w:rsidDel="00BD3771">
          <w:delText xml:space="preserve">, return </w:delText>
        </w:r>
        <w:r w:rsidR="00B868C9" w:rsidDel="00BD3771">
          <w:delText>NormalCompletion(</w:delText>
        </w:r>
        <w:r w:rsidRPr="00E77497" w:rsidDel="00BD3771">
          <w:rPr>
            <w:i/>
          </w:rPr>
          <w:delText>R</w:delText>
        </w:r>
        <w:r w:rsidRPr="00E77497" w:rsidDel="00BD3771">
          <w:delText>.</w:delText>
        </w:r>
        <w:r w:rsidDel="00BD3771">
          <w:delText>[[</w:delText>
        </w:r>
        <w:r w:rsidRPr="00E77497" w:rsidDel="00BD3771">
          <w:delText>value</w:delText>
        </w:r>
        <w:r w:rsidDel="00BD3771">
          <w:delText>]]</w:delText>
        </w:r>
        <w:r w:rsidRPr="00E77497" w:rsidDel="00BD3771">
          <w:delText>).</w:delText>
        </w:r>
      </w:del>
    </w:p>
    <w:p w14:paraId="5B2FA1ED" w14:textId="77777777" w:rsidR="00176950" w:rsidRPr="00E77497" w:rsidRDefault="00176950" w:rsidP="00176950">
      <w:pPr>
        <w:pStyle w:val="Alg2"/>
        <w:numPr>
          <w:ilvl w:val="0"/>
          <w:numId w:val="130"/>
        </w:numPr>
        <w:spacing w:after="220"/>
        <w:rPr>
          <w:ins w:id="17143" w:author="Rev 6 Allen Wirfs-Brock" w:date="2012-02-18T19:32:00Z"/>
        </w:rPr>
      </w:pPr>
      <w:ins w:id="17144" w:author="Rev 6 Allen Wirfs-Brock" w:date="2012-02-18T19:32:00Z">
        <w:r w:rsidRPr="00E77497">
          <w:t xml:space="preserve">Return </w:t>
        </w:r>
        <w:r w:rsidRPr="00E77497">
          <w:rPr>
            <w:i/>
          </w:rPr>
          <w:t>R</w:t>
        </w:r>
        <w:r w:rsidRPr="00E77497">
          <w:t>.</w:t>
        </w:r>
      </w:ins>
    </w:p>
    <w:p w14:paraId="4D63D89D" w14:textId="77777777" w:rsidR="00176950" w:rsidRPr="00E77497" w:rsidRDefault="00176950" w:rsidP="00176950">
      <w:pPr>
        <w:pStyle w:val="Note"/>
        <w:rPr>
          <w:ins w:id="17145" w:author="Rev 6 Allen Wirfs-Brock" w:date="2012-02-18T19:32:00Z"/>
        </w:rPr>
      </w:pPr>
      <w:ins w:id="17146" w:author="Rev 6 Allen Wirfs-Brock" w:date="2012-02-18T19:32:00Z">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ins>
    </w:p>
    <w:p w14:paraId="0A79DEDF" w14:textId="77777777" w:rsidR="004C02EF" w:rsidRPr="00E77497" w:rsidRDefault="004C02EF" w:rsidP="004C02EF">
      <w:del w:id="17147" w:author="Rev 6 Allen Wirfs-Brock" w:date="2012-02-18T19:32:00Z">
        <w:r w:rsidRPr="004D1BD1" w:rsidDel="00176950">
          <w:delText xml:space="preserve">The production </w:delText>
        </w:r>
      </w:del>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del w:id="17148" w:author="Rev 6 Allen Wirfs-Brock" w:date="2012-02-18T19:32:00Z">
        <w:r w:rsidRPr="00E77497" w:rsidDel="00176950">
          <w:delText>is evaluated as follows:</w:delText>
        </w:r>
      </w:del>
    </w:p>
    <w:p w14:paraId="0067D0B4" w14:textId="77777777" w:rsidR="004C02EF" w:rsidRPr="00E77497" w:rsidRDefault="004C02EF" w:rsidP="00C47E72">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14:paraId="29BE4C01" w14:textId="77777777" w:rsidR="004C02EF" w:rsidRPr="00E77497" w:rsidRDefault="004C02EF" w:rsidP="00C47E72">
      <w:pPr>
        <w:pStyle w:val="Alg2"/>
        <w:numPr>
          <w:ilvl w:val="0"/>
          <w:numId w:val="134"/>
        </w:numPr>
        <w:spacing w:after="220"/>
      </w:pPr>
      <w:r w:rsidRPr="00E77497">
        <w:t>Return GetValue(</w:t>
      </w:r>
      <w:r w:rsidRPr="00E77497">
        <w:rPr>
          <w:i/>
        </w:rPr>
        <w:t>exprRef</w:t>
      </w:r>
      <w:r w:rsidRPr="00E77497">
        <w:t>).</w:t>
      </w:r>
    </w:p>
    <w:p w14:paraId="04768834" w14:textId="77777777" w:rsidR="004C02EF" w:rsidRPr="00E77497" w:rsidRDefault="004C02EF" w:rsidP="004C02EF">
      <w:pPr>
        <w:pStyle w:val="Note"/>
      </w:pPr>
      <w:r w:rsidRPr="00E77497">
        <w:t>NOTE</w:t>
      </w:r>
      <w:r w:rsidRPr="00E77497">
        <w:tab/>
        <w:t xml:space="preserve">Evaluating </w:t>
      </w:r>
      <w:r w:rsidRPr="00E77497">
        <w:rPr>
          <w:rStyle w:val="bnf"/>
        </w:rPr>
        <w:t>CaseClause</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5253D97A" w14:textId="77777777" w:rsidR="004C02EF" w:rsidRPr="00E77497" w:rsidRDefault="004C02EF" w:rsidP="00B43482">
      <w:pPr>
        <w:pStyle w:val="20"/>
        <w:numPr>
          <w:ilvl w:val="0"/>
          <w:numId w:val="0"/>
        </w:numPr>
      </w:pPr>
      <w:bookmarkStart w:id="17149" w:name="_Toc417706230"/>
      <w:bookmarkStart w:id="17150" w:name="_Ref457437678"/>
      <w:bookmarkStart w:id="17151" w:name="_Toc472818890"/>
      <w:bookmarkStart w:id="17152" w:name="_Toc235503466"/>
      <w:bookmarkStart w:id="17153" w:name="_Toc241509241"/>
      <w:bookmarkStart w:id="17154" w:name="_Toc244416728"/>
      <w:bookmarkStart w:id="17155" w:name="_Toc276631092"/>
      <w:bookmarkStart w:id="17156" w:name="_Toc323907724"/>
      <w:r w:rsidRPr="00E77497">
        <w:t>12.12</w:t>
      </w:r>
      <w:r w:rsidRPr="00E77497">
        <w:tab/>
        <w:t>Labelled Statements</w:t>
      </w:r>
      <w:bookmarkEnd w:id="17149"/>
      <w:bookmarkEnd w:id="17150"/>
      <w:bookmarkEnd w:id="17151"/>
      <w:bookmarkEnd w:id="17152"/>
      <w:bookmarkEnd w:id="17153"/>
      <w:bookmarkEnd w:id="17154"/>
      <w:bookmarkEnd w:id="17155"/>
      <w:bookmarkEnd w:id="17156"/>
    </w:p>
    <w:p w14:paraId="75CB0C10" w14:textId="77777777" w:rsidR="004C02EF" w:rsidRPr="00E77497" w:rsidRDefault="004C02EF" w:rsidP="004C02EF">
      <w:pPr>
        <w:pStyle w:val="Syntax"/>
      </w:pPr>
      <w:r w:rsidRPr="00E77497">
        <w:t>Syntax</w:t>
      </w:r>
    </w:p>
    <w:p w14:paraId="099AAD7D"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0DFE48A3"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6F355FD7" w14:textId="77777777" w:rsidR="004C02EF" w:rsidRPr="00E77497" w:rsidDel="00147F71" w:rsidRDefault="004C02EF" w:rsidP="004C02EF">
      <w:pPr>
        <w:pStyle w:val="Syntax"/>
        <w:rPr>
          <w:del w:id="17157" w:author="Rev 6 Allen Wirfs-Brock" w:date="2012-02-23T14:57:00Z"/>
        </w:rPr>
      </w:pPr>
      <w:del w:id="17158" w:author="Rev 6 Allen Wirfs-Brock" w:date="2012-02-23T14:57:00Z">
        <w:r w:rsidRPr="00E77497" w:rsidDel="00147F71">
          <w:delText>Semantics</w:delText>
        </w:r>
      </w:del>
    </w:p>
    <w:p w14:paraId="6DAAB802" w14:textId="77777777" w:rsidR="00C56970" w:rsidRPr="00C56970" w:rsidRDefault="005648C3" w:rsidP="00C56970">
      <w:pPr>
        <w:rPr>
          <w:ins w:id="17159" w:author="Rev 6 Allen Wirfs-Brock" w:date="2012-02-23T18:06:00Z"/>
          <w:sz w:val="18"/>
          <w:szCs w:val="18"/>
        </w:rPr>
      </w:pPr>
      <w:ins w:id="17160" w:author="Rev 3 Allen Wirfs-Brock" w:date="2011-09-02T11:42:00Z">
        <w:r w:rsidRPr="00E77497">
          <w:rPr>
            <w:sz w:val="18"/>
          </w:rPr>
          <w:t>NOTE</w:t>
        </w:r>
        <w:r w:rsidRPr="00E77497">
          <w:rPr>
            <w:sz w:val="18"/>
          </w:rPr>
          <w:tab/>
        </w:r>
      </w:ins>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ins w:id="17161" w:author="Rev 6 Allen Wirfs-Brock" w:date="2012-02-23T18:07:00Z">
        <w:r w:rsidR="00C56970" w:rsidRPr="00C56970">
          <w:rPr>
            <w:sz w:val="18"/>
            <w:szCs w:val="18"/>
          </w:rPr>
          <w:t xml:space="preserve"> </w:t>
        </w:r>
      </w:ins>
      <w:ins w:id="17162" w:author="Rev 6 Allen Wirfs-Brock" w:date="2012-02-23T18:06:00Z">
        <w:r w:rsidR="00C56970" w:rsidRPr="00C56970">
          <w:rPr>
            <w:sz w:val="18"/>
            <w:szCs w:val="18"/>
          </w:rPr>
          <w:t xml:space="preserve">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ins>
    </w:p>
    <w:p w14:paraId="49621D23" w14:textId="77777777" w:rsidR="00C56970" w:rsidRPr="00C7794D" w:rsidRDefault="00C56970" w:rsidP="004C02EF">
      <w:pPr>
        <w:rPr>
          <w:sz w:val="18"/>
        </w:rPr>
      </w:pPr>
    </w:p>
    <w:p w14:paraId="54049DA8" w14:textId="77777777" w:rsidR="00147F71" w:rsidRPr="00E77497" w:rsidRDefault="00147F71" w:rsidP="00147F71">
      <w:pPr>
        <w:pStyle w:val="40"/>
        <w:numPr>
          <w:ilvl w:val="0"/>
          <w:numId w:val="0"/>
        </w:numPr>
        <w:rPr>
          <w:ins w:id="17163" w:author="Rev 6 Allen Wirfs-Brock" w:date="2012-02-23T14:57:00Z"/>
        </w:rPr>
      </w:pPr>
      <w:ins w:id="17164" w:author="Rev 6 Allen Wirfs-Brock" w:date="2012-02-23T14:57:00Z">
        <w:r w:rsidRPr="00E77497">
          <w:t>Static Semantics</w:t>
        </w:r>
      </w:ins>
    </w:p>
    <w:p w14:paraId="50211CFB" w14:textId="77777777" w:rsidR="00147F71" w:rsidRPr="00E77497" w:rsidRDefault="00147F71" w:rsidP="00147F71">
      <w:pPr>
        <w:rPr>
          <w:ins w:id="17165" w:author="Rev 6 Allen Wirfs-Brock" w:date="2012-02-23T14:57:00Z"/>
          <w:rFonts w:ascii="Helvetica" w:hAnsi="Helvetica"/>
          <w:b/>
        </w:rPr>
      </w:pPr>
      <w:ins w:id="17166" w:author="Rev 6 Allen Wirfs-Brock" w:date="2012-02-23T14:57:00Z">
        <w:r w:rsidRPr="00E77497">
          <w:rPr>
            <w:rFonts w:ascii="Helvetica" w:hAnsi="Helvetica"/>
            <w:b/>
          </w:rPr>
          <w:t>Static Semantics:  Early Errors</w:t>
        </w:r>
      </w:ins>
    </w:p>
    <w:p w14:paraId="2161B90E" w14:textId="77777777" w:rsidR="00AF515E" w:rsidRPr="00675B74" w:rsidRDefault="00AF515E" w:rsidP="00AF515E">
      <w:pPr>
        <w:numPr>
          <w:ilvl w:val="0"/>
          <w:numId w:val="676"/>
        </w:numPr>
      </w:pPr>
      <w:ins w:id="17167" w:author="Rev 6 Allen Wirfs-Brock" w:date="2012-02-23T15:03:00Z">
        <w:r w:rsidRPr="006B6D0A">
          <w:t xml:space="preserve">It is a Syntax Error if </w:t>
        </w:r>
      </w:ins>
      <w:del w:id="17168" w:author="Rev 6 Allen Wirfs-Brock" w:date="2012-02-23T15:03:00Z">
        <w:r w:rsidR="004C02EF" w:rsidRPr="004D1BD1" w:rsidDel="00AF515E">
          <w:delText xml:space="preserve">An ECMAScript program is considered syntactically incorrect if it contains </w:delText>
        </w:r>
      </w:del>
      <w:r w:rsidR="004C02EF" w:rsidRPr="004D1BD1">
        <w:t xml:space="preserve">a </w:t>
      </w:r>
      <w:r w:rsidR="004C02EF" w:rsidRPr="003B4312">
        <w:rPr>
          <w:rFonts w:ascii="Times New Roman" w:hAnsi="Times New Roman"/>
          <w:i/>
        </w:rPr>
        <w:t>LabelledStatement</w:t>
      </w:r>
      <w:r w:rsidR="004C02EF" w:rsidRPr="006B6D0A">
        <w:t xml:space="preserve"> </w:t>
      </w:r>
      <w:del w:id="17169" w:author="Rev 6 Allen Wirfs-Brock" w:date="2012-02-23T15:03:00Z">
        <w:r w:rsidR="004C02EF" w:rsidRPr="006B6D0A" w:rsidDel="00AF515E">
          <w:delText xml:space="preserve">that </w:delText>
        </w:r>
      </w:del>
      <w:r w:rsidR="004C02EF" w:rsidRPr="006B6D0A">
        <w:t xml:space="preserve">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label. This does not apply to labels appearing within the body of a </w:t>
      </w:r>
      <w:r w:rsidR="004C02EF" w:rsidRPr="00B820AB">
        <w:rPr>
          <w:rFonts w:ascii="Times New Roman" w:hAnsi="Times New Roman"/>
          <w:i/>
        </w:rPr>
        <w:t>FunctionDeclaration</w:t>
      </w:r>
      <w:r w:rsidR="004C02EF" w:rsidRPr="00675B74">
        <w:t xml:space="preserve"> that is nested, directly or indirectly, within a labelled statement.</w:t>
      </w:r>
    </w:p>
    <w:p w14:paraId="3D0508D5" w14:textId="77777777" w:rsidR="00AF515E" w:rsidRPr="00E77497" w:rsidRDefault="00AF515E" w:rsidP="00AF515E">
      <w:pPr>
        <w:rPr>
          <w:ins w:id="17170" w:author="Rev 6 Allen Wirfs-Brock" w:date="2012-02-23T15:00:00Z"/>
          <w:rFonts w:ascii="Helvetica" w:hAnsi="Helvetica"/>
          <w:b/>
        </w:rPr>
      </w:pPr>
      <w:ins w:id="17171" w:author="Rev 6 Allen Wirfs-Brock" w:date="2012-02-23T15:00:00Z">
        <w:r w:rsidRPr="00E77497">
          <w:rPr>
            <w:rFonts w:ascii="Helvetica" w:hAnsi="Helvetica"/>
            <w:b/>
          </w:rPr>
          <w:t xml:space="preserve">Static Semantics:  </w:t>
        </w:r>
        <w:r w:rsidRPr="00E77497">
          <w:rPr>
            <w:rFonts w:ascii="Helvetica" w:hAnsi="Helvetica"/>
            <w:b/>
            <w:lang w:eastAsia="en-US"/>
          </w:rPr>
          <w:t>VarDeclaredNames</w:t>
        </w:r>
      </w:ins>
    </w:p>
    <w:p w14:paraId="05309672" w14:textId="77777777" w:rsidR="005648C3" w:rsidRPr="00E77497" w:rsidRDefault="005648C3" w:rsidP="005648C3">
      <w:pPr>
        <w:jc w:val="left"/>
        <w:rPr>
          <w:ins w:id="17172" w:author="Rev 3 Allen Wirfs-Brock" w:date="2011-09-02T11:43:00Z"/>
        </w:rPr>
      </w:pPr>
      <w:ins w:id="17173" w:author="Rev 3 Allen Wirfs-Brock" w:date="2011-09-02T11:43:00Z">
        <w:del w:id="17174" w:author="Rev 6 Allen Wirfs-Brock" w:date="2012-02-23T15:00:00Z">
          <w:r w:rsidRPr="00E77497" w:rsidDel="00AF515E">
            <w:delText xml:space="preserve">The VarDeclaredNames of the production  </w:delText>
          </w:r>
        </w:del>
      </w:ins>
      <w:ins w:id="17175" w:author="Rev 3 Allen Wirfs-Brock" w:date="2011-09-09T16:56:00Z">
        <w:del w:id="17176" w:author="Rev 6 Allen Wirfs-Brock" w:date="2012-02-23T15:00:00Z">
          <w:r w:rsidR="00503D75" w:rsidRPr="00E77497" w:rsidDel="00AF515E">
            <w:rPr>
              <w:rFonts w:ascii="Times New Roman" w:hAnsi="Times New Roman"/>
              <w:i/>
            </w:rPr>
            <w:delText>DefaultCase</w:delText>
          </w:r>
        </w:del>
      </w:ins>
      <w:ins w:id="17177" w:author="Rev 6 Allen Wirfs-Brock" w:date="2012-02-23T15:00:00Z">
        <w:r w:rsidR="00AF515E">
          <w:rPr>
            <w:rFonts w:ascii="Times New Roman" w:hAnsi="Times New Roman"/>
            <w:i/>
          </w:rPr>
          <w:t>LabelledStatement</w:t>
        </w:r>
      </w:ins>
      <w:ins w:id="17178" w:author="Rev 3 Allen Wirfs-Brock" w:date="2011-09-02T11:4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7179" w:author="Rev 3 Allen Wirfs-Brock" w:date="2011-09-02T11:44:00Z">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w:t>
        </w:r>
      </w:ins>
      <w:ins w:id="17180" w:author="Rev 6 Allen Wirfs-Brock" w:date="2012-02-23T15:01:00Z">
        <w:r w:rsidR="00AF515E">
          <w:rPr>
            <w:rFonts w:ascii="Times New Roman" w:hAnsi="Times New Roman"/>
            <w:i/>
          </w:rPr>
          <w:t>t</w:t>
        </w:r>
      </w:ins>
      <w:ins w:id="17181" w:author="Rev 3 Allen Wirfs-Brock" w:date="2011-09-02T11:44:00Z">
        <w:del w:id="17182" w:author="Rev 6 Allen Wirfs-Brock" w:date="2012-02-23T15:00:00Z">
          <w:r w:rsidRPr="00E77497" w:rsidDel="00AF515E">
            <w:rPr>
              <w:rFonts w:ascii="Times New Roman" w:hAnsi="Times New Roman"/>
              <w:i/>
            </w:rPr>
            <w:delText>t</w:delText>
          </w:r>
        </w:del>
      </w:ins>
      <w:ins w:id="17183" w:author="Rev 3 Allen Wirfs-Brock" w:date="2011-09-02T11:43:00Z">
        <w:del w:id="17184" w:author="Rev 6 Allen Wirfs-Brock" w:date="2012-02-23T15:00:00Z">
          <w:r w:rsidRPr="00E77497" w:rsidDel="00AF515E">
            <w:delText xml:space="preserve"> is determined as follows:</w:delText>
          </w:r>
        </w:del>
      </w:ins>
    </w:p>
    <w:p w14:paraId="34083655" w14:textId="77777777" w:rsidR="005648C3" w:rsidRPr="00E77497" w:rsidRDefault="005648C3" w:rsidP="00C47E72">
      <w:pPr>
        <w:pStyle w:val="Alg4"/>
        <w:numPr>
          <w:ilvl w:val="0"/>
          <w:numId w:val="489"/>
        </w:numPr>
        <w:spacing w:after="220"/>
        <w:contextualSpacing/>
        <w:rPr>
          <w:ins w:id="17185" w:author="Rev 3 Allen Wirfs-Brock" w:date="2011-09-02T11:43:00Z"/>
        </w:rPr>
      </w:pPr>
      <w:ins w:id="17186" w:author="Rev 3 Allen Wirfs-Brock" w:date="2011-09-02T11:43:00Z">
        <w:r w:rsidRPr="00E77497">
          <w:t xml:space="preserve">Return the VarDeclaredNames of </w:t>
        </w:r>
      </w:ins>
      <w:ins w:id="17187" w:author="Rev 3 Allen Wirfs-Brock" w:date="2011-09-02T11:45:00Z">
        <w:r w:rsidRPr="00E77497">
          <w:rPr>
            <w:i/>
          </w:rPr>
          <w:t>Statement</w:t>
        </w:r>
      </w:ins>
      <w:ins w:id="17188" w:author="Rev 3 Allen Wirfs-Brock" w:date="2011-09-02T11:43:00Z">
        <w:r w:rsidRPr="00E77497">
          <w:t>.</w:t>
        </w:r>
      </w:ins>
    </w:p>
    <w:p w14:paraId="3A192715" w14:textId="77777777" w:rsidR="00AF515E" w:rsidRPr="00E77497" w:rsidRDefault="00AF515E" w:rsidP="00AF515E">
      <w:pPr>
        <w:pStyle w:val="40"/>
        <w:numPr>
          <w:ilvl w:val="0"/>
          <w:numId w:val="0"/>
        </w:numPr>
        <w:rPr>
          <w:ins w:id="17189" w:author="Rev 6 Allen Wirfs-Brock" w:date="2012-02-23T15:07:00Z"/>
        </w:rPr>
      </w:pPr>
      <w:ins w:id="17190" w:author="Rev 6 Allen Wirfs-Brock" w:date="2012-02-23T15:07:00Z">
        <w:r w:rsidRPr="00E77497">
          <w:t>Runtime Semantics</w:t>
        </w:r>
      </w:ins>
    </w:p>
    <w:p w14:paraId="71FD200D" w14:textId="77777777" w:rsidR="006B5B38" w:rsidRDefault="006B5B38" w:rsidP="006B5B38">
      <w:pPr>
        <w:keepNext/>
        <w:rPr>
          <w:ins w:id="17191" w:author="Rev 6 Allen Wirfs-Brock" w:date="2012-02-25T08:06:00Z"/>
          <w:rFonts w:ascii="Helvetica" w:hAnsi="Helvetica"/>
          <w:b/>
          <w:spacing w:val="6"/>
        </w:rPr>
      </w:pPr>
      <w:ins w:id="17192" w:author="Rev 6 Allen Wirfs-Brock" w:date="2012-02-25T08:06:00Z">
        <w:r w:rsidRPr="00E77497">
          <w:rPr>
            <w:rFonts w:ascii="Helvetica" w:hAnsi="Helvetica"/>
            <w:b/>
          </w:rPr>
          <w:t xml:space="preserve">Runtime Semantics: </w:t>
        </w:r>
      </w:ins>
      <w:ins w:id="17193" w:author="Rev 6 Allen Wirfs-Brock" w:date="2012-02-25T08:08:00Z">
        <w:r>
          <w:rPr>
            <w:rFonts w:ascii="Helvetica" w:hAnsi="Helvetica"/>
            <w:b/>
            <w:spacing w:val="6"/>
          </w:rPr>
          <w:t>Labelled Evaluation</w:t>
        </w:r>
      </w:ins>
    </w:p>
    <w:p w14:paraId="16C3813F" w14:textId="77777777" w:rsidR="006B5B38" w:rsidRPr="00FA3203" w:rsidRDefault="006B5B38" w:rsidP="006B5B38">
      <w:pPr>
        <w:ind w:left="360"/>
        <w:rPr>
          <w:ins w:id="17194" w:author="Rev 6 Allen Wirfs-Brock" w:date="2012-02-25T08:08:00Z"/>
        </w:rPr>
      </w:pPr>
      <w:ins w:id="17195" w:author="Rev 6 Allen Wirfs-Brock" w:date="2012-02-25T08:08:00Z">
        <w:r>
          <w:t>W</w:t>
        </w:r>
        <w:r w:rsidRPr="004418C4">
          <w:t xml:space="preserve">ith argument </w:t>
        </w:r>
      </w:ins>
      <w:ins w:id="17196" w:author="Rev 6 Allen Wirfs-Brock" w:date="2012-02-25T09:36:00Z">
        <w:r w:rsidR="0039293A">
          <w:rPr>
            <w:rFonts w:ascii="Times New Roman" w:hAnsi="Times New Roman"/>
            <w:i/>
          </w:rPr>
          <w:t>l</w:t>
        </w:r>
      </w:ins>
      <w:ins w:id="17197" w:author="Rev 6 Allen Wirfs-Brock" w:date="2012-02-25T08:10:00Z">
        <w:r w:rsidRPr="006B5B38">
          <w:rPr>
            <w:rFonts w:ascii="Times New Roman" w:hAnsi="Times New Roman"/>
            <w:i/>
          </w:rPr>
          <w:t>abelSet</w:t>
        </w:r>
      </w:ins>
      <w:ins w:id="17198" w:author="Rev 6 Allen Wirfs-Brock" w:date="2012-02-25T08:08:00Z">
        <w:r>
          <w:t>.</w:t>
        </w:r>
      </w:ins>
    </w:p>
    <w:p w14:paraId="6541FE5D" w14:textId="77777777" w:rsidR="006B5B38" w:rsidRPr="00E77497" w:rsidRDefault="006B5B38" w:rsidP="006B5B38">
      <w:pPr>
        <w:jc w:val="left"/>
        <w:rPr>
          <w:ins w:id="17199" w:author="Rev 6 Allen Wirfs-Brock" w:date="2012-02-25T08:06:00Z"/>
        </w:rPr>
      </w:pPr>
      <w:ins w:id="17200" w:author="Rev 6 Allen Wirfs-Brock" w:date="2012-02-25T08:06: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2FC823A2" w14:textId="77777777" w:rsidR="006B5B38" w:rsidRDefault="006B5B38" w:rsidP="006B5B38">
      <w:pPr>
        <w:pStyle w:val="Alg2"/>
        <w:numPr>
          <w:ilvl w:val="0"/>
          <w:numId w:val="677"/>
        </w:numPr>
        <w:rPr>
          <w:ins w:id="17201" w:author="Rev 6 Allen Wirfs-Brock" w:date="2012-02-25T08:06:00Z"/>
        </w:rPr>
      </w:pPr>
      <w:ins w:id="17202" w:author="Rev 6 Allen Wirfs-Brock" w:date="2012-02-25T08:06:00Z">
        <w:r>
          <w:t xml:space="preserve">Let </w:t>
        </w:r>
        <w:r w:rsidRPr="007E4BB5">
          <w:rPr>
            <w:i/>
          </w:rPr>
          <w:t>label</w:t>
        </w:r>
        <w:r>
          <w:t xml:space="preserve"> be the StringValue of </w:t>
        </w:r>
        <w:r w:rsidRPr="0020208B">
          <w:rPr>
            <w:i/>
          </w:rPr>
          <w:t>Identifi</w:t>
        </w:r>
        <w:r>
          <w:rPr>
            <w:i/>
          </w:rPr>
          <w:t>er</w:t>
        </w:r>
        <w:r>
          <w:t>.</w:t>
        </w:r>
      </w:ins>
    </w:p>
    <w:p w14:paraId="2C0BBC45" w14:textId="77777777" w:rsidR="006B5B38" w:rsidRDefault="006B5B38" w:rsidP="006B5B38">
      <w:pPr>
        <w:pStyle w:val="Alg2"/>
        <w:numPr>
          <w:ilvl w:val="0"/>
          <w:numId w:val="677"/>
        </w:numPr>
        <w:rPr>
          <w:ins w:id="17203" w:author="Rev 6 Allen Wirfs-Brock" w:date="2012-02-25T08:06:00Z"/>
        </w:rPr>
      </w:pPr>
      <w:ins w:id="17204" w:author="Rev 6 Allen Wirfs-Brock" w:date="2012-02-25T08:06:00Z">
        <w:r>
          <w:t xml:space="preserve">Let </w:t>
        </w:r>
      </w:ins>
      <w:ins w:id="17205" w:author="Rev 6 Allen Wirfs-Brock" w:date="2012-02-25T08:10:00Z">
        <w:r>
          <w:rPr>
            <w:i/>
          </w:rPr>
          <w:t xml:space="preserve">newLabelSet </w:t>
        </w:r>
      </w:ins>
      <w:ins w:id="17206" w:author="Rev 6 Allen Wirfs-Brock" w:date="2012-02-25T08:06:00Z">
        <w:r>
          <w:t xml:space="preserve"> be a new List containing  </w:t>
        </w:r>
        <w:r w:rsidRPr="007E4BB5">
          <w:rPr>
            <w:i/>
          </w:rPr>
          <w:t>label</w:t>
        </w:r>
        <w:r>
          <w:t xml:space="preserve"> and the elements of  </w:t>
        </w:r>
      </w:ins>
      <w:ins w:id="17207" w:author="Rev 6 Allen Wirfs-Brock" w:date="2012-02-25T09:36:00Z">
        <w:r w:rsidR="0039293A">
          <w:rPr>
            <w:i/>
          </w:rPr>
          <w:t>l</w:t>
        </w:r>
      </w:ins>
      <w:ins w:id="17208" w:author="Rev 6 Allen Wirfs-Brock" w:date="2012-02-25T08:06:00Z">
        <w:r w:rsidRPr="006A5E27">
          <w:rPr>
            <w:i/>
          </w:rPr>
          <w:t>abe</w:t>
        </w:r>
        <w:r>
          <w:rPr>
            <w:i/>
          </w:rPr>
          <w:t>l</w:t>
        </w:r>
        <w:r w:rsidRPr="006A5E27">
          <w:rPr>
            <w:i/>
          </w:rPr>
          <w:t>Set</w:t>
        </w:r>
        <w:r>
          <w:t>.</w:t>
        </w:r>
      </w:ins>
    </w:p>
    <w:p w14:paraId="5942624E" w14:textId="77777777" w:rsidR="006B5B38" w:rsidRDefault="006B5B38" w:rsidP="006B5B38">
      <w:pPr>
        <w:pStyle w:val="Alg2"/>
        <w:numPr>
          <w:ilvl w:val="0"/>
          <w:numId w:val="677"/>
        </w:numPr>
        <w:rPr>
          <w:ins w:id="17209" w:author="Rev 6 Allen Wirfs-Brock" w:date="2012-02-25T08:12:00Z"/>
        </w:rPr>
      </w:pPr>
      <w:ins w:id="17210" w:author="Rev 6 Allen Wirfs-Brock" w:date="2012-02-25T08:12:00Z">
        <w:r>
          <w:t xml:space="preserve">If Statement is </w:t>
        </w:r>
      </w:ins>
      <w:ins w:id="17211" w:author="Rev 6 Allen Wirfs-Brock" w:date="2012-02-25T09:33:00Z">
        <w:r w:rsidR="0039293A">
          <w:t>either</w:t>
        </w:r>
      </w:ins>
      <w:ins w:id="17212" w:author="Rev 6 Allen Wirfs-Brock" w:date="2012-02-25T08:12:00Z">
        <w:r>
          <w:t xml:space="preserve"> </w:t>
        </w:r>
        <w:r w:rsidRPr="006B5B38">
          <w:rPr>
            <w:i/>
          </w:rPr>
          <w:t>LabelledStatement</w:t>
        </w:r>
      </w:ins>
      <w:ins w:id="17213" w:author="Rev 6 Allen Wirfs-Brock" w:date="2012-02-25T08:14:00Z">
        <w:r>
          <w:t xml:space="preserve"> or</w:t>
        </w:r>
      </w:ins>
      <w:ins w:id="17214" w:author="Rev 6 Allen Wirfs-Brock" w:date="2012-02-25T08:15:00Z">
        <w:r>
          <w:t xml:space="preserve"> </w:t>
        </w:r>
      </w:ins>
      <w:ins w:id="17215" w:author="Rev 6 Allen Wirfs-Brock" w:date="2012-02-25T09:32:00Z">
        <w:r w:rsidR="0039293A">
          <w:rPr>
            <w:i/>
          </w:rPr>
          <w:t>Breakable</w:t>
        </w:r>
      </w:ins>
      <w:ins w:id="17216" w:author="Rev 6 Allen Wirfs-Brock" w:date="2012-02-25T08:15:00Z">
        <w:r w:rsidRPr="00E77497">
          <w:rPr>
            <w:i/>
          </w:rPr>
          <w:t>Statement</w:t>
        </w:r>
      </w:ins>
      <w:ins w:id="17217" w:author="Rev 6 Allen Wirfs-Brock" w:date="2012-02-25T08:16:00Z">
        <w:r w:rsidR="00364EA2">
          <w:t>,</w:t>
        </w:r>
      </w:ins>
      <w:ins w:id="17218" w:author="Rev 6 Allen Wirfs-Brock" w:date="2012-02-25T08:14:00Z">
        <w:r>
          <w:t xml:space="preserve"> </w:t>
        </w:r>
      </w:ins>
      <w:ins w:id="17219" w:author="Rev 6 Allen Wirfs-Brock" w:date="2012-02-25T08:15:00Z">
        <w:r>
          <w:t>then</w:t>
        </w:r>
      </w:ins>
    </w:p>
    <w:p w14:paraId="62C22FDD" w14:textId="77777777" w:rsidR="00364EA2" w:rsidRDefault="00364EA2" w:rsidP="00364EA2">
      <w:pPr>
        <w:pStyle w:val="Alg2"/>
        <w:numPr>
          <w:ilvl w:val="1"/>
          <w:numId w:val="677"/>
        </w:numPr>
        <w:rPr>
          <w:ins w:id="17220" w:author="Rev 6 Allen Wirfs-Brock" w:date="2012-02-25T08:16:00Z"/>
        </w:rPr>
      </w:pPr>
      <w:ins w:id="17221" w:author="Rev 6 Allen Wirfs-Brock" w:date="2012-02-25T08:16:00Z">
        <w:r w:rsidRPr="00E77497">
          <w:t xml:space="preserve">Let </w:t>
        </w:r>
        <w:r>
          <w:rPr>
            <w:i/>
          </w:rPr>
          <w:t>stmtResult</w:t>
        </w:r>
        <w:r w:rsidRPr="00E77497">
          <w:t xml:space="preserve"> be the result of</w:t>
        </w:r>
      </w:ins>
      <w:ins w:id="17222" w:author="Rev 6 Allen Wirfs-Brock" w:date="2012-02-25T08:17:00Z">
        <w:r>
          <w:t xml:space="preserve"> performing Labelled Evaluation of</w:t>
        </w:r>
      </w:ins>
      <w:ins w:id="17223" w:author="Rev 6 Allen Wirfs-Brock" w:date="2012-02-25T08:21:00Z">
        <w:r>
          <w:t xml:space="preserve"> </w:t>
        </w:r>
        <w:r>
          <w:rPr>
            <w:i/>
          </w:rPr>
          <w:t>Statement</w:t>
        </w:r>
        <w:r w:rsidRPr="00E77497">
          <w:rPr>
            <w:i/>
          </w:rPr>
          <w:t xml:space="preserve"> </w:t>
        </w:r>
      </w:ins>
      <w:ins w:id="17224" w:author="Rev 6 Allen Wirfs-Brock" w:date="2012-02-25T08:17:00Z">
        <w:r>
          <w:t>w</w:t>
        </w:r>
      </w:ins>
      <w:ins w:id="17225" w:author="Rev 6 Allen Wirfs-Brock" w:date="2012-02-25T08:21:00Z">
        <w:r>
          <w:t>i</w:t>
        </w:r>
      </w:ins>
      <w:ins w:id="17226" w:author="Rev 6 Allen Wirfs-Brock" w:date="2012-02-25T08:17:00Z">
        <w:r>
          <w:t xml:space="preserve">th argument </w:t>
        </w:r>
        <w:r w:rsidRPr="00364EA2">
          <w:rPr>
            <w:i/>
          </w:rPr>
          <w:t>newLabelSet</w:t>
        </w:r>
        <w:r>
          <w:t>.</w:t>
        </w:r>
      </w:ins>
    </w:p>
    <w:p w14:paraId="4EB30FD8" w14:textId="77777777" w:rsidR="00364EA2" w:rsidRDefault="00364EA2" w:rsidP="006B5B38">
      <w:pPr>
        <w:pStyle w:val="Alg2"/>
        <w:numPr>
          <w:ilvl w:val="0"/>
          <w:numId w:val="677"/>
        </w:numPr>
        <w:rPr>
          <w:ins w:id="17227" w:author="Rev 6 Allen Wirfs-Brock" w:date="2012-02-25T08:17:00Z"/>
        </w:rPr>
      </w:pPr>
      <w:ins w:id="17228" w:author="Rev 6 Allen Wirfs-Brock" w:date="2012-02-25T08:17:00Z">
        <w:r>
          <w:t>Else,</w:t>
        </w:r>
      </w:ins>
    </w:p>
    <w:p w14:paraId="4673B426" w14:textId="77777777" w:rsidR="006B5B38" w:rsidRPr="00E77497" w:rsidRDefault="006B5B38" w:rsidP="00364EA2">
      <w:pPr>
        <w:pStyle w:val="Alg2"/>
        <w:numPr>
          <w:ilvl w:val="1"/>
          <w:numId w:val="677"/>
        </w:numPr>
        <w:rPr>
          <w:ins w:id="17229" w:author="Rev 6 Allen Wirfs-Brock" w:date="2012-02-25T08:06:00Z"/>
        </w:rPr>
      </w:pPr>
      <w:ins w:id="17230" w:author="Rev 6 Allen Wirfs-Brock" w:date="2012-02-25T08:06:00Z">
        <w:r w:rsidRPr="00E77497">
          <w:t xml:space="preserve">Let </w:t>
        </w:r>
        <w:r>
          <w:rPr>
            <w:i/>
          </w:rPr>
          <w:t>stmtResult</w:t>
        </w:r>
        <w:r w:rsidRPr="00E77497">
          <w:t xml:space="preserve"> be the result of evaluating </w:t>
        </w:r>
        <w:r>
          <w:rPr>
            <w:i/>
          </w:rPr>
          <w:t>Statement</w:t>
        </w:r>
        <w:r w:rsidRPr="00E77497">
          <w:t>.</w:t>
        </w:r>
      </w:ins>
    </w:p>
    <w:p w14:paraId="5FD2F81C" w14:textId="77777777" w:rsidR="006B5B38" w:rsidRPr="007E4BB5" w:rsidRDefault="006B5B38" w:rsidP="006B5B38">
      <w:pPr>
        <w:pStyle w:val="Alg2"/>
        <w:numPr>
          <w:ilvl w:val="0"/>
          <w:numId w:val="677"/>
        </w:numPr>
        <w:contextualSpacing/>
        <w:rPr>
          <w:ins w:id="17231" w:author="Rev 6 Allen Wirfs-Brock" w:date="2012-02-25T08:06:00Z"/>
        </w:rPr>
      </w:pPr>
      <w:ins w:id="17232" w:author="Rev 6 Allen Wirfs-Brock" w:date="2012-02-25T08:06:00Z">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ins>
    </w:p>
    <w:p w14:paraId="3B853000" w14:textId="77777777" w:rsidR="006B5B38" w:rsidRDefault="006B5B38" w:rsidP="006B5B38">
      <w:pPr>
        <w:pStyle w:val="Alg2"/>
        <w:numPr>
          <w:ilvl w:val="1"/>
          <w:numId w:val="677"/>
        </w:numPr>
        <w:contextualSpacing/>
        <w:rPr>
          <w:ins w:id="17233" w:author="Rev 6 Allen Wirfs-Brock" w:date="2012-02-25T08:06:00Z"/>
        </w:rPr>
      </w:pPr>
      <w:ins w:id="17234" w:author="Rev 6 Allen Wirfs-Brock" w:date="2012-02-25T08:06:00Z">
        <w:r>
          <w:t>Let result be NormalCompletion(</w:t>
        </w:r>
        <w:r>
          <w:rPr>
            <w:i/>
          </w:rPr>
          <w:t>stmtResult</w:t>
        </w:r>
        <w:r>
          <w:t>.[[value]]).</w:t>
        </w:r>
      </w:ins>
    </w:p>
    <w:p w14:paraId="7F8F4411" w14:textId="77777777" w:rsidR="006B5B38" w:rsidRDefault="006B5B38" w:rsidP="006B5B38">
      <w:pPr>
        <w:pStyle w:val="Alg2"/>
        <w:numPr>
          <w:ilvl w:val="0"/>
          <w:numId w:val="677"/>
        </w:numPr>
        <w:contextualSpacing/>
        <w:rPr>
          <w:ins w:id="17235" w:author="Rev 6 Allen Wirfs-Brock" w:date="2012-02-25T08:06:00Z"/>
        </w:rPr>
      </w:pPr>
      <w:ins w:id="17236" w:author="Rev 6 Allen Wirfs-Brock" w:date="2012-02-25T08:06:00Z">
        <w:r>
          <w:t xml:space="preserve">Else, let </w:t>
        </w:r>
        <w:r w:rsidRPr="00537A6F">
          <w:rPr>
            <w:i/>
          </w:rPr>
          <w:t>result</w:t>
        </w:r>
        <w:r>
          <w:t xml:space="preserve"> be </w:t>
        </w:r>
        <w:r w:rsidRPr="00537A6F">
          <w:rPr>
            <w:i/>
          </w:rPr>
          <w:t>stmtResult</w:t>
        </w:r>
        <w:r>
          <w:t>.</w:t>
        </w:r>
      </w:ins>
    </w:p>
    <w:p w14:paraId="363338BD" w14:textId="77777777" w:rsidR="006B5B38" w:rsidRPr="00E77497" w:rsidRDefault="006B5B38" w:rsidP="006B5B38">
      <w:pPr>
        <w:pStyle w:val="Alg2"/>
        <w:numPr>
          <w:ilvl w:val="0"/>
          <w:numId w:val="677"/>
        </w:numPr>
        <w:spacing w:after="220"/>
        <w:rPr>
          <w:ins w:id="17237" w:author="Rev 6 Allen Wirfs-Brock" w:date="2012-02-25T08:06:00Z"/>
        </w:rPr>
      </w:pPr>
      <w:ins w:id="17238" w:author="Rev 6 Allen Wirfs-Brock" w:date="2012-02-25T08:06:00Z">
        <w:r w:rsidRPr="00E77497">
          <w:t xml:space="preserve">Return </w:t>
        </w:r>
        <w:r w:rsidRPr="00F460AA">
          <w:rPr>
            <w:i/>
          </w:rPr>
          <w:t>result</w:t>
        </w:r>
        <w:r w:rsidRPr="00E77497">
          <w:t>.</w:t>
        </w:r>
      </w:ins>
    </w:p>
    <w:p w14:paraId="6614682D" w14:textId="77777777" w:rsidR="00AF515E" w:rsidRDefault="00AF515E" w:rsidP="00AF515E">
      <w:pPr>
        <w:keepNext/>
        <w:rPr>
          <w:ins w:id="17239" w:author="Rev 6 Allen Wirfs-Brock" w:date="2012-02-23T15:07:00Z"/>
          <w:rFonts w:ascii="Helvetica" w:hAnsi="Helvetica"/>
          <w:b/>
          <w:spacing w:val="6"/>
        </w:rPr>
      </w:pPr>
      <w:ins w:id="17240" w:author="Rev 6 Allen Wirfs-Brock" w:date="2012-02-23T15:07:00Z">
        <w:r w:rsidRPr="00E77497">
          <w:rPr>
            <w:rFonts w:ascii="Helvetica" w:hAnsi="Helvetica"/>
            <w:b/>
          </w:rPr>
          <w:t xml:space="preserve">Runtime Semantics: </w:t>
        </w:r>
        <w:r>
          <w:rPr>
            <w:rFonts w:ascii="Helvetica" w:hAnsi="Helvetica"/>
            <w:b/>
            <w:spacing w:val="6"/>
          </w:rPr>
          <w:t>Evaluation</w:t>
        </w:r>
      </w:ins>
    </w:p>
    <w:p w14:paraId="37ED650F" w14:textId="77777777" w:rsidR="004C02EF" w:rsidRPr="00E77497" w:rsidDel="00C56970" w:rsidRDefault="004C02EF" w:rsidP="004C02EF">
      <w:pPr>
        <w:rPr>
          <w:del w:id="17241" w:author="Rev 6 Allen Wirfs-Brock" w:date="2012-02-23T18:10:00Z"/>
        </w:rPr>
      </w:pPr>
      <w:del w:id="17242" w:author="Rev 6 Allen Wirfs-Brock" w:date="2012-02-23T18:10:00Z">
        <w:r w:rsidRPr="00E77497" w:rsidDel="00C56970">
          <w:delText xml:space="preserve">The production </w:delText>
        </w:r>
        <w:r w:rsidRPr="00E77497" w:rsidDel="00C56970">
          <w:rPr>
            <w:rFonts w:ascii="Times New Roman" w:hAnsi="Times New Roman"/>
            <w:i/>
          </w:rPr>
          <w:delText xml:space="preserve">Identifier </w:delText>
        </w:r>
        <w:r w:rsidRPr="00E77497" w:rsidDel="00C56970">
          <w:rPr>
            <w:rFonts w:ascii="Courier New" w:hAnsi="Courier New"/>
            <w:b/>
          </w:rPr>
          <w:delText>:</w:delText>
        </w:r>
        <w:r w:rsidRPr="00E77497" w:rsidDel="00C56970">
          <w:rPr>
            <w:rFonts w:ascii="Times New Roman" w:hAnsi="Times New Roman"/>
            <w:i/>
          </w:rPr>
          <w:delText xml:space="preserve"> Statement </w:delText>
        </w:r>
        <w:r w:rsidRPr="00E77497" w:rsidDel="00C56970">
          <w:delText xml:space="preserve">is evaluated by adding </w:delText>
        </w:r>
        <w:r w:rsidRPr="00E77497" w:rsidDel="00C56970">
          <w:rPr>
            <w:rFonts w:ascii="Times New Roman" w:hAnsi="Times New Roman"/>
            <w:i/>
          </w:rPr>
          <w:delText>Identifier</w:delText>
        </w:r>
        <w:r w:rsidRPr="00E77497" w:rsidDel="00C56970">
          <w:delText xml:space="preserve"> to the label set of </w:delText>
        </w:r>
        <w:r w:rsidRPr="00E77497" w:rsidDel="00C56970">
          <w:rPr>
            <w:rFonts w:ascii="Times New Roman" w:hAnsi="Times New Roman"/>
            <w:i/>
          </w:rPr>
          <w:delText>Statement</w:delText>
        </w:r>
        <w:r w:rsidRPr="00E77497" w:rsidDel="00C56970">
          <w:delText xml:space="preserve"> and then evaluating </w:delText>
        </w:r>
        <w:r w:rsidRPr="00E77497" w:rsidDel="00C56970">
          <w:rPr>
            <w:rFonts w:ascii="Times New Roman" w:hAnsi="Times New Roman"/>
            <w:i/>
          </w:rPr>
          <w:delText>Statement</w:delText>
        </w:r>
        <w:r w:rsidRPr="00E77497" w:rsidDel="00C56970">
          <w:delText xml:space="preserve">. If the </w:delText>
        </w:r>
        <w:r w:rsidRPr="00E77497" w:rsidDel="00C56970">
          <w:rPr>
            <w:rFonts w:ascii="Times New Roman" w:hAnsi="Times New Roman"/>
            <w:i/>
          </w:rPr>
          <w:delText>LabelledStatement</w:delText>
        </w:r>
        <w:r w:rsidRPr="00E77497" w:rsidDel="00C56970">
          <w:delText xml:space="preserve"> itself has a non-empty label set, these labels are also added to the label set of </w:delText>
        </w:r>
        <w:r w:rsidRPr="00E77497" w:rsidDel="00C56970">
          <w:rPr>
            <w:rFonts w:ascii="Times New Roman" w:hAnsi="Times New Roman"/>
            <w:i/>
          </w:rPr>
          <w:delText>Statement</w:delText>
        </w:r>
        <w:r w:rsidRPr="00E77497" w:rsidDel="00C56970">
          <w:delText xml:space="preserve"> before evaluating it. If the result of evaluating </w:delText>
        </w:r>
        <w:r w:rsidRPr="00E77497" w:rsidDel="00C56970">
          <w:rPr>
            <w:rFonts w:ascii="Times New Roman" w:hAnsi="Times New Roman"/>
            <w:i/>
          </w:rPr>
          <w:delText>Statement</w:delText>
        </w:r>
        <w:r w:rsidRPr="00E77497" w:rsidDel="00C56970">
          <w:delText xml:space="preserve"> is (</w:delText>
        </w:r>
        <w:r w:rsidRPr="00E77497" w:rsidDel="00C56970">
          <w:rPr>
            <w:b/>
          </w:rPr>
          <w:delText>break</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rFonts w:ascii="Times New Roman" w:hAnsi="Times New Roman"/>
            <w:i/>
          </w:rPr>
          <w:delText>L</w:delText>
        </w:r>
        <w:r w:rsidRPr="00E77497" w:rsidDel="00C56970">
          <w:delText xml:space="preserve">) where </w:delText>
        </w:r>
        <w:r w:rsidRPr="00E77497" w:rsidDel="00C56970">
          <w:rPr>
            <w:rFonts w:ascii="Times New Roman" w:hAnsi="Times New Roman"/>
            <w:i/>
          </w:rPr>
          <w:delText>L</w:delText>
        </w:r>
        <w:r w:rsidRPr="00E77497" w:rsidDel="00C56970">
          <w:delText xml:space="preserve"> is equal to </w:delText>
        </w:r>
        <w:r w:rsidRPr="00E77497" w:rsidDel="00C56970">
          <w:rPr>
            <w:rFonts w:ascii="Times New Roman" w:hAnsi="Times New Roman"/>
            <w:i/>
          </w:rPr>
          <w:delText>Identifier</w:delText>
        </w:r>
        <w:r w:rsidRPr="00E77497" w:rsidDel="00C56970">
          <w:delText>, the production results in (</w:delText>
        </w:r>
        <w:r w:rsidRPr="00E77497" w:rsidDel="00C56970">
          <w:rPr>
            <w:b/>
          </w:rPr>
          <w:delText>normal</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b/>
          </w:rPr>
          <w:delText>empty</w:delText>
        </w:r>
        <w:r w:rsidRPr="00E77497" w:rsidDel="00C56970">
          <w:delText>).</w:delText>
        </w:r>
      </w:del>
    </w:p>
    <w:p w14:paraId="294ABAB4" w14:textId="77777777" w:rsidR="00506721" w:rsidRPr="00E77497" w:rsidRDefault="00506721" w:rsidP="00506721">
      <w:pPr>
        <w:jc w:val="left"/>
        <w:rPr>
          <w:ins w:id="17243" w:author="Rev 6 Allen Wirfs-Brock" w:date="2012-02-23T15:10:00Z"/>
        </w:rPr>
      </w:pPr>
      <w:ins w:id="17244" w:author="Rev 6 Allen Wirfs-Brock" w:date="2012-02-23T15:10: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32E96575" w14:textId="77777777" w:rsidR="007E4BB5" w:rsidRDefault="00364EA2" w:rsidP="00364EA2">
      <w:pPr>
        <w:pStyle w:val="Alg2"/>
        <w:numPr>
          <w:ilvl w:val="0"/>
          <w:numId w:val="678"/>
        </w:numPr>
        <w:rPr>
          <w:ins w:id="17245" w:author="Rev 6 Allen Wirfs-Brock" w:date="2012-02-23T16:07:00Z"/>
        </w:rPr>
      </w:pPr>
      <w:ins w:id="17246" w:author="Rev 6 Allen Wirfs-Brock" w:date="2012-02-25T08:19:00Z">
        <w:r>
          <w:t xml:space="preserve">Let </w:t>
        </w:r>
        <w:r>
          <w:rPr>
            <w:i/>
          </w:rPr>
          <w:t xml:space="preserve">newLabelSet </w:t>
        </w:r>
        <w:r>
          <w:t xml:space="preserve"> be a new empty List.</w:t>
        </w:r>
      </w:ins>
    </w:p>
    <w:p w14:paraId="3EE5F9B8" w14:textId="77777777" w:rsidR="00506721" w:rsidRPr="00E77497" w:rsidRDefault="00506721" w:rsidP="00364EA2">
      <w:pPr>
        <w:pStyle w:val="Alg2"/>
        <w:numPr>
          <w:ilvl w:val="0"/>
          <w:numId w:val="678"/>
        </w:numPr>
        <w:spacing w:after="220"/>
        <w:rPr>
          <w:ins w:id="17247" w:author="Rev 6 Allen Wirfs-Brock" w:date="2012-02-23T15:10:00Z"/>
        </w:rPr>
      </w:pPr>
      <w:ins w:id="17248" w:author="Rev 6 Allen Wirfs-Brock" w:date="2012-02-23T15:10:00Z">
        <w:r w:rsidRPr="00E77497">
          <w:t xml:space="preserve">Return </w:t>
        </w:r>
      </w:ins>
      <w:ins w:id="17249" w:author="Rev 6 Allen Wirfs-Brock" w:date="2012-02-25T08:20:00Z">
        <w:r w:rsidR="00364EA2" w:rsidRPr="00E77497">
          <w:t>the result of</w:t>
        </w:r>
        <w:r w:rsidR="00364EA2">
          <w:t xml:space="preserve"> performing Labelled Evaluation of</w:t>
        </w:r>
      </w:ins>
      <w:ins w:id="17250" w:author="Rev 6 Allen Wirfs-Brock" w:date="2012-02-25T08:22:00Z">
        <w:r w:rsidR="00364EA2">
          <w:t xml:space="preserve"> this</w:t>
        </w:r>
      </w:ins>
      <w:ins w:id="17251" w:author="Rev 6 Allen Wirfs-Brock" w:date="2012-02-25T08:20:00Z">
        <w:r w:rsidR="00364EA2">
          <w:t xml:space="preserve"> </w:t>
        </w:r>
      </w:ins>
      <w:ins w:id="17252" w:author="Rev 6 Allen Wirfs-Brock" w:date="2012-02-25T08:21:00Z">
        <w:r w:rsidR="00364EA2">
          <w:rPr>
            <w:i/>
          </w:rPr>
          <w:t>LabelledStatement</w:t>
        </w:r>
        <w:r w:rsidR="00364EA2" w:rsidRPr="00E77497">
          <w:rPr>
            <w:i/>
          </w:rPr>
          <w:t xml:space="preserve"> </w:t>
        </w:r>
      </w:ins>
      <w:ins w:id="17253" w:author="Rev 6 Allen Wirfs-Brock" w:date="2012-02-25T08:20:00Z">
        <w:r w:rsidR="00364EA2">
          <w:t xml:space="preserve">wth argument </w:t>
        </w:r>
        <w:r w:rsidR="00364EA2" w:rsidRPr="00364EA2">
          <w:rPr>
            <w:i/>
          </w:rPr>
          <w:t>newLabelSet</w:t>
        </w:r>
        <w:r w:rsidR="00364EA2">
          <w:t>.</w:t>
        </w:r>
      </w:ins>
    </w:p>
    <w:p w14:paraId="17A9D4DF" w14:textId="77777777" w:rsidR="004C02EF" w:rsidRPr="00E77497" w:rsidDel="00C56970" w:rsidRDefault="004C02EF" w:rsidP="004C02EF">
      <w:pPr>
        <w:rPr>
          <w:del w:id="17254" w:author="Rev 6 Allen Wirfs-Brock" w:date="2012-02-23T18:10:00Z"/>
        </w:rPr>
      </w:pPr>
      <w:del w:id="17255" w:author="Rev 6 Allen Wirfs-Brock" w:date="2012-02-23T18:10:00Z">
        <w:r w:rsidRPr="00E77497" w:rsidDel="00C56970">
          <w:delText xml:space="preserve">Prior to the evaluation of a </w:delText>
        </w:r>
        <w:r w:rsidRPr="00E77497" w:rsidDel="00C56970">
          <w:rPr>
            <w:rFonts w:ascii="Times New Roman" w:hAnsi="Times New Roman"/>
            <w:i/>
          </w:rPr>
          <w:delText>LabelledStatement</w:delText>
        </w:r>
        <w:r w:rsidRPr="00E77497" w:rsidDel="00C56970">
          <w:delText xml:space="preserve">, the contained </w:delText>
        </w:r>
        <w:r w:rsidRPr="00E77497" w:rsidDel="00C56970">
          <w:rPr>
            <w:rFonts w:ascii="Times New Roman" w:hAnsi="Times New Roman"/>
            <w:i/>
          </w:rPr>
          <w:delText>Statement</w:delText>
        </w:r>
        <w:r w:rsidRPr="00E77497" w:rsidDel="00C56970">
          <w:delText xml:space="preserve"> is regarded as possessing an empty label set, unless it is an </w:delText>
        </w:r>
        <w:r w:rsidRPr="00E77497" w:rsidDel="00C56970">
          <w:rPr>
            <w:rFonts w:ascii="Times New Roman" w:hAnsi="Times New Roman"/>
            <w:i/>
          </w:rPr>
          <w:delText>IterationStatement</w:delText>
        </w:r>
        <w:r w:rsidRPr="00E77497" w:rsidDel="00C56970">
          <w:delText xml:space="preserve"> or a </w:delText>
        </w:r>
        <w:r w:rsidRPr="00E77497" w:rsidDel="00C56970">
          <w:rPr>
            <w:rFonts w:ascii="Times New Roman" w:hAnsi="Times New Roman"/>
            <w:i/>
          </w:rPr>
          <w:delText>SwitchStatement</w:delText>
        </w:r>
        <w:r w:rsidRPr="00E77497" w:rsidDel="00C56970">
          <w:delText xml:space="preserve">, in which case it is regarded as possessing a label set consisting of the single element, </w:delText>
        </w:r>
        <w:r w:rsidRPr="00E77497" w:rsidDel="00C56970">
          <w:rPr>
            <w:b/>
          </w:rPr>
          <w:delText>empty</w:delText>
        </w:r>
        <w:r w:rsidRPr="00E77497" w:rsidDel="00C56970">
          <w:delText>.</w:delText>
        </w:r>
      </w:del>
    </w:p>
    <w:p w14:paraId="69583E5C" w14:textId="77777777" w:rsidR="004C02EF" w:rsidRPr="00E77497" w:rsidRDefault="004C02EF" w:rsidP="00B43482">
      <w:pPr>
        <w:pStyle w:val="20"/>
        <w:numPr>
          <w:ilvl w:val="0"/>
          <w:numId w:val="0"/>
        </w:numPr>
      </w:pPr>
      <w:bookmarkStart w:id="17256" w:name="_Toc417706231"/>
      <w:bookmarkStart w:id="17257" w:name="_Ref456011222"/>
      <w:bookmarkStart w:id="17258" w:name="_Ref457437679"/>
      <w:bookmarkStart w:id="17259" w:name="_Ref457707594"/>
      <w:bookmarkStart w:id="17260" w:name="_Ref457792687"/>
      <w:bookmarkStart w:id="17261" w:name="_Toc472818891"/>
      <w:bookmarkStart w:id="17262" w:name="_Toc404439291"/>
      <w:bookmarkStart w:id="17263" w:name="_Toc235503467"/>
      <w:bookmarkStart w:id="17264" w:name="_Toc241509242"/>
      <w:bookmarkStart w:id="17265" w:name="_Toc244416729"/>
      <w:bookmarkStart w:id="17266" w:name="_Toc276631093"/>
      <w:bookmarkStart w:id="17267" w:name="_Toc323907725"/>
      <w:r w:rsidRPr="00E77497">
        <w:t>12.13</w:t>
      </w:r>
      <w:r w:rsidRPr="00E77497">
        <w:tab/>
        <w:t xml:space="preserve">The </w:t>
      </w:r>
      <w:r w:rsidRPr="00E77497">
        <w:rPr>
          <w:rFonts w:ascii="Courier New" w:hAnsi="Courier New"/>
          <w:sz w:val="20"/>
        </w:rPr>
        <w:t>throw</w:t>
      </w:r>
      <w:r w:rsidRPr="00E77497">
        <w:t xml:space="preserve"> </w:t>
      </w:r>
      <w:bookmarkEnd w:id="17256"/>
      <w:bookmarkEnd w:id="17257"/>
      <w:bookmarkEnd w:id="17258"/>
      <w:bookmarkEnd w:id="17259"/>
      <w:bookmarkEnd w:id="17260"/>
      <w:bookmarkEnd w:id="17261"/>
      <w:bookmarkEnd w:id="17263"/>
      <w:r w:rsidRPr="00E77497">
        <w:t>Statement</w:t>
      </w:r>
      <w:bookmarkEnd w:id="17264"/>
      <w:bookmarkEnd w:id="17265"/>
      <w:bookmarkEnd w:id="17266"/>
      <w:bookmarkEnd w:id="17267"/>
    </w:p>
    <w:p w14:paraId="795D36F8" w14:textId="77777777" w:rsidR="004C02EF" w:rsidRPr="00E77497" w:rsidRDefault="004C02EF" w:rsidP="004C02EF">
      <w:pPr>
        <w:pStyle w:val="Syntax"/>
      </w:pPr>
      <w:r w:rsidRPr="00E77497">
        <w:t>Syntax</w:t>
      </w:r>
    </w:p>
    <w:p w14:paraId="0812C959"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53C31B8B"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7F0496E2" w14:textId="77777777" w:rsidR="004C02EF" w:rsidRPr="00E77497" w:rsidRDefault="004C02EF" w:rsidP="004C02EF">
      <w:pPr>
        <w:pStyle w:val="Syntax"/>
      </w:pPr>
      <w:r w:rsidRPr="00E77497">
        <w:t>Semantics</w:t>
      </w:r>
    </w:p>
    <w:p w14:paraId="6E1D51D0"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75D8802F" w14:textId="77777777"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14:paraId="0DBA935F" w14:textId="77777777" w:rsidR="004C02EF" w:rsidRPr="00E77497" w:rsidRDefault="004C02EF" w:rsidP="00C47E72">
      <w:pPr>
        <w:pStyle w:val="Alg2"/>
        <w:numPr>
          <w:ilvl w:val="0"/>
          <w:numId w:val="135"/>
        </w:numPr>
        <w:spacing w:after="220"/>
      </w:pPr>
      <w:r w:rsidRPr="00E77497">
        <w:t>Return (</w:t>
      </w:r>
      <w:r w:rsidRPr="00E77497">
        <w:rPr>
          <w:rFonts w:ascii="Arial" w:hAnsi="Arial" w:cs="Arial"/>
        </w:rPr>
        <w:t>throw</w:t>
      </w:r>
      <w:r w:rsidRPr="00E77497">
        <w:t>, GetValue(</w:t>
      </w:r>
      <w:r w:rsidRPr="00E77497">
        <w:rPr>
          <w:i/>
        </w:rPr>
        <w:t>exprRef</w:t>
      </w:r>
      <w:r w:rsidRPr="00E77497">
        <w:t xml:space="preserve">), </w:t>
      </w:r>
      <w:r w:rsidRPr="00E77497">
        <w:rPr>
          <w:rFonts w:ascii="Arial" w:hAnsi="Arial" w:cs="Arial"/>
        </w:rPr>
        <w:t>empty</w:t>
      </w:r>
      <w:r w:rsidRPr="00E77497">
        <w:t>).</w:t>
      </w:r>
    </w:p>
    <w:p w14:paraId="49B46693" w14:textId="77777777" w:rsidR="004C02EF" w:rsidRPr="00E77497" w:rsidRDefault="004C02EF" w:rsidP="00B43482">
      <w:pPr>
        <w:pStyle w:val="20"/>
        <w:numPr>
          <w:ilvl w:val="0"/>
          <w:numId w:val="0"/>
        </w:numPr>
      </w:pPr>
      <w:bookmarkStart w:id="17268" w:name="_Toc417706232"/>
      <w:bookmarkStart w:id="17269" w:name="_Ref440445607"/>
      <w:bookmarkStart w:id="17270" w:name="_Ref440445697"/>
      <w:bookmarkStart w:id="17271" w:name="_Ref451680203"/>
      <w:bookmarkStart w:id="17272" w:name="_Ref457437680"/>
      <w:bookmarkStart w:id="17273" w:name="_Ref457437681"/>
      <w:bookmarkStart w:id="17274" w:name="_Ref457437682"/>
      <w:bookmarkStart w:id="17275" w:name="_Ref457707597"/>
      <w:bookmarkStart w:id="17276" w:name="_Ref457708469"/>
      <w:bookmarkStart w:id="17277" w:name="_Ref457708470"/>
      <w:bookmarkStart w:id="17278" w:name="_Ref457792688"/>
      <w:bookmarkStart w:id="17279" w:name="_Ref457792814"/>
      <w:bookmarkStart w:id="17280" w:name="_Ref457792815"/>
      <w:bookmarkStart w:id="17281" w:name="_Ref458336613"/>
      <w:bookmarkStart w:id="17282" w:name="_Toc472818892"/>
      <w:bookmarkStart w:id="17283" w:name="_Toc235503468"/>
      <w:bookmarkStart w:id="17284" w:name="_Toc241509243"/>
      <w:bookmarkStart w:id="17285" w:name="_Toc244416730"/>
      <w:bookmarkStart w:id="17286" w:name="_Toc276631094"/>
      <w:bookmarkStart w:id="17287" w:name="_Toc323907726"/>
      <w:r w:rsidRPr="00E77497">
        <w:t>12.14</w:t>
      </w:r>
      <w:r w:rsidRPr="00E77497">
        <w:tab/>
        <w:t xml:space="preserve">The </w:t>
      </w:r>
      <w:r w:rsidRPr="00E77497">
        <w:rPr>
          <w:rFonts w:ascii="Courier New" w:hAnsi="Courier New"/>
          <w:sz w:val="20"/>
        </w:rPr>
        <w:t>try</w:t>
      </w:r>
      <w:r w:rsidRPr="00E77497">
        <w:t xml:space="preserve"> </w:t>
      </w:r>
      <w:bookmarkEnd w:id="17268"/>
      <w:bookmarkEnd w:id="17269"/>
      <w:bookmarkEnd w:id="17270"/>
      <w:bookmarkEnd w:id="17271"/>
      <w:bookmarkEnd w:id="17272"/>
      <w:bookmarkEnd w:id="17273"/>
      <w:bookmarkEnd w:id="17274"/>
      <w:bookmarkEnd w:id="17275"/>
      <w:bookmarkEnd w:id="17276"/>
      <w:bookmarkEnd w:id="17277"/>
      <w:bookmarkEnd w:id="17278"/>
      <w:bookmarkEnd w:id="17279"/>
      <w:bookmarkEnd w:id="17280"/>
      <w:bookmarkEnd w:id="17281"/>
      <w:bookmarkEnd w:id="17282"/>
      <w:bookmarkEnd w:id="17283"/>
      <w:r w:rsidRPr="00E77497">
        <w:t>Statement</w:t>
      </w:r>
      <w:bookmarkEnd w:id="17284"/>
      <w:bookmarkEnd w:id="17285"/>
      <w:bookmarkEnd w:id="17286"/>
      <w:bookmarkEnd w:id="17287"/>
    </w:p>
    <w:p w14:paraId="28CFDEAF" w14:textId="77777777" w:rsidR="004C02EF" w:rsidRPr="00E77497" w:rsidRDefault="004C02EF" w:rsidP="004C02EF">
      <w:pPr>
        <w:pStyle w:val="Syntax"/>
      </w:pPr>
      <w:r w:rsidRPr="00E77497">
        <w:t>Syntax</w:t>
      </w:r>
    </w:p>
    <w:p w14:paraId="499EABC7" w14:textId="77777777" w:rsidR="004C02EF" w:rsidRPr="00E77497" w:rsidRDefault="004C02EF" w:rsidP="004C02EF">
      <w:pPr>
        <w:pStyle w:val="SyntaxRule"/>
      </w:pPr>
      <w:r w:rsidRPr="00E77497">
        <w:t xml:space="preserve">TryStatement </w:t>
      </w:r>
      <w:r w:rsidRPr="00E77497">
        <w:rPr>
          <w:rFonts w:ascii="Arial" w:hAnsi="Arial"/>
          <w:b/>
          <w:i w:val="0"/>
        </w:rPr>
        <w:t>:</w:t>
      </w:r>
    </w:p>
    <w:p w14:paraId="6730C0B7"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545E1B00" w14:textId="77777777" w:rsidR="004C02EF" w:rsidRPr="00E77497" w:rsidRDefault="004C02EF" w:rsidP="004C02EF">
      <w:pPr>
        <w:pStyle w:val="SyntaxRule"/>
      </w:pPr>
      <w:r w:rsidRPr="00E77497">
        <w:t xml:space="preserve">Catch </w:t>
      </w:r>
      <w:r w:rsidRPr="00E77497">
        <w:rPr>
          <w:rFonts w:ascii="Arial" w:hAnsi="Arial"/>
          <w:b/>
          <w:i w:val="0"/>
        </w:rPr>
        <w:t>:</w:t>
      </w:r>
    </w:p>
    <w:p w14:paraId="393EA5C5"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ins w:id="17288" w:author="Rev 3 Allen Wirfs-Brock" w:date="2011-09-10T15:53:00Z">
        <w:r w:rsidR="007E5BF2" w:rsidRPr="00E77497">
          <w:t>CatchParameter</w:t>
        </w:r>
      </w:ins>
      <w:del w:id="17289" w:author="Rev 3 Allen Wirfs-Brock" w:date="2011-09-10T15:53:00Z">
        <w:r w:rsidRPr="00E77497" w:rsidDel="007E5BF2">
          <w:delText>Identifier</w:delText>
        </w:r>
      </w:del>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336A3715" w14:textId="77777777" w:rsidR="004C02EF" w:rsidRPr="00E77497" w:rsidRDefault="004C02EF" w:rsidP="004C02EF">
      <w:pPr>
        <w:pStyle w:val="SyntaxRule"/>
      </w:pPr>
      <w:r w:rsidRPr="00E77497">
        <w:t xml:space="preserve">Finally </w:t>
      </w:r>
      <w:r w:rsidRPr="00E77497">
        <w:rPr>
          <w:rFonts w:ascii="Arial" w:hAnsi="Arial"/>
          <w:b/>
          <w:i w:val="0"/>
        </w:rPr>
        <w:t>:</w:t>
      </w:r>
    </w:p>
    <w:p w14:paraId="0CCFE32B"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1E4AA77D" w14:textId="77777777" w:rsidR="0015789C" w:rsidRPr="00E77497" w:rsidRDefault="007E5BF2" w:rsidP="0015789C">
      <w:pPr>
        <w:pStyle w:val="SyntaxRule"/>
        <w:rPr>
          <w:ins w:id="17290" w:author="Rev 3 Allen Wirfs-Brock" w:date="2011-09-10T15:51:00Z"/>
        </w:rPr>
      </w:pPr>
      <w:ins w:id="17291" w:author="Rev 3 Allen Wirfs-Brock" w:date="2011-09-10T15:53:00Z">
        <w:r w:rsidRPr="00E77497">
          <w:t>C</w:t>
        </w:r>
      </w:ins>
      <w:ins w:id="17292" w:author="Rev 3 Allen Wirfs-Brock" w:date="2011-09-10T15:51:00Z">
        <w:r w:rsidR="0015789C" w:rsidRPr="00E77497">
          <w:t xml:space="preserve">atchParameter </w:t>
        </w:r>
        <w:r w:rsidR="0015789C" w:rsidRPr="00E77497">
          <w:rPr>
            <w:rFonts w:ascii="Arial" w:hAnsi="Arial"/>
            <w:b/>
            <w:i w:val="0"/>
          </w:rPr>
          <w:t>:</w:t>
        </w:r>
      </w:ins>
    </w:p>
    <w:p w14:paraId="31082919" w14:textId="77777777" w:rsidR="0015789C" w:rsidRPr="00E77497" w:rsidRDefault="007E5BF2" w:rsidP="0015789C">
      <w:pPr>
        <w:pStyle w:val="SyntaxDefinition"/>
        <w:rPr>
          <w:ins w:id="17293" w:author="Rev 3 Allen Wirfs-Brock" w:date="2011-09-10T15:51:00Z"/>
          <w:vertAlign w:val="subscript"/>
        </w:rPr>
      </w:pPr>
      <w:ins w:id="17294" w:author="Rev 3 Allen Wirfs-Brock" w:date="2011-09-10T15:52:00Z">
        <w:r w:rsidRPr="00E77497">
          <w:t>BindingIdentifier</w:t>
        </w:r>
      </w:ins>
      <w:ins w:id="17295" w:author="Rev 3 Allen Wirfs-Brock" w:date="2011-09-10T15:51:00Z">
        <w:r w:rsidR="0015789C" w:rsidRPr="00E77497">
          <w:rPr>
            <w:vertAlign w:val="subscript"/>
          </w:rPr>
          <w:br/>
        </w:r>
      </w:ins>
      <w:ins w:id="17296" w:author="Rev 3 Allen Wirfs-Brock" w:date="2011-09-10T15:53:00Z">
        <w:r w:rsidRPr="00E77497">
          <w:t>BindingPattern</w:t>
        </w:r>
      </w:ins>
      <w:ins w:id="17297" w:author="Rev 3 Allen Wirfs-Brock" w:date="2011-09-10T15:51:00Z">
        <w:r w:rsidR="0015789C" w:rsidRPr="00E77497">
          <w:t xml:space="preserve"> </w:t>
        </w:r>
      </w:ins>
    </w:p>
    <w:p w14:paraId="211D70E3" w14:textId="77777777" w:rsidR="004C02EF" w:rsidRPr="0027695A" w:rsidRDefault="009778F8" w:rsidP="0027695A">
      <w:pPr>
        <w:pStyle w:val="Note"/>
        <w:pPrChange w:id="17298" w:author="Rev 6 Allen Wirfs-Brock" w:date="2012-02-28T08:55:00Z">
          <w:pPr/>
        </w:pPrChange>
      </w:pPr>
      <w:ins w:id="17299" w:author="Rev 6 Allen Wirfs-Brock" w:date="2012-02-18T13:50:00Z">
        <w:r w:rsidRPr="0027695A">
          <w:t>NOTE</w:t>
        </w:r>
        <w:r w:rsidRPr="0027695A">
          <w:tab/>
        </w:r>
      </w:ins>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4C02EF" w:rsidRPr="0027695A">
        <w:rPr>
          <w:rFonts w:ascii="Times New Roman" w:hAnsi="Times New Roman"/>
          <w:i/>
        </w:rPr>
        <w:t>Identifier</w:t>
      </w:r>
      <w:r w:rsidR="004C02EF" w:rsidRPr="0027695A">
        <w:t xml:space="preserve"> is bound to that exception.</w:t>
      </w:r>
    </w:p>
    <w:p w14:paraId="01806EEA" w14:textId="77777777" w:rsidR="00C9049C" w:rsidRPr="00E77497" w:rsidRDefault="00C9049C" w:rsidP="00C9049C">
      <w:pPr>
        <w:pStyle w:val="40"/>
        <w:numPr>
          <w:ilvl w:val="0"/>
          <w:numId w:val="0"/>
        </w:numPr>
        <w:rPr>
          <w:ins w:id="17300" w:author="Rev 4 Allen Wirfs-Brock" w:date="2011-10-20T10:15:00Z"/>
        </w:rPr>
      </w:pPr>
      <w:ins w:id="17301" w:author="Rev 4 Allen Wirfs-Brock" w:date="2011-10-20T10:15:00Z">
        <w:r w:rsidRPr="00E77497">
          <w:t>Static Semantics</w:t>
        </w:r>
      </w:ins>
    </w:p>
    <w:p w14:paraId="372BAE32" w14:textId="77777777" w:rsidR="00C9049C" w:rsidRPr="00E77497" w:rsidRDefault="00C9049C" w:rsidP="00C9049C">
      <w:pPr>
        <w:rPr>
          <w:ins w:id="17302" w:author="Rev 4 Allen Wirfs-Brock" w:date="2011-10-20T10:15:00Z"/>
          <w:rFonts w:ascii="Helvetica" w:hAnsi="Helvetica"/>
          <w:b/>
        </w:rPr>
      </w:pPr>
      <w:ins w:id="17303" w:author="Rev 4 Allen Wirfs-Brock" w:date="2011-10-20T10:19:00Z">
        <w:r w:rsidRPr="00E77497">
          <w:rPr>
            <w:rFonts w:ascii="Helvetica" w:hAnsi="Helvetica"/>
            <w:b/>
          </w:rPr>
          <w:t xml:space="preserve">Static Semantics:  </w:t>
        </w:r>
      </w:ins>
      <w:ins w:id="17304" w:author="Rev 4 Allen Wirfs-Brock" w:date="2011-10-20T10:15:00Z">
        <w:r w:rsidRPr="00E77497">
          <w:rPr>
            <w:rFonts w:ascii="Helvetica" w:hAnsi="Helvetica"/>
            <w:b/>
          </w:rPr>
          <w:t>Early Errors</w:t>
        </w:r>
      </w:ins>
    </w:p>
    <w:p w14:paraId="21C68DEE" w14:textId="77777777" w:rsidR="006E4292" w:rsidRPr="00E77497" w:rsidRDefault="006E4292" w:rsidP="006E4292">
      <w:pPr>
        <w:rPr>
          <w:ins w:id="17305" w:author="Rev 4 Allen Wirfs-Brock" w:date="2011-10-20T10:23:00Z"/>
        </w:rPr>
      </w:pPr>
      <w:ins w:id="17306"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ins>
    </w:p>
    <w:p w14:paraId="593FB9A1" w14:textId="77777777" w:rsidR="006E4292" w:rsidRPr="00E77497" w:rsidRDefault="006E4292" w:rsidP="00532AB5">
      <w:pPr>
        <w:numPr>
          <w:ilvl w:val="0"/>
          <w:numId w:val="737"/>
        </w:numPr>
        <w:spacing w:after="220"/>
        <w:contextualSpacing/>
        <w:rPr>
          <w:ins w:id="17307" w:author="Rev 4 Allen Wirfs-Brock" w:date="2011-10-20T10:23:00Z"/>
        </w:rPr>
        <w:pPrChange w:id="17308" w:author="Rev 7 Allen Wirfs-Brock" w:date="2012-04-25T15:29:00Z">
          <w:pPr>
            <w:numPr>
              <w:numId w:val="403"/>
            </w:numPr>
            <w:spacing w:after="220"/>
            <w:ind w:left="720" w:hanging="360"/>
            <w:contextualSpacing/>
          </w:pPr>
        </w:pPrChange>
      </w:pPr>
      <w:ins w:id="17309" w:author="Rev 4 Allen Wirfs-Brock" w:date="2011-10-20T10:23:00Z">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ins>
    </w:p>
    <w:p w14:paraId="7CC12AFA" w14:textId="77777777" w:rsidR="006E4292" w:rsidRPr="00E77497" w:rsidRDefault="006E4292" w:rsidP="00532AB5">
      <w:pPr>
        <w:numPr>
          <w:ilvl w:val="0"/>
          <w:numId w:val="737"/>
        </w:numPr>
        <w:spacing w:after="220"/>
        <w:rPr>
          <w:ins w:id="17310" w:author="Rev 4 Allen Wirfs-Brock" w:date="2011-10-20T10:23:00Z"/>
        </w:rPr>
        <w:pPrChange w:id="17311" w:author="Rev 7 Allen Wirfs-Brock" w:date="2012-04-25T15:29:00Z">
          <w:pPr>
            <w:numPr>
              <w:numId w:val="403"/>
            </w:numPr>
            <w:spacing w:after="220"/>
            <w:ind w:left="720" w:hanging="360"/>
          </w:pPr>
        </w:pPrChange>
      </w:pPr>
      <w:commentRangeStart w:id="17312"/>
      <w:ins w:id="17313" w:author="Rev 4 Allen Wirfs-Brock" w:date="2011-10-20T10:23:00Z">
        <w:r w:rsidRPr="00E77497">
          <w:t xml:space="preserve">It is a Syntax Error if </w:t>
        </w:r>
        <w:del w:id="17314" w:author="Rev 6 Allen Wirfs-Brock" w:date="2012-01-26T15:07:00Z">
          <w:r w:rsidRPr="00E77497" w:rsidDel="00516F75">
            <w:delText xml:space="preserve">the code that matches this production is contained in extended code and </w:delText>
          </w:r>
        </w:del>
        <w:r w:rsidRPr="00E77497">
          <w:t xml:space="preserve">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ins>
      <w:commentRangeEnd w:id="17312"/>
      <w:r w:rsidR="00516F75">
        <w:rPr>
          <w:rStyle w:val="af4"/>
        </w:rPr>
        <w:commentReference w:id="17312"/>
      </w:r>
    </w:p>
    <w:p w14:paraId="199AC2B1" w14:textId="77777777" w:rsidR="00D87638" w:rsidRPr="00E77497" w:rsidRDefault="00D87638" w:rsidP="00D87638">
      <w:pPr>
        <w:rPr>
          <w:ins w:id="17315" w:author="Rev 4 Allen Wirfs-Brock" w:date="2011-10-20T10:24:00Z"/>
          <w:rFonts w:ascii="Helvetica" w:hAnsi="Helvetica"/>
          <w:b/>
        </w:rPr>
      </w:pPr>
      <w:ins w:id="17316" w:author="Rev 4 Allen Wirfs-Brock" w:date="2011-10-20T10:24:00Z">
        <w:r w:rsidRPr="00E77497">
          <w:rPr>
            <w:rFonts w:ascii="Helvetica" w:hAnsi="Helvetica"/>
            <w:b/>
          </w:rPr>
          <w:t xml:space="preserve">Static Semantics:  </w:t>
        </w:r>
        <w:r w:rsidRPr="00E77497">
          <w:rPr>
            <w:rFonts w:ascii="Helvetica" w:hAnsi="Helvetica"/>
            <w:b/>
            <w:lang w:eastAsia="en-US"/>
          </w:rPr>
          <w:t>BoundNames</w:t>
        </w:r>
      </w:ins>
    </w:p>
    <w:p w14:paraId="612BBC2B" w14:textId="77777777" w:rsidR="00B70C4A" w:rsidRPr="00E77497" w:rsidRDefault="00B70C4A" w:rsidP="00B70C4A">
      <w:pPr>
        <w:rPr>
          <w:ins w:id="17317" w:author="Rev 4 Allen Wirfs-Brock" w:date="2011-10-20T10:25:00Z"/>
        </w:rPr>
      </w:pPr>
      <w:ins w:id="17318" w:author="Rev 4 Allen Wirfs-Brock" w:date="2011-10-20T10:2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Identifier</w:t>
        </w:r>
        <w:r w:rsidRPr="00E77497">
          <w:t xml:space="preserve"> </w:t>
        </w:r>
      </w:ins>
    </w:p>
    <w:p w14:paraId="65DE9C7A" w14:textId="77777777" w:rsidR="00B70C4A" w:rsidRPr="00E77497" w:rsidRDefault="00B70C4A" w:rsidP="00C47E72">
      <w:pPr>
        <w:pStyle w:val="Alg4"/>
        <w:numPr>
          <w:ilvl w:val="0"/>
          <w:numId w:val="537"/>
        </w:numPr>
        <w:spacing w:after="220"/>
        <w:contextualSpacing/>
        <w:rPr>
          <w:ins w:id="17319" w:author="Rev 4 Allen Wirfs-Brock" w:date="2011-10-20T10:25:00Z"/>
        </w:rPr>
      </w:pPr>
      <w:ins w:id="17320" w:author="Rev 4 Allen Wirfs-Brock" w:date="2011-10-20T10:25:00Z">
        <w:r w:rsidRPr="00E77497">
          <w:t xml:space="preserve">Return the BoundNames of </w:t>
        </w:r>
        <w:r w:rsidRPr="00E77497">
          <w:rPr>
            <w:i/>
          </w:rPr>
          <w:t>Binding</w:t>
        </w:r>
        <w:r w:rsidRPr="00E77497">
          <w:rPr>
            <w:rStyle w:val="bnf"/>
          </w:rPr>
          <w:t>Identifier</w:t>
        </w:r>
        <w:r w:rsidRPr="00E77497">
          <w:t>.</w:t>
        </w:r>
      </w:ins>
    </w:p>
    <w:p w14:paraId="2825F2E0" w14:textId="77777777" w:rsidR="0031780A" w:rsidRPr="00E77497" w:rsidRDefault="0031780A" w:rsidP="0031780A">
      <w:pPr>
        <w:rPr>
          <w:ins w:id="17321" w:author="Rev 4 Allen Wirfs-Brock" w:date="2011-10-20T10:26:00Z"/>
        </w:rPr>
      </w:pPr>
      <w:ins w:id="17322" w:author="Rev 4 Allen Wirfs-Brock" w:date="2011-10-20T10:26: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Pattern</w:t>
        </w:r>
        <w:r w:rsidRPr="00E77497">
          <w:t xml:space="preserve"> </w:t>
        </w:r>
      </w:ins>
    </w:p>
    <w:p w14:paraId="52E34D32" w14:textId="77777777" w:rsidR="0031780A" w:rsidRPr="00E77497" w:rsidRDefault="0031780A" w:rsidP="00C47E72">
      <w:pPr>
        <w:pStyle w:val="Alg4"/>
        <w:numPr>
          <w:ilvl w:val="0"/>
          <w:numId w:val="538"/>
        </w:numPr>
        <w:spacing w:after="220"/>
        <w:contextualSpacing/>
        <w:rPr>
          <w:ins w:id="17323" w:author="Rev 4 Allen Wirfs-Brock" w:date="2011-10-20T10:26:00Z"/>
        </w:rPr>
      </w:pPr>
      <w:ins w:id="17324" w:author="Rev 4 Allen Wirfs-Brock" w:date="2011-10-20T10:26:00Z">
        <w:r w:rsidRPr="00E77497">
          <w:t xml:space="preserve">Return the BoundNames of </w:t>
        </w:r>
        <w:r w:rsidRPr="00E77497">
          <w:rPr>
            <w:i/>
          </w:rPr>
          <w:t>Binding</w:t>
        </w:r>
        <w:r w:rsidRPr="00E77497">
          <w:rPr>
            <w:rStyle w:val="bnf"/>
          </w:rPr>
          <w:t>Pattern</w:t>
        </w:r>
        <w:r w:rsidRPr="00E77497">
          <w:t>.</w:t>
        </w:r>
      </w:ins>
    </w:p>
    <w:p w14:paraId="75155E7D" w14:textId="77777777" w:rsidR="00C9049C" w:rsidRPr="00E77497" w:rsidRDefault="00C9049C" w:rsidP="00C9049C">
      <w:pPr>
        <w:rPr>
          <w:ins w:id="17325" w:author="Rev 4 Allen Wirfs-Brock" w:date="2011-10-20T10:19:00Z"/>
          <w:rFonts w:ascii="Helvetica" w:hAnsi="Helvetica"/>
          <w:b/>
        </w:rPr>
      </w:pPr>
      <w:ins w:id="17326" w:author="Rev 4 Allen Wirfs-Brock" w:date="2011-10-20T10:19:00Z">
        <w:r w:rsidRPr="00E77497">
          <w:rPr>
            <w:rFonts w:ascii="Helvetica" w:hAnsi="Helvetica"/>
            <w:b/>
          </w:rPr>
          <w:t xml:space="preserve">Static Semantics:  </w:t>
        </w:r>
        <w:r w:rsidRPr="00E77497">
          <w:rPr>
            <w:rFonts w:ascii="Helvetica" w:hAnsi="Helvetica"/>
            <w:b/>
            <w:lang w:eastAsia="en-US"/>
          </w:rPr>
          <w:t>VarDeclaredNames</w:t>
        </w:r>
      </w:ins>
    </w:p>
    <w:p w14:paraId="4FD6CDC1" w14:textId="77777777" w:rsidR="004C02EF" w:rsidRPr="00E77497" w:rsidDel="00C9049C" w:rsidRDefault="004C02EF" w:rsidP="004C02EF">
      <w:pPr>
        <w:pStyle w:val="Syntax"/>
        <w:rPr>
          <w:del w:id="17327" w:author="Rev 4 Allen Wirfs-Brock" w:date="2011-10-20T10:15:00Z"/>
        </w:rPr>
      </w:pPr>
      <w:del w:id="17328" w:author="Rev 4 Allen Wirfs-Brock" w:date="2011-10-20T10:15:00Z">
        <w:r w:rsidRPr="00E77497" w:rsidDel="00C9049C">
          <w:delText>Semantics</w:delText>
        </w:r>
      </w:del>
    </w:p>
    <w:p w14:paraId="7EA05820" w14:textId="77777777" w:rsidR="009A5AED" w:rsidRPr="00E77497" w:rsidRDefault="009A5AED" w:rsidP="009A5AED">
      <w:pPr>
        <w:jc w:val="left"/>
        <w:rPr>
          <w:ins w:id="17329" w:author="Rev 3 Allen Wirfs-Brock" w:date="2011-09-02T11:48:00Z"/>
        </w:rPr>
      </w:pPr>
      <w:ins w:id="17330" w:author="Rev 3 Allen Wirfs-Brock" w:date="2011-09-02T11:48:00Z">
        <w:del w:id="17331" w:author="Rev 4 Allen Wirfs-Brock" w:date="2011-10-20T10:26:00Z">
          <w:r w:rsidRPr="00E77497" w:rsidDel="0031780A">
            <w:delText xml:space="preserve">The VarDeclaredNames of the production  </w:delText>
          </w:r>
        </w:del>
      </w:ins>
      <w:ins w:id="17332" w:author="Rev 3 Allen Wirfs-Brock" w:date="2011-09-02T11:49: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ins>
      <w:ins w:id="17333" w:author="Rev 3 Allen Wirfs-Brock" w:date="2011-09-02T11:48:00Z">
        <w:del w:id="17334" w:author="Rev 4 Allen Wirfs-Brock" w:date="2011-10-20T10:26:00Z">
          <w:r w:rsidRPr="00E77497" w:rsidDel="0031780A">
            <w:delText>is determined as follows:</w:delText>
          </w:r>
        </w:del>
      </w:ins>
    </w:p>
    <w:p w14:paraId="6861BCDB" w14:textId="77777777" w:rsidR="009A5AED" w:rsidRPr="00E77497" w:rsidRDefault="009A5AED" w:rsidP="00C47E72">
      <w:pPr>
        <w:pStyle w:val="Alg4"/>
        <w:numPr>
          <w:ilvl w:val="0"/>
          <w:numId w:val="490"/>
        </w:numPr>
        <w:spacing w:after="220"/>
        <w:contextualSpacing/>
        <w:rPr>
          <w:ins w:id="17335" w:author="Rev 3 Allen Wirfs-Brock" w:date="2011-09-02T11:48:00Z"/>
        </w:rPr>
      </w:pPr>
      <w:ins w:id="17336" w:author="Rev 3 Allen Wirfs-Brock" w:date="2011-09-02T11:48:00Z">
        <w:r w:rsidRPr="00E77497">
          <w:t xml:space="preserve">Let </w:t>
        </w:r>
        <w:r w:rsidRPr="00E77497">
          <w:rPr>
            <w:i/>
          </w:rPr>
          <w:t xml:space="preserve">names </w:t>
        </w:r>
        <w:r w:rsidRPr="00E77497">
          <w:t xml:space="preserve">be VarDeclaredNames of </w:t>
        </w:r>
      </w:ins>
      <w:ins w:id="17337" w:author="Rev 3 Allen Wirfs-Brock" w:date="2011-09-02T11:49:00Z">
        <w:r w:rsidR="004464AD" w:rsidRPr="00E77497">
          <w:rPr>
            <w:i/>
          </w:rPr>
          <w:t>Block</w:t>
        </w:r>
      </w:ins>
      <w:ins w:id="17338" w:author="Rev 3 Allen Wirfs-Brock" w:date="2011-09-02T11:48:00Z">
        <w:r w:rsidRPr="00E77497">
          <w:t>.</w:t>
        </w:r>
      </w:ins>
    </w:p>
    <w:p w14:paraId="089719DE" w14:textId="77777777" w:rsidR="009A5AED" w:rsidRPr="00E77497" w:rsidRDefault="009A5AED" w:rsidP="00C47E72">
      <w:pPr>
        <w:pStyle w:val="Alg4"/>
        <w:numPr>
          <w:ilvl w:val="0"/>
          <w:numId w:val="490"/>
        </w:numPr>
        <w:spacing w:after="220"/>
        <w:contextualSpacing/>
        <w:rPr>
          <w:ins w:id="17339" w:author="Rev 3 Allen Wirfs-Brock" w:date="2011-09-02T11:48:00Z"/>
          <w:rStyle w:val="bnf"/>
          <w:i w:val="0"/>
        </w:rPr>
      </w:pPr>
      <w:ins w:id="17340" w:author="Rev 3 Allen Wirfs-Brock" w:date="2011-09-02T11:48:00Z">
        <w:r w:rsidRPr="00E77497">
          <w:t xml:space="preserve">Append to </w:t>
        </w:r>
        <w:r w:rsidRPr="00E77497">
          <w:rPr>
            <w:i/>
          </w:rPr>
          <w:t>names</w:t>
        </w:r>
        <w:r w:rsidRPr="00E77497">
          <w:t xml:space="preserve"> the elements of the VarDeclaredNames of </w:t>
        </w:r>
      </w:ins>
      <w:ins w:id="17341" w:author="Rev 3 Allen Wirfs-Brock" w:date="2011-09-02T11:49:00Z">
        <w:r w:rsidR="004464AD" w:rsidRPr="00E77497">
          <w:rPr>
            <w:i/>
          </w:rPr>
          <w:t>Catch</w:t>
        </w:r>
      </w:ins>
      <w:ins w:id="17342" w:author="Rev 3 Allen Wirfs-Brock" w:date="2011-09-02T11:48:00Z">
        <w:r w:rsidRPr="00E77497">
          <w:rPr>
            <w:rStyle w:val="bnf"/>
          </w:rPr>
          <w:t>.</w:t>
        </w:r>
      </w:ins>
    </w:p>
    <w:p w14:paraId="27C81A3D" w14:textId="77777777" w:rsidR="009A5AED" w:rsidRPr="00E77497" w:rsidRDefault="009A5AED" w:rsidP="00C47E72">
      <w:pPr>
        <w:pStyle w:val="Alg4"/>
        <w:numPr>
          <w:ilvl w:val="0"/>
          <w:numId w:val="490"/>
        </w:numPr>
        <w:spacing w:after="220"/>
        <w:contextualSpacing/>
        <w:rPr>
          <w:ins w:id="17343" w:author="Rev 3 Allen Wirfs-Brock" w:date="2011-09-02T11:48:00Z"/>
        </w:rPr>
      </w:pPr>
      <w:ins w:id="17344" w:author="Rev 3 Allen Wirfs-Brock" w:date="2011-09-02T11:48:00Z">
        <w:r w:rsidRPr="00E77497">
          <w:t xml:space="preserve">Return </w:t>
        </w:r>
        <w:r w:rsidRPr="00E77497">
          <w:rPr>
            <w:rStyle w:val="bnf"/>
          </w:rPr>
          <w:t>names</w:t>
        </w:r>
        <w:r w:rsidRPr="00E77497">
          <w:t>.</w:t>
        </w:r>
      </w:ins>
    </w:p>
    <w:p w14:paraId="42A35FAA" w14:textId="77777777" w:rsidR="004C2687" w:rsidRPr="00E77497" w:rsidRDefault="004C2687" w:rsidP="004C2687">
      <w:pPr>
        <w:jc w:val="left"/>
        <w:rPr>
          <w:ins w:id="17345" w:author="Rev 4 Allen Wirfs-Brock" w:date="2011-10-20T10:22:00Z"/>
        </w:rPr>
      </w:pPr>
      <w:ins w:id="17346"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ins>
    </w:p>
    <w:p w14:paraId="1099DDDE" w14:textId="77777777" w:rsidR="004C2687" w:rsidRPr="00E77497" w:rsidRDefault="004C2687" w:rsidP="00C47E72">
      <w:pPr>
        <w:pStyle w:val="Alg4"/>
        <w:numPr>
          <w:ilvl w:val="0"/>
          <w:numId w:val="491"/>
        </w:numPr>
        <w:spacing w:after="220"/>
        <w:contextualSpacing/>
        <w:rPr>
          <w:ins w:id="17347" w:author="Rev 4 Allen Wirfs-Brock" w:date="2011-10-20T10:22:00Z"/>
        </w:rPr>
      </w:pPr>
      <w:ins w:id="17348"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79E150B5" w14:textId="77777777" w:rsidR="004C2687" w:rsidRPr="00E77497" w:rsidRDefault="004C2687" w:rsidP="00C47E72">
      <w:pPr>
        <w:pStyle w:val="Alg4"/>
        <w:numPr>
          <w:ilvl w:val="0"/>
          <w:numId w:val="491"/>
        </w:numPr>
        <w:spacing w:after="220"/>
        <w:contextualSpacing/>
        <w:rPr>
          <w:ins w:id="17349" w:author="Rev 4 Allen Wirfs-Brock" w:date="2011-10-20T10:22:00Z"/>
          <w:rStyle w:val="bnf"/>
          <w:i w:val="0"/>
        </w:rPr>
      </w:pPr>
      <w:ins w:id="17350"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53E21F65" w14:textId="77777777" w:rsidR="004C2687" w:rsidRPr="00E77497" w:rsidRDefault="004C2687" w:rsidP="00C47E72">
      <w:pPr>
        <w:pStyle w:val="Alg4"/>
        <w:numPr>
          <w:ilvl w:val="0"/>
          <w:numId w:val="491"/>
        </w:numPr>
        <w:spacing w:after="220"/>
        <w:contextualSpacing/>
        <w:rPr>
          <w:ins w:id="17351" w:author="Rev 4 Allen Wirfs-Brock" w:date="2011-10-20T10:22:00Z"/>
        </w:rPr>
      </w:pPr>
      <w:ins w:id="17352" w:author="Rev 4 Allen Wirfs-Brock" w:date="2011-10-20T10:22:00Z">
        <w:r w:rsidRPr="00E77497">
          <w:t xml:space="preserve">Return </w:t>
        </w:r>
        <w:r w:rsidRPr="00E77497">
          <w:rPr>
            <w:rStyle w:val="bnf"/>
          </w:rPr>
          <w:t>names</w:t>
        </w:r>
        <w:r w:rsidRPr="00E77497">
          <w:t>.</w:t>
        </w:r>
      </w:ins>
    </w:p>
    <w:p w14:paraId="24DB5869" w14:textId="77777777" w:rsidR="004C2687" w:rsidRPr="00E77497" w:rsidRDefault="004C2687" w:rsidP="004C2687">
      <w:pPr>
        <w:jc w:val="left"/>
        <w:rPr>
          <w:ins w:id="17353" w:author="Rev 4 Allen Wirfs-Brock" w:date="2011-10-20T10:22:00Z"/>
        </w:rPr>
      </w:pPr>
      <w:ins w:id="17354"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ins>
    </w:p>
    <w:p w14:paraId="0DDB6B25" w14:textId="77777777" w:rsidR="004C2687" w:rsidRPr="00E77497" w:rsidRDefault="004C2687" w:rsidP="00C47E72">
      <w:pPr>
        <w:pStyle w:val="Alg4"/>
        <w:numPr>
          <w:ilvl w:val="0"/>
          <w:numId w:val="492"/>
        </w:numPr>
        <w:spacing w:after="220"/>
        <w:contextualSpacing/>
        <w:rPr>
          <w:ins w:id="17355" w:author="Rev 4 Allen Wirfs-Brock" w:date="2011-10-20T10:22:00Z"/>
        </w:rPr>
      </w:pPr>
      <w:ins w:id="17356"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35AA2A5B" w14:textId="77777777" w:rsidR="004C2687" w:rsidRPr="00E77497" w:rsidRDefault="004C2687" w:rsidP="00C47E72">
      <w:pPr>
        <w:pStyle w:val="Alg4"/>
        <w:numPr>
          <w:ilvl w:val="0"/>
          <w:numId w:val="492"/>
        </w:numPr>
        <w:spacing w:after="220"/>
        <w:contextualSpacing/>
        <w:rPr>
          <w:ins w:id="17357" w:author="Rev 4 Allen Wirfs-Brock" w:date="2011-10-20T10:22:00Z"/>
          <w:rStyle w:val="bnf"/>
          <w:i w:val="0"/>
        </w:rPr>
      </w:pPr>
      <w:ins w:id="17358" w:author="Rev 4 Allen Wirfs-Brock" w:date="2011-10-20T10:22:00Z">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ins>
    </w:p>
    <w:p w14:paraId="5C27BC93" w14:textId="77777777" w:rsidR="004C2687" w:rsidRPr="00E77497" w:rsidRDefault="004C2687" w:rsidP="00C47E72">
      <w:pPr>
        <w:pStyle w:val="Alg4"/>
        <w:numPr>
          <w:ilvl w:val="0"/>
          <w:numId w:val="492"/>
        </w:numPr>
        <w:spacing w:after="220"/>
        <w:contextualSpacing/>
        <w:rPr>
          <w:ins w:id="17359" w:author="Rev 4 Allen Wirfs-Brock" w:date="2011-10-20T10:22:00Z"/>
          <w:rStyle w:val="bnf"/>
          <w:i w:val="0"/>
        </w:rPr>
      </w:pPr>
      <w:ins w:id="17360"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7B7A333B" w14:textId="77777777" w:rsidR="004C2687" w:rsidRPr="00E77497" w:rsidRDefault="004C2687" w:rsidP="00C47E72">
      <w:pPr>
        <w:pStyle w:val="Alg4"/>
        <w:numPr>
          <w:ilvl w:val="0"/>
          <w:numId w:val="492"/>
        </w:numPr>
        <w:spacing w:after="220"/>
        <w:contextualSpacing/>
        <w:rPr>
          <w:ins w:id="17361" w:author="Rev 4 Allen Wirfs-Brock" w:date="2011-10-20T10:22:00Z"/>
        </w:rPr>
      </w:pPr>
      <w:ins w:id="17362" w:author="Rev 4 Allen Wirfs-Brock" w:date="2011-10-20T10:22:00Z">
        <w:r w:rsidRPr="00E77497">
          <w:t xml:space="preserve">Return </w:t>
        </w:r>
        <w:r w:rsidRPr="00E77497">
          <w:rPr>
            <w:rStyle w:val="bnf"/>
          </w:rPr>
          <w:t>names</w:t>
        </w:r>
        <w:r w:rsidRPr="00E77497">
          <w:t>.</w:t>
        </w:r>
      </w:ins>
    </w:p>
    <w:p w14:paraId="1A0C6ADA" w14:textId="77777777" w:rsidR="006E4292" w:rsidRPr="00E77497" w:rsidRDefault="006E4292" w:rsidP="006E4292">
      <w:pPr>
        <w:jc w:val="left"/>
        <w:rPr>
          <w:ins w:id="17363" w:author="Rev 4 Allen Wirfs-Brock" w:date="2011-10-20T10:23:00Z"/>
        </w:rPr>
      </w:pPr>
      <w:ins w:id="17364"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696BEFF4" w14:textId="77777777" w:rsidR="006E4292" w:rsidRPr="00E77497" w:rsidRDefault="006E4292" w:rsidP="00C47E72">
      <w:pPr>
        <w:pStyle w:val="Alg4"/>
        <w:numPr>
          <w:ilvl w:val="0"/>
          <w:numId w:val="493"/>
        </w:numPr>
        <w:spacing w:after="220"/>
        <w:contextualSpacing/>
        <w:rPr>
          <w:ins w:id="17365" w:author="Rev 4 Allen Wirfs-Brock" w:date="2011-10-20T10:23:00Z"/>
        </w:rPr>
      </w:pPr>
      <w:ins w:id="17366" w:author="Rev 4 Allen Wirfs-Brock" w:date="2011-10-20T10:23:00Z">
        <w:r w:rsidRPr="00E77497">
          <w:t xml:space="preserve">Return the VarDeclaredNames of </w:t>
        </w:r>
        <w:r w:rsidRPr="00E77497">
          <w:rPr>
            <w:i/>
          </w:rPr>
          <w:t>Block</w:t>
        </w:r>
        <w:r w:rsidRPr="00E77497">
          <w:t>.</w:t>
        </w:r>
      </w:ins>
    </w:p>
    <w:p w14:paraId="6CE15DC5" w14:textId="77777777" w:rsidR="006E4292" w:rsidRPr="00E77497" w:rsidRDefault="006E4292" w:rsidP="006E4292">
      <w:pPr>
        <w:jc w:val="left"/>
        <w:rPr>
          <w:ins w:id="17367" w:author="Rev 4 Allen Wirfs-Brock" w:date="2011-10-20T10:24:00Z"/>
        </w:rPr>
      </w:pPr>
      <w:ins w:id="17368" w:author="Rev 4 Allen Wirfs-Brock" w:date="2011-10-20T10:24:00Z">
        <w:r w:rsidRPr="00E77497">
          <w:rPr>
            <w:rFonts w:ascii="Times New Roman" w:hAnsi="Times New Roman"/>
            <w:i/>
          </w:rPr>
          <w:t>Finally</w:t>
        </w:r>
        <w:r w:rsidRPr="00E77497">
          <w:t xml:space="preserve"> </w:t>
        </w:r>
        <w:r w:rsidRPr="00E77497">
          <w:rPr>
            <w:rFonts w:ascii="Courier New" w:hAnsi="Courier New"/>
            <w:b/>
          </w:rPr>
          <w:t>: finally</w:t>
        </w:r>
        <w:r w:rsidRPr="00E77497">
          <w:t xml:space="preserve"> </w:t>
        </w:r>
        <w:r w:rsidRPr="00E77497">
          <w:rPr>
            <w:rFonts w:ascii="Times New Roman" w:hAnsi="Times New Roman"/>
            <w:i/>
          </w:rPr>
          <w:t>Block</w:t>
        </w:r>
        <w:r w:rsidRPr="00E77497">
          <w:t xml:space="preserve"> </w:t>
        </w:r>
      </w:ins>
    </w:p>
    <w:p w14:paraId="1CD7519E" w14:textId="77777777" w:rsidR="006E4292" w:rsidRPr="00E77497" w:rsidRDefault="006E4292" w:rsidP="00C47E72">
      <w:pPr>
        <w:pStyle w:val="Alg4"/>
        <w:numPr>
          <w:ilvl w:val="0"/>
          <w:numId w:val="494"/>
        </w:numPr>
        <w:spacing w:after="220"/>
        <w:contextualSpacing/>
        <w:rPr>
          <w:ins w:id="17369" w:author="Rev 4 Allen Wirfs-Brock" w:date="2011-10-20T10:24:00Z"/>
        </w:rPr>
      </w:pPr>
      <w:ins w:id="17370" w:author="Rev 4 Allen Wirfs-Brock" w:date="2011-10-20T10:24:00Z">
        <w:r w:rsidRPr="00E77497">
          <w:t xml:space="preserve">Return the VarDeclaredNames of </w:t>
        </w:r>
        <w:r w:rsidRPr="00E77497">
          <w:rPr>
            <w:i/>
          </w:rPr>
          <w:t>Block</w:t>
        </w:r>
        <w:r w:rsidRPr="00E77497">
          <w:t>.</w:t>
        </w:r>
      </w:ins>
    </w:p>
    <w:p w14:paraId="0B62E867" w14:textId="77777777" w:rsidR="004C2687" w:rsidRPr="00E77497" w:rsidRDefault="004C2687" w:rsidP="004C2687">
      <w:pPr>
        <w:pStyle w:val="40"/>
        <w:numPr>
          <w:ilvl w:val="0"/>
          <w:numId w:val="0"/>
        </w:numPr>
        <w:rPr>
          <w:ins w:id="17371" w:author="Rev 4 Allen Wirfs-Brock" w:date="2011-10-20T10:22:00Z"/>
        </w:rPr>
      </w:pPr>
      <w:ins w:id="17372" w:author="Rev 4 Allen Wirfs-Brock" w:date="2011-10-20T10:22:00Z">
        <w:r w:rsidRPr="00E77497">
          <w:t>Runtime Semantics</w:t>
        </w:r>
      </w:ins>
    </w:p>
    <w:p w14:paraId="6C7A6E43" w14:textId="77777777" w:rsidR="00295437" w:rsidRDefault="00295437" w:rsidP="00295437">
      <w:pPr>
        <w:keepNext/>
        <w:rPr>
          <w:ins w:id="17373" w:author="Rev 4 Allen Wirfs-Brock" w:date="2011-11-06T16:38:00Z"/>
          <w:rFonts w:ascii="Helvetica" w:hAnsi="Helvetica"/>
          <w:b/>
          <w:spacing w:val="6"/>
        </w:rPr>
      </w:pPr>
      <w:ins w:id="17374" w:author="Rev 4 Allen Wirfs-Brock" w:date="2011-11-06T16:38:00Z">
        <w:r w:rsidRPr="00E77497">
          <w:rPr>
            <w:rFonts w:ascii="Helvetica" w:hAnsi="Helvetica"/>
            <w:b/>
          </w:rPr>
          <w:t xml:space="preserve">Runtime Semantics: </w:t>
        </w:r>
        <w:r w:rsidRPr="00E77497">
          <w:rPr>
            <w:rFonts w:ascii="Helvetica" w:hAnsi="Helvetica"/>
            <w:b/>
            <w:spacing w:val="6"/>
          </w:rPr>
          <w:t xml:space="preserve">Binding </w:t>
        </w:r>
        <w:del w:id="17375" w:author="Rev 6 Allen Wirfs-Brock" w:date="2012-02-27T15:46:00Z">
          <w:r w:rsidRPr="00E77497" w:rsidDel="00A113E2">
            <w:rPr>
              <w:rFonts w:ascii="Helvetica" w:hAnsi="Helvetica"/>
              <w:b/>
              <w:spacing w:val="6"/>
            </w:rPr>
            <w:delText>Initialization</w:delText>
          </w:r>
        </w:del>
      </w:ins>
      <w:ins w:id="17376" w:author="Rev 6 Allen Wirfs-Brock" w:date="2012-02-27T15:46:00Z">
        <w:r w:rsidR="00A113E2">
          <w:rPr>
            <w:rFonts w:ascii="Helvetica" w:hAnsi="Helvetica"/>
            <w:b/>
            <w:spacing w:val="6"/>
          </w:rPr>
          <w:t>Initialisation</w:t>
        </w:r>
      </w:ins>
    </w:p>
    <w:p w14:paraId="2FE4FF0B" w14:textId="77777777" w:rsidR="00295437" w:rsidRPr="004418C4" w:rsidRDefault="00295437" w:rsidP="00295437">
      <w:pPr>
        <w:ind w:left="360"/>
        <w:rPr>
          <w:ins w:id="17377" w:author="Rev 4 Allen Wirfs-Brock" w:date="2011-11-06T16:38:00Z"/>
        </w:rPr>
      </w:pPr>
      <w:ins w:id="17378" w:author="Rev 4 Allen Wirfs-Brock" w:date="2011-11-06T16:38:00Z">
        <w:r>
          <w:t>W</w:t>
        </w:r>
        <w:r w:rsidRPr="004418C4">
          <w:t xml:space="preserve">ith arguments </w:t>
        </w:r>
        <w:r w:rsidRPr="004418C4">
          <w:rPr>
            <w:rFonts w:ascii="Times New Roman" w:hAnsi="Times New Roman"/>
            <w:i/>
          </w:rPr>
          <w:t>value</w:t>
        </w:r>
        <w:r w:rsidRPr="004418C4">
          <w:t xml:space="preserve"> and </w:t>
        </w:r>
        <w:del w:id="17379" w:author="Rev 6 Allen Wirfs-Brock" w:date="2012-02-27T16:31:00Z">
          <w:r w:rsidRPr="004418C4" w:rsidDel="00767E5E">
            <w:rPr>
              <w:rFonts w:ascii="Times New Roman" w:hAnsi="Times New Roman"/>
              <w:i/>
            </w:rPr>
            <w:delText>enviornment</w:delText>
          </w:r>
        </w:del>
      </w:ins>
      <w:ins w:id="17380" w:author="Rev 6 Allen Wirfs-Brock" w:date="2012-02-27T16:31:00Z">
        <w:r w:rsidR="00767E5E">
          <w:rPr>
            <w:rFonts w:ascii="Times New Roman" w:hAnsi="Times New Roman"/>
            <w:i/>
          </w:rPr>
          <w:t>environment</w:t>
        </w:r>
      </w:ins>
      <w:ins w:id="17381" w:author="Rev 4 Allen Wirfs-Brock" w:date="2011-11-06T16:38:00Z">
        <w:r>
          <w:t>.</w:t>
        </w:r>
      </w:ins>
    </w:p>
    <w:p w14:paraId="7F1928D3" w14:textId="77777777" w:rsidR="00295437" w:rsidRPr="008E00F6" w:rsidRDefault="00295437" w:rsidP="00295437">
      <w:pPr>
        <w:rPr>
          <w:ins w:id="17382" w:author="Rev 4 Allen Wirfs-Brock" w:date="2011-11-06T16:38:00Z"/>
          <w:sz w:val="18"/>
        </w:rPr>
      </w:pPr>
      <w:ins w:id="17383" w:author="Rev 4 Allen Wirfs-Brock" w:date="2011-11-06T16:38: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17384" w:author="Rev 6 Allen Wirfs-Brock" w:date="2012-02-27T15:48:00Z">
          <w:r w:rsidRPr="008E00F6" w:rsidDel="00A113E2">
            <w:rPr>
              <w:sz w:val="18"/>
            </w:rPr>
            <w:delText>initialization</w:delText>
          </w:r>
        </w:del>
      </w:ins>
      <w:ins w:id="17385" w:author="Rev 6 Allen Wirfs-Brock" w:date="2012-02-27T15:48:00Z">
        <w:r w:rsidR="00A113E2">
          <w:rPr>
            <w:sz w:val="18"/>
          </w:rPr>
          <w:t>initialisation</w:t>
        </w:r>
      </w:ins>
      <w:ins w:id="17386" w:author="Rev 4 Allen Wirfs-Brock" w:date="2011-11-06T16:38:00Z">
        <w:r w:rsidRPr="008E00F6">
          <w:rPr>
            <w:sz w:val="18"/>
          </w:rPr>
          <w:t xml:space="preserve"> value.  This is the </w:t>
        </w:r>
        <w:del w:id="17387" w:author="Rev 7 Allen Wirfs-Brock" w:date="2012-05-04T14:17: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03403312" w14:textId="77777777" w:rsidR="00295437" w:rsidRPr="00E77497" w:rsidRDefault="00295437" w:rsidP="00295437">
      <w:pPr>
        <w:contextualSpacing/>
        <w:rPr>
          <w:ins w:id="17388" w:author="Rev 4 Allen Wirfs-Brock" w:date="2011-11-06T16:38:00Z"/>
        </w:rPr>
      </w:pPr>
      <w:ins w:id="17389" w:author="Rev 4 Allen Wirfs-Brock" w:date="2011-11-06T16:39: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Identifier</w:t>
        </w:r>
      </w:ins>
    </w:p>
    <w:p w14:paraId="50F3FC4D" w14:textId="77777777" w:rsidR="00295437" w:rsidRPr="004418C4" w:rsidRDefault="00295437" w:rsidP="00C47E72">
      <w:pPr>
        <w:pStyle w:val="Alg2"/>
        <w:numPr>
          <w:ilvl w:val="0"/>
          <w:numId w:val="621"/>
        </w:numPr>
        <w:spacing w:after="220"/>
        <w:rPr>
          <w:ins w:id="17390" w:author="Rev 4 Allen Wirfs-Brock" w:date="2011-11-06T16:38:00Z"/>
        </w:rPr>
      </w:pPr>
      <w:ins w:id="17391" w:author="Rev 4 Allen Wirfs-Brock" w:date="2011-11-06T16:38:00Z">
        <w:del w:id="17392" w:author="Rev 6 Allen Wirfs-Brock" w:date="2012-02-19T16:44:00Z">
          <w:r w:rsidRPr="004418C4" w:rsidDel="00A90B01">
            <w:delText>Perform</w:delText>
          </w:r>
        </w:del>
      </w:ins>
      <w:ins w:id="17393" w:author="Rev 6 Allen Wirfs-Brock" w:date="2012-02-19T16:44:00Z">
        <w:r w:rsidR="00A90B01">
          <w:t>Return the result of performing</w:t>
        </w:r>
      </w:ins>
      <w:ins w:id="17394" w:author="Rev 4 Allen Wirfs-Brock" w:date="2011-11-06T16:38:00Z">
        <w:r w:rsidRPr="004418C4">
          <w:t xml:space="preserve"> Binding </w:t>
        </w:r>
        <w:del w:id="17395" w:author="Rev 6 Allen Wirfs-Brock" w:date="2012-02-27T15:46:00Z">
          <w:r w:rsidRPr="004418C4" w:rsidDel="00A113E2">
            <w:delText>Initialization</w:delText>
          </w:r>
        </w:del>
      </w:ins>
      <w:ins w:id="17396" w:author="Rev 6 Allen Wirfs-Brock" w:date="2012-02-27T15:46:00Z">
        <w:r w:rsidR="00A113E2">
          <w:t>Initialisation</w:t>
        </w:r>
      </w:ins>
      <w:ins w:id="17397" w:author="Rev 4 Allen Wirfs-Brock" w:date="2011-11-06T16:38:00Z">
        <w:r w:rsidRPr="004418C4">
          <w:t xml:space="preserve"> for </w:t>
        </w:r>
      </w:ins>
      <w:ins w:id="17398" w:author="Rev 4 Allen Wirfs-Brock" w:date="2011-11-06T16:43:00Z">
        <w:r w:rsidR="0074396A" w:rsidRPr="00E77497">
          <w:rPr>
            <w:i/>
          </w:rPr>
          <w:t>Binding</w:t>
        </w:r>
        <w:r w:rsidR="0074396A" w:rsidRPr="00E77497">
          <w:rPr>
            <w:rStyle w:val="bnf"/>
          </w:rPr>
          <w:t>Identifier</w:t>
        </w:r>
        <w:r w:rsidR="0074396A" w:rsidRPr="004418C4">
          <w:t xml:space="preserve"> </w:t>
        </w:r>
      </w:ins>
      <w:ins w:id="17399" w:author="Rev 4 Allen Wirfs-Brock" w:date="2011-11-06T16:38:00Z">
        <w:r w:rsidRPr="004418C4">
          <w:t>passing</w:t>
        </w:r>
        <w:r w:rsidRPr="004418C4">
          <w:rPr>
            <w:i/>
          </w:rPr>
          <w:t xml:space="preserve"> value</w:t>
        </w:r>
        <w:r w:rsidRPr="004418C4">
          <w:t xml:space="preserve"> and </w:t>
        </w:r>
      </w:ins>
      <w:ins w:id="17400" w:author="Rev 4 Allen Wirfs-Brock" w:date="2011-11-06T16:39:00Z">
        <w:del w:id="17401" w:author="Rev 6 Allen Wirfs-Brock" w:date="2012-02-27T16:31:00Z">
          <w:r w:rsidRPr="004418C4" w:rsidDel="00767E5E">
            <w:rPr>
              <w:i/>
            </w:rPr>
            <w:delText>enviornment</w:delText>
          </w:r>
        </w:del>
      </w:ins>
      <w:ins w:id="17402" w:author="Rev 6 Allen Wirfs-Brock" w:date="2012-02-27T16:31:00Z">
        <w:r w:rsidR="00767E5E">
          <w:rPr>
            <w:i/>
          </w:rPr>
          <w:t>environment</w:t>
        </w:r>
      </w:ins>
      <w:ins w:id="17403" w:author="Rev 4 Allen Wirfs-Brock" w:date="2011-11-06T16:39:00Z">
        <w:r w:rsidRPr="004418C4">
          <w:t xml:space="preserve"> </w:t>
        </w:r>
      </w:ins>
      <w:ins w:id="17404" w:author="Rev 4 Allen Wirfs-Brock" w:date="2011-11-06T16:38:00Z">
        <w:r w:rsidRPr="004418C4">
          <w:t>as the arguments.</w:t>
        </w:r>
      </w:ins>
    </w:p>
    <w:p w14:paraId="3B22E9BF" w14:textId="77777777" w:rsidR="0074396A" w:rsidRPr="00E77497" w:rsidRDefault="0074396A" w:rsidP="0074396A">
      <w:pPr>
        <w:contextualSpacing/>
        <w:rPr>
          <w:ins w:id="17405" w:author="Rev 4 Allen Wirfs-Brock" w:date="2011-11-06T16:45:00Z"/>
        </w:rPr>
      </w:pPr>
      <w:ins w:id="17406" w:author="Rev 4 Allen Wirfs-Brock" w:date="2011-11-06T16:4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456E11B6" w14:textId="77777777" w:rsidR="0074396A" w:rsidRPr="00E77497" w:rsidRDefault="0074396A" w:rsidP="00C47E72">
      <w:pPr>
        <w:pStyle w:val="Alg3"/>
        <w:numPr>
          <w:ilvl w:val="0"/>
          <w:numId w:val="622"/>
        </w:numPr>
        <w:rPr>
          <w:ins w:id="17407" w:author="Rev 4 Allen Wirfs-Brock" w:date="2011-11-06T16:50:00Z"/>
        </w:rPr>
      </w:pPr>
      <w:ins w:id="17408" w:author="Rev 4 Allen Wirfs-Brock" w:date="2011-11-06T16:50:00Z">
        <w:r w:rsidRPr="00E77497">
          <w:t xml:space="preserve">Let </w:t>
        </w:r>
        <w:r>
          <w:rPr>
            <w:i/>
          </w:rPr>
          <w:t>exceptionObj</w:t>
        </w:r>
        <w:r w:rsidRPr="00E77497">
          <w:t xml:space="preserve"> be ToObject(</w:t>
        </w:r>
        <w:r>
          <w:rPr>
            <w:i/>
          </w:rPr>
          <w:t>value</w:t>
        </w:r>
        <w:r w:rsidRPr="00E77497">
          <w:t>).</w:t>
        </w:r>
      </w:ins>
    </w:p>
    <w:p w14:paraId="2AAA5E57" w14:textId="77777777" w:rsidR="0074396A" w:rsidRPr="004418C4" w:rsidRDefault="0074396A" w:rsidP="00C47E72">
      <w:pPr>
        <w:pStyle w:val="Alg2"/>
        <w:numPr>
          <w:ilvl w:val="0"/>
          <w:numId w:val="622"/>
        </w:numPr>
        <w:spacing w:after="220"/>
        <w:rPr>
          <w:ins w:id="17409" w:author="Rev 4 Allen Wirfs-Brock" w:date="2011-11-06T16:45:00Z"/>
        </w:rPr>
      </w:pPr>
      <w:ins w:id="17410" w:author="Rev 4 Allen Wirfs-Brock" w:date="2011-11-06T16:45:00Z">
        <w:del w:id="17411" w:author="Rev 6 Allen Wirfs-Brock" w:date="2012-02-19T16:44:00Z">
          <w:r w:rsidRPr="004418C4" w:rsidDel="00A90B01">
            <w:delText>Perform</w:delText>
          </w:r>
        </w:del>
      </w:ins>
      <w:ins w:id="17412" w:author="Rev 6 Allen Wirfs-Brock" w:date="2012-02-19T16:44:00Z">
        <w:r w:rsidR="00A90B01">
          <w:t>Return the result of performing</w:t>
        </w:r>
      </w:ins>
      <w:ins w:id="17413" w:author="Rev 4 Allen Wirfs-Brock" w:date="2011-11-06T16:45:00Z">
        <w:r w:rsidRPr="004418C4">
          <w:t xml:space="preserve"> Binding </w:t>
        </w:r>
        <w:del w:id="17414" w:author="Rev 6 Allen Wirfs-Brock" w:date="2012-02-27T15:46:00Z">
          <w:r w:rsidRPr="004418C4" w:rsidDel="00A113E2">
            <w:delText>Initialization</w:delText>
          </w:r>
        </w:del>
      </w:ins>
      <w:ins w:id="17415" w:author="Rev 6 Allen Wirfs-Brock" w:date="2012-02-27T15:46:00Z">
        <w:r w:rsidR="00A113E2">
          <w:t>Initialisation</w:t>
        </w:r>
      </w:ins>
      <w:ins w:id="17416" w:author="Rev 4 Allen Wirfs-Brock" w:date="2011-11-06T16:45:00Z">
        <w:r w:rsidRPr="004418C4">
          <w:t xml:space="preserve"> for </w:t>
        </w:r>
        <w:r w:rsidRPr="00E77497">
          <w:rPr>
            <w:i/>
          </w:rPr>
          <w:t>Binding</w:t>
        </w:r>
        <w:r>
          <w:rPr>
            <w:rStyle w:val="bnf"/>
          </w:rPr>
          <w:t>Pattern</w:t>
        </w:r>
        <w:r w:rsidRPr="004418C4">
          <w:t xml:space="preserve"> passing</w:t>
        </w:r>
        <w:r w:rsidRPr="004418C4">
          <w:rPr>
            <w:i/>
          </w:rPr>
          <w:t xml:space="preserve"> </w:t>
        </w:r>
      </w:ins>
      <w:ins w:id="17417" w:author="Rev 4 Allen Wirfs-Brock" w:date="2011-11-06T16:50:00Z">
        <w:r>
          <w:rPr>
            <w:i/>
          </w:rPr>
          <w:t>exceptionObj</w:t>
        </w:r>
        <w:r w:rsidRPr="00E77497">
          <w:t xml:space="preserve"> </w:t>
        </w:r>
      </w:ins>
      <w:ins w:id="17418" w:author="Rev 4 Allen Wirfs-Brock" w:date="2011-11-06T16:45:00Z">
        <w:r w:rsidRPr="004418C4">
          <w:t xml:space="preserve">and </w:t>
        </w:r>
        <w:del w:id="17419" w:author="Rev 6 Allen Wirfs-Brock" w:date="2012-02-27T16:31:00Z">
          <w:r w:rsidRPr="004418C4" w:rsidDel="00767E5E">
            <w:rPr>
              <w:i/>
            </w:rPr>
            <w:delText>enviornment</w:delText>
          </w:r>
        </w:del>
      </w:ins>
      <w:ins w:id="17420" w:author="Rev 6 Allen Wirfs-Brock" w:date="2012-02-27T16:31:00Z">
        <w:r w:rsidR="00767E5E">
          <w:rPr>
            <w:i/>
          </w:rPr>
          <w:t>environment</w:t>
        </w:r>
      </w:ins>
      <w:ins w:id="17421" w:author="Rev 4 Allen Wirfs-Brock" w:date="2011-11-06T16:45:00Z">
        <w:r w:rsidRPr="004418C4">
          <w:t xml:space="preserve"> as the arguments.</w:t>
        </w:r>
      </w:ins>
    </w:p>
    <w:p w14:paraId="64F206AC" w14:textId="77777777" w:rsidR="006A1523" w:rsidRDefault="006A1523" w:rsidP="006A1523">
      <w:pPr>
        <w:keepNext/>
        <w:rPr>
          <w:ins w:id="17422" w:author="Rev 4 Allen Wirfs-Brock" w:date="2011-11-06T16:52:00Z"/>
          <w:rFonts w:ascii="Helvetica" w:hAnsi="Helvetica"/>
          <w:b/>
          <w:spacing w:val="6"/>
        </w:rPr>
      </w:pPr>
      <w:ins w:id="17423" w:author="Rev 4 Allen Wirfs-Brock" w:date="2011-11-06T16:52:00Z">
        <w:r w:rsidRPr="00E77497">
          <w:rPr>
            <w:rFonts w:ascii="Helvetica" w:hAnsi="Helvetica"/>
            <w:b/>
          </w:rPr>
          <w:t xml:space="preserve">Runtime Semantics: </w:t>
        </w:r>
        <w:r>
          <w:rPr>
            <w:rFonts w:ascii="Helvetica" w:hAnsi="Helvetica"/>
            <w:b/>
            <w:spacing w:val="6"/>
          </w:rPr>
          <w:t>Catch Clause Evaluation</w:t>
        </w:r>
      </w:ins>
    </w:p>
    <w:p w14:paraId="33F6D0DF" w14:textId="77777777" w:rsidR="006A1523" w:rsidRPr="00E77497" w:rsidRDefault="006A1523" w:rsidP="006A1523">
      <w:pPr>
        <w:ind w:firstLine="360"/>
        <w:rPr>
          <w:ins w:id="17424" w:author="Rev 4 Allen Wirfs-Brock" w:date="2011-11-06T16:53:00Z"/>
        </w:rPr>
      </w:pPr>
      <w:ins w:id="17425" w:author="Rev 4 Allen Wirfs-Brock" w:date="2011-11-06T16:53:00Z">
        <w:r w:rsidRPr="00E77497">
          <w:t xml:space="preserve">with parameter </w:t>
        </w:r>
        <w:r>
          <w:rPr>
            <w:rFonts w:ascii="Times New Roman" w:eastAsia="Times New Roman" w:hAnsi="Times New Roman"/>
            <w:i/>
            <w:spacing w:val="6"/>
            <w:lang w:eastAsia="en-US"/>
          </w:rPr>
          <w:t>thrownValue</w:t>
        </w:r>
        <w:r w:rsidRPr="00E77497">
          <w:t xml:space="preserve"> </w:t>
        </w:r>
      </w:ins>
    </w:p>
    <w:p w14:paraId="1EB7D36E" w14:textId="77777777" w:rsidR="006A1523" w:rsidRPr="00E77497" w:rsidRDefault="006A1523" w:rsidP="006A1523">
      <w:pPr>
        <w:contextualSpacing/>
        <w:rPr>
          <w:ins w:id="17426" w:author="Rev 4 Allen Wirfs-Brock" w:date="2011-11-06T16:52:00Z"/>
        </w:rPr>
      </w:pPr>
      <w:ins w:id="17427" w:author="Rev 4 Allen Wirfs-Brock" w:date="2011-11-06T16:52: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0D36E354" w14:textId="77777777" w:rsidR="006A1523" w:rsidRPr="00E77497" w:rsidRDefault="006A1523" w:rsidP="00C47E72">
      <w:pPr>
        <w:pStyle w:val="Alg2"/>
        <w:numPr>
          <w:ilvl w:val="0"/>
          <w:numId w:val="139"/>
        </w:numPr>
        <w:rPr>
          <w:ins w:id="17428" w:author="Rev 4 Allen Wirfs-Brock" w:date="2011-11-06T16:52:00Z"/>
        </w:rPr>
      </w:pPr>
      <w:ins w:id="17429" w:author="Rev 4 Allen Wirfs-Brock" w:date="2011-11-06T16:52:00Z">
        <w:r w:rsidRPr="00E77497">
          <w:t xml:space="preserve">Let </w:t>
        </w:r>
        <w:r w:rsidRPr="00E77497">
          <w:rPr>
            <w:i/>
          </w:rPr>
          <w:t>oldEnv</w:t>
        </w:r>
        <w:r w:rsidRPr="00E77497">
          <w:t xml:space="preserve"> be the </w:t>
        </w:r>
        <w:del w:id="17430" w:author="Rev 7 Allen Wirfs-Brock" w:date="2012-05-02T10:51:00Z">
          <w:r w:rsidRPr="00E77497" w:rsidDel="002F42C1">
            <w:delText>running</w:delText>
          </w:r>
        </w:del>
      </w:ins>
      <w:ins w:id="17431" w:author="Rev 7 Allen Wirfs-Brock" w:date="2012-05-02T10:51:00Z">
        <w:r w:rsidR="002F42C1">
          <w:t>current</w:t>
        </w:r>
      </w:ins>
      <w:ins w:id="17432" w:author="Rev 4 Allen Wirfs-Brock" w:date="2011-11-06T16:52:00Z">
        <w:r w:rsidRPr="00E77497">
          <w:t xml:space="preserve"> execution context’s LexicalEnvironment.</w:t>
        </w:r>
      </w:ins>
    </w:p>
    <w:p w14:paraId="0DBBC21E" w14:textId="77777777" w:rsidR="006A1523" w:rsidRPr="00E77497" w:rsidRDefault="006A1523" w:rsidP="00C47E72">
      <w:pPr>
        <w:pStyle w:val="Alg2"/>
        <w:numPr>
          <w:ilvl w:val="0"/>
          <w:numId w:val="139"/>
        </w:numPr>
        <w:rPr>
          <w:ins w:id="17433" w:author="Rev 4 Allen Wirfs-Brock" w:date="2011-11-06T16:52:00Z"/>
        </w:rPr>
      </w:pPr>
      <w:ins w:id="17434" w:author="Rev 4 Allen Wirfs-Brock" w:date="2011-11-06T16:52:00Z">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ins>
    </w:p>
    <w:p w14:paraId="7712C001" w14:textId="77777777" w:rsidR="006A1523" w:rsidRPr="00E77497" w:rsidRDefault="006A1523" w:rsidP="00C47E72">
      <w:pPr>
        <w:pStyle w:val="Alg2"/>
        <w:numPr>
          <w:ilvl w:val="0"/>
          <w:numId w:val="139"/>
        </w:numPr>
        <w:rPr>
          <w:ins w:id="17435" w:author="Rev 4 Allen Wirfs-Brock" w:date="2011-11-06T16:52:00Z"/>
        </w:rPr>
      </w:pPr>
      <w:ins w:id="17436" w:author="Rev 4 Allen Wirfs-Brock" w:date="2011-11-06T16:52:00Z">
        <w:r w:rsidRPr="00E77497">
          <w:t xml:space="preserve">For each element </w:t>
        </w:r>
        <w:r w:rsidRPr="00E77497">
          <w:rPr>
            <w:i/>
          </w:rPr>
          <w:t>argName</w:t>
        </w:r>
        <w:r w:rsidRPr="00E77497">
          <w:t xml:space="preserve"> of the BoundNames of </w:t>
        </w:r>
        <w:r w:rsidRPr="00E77497">
          <w:rPr>
            <w:i/>
          </w:rPr>
          <w:t>CatchParameter, do</w:t>
        </w:r>
      </w:ins>
    </w:p>
    <w:p w14:paraId="255CCEAA" w14:textId="77777777" w:rsidR="006A1523" w:rsidRPr="00E77497" w:rsidRDefault="006A1523" w:rsidP="00C47E72">
      <w:pPr>
        <w:pStyle w:val="Alg2"/>
        <w:numPr>
          <w:ilvl w:val="1"/>
          <w:numId w:val="139"/>
        </w:numPr>
        <w:tabs>
          <w:tab w:val="clear" w:pos="1080"/>
          <w:tab w:val="num" w:pos="720"/>
        </w:tabs>
        <w:ind w:hanging="720"/>
        <w:rPr>
          <w:ins w:id="17437" w:author="Rev 4 Allen Wirfs-Brock" w:date="2011-11-06T16:52:00Z"/>
        </w:rPr>
      </w:pPr>
      <w:ins w:id="17438" w:author="Rev 4 Allen Wirfs-Brock" w:date="2011-11-06T16:52:00Z">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ins>
    </w:p>
    <w:p w14:paraId="7471239A" w14:textId="77777777" w:rsidR="006A1523" w:rsidRPr="00E77497" w:rsidRDefault="006A1523" w:rsidP="00C47E72">
      <w:pPr>
        <w:pStyle w:val="Alg2"/>
        <w:numPr>
          <w:ilvl w:val="0"/>
          <w:numId w:val="139"/>
        </w:numPr>
        <w:rPr>
          <w:ins w:id="17439" w:author="Rev 4 Allen Wirfs-Brock" w:date="2011-11-06T16:52:00Z"/>
        </w:rPr>
      </w:pPr>
      <w:ins w:id="17440" w:author="Rev 4 Allen Wirfs-Brock" w:date="2011-11-06T16:52:00Z">
        <w:del w:id="17441" w:author="Rev 6 Allen Wirfs-Brock" w:date="2012-02-19T16:48:00Z">
          <w:r w:rsidRPr="004418C4" w:rsidDel="00A90B01">
            <w:delText>Perform</w:delText>
          </w:r>
        </w:del>
      </w:ins>
      <w:ins w:id="17442" w:author="Rev 6 Allen Wirfs-Brock" w:date="2012-02-19T16:48:00Z">
        <w:r w:rsidR="00A90B01">
          <w:t xml:space="preserve">Let </w:t>
        </w:r>
        <w:r w:rsidR="00A90B01" w:rsidRPr="00A90B01">
          <w:rPr>
            <w:i/>
          </w:rPr>
          <w:t>status</w:t>
        </w:r>
        <w:r w:rsidR="00A90B01">
          <w:t xml:space="preserve"> be the result of performing</w:t>
        </w:r>
      </w:ins>
      <w:ins w:id="17443" w:author="Rev 4 Allen Wirfs-Brock" w:date="2011-11-06T16:52:00Z">
        <w:r w:rsidRPr="004418C4">
          <w:t xml:space="preserve"> Binding </w:t>
        </w:r>
        <w:del w:id="17444" w:author="Rev 6 Allen Wirfs-Brock" w:date="2012-02-27T15:46:00Z">
          <w:r w:rsidRPr="004418C4" w:rsidDel="00A113E2">
            <w:delText>Initialization</w:delText>
          </w:r>
        </w:del>
      </w:ins>
      <w:ins w:id="17445" w:author="Rev 6 Allen Wirfs-Brock" w:date="2012-02-27T15:46:00Z">
        <w:r w:rsidR="00A113E2">
          <w:t>Initialisation</w:t>
        </w:r>
      </w:ins>
      <w:ins w:id="17446" w:author="Rev 4 Allen Wirfs-Brock" w:date="2011-11-06T16:52:00Z">
        <w:r w:rsidRPr="004418C4">
          <w:t xml:space="preserve"> for </w:t>
        </w:r>
        <w:r w:rsidRPr="00E77497">
          <w:rPr>
            <w:i/>
          </w:rPr>
          <w:t>CatchParameter</w:t>
        </w:r>
        <w:r w:rsidRPr="00E77497" w:rsidDel="00B61411">
          <w:t xml:space="preserve"> </w:t>
        </w:r>
        <w:r>
          <w:t>passing</w:t>
        </w:r>
        <w:r w:rsidRPr="00E77497">
          <w:t xml:space="preserve"> </w:t>
        </w:r>
      </w:ins>
      <w:ins w:id="17447" w:author="Rev 4 Allen Wirfs-Brock" w:date="2011-11-06T16:54:00Z">
        <w:r>
          <w:rPr>
            <w:i/>
          </w:rPr>
          <w:t>thrownValue</w:t>
        </w:r>
      </w:ins>
      <w:ins w:id="17448" w:author="Rev 4 Allen Wirfs-Brock" w:date="2011-11-06T16:52:00Z">
        <w:r w:rsidRPr="00E77497">
          <w:rPr>
            <w:i/>
          </w:rPr>
          <w:t xml:space="preserve"> </w:t>
        </w:r>
        <w:r w:rsidRPr="00E77497">
          <w:t xml:space="preserve">and </w:t>
        </w:r>
        <w:r w:rsidRPr="00E77497">
          <w:rPr>
            <w:i/>
          </w:rPr>
          <w:t>cat</w:t>
        </w:r>
      </w:ins>
      <w:ins w:id="17449" w:author="Rev 4 Allen Wirfs-Brock" w:date="2011-11-06T16:54:00Z">
        <w:r>
          <w:rPr>
            <w:i/>
          </w:rPr>
          <w:t>c</w:t>
        </w:r>
        <w:del w:id="17450" w:author="Rev 6 Allen Wirfs-Brock" w:date="2012-02-19T16:49:00Z">
          <w:r w:rsidDel="00A90B01">
            <w:rPr>
              <w:i/>
            </w:rPr>
            <w:delText>g</w:delText>
          </w:r>
        </w:del>
      </w:ins>
      <w:ins w:id="17451" w:author="Rev 6 Allen Wirfs-Brock" w:date="2012-02-19T16:49:00Z">
        <w:r w:rsidR="00A90B01">
          <w:rPr>
            <w:i/>
          </w:rPr>
          <w:t>h</w:t>
        </w:r>
      </w:ins>
      <w:ins w:id="17452" w:author="Rev 4 Allen Wirfs-Brock" w:date="2011-11-06T16:52:00Z">
        <w:r w:rsidRPr="00E77497">
          <w:rPr>
            <w:i/>
          </w:rPr>
          <w:t>Env</w:t>
        </w:r>
        <w:r w:rsidRPr="00E77497">
          <w:rPr>
            <w:b/>
          </w:rPr>
          <w:t xml:space="preserve"> </w:t>
        </w:r>
        <w:r w:rsidRPr="00E77497">
          <w:t xml:space="preserve">as arguments. </w:t>
        </w:r>
      </w:ins>
    </w:p>
    <w:p w14:paraId="336FAE9A" w14:textId="77777777" w:rsidR="006A1523" w:rsidRPr="00E77497" w:rsidRDefault="006A1523" w:rsidP="00C47E72">
      <w:pPr>
        <w:pStyle w:val="Alg2"/>
        <w:numPr>
          <w:ilvl w:val="0"/>
          <w:numId w:val="139"/>
        </w:numPr>
        <w:rPr>
          <w:ins w:id="17453" w:author="Rev 4 Allen Wirfs-Brock" w:date="2011-11-06T16:52:00Z"/>
        </w:rPr>
      </w:pPr>
      <w:ins w:id="17454" w:author="Rev 4 Allen Wirfs-Brock" w:date="2011-11-06T16:52:00Z">
        <w:r w:rsidRPr="00E77497">
          <w:t xml:space="preserve">If </w:t>
        </w:r>
        <w:del w:id="17455" w:author="Rev 6 Allen Wirfs-Brock" w:date="2012-02-19T16:49:00Z">
          <w:r w:rsidRPr="00A90B01" w:rsidDel="00A90B01">
            <w:rPr>
              <w:i/>
            </w:rPr>
            <w:delText>an exception was thrown in the preceding step, return (</w:delText>
          </w:r>
          <w:r w:rsidRPr="00A90B01" w:rsidDel="00A90B01">
            <w:rPr>
              <w:rFonts w:ascii="Arial" w:hAnsi="Arial" w:cs="Arial"/>
              <w:i/>
            </w:rPr>
            <w:delText>throw</w:delText>
          </w:r>
          <w:r w:rsidRPr="00A90B01" w:rsidDel="00A90B01">
            <w:rPr>
              <w:i/>
            </w:rPr>
            <w:delText xml:space="preserve">, V, </w:delText>
          </w:r>
          <w:r w:rsidRPr="00A90B01" w:rsidDel="00A90B01">
            <w:rPr>
              <w:rFonts w:ascii="Arial" w:hAnsi="Arial" w:cs="Arial"/>
              <w:i/>
            </w:rPr>
            <w:delText>empty</w:delText>
          </w:r>
          <w:r w:rsidRPr="00A90B01" w:rsidDel="00A90B01">
            <w:rPr>
              <w:i/>
            </w:rPr>
            <w:delText>) where V is the exception. (Execution now proceeds as if no exception were thrown.)</w:delText>
          </w:r>
        </w:del>
      </w:ins>
      <w:ins w:id="17456" w:author="Rev 6 Allen Wirfs-Brock" w:date="2012-02-19T16:49:00Z">
        <w:r w:rsidR="00A90B01" w:rsidRPr="00A90B01">
          <w:rPr>
            <w:i/>
          </w:rPr>
          <w:t>status</w:t>
        </w:r>
        <w:r w:rsidR="00A90B01">
          <w:t xml:space="preserve"> is an abrupt completion, then return </w:t>
        </w:r>
        <w:r w:rsidR="00A90B01" w:rsidRPr="00A90B01">
          <w:rPr>
            <w:i/>
          </w:rPr>
          <w:t>status</w:t>
        </w:r>
        <w:r w:rsidR="00A90B01">
          <w:t>.</w:t>
        </w:r>
      </w:ins>
    </w:p>
    <w:p w14:paraId="5E8A13E6" w14:textId="77777777" w:rsidR="006A1523" w:rsidRPr="00E77497" w:rsidRDefault="006A1523" w:rsidP="00C47E72">
      <w:pPr>
        <w:pStyle w:val="Alg2"/>
        <w:numPr>
          <w:ilvl w:val="0"/>
          <w:numId w:val="139"/>
        </w:numPr>
        <w:rPr>
          <w:ins w:id="17457" w:author="Rev 4 Allen Wirfs-Brock" w:date="2011-11-06T16:52:00Z"/>
        </w:rPr>
      </w:pPr>
      <w:ins w:id="17458" w:author="Rev 4 Allen Wirfs-Brock" w:date="2011-11-06T16:52:00Z">
        <w:r w:rsidRPr="00E77497">
          <w:t xml:space="preserve">Set the </w:t>
        </w:r>
        <w:del w:id="17459" w:author="Rev 7 Allen Wirfs-Brock" w:date="2012-05-02T10:52:00Z">
          <w:r w:rsidRPr="00E77497" w:rsidDel="002F42C1">
            <w:delText>running</w:delText>
          </w:r>
        </w:del>
      </w:ins>
      <w:ins w:id="17460" w:author="Rev 7 Allen Wirfs-Brock" w:date="2012-05-02T10:52:00Z">
        <w:r w:rsidR="002F42C1">
          <w:t>current</w:t>
        </w:r>
      </w:ins>
      <w:ins w:id="17461" w:author="Rev 4 Allen Wirfs-Brock" w:date="2011-11-06T16:52:00Z">
        <w:r w:rsidRPr="00E77497">
          <w:t xml:space="preserve"> execution context’s LexicalEnvironment to </w:t>
        </w:r>
        <w:r w:rsidRPr="00E77497">
          <w:rPr>
            <w:i/>
          </w:rPr>
          <w:t>catchEnv</w:t>
        </w:r>
        <w:r w:rsidRPr="00E77497">
          <w:t>.</w:t>
        </w:r>
      </w:ins>
    </w:p>
    <w:p w14:paraId="722A431B" w14:textId="77777777" w:rsidR="006A1523" w:rsidRPr="00E77497" w:rsidRDefault="006A1523" w:rsidP="00C47E72">
      <w:pPr>
        <w:pStyle w:val="Alg2"/>
        <w:numPr>
          <w:ilvl w:val="0"/>
          <w:numId w:val="139"/>
        </w:numPr>
        <w:rPr>
          <w:ins w:id="17462" w:author="Rev 4 Allen Wirfs-Brock" w:date="2011-11-06T16:52:00Z"/>
        </w:rPr>
      </w:pPr>
      <w:ins w:id="17463" w:author="Rev 4 Allen Wirfs-Brock" w:date="2011-11-06T16:52:00Z">
        <w:r w:rsidRPr="00E77497">
          <w:t xml:space="preserve">Let </w:t>
        </w:r>
        <w:r w:rsidRPr="00E77497">
          <w:rPr>
            <w:i/>
          </w:rPr>
          <w:t>B</w:t>
        </w:r>
        <w:r w:rsidRPr="00E77497">
          <w:t xml:space="preserve"> be the result of evaluating </w:t>
        </w:r>
        <w:r w:rsidRPr="00E77497">
          <w:rPr>
            <w:i/>
          </w:rPr>
          <w:t>Block</w:t>
        </w:r>
        <w:r w:rsidRPr="00E77497">
          <w:t>.</w:t>
        </w:r>
      </w:ins>
    </w:p>
    <w:p w14:paraId="5A5D59DE" w14:textId="77777777" w:rsidR="006A1523" w:rsidRPr="00E77497" w:rsidRDefault="006A1523" w:rsidP="00C47E72">
      <w:pPr>
        <w:pStyle w:val="Alg2"/>
        <w:numPr>
          <w:ilvl w:val="0"/>
          <w:numId w:val="139"/>
        </w:numPr>
        <w:rPr>
          <w:ins w:id="17464" w:author="Rev 4 Allen Wirfs-Brock" w:date="2011-11-06T16:52:00Z"/>
        </w:rPr>
      </w:pPr>
      <w:ins w:id="17465" w:author="Rev 4 Allen Wirfs-Brock" w:date="2011-11-06T16:52:00Z">
        <w:r w:rsidRPr="00E77497">
          <w:t xml:space="preserve">Set the </w:t>
        </w:r>
        <w:del w:id="17466" w:author="Rev 7 Allen Wirfs-Brock" w:date="2012-05-02T10:52:00Z">
          <w:r w:rsidRPr="00E77497" w:rsidDel="002F42C1">
            <w:delText>running</w:delText>
          </w:r>
        </w:del>
      </w:ins>
      <w:ins w:id="17467" w:author="Rev 7 Allen Wirfs-Brock" w:date="2012-05-02T10:52:00Z">
        <w:r w:rsidR="002F42C1">
          <w:t>current</w:t>
        </w:r>
      </w:ins>
      <w:ins w:id="17468" w:author="Rev 4 Allen Wirfs-Brock" w:date="2011-11-06T16:52:00Z">
        <w:r w:rsidRPr="00E77497">
          <w:t xml:space="preserve"> execution context’s LexicalEnvironment to </w:t>
        </w:r>
        <w:r w:rsidRPr="00E77497">
          <w:rPr>
            <w:i/>
          </w:rPr>
          <w:t>oldEnv</w:t>
        </w:r>
        <w:r w:rsidRPr="00E77497">
          <w:t>.</w:t>
        </w:r>
      </w:ins>
    </w:p>
    <w:p w14:paraId="4A4D8B9D" w14:textId="77777777" w:rsidR="006A1523" w:rsidRPr="00E77497" w:rsidRDefault="006A1523" w:rsidP="00C47E72">
      <w:pPr>
        <w:pStyle w:val="Alg2"/>
        <w:numPr>
          <w:ilvl w:val="0"/>
          <w:numId w:val="139"/>
        </w:numPr>
        <w:spacing w:after="220"/>
        <w:rPr>
          <w:ins w:id="17469" w:author="Rev 4 Allen Wirfs-Brock" w:date="2011-11-06T16:52:00Z"/>
        </w:rPr>
      </w:pPr>
      <w:ins w:id="17470" w:author="Rev 4 Allen Wirfs-Brock" w:date="2011-11-06T16:52:00Z">
        <w:r w:rsidRPr="00E77497">
          <w:t xml:space="preserve">Return </w:t>
        </w:r>
        <w:r w:rsidRPr="00E77497">
          <w:rPr>
            <w:i/>
          </w:rPr>
          <w:t>B</w:t>
        </w:r>
        <w:r w:rsidRPr="00E77497">
          <w:t>.</w:t>
        </w:r>
      </w:ins>
    </w:p>
    <w:p w14:paraId="1BF1EA71" w14:textId="77777777" w:rsidR="006A1523" w:rsidRPr="00E77497" w:rsidRDefault="006A1523" w:rsidP="006A1523">
      <w:pPr>
        <w:pStyle w:val="Note"/>
        <w:rPr>
          <w:ins w:id="17471" w:author="Rev 4 Allen Wirfs-Brock" w:date="2011-11-06T16:52:00Z"/>
        </w:rPr>
      </w:pPr>
      <w:ins w:id="17472" w:author="Rev 4 Allen Wirfs-Brock" w:date="2011-11-06T16:52: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2ABBB3D0" w14:textId="77777777" w:rsidR="004C2687" w:rsidRPr="00E77497" w:rsidRDefault="004C2687" w:rsidP="004C2687">
      <w:pPr>
        <w:keepNext/>
        <w:rPr>
          <w:ins w:id="17473" w:author="Rev 4 Allen Wirfs-Brock" w:date="2011-10-20T10:22:00Z"/>
          <w:rFonts w:ascii="Helvetica" w:hAnsi="Helvetica"/>
          <w:b/>
        </w:rPr>
      </w:pPr>
      <w:ins w:id="17474" w:author="Rev 4 Allen Wirfs-Brock" w:date="2011-10-20T10:22:00Z">
        <w:r w:rsidRPr="00E77497">
          <w:rPr>
            <w:rFonts w:ascii="Helvetica" w:hAnsi="Helvetica"/>
            <w:b/>
          </w:rPr>
          <w:t xml:space="preserve">Runtime Semantics: </w:t>
        </w:r>
        <w:r w:rsidRPr="00E77497">
          <w:rPr>
            <w:rFonts w:ascii="Helvetica" w:hAnsi="Helvetica"/>
            <w:b/>
            <w:spacing w:val="6"/>
          </w:rPr>
          <w:t>Evaluation</w:t>
        </w:r>
      </w:ins>
    </w:p>
    <w:p w14:paraId="7DEE0654" w14:textId="77777777" w:rsidR="004C02EF" w:rsidRPr="00E77497" w:rsidRDefault="004C02EF" w:rsidP="004C02EF">
      <w:del w:id="17475"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del w:id="17476" w:author="Rev 4 Allen Wirfs-Brock" w:date="2011-10-20T10:28:00Z">
        <w:r w:rsidRPr="00E77497" w:rsidDel="00EB6200">
          <w:delText>is evaluated as follows:</w:delText>
        </w:r>
      </w:del>
    </w:p>
    <w:p w14:paraId="2F75C791" w14:textId="77777777"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14:paraId="5475D3AD" w14:textId="77777777" w:rsidR="004C02EF" w:rsidRPr="00E77497" w:rsidRDefault="004C02EF" w:rsidP="00C47E72">
      <w:pPr>
        <w:pStyle w:val="Alg2"/>
        <w:numPr>
          <w:ilvl w:val="0"/>
          <w:numId w:val="136"/>
        </w:numPr>
      </w:pPr>
      <w:r w:rsidRPr="00E77497">
        <w:t xml:space="preserve">If </w:t>
      </w:r>
      <w:r w:rsidRPr="00E77497">
        <w:rPr>
          <w:i/>
        </w:rPr>
        <w:t>B</w:t>
      </w:r>
      <w:r w:rsidRPr="00E77497">
        <w:t>.</w:t>
      </w:r>
      <w:ins w:id="17477" w:author="Rev 6 Allen Wirfs-Brock" w:date="2012-02-19T16:50:00Z">
        <w:r w:rsidR="00A90B01">
          <w:t>[[</w:t>
        </w:r>
      </w:ins>
      <w:r w:rsidRPr="00E77497">
        <w:t>type</w:t>
      </w:r>
      <w:ins w:id="17478" w:author="Rev 6 Allen Wirfs-Brock" w:date="2012-02-19T16:50:00Z">
        <w:r w:rsidR="00A90B01">
          <w:t>]]</w:t>
        </w:r>
      </w:ins>
      <w:r w:rsidRPr="00E77497">
        <w:t xml:space="preserve"> is not </w:t>
      </w:r>
      <w:r w:rsidRPr="00E77497">
        <w:rPr>
          <w:rFonts w:ascii="Arial" w:hAnsi="Arial" w:cs="Arial"/>
        </w:rPr>
        <w:t>throw</w:t>
      </w:r>
      <w:r w:rsidRPr="00E77497">
        <w:t xml:space="preserve">, return </w:t>
      </w:r>
      <w:r w:rsidRPr="00E77497">
        <w:rPr>
          <w:i/>
        </w:rPr>
        <w:t>B</w:t>
      </w:r>
      <w:r w:rsidRPr="00E77497">
        <w:t>.</w:t>
      </w:r>
    </w:p>
    <w:p w14:paraId="4746710F" w14:textId="77777777" w:rsidR="004C02EF" w:rsidRPr="00E77497" w:rsidRDefault="004C02EF" w:rsidP="00C47E72">
      <w:pPr>
        <w:pStyle w:val="Alg2"/>
        <w:numPr>
          <w:ilvl w:val="0"/>
          <w:numId w:val="136"/>
        </w:numPr>
        <w:spacing w:after="220"/>
      </w:pPr>
      <w:r w:rsidRPr="00E77497">
        <w:t xml:space="preserve">Return the result of </w:t>
      </w:r>
      <w:del w:id="17479" w:author="Rev 4 Allen Wirfs-Brock" w:date="2011-11-06T16:54:00Z">
        <w:r w:rsidRPr="00E77497" w:rsidDel="006A1523">
          <w:delText xml:space="preserve">evaluating </w:delText>
        </w:r>
      </w:del>
      <w:ins w:id="17480" w:author="Rev 4 Allen Wirfs-Brock" w:date="2011-11-06T16:54:00Z">
        <w:r w:rsidR="006A1523">
          <w:t>perform</w:t>
        </w:r>
      </w:ins>
      <w:ins w:id="17481" w:author="Rev 4 Allen Wirfs-Brock" w:date="2011-11-06T16:55:00Z">
        <w:r w:rsidR="006A1523">
          <w:t>ing</w:t>
        </w:r>
      </w:ins>
      <w:ins w:id="17482" w:author="Rev 4 Allen Wirfs-Brock" w:date="2011-11-06T16:54:00Z">
        <w:r w:rsidR="006A1523">
          <w:t xml:space="preserve"> Catch Clause Evaluation of</w:t>
        </w:r>
        <w:r w:rsidR="006A1523" w:rsidRPr="00E77497">
          <w:t xml:space="preserve"> </w:t>
        </w:r>
      </w:ins>
      <w:r w:rsidRPr="00E77497">
        <w:rPr>
          <w:i/>
        </w:rPr>
        <w:t>Catch</w:t>
      </w:r>
      <w:r w:rsidRPr="00E77497">
        <w:t xml:space="preserve"> with parameter </w:t>
      </w:r>
      <w:r w:rsidRPr="00E77497">
        <w:rPr>
          <w:i/>
        </w:rPr>
        <w:t>B</w:t>
      </w:r>
      <w:r w:rsidRPr="00E77497">
        <w:t>.</w:t>
      </w:r>
      <w:ins w:id="17483" w:author="Rev 6 Allen Wirfs-Brock" w:date="2012-02-19T16:51:00Z">
        <w:r w:rsidR="00A90B01">
          <w:t>[[</w:t>
        </w:r>
      </w:ins>
      <w:r w:rsidRPr="00E77497">
        <w:t>value</w:t>
      </w:r>
      <w:ins w:id="17484" w:author="Rev 6 Allen Wirfs-Brock" w:date="2012-02-19T16:51:00Z">
        <w:r w:rsidR="00A90B01">
          <w:t>]]</w:t>
        </w:r>
      </w:ins>
      <w:r w:rsidRPr="00E77497">
        <w:t>.</w:t>
      </w:r>
    </w:p>
    <w:p w14:paraId="746C24C9" w14:textId="77777777" w:rsidR="004C02EF" w:rsidRPr="00E77497" w:rsidRDefault="004C02EF" w:rsidP="004C02EF">
      <w:del w:id="17485"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del w:id="17486" w:author="Rev 4 Allen Wirfs-Brock" w:date="2011-10-20T10:28:00Z">
        <w:r w:rsidRPr="00E77497" w:rsidDel="00EB6200">
          <w:delText>is evaluated as follows:</w:delText>
        </w:r>
      </w:del>
    </w:p>
    <w:p w14:paraId="73CC3923" w14:textId="77777777"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14:paraId="7CB8F94F" w14:textId="77777777"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14:paraId="5F4146CE" w14:textId="77777777" w:rsidR="004C02EF" w:rsidRPr="00E77497" w:rsidRDefault="004C02EF" w:rsidP="00C47E72">
      <w:pPr>
        <w:pStyle w:val="Alg2"/>
        <w:numPr>
          <w:ilvl w:val="0"/>
          <w:numId w:val="137"/>
        </w:numPr>
      </w:pPr>
      <w:r w:rsidRPr="00E77497">
        <w:t xml:space="preserve">If </w:t>
      </w:r>
      <w:r w:rsidRPr="00E77497">
        <w:rPr>
          <w:i/>
        </w:rPr>
        <w:t>F</w:t>
      </w:r>
      <w:r w:rsidRPr="00E77497">
        <w:t>.</w:t>
      </w:r>
      <w:ins w:id="17487" w:author="Rev 6 Allen Wirfs-Brock" w:date="2012-02-19T16:51:00Z">
        <w:r w:rsidR="00A90B01">
          <w:t>[[</w:t>
        </w:r>
      </w:ins>
      <w:r w:rsidRPr="00E77497">
        <w:t>type</w:t>
      </w:r>
      <w:ins w:id="17488" w:author="Rev 6 Allen Wirfs-Brock" w:date="2012-02-19T16:51:00Z">
        <w:r w:rsidR="00A90B01">
          <w:t>]]</w:t>
        </w:r>
      </w:ins>
      <w:r w:rsidRPr="00E77497">
        <w:t xml:space="preserve"> is </w:t>
      </w:r>
      <w:r w:rsidRPr="00E77497">
        <w:rPr>
          <w:rFonts w:ascii="Arial" w:hAnsi="Arial" w:cs="Arial"/>
        </w:rPr>
        <w:t>normal</w:t>
      </w:r>
      <w:r w:rsidRPr="00E77497">
        <w:t xml:space="preserve">, return </w:t>
      </w:r>
      <w:r w:rsidRPr="00E77497">
        <w:rPr>
          <w:i/>
        </w:rPr>
        <w:t>B</w:t>
      </w:r>
      <w:r w:rsidRPr="00E77497">
        <w:t>.</w:t>
      </w:r>
    </w:p>
    <w:p w14:paraId="66463775" w14:textId="77777777"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14:paraId="2ECA6F8D" w14:textId="77777777" w:rsidR="004C02EF" w:rsidRPr="00E77497" w:rsidRDefault="004C02EF" w:rsidP="004C02EF">
      <w:del w:id="17489"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del w:id="17490" w:author="Rev 4 Allen Wirfs-Brock" w:date="2011-10-20T10:28:00Z">
        <w:r w:rsidRPr="00E77497" w:rsidDel="00EB6200">
          <w:delText>is evaluated as follows:</w:delText>
        </w:r>
      </w:del>
    </w:p>
    <w:p w14:paraId="27264B37" w14:textId="77777777"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14:paraId="03205267" w14:textId="77777777" w:rsidR="004C02EF" w:rsidRPr="00E77497" w:rsidRDefault="004C02EF" w:rsidP="00150A49">
      <w:pPr>
        <w:pStyle w:val="Alg2"/>
        <w:numPr>
          <w:ilvl w:val="0"/>
          <w:numId w:val="138"/>
        </w:numPr>
      </w:pPr>
      <w:r w:rsidRPr="00E77497">
        <w:t xml:space="preserve">If </w:t>
      </w:r>
      <w:r w:rsidRPr="00E77497">
        <w:rPr>
          <w:i/>
        </w:rPr>
        <w:t>B</w:t>
      </w:r>
      <w:r w:rsidRPr="00E77497">
        <w:t>.</w:t>
      </w:r>
      <w:ins w:id="17491" w:author="Rev 6 Allen Wirfs-Brock" w:date="2012-02-19T16:52:00Z">
        <w:r w:rsidR="00A90B01">
          <w:t>[[</w:t>
        </w:r>
      </w:ins>
      <w:r w:rsidRPr="00E77497">
        <w:t>type</w:t>
      </w:r>
      <w:ins w:id="17492" w:author="Rev 6 Allen Wirfs-Brock" w:date="2012-02-19T16:52:00Z">
        <w:r w:rsidR="00A90B01">
          <w:t>]]</w:t>
        </w:r>
      </w:ins>
      <w:r w:rsidRPr="00E77497">
        <w:t xml:space="preserve"> is </w:t>
      </w:r>
      <w:r w:rsidRPr="00E77497">
        <w:rPr>
          <w:rFonts w:ascii="Arial" w:hAnsi="Arial" w:cs="Arial"/>
        </w:rPr>
        <w:t>throw</w:t>
      </w:r>
      <w:r w:rsidRPr="00E77497">
        <w:t>, then</w:t>
      </w:r>
    </w:p>
    <w:p w14:paraId="0A05EF98"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ins w:id="17493" w:author="Rev 4 Allen Wirfs-Brock" w:date="2011-11-06T16:55:00Z">
        <w:r w:rsidR="006A1523">
          <w:t>performing Catch Clause Evaluation of</w:t>
        </w:r>
        <w:r w:rsidR="006A1523" w:rsidRPr="00E77497">
          <w:t xml:space="preserve"> </w:t>
        </w:r>
      </w:ins>
      <w:del w:id="17494" w:author="Rev 4 Allen Wirfs-Brock" w:date="2011-11-06T16:55:00Z">
        <w:r w:rsidRPr="00E77497" w:rsidDel="006A1523">
          <w:delText xml:space="preserve">evaluating </w:delText>
        </w:r>
      </w:del>
      <w:r w:rsidRPr="00E77497">
        <w:rPr>
          <w:i/>
        </w:rPr>
        <w:t>Catch</w:t>
      </w:r>
      <w:r w:rsidRPr="00E77497">
        <w:t xml:space="preserve"> with parameter </w:t>
      </w:r>
      <w:r w:rsidRPr="00E77497">
        <w:rPr>
          <w:i/>
        </w:rPr>
        <w:t>B</w:t>
      </w:r>
      <w:r w:rsidRPr="00E77497">
        <w:t>.value.</w:t>
      </w:r>
    </w:p>
    <w:p w14:paraId="20C55A36" w14:textId="77777777" w:rsidR="004C02EF" w:rsidRPr="00E77497" w:rsidRDefault="004C02EF" w:rsidP="00150A49">
      <w:pPr>
        <w:pStyle w:val="Alg2"/>
        <w:numPr>
          <w:ilvl w:val="0"/>
          <w:numId w:val="138"/>
        </w:numPr>
      </w:pPr>
      <w:r w:rsidRPr="00E77497">
        <w:t xml:space="preserve">Else, </w:t>
      </w:r>
      <w:r w:rsidRPr="00E77497">
        <w:rPr>
          <w:i/>
        </w:rPr>
        <w:t>B</w:t>
      </w:r>
      <w:r w:rsidRPr="00E77497">
        <w:t>.</w:t>
      </w:r>
      <w:ins w:id="17495" w:author="Rev 6 Allen Wirfs-Brock" w:date="2012-02-19T16:52:00Z">
        <w:r w:rsidR="00A90B01">
          <w:t>[[</w:t>
        </w:r>
      </w:ins>
      <w:r w:rsidRPr="00E77497">
        <w:t>type</w:t>
      </w:r>
      <w:ins w:id="17496" w:author="Rev 6 Allen Wirfs-Brock" w:date="2012-02-19T16:52:00Z">
        <w:r w:rsidR="00A90B01">
          <w:t>]]</w:t>
        </w:r>
      </w:ins>
      <w:r w:rsidRPr="00E77497">
        <w:t xml:space="preserve"> is not </w:t>
      </w:r>
      <w:r w:rsidRPr="00E77497">
        <w:rPr>
          <w:rFonts w:ascii="Arial" w:hAnsi="Arial" w:cs="Arial"/>
        </w:rPr>
        <w:t>throw</w:t>
      </w:r>
      <w:r w:rsidRPr="00E77497">
        <w:rPr>
          <w:b/>
        </w:rPr>
        <w:t>,</w:t>
      </w:r>
    </w:p>
    <w:p w14:paraId="4E2298BB"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14:paraId="204A27B2" w14:textId="77777777"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14:paraId="57E1AD15" w14:textId="77777777" w:rsidR="004C02EF" w:rsidRPr="00E77497" w:rsidRDefault="004C02EF" w:rsidP="00150A49">
      <w:pPr>
        <w:pStyle w:val="Alg2"/>
        <w:numPr>
          <w:ilvl w:val="0"/>
          <w:numId w:val="138"/>
        </w:numPr>
      </w:pPr>
      <w:r w:rsidRPr="00E77497">
        <w:t xml:space="preserve">If </w:t>
      </w:r>
      <w:r w:rsidRPr="00E77497">
        <w:rPr>
          <w:i/>
        </w:rPr>
        <w:t>F</w:t>
      </w:r>
      <w:r w:rsidRPr="00E77497">
        <w:t>.</w:t>
      </w:r>
      <w:ins w:id="17497" w:author="Rev 6 Allen Wirfs-Brock" w:date="2012-02-19T16:52:00Z">
        <w:r w:rsidR="00A90B01">
          <w:t>[[</w:t>
        </w:r>
      </w:ins>
      <w:r w:rsidRPr="00E77497">
        <w:t>type</w:t>
      </w:r>
      <w:ins w:id="17498" w:author="Rev 6 Allen Wirfs-Brock" w:date="2012-02-19T16:52:00Z">
        <w:r w:rsidR="00A90B01">
          <w:t>]]</w:t>
        </w:r>
      </w:ins>
      <w:r w:rsidRPr="00E77497">
        <w:t xml:space="preserve"> is </w:t>
      </w:r>
      <w:r w:rsidRPr="00E77497">
        <w:rPr>
          <w:rFonts w:ascii="Arial" w:hAnsi="Arial" w:cs="Arial"/>
        </w:rPr>
        <w:t>normal</w:t>
      </w:r>
      <w:r w:rsidRPr="00E77497">
        <w:t xml:space="preserve">, return </w:t>
      </w:r>
      <w:r w:rsidRPr="00E77497">
        <w:rPr>
          <w:i/>
        </w:rPr>
        <w:t>C</w:t>
      </w:r>
      <w:r w:rsidRPr="00E77497">
        <w:t>.</w:t>
      </w:r>
    </w:p>
    <w:p w14:paraId="07B9DB2B" w14:textId="77777777"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14:paraId="0019C09D" w14:textId="77777777" w:rsidR="004C02EF" w:rsidRPr="00E77497" w:rsidDel="006A1523" w:rsidRDefault="004C02EF" w:rsidP="00C7794D">
      <w:pPr>
        <w:ind w:firstLine="360"/>
        <w:rPr>
          <w:del w:id="17499" w:author="Rev 4 Allen Wirfs-Brock" w:date="2011-11-06T16:52:00Z"/>
        </w:rPr>
      </w:pPr>
      <w:del w:id="17500" w:author="Rev 4 Allen Wirfs-Brock" w:date="2011-10-20T10:28:00Z">
        <w:r w:rsidRPr="00E77497" w:rsidDel="00EB6200">
          <w:delText xml:space="preserve">The production </w:delText>
        </w:r>
      </w:del>
      <w:del w:id="17501" w:author="Rev 4 Allen Wirfs-Brock" w:date="2011-11-06T16:52:00Z">
        <w:r w:rsidRPr="00E77497" w:rsidDel="006A1523">
          <w:rPr>
            <w:rFonts w:ascii="Times New Roman" w:hAnsi="Times New Roman"/>
            <w:i/>
          </w:rPr>
          <w:delText>Catch</w:delText>
        </w:r>
        <w:r w:rsidRPr="00E77497" w:rsidDel="006A1523">
          <w:delText xml:space="preserve"> </w:delText>
        </w:r>
        <w:r w:rsidRPr="00E77497" w:rsidDel="006A1523">
          <w:rPr>
            <w:b/>
          </w:rPr>
          <w:delText>:</w:delText>
        </w:r>
        <w:r w:rsidRPr="00E77497" w:rsidDel="006A1523">
          <w:delText xml:space="preserve"> </w:delText>
        </w:r>
        <w:r w:rsidRPr="00E77497" w:rsidDel="006A1523">
          <w:rPr>
            <w:rFonts w:ascii="Courier New" w:hAnsi="Courier New"/>
            <w:b/>
          </w:rPr>
          <w:delText>catch</w:delText>
        </w:r>
        <w:r w:rsidRPr="00E77497" w:rsidDel="006A1523">
          <w:delText xml:space="preserve"> </w:delText>
        </w:r>
        <w:r w:rsidRPr="00E77497" w:rsidDel="006A1523">
          <w:rPr>
            <w:rFonts w:ascii="Courier New" w:hAnsi="Courier New"/>
            <w:b/>
          </w:rPr>
          <w:delText>(</w:delText>
        </w:r>
      </w:del>
      <w:ins w:id="17502" w:author="Rev 3 Allen Wirfs-Brock" w:date="2011-09-10T15:55:00Z">
        <w:del w:id="17503" w:author="Rev 4 Allen Wirfs-Brock" w:date="2011-11-06T16:52:00Z">
          <w:r w:rsidR="00ED23EC" w:rsidRPr="00E77497" w:rsidDel="006A1523">
            <w:rPr>
              <w:rFonts w:ascii="Times New Roman" w:hAnsi="Times New Roman"/>
              <w:i/>
            </w:rPr>
            <w:delText xml:space="preserve"> </w:delText>
          </w:r>
        </w:del>
      </w:ins>
      <w:del w:id="17504" w:author="Rev 4 Allen Wirfs-Brock" w:date="2011-11-06T16:52:00Z">
        <w:r w:rsidRPr="00E77497" w:rsidDel="006A1523">
          <w:rPr>
            <w:rFonts w:ascii="Times New Roman" w:hAnsi="Times New Roman"/>
            <w:i/>
          </w:rPr>
          <w:delText>Identifier</w:delText>
        </w:r>
      </w:del>
      <w:ins w:id="17505" w:author="Rev 3 Allen Wirfs-Brock" w:date="2011-09-10T15:55:00Z">
        <w:del w:id="17506" w:author="Rev 4 Allen Wirfs-Brock" w:date="2011-11-06T16:52:00Z">
          <w:r w:rsidR="00ED23EC" w:rsidRPr="00E77497" w:rsidDel="006A1523">
            <w:rPr>
              <w:rFonts w:ascii="Times New Roman" w:hAnsi="Times New Roman"/>
              <w:i/>
            </w:rPr>
            <w:delText>CatchParameter</w:delText>
          </w:r>
        </w:del>
      </w:ins>
      <w:del w:id="17507" w:author="Rev 4 Allen Wirfs-Brock" w:date="2011-11-06T16:52:00Z">
        <w:r w:rsidRPr="00E77497" w:rsidDel="006A1523">
          <w:rPr>
            <w:rFonts w:ascii="Courier New" w:hAnsi="Courier New" w:cs="Courier New"/>
          </w:rPr>
          <w:delText xml:space="preserve"> </w:delText>
        </w:r>
        <w:r w:rsidRPr="00E77497" w:rsidDel="006A1523">
          <w:rPr>
            <w:rFonts w:ascii="Courier New" w:hAnsi="Courier New"/>
            <w:b/>
          </w:rPr>
          <w:delText>)</w:delText>
        </w:r>
        <w:r w:rsidRPr="00E77497" w:rsidDel="006A1523">
          <w:delText xml:space="preserve"> </w:delText>
        </w:r>
        <w:r w:rsidRPr="00E77497" w:rsidDel="006A1523">
          <w:rPr>
            <w:rFonts w:ascii="Times New Roman" w:hAnsi="Times New Roman"/>
            <w:i/>
          </w:rPr>
          <w:delText>Block</w:delText>
        </w:r>
        <w:r w:rsidRPr="00E77497" w:rsidDel="006A1523">
          <w:delText xml:space="preserve"> </w:delText>
        </w:r>
      </w:del>
      <w:del w:id="17508" w:author="Rev 4 Allen Wirfs-Brock" w:date="2011-10-20T10:28:00Z">
        <w:r w:rsidRPr="00E77497" w:rsidDel="00EB6200">
          <w:delText xml:space="preserve">is evaluated </w:delText>
        </w:r>
      </w:del>
      <w:ins w:id="17509" w:author="Rev 3 Allen Wirfs-Brock" w:date="2011-09-09T13:35:00Z">
        <w:del w:id="17510" w:author="Rev 4 Allen Wirfs-Brock" w:date="2011-11-06T16:52:00Z">
          <w:r w:rsidR="00B403DC" w:rsidRPr="00E77497" w:rsidDel="006A1523">
            <w:delText xml:space="preserve">with parameter </w:delText>
          </w:r>
          <w:r w:rsidR="00B403DC" w:rsidRPr="00E77497" w:rsidDel="006A1523">
            <w:rPr>
              <w:rFonts w:ascii="Times New Roman" w:eastAsia="Times New Roman" w:hAnsi="Times New Roman"/>
              <w:i/>
              <w:spacing w:val="6"/>
              <w:lang w:eastAsia="en-US"/>
            </w:rPr>
            <w:delText>C</w:delText>
          </w:r>
          <w:r w:rsidR="00B403DC" w:rsidRPr="00E77497" w:rsidDel="006A1523">
            <w:delText xml:space="preserve"> </w:delText>
          </w:r>
        </w:del>
      </w:ins>
      <w:del w:id="17511" w:author="Rev 4 Allen Wirfs-Brock" w:date="2011-10-20T10:29:00Z">
        <w:r w:rsidRPr="00E77497" w:rsidDel="00EB6200">
          <w:delText>as follows:</w:delText>
        </w:r>
      </w:del>
    </w:p>
    <w:p w14:paraId="76FEFF27" w14:textId="77777777" w:rsidR="004C02EF" w:rsidRPr="00E77497" w:rsidDel="006A1523" w:rsidRDefault="004C02EF" w:rsidP="006361CF">
      <w:pPr>
        <w:pStyle w:val="Alg2"/>
        <w:numPr>
          <w:ilvl w:val="0"/>
          <w:numId w:val="139"/>
        </w:numPr>
        <w:rPr>
          <w:del w:id="17512" w:author="Rev 4 Allen Wirfs-Brock" w:date="2011-11-06T16:52:00Z"/>
        </w:rPr>
        <w:pPrChange w:id="17513" w:author="Rev 4 Allen Wirfs-Brock" w:date="2011-11-07T12:16:00Z">
          <w:pPr>
            <w:pStyle w:val="Alg2"/>
            <w:numPr>
              <w:numId w:val="143"/>
            </w:numPr>
            <w:tabs>
              <w:tab w:val="num" w:pos="360"/>
            </w:tabs>
            <w:ind w:left="360" w:hanging="360"/>
          </w:pPr>
        </w:pPrChange>
      </w:pPr>
      <w:del w:id="17514" w:author="Rev 4 Allen Wirfs-Brock" w:date="2011-11-06T16:52:00Z">
        <w:r w:rsidRPr="00E77497" w:rsidDel="006A1523">
          <w:delText xml:space="preserve">Let </w:delText>
        </w:r>
        <w:r w:rsidRPr="00E77497" w:rsidDel="006A1523">
          <w:rPr>
            <w:i/>
          </w:rPr>
          <w:delText>C</w:delText>
        </w:r>
        <w:r w:rsidRPr="00E77497" w:rsidDel="006A1523">
          <w:delText xml:space="preserve"> be the parameter that has been passed to this production.</w:delText>
        </w:r>
      </w:del>
    </w:p>
    <w:p w14:paraId="2F8F7D3F" w14:textId="77777777" w:rsidR="004C02EF" w:rsidRPr="00E77497" w:rsidDel="006A1523" w:rsidRDefault="004C02EF" w:rsidP="006361CF">
      <w:pPr>
        <w:pStyle w:val="Alg2"/>
        <w:numPr>
          <w:ilvl w:val="0"/>
          <w:numId w:val="139"/>
        </w:numPr>
        <w:rPr>
          <w:del w:id="17515" w:author="Rev 4 Allen Wirfs-Brock" w:date="2011-11-06T16:52:00Z"/>
        </w:rPr>
        <w:pPrChange w:id="17516" w:author="Rev 4 Allen Wirfs-Brock" w:date="2011-11-07T12:16:00Z">
          <w:pPr>
            <w:pStyle w:val="Alg2"/>
            <w:numPr>
              <w:numId w:val="143"/>
            </w:numPr>
            <w:tabs>
              <w:tab w:val="num" w:pos="360"/>
            </w:tabs>
            <w:ind w:left="360" w:hanging="360"/>
          </w:pPr>
        </w:pPrChange>
      </w:pPr>
      <w:del w:id="17517" w:author="Rev 4 Allen Wirfs-Brock" w:date="2011-11-06T16:52:00Z">
        <w:r w:rsidRPr="00E77497" w:rsidDel="006A1523">
          <w:delText xml:space="preserve">Let </w:delText>
        </w:r>
        <w:r w:rsidRPr="00E77497" w:rsidDel="006A1523">
          <w:rPr>
            <w:i/>
          </w:rPr>
          <w:delText>oldEnv</w:delText>
        </w:r>
        <w:r w:rsidRPr="00E77497" w:rsidDel="006A1523">
          <w:delText xml:space="preserve"> be the running execution context’s LexicalEnvironment.</w:delText>
        </w:r>
      </w:del>
    </w:p>
    <w:p w14:paraId="2EC4A7BD" w14:textId="77777777" w:rsidR="004C02EF" w:rsidRPr="00E77497" w:rsidDel="006A1523" w:rsidRDefault="004C02EF" w:rsidP="006361CF">
      <w:pPr>
        <w:pStyle w:val="Alg2"/>
        <w:numPr>
          <w:ilvl w:val="0"/>
          <w:numId w:val="139"/>
        </w:numPr>
        <w:rPr>
          <w:del w:id="17518" w:author="Rev 4 Allen Wirfs-Brock" w:date="2011-11-06T16:52:00Z"/>
        </w:rPr>
        <w:pPrChange w:id="17519" w:author="Rev 4 Allen Wirfs-Brock" w:date="2011-11-07T12:16:00Z">
          <w:pPr>
            <w:pStyle w:val="Alg2"/>
            <w:numPr>
              <w:numId w:val="143"/>
            </w:numPr>
            <w:tabs>
              <w:tab w:val="num" w:pos="360"/>
            </w:tabs>
            <w:ind w:left="360" w:hanging="360"/>
          </w:pPr>
        </w:pPrChange>
      </w:pPr>
      <w:del w:id="17520" w:author="Rev 4 Allen Wirfs-Brock" w:date="2011-11-06T16:52:00Z">
        <w:r w:rsidRPr="00E77497" w:rsidDel="006A1523">
          <w:delText xml:space="preserve">Let </w:delText>
        </w:r>
        <w:r w:rsidRPr="00E77497" w:rsidDel="006A1523">
          <w:rPr>
            <w:i/>
          </w:rPr>
          <w:delText>catchEnv</w:delText>
        </w:r>
        <w:r w:rsidRPr="00E77497" w:rsidDel="006A1523">
          <w:delText xml:space="preserve"> be the result of calling NewDeclarativeEnvironment passing </w:delText>
        </w:r>
        <w:r w:rsidRPr="00E77497" w:rsidDel="006A1523">
          <w:rPr>
            <w:i/>
          </w:rPr>
          <w:delText>oldEnv</w:delText>
        </w:r>
        <w:r w:rsidRPr="00E77497" w:rsidDel="006A1523">
          <w:delText xml:space="preserve"> as the argument. </w:delText>
        </w:r>
      </w:del>
    </w:p>
    <w:p w14:paraId="4963CCEF" w14:textId="77777777" w:rsidR="00B61411" w:rsidRPr="00E77497" w:rsidDel="006A1523" w:rsidRDefault="00ED23EC" w:rsidP="006361CF">
      <w:pPr>
        <w:pStyle w:val="Alg2"/>
        <w:numPr>
          <w:ilvl w:val="0"/>
          <w:numId w:val="139"/>
        </w:numPr>
        <w:rPr>
          <w:ins w:id="17521" w:author="Rev 3 Allen Wirfs-Brock" w:date="2011-09-10T15:36:00Z"/>
          <w:del w:id="17522" w:author="Rev 4 Allen Wirfs-Brock" w:date="2011-11-06T16:52:00Z"/>
        </w:rPr>
        <w:pPrChange w:id="17523" w:author="Rev 4 Allen Wirfs-Brock" w:date="2011-11-07T12:16:00Z">
          <w:pPr>
            <w:pStyle w:val="Alg2"/>
            <w:numPr>
              <w:numId w:val="143"/>
            </w:numPr>
            <w:tabs>
              <w:tab w:val="num" w:pos="360"/>
            </w:tabs>
            <w:ind w:left="360" w:hanging="360"/>
          </w:pPr>
        </w:pPrChange>
      </w:pPr>
      <w:ins w:id="17524" w:author="Rev 3 Allen Wirfs-Brock" w:date="2011-09-10T15:56:00Z">
        <w:del w:id="17525" w:author="Rev 4 Allen Wirfs-Brock" w:date="2011-11-06T16:52:00Z">
          <w:r w:rsidRPr="00E77497" w:rsidDel="006A1523">
            <w:delText>For each element</w:delText>
          </w:r>
        </w:del>
      </w:ins>
      <w:ins w:id="17526" w:author="Rev 3 Allen Wirfs-Brock" w:date="2011-09-10T15:37:00Z">
        <w:del w:id="17527" w:author="Rev 4 Allen Wirfs-Brock" w:date="2011-11-06T16:52:00Z">
          <w:r w:rsidR="00B61411" w:rsidRPr="00E77497" w:rsidDel="006A1523">
            <w:delText xml:space="preserve"> </w:delText>
          </w:r>
          <w:r w:rsidR="00B61411" w:rsidRPr="00E77497" w:rsidDel="006A1523">
            <w:rPr>
              <w:i/>
            </w:rPr>
            <w:delText>argName</w:delText>
          </w:r>
          <w:r w:rsidR="00B61411" w:rsidRPr="00E77497" w:rsidDel="006A1523">
            <w:delText xml:space="preserve"> of the BoundNames of </w:delText>
          </w:r>
        </w:del>
      </w:ins>
      <w:ins w:id="17528" w:author="Rev 3 Allen Wirfs-Brock" w:date="2011-09-10T15:56:00Z">
        <w:del w:id="17529" w:author="Rev 4 Allen Wirfs-Brock" w:date="2011-11-06T16:52:00Z">
          <w:r w:rsidRPr="00E77497" w:rsidDel="006A1523">
            <w:rPr>
              <w:i/>
            </w:rPr>
            <w:delText>CatchParameter, do</w:delText>
          </w:r>
        </w:del>
      </w:ins>
    </w:p>
    <w:p w14:paraId="14B9CD69" w14:textId="77777777" w:rsidR="004C02EF" w:rsidRPr="00E77497" w:rsidDel="006A1523" w:rsidRDefault="004C02EF" w:rsidP="006361CF">
      <w:pPr>
        <w:pStyle w:val="Alg2"/>
        <w:numPr>
          <w:ilvl w:val="1"/>
          <w:numId w:val="139"/>
        </w:numPr>
        <w:tabs>
          <w:tab w:val="clear" w:pos="1080"/>
          <w:tab w:val="num" w:pos="720"/>
        </w:tabs>
        <w:ind w:hanging="720"/>
        <w:rPr>
          <w:del w:id="17530" w:author="Rev 4 Allen Wirfs-Brock" w:date="2011-11-06T16:52:00Z"/>
        </w:rPr>
        <w:pPrChange w:id="17531" w:author="Rev 4 Allen Wirfs-Brock" w:date="2011-11-07T12:16:00Z">
          <w:pPr>
            <w:pStyle w:val="Alg2"/>
            <w:numPr>
              <w:ilvl w:val="1"/>
              <w:numId w:val="143"/>
            </w:numPr>
            <w:tabs>
              <w:tab w:val="num" w:pos="720"/>
            </w:tabs>
            <w:ind w:left="1080" w:hanging="720"/>
          </w:pPr>
        </w:pPrChange>
      </w:pPr>
      <w:del w:id="17532" w:author="Rev 4 Allen Wirfs-Brock" w:date="2011-11-06T16:52:00Z">
        <w:r w:rsidRPr="00E77497" w:rsidDel="006A1523">
          <w:delText xml:space="preserve">Call the CreateMutableBinding concrete method of </w:delText>
        </w:r>
        <w:r w:rsidRPr="00E77497" w:rsidDel="006A1523">
          <w:rPr>
            <w:i/>
          </w:rPr>
          <w:delText>catchEnv</w:delText>
        </w:r>
        <w:r w:rsidRPr="00E77497" w:rsidDel="006A1523">
          <w:delText xml:space="preserve"> passing </w:delText>
        </w:r>
      </w:del>
      <w:ins w:id="17533" w:author="Rev 3 Allen Wirfs-Brock" w:date="2011-09-10T15:38:00Z">
        <w:del w:id="17534" w:author="Rev 4 Allen Wirfs-Brock" w:date="2011-11-06T16:52:00Z">
          <w:r w:rsidR="00B61411" w:rsidRPr="00E77497" w:rsidDel="006A1523">
            <w:rPr>
              <w:i/>
            </w:rPr>
            <w:delText>argName</w:delText>
          </w:r>
          <w:r w:rsidR="00B61411" w:rsidRPr="00E77497" w:rsidDel="006A1523">
            <w:delText xml:space="preserve"> </w:delText>
          </w:r>
        </w:del>
      </w:ins>
      <w:del w:id="17535" w:author="Rev 4 Allen Wirfs-Brock" w:date="2011-11-06T16:52:00Z">
        <w:r w:rsidRPr="00E77497" w:rsidDel="006A1523">
          <w:delText xml:space="preserve">the </w:delText>
        </w:r>
        <w:r w:rsidRPr="00E77497" w:rsidDel="006A1523">
          <w:rPr>
            <w:i/>
          </w:rPr>
          <w:delText xml:space="preserve">Identifier </w:delText>
        </w:r>
        <w:r w:rsidRPr="00E77497" w:rsidDel="006A1523">
          <w:delText>String value as the argument.</w:delText>
        </w:r>
      </w:del>
    </w:p>
    <w:p w14:paraId="3709EDCB" w14:textId="77777777" w:rsidR="004C02EF" w:rsidRPr="00E77497" w:rsidDel="006A1523" w:rsidRDefault="004C02EF" w:rsidP="006361CF">
      <w:pPr>
        <w:pStyle w:val="Alg2"/>
        <w:numPr>
          <w:ilvl w:val="0"/>
          <w:numId w:val="139"/>
        </w:numPr>
        <w:rPr>
          <w:del w:id="17536" w:author="Rev 4 Allen Wirfs-Brock" w:date="2011-11-06T16:52:00Z"/>
        </w:rPr>
        <w:pPrChange w:id="17537" w:author="Rev 4 Allen Wirfs-Brock" w:date="2011-11-07T12:16:00Z">
          <w:pPr>
            <w:pStyle w:val="Alg2"/>
            <w:numPr>
              <w:numId w:val="143"/>
            </w:numPr>
            <w:tabs>
              <w:tab w:val="num" w:pos="360"/>
            </w:tabs>
            <w:ind w:left="360" w:hanging="360"/>
          </w:pPr>
        </w:pPrChange>
      </w:pPr>
      <w:del w:id="17538" w:author="Rev 4 Allen Wirfs-Brock" w:date="2011-11-06T16:52:00Z">
        <w:r w:rsidRPr="00E77497" w:rsidDel="006A1523">
          <w:delText>Call the</w:delText>
        </w:r>
      </w:del>
      <w:ins w:id="17539" w:author="Rev 3 Allen Wirfs-Brock" w:date="2011-09-10T16:02:00Z">
        <w:del w:id="17540" w:author="Rev 4 Allen Wirfs-Brock" w:date="2011-11-06T16:46:00Z">
          <w:r w:rsidR="00020F86" w:rsidRPr="00E77497" w:rsidDel="0074396A">
            <w:delText>Evaluate</w:delText>
          </w:r>
        </w:del>
      </w:ins>
      <w:del w:id="17541" w:author="Rev 4 Allen Wirfs-Brock" w:date="2011-11-06T16:46:00Z">
        <w:r w:rsidRPr="00E77497" w:rsidDel="0074396A">
          <w:delText xml:space="preserve"> </w:delText>
        </w:r>
      </w:del>
      <w:ins w:id="17542" w:author="Rev 3 Allen Wirfs-Brock" w:date="2011-09-10T16:03:00Z">
        <w:del w:id="17543" w:author="Rev 4 Allen Wirfs-Brock" w:date="2011-11-06T16:52:00Z">
          <w:r w:rsidR="00020F86" w:rsidRPr="00E77497" w:rsidDel="006A1523">
            <w:rPr>
              <w:i/>
            </w:rPr>
            <w:delText>CatchParameter</w:delText>
          </w:r>
          <w:r w:rsidR="00020F86" w:rsidRPr="00E77497" w:rsidDel="006A1523">
            <w:delText xml:space="preserve"> </w:delText>
          </w:r>
        </w:del>
      </w:ins>
      <w:del w:id="17544" w:author="Rev 4 Allen Wirfs-Brock" w:date="2011-11-06T16:52:00Z">
        <w:r w:rsidRPr="00E77497" w:rsidDel="006A1523">
          <w:delText xml:space="preserve">SetMutableBinding </w:delText>
        </w:r>
      </w:del>
      <w:ins w:id="17545" w:author="Rev 3 Allen Wirfs-Brock" w:date="2011-09-10T16:03:00Z">
        <w:del w:id="17546" w:author="Rev 4 Allen Wirfs-Brock" w:date="2011-11-06T16:46:00Z">
          <w:r w:rsidR="00020F86" w:rsidRPr="00E77497" w:rsidDel="0074396A">
            <w:delText>using</w:delText>
          </w:r>
        </w:del>
        <w:del w:id="17547" w:author="Rev 4 Allen Wirfs-Brock" w:date="2011-11-06T16:52:00Z">
          <w:r w:rsidR="00020F86" w:rsidRPr="00E77497" w:rsidDel="006A1523">
            <w:delText xml:space="preserve"> </w:delText>
          </w:r>
        </w:del>
      </w:ins>
      <w:del w:id="17548" w:author="Rev 4 Allen Wirfs-Brock" w:date="2011-11-06T16:52:00Z">
        <w:r w:rsidRPr="00E77497" w:rsidDel="006A1523">
          <w:delText xml:space="preserve">concrete method of </w:delText>
        </w:r>
        <w:r w:rsidRPr="00E77497" w:rsidDel="006A1523">
          <w:rPr>
            <w:i/>
          </w:rPr>
          <w:delText>catchEnv</w:delText>
        </w:r>
        <w:r w:rsidRPr="00E77497" w:rsidDel="006A1523">
          <w:delText xml:space="preserve"> passing the </w:delText>
        </w:r>
        <w:r w:rsidRPr="00E77497" w:rsidDel="006A1523">
          <w:rPr>
            <w:i/>
          </w:rPr>
          <w:delText>Identifier</w:delText>
        </w:r>
        <w:r w:rsidRPr="00E77497" w:rsidDel="006A1523">
          <w:delText xml:space="preserve">, </w:delText>
        </w:r>
        <w:r w:rsidRPr="00E77497" w:rsidDel="006A1523">
          <w:rPr>
            <w:i/>
          </w:rPr>
          <w:delText>C</w:delText>
        </w:r>
      </w:del>
      <w:ins w:id="17549" w:author="Rev 3 Allen Wirfs-Brock" w:date="2011-09-10T16:03:00Z">
        <w:del w:id="17550" w:author="Rev 4 Allen Wirfs-Brock" w:date="2011-11-06T16:52:00Z">
          <w:r w:rsidR="00020F86" w:rsidRPr="00E77497" w:rsidDel="006A1523">
            <w:rPr>
              <w:i/>
            </w:rPr>
            <w:delText xml:space="preserve"> </w:delText>
          </w:r>
        </w:del>
      </w:ins>
      <w:ins w:id="17551" w:author="Rev 3 Allen Wirfs-Brock" w:date="2011-09-10T16:04:00Z">
        <w:del w:id="17552" w:author="Rev 4 Allen Wirfs-Brock" w:date="2011-11-06T16:52:00Z">
          <w:r w:rsidR="00020F86" w:rsidRPr="00E77497" w:rsidDel="006A1523">
            <w:delText xml:space="preserve">and </w:delText>
          </w:r>
          <w:r w:rsidR="00020F86" w:rsidRPr="00E77497" w:rsidDel="006A1523">
            <w:rPr>
              <w:i/>
            </w:rPr>
            <w:delText>catEnv</w:delText>
          </w:r>
        </w:del>
      </w:ins>
      <w:del w:id="17553" w:author="Rev 4 Allen Wirfs-Brock" w:date="2011-11-06T16:52:00Z">
        <w:r w:rsidRPr="00E77497" w:rsidDel="006A1523">
          <w:delText xml:space="preserve">, and </w:delText>
        </w:r>
        <w:r w:rsidRPr="00E77497" w:rsidDel="006A1523">
          <w:rPr>
            <w:b/>
          </w:rPr>
          <w:delText xml:space="preserve">false </w:delText>
        </w:r>
        <w:r w:rsidRPr="00E77497" w:rsidDel="006A1523">
          <w:delText>as arguments. Note that the last argument is immaterial in this situation.</w:delText>
        </w:r>
      </w:del>
    </w:p>
    <w:p w14:paraId="12F44483" w14:textId="77777777" w:rsidR="00020F86" w:rsidRPr="00E77497" w:rsidDel="006A1523" w:rsidRDefault="00020F86" w:rsidP="006361CF">
      <w:pPr>
        <w:pStyle w:val="Alg2"/>
        <w:numPr>
          <w:ilvl w:val="0"/>
          <w:numId w:val="139"/>
        </w:numPr>
        <w:rPr>
          <w:ins w:id="17554" w:author="Rev 3 Allen Wirfs-Brock" w:date="2011-09-10T16:09:00Z"/>
          <w:del w:id="17555" w:author="Rev 4 Allen Wirfs-Brock" w:date="2011-11-06T16:52:00Z"/>
        </w:rPr>
        <w:pPrChange w:id="17556" w:author="Rev 4 Allen Wirfs-Brock" w:date="2011-11-07T12:16:00Z">
          <w:pPr>
            <w:pStyle w:val="Alg2"/>
            <w:numPr>
              <w:numId w:val="143"/>
            </w:numPr>
            <w:tabs>
              <w:tab w:val="num" w:pos="360"/>
            </w:tabs>
            <w:ind w:left="360" w:hanging="360"/>
          </w:pPr>
        </w:pPrChange>
      </w:pPr>
      <w:ins w:id="17557" w:author="Rev 3 Allen Wirfs-Brock" w:date="2011-09-10T16:09:00Z">
        <w:del w:id="17558" w:author="Rev 4 Allen Wirfs-Brock" w:date="2011-11-06T16:52:00Z">
          <w:r w:rsidRPr="00E77497" w:rsidDel="006A1523">
            <w:delText>If an exception was thrown</w:delText>
          </w:r>
        </w:del>
      </w:ins>
      <w:ins w:id="17559" w:author="Rev 3 Allen Wirfs-Brock" w:date="2011-09-10T16:10:00Z">
        <w:del w:id="17560" w:author="Rev 4 Allen Wirfs-Brock" w:date="2011-11-06T16:52:00Z">
          <w:r w:rsidRPr="00E77497" w:rsidDel="006A1523">
            <w:delText xml:space="preserve"> in the preceding step</w:delText>
          </w:r>
        </w:del>
      </w:ins>
      <w:ins w:id="17561" w:author="Rev 3 Allen Wirfs-Brock" w:date="2011-09-10T16:09:00Z">
        <w:del w:id="17562" w:author="Rev 4 Allen Wirfs-Brock" w:date="2011-11-06T16:52:00Z">
          <w:r w:rsidRPr="00E77497" w:rsidDel="006A1523">
            <w:delText>, return (</w:delText>
          </w:r>
          <w:r w:rsidRPr="00E77497" w:rsidDel="006A1523">
            <w:rPr>
              <w:rFonts w:ascii="Arial" w:hAnsi="Arial" w:cs="Arial"/>
            </w:rPr>
            <w:delText>throw</w:delText>
          </w:r>
          <w:r w:rsidRPr="00E77497" w:rsidDel="006A1523">
            <w:delText xml:space="preserve">, </w:delText>
          </w:r>
          <w:r w:rsidRPr="00E77497" w:rsidDel="006A1523">
            <w:rPr>
              <w:i/>
            </w:rPr>
            <w:delText>V</w:delText>
          </w:r>
          <w:r w:rsidRPr="00E77497" w:rsidDel="006A1523">
            <w:delText xml:space="preserve">, </w:delText>
          </w:r>
          <w:r w:rsidRPr="00E77497" w:rsidDel="006A1523">
            <w:rPr>
              <w:rFonts w:ascii="Arial" w:hAnsi="Arial" w:cs="Arial"/>
            </w:rPr>
            <w:delText>empty</w:delText>
          </w:r>
          <w:r w:rsidRPr="00E77497" w:rsidDel="006A1523">
            <w:delText xml:space="preserve">) where </w:delText>
          </w:r>
          <w:r w:rsidRPr="00E77497" w:rsidDel="006A1523">
            <w:rPr>
              <w:i/>
            </w:rPr>
            <w:delText>V</w:delText>
          </w:r>
          <w:r w:rsidRPr="00E77497" w:rsidDel="006A1523">
            <w:delText xml:space="preserve"> is the exception. (Execution now proceeds as if no exception were thrown.)</w:delText>
          </w:r>
        </w:del>
      </w:ins>
    </w:p>
    <w:p w14:paraId="3FF51F2B" w14:textId="77777777" w:rsidR="004C02EF" w:rsidRPr="00E77497" w:rsidDel="006A1523" w:rsidRDefault="004C02EF" w:rsidP="006361CF">
      <w:pPr>
        <w:pStyle w:val="Alg2"/>
        <w:numPr>
          <w:ilvl w:val="0"/>
          <w:numId w:val="139"/>
        </w:numPr>
        <w:rPr>
          <w:del w:id="17563" w:author="Rev 4 Allen Wirfs-Brock" w:date="2011-11-06T16:52:00Z"/>
        </w:rPr>
        <w:pPrChange w:id="17564" w:author="Rev 4 Allen Wirfs-Brock" w:date="2011-11-07T12:16:00Z">
          <w:pPr>
            <w:pStyle w:val="Alg2"/>
            <w:numPr>
              <w:numId w:val="143"/>
            </w:numPr>
            <w:tabs>
              <w:tab w:val="num" w:pos="360"/>
            </w:tabs>
            <w:ind w:left="360" w:hanging="360"/>
          </w:pPr>
        </w:pPrChange>
      </w:pPr>
      <w:del w:id="17565" w:author="Rev 4 Allen Wirfs-Brock" w:date="2011-11-06T16:52:00Z">
        <w:r w:rsidRPr="00E77497" w:rsidDel="006A1523">
          <w:delText xml:space="preserve">Set the running execution context’s LexicalEnvironment to </w:delText>
        </w:r>
        <w:r w:rsidRPr="00E77497" w:rsidDel="006A1523">
          <w:rPr>
            <w:i/>
          </w:rPr>
          <w:delText>catchEnv</w:delText>
        </w:r>
        <w:r w:rsidRPr="00E77497" w:rsidDel="006A1523">
          <w:delText>.</w:delText>
        </w:r>
      </w:del>
    </w:p>
    <w:p w14:paraId="39B99CB2" w14:textId="77777777" w:rsidR="004C02EF" w:rsidRPr="00E77497" w:rsidDel="006A1523" w:rsidRDefault="004C02EF" w:rsidP="006361CF">
      <w:pPr>
        <w:pStyle w:val="Alg2"/>
        <w:numPr>
          <w:ilvl w:val="0"/>
          <w:numId w:val="139"/>
        </w:numPr>
        <w:rPr>
          <w:del w:id="17566" w:author="Rev 4 Allen Wirfs-Brock" w:date="2011-11-06T16:52:00Z"/>
        </w:rPr>
        <w:pPrChange w:id="17567" w:author="Rev 4 Allen Wirfs-Brock" w:date="2011-11-07T12:16:00Z">
          <w:pPr>
            <w:pStyle w:val="Alg2"/>
            <w:numPr>
              <w:numId w:val="143"/>
            </w:numPr>
            <w:tabs>
              <w:tab w:val="num" w:pos="360"/>
            </w:tabs>
            <w:ind w:left="360" w:hanging="360"/>
          </w:pPr>
        </w:pPrChange>
      </w:pPr>
      <w:del w:id="17568" w:author="Rev 4 Allen Wirfs-Brock" w:date="2011-11-06T16:52:00Z">
        <w:r w:rsidRPr="00E77497" w:rsidDel="006A1523">
          <w:delText xml:space="preserve">Let </w:delText>
        </w:r>
        <w:r w:rsidRPr="00E77497" w:rsidDel="006A1523">
          <w:rPr>
            <w:i/>
          </w:rPr>
          <w:delText>B</w:delText>
        </w:r>
        <w:r w:rsidRPr="00E77497" w:rsidDel="006A1523">
          <w:delText xml:space="preserve"> be the result of evaluating </w:delText>
        </w:r>
        <w:r w:rsidRPr="00E77497" w:rsidDel="006A1523">
          <w:rPr>
            <w:i/>
          </w:rPr>
          <w:delText>Block</w:delText>
        </w:r>
        <w:r w:rsidRPr="00E77497" w:rsidDel="006A1523">
          <w:delText>.</w:delText>
        </w:r>
      </w:del>
    </w:p>
    <w:p w14:paraId="20BD3DF8" w14:textId="77777777" w:rsidR="004C02EF" w:rsidRPr="00E77497" w:rsidDel="006A1523" w:rsidRDefault="004C02EF" w:rsidP="006361CF">
      <w:pPr>
        <w:pStyle w:val="Alg2"/>
        <w:numPr>
          <w:ilvl w:val="0"/>
          <w:numId w:val="139"/>
        </w:numPr>
        <w:rPr>
          <w:del w:id="17569" w:author="Rev 4 Allen Wirfs-Brock" w:date="2011-11-06T16:52:00Z"/>
        </w:rPr>
        <w:pPrChange w:id="17570" w:author="Rev 4 Allen Wirfs-Brock" w:date="2011-11-07T12:16:00Z">
          <w:pPr>
            <w:pStyle w:val="Alg2"/>
            <w:numPr>
              <w:numId w:val="143"/>
            </w:numPr>
            <w:tabs>
              <w:tab w:val="num" w:pos="360"/>
            </w:tabs>
            <w:ind w:left="360" w:hanging="360"/>
          </w:pPr>
        </w:pPrChange>
      </w:pPr>
      <w:del w:id="17571" w:author="Rev 4 Allen Wirfs-Brock" w:date="2011-11-06T16:52:00Z">
        <w:r w:rsidRPr="00E77497" w:rsidDel="006A1523">
          <w:delText xml:space="preserve">Set the running execution context’s LexicalEnvironment to </w:delText>
        </w:r>
        <w:r w:rsidRPr="00E77497" w:rsidDel="006A1523">
          <w:rPr>
            <w:i/>
          </w:rPr>
          <w:delText>oldEnv</w:delText>
        </w:r>
        <w:r w:rsidRPr="00E77497" w:rsidDel="006A1523">
          <w:delText>.</w:delText>
        </w:r>
      </w:del>
    </w:p>
    <w:p w14:paraId="16FF1CC0" w14:textId="77777777" w:rsidR="004C02EF" w:rsidRPr="00E77497" w:rsidDel="006A1523" w:rsidRDefault="004C02EF" w:rsidP="006361CF">
      <w:pPr>
        <w:pStyle w:val="Alg2"/>
        <w:numPr>
          <w:ilvl w:val="0"/>
          <w:numId w:val="139"/>
        </w:numPr>
        <w:spacing w:after="220"/>
        <w:rPr>
          <w:del w:id="17572" w:author="Rev 4 Allen Wirfs-Brock" w:date="2011-11-06T16:52:00Z"/>
        </w:rPr>
        <w:pPrChange w:id="17573" w:author="Rev 4 Allen Wirfs-Brock" w:date="2011-11-07T12:16:00Z">
          <w:pPr>
            <w:pStyle w:val="Alg2"/>
            <w:numPr>
              <w:numId w:val="143"/>
            </w:numPr>
            <w:tabs>
              <w:tab w:val="num" w:pos="360"/>
            </w:tabs>
            <w:spacing w:after="220"/>
            <w:ind w:left="360" w:hanging="360"/>
          </w:pPr>
        </w:pPrChange>
      </w:pPr>
      <w:del w:id="17574" w:author="Rev 4 Allen Wirfs-Brock" w:date="2011-11-06T16:52:00Z">
        <w:r w:rsidRPr="00E77497" w:rsidDel="006A1523">
          <w:delText xml:space="preserve">Return </w:delText>
        </w:r>
        <w:r w:rsidRPr="00E77497" w:rsidDel="006A1523">
          <w:rPr>
            <w:i/>
          </w:rPr>
          <w:delText>B</w:delText>
        </w:r>
        <w:r w:rsidRPr="00E77497" w:rsidDel="006A1523">
          <w:delText>.</w:delText>
        </w:r>
      </w:del>
    </w:p>
    <w:p w14:paraId="53FEBA6E" w14:textId="77777777" w:rsidR="004C02EF" w:rsidRPr="00E77497" w:rsidDel="006A1523" w:rsidRDefault="004C02EF" w:rsidP="004C02EF">
      <w:pPr>
        <w:pStyle w:val="Note"/>
        <w:rPr>
          <w:del w:id="17575" w:author="Rev 4 Allen Wirfs-Brock" w:date="2011-11-06T16:52:00Z"/>
        </w:rPr>
      </w:pPr>
      <w:del w:id="17576" w:author="Rev 4 Allen Wirfs-Brock" w:date="2011-11-06T16:52:00Z">
        <w:r w:rsidRPr="00E77497" w:rsidDel="006A1523">
          <w:delText>NOTE</w:delText>
        </w:r>
        <w:r w:rsidRPr="00E77497" w:rsidDel="006A1523">
          <w:tab/>
          <w:delText xml:space="preserve">No matter how control leaves the </w:delText>
        </w:r>
        <w:r w:rsidRPr="00E77497" w:rsidDel="006A1523">
          <w:rPr>
            <w:rStyle w:val="bnf"/>
          </w:rPr>
          <w:delText>Block</w:delText>
        </w:r>
        <w:r w:rsidRPr="00E77497" w:rsidDel="006A1523">
          <w:delText xml:space="preserve"> the LexicalEnvironment is always restored to its former state.</w:delText>
        </w:r>
      </w:del>
    </w:p>
    <w:p w14:paraId="6E42EF24" w14:textId="77777777" w:rsidR="00633E07" w:rsidRPr="00E77497" w:rsidDel="006E4292" w:rsidRDefault="00633E07" w:rsidP="00633E07">
      <w:pPr>
        <w:jc w:val="left"/>
        <w:rPr>
          <w:ins w:id="17577" w:author="Rev 3 Allen Wirfs-Brock" w:date="2011-09-02T11:53:00Z"/>
          <w:del w:id="17578" w:author="Rev 4 Allen Wirfs-Brock" w:date="2011-10-20T10:24:00Z"/>
        </w:rPr>
      </w:pPr>
      <w:ins w:id="17579" w:author="Rev 3 Allen Wirfs-Brock" w:date="2011-09-02T11:53:00Z">
        <w:del w:id="17580" w:author="Rev 4 Allen Wirfs-Brock" w:date="2011-10-20T10:24:00Z">
          <w:r w:rsidRPr="00E77497" w:rsidDel="006E4292">
            <w:delText xml:space="preserve">The VarDeclaredNames of the production  </w:delText>
          </w:r>
        </w:del>
      </w:ins>
      <w:ins w:id="17581" w:author="Rev 3 Allen Wirfs-Brock" w:date="2011-09-02T11:54:00Z">
        <w:del w:id="17582" w:author="Rev 4 Allen Wirfs-Brock" w:date="2011-10-20T10:24:00Z">
          <w:r w:rsidRPr="00E77497" w:rsidDel="006E4292">
            <w:rPr>
              <w:rFonts w:ascii="Times New Roman" w:hAnsi="Times New Roman"/>
              <w:i/>
            </w:rPr>
            <w:delText>Finally</w:delText>
          </w:r>
          <w:r w:rsidRPr="00E77497" w:rsidDel="006E4292">
            <w:delText xml:space="preserve"> </w:delText>
          </w:r>
          <w:r w:rsidRPr="00E77497" w:rsidDel="006E4292">
            <w:rPr>
              <w:rFonts w:ascii="Courier New" w:hAnsi="Courier New"/>
              <w:b/>
            </w:rPr>
            <w:delText>: finally</w:delText>
          </w:r>
          <w:r w:rsidRPr="00E77497" w:rsidDel="006E4292">
            <w:delText xml:space="preserve"> </w:delText>
          </w:r>
          <w:r w:rsidRPr="00E77497" w:rsidDel="006E4292">
            <w:rPr>
              <w:rFonts w:ascii="Times New Roman" w:hAnsi="Times New Roman"/>
              <w:i/>
            </w:rPr>
            <w:delText>Block</w:delText>
          </w:r>
          <w:r w:rsidRPr="00E77497" w:rsidDel="006E4292">
            <w:delText xml:space="preserve"> </w:delText>
          </w:r>
        </w:del>
      </w:ins>
      <w:ins w:id="17583" w:author="Rev 3 Allen Wirfs-Brock" w:date="2011-09-02T11:53:00Z">
        <w:del w:id="17584" w:author="Rev 4 Allen Wirfs-Brock" w:date="2011-10-20T10:24:00Z">
          <w:r w:rsidRPr="00E77497" w:rsidDel="006E4292">
            <w:delText>is determined as follows:</w:delText>
          </w:r>
        </w:del>
      </w:ins>
    </w:p>
    <w:p w14:paraId="18DD2879" w14:textId="77777777" w:rsidR="00633E07" w:rsidRPr="00E77497" w:rsidDel="006E4292" w:rsidRDefault="00633E07" w:rsidP="006361CF">
      <w:pPr>
        <w:pStyle w:val="Alg4"/>
        <w:numPr>
          <w:ilvl w:val="0"/>
          <w:numId w:val="494"/>
        </w:numPr>
        <w:spacing w:after="220"/>
        <w:contextualSpacing/>
        <w:rPr>
          <w:ins w:id="17585" w:author="Rev 3 Allen Wirfs-Brock" w:date="2011-09-02T11:53:00Z"/>
          <w:del w:id="17586" w:author="Rev 4 Allen Wirfs-Brock" w:date="2011-10-20T10:24:00Z"/>
        </w:rPr>
        <w:pPrChange w:id="17587" w:author="Rev 4 Allen Wirfs-Brock" w:date="2011-11-07T12:16:00Z">
          <w:pPr>
            <w:pStyle w:val="Alg4"/>
            <w:numPr>
              <w:numId w:val="524"/>
            </w:numPr>
            <w:tabs>
              <w:tab w:val="num" w:pos="360"/>
            </w:tabs>
            <w:spacing w:after="220"/>
            <w:ind w:left="360" w:hanging="360"/>
            <w:contextualSpacing/>
          </w:pPr>
        </w:pPrChange>
      </w:pPr>
      <w:ins w:id="17588" w:author="Rev 3 Allen Wirfs-Brock" w:date="2011-09-02T11:53:00Z">
        <w:del w:id="17589" w:author="Rev 4 Allen Wirfs-Brock" w:date="2011-10-20T10:24:00Z">
          <w:r w:rsidRPr="00E77497" w:rsidDel="006E4292">
            <w:delText xml:space="preserve">Return the VarDeclaredNames of </w:delText>
          </w:r>
        </w:del>
      </w:ins>
      <w:ins w:id="17590" w:author="Rev 3 Allen Wirfs-Brock" w:date="2011-09-02T11:54:00Z">
        <w:del w:id="17591" w:author="Rev 4 Allen Wirfs-Brock" w:date="2011-10-20T10:24:00Z">
          <w:r w:rsidRPr="00E77497" w:rsidDel="006E4292">
            <w:rPr>
              <w:i/>
            </w:rPr>
            <w:delText>Block</w:delText>
          </w:r>
        </w:del>
      </w:ins>
      <w:ins w:id="17592" w:author="Rev 3 Allen Wirfs-Brock" w:date="2011-09-02T11:53:00Z">
        <w:del w:id="17593" w:author="Rev 4 Allen Wirfs-Brock" w:date="2011-10-20T10:24:00Z">
          <w:r w:rsidRPr="00E77497" w:rsidDel="006E4292">
            <w:delText>.</w:delText>
          </w:r>
        </w:del>
      </w:ins>
    </w:p>
    <w:p w14:paraId="77666F1D" w14:textId="77777777" w:rsidR="004C02EF" w:rsidRPr="00E77497" w:rsidRDefault="004C02EF" w:rsidP="004C02EF">
      <w:del w:id="17594" w:author="Rev 4 Allen Wirfs-Brock" w:date="2011-10-20T10:29:00Z">
        <w:r w:rsidRPr="00E77497" w:rsidDel="00EB6200">
          <w:delText xml:space="preserve">The production </w:delText>
        </w:r>
      </w:del>
      <w:r w:rsidRPr="00E77497">
        <w:rPr>
          <w:rFonts w:ascii="Times New Roman" w:hAnsi="Times New Roman"/>
          <w:i/>
        </w:rPr>
        <w:t>Finally</w:t>
      </w:r>
      <w:r w:rsidRPr="00E77497">
        <w:t xml:space="preserve"> </w:t>
      </w:r>
      <w:r w:rsidRPr="00E77497">
        <w:rPr>
          <w:rFonts w:ascii="Courier New" w:hAnsi="Courier New"/>
          <w:b/>
        </w:rPr>
        <w:t>: finally</w:t>
      </w:r>
      <w:r w:rsidRPr="00E77497">
        <w:t xml:space="preserve"> </w:t>
      </w:r>
      <w:r w:rsidRPr="00E77497">
        <w:rPr>
          <w:rFonts w:ascii="Times New Roman" w:hAnsi="Times New Roman"/>
          <w:i/>
        </w:rPr>
        <w:t>Block</w:t>
      </w:r>
      <w:r w:rsidRPr="00E77497">
        <w:t xml:space="preserve"> </w:t>
      </w:r>
      <w:del w:id="17595" w:author="Rev 4 Allen Wirfs-Brock" w:date="2011-10-20T10:29:00Z">
        <w:r w:rsidRPr="00E77497" w:rsidDel="00EB6200">
          <w:delText>is evaluated as follows:</w:delText>
        </w:r>
      </w:del>
    </w:p>
    <w:p w14:paraId="2FC19E7A" w14:textId="77777777" w:rsidR="004C02EF" w:rsidRPr="00E77497" w:rsidRDefault="004C02EF" w:rsidP="00150A49">
      <w:pPr>
        <w:pStyle w:val="Alg2"/>
        <w:numPr>
          <w:ilvl w:val="0"/>
          <w:numId w:val="140"/>
        </w:numPr>
        <w:spacing w:after="220"/>
      </w:pPr>
      <w:r w:rsidRPr="00E77497">
        <w:t xml:space="preserve">Return the result of evaluating </w:t>
      </w:r>
      <w:r w:rsidRPr="00E77497">
        <w:rPr>
          <w:i/>
        </w:rPr>
        <w:t>Block</w:t>
      </w:r>
      <w:r w:rsidRPr="00E77497">
        <w:t>.</w:t>
      </w:r>
    </w:p>
    <w:p w14:paraId="31E97A60" w14:textId="77777777" w:rsidR="007B0A7E" w:rsidRPr="00E77497" w:rsidDel="00B70C4A" w:rsidRDefault="007B0A7E" w:rsidP="00EB6200">
      <w:pPr>
        <w:contextualSpacing/>
        <w:rPr>
          <w:ins w:id="17596" w:author="Rev 3 Allen Wirfs-Brock" w:date="2011-09-10T16:14:00Z"/>
          <w:del w:id="17597" w:author="Rev 4 Allen Wirfs-Brock" w:date="2011-10-20T10:25:00Z"/>
        </w:rPr>
      </w:pPr>
      <w:bookmarkStart w:id="17598" w:name="_Ref424532508"/>
      <w:bookmarkStart w:id="17599" w:name="_Ref449941631"/>
      <w:bookmarkStart w:id="17600" w:name="_Ref457101484"/>
      <w:bookmarkStart w:id="17601" w:name="_Toc472818893"/>
      <w:bookmarkStart w:id="17602" w:name="_Toc235503469"/>
      <w:bookmarkStart w:id="17603" w:name="_Toc241509244"/>
      <w:bookmarkStart w:id="17604" w:name="_Toc244416731"/>
      <w:bookmarkStart w:id="17605" w:name="_Toc276631095"/>
      <w:bookmarkEnd w:id="16621"/>
      <w:bookmarkEnd w:id="16622"/>
      <w:bookmarkEnd w:id="16623"/>
      <w:bookmarkEnd w:id="16624"/>
      <w:bookmarkEnd w:id="16625"/>
      <w:bookmarkEnd w:id="16626"/>
      <w:bookmarkEnd w:id="16627"/>
      <w:bookmarkEnd w:id="17262"/>
      <w:ins w:id="17606" w:author="Rev 3 Allen Wirfs-Brock" w:date="2011-09-10T16:14:00Z">
        <w:del w:id="17607" w:author="Rev 4 Allen Wirfs-Brock" w:date="2011-10-20T10:25:00Z">
          <w:r w:rsidRPr="00E77497" w:rsidDel="00B70C4A">
            <w:delText xml:space="preserve">The </w:delText>
          </w:r>
          <w:r w:rsidRPr="00E77497" w:rsidDel="00B70C4A">
            <w:rPr>
              <w:rFonts w:ascii="Times New Roman" w:eastAsia="Times New Roman" w:hAnsi="Times New Roman"/>
              <w:spacing w:val="6"/>
              <w:lang w:eastAsia="en-US"/>
            </w:rPr>
            <w:delText xml:space="preserve">BoundNames </w:delText>
          </w:r>
          <w:r w:rsidRPr="00E77497" w:rsidDel="00B70C4A">
            <w:delText xml:space="preserve">of the production </w:delText>
          </w:r>
          <w:r w:rsidRPr="00E77497" w:rsidDel="00B70C4A">
            <w:rPr>
              <w:rFonts w:ascii="Times New Roman" w:hAnsi="Times New Roman"/>
              <w:i/>
            </w:rPr>
            <w:delText>CatchParameter</w:delText>
          </w:r>
          <w:r w:rsidRPr="00E77497" w:rsidDel="00B70C4A">
            <w:rPr>
              <w:rFonts w:ascii="Courier New" w:hAnsi="Courier New" w:cs="Courier New"/>
              <w:b/>
            </w:rPr>
            <w:delText>:</w:delText>
          </w:r>
          <w:r w:rsidRPr="00E77497" w:rsidDel="00B70C4A">
            <w:delText xml:space="preserve"> </w:delText>
          </w:r>
        </w:del>
      </w:ins>
      <w:ins w:id="17608" w:author="Rev 3 Allen Wirfs-Brock" w:date="2011-09-10T16:15:00Z">
        <w:del w:id="17609" w:author="Rev 4 Allen Wirfs-Brock" w:date="2011-10-20T10:25:00Z">
          <w:r w:rsidRPr="00E77497" w:rsidDel="00B70C4A">
            <w:rPr>
              <w:rFonts w:ascii="Times New Roman" w:hAnsi="Times New Roman"/>
              <w:i/>
            </w:rPr>
            <w:delText>Binding</w:delText>
          </w:r>
        </w:del>
      </w:ins>
      <w:ins w:id="17610" w:author="Rev 3 Allen Wirfs-Brock" w:date="2011-09-10T16:14:00Z">
        <w:del w:id="17611" w:author="Rev 4 Allen Wirfs-Brock" w:date="2011-10-20T10:25:00Z">
          <w:r w:rsidRPr="00E77497" w:rsidDel="00B70C4A">
            <w:rPr>
              <w:rStyle w:val="bnf"/>
            </w:rPr>
            <w:delText>Identifier</w:delText>
          </w:r>
          <w:r w:rsidRPr="00E77497" w:rsidDel="00B70C4A">
            <w:delText xml:space="preserve"> is determined as follows:</w:delText>
          </w:r>
        </w:del>
      </w:ins>
    </w:p>
    <w:p w14:paraId="6508765C" w14:textId="77777777" w:rsidR="007B0A7E" w:rsidRPr="00E77497" w:rsidDel="00B70C4A" w:rsidRDefault="007B0A7E" w:rsidP="006361CF">
      <w:pPr>
        <w:pStyle w:val="Alg4"/>
        <w:numPr>
          <w:ilvl w:val="0"/>
          <w:numId w:val="537"/>
        </w:numPr>
        <w:spacing w:after="220"/>
        <w:contextualSpacing/>
        <w:rPr>
          <w:ins w:id="17612" w:author="Rev 3 Allen Wirfs-Brock" w:date="2011-09-10T16:14:00Z"/>
          <w:del w:id="17613" w:author="Rev 4 Allen Wirfs-Brock" w:date="2011-10-20T10:25:00Z"/>
        </w:rPr>
        <w:pPrChange w:id="17614" w:author="Rev 4 Allen Wirfs-Brock" w:date="2011-11-07T12:16:00Z">
          <w:pPr>
            <w:pStyle w:val="Alg4"/>
            <w:numPr>
              <w:numId w:val="570"/>
            </w:numPr>
            <w:tabs>
              <w:tab w:val="num" w:pos="360"/>
            </w:tabs>
            <w:spacing w:after="220"/>
            <w:ind w:left="360" w:hanging="360"/>
            <w:contextualSpacing/>
          </w:pPr>
        </w:pPrChange>
      </w:pPr>
      <w:ins w:id="17615" w:author="Rev 3 Allen Wirfs-Brock" w:date="2011-09-10T16:14:00Z">
        <w:del w:id="17616" w:author="Rev 4 Allen Wirfs-Brock" w:date="2011-10-20T10:25:00Z">
          <w:r w:rsidRPr="00E77497" w:rsidDel="00B70C4A">
            <w:delText>Return</w:delText>
          </w:r>
        </w:del>
      </w:ins>
      <w:ins w:id="17617" w:author="Rev 3 Allen Wirfs-Brock" w:date="2011-09-10T16:15:00Z">
        <w:del w:id="17618" w:author="Rev 4 Allen Wirfs-Brock" w:date="2011-10-20T10:25:00Z">
          <w:r w:rsidRPr="00E77497" w:rsidDel="00B70C4A">
            <w:delText xml:space="preserve"> the BoundName</w:delText>
          </w:r>
        </w:del>
      </w:ins>
      <w:ins w:id="17619" w:author="Rev 3 Allen Wirfs-Brock" w:date="2011-09-10T16:16:00Z">
        <w:del w:id="17620" w:author="Rev 4 Allen Wirfs-Brock" w:date="2011-10-20T10:25:00Z">
          <w:r w:rsidRPr="00E77497" w:rsidDel="00B70C4A">
            <w:delText>s</w:delText>
          </w:r>
        </w:del>
      </w:ins>
      <w:ins w:id="17621" w:author="Rev 3 Allen Wirfs-Brock" w:date="2011-09-10T16:15:00Z">
        <w:del w:id="17622" w:author="Rev 4 Allen Wirfs-Brock" w:date="2011-10-20T10:25:00Z">
          <w:r w:rsidRPr="00E77497" w:rsidDel="00B70C4A">
            <w:delText xml:space="preserve"> of </w:delText>
          </w:r>
        </w:del>
      </w:ins>
      <w:ins w:id="17623" w:author="Rev 3 Allen Wirfs-Brock" w:date="2011-09-10T16:16:00Z">
        <w:del w:id="17624" w:author="Rev 4 Allen Wirfs-Brock" w:date="2011-10-20T10:25:00Z">
          <w:r w:rsidRPr="00E77497" w:rsidDel="00B70C4A">
            <w:rPr>
              <w:i/>
            </w:rPr>
            <w:delText>Binding</w:delText>
          </w:r>
          <w:r w:rsidRPr="00E77497" w:rsidDel="00B70C4A">
            <w:rPr>
              <w:rStyle w:val="bnf"/>
            </w:rPr>
            <w:delText>Identifier</w:delText>
          </w:r>
        </w:del>
      </w:ins>
      <w:ins w:id="17625" w:author="Rev 3 Allen Wirfs-Brock" w:date="2011-09-10T16:14:00Z">
        <w:del w:id="17626" w:author="Rev 4 Allen Wirfs-Brock" w:date="2011-10-20T10:25:00Z">
          <w:r w:rsidRPr="00E77497" w:rsidDel="00B70C4A">
            <w:delText>.</w:delText>
          </w:r>
        </w:del>
      </w:ins>
    </w:p>
    <w:p w14:paraId="10B19E30" w14:textId="77777777" w:rsidR="009102AD" w:rsidRPr="00E77497" w:rsidDel="0074396A" w:rsidRDefault="009102AD" w:rsidP="00EB6200">
      <w:pPr>
        <w:ind w:firstLine="360"/>
        <w:rPr>
          <w:ins w:id="17627" w:author="Rev 3 Allen Wirfs-Brock" w:date="2011-09-10T16:23:00Z"/>
          <w:del w:id="17628" w:author="Rev 4 Allen Wirfs-Brock" w:date="2011-11-06T16:50:00Z"/>
        </w:rPr>
      </w:pPr>
      <w:ins w:id="17629" w:author="Rev 3 Allen Wirfs-Brock" w:date="2011-09-10T16:23:00Z">
        <w:del w:id="17630" w:author="Rev 4 Allen Wirfs-Brock" w:date="2011-10-20T10:29:00Z">
          <w:r w:rsidRPr="00E77497" w:rsidDel="00EB6200">
            <w:delText xml:space="preserve">The production </w:delText>
          </w:r>
        </w:del>
      </w:ins>
      <w:ins w:id="17631" w:author="Rev 3 Allen Wirfs-Brock" w:date="2011-09-10T16:24:00Z">
        <w:del w:id="17632"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w:delText>
          </w:r>
          <w:r w:rsidRPr="00E77497" w:rsidDel="0074396A">
            <w:rPr>
              <w:rStyle w:val="bnf"/>
            </w:rPr>
            <w:delText>Identifier</w:delText>
          </w:r>
          <w:r w:rsidRPr="00E77497" w:rsidDel="0074396A">
            <w:delText xml:space="preserve"> </w:delText>
          </w:r>
        </w:del>
      </w:ins>
      <w:ins w:id="17633" w:author="Rev 3 Allen Wirfs-Brock" w:date="2011-09-10T16:23:00Z">
        <w:del w:id="17634" w:author="Rev 4 Allen Wirfs-Brock" w:date="2011-10-20T10:30:00Z">
          <w:r w:rsidRPr="00E77497" w:rsidDel="00EB6200">
            <w:delText xml:space="preserve">is evaluated </w:delText>
          </w:r>
        </w:del>
        <w:del w:id="17635" w:author="Rev 4 Allen Wirfs-Brock" w:date="2011-11-06T16:50:00Z">
          <w:r w:rsidRPr="00E77497" w:rsidDel="0074396A">
            <w:delText>with parameter</w:delText>
          </w:r>
        </w:del>
      </w:ins>
      <w:ins w:id="17636" w:author="Rev 3 Allen Wirfs-Brock" w:date="2011-09-10T16:24:00Z">
        <w:del w:id="17637" w:author="Rev 4 Allen Wirfs-Brock" w:date="2011-11-06T16:50:00Z">
          <w:r w:rsidRPr="00E77497" w:rsidDel="0074396A">
            <w:delText>s</w:delText>
          </w:r>
        </w:del>
      </w:ins>
      <w:ins w:id="17638" w:author="Rev 3 Allen Wirfs-Brock" w:date="2011-09-10T16:23:00Z">
        <w:del w:id="17639" w:author="Rev 4 Allen Wirfs-Brock" w:date="2011-11-06T16:50:00Z">
          <w:r w:rsidRPr="00E77497" w:rsidDel="0074396A">
            <w:delText xml:space="preserve"> </w:delText>
          </w:r>
        </w:del>
      </w:ins>
      <w:ins w:id="17640" w:author="Rev 3 Allen Wirfs-Brock" w:date="2011-09-10T16:24:00Z">
        <w:del w:id="17641" w:author="Rev 4 Allen Wirfs-Brock" w:date="2011-11-06T16:50:00Z">
          <w:r w:rsidRPr="00E77497" w:rsidDel="0074396A">
            <w:rPr>
              <w:rFonts w:ascii="Times New Roman" w:eastAsia="Times New Roman" w:hAnsi="Times New Roman"/>
              <w:i/>
              <w:spacing w:val="6"/>
              <w:lang w:eastAsia="en-US"/>
            </w:rPr>
            <w:delText>exception</w:delText>
          </w:r>
        </w:del>
      </w:ins>
      <w:ins w:id="17642" w:author="Rev 3 Allen Wirfs-Brock" w:date="2011-09-10T16:23:00Z">
        <w:del w:id="17643" w:author="Rev 4 Allen Wirfs-Brock" w:date="2011-11-06T16:50:00Z">
          <w:r w:rsidRPr="00E77497" w:rsidDel="0074396A">
            <w:delText xml:space="preserve"> </w:delText>
          </w:r>
        </w:del>
      </w:ins>
      <w:ins w:id="17644" w:author="Rev 3 Allen Wirfs-Brock" w:date="2011-09-10T16:24:00Z">
        <w:del w:id="17645" w:author="Rev 4 Allen Wirfs-Brock" w:date="2011-11-06T16:50:00Z">
          <w:r w:rsidRPr="00E77497" w:rsidDel="0074396A">
            <w:delText xml:space="preserve">and </w:delText>
          </w:r>
          <w:r w:rsidRPr="00E77497" w:rsidDel="0074396A">
            <w:rPr>
              <w:rFonts w:ascii="Times New Roman" w:eastAsia="Times New Roman" w:hAnsi="Times New Roman"/>
              <w:i/>
              <w:spacing w:val="6"/>
              <w:lang w:eastAsia="en-US"/>
            </w:rPr>
            <w:delText>env</w:delText>
          </w:r>
        </w:del>
        <w:del w:id="17646" w:author="Rev 4 Allen Wirfs-Brock" w:date="2011-10-20T10:30:00Z">
          <w:r w:rsidRPr="00E77497" w:rsidDel="00EB6200">
            <w:delText xml:space="preserve"> </w:delText>
          </w:r>
        </w:del>
      </w:ins>
      <w:ins w:id="17647" w:author="Rev 3 Allen Wirfs-Brock" w:date="2011-09-10T16:23:00Z">
        <w:del w:id="17648" w:author="Rev 4 Allen Wirfs-Brock" w:date="2011-10-20T10:30:00Z">
          <w:r w:rsidRPr="00E77497" w:rsidDel="00EB6200">
            <w:delText>as follows:</w:delText>
          </w:r>
        </w:del>
      </w:ins>
    </w:p>
    <w:p w14:paraId="090E4718" w14:textId="77777777" w:rsidR="006D4BC8" w:rsidRPr="00E77497" w:rsidDel="0074396A" w:rsidRDefault="006D4BC8" w:rsidP="006361CF">
      <w:pPr>
        <w:pStyle w:val="Alg2"/>
        <w:numPr>
          <w:ilvl w:val="0"/>
          <w:numId w:val="539"/>
        </w:numPr>
        <w:spacing w:after="220"/>
        <w:contextualSpacing/>
        <w:rPr>
          <w:ins w:id="17649" w:author="Rev 3 Allen Wirfs-Brock" w:date="2011-09-10T16:32:00Z"/>
          <w:del w:id="17650" w:author="Rev 4 Allen Wirfs-Brock" w:date="2011-11-06T16:50:00Z"/>
        </w:rPr>
        <w:pPrChange w:id="17651" w:author="Rev 4 Allen Wirfs-Brock" w:date="2011-11-07T12:16:00Z">
          <w:pPr>
            <w:pStyle w:val="Alg2"/>
            <w:numPr>
              <w:numId w:val="572"/>
            </w:numPr>
            <w:tabs>
              <w:tab w:val="num" w:pos="360"/>
            </w:tabs>
            <w:spacing w:after="220"/>
            <w:ind w:left="360" w:hanging="360"/>
            <w:contextualSpacing/>
          </w:pPr>
        </w:pPrChange>
      </w:pPr>
      <w:ins w:id="17652" w:author="Rev 3 Allen Wirfs-Brock" w:date="2011-09-10T16:32:00Z">
        <w:del w:id="17653" w:author="Rev 4 Allen Wirfs-Brock" w:date="2011-11-06T16:50:00Z">
          <w:r w:rsidRPr="00E77497" w:rsidDel="0074396A">
            <w:delText xml:space="preserve">Let </w:delText>
          </w:r>
          <w:r w:rsidRPr="00E77497" w:rsidDel="0074396A">
            <w:rPr>
              <w:i/>
            </w:rPr>
            <w:delText>name</w:delText>
          </w:r>
          <w:r w:rsidRPr="00E77497" w:rsidDel="0074396A">
            <w:delText xml:space="preserve"> be the sole element of the BoundNames of </w:delText>
          </w:r>
          <w:r w:rsidRPr="00E77497" w:rsidDel="0074396A">
            <w:rPr>
              <w:i/>
            </w:rPr>
            <w:delText>BindingIdentifier</w:delText>
          </w:r>
        </w:del>
      </w:ins>
    </w:p>
    <w:p w14:paraId="03CA2B47" w14:textId="77777777" w:rsidR="009102AD" w:rsidRPr="00E77497" w:rsidDel="0074396A" w:rsidRDefault="006D4BC8" w:rsidP="006361CF">
      <w:pPr>
        <w:pStyle w:val="Alg2"/>
        <w:numPr>
          <w:ilvl w:val="0"/>
          <w:numId w:val="539"/>
        </w:numPr>
        <w:spacing w:after="220"/>
        <w:rPr>
          <w:ins w:id="17654" w:author="Rev 3 Allen Wirfs-Brock" w:date="2011-09-10T16:23:00Z"/>
          <w:del w:id="17655" w:author="Rev 4 Allen Wirfs-Brock" w:date="2011-11-06T16:50:00Z"/>
        </w:rPr>
        <w:pPrChange w:id="17656" w:author="Rev 4 Allen Wirfs-Brock" w:date="2011-11-07T12:16:00Z">
          <w:pPr>
            <w:pStyle w:val="Alg2"/>
            <w:numPr>
              <w:numId w:val="572"/>
            </w:numPr>
            <w:tabs>
              <w:tab w:val="num" w:pos="360"/>
            </w:tabs>
            <w:spacing w:after="220"/>
            <w:ind w:left="360" w:hanging="360"/>
          </w:pPr>
        </w:pPrChange>
      </w:pPr>
      <w:ins w:id="17657" w:author="Rev 3 Allen Wirfs-Brock" w:date="2011-09-10T16:29:00Z">
        <w:del w:id="17658" w:author="Rev 4 Allen Wirfs-Brock" w:date="2011-11-06T16:50:00Z">
          <w:r w:rsidRPr="00E77497" w:rsidDel="0074396A">
            <w:delText xml:space="preserve">Call the InitializeBinding concrete method of </w:delText>
          </w:r>
          <w:r w:rsidRPr="00E77497" w:rsidDel="0074396A">
            <w:rPr>
              <w:i/>
            </w:rPr>
            <w:delText>env</w:delText>
          </w:r>
          <w:r w:rsidRPr="00E77497" w:rsidDel="0074396A">
            <w:delText xml:space="preserve"> passing</w:delText>
          </w:r>
        </w:del>
      </w:ins>
      <w:ins w:id="17659" w:author="Rev 3 Allen Wirfs-Brock" w:date="2011-09-10T16:33:00Z">
        <w:del w:id="17660" w:author="Rev 4 Allen Wirfs-Brock" w:date="2011-11-06T16:50:00Z">
          <w:r w:rsidRPr="00E77497" w:rsidDel="0074396A">
            <w:delText xml:space="preserve"> </w:delText>
          </w:r>
          <w:r w:rsidRPr="00E77497" w:rsidDel="0074396A">
            <w:rPr>
              <w:i/>
            </w:rPr>
            <w:delText>name</w:delText>
          </w:r>
          <w:r w:rsidRPr="00E77497" w:rsidDel="0074396A">
            <w:delText xml:space="preserve"> and</w:delText>
          </w:r>
        </w:del>
      </w:ins>
      <w:ins w:id="17661" w:author="Rev 3 Allen Wirfs-Brock" w:date="2011-09-10T16:29:00Z">
        <w:del w:id="17662" w:author="Rev 4 Allen Wirfs-Brock" w:date="2011-11-06T16:50:00Z">
          <w:r w:rsidRPr="00E77497" w:rsidDel="0074396A">
            <w:delText xml:space="preserve"> </w:delText>
          </w:r>
        </w:del>
      </w:ins>
      <w:ins w:id="17663" w:author="Rev 3 Allen Wirfs-Brock" w:date="2011-09-10T16:30:00Z">
        <w:del w:id="17664" w:author="Rev 4 Allen Wirfs-Brock" w:date="2011-11-06T16:50:00Z">
          <w:r w:rsidRPr="00E77497" w:rsidDel="0074396A">
            <w:rPr>
              <w:i/>
            </w:rPr>
            <w:delText>exception</w:delText>
          </w:r>
          <w:r w:rsidRPr="00E77497" w:rsidDel="0074396A">
            <w:delText xml:space="preserve"> </w:delText>
          </w:r>
        </w:del>
      </w:ins>
      <w:ins w:id="17665" w:author="Rev 3 Allen Wirfs-Brock" w:date="2011-09-10T16:29:00Z">
        <w:del w:id="17666" w:author="Rev 4 Allen Wirfs-Brock" w:date="2011-11-06T16:50:00Z">
          <w:r w:rsidRPr="00E77497" w:rsidDel="0074396A">
            <w:delText>as the argument.</w:delText>
          </w:r>
        </w:del>
      </w:ins>
      <w:ins w:id="17667" w:author="Rev 3 Allen Wirfs-Brock" w:date="2011-09-10T16:23:00Z">
        <w:del w:id="17668" w:author="Rev 4 Allen Wirfs-Brock" w:date="2011-11-06T16:50:00Z">
          <w:r w:rsidR="009102AD" w:rsidRPr="00E77497" w:rsidDel="0074396A">
            <w:delText>.</w:delText>
          </w:r>
        </w:del>
      </w:ins>
    </w:p>
    <w:p w14:paraId="7DEB082C" w14:textId="77777777" w:rsidR="007B0A7E" w:rsidRPr="00E77497" w:rsidDel="0031780A" w:rsidRDefault="007B0A7E" w:rsidP="00EB6200">
      <w:pPr>
        <w:contextualSpacing/>
        <w:rPr>
          <w:ins w:id="17669" w:author="Rev 3 Allen Wirfs-Brock" w:date="2011-09-10T16:16:00Z"/>
          <w:del w:id="17670" w:author="Rev 4 Allen Wirfs-Brock" w:date="2011-10-20T10:25:00Z"/>
        </w:rPr>
      </w:pPr>
      <w:ins w:id="17671" w:author="Rev 3 Allen Wirfs-Brock" w:date="2011-09-10T16:16:00Z">
        <w:del w:id="17672" w:author="Rev 4 Allen Wirfs-Brock" w:date="2011-10-20T10:25:00Z">
          <w:r w:rsidRPr="00E77497" w:rsidDel="0031780A">
            <w:delText xml:space="preserve">The </w:delText>
          </w:r>
          <w:r w:rsidRPr="00E77497" w:rsidDel="0031780A">
            <w:rPr>
              <w:rFonts w:ascii="Times New Roman" w:eastAsia="Times New Roman" w:hAnsi="Times New Roman"/>
              <w:spacing w:val="6"/>
              <w:lang w:eastAsia="en-US"/>
            </w:rPr>
            <w:delText xml:space="preserve">BoundNames </w:delText>
          </w:r>
          <w:r w:rsidRPr="00E77497" w:rsidDel="0031780A">
            <w:delText xml:space="preserve">of the production </w:delText>
          </w:r>
          <w:r w:rsidRPr="00E77497" w:rsidDel="0031780A">
            <w:rPr>
              <w:rFonts w:ascii="Times New Roman" w:hAnsi="Times New Roman"/>
              <w:i/>
            </w:rPr>
            <w:delText>CatchParameter</w:delText>
          </w:r>
          <w:r w:rsidRPr="00E77497" w:rsidDel="0031780A">
            <w:rPr>
              <w:rFonts w:ascii="Courier New" w:hAnsi="Courier New" w:cs="Courier New"/>
              <w:b/>
            </w:rPr>
            <w:delText>:</w:delText>
          </w:r>
          <w:r w:rsidRPr="00E77497" w:rsidDel="0031780A">
            <w:delText xml:space="preserve"> </w:delText>
          </w:r>
          <w:r w:rsidRPr="00E77497" w:rsidDel="0031780A">
            <w:rPr>
              <w:rFonts w:ascii="Times New Roman" w:hAnsi="Times New Roman"/>
              <w:i/>
            </w:rPr>
            <w:delText>Binding</w:delText>
          </w:r>
          <w:r w:rsidRPr="00E77497" w:rsidDel="0031780A">
            <w:rPr>
              <w:rStyle w:val="bnf"/>
            </w:rPr>
            <w:delText>Pattern</w:delText>
          </w:r>
          <w:r w:rsidRPr="00E77497" w:rsidDel="0031780A">
            <w:delText xml:space="preserve"> is determined as follows:</w:delText>
          </w:r>
        </w:del>
      </w:ins>
    </w:p>
    <w:p w14:paraId="3CA587D4" w14:textId="77777777" w:rsidR="007B0A7E" w:rsidRPr="00E77497" w:rsidDel="0031780A" w:rsidRDefault="007B0A7E" w:rsidP="006361CF">
      <w:pPr>
        <w:pStyle w:val="Alg4"/>
        <w:numPr>
          <w:ilvl w:val="0"/>
          <w:numId w:val="538"/>
        </w:numPr>
        <w:spacing w:after="220"/>
        <w:contextualSpacing/>
        <w:rPr>
          <w:ins w:id="17673" w:author="Rev 3 Allen Wirfs-Brock" w:date="2011-09-10T16:16:00Z"/>
          <w:del w:id="17674" w:author="Rev 4 Allen Wirfs-Brock" w:date="2011-10-20T10:25:00Z"/>
        </w:rPr>
        <w:pPrChange w:id="17675" w:author="Rev 4 Allen Wirfs-Brock" w:date="2011-11-07T12:16:00Z">
          <w:pPr>
            <w:pStyle w:val="Alg4"/>
            <w:numPr>
              <w:numId w:val="571"/>
            </w:numPr>
            <w:tabs>
              <w:tab w:val="num" w:pos="360"/>
            </w:tabs>
            <w:spacing w:after="220"/>
            <w:ind w:left="360" w:hanging="360"/>
            <w:contextualSpacing/>
          </w:pPr>
        </w:pPrChange>
      </w:pPr>
      <w:ins w:id="17676" w:author="Rev 3 Allen Wirfs-Brock" w:date="2011-09-10T16:16:00Z">
        <w:del w:id="17677" w:author="Rev 4 Allen Wirfs-Brock" w:date="2011-10-20T10:25:00Z">
          <w:r w:rsidRPr="00E77497" w:rsidDel="0031780A">
            <w:delText>Return the BoundName</w:delText>
          </w:r>
        </w:del>
      </w:ins>
      <w:ins w:id="17678" w:author="Rev 3 Allen Wirfs-Brock" w:date="2011-09-10T16:17:00Z">
        <w:del w:id="17679" w:author="Rev 4 Allen Wirfs-Brock" w:date="2011-10-20T10:25:00Z">
          <w:r w:rsidRPr="00E77497" w:rsidDel="0031780A">
            <w:delText>s</w:delText>
          </w:r>
        </w:del>
      </w:ins>
      <w:ins w:id="17680" w:author="Rev 3 Allen Wirfs-Brock" w:date="2011-09-10T16:16:00Z">
        <w:del w:id="17681" w:author="Rev 4 Allen Wirfs-Brock" w:date="2011-10-20T10:25:00Z">
          <w:r w:rsidRPr="00E77497" w:rsidDel="0031780A">
            <w:delText xml:space="preserve"> of </w:delText>
          </w:r>
        </w:del>
      </w:ins>
      <w:ins w:id="17682" w:author="Rev 3 Allen Wirfs-Brock" w:date="2011-09-10T16:17:00Z">
        <w:del w:id="17683" w:author="Rev 4 Allen Wirfs-Brock" w:date="2011-10-20T10:25:00Z">
          <w:r w:rsidRPr="00E77497" w:rsidDel="0031780A">
            <w:rPr>
              <w:i/>
            </w:rPr>
            <w:delText>Binding</w:delText>
          </w:r>
          <w:r w:rsidRPr="00E77497" w:rsidDel="0031780A">
            <w:rPr>
              <w:rStyle w:val="bnf"/>
            </w:rPr>
            <w:delText>Pattern</w:delText>
          </w:r>
        </w:del>
      </w:ins>
      <w:ins w:id="17684" w:author="Rev 3 Allen Wirfs-Brock" w:date="2011-09-10T16:16:00Z">
        <w:del w:id="17685" w:author="Rev 4 Allen Wirfs-Brock" w:date="2011-10-20T10:25:00Z">
          <w:r w:rsidRPr="00E77497" w:rsidDel="0031780A">
            <w:delText>.</w:delText>
          </w:r>
        </w:del>
      </w:ins>
    </w:p>
    <w:p w14:paraId="3558B5FE" w14:textId="77777777" w:rsidR="003A30C5" w:rsidRPr="00E77497" w:rsidDel="0074396A" w:rsidRDefault="003A30C5" w:rsidP="00EB6200">
      <w:pPr>
        <w:ind w:firstLine="360"/>
        <w:rPr>
          <w:ins w:id="17686" w:author="Rev 3 Allen Wirfs-Brock" w:date="2011-09-10T16:35:00Z"/>
          <w:del w:id="17687" w:author="Rev 4 Allen Wirfs-Brock" w:date="2011-11-06T16:50:00Z"/>
        </w:rPr>
      </w:pPr>
      <w:bookmarkStart w:id="17688" w:name="_Toc235503470"/>
      <w:bookmarkStart w:id="17689" w:name="_Toc241509245"/>
      <w:bookmarkStart w:id="17690" w:name="_Toc244416732"/>
      <w:bookmarkStart w:id="17691" w:name="_Toc276631096"/>
      <w:bookmarkEnd w:id="17602"/>
      <w:bookmarkEnd w:id="17603"/>
      <w:bookmarkEnd w:id="17604"/>
      <w:bookmarkEnd w:id="17605"/>
      <w:ins w:id="17692" w:author="Rev 3 Allen Wirfs-Brock" w:date="2011-09-10T16:35:00Z">
        <w:del w:id="17693" w:author="Rev 4 Allen Wirfs-Brock" w:date="2011-10-20T10:30:00Z">
          <w:r w:rsidRPr="00E77497" w:rsidDel="00EB6200">
            <w:delText xml:space="preserve">The production </w:delText>
          </w:r>
        </w:del>
        <w:del w:id="17694"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BindingPattern Binding</w:delText>
          </w:r>
          <w:r w:rsidRPr="00E77497" w:rsidDel="0074396A">
            <w:rPr>
              <w:rStyle w:val="bnf"/>
            </w:rPr>
            <w:delText>Identifier</w:delText>
          </w:r>
          <w:r w:rsidRPr="00E77497" w:rsidDel="0074396A">
            <w:delText xml:space="preserve"> </w:delText>
          </w:r>
        </w:del>
        <w:del w:id="17695" w:author="Rev 4 Allen Wirfs-Brock" w:date="2011-10-20T10:31:00Z">
          <w:r w:rsidRPr="00E77497" w:rsidDel="00EB6200">
            <w:delText xml:space="preserve">is evaluated </w:delText>
          </w:r>
        </w:del>
        <w:del w:id="17696" w:author="Rev 4 Allen Wirfs-Brock" w:date="2011-11-06T16:50:00Z">
          <w:r w:rsidRPr="00E77497" w:rsidDel="0074396A">
            <w:delText xml:space="preserve">with parameters </w:delText>
          </w:r>
          <w:r w:rsidRPr="00E77497" w:rsidDel="0074396A">
            <w:rPr>
              <w:rFonts w:ascii="Times New Roman" w:eastAsia="Times New Roman" w:hAnsi="Times New Roman"/>
              <w:i/>
              <w:spacing w:val="6"/>
              <w:lang w:eastAsia="en-US"/>
            </w:rPr>
            <w:delText>exception</w:delText>
          </w:r>
          <w:r w:rsidRPr="00E77497" w:rsidDel="0074396A">
            <w:delText xml:space="preserve"> and </w:delText>
          </w:r>
          <w:r w:rsidRPr="00E77497" w:rsidDel="0074396A">
            <w:rPr>
              <w:rFonts w:ascii="Times New Roman" w:eastAsia="Times New Roman" w:hAnsi="Times New Roman"/>
              <w:i/>
              <w:spacing w:val="6"/>
              <w:lang w:eastAsia="en-US"/>
            </w:rPr>
            <w:delText>env</w:delText>
          </w:r>
          <w:r w:rsidRPr="00E77497" w:rsidDel="0074396A">
            <w:delText xml:space="preserve"> </w:delText>
          </w:r>
        </w:del>
        <w:del w:id="17697" w:author="Rev 4 Allen Wirfs-Brock" w:date="2011-10-20T10:31:00Z">
          <w:r w:rsidRPr="00E77497" w:rsidDel="00EB6200">
            <w:delText>as follows:</w:delText>
          </w:r>
        </w:del>
      </w:ins>
    </w:p>
    <w:p w14:paraId="274AB348" w14:textId="77777777" w:rsidR="003A30C5" w:rsidRPr="00E77497" w:rsidDel="0074396A" w:rsidRDefault="003A30C5" w:rsidP="006361CF">
      <w:pPr>
        <w:pStyle w:val="Alg2"/>
        <w:numPr>
          <w:ilvl w:val="0"/>
          <w:numId w:val="599"/>
        </w:numPr>
        <w:rPr>
          <w:ins w:id="17698" w:author="Rev 3 Allen Wirfs-Brock" w:date="2011-09-10T16:34:00Z"/>
          <w:del w:id="17699" w:author="Rev 4 Allen Wirfs-Brock" w:date="2011-11-06T16:50:00Z"/>
        </w:rPr>
        <w:pPrChange w:id="17700" w:author="Rev 4 Allen Wirfs-Brock" w:date="2011-11-07T12:16:00Z">
          <w:pPr>
            <w:pStyle w:val="Alg2"/>
            <w:numPr>
              <w:numId w:val="697"/>
            </w:numPr>
            <w:tabs>
              <w:tab w:val="num" w:pos="360"/>
            </w:tabs>
            <w:ind w:left="360" w:hanging="360"/>
          </w:pPr>
        </w:pPrChange>
      </w:pPr>
      <w:ins w:id="17701" w:author="Rev 3 Allen Wirfs-Brock" w:date="2011-09-10T16:34:00Z">
        <w:del w:id="17702" w:author="Rev 4 Allen Wirfs-Brock" w:date="2011-11-06T16:50:00Z">
          <w:r w:rsidRPr="00E77497" w:rsidDel="0074396A">
            <w:delText xml:space="preserve">Let </w:delText>
          </w:r>
          <w:r w:rsidRPr="00E77497" w:rsidDel="0074396A">
            <w:rPr>
              <w:i/>
            </w:rPr>
            <w:delText xml:space="preserve">rhs </w:delText>
          </w:r>
          <w:r w:rsidRPr="00E77497" w:rsidDel="0074396A">
            <w:delText xml:space="preserve">be the result of evaluating </w:delText>
          </w:r>
          <w:r w:rsidRPr="00E77497" w:rsidDel="0074396A">
            <w:rPr>
              <w:i/>
            </w:rPr>
            <w:delText>Initialiser</w:delText>
          </w:r>
          <w:r w:rsidRPr="00E77497" w:rsidDel="0074396A">
            <w:delText>.</w:delText>
          </w:r>
        </w:del>
      </w:ins>
    </w:p>
    <w:p w14:paraId="77CC9B1B" w14:textId="77777777" w:rsidR="003A30C5" w:rsidRPr="00E77497" w:rsidDel="0074396A" w:rsidRDefault="003A30C5" w:rsidP="006361CF">
      <w:pPr>
        <w:pStyle w:val="Alg3"/>
        <w:numPr>
          <w:ilvl w:val="0"/>
          <w:numId w:val="599"/>
        </w:numPr>
        <w:rPr>
          <w:ins w:id="17703" w:author="Rev 3 Allen Wirfs-Brock" w:date="2011-09-10T16:34:00Z"/>
          <w:del w:id="17704" w:author="Rev 4 Allen Wirfs-Brock" w:date="2011-11-06T16:50:00Z"/>
        </w:rPr>
        <w:pPrChange w:id="17705" w:author="Rev 4 Allen Wirfs-Brock" w:date="2011-11-07T12:16:00Z">
          <w:pPr>
            <w:pStyle w:val="Alg3"/>
            <w:numPr>
              <w:numId w:val="697"/>
            </w:numPr>
          </w:pPr>
        </w:pPrChange>
      </w:pPr>
      <w:ins w:id="17706" w:author="Rev 3 Allen Wirfs-Brock" w:date="2011-09-10T16:34:00Z">
        <w:del w:id="17707" w:author="Rev 4 Allen Wirfs-Brock" w:date="2011-11-06T16:50:00Z">
          <w:r w:rsidRPr="00E77497" w:rsidDel="0074396A">
            <w:delText xml:space="preserve">Let </w:delText>
          </w:r>
          <w:r w:rsidRPr="00E77497" w:rsidDel="0074396A">
            <w:rPr>
              <w:i/>
            </w:rPr>
            <w:delText>rval</w:delText>
          </w:r>
          <w:r w:rsidRPr="00E77497" w:rsidDel="0074396A">
            <w:delText xml:space="preserve"> be ToObject(GetValue(</w:delText>
          </w:r>
          <w:r w:rsidRPr="00E77497" w:rsidDel="0074396A">
            <w:rPr>
              <w:i/>
            </w:rPr>
            <w:delText>rhs</w:delText>
          </w:r>
          <w:r w:rsidRPr="00E77497" w:rsidDel="0074396A">
            <w:delText>)).</w:delText>
          </w:r>
        </w:del>
      </w:ins>
    </w:p>
    <w:p w14:paraId="7F6765B9" w14:textId="77777777" w:rsidR="003A30C5" w:rsidRPr="00E77497" w:rsidDel="0074396A" w:rsidRDefault="003A30C5" w:rsidP="006361CF">
      <w:pPr>
        <w:pStyle w:val="Alg2"/>
        <w:numPr>
          <w:ilvl w:val="0"/>
          <w:numId w:val="599"/>
        </w:numPr>
        <w:spacing w:after="220"/>
        <w:contextualSpacing/>
        <w:rPr>
          <w:ins w:id="17708" w:author="Rev 3 Allen Wirfs-Brock" w:date="2011-09-10T16:34:00Z"/>
          <w:del w:id="17709" w:author="Rev 4 Allen Wirfs-Brock" w:date="2011-11-06T16:50:00Z"/>
        </w:rPr>
        <w:pPrChange w:id="17710" w:author="Rev 4 Allen Wirfs-Brock" w:date="2011-11-07T12:16:00Z">
          <w:pPr>
            <w:pStyle w:val="Alg2"/>
            <w:numPr>
              <w:numId w:val="697"/>
            </w:numPr>
            <w:tabs>
              <w:tab w:val="num" w:pos="360"/>
            </w:tabs>
            <w:spacing w:after="220"/>
            <w:ind w:left="360" w:hanging="360"/>
            <w:contextualSpacing/>
          </w:pPr>
        </w:pPrChange>
      </w:pPr>
      <w:ins w:id="17711" w:author="Rev 3 Allen Wirfs-Brock" w:date="2011-09-10T16:34:00Z">
        <w:del w:id="17712" w:author="Rev 4 Allen Wirfs-Brock" w:date="2011-11-06T16:50:00Z">
          <w:r w:rsidRPr="00E77497" w:rsidDel="0074396A">
            <w:delText xml:space="preserve">Let </w:delText>
          </w:r>
          <w:r w:rsidRPr="00E77497" w:rsidDel="0074396A">
            <w:rPr>
              <w:i/>
            </w:rPr>
            <w:delText>env</w:delText>
          </w:r>
          <w:r w:rsidRPr="00E77497" w:rsidDel="0074396A">
            <w:delText xml:space="preserve"> be the running execution context’s LexicalEnvironment.</w:delText>
          </w:r>
        </w:del>
      </w:ins>
    </w:p>
    <w:p w14:paraId="3CB6616B" w14:textId="77777777" w:rsidR="003A30C5" w:rsidRPr="00E77497" w:rsidDel="0074396A" w:rsidRDefault="003A30C5" w:rsidP="006361CF">
      <w:pPr>
        <w:pStyle w:val="Alg2"/>
        <w:numPr>
          <w:ilvl w:val="0"/>
          <w:numId w:val="599"/>
        </w:numPr>
        <w:spacing w:after="220"/>
        <w:rPr>
          <w:ins w:id="17713" w:author="Rev 3 Allen Wirfs-Brock" w:date="2011-09-10T16:34:00Z"/>
          <w:del w:id="17714" w:author="Rev 4 Allen Wirfs-Brock" w:date="2011-11-06T16:50:00Z"/>
        </w:rPr>
        <w:pPrChange w:id="17715" w:author="Rev 4 Allen Wirfs-Brock" w:date="2011-11-07T12:16:00Z">
          <w:pPr>
            <w:pStyle w:val="Alg2"/>
            <w:numPr>
              <w:numId w:val="697"/>
            </w:numPr>
            <w:tabs>
              <w:tab w:val="num" w:pos="360"/>
            </w:tabs>
            <w:spacing w:after="220"/>
            <w:ind w:left="360" w:hanging="360"/>
          </w:pPr>
        </w:pPrChange>
      </w:pPr>
      <w:ins w:id="17716" w:author="Rev 3 Allen Wirfs-Brock" w:date="2011-09-10T16:34:00Z">
        <w:del w:id="17717" w:author="Rev 4 Allen Wirfs-Brock" w:date="2011-11-06T16:50:00Z">
          <w:r w:rsidRPr="00E77497" w:rsidDel="0074396A">
            <w:delText xml:space="preserve">Evaluate </w:delText>
          </w:r>
          <w:r w:rsidRPr="00E77497" w:rsidDel="0074396A">
            <w:rPr>
              <w:i/>
            </w:rPr>
            <w:delText>BindingPattern</w:delText>
          </w:r>
          <w:r w:rsidRPr="00E77497" w:rsidDel="0074396A">
            <w:delText xml:space="preserve"> using </w:delText>
          </w:r>
          <w:r w:rsidRPr="00E77497" w:rsidDel="0074396A">
            <w:rPr>
              <w:i/>
            </w:rPr>
            <w:delText>rval</w:delText>
          </w:r>
          <w:r w:rsidRPr="00E77497" w:rsidDel="0074396A">
            <w:delText xml:space="preserve"> as the </w:delText>
          </w:r>
          <w:r w:rsidRPr="00E77497" w:rsidDel="0074396A">
            <w:rPr>
              <w:rStyle w:val="bnf"/>
            </w:rPr>
            <w:delText>obj</w:delText>
          </w:r>
          <w:r w:rsidRPr="00E77497" w:rsidDel="0074396A">
            <w:rPr>
              <w:i/>
            </w:rPr>
            <w:delText xml:space="preserve"> </w:delText>
          </w:r>
          <w:r w:rsidRPr="00E77497" w:rsidDel="0074396A">
            <w:delText xml:space="preserve">parameter and </w:delText>
          </w:r>
          <w:r w:rsidRPr="00E77497" w:rsidDel="0074396A">
            <w:rPr>
              <w:i/>
            </w:rPr>
            <w:delText>env</w:delText>
          </w:r>
          <w:r w:rsidRPr="00E77497" w:rsidDel="0074396A">
            <w:delText xml:space="preserve"> as the </w:delText>
          </w:r>
          <w:r w:rsidRPr="00E77497" w:rsidDel="0074396A">
            <w:rPr>
              <w:i/>
            </w:rPr>
            <w:delText>environment</w:delText>
          </w:r>
          <w:r w:rsidRPr="00E77497" w:rsidDel="0074396A">
            <w:delText xml:space="preserve"> parameter.</w:delText>
          </w:r>
        </w:del>
      </w:ins>
    </w:p>
    <w:p w14:paraId="3BC41F69" w14:textId="77777777" w:rsidR="004C02EF" w:rsidRPr="00E77497" w:rsidRDefault="004C02EF" w:rsidP="00B43482">
      <w:pPr>
        <w:pStyle w:val="20"/>
        <w:numPr>
          <w:ilvl w:val="0"/>
          <w:numId w:val="0"/>
        </w:numPr>
      </w:pPr>
      <w:bookmarkStart w:id="17718" w:name="_Toc323907727"/>
      <w:r w:rsidRPr="00E77497">
        <w:t>12.15</w:t>
      </w:r>
      <w:r w:rsidRPr="00E77497">
        <w:tab/>
        <w:t xml:space="preserve">The </w:t>
      </w:r>
      <w:r w:rsidRPr="00E77497">
        <w:rPr>
          <w:rFonts w:ascii="Courier New" w:hAnsi="Courier New"/>
          <w:sz w:val="20"/>
        </w:rPr>
        <w:t>debugger</w:t>
      </w:r>
      <w:r w:rsidRPr="00E77497">
        <w:t xml:space="preserve"> statement</w:t>
      </w:r>
      <w:bookmarkEnd w:id="17688"/>
      <w:bookmarkEnd w:id="17689"/>
      <w:bookmarkEnd w:id="17690"/>
      <w:bookmarkEnd w:id="17691"/>
      <w:bookmarkEnd w:id="17718"/>
    </w:p>
    <w:p w14:paraId="6DF5DB4E" w14:textId="77777777" w:rsidR="004C02EF" w:rsidRPr="00E77497" w:rsidRDefault="004C02EF" w:rsidP="004C02EF">
      <w:pPr>
        <w:pStyle w:val="Syntax"/>
      </w:pPr>
      <w:r w:rsidRPr="00E77497">
        <w:t>Syntax</w:t>
      </w:r>
    </w:p>
    <w:p w14:paraId="0BEB2937"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5798C96B" w14:textId="77777777" w:rsidR="004C02EF" w:rsidRPr="00E77497" w:rsidRDefault="004C02EF" w:rsidP="004C02EF">
      <w:pPr>
        <w:pStyle w:val="SyntaxDefinition"/>
      </w:pPr>
      <w:r w:rsidRPr="00E77497">
        <w:rPr>
          <w:rFonts w:ascii="Courier New" w:hAnsi="Courier New" w:cs="Courier New"/>
          <w:b/>
          <w:i w:val="0"/>
        </w:rPr>
        <w:t>debugger ;</w:t>
      </w:r>
    </w:p>
    <w:p w14:paraId="1B73EEAE" w14:textId="77777777" w:rsidR="004C02EF" w:rsidRPr="00E77497" w:rsidRDefault="004C02EF" w:rsidP="004C02EF">
      <w:pPr>
        <w:pStyle w:val="Syntax"/>
      </w:pPr>
      <w:r w:rsidRPr="00E77497">
        <w:t>Semantics</w:t>
      </w:r>
    </w:p>
    <w:p w14:paraId="499856C3" w14:textId="77777777" w:rsidR="004C02EF" w:rsidRPr="00C7794D" w:rsidRDefault="0094796B" w:rsidP="004C02EF">
      <w:pPr>
        <w:rPr>
          <w:sz w:val="18"/>
        </w:rPr>
      </w:pPr>
      <w:ins w:id="17719" w:author="Rev 4 Allen Wirfs-Brock" w:date="2011-11-06T16:58:00Z">
        <w:r w:rsidRPr="00C7794D">
          <w:rPr>
            <w:sz w:val="18"/>
          </w:rPr>
          <w:t>NOTE</w:t>
        </w:r>
        <w:r w:rsidRPr="00C7794D">
          <w:rPr>
            <w:sz w:val="18"/>
          </w:rPr>
          <w:tab/>
        </w:r>
      </w:ins>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7445509A" w14:textId="77777777" w:rsidR="0094796B" w:rsidRPr="00E77497" w:rsidRDefault="0094796B" w:rsidP="0094796B">
      <w:pPr>
        <w:keepNext/>
        <w:rPr>
          <w:ins w:id="17720" w:author="Rev 4 Allen Wirfs-Brock" w:date="2011-11-06T16:59:00Z"/>
          <w:rFonts w:ascii="Helvetica" w:hAnsi="Helvetica"/>
          <w:b/>
        </w:rPr>
      </w:pPr>
      <w:ins w:id="17721" w:author="Rev 4 Allen Wirfs-Brock" w:date="2011-11-06T16:59:00Z">
        <w:r w:rsidRPr="00E77497">
          <w:rPr>
            <w:rFonts w:ascii="Helvetica" w:hAnsi="Helvetica"/>
            <w:b/>
          </w:rPr>
          <w:t xml:space="preserve">Runtime Semantics: </w:t>
        </w:r>
        <w:r w:rsidRPr="00E77497">
          <w:rPr>
            <w:rFonts w:ascii="Helvetica" w:hAnsi="Helvetica"/>
            <w:b/>
            <w:spacing w:val="6"/>
          </w:rPr>
          <w:t>Evaluation</w:t>
        </w:r>
      </w:ins>
    </w:p>
    <w:p w14:paraId="22321504"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765CF1AC" w14:textId="77777777"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14:paraId="66B04EAA" w14:textId="77777777" w:rsidR="004C02EF" w:rsidRPr="00E77497" w:rsidRDefault="004C02EF" w:rsidP="00150A49">
      <w:pPr>
        <w:pStyle w:val="Alg2"/>
        <w:numPr>
          <w:ilvl w:val="1"/>
          <w:numId w:val="141"/>
        </w:numPr>
        <w:spacing w:after="220"/>
        <w:contextualSpacing/>
      </w:pPr>
      <w:r w:rsidRPr="00E77497">
        <w:t>Perform an implementation defined debugging action.</w:t>
      </w:r>
    </w:p>
    <w:p w14:paraId="14C6C147"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14:paraId="27F17B64" w14:textId="77777777" w:rsidR="004C02EF" w:rsidRPr="00E77497" w:rsidRDefault="004C02EF" w:rsidP="00150A49">
      <w:pPr>
        <w:pStyle w:val="Alg2"/>
        <w:numPr>
          <w:ilvl w:val="0"/>
          <w:numId w:val="141"/>
        </w:numPr>
        <w:spacing w:after="220"/>
        <w:contextualSpacing/>
      </w:pPr>
      <w:r w:rsidRPr="00E77497">
        <w:t>Else</w:t>
      </w:r>
    </w:p>
    <w:p w14:paraId="76176073"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ins w:id="17722" w:author="Rev 6 Allen Wirfs-Brock" w:date="2012-02-23T13:08:00Z">
        <w:r w:rsidR="00B868C9">
          <w:t>NormalCompletion(</w:t>
        </w:r>
      </w:ins>
      <w:del w:id="17723" w:author="Rev 6 Allen Wirfs-Brock" w:date="2012-02-19T16:53:00Z">
        <w:r w:rsidRPr="00E77497" w:rsidDel="00A90B01">
          <w:delText>(</w:delText>
        </w:r>
      </w:del>
      <w:del w:id="17724" w:author="Rev 6 Allen Wirfs-Brock" w:date="2012-02-23T13:08:00Z">
        <w:r w:rsidRPr="00E77497" w:rsidDel="00B868C9">
          <w:rPr>
            <w:rFonts w:ascii="Arial" w:hAnsi="Arial" w:cs="Arial"/>
          </w:rPr>
          <w:delText>normal</w:delText>
        </w:r>
        <w:r w:rsidRPr="00E77497" w:rsidDel="00B868C9">
          <w:delText xml:space="preserve">, </w:delText>
        </w:r>
      </w:del>
      <w:r w:rsidRPr="00E77497">
        <w:rPr>
          <w:rFonts w:ascii="Arial" w:hAnsi="Arial" w:cs="Arial"/>
        </w:rPr>
        <w:t>empty</w:t>
      </w:r>
      <w:del w:id="17725" w:author="Rev 6 Allen Wirfs-Brock" w:date="2012-02-23T13:08:00Z">
        <w:r w:rsidRPr="00E77497" w:rsidDel="00B868C9">
          <w:delText xml:space="preserve">, </w:delText>
        </w:r>
        <w:r w:rsidRPr="00E77497" w:rsidDel="00B868C9">
          <w:rPr>
            <w:rFonts w:ascii="Arial" w:hAnsi="Arial" w:cs="Arial"/>
          </w:rPr>
          <w:delText>empty</w:delText>
        </w:r>
      </w:del>
      <w:r w:rsidRPr="00E77497">
        <w:t>).</w:t>
      </w:r>
    </w:p>
    <w:p w14:paraId="79DC13A9" w14:textId="77777777"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14:paraId="0AEB2C37" w14:textId="77777777" w:rsidR="00BB761E" w:rsidRDefault="004C02EF" w:rsidP="004C02EF">
      <w:pPr>
        <w:pStyle w:val="1"/>
        <w:numPr>
          <w:ilvl w:val="0"/>
          <w:numId w:val="0"/>
        </w:numPr>
        <w:rPr>
          <w:ins w:id="17726" w:author="Rev 6 Allen Wirfs-Brock" w:date="2012-02-27T09:57:00Z"/>
        </w:rPr>
      </w:pPr>
      <w:bookmarkStart w:id="17727" w:name="_Toc235503471"/>
      <w:bookmarkStart w:id="17728" w:name="_Toc241509246"/>
      <w:bookmarkStart w:id="17729" w:name="_Toc244416733"/>
      <w:bookmarkStart w:id="17730" w:name="_Toc276631097"/>
      <w:bookmarkStart w:id="17731" w:name="_Toc323907728"/>
      <w:r w:rsidRPr="00E77497">
        <w:t>13</w:t>
      </w:r>
      <w:r w:rsidRPr="00E77497">
        <w:tab/>
      </w:r>
      <w:ins w:id="17732" w:author="Rev 6 Allen Wirfs-Brock" w:date="2012-02-27T09:57:00Z">
        <w:r w:rsidR="00BB761E">
          <w:t>Functions and Generators</w:t>
        </w:r>
        <w:bookmarkEnd w:id="17731"/>
      </w:ins>
    </w:p>
    <w:p w14:paraId="7B0BEA28" w14:textId="77777777" w:rsidR="004C02EF" w:rsidRPr="00E77497" w:rsidRDefault="00BB761E" w:rsidP="0027695A">
      <w:pPr>
        <w:pStyle w:val="20"/>
        <w:numPr>
          <w:ilvl w:val="0"/>
          <w:numId w:val="0"/>
        </w:numPr>
      </w:pPr>
      <w:bookmarkStart w:id="17733" w:name="_Toc323907729"/>
      <w:ins w:id="17734" w:author="Rev 6 Allen Wirfs-Brock" w:date="2012-02-27T09:58:00Z">
        <w:r>
          <w:t>13.1</w:t>
        </w:r>
        <w:r>
          <w:tab/>
        </w:r>
      </w:ins>
      <w:r w:rsidR="004C02EF" w:rsidRPr="00E77497">
        <w:t>Function Definition</w:t>
      </w:r>
      <w:bookmarkEnd w:id="17598"/>
      <w:bookmarkEnd w:id="17599"/>
      <w:bookmarkEnd w:id="17600"/>
      <w:bookmarkEnd w:id="17601"/>
      <w:bookmarkEnd w:id="17727"/>
      <w:bookmarkEnd w:id="17728"/>
      <w:bookmarkEnd w:id="17729"/>
      <w:bookmarkEnd w:id="17730"/>
      <w:ins w:id="17735" w:author="Rev 6 Allen Wirfs-Brock" w:date="2012-02-27T10:05:00Z">
        <w:r w:rsidR="00DA3106">
          <w:t>s</w:t>
        </w:r>
      </w:ins>
      <w:bookmarkEnd w:id="17733"/>
    </w:p>
    <w:p w14:paraId="1322F8DF" w14:textId="77777777" w:rsidR="004C02EF" w:rsidRPr="00E77497" w:rsidRDefault="004C02EF" w:rsidP="004C02EF">
      <w:pPr>
        <w:pStyle w:val="Syntax"/>
      </w:pPr>
      <w:r w:rsidRPr="00E77497">
        <w:t>Syntax</w:t>
      </w:r>
    </w:p>
    <w:p w14:paraId="3FB22BB3"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31433DB5"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7736" w:author="Rev 3 Allen Wirfs-Brock" w:date="2011-09-02T09:31:00Z">
        <w:r w:rsidR="00AF72C7" w:rsidRPr="00E77497">
          <w:t>Binding</w:t>
        </w:r>
      </w:ins>
      <w:r w:rsidRPr="00E77497">
        <w:t xml:space="preserve">Identifier </w:t>
      </w:r>
      <w:r w:rsidRPr="00E77497">
        <w:rPr>
          <w:rFonts w:ascii="Courier New" w:hAnsi="Courier New"/>
          <w:b/>
          <w:i w:val="0"/>
        </w:rPr>
        <w:t>(</w:t>
      </w:r>
      <w:r w:rsidRPr="00E77497">
        <w:t xml:space="preserve"> FormalParameterList</w:t>
      </w:r>
      <w:del w:id="17737"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7BA30DC2"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3953D6D8"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7738" w:author="Rev 3 Allen Wirfs-Brock" w:date="2011-09-02T09:31:00Z">
        <w:r w:rsidR="00AF72C7" w:rsidRPr="00E77497">
          <w:t>Binding</w:t>
        </w:r>
      </w:ins>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w:t>
      </w:r>
      <w:del w:id="17739"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6065F09D" w14:textId="77777777" w:rsidR="00521EAD" w:rsidRPr="00E77497" w:rsidRDefault="00521EAD" w:rsidP="00521EAD">
      <w:pPr>
        <w:pStyle w:val="SyntaxRule"/>
        <w:rPr>
          <w:ins w:id="17740" w:author="Allen Wirfs-Brock" w:date="2011-07-05T11:12:00Z"/>
        </w:rPr>
      </w:pPr>
      <w:ins w:id="17741" w:author="Allen Wirfs-Brock" w:date="2011-07-05T11:12:00Z">
        <w:r w:rsidRPr="00E77497">
          <w:t xml:space="preserve">FormalParameterList </w:t>
        </w:r>
        <w:r w:rsidRPr="00E77497">
          <w:rPr>
            <w:rFonts w:ascii="Arial" w:hAnsi="Arial"/>
            <w:b/>
            <w:i w:val="0"/>
          </w:rPr>
          <w:t>:</w:t>
        </w:r>
      </w:ins>
    </w:p>
    <w:p w14:paraId="41CC9033" w14:textId="77777777" w:rsidR="00521EAD" w:rsidRPr="00E77497" w:rsidRDefault="00DE30CB" w:rsidP="00521EAD">
      <w:pPr>
        <w:pStyle w:val="SyntaxDefinition"/>
        <w:rPr>
          <w:ins w:id="17742" w:author="Allen Wirfs-Brock" w:date="2011-07-05T11:12:00Z"/>
        </w:rPr>
      </w:pPr>
      <w:ins w:id="17743" w:author="Rev 4 Allen Wirfs-Brock" w:date="2011-10-18T10:33:00Z">
        <w:r w:rsidRPr="00C7794D">
          <w:rPr>
            <w:rFonts w:ascii="Arial" w:hAnsi="Arial" w:cs="Arial"/>
            <w:i w:val="0"/>
            <w:sz w:val="16"/>
            <w:szCs w:val="16"/>
          </w:rPr>
          <w:t>[empty]</w:t>
        </w:r>
        <w:r w:rsidRPr="004D1BD1">
          <w:rPr>
            <w:rFonts w:ascii="Courier New" w:hAnsi="Courier New" w:cs="Courier New"/>
            <w:b/>
            <w:i w:val="0"/>
          </w:rPr>
          <w:br/>
        </w:r>
      </w:ins>
      <w:ins w:id="17744" w:author="Rev 4 Allen Wirfs-Brock" w:date="2011-11-04T12:35:00Z">
        <w:r w:rsidR="008639FD" w:rsidRPr="004418C4">
          <w:t>Function</w:t>
        </w:r>
        <w:r w:rsidR="008639FD">
          <w:t>RestParameter</w:t>
        </w:r>
      </w:ins>
      <w:ins w:id="17745" w:author="Rev 3 Allen Wirfs-Brock" w:date="2011-09-02T09:32:00Z">
        <w:del w:id="17746" w:author="Rev 4 Allen Wirfs-Brock" w:date="2011-11-04T12:35:00Z">
          <w:r w:rsidR="00AF72C7" w:rsidRPr="003B4312" w:rsidDel="008639FD">
            <w:rPr>
              <w:rFonts w:ascii="Courier New" w:hAnsi="Courier New" w:cs="Courier New"/>
              <w:b/>
              <w:i w:val="0"/>
            </w:rPr>
            <w:delText>...</w:delText>
          </w:r>
        </w:del>
      </w:ins>
      <w:ins w:id="17747" w:author="Allen Wirfs-Brock" w:date="2011-07-05T11:12:00Z">
        <w:del w:id="17748" w:author="Rev 4 Allen Wirfs-Brock" w:date="2011-11-04T12:35:00Z">
          <w:r w:rsidR="00521EAD" w:rsidRPr="006B6D0A" w:rsidDel="008639FD">
            <w:delText xml:space="preserve"> Identifier</w:delText>
          </w:r>
        </w:del>
      </w:ins>
      <w:ins w:id="17749" w:author="Allen Wirfs-Brock" w:date="2011-07-05T11:13:00Z">
        <w:r w:rsidR="00521EAD" w:rsidRPr="006B6D0A">
          <w:br/>
          <w:t>FormalsList</w:t>
        </w:r>
      </w:ins>
      <w:ins w:id="17750" w:author="Allen Wirfs-Brock" w:date="2011-07-05T11:12:00Z">
        <w:r w:rsidR="00521EAD" w:rsidRPr="006B6D0A">
          <w:br/>
        </w:r>
      </w:ins>
      <w:ins w:id="17751" w:author="Allen Wirfs-Brock" w:date="2011-07-05T11:14:00Z">
        <w:r w:rsidR="00521EAD" w:rsidRPr="00E65A34">
          <w:t>FormalsList</w:t>
        </w:r>
      </w:ins>
      <w:ins w:id="17752" w:author="Allen Wirfs-Brock" w:date="2011-07-05T11:12:00Z">
        <w:r w:rsidR="00521EAD" w:rsidRPr="009C202C">
          <w:rPr>
            <w:rFonts w:ascii="Courier New" w:hAnsi="Courier New"/>
            <w:b/>
            <w:i w:val="0"/>
          </w:rPr>
          <w:t>,</w:t>
        </w:r>
      </w:ins>
      <w:ins w:id="17753" w:author="Allen Wirfs-Brock" w:date="2011-07-05T11:14:00Z">
        <w:r w:rsidR="00521EAD" w:rsidRPr="00B820AB">
          <w:rPr>
            <w:rFonts w:ascii="Courier New" w:hAnsi="Courier New"/>
            <w:b/>
            <w:i w:val="0"/>
          </w:rPr>
          <w:t xml:space="preserve"> </w:t>
        </w:r>
      </w:ins>
      <w:ins w:id="17754" w:author="Rev 4 Allen Wirfs-Brock" w:date="2011-11-04T12:35:00Z">
        <w:r w:rsidR="008639FD" w:rsidRPr="004418C4">
          <w:t>Function</w:t>
        </w:r>
        <w:r w:rsidR="008639FD">
          <w:t>RestParameter</w:t>
        </w:r>
      </w:ins>
      <w:ins w:id="17755" w:author="Rev 3 Allen Wirfs-Brock" w:date="2011-09-02T09:32:00Z">
        <w:del w:id="17756" w:author="Rev 4 Allen Wirfs-Brock" w:date="2011-11-04T12:35:00Z">
          <w:r w:rsidR="00AF72C7" w:rsidRPr="00675B74" w:rsidDel="008639FD">
            <w:rPr>
              <w:rFonts w:ascii="Courier New" w:hAnsi="Courier New" w:cs="Courier New"/>
              <w:b/>
              <w:i w:val="0"/>
            </w:rPr>
            <w:delText xml:space="preserve">... </w:delText>
          </w:r>
        </w:del>
      </w:ins>
      <w:ins w:id="17757" w:author="Allen Wirfs-Brock" w:date="2011-07-05T11:14:00Z">
        <w:del w:id="17758" w:author="Rev 4 Allen Wirfs-Brock" w:date="2011-11-04T12:35:00Z">
          <w:r w:rsidR="00521EAD" w:rsidRPr="00E77497" w:rsidDel="008639FD">
            <w:delText xml:space="preserve"> </w:delText>
          </w:r>
        </w:del>
      </w:ins>
      <w:ins w:id="17759" w:author="Allen Wirfs-Brock" w:date="2011-07-05T11:12:00Z">
        <w:del w:id="17760" w:author="Rev 4 Allen Wirfs-Brock" w:date="2011-11-04T12:35:00Z">
          <w:r w:rsidR="00521EAD" w:rsidRPr="00E77497" w:rsidDel="008639FD">
            <w:delText xml:space="preserve"> Identifier</w:delText>
          </w:r>
        </w:del>
      </w:ins>
    </w:p>
    <w:p w14:paraId="5FC4D436" w14:textId="77777777" w:rsidR="004C02EF" w:rsidRPr="00E77497" w:rsidRDefault="00521EAD" w:rsidP="004C02EF">
      <w:pPr>
        <w:pStyle w:val="SyntaxRule"/>
      </w:pPr>
      <w:ins w:id="17761" w:author="Allen Wirfs-Brock" w:date="2011-07-05T11:15:00Z">
        <w:r w:rsidRPr="00E77497">
          <w:t>FormalsList</w:t>
        </w:r>
      </w:ins>
      <w:ins w:id="17762" w:author="Allen Wirfs-Brock" w:date="2011-07-05T11:17:00Z">
        <w:r w:rsidRPr="00E77497">
          <w:t xml:space="preserve"> </w:t>
        </w:r>
      </w:ins>
      <w:del w:id="17763" w:author="Allen Wirfs-Brock" w:date="2011-07-05T11:15:00Z">
        <w:r w:rsidR="004C02EF" w:rsidRPr="00E77497" w:rsidDel="00521EAD">
          <w:delText xml:space="preserve">FormalParameterList </w:delText>
        </w:r>
      </w:del>
      <w:r w:rsidR="004C02EF" w:rsidRPr="00E77497">
        <w:rPr>
          <w:rFonts w:ascii="Arial" w:hAnsi="Arial"/>
          <w:b/>
          <w:i w:val="0"/>
        </w:rPr>
        <w:t>:</w:t>
      </w:r>
    </w:p>
    <w:p w14:paraId="1D0DF3BC" w14:textId="77777777" w:rsidR="004C02EF" w:rsidRPr="00E77497" w:rsidRDefault="004C02EF" w:rsidP="004C02EF">
      <w:pPr>
        <w:pStyle w:val="SyntaxDefinition"/>
      </w:pPr>
      <w:del w:id="17764" w:author="Allen Wirfs-Brock" w:date="2011-07-05T11:17:00Z">
        <w:r w:rsidRPr="00E77497" w:rsidDel="00521EAD">
          <w:delText>Identifier</w:delText>
        </w:r>
      </w:del>
      <w:ins w:id="17765" w:author="Allen Wirfs-Brock" w:date="2011-07-05T11:17:00Z">
        <w:r w:rsidR="00521EAD" w:rsidRPr="00E77497">
          <w:t>FormalParameter</w:t>
        </w:r>
      </w:ins>
      <w:r w:rsidRPr="00E77497">
        <w:br/>
      </w:r>
      <w:ins w:id="17766" w:author="Allen Wirfs-Brock" w:date="2011-07-05T11:15:00Z">
        <w:r w:rsidR="00521EAD" w:rsidRPr="00E77497">
          <w:t>FormalsList</w:t>
        </w:r>
      </w:ins>
      <w:ins w:id="17767" w:author="Allen Wirfs-Brock" w:date="2011-07-05T11:17:00Z">
        <w:r w:rsidR="00521EAD" w:rsidRPr="00E77497">
          <w:t xml:space="preserve"> </w:t>
        </w:r>
      </w:ins>
      <w:del w:id="17768" w:author="Allen Wirfs-Brock" w:date="2011-07-05T11:15:00Z">
        <w:r w:rsidRPr="00E77497" w:rsidDel="00521EAD">
          <w:delText xml:space="preserve">FormalParameterList </w:delText>
        </w:r>
      </w:del>
      <w:r w:rsidRPr="00E77497">
        <w:rPr>
          <w:rFonts w:ascii="Courier New" w:hAnsi="Courier New"/>
          <w:b/>
          <w:i w:val="0"/>
        </w:rPr>
        <w:t>,</w:t>
      </w:r>
      <w:r w:rsidRPr="00E77497">
        <w:t xml:space="preserve"> </w:t>
      </w:r>
      <w:ins w:id="17769" w:author="Allen Wirfs-Brock" w:date="2011-07-05T11:17:00Z">
        <w:r w:rsidR="00521EAD" w:rsidRPr="00E77497">
          <w:t>FormalParameter</w:t>
        </w:r>
      </w:ins>
      <w:del w:id="17770" w:author="Allen Wirfs-Brock" w:date="2011-07-05T11:17:00Z">
        <w:r w:rsidRPr="00E77497" w:rsidDel="00521EAD">
          <w:delText>Identifier</w:delText>
        </w:r>
      </w:del>
    </w:p>
    <w:p w14:paraId="3B4C3E27" w14:textId="77777777" w:rsidR="008639FD" w:rsidRPr="004418C4" w:rsidRDefault="008639FD" w:rsidP="008639FD">
      <w:pPr>
        <w:pStyle w:val="SyntaxRule"/>
        <w:rPr>
          <w:ins w:id="17771" w:author="Rev 4 Allen Wirfs-Brock" w:date="2011-11-04T12:34:00Z"/>
        </w:rPr>
      </w:pPr>
      <w:ins w:id="17772" w:author="Rev 4 Allen Wirfs-Brock" w:date="2011-11-04T12:34:00Z">
        <w:r w:rsidRPr="004418C4">
          <w:t>Function</w:t>
        </w:r>
        <w:r>
          <w:t>RestParameter</w:t>
        </w:r>
        <w:r w:rsidRPr="004418C4">
          <w:t xml:space="preserve"> </w:t>
        </w:r>
        <w:r w:rsidRPr="004418C4">
          <w:rPr>
            <w:rFonts w:ascii="Arial" w:hAnsi="Arial"/>
            <w:b/>
            <w:i w:val="0"/>
          </w:rPr>
          <w:t>:</w:t>
        </w:r>
      </w:ins>
    </w:p>
    <w:p w14:paraId="76F92340" w14:textId="77777777" w:rsidR="008639FD" w:rsidRPr="004418C4" w:rsidRDefault="008639FD" w:rsidP="008639FD">
      <w:pPr>
        <w:pStyle w:val="SyntaxDefinition"/>
        <w:rPr>
          <w:ins w:id="17773" w:author="Rev 4 Allen Wirfs-Brock" w:date="2011-11-04T12:34:00Z"/>
        </w:rPr>
      </w:pPr>
      <w:ins w:id="17774" w:author="Rev 4 Allen Wirfs-Brock" w:date="2011-11-04T12:35:00Z">
        <w:r w:rsidRPr="003B4312">
          <w:rPr>
            <w:rFonts w:ascii="Courier New" w:hAnsi="Courier New" w:cs="Courier New"/>
            <w:b/>
            <w:i w:val="0"/>
          </w:rPr>
          <w:t>...</w:t>
        </w:r>
        <w:r w:rsidRPr="006B6D0A">
          <w:t xml:space="preserve"> </w:t>
        </w:r>
      </w:ins>
      <w:ins w:id="17775" w:author="Rev 5 Allen Wirfs-Brock" w:date="2011-12-29T17:33:00Z">
        <w:r w:rsidR="004322E4">
          <w:t>Binding</w:t>
        </w:r>
      </w:ins>
      <w:ins w:id="17776" w:author="Rev 4 Allen Wirfs-Brock" w:date="2011-11-04T12:35:00Z">
        <w:r w:rsidRPr="006B6D0A">
          <w:t>Identifier</w:t>
        </w:r>
      </w:ins>
    </w:p>
    <w:p w14:paraId="4ECA3A39" w14:textId="77777777" w:rsidR="00521EAD" w:rsidRPr="00E77497" w:rsidRDefault="00521EAD" w:rsidP="00521EAD">
      <w:pPr>
        <w:pStyle w:val="SyntaxRule"/>
        <w:rPr>
          <w:ins w:id="17777" w:author="Allen Wirfs-Brock" w:date="2011-07-05T11:16:00Z"/>
        </w:rPr>
      </w:pPr>
      <w:ins w:id="17778" w:author="Allen Wirfs-Brock" w:date="2011-07-05T11:17:00Z">
        <w:r w:rsidRPr="00675B74">
          <w:t>Formal</w:t>
        </w:r>
        <w:r w:rsidRPr="00E77497">
          <w:t xml:space="preserve">Parameter </w:t>
        </w:r>
      </w:ins>
      <w:ins w:id="17779" w:author="Allen Wirfs-Brock" w:date="2011-07-05T11:16:00Z">
        <w:r w:rsidRPr="00E77497">
          <w:rPr>
            <w:rFonts w:ascii="Arial" w:hAnsi="Arial"/>
            <w:b/>
            <w:i w:val="0"/>
          </w:rPr>
          <w:t>:</w:t>
        </w:r>
      </w:ins>
    </w:p>
    <w:p w14:paraId="3F286CCE" w14:textId="77777777" w:rsidR="00521EAD" w:rsidRPr="00E77497" w:rsidRDefault="00AF72C7" w:rsidP="00521EAD">
      <w:pPr>
        <w:pStyle w:val="SyntaxDefinition"/>
        <w:rPr>
          <w:ins w:id="17780" w:author="Allen Wirfs-Brock" w:date="2011-07-05T11:16:00Z"/>
        </w:rPr>
      </w:pPr>
      <w:ins w:id="17781" w:author="Rev 3 Allen Wirfs-Brock" w:date="2011-09-02T09:33:00Z">
        <w:del w:id="17782" w:author="Rev 4 Allen Wirfs-Brock" w:date="2011-11-06T12:42:00Z">
          <w:r w:rsidRPr="00E77497" w:rsidDel="00860028">
            <w:delText>Binding</w:delText>
          </w:r>
        </w:del>
      </w:ins>
      <w:ins w:id="17783" w:author="Allen Wirfs-Brock" w:date="2011-07-05T11:16:00Z">
        <w:del w:id="17784" w:author="Rev 4 Allen Wirfs-Brock" w:date="2011-11-06T12:42:00Z">
          <w:r w:rsidR="00521EAD" w:rsidRPr="00E77497" w:rsidDel="00860028">
            <w:delText>Identifier</w:delText>
          </w:r>
        </w:del>
      </w:ins>
      <w:ins w:id="17785" w:author="Allen Wirfs-Brock" w:date="2011-07-05T11:22:00Z">
        <w:del w:id="17786" w:author="Rev 4 Allen Wirfs-Brock" w:date="2011-11-06T12:42:00Z">
          <w:r w:rsidR="00521EAD" w:rsidRPr="00E77497" w:rsidDel="00860028">
            <w:delText xml:space="preserve"> Initialiser</w:delText>
          </w:r>
          <w:r w:rsidR="00521EAD" w:rsidRPr="00E77497" w:rsidDel="00860028">
            <w:rPr>
              <w:rFonts w:ascii="Arial" w:hAnsi="Arial" w:cs="Arial"/>
              <w:i w:val="0"/>
              <w:vertAlign w:val="subscript"/>
            </w:rPr>
            <w:delText>opt</w:delText>
          </w:r>
        </w:del>
      </w:ins>
      <w:ins w:id="17787" w:author="Allen Wirfs-Brock" w:date="2011-07-05T11:16:00Z">
        <w:del w:id="17788" w:author="Rev 4 Allen Wirfs-Brock" w:date="2011-11-06T12:42:00Z">
          <w:r w:rsidR="00521EAD" w:rsidRPr="00E77497" w:rsidDel="00860028">
            <w:br/>
          </w:r>
        </w:del>
      </w:ins>
      <w:ins w:id="17789" w:author="Allen Wirfs-Brock" w:date="2011-07-05T11:21:00Z">
        <w:r w:rsidR="00521EAD" w:rsidRPr="00E77497">
          <w:t>Binding</w:t>
        </w:r>
        <w:del w:id="17790" w:author="Rev 4 Allen Wirfs-Brock" w:date="2011-11-06T12:42:00Z">
          <w:r w:rsidR="00521EAD" w:rsidRPr="00E77497" w:rsidDel="00860028">
            <w:delText>Patter</w:delText>
          </w:r>
        </w:del>
      </w:ins>
      <w:ins w:id="17791" w:author="Allen Wirfs-Brock" w:date="2011-07-05T13:22:00Z">
        <w:del w:id="17792" w:author="Rev 4 Allen Wirfs-Brock" w:date="2011-11-06T12:42:00Z">
          <w:r w:rsidR="00B11FED" w:rsidRPr="00E77497" w:rsidDel="00860028">
            <w:delText>n</w:delText>
          </w:r>
        </w:del>
      </w:ins>
      <w:ins w:id="17793" w:author="Rev 4 Allen Wirfs-Brock" w:date="2011-11-06T12:42:00Z">
        <w:r w:rsidR="00860028">
          <w:t>Element</w:t>
        </w:r>
      </w:ins>
      <w:ins w:id="17794" w:author="Allen Wirfs-Brock" w:date="2011-07-05T11:21:00Z">
        <w:r w:rsidR="00521EAD" w:rsidRPr="00E77497">
          <w:t xml:space="preserve"> </w:t>
        </w:r>
      </w:ins>
      <w:ins w:id="17795" w:author="Allen Wirfs-Brock" w:date="2011-07-05T11:20:00Z">
        <w:del w:id="17796" w:author="Rev 4 Allen Wirfs-Brock" w:date="2011-11-06T12:42:00Z">
          <w:r w:rsidR="00521EAD" w:rsidRPr="00E77497" w:rsidDel="00860028">
            <w:delText>Initialiser</w:delText>
          </w:r>
        </w:del>
      </w:ins>
      <w:ins w:id="17797" w:author="Allen Wirfs-Brock" w:date="2011-07-05T11:21:00Z">
        <w:del w:id="17798" w:author="Rev 4 Allen Wirfs-Brock" w:date="2011-11-06T12:42:00Z">
          <w:r w:rsidR="00521EAD" w:rsidRPr="00E77497" w:rsidDel="00860028">
            <w:rPr>
              <w:rFonts w:ascii="Arial" w:hAnsi="Arial" w:cs="Arial"/>
              <w:i w:val="0"/>
              <w:vertAlign w:val="subscript"/>
            </w:rPr>
            <w:delText>opt</w:delText>
          </w:r>
        </w:del>
      </w:ins>
    </w:p>
    <w:p w14:paraId="0CE2FB59" w14:textId="77777777" w:rsidR="004C02EF" w:rsidRPr="00E77497" w:rsidRDefault="004C02EF" w:rsidP="004C02EF">
      <w:pPr>
        <w:pStyle w:val="SyntaxRule"/>
      </w:pPr>
      <w:r w:rsidRPr="00E77497">
        <w:t xml:space="preserve">FunctionBody </w:t>
      </w:r>
      <w:r w:rsidRPr="00E77497">
        <w:rPr>
          <w:rFonts w:ascii="Arial" w:hAnsi="Arial"/>
          <w:b/>
          <w:i w:val="0"/>
        </w:rPr>
        <w:t>:</w:t>
      </w:r>
    </w:p>
    <w:p w14:paraId="7AD13702" w14:textId="77777777" w:rsidR="004C02EF" w:rsidRPr="00E77497" w:rsidRDefault="0004187D" w:rsidP="004C02EF">
      <w:pPr>
        <w:pStyle w:val="SyntaxDefinition"/>
      </w:pPr>
      <w:ins w:id="17799" w:author="Rev 4 Allen Wirfs-Brock" w:date="2011-10-07T15:07:00Z">
        <w:r w:rsidRPr="00E77497">
          <w:t>StatementList</w:t>
        </w:r>
        <w:r w:rsidRPr="00E77497">
          <w:rPr>
            <w:rFonts w:ascii="Arial" w:hAnsi="Arial"/>
            <w:i w:val="0"/>
            <w:vertAlign w:val="subscript"/>
          </w:rPr>
          <w:t>opt</w:t>
        </w:r>
        <w:r w:rsidRPr="00E77497">
          <w:t xml:space="preserve"> </w:t>
        </w:r>
      </w:ins>
      <w:del w:id="17800" w:author="Rev 4 Allen Wirfs-Brock" w:date="2011-10-07T15:07:00Z">
        <w:r w:rsidR="004C02EF" w:rsidRPr="00E77497" w:rsidDel="0004187D">
          <w:delText>SourceElements</w:delText>
        </w:r>
        <w:r w:rsidR="004C02EF" w:rsidRPr="00E77497" w:rsidDel="0004187D">
          <w:rPr>
            <w:rFonts w:ascii="Arial" w:hAnsi="Arial" w:cs="Arial"/>
            <w:i w:val="0"/>
            <w:vertAlign w:val="subscript"/>
          </w:rPr>
          <w:delText>opt</w:delText>
        </w:r>
      </w:del>
    </w:p>
    <w:p w14:paraId="473831FA" w14:textId="77777777" w:rsidR="0009072F" w:rsidRPr="00E77497" w:rsidDel="004322E4" w:rsidRDefault="0009072F" w:rsidP="0009072F">
      <w:pPr>
        <w:pStyle w:val="Note"/>
        <w:rPr>
          <w:ins w:id="17801" w:author="Rev 3 Allen Wirfs-Brock" w:date="2011-09-21T09:34:00Z"/>
          <w:del w:id="17802" w:author="Rev 5 Allen Wirfs-Brock" w:date="2011-12-29T17:36:00Z"/>
        </w:rPr>
      </w:pPr>
      <w:ins w:id="17803" w:author="Rev 3 Allen Wirfs-Brock" w:date="2011-09-21T09:34:00Z">
        <w:del w:id="17804" w:author="Rev 5 Allen Wirfs-Brock" w:date="2011-12-29T17:36:00Z">
          <w:r w:rsidRPr="00E77497" w:rsidDel="004322E4">
            <w:delText>NOTE</w:delText>
          </w:r>
          <w:r w:rsidRPr="00E77497" w:rsidDel="004322E4">
            <w:tab/>
            <w:delText>The</w:delText>
          </w:r>
          <w:r w:rsidR="007C5880" w:rsidRPr="00E77497" w:rsidDel="004322E4">
            <w:delText xml:space="preserve"> identifier of a rest parameter is specified as an </w:delText>
          </w:r>
          <w:r w:rsidR="007C5880" w:rsidRPr="00E77497" w:rsidDel="004322E4">
            <w:rPr>
              <w:rFonts w:ascii="Times New Roman" w:hAnsi="Times New Roman"/>
              <w:i/>
            </w:rPr>
            <w:delText>Identifier</w:delText>
          </w:r>
          <w:r w:rsidR="007C5880" w:rsidRPr="00E77497" w:rsidDel="004322E4">
            <w:delText xml:space="preserve"> rather than a </w:delText>
          </w:r>
          <w:r w:rsidR="007C5880" w:rsidRPr="00E77497" w:rsidDel="004322E4">
            <w:rPr>
              <w:rFonts w:ascii="Times New Roman" w:hAnsi="Times New Roman"/>
              <w:i/>
            </w:rPr>
            <w:delText>BindingIdentifier</w:delText>
          </w:r>
          <w:r w:rsidR="007C5880" w:rsidRPr="00E77497" w:rsidDel="004322E4">
            <w:delText xml:space="preserve"> because it may be the the identifier </w:delText>
          </w:r>
          <w:r w:rsidR="007C5880" w:rsidRPr="00E77497" w:rsidDel="004322E4">
            <w:rPr>
              <w:rFonts w:ascii="Courier New" w:hAnsi="Courier New" w:cs="Courier New"/>
              <w:b/>
            </w:rPr>
            <w:delText>arguments</w:delText>
          </w:r>
          <w:r w:rsidR="007C5880" w:rsidRPr="00E77497" w:rsidDel="004322E4">
            <w:delText>.</w:delText>
          </w:r>
          <w:r w:rsidRPr="00E77497" w:rsidDel="004322E4">
            <w:delText>.</w:delText>
          </w:r>
        </w:del>
      </w:ins>
    </w:p>
    <w:p w14:paraId="51E20D2D" w14:textId="77777777" w:rsidR="00F22CBA" w:rsidRPr="00E77497" w:rsidRDefault="00F22CBA" w:rsidP="00F22CBA">
      <w:pPr>
        <w:pStyle w:val="40"/>
        <w:numPr>
          <w:ilvl w:val="0"/>
          <w:numId w:val="0"/>
        </w:numPr>
        <w:rPr>
          <w:ins w:id="17805" w:author="Rev 4 Allen Wirfs-Brock" w:date="2011-10-16T15:12:00Z"/>
        </w:rPr>
      </w:pPr>
      <w:ins w:id="17806" w:author="Rev 4 Allen Wirfs-Brock" w:date="2011-10-16T15:12:00Z">
        <w:r w:rsidRPr="00E77497">
          <w:t>Static Semantics</w:t>
        </w:r>
      </w:ins>
    </w:p>
    <w:p w14:paraId="68204A84" w14:textId="77777777" w:rsidR="00F22CBA" w:rsidRPr="00E77497" w:rsidRDefault="00C9049C" w:rsidP="00F22CBA">
      <w:pPr>
        <w:rPr>
          <w:ins w:id="17807" w:author="Rev 4 Allen Wirfs-Brock" w:date="2011-10-16T15:12:00Z"/>
          <w:rFonts w:ascii="Helvetica" w:hAnsi="Helvetica"/>
          <w:b/>
        </w:rPr>
      </w:pPr>
      <w:ins w:id="17808" w:author="Rev 4 Allen Wirfs-Brock" w:date="2011-10-20T10:21:00Z">
        <w:r w:rsidRPr="00E77497">
          <w:rPr>
            <w:rFonts w:ascii="Helvetica" w:hAnsi="Helvetica"/>
            <w:b/>
          </w:rPr>
          <w:t xml:space="preserve">Static Semantics:  </w:t>
        </w:r>
      </w:ins>
      <w:ins w:id="17809" w:author="Rev 4 Allen Wirfs-Brock" w:date="2011-10-16T15:12:00Z">
        <w:r w:rsidR="00F22CBA" w:rsidRPr="00E77497">
          <w:rPr>
            <w:rFonts w:ascii="Helvetica" w:hAnsi="Helvetica"/>
            <w:b/>
          </w:rPr>
          <w:t>Early Errors</w:t>
        </w:r>
      </w:ins>
    </w:p>
    <w:p w14:paraId="39D79B9F" w14:textId="77777777" w:rsidR="004C02EF" w:rsidRPr="00E77497" w:rsidDel="00F22CBA" w:rsidRDefault="004C02EF" w:rsidP="004C02EF">
      <w:pPr>
        <w:pStyle w:val="Syntax"/>
        <w:rPr>
          <w:del w:id="17810" w:author="Rev 4 Allen Wirfs-Brock" w:date="2011-10-16T15:12:00Z"/>
        </w:rPr>
      </w:pPr>
      <w:del w:id="17811" w:author="Rev 4 Allen Wirfs-Brock" w:date="2011-10-16T15:12:00Z">
        <w:r w:rsidRPr="00E77497" w:rsidDel="00F22CBA">
          <w:delText>Semantics</w:delText>
        </w:r>
      </w:del>
    </w:p>
    <w:p w14:paraId="1F79EB4B" w14:textId="77777777" w:rsidR="005A7DC0" w:rsidRPr="00E77497" w:rsidRDefault="005A7DC0" w:rsidP="002B1CE2">
      <w:pPr>
        <w:jc w:val="left"/>
        <w:rPr>
          <w:ins w:id="17812" w:author="Rev 4 Allen Wirfs-Brock" w:date="2011-10-07T16:10:00Z"/>
        </w:rPr>
      </w:pPr>
      <w:bookmarkStart w:id="17813" w:name="_Toc375031212"/>
      <w:bookmarkStart w:id="17814" w:name="_Toc381513724"/>
      <w:bookmarkStart w:id="17815" w:name="_Toc382212246"/>
      <w:bookmarkStart w:id="17816" w:name="_Toc382212809"/>
      <w:bookmarkStart w:id="17817" w:name="_Toc382291591"/>
      <w:bookmarkStart w:id="17818" w:name="_Toc385672240"/>
      <w:bookmarkStart w:id="17819" w:name="_Ref386878660"/>
      <w:bookmarkStart w:id="17820" w:name="_Toc393690344"/>
      <w:ins w:id="17821" w:author="Rev 4 Allen Wirfs-Brock" w:date="2011-10-07T16:11: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ins>
      <w:ins w:id="17822" w:author="Rev 4 Allen Wirfs-Brock" w:date="2011-10-07T16:25:00Z">
        <w:r w:rsidR="002B1CE2" w:rsidRPr="00E77497">
          <w:t>and</w:t>
        </w:r>
      </w:ins>
      <w:ins w:id="17823" w:author="Rev 4 Allen Wirfs-Brock" w:date="2011-10-07T16:26:00Z">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w:t>
        </w:r>
      </w:ins>
      <w:ins w:id="17824" w:author="Rev 4 Allen Wirfs-Brock" w:date="2011-10-07T16:27:00Z">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FormalParameterList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ins>
    </w:p>
    <w:p w14:paraId="23446F7E" w14:textId="77777777" w:rsidR="005A7DC0" w:rsidRPr="00E77497" w:rsidDel="00650D6A" w:rsidRDefault="005A7DC0" w:rsidP="00532AB5">
      <w:pPr>
        <w:numPr>
          <w:ilvl w:val="0"/>
          <w:numId w:val="737"/>
        </w:numPr>
        <w:spacing w:after="220"/>
        <w:contextualSpacing/>
        <w:rPr>
          <w:ins w:id="17825" w:author="Rev 4 Allen Wirfs-Brock" w:date="2011-10-07T16:10:00Z"/>
          <w:del w:id="17826" w:author="Rev 6 Allen Wirfs-Brock" w:date="2012-02-27T16:19:00Z"/>
        </w:rPr>
        <w:pPrChange w:id="17827" w:author="Rev 7 Allen Wirfs-Brock" w:date="2012-04-25T15:29:00Z">
          <w:pPr>
            <w:numPr>
              <w:numId w:val="403"/>
            </w:numPr>
            <w:spacing w:after="220"/>
            <w:ind w:left="720" w:hanging="360"/>
            <w:contextualSpacing/>
          </w:pPr>
        </w:pPrChange>
      </w:pPr>
      <w:commentRangeStart w:id="17828"/>
      <w:ins w:id="17829" w:author="Rev 4 Allen Wirfs-Brock" w:date="2011-10-07T16:10:00Z">
        <w:del w:id="17830" w:author="Rev 6 Allen Wirfs-Brock" w:date="2012-02-27T16:19: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w:delText>
          </w:r>
        </w:del>
      </w:ins>
      <w:ins w:id="17831" w:author="Rev 4 Allen Wirfs-Brock" w:date="2011-10-07T16:15:00Z">
        <w:del w:id="17832" w:author="Rev 6 Allen Wirfs-Brock" w:date="2012-02-27T16:19:00Z">
          <w:r w:rsidR="00B35571" w:rsidRPr="00E77497" w:rsidDel="00650D6A">
            <w:delText>Bound</w:delText>
          </w:r>
        </w:del>
      </w:ins>
      <w:ins w:id="17833" w:author="Rev 4 Allen Wirfs-Brock" w:date="2011-10-07T16:10:00Z">
        <w:del w:id="17834" w:author="Rev 6 Allen Wirfs-Brock" w:date="2012-02-27T16:19:00Z">
          <w:r w:rsidRPr="00E77497" w:rsidDel="00650D6A">
            <w:delText xml:space="preserve">Names of </w:delText>
          </w:r>
        </w:del>
      </w:ins>
      <w:ins w:id="17835" w:author="Rev 4 Allen Wirfs-Brock" w:date="2011-10-07T16:15:00Z">
        <w:del w:id="17836" w:author="Rev 6 Allen Wirfs-Brock" w:date="2012-02-27T16:19:00Z">
          <w:r w:rsidR="00B35571" w:rsidRPr="00E77497" w:rsidDel="00650D6A">
            <w:rPr>
              <w:rFonts w:ascii="Times New Roman" w:hAnsi="Times New Roman"/>
              <w:i/>
            </w:rPr>
            <w:delText>BindingIdentifier</w:delText>
          </w:r>
        </w:del>
      </w:ins>
      <w:ins w:id="17837" w:author="Rev 4 Allen Wirfs-Brock" w:date="2011-10-07T16:10:00Z">
        <w:del w:id="17838" w:author="Rev 6 Allen Wirfs-Brock" w:date="2012-02-27T16:19:00Z">
          <w:r w:rsidRPr="00E77497" w:rsidDel="00650D6A">
            <w:delText xml:space="preserve"> </w:delText>
          </w:r>
        </w:del>
      </w:ins>
      <w:ins w:id="17839" w:author="Rev 4 Allen Wirfs-Brock" w:date="2011-10-07T16:16:00Z">
        <w:del w:id="17840" w:author="Rev 6 Allen Wirfs-Brock" w:date="2012-02-27T16:19:00Z">
          <w:r w:rsidR="00B35571" w:rsidRPr="00E77497" w:rsidDel="00650D6A">
            <w:delText xml:space="preserve">also occurs in the VarDeclaredNames of </w:delText>
          </w:r>
          <w:r w:rsidR="00B35571" w:rsidRPr="00E77497" w:rsidDel="00650D6A">
            <w:rPr>
              <w:rFonts w:ascii="Times New Roman" w:hAnsi="Times New Roman"/>
              <w:i/>
            </w:rPr>
            <w:delText>FunctionBody</w:delText>
          </w:r>
          <w:r w:rsidR="00B35571" w:rsidRPr="00E77497" w:rsidDel="00650D6A">
            <w:delText>.</w:delText>
          </w:r>
        </w:del>
      </w:ins>
    </w:p>
    <w:p w14:paraId="1376070C" w14:textId="77777777" w:rsidR="00B35571" w:rsidRPr="00E77497" w:rsidDel="00650D6A" w:rsidRDefault="00B35571" w:rsidP="00532AB5">
      <w:pPr>
        <w:numPr>
          <w:ilvl w:val="0"/>
          <w:numId w:val="737"/>
        </w:numPr>
        <w:spacing w:after="220"/>
        <w:contextualSpacing/>
        <w:rPr>
          <w:ins w:id="17841" w:author="Rev 4 Allen Wirfs-Brock" w:date="2011-10-07T16:17:00Z"/>
          <w:del w:id="17842" w:author="Rev 6 Allen Wirfs-Brock" w:date="2012-02-27T16:20:00Z"/>
        </w:rPr>
        <w:pPrChange w:id="17843" w:author="Rev 7 Allen Wirfs-Brock" w:date="2012-04-25T15:29:00Z">
          <w:pPr>
            <w:numPr>
              <w:numId w:val="403"/>
            </w:numPr>
            <w:spacing w:after="220"/>
            <w:ind w:left="720" w:hanging="360"/>
            <w:contextualSpacing/>
          </w:pPr>
        </w:pPrChange>
      </w:pPr>
      <w:ins w:id="17844" w:author="Rev 4 Allen Wirfs-Brock" w:date="2011-10-07T16:17:00Z">
        <w:del w:id="17845" w:author="Rev 6 Allen Wirfs-Brock" w:date="2012-02-27T16:20: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BoundNames of </w:delText>
          </w:r>
          <w:r w:rsidRPr="00E77497" w:rsidDel="00650D6A">
            <w:rPr>
              <w:rFonts w:ascii="Times New Roman" w:hAnsi="Times New Roman"/>
              <w:i/>
            </w:rPr>
            <w:delText>BindingIdentifier</w:delText>
          </w:r>
          <w:r w:rsidRPr="00E77497" w:rsidDel="00650D6A">
            <w:delText xml:space="preserve"> also occurs in the LexicallyDeclaredNames of </w:delText>
          </w:r>
          <w:r w:rsidRPr="00E77497" w:rsidDel="00650D6A">
            <w:rPr>
              <w:rFonts w:ascii="Times New Roman" w:hAnsi="Times New Roman"/>
              <w:i/>
            </w:rPr>
            <w:delText>FunctionBody</w:delText>
          </w:r>
          <w:r w:rsidRPr="00E77497" w:rsidDel="00650D6A">
            <w:delText>.</w:delText>
          </w:r>
        </w:del>
      </w:ins>
    </w:p>
    <w:p w14:paraId="31F91BC5" w14:textId="77777777" w:rsidR="005A7DC0" w:rsidRPr="00E77497" w:rsidDel="00CD24F8" w:rsidRDefault="005A7DC0" w:rsidP="00532AB5">
      <w:pPr>
        <w:numPr>
          <w:ilvl w:val="0"/>
          <w:numId w:val="737"/>
        </w:numPr>
        <w:spacing w:after="220"/>
        <w:contextualSpacing/>
        <w:rPr>
          <w:ins w:id="17846" w:author="Rev 4 Allen Wirfs-Brock" w:date="2011-10-07T16:20:00Z"/>
          <w:del w:id="17847" w:author="Rev 7 Allen Wirfs-Brock" w:date="2012-04-17T12:45:00Z"/>
        </w:rPr>
        <w:pPrChange w:id="17848" w:author="Rev 7 Allen Wirfs-Brock" w:date="2012-04-25T15:29:00Z">
          <w:pPr>
            <w:numPr>
              <w:numId w:val="403"/>
            </w:numPr>
            <w:spacing w:after="220"/>
            <w:ind w:left="720" w:hanging="360"/>
            <w:contextualSpacing/>
          </w:pPr>
        </w:pPrChange>
      </w:pPr>
      <w:ins w:id="17849" w:author="Rev 4 Allen Wirfs-Brock" w:date="2011-10-07T16:10:00Z">
        <w:del w:id="17850" w:author="Rev 7 Allen Wirfs-Brock" w:date="2012-04-17T12:45:00Z">
          <w:r w:rsidRPr="00E77497" w:rsidDel="00CD24F8">
            <w:delText>It is a Syntax Error if the source code matching this production is extended code and</w:delText>
          </w:r>
          <w:r w:rsidRPr="00E77497" w:rsidDel="00CD24F8">
            <w:rPr>
              <w:rFonts w:ascii="Times New Roman" w:eastAsia="Times New Roman" w:hAnsi="Times New Roman"/>
              <w:spacing w:val="6"/>
              <w:lang w:eastAsia="en-US"/>
            </w:rPr>
            <w:delText xml:space="preserve"> </w:delText>
          </w:r>
          <w:r w:rsidRPr="00E77497" w:rsidDel="00CD24F8">
            <w:delText xml:space="preserve">any element of the </w:delText>
          </w:r>
          <w:r w:rsidRPr="00184B2F" w:rsidDel="00CD24F8">
            <w:rPr>
              <w:rFonts w:ascii="Times New Roman" w:hAnsi="Times New Roman"/>
            </w:rPr>
            <w:delText>LexicallyDeclaredNames</w:delText>
          </w:r>
          <w:r w:rsidRPr="00E77497" w:rsidDel="00CD24F8">
            <w:delText xml:space="preserve"> of </w:delText>
          </w:r>
        </w:del>
      </w:ins>
      <w:ins w:id="17851" w:author="Rev 4 Allen Wirfs-Brock" w:date="2011-10-07T16:22:00Z">
        <w:del w:id="17852" w:author="Rev 7 Allen Wirfs-Brock" w:date="2012-04-17T12:45:00Z">
          <w:r w:rsidR="007931B3" w:rsidRPr="00E77497" w:rsidDel="00CD24F8">
            <w:rPr>
              <w:rFonts w:ascii="Times New Roman" w:hAnsi="Times New Roman"/>
              <w:i/>
            </w:rPr>
            <w:delText>FormalParameterList</w:delText>
          </w:r>
          <w:r w:rsidR="007931B3" w:rsidRPr="00E77497" w:rsidDel="00CD24F8">
            <w:delText xml:space="preserve"> </w:delText>
          </w:r>
        </w:del>
      </w:ins>
      <w:ins w:id="17853" w:author="Rev 4 Allen Wirfs-Brock" w:date="2011-10-07T16:10:00Z">
        <w:del w:id="17854" w:author="Rev 7 Allen Wirfs-Brock" w:date="2012-04-17T12:45:00Z">
          <w:r w:rsidRPr="00E77497" w:rsidDel="00CD24F8">
            <w:delText xml:space="preserve">also occurs in the </w:delText>
          </w:r>
          <w:r w:rsidRPr="00184B2F" w:rsidDel="00CD24F8">
            <w:rPr>
              <w:rFonts w:ascii="Times New Roman" w:hAnsi="Times New Roman"/>
            </w:rPr>
            <w:delText>VarDeclaredNames</w:delText>
          </w:r>
          <w:r w:rsidRPr="00E77497" w:rsidDel="00CD24F8">
            <w:delText xml:space="preserve"> of </w:delText>
          </w:r>
        </w:del>
      </w:ins>
      <w:ins w:id="17855" w:author="Rev 4 Allen Wirfs-Brock" w:date="2011-10-08T14:27:00Z">
        <w:del w:id="17856" w:author="Rev 7 Allen Wirfs-Brock" w:date="2012-04-17T12:45:00Z">
          <w:r w:rsidR="0043426C" w:rsidRPr="00E77497" w:rsidDel="00CD24F8">
            <w:rPr>
              <w:rFonts w:ascii="Times New Roman" w:hAnsi="Times New Roman"/>
              <w:i/>
            </w:rPr>
            <w:delText>FunctionBody</w:delText>
          </w:r>
        </w:del>
      </w:ins>
      <w:ins w:id="17857" w:author="Rev 4 Allen Wirfs-Brock" w:date="2011-10-07T16:10:00Z">
        <w:del w:id="17858" w:author="Rev 7 Allen Wirfs-Brock" w:date="2012-04-17T12:45:00Z">
          <w:r w:rsidRPr="00E77497" w:rsidDel="00CD24F8">
            <w:delText>.</w:delText>
          </w:r>
        </w:del>
      </w:ins>
    </w:p>
    <w:p w14:paraId="3CAB2830" w14:textId="77777777" w:rsidR="007931B3" w:rsidRDefault="007931B3" w:rsidP="00532AB5">
      <w:pPr>
        <w:numPr>
          <w:ilvl w:val="0"/>
          <w:numId w:val="737"/>
        </w:numPr>
        <w:spacing w:after="220"/>
        <w:contextualSpacing/>
        <w:rPr>
          <w:ins w:id="17859" w:author="Rev 7 Allen Wirfs-Brock" w:date="2012-04-24T15:33:00Z"/>
        </w:rPr>
        <w:pPrChange w:id="17860" w:author="Rev 7 Allen Wirfs-Brock" w:date="2012-04-25T15:29:00Z">
          <w:pPr>
            <w:numPr>
              <w:numId w:val="403"/>
            </w:numPr>
            <w:spacing w:after="220"/>
            <w:ind w:left="720" w:hanging="360"/>
            <w:contextualSpacing/>
          </w:pPr>
        </w:pPrChange>
      </w:pPr>
      <w:ins w:id="17861" w:author="Rev 4 Allen Wirfs-Brock" w:date="2011-10-07T16:21:00Z">
        <w:r w:rsidRPr="00E77497">
          <w:t xml:space="preserve">It is a Syntax Error if </w:t>
        </w:r>
        <w:del w:id="17862" w:author="Rev 6 Allen Wirfs-Brock" w:date="2012-02-27T16:21:00Z">
          <w:r w:rsidRPr="00E77497" w:rsidDel="00650D6A">
            <w:delText>the source code matching this production is extended code and</w:delText>
          </w:r>
          <w:r w:rsidRPr="00E77497" w:rsidDel="00650D6A">
            <w:rPr>
              <w:rFonts w:ascii="Times New Roman" w:eastAsia="Times New Roman" w:hAnsi="Times New Roman"/>
              <w:spacing w:val="6"/>
              <w:lang w:eastAsia="en-US"/>
            </w:rPr>
            <w:delText xml:space="preserve"> </w:delText>
          </w:r>
        </w:del>
      </w:ins>
      <w:ins w:id="17863" w:author="Rev 4 Allen Wirfs-Brock" w:date="2011-10-07T16:22:00Z">
        <w:r w:rsidRPr="00E77497">
          <w:t xml:space="preserve">any element of </w:t>
        </w:r>
      </w:ins>
      <w:ins w:id="17864" w:author="Rev 4 Allen Wirfs-Brock" w:date="2011-10-07T16:21:00Z">
        <w:r w:rsidRPr="00E77497">
          <w:t xml:space="preserve">the </w:t>
        </w:r>
        <w:r w:rsidRPr="00184B2F">
          <w:rPr>
            <w:rFonts w:ascii="Times New Roman" w:hAnsi="Times New Roman"/>
          </w:rPr>
          <w:t>BoundNames</w:t>
        </w:r>
        <w:r w:rsidRPr="00E77497">
          <w:t xml:space="preserve"> of </w:t>
        </w:r>
      </w:ins>
      <w:ins w:id="17865" w:author="Rev 4 Allen Wirfs-Brock" w:date="2011-10-07T16:22:00Z">
        <w:r w:rsidRPr="00E77497">
          <w:rPr>
            <w:rFonts w:ascii="Times New Roman" w:hAnsi="Times New Roman"/>
            <w:i/>
          </w:rPr>
          <w:t>FormalParameterList</w:t>
        </w:r>
        <w:r w:rsidRPr="00E77497">
          <w:t xml:space="preserve"> </w:t>
        </w:r>
      </w:ins>
      <w:ins w:id="17866" w:author="Rev 4 Allen Wirfs-Brock" w:date="2011-10-07T16:21:00Z">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commentRangeEnd w:id="17828"/>
      <w:r w:rsidR="00767E5E">
        <w:rPr>
          <w:rStyle w:val="af4"/>
        </w:rPr>
        <w:commentReference w:id="17828"/>
      </w:r>
    </w:p>
    <w:p w14:paraId="0D318831" w14:textId="77777777" w:rsidR="00BF6FFE" w:rsidRPr="00E77497" w:rsidRDefault="00BF6FFE" w:rsidP="00532AB5">
      <w:pPr>
        <w:numPr>
          <w:ilvl w:val="0"/>
          <w:numId w:val="737"/>
        </w:numPr>
        <w:spacing w:after="220"/>
        <w:contextualSpacing/>
        <w:rPr>
          <w:ins w:id="17867" w:author="Rev 4 Allen Wirfs-Brock" w:date="2011-10-07T16:21:00Z"/>
        </w:rPr>
        <w:pPrChange w:id="17868" w:author="Rev 7 Allen Wirfs-Brock" w:date="2012-04-25T15:29:00Z">
          <w:pPr>
            <w:numPr>
              <w:numId w:val="403"/>
            </w:numPr>
            <w:spacing w:after="220"/>
            <w:ind w:left="720" w:hanging="360"/>
            <w:contextualSpacing/>
          </w:pPr>
        </w:pPrChange>
      </w:pPr>
      <w:ins w:id="17869" w:author="Rev 7 Allen Wirfs-Brock" w:date="2012-04-24T15:34:00Z">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t>.</w:t>
        </w:r>
      </w:ins>
    </w:p>
    <w:p w14:paraId="40426F9B" w14:textId="77777777" w:rsidR="007931B3" w:rsidRPr="00E77497" w:rsidRDefault="007931B3" w:rsidP="007931B3">
      <w:pPr>
        <w:spacing w:after="220"/>
        <w:ind w:left="720"/>
        <w:rPr>
          <w:ins w:id="17870" w:author="Rev 4 Allen Wirfs-Brock" w:date="2011-10-07T16:10:00Z"/>
        </w:rPr>
      </w:pPr>
    </w:p>
    <w:p w14:paraId="4FC062CD" w14:textId="77777777" w:rsidR="002C779F" w:rsidRPr="00E77497" w:rsidRDefault="002C779F" w:rsidP="002C779F">
      <w:pPr>
        <w:rPr>
          <w:ins w:id="17871" w:author="Rev 4 Allen Wirfs-Brock" w:date="2011-10-16T15:16:00Z"/>
        </w:rPr>
      </w:pPr>
      <w:ins w:id="17872" w:author="Rev 4 Allen Wirfs-Brock" w:date="2011-10-16T15:1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 </w:t>
        </w:r>
      </w:ins>
    </w:p>
    <w:p w14:paraId="229B35FB" w14:textId="77777777" w:rsidR="002C779F" w:rsidRPr="00E77497" w:rsidRDefault="002C779F" w:rsidP="00532AB5">
      <w:pPr>
        <w:numPr>
          <w:ilvl w:val="0"/>
          <w:numId w:val="737"/>
        </w:numPr>
        <w:spacing w:after="220"/>
        <w:contextualSpacing/>
        <w:rPr>
          <w:ins w:id="17873" w:author="Rev 4 Allen Wirfs-Brock" w:date="2011-10-16T15:16:00Z"/>
        </w:rPr>
        <w:pPrChange w:id="17874" w:author="Rev 7 Allen Wirfs-Brock" w:date="2012-04-25T15:29:00Z">
          <w:pPr>
            <w:numPr>
              <w:numId w:val="403"/>
            </w:numPr>
            <w:spacing w:after="220"/>
            <w:ind w:left="720" w:hanging="360"/>
            <w:contextualSpacing/>
          </w:pPr>
        </w:pPrChange>
      </w:pPr>
      <w:commentRangeStart w:id="17875"/>
      <w:ins w:id="17876" w:author="Rev 4 Allen Wirfs-Brock" w:date="2011-10-16T15:16:00Z">
        <w:r w:rsidRPr="00E77497">
          <w:t xml:space="preserve">It is a Syntax Error if </w:t>
        </w:r>
        <w:del w:id="17877"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the LexicallyDeclaredNames</w:t>
        </w:r>
        <w:del w:id="17878" w:author="Rev 6 Allen Wirfs-Brock" w:date="2012-02-27T16:17:00Z">
          <w:r w:rsidRPr="00E77497" w:rsidDel="00650D6A">
            <w:delText>BoundNames</w:delText>
          </w:r>
        </w:del>
        <w:r w:rsidRPr="00E77497">
          <w:t xml:space="preserve"> of </w:t>
        </w:r>
        <w:r w:rsidRPr="00E77497">
          <w:rPr>
            <w:rFonts w:ascii="Times New Roman" w:hAnsi="Times New Roman"/>
            <w:i/>
          </w:rPr>
          <w:t>StatementList</w:t>
        </w:r>
        <w:r w:rsidRPr="00E77497">
          <w:t xml:space="preserve"> contains any duplicate entir</w:t>
        </w:r>
      </w:ins>
      <w:ins w:id="17879" w:author="Rev 6 Allen Wirfs-Brock" w:date="2012-02-27T16:14:00Z">
        <w:r w:rsidR="00650D6A">
          <w:t>i</w:t>
        </w:r>
      </w:ins>
      <w:ins w:id="17880" w:author="Rev 4 Allen Wirfs-Brock" w:date="2011-10-16T15:16:00Z">
        <w:r w:rsidRPr="00E77497">
          <w:t>es.</w:t>
        </w:r>
      </w:ins>
    </w:p>
    <w:p w14:paraId="37729A0D" w14:textId="77777777" w:rsidR="002C779F" w:rsidRPr="00E77497" w:rsidRDefault="002C779F" w:rsidP="00532AB5">
      <w:pPr>
        <w:numPr>
          <w:ilvl w:val="0"/>
          <w:numId w:val="737"/>
        </w:numPr>
        <w:spacing w:after="220"/>
        <w:rPr>
          <w:ins w:id="17881" w:author="Rev 4 Allen Wirfs-Brock" w:date="2011-10-16T15:16:00Z"/>
        </w:rPr>
        <w:pPrChange w:id="17882" w:author="Rev 7 Allen Wirfs-Brock" w:date="2012-04-25T15:29:00Z">
          <w:pPr>
            <w:numPr>
              <w:numId w:val="403"/>
            </w:numPr>
            <w:spacing w:after="220"/>
            <w:ind w:left="720" w:hanging="360"/>
          </w:pPr>
        </w:pPrChange>
      </w:pPr>
      <w:ins w:id="17883" w:author="Rev 4 Allen Wirfs-Brock" w:date="2011-10-16T15:16:00Z">
        <w:r w:rsidRPr="00E77497">
          <w:t xml:space="preserve">It is a Syntax Error if </w:t>
        </w:r>
        <w:del w:id="17884"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 xml:space="preserve">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commentRangeEnd w:id="17875"/>
      <w:r w:rsidR="00767E5E">
        <w:rPr>
          <w:rStyle w:val="af4"/>
        </w:rPr>
        <w:commentReference w:id="17875"/>
      </w:r>
    </w:p>
    <w:p w14:paraId="428CC395" w14:textId="77777777" w:rsidR="007372FF" w:rsidRPr="00B820AB" w:rsidRDefault="007372FF" w:rsidP="007372FF">
      <w:pPr>
        <w:rPr>
          <w:ins w:id="17885" w:author="Rev 7 Allen Wirfs-Brock" w:date="2012-04-23T13:25:00Z"/>
        </w:rPr>
      </w:pPr>
      <w:ins w:id="17886" w:author="Rev 7 Allen Wirfs-Brock" w:date="2012-04-23T13:25:00Z">
        <w:r w:rsidRPr="006B6D0A">
          <w:rPr>
            <w:rStyle w:val="bnf"/>
          </w:rPr>
          <w:t>FormalParameterList</w:t>
        </w:r>
        <w:r w:rsidRPr="00E65A34">
          <w:t xml:space="preserve"> </w:t>
        </w:r>
        <w:r w:rsidRPr="00E65A34">
          <w:rPr>
            <w:b/>
          </w:rPr>
          <w:t>:</w:t>
        </w:r>
        <w:r w:rsidRPr="00E65A34">
          <w:t xml:space="preserve"> </w:t>
        </w:r>
        <w:r w:rsidRPr="00E65A34">
          <w:rPr>
            <w:rStyle w:val="bnf"/>
          </w:rPr>
          <w:t>FormalsList</w:t>
        </w:r>
      </w:ins>
    </w:p>
    <w:p w14:paraId="2D380352" w14:textId="77777777" w:rsidR="00AD6068" w:rsidRPr="006B6D0A" w:rsidRDefault="00AD6068" w:rsidP="00532AB5">
      <w:pPr>
        <w:numPr>
          <w:ilvl w:val="0"/>
          <w:numId w:val="737"/>
        </w:numPr>
        <w:spacing w:after="220"/>
        <w:contextualSpacing/>
        <w:rPr>
          <w:ins w:id="17887" w:author="Rev 7 Allen Wirfs-Brock" w:date="2012-04-23T17:09:00Z"/>
        </w:rPr>
        <w:pPrChange w:id="17888" w:author="Rev 7 Allen Wirfs-Brock" w:date="2012-04-25T15:29:00Z">
          <w:pPr>
            <w:numPr>
              <w:numId w:val="403"/>
            </w:numPr>
            <w:spacing w:after="220"/>
            <w:ind w:left="720" w:hanging="360"/>
          </w:pPr>
        </w:pPrChange>
      </w:pPr>
      <w:ins w:id="17889" w:author="Rev 7 Allen Wirfs-Brock" w:date="2012-04-23T17:09: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any duplicate elements</w:t>
        </w:r>
        <w:r>
          <w:t xml:space="preserve"> and either </w:t>
        </w:r>
        <w:r w:rsidRPr="00CE127F">
          <w:rPr>
            <w:rStyle w:val="bnf"/>
          </w:rPr>
          <w:t>FormalsList</w:t>
        </w:r>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r w:rsidRPr="00CE127F">
          <w:rPr>
            <w:rStyle w:val="bnf"/>
          </w:rPr>
          <w:t>BindingPattern</w:t>
        </w:r>
        <w:r>
          <w:t xml:space="preserve"> or </w:t>
        </w:r>
        <w:r w:rsidRPr="00557892">
          <w:rPr>
            <w:rStyle w:val="bnf"/>
          </w:rPr>
          <w:t>FormalsList</w:t>
        </w:r>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r w:rsidRPr="00CE127F">
          <w:rPr>
            <w:rStyle w:val="bnf"/>
          </w:rPr>
          <w:t>Initialiser</w:t>
        </w:r>
        <w:r w:rsidRPr="006B6D0A">
          <w:t>.</w:t>
        </w:r>
      </w:ins>
    </w:p>
    <w:p w14:paraId="58E4329C" w14:textId="77777777" w:rsidR="007372FF" w:rsidRPr="006B6D0A" w:rsidRDefault="007372FF" w:rsidP="00532AB5">
      <w:pPr>
        <w:numPr>
          <w:ilvl w:val="0"/>
          <w:numId w:val="737"/>
        </w:numPr>
        <w:spacing w:after="220"/>
        <w:rPr>
          <w:ins w:id="17890" w:author="Rev 7 Allen Wirfs-Brock" w:date="2012-04-23T13:25:00Z"/>
        </w:rPr>
        <w:pPrChange w:id="17891" w:author="Rev 7 Allen Wirfs-Brock" w:date="2012-04-25T15:29:00Z">
          <w:pPr>
            <w:numPr>
              <w:numId w:val="403"/>
            </w:numPr>
            <w:spacing w:after="220"/>
            <w:ind w:left="720" w:hanging="360"/>
          </w:pPr>
        </w:pPrChange>
      </w:pPr>
      <w:ins w:id="17892" w:author="Rev 7 Allen Wirfs-Brock" w:date="2012-04-23T13:25: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w:t>
        </w:r>
      </w:ins>
      <w:ins w:id="17893" w:author="Rev 7 Allen Wirfs-Brock" w:date="2012-04-23T17:10:00Z">
        <w:r w:rsidR="00AD6068">
          <w:t xml:space="preserve">either </w:t>
        </w:r>
      </w:ins>
      <w:ins w:id="17894" w:author="Rev 7 Allen Wirfs-Brock" w:date="2012-04-23T17:11:00Z">
        <w:r w:rsidR="00AD6068" w:rsidRPr="00AD6068">
          <w:rPr>
            <w:rFonts w:cs="Arial"/>
            <w:b/>
            <w:rPrChange w:id="17895" w:author="Rev 7 Allen Wirfs-Brock" w:date="2012-04-23T17:11:00Z">
              <w:rPr>
                <w:rFonts w:cs="Arial"/>
              </w:rPr>
            </w:rPrChange>
          </w:rPr>
          <w:t>″</w:t>
        </w:r>
      </w:ins>
      <w:ins w:id="17896" w:author="Rev 7 Allen Wirfs-Brock" w:date="2012-04-23T17:10:00Z">
        <w:r w:rsidR="00AD6068" w:rsidRPr="00E77497">
          <w:rPr>
            <w:rFonts w:ascii="Courier New" w:hAnsi="Courier New" w:cs="Courier New"/>
            <w:b/>
          </w:rPr>
          <w:t>eval</w:t>
        </w:r>
      </w:ins>
      <w:ins w:id="17897" w:author="Rev 7 Allen Wirfs-Brock" w:date="2012-04-23T17:11:00Z">
        <w:r w:rsidR="00AD6068" w:rsidRPr="00557892">
          <w:rPr>
            <w:rFonts w:cs="Arial"/>
            <w:b/>
          </w:rPr>
          <w:t>″</w:t>
        </w:r>
      </w:ins>
      <w:ins w:id="17898" w:author="Rev 7 Allen Wirfs-Brock" w:date="2012-04-23T17:10:00Z">
        <w:r w:rsidR="00AD6068" w:rsidRPr="00E77497">
          <w:t xml:space="preserve"> or </w:t>
        </w:r>
      </w:ins>
      <w:ins w:id="17899" w:author="Rev 7 Allen Wirfs-Brock" w:date="2012-04-23T17:11:00Z">
        <w:r w:rsidR="00AD6068" w:rsidRPr="00557892">
          <w:rPr>
            <w:rFonts w:cs="Arial"/>
            <w:b/>
          </w:rPr>
          <w:t>″</w:t>
        </w:r>
      </w:ins>
      <w:ins w:id="17900" w:author="Rev 7 Allen Wirfs-Brock" w:date="2012-04-23T17:10:00Z">
        <w:r w:rsidR="00AD6068" w:rsidRPr="00E77497">
          <w:rPr>
            <w:rFonts w:ascii="Courier New" w:hAnsi="Courier New" w:cs="Courier New"/>
            <w:b/>
          </w:rPr>
          <w:t>arguments</w:t>
        </w:r>
      </w:ins>
      <w:ins w:id="17901" w:author="Rev 7 Allen Wirfs-Brock" w:date="2012-04-23T17:11:00Z">
        <w:r w:rsidR="00AD6068" w:rsidRPr="00557892">
          <w:rPr>
            <w:rFonts w:cs="Arial"/>
            <w:b/>
          </w:rPr>
          <w:t>″</w:t>
        </w:r>
      </w:ins>
      <w:ins w:id="17902" w:author="Rev 7 Allen Wirfs-Brock" w:date="2012-04-23T13:25:00Z">
        <w:r>
          <w:t xml:space="preserve"> and</w:t>
        </w:r>
      </w:ins>
      <w:ins w:id="17903" w:author="Rev 7 Allen Wirfs-Brock" w:date="2012-04-23T13:29:00Z">
        <w:r w:rsidR="00CE127F">
          <w:t xml:space="preserve"> either</w:t>
        </w:r>
      </w:ins>
      <w:ins w:id="17904" w:author="Rev 7 Allen Wirfs-Brock" w:date="2012-04-23T13:30:00Z">
        <w:r w:rsidR="00CE127F">
          <w:t xml:space="preserve"> </w:t>
        </w:r>
        <w:r w:rsidR="00CE127F" w:rsidRPr="00CE127F">
          <w:rPr>
            <w:rStyle w:val="bnf"/>
          </w:rPr>
          <w:t>FormalsList</w:t>
        </w:r>
      </w:ins>
      <w:ins w:id="17905" w:author="Rev 7 Allen Wirfs-Brock" w:date="2012-04-23T13:25:00Z">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ins>
      <w:ins w:id="17906" w:author="Rev 7 Allen Wirfs-Brock" w:date="2012-04-23T13:29:00Z">
        <w:r w:rsidR="00CE127F" w:rsidRPr="00CE127F">
          <w:rPr>
            <w:rStyle w:val="bnf"/>
          </w:rPr>
          <w:t>BindingPattern</w:t>
        </w:r>
        <w:r w:rsidR="00CE127F">
          <w:t xml:space="preserve"> or </w:t>
        </w:r>
      </w:ins>
      <w:ins w:id="17907" w:author="Rev 7 Allen Wirfs-Brock" w:date="2012-04-23T13:31:00Z">
        <w:r w:rsidR="00CE127F" w:rsidRPr="00557892">
          <w:rPr>
            <w:rStyle w:val="bnf"/>
          </w:rPr>
          <w:t>FormalsList</w:t>
        </w:r>
        <w:r w:rsidR="00CE127F" w:rsidRPr="00E77497">
          <w:rPr>
            <w:rFonts w:ascii="Times New Roman" w:eastAsia="Times New Roman" w:hAnsi="Times New Roman"/>
            <w:spacing w:val="6"/>
            <w:lang w:eastAsia="en-US"/>
          </w:rPr>
          <w:t xml:space="preserve"> </w:t>
        </w:r>
        <w:r w:rsidR="00CE127F" w:rsidRPr="00CE127F">
          <w:rPr>
            <w:rStyle w:val="bnf"/>
            <w:i w:val="0"/>
          </w:rPr>
          <w:t>Contains</w:t>
        </w:r>
        <w:r w:rsidR="00CE127F" w:rsidRPr="00E77497">
          <w:t xml:space="preserve"> </w:t>
        </w:r>
      </w:ins>
      <w:ins w:id="17908" w:author="Rev 7 Allen Wirfs-Brock" w:date="2012-04-23T13:29:00Z">
        <w:r w:rsidR="00CE127F" w:rsidRPr="00CE127F">
          <w:rPr>
            <w:rStyle w:val="bnf"/>
          </w:rPr>
          <w:t>Initialiser</w:t>
        </w:r>
      </w:ins>
      <w:ins w:id="17909" w:author="Rev 7 Allen Wirfs-Brock" w:date="2012-04-23T13:25:00Z">
        <w:r w:rsidRPr="006B6D0A">
          <w:t>.</w:t>
        </w:r>
      </w:ins>
    </w:p>
    <w:p w14:paraId="457671FF" w14:textId="77777777" w:rsidR="000E01AF" w:rsidRPr="00B820AB" w:rsidRDefault="000E01AF" w:rsidP="000E01AF">
      <w:pPr>
        <w:rPr>
          <w:ins w:id="17910" w:author="Rev 4 Allen Wirfs-Brock" w:date="2011-10-16T15:18:00Z"/>
        </w:rPr>
      </w:pPr>
      <w:ins w:id="17911" w:author="Rev 4 Allen Wirfs-Brock" w:date="2011-10-16T15:18:00Z">
        <w:r w:rsidRPr="006B6D0A">
          <w:rPr>
            <w:rStyle w:val="bnf"/>
          </w:rPr>
          <w:t>FormalParameterList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ins>
      <w:ins w:id="17912" w:author="Rev 4 Allen Wirfs-Brock" w:date="2011-11-04T12:36:00Z">
        <w:r w:rsidR="008639FD" w:rsidRPr="00C7794D">
          <w:rPr>
            <w:rStyle w:val="bnf"/>
          </w:rPr>
          <w:t>FunctionRestParameter</w:t>
        </w:r>
      </w:ins>
    </w:p>
    <w:p w14:paraId="6C002FFB" w14:textId="77777777" w:rsidR="007372FF" w:rsidRDefault="007372FF" w:rsidP="00532AB5">
      <w:pPr>
        <w:numPr>
          <w:ilvl w:val="0"/>
          <w:numId w:val="737"/>
        </w:numPr>
        <w:spacing w:after="220"/>
        <w:contextualSpacing/>
        <w:rPr>
          <w:ins w:id="17913" w:author="Rev 7 Allen Wirfs-Brock" w:date="2012-04-23T13:18:00Z"/>
        </w:rPr>
        <w:pPrChange w:id="17914" w:author="Rev 7 Allen Wirfs-Brock" w:date="2012-04-25T15:29:00Z">
          <w:pPr>
            <w:numPr>
              <w:numId w:val="403"/>
            </w:numPr>
            <w:spacing w:after="220"/>
            <w:ind w:left="720" w:hanging="360"/>
            <w:contextualSpacing/>
          </w:pPr>
        </w:pPrChange>
      </w:pPr>
      <w:ins w:id="17915" w:author="Rev 7 Allen Wirfs-Brock" w:date="2012-04-23T13:20: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w:t>
        </w:r>
      </w:ins>
      <w:ins w:id="17916" w:author="Rev 7 Allen Wirfs-Brock" w:date="2012-04-23T13:21:00Z">
        <w:r w:rsidRPr="00E77497">
          <w:t>any duplicate elements</w:t>
        </w:r>
      </w:ins>
      <w:ins w:id="17917" w:author="Rev 7 Allen Wirfs-Brock" w:date="2012-04-23T13:20:00Z">
        <w:r w:rsidRPr="006B6D0A">
          <w:t>.</w:t>
        </w:r>
      </w:ins>
    </w:p>
    <w:p w14:paraId="5E3DA30C" w14:textId="77777777" w:rsidR="000E01AF" w:rsidRPr="006B6D0A" w:rsidRDefault="000E01AF" w:rsidP="00532AB5">
      <w:pPr>
        <w:numPr>
          <w:ilvl w:val="0"/>
          <w:numId w:val="737"/>
        </w:numPr>
        <w:spacing w:after="220"/>
        <w:rPr>
          <w:ins w:id="17918" w:author="Rev 4 Allen Wirfs-Brock" w:date="2011-10-16T15:18:00Z"/>
        </w:rPr>
        <w:pPrChange w:id="17919" w:author="Rev 7 Allen Wirfs-Brock" w:date="2012-04-25T15:29:00Z">
          <w:pPr>
            <w:numPr>
              <w:numId w:val="403"/>
            </w:numPr>
            <w:spacing w:after="220"/>
            <w:ind w:left="720" w:hanging="360"/>
          </w:pPr>
        </w:pPrChange>
      </w:pPr>
      <w:ins w:id="17920" w:author="Rev 4 Allen Wirfs-Brock" w:date="2011-10-16T15:18:00Z">
        <w:r w:rsidRPr="00675B74">
          <w:t xml:space="preserve">It is a Syntax Error if </w:t>
        </w:r>
        <w:r w:rsidRPr="00E77497">
          <w:rPr>
            <w:rFonts w:ascii="Times New Roman" w:eastAsia="Times New Roman" w:hAnsi="Times New Roman"/>
            <w:spacing w:val="6"/>
            <w:lang w:eastAsia="en-US"/>
          </w:rPr>
          <w:t xml:space="preserve">BoundNames of </w:t>
        </w:r>
        <w:r w:rsidRPr="00E77497">
          <w:rPr>
            <w:rStyle w:val="bnf"/>
          </w:rPr>
          <w:t>FormalsList</w:t>
        </w:r>
        <w:r w:rsidRPr="00E77497">
          <w:t xml:space="preserve"> contains </w:t>
        </w:r>
        <w:del w:id="17921" w:author="Rev 7 Allen Wirfs-Brock" w:date="2012-04-17T11:15:00Z">
          <w:r w:rsidRPr="00E77497" w:rsidDel="00A63644">
            <w:delText>the</w:delText>
          </w:r>
        </w:del>
      </w:ins>
      <w:ins w:id="17922" w:author="Rev 7 Allen Wirfs-Brock" w:date="2012-04-17T11:10:00Z">
        <w:r w:rsidR="00A63644">
          <w:t>an</w:t>
        </w:r>
      </w:ins>
      <w:ins w:id="17923" w:author="Rev 7 Allen Wirfs-Brock" w:date="2012-04-17T11:15:00Z">
        <w:r w:rsidR="00A63644">
          <w:t>y</w:t>
        </w:r>
      </w:ins>
      <w:ins w:id="17924" w:author="Rev 7 Allen Wirfs-Brock" w:date="2012-04-17T11:10:00Z">
        <w:r w:rsidR="00A63644">
          <w:t xml:space="preserve"> element</w:t>
        </w:r>
      </w:ins>
      <w:ins w:id="17925" w:author="Rev 4 Allen Wirfs-Brock" w:date="2011-10-16T15:18:00Z">
        <w:r w:rsidRPr="00E77497">
          <w:t xml:space="preserve"> </w:t>
        </w:r>
      </w:ins>
      <w:ins w:id="17926" w:author="Rev 4 Allen Wirfs-Brock" w:date="2011-11-04T10:18:00Z">
        <w:del w:id="17927" w:author="Rev 7 Allen Wirfs-Brock" w:date="2012-04-17T11:10:00Z">
          <w:r w:rsidR="00E65A34" w:rsidDel="00A63644">
            <w:rPr>
              <w:rFonts w:ascii="Times New Roman" w:eastAsia="Times New Roman" w:hAnsi="Times New Roman"/>
              <w:spacing w:val="6"/>
              <w:lang w:eastAsia="en-US"/>
            </w:rPr>
            <w:delText>S</w:delText>
          </w:r>
        </w:del>
      </w:ins>
      <w:ins w:id="17928" w:author="Rev 4 Allen Wirfs-Brock" w:date="2011-10-19T11:16:00Z">
        <w:del w:id="17929" w:author="Rev 7 Allen Wirfs-Brock" w:date="2012-04-17T11:10:00Z">
          <w:r w:rsidR="001401A2" w:rsidRPr="00E65A34" w:rsidDel="00A63644">
            <w:rPr>
              <w:rFonts w:ascii="Times New Roman" w:eastAsia="Times New Roman" w:hAnsi="Times New Roman"/>
              <w:spacing w:val="6"/>
              <w:lang w:eastAsia="en-US"/>
            </w:rPr>
            <w:delText xml:space="preserve">tring </w:delText>
          </w:r>
        </w:del>
      </w:ins>
      <w:ins w:id="17930" w:author="Rev 4 Allen Wirfs-Brock" w:date="2011-11-04T10:18:00Z">
        <w:del w:id="17931" w:author="Rev 7 Allen Wirfs-Brock" w:date="2012-04-17T11:10:00Z">
          <w:r w:rsidR="00E65A34" w:rsidDel="00A63644">
            <w:rPr>
              <w:rFonts w:ascii="Times New Roman" w:eastAsia="Times New Roman" w:hAnsi="Times New Roman"/>
              <w:spacing w:val="6"/>
              <w:lang w:eastAsia="en-US"/>
            </w:rPr>
            <w:delText>V</w:delText>
          </w:r>
        </w:del>
      </w:ins>
      <w:ins w:id="17932" w:author="Rev 4 Allen Wirfs-Brock" w:date="2011-10-16T15:18:00Z">
        <w:del w:id="17933" w:author="Rev 7 Allen Wirfs-Brock" w:date="2012-04-17T11:10:00Z">
          <w:r w:rsidRPr="00E65A34" w:rsidDel="00A63644">
            <w:rPr>
              <w:rFonts w:ascii="Times New Roman" w:eastAsia="Times New Roman" w:hAnsi="Times New Roman"/>
              <w:spacing w:val="6"/>
              <w:lang w:eastAsia="en-US"/>
            </w:rPr>
            <w:delText>alue</w:delText>
          </w:r>
          <w:r w:rsidRPr="004D1BD1" w:rsidDel="00A63644">
            <w:delText xml:space="preserve"> </w:delText>
          </w:r>
        </w:del>
        <w:r w:rsidRPr="004D1BD1">
          <w:t>of</w:t>
        </w:r>
      </w:ins>
      <w:ins w:id="17934" w:author="Rev 7 Allen Wirfs-Brock" w:date="2012-04-17T11:10:00Z">
        <w:r w:rsidR="00A63644">
          <w:t xml:space="preserve"> the </w:t>
        </w:r>
        <w:r w:rsidR="00A63644" w:rsidRPr="00E77497">
          <w:rPr>
            <w:rFonts w:ascii="Times New Roman" w:eastAsia="Times New Roman" w:hAnsi="Times New Roman"/>
            <w:spacing w:val="6"/>
            <w:lang w:eastAsia="en-US"/>
          </w:rPr>
          <w:t>BoundNames of</w:t>
        </w:r>
      </w:ins>
      <w:ins w:id="17935" w:author="Rev 4 Allen Wirfs-Brock" w:date="2011-10-16T15:18:00Z">
        <w:r w:rsidRPr="004D1BD1">
          <w:t xml:space="preserve">  </w:t>
        </w:r>
        <w:del w:id="17936" w:author="Rev 7 Allen Wirfs-Brock" w:date="2012-04-17T11:14:00Z">
          <w:r w:rsidRPr="003B4312" w:rsidDel="00A63644">
            <w:rPr>
              <w:rStyle w:val="bnf"/>
            </w:rPr>
            <w:delText>Identif</w:delText>
          </w:r>
          <w:r w:rsidRPr="006B6D0A" w:rsidDel="00A63644">
            <w:rPr>
              <w:rStyle w:val="bnf"/>
            </w:rPr>
            <w:delText>ier</w:delText>
          </w:r>
        </w:del>
      </w:ins>
      <w:ins w:id="17937" w:author="Rev 7 Allen Wirfs-Brock" w:date="2012-04-17T11:14:00Z">
        <w:r w:rsidR="00A63644">
          <w:rPr>
            <w:rStyle w:val="bnf"/>
          </w:rPr>
          <w:t>FunctionRestParameter</w:t>
        </w:r>
      </w:ins>
      <w:ins w:id="17938" w:author="Rev 4 Allen Wirfs-Brock" w:date="2011-10-16T15:18:00Z">
        <w:r w:rsidRPr="006B6D0A">
          <w:t>.</w:t>
        </w:r>
      </w:ins>
    </w:p>
    <w:p w14:paraId="7DA4EEBA" w14:textId="77777777" w:rsidR="000E01AF" w:rsidRPr="00E65A34" w:rsidRDefault="000E01AF" w:rsidP="000E01AF">
      <w:pPr>
        <w:rPr>
          <w:ins w:id="17939" w:author="Rev 4 Allen Wirfs-Brock" w:date="2011-10-16T15:18:00Z"/>
        </w:rPr>
      </w:pPr>
      <w:ins w:id="17940" w:author="Rev 4 Allen Wirfs-Brock" w:date="2011-10-16T15:18:00Z">
        <w:r w:rsidRPr="006B6D0A">
          <w:rPr>
            <w:rStyle w:val="bnf"/>
          </w:rPr>
          <w:t>FormalsList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r w:rsidRPr="00E65A34">
          <w:rPr>
            <w:rStyle w:val="bnf"/>
          </w:rPr>
          <w:t>FormalParameter</w:t>
        </w:r>
        <w:r w:rsidRPr="00E65A34">
          <w:t xml:space="preserve"> </w:t>
        </w:r>
      </w:ins>
    </w:p>
    <w:p w14:paraId="3B6760F0" w14:textId="77777777" w:rsidR="000E01AF" w:rsidRPr="006B6D0A" w:rsidRDefault="000E01AF" w:rsidP="00532AB5">
      <w:pPr>
        <w:numPr>
          <w:ilvl w:val="0"/>
          <w:numId w:val="737"/>
        </w:numPr>
        <w:spacing w:after="220"/>
        <w:rPr>
          <w:ins w:id="17941" w:author="Rev 4 Allen Wirfs-Brock" w:date="2011-10-16T15:18:00Z"/>
        </w:rPr>
        <w:pPrChange w:id="17942" w:author="Rev 7 Allen Wirfs-Brock" w:date="2012-04-25T15:29:00Z">
          <w:pPr>
            <w:numPr>
              <w:numId w:val="403"/>
            </w:numPr>
            <w:spacing w:after="220"/>
            <w:ind w:left="720" w:hanging="360"/>
          </w:pPr>
        </w:pPrChange>
      </w:pPr>
      <w:ins w:id="17943" w:author="Rev 4 Allen Wirfs-Brock" w:date="2011-10-16T15:18:00Z">
        <w:r w:rsidRPr="009C202C">
          <w:t>It is a Syntax Error if the source code matching this production is strict code and</w:t>
        </w:r>
        <w:r w:rsidRPr="00B820AB">
          <w:rPr>
            <w:rFonts w:ascii="Times New Roman" w:eastAsia="Times New Roman" w:hAnsi="Times New Roman"/>
            <w:spacing w:val="6"/>
            <w:lang w:eastAsia="en-US"/>
          </w:rPr>
          <w:t xml:space="preserve"> BoundNames of </w:t>
        </w:r>
        <w:r w:rsidRPr="00675B74">
          <w:rPr>
            <w:rStyle w:val="bnf"/>
          </w:rPr>
          <w:t>FormalsList</w:t>
        </w:r>
        <w:r w:rsidRPr="00E77497">
          <w:t xml:space="preserve"> contains an</w:t>
        </w:r>
      </w:ins>
      <w:ins w:id="17944" w:author="Rev 7 Allen Wirfs-Brock" w:date="2012-04-17T12:17:00Z">
        <w:r w:rsidR="00BB5BBA">
          <w:t>y</w:t>
        </w:r>
      </w:ins>
      <w:ins w:id="17945" w:author="Rev 4 Allen Wirfs-Brock" w:date="2011-10-16T15:18:00Z">
        <w:r w:rsidRPr="00E77497">
          <w:t xml:space="preserve"> element which is also contained in </w:t>
        </w:r>
        <w:r w:rsidRPr="00E65A34">
          <w:rPr>
            <w:rFonts w:ascii="Times New Roman" w:eastAsia="Times New Roman" w:hAnsi="Times New Roman"/>
            <w:spacing w:val="6"/>
            <w:lang w:eastAsia="en-US"/>
          </w:rPr>
          <w:t>BoundNames</w:t>
        </w:r>
        <w:r w:rsidRPr="004D1BD1">
          <w:t xml:space="preserve"> of  </w:t>
        </w:r>
        <w:r w:rsidRPr="003B4312">
          <w:rPr>
            <w:rStyle w:val="bnf"/>
          </w:rPr>
          <w:t>FormalParameter</w:t>
        </w:r>
        <w:r w:rsidRPr="006B6D0A">
          <w:t>.</w:t>
        </w:r>
      </w:ins>
    </w:p>
    <w:p w14:paraId="07FEAB56" w14:textId="77777777" w:rsidR="0002777F" w:rsidRPr="00E65A34" w:rsidRDefault="0002777F" w:rsidP="0002777F">
      <w:pPr>
        <w:rPr>
          <w:ins w:id="17946" w:author="Rev 4 Allen Wirfs-Brock" w:date="2011-11-04T12:39:00Z"/>
        </w:rPr>
      </w:pPr>
      <w:ins w:id="17947" w:author="Rev 4 Allen Wirfs-Brock" w:date="2011-11-04T12:40:00Z">
        <w:r w:rsidRPr="0002777F">
          <w:rPr>
            <w:rFonts w:ascii="Times New Roman" w:hAnsi="Times New Roman"/>
            <w:i/>
          </w:rPr>
          <w:t>FunctionRestParameter</w:t>
        </w:r>
      </w:ins>
      <w:ins w:id="17948" w:author="Rev 4 Allen Wirfs-Brock" w:date="2011-11-04T12:39:00Z">
        <w:r w:rsidRPr="006B6D0A">
          <w:t xml:space="preserve"> </w:t>
        </w:r>
        <w:r w:rsidRPr="00E65A34">
          <w:rPr>
            <w:b/>
          </w:rPr>
          <w:t>:</w:t>
        </w:r>
        <w:r w:rsidRPr="00E65A34">
          <w:t xml:space="preserve"> </w:t>
        </w:r>
      </w:ins>
      <w:ins w:id="17949" w:author="Rev 4 Allen Wirfs-Brock" w:date="2011-11-04T12:43:00Z">
        <w:r>
          <w:t xml:space="preserve"> </w:t>
        </w:r>
      </w:ins>
      <w:ins w:id="17950" w:author="Rev 4 Allen Wirfs-Brock" w:date="2011-11-04T12:41:00Z">
        <w:r w:rsidRPr="00C7794D">
          <w:rPr>
            <w:rFonts w:ascii="Courier New" w:hAnsi="Courier New" w:cs="Courier New"/>
            <w:b/>
          </w:rPr>
          <w:t>...</w:t>
        </w:r>
      </w:ins>
      <w:ins w:id="17951" w:author="Rev 4 Allen Wirfs-Brock" w:date="2011-11-04T12:43:00Z">
        <w:r>
          <w:rPr>
            <w:rFonts w:ascii="Courier New" w:hAnsi="Courier New" w:cs="Courier New"/>
            <w:b/>
          </w:rPr>
          <w:t xml:space="preserve"> </w:t>
        </w:r>
      </w:ins>
      <w:ins w:id="17952" w:author="Rev 4 Allen Wirfs-Brock" w:date="2011-11-04T12:41:00Z">
        <w:r w:rsidRPr="0002777F">
          <w:rPr>
            <w:rFonts w:ascii="Times New Roman" w:hAnsi="Times New Roman"/>
            <w:i/>
          </w:rPr>
          <w:t xml:space="preserve"> </w:t>
        </w:r>
      </w:ins>
      <w:ins w:id="17953" w:author="Rev 5 Allen Wirfs-Brock" w:date="2011-12-29T17:37:00Z">
        <w:r w:rsidR="004322E4">
          <w:rPr>
            <w:rFonts w:ascii="Times New Roman" w:hAnsi="Times New Roman"/>
            <w:i/>
          </w:rPr>
          <w:t>Binding</w:t>
        </w:r>
      </w:ins>
      <w:ins w:id="17954" w:author="Rev 4 Allen Wirfs-Brock" w:date="2011-11-04T12:41:00Z">
        <w:r w:rsidRPr="0002777F">
          <w:rPr>
            <w:rFonts w:ascii="Times New Roman" w:hAnsi="Times New Roman"/>
            <w:i/>
          </w:rPr>
          <w:t>Identifier</w:t>
        </w:r>
      </w:ins>
      <w:ins w:id="17955" w:author="Rev 4 Allen Wirfs-Brock" w:date="2011-11-04T12:39:00Z">
        <w:r w:rsidRPr="00E65A34">
          <w:t xml:space="preserve"> </w:t>
        </w:r>
      </w:ins>
    </w:p>
    <w:p w14:paraId="4FFFB50B" w14:textId="77777777" w:rsidR="00BB5BBA" w:rsidRPr="00E77497" w:rsidRDefault="00BB5BBA" w:rsidP="00532AB5">
      <w:pPr>
        <w:numPr>
          <w:ilvl w:val="0"/>
          <w:numId w:val="737"/>
        </w:numPr>
        <w:rPr>
          <w:ins w:id="17956" w:author="Rev 7 Allen Wirfs-Brock" w:date="2012-04-17T12:14:00Z"/>
        </w:rPr>
        <w:pPrChange w:id="17957" w:author="Rev 7 Allen Wirfs-Brock" w:date="2012-04-25T15:29:00Z">
          <w:pPr>
            <w:numPr>
              <w:numId w:val="403"/>
            </w:numPr>
            <w:ind w:left="720" w:hanging="360"/>
          </w:pPr>
        </w:pPrChange>
      </w:pPr>
      <w:ins w:id="17958" w:author="Rev 7 Allen Wirfs-Brock" w:date="2012-04-17T12:14:00Z">
        <w:r w:rsidRPr="00E77497">
          <w:t xml:space="preserve">It is a Syntax Error </w:t>
        </w:r>
      </w:ins>
      <w:ins w:id="17959" w:author="Rev 7 Allen Wirfs-Brock" w:date="2012-04-17T12:15:00Z">
        <w:r>
          <w:t xml:space="preserve">if </w:t>
        </w:r>
      </w:ins>
      <w:ins w:id="17960" w:author="Rev 7 Allen Wirfs-Brock" w:date="2012-04-17T12:14:00Z">
        <w:r>
          <w:t xml:space="preserve">the </w:t>
        </w:r>
        <w:r w:rsidRPr="00AD3F16">
          <w:rPr>
            <w:rFonts w:ascii="Times New Roman" w:hAnsi="Times New Roman"/>
          </w:rPr>
          <w:t>String Value</w:t>
        </w:r>
        <w:r>
          <w:t xml:space="preserve"> of the sole element of </w:t>
        </w:r>
        <w:r w:rsidRPr="00AD3F16">
          <w:rPr>
            <w:rFonts w:ascii="Times New Roman" w:hAnsi="Times New Roman"/>
          </w:rPr>
          <w:t>the BoundNames</w:t>
        </w:r>
        <w:r>
          <w:t xml:space="preserve"> of</w:t>
        </w:r>
        <w:r w:rsidRPr="00E77497">
          <w:t xml:space="preserve"> </w:t>
        </w:r>
        <w:r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1FD146AF" w14:textId="77777777" w:rsidR="0002777F" w:rsidRPr="004418C4" w:rsidDel="00BB5BBA" w:rsidRDefault="0002777F" w:rsidP="00150A49">
      <w:pPr>
        <w:numPr>
          <w:ilvl w:val="0"/>
          <w:numId w:val="403"/>
        </w:numPr>
        <w:spacing w:after="220"/>
        <w:rPr>
          <w:ins w:id="17961" w:author="Rev 4 Allen Wirfs-Brock" w:date="2011-11-04T12:43:00Z"/>
          <w:del w:id="17962" w:author="Rev 7 Allen Wirfs-Brock" w:date="2012-04-17T12:14:00Z"/>
        </w:rPr>
      </w:pPr>
      <w:ins w:id="17963" w:author="Rev 4 Allen Wirfs-Brock" w:date="2011-11-04T12:43:00Z">
        <w:del w:id="17964" w:author="Rev 7 Allen Wirfs-Brock" w:date="2012-04-17T12:14:00Z">
          <w:r w:rsidRPr="004418C4" w:rsidDel="00BB5BBA">
            <w:delText>It is a Syntax Error if the source code parsed with this production is not extended code.</w:delText>
          </w:r>
        </w:del>
      </w:ins>
    </w:p>
    <w:p w14:paraId="3A915954" w14:textId="77777777" w:rsidR="0002777F" w:rsidRPr="006B6D0A" w:rsidDel="00BB5BBA" w:rsidRDefault="0002777F" w:rsidP="006361CF">
      <w:pPr>
        <w:numPr>
          <w:ilvl w:val="0"/>
          <w:numId w:val="403"/>
        </w:numPr>
        <w:spacing w:after="220"/>
        <w:rPr>
          <w:ins w:id="17965" w:author="Rev 4 Allen Wirfs-Brock" w:date="2011-11-04T12:43:00Z"/>
          <w:del w:id="17966" w:author="Rev 7 Allen Wirfs-Brock" w:date="2012-04-17T12:14:00Z"/>
        </w:rPr>
        <w:pPrChange w:id="17967" w:author="Rev 4 Allen Wirfs-Brock" w:date="2011-11-07T12:16:00Z">
          <w:pPr>
            <w:numPr>
              <w:numId w:val="411"/>
            </w:numPr>
            <w:tabs>
              <w:tab w:val="num" w:pos="360"/>
            </w:tabs>
            <w:spacing w:after="220"/>
            <w:ind w:left="360" w:hanging="360"/>
          </w:pPr>
        </w:pPrChange>
      </w:pPr>
      <w:ins w:id="17968" w:author="Rev 4 Allen Wirfs-Brock" w:date="2011-11-04T12:43:00Z">
        <w:del w:id="17969" w:author="Rev 7 Allen Wirfs-Brock" w:date="2012-04-17T12:14:00Z">
          <w:r w:rsidRPr="004418C4" w:rsidDel="00BB5BBA">
            <w:delText xml:space="preserve">It is a Syntax Error if </w:delText>
          </w:r>
          <w:r w:rsidRPr="004418C4" w:rsidDel="00BB5BBA">
            <w:rPr>
              <w:rStyle w:val="bnf"/>
            </w:rPr>
            <w:delText>Identifier</w:delText>
          </w:r>
          <w:r w:rsidRPr="004418C4" w:rsidDel="00BB5BBA">
            <w:delText xml:space="preserve"> is </w:delText>
          </w:r>
          <w:r w:rsidRPr="004418C4" w:rsidDel="00BB5BBA">
            <w:rPr>
              <w:rFonts w:ascii="Courier New" w:hAnsi="Courier New" w:cs="Courier New"/>
              <w:b/>
            </w:rPr>
            <w:delText>"eval</w:delText>
          </w:r>
          <w:r w:rsidRPr="006B6D0A" w:rsidDel="00BB5BBA">
            <w:rPr>
              <w:rFonts w:ascii="Courier New" w:hAnsi="Courier New" w:cs="Courier New"/>
              <w:b/>
            </w:rPr>
            <w:delText>"</w:delText>
          </w:r>
        </w:del>
      </w:ins>
    </w:p>
    <w:p w14:paraId="751CB65E" w14:textId="77777777" w:rsidR="000E01AF" w:rsidRPr="00E65A34" w:rsidRDefault="000E01AF" w:rsidP="000E01AF">
      <w:pPr>
        <w:rPr>
          <w:ins w:id="17970" w:author="Rev 4 Allen Wirfs-Brock" w:date="2011-10-16T15:18:00Z"/>
        </w:rPr>
      </w:pPr>
      <w:ins w:id="17971" w:author="Rev 4 Allen Wirfs-Brock" w:date="2011-10-16T15:18:00Z">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ins>
      <w:ins w:id="17972" w:author="Rev 4 Allen Wirfs-Brock" w:date="2011-11-06T12:47:00Z">
        <w:r w:rsidR="0069636E">
          <w:rPr>
            <w:rStyle w:val="bnf"/>
          </w:rPr>
          <w:t>Element</w:t>
        </w:r>
      </w:ins>
      <w:ins w:id="17973" w:author="Rev 4 Allen Wirfs-Brock" w:date="2011-10-16T15:18:00Z">
        <w:r w:rsidRPr="00E65A34">
          <w:rPr>
            <w:rStyle w:val="bnf"/>
          </w:rPr>
          <w:t xml:space="preserve"> </w:t>
        </w:r>
      </w:ins>
    </w:p>
    <w:p w14:paraId="698D1F98" w14:textId="77777777" w:rsidR="000E01AF" w:rsidRPr="009C202C" w:rsidDel="00CD24F8" w:rsidRDefault="000E01AF" w:rsidP="00532AB5">
      <w:pPr>
        <w:numPr>
          <w:ilvl w:val="0"/>
          <w:numId w:val="737"/>
        </w:numPr>
        <w:spacing w:after="220"/>
        <w:contextualSpacing/>
        <w:rPr>
          <w:ins w:id="17974" w:author="Rev 4 Allen Wirfs-Brock" w:date="2011-10-16T15:18:00Z"/>
          <w:del w:id="17975" w:author="Rev 7 Allen Wirfs-Brock" w:date="2012-04-17T12:47:00Z"/>
        </w:rPr>
        <w:pPrChange w:id="17976" w:author="Rev 7 Allen Wirfs-Brock" w:date="2012-04-25T15:29:00Z">
          <w:pPr>
            <w:numPr>
              <w:numId w:val="403"/>
            </w:numPr>
            <w:spacing w:after="220"/>
            <w:ind w:left="720" w:hanging="360"/>
            <w:contextualSpacing/>
          </w:pPr>
        </w:pPrChange>
      </w:pPr>
      <w:ins w:id="17977" w:author="Rev 4 Allen Wirfs-Brock" w:date="2011-10-16T15:18:00Z">
        <w:del w:id="17978" w:author="Rev 7 Allen Wirfs-Brock" w:date="2012-04-17T12:47:00Z">
          <w:r w:rsidRPr="009C202C" w:rsidDel="00CD24F8">
            <w:delText>It is a Syntax Error</w:delText>
          </w:r>
        </w:del>
      </w:ins>
      <w:ins w:id="17979" w:author="Rev 4 Allen Wirfs-Brock" w:date="2011-11-06T12:45:00Z">
        <w:del w:id="17980" w:author="Rev 7 Allen Wirfs-Brock" w:date="2012-04-17T12:47:00Z">
          <w:r w:rsidR="0069636E" w:rsidDel="00CD24F8">
            <w:delText xml:space="preserve"> if the derivation of </w:delText>
          </w:r>
        </w:del>
      </w:ins>
      <w:ins w:id="17981" w:author="Rev 4 Allen Wirfs-Brock" w:date="2011-11-06T12:46:00Z">
        <w:del w:id="17982" w:author="Rev 7 Allen Wirfs-Brock" w:date="2012-04-17T12:47:00Z">
          <w:r w:rsidR="0069636E" w:rsidRPr="00E65A34" w:rsidDel="00CD24F8">
            <w:rPr>
              <w:rFonts w:ascii="Times New Roman" w:hAnsi="Times New Roman"/>
              <w:i/>
            </w:rPr>
            <w:delText>Binding</w:delText>
          </w:r>
          <w:r w:rsidR="0069636E" w:rsidDel="00CD24F8">
            <w:rPr>
              <w:rStyle w:val="bnf"/>
            </w:rPr>
            <w:delText>Element</w:delText>
          </w:r>
          <w:r w:rsidR="0069636E" w:rsidRPr="00E65A34" w:rsidDel="00CD24F8">
            <w:rPr>
              <w:rStyle w:val="bnf"/>
            </w:rPr>
            <w:delText xml:space="preserve"> </w:delText>
          </w:r>
          <w:r w:rsidR="0069636E" w:rsidDel="00CD24F8">
            <w:delText>is</w:delText>
          </w:r>
          <w:r w:rsidR="0069636E" w:rsidRPr="00E65A34" w:rsidDel="00CD24F8">
            <w:rPr>
              <w:rStyle w:val="bnf"/>
            </w:rPr>
            <w:delText xml:space="preserve"> </w:delText>
          </w:r>
        </w:del>
      </w:ins>
      <w:ins w:id="17983" w:author="Rev 4 Allen Wirfs-Brock" w:date="2011-11-06T12:45:00Z">
        <w:del w:id="17984" w:author="Rev 7 Allen Wirfs-Brock" w:date="2012-04-17T12:47:00Z">
          <w:r w:rsidR="0069636E" w:rsidRPr="00E65A34" w:rsidDel="00CD24F8">
            <w:rPr>
              <w:rFonts w:ascii="Times New Roman" w:hAnsi="Times New Roman"/>
              <w:i/>
            </w:rPr>
            <w:delText>Binding</w:delText>
          </w:r>
          <w:r w:rsidR="0069636E" w:rsidRPr="00E65A34" w:rsidDel="00CD24F8">
            <w:rPr>
              <w:rStyle w:val="bnf"/>
            </w:rPr>
            <w:delText>Identifier  Initialiser</w:delText>
          </w:r>
          <w:r w:rsidR="0069636E" w:rsidRPr="009C202C" w:rsidDel="00CD24F8">
            <w:delText xml:space="preserve"> </w:delText>
          </w:r>
        </w:del>
      </w:ins>
      <w:ins w:id="17985" w:author="Rev 4 Allen Wirfs-Brock" w:date="2011-11-06T12:47:00Z">
        <w:del w:id="17986" w:author="Rev 7 Allen Wirfs-Brock" w:date="2012-04-17T12:47:00Z">
          <w:r w:rsidR="0069636E" w:rsidDel="00CD24F8">
            <w:delText>and</w:delText>
          </w:r>
        </w:del>
      </w:ins>
      <w:ins w:id="17987" w:author="Rev 4 Allen Wirfs-Brock" w:date="2011-10-16T15:18:00Z">
        <w:del w:id="17988" w:author="Rev 7 Allen Wirfs-Brock" w:date="2012-04-17T12:47:00Z">
          <w:r w:rsidRPr="009C202C" w:rsidDel="00CD24F8">
            <w:delText xml:space="preserve"> the source code matching this production is not extended code.</w:delText>
          </w:r>
        </w:del>
      </w:ins>
    </w:p>
    <w:p w14:paraId="6601F657" w14:textId="77777777" w:rsidR="000E01AF" w:rsidRPr="00E77497" w:rsidDel="00CD24F8" w:rsidRDefault="000E01AF" w:rsidP="00532AB5">
      <w:pPr>
        <w:numPr>
          <w:ilvl w:val="0"/>
          <w:numId w:val="737"/>
        </w:numPr>
        <w:spacing w:after="220"/>
        <w:contextualSpacing/>
        <w:rPr>
          <w:ins w:id="17989" w:author="Rev 4 Allen Wirfs-Brock" w:date="2011-10-16T15:18:00Z"/>
          <w:del w:id="17990" w:author="Rev 7 Allen Wirfs-Brock" w:date="2012-04-17T12:48:00Z"/>
        </w:rPr>
        <w:pPrChange w:id="17991" w:author="Rev 7 Allen Wirfs-Brock" w:date="2012-04-25T15:29:00Z">
          <w:pPr>
            <w:numPr>
              <w:numId w:val="403"/>
            </w:numPr>
            <w:spacing w:after="220"/>
            <w:ind w:left="720" w:hanging="360"/>
            <w:contextualSpacing/>
          </w:pPr>
        </w:pPrChange>
      </w:pPr>
      <w:ins w:id="17992" w:author="Rev 4 Allen Wirfs-Brock" w:date="2011-10-16T15:18:00Z">
        <w:del w:id="17993" w:author="Rev 7 Allen Wirfs-Brock" w:date="2012-04-17T12:48:00Z">
          <w:r w:rsidRPr="00E77497" w:rsidDel="00CD24F8">
            <w:delText xml:space="preserve">It is a Syntax Error if </w:delText>
          </w:r>
        </w:del>
      </w:ins>
      <w:ins w:id="17994" w:author="Rev 4 Allen Wirfs-Brock" w:date="2011-11-06T12:48:00Z">
        <w:del w:id="17995" w:author="Rev 7 Allen Wirfs-Brock" w:date="2012-04-17T12:48:00Z">
          <w:r w:rsidR="0069636E" w:rsidDel="00CD24F8">
            <w:delText xml:space="preserve">the derivation of </w:delText>
          </w:r>
          <w:r w:rsidR="0069636E" w:rsidRPr="00E65A34" w:rsidDel="00CD24F8">
            <w:rPr>
              <w:rFonts w:ascii="Times New Roman" w:hAnsi="Times New Roman"/>
              <w:i/>
            </w:rPr>
            <w:delText>Binding</w:delText>
          </w:r>
          <w:r w:rsidR="0069636E" w:rsidDel="00CD24F8">
            <w:rPr>
              <w:rStyle w:val="bnf"/>
            </w:rPr>
            <w:delText>Element</w:delText>
          </w:r>
          <w:r w:rsidR="0069636E" w:rsidRPr="00E65A34" w:rsidDel="00CD24F8">
            <w:rPr>
              <w:rStyle w:val="bnf"/>
            </w:rPr>
            <w:delText xml:space="preserve"> </w:delText>
          </w:r>
          <w:r w:rsidR="0069636E" w:rsidDel="00CD24F8">
            <w:delText>is</w:delText>
          </w:r>
          <w:r w:rsidR="0069636E" w:rsidRPr="00E65A34" w:rsidDel="00CD24F8">
            <w:rPr>
              <w:rStyle w:val="bnf"/>
            </w:rPr>
            <w:delText xml:space="preserve"> </w:delText>
          </w:r>
          <w:r w:rsidR="0069636E" w:rsidRPr="00E77497" w:rsidDel="00CD24F8">
            <w:rPr>
              <w:rStyle w:val="bnf"/>
            </w:rPr>
            <w:delText>BindingPattern  Initialiser</w:delText>
          </w:r>
          <w:r w:rsidR="0069636E" w:rsidRPr="00E77497" w:rsidDel="00CD24F8">
            <w:rPr>
              <w:rStyle w:val="bnf"/>
              <w:rFonts w:ascii="Arial" w:hAnsi="Arial" w:cs="Arial"/>
              <w:i w:val="0"/>
              <w:vertAlign w:val="subscript"/>
            </w:rPr>
            <w:delText>opt</w:delText>
          </w:r>
          <w:r w:rsidR="0069636E" w:rsidRPr="009C202C" w:rsidDel="00CD24F8">
            <w:delText xml:space="preserve"> </w:delText>
          </w:r>
          <w:r w:rsidR="0069636E" w:rsidDel="00CD24F8">
            <w:delText>and</w:delText>
          </w:r>
          <w:r w:rsidR="0069636E" w:rsidRPr="009C202C" w:rsidDel="00CD24F8">
            <w:delText xml:space="preserve"> </w:delText>
          </w:r>
        </w:del>
      </w:ins>
      <w:ins w:id="17996" w:author="Rev 4 Allen Wirfs-Brock" w:date="2011-10-16T15:18:00Z">
        <w:del w:id="17997" w:author="Rev 7 Allen Wirfs-Brock" w:date="2012-04-17T12:48:00Z">
          <w:r w:rsidRPr="00E77497" w:rsidDel="00CD24F8">
            <w:delText>the source code parsed with this production is not extended code.</w:delText>
          </w:r>
        </w:del>
      </w:ins>
    </w:p>
    <w:p w14:paraId="74544590" w14:textId="77777777" w:rsidR="000E01AF" w:rsidRPr="00E77497" w:rsidRDefault="000E01AF" w:rsidP="00532AB5">
      <w:pPr>
        <w:numPr>
          <w:ilvl w:val="0"/>
          <w:numId w:val="737"/>
        </w:numPr>
        <w:spacing w:after="220"/>
        <w:rPr>
          <w:ins w:id="17998" w:author="Rev 4 Allen Wirfs-Brock" w:date="2011-10-16T15:18:00Z"/>
        </w:rPr>
        <w:pPrChange w:id="17999" w:author="Rev 7 Allen Wirfs-Brock" w:date="2012-04-25T15:29:00Z">
          <w:pPr>
            <w:numPr>
              <w:numId w:val="403"/>
            </w:numPr>
            <w:spacing w:after="220"/>
            <w:ind w:left="720" w:hanging="360"/>
          </w:pPr>
        </w:pPrChange>
      </w:pPr>
      <w:ins w:id="18000" w:author="Rev 4 Allen Wirfs-Brock" w:date="2011-10-16T15:18:00Z">
        <w:r w:rsidRPr="00E77497">
          <w:t xml:space="preserve">It is a Syntax Error if </w:t>
        </w:r>
        <w:r w:rsidRPr="00E77497">
          <w:rPr>
            <w:rFonts w:ascii="Times New Roman" w:eastAsia="Times New Roman" w:hAnsi="Times New Roman"/>
            <w:spacing w:val="6"/>
            <w:lang w:eastAsia="en-US"/>
          </w:rPr>
          <w:t>BoundNames</w:t>
        </w:r>
        <w:r w:rsidRPr="00E77497">
          <w:t xml:space="preserve"> of </w:t>
        </w:r>
        <w:r w:rsidRPr="00E77497">
          <w:rPr>
            <w:rStyle w:val="bnf"/>
          </w:rPr>
          <w:t>Binding</w:t>
        </w:r>
      </w:ins>
      <w:ins w:id="18001" w:author="Rev 4 Allen Wirfs-Brock" w:date="2011-11-06T12:50:00Z">
        <w:r w:rsidR="0069636E">
          <w:rPr>
            <w:rStyle w:val="bnf"/>
          </w:rPr>
          <w:t>Element</w:t>
        </w:r>
      </w:ins>
      <w:ins w:id="18002" w:author="Rev 4 Allen Wirfs-Brock" w:date="2011-10-16T15:18:00Z">
        <w:r w:rsidRPr="00E77497">
          <w:rPr>
            <w:rStyle w:val="bnf"/>
          </w:rPr>
          <w:t xml:space="preserve">  </w:t>
        </w:r>
        <w:r w:rsidRPr="00E77497">
          <w:t>contains any duplicate elements.</w:t>
        </w:r>
      </w:ins>
    </w:p>
    <w:p w14:paraId="5FFD9CF9" w14:textId="77777777" w:rsidR="00FC55A8" w:rsidRPr="00E77497" w:rsidRDefault="00FC55A8" w:rsidP="00FC55A8">
      <w:pPr>
        <w:rPr>
          <w:ins w:id="18003" w:author="Rev 4 Allen Wirfs-Brock" w:date="2011-10-16T15:43:00Z"/>
          <w:rFonts w:ascii="Helvetica" w:hAnsi="Helvetica"/>
          <w:b/>
        </w:rPr>
      </w:pPr>
      <w:ins w:id="18004" w:author="Rev 4 Allen Wirfs-Brock" w:date="2011-10-16T15:43:00Z">
        <w:r w:rsidRPr="00E77497">
          <w:rPr>
            <w:rFonts w:ascii="Helvetica" w:hAnsi="Helvetica"/>
            <w:b/>
          </w:rPr>
          <w:t xml:space="preserve">Static Semantics:  </w:t>
        </w:r>
      </w:ins>
      <w:ins w:id="18005" w:author="Rev 4 Allen Wirfs-Brock" w:date="2011-10-16T15:44:00Z">
        <w:r w:rsidR="00256A92" w:rsidRPr="00E77497">
          <w:rPr>
            <w:rFonts w:ascii="Helvetica" w:hAnsi="Helvetica"/>
            <w:b/>
            <w:lang w:eastAsia="en-US"/>
          </w:rPr>
          <w:t>BoundNames</w:t>
        </w:r>
      </w:ins>
    </w:p>
    <w:p w14:paraId="1F7BD972" w14:textId="77777777" w:rsidR="0038665D" w:rsidRPr="00E77497" w:rsidRDefault="0038665D" w:rsidP="0038665D">
      <w:pPr>
        <w:jc w:val="left"/>
        <w:rPr>
          <w:ins w:id="18006" w:author="Rev 4 Allen Wirfs-Brock" w:date="2011-10-20T12:28:00Z"/>
        </w:rPr>
      </w:pPr>
      <w:ins w:id="18007" w:author="Rev 4 Allen Wirfs-Brock" w:date="2011-10-20T12:28: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6D51ADD9" w14:textId="77777777" w:rsidR="0038665D" w:rsidRPr="00E77497" w:rsidRDefault="0038665D" w:rsidP="004322E4">
      <w:pPr>
        <w:pStyle w:val="Alg4"/>
        <w:numPr>
          <w:ilvl w:val="0"/>
          <w:numId w:val="471"/>
        </w:numPr>
        <w:spacing w:after="220"/>
        <w:contextualSpacing/>
        <w:rPr>
          <w:ins w:id="18008" w:author="Rev 4 Allen Wirfs-Brock" w:date="2011-10-20T12:28:00Z"/>
        </w:rPr>
      </w:pPr>
      <w:ins w:id="18009" w:author="Rev 4 Allen Wirfs-Brock" w:date="2011-10-20T12:28:00Z">
        <w:r w:rsidRPr="00E77497">
          <w:t xml:space="preserve">Return the BoundNames of </w:t>
        </w:r>
        <w:r w:rsidRPr="00E77497">
          <w:rPr>
            <w:i/>
          </w:rPr>
          <w:t>BindingIdentifier</w:t>
        </w:r>
        <w:r w:rsidRPr="00E77497">
          <w:t>.</w:t>
        </w:r>
      </w:ins>
    </w:p>
    <w:p w14:paraId="718749F3" w14:textId="77777777" w:rsidR="00AA42F1" w:rsidRPr="00E77497" w:rsidRDefault="00AA42F1" w:rsidP="00553E0F">
      <w:pPr>
        <w:pStyle w:val="SyntaxRule"/>
        <w:spacing w:after="240"/>
        <w:rPr>
          <w:ins w:id="18010" w:author="Rev 4 Allen Wirfs-Brock" w:date="2011-10-20T12:50:00Z"/>
        </w:rPr>
      </w:pPr>
      <w:ins w:id="18011" w:author="Rev 4 Allen Wirfs-Brock" w:date="2011-10-20T12:5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6E2CF3AC" w14:textId="77777777" w:rsidR="00D26016" w:rsidRPr="00E77497" w:rsidRDefault="00D26016" w:rsidP="004322E4">
      <w:pPr>
        <w:pStyle w:val="Alg4"/>
        <w:numPr>
          <w:ilvl w:val="0"/>
          <w:numId w:val="594"/>
        </w:numPr>
        <w:spacing w:after="220"/>
        <w:contextualSpacing/>
        <w:rPr>
          <w:ins w:id="18012" w:author="Rev 4 Allen Wirfs-Brock" w:date="2011-10-20T12:52:00Z"/>
        </w:rPr>
      </w:pPr>
      <w:ins w:id="18013" w:author="Rev 4 Allen Wirfs-Brock" w:date="2011-10-20T12:52:00Z">
        <w:r w:rsidRPr="00E77497">
          <w:t>Return an empty List.</w:t>
        </w:r>
      </w:ins>
    </w:p>
    <w:p w14:paraId="4D8D0C30" w14:textId="77777777" w:rsidR="00D26016" w:rsidRPr="00675B74" w:rsidRDefault="00D26016" w:rsidP="00D26016">
      <w:pPr>
        <w:pStyle w:val="SyntaxRule"/>
        <w:spacing w:after="240"/>
        <w:rPr>
          <w:ins w:id="18014" w:author="Rev 4 Allen Wirfs-Brock" w:date="2011-10-20T12:53:00Z"/>
        </w:rPr>
      </w:pPr>
      <w:ins w:id="18015" w:author="Rev 4 Allen Wirfs-Brock" w:date="2011-10-20T12:53:00Z">
        <w:r w:rsidRPr="00E77497">
          <w:t xml:space="preserve">FormalParameterList </w:t>
        </w:r>
        <w:r w:rsidRPr="00E77497">
          <w:rPr>
            <w:rFonts w:ascii="Arial" w:hAnsi="Arial"/>
            <w:b/>
            <w:i w:val="0"/>
          </w:rPr>
          <w:t xml:space="preserve">: </w:t>
        </w:r>
      </w:ins>
      <w:ins w:id="18016" w:author="Rev 4 Allen Wirfs-Brock" w:date="2011-11-04T12:45:00Z">
        <w:r w:rsidR="0002777F" w:rsidRPr="004418C4">
          <w:t>Function</w:t>
        </w:r>
        <w:r w:rsidR="0002777F">
          <w:t>RestParameter</w:t>
        </w:r>
      </w:ins>
    </w:p>
    <w:p w14:paraId="37196D46" w14:textId="77777777" w:rsidR="00D26016" w:rsidRPr="00675B74" w:rsidRDefault="00D26016" w:rsidP="004322E4">
      <w:pPr>
        <w:pStyle w:val="Alg4"/>
        <w:numPr>
          <w:ilvl w:val="0"/>
          <w:numId w:val="572"/>
        </w:numPr>
        <w:spacing w:after="220"/>
        <w:contextualSpacing/>
        <w:rPr>
          <w:ins w:id="18017" w:author="Rev 4 Allen Wirfs-Brock" w:date="2011-10-20T12:53:00Z"/>
        </w:rPr>
      </w:pPr>
      <w:ins w:id="18018" w:author="Rev 4 Allen Wirfs-Brock" w:date="2011-10-20T12:53:00Z">
        <w:r w:rsidRPr="00E77497">
          <w:t xml:space="preserve">Return the BoundNames of </w:t>
        </w:r>
      </w:ins>
      <w:ins w:id="18019" w:author="Rev 4 Allen Wirfs-Brock" w:date="2011-11-04T12:48:00Z">
        <w:r w:rsidR="0002777F" w:rsidRPr="0002777F">
          <w:rPr>
            <w:i/>
          </w:rPr>
          <w:t>FunctionRestParameter</w:t>
        </w:r>
      </w:ins>
      <w:ins w:id="18020" w:author="Rev 4 Allen Wirfs-Brock" w:date="2011-10-20T12:53:00Z">
        <w:r w:rsidRPr="00675B74">
          <w:t>.</w:t>
        </w:r>
      </w:ins>
    </w:p>
    <w:p w14:paraId="6581D61E" w14:textId="77777777" w:rsidR="00A22158" w:rsidRPr="00E77497" w:rsidRDefault="00A22158" w:rsidP="00A22158">
      <w:pPr>
        <w:pStyle w:val="SyntaxRule"/>
        <w:spacing w:after="240"/>
        <w:rPr>
          <w:ins w:id="18021" w:author="Rev 4 Allen Wirfs-Brock" w:date="2011-10-20T12:54:00Z"/>
        </w:rPr>
      </w:pPr>
      <w:ins w:id="18022" w:author="Rev 4 Allen Wirfs-Brock" w:date="2011-10-20T12:54:00Z">
        <w:r w:rsidRPr="00E77497">
          <w:t xml:space="preserve">FormalParameterList </w:t>
        </w:r>
        <w:r w:rsidRPr="00E77497">
          <w:rPr>
            <w:rFonts w:ascii="Arial" w:hAnsi="Arial"/>
            <w:b/>
            <w:i w:val="0"/>
          </w:rPr>
          <w:t xml:space="preserve">: </w:t>
        </w:r>
        <w:r w:rsidRPr="00E77497">
          <w:t>FormalsList</w:t>
        </w:r>
      </w:ins>
    </w:p>
    <w:p w14:paraId="410025E0" w14:textId="77777777" w:rsidR="00A22158" w:rsidRPr="00E77497" w:rsidRDefault="00A22158" w:rsidP="004322E4">
      <w:pPr>
        <w:pStyle w:val="Alg4"/>
        <w:numPr>
          <w:ilvl w:val="0"/>
          <w:numId w:val="604"/>
        </w:numPr>
        <w:spacing w:after="220"/>
        <w:contextualSpacing/>
        <w:rPr>
          <w:ins w:id="18023" w:author="Rev 4 Allen Wirfs-Brock" w:date="2011-10-20T12:54:00Z"/>
        </w:rPr>
      </w:pPr>
      <w:ins w:id="18024" w:author="Rev 4 Allen Wirfs-Brock" w:date="2011-10-20T12:54:00Z">
        <w:r w:rsidRPr="00E77497">
          <w:t xml:space="preserve">Return the BoundNames of </w:t>
        </w:r>
        <w:r w:rsidRPr="00E77497">
          <w:rPr>
            <w:i/>
          </w:rPr>
          <w:t>FormalsList</w:t>
        </w:r>
        <w:r w:rsidRPr="00E77497">
          <w:t>.</w:t>
        </w:r>
      </w:ins>
    </w:p>
    <w:p w14:paraId="3DB9C835" w14:textId="77777777" w:rsidR="00287677" w:rsidRPr="00675B74" w:rsidRDefault="00287677" w:rsidP="00287677">
      <w:pPr>
        <w:pStyle w:val="SyntaxRule"/>
        <w:spacing w:after="240"/>
        <w:rPr>
          <w:ins w:id="18025" w:author="Rev 4 Allen Wirfs-Brock" w:date="2011-10-20T12:58:00Z"/>
        </w:rPr>
      </w:pPr>
      <w:ins w:id="18026" w:author="Rev 4 Allen Wirfs-Brock" w:date="2011-10-20T12:58: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ins>
      <w:ins w:id="18027" w:author="Rev 4 Allen Wirfs-Brock" w:date="2011-11-04T12:48:00Z">
        <w:r w:rsidR="0002777F" w:rsidRPr="004418C4">
          <w:t>Function</w:t>
        </w:r>
        <w:r w:rsidR="0002777F">
          <w:t>RestParameter</w:t>
        </w:r>
      </w:ins>
    </w:p>
    <w:p w14:paraId="1B427E2F" w14:textId="77777777" w:rsidR="00026B5F" w:rsidRPr="00E77497" w:rsidRDefault="00026B5F" w:rsidP="004322E4">
      <w:pPr>
        <w:pStyle w:val="Alg4"/>
        <w:numPr>
          <w:ilvl w:val="0"/>
          <w:numId w:val="423"/>
        </w:numPr>
        <w:spacing w:after="220"/>
        <w:contextualSpacing/>
        <w:rPr>
          <w:ins w:id="18028" w:author="Rev 4 Allen Wirfs-Brock" w:date="2011-10-20T12:59:00Z"/>
        </w:rPr>
      </w:pPr>
      <w:ins w:id="18029" w:author="Rev 4 Allen Wirfs-Brock" w:date="2011-10-20T12:59:00Z">
        <w:r w:rsidRPr="00E77497">
          <w:t xml:space="preserve">Let </w:t>
        </w:r>
        <w:r w:rsidRPr="00E77497">
          <w:rPr>
            <w:i/>
          </w:rPr>
          <w:t xml:space="preserve">names </w:t>
        </w:r>
        <w:r w:rsidRPr="00E77497">
          <w:t xml:space="preserve">be BoundNames of </w:t>
        </w:r>
        <w:r w:rsidRPr="00E77497">
          <w:rPr>
            <w:rStyle w:val="bnf"/>
          </w:rPr>
          <w:t>FormalsList</w:t>
        </w:r>
        <w:r w:rsidRPr="00E77497">
          <w:t>.</w:t>
        </w:r>
      </w:ins>
    </w:p>
    <w:p w14:paraId="60EF9E40" w14:textId="77777777" w:rsidR="00026B5F" w:rsidRPr="00E77497" w:rsidRDefault="00026B5F" w:rsidP="004322E4">
      <w:pPr>
        <w:pStyle w:val="Alg4"/>
        <w:numPr>
          <w:ilvl w:val="0"/>
          <w:numId w:val="423"/>
        </w:numPr>
        <w:spacing w:after="220"/>
        <w:contextualSpacing/>
        <w:rPr>
          <w:ins w:id="18030" w:author="Rev 4 Allen Wirfs-Brock" w:date="2011-10-20T12:59:00Z"/>
        </w:rPr>
      </w:pPr>
      <w:ins w:id="18031" w:author="Rev 4 Allen Wirfs-Brock" w:date="2011-10-20T12:59:00Z">
        <w:r w:rsidRPr="00E77497">
          <w:t xml:space="preserve">Append to </w:t>
        </w:r>
        <w:r w:rsidRPr="00E77497">
          <w:rPr>
            <w:i/>
          </w:rPr>
          <w:t>names</w:t>
        </w:r>
        <w:r w:rsidRPr="00E77497">
          <w:t xml:space="preserve"> the </w:t>
        </w:r>
      </w:ins>
      <w:ins w:id="18032" w:author="Rev 4 Allen Wirfs-Brock" w:date="2011-11-04T12:49:00Z">
        <w:r w:rsidR="00954547" w:rsidRPr="004418C4">
          <w:t xml:space="preserve">BoundNames of </w:t>
        </w:r>
        <w:r w:rsidR="00954547" w:rsidRPr="00954547">
          <w:rPr>
            <w:i/>
          </w:rPr>
          <w:t>FunctionRestParameter</w:t>
        </w:r>
      </w:ins>
      <w:ins w:id="18033" w:author="Rev 4 Allen Wirfs-Brock" w:date="2011-10-20T12:59:00Z">
        <w:r w:rsidRPr="00675B74">
          <w:rPr>
            <w:rStyle w:val="bnf"/>
          </w:rPr>
          <w:t>.</w:t>
        </w:r>
      </w:ins>
    </w:p>
    <w:p w14:paraId="6396DA89" w14:textId="77777777" w:rsidR="00026B5F" w:rsidRPr="00E77497" w:rsidRDefault="00026B5F" w:rsidP="004322E4">
      <w:pPr>
        <w:pStyle w:val="Alg4"/>
        <w:numPr>
          <w:ilvl w:val="0"/>
          <w:numId w:val="423"/>
        </w:numPr>
        <w:spacing w:after="220"/>
        <w:contextualSpacing/>
        <w:rPr>
          <w:ins w:id="18034" w:author="Rev 4 Allen Wirfs-Brock" w:date="2011-10-20T12:59:00Z"/>
        </w:rPr>
      </w:pPr>
      <w:ins w:id="18035" w:author="Rev 4 Allen Wirfs-Brock" w:date="2011-10-20T12:59:00Z">
        <w:r w:rsidRPr="00E77497">
          <w:t xml:space="preserve">Return </w:t>
        </w:r>
        <w:r w:rsidRPr="00E77497">
          <w:rPr>
            <w:i/>
          </w:rPr>
          <w:t>names</w:t>
        </w:r>
        <w:r w:rsidRPr="00E77497">
          <w:t>.</w:t>
        </w:r>
      </w:ins>
    </w:p>
    <w:p w14:paraId="2D4A9914" w14:textId="77777777" w:rsidR="00FC55A8" w:rsidRPr="00E77497" w:rsidRDefault="00FC55A8" w:rsidP="00FC55A8">
      <w:pPr>
        <w:rPr>
          <w:ins w:id="18036" w:author="Rev 4 Allen Wirfs-Brock" w:date="2011-10-16T15:44:00Z"/>
        </w:rPr>
      </w:pPr>
      <w:ins w:id="18037" w:author="Rev 4 Allen Wirfs-Brock" w:date="2011-10-16T15:44: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14:paraId="21DF6FE8" w14:textId="77777777" w:rsidR="00FC55A8" w:rsidRPr="00E77497" w:rsidRDefault="00FC55A8" w:rsidP="004322E4">
      <w:pPr>
        <w:pStyle w:val="Alg4"/>
        <w:numPr>
          <w:ilvl w:val="0"/>
          <w:numId w:val="626"/>
        </w:numPr>
        <w:spacing w:after="220"/>
        <w:contextualSpacing/>
        <w:rPr>
          <w:ins w:id="18038" w:author="Rev 4 Allen Wirfs-Brock" w:date="2011-10-16T15:44:00Z"/>
        </w:rPr>
      </w:pPr>
      <w:ins w:id="18039" w:author="Rev 4 Allen Wirfs-Brock" w:date="2011-10-16T15:44:00Z">
        <w:r w:rsidRPr="00E77497">
          <w:t xml:space="preserve">Let </w:t>
        </w:r>
        <w:r w:rsidRPr="00E77497">
          <w:rPr>
            <w:i/>
          </w:rPr>
          <w:t xml:space="preserve">names </w:t>
        </w:r>
        <w:r w:rsidRPr="00E77497">
          <w:t xml:space="preserve">be BoundNames of </w:t>
        </w:r>
      </w:ins>
      <w:ins w:id="18040" w:author="Rev 4 Allen Wirfs-Brock" w:date="2011-10-19T13:18:00Z">
        <w:r w:rsidR="00A4389F" w:rsidRPr="00E77497">
          <w:rPr>
            <w:rStyle w:val="bnf"/>
          </w:rPr>
          <w:t>FormalsList</w:t>
        </w:r>
      </w:ins>
      <w:ins w:id="18041" w:author="Rev 4 Allen Wirfs-Brock" w:date="2011-10-16T15:44:00Z">
        <w:r w:rsidRPr="00E77497">
          <w:t>.</w:t>
        </w:r>
      </w:ins>
    </w:p>
    <w:p w14:paraId="13D4D061" w14:textId="77777777" w:rsidR="00FC55A8" w:rsidRPr="00E77497" w:rsidRDefault="00FC55A8" w:rsidP="004322E4">
      <w:pPr>
        <w:pStyle w:val="Alg4"/>
        <w:numPr>
          <w:ilvl w:val="0"/>
          <w:numId w:val="626"/>
        </w:numPr>
        <w:spacing w:after="220"/>
        <w:contextualSpacing/>
        <w:rPr>
          <w:ins w:id="18042" w:author="Rev 4 Allen Wirfs-Brock" w:date="2011-10-16T15:44:00Z"/>
        </w:rPr>
      </w:pPr>
      <w:ins w:id="18043" w:author="Rev 4 Allen Wirfs-Brock" w:date="2011-10-16T15:44:00Z">
        <w:r w:rsidRPr="00E77497">
          <w:t xml:space="preserve">Append to </w:t>
        </w:r>
        <w:r w:rsidRPr="00E77497">
          <w:rPr>
            <w:i/>
          </w:rPr>
          <w:t>names</w:t>
        </w:r>
        <w:r w:rsidRPr="00E77497">
          <w:t xml:space="preserve"> the elements of BoundNames of </w:t>
        </w:r>
        <w:r w:rsidRPr="00E77497">
          <w:rPr>
            <w:rStyle w:val="bnf"/>
          </w:rPr>
          <w:t>FormalParameter.</w:t>
        </w:r>
      </w:ins>
    </w:p>
    <w:p w14:paraId="664ADC72" w14:textId="77777777" w:rsidR="00FC55A8" w:rsidRPr="00E77497" w:rsidRDefault="00FC55A8" w:rsidP="004322E4">
      <w:pPr>
        <w:pStyle w:val="Alg4"/>
        <w:numPr>
          <w:ilvl w:val="0"/>
          <w:numId w:val="626"/>
        </w:numPr>
        <w:spacing w:after="220"/>
        <w:contextualSpacing/>
        <w:rPr>
          <w:ins w:id="18044" w:author="Rev 4 Allen Wirfs-Brock" w:date="2011-10-16T15:44:00Z"/>
        </w:rPr>
      </w:pPr>
      <w:ins w:id="18045" w:author="Rev 4 Allen Wirfs-Brock" w:date="2011-10-16T15:44:00Z">
        <w:r w:rsidRPr="00E77497">
          <w:t xml:space="preserve">Return </w:t>
        </w:r>
        <w:r w:rsidRPr="00E77497">
          <w:rPr>
            <w:i/>
          </w:rPr>
          <w:t>names</w:t>
        </w:r>
        <w:r w:rsidRPr="00E77497">
          <w:t>.</w:t>
        </w:r>
      </w:ins>
    </w:p>
    <w:p w14:paraId="60F7FEFE" w14:textId="77777777" w:rsidR="0002777F" w:rsidRPr="004418C4" w:rsidRDefault="0002777F" w:rsidP="0002777F">
      <w:pPr>
        <w:pStyle w:val="SyntaxRule"/>
        <w:spacing w:after="240"/>
        <w:rPr>
          <w:ins w:id="18046" w:author="Rev 4 Allen Wirfs-Brock" w:date="2011-11-04T12:45:00Z"/>
        </w:rPr>
      </w:pPr>
      <w:ins w:id="18047" w:author="Rev 4 Allen Wirfs-Brock" w:date="2011-11-04T12:45:00Z">
        <w:r w:rsidRPr="004418C4">
          <w:t xml:space="preserve">FormalParameterList </w:t>
        </w:r>
        <w:r w:rsidRPr="004418C4">
          <w:rPr>
            <w:rFonts w:ascii="Arial" w:hAnsi="Arial"/>
            <w:b/>
            <w:i w:val="0"/>
          </w:rPr>
          <w:t xml:space="preserve">: </w:t>
        </w:r>
      </w:ins>
      <w:ins w:id="18048" w:author="Rev 4 Allen Wirfs-Brock" w:date="2011-11-04T12:50:00Z">
        <w:r w:rsidR="00954547" w:rsidRPr="004418C4">
          <w:rPr>
            <w:rFonts w:ascii="Courier New" w:hAnsi="Courier New" w:cs="Courier New"/>
            <w:b/>
            <w:i w:val="0"/>
          </w:rPr>
          <w:t>...</w:t>
        </w:r>
        <w:r w:rsidR="00954547">
          <w:rPr>
            <w:rFonts w:ascii="Courier New" w:hAnsi="Courier New" w:cs="Courier New"/>
            <w:b/>
          </w:rPr>
          <w:t xml:space="preserve"> </w:t>
        </w:r>
        <w:r w:rsidR="00954547" w:rsidRPr="0002777F">
          <w:t xml:space="preserve"> </w:t>
        </w:r>
      </w:ins>
      <w:ins w:id="18049" w:author="Rev 5 Allen Wirfs-Brock" w:date="2011-12-29T17:39:00Z">
        <w:r w:rsidR="004322E4">
          <w:t>Binding</w:t>
        </w:r>
      </w:ins>
      <w:ins w:id="18050" w:author="Rev 4 Allen Wirfs-Brock" w:date="2011-11-04T12:50:00Z">
        <w:r w:rsidR="00954547" w:rsidRPr="0002777F">
          <w:t>Identifier</w:t>
        </w:r>
      </w:ins>
    </w:p>
    <w:p w14:paraId="24FE4099" w14:textId="77777777" w:rsidR="0002777F" w:rsidRPr="004418C4" w:rsidRDefault="0002777F" w:rsidP="004322E4">
      <w:pPr>
        <w:pStyle w:val="Alg4"/>
        <w:numPr>
          <w:ilvl w:val="0"/>
          <w:numId w:val="608"/>
        </w:numPr>
        <w:spacing w:after="220"/>
        <w:contextualSpacing/>
        <w:rPr>
          <w:ins w:id="18051" w:author="Rev 4 Allen Wirfs-Brock" w:date="2011-11-04T12:45:00Z"/>
        </w:rPr>
      </w:pPr>
      <w:ins w:id="18052" w:author="Rev 4 Allen Wirfs-Brock" w:date="2011-11-04T12:45:00Z">
        <w:r w:rsidRPr="004418C4">
          <w:t xml:space="preserve">Return the </w:t>
        </w:r>
      </w:ins>
      <w:ins w:id="18053" w:author="Rev 5 Allen Wirfs-Brock" w:date="2011-12-29T17:39:00Z">
        <w:r w:rsidR="004322E4" w:rsidRPr="00E77497">
          <w:t xml:space="preserve">BoundNames </w:t>
        </w:r>
      </w:ins>
      <w:ins w:id="18054" w:author="Rev 4 Allen Wirfs-Brock" w:date="2011-11-04T12:51:00Z">
        <w:del w:id="18055" w:author="Rev 5 Allen Wirfs-Brock" w:date="2011-12-29T17:39:00Z">
          <w:r w:rsidR="00954547" w:rsidDel="004322E4">
            <w:delText>String Value</w:delText>
          </w:r>
        </w:del>
      </w:ins>
      <w:ins w:id="18056" w:author="Rev 4 Allen Wirfs-Brock" w:date="2011-11-04T12:45:00Z">
        <w:del w:id="18057" w:author="Rev 5 Allen Wirfs-Brock" w:date="2011-12-29T17:39:00Z">
          <w:r w:rsidRPr="004418C4" w:rsidDel="004322E4">
            <w:delText xml:space="preserve"> </w:delText>
          </w:r>
        </w:del>
        <w:r w:rsidRPr="004418C4">
          <w:t xml:space="preserve">of </w:t>
        </w:r>
      </w:ins>
      <w:ins w:id="18058" w:author="Rev 5 Allen Wirfs-Brock" w:date="2011-12-29T17:39:00Z">
        <w:r w:rsidR="004322E4" w:rsidRPr="004322E4">
          <w:rPr>
            <w:i/>
          </w:rPr>
          <w:t>Binding</w:t>
        </w:r>
      </w:ins>
      <w:ins w:id="18059" w:author="Rev 4 Allen Wirfs-Brock" w:date="2011-11-04T12:45:00Z">
        <w:r w:rsidRPr="004418C4">
          <w:rPr>
            <w:rStyle w:val="bnf"/>
          </w:rPr>
          <w:t>Identifier</w:t>
        </w:r>
        <w:r w:rsidRPr="004418C4">
          <w:t>.</w:t>
        </w:r>
      </w:ins>
    </w:p>
    <w:p w14:paraId="4900FDC1" w14:textId="77777777" w:rsidR="00FC55A8" w:rsidRPr="00E77497" w:rsidRDefault="00FC55A8" w:rsidP="00FC55A8">
      <w:pPr>
        <w:rPr>
          <w:ins w:id="18060" w:author="Rev 4 Allen Wirfs-Brock" w:date="2011-10-16T15:44:00Z"/>
        </w:rPr>
      </w:pPr>
      <w:ins w:id="18061" w:author="Rev 4 Allen Wirfs-Brock" w:date="2011-10-16T15:44:00Z">
        <w:r w:rsidRPr="00675B74">
          <w:rPr>
            <w:rStyle w:val="bnf"/>
          </w:rPr>
          <w:t>FormalParameter</w:t>
        </w:r>
        <w:r w:rsidRPr="00E77497">
          <w:t xml:space="preserve"> </w:t>
        </w:r>
        <w:r w:rsidRPr="00E77497">
          <w:rPr>
            <w:b/>
          </w:rPr>
          <w:t>:</w:t>
        </w:r>
        <w:r w:rsidRPr="00E77497">
          <w:t xml:space="preserve"> </w:t>
        </w:r>
        <w:r w:rsidRPr="00E77497">
          <w:rPr>
            <w:rFonts w:ascii="Times New Roman" w:hAnsi="Times New Roman"/>
            <w:i/>
          </w:rPr>
          <w:t>Binding</w:t>
        </w:r>
      </w:ins>
      <w:ins w:id="18062" w:author="Rev 4 Allen Wirfs-Brock" w:date="2011-11-06T12:50:00Z">
        <w:r w:rsidR="0069636E">
          <w:rPr>
            <w:rStyle w:val="bnf"/>
          </w:rPr>
          <w:t>Element</w:t>
        </w:r>
      </w:ins>
      <w:ins w:id="18063" w:author="Rev 4 Allen Wirfs-Brock" w:date="2011-10-16T15:44:00Z">
        <w:r w:rsidRPr="00E77497">
          <w:rPr>
            <w:rStyle w:val="bnf"/>
          </w:rPr>
          <w:t xml:space="preserve">  </w:t>
        </w:r>
      </w:ins>
    </w:p>
    <w:p w14:paraId="4613BC97" w14:textId="77777777" w:rsidR="00FC55A8" w:rsidRPr="00E77497" w:rsidRDefault="00FC55A8" w:rsidP="004322E4">
      <w:pPr>
        <w:pStyle w:val="Alg4"/>
        <w:numPr>
          <w:ilvl w:val="0"/>
          <w:numId w:val="609"/>
        </w:numPr>
        <w:spacing w:after="220"/>
        <w:contextualSpacing/>
        <w:rPr>
          <w:ins w:id="18064" w:author="Rev 4 Allen Wirfs-Brock" w:date="2011-10-16T15:44:00Z"/>
        </w:rPr>
      </w:pPr>
      <w:ins w:id="18065" w:author="Rev 4 Allen Wirfs-Brock" w:date="2011-10-16T15:44:00Z">
        <w:r w:rsidRPr="00E77497">
          <w:t>Return</w:t>
        </w:r>
      </w:ins>
      <w:ins w:id="18066" w:author="Rev 4 Allen Wirfs-Brock" w:date="2011-10-19T13:21:00Z">
        <w:r w:rsidR="00A4389F" w:rsidRPr="00E77497">
          <w:t xml:space="preserve"> the</w:t>
        </w:r>
      </w:ins>
      <w:ins w:id="18067" w:author="Rev 4 Allen Wirfs-Brock" w:date="2011-10-16T15:44:00Z">
        <w:r w:rsidRPr="00E77497">
          <w:t xml:space="preserve"> </w:t>
        </w:r>
      </w:ins>
      <w:ins w:id="18068" w:author="Rev 4 Allen Wirfs-Brock" w:date="2011-10-19T13:21:00Z">
        <w:r w:rsidR="00A4389F" w:rsidRPr="00E77497">
          <w:t xml:space="preserve">BoundNames of </w:t>
        </w:r>
      </w:ins>
      <w:ins w:id="18069" w:author="Rev 4 Allen Wirfs-Brock" w:date="2011-11-06T12:51:00Z">
        <w:r w:rsidR="0069636E" w:rsidRPr="00E77497">
          <w:rPr>
            <w:i/>
          </w:rPr>
          <w:t>Binding</w:t>
        </w:r>
        <w:r w:rsidR="0069636E">
          <w:rPr>
            <w:rStyle w:val="bnf"/>
          </w:rPr>
          <w:t xml:space="preserve">Element </w:t>
        </w:r>
      </w:ins>
      <w:ins w:id="18070" w:author="Rev 4 Allen Wirfs-Brock" w:date="2011-10-16T15:44:00Z">
        <w:r w:rsidRPr="00E77497">
          <w:t>.</w:t>
        </w:r>
      </w:ins>
    </w:p>
    <w:p w14:paraId="7E36C0C6" w14:textId="77777777" w:rsidR="00AA7F77" w:rsidRPr="00E77497" w:rsidRDefault="00AA7F77" w:rsidP="00AA7F77">
      <w:pPr>
        <w:rPr>
          <w:ins w:id="18071" w:author="Rev 7 Allen Wirfs-Brock" w:date="2012-04-23T14:45:00Z"/>
          <w:rFonts w:ascii="Helvetica" w:hAnsi="Helvetica"/>
          <w:b/>
        </w:rPr>
      </w:pPr>
      <w:ins w:id="18072" w:author="Rev 7 Allen Wirfs-Brock" w:date="2012-04-23T14:45:00Z">
        <w:r w:rsidRPr="00E77497">
          <w:rPr>
            <w:rFonts w:ascii="Helvetica" w:hAnsi="Helvetica"/>
            <w:b/>
          </w:rPr>
          <w:t xml:space="preserve">Static Semantics:  </w:t>
        </w:r>
        <w:r>
          <w:rPr>
            <w:rFonts w:ascii="Helvetica" w:hAnsi="Helvetica"/>
            <w:b/>
            <w:lang w:eastAsia="en-US"/>
          </w:rPr>
          <w:t>Contains</w:t>
        </w:r>
      </w:ins>
    </w:p>
    <w:p w14:paraId="158E568E" w14:textId="77777777" w:rsidR="00AA7F77" w:rsidRPr="004418C4" w:rsidRDefault="00AA7F77" w:rsidP="00AA7F77">
      <w:pPr>
        <w:ind w:left="360"/>
        <w:rPr>
          <w:ins w:id="18073" w:author="Rev 7 Allen Wirfs-Brock" w:date="2012-04-23T14:46:00Z"/>
        </w:rPr>
      </w:pPr>
      <w:ins w:id="18074" w:author="Rev 7 Allen Wirfs-Brock" w:date="2012-04-23T14:46:00Z">
        <w:r>
          <w:t>W</w:t>
        </w:r>
        <w:r w:rsidRPr="004418C4">
          <w:t xml:space="preserve">ith </w:t>
        </w:r>
        <w:r>
          <w:t>parameter</w:t>
        </w:r>
        <w:r w:rsidRPr="004418C4">
          <w:t xml:space="preserve"> </w:t>
        </w:r>
        <w:r>
          <w:rPr>
            <w:rFonts w:ascii="Times New Roman" w:hAnsi="Times New Roman"/>
            <w:i/>
          </w:rPr>
          <w:t>symbol</w:t>
        </w:r>
        <w:r>
          <w:t>.</w:t>
        </w:r>
      </w:ins>
    </w:p>
    <w:p w14:paraId="109B4B59" w14:textId="77777777" w:rsidR="00AA7F77" w:rsidRPr="00E77497" w:rsidRDefault="00AA7F77" w:rsidP="00AA7F77">
      <w:pPr>
        <w:jc w:val="left"/>
        <w:rPr>
          <w:ins w:id="18075" w:author="Rev 7 Allen Wirfs-Brock" w:date="2012-04-23T14:45:00Z"/>
        </w:rPr>
      </w:pPr>
      <w:ins w:id="18076" w:author="Rev 7 Allen Wirfs-Brock" w:date="2012-04-23T14:4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30A64CEE" w14:textId="77777777" w:rsidR="00AA7F77" w:rsidRPr="00E77497" w:rsidRDefault="00AA7F77" w:rsidP="00AA7F77">
      <w:pPr>
        <w:pStyle w:val="Alg4"/>
        <w:numPr>
          <w:ilvl w:val="0"/>
          <w:numId w:val="723"/>
        </w:numPr>
        <w:spacing w:after="220"/>
        <w:contextualSpacing/>
        <w:rPr>
          <w:ins w:id="18077" w:author="Rev 7 Allen Wirfs-Brock" w:date="2012-04-23T14:45:00Z"/>
        </w:rPr>
      </w:pPr>
      <w:ins w:id="18078" w:author="Rev 7 Allen Wirfs-Brock" w:date="2012-04-23T14:45:00Z">
        <w:r w:rsidRPr="00E77497">
          <w:t xml:space="preserve">Return </w:t>
        </w:r>
      </w:ins>
      <w:ins w:id="18079" w:author="Rev 7 Allen Wirfs-Brock" w:date="2012-04-23T14:47:00Z">
        <w:r w:rsidRPr="00AA7F77">
          <w:rPr>
            <w:b/>
          </w:rPr>
          <w:t>false</w:t>
        </w:r>
        <w:r>
          <w:t>.</w:t>
        </w:r>
      </w:ins>
    </w:p>
    <w:p w14:paraId="76E217C1" w14:textId="77777777" w:rsidR="00AA7F77" w:rsidRPr="00E77497" w:rsidRDefault="00AA7F77" w:rsidP="00AA7F77">
      <w:pPr>
        <w:jc w:val="left"/>
        <w:rPr>
          <w:ins w:id="18080" w:author="Rev 7 Allen Wirfs-Brock" w:date="2012-04-23T14:48:00Z"/>
        </w:rPr>
      </w:pPr>
      <w:ins w:id="18081" w:author="Rev 7 Allen Wirfs-Brock" w:date="2012-04-23T14:48:00Z">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5AB64A63" w14:textId="77777777" w:rsidR="00AA7F77" w:rsidRPr="00E77497" w:rsidRDefault="00AA7F77" w:rsidP="00AA7F77">
      <w:pPr>
        <w:pStyle w:val="Alg4"/>
        <w:numPr>
          <w:ilvl w:val="0"/>
          <w:numId w:val="724"/>
        </w:numPr>
        <w:spacing w:after="220"/>
        <w:contextualSpacing/>
        <w:rPr>
          <w:ins w:id="18082" w:author="Rev 7 Allen Wirfs-Brock" w:date="2012-04-23T14:48:00Z"/>
        </w:rPr>
      </w:pPr>
      <w:ins w:id="18083" w:author="Rev 7 Allen Wirfs-Brock" w:date="2012-04-23T14:48:00Z">
        <w:r w:rsidRPr="00E77497">
          <w:t xml:space="preserve">Return </w:t>
        </w:r>
        <w:r w:rsidRPr="00AA7F77">
          <w:rPr>
            <w:b/>
          </w:rPr>
          <w:t>false</w:t>
        </w:r>
        <w:r>
          <w:t>.</w:t>
        </w:r>
      </w:ins>
    </w:p>
    <w:p w14:paraId="1E509ACC" w14:textId="77777777" w:rsidR="00AA7F77" w:rsidRDefault="00AA7F77" w:rsidP="00AA7F77">
      <w:pPr>
        <w:pStyle w:val="Note"/>
        <w:rPr>
          <w:ins w:id="18084" w:author="Rev 7 Allen Wirfs-Brock" w:date="2012-04-23T14:48:00Z"/>
        </w:rPr>
        <w:pPrChange w:id="18085" w:author="Rev 7 Allen Wirfs-Brock" w:date="2012-04-23T14:49:00Z">
          <w:pPr/>
        </w:pPrChange>
      </w:pPr>
      <w:ins w:id="18086" w:author="Rev 7 Allen Wirfs-Brock" w:date="2012-04-23T14:49:00Z">
        <w:r>
          <w:t>NOTE</w:t>
        </w:r>
        <w:r>
          <w:tab/>
          <w:t xml:space="preserve">Static semantic rules that depend upon </w:t>
        </w:r>
      </w:ins>
      <w:ins w:id="18087" w:author="Rev 7 Allen Wirfs-Brock" w:date="2012-04-23T14:51:00Z">
        <w:r>
          <w:t>substructure</w:t>
        </w:r>
      </w:ins>
      <w:ins w:id="18088" w:author="Rev 7 Allen Wirfs-Brock" w:date="2012-04-23T14:49:00Z">
        <w:r>
          <w:t xml:space="preserve"> </w:t>
        </w:r>
      </w:ins>
      <w:ins w:id="18089" w:author="Rev 7 Allen Wirfs-Brock" w:date="2012-04-23T14:51:00Z">
        <w:r>
          <w:t>generally do not look into function definitions.</w:t>
        </w:r>
      </w:ins>
    </w:p>
    <w:p w14:paraId="154F4DFE" w14:textId="77777777" w:rsidR="00E2297F" w:rsidRPr="00E77497" w:rsidRDefault="00E2297F" w:rsidP="00E2297F">
      <w:pPr>
        <w:rPr>
          <w:ins w:id="18090" w:author="Rev 4 Allen Wirfs-Brock" w:date="2011-10-16T15:28:00Z"/>
          <w:rFonts w:ascii="Helvetica" w:hAnsi="Helvetica"/>
          <w:b/>
        </w:rPr>
      </w:pPr>
      <w:ins w:id="18091" w:author="Rev 4 Allen Wirfs-Brock" w:date="2011-10-16T15:28:00Z">
        <w:r w:rsidRPr="00E77497">
          <w:rPr>
            <w:rFonts w:ascii="Helvetica" w:hAnsi="Helvetica"/>
            <w:b/>
          </w:rPr>
          <w:t xml:space="preserve">Static Semantics:  </w:t>
        </w:r>
        <w:r w:rsidRPr="00E77497">
          <w:rPr>
            <w:rFonts w:ascii="Helvetica" w:hAnsi="Helvetica"/>
            <w:b/>
            <w:lang w:eastAsia="en-US"/>
          </w:rPr>
          <w:t>ExpectedArgumentCount</w:t>
        </w:r>
      </w:ins>
    </w:p>
    <w:p w14:paraId="1E6FC07F" w14:textId="77777777" w:rsidR="00B41033" w:rsidRPr="00E77497" w:rsidRDefault="00B41033" w:rsidP="00B41033">
      <w:pPr>
        <w:pStyle w:val="SyntaxRule"/>
        <w:rPr>
          <w:ins w:id="18092" w:author="Rev 4 Allen Wirfs-Brock" w:date="2011-10-18T10:44:00Z"/>
        </w:rPr>
      </w:pPr>
      <w:ins w:id="18093" w:author="Rev 4 Allen Wirfs-Brock" w:date="2011-10-18T10:44:00Z">
        <w:r w:rsidRPr="00E77497">
          <w:t xml:space="preserve">FormalParameterList </w:t>
        </w:r>
        <w:r w:rsidRPr="00E77497">
          <w:rPr>
            <w:rFonts w:ascii="Arial" w:hAnsi="Arial"/>
            <w:b/>
            <w:i w:val="0"/>
          </w:rPr>
          <w:t>:</w:t>
        </w:r>
      </w:ins>
    </w:p>
    <w:p w14:paraId="40389CF5" w14:textId="77777777" w:rsidR="00B41033" w:rsidRPr="00675B74" w:rsidRDefault="00B41033" w:rsidP="00B41033">
      <w:pPr>
        <w:pStyle w:val="SyntaxDefinition"/>
        <w:rPr>
          <w:ins w:id="18094" w:author="Rev 4 Allen Wirfs-Brock" w:date="2011-10-18T10:44:00Z"/>
        </w:rPr>
      </w:pPr>
      <w:ins w:id="18095" w:author="Rev 4 Allen Wirfs-Brock" w:date="2011-10-18T10:44:00Z">
        <w:r w:rsidRPr="00E77497">
          <w:rPr>
            <w:rFonts w:ascii="Arial" w:hAnsi="Arial" w:cs="Arial"/>
            <w:i w:val="0"/>
            <w:sz w:val="16"/>
            <w:szCs w:val="16"/>
          </w:rPr>
          <w:t>[empty]</w:t>
        </w:r>
        <w:r w:rsidRPr="00E77497">
          <w:rPr>
            <w:rFonts w:ascii="Courier New" w:hAnsi="Courier New" w:cs="Courier New"/>
            <w:b/>
            <w:i w:val="0"/>
          </w:rPr>
          <w:br/>
        </w:r>
      </w:ins>
      <w:ins w:id="18096" w:author="Rev 4 Allen Wirfs-Brock" w:date="2011-11-04T12:53:00Z">
        <w:r w:rsidR="00954547" w:rsidRPr="004418C4">
          <w:t>Function</w:t>
        </w:r>
        <w:r w:rsidR="00954547">
          <w:t>RestParameter</w:t>
        </w:r>
      </w:ins>
    </w:p>
    <w:p w14:paraId="56EA2E28" w14:textId="77777777" w:rsidR="00E2297F" w:rsidRPr="00E77497" w:rsidRDefault="00E2297F" w:rsidP="004322E4">
      <w:pPr>
        <w:pStyle w:val="Alg4"/>
        <w:numPr>
          <w:ilvl w:val="0"/>
          <w:numId w:val="424"/>
        </w:numPr>
        <w:spacing w:after="220"/>
        <w:contextualSpacing/>
        <w:rPr>
          <w:ins w:id="18097" w:author="Rev 4 Allen Wirfs-Brock" w:date="2011-10-16T15:28:00Z"/>
        </w:rPr>
      </w:pPr>
      <w:ins w:id="18098" w:author="Rev 4 Allen Wirfs-Brock" w:date="2011-10-16T15:28:00Z">
        <w:r w:rsidRPr="00E77497">
          <w:t>Return 0.</w:t>
        </w:r>
      </w:ins>
    </w:p>
    <w:p w14:paraId="70F9957C" w14:textId="77777777" w:rsidR="00E660D2" w:rsidRPr="00E77497" w:rsidRDefault="00E660D2" w:rsidP="00E660D2">
      <w:pPr>
        <w:pStyle w:val="SyntaxRule"/>
        <w:rPr>
          <w:ins w:id="18099" w:author="Rev 4 Allen Wirfs-Brock" w:date="2011-10-16T15:30:00Z"/>
        </w:rPr>
      </w:pPr>
      <w:ins w:id="18100" w:author="Rev 4 Allen Wirfs-Brock" w:date="2011-10-16T15:30:00Z">
        <w:r w:rsidRPr="00E77497">
          <w:t xml:space="preserve">FormalParameterList </w:t>
        </w:r>
        <w:r w:rsidRPr="00E77497">
          <w:rPr>
            <w:rFonts w:ascii="Arial" w:hAnsi="Arial"/>
            <w:b/>
            <w:i w:val="0"/>
          </w:rPr>
          <w:t>:</w:t>
        </w:r>
      </w:ins>
    </w:p>
    <w:p w14:paraId="31E8B7E6" w14:textId="77777777" w:rsidR="00E660D2" w:rsidRPr="00675B74" w:rsidRDefault="00E660D2" w:rsidP="00E660D2">
      <w:pPr>
        <w:pStyle w:val="SyntaxDefinition"/>
        <w:rPr>
          <w:ins w:id="18101" w:author="Rev 4 Allen Wirfs-Brock" w:date="2011-10-16T15:30:00Z"/>
        </w:rPr>
      </w:pPr>
      <w:ins w:id="18102" w:author="Rev 4 Allen Wirfs-Brock" w:date="2011-10-16T15:30:00Z">
        <w:r w:rsidRPr="00E77497">
          <w:t>FormalsList</w:t>
        </w:r>
        <w:r w:rsidRPr="00E77497">
          <w:br/>
          <w:t>FormalsList</w:t>
        </w:r>
      </w:ins>
      <w:ins w:id="18103" w:author="Rev 4 Allen Wirfs-Brock" w:date="2011-11-04T12:53:00Z">
        <w:r w:rsidR="00954547">
          <w:t xml:space="preserve"> </w:t>
        </w:r>
      </w:ins>
      <w:ins w:id="18104" w:author="Rev 4 Allen Wirfs-Brock" w:date="2011-10-16T15:30:00Z">
        <w:r w:rsidRPr="00675B74">
          <w:rPr>
            <w:rFonts w:ascii="Courier New" w:hAnsi="Courier New"/>
            <w:b/>
            <w:i w:val="0"/>
          </w:rPr>
          <w:t xml:space="preserve">, </w:t>
        </w:r>
      </w:ins>
      <w:ins w:id="18105" w:author="Rev 4 Allen Wirfs-Brock" w:date="2011-11-04T12:53:00Z">
        <w:r w:rsidR="00954547" w:rsidRPr="004418C4">
          <w:t>Function</w:t>
        </w:r>
        <w:r w:rsidR="00954547">
          <w:t>RestParameter</w:t>
        </w:r>
      </w:ins>
    </w:p>
    <w:p w14:paraId="47E3C427" w14:textId="77777777" w:rsidR="00E2297F" w:rsidRPr="00E77497" w:rsidRDefault="00E2297F" w:rsidP="004322E4">
      <w:pPr>
        <w:pStyle w:val="Alg4"/>
        <w:numPr>
          <w:ilvl w:val="0"/>
          <w:numId w:val="425"/>
        </w:numPr>
        <w:spacing w:after="220"/>
        <w:contextualSpacing/>
        <w:rPr>
          <w:ins w:id="18106" w:author="Rev 4 Allen Wirfs-Brock" w:date="2011-10-16T15:28:00Z"/>
        </w:rPr>
      </w:pPr>
      <w:ins w:id="18107" w:author="Rev 4 Allen Wirfs-Brock" w:date="2011-10-16T15:28:00Z">
        <w:r w:rsidRPr="00E77497">
          <w:t xml:space="preserve">Return the ExpectedArgumentCount of </w:t>
        </w:r>
        <w:r w:rsidRPr="00E77497">
          <w:rPr>
            <w:rStyle w:val="bnf"/>
          </w:rPr>
          <w:t>FormalsList</w:t>
        </w:r>
        <w:r w:rsidRPr="00E77497">
          <w:t>.</w:t>
        </w:r>
      </w:ins>
    </w:p>
    <w:p w14:paraId="07E8DE98" w14:textId="77777777" w:rsidR="00E2297F" w:rsidRPr="00E77497" w:rsidRDefault="00E2297F" w:rsidP="00E2297F">
      <w:pPr>
        <w:pStyle w:val="Note"/>
        <w:rPr>
          <w:ins w:id="18108" w:author="Rev 4 Allen Wirfs-Brock" w:date="2011-10-16T15:28:00Z"/>
        </w:rPr>
      </w:pPr>
      <w:ins w:id="18109" w:author="Rev 4 Allen Wirfs-Brock" w:date="2011-10-16T15:28:00Z">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w:t>
        </w:r>
        <w:commentRangeStart w:id="18110"/>
        <w:r w:rsidRPr="00E77497">
          <w:t>first FormalParameter with an Initialiser</w:t>
        </w:r>
        <w:commentRangeEnd w:id="18110"/>
        <w:r w:rsidRPr="00E77497">
          <w:commentReference w:id="18110"/>
        </w:r>
        <w:r w:rsidRPr="00E77497">
          <w:t>.</w:t>
        </w:r>
      </w:ins>
    </w:p>
    <w:p w14:paraId="0BB01935" w14:textId="77777777" w:rsidR="00E2297F" w:rsidRPr="00E77497" w:rsidRDefault="00E2297F" w:rsidP="00E2297F">
      <w:pPr>
        <w:rPr>
          <w:ins w:id="18111" w:author="Rev 4 Allen Wirfs-Brock" w:date="2011-10-16T15:28:00Z"/>
        </w:rPr>
      </w:pPr>
      <w:ins w:id="18112" w:author="Rev 4 Allen Wirfs-Brock" w:date="2011-10-16T15:28: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7DC3AB44" w14:textId="77777777" w:rsidR="00E2297F" w:rsidRPr="00E77497" w:rsidRDefault="00E2297F" w:rsidP="004322E4">
      <w:pPr>
        <w:pStyle w:val="Alg4"/>
        <w:numPr>
          <w:ilvl w:val="0"/>
          <w:numId w:val="574"/>
        </w:numPr>
        <w:spacing w:after="220"/>
        <w:contextualSpacing/>
        <w:rPr>
          <w:ins w:id="18113" w:author="Rev 4 Allen Wirfs-Brock" w:date="2011-10-16T15:28:00Z"/>
        </w:rPr>
      </w:pPr>
      <w:ins w:id="18114" w:author="Rev 4 Allen Wirfs-Brock" w:date="2011-10-16T15:28:00Z">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ins>
    </w:p>
    <w:p w14:paraId="568E4590" w14:textId="77777777" w:rsidR="00E2297F" w:rsidRPr="00E77497" w:rsidRDefault="00E2297F" w:rsidP="004322E4">
      <w:pPr>
        <w:pStyle w:val="Alg4"/>
        <w:numPr>
          <w:ilvl w:val="0"/>
          <w:numId w:val="574"/>
        </w:numPr>
        <w:spacing w:after="220"/>
        <w:contextualSpacing/>
        <w:rPr>
          <w:ins w:id="18115" w:author="Rev 4 Allen Wirfs-Brock" w:date="2011-10-16T15:28:00Z"/>
        </w:rPr>
      </w:pPr>
      <w:ins w:id="18116" w:author="Rev 4 Allen Wirfs-Brock" w:date="2011-10-16T15:28:00Z">
        <w:r w:rsidRPr="00E77497">
          <w:t>Return 1.</w:t>
        </w:r>
      </w:ins>
    </w:p>
    <w:p w14:paraId="2B0F9AE0" w14:textId="77777777" w:rsidR="00F21891" w:rsidRPr="00E77497" w:rsidRDefault="00F21891" w:rsidP="00F21891">
      <w:pPr>
        <w:rPr>
          <w:ins w:id="18117" w:author="Rev 4 Allen Wirfs-Brock" w:date="2011-10-16T15:35:00Z"/>
        </w:rPr>
      </w:pPr>
      <w:ins w:id="18118" w:author="Rev 4 Allen Wirfs-Brock" w:date="2011-10-16T15:35:00Z">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10B55CFE" w14:textId="77777777" w:rsidR="00F21891" w:rsidRPr="00E77497" w:rsidRDefault="00F21891" w:rsidP="004322E4">
      <w:pPr>
        <w:pStyle w:val="Alg4"/>
        <w:numPr>
          <w:ilvl w:val="0"/>
          <w:numId w:val="426"/>
        </w:numPr>
        <w:spacing w:after="220"/>
        <w:contextualSpacing/>
        <w:rPr>
          <w:ins w:id="18119" w:author="Rev 4 Allen Wirfs-Brock" w:date="2011-10-16T15:35:00Z"/>
        </w:rPr>
      </w:pPr>
      <w:ins w:id="18120" w:author="Rev 4 Allen Wirfs-Brock" w:date="2011-10-16T15:35:00Z">
        <w:r w:rsidRPr="00E77497">
          <w:t xml:space="preserve">Let </w:t>
        </w:r>
        <w:r w:rsidRPr="00E77497">
          <w:rPr>
            <w:i/>
          </w:rPr>
          <w:t>count</w:t>
        </w:r>
        <w:r w:rsidRPr="00E77497">
          <w:t xml:space="preserve"> be the ExpectedArgumentCount of </w:t>
        </w:r>
        <w:r w:rsidRPr="00E77497">
          <w:rPr>
            <w:rStyle w:val="bnf"/>
          </w:rPr>
          <w:t>FormalsList.</w:t>
        </w:r>
      </w:ins>
    </w:p>
    <w:p w14:paraId="18BD390B" w14:textId="77777777" w:rsidR="00F21891" w:rsidRPr="00E77497" w:rsidRDefault="00F21891" w:rsidP="004322E4">
      <w:pPr>
        <w:pStyle w:val="Alg4"/>
        <w:numPr>
          <w:ilvl w:val="0"/>
          <w:numId w:val="426"/>
        </w:numPr>
        <w:spacing w:after="220"/>
        <w:contextualSpacing/>
        <w:rPr>
          <w:ins w:id="18121" w:author="Rev 4 Allen Wirfs-Brock" w:date="2011-10-16T15:35:00Z"/>
        </w:rPr>
      </w:pPr>
      <w:ins w:id="18122" w:author="Rev 4 Allen Wirfs-Brock" w:date="2011-10-16T15:35:00Z">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ins>
    </w:p>
    <w:p w14:paraId="2E421A63" w14:textId="77777777" w:rsidR="00F21891" w:rsidRPr="00E77497" w:rsidRDefault="00F21891" w:rsidP="004322E4">
      <w:pPr>
        <w:pStyle w:val="Alg4"/>
        <w:numPr>
          <w:ilvl w:val="0"/>
          <w:numId w:val="426"/>
        </w:numPr>
        <w:spacing w:after="220"/>
        <w:contextualSpacing/>
        <w:rPr>
          <w:ins w:id="18123" w:author="Rev 4 Allen Wirfs-Brock" w:date="2011-10-16T15:35:00Z"/>
        </w:rPr>
      </w:pPr>
      <w:ins w:id="18124" w:author="Rev 4 Allen Wirfs-Brock" w:date="2011-10-16T15:35:00Z">
        <w:r w:rsidRPr="00E77497">
          <w:t xml:space="preserve">Return </w:t>
        </w:r>
        <w:r w:rsidRPr="00E77497">
          <w:rPr>
            <w:i/>
          </w:rPr>
          <w:t>count</w:t>
        </w:r>
        <w:r w:rsidRPr="00E77497">
          <w:t>+1.</w:t>
        </w:r>
      </w:ins>
    </w:p>
    <w:p w14:paraId="38FB1511" w14:textId="77777777" w:rsidR="00C34EDF" w:rsidRPr="00E77497" w:rsidRDefault="00C34EDF" w:rsidP="00C34EDF">
      <w:pPr>
        <w:rPr>
          <w:ins w:id="18125" w:author="Rev 4 Allen Wirfs-Brock" w:date="2011-10-16T15:38:00Z"/>
          <w:rFonts w:ascii="Helvetica" w:hAnsi="Helvetica"/>
          <w:b/>
        </w:rPr>
      </w:pPr>
      <w:ins w:id="18126" w:author="Rev 4 Allen Wirfs-Brock" w:date="2011-10-16T15:38:00Z">
        <w:r w:rsidRPr="00E77497">
          <w:rPr>
            <w:rFonts w:ascii="Helvetica" w:hAnsi="Helvetica"/>
            <w:b/>
          </w:rPr>
          <w:t xml:space="preserve">Static Semantics:  </w:t>
        </w:r>
      </w:ins>
      <w:ins w:id="18127" w:author="Rev 4 Allen Wirfs-Brock" w:date="2011-10-16T15:39:00Z">
        <w:r w:rsidR="001A5789" w:rsidRPr="00E77497">
          <w:rPr>
            <w:rFonts w:ascii="Helvetica" w:hAnsi="Helvetica"/>
            <w:b/>
            <w:lang w:eastAsia="en-US"/>
          </w:rPr>
          <w:t>HasInitialiser</w:t>
        </w:r>
      </w:ins>
    </w:p>
    <w:p w14:paraId="1364037F" w14:textId="77777777" w:rsidR="00C34EDF" w:rsidRPr="00E77497" w:rsidRDefault="00C34EDF" w:rsidP="00C34EDF">
      <w:pPr>
        <w:rPr>
          <w:ins w:id="18128" w:author="Rev 4 Allen Wirfs-Brock" w:date="2011-10-16T15:39:00Z"/>
        </w:rPr>
      </w:pPr>
      <w:ins w:id="18129"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7EE6DC33" w14:textId="77777777" w:rsidR="00C34EDF" w:rsidRPr="00E77497" w:rsidRDefault="00C34EDF" w:rsidP="004322E4">
      <w:pPr>
        <w:pStyle w:val="Alg4"/>
        <w:numPr>
          <w:ilvl w:val="0"/>
          <w:numId w:val="573"/>
        </w:numPr>
        <w:spacing w:after="220"/>
        <w:contextualSpacing/>
        <w:rPr>
          <w:ins w:id="18130" w:author="Rev 4 Allen Wirfs-Brock" w:date="2011-10-16T15:39:00Z"/>
        </w:rPr>
      </w:pPr>
      <w:ins w:id="18131" w:author="Rev 4 Allen Wirfs-Brock" w:date="2011-10-16T15:39:00Z">
        <w:r w:rsidRPr="00E77497">
          <w:t xml:space="preserve">Return HasInitialiser of </w:t>
        </w:r>
        <w:r w:rsidRPr="00E77497">
          <w:rPr>
            <w:rStyle w:val="bnf"/>
          </w:rPr>
          <w:t>FormalParameter</w:t>
        </w:r>
        <w:r w:rsidRPr="00E77497">
          <w:t>.</w:t>
        </w:r>
      </w:ins>
    </w:p>
    <w:p w14:paraId="799A9226" w14:textId="77777777" w:rsidR="00C34EDF" w:rsidRPr="00E77497" w:rsidRDefault="00C34EDF" w:rsidP="00C34EDF">
      <w:pPr>
        <w:rPr>
          <w:ins w:id="18132" w:author="Rev 4 Allen Wirfs-Brock" w:date="2011-10-16T15:39:00Z"/>
        </w:rPr>
      </w:pPr>
      <w:ins w:id="18133"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39E5C54C" w14:textId="77777777" w:rsidR="00C34EDF" w:rsidRPr="00E77497" w:rsidRDefault="00C34EDF" w:rsidP="004322E4">
      <w:pPr>
        <w:pStyle w:val="Alg4"/>
        <w:numPr>
          <w:ilvl w:val="0"/>
          <w:numId w:val="427"/>
        </w:numPr>
        <w:spacing w:after="220"/>
        <w:contextualSpacing/>
        <w:rPr>
          <w:ins w:id="18134" w:author="Rev 4 Allen Wirfs-Brock" w:date="2011-10-16T15:39:00Z"/>
        </w:rPr>
      </w:pPr>
      <w:ins w:id="18135" w:author="Rev 4 Allen Wirfs-Brock" w:date="2011-10-16T15:39:00Z">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ins>
    </w:p>
    <w:p w14:paraId="3ECEDA70" w14:textId="77777777" w:rsidR="00C34EDF" w:rsidRPr="00E77497" w:rsidRDefault="00C34EDF" w:rsidP="004322E4">
      <w:pPr>
        <w:pStyle w:val="Alg4"/>
        <w:numPr>
          <w:ilvl w:val="0"/>
          <w:numId w:val="427"/>
        </w:numPr>
        <w:spacing w:after="220"/>
        <w:contextualSpacing/>
        <w:rPr>
          <w:ins w:id="18136" w:author="Rev 4 Allen Wirfs-Brock" w:date="2011-10-16T15:39:00Z"/>
        </w:rPr>
      </w:pPr>
      <w:ins w:id="18137" w:author="Rev 4 Allen Wirfs-Brock" w:date="2011-10-16T15:39:00Z">
        <w:r w:rsidRPr="00E77497">
          <w:t xml:space="preserve">Return HasInitialiser of </w:t>
        </w:r>
        <w:r w:rsidRPr="00E77497">
          <w:rPr>
            <w:rStyle w:val="bnf"/>
          </w:rPr>
          <w:t>FormalParameter</w:t>
        </w:r>
        <w:r w:rsidRPr="00E77497">
          <w:t>.</w:t>
        </w:r>
      </w:ins>
    </w:p>
    <w:p w14:paraId="209ECEC2" w14:textId="77777777" w:rsidR="00585329" w:rsidRPr="00E77497" w:rsidRDefault="00585329" w:rsidP="00585329">
      <w:pPr>
        <w:rPr>
          <w:ins w:id="18138" w:author="Rev 4 Allen Wirfs-Brock" w:date="2011-11-06T13:04:00Z"/>
        </w:rPr>
      </w:pPr>
      <w:ins w:id="18139" w:author="Rev 4 Allen Wirfs-Brock" w:date="2011-11-06T13:04:00Z">
        <w:r w:rsidRPr="00675B74">
          <w:rPr>
            <w:rStyle w:val="bnf"/>
          </w:rPr>
          <w:t>FormalParameter</w:t>
        </w:r>
        <w:r w:rsidRPr="00E77497">
          <w:t xml:space="preserve"> </w:t>
        </w:r>
        <w:r w:rsidRPr="00E77497">
          <w:rPr>
            <w:b/>
          </w:rPr>
          <w:t>:</w:t>
        </w:r>
        <w:r w:rsidRPr="00E77497">
          <w:t xml:space="preserve"> </w:t>
        </w:r>
        <w:r w:rsidRPr="00E77497">
          <w:rPr>
            <w:rFonts w:ascii="Times New Roman" w:hAnsi="Times New Roman"/>
            <w:i/>
          </w:rPr>
          <w:t>Binding</w:t>
        </w:r>
        <w:r>
          <w:rPr>
            <w:rStyle w:val="bnf"/>
          </w:rPr>
          <w:t>Element</w:t>
        </w:r>
        <w:r w:rsidRPr="00E77497">
          <w:rPr>
            <w:rStyle w:val="bnf"/>
          </w:rPr>
          <w:t xml:space="preserve">  </w:t>
        </w:r>
      </w:ins>
    </w:p>
    <w:p w14:paraId="076EBAAD" w14:textId="77777777" w:rsidR="00C34EDF" w:rsidRPr="00E77497" w:rsidRDefault="00C34EDF" w:rsidP="004322E4">
      <w:pPr>
        <w:pStyle w:val="Alg4"/>
        <w:numPr>
          <w:ilvl w:val="0"/>
          <w:numId w:val="620"/>
        </w:numPr>
        <w:spacing w:after="220"/>
        <w:contextualSpacing/>
        <w:rPr>
          <w:ins w:id="18140" w:author="Rev 4 Allen Wirfs-Brock" w:date="2011-10-16T15:39:00Z"/>
        </w:rPr>
      </w:pPr>
      <w:ins w:id="18141" w:author="Rev 4 Allen Wirfs-Brock" w:date="2011-10-16T15:39:00Z">
        <w:r w:rsidRPr="00E77497">
          <w:t xml:space="preserve">Return </w:t>
        </w:r>
      </w:ins>
      <w:ins w:id="18142" w:author="Rev 4 Allen Wirfs-Brock" w:date="2011-11-06T13:05:00Z">
        <w:r w:rsidR="00585329" w:rsidRPr="00E77497">
          <w:t xml:space="preserve">HasInitialiser of </w:t>
        </w:r>
        <w:r w:rsidR="00585329">
          <w:rPr>
            <w:rStyle w:val="bnf"/>
          </w:rPr>
          <w:t>BindingElement</w:t>
        </w:r>
      </w:ins>
      <w:ins w:id="18143" w:author="Rev 4 Allen Wirfs-Brock" w:date="2011-10-16T15:39:00Z">
        <w:r w:rsidRPr="00E77497">
          <w:t>.</w:t>
        </w:r>
      </w:ins>
    </w:p>
    <w:p w14:paraId="3DFC3C4A" w14:textId="77777777" w:rsidR="00B33855" w:rsidRPr="00E77497" w:rsidRDefault="00B33855" w:rsidP="00B33855">
      <w:pPr>
        <w:rPr>
          <w:ins w:id="18144" w:author="Rev 6 Allen Wirfs-Brock" w:date="2012-02-25T15:54:00Z"/>
          <w:rFonts w:ascii="Helvetica" w:hAnsi="Helvetica"/>
          <w:b/>
        </w:rPr>
      </w:pPr>
      <w:ins w:id="18145" w:author="Rev 6 Allen Wirfs-Brock" w:date="2012-02-25T15:54:00Z">
        <w:r w:rsidRPr="00E77497">
          <w:rPr>
            <w:rFonts w:ascii="Helvetica" w:hAnsi="Helvetica"/>
            <w:b/>
          </w:rPr>
          <w:t xml:space="preserve">Static Semantics:  </w:t>
        </w:r>
        <w:r>
          <w:rPr>
            <w:rFonts w:ascii="Helvetica" w:hAnsi="Helvetica"/>
            <w:b/>
            <w:lang w:eastAsia="en-US"/>
          </w:rPr>
          <w:t>IsConstantDeclaration</w:t>
        </w:r>
      </w:ins>
    </w:p>
    <w:p w14:paraId="10A1BAA1" w14:textId="77777777" w:rsidR="00B33855" w:rsidRPr="006B3D6C" w:rsidRDefault="00B33855" w:rsidP="00B33855">
      <w:pPr>
        <w:rPr>
          <w:ins w:id="18146" w:author="Rev 6 Allen Wirfs-Brock" w:date="2012-02-25T15:54:00Z"/>
        </w:rPr>
      </w:pPr>
      <w:ins w:id="18147" w:author="Rev 6 Allen Wirfs-Brock" w:date="2012-02-25T15:55: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ins w:id="18148" w:author="Rev 6 Allen Wirfs-Brock" w:date="2012-02-25T15:54:00Z">
        <w:r>
          <w:t xml:space="preserve"> </w:t>
        </w:r>
      </w:ins>
    </w:p>
    <w:p w14:paraId="27815A80" w14:textId="77777777" w:rsidR="00B33855" w:rsidRPr="00E77497" w:rsidRDefault="00B33855" w:rsidP="00B33855">
      <w:pPr>
        <w:pStyle w:val="Alg4"/>
        <w:numPr>
          <w:ilvl w:val="0"/>
          <w:numId w:val="686"/>
        </w:numPr>
        <w:spacing w:after="220"/>
        <w:contextualSpacing/>
        <w:rPr>
          <w:ins w:id="18149" w:author="Rev 6 Allen Wirfs-Brock" w:date="2012-02-25T15:54:00Z"/>
        </w:rPr>
      </w:pPr>
      <w:ins w:id="18150" w:author="Rev 6 Allen Wirfs-Brock" w:date="2012-02-25T15:55:00Z">
        <w:r>
          <w:t>R</w:t>
        </w:r>
      </w:ins>
      <w:ins w:id="18151" w:author="Rev 6 Allen Wirfs-Brock" w:date="2012-02-25T15:54:00Z">
        <w:r>
          <w:t xml:space="preserve">eturn </w:t>
        </w:r>
      </w:ins>
      <w:ins w:id="18152" w:author="Rev 6 Allen Wirfs-Brock" w:date="2012-02-25T15:55:00Z">
        <w:r>
          <w:rPr>
            <w:b/>
          </w:rPr>
          <w:t>false</w:t>
        </w:r>
      </w:ins>
      <w:ins w:id="18153" w:author="Rev 6 Allen Wirfs-Brock" w:date="2012-02-25T15:54:00Z">
        <w:r w:rsidRPr="00E77497">
          <w:t>.</w:t>
        </w:r>
      </w:ins>
    </w:p>
    <w:p w14:paraId="2879BA31" w14:textId="77777777" w:rsidR="00F22CBA" w:rsidRPr="00E77497" w:rsidRDefault="00F22CBA" w:rsidP="00F22CBA">
      <w:pPr>
        <w:rPr>
          <w:ins w:id="18154" w:author="Rev 4 Allen Wirfs-Brock" w:date="2011-10-16T15:14:00Z"/>
          <w:rFonts w:ascii="Helvetica" w:hAnsi="Helvetica"/>
          <w:b/>
        </w:rPr>
      </w:pPr>
      <w:ins w:id="18155" w:author="Rev 4 Allen Wirfs-Brock" w:date="2011-10-16T15:14:00Z">
        <w:r w:rsidRPr="00E77497">
          <w:rPr>
            <w:rFonts w:ascii="Helvetica" w:hAnsi="Helvetica"/>
            <w:b/>
          </w:rPr>
          <w:t xml:space="preserve">Static Semantics:  </w:t>
        </w:r>
        <w:r w:rsidRPr="00E77497">
          <w:rPr>
            <w:rFonts w:ascii="Helvetica" w:hAnsi="Helvetica"/>
            <w:b/>
            <w:lang w:eastAsia="en-US"/>
          </w:rPr>
          <w:t>LexicallyDeclaredNames</w:t>
        </w:r>
      </w:ins>
    </w:p>
    <w:p w14:paraId="60E8AD89" w14:textId="77777777" w:rsidR="009F72FD" w:rsidRPr="00E77497" w:rsidRDefault="009F72FD" w:rsidP="009F72FD">
      <w:pPr>
        <w:pStyle w:val="SyntaxRule"/>
        <w:spacing w:after="240"/>
        <w:rPr>
          <w:ins w:id="18156" w:author="Rev 4 Allen Wirfs-Brock" w:date="2011-10-19T13:52:00Z"/>
        </w:rPr>
      </w:pPr>
      <w:ins w:id="18157" w:author="Rev 4 Allen Wirfs-Brock" w:date="2011-10-19T13:52:00Z">
        <w:r w:rsidRPr="00E77497">
          <w:t xml:space="preserve">FunctionBody </w:t>
        </w:r>
        <w:r w:rsidRPr="00E77497">
          <w:rPr>
            <w:rFonts w:ascii="Arial" w:hAnsi="Arial"/>
            <w:b/>
            <w:i w:val="0"/>
          </w:rPr>
          <w:t xml:space="preserve">:  </w:t>
        </w:r>
      </w:ins>
      <w:ins w:id="18158" w:author="Rev 4 Allen Wirfs-Brock" w:date="2011-10-19T13:53:00Z">
        <w:r w:rsidRPr="00E77497">
          <w:rPr>
            <w:rFonts w:ascii="Arial" w:hAnsi="Arial" w:cs="Arial"/>
            <w:i w:val="0"/>
            <w:sz w:val="16"/>
            <w:szCs w:val="16"/>
          </w:rPr>
          <w:t>[empty]</w:t>
        </w:r>
      </w:ins>
      <w:ins w:id="18159" w:author="Rev 4 Allen Wirfs-Brock" w:date="2011-10-19T13:52:00Z">
        <w:r w:rsidRPr="00E77497">
          <w:t xml:space="preserve"> </w:t>
        </w:r>
      </w:ins>
    </w:p>
    <w:p w14:paraId="59564266" w14:textId="77777777" w:rsidR="009F72FD" w:rsidRPr="00E77497" w:rsidRDefault="009F72FD" w:rsidP="00B33855">
      <w:pPr>
        <w:pStyle w:val="Alg4"/>
        <w:numPr>
          <w:ilvl w:val="0"/>
          <w:numId w:val="687"/>
        </w:numPr>
        <w:spacing w:after="220"/>
        <w:contextualSpacing/>
        <w:rPr>
          <w:ins w:id="18160" w:author="Rev 4 Allen Wirfs-Brock" w:date="2011-10-19T13:52:00Z"/>
        </w:rPr>
      </w:pPr>
      <w:ins w:id="18161" w:author="Rev 4 Allen Wirfs-Brock" w:date="2011-10-19T13:52:00Z">
        <w:r w:rsidRPr="00E77497">
          <w:t>Return an empty List.</w:t>
        </w:r>
      </w:ins>
    </w:p>
    <w:p w14:paraId="5D3E36E4" w14:textId="77777777" w:rsidR="009F72FD" w:rsidRPr="00E77497" w:rsidRDefault="009F72FD" w:rsidP="00546435">
      <w:pPr>
        <w:pStyle w:val="SyntaxRule"/>
        <w:spacing w:after="240"/>
        <w:rPr>
          <w:ins w:id="18162" w:author="Rev 4 Allen Wirfs-Brock" w:date="2011-10-19T13:49:00Z"/>
        </w:rPr>
      </w:pPr>
      <w:ins w:id="18163" w:author="Rev 4 Allen Wirfs-Brock" w:date="2011-10-19T13:49:00Z">
        <w:r w:rsidRPr="00E77497">
          <w:t xml:space="preserve">FunctionBody </w:t>
        </w:r>
        <w:r w:rsidRPr="00E77497">
          <w:rPr>
            <w:rFonts w:ascii="Arial" w:hAnsi="Arial"/>
            <w:b/>
            <w:i w:val="0"/>
          </w:rPr>
          <w:t xml:space="preserve">: </w:t>
        </w:r>
      </w:ins>
      <w:ins w:id="18164" w:author="Rev 4 Allen Wirfs-Brock" w:date="2011-10-19T13:50:00Z">
        <w:r w:rsidRPr="00E77497">
          <w:rPr>
            <w:rFonts w:ascii="Arial" w:hAnsi="Arial"/>
            <w:b/>
            <w:i w:val="0"/>
          </w:rPr>
          <w:t xml:space="preserve"> </w:t>
        </w:r>
      </w:ins>
      <w:ins w:id="18165" w:author="Rev 4 Allen Wirfs-Brock" w:date="2011-10-19T13:49:00Z">
        <w:r w:rsidRPr="00E77497">
          <w:t xml:space="preserve">StatementList </w:t>
        </w:r>
      </w:ins>
    </w:p>
    <w:p w14:paraId="36CCC1FD" w14:textId="77777777" w:rsidR="009F72FD" w:rsidRPr="00E77497" w:rsidRDefault="009F72FD" w:rsidP="004322E4">
      <w:pPr>
        <w:pStyle w:val="Alg4"/>
        <w:numPr>
          <w:ilvl w:val="0"/>
          <w:numId w:val="595"/>
        </w:numPr>
        <w:spacing w:after="220"/>
        <w:contextualSpacing/>
        <w:rPr>
          <w:ins w:id="18166" w:author="Rev 4 Allen Wirfs-Brock" w:date="2011-10-19T13:50:00Z"/>
        </w:rPr>
      </w:pPr>
      <w:ins w:id="18167" w:author="Rev 4 Allen Wirfs-Brock" w:date="2011-10-19T13:50:00Z">
        <w:r w:rsidRPr="00E77497">
          <w:t>Return the Lexic</w:t>
        </w:r>
      </w:ins>
      <w:ins w:id="18168" w:author="Rev 7 Allen Wirfs-Brock" w:date="2012-05-04T14:26:00Z">
        <w:r w:rsidR="00105513">
          <w:t>a</w:t>
        </w:r>
      </w:ins>
      <w:ins w:id="18169" w:author="Rev 4 Allen Wirfs-Brock" w:date="2011-10-19T13:50:00Z">
        <w:r w:rsidRPr="00E77497">
          <w:t xml:space="preserve">llyDeclaredNames of </w:t>
        </w:r>
      </w:ins>
      <w:ins w:id="18170" w:author="Rev 4 Allen Wirfs-Brock" w:date="2011-10-19T13:51:00Z">
        <w:r w:rsidRPr="00E77497">
          <w:rPr>
            <w:i/>
          </w:rPr>
          <w:t>StatementList</w:t>
        </w:r>
      </w:ins>
      <w:ins w:id="18171" w:author="Rev 4 Allen Wirfs-Brock" w:date="2011-10-19T13:50:00Z">
        <w:r w:rsidRPr="00E77497">
          <w:t>.</w:t>
        </w:r>
      </w:ins>
    </w:p>
    <w:p w14:paraId="683AD5BC" w14:textId="77777777" w:rsidR="00067949" w:rsidRPr="00E77497" w:rsidRDefault="00067949" w:rsidP="00067949">
      <w:pPr>
        <w:rPr>
          <w:ins w:id="18172" w:author="Rev 4 Allen Wirfs-Brock" w:date="2011-10-19T13:55:00Z"/>
          <w:rFonts w:ascii="Helvetica" w:hAnsi="Helvetica"/>
          <w:b/>
        </w:rPr>
      </w:pPr>
      <w:ins w:id="18173" w:author="Rev 4 Allen Wirfs-Brock" w:date="2011-10-19T13:55:00Z">
        <w:r w:rsidRPr="00E77497">
          <w:rPr>
            <w:rFonts w:ascii="Helvetica" w:hAnsi="Helvetica"/>
            <w:b/>
          </w:rPr>
          <w:t xml:space="preserve">Static Semantics:  </w:t>
        </w:r>
        <w:r w:rsidRPr="00E77497">
          <w:rPr>
            <w:rFonts w:ascii="Helvetica" w:hAnsi="Helvetica"/>
            <w:b/>
            <w:lang w:eastAsia="en-US"/>
          </w:rPr>
          <w:t>VarDeclaredNames</w:t>
        </w:r>
      </w:ins>
    </w:p>
    <w:p w14:paraId="34266A6F" w14:textId="77777777" w:rsidR="00067949" w:rsidRPr="00E77497" w:rsidRDefault="00067949" w:rsidP="00067949">
      <w:pPr>
        <w:jc w:val="left"/>
        <w:rPr>
          <w:ins w:id="18174" w:author="Rev 4 Allen Wirfs-Brock" w:date="2011-10-19T13:55:00Z"/>
        </w:rPr>
      </w:pPr>
      <w:ins w:id="18175" w:author="Rev 4 Allen Wirfs-Brock" w:date="2011-10-19T13:5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40CDF5B2" w14:textId="77777777" w:rsidR="00067949" w:rsidRPr="00E77497" w:rsidRDefault="00067949" w:rsidP="004322E4">
      <w:pPr>
        <w:pStyle w:val="Alg4"/>
        <w:numPr>
          <w:ilvl w:val="0"/>
          <w:numId w:val="596"/>
        </w:numPr>
        <w:spacing w:after="220"/>
        <w:contextualSpacing/>
        <w:rPr>
          <w:ins w:id="18176" w:author="Rev 4 Allen Wirfs-Brock" w:date="2011-10-19T13:55:00Z"/>
        </w:rPr>
      </w:pPr>
      <w:ins w:id="18177" w:author="Rev 4 Allen Wirfs-Brock" w:date="2011-10-19T14:01:00Z">
        <w:r w:rsidRPr="00E77497">
          <w:t>Return an empty List.</w:t>
        </w:r>
      </w:ins>
    </w:p>
    <w:p w14:paraId="3857918B" w14:textId="77777777" w:rsidR="00067949" w:rsidRPr="00E77497" w:rsidRDefault="00067949" w:rsidP="00067949">
      <w:pPr>
        <w:pStyle w:val="SyntaxRule"/>
        <w:spacing w:after="240"/>
        <w:rPr>
          <w:ins w:id="18178" w:author="Rev 4 Allen Wirfs-Brock" w:date="2011-10-19T13:55:00Z"/>
        </w:rPr>
      </w:pPr>
      <w:ins w:id="18179" w:author="Rev 4 Allen Wirfs-Brock" w:date="2011-10-19T13:55:00Z">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14:paraId="12776035" w14:textId="77777777" w:rsidR="00067949" w:rsidRPr="00E77497" w:rsidRDefault="00067949" w:rsidP="004322E4">
      <w:pPr>
        <w:pStyle w:val="Alg4"/>
        <w:numPr>
          <w:ilvl w:val="0"/>
          <w:numId w:val="602"/>
        </w:numPr>
        <w:spacing w:after="220"/>
        <w:contextualSpacing/>
        <w:rPr>
          <w:ins w:id="18180" w:author="Rev 4 Allen Wirfs-Brock" w:date="2011-10-19T13:55:00Z"/>
        </w:rPr>
      </w:pPr>
      <w:ins w:id="18181" w:author="Rev 4 Allen Wirfs-Brock" w:date="2011-10-19T13:55:00Z">
        <w:r w:rsidRPr="00E77497">
          <w:t>Return an empty List.</w:t>
        </w:r>
      </w:ins>
    </w:p>
    <w:p w14:paraId="08B29B83" w14:textId="77777777" w:rsidR="00067949" w:rsidRPr="00E77497" w:rsidRDefault="00067949" w:rsidP="00067949">
      <w:pPr>
        <w:pStyle w:val="SyntaxRule"/>
        <w:spacing w:after="240"/>
        <w:rPr>
          <w:ins w:id="18182" w:author="Rev 4 Allen Wirfs-Brock" w:date="2011-10-19T13:55:00Z"/>
        </w:rPr>
      </w:pPr>
      <w:ins w:id="18183" w:author="Rev 4 Allen Wirfs-Brock" w:date="2011-10-19T13:55:00Z">
        <w:r w:rsidRPr="00E77497">
          <w:t xml:space="preserve">FunctionBody </w:t>
        </w:r>
        <w:r w:rsidRPr="00E77497">
          <w:rPr>
            <w:rFonts w:ascii="Arial" w:hAnsi="Arial"/>
            <w:b/>
            <w:i w:val="0"/>
          </w:rPr>
          <w:t xml:space="preserve">:  </w:t>
        </w:r>
        <w:r w:rsidRPr="00E77497">
          <w:t xml:space="preserve">StatementList </w:t>
        </w:r>
      </w:ins>
    </w:p>
    <w:p w14:paraId="4704A44A" w14:textId="77777777" w:rsidR="00067949" w:rsidRPr="00E77497" w:rsidRDefault="00067949" w:rsidP="004322E4">
      <w:pPr>
        <w:pStyle w:val="Alg4"/>
        <w:numPr>
          <w:ilvl w:val="0"/>
          <w:numId w:val="603"/>
        </w:numPr>
        <w:spacing w:after="220"/>
        <w:contextualSpacing/>
        <w:rPr>
          <w:ins w:id="18184" w:author="Rev 4 Allen Wirfs-Brock" w:date="2011-10-19T13:55:00Z"/>
        </w:rPr>
      </w:pPr>
      <w:ins w:id="18185" w:author="Rev 4 Allen Wirfs-Brock" w:date="2011-10-19T13:55:00Z">
        <w:r w:rsidRPr="00E77497">
          <w:t xml:space="preserve">Return the </w:t>
        </w:r>
      </w:ins>
      <w:ins w:id="18186" w:author="Rev 4 Allen Wirfs-Brock" w:date="2011-10-19T14:00:00Z">
        <w:r w:rsidRPr="00E77497">
          <w:t>Var</w:t>
        </w:r>
      </w:ins>
      <w:ins w:id="18187" w:author="Rev 4 Allen Wirfs-Brock" w:date="2011-10-19T13:55:00Z">
        <w:r w:rsidRPr="00E77497">
          <w:t xml:space="preserve">DeclaredNames of </w:t>
        </w:r>
        <w:r w:rsidRPr="00E77497">
          <w:rPr>
            <w:i/>
          </w:rPr>
          <w:t>StatementList</w:t>
        </w:r>
        <w:r w:rsidRPr="00E77497">
          <w:t>.</w:t>
        </w:r>
      </w:ins>
    </w:p>
    <w:p w14:paraId="181F9176" w14:textId="77777777" w:rsidR="00F22CBA" w:rsidRPr="00E77497" w:rsidRDefault="00F22CBA" w:rsidP="00F22CBA">
      <w:pPr>
        <w:pStyle w:val="40"/>
        <w:numPr>
          <w:ilvl w:val="0"/>
          <w:numId w:val="0"/>
        </w:numPr>
        <w:rPr>
          <w:ins w:id="18188" w:author="Rev 4 Allen Wirfs-Brock" w:date="2011-10-16T15:15:00Z"/>
        </w:rPr>
      </w:pPr>
      <w:ins w:id="18189" w:author="Rev 4 Allen Wirfs-Brock" w:date="2011-10-16T15:15:00Z">
        <w:r w:rsidRPr="00E77497">
          <w:t>Runtime Semantics</w:t>
        </w:r>
      </w:ins>
    </w:p>
    <w:p w14:paraId="0E1C28E6" w14:textId="77777777" w:rsidR="00C73BA7" w:rsidRDefault="00C73BA7" w:rsidP="00C73BA7">
      <w:pPr>
        <w:keepNext/>
        <w:rPr>
          <w:ins w:id="18190" w:author="Rev 4 Allen Wirfs-Brock" w:date="2011-11-04T12:25:00Z"/>
          <w:rFonts w:ascii="Helvetica" w:hAnsi="Helvetica"/>
          <w:b/>
          <w:spacing w:val="6"/>
        </w:rPr>
      </w:pPr>
      <w:ins w:id="18191" w:author="Rev 4 Allen Wirfs-Brock" w:date="2011-11-04T12:25:00Z">
        <w:r w:rsidRPr="004418C4">
          <w:rPr>
            <w:rFonts w:ascii="Helvetica" w:hAnsi="Helvetica"/>
            <w:b/>
          </w:rPr>
          <w:t xml:space="preserve">Runtime Semantics: </w:t>
        </w:r>
        <w:r w:rsidRPr="004418C4">
          <w:rPr>
            <w:rFonts w:ascii="Helvetica" w:hAnsi="Helvetica"/>
            <w:b/>
            <w:spacing w:val="6"/>
          </w:rPr>
          <w:t xml:space="preserve">Binding </w:t>
        </w:r>
        <w:del w:id="18192" w:author="Rev 6 Allen Wirfs-Brock" w:date="2012-02-27T15:46:00Z">
          <w:r w:rsidRPr="004418C4" w:rsidDel="00A113E2">
            <w:rPr>
              <w:rFonts w:ascii="Helvetica" w:hAnsi="Helvetica"/>
              <w:b/>
              <w:spacing w:val="6"/>
            </w:rPr>
            <w:delText>Initialization</w:delText>
          </w:r>
        </w:del>
      </w:ins>
      <w:ins w:id="18193" w:author="Rev 6 Allen Wirfs-Brock" w:date="2012-02-27T15:46:00Z">
        <w:r w:rsidR="00A113E2">
          <w:rPr>
            <w:rFonts w:ascii="Helvetica" w:hAnsi="Helvetica"/>
            <w:b/>
            <w:spacing w:val="6"/>
          </w:rPr>
          <w:t>Initialisation</w:t>
        </w:r>
      </w:ins>
    </w:p>
    <w:p w14:paraId="6959A88A" w14:textId="77777777" w:rsidR="00C73BA7" w:rsidRPr="004418C4" w:rsidRDefault="00C73BA7" w:rsidP="00C73BA7">
      <w:pPr>
        <w:ind w:left="360"/>
        <w:rPr>
          <w:ins w:id="18194" w:author="Rev 4 Allen Wirfs-Brock" w:date="2011-11-04T12:25:00Z"/>
        </w:rPr>
      </w:pPr>
      <w:ins w:id="18195" w:author="Rev 4 Allen Wirfs-Brock" w:date="2011-11-04T12:25:00Z">
        <w:r>
          <w:t>W</w:t>
        </w:r>
        <w:r w:rsidRPr="004418C4">
          <w:t xml:space="preserve">ith </w:t>
        </w:r>
      </w:ins>
      <w:ins w:id="18196" w:author="Rev 4 Allen Wirfs-Brock" w:date="2011-11-04T13:08:00Z">
        <w:r w:rsidR="00827833">
          <w:t>parameters</w:t>
        </w:r>
      </w:ins>
      <w:ins w:id="18197" w:author="Rev 4 Allen Wirfs-Brock" w:date="2011-11-04T12:25:00Z">
        <w:r w:rsidRPr="004418C4">
          <w:t xml:space="preserve"> </w:t>
        </w:r>
        <w:r w:rsidRPr="004418C4">
          <w:rPr>
            <w:rFonts w:ascii="Times New Roman" w:hAnsi="Times New Roman"/>
            <w:i/>
          </w:rPr>
          <w:t>value</w:t>
        </w:r>
        <w:r w:rsidRPr="004418C4">
          <w:t xml:space="preserve"> and </w:t>
        </w:r>
        <w:del w:id="18198" w:author="Rev 6 Allen Wirfs-Brock" w:date="2012-02-27T16:31:00Z">
          <w:r w:rsidRPr="004418C4" w:rsidDel="00767E5E">
            <w:rPr>
              <w:rFonts w:ascii="Times New Roman" w:hAnsi="Times New Roman"/>
              <w:i/>
            </w:rPr>
            <w:delText>enviornment</w:delText>
          </w:r>
        </w:del>
      </w:ins>
      <w:ins w:id="18199" w:author="Rev 6 Allen Wirfs-Brock" w:date="2012-02-27T16:31:00Z">
        <w:r w:rsidR="00767E5E">
          <w:rPr>
            <w:rFonts w:ascii="Times New Roman" w:hAnsi="Times New Roman"/>
            <w:i/>
          </w:rPr>
          <w:t>environment</w:t>
        </w:r>
      </w:ins>
      <w:ins w:id="18200" w:author="Rev 4 Allen Wirfs-Brock" w:date="2011-11-04T13:08:00Z">
        <w:r w:rsidR="00827833" w:rsidRPr="00827833">
          <w:t xml:space="preserve"> </w:t>
        </w:r>
        <w:r w:rsidR="00827833" w:rsidRPr="004418C4">
          <w:t>and</w:t>
        </w:r>
        <w:r w:rsidR="00827833">
          <w:t xml:space="preserve"> optional parameter </w:t>
        </w:r>
        <w:r w:rsidR="00827833">
          <w:rPr>
            <w:rFonts w:ascii="Times New Roman" w:hAnsi="Times New Roman"/>
            <w:i/>
          </w:rPr>
          <w:t>index</w:t>
        </w:r>
      </w:ins>
      <w:ins w:id="18201" w:author="Rev 4 Allen Wirfs-Brock" w:date="2011-11-04T12:25:00Z">
        <w:r>
          <w:t>.</w:t>
        </w:r>
      </w:ins>
    </w:p>
    <w:p w14:paraId="2FA39DAF" w14:textId="77777777" w:rsidR="00C73BA7" w:rsidRPr="008E00F6" w:rsidRDefault="00C73BA7" w:rsidP="00C73BA7">
      <w:pPr>
        <w:rPr>
          <w:ins w:id="18202" w:author="Rev 4 Allen Wirfs-Brock" w:date="2011-11-04T12:25:00Z"/>
          <w:sz w:val="18"/>
        </w:rPr>
      </w:pPr>
      <w:ins w:id="18203" w:author="Rev 4 Allen Wirfs-Brock" w:date="2011-11-04T12:25:00Z">
        <w:r w:rsidRPr="008E00F6">
          <w:rPr>
            <w:sz w:val="18"/>
          </w:rPr>
          <w:t>NOTE</w:t>
        </w:r>
        <w:r w:rsidRPr="008E00F6">
          <w:rPr>
            <w:sz w:val="18"/>
          </w:rPr>
          <w:tab/>
        </w:r>
      </w:ins>
      <w:ins w:id="18204" w:author="Rev 4 Allen Wirfs-Brock" w:date="2011-11-04T12:56:00Z">
        <w:r w:rsidR="00624DFF">
          <w:rPr>
            <w:sz w:val="18"/>
          </w:rPr>
          <w:t>When</w:t>
        </w:r>
        <w:r w:rsidR="00624DFF" w:rsidRPr="008E00F6">
          <w:rPr>
            <w:sz w:val="18"/>
          </w:rPr>
          <w:t xml:space="preserve"> </w:t>
        </w:r>
      </w:ins>
      <w:ins w:id="18205" w:author="Rev 4 Allen Wirfs-Brock" w:date="2011-11-04T12:25:00Z">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ins>
      <w:ins w:id="18206" w:author="Rev 4 Allen Wirfs-Brock" w:date="2011-11-04T12:56:00Z">
        <w:r w:rsidR="00624DFF">
          <w:rPr>
            <w:sz w:val="18"/>
          </w:rPr>
          <w:t>it</w:t>
        </w:r>
      </w:ins>
      <w:ins w:id="18207" w:author="Rev 4 Allen Wirfs-Brock" w:date="2011-11-04T12:25:00Z">
        <w:r w:rsidRPr="008E00F6">
          <w:rPr>
            <w:sz w:val="18"/>
          </w:rPr>
          <w:t xml:space="preserve"> indicate</w:t>
        </w:r>
      </w:ins>
      <w:ins w:id="18208" w:author="Rev 4 Allen Wirfs-Brock" w:date="2011-11-04T12:56:00Z">
        <w:r w:rsidR="00624DFF">
          <w:rPr>
            <w:sz w:val="18"/>
          </w:rPr>
          <w:t>s</w:t>
        </w:r>
      </w:ins>
      <w:ins w:id="18209" w:author="Rev 4 Allen Wirfs-Brock" w:date="2011-11-04T12:25:00Z">
        <w:r w:rsidRPr="008E00F6">
          <w:rPr>
            <w:sz w:val="18"/>
          </w:rPr>
          <w:t xml:space="preserve"> that a PutValue operation should be used to assign the </w:t>
        </w:r>
        <w:del w:id="18210" w:author="Rev 6 Allen Wirfs-Brock" w:date="2012-02-27T15:46:00Z">
          <w:r w:rsidRPr="008E00F6" w:rsidDel="00A113E2">
            <w:rPr>
              <w:sz w:val="18"/>
            </w:rPr>
            <w:delText>initialization</w:delText>
          </w:r>
        </w:del>
      </w:ins>
      <w:ins w:id="18211" w:author="Rev 6 Allen Wirfs-Brock" w:date="2012-02-27T15:46:00Z">
        <w:r w:rsidR="00A113E2">
          <w:rPr>
            <w:sz w:val="18"/>
          </w:rPr>
          <w:t>initialisation</w:t>
        </w:r>
      </w:ins>
      <w:ins w:id="18212" w:author="Rev 4 Allen Wirfs-Brock" w:date="2011-11-04T12:25:00Z">
        <w:r w:rsidRPr="008E00F6">
          <w:rPr>
            <w:sz w:val="18"/>
          </w:rPr>
          <w:t xml:space="preserve"> value.  This is the </w:t>
        </w:r>
        <w:del w:id="18213" w:author="Rev 7 Allen Wirfs-Brock" w:date="2012-05-04T14:17: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 xml:space="preserve">In </w:t>
        </w:r>
      </w:ins>
      <w:ins w:id="18214" w:author="Rev 4 Allen Wirfs-Brock" w:date="2011-11-04T12:26:00Z">
        <w:r>
          <w:rPr>
            <w:sz w:val="18"/>
          </w:rPr>
          <w:t>that</w:t>
        </w:r>
      </w:ins>
      <w:ins w:id="18215" w:author="Rev 4 Allen Wirfs-Brock" w:date="2011-11-04T12:25:00Z">
        <w:r>
          <w:rPr>
            <w:sz w:val="18"/>
          </w:rPr>
          <w:t xml:space="preserve"> case</w:t>
        </w:r>
        <w:r w:rsidRPr="008E00F6">
          <w:rPr>
            <w:sz w:val="18"/>
          </w:rPr>
          <w:t xml:space="preserve"> </w:t>
        </w:r>
      </w:ins>
      <w:ins w:id="18216" w:author="Rev 4 Allen Wirfs-Brock" w:date="2011-11-04T12:26:00Z">
        <w:r>
          <w:rPr>
            <w:sz w:val="18"/>
          </w:rPr>
          <w:t>the</w:t>
        </w:r>
      </w:ins>
      <w:ins w:id="18217" w:author="Rev 4 Allen Wirfs-Brock" w:date="2011-11-04T12:25:00Z">
        <w:r>
          <w:rPr>
            <w:sz w:val="18"/>
          </w:rPr>
          <w:t xml:space="preserve"> formal parameter bindings</w:t>
        </w:r>
        <w:r w:rsidRPr="008E00F6">
          <w:rPr>
            <w:sz w:val="18"/>
          </w:rPr>
          <w:t xml:space="preserve"> </w:t>
        </w:r>
      </w:ins>
      <w:ins w:id="18218" w:author="Rev 4 Allen Wirfs-Brock" w:date="2011-11-04T12:27:00Z">
        <w:r>
          <w:rPr>
            <w:sz w:val="18"/>
          </w:rPr>
          <w:t>are</w:t>
        </w:r>
      </w:ins>
      <w:ins w:id="18219" w:author="Rev 4 Allen Wirfs-Brock" w:date="2011-11-04T12:25:00Z">
        <w:r w:rsidRPr="008E00F6">
          <w:rPr>
            <w:sz w:val="18"/>
          </w:rPr>
          <w:t xml:space="preserve"> preinitialized </w:t>
        </w:r>
      </w:ins>
      <w:ins w:id="18220" w:author="Rev 4 Allen Wirfs-Brock" w:date="2011-11-04T12:27:00Z">
        <w:r>
          <w:rPr>
            <w:sz w:val="18"/>
          </w:rPr>
          <w:t>in order to deal with the possibility of multiple parameters with the same name</w:t>
        </w:r>
      </w:ins>
      <w:ins w:id="18221" w:author="Rev 4 Allen Wirfs-Brock" w:date="2011-11-04T12:25:00Z">
        <w:r w:rsidRPr="008E00F6">
          <w:rPr>
            <w:sz w:val="18"/>
          </w:rPr>
          <w:t xml:space="preserve">. </w:t>
        </w:r>
      </w:ins>
    </w:p>
    <w:p w14:paraId="32E51D77" w14:textId="77777777" w:rsidR="008639FD" w:rsidRPr="004418C4" w:rsidRDefault="008639FD" w:rsidP="00C7794D">
      <w:pPr>
        <w:pStyle w:val="SyntaxRule"/>
        <w:spacing w:after="240"/>
        <w:rPr>
          <w:ins w:id="18222" w:author="Rev 4 Allen Wirfs-Brock" w:date="2011-11-04T12:29:00Z"/>
        </w:rPr>
      </w:pPr>
      <w:ins w:id="18223" w:author="Rev 4 Allen Wirfs-Brock" w:date="2011-11-04T12:29:00Z">
        <w:r w:rsidRPr="004418C4">
          <w:t xml:space="preserve">FormalParameterList </w:t>
        </w:r>
        <w:r w:rsidRPr="004418C4">
          <w:rPr>
            <w:rFonts w:ascii="Arial" w:hAnsi="Arial"/>
            <w:b/>
            <w:i w:val="0"/>
          </w:rPr>
          <w:t>:</w:t>
        </w:r>
      </w:ins>
      <w:ins w:id="18224" w:author="Rev 4 Allen Wirfs-Brock" w:date="2011-11-04T12:30:00Z">
        <w:r>
          <w:rPr>
            <w:rFonts w:ascii="Arial" w:hAnsi="Arial"/>
            <w:b/>
            <w:i w:val="0"/>
          </w:rPr>
          <w:t xml:space="preserve"> </w:t>
        </w:r>
        <w:r w:rsidRPr="004418C4">
          <w:rPr>
            <w:rFonts w:ascii="Arial" w:hAnsi="Arial" w:cs="Arial"/>
            <w:i w:val="0"/>
            <w:sz w:val="16"/>
            <w:szCs w:val="16"/>
          </w:rPr>
          <w:t>[empty]</w:t>
        </w:r>
      </w:ins>
    </w:p>
    <w:p w14:paraId="1AA81E5F" w14:textId="77777777" w:rsidR="00C73BA7" w:rsidRPr="004418C4" w:rsidRDefault="008639FD" w:rsidP="004322E4">
      <w:pPr>
        <w:pStyle w:val="Alg4"/>
        <w:numPr>
          <w:ilvl w:val="0"/>
          <w:numId w:val="607"/>
        </w:numPr>
        <w:spacing w:after="220"/>
        <w:contextualSpacing/>
        <w:rPr>
          <w:ins w:id="18225" w:author="Rev 4 Allen Wirfs-Brock" w:date="2011-11-04T12:25:00Z"/>
        </w:rPr>
      </w:pPr>
      <w:ins w:id="18226" w:author="Rev 4 Allen Wirfs-Brock" w:date="2011-11-04T12:31:00Z">
        <w:r>
          <w:t>Return</w:t>
        </w:r>
      </w:ins>
      <w:ins w:id="18227" w:author="Rev 6 Allen Wirfs-Brock" w:date="2012-02-26T10:34:00Z">
        <w:r w:rsidR="00355E22">
          <w:t xml:space="preserve"> NormalCompletion(</w:t>
        </w:r>
        <w:r w:rsidR="00355E22" w:rsidRPr="00355E22">
          <w:rPr>
            <w:rFonts w:ascii="Arial" w:hAnsi="Arial" w:cs="Arial"/>
          </w:rPr>
          <w:t>empty</w:t>
        </w:r>
        <w:r w:rsidR="00355E22">
          <w:t>)</w:t>
        </w:r>
      </w:ins>
      <w:ins w:id="18228" w:author="Rev 4 Allen Wirfs-Brock" w:date="2011-11-04T12:25:00Z">
        <w:r w:rsidR="00C73BA7" w:rsidRPr="004418C4">
          <w:t>.</w:t>
        </w:r>
      </w:ins>
    </w:p>
    <w:p w14:paraId="3EA1E892" w14:textId="77777777" w:rsidR="00624DFF" w:rsidRPr="004418C4" w:rsidRDefault="00624DFF" w:rsidP="00624DFF">
      <w:pPr>
        <w:pStyle w:val="SyntaxRule"/>
        <w:spacing w:after="240"/>
        <w:rPr>
          <w:ins w:id="18229" w:author="Rev 4 Allen Wirfs-Brock" w:date="2011-11-04T12:59:00Z"/>
        </w:rPr>
      </w:pPr>
      <w:ins w:id="18230" w:author="Rev 4 Allen Wirfs-Brock" w:date="2011-11-04T12:59:00Z">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ins>
    </w:p>
    <w:p w14:paraId="6463FC82" w14:textId="77777777" w:rsidR="00827833" w:rsidRPr="004418C4" w:rsidDel="00355E22" w:rsidRDefault="00827833" w:rsidP="00355E22">
      <w:pPr>
        <w:pStyle w:val="Alg3"/>
        <w:numPr>
          <w:ilvl w:val="0"/>
          <w:numId w:val="610"/>
        </w:numPr>
        <w:spacing w:after="240"/>
        <w:contextualSpacing/>
        <w:rPr>
          <w:ins w:id="18231" w:author="Rev 4 Allen Wirfs-Brock" w:date="2011-11-04T13:05:00Z"/>
          <w:del w:id="18232" w:author="Rev 6 Allen Wirfs-Brock" w:date="2012-02-26T10:35:00Z"/>
        </w:rPr>
      </w:pPr>
      <w:ins w:id="18233" w:author="Rev 4 Allen Wirfs-Brock" w:date="2011-11-04T13:05:00Z">
        <w:del w:id="18234" w:author="Rev 6 Allen Wirfs-Brock" w:date="2012-02-26T10:35:00Z">
          <w:r w:rsidDel="00355E22">
            <w:delText>Perform</w:delText>
          </w:r>
        </w:del>
      </w:ins>
      <w:ins w:id="18235" w:author="Rev 6 Allen Wirfs-Brock" w:date="2012-02-26T10:35:00Z">
        <w:r w:rsidR="00355E22">
          <w:t>Return the result of performing</w:t>
        </w:r>
      </w:ins>
      <w:ins w:id="18236" w:author="Rev 4 Allen Wirfs-Brock" w:date="2011-11-04T13:05:00Z">
        <w:r>
          <w:t xml:space="preserve"> </w:t>
        </w:r>
      </w:ins>
      <w:ins w:id="18237" w:author="Rev 4 Allen Wirfs-Brock" w:date="2011-11-06T12:18:00Z">
        <w:r w:rsidR="0037654E">
          <w:t xml:space="preserve">Indexed </w:t>
        </w:r>
      </w:ins>
      <w:ins w:id="18238" w:author="Rev 4 Allen Wirfs-Brock" w:date="2011-11-04T13:05:00Z">
        <w:r>
          <w:t xml:space="preserve">Binding </w:t>
        </w:r>
        <w:del w:id="18239" w:author="Rev 6 Allen Wirfs-Brock" w:date="2012-02-27T15:47:00Z">
          <w:r w:rsidDel="00A113E2">
            <w:delText>Initialization</w:delText>
          </w:r>
        </w:del>
      </w:ins>
      <w:ins w:id="18240" w:author="Rev 6 Allen Wirfs-Brock" w:date="2012-02-27T15:47:00Z">
        <w:r w:rsidR="00A113E2">
          <w:t>Initialisation</w:t>
        </w:r>
      </w:ins>
      <w:ins w:id="18241" w:author="Rev 4 Allen Wirfs-Brock" w:date="2011-11-04T13:05:00Z">
        <w:r>
          <w:t xml:space="preserve"> for</w:t>
        </w:r>
        <w:r w:rsidRPr="004418C4">
          <w:t xml:space="preserve"> </w:t>
        </w:r>
      </w:ins>
      <w:ins w:id="18242" w:author="Rev 4 Allen Wirfs-Brock" w:date="2011-11-04T13:06:00Z">
        <w:r w:rsidRPr="00827833">
          <w:rPr>
            <w:i/>
          </w:rPr>
          <w:t xml:space="preserve">FunctionRestParameter </w:t>
        </w:r>
      </w:ins>
      <w:ins w:id="18243" w:author="Rev 4 Allen Wirfs-Brock" w:date="2011-11-04T13:05:00Z">
        <w:r w:rsidRPr="004418C4">
          <w:t xml:space="preserve">using </w:t>
        </w:r>
      </w:ins>
      <w:ins w:id="18244" w:author="Rev 4 Allen Wirfs-Brock" w:date="2011-11-04T13:07:00Z">
        <w:r>
          <w:rPr>
            <w:i/>
          </w:rPr>
          <w:t>value</w:t>
        </w:r>
      </w:ins>
      <w:ins w:id="18245" w:author="Rev 4 Allen Wirfs-Brock" w:date="2011-11-04T13:05:00Z">
        <w:r w:rsidRPr="004418C4">
          <w:t>,</w:t>
        </w:r>
      </w:ins>
      <w:ins w:id="18246" w:author="Rev 4 Allen Wirfs-Brock" w:date="2011-11-06T12:16:00Z">
        <w:r w:rsidR="0037654E" w:rsidRPr="0037654E">
          <w:rPr>
            <w:i/>
          </w:rPr>
          <w:t xml:space="preserve"> </w:t>
        </w:r>
        <w:commentRangeStart w:id="18247"/>
        <w:r w:rsidR="0037654E" w:rsidRPr="004418C4">
          <w:rPr>
            <w:i/>
          </w:rPr>
          <w:t>lenValue</w:t>
        </w:r>
      </w:ins>
      <w:commentRangeEnd w:id="18247"/>
      <w:r w:rsidR="00D86851">
        <w:rPr>
          <w:rStyle w:val="af4"/>
          <w:rFonts w:ascii="Arial" w:eastAsia="MS Mincho" w:hAnsi="Arial"/>
          <w:spacing w:val="0"/>
          <w:lang w:eastAsia="ja-JP"/>
        </w:rPr>
        <w:commentReference w:id="18247"/>
      </w:r>
      <w:ins w:id="18248" w:author="Rev 4 Allen Wirfs-Brock" w:date="2011-11-06T12:16:00Z">
        <w:r w:rsidR="0037654E" w:rsidRPr="004418C4">
          <w:t>,</w:t>
        </w:r>
      </w:ins>
      <w:ins w:id="18249" w:author="Rev 4 Allen Wirfs-Brock" w:date="2011-11-04T13:05:00Z">
        <w:r w:rsidRPr="004418C4">
          <w:rPr>
            <w:i/>
          </w:rPr>
          <w:t xml:space="preserve"> </w:t>
        </w:r>
      </w:ins>
      <w:ins w:id="18250" w:author="Rev 4 Allen Wirfs-Brock" w:date="2011-11-06T12:11:00Z">
        <w:r w:rsidR="00CD359C" w:rsidRPr="004418C4">
          <w:t>0</w:t>
        </w:r>
        <w:r w:rsidR="00CD359C">
          <w:t>,</w:t>
        </w:r>
        <w:r w:rsidR="00CD359C" w:rsidRPr="004418C4">
          <w:t xml:space="preserve"> and </w:t>
        </w:r>
        <w:r w:rsidR="00CD359C">
          <w:rPr>
            <w:i/>
          </w:rPr>
          <w:t>environment</w:t>
        </w:r>
        <w:r w:rsidR="00CD359C">
          <w:t xml:space="preserve"> </w:t>
        </w:r>
      </w:ins>
      <w:ins w:id="18251" w:author="Rev 4 Allen Wirfs-Brock" w:date="2011-11-04T13:05:00Z">
        <w:r w:rsidRPr="004418C4">
          <w:t xml:space="preserve">as the </w:t>
        </w:r>
      </w:ins>
      <w:ins w:id="18252" w:author="Rev 4 Allen Wirfs-Brock" w:date="2011-11-04T13:08:00Z">
        <w:r w:rsidRPr="00C7794D">
          <w:t>arguments</w:t>
        </w:r>
      </w:ins>
      <w:ins w:id="18253" w:author="Rev 4 Allen Wirfs-Brock" w:date="2011-11-04T13:05:00Z">
        <w:r w:rsidRPr="004418C4">
          <w:t>.</w:t>
        </w:r>
      </w:ins>
    </w:p>
    <w:p w14:paraId="6ADAEE67" w14:textId="77777777" w:rsidR="00624DFF" w:rsidRPr="004418C4" w:rsidRDefault="00624DFF" w:rsidP="00355E22">
      <w:pPr>
        <w:pStyle w:val="Alg3"/>
        <w:numPr>
          <w:ilvl w:val="0"/>
          <w:numId w:val="610"/>
        </w:numPr>
        <w:spacing w:after="240"/>
        <w:contextualSpacing/>
        <w:rPr>
          <w:ins w:id="18254" w:author="Rev 4 Allen Wirfs-Brock" w:date="2011-11-04T12:59:00Z"/>
        </w:rPr>
      </w:pPr>
      <w:ins w:id="18255" w:author="Rev 4 Allen Wirfs-Brock" w:date="2011-11-04T12:59:00Z">
        <w:del w:id="18256" w:author="Rev 6 Allen Wirfs-Brock" w:date="2012-02-26T10:35:00Z">
          <w:r w:rsidDel="00355E22">
            <w:delText>Return</w:delText>
          </w:r>
        </w:del>
        <w:r w:rsidRPr="004418C4">
          <w:t>.</w:t>
        </w:r>
      </w:ins>
    </w:p>
    <w:p w14:paraId="6BF8C3D3" w14:textId="77777777" w:rsidR="00531C57" w:rsidRPr="004418C4" w:rsidRDefault="00531C57" w:rsidP="00531C57">
      <w:pPr>
        <w:pStyle w:val="SyntaxRule"/>
        <w:spacing w:after="240"/>
        <w:rPr>
          <w:ins w:id="18257" w:author="Rev 4 Allen Wirfs-Brock" w:date="2011-11-04T14:17:00Z"/>
        </w:rPr>
      </w:pPr>
      <w:ins w:id="18258" w:author="Rev 4 Allen Wirfs-Brock" w:date="2011-11-04T14:17:00Z">
        <w:r w:rsidRPr="004418C4">
          <w:t xml:space="preserve">FormalParameterList </w:t>
        </w:r>
        <w:r w:rsidRPr="004418C4">
          <w:rPr>
            <w:rFonts w:ascii="Arial" w:hAnsi="Arial"/>
            <w:b/>
            <w:i w:val="0"/>
          </w:rPr>
          <w:t>:</w:t>
        </w:r>
        <w:r>
          <w:rPr>
            <w:rFonts w:ascii="Arial" w:hAnsi="Arial"/>
            <w:b/>
            <w:i w:val="0"/>
          </w:rPr>
          <w:t xml:space="preserve"> </w:t>
        </w:r>
      </w:ins>
      <w:ins w:id="18259" w:author="Rev 4 Allen Wirfs-Brock" w:date="2011-11-04T14:18:00Z">
        <w:r w:rsidRPr="006B6D0A">
          <w:t>FormalsList</w:t>
        </w:r>
      </w:ins>
    </w:p>
    <w:p w14:paraId="417D70C3" w14:textId="77777777" w:rsidR="0037654E" w:rsidDel="00B438FC" w:rsidRDefault="0037654E" w:rsidP="004322E4">
      <w:pPr>
        <w:pStyle w:val="Alg3"/>
        <w:numPr>
          <w:ilvl w:val="0"/>
          <w:numId w:val="611"/>
        </w:numPr>
        <w:contextualSpacing/>
        <w:rPr>
          <w:ins w:id="18260" w:author="Rev 4 Allen Wirfs-Brock" w:date="2011-11-06T12:13:00Z"/>
          <w:del w:id="18261" w:author="Rev 7 Allen Wirfs-Brock" w:date="2012-04-12T14:10:00Z"/>
        </w:rPr>
      </w:pPr>
      <w:ins w:id="18262" w:author="Rev 4 Allen Wirfs-Brock" w:date="2011-11-06T12:13:00Z">
        <w:del w:id="18263" w:author="Rev 7 Allen Wirfs-Brock" w:date="2012-04-12T14:10:00Z">
          <w:r w:rsidDel="00B438FC">
            <w:delText xml:space="preserve">Asset: </w:delText>
          </w:r>
          <w:r w:rsidRPr="00C7794D" w:rsidDel="00B438FC">
            <w:rPr>
              <w:i/>
            </w:rPr>
            <w:delText>value</w:delText>
          </w:r>
          <w:r w:rsidDel="00B438FC">
            <w:delText xml:space="preserve"> is </w:delText>
          </w:r>
        </w:del>
      </w:ins>
      <w:ins w:id="18264" w:author="Rev 4 Allen Wirfs-Brock" w:date="2011-11-06T12:14:00Z">
        <w:del w:id="18265" w:author="Rev 7 Allen Wirfs-Brock" w:date="2012-04-12T14:10:00Z">
          <w:r w:rsidDel="00B438FC">
            <w:delText>a new created</w:delText>
          </w:r>
        </w:del>
      </w:ins>
      <w:ins w:id="18266" w:author="Rev 4 Allen Wirfs-Brock" w:date="2011-11-06T12:13:00Z">
        <w:del w:id="18267" w:author="Rev 7 Allen Wirfs-Brock" w:date="2012-04-12T14:10:00Z">
          <w:r w:rsidDel="00B438FC">
            <w:delText xml:space="preserve"> arguments object and hence it has a valid integer valued </w:delText>
          </w:r>
        </w:del>
      </w:ins>
      <w:ins w:id="18268" w:author="Rev 4 Allen Wirfs-Brock" w:date="2011-11-06T12:14:00Z">
        <w:del w:id="18269" w:author="Rev 7 Allen Wirfs-Brock" w:date="2012-04-12T14:10:00Z">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 xml:space="preserve">" </w:delText>
          </w:r>
        </w:del>
      </w:ins>
      <w:ins w:id="18270" w:author="Rev 4 Allen Wirfs-Brock" w:date="2011-11-06T12:13:00Z">
        <w:del w:id="18271" w:author="Rev 7 Allen Wirfs-Brock" w:date="2012-04-12T14:10:00Z">
          <w:r w:rsidDel="00B438FC">
            <w:delText>property.</w:delText>
          </w:r>
        </w:del>
      </w:ins>
    </w:p>
    <w:p w14:paraId="045BAD1A" w14:textId="77777777" w:rsidR="00CD359C" w:rsidDel="00B438FC" w:rsidRDefault="00CD359C" w:rsidP="004322E4">
      <w:pPr>
        <w:pStyle w:val="Alg3"/>
        <w:numPr>
          <w:ilvl w:val="0"/>
          <w:numId w:val="611"/>
        </w:numPr>
        <w:contextualSpacing/>
        <w:rPr>
          <w:ins w:id="18272" w:author="Rev 4 Allen Wirfs-Brock" w:date="2011-11-06T12:13:00Z"/>
          <w:del w:id="18273" w:author="Rev 7 Allen Wirfs-Brock" w:date="2012-04-12T14:10:00Z"/>
        </w:rPr>
      </w:pPr>
      <w:ins w:id="18274" w:author="Rev 4 Allen Wirfs-Brock" w:date="2011-11-06T12:13:00Z">
        <w:del w:id="18275" w:author="Rev 7 Allen Wirfs-Brock" w:date="2012-04-12T14:10:00Z">
          <w:r w:rsidDel="00B438FC">
            <w:delText xml:space="preserve">Let </w:delText>
          </w:r>
          <w:r w:rsidRPr="004418C4" w:rsidDel="00B438FC">
            <w:rPr>
              <w:i/>
            </w:rPr>
            <w:delText>lenValue</w:delText>
          </w:r>
          <w:r w:rsidDel="00B438FC">
            <w:delText xml:space="preserve"> be the result of calling the [[Get]] internal method of </w:delText>
          </w:r>
          <w:r w:rsidDel="00B438FC">
            <w:rPr>
              <w:i/>
            </w:rPr>
            <w:delText>value</w:delText>
          </w:r>
          <w:r w:rsidDel="00B438FC">
            <w:delText xml:space="preserve"> with argument </w:delText>
          </w:r>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w:delText>
          </w:r>
          <w:r w:rsidDel="00B438FC">
            <w:delText>.</w:delText>
          </w:r>
        </w:del>
      </w:ins>
    </w:p>
    <w:p w14:paraId="4C0C8421" w14:textId="77777777" w:rsidR="00531C57" w:rsidRPr="004418C4" w:rsidRDefault="00355E22" w:rsidP="00355E22">
      <w:pPr>
        <w:pStyle w:val="Alg3"/>
        <w:numPr>
          <w:ilvl w:val="0"/>
          <w:numId w:val="611"/>
        </w:numPr>
        <w:spacing w:after="240"/>
        <w:contextualSpacing/>
        <w:rPr>
          <w:ins w:id="18276" w:author="Rev 4 Allen Wirfs-Brock" w:date="2011-11-04T14:17:00Z"/>
        </w:rPr>
      </w:pPr>
      <w:ins w:id="18277" w:author="Rev 6 Allen Wirfs-Brock" w:date="2012-02-26T10:38:00Z">
        <w:r>
          <w:t xml:space="preserve">Return the result of performing </w:t>
        </w:r>
      </w:ins>
      <w:ins w:id="18278" w:author="Rev 4 Allen Wirfs-Brock" w:date="2011-11-04T14:17:00Z">
        <w:del w:id="18279" w:author="Rev 6 Allen Wirfs-Brock" w:date="2012-02-26T10:38:00Z">
          <w:r w:rsidR="00531C57" w:rsidDel="00355E22">
            <w:delText xml:space="preserve">Perform </w:delText>
          </w:r>
        </w:del>
      </w:ins>
      <w:ins w:id="18280" w:author="Rev 4 Allen Wirfs-Brock" w:date="2011-11-06T12:10:00Z">
        <w:r w:rsidR="00CD359C">
          <w:t xml:space="preserve">Indexed </w:t>
        </w:r>
      </w:ins>
      <w:ins w:id="18281" w:author="Rev 4 Allen Wirfs-Brock" w:date="2011-11-04T14:17:00Z">
        <w:r w:rsidR="00531C57">
          <w:t xml:space="preserve">Binding </w:t>
        </w:r>
        <w:del w:id="18282" w:author="Rev 6 Allen Wirfs-Brock" w:date="2012-02-27T15:47:00Z">
          <w:r w:rsidR="00531C57" w:rsidDel="00A113E2">
            <w:delText>Initialization</w:delText>
          </w:r>
        </w:del>
      </w:ins>
      <w:ins w:id="18283" w:author="Rev 6 Allen Wirfs-Brock" w:date="2012-02-27T15:47:00Z">
        <w:r w:rsidR="00A113E2">
          <w:t>Initialisation</w:t>
        </w:r>
      </w:ins>
      <w:ins w:id="18284" w:author="Rev 4 Allen Wirfs-Brock" w:date="2011-11-04T14:17:00Z">
        <w:r w:rsidR="00531C57">
          <w:t xml:space="preserve"> for</w:t>
        </w:r>
        <w:r w:rsidR="00531C57" w:rsidRPr="004418C4">
          <w:t xml:space="preserve"> </w:t>
        </w:r>
      </w:ins>
      <w:ins w:id="18285" w:author="Rev 4 Allen Wirfs-Brock" w:date="2011-11-04T14:30:00Z">
        <w:r w:rsidR="0096494E" w:rsidRPr="0096494E">
          <w:rPr>
            <w:i/>
          </w:rPr>
          <w:t xml:space="preserve">FormalsList </w:t>
        </w:r>
      </w:ins>
      <w:ins w:id="18286" w:author="Rev 4 Allen Wirfs-Brock" w:date="2011-11-04T14:17:00Z">
        <w:r w:rsidR="00531C57" w:rsidRPr="004418C4">
          <w:t xml:space="preserve">using </w:t>
        </w:r>
        <w:r w:rsidR="00531C57">
          <w:rPr>
            <w:i/>
          </w:rPr>
          <w:t>value</w:t>
        </w:r>
        <w:r w:rsidR="00531C57" w:rsidRPr="004418C4">
          <w:t>,</w:t>
        </w:r>
        <w:r w:rsidR="00531C57" w:rsidRPr="004418C4">
          <w:rPr>
            <w:i/>
          </w:rPr>
          <w:t xml:space="preserve"> </w:t>
        </w:r>
      </w:ins>
      <w:commentRangeStart w:id="18287"/>
      <w:ins w:id="18288" w:author="Rev 4 Allen Wirfs-Brock" w:date="2011-11-06T12:16:00Z">
        <w:r w:rsidR="0037654E" w:rsidRPr="004418C4">
          <w:rPr>
            <w:i/>
          </w:rPr>
          <w:t>lenValue</w:t>
        </w:r>
      </w:ins>
      <w:commentRangeEnd w:id="18287"/>
      <w:r w:rsidR="00D86851">
        <w:rPr>
          <w:rStyle w:val="af4"/>
          <w:rFonts w:ascii="Arial" w:eastAsia="MS Mincho" w:hAnsi="Arial"/>
          <w:spacing w:val="0"/>
          <w:lang w:eastAsia="ja-JP"/>
        </w:rPr>
        <w:commentReference w:id="18287"/>
      </w:r>
      <w:ins w:id="18289" w:author="Rev 4 Allen Wirfs-Brock" w:date="2011-11-06T12:16:00Z">
        <w:r w:rsidR="0037654E" w:rsidRPr="004418C4">
          <w:t>,</w:t>
        </w:r>
        <w:r w:rsidR="0037654E"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ins>
      <w:ins w:id="18290" w:author="Rev 4 Allen Wirfs-Brock" w:date="2011-11-04T14:17:00Z">
        <w:r w:rsidR="00531C57" w:rsidRPr="004418C4">
          <w:t>as the arguments.</w:t>
        </w:r>
      </w:ins>
    </w:p>
    <w:p w14:paraId="1735BCFC" w14:textId="77777777" w:rsidR="00531C57" w:rsidRPr="004418C4" w:rsidDel="00355E22" w:rsidRDefault="00531C57" w:rsidP="004322E4">
      <w:pPr>
        <w:pStyle w:val="Alg4"/>
        <w:numPr>
          <w:ilvl w:val="0"/>
          <w:numId w:val="611"/>
        </w:numPr>
        <w:spacing w:after="220"/>
        <w:contextualSpacing/>
        <w:rPr>
          <w:ins w:id="18291" w:author="Rev 4 Allen Wirfs-Brock" w:date="2011-11-04T14:17:00Z"/>
          <w:del w:id="18292" w:author="Rev 6 Allen Wirfs-Brock" w:date="2012-02-26T10:38:00Z"/>
        </w:rPr>
      </w:pPr>
      <w:ins w:id="18293" w:author="Rev 4 Allen Wirfs-Brock" w:date="2011-11-04T14:17:00Z">
        <w:del w:id="18294" w:author="Rev 6 Allen Wirfs-Brock" w:date="2012-02-26T10:38:00Z">
          <w:r w:rsidDel="00355E22">
            <w:delText>Return</w:delText>
          </w:r>
          <w:r w:rsidRPr="004418C4" w:rsidDel="00355E22">
            <w:delText>.</w:delText>
          </w:r>
        </w:del>
      </w:ins>
    </w:p>
    <w:p w14:paraId="039FBE9B" w14:textId="77777777" w:rsidR="0096494E" w:rsidRPr="004418C4" w:rsidRDefault="0096494E" w:rsidP="0096494E">
      <w:pPr>
        <w:pStyle w:val="SyntaxRule"/>
        <w:spacing w:after="240"/>
        <w:rPr>
          <w:ins w:id="18295" w:author="Rev 4 Allen Wirfs-Brock" w:date="2011-11-04T14:31:00Z"/>
        </w:rPr>
      </w:pPr>
      <w:ins w:id="18296" w:author="Rev 4 Allen Wirfs-Brock" w:date="2011-11-04T14:31:00Z">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225FF67C" w14:textId="77777777" w:rsidR="0096494E" w:rsidRPr="004418C4" w:rsidRDefault="0096494E" w:rsidP="00596CFD">
      <w:pPr>
        <w:pStyle w:val="Alg3"/>
        <w:numPr>
          <w:ilvl w:val="0"/>
          <w:numId w:val="612"/>
        </w:numPr>
        <w:contextualSpacing/>
        <w:rPr>
          <w:ins w:id="18297" w:author="Rev 4 Allen Wirfs-Brock" w:date="2011-11-04T14:31:00Z"/>
        </w:rPr>
      </w:pPr>
      <w:ins w:id="18298" w:author="Rev 4 Allen Wirfs-Brock" w:date="2011-11-04T14:31:00Z">
        <w:r>
          <w:t xml:space="preserve">Let </w:t>
        </w:r>
      </w:ins>
      <w:ins w:id="18299" w:author="Rev 4 Allen Wirfs-Brock" w:date="2011-11-04T16:52:00Z">
        <w:r w:rsidR="00035180">
          <w:rPr>
            <w:i/>
          </w:rPr>
          <w:t>restI</w:t>
        </w:r>
      </w:ins>
      <w:ins w:id="18300" w:author="Rev 4 Allen Wirfs-Brock" w:date="2011-11-04T14:31:00Z">
        <w:r w:rsidRPr="00C7794D">
          <w:rPr>
            <w:i/>
          </w:rPr>
          <w:t>ndex</w:t>
        </w:r>
        <w:r>
          <w:t xml:space="preserve"> be the result of performing </w:t>
        </w:r>
      </w:ins>
      <w:ins w:id="18301" w:author="Rev 4 Allen Wirfs-Brock" w:date="2011-11-06T12:17:00Z">
        <w:r w:rsidR="0037654E">
          <w:t xml:space="preserve">Indexed </w:t>
        </w:r>
      </w:ins>
      <w:ins w:id="18302" w:author="Rev 4 Allen Wirfs-Brock" w:date="2011-11-04T14:31:00Z">
        <w:r>
          <w:t xml:space="preserve">Binding </w:t>
        </w:r>
        <w:del w:id="18303" w:author="Rev 6 Allen Wirfs-Brock" w:date="2012-02-27T15:47:00Z">
          <w:r w:rsidDel="00A113E2">
            <w:delText>Initialization</w:delText>
          </w:r>
        </w:del>
      </w:ins>
      <w:ins w:id="18304" w:author="Rev 6 Allen Wirfs-Brock" w:date="2012-02-27T15:47:00Z">
        <w:r w:rsidR="00A113E2">
          <w:t>Initialisation</w:t>
        </w:r>
      </w:ins>
      <w:ins w:id="18305" w:author="Rev 4 Allen Wirfs-Brock" w:date="2011-11-04T14:31:00Z">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ins>
      <w:ins w:id="18306" w:author="Rev 4 Allen Wirfs-Brock" w:date="2011-11-06T12:17:00Z">
        <w:del w:id="18307" w:author="Rev 7 Allen Wirfs-Brock" w:date="2012-04-12T14:05:00Z">
          <w:r w:rsidR="0037654E" w:rsidRPr="004418C4" w:rsidDel="00B438FC">
            <w:rPr>
              <w:i/>
            </w:rPr>
            <w:delText>lenValue</w:delText>
          </w:r>
          <w:r w:rsidR="0037654E" w:rsidRPr="004418C4" w:rsidDel="00B438FC">
            <w:delText>,</w:delText>
          </w:r>
          <w:r w:rsidR="0037654E" w:rsidRPr="004418C4" w:rsidDel="00B438FC">
            <w:rPr>
              <w:i/>
            </w:rPr>
            <w:delText xml:space="preserve"> </w:delText>
          </w:r>
        </w:del>
        <w:r w:rsidR="0037654E" w:rsidRPr="004418C4">
          <w:t>0</w:t>
        </w:r>
        <w:r w:rsidR="0037654E">
          <w:t>,</w:t>
        </w:r>
        <w:r w:rsidR="0037654E" w:rsidRPr="004418C4">
          <w:t xml:space="preserve"> and </w:t>
        </w:r>
        <w:r w:rsidR="0037654E">
          <w:rPr>
            <w:i/>
          </w:rPr>
          <w:t>environment</w:t>
        </w:r>
      </w:ins>
      <w:ins w:id="18308" w:author="Rev 4 Allen Wirfs-Brock" w:date="2011-11-04T14:31:00Z">
        <w:r w:rsidRPr="004418C4">
          <w:t xml:space="preserve"> as the arguments.</w:t>
        </w:r>
      </w:ins>
    </w:p>
    <w:p w14:paraId="567FB309" w14:textId="77777777" w:rsidR="00351628" w:rsidRDefault="00351628" w:rsidP="00351628">
      <w:pPr>
        <w:pStyle w:val="Alg4"/>
        <w:numPr>
          <w:ilvl w:val="0"/>
          <w:numId w:val="612"/>
        </w:numPr>
        <w:contextualSpacing/>
        <w:rPr>
          <w:ins w:id="18309" w:author="Rev 6 Allen Wirfs-Brock" w:date="2012-02-26T10:45:00Z"/>
        </w:rPr>
      </w:pPr>
      <w:ins w:id="18310" w:author="Rev 6 Allen Wirfs-Brock" w:date="2012-02-26T10:45:00Z">
        <w:r>
          <w:t>ReturnIfAbrupt(</w:t>
        </w:r>
      </w:ins>
      <w:ins w:id="18311" w:author="Rev 6 Allen Wirfs-Brock" w:date="2012-02-26T10:46:00Z">
        <w:r>
          <w:rPr>
            <w:i/>
          </w:rPr>
          <w:t>restI</w:t>
        </w:r>
        <w:r w:rsidRPr="00C7794D">
          <w:rPr>
            <w:i/>
          </w:rPr>
          <w:t>ndex</w:t>
        </w:r>
      </w:ins>
      <w:ins w:id="18312" w:author="Rev 6 Allen Wirfs-Brock" w:date="2012-02-26T10:45:00Z">
        <w:r>
          <w:t>).</w:t>
        </w:r>
      </w:ins>
    </w:p>
    <w:p w14:paraId="7C043EC0" w14:textId="77777777" w:rsidR="0096494E" w:rsidRPr="004418C4" w:rsidRDefault="00355E22" w:rsidP="00355E22">
      <w:pPr>
        <w:pStyle w:val="Alg3"/>
        <w:numPr>
          <w:ilvl w:val="0"/>
          <w:numId w:val="612"/>
        </w:numPr>
        <w:spacing w:after="240"/>
        <w:contextualSpacing/>
        <w:rPr>
          <w:ins w:id="18313" w:author="Rev 4 Allen Wirfs-Brock" w:date="2011-11-04T14:32:00Z"/>
        </w:rPr>
      </w:pPr>
      <w:ins w:id="18314" w:author="Rev 6 Allen Wirfs-Brock" w:date="2012-02-26T10:38:00Z">
        <w:r>
          <w:t xml:space="preserve">Return the result of performing </w:t>
        </w:r>
      </w:ins>
      <w:ins w:id="18315" w:author="Rev 4 Allen Wirfs-Brock" w:date="2011-11-04T14:32:00Z">
        <w:del w:id="18316" w:author="Rev 6 Allen Wirfs-Brock" w:date="2012-02-26T10:38:00Z">
          <w:r w:rsidR="0096494E" w:rsidDel="00355E22">
            <w:delText xml:space="preserve">Perform </w:delText>
          </w:r>
        </w:del>
      </w:ins>
      <w:ins w:id="18317" w:author="Rev 4 Allen Wirfs-Brock" w:date="2011-11-06T12:18:00Z">
        <w:r w:rsidR="0037654E">
          <w:t xml:space="preserve">Indexed </w:t>
        </w:r>
      </w:ins>
      <w:ins w:id="18318" w:author="Rev 4 Allen Wirfs-Brock" w:date="2011-11-04T14:32:00Z">
        <w:r w:rsidR="0096494E">
          <w:t xml:space="preserve">Binding </w:t>
        </w:r>
        <w:del w:id="18319" w:author="Rev 6 Allen Wirfs-Brock" w:date="2012-02-27T15:47:00Z">
          <w:r w:rsidR="0096494E" w:rsidDel="00A113E2">
            <w:delText>Initialization</w:delText>
          </w:r>
        </w:del>
      </w:ins>
      <w:ins w:id="18320" w:author="Rev 6 Allen Wirfs-Brock" w:date="2012-02-27T15:47:00Z">
        <w:r w:rsidR="00A113E2">
          <w:t>Initialisation</w:t>
        </w:r>
      </w:ins>
      <w:ins w:id="18321" w:author="Rev 4 Allen Wirfs-Brock" w:date="2011-11-04T14:32:00Z">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ins>
      <w:commentRangeStart w:id="18322"/>
      <w:ins w:id="18323" w:author="Rev 4 Allen Wirfs-Brock" w:date="2011-11-06T12:19:00Z">
        <w:r w:rsidR="0037654E" w:rsidRPr="004418C4">
          <w:rPr>
            <w:i/>
          </w:rPr>
          <w:t>lenValue</w:t>
        </w:r>
      </w:ins>
      <w:commentRangeEnd w:id="18322"/>
      <w:r w:rsidR="00D86851">
        <w:rPr>
          <w:rStyle w:val="af4"/>
          <w:rFonts w:ascii="Arial" w:eastAsia="MS Mincho" w:hAnsi="Arial"/>
          <w:spacing w:val="0"/>
          <w:lang w:eastAsia="ja-JP"/>
        </w:rPr>
        <w:commentReference w:id="18322"/>
      </w:r>
      <w:ins w:id="18324" w:author="Rev 4 Allen Wirfs-Brock" w:date="2011-11-06T12:19:00Z">
        <w:r w:rsidR="0037654E" w:rsidRPr="004418C4">
          <w:t>,</w:t>
        </w:r>
        <w:r w:rsidR="0037654E" w:rsidRPr="004418C4">
          <w:rPr>
            <w:i/>
          </w:rPr>
          <w:t xml:space="preserve"> </w:t>
        </w:r>
        <w:r w:rsidR="0037654E">
          <w:rPr>
            <w:i/>
          </w:rPr>
          <w:t>restI</w:t>
        </w:r>
        <w:r w:rsidR="0037654E" w:rsidRPr="004418C4">
          <w:rPr>
            <w:i/>
          </w:rPr>
          <w:t>ndex</w:t>
        </w:r>
      </w:ins>
      <w:ins w:id="18325" w:author="Rev 6 Allen Wirfs-Brock" w:date="2012-02-26T10:46:00Z">
        <w:del w:id="18326" w:author="Rev 7 Allen Wirfs-Brock" w:date="2012-04-09T16:31:00Z">
          <w:r w:rsidR="00351628" w:rsidRPr="0027695A" w:rsidDel="008F79D4">
            <w:delText>.[[value]]</w:delText>
          </w:r>
        </w:del>
      </w:ins>
      <w:ins w:id="18327" w:author="Rev 4 Allen Wirfs-Brock" w:date="2011-11-06T12:19:00Z">
        <w:r w:rsidR="0037654E">
          <w:t>,</w:t>
        </w:r>
        <w:r w:rsidR="0037654E" w:rsidRPr="004418C4">
          <w:t xml:space="preserve"> and </w:t>
        </w:r>
        <w:r w:rsidR="0037654E">
          <w:rPr>
            <w:i/>
          </w:rPr>
          <w:t>environment</w:t>
        </w:r>
        <w:r w:rsidR="0037654E">
          <w:t xml:space="preserve"> </w:t>
        </w:r>
      </w:ins>
      <w:ins w:id="18328" w:author="Rev 4 Allen Wirfs-Brock" w:date="2011-11-04T14:32:00Z">
        <w:r w:rsidR="0096494E" w:rsidRPr="004418C4">
          <w:t>as the arguments.</w:t>
        </w:r>
      </w:ins>
    </w:p>
    <w:p w14:paraId="49E84DD3" w14:textId="77777777" w:rsidR="0096494E" w:rsidRPr="004418C4" w:rsidDel="00355E22" w:rsidRDefault="0096494E" w:rsidP="00596CFD">
      <w:pPr>
        <w:pStyle w:val="Alg4"/>
        <w:numPr>
          <w:ilvl w:val="0"/>
          <w:numId w:val="612"/>
        </w:numPr>
        <w:spacing w:after="220"/>
        <w:contextualSpacing/>
        <w:rPr>
          <w:ins w:id="18329" w:author="Rev 4 Allen Wirfs-Brock" w:date="2011-11-04T14:31:00Z"/>
          <w:del w:id="18330" w:author="Rev 6 Allen Wirfs-Brock" w:date="2012-02-26T10:39:00Z"/>
        </w:rPr>
      </w:pPr>
      <w:ins w:id="18331" w:author="Rev 4 Allen Wirfs-Brock" w:date="2011-11-04T14:31:00Z">
        <w:del w:id="18332" w:author="Rev 6 Allen Wirfs-Brock" w:date="2012-02-26T10:39:00Z">
          <w:r w:rsidDel="00355E22">
            <w:delText>Return</w:delText>
          </w:r>
          <w:r w:rsidRPr="004418C4" w:rsidDel="00355E22">
            <w:delText>.</w:delText>
          </w:r>
        </w:del>
      </w:ins>
    </w:p>
    <w:p w14:paraId="6FFE7E14" w14:textId="77777777" w:rsidR="00CD359C" w:rsidRDefault="00CD359C" w:rsidP="00CD359C">
      <w:pPr>
        <w:keepNext/>
        <w:rPr>
          <w:ins w:id="18333" w:author="Rev 4 Allen Wirfs-Brock" w:date="2011-11-06T12:09:00Z"/>
          <w:rFonts w:ascii="Helvetica" w:hAnsi="Helvetica"/>
          <w:b/>
          <w:spacing w:val="6"/>
        </w:rPr>
      </w:pPr>
      <w:ins w:id="18334" w:author="Rev 4 Allen Wirfs-Brock" w:date="2011-11-06T12:09:00Z">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del w:id="18335" w:author="Rev 6 Allen Wirfs-Brock" w:date="2012-02-27T15:47:00Z">
          <w:r w:rsidRPr="004418C4" w:rsidDel="00A113E2">
            <w:rPr>
              <w:rFonts w:ascii="Helvetica" w:hAnsi="Helvetica"/>
              <w:b/>
              <w:spacing w:val="6"/>
            </w:rPr>
            <w:delText>Initialization</w:delText>
          </w:r>
        </w:del>
      </w:ins>
      <w:ins w:id="18336" w:author="Rev 6 Allen Wirfs-Brock" w:date="2012-02-27T15:47:00Z">
        <w:r w:rsidR="00A113E2">
          <w:rPr>
            <w:rFonts w:ascii="Helvetica" w:hAnsi="Helvetica"/>
            <w:b/>
            <w:spacing w:val="6"/>
          </w:rPr>
          <w:t>Initialisation</w:t>
        </w:r>
      </w:ins>
    </w:p>
    <w:p w14:paraId="1137AAB9" w14:textId="77777777" w:rsidR="00CD359C" w:rsidRPr="004418C4" w:rsidRDefault="00CD359C" w:rsidP="00CD359C">
      <w:pPr>
        <w:ind w:left="360"/>
        <w:rPr>
          <w:ins w:id="18337" w:author="Rev 4 Allen Wirfs-Brock" w:date="2011-11-06T12:09:00Z"/>
        </w:rPr>
      </w:pPr>
      <w:ins w:id="18338" w:author="Rev 4 Allen Wirfs-Brock" w:date="2011-11-06T12:09:00Z">
        <w:r>
          <w:t>W</w:t>
        </w:r>
        <w:r w:rsidRPr="004418C4">
          <w:t xml:space="preserve">ith </w:t>
        </w:r>
        <w:r>
          <w:t>parameters</w:t>
        </w:r>
        <w:r w:rsidRPr="004418C4">
          <w:t xml:space="preserve"> </w:t>
        </w:r>
        <w:r>
          <w:rPr>
            <w:rFonts w:ascii="Times New Roman" w:hAnsi="Times New Roman"/>
            <w:i/>
          </w:rPr>
          <w:t>array</w:t>
        </w:r>
        <w:r>
          <w:t xml:space="preserve">, </w:t>
        </w:r>
        <w:del w:id="18339" w:author="Rev 7 Allen Wirfs-Brock" w:date="2012-04-12T14:05:00Z">
          <w:r w:rsidRPr="004418C4" w:rsidDel="00B438FC">
            <w:rPr>
              <w:rFonts w:ascii="Times New Roman" w:hAnsi="Times New Roman"/>
              <w:i/>
            </w:rPr>
            <w:delText>arrayLength</w:delText>
          </w:r>
          <w:r w:rsidDel="00B438FC">
            <w:rPr>
              <w:rFonts w:ascii="Times New Roman" w:hAnsi="Times New Roman"/>
              <w:i/>
            </w:rPr>
            <w:delText xml:space="preserve">, </w:delText>
          </w:r>
        </w:del>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ins>
    </w:p>
    <w:p w14:paraId="1F9D2C96" w14:textId="77777777" w:rsidR="00E72872" w:rsidRPr="004418C4" w:rsidRDefault="00E72872" w:rsidP="00E72872">
      <w:pPr>
        <w:pStyle w:val="SyntaxRule"/>
        <w:spacing w:after="240"/>
        <w:rPr>
          <w:ins w:id="18340" w:author="Rev 4 Allen Wirfs-Brock" w:date="2011-11-04T14:42:00Z"/>
        </w:rPr>
      </w:pPr>
      <w:ins w:id="18341" w:author="Rev 4 Allen Wirfs-Brock" w:date="2011-11-04T14:42:00Z">
        <w:r w:rsidRPr="004418C4">
          <w:t>Formal</w:t>
        </w:r>
      </w:ins>
      <w:ins w:id="18342" w:author="Rev 6 Allen Wirfs-Brock" w:date="2012-02-27T15:55:00Z">
        <w:r w:rsidR="003471DC">
          <w:t>s</w:t>
        </w:r>
      </w:ins>
      <w:ins w:id="18343" w:author="Rev 4 Allen Wirfs-Brock" w:date="2011-11-04T14:42:00Z">
        <w:r w:rsidRPr="004418C4">
          <w:t xml:space="preserve">List </w:t>
        </w:r>
        <w:r w:rsidRPr="004418C4">
          <w:rPr>
            <w:rFonts w:ascii="Arial" w:hAnsi="Arial"/>
            <w:b/>
            <w:i w:val="0"/>
          </w:rPr>
          <w:t>:</w:t>
        </w:r>
        <w:r>
          <w:rPr>
            <w:rFonts w:ascii="Arial" w:hAnsi="Arial"/>
            <w:b/>
            <w:i w:val="0"/>
          </w:rPr>
          <w:t xml:space="preserve"> </w:t>
        </w:r>
        <w:r>
          <w:t>FormalParameter</w:t>
        </w:r>
      </w:ins>
    </w:p>
    <w:p w14:paraId="6BC444DD" w14:textId="77777777" w:rsidR="00E72872" w:rsidRPr="004418C4" w:rsidRDefault="00355E22" w:rsidP="00596CFD">
      <w:pPr>
        <w:pStyle w:val="Alg3"/>
        <w:numPr>
          <w:ilvl w:val="0"/>
          <w:numId w:val="613"/>
        </w:numPr>
        <w:contextualSpacing/>
        <w:rPr>
          <w:ins w:id="18344" w:author="Rev 4 Allen Wirfs-Brock" w:date="2011-11-04T14:42:00Z"/>
        </w:rPr>
      </w:pPr>
      <w:ins w:id="18345" w:author="Rev 6 Allen Wirfs-Brock" w:date="2012-02-26T10:44:00Z">
        <w:r>
          <w:t xml:space="preserve">Let </w:t>
        </w:r>
        <w:r w:rsidRPr="00351628">
          <w:rPr>
            <w:i/>
          </w:rPr>
          <w:t>status</w:t>
        </w:r>
        <w:r>
          <w:t xml:space="preserve"> be the result of performing </w:t>
        </w:r>
      </w:ins>
      <w:ins w:id="18346" w:author="Rev 7 Allen Wirfs-Brock" w:date="2012-04-12T13:58:00Z">
        <w:r w:rsidR="00055BD5">
          <w:t>Indexed</w:t>
        </w:r>
      </w:ins>
      <w:ins w:id="18347" w:author="Rev 7 Allen Wirfs-Brock" w:date="2012-04-12T13:47:00Z">
        <w:r w:rsidR="00735C7E">
          <w:t xml:space="preserve"> </w:t>
        </w:r>
      </w:ins>
      <w:ins w:id="18348" w:author="Rev 4 Allen Wirfs-Brock" w:date="2011-11-04T14:42:00Z">
        <w:del w:id="18349" w:author="Rev 6 Allen Wirfs-Brock" w:date="2012-02-26T10:44:00Z">
          <w:r w:rsidR="00E72872" w:rsidDel="00355E22">
            <w:delText xml:space="preserve">Perform </w:delText>
          </w:r>
        </w:del>
        <w:r w:rsidR="00E72872">
          <w:t xml:space="preserve">Binding </w:t>
        </w:r>
        <w:del w:id="18350" w:author="Rev 6 Allen Wirfs-Brock" w:date="2012-02-27T15:47:00Z">
          <w:r w:rsidR="00E72872" w:rsidDel="00A113E2">
            <w:delText>Initialization</w:delText>
          </w:r>
        </w:del>
      </w:ins>
      <w:ins w:id="18351" w:author="Rev 6 Allen Wirfs-Brock" w:date="2012-02-27T15:47:00Z">
        <w:r w:rsidR="00A113E2">
          <w:t>Initialisation</w:t>
        </w:r>
      </w:ins>
      <w:ins w:id="18352" w:author="Rev 4 Allen Wirfs-Brock" w:date="2011-11-04T14:42:00Z">
        <w:r w:rsidR="00E72872">
          <w:t xml:space="preserve"> for</w:t>
        </w:r>
        <w:r w:rsidR="00E72872" w:rsidRPr="004418C4">
          <w:t xml:space="preserve"> </w:t>
        </w:r>
      </w:ins>
      <w:ins w:id="18353" w:author="Rev 4 Allen Wirfs-Brock" w:date="2011-11-04T16:49:00Z">
        <w:r w:rsidR="00035180" w:rsidRPr="00035180">
          <w:rPr>
            <w:i/>
          </w:rPr>
          <w:t xml:space="preserve">FormalParameter </w:t>
        </w:r>
      </w:ins>
      <w:ins w:id="18354" w:author="Rev 4 Allen Wirfs-Brock" w:date="2011-11-04T14:42:00Z">
        <w:r w:rsidR="00E72872" w:rsidRPr="004418C4">
          <w:t xml:space="preserve">using </w:t>
        </w:r>
        <w:del w:id="18355" w:author="Rev 7 Allen Wirfs-Brock" w:date="2012-04-12T14:12:00Z">
          <w:r w:rsidR="00E72872" w:rsidDel="00B438FC">
            <w:rPr>
              <w:i/>
            </w:rPr>
            <w:delText>value</w:delText>
          </w:r>
        </w:del>
      </w:ins>
      <w:ins w:id="18356" w:author="Rev 7 Allen Wirfs-Brock" w:date="2012-04-12T14:12:00Z">
        <w:r w:rsidR="00B438FC">
          <w:rPr>
            <w:i/>
          </w:rPr>
          <w:t>array</w:t>
        </w:r>
      </w:ins>
      <w:ins w:id="18357" w:author="Rev 4 Allen Wirfs-Brock" w:date="2011-11-04T14:42:00Z">
        <w:r w:rsidR="00E72872" w:rsidRPr="004418C4">
          <w:t>,</w:t>
        </w:r>
        <w:r w:rsidR="00E72872" w:rsidRPr="004418C4">
          <w:rPr>
            <w:i/>
          </w:rPr>
          <w:t xml:space="preserve"> env</w:t>
        </w:r>
        <w:r w:rsidR="00E72872" w:rsidRPr="004418C4">
          <w:t xml:space="preserve">,  and </w:t>
        </w:r>
      </w:ins>
      <w:ins w:id="18358" w:author="Rev 7 Allen Wirfs-Brock" w:date="2012-04-12T13:48:00Z">
        <w:r w:rsidR="00735C7E">
          <w:rPr>
            <w:i/>
          </w:rPr>
          <w:t>next</w:t>
        </w:r>
      </w:ins>
      <w:ins w:id="18359" w:author="Rev 4 Allen Wirfs-Brock" w:date="2011-11-04T14:42:00Z">
        <w:del w:id="18360" w:author="Rev 7 Allen Wirfs-Brock" w:date="2012-04-12T13:48:00Z">
          <w:r w:rsidR="00E72872" w:rsidRPr="004418C4" w:rsidDel="00735C7E">
            <w:rPr>
              <w:i/>
            </w:rPr>
            <w:delText>i</w:delText>
          </w:r>
        </w:del>
      </w:ins>
      <w:ins w:id="18361" w:author="Rev 7 Allen Wirfs-Brock" w:date="2012-04-12T13:48:00Z">
        <w:r w:rsidR="00735C7E">
          <w:rPr>
            <w:i/>
          </w:rPr>
          <w:t>I</w:t>
        </w:r>
      </w:ins>
      <w:ins w:id="18362" w:author="Rev 4 Allen Wirfs-Brock" w:date="2011-11-04T14:42:00Z">
        <w:r w:rsidR="00E72872" w:rsidRPr="004418C4">
          <w:rPr>
            <w:i/>
          </w:rPr>
          <w:t>ndex</w:t>
        </w:r>
        <w:r w:rsidR="00E72872" w:rsidRPr="004418C4">
          <w:t xml:space="preserve"> as the arguments.</w:t>
        </w:r>
      </w:ins>
    </w:p>
    <w:p w14:paraId="6392D256" w14:textId="77777777" w:rsidR="00355E22" w:rsidRDefault="00355E22" w:rsidP="00355E22">
      <w:pPr>
        <w:pStyle w:val="Alg4"/>
        <w:numPr>
          <w:ilvl w:val="0"/>
          <w:numId w:val="613"/>
        </w:numPr>
        <w:spacing w:after="220"/>
        <w:contextualSpacing/>
        <w:rPr>
          <w:ins w:id="18363" w:author="Rev 6 Allen Wirfs-Brock" w:date="2012-02-26T10:44:00Z"/>
        </w:rPr>
      </w:pPr>
      <w:ins w:id="18364" w:author="Rev 6 Allen Wirfs-Brock" w:date="2012-02-26T10:44:00Z">
        <w:r>
          <w:t>ReturnIfAbrupt(</w:t>
        </w:r>
        <w:r w:rsidRPr="00351628">
          <w:rPr>
            <w:i/>
          </w:rPr>
          <w:t>status</w:t>
        </w:r>
        <w:r>
          <w:t>).</w:t>
        </w:r>
      </w:ins>
    </w:p>
    <w:p w14:paraId="129C176B" w14:textId="77777777" w:rsidR="00E72872" w:rsidRPr="004418C4" w:rsidRDefault="00E72872" w:rsidP="00596CFD">
      <w:pPr>
        <w:pStyle w:val="Alg4"/>
        <w:numPr>
          <w:ilvl w:val="0"/>
          <w:numId w:val="613"/>
        </w:numPr>
        <w:spacing w:after="220"/>
        <w:contextualSpacing/>
        <w:rPr>
          <w:ins w:id="18365" w:author="Rev 4 Allen Wirfs-Brock" w:date="2011-11-04T14:42:00Z"/>
        </w:rPr>
      </w:pPr>
      <w:ins w:id="18366" w:author="Rev 4 Allen Wirfs-Brock" w:date="2011-11-04T14:42:00Z">
        <w:r>
          <w:t>Return</w:t>
        </w:r>
      </w:ins>
      <w:ins w:id="18367" w:author="Rev 4 Allen Wirfs-Brock" w:date="2011-11-04T14:44:00Z">
        <w:r>
          <w:t xml:space="preserve"> </w:t>
        </w:r>
        <w:del w:id="18368" w:author="Rev 7 Allen Wirfs-Brock" w:date="2012-04-12T13:48:00Z">
          <w:r w:rsidRPr="00C7794D" w:rsidDel="00735C7E">
            <w:rPr>
              <w:i/>
            </w:rPr>
            <w:delText>i</w:delText>
          </w:r>
        </w:del>
      </w:ins>
      <w:ins w:id="18369" w:author="Rev 7 Allen Wirfs-Brock" w:date="2012-04-12T13:48:00Z">
        <w:r w:rsidR="00735C7E">
          <w:rPr>
            <w:i/>
          </w:rPr>
          <w:t>nextI</w:t>
        </w:r>
      </w:ins>
      <w:ins w:id="18370" w:author="Rev 4 Allen Wirfs-Brock" w:date="2011-11-04T14:44:00Z">
        <w:r w:rsidRPr="00C7794D">
          <w:rPr>
            <w:i/>
          </w:rPr>
          <w:t>ndex</w:t>
        </w:r>
        <w:r>
          <w:t xml:space="preserve"> + 1</w:t>
        </w:r>
      </w:ins>
      <w:ins w:id="18371" w:author="Rev 4 Allen Wirfs-Brock" w:date="2011-11-04T14:42:00Z">
        <w:r w:rsidRPr="004418C4">
          <w:t>.</w:t>
        </w:r>
      </w:ins>
    </w:p>
    <w:p w14:paraId="093B261D" w14:textId="77777777" w:rsidR="00035180" w:rsidRPr="004418C4" w:rsidRDefault="00035180" w:rsidP="00035180">
      <w:pPr>
        <w:pStyle w:val="SyntaxRule"/>
        <w:spacing w:after="240"/>
        <w:rPr>
          <w:ins w:id="18372" w:author="Rev 4 Allen Wirfs-Brock" w:date="2011-11-04T16:48:00Z"/>
        </w:rPr>
      </w:pPr>
      <w:ins w:id="18373" w:author="Rev 4 Allen Wirfs-Brock" w:date="2011-11-04T16:48:00Z">
        <w:r w:rsidRPr="004418C4">
          <w:t>Formal</w:t>
        </w:r>
      </w:ins>
      <w:ins w:id="18374" w:author="Rev 6 Allen Wirfs-Brock" w:date="2012-02-27T15:55:00Z">
        <w:r w:rsidR="003471DC">
          <w:t>s</w:t>
        </w:r>
      </w:ins>
      <w:ins w:id="18375" w:author="Rev 4 Allen Wirfs-Brock" w:date="2011-11-04T16:48:00Z">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ins>
    </w:p>
    <w:p w14:paraId="3D31C987" w14:textId="77777777" w:rsidR="00035180" w:rsidRPr="004418C4" w:rsidRDefault="00035180" w:rsidP="00596CFD">
      <w:pPr>
        <w:pStyle w:val="Alg3"/>
        <w:numPr>
          <w:ilvl w:val="0"/>
          <w:numId w:val="614"/>
        </w:numPr>
        <w:contextualSpacing/>
        <w:rPr>
          <w:ins w:id="18376" w:author="Rev 4 Allen Wirfs-Brock" w:date="2011-11-04T16:50:00Z"/>
        </w:rPr>
      </w:pPr>
      <w:ins w:id="18377" w:author="Rev 4 Allen Wirfs-Brock" w:date="2011-11-04T16:50:00Z">
        <w:r>
          <w:t xml:space="preserve">Let </w:t>
        </w:r>
        <w:r>
          <w:rPr>
            <w:i/>
          </w:rPr>
          <w:t>lastI</w:t>
        </w:r>
        <w:r w:rsidRPr="004418C4">
          <w:rPr>
            <w:i/>
          </w:rPr>
          <w:t>ndex</w:t>
        </w:r>
        <w:r>
          <w:t xml:space="preserve"> be the result of performing </w:t>
        </w:r>
      </w:ins>
      <w:ins w:id="18378" w:author="Rev 4 Allen Wirfs-Brock" w:date="2011-11-06T12:20:00Z">
        <w:r w:rsidR="0037654E">
          <w:t xml:space="preserve">Indexed </w:t>
        </w:r>
      </w:ins>
      <w:ins w:id="18379" w:author="Rev 4 Allen Wirfs-Brock" w:date="2011-11-04T16:50:00Z">
        <w:r>
          <w:t xml:space="preserve">Binding </w:t>
        </w:r>
        <w:del w:id="18380" w:author="Rev 6 Allen Wirfs-Brock" w:date="2012-02-27T15:47:00Z">
          <w:r w:rsidDel="00A113E2">
            <w:delText>Initialization</w:delText>
          </w:r>
        </w:del>
      </w:ins>
      <w:ins w:id="18381" w:author="Rev 6 Allen Wirfs-Brock" w:date="2012-02-27T15:47:00Z">
        <w:r w:rsidR="00A113E2">
          <w:t>Initialisation</w:t>
        </w:r>
      </w:ins>
      <w:ins w:id="18382" w:author="Rev 4 Allen Wirfs-Brock" w:date="2011-11-04T16:50:00Z">
        <w:r>
          <w:t xml:space="preserve"> for</w:t>
        </w:r>
        <w:r w:rsidRPr="004418C4">
          <w:t xml:space="preserve"> </w:t>
        </w:r>
        <w:r w:rsidRPr="0096494E">
          <w:rPr>
            <w:i/>
          </w:rPr>
          <w:t xml:space="preserve">FormalsList </w:t>
        </w:r>
        <w:r w:rsidRPr="004418C4">
          <w:t xml:space="preserve">using </w:t>
        </w:r>
        <w:del w:id="18383" w:author="Rev 7 Allen Wirfs-Brock" w:date="2012-04-12T14:13:00Z">
          <w:r w:rsidDel="00D14561">
            <w:rPr>
              <w:i/>
            </w:rPr>
            <w:delText>value</w:delText>
          </w:r>
        </w:del>
      </w:ins>
      <w:ins w:id="18384" w:author="Rev 7 Allen Wirfs-Brock" w:date="2012-04-12T14:13:00Z">
        <w:r w:rsidR="00D14561">
          <w:rPr>
            <w:i/>
          </w:rPr>
          <w:t>array</w:t>
        </w:r>
      </w:ins>
      <w:ins w:id="18385" w:author="Rev 4 Allen Wirfs-Brock" w:date="2011-11-04T16:50:00Z">
        <w:r w:rsidRPr="004418C4">
          <w:t>,</w:t>
        </w:r>
      </w:ins>
      <w:ins w:id="18386" w:author="Rev 4 Allen Wirfs-Brock" w:date="2011-11-06T12:23:00Z">
        <w:r w:rsidR="00A34113">
          <w:rPr>
            <w:i/>
          </w:rPr>
          <w:t xml:space="preserve"> </w:t>
        </w:r>
      </w:ins>
      <w:ins w:id="18387" w:author="Rev 4 Allen Wirfs-Brock" w:date="2011-11-06T12:20:00Z">
        <w:r w:rsidR="0037654E" w:rsidRPr="004418C4">
          <w:rPr>
            <w:i/>
          </w:rPr>
          <w:t xml:space="preserve"> </w:t>
        </w:r>
        <w:del w:id="18388" w:author="Rev 7 Allen Wirfs-Brock" w:date="2012-04-12T14:13:00Z">
          <w:r w:rsidR="0037654E" w:rsidRPr="004418C4" w:rsidDel="00D14561">
            <w:rPr>
              <w:i/>
            </w:rPr>
            <w:delText>lenValue</w:delText>
          </w:r>
          <w:r w:rsidR="0037654E" w:rsidRPr="004418C4" w:rsidDel="00D14561">
            <w:delText>,</w:delText>
          </w:r>
          <w:r w:rsidR="0037654E" w:rsidRPr="004418C4" w:rsidDel="00D14561">
            <w:rPr>
              <w:i/>
            </w:rPr>
            <w:delText xml:space="preserve"> </w:delText>
          </w:r>
        </w:del>
        <w:r w:rsidR="0037654E">
          <w:rPr>
            <w:i/>
          </w:rPr>
          <w:t>nextIndex</w:t>
        </w:r>
        <w:r w:rsidR="0037654E">
          <w:t>,</w:t>
        </w:r>
        <w:r w:rsidR="0037654E" w:rsidRPr="004418C4">
          <w:t xml:space="preserve"> and </w:t>
        </w:r>
        <w:r w:rsidR="0037654E">
          <w:rPr>
            <w:i/>
          </w:rPr>
          <w:t>environment</w:t>
        </w:r>
        <w:r w:rsidR="0037654E">
          <w:t xml:space="preserve"> </w:t>
        </w:r>
      </w:ins>
      <w:ins w:id="18389" w:author="Rev 4 Allen Wirfs-Brock" w:date="2011-11-04T16:50:00Z">
        <w:r w:rsidRPr="004418C4">
          <w:t>as the arguments.</w:t>
        </w:r>
      </w:ins>
    </w:p>
    <w:p w14:paraId="3A0D1337" w14:textId="77777777" w:rsidR="00735C7E" w:rsidRDefault="00735C7E" w:rsidP="00596CFD">
      <w:pPr>
        <w:pStyle w:val="Alg3"/>
        <w:numPr>
          <w:ilvl w:val="0"/>
          <w:numId w:val="614"/>
        </w:numPr>
        <w:contextualSpacing/>
        <w:rPr>
          <w:ins w:id="18390" w:author="Rev 7 Allen Wirfs-Brock" w:date="2012-04-12T13:49:00Z"/>
        </w:rPr>
      </w:pPr>
      <w:ins w:id="18391" w:author="Rev 7 Allen Wirfs-Brock" w:date="2012-04-12T13:49:00Z">
        <w:r>
          <w:t>ReturnIfAbrupt(</w:t>
        </w:r>
      </w:ins>
      <w:ins w:id="18392" w:author="Rev 7 Allen Wirfs-Brock" w:date="2012-04-12T13:50:00Z">
        <w:r>
          <w:rPr>
            <w:i/>
          </w:rPr>
          <w:t>lastIndex</w:t>
        </w:r>
      </w:ins>
      <w:ins w:id="18393" w:author="Rev 7 Allen Wirfs-Brock" w:date="2012-04-12T13:49:00Z">
        <w:r>
          <w:t>).</w:t>
        </w:r>
      </w:ins>
    </w:p>
    <w:p w14:paraId="22A6F049" w14:textId="77777777" w:rsidR="00035180" w:rsidRPr="004418C4" w:rsidRDefault="00035180" w:rsidP="00596CFD">
      <w:pPr>
        <w:pStyle w:val="Alg3"/>
        <w:numPr>
          <w:ilvl w:val="0"/>
          <w:numId w:val="614"/>
        </w:numPr>
        <w:contextualSpacing/>
        <w:rPr>
          <w:ins w:id="18394" w:author="Rev 4 Allen Wirfs-Brock" w:date="2011-11-04T16:48:00Z"/>
        </w:rPr>
      </w:pPr>
      <w:ins w:id="18395" w:author="Rev 4 Allen Wirfs-Brock" w:date="2011-11-04T16:48:00Z">
        <w:del w:id="18396" w:author="Rev 6 Allen Wirfs-Brock" w:date="2012-02-26T10:43:00Z">
          <w:r w:rsidDel="00355E22">
            <w:delText>Perform</w:delText>
          </w:r>
        </w:del>
      </w:ins>
      <w:ins w:id="18397" w:author="Rev 6 Allen Wirfs-Brock" w:date="2012-02-26T10:43:00Z">
        <w:r w:rsidR="00355E22">
          <w:t xml:space="preserve">Let </w:t>
        </w:r>
        <w:r w:rsidR="00355E22" w:rsidRPr="00DE13A5">
          <w:rPr>
            <w:i/>
          </w:rPr>
          <w:t>status</w:t>
        </w:r>
        <w:r w:rsidR="00355E22">
          <w:t xml:space="preserve"> be the result of performing</w:t>
        </w:r>
      </w:ins>
      <w:ins w:id="18398" w:author="Rev 4 Allen Wirfs-Brock" w:date="2011-11-04T16:48:00Z">
        <w:r>
          <w:t xml:space="preserve"> </w:t>
        </w:r>
      </w:ins>
      <w:ins w:id="18399" w:author="Rev 4 Allen Wirfs-Brock" w:date="2011-11-06T12:23:00Z">
        <w:r w:rsidR="0037654E">
          <w:t xml:space="preserve">Indexed </w:t>
        </w:r>
      </w:ins>
      <w:ins w:id="18400" w:author="Rev 4 Allen Wirfs-Brock" w:date="2011-11-04T16:48:00Z">
        <w:r>
          <w:t xml:space="preserve">Binding </w:t>
        </w:r>
        <w:del w:id="18401" w:author="Rev 6 Allen Wirfs-Brock" w:date="2012-02-27T15:47:00Z">
          <w:r w:rsidDel="00A113E2">
            <w:delText>Initialization</w:delText>
          </w:r>
        </w:del>
      </w:ins>
      <w:ins w:id="18402" w:author="Rev 6 Allen Wirfs-Brock" w:date="2012-02-27T15:47:00Z">
        <w:r w:rsidR="00A113E2">
          <w:t>Initialisation</w:t>
        </w:r>
      </w:ins>
      <w:ins w:id="18403" w:author="Rev 4 Allen Wirfs-Brock" w:date="2011-11-04T16:48:00Z">
        <w:r>
          <w:t xml:space="preserve"> for</w:t>
        </w:r>
        <w:r w:rsidRPr="004418C4">
          <w:t xml:space="preserve"> </w:t>
        </w:r>
      </w:ins>
      <w:ins w:id="18404" w:author="Rev 4 Allen Wirfs-Brock" w:date="2011-11-04T16:49:00Z">
        <w:r w:rsidRPr="00035180">
          <w:rPr>
            <w:i/>
          </w:rPr>
          <w:t xml:space="preserve">FormalParameter </w:t>
        </w:r>
      </w:ins>
      <w:ins w:id="18405" w:author="Rev 4 Allen Wirfs-Brock" w:date="2011-11-04T16:48:00Z">
        <w:r w:rsidRPr="004418C4">
          <w:t xml:space="preserve">using </w:t>
        </w:r>
        <w:del w:id="18406" w:author="Rev 7 Allen Wirfs-Brock" w:date="2012-04-12T14:14:00Z">
          <w:r w:rsidDel="00D14561">
            <w:rPr>
              <w:i/>
            </w:rPr>
            <w:delText>value</w:delText>
          </w:r>
        </w:del>
      </w:ins>
      <w:ins w:id="18407" w:author="Rev 7 Allen Wirfs-Brock" w:date="2012-04-12T14:14:00Z">
        <w:r w:rsidR="00D14561">
          <w:rPr>
            <w:i/>
          </w:rPr>
          <w:t>array</w:t>
        </w:r>
      </w:ins>
      <w:ins w:id="18408" w:author="Rev 4 Allen Wirfs-Brock" w:date="2011-11-04T16:48:00Z">
        <w:r w:rsidRPr="004418C4">
          <w:t>,</w:t>
        </w:r>
        <w:r w:rsidRPr="004418C4">
          <w:rPr>
            <w:i/>
          </w:rPr>
          <w:t xml:space="preserve"> </w:t>
        </w:r>
      </w:ins>
      <w:ins w:id="18409" w:author="Rev 4 Allen Wirfs-Brock" w:date="2011-11-06T12:24:00Z">
        <w:del w:id="18410" w:author="Rev 7 Allen Wirfs-Brock" w:date="2012-04-12T14:14:00Z">
          <w:r w:rsidR="00A34113" w:rsidRPr="004418C4" w:rsidDel="00D14561">
            <w:rPr>
              <w:i/>
            </w:rPr>
            <w:delText>lenValue</w:delText>
          </w:r>
          <w:r w:rsidR="00A34113" w:rsidRPr="004418C4" w:rsidDel="00D14561">
            <w:delText>,</w:delText>
          </w:r>
          <w:r w:rsidR="00A34113" w:rsidRPr="004418C4" w:rsidDel="00D14561">
            <w:rPr>
              <w:i/>
            </w:rPr>
            <w:delText xml:space="preserve"> </w:delText>
          </w:r>
        </w:del>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ins>
      <w:ins w:id="18411" w:author="Rev 4 Allen Wirfs-Brock" w:date="2011-11-04T16:48:00Z">
        <w:r w:rsidRPr="004418C4">
          <w:t>as the arguments.</w:t>
        </w:r>
      </w:ins>
    </w:p>
    <w:p w14:paraId="795CE90C" w14:textId="77777777" w:rsidR="00355E22" w:rsidRDefault="00355E22" w:rsidP="00596CFD">
      <w:pPr>
        <w:pStyle w:val="Alg4"/>
        <w:numPr>
          <w:ilvl w:val="0"/>
          <w:numId w:val="614"/>
        </w:numPr>
        <w:spacing w:after="220"/>
        <w:contextualSpacing/>
        <w:rPr>
          <w:ins w:id="18412" w:author="Rev 6 Allen Wirfs-Brock" w:date="2012-02-26T10:43:00Z"/>
        </w:rPr>
      </w:pPr>
      <w:ins w:id="18413" w:author="Rev 6 Allen Wirfs-Brock" w:date="2012-02-26T10:43:00Z">
        <w:r>
          <w:t>ReturnIfAbrupt(</w:t>
        </w:r>
        <w:r w:rsidRPr="00DE13A5">
          <w:rPr>
            <w:i/>
          </w:rPr>
          <w:t>status</w:t>
        </w:r>
        <w:r>
          <w:t>).</w:t>
        </w:r>
      </w:ins>
    </w:p>
    <w:p w14:paraId="7C656AF7" w14:textId="77777777" w:rsidR="00035180" w:rsidRPr="004418C4" w:rsidRDefault="00035180" w:rsidP="00596CFD">
      <w:pPr>
        <w:pStyle w:val="Alg4"/>
        <w:numPr>
          <w:ilvl w:val="0"/>
          <w:numId w:val="614"/>
        </w:numPr>
        <w:spacing w:after="220"/>
        <w:contextualSpacing/>
        <w:rPr>
          <w:ins w:id="18414" w:author="Rev 4 Allen Wirfs-Brock" w:date="2011-11-04T16:48:00Z"/>
        </w:rPr>
      </w:pPr>
      <w:ins w:id="18415" w:author="Rev 4 Allen Wirfs-Brock" w:date="2011-11-04T16:48:00Z">
        <w:r>
          <w:t xml:space="preserve">Return </w:t>
        </w:r>
      </w:ins>
      <w:ins w:id="18416" w:author="Rev 4 Allen Wirfs-Brock" w:date="2011-11-04T16:51:00Z">
        <w:r>
          <w:rPr>
            <w:i/>
          </w:rPr>
          <w:t>lastI</w:t>
        </w:r>
        <w:r w:rsidRPr="004418C4">
          <w:rPr>
            <w:i/>
          </w:rPr>
          <w:t>ndex</w:t>
        </w:r>
        <w:r>
          <w:t xml:space="preserve"> </w:t>
        </w:r>
      </w:ins>
      <w:ins w:id="18417" w:author="Rev 4 Allen Wirfs-Brock" w:date="2011-11-04T16:48:00Z">
        <w:r>
          <w:t>+ 1</w:t>
        </w:r>
        <w:r w:rsidRPr="004418C4">
          <w:t>.</w:t>
        </w:r>
      </w:ins>
    </w:p>
    <w:p w14:paraId="59C57E70" w14:textId="77777777" w:rsidR="00035180" w:rsidRPr="00C7794D" w:rsidRDefault="00035180" w:rsidP="00C7794D">
      <w:pPr>
        <w:pStyle w:val="SyntaxRule"/>
        <w:spacing w:after="240"/>
        <w:rPr>
          <w:ins w:id="18418" w:author="Rev 4 Allen Wirfs-Brock" w:date="2011-11-04T16:54:00Z"/>
          <w:sz w:val="22"/>
        </w:rPr>
      </w:pPr>
      <w:ins w:id="18419" w:author="Rev 4 Allen Wirfs-Brock" w:date="2011-11-04T16:54:00Z">
        <w:r w:rsidRPr="00C7794D">
          <w:rPr>
            <w:sz w:val="22"/>
          </w:rPr>
          <w:t xml:space="preserve">FunctionRestParameter </w:t>
        </w:r>
        <w:r w:rsidRPr="00C7794D">
          <w:rPr>
            <w:rFonts w:ascii="Arial" w:hAnsi="Arial"/>
            <w:b/>
            <w:i w:val="0"/>
            <w:sz w:val="22"/>
          </w:rPr>
          <w:t>:</w:t>
        </w:r>
      </w:ins>
      <w:ins w:id="18420" w:author="Rev 4 Allen Wirfs-Brock" w:date="2011-11-04T16:56:00Z">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ins>
      <w:ins w:id="18421" w:author="Rev 5 Allen Wirfs-Brock" w:date="2011-12-29T17:44:00Z">
        <w:r w:rsidR="00596CFD">
          <w:rPr>
            <w:sz w:val="22"/>
          </w:rPr>
          <w:t>Binding</w:t>
        </w:r>
      </w:ins>
      <w:ins w:id="18422" w:author="Rev 4 Allen Wirfs-Brock" w:date="2011-11-04T16:56:00Z">
        <w:r w:rsidRPr="00C7794D">
          <w:rPr>
            <w:sz w:val="22"/>
          </w:rPr>
          <w:t>Identifier</w:t>
        </w:r>
      </w:ins>
    </w:p>
    <w:p w14:paraId="08908082" w14:textId="77777777" w:rsidR="00D14561" w:rsidRDefault="00D14561" w:rsidP="00D14561">
      <w:pPr>
        <w:pStyle w:val="Alg3"/>
        <w:numPr>
          <w:ilvl w:val="0"/>
          <w:numId w:val="615"/>
        </w:numPr>
        <w:contextualSpacing/>
        <w:rPr>
          <w:ins w:id="18423" w:author="Rev 7 Allen Wirfs-Brock" w:date="2012-04-12T14:16:00Z"/>
        </w:rPr>
      </w:pPr>
      <w:ins w:id="18424" w:author="Rev 7 Allen Wirfs-Brock" w:date="2012-04-12T14:16:00Z">
        <w:r>
          <w:t xml:space="preserve">Asset: </w:t>
        </w:r>
        <w:r>
          <w:rPr>
            <w:i/>
          </w:rPr>
          <w:t>array</w:t>
        </w:r>
        <w:r>
          <w:t xml:space="preserve"> is a </w:t>
        </w:r>
      </w:ins>
      <w:ins w:id="18425" w:author="Rev 7 Allen Wirfs-Brock" w:date="2012-04-12T14:18:00Z">
        <w:r>
          <w:t>well formed arguments object</w:t>
        </w:r>
      </w:ins>
      <w:ins w:id="18426" w:author="Rev 7 Allen Wirfs-Brock" w:date="2012-04-12T14:16:00Z">
        <w:r>
          <w:t xml:space="preserve">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ins>
    </w:p>
    <w:p w14:paraId="2A9EAB55" w14:textId="77777777" w:rsidR="00D14561" w:rsidRDefault="00D14561" w:rsidP="00D14561">
      <w:pPr>
        <w:pStyle w:val="Alg3"/>
        <w:numPr>
          <w:ilvl w:val="0"/>
          <w:numId w:val="615"/>
        </w:numPr>
        <w:contextualSpacing/>
        <w:rPr>
          <w:ins w:id="18427" w:author="Rev 7 Allen Wirfs-Brock" w:date="2012-04-12T14:16:00Z"/>
        </w:rPr>
      </w:pPr>
      <w:ins w:id="18428" w:author="Rev 7 Allen Wirfs-Brock" w:date="2012-04-12T14:16:00Z">
        <w:r>
          <w:t xml:space="preserve">Let </w:t>
        </w:r>
      </w:ins>
      <w:ins w:id="18429" w:author="Rev 7 Allen Wirfs-Brock" w:date="2012-04-12T14:36:00Z">
        <w:r w:rsidR="00B048D2">
          <w:rPr>
            <w:i/>
          </w:rPr>
          <w:t>arguments</w:t>
        </w:r>
      </w:ins>
      <w:ins w:id="18430" w:author="Rev 7 Allen Wirfs-Brock" w:date="2012-04-12T14:17:00Z">
        <w:r>
          <w:rPr>
            <w:i/>
          </w:rPr>
          <w:t>Length</w:t>
        </w:r>
      </w:ins>
      <w:ins w:id="18431" w:author="Rev 7 Allen Wirfs-Brock" w:date="2012-04-12T14:16:00Z">
        <w:r>
          <w:t xml:space="preserve"> be the result of calling the [[Get]] internal method of </w:t>
        </w:r>
        <w:r>
          <w:rPr>
            <w:i/>
          </w:rPr>
          <w:t>value</w:t>
        </w:r>
        <w:r>
          <w:t xml:space="preserve"> with argument </w:t>
        </w:r>
        <w:r>
          <w:rPr>
            <w:rFonts w:ascii="Courier New" w:hAnsi="Courier New" w:cs="Courier New"/>
          </w:rPr>
          <w:t>"</w:t>
        </w:r>
        <w:r w:rsidRPr="00355E22">
          <w:rPr>
            <w:rFonts w:ascii="Courier New" w:hAnsi="Courier New" w:cs="Courier New"/>
            <w:b/>
          </w:rPr>
          <w:t>length</w:t>
        </w:r>
        <w:r>
          <w:rPr>
            <w:rFonts w:ascii="Courier New" w:hAnsi="Courier New" w:cs="Courier New"/>
          </w:rPr>
          <w:t>"</w:t>
        </w:r>
        <w:r>
          <w:t>.</w:t>
        </w:r>
      </w:ins>
    </w:p>
    <w:p w14:paraId="241FA6E2" w14:textId="77777777" w:rsidR="00D14561" w:rsidRDefault="00D14561" w:rsidP="00596CFD">
      <w:pPr>
        <w:pStyle w:val="Alg3"/>
        <w:numPr>
          <w:ilvl w:val="0"/>
          <w:numId w:val="615"/>
        </w:numPr>
        <w:rPr>
          <w:ins w:id="18432" w:author="Rev 7 Allen Wirfs-Brock" w:date="2012-04-12T14:20:00Z"/>
        </w:rPr>
      </w:pPr>
      <w:ins w:id="18433" w:author="Rev 7 Allen Wirfs-Brock" w:date="2012-04-12T14:20:00Z">
        <w:r>
          <w:t xml:space="preserve">Let </w:t>
        </w:r>
      </w:ins>
      <w:ins w:id="18434" w:author="Rev 7 Allen Wirfs-Brock" w:date="2012-04-12T14:37:00Z">
        <w:r w:rsidR="00B048D2">
          <w:rPr>
            <w:i/>
          </w:rPr>
          <w:t>argumentsLength</w:t>
        </w:r>
        <w:r w:rsidR="00B048D2">
          <w:t xml:space="preserve"> </w:t>
        </w:r>
      </w:ins>
      <w:ins w:id="18435" w:author="Rev 7 Allen Wirfs-Brock" w:date="2012-04-12T14:20:00Z">
        <w:r>
          <w:t xml:space="preserve">be </w:t>
        </w:r>
      </w:ins>
      <w:ins w:id="18436" w:author="Rev 7 Allen Wirfs-Brock" w:date="2012-04-12T14:37:00Z">
        <w:r w:rsidR="00B048D2">
          <w:rPr>
            <w:i/>
          </w:rPr>
          <w:t>argumentsLength</w:t>
        </w:r>
      </w:ins>
      <w:ins w:id="18437" w:author="Rev 7 Allen Wirfs-Brock" w:date="2012-04-12T14:20:00Z">
        <w:r>
          <w:t>.[[value]].</w:t>
        </w:r>
      </w:ins>
    </w:p>
    <w:p w14:paraId="6D51FF1F" w14:textId="77777777" w:rsidR="00035180" w:rsidRPr="004418C4" w:rsidRDefault="00035180" w:rsidP="00596CFD">
      <w:pPr>
        <w:pStyle w:val="Alg3"/>
        <w:numPr>
          <w:ilvl w:val="0"/>
          <w:numId w:val="615"/>
        </w:numPr>
        <w:rPr>
          <w:ins w:id="18438" w:author="Rev 4 Allen Wirfs-Brock" w:date="2011-11-04T16:55:00Z"/>
        </w:rPr>
      </w:pPr>
      <w:ins w:id="18439" w:author="Rev 4 Allen Wirfs-Brock" w:date="2011-11-04T16:55:00Z">
        <w:r w:rsidRPr="004418C4">
          <w:t xml:space="preserve">Let </w:t>
        </w:r>
        <w:r w:rsidRPr="004418C4">
          <w:rPr>
            <w:i/>
          </w:rPr>
          <w:t>A</w:t>
        </w:r>
        <w:r w:rsidRPr="004418C4">
          <w:t xml:space="preserve"> be </w:t>
        </w:r>
      </w:ins>
      <w:ins w:id="18440" w:author="Rev 7 Allen Wirfs-Brock" w:date="2012-04-11T16:18:00Z">
        <w:r w:rsidR="00F44A1F">
          <w:t>the result of the abstraction operation ArrayCreate (15.4) with argument 0</w:t>
        </w:r>
      </w:ins>
      <w:ins w:id="18441" w:author="Rev 4 Allen Wirfs-Brock" w:date="2011-11-04T16:55:00Z">
        <w:del w:id="18442"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7DB52BFD" w14:textId="77777777" w:rsidR="00035180" w:rsidRPr="004418C4" w:rsidRDefault="00035180" w:rsidP="00596CFD">
      <w:pPr>
        <w:pStyle w:val="Alg3"/>
        <w:numPr>
          <w:ilvl w:val="0"/>
          <w:numId w:val="615"/>
        </w:numPr>
        <w:rPr>
          <w:ins w:id="18443" w:author="Rev 4 Allen Wirfs-Brock" w:date="2011-11-04T16:55:00Z"/>
        </w:rPr>
      </w:pPr>
      <w:ins w:id="18444" w:author="Rev 4 Allen Wirfs-Brock" w:date="2011-11-04T16:55:00Z">
        <w:r w:rsidRPr="004418C4">
          <w:t xml:space="preserve">Let </w:t>
        </w:r>
        <w:r w:rsidRPr="004418C4">
          <w:rPr>
            <w:i/>
          </w:rPr>
          <w:t>n</w:t>
        </w:r>
        <w:r w:rsidRPr="004418C4">
          <w:t>=0;</w:t>
        </w:r>
      </w:ins>
    </w:p>
    <w:p w14:paraId="2A65801F" w14:textId="77777777" w:rsidR="00035180" w:rsidRPr="004418C4" w:rsidRDefault="00035180" w:rsidP="00596CFD">
      <w:pPr>
        <w:pStyle w:val="Alg3"/>
        <w:numPr>
          <w:ilvl w:val="0"/>
          <w:numId w:val="615"/>
        </w:numPr>
        <w:rPr>
          <w:ins w:id="18445" w:author="Rev 4 Allen Wirfs-Brock" w:date="2011-11-04T16:55:00Z"/>
        </w:rPr>
      </w:pPr>
      <w:ins w:id="18446" w:author="Rev 4 Allen Wirfs-Brock" w:date="2011-11-04T16:55:00Z">
        <w:r w:rsidRPr="004418C4">
          <w:t xml:space="preserve">Repeat, while </w:t>
        </w:r>
      </w:ins>
      <w:ins w:id="18447" w:author="Rev 4 Allen Wirfs-Brock" w:date="2011-11-06T12:28:00Z">
        <w:r w:rsidR="00A34113">
          <w:rPr>
            <w:i/>
          </w:rPr>
          <w:t>nextIndex</w:t>
        </w:r>
        <w:r w:rsidR="00A34113" w:rsidRPr="004418C4">
          <w:t xml:space="preserve"> </w:t>
        </w:r>
      </w:ins>
      <w:ins w:id="18448" w:author="Rev 4 Allen Wirfs-Brock" w:date="2011-11-04T16:55:00Z">
        <w:r w:rsidRPr="004418C4">
          <w:t xml:space="preserve">&lt; </w:t>
        </w:r>
      </w:ins>
      <w:ins w:id="18449" w:author="Rev 7 Allen Wirfs-Brock" w:date="2012-04-12T14:37:00Z">
        <w:r w:rsidR="00B048D2">
          <w:rPr>
            <w:i/>
          </w:rPr>
          <w:t>argumentsLength</w:t>
        </w:r>
      </w:ins>
      <w:ins w:id="18450" w:author="Rev 4 Allen Wirfs-Brock" w:date="2011-11-06T12:28:00Z">
        <w:del w:id="18451" w:author="Rev 7 Allen Wirfs-Brock" w:date="2012-04-12T14:37:00Z">
          <w:r w:rsidR="00A34113" w:rsidRPr="004418C4" w:rsidDel="00B048D2">
            <w:rPr>
              <w:i/>
            </w:rPr>
            <w:delText>arrayLength</w:delText>
          </w:r>
        </w:del>
      </w:ins>
    </w:p>
    <w:p w14:paraId="12F0FECE" w14:textId="77777777" w:rsidR="00035180" w:rsidRPr="004418C4" w:rsidRDefault="00035180" w:rsidP="00596CFD">
      <w:pPr>
        <w:pStyle w:val="Alg3"/>
        <w:numPr>
          <w:ilvl w:val="1"/>
          <w:numId w:val="615"/>
        </w:numPr>
        <w:tabs>
          <w:tab w:val="clear" w:pos="1080"/>
          <w:tab w:val="num" w:pos="720"/>
        </w:tabs>
        <w:ind w:left="720"/>
        <w:rPr>
          <w:ins w:id="18452" w:author="Rev 4 Allen Wirfs-Brock" w:date="2011-11-04T16:55:00Z"/>
        </w:rPr>
      </w:pPr>
      <w:ins w:id="18453" w:author="Rev 4 Allen Wirfs-Brock" w:date="2011-11-04T16:55:00Z">
        <w:r w:rsidRPr="004418C4">
          <w:t xml:space="preserve">Let </w:t>
        </w:r>
        <w:r w:rsidRPr="004418C4">
          <w:rPr>
            <w:i/>
          </w:rPr>
          <w:t>P</w:t>
        </w:r>
        <w:r w:rsidRPr="004418C4">
          <w:t xml:space="preserve"> be ToString(</w:t>
        </w:r>
      </w:ins>
      <w:ins w:id="18454" w:author="Rev 4 Allen Wirfs-Brock" w:date="2011-11-06T12:29:00Z">
        <w:r w:rsidR="00A34113">
          <w:rPr>
            <w:i/>
          </w:rPr>
          <w:t>nextIndex</w:t>
        </w:r>
      </w:ins>
      <w:ins w:id="18455" w:author="Rev 4 Allen Wirfs-Brock" w:date="2011-11-04T16:55:00Z">
        <w:r w:rsidRPr="004418C4">
          <w:t>).</w:t>
        </w:r>
      </w:ins>
    </w:p>
    <w:p w14:paraId="426BDAA2" w14:textId="77777777" w:rsidR="00035180" w:rsidRPr="004418C4" w:rsidRDefault="00585329" w:rsidP="00596CFD">
      <w:pPr>
        <w:pStyle w:val="Alg3"/>
        <w:numPr>
          <w:ilvl w:val="1"/>
          <w:numId w:val="615"/>
        </w:numPr>
        <w:tabs>
          <w:tab w:val="clear" w:pos="1080"/>
          <w:tab w:val="num" w:pos="720"/>
        </w:tabs>
        <w:ind w:left="720"/>
        <w:rPr>
          <w:ins w:id="18456" w:author="Rev 4 Allen Wirfs-Brock" w:date="2011-11-04T16:55:00Z"/>
        </w:rPr>
      </w:pPr>
      <w:ins w:id="18457" w:author="Rev 4 Allen Wirfs-Brock" w:date="2011-11-06T13:10:00Z">
        <w:r>
          <w:t xml:space="preserve">Assert: </w:t>
        </w:r>
      </w:ins>
      <w:ins w:id="18458" w:author="Rev 4 Allen Wirfs-Brock" w:date="2011-11-06T12:30:00Z">
        <w:r w:rsidR="00A34113">
          <w:rPr>
            <w:i/>
          </w:rPr>
          <w:t>array</w:t>
        </w:r>
        <w:r w:rsidR="00A34113">
          <w:t xml:space="preserve"> </w:t>
        </w:r>
      </w:ins>
      <w:ins w:id="18459" w:author="Rev 4 Allen Wirfs-Brock" w:date="2011-11-06T12:28:00Z">
        <w:r w:rsidR="00A34113">
          <w:t>is a well formed arguments object,</w:t>
        </w:r>
      </w:ins>
      <w:ins w:id="18460" w:author="Rev 4 Allen Wirfs-Brock" w:date="2011-11-06T13:10:00Z">
        <w:r>
          <w:t xml:space="preserve"> hence</w:t>
        </w:r>
      </w:ins>
      <w:ins w:id="18461" w:author="Rev 4 Allen Wirfs-Brock" w:date="2011-11-06T12:28:00Z">
        <w:r w:rsidR="00A34113">
          <w:t xml:space="preserve"> it must have a property </w:t>
        </w:r>
        <w:r w:rsidR="00A34113" w:rsidRPr="00C7794D">
          <w:rPr>
            <w:i/>
            <w:u w:val="single"/>
          </w:rPr>
          <w:t>P</w:t>
        </w:r>
        <w:r w:rsidR="00A34113">
          <w:t>.</w:t>
        </w:r>
      </w:ins>
    </w:p>
    <w:p w14:paraId="3EAF62BA" w14:textId="77777777" w:rsidR="00035180" w:rsidRPr="004418C4" w:rsidRDefault="00035180" w:rsidP="00596CFD">
      <w:pPr>
        <w:pStyle w:val="Alg3"/>
        <w:numPr>
          <w:ilvl w:val="1"/>
          <w:numId w:val="615"/>
        </w:numPr>
        <w:tabs>
          <w:tab w:val="clear" w:pos="1080"/>
          <w:tab w:val="num" w:pos="720"/>
        </w:tabs>
        <w:ind w:hanging="720"/>
        <w:rPr>
          <w:ins w:id="18462" w:author="Rev 4 Allen Wirfs-Brock" w:date="2011-11-04T16:55:00Z"/>
        </w:rPr>
      </w:pPr>
      <w:ins w:id="18463" w:author="Rev 4 Allen Wirfs-Brock" w:date="2011-11-04T16:55:00Z">
        <w:r w:rsidRPr="004418C4">
          <w:t xml:space="preserve">Let </w:t>
        </w:r>
        <w:r w:rsidRPr="004418C4">
          <w:rPr>
            <w:i/>
          </w:rPr>
          <w:t>v</w:t>
        </w:r>
        <w:r w:rsidRPr="004418C4">
          <w:t xml:space="preserve"> be the result of calling the [[Get]] internal method of </w:t>
        </w:r>
      </w:ins>
      <w:ins w:id="18464" w:author="Rev 4 Allen Wirfs-Brock" w:date="2011-11-06T12:30:00Z">
        <w:r w:rsidR="00A34113">
          <w:rPr>
            <w:i/>
          </w:rPr>
          <w:t>array</w:t>
        </w:r>
        <w:r w:rsidR="00A34113" w:rsidRPr="004418C4">
          <w:t xml:space="preserve"> </w:t>
        </w:r>
      </w:ins>
      <w:ins w:id="18465" w:author="Rev 4 Allen Wirfs-Brock" w:date="2011-11-04T16:55:00Z">
        <w:r w:rsidRPr="004418C4">
          <w:t xml:space="preserve">passing </w:t>
        </w:r>
        <w:r w:rsidRPr="004418C4">
          <w:rPr>
            <w:i/>
          </w:rPr>
          <w:t xml:space="preserve">P </w:t>
        </w:r>
        <w:r w:rsidRPr="004418C4">
          <w:t>as the argument.</w:t>
        </w:r>
      </w:ins>
    </w:p>
    <w:p w14:paraId="696B464B" w14:textId="77777777" w:rsidR="00035180" w:rsidRPr="004418C4" w:rsidRDefault="00035180" w:rsidP="00596CFD">
      <w:pPr>
        <w:pStyle w:val="Alg3"/>
        <w:numPr>
          <w:ilvl w:val="1"/>
          <w:numId w:val="615"/>
        </w:numPr>
        <w:tabs>
          <w:tab w:val="clear" w:pos="1080"/>
          <w:tab w:val="num" w:pos="720"/>
        </w:tabs>
        <w:ind w:left="720"/>
        <w:rPr>
          <w:ins w:id="18466" w:author="Rev 4 Allen Wirfs-Brock" w:date="2011-11-04T16:55:00Z"/>
        </w:rPr>
      </w:pPr>
      <w:ins w:id="18467" w:author="Rev 4 Allen Wirfs-Brock" w:date="2011-11-04T16:55:00Z">
        <w:r w:rsidRPr="004418C4">
          <w:t xml:space="preserve">Call the [[DefineOwnProperty]] internal method of </w:t>
        </w:r>
        <w:r w:rsidRPr="004418C4">
          <w:rPr>
            <w:i/>
          </w:rPr>
          <w:t>A</w:t>
        </w:r>
        <w:r w:rsidRPr="004418C4">
          <w:t xml:space="preserve"> with arguments ToString(</w:t>
        </w:r>
        <w:r w:rsidRPr="004418C4">
          <w:rPr>
            <w:i/>
          </w:rPr>
          <w:t>n</w:t>
        </w:r>
        <w:r w:rsidRPr="004418C4">
          <w:t>)</w:t>
        </w:r>
      </w:ins>
      <w:ins w:id="18468" w:author="Rev 7 Allen Wirfs-Brock" w:date="2012-04-12T13:54:00Z">
        <w:r w:rsidR="00055BD5">
          <w:t>.[[value]]</w:t>
        </w:r>
      </w:ins>
      <w:ins w:id="18469" w:author="Rev 4 Allen Wirfs-Brock" w:date="2011-11-04T16:55:00Z">
        <w:r w:rsidRPr="004418C4">
          <w:t xml:space="preserve">, Property Descriptor {[[Value]]: </w:t>
        </w:r>
        <w:r w:rsidRPr="004418C4">
          <w:rPr>
            <w:i/>
          </w:rPr>
          <w:t>v</w:t>
        </w:r>
      </w:ins>
      <w:ins w:id="18470" w:author="Rev 7 Allen Wirfs-Brock" w:date="2012-04-09T17:18:00Z">
        <w:r w:rsidR="00112290">
          <w:t>.[[value]]</w:t>
        </w:r>
      </w:ins>
      <w:ins w:id="18471" w:author="Rev 4 Allen Wirfs-Brock" w:date="2011-11-04T16:55: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5374AB73" w14:textId="77777777" w:rsidR="00035180" w:rsidRPr="004418C4" w:rsidRDefault="00035180" w:rsidP="00596CFD">
      <w:pPr>
        <w:pStyle w:val="Alg3"/>
        <w:numPr>
          <w:ilvl w:val="1"/>
          <w:numId w:val="615"/>
        </w:numPr>
        <w:tabs>
          <w:tab w:val="clear" w:pos="1080"/>
          <w:tab w:val="num" w:pos="720"/>
        </w:tabs>
        <w:ind w:hanging="720"/>
        <w:rPr>
          <w:ins w:id="18472" w:author="Rev 4 Allen Wirfs-Brock" w:date="2011-11-04T16:55:00Z"/>
        </w:rPr>
      </w:pPr>
      <w:ins w:id="18473" w:author="Rev 4 Allen Wirfs-Brock" w:date="2011-11-04T16:55:00Z">
        <w:r w:rsidRPr="004418C4">
          <w:t xml:space="preserve">Let </w:t>
        </w:r>
        <w:r w:rsidRPr="004418C4">
          <w:rPr>
            <w:i/>
          </w:rPr>
          <w:t>n</w:t>
        </w:r>
        <w:r w:rsidRPr="004418C4">
          <w:t xml:space="preserve"> = </w:t>
        </w:r>
        <w:r w:rsidRPr="004418C4">
          <w:rPr>
            <w:i/>
          </w:rPr>
          <w:t>n</w:t>
        </w:r>
        <w:r w:rsidRPr="004418C4">
          <w:t>+1.</w:t>
        </w:r>
      </w:ins>
    </w:p>
    <w:p w14:paraId="3DE22C73" w14:textId="77777777" w:rsidR="00035180" w:rsidRPr="004418C4" w:rsidRDefault="00035180" w:rsidP="00596CFD">
      <w:pPr>
        <w:pStyle w:val="Alg3"/>
        <w:numPr>
          <w:ilvl w:val="1"/>
          <w:numId w:val="615"/>
        </w:numPr>
        <w:tabs>
          <w:tab w:val="clear" w:pos="1080"/>
          <w:tab w:val="num" w:pos="720"/>
        </w:tabs>
        <w:ind w:hanging="720"/>
        <w:rPr>
          <w:ins w:id="18474" w:author="Rev 4 Allen Wirfs-Brock" w:date="2011-11-04T16:55:00Z"/>
        </w:rPr>
      </w:pPr>
      <w:ins w:id="18475" w:author="Rev 4 Allen Wirfs-Brock" w:date="2011-11-04T16:55:00Z">
        <w:r w:rsidRPr="004418C4">
          <w:t xml:space="preserve">Let </w:t>
        </w:r>
      </w:ins>
      <w:ins w:id="18476" w:author="Rev 4 Allen Wirfs-Brock" w:date="2011-11-06T12:31:00Z">
        <w:r w:rsidR="00A34113">
          <w:rPr>
            <w:i/>
          </w:rPr>
          <w:t>nextIndex</w:t>
        </w:r>
        <w:r w:rsidR="00A34113" w:rsidRPr="004418C4">
          <w:t xml:space="preserve"> </w:t>
        </w:r>
      </w:ins>
      <w:ins w:id="18477" w:author="Rev 4 Allen Wirfs-Brock" w:date="2011-11-04T16:55:00Z">
        <w:r w:rsidRPr="004418C4">
          <w:t xml:space="preserve">= </w:t>
        </w:r>
      </w:ins>
      <w:ins w:id="18478" w:author="Rev 4 Allen Wirfs-Brock" w:date="2011-11-06T12:31:00Z">
        <w:r w:rsidR="00A34113">
          <w:rPr>
            <w:i/>
          </w:rPr>
          <w:t>nextIndex</w:t>
        </w:r>
        <w:r w:rsidR="00A34113" w:rsidRPr="004418C4">
          <w:t xml:space="preserve"> </w:t>
        </w:r>
      </w:ins>
      <w:ins w:id="18479" w:author="Rev 4 Allen Wirfs-Brock" w:date="2011-11-04T16:55:00Z">
        <w:r w:rsidRPr="004418C4">
          <w:t>+1.</w:t>
        </w:r>
      </w:ins>
    </w:p>
    <w:p w14:paraId="28D0112B" w14:textId="77777777" w:rsidR="00035180" w:rsidRPr="004418C4" w:rsidRDefault="00355E22" w:rsidP="00596CFD">
      <w:pPr>
        <w:pStyle w:val="Alg3"/>
        <w:numPr>
          <w:ilvl w:val="0"/>
          <w:numId w:val="615"/>
        </w:numPr>
        <w:spacing w:after="240"/>
        <w:rPr>
          <w:ins w:id="18480" w:author="Rev 4 Allen Wirfs-Brock" w:date="2011-11-04T16:55:00Z"/>
        </w:rPr>
      </w:pPr>
      <w:ins w:id="18481" w:author="Rev 6 Allen Wirfs-Brock" w:date="2012-02-26T10:39:00Z">
        <w:r>
          <w:t xml:space="preserve">Return the result of performing </w:t>
        </w:r>
      </w:ins>
      <w:ins w:id="18482" w:author="Rev 4 Allen Wirfs-Brock" w:date="2011-11-04T16:55:00Z">
        <w:del w:id="18483" w:author="Rev 6 Allen Wirfs-Brock" w:date="2012-02-26T10:39:00Z">
          <w:r w:rsidR="00035180" w:rsidRPr="004418C4" w:rsidDel="00355E22">
            <w:delText xml:space="preserve">Perform </w:delText>
          </w:r>
        </w:del>
        <w:r w:rsidR="00035180" w:rsidRPr="004418C4">
          <w:t xml:space="preserve">Binding </w:t>
        </w:r>
        <w:del w:id="18484" w:author="Rev 6 Allen Wirfs-Brock" w:date="2012-02-27T15:47:00Z">
          <w:r w:rsidR="00035180" w:rsidRPr="004418C4" w:rsidDel="00A113E2">
            <w:delText>Initialization</w:delText>
          </w:r>
        </w:del>
      </w:ins>
      <w:ins w:id="18485" w:author="Rev 6 Allen Wirfs-Brock" w:date="2012-02-27T15:47:00Z">
        <w:r w:rsidR="00A113E2">
          <w:t>Initialisation</w:t>
        </w:r>
      </w:ins>
      <w:ins w:id="18486" w:author="Rev 4 Allen Wirfs-Brock" w:date="2011-11-04T16:55:00Z">
        <w:r w:rsidR="00035180" w:rsidRPr="004418C4">
          <w:t xml:space="preserve"> for </w:t>
        </w:r>
      </w:ins>
      <w:ins w:id="18487" w:author="Rev 5 Allen Wirfs-Brock" w:date="2011-12-29T17:45:00Z">
        <w:r w:rsidR="00596CFD" w:rsidRPr="00596CFD">
          <w:rPr>
            <w:i/>
            <w:sz w:val="22"/>
          </w:rPr>
          <w:t>Binding</w:t>
        </w:r>
      </w:ins>
      <w:ins w:id="18488" w:author="Rev 4 Allen Wirfs-Brock" w:date="2011-11-04T16:55:00Z">
        <w:r w:rsidR="00035180" w:rsidRPr="004418C4">
          <w:rPr>
            <w:i/>
          </w:rPr>
          <w:t>Identif</w:t>
        </w:r>
      </w:ins>
      <w:ins w:id="18489" w:author="Rev 7 Allen Wirfs-Brock" w:date="2012-04-12T14:35:00Z">
        <w:r w:rsidR="00B048D2">
          <w:rPr>
            <w:i/>
          </w:rPr>
          <w:t>i</w:t>
        </w:r>
      </w:ins>
      <w:ins w:id="18490" w:author="Rev 4 Allen Wirfs-Brock" w:date="2011-11-04T16:55:00Z">
        <w:r w:rsidR="00035180" w:rsidRPr="004418C4">
          <w:rPr>
            <w:i/>
          </w:rPr>
          <w:t>er</w:t>
        </w:r>
        <w:r w:rsidR="00035180" w:rsidRPr="004418C4">
          <w:t xml:space="preserve"> using </w:t>
        </w:r>
        <w:r w:rsidR="00035180" w:rsidRPr="004418C4">
          <w:rPr>
            <w:i/>
          </w:rPr>
          <w:t>A</w:t>
        </w:r>
        <w:r w:rsidR="00035180" w:rsidRPr="004418C4">
          <w:t xml:space="preserve"> and </w:t>
        </w:r>
      </w:ins>
      <w:ins w:id="18491" w:author="Rev 4 Allen Wirfs-Brock" w:date="2011-11-06T12:25:00Z">
        <w:r w:rsidR="00A34113">
          <w:rPr>
            <w:i/>
          </w:rPr>
          <w:t>environment</w:t>
        </w:r>
        <w:r w:rsidR="00A34113" w:rsidRPr="004418C4">
          <w:t xml:space="preserve"> </w:t>
        </w:r>
      </w:ins>
      <w:ins w:id="18492" w:author="Rev 4 Allen Wirfs-Brock" w:date="2011-11-04T16:55:00Z">
        <w:r w:rsidR="00035180" w:rsidRPr="004418C4">
          <w:t xml:space="preserve">as </w:t>
        </w:r>
      </w:ins>
      <w:ins w:id="18493" w:author="Rev 4 Allen Wirfs-Brock" w:date="2011-11-06T12:25:00Z">
        <w:r w:rsidR="00A34113">
          <w:t>arguments</w:t>
        </w:r>
      </w:ins>
      <w:ins w:id="18494" w:author="Rev 4 Allen Wirfs-Brock" w:date="2011-11-04T16:55:00Z">
        <w:r w:rsidR="00035180" w:rsidRPr="004418C4">
          <w:t>.</w:t>
        </w:r>
      </w:ins>
    </w:p>
    <w:p w14:paraId="512F6CD8" w14:textId="77777777" w:rsidR="00B84A5F" w:rsidRPr="004418C4" w:rsidRDefault="00B84A5F" w:rsidP="00B84A5F">
      <w:pPr>
        <w:pStyle w:val="SyntaxRule"/>
        <w:spacing w:after="240"/>
        <w:rPr>
          <w:ins w:id="18495" w:author="Rev 4 Allen Wirfs-Brock" w:date="2011-11-04T17:12:00Z"/>
        </w:rPr>
      </w:pPr>
      <w:ins w:id="18496" w:author="Rev 4 Allen Wirfs-Brock" w:date="2011-11-04T17:12:00Z">
        <w:r w:rsidRPr="004418C4">
          <w:t>Formal</w:t>
        </w:r>
        <w:r>
          <w:t>Parameter</w:t>
        </w:r>
        <w:r w:rsidRPr="004418C4">
          <w:t xml:space="preserve"> </w:t>
        </w:r>
        <w:r w:rsidRPr="004418C4">
          <w:rPr>
            <w:rFonts w:ascii="Arial" w:hAnsi="Arial"/>
            <w:b/>
            <w:i w:val="0"/>
          </w:rPr>
          <w:t>:</w:t>
        </w:r>
        <w:r>
          <w:rPr>
            <w:rFonts w:ascii="Arial" w:hAnsi="Arial"/>
            <w:b/>
            <w:i w:val="0"/>
          </w:rPr>
          <w:t xml:space="preserve"> </w:t>
        </w:r>
        <w:r w:rsidRPr="004418C4">
          <w:t>Binding</w:t>
        </w:r>
      </w:ins>
      <w:ins w:id="18497" w:author="Rev 4 Allen Wirfs-Brock" w:date="2011-11-06T13:08:00Z">
        <w:r w:rsidR="00585329">
          <w:t>Element</w:t>
        </w:r>
      </w:ins>
      <w:ins w:id="18498" w:author="Rev 4 Allen Wirfs-Brock" w:date="2011-11-04T17:12:00Z">
        <w:r w:rsidRPr="004418C4">
          <w:t xml:space="preserve"> </w:t>
        </w:r>
      </w:ins>
    </w:p>
    <w:p w14:paraId="236F8C96" w14:textId="77777777" w:rsidR="00D10B56" w:rsidRPr="004418C4" w:rsidRDefault="00355E22" w:rsidP="00596CFD">
      <w:pPr>
        <w:pStyle w:val="Alg3"/>
        <w:numPr>
          <w:ilvl w:val="0"/>
          <w:numId w:val="616"/>
        </w:numPr>
        <w:spacing w:after="220"/>
        <w:rPr>
          <w:ins w:id="18499" w:author="Rev 4 Allen Wirfs-Brock" w:date="2011-11-04T17:28:00Z"/>
        </w:rPr>
      </w:pPr>
      <w:ins w:id="18500" w:author="Rev 6 Allen Wirfs-Brock" w:date="2012-02-26T10:39:00Z">
        <w:r>
          <w:t xml:space="preserve">Return the result of performing </w:t>
        </w:r>
      </w:ins>
      <w:ins w:id="18501" w:author="Rev 4 Allen Wirfs-Brock" w:date="2011-11-06T13:09:00Z">
        <w:del w:id="18502" w:author="Rev 6 Allen Wirfs-Brock" w:date="2012-02-26T10:39:00Z">
          <w:r w:rsidR="00585329" w:rsidDel="00355E22">
            <w:delText xml:space="preserve">Perform </w:delText>
          </w:r>
        </w:del>
        <w:r w:rsidR="00585329">
          <w:t xml:space="preserve">Indexed Binding </w:t>
        </w:r>
        <w:del w:id="18503" w:author="Rev 6 Allen Wirfs-Brock" w:date="2012-02-27T15:47:00Z">
          <w:r w:rsidR="00585329" w:rsidDel="00A113E2">
            <w:delText>Initialization</w:delText>
          </w:r>
        </w:del>
      </w:ins>
      <w:ins w:id="18504" w:author="Rev 6 Allen Wirfs-Brock" w:date="2012-02-27T15:47:00Z">
        <w:r w:rsidR="00A113E2">
          <w:t>Initialisation</w:t>
        </w:r>
      </w:ins>
      <w:ins w:id="18505" w:author="Rev 4 Allen Wirfs-Brock" w:date="2011-11-06T13:09:00Z">
        <w:r w:rsidR="00585329">
          <w:t xml:space="preserve"> for</w:t>
        </w:r>
        <w:r w:rsidR="00585329" w:rsidRPr="004418C4">
          <w:t xml:space="preserve"> </w:t>
        </w:r>
        <w:r w:rsidR="00585329">
          <w:rPr>
            <w:i/>
          </w:rPr>
          <w:t>BindingElement</w:t>
        </w:r>
        <w:r w:rsidR="00585329" w:rsidRPr="00035180">
          <w:rPr>
            <w:i/>
          </w:rPr>
          <w:t xml:space="preserve"> </w:t>
        </w:r>
        <w:r w:rsidR="00585329" w:rsidRPr="004418C4">
          <w:t xml:space="preserve">using </w:t>
        </w:r>
        <w:r w:rsidR="00585329">
          <w:rPr>
            <w:i/>
          </w:rPr>
          <w:t>array</w:t>
        </w:r>
        <w:r w:rsidR="00585329" w:rsidRPr="004418C4">
          <w:t>,</w:t>
        </w:r>
        <w:r w:rsidR="00585329" w:rsidRPr="004418C4">
          <w:rPr>
            <w:i/>
          </w:rPr>
          <w:t xml:space="preserve"> </w:t>
        </w:r>
        <w:del w:id="18506" w:author="Rev 7 Allen Wirfs-Brock" w:date="2012-04-12T14:22:00Z">
          <w:r w:rsidR="00585329" w:rsidDel="00D14561">
            <w:rPr>
              <w:i/>
            </w:rPr>
            <w:delText>arrayLength</w:delText>
          </w:r>
          <w:r w:rsidR="00585329" w:rsidRPr="004418C4" w:rsidDel="00D14561">
            <w:delText>,</w:delText>
          </w:r>
          <w:r w:rsidR="00585329" w:rsidRPr="004418C4" w:rsidDel="00D14561">
            <w:rPr>
              <w:i/>
            </w:rPr>
            <w:delText xml:space="preserve"> </w:delText>
          </w:r>
        </w:del>
        <w:r w:rsidR="00585329">
          <w:rPr>
            <w:i/>
          </w:rPr>
          <w:t>nextIndex</w:t>
        </w:r>
        <w:r w:rsidR="00585329">
          <w:t>,</w:t>
        </w:r>
        <w:r w:rsidR="00585329" w:rsidRPr="004418C4">
          <w:t xml:space="preserve"> and </w:t>
        </w:r>
        <w:r w:rsidR="00585329">
          <w:rPr>
            <w:i/>
          </w:rPr>
          <w:t>environment</w:t>
        </w:r>
        <w:r w:rsidR="00585329">
          <w:t xml:space="preserve"> </w:t>
        </w:r>
        <w:r w:rsidR="00585329" w:rsidRPr="004418C4">
          <w:t>as the arguments.</w:t>
        </w:r>
      </w:ins>
    </w:p>
    <w:p w14:paraId="09712279" w14:textId="77777777" w:rsidR="00CB4E96" w:rsidRPr="00E77497" w:rsidRDefault="00CB4E96" w:rsidP="00CB4E96">
      <w:pPr>
        <w:keepNext/>
        <w:rPr>
          <w:ins w:id="18507" w:author="Rev 7 Allen Wirfs-Brock" w:date="2012-04-27T16:48:00Z"/>
          <w:rFonts w:ascii="Helvetica" w:hAnsi="Helvetica"/>
          <w:b/>
        </w:rPr>
      </w:pPr>
      <w:ins w:id="18508" w:author="Rev 7 Allen Wirfs-Brock" w:date="2012-04-27T16:48:00Z">
        <w:r w:rsidRPr="00675B74">
          <w:rPr>
            <w:rFonts w:ascii="Helvetica" w:hAnsi="Helvetica"/>
            <w:b/>
          </w:rPr>
          <w:t xml:space="preserve">Runtime Semantics: </w:t>
        </w:r>
        <w:r>
          <w:rPr>
            <w:rFonts w:ascii="Helvetica" w:hAnsi="Helvetica"/>
            <w:b/>
            <w:spacing w:val="6"/>
          </w:rPr>
          <w:t>Instantiate Function Declaration</w:t>
        </w:r>
      </w:ins>
    </w:p>
    <w:p w14:paraId="5444367A" w14:textId="77777777" w:rsidR="00CB4E96" w:rsidRPr="00E77497" w:rsidRDefault="00CB4E96" w:rsidP="00CB4E96">
      <w:pPr>
        <w:jc w:val="left"/>
        <w:rPr>
          <w:ins w:id="18509" w:author="Rev 7 Allen Wirfs-Brock" w:date="2012-04-27T16:48:00Z"/>
        </w:rPr>
      </w:pPr>
      <w:ins w:id="18510" w:author="Rev 7 Allen Wirfs-Brock" w:date="2012-04-27T16:48: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57EABAD7" w14:textId="77777777" w:rsidR="00CB4E96" w:rsidRPr="0006447F" w:rsidRDefault="00CB4E96" w:rsidP="00CB4E96">
      <w:pPr>
        <w:numPr>
          <w:ilvl w:val="0"/>
          <w:numId w:val="143"/>
        </w:numPr>
        <w:contextualSpacing/>
        <w:rPr>
          <w:ins w:id="18511" w:author="Rev 7 Allen Wirfs-Brock" w:date="2012-04-27T16:49:00Z"/>
          <w:rFonts w:ascii="Times New Roman" w:hAnsi="Times New Roman"/>
        </w:rPr>
      </w:pPr>
      <w:ins w:id="18512" w:author="Rev 7 Allen Wirfs-Brock" w:date="2012-04-27T16:49: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ins>
      <w:ins w:id="18513" w:author="Rev 7 Allen Wirfs-Brock" w:date="2012-04-27T16:50:00Z">
        <w:r>
          <w:rPr>
            <w:rFonts w:ascii="Times New Roman" w:hAnsi="Times New Roman"/>
            <w:i/>
          </w:rPr>
          <w:t>Declaration</w:t>
        </w:r>
      </w:ins>
      <w:ins w:id="18514" w:author="Rev 7 Allen Wirfs-Brock" w:date="2012-04-27T16:49:00Z">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630E9FBF" w14:textId="77777777" w:rsidR="00CB4E96" w:rsidRDefault="00CB4E96" w:rsidP="00CB4E96">
      <w:pPr>
        <w:numPr>
          <w:ilvl w:val="0"/>
          <w:numId w:val="143"/>
        </w:numPr>
        <w:contextualSpacing/>
        <w:rPr>
          <w:ins w:id="18515" w:author="Rev 7 Allen Wirfs-Brock" w:date="2012-04-27T16:49:00Z"/>
          <w:rFonts w:ascii="Times New Roman" w:hAnsi="Times New Roman"/>
        </w:rPr>
      </w:pPr>
      <w:ins w:id="18516" w:author="Rev 7 Allen Wirfs-Brock" w:date="2012-04-27T16:4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current</w:t>
        </w:r>
        <w:r w:rsidRPr="00E77497">
          <w:rPr>
            <w:rFonts w:ascii="Times New Roman" w:hAnsi="Times New Roman"/>
          </w:rPr>
          <w:t xml:space="preserve"> execution context</w:t>
        </w:r>
        <w:r>
          <w:rPr>
            <w:rFonts w:ascii="Times New Roman" w:hAnsi="Times New Roman"/>
          </w:rPr>
          <w:t>.</w:t>
        </w:r>
      </w:ins>
    </w:p>
    <w:p w14:paraId="431353D4" w14:textId="77777777" w:rsidR="00CB4E96" w:rsidRPr="0006447F" w:rsidRDefault="00CB4E96" w:rsidP="00CB4E96">
      <w:pPr>
        <w:numPr>
          <w:ilvl w:val="0"/>
          <w:numId w:val="143"/>
        </w:numPr>
        <w:contextualSpacing/>
        <w:rPr>
          <w:ins w:id="18517" w:author="Rev 7 Allen Wirfs-Brock" w:date="2012-04-27T16:49:00Z"/>
          <w:rFonts w:ascii="Times New Roman" w:hAnsi="Times New Roman"/>
        </w:rPr>
      </w:pPr>
      <w:ins w:id="18518" w:author="Rev 7 Allen Wirfs-Brock" w:date="2012-04-27T16:49: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5783C601" w14:textId="77777777" w:rsidR="00CB4E96" w:rsidRDefault="00CB4E96" w:rsidP="00CB4E96">
      <w:pPr>
        <w:numPr>
          <w:ilvl w:val="0"/>
          <w:numId w:val="143"/>
        </w:numPr>
        <w:contextualSpacing/>
        <w:rPr>
          <w:ins w:id="18519" w:author="Rev 7 Allen Wirfs-Brock" w:date="2012-04-27T16:49:00Z"/>
          <w:rFonts w:ascii="Times New Roman" w:hAnsi="Times New Roman"/>
        </w:rPr>
      </w:pPr>
      <w:ins w:id="18520" w:author="Rev 7 Allen Wirfs-Brock" w:date="2012-04-27T16:49:00Z">
        <w:r>
          <w:rPr>
            <w:rFonts w:ascii="Times New Roman" w:hAnsi="Times New Roman"/>
          </w:rPr>
          <w:t xml:space="preserve">Performing  the abstract operation MakeConstructor with argument </w:t>
        </w:r>
        <w:r w:rsidRPr="0006447F">
          <w:rPr>
            <w:rFonts w:ascii="Times New Roman" w:hAnsi="Times New Roman"/>
            <w:i/>
          </w:rPr>
          <w:t>F</w:t>
        </w:r>
        <w:r>
          <w:rPr>
            <w:rFonts w:ascii="Times New Roman" w:hAnsi="Times New Roman"/>
          </w:rPr>
          <w:t>.</w:t>
        </w:r>
      </w:ins>
    </w:p>
    <w:p w14:paraId="754FF3F8" w14:textId="77777777" w:rsidR="00CB4E96" w:rsidRPr="00E77497" w:rsidRDefault="00CB4E96" w:rsidP="00CB4E96">
      <w:pPr>
        <w:numPr>
          <w:ilvl w:val="0"/>
          <w:numId w:val="143"/>
        </w:numPr>
        <w:rPr>
          <w:ins w:id="18521" w:author="Rev 7 Allen Wirfs-Brock" w:date="2012-04-27T16:49:00Z"/>
          <w:rFonts w:ascii="Times New Roman" w:hAnsi="Times New Roman"/>
        </w:rPr>
      </w:pPr>
      <w:ins w:id="18522" w:author="Rev 7 Allen Wirfs-Brock" w:date="2012-04-27T16:49: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14:paraId="174F689B" w14:textId="77777777" w:rsidR="00F22CBA" w:rsidRPr="00E77497" w:rsidRDefault="00F22CBA" w:rsidP="00F22CBA">
      <w:pPr>
        <w:keepNext/>
        <w:rPr>
          <w:ins w:id="18523" w:author="Rev 4 Allen Wirfs-Brock" w:date="2011-10-16T15:15:00Z"/>
          <w:rFonts w:ascii="Helvetica" w:hAnsi="Helvetica"/>
          <w:b/>
        </w:rPr>
      </w:pPr>
      <w:ins w:id="18524" w:author="Rev 4 Allen Wirfs-Brock" w:date="2011-10-16T15:15:00Z">
        <w:r w:rsidRPr="00675B74">
          <w:rPr>
            <w:rFonts w:ascii="Helvetica" w:hAnsi="Helvetica"/>
            <w:b/>
          </w:rPr>
          <w:t xml:space="preserve">Runtime Semantics: </w:t>
        </w:r>
        <w:r w:rsidRPr="00E77497">
          <w:rPr>
            <w:rFonts w:ascii="Helvetica" w:hAnsi="Helvetica"/>
            <w:b/>
            <w:spacing w:val="6"/>
          </w:rPr>
          <w:t>Evaluation</w:t>
        </w:r>
      </w:ins>
    </w:p>
    <w:p w14:paraId="5C6CD15B" w14:textId="77777777" w:rsidR="004C02EF" w:rsidRPr="00E77497" w:rsidRDefault="004C02EF" w:rsidP="004C02EF">
      <w:pPr>
        <w:jc w:val="left"/>
      </w:pPr>
      <w:del w:id="18525"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ins w:id="18526" w:author="Rev 3 Allen Wirfs-Brock" w:date="2011-09-02T09:34:00Z">
        <w:r w:rsidR="00AF72C7" w:rsidRPr="00E77497">
          <w:rPr>
            <w:rFonts w:ascii="Times New Roman" w:hAnsi="Times New Roman"/>
            <w:i/>
          </w:rPr>
          <w:t>Binding</w:t>
        </w:r>
      </w:ins>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FormalParameterList</w:t>
      </w:r>
      <w:del w:id="18527" w:author="Rev 4 Allen Wirfs-Brock" w:date="2011-10-18T10:46: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del w:id="18528" w:author="Rev 4 Allen Wirfs-Brock" w:date="2011-10-16T15:15:00Z">
        <w:r w:rsidRPr="00E77497" w:rsidDel="00F22CBA">
          <w:br/>
          <w:delText xml:space="preserve">is </w:delText>
        </w:r>
      </w:del>
      <w:del w:id="18529" w:author="Rev 4 Allen Wirfs-Brock" w:date="2011-10-07T15:26:00Z">
        <w:r w:rsidRPr="00E77497" w:rsidDel="00E67AFC">
          <w:delText xml:space="preserve">instantiated </w:delText>
        </w:r>
      </w:del>
      <w:del w:id="18530" w:author="Rev 4 Allen Wirfs-Brock" w:date="2011-10-16T15:15:00Z">
        <w:r w:rsidRPr="00E77497" w:rsidDel="00F22CBA">
          <w:delText>as follows</w:delText>
        </w:r>
      </w:del>
      <w:del w:id="18531" w:author="Rev 4 Allen Wirfs-Brock" w:date="2011-10-07T15:26:00Z">
        <w:r w:rsidRPr="00E77497" w:rsidDel="00E67AFC">
          <w:delText xml:space="preserve"> during Declaration Binding instantiation (10.5)</w:delText>
        </w:r>
      </w:del>
      <w:del w:id="18532" w:author="Rev 4 Allen Wirfs-Brock" w:date="2011-10-16T15:15:00Z">
        <w:r w:rsidRPr="00E77497" w:rsidDel="00F22CBA">
          <w:delText>:</w:delText>
        </w:r>
      </w:del>
    </w:p>
    <w:p w14:paraId="55A88219" w14:textId="77777777" w:rsidR="004C02EF" w:rsidRPr="00E77497" w:rsidRDefault="00B02983" w:rsidP="00150A49">
      <w:pPr>
        <w:numPr>
          <w:ilvl w:val="0"/>
          <w:numId w:val="142"/>
        </w:numPr>
        <w:rPr>
          <w:rFonts w:ascii="Times New Roman" w:hAnsi="Times New Roman"/>
        </w:rPr>
      </w:pPr>
      <w:ins w:id="18533" w:author="Rev 4 Allen Wirfs-Brock" w:date="2011-10-07T15:27:00Z">
        <w:r w:rsidRPr="00546435">
          <w:rPr>
            <w:rFonts w:ascii="Times New Roman" w:hAnsi="Times New Roman"/>
          </w:rPr>
          <w:t>Return</w:t>
        </w:r>
        <w:r w:rsidRPr="004D1BD1">
          <w:t xml:space="preserve"> (</w:t>
        </w:r>
        <w:r w:rsidRPr="004D1BD1">
          <w:rPr>
            <w:rFonts w:cs="Arial"/>
          </w:rPr>
          <w:t>normal</w:t>
        </w:r>
        <w:r w:rsidRPr="003B4312">
          <w:t xml:space="preserve">, </w:t>
        </w:r>
        <w:r w:rsidRPr="006B6D0A">
          <w:rPr>
            <w:rFonts w:cs="Arial"/>
          </w:rPr>
          <w:t>empty</w:t>
        </w:r>
        <w:r w:rsidRPr="006B6D0A">
          <w:t xml:space="preserve">, </w:t>
        </w:r>
        <w:r w:rsidRPr="006B6D0A">
          <w:rPr>
            <w:rFonts w:cs="Arial"/>
          </w:rPr>
          <w:t>empty</w:t>
        </w:r>
        <w:r w:rsidRPr="00E65A34">
          <w:t>).</w:t>
        </w:r>
      </w:ins>
      <w:del w:id="18534" w:author="Rev 4 Allen Wirfs-Brock" w:date="2011-10-07T15:28:00Z">
        <w:r w:rsidR="004C02EF" w:rsidRPr="00546435" w:rsidDel="00B02983">
          <w:rPr>
            <w:rFonts w:ascii="Times New Roman" w:hAnsi="Times New Roman"/>
          </w:rPr>
          <w:delText xml:space="preserve">Return the result of creating a new Function object as specified in 13.2 with parameters specified by </w:delText>
        </w:r>
        <w:r w:rsidR="004C02EF" w:rsidRPr="009C202C" w:rsidDel="00B02983">
          <w:rPr>
            <w:rFonts w:ascii="Times New Roman" w:hAnsi="Times New Roman"/>
            <w:i/>
          </w:rPr>
          <w:delText>FormalParameterList</w:delText>
        </w:r>
        <w:r w:rsidR="004C02EF" w:rsidRPr="00B820AB" w:rsidDel="00B02983">
          <w:rPr>
            <w:vertAlign w:val="subscript"/>
          </w:rPr>
          <w:delText>opt</w:delText>
        </w:r>
        <w:r w:rsidR="004C02EF" w:rsidRPr="00675B74" w:rsidDel="00B02983">
          <w:rPr>
            <w:rFonts w:ascii="Times New Roman" w:hAnsi="Times New Roman"/>
          </w:rPr>
          <w:delText xml:space="preserve">, and body specified by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Pass in the VariableEnvironment of the running execution context as the </w:delText>
        </w:r>
        <w:r w:rsidR="004C02EF" w:rsidRPr="00E77497" w:rsidDel="00B02983">
          <w:rPr>
            <w:rFonts w:ascii="Times New Roman" w:hAnsi="Times New Roman"/>
            <w:i/>
          </w:rPr>
          <w:delText>Scope</w:delText>
        </w:r>
        <w:r w:rsidR="004C02EF" w:rsidRPr="00E77497" w:rsidDel="00B02983">
          <w:rPr>
            <w:rFonts w:ascii="Times New Roman" w:hAnsi="Times New Roman"/>
          </w:rPr>
          <w:delText xml:space="preserve">. Pass in </w:delText>
        </w:r>
        <w:r w:rsidR="004C02EF" w:rsidRPr="00E77497" w:rsidDel="00B02983">
          <w:rPr>
            <w:rFonts w:ascii="Times New Roman" w:hAnsi="Times New Roman"/>
            <w:b/>
          </w:rPr>
          <w:delText>true</w:delText>
        </w:r>
        <w:r w:rsidR="004C02EF" w:rsidRPr="00E77497" w:rsidDel="00B02983">
          <w:rPr>
            <w:rFonts w:ascii="Times New Roman" w:hAnsi="Times New Roman"/>
          </w:rPr>
          <w:delText xml:space="preserve"> as the </w:delText>
        </w:r>
        <w:r w:rsidR="004C02EF" w:rsidRPr="00E77497" w:rsidDel="00B02983">
          <w:rPr>
            <w:rFonts w:ascii="Times New Roman" w:hAnsi="Times New Roman"/>
            <w:i/>
          </w:rPr>
          <w:delText>Strict</w:delText>
        </w:r>
        <w:r w:rsidR="004C02EF" w:rsidRPr="00E77497" w:rsidDel="00B02983">
          <w:rPr>
            <w:rFonts w:ascii="Times New Roman" w:hAnsi="Times New Roman"/>
          </w:rPr>
          <w:delText xml:space="preserve"> flag if the </w:delText>
        </w:r>
        <w:r w:rsidR="004C02EF" w:rsidRPr="00E77497" w:rsidDel="00B02983">
          <w:rPr>
            <w:rFonts w:ascii="Times New Roman" w:hAnsi="Times New Roman"/>
            <w:i/>
          </w:rPr>
          <w:delText>FunctionDeclaration</w:delText>
        </w:r>
        <w:r w:rsidR="004C02EF" w:rsidRPr="00E77497" w:rsidDel="00B02983">
          <w:rPr>
            <w:rFonts w:ascii="Times New Roman" w:hAnsi="Times New Roman"/>
          </w:rPr>
          <w:delText xml:space="preserve"> is contained in strict code or if its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is strict code.</w:delText>
        </w:r>
      </w:del>
    </w:p>
    <w:p w14:paraId="3C93E474" w14:textId="77777777" w:rsidR="004C02EF" w:rsidRPr="00E77497" w:rsidRDefault="004C02EF" w:rsidP="004C02EF">
      <w:pPr>
        <w:jc w:val="left"/>
      </w:pPr>
      <w:del w:id="18535"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FormalParameterList</w:t>
      </w:r>
      <w:del w:id="18536" w:author="Rev 4 Allen Wirfs-Brock" w:date="2011-10-18T10:47: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del w:id="18537" w:author="Rev 4 Allen Wirfs-Brock" w:date="2011-10-16T15:15:00Z">
        <w:r w:rsidRPr="00E77497" w:rsidDel="00F22CBA">
          <w:br/>
          <w:delText>is evaluated as follows:</w:delText>
        </w:r>
      </w:del>
    </w:p>
    <w:p w14:paraId="10B01B26" w14:textId="77777777" w:rsidR="00744CC3" w:rsidRPr="0006447F" w:rsidRDefault="00744CC3" w:rsidP="00CB4E96">
      <w:pPr>
        <w:numPr>
          <w:ilvl w:val="0"/>
          <w:numId w:val="759"/>
        </w:numPr>
        <w:contextualSpacing/>
        <w:rPr>
          <w:ins w:id="18538" w:author="Rev 7 Allen Wirfs-Brock" w:date="2012-04-27T16:27:00Z"/>
          <w:rFonts w:ascii="Times New Roman" w:hAnsi="Times New Roman"/>
        </w:rPr>
        <w:pPrChange w:id="18539" w:author="Rev 7 Allen Wirfs-Brock" w:date="2012-04-27T16:49:00Z">
          <w:pPr>
            <w:numPr>
              <w:numId w:val="143"/>
            </w:numPr>
            <w:tabs>
              <w:tab w:val="num" w:pos="360"/>
            </w:tabs>
            <w:ind w:left="360" w:hanging="360"/>
            <w:contextualSpacing/>
          </w:pPr>
        </w:pPrChange>
      </w:pPr>
      <w:ins w:id="18540" w:author="Rev 7 Allen Wirfs-Brock" w:date="2012-04-27T16:28: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4F0E2E96" w14:textId="77777777" w:rsidR="00744CC3" w:rsidRDefault="00744CC3" w:rsidP="00CB4E96">
      <w:pPr>
        <w:numPr>
          <w:ilvl w:val="0"/>
          <w:numId w:val="759"/>
        </w:numPr>
        <w:contextualSpacing/>
        <w:rPr>
          <w:ins w:id="18541" w:author="Rev 7 Allen Wirfs-Brock" w:date="2012-04-27T16:31:00Z"/>
          <w:rFonts w:ascii="Times New Roman" w:hAnsi="Times New Roman"/>
        </w:rPr>
        <w:pPrChange w:id="18542" w:author="Rev 7 Allen Wirfs-Brock" w:date="2012-04-27T16:49:00Z">
          <w:pPr>
            <w:numPr>
              <w:numId w:val="143"/>
            </w:numPr>
            <w:tabs>
              <w:tab w:val="num" w:pos="360"/>
            </w:tabs>
            <w:ind w:left="360" w:hanging="360"/>
            <w:contextualSpacing/>
          </w:pPr>
        </w:pPrChange>
      </w:pPr>
      <w:ins w:id="18543" w:author="Rev 7 Allen Wirfs-Brock" w:date="2012-04-27T16:30: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ins>
      <w:ins w:id="18544" w:author="Rev 7 Allen Wirfs-Brock" w:date="2012-04-27T16:31:00Z">
        <w:r w:rsidRPr="00E77497">
          <w:rPr>
            <w:rFonts w:ascii="Times New Roman" w:hAnsi="Times New Roman"/>
          </w:rPr>
          <w:t xml:space="preserve">the LexicalEnvironment of the </w:t>
        </w:r>
        <w:r>
          <w:rPr>
            <w:rFonts w:ascii="Times New Roman" w:hAnsi="Times New Roman"/>
          </w:rPr>
          <w:t>current</w:t>
        </w:r>
        <w:r w:rsidRPr="00E77497">
          <w:rPr>
            <w:rFonts w:ascii="Times New Roman" w:hAnsi="Times New Roman"/>
          </w:rPr>
          <w:t xml:space="preserve"> execution context</w:t>
        </w:r>
        <w:r>
          <w:rPr>
            <w:rFonts w:ascii="Times New Roman" w:hAnsi="Times New Roman"/>
          </w:rPr>
          <w:t>.</w:t>
        </w:r>
      </w:ins>
    </w:p>
    <w:p w14:paraId="6E1E09A8" w14:textId="77777777" w:rsidR="00744CC3" w:rsidRPr="0006447F" w:rsidRDefault="00744CC3" w:rsidP="00CB4E96">
      <w:pPr>
        <w:numPr>
          <w:ilvl w:val="0"/>
          <w:numId w:val="759"/>
        </w:numPr>
        <w:contextualSpacing/>
        <w:rPr>
          <w:ins w:id="18545" w:author="Rev 7 Allen Wirfs-Brock" w:date="2012-04-27T16:35:00Z"/>
          <w:rFonts w:ascii="Times New Roman" w:hAnsi="Times New Roman"/>
        </w:rPr>
        <w:pPrChange w:id="18546" w:author="Rev 7 Allen Wirfs-Brock" w:date="2012-04-27T16:49:00Z">
          <w:pPr>
            <w:numPr>
              <w:numId w:val="143"/>
            </w:numPr>
            <w:tabs>
              <w:tab w:val="num" w:pos="360"/>
            </w:tabs>
            <w:ind w:left="360" w:hanging="360"/>
            <w:contextualSpacing/>
          </w:pPr>
        </w:pPrChange>
      </w:pPr>
      <w:ins w:id="18547" w:author="Rev 7 Allen Wirfs-Brock" w:date="2012-04-27T16:32:00Z">
        <w:r>
          <w:rPr>
            <w:rFonts w:ascii="Times New Roman" w:hAnsi="Times New Roman"/>
          </w:rPr>
          <w:t xml:space="preserve">Let </w:t>
        </w:r>
      </w:ins>
      <w:ins w:id="18548" w:author="Rev 7 Allen Wirfs-Brock" w:date="2012-04-28T18:53:00Z">
        <w:r w:rsidR="000133D3" w:rsidRPr="00E77497">
          <w:rPr>
            <w:rFonts w:ascii="Times New Roman" w:hAnsi="Times New Roman"/>
            <w:i/>
          </w:rPr>
          <w:t>closure</w:t>
        </w:r>
      </w:ins>
      <w:ins w:id="18549" w:author="Rev 7 Allen Wirfs-Brock" w:date="2012-04-27T16:32:00Z">
        <w:r>
          <w:rPr>
            <w:rFonts w:ascii="Times New Roman" w:hAnsi="Times New Roman"/>
          </w:rPr>
          <w:t xml:space="preserve"> be the result of </w:t>
        </w:r>
      </w:ins>
      <w:ins w:id="18550" w:author="Rev 7 Allen Wirfs-Brock" w:date="2012-04-27T16:37:00Z">
        <w:r w:rsidR="0006447F">
          <w:rPr>
            <w:rFonts w:ascii="Times New Roman" w:hAnsi="Times New Roman"/>
          </w:rPr>
          <w:t>performing</w:t>
        </w:r>
      </w:ins>
      <w:ins w:id="18551" w:author="Rev 7 Allen Wirfs-Brock" w:date="2012-04-27T16:32:00Z">
        <w:r>
          <w:rPr>
            <w:rFonts w:ascii="Times New Roman" w:hAnsi="Times New Roman"/>
          </w:rPr>
          <w:t xml:space="preserve"> the FunctionCreate abstract operation with arguments </w:t>
        </w:r>
      </w:ins>
      <w:ins w:id="18552" w:author="Rev 7 Allen Wirfs-Brock" w:date="2012-04-27T16:27:00Z">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xml:space="preserve">, </w:t>
        </w:r>
      </w:ins>
      <w:ins w:id="18553" w:author="Rev 7 Allen Wirfs-Brock" w:date="2012-04-27T16:34:00Z">
        <w:r w:rsidRPr="0006447F">
          <w:rPr>
            <w:rFonts w:ascii="Times New Roman" w:hAnsi="Times New Roman"/>
            <w:i/>
          </w:rPr>
          <w:t>s</w:t>
        </w:r>
      </w:ins>
      <w:ins w:id="18554" w:author="Rev 7 Allen Wirfs-Brock" w:date="2012-04-27T16:27:00Z">
        <w:r w:rsidRPr="00E77497">
          <w:rPr>
            <w:rFonts w:ascii="Times New Roman" w:hAnsi="Times New Roman"/>
            <w:i/>
          </w:rPr>
          <w:t>cope</w:t>
        </w:r>
        <w:r w:rsidRPr="0006447F">
          <w:rPr>
            <w:rFonts w:ascii="Times New Roman" w:hAnsi="Times New Roman"/>
          </w:rPr>
          <w:t xml:space="preserve">, </w:t>
        </w:r>
      </w:ins>
      <w:ins w:id="18555" w:author="Rev 7 Allen Wirfs-Brock" w:date="2012-04-27T16:35:00Z">
        <w:r w:rsidRPr="0006447F">
          <w:rPr>
            <w:rFonts w:ascii="Times New Roman" w:hAnsi="Times New Roman"/>
          </w:rPr>
          <w:t>and</w:t>
        </w:r>
        <w:r>
          <w:t xml:space="preserve"> </w:t>
        </w:r>
      </w:ins>
      <w:ins w:id="18556" w:author="Rev 7 Allen Wirfs-Brock" w:date="2012-04-27T16:34:00Z">
        <w:r>
          <w:rPr>
            <w:rFonts w:ascii="Times New Roman" w:hAnsi="Times New Roman"/>
            <w:i/>
          </w:rPr>
          <w:t>s</w:t>
        </w:r>
      </w:ins>
      <w:ins w:id="18557" w:author="Rev 7 Allen Wirfs-Brock" w:date="2012-04-27T16:27:00Z">
        <w:r w:rsidRPr="00E77497">
          <w:rPr>
            <w:rFonts w:ascii="Times New Roman" w:hAnsi="Times New Roman"/>
            <w:i/>
          </w:rPr>
          <w:t>trict</w:t>
        </w:r>
      </w:ins>
      <w:ins w:id="18558" w:author="Rev 7 Allen Wirfs-Brock" w:date="2012-04-27T16:35:00Z">
        <w:r>
          <w:t>.</w:t>
        </w:r>
      </w:ins>
    </w:p>
    <w:p w14:paraId="116551B8" w14:textId="77777777" w:rsidR="00744CC3" w:rsidRDefault="0006447F" w:rsidP="00CB4E96">
      <w:pPr>
        <w:numPr>
          <w:ilvl w:val="0"/>
          <w:numId w:val="759"/>
        </w:numPr>
        <w:contextualSpacing/>
        <w:rPr>
          <w:ins w:id="18559" w:author="Rev 7 Allen Wirfs-Brock" w:date="2012-04-27T16:27:00Z"/>
          <w:rFonts w:ascii="Times New Roman" w:hAnsi="Times New Roman"/>
        </w:rPr>
        <w:pPrChange w:id="18560" w:author="Rev 7 Allen Wirfs-Brock" w:date="2012-04-27T16:49:00Z">
          <w:pPr>
            <w:numPr>
              <w:numId w:val="143"/>
            </w:numPr>
            <w:tabs>
              <w:tab w:val="num" w:pos="360"/>
            </w:tabs>
            <w:ind w:left="360" w:hanging="360"/>
            <w:contextualSpacing/>
          </w:pPr>
        </w:pPrChange>
      </w:pPr>
      <w:ins w:id="18561" w:author="Rev 7 Allen Wirfs-Brock" w:date="2012-04-27T16:37:00Z">
        <w:r>
          <w:rPr>
            <w:rFonts w:ascii="Times New Roman" w:hAnsi="Times New Roman"/>
          </w:rPr>
          <w:t xml:space="preserve">Performing  the abstract operation MakeConstructor with </w:t>
        </w:r>
      </w:ins>
      <w:ins w:id="18562" w:author="Rev 7 Allen Wirfs-Brock" w:date="2012-04-27T16:38:00Z">
        <w:r>
          <w:rPr>
            <w:rFonts w:ascii="Times New Roman" w:hAnsi="Times New Roman"/>
          </w:rPr>
          <w:t xml:space="preserve">argument </w:t>
        </w:r>
      </w:ins>
      <w:ins w:id="18563" w:author="Rev 7 Allen Wirfs-Brock" w:date="2012-04-28T18:53:00Z">
        <w:r w:rsidR="000133D3" w:rsidRPr="00E77497">
          <w:rPr>
            <w:rFonts w:ascii="Times New Roman" w:hAnsi="Times New Roman"/>
            <w:i/>
          </w:rPr>
          <w:t>closure</w:t>
        </w:r>
      </w:ins>
      <w:ins w:id="18564" w:author="Rev 7 Allen Wirfs-Brock" w:date="2012-04-27T16:38:00Z">
        <w:r>
          <w:rPr>
            <w:rFonts w:ascii="Times New Roman" w:hAnsi="Times New Roman"/>
          </w:rPr>
          <w:t>.</w:t>
        </w:r>
      </w:ins>
    </w:p>
    <w:p w14:paraId="76FCB1AB" w14:textId="77777777" w:rsidR="004C02EF" w:rsidRPr="00E77497" w:rsidRDefault="004C02EF" w:rsidP="00CB4E96">
      <w:pPr>
        <w:numPr>
          <w:ilvl w:val="0"/>
          <w:numId w:val="759"/>
        </w:numPr>
        <w:rPr>
          <w:rFonts w:ascii="Times New Roman" w:hAnsi="Times New Roman"/>
        </w:rPr>
        <w:pPrChange w:id="18565" w:author="Rev 7 Allen Wirfs-Brock" w:date="2012-04-27T16:49:00Z">
          <w:pPr>
            <w:numPr>
              <w:numId w:val="143"/>
            </w:numPr>
            <w:tabs>
              <w:tab w:val="num" w:pos="360"/>
            </w:tabs>
            <w:ind w:left="360" w:hanging="360"/>
          </w:pPr>
        </w:pPrChange>
      </w:pPr>
      <w:r w:rsidRPr="00E77497">
        <w:rPr>
          <w:rFonts w:ascii="Times New Roman" w:hAnsi="Times New Roman"/>
        </w:rPr>
        <w:t>Return</w:t>
      </w:r>
      <w:ins w:id="18566" w:author="Rev 7 Allen Wirfs-Brock" w:date="2012-04-27T16:38:00Z">
        <w:r w:rsidR="0006447F">
          <w:rPr>
            <w:rFonts w:ascii="Times New Roman" w:hAnsi="Times New Roman"/>
          </w:rPr>
          <w:t xml:space="preserve"> </w:t>
        </w:r>
      </w:ins>
      <w:ins w:id="18567" w:author="Rev 7 Allen Wirfs-Brock" w:date="2012-04-28T18:53:00Z">
        <w:r w:rsidR="000133D3" w:rsidRPr="00E77497">
          <w:rPr>
            <w:rFonts w:ascii="Times New Roman" w:hAnsi="Times New Roman"/>
            <w:i/>
          </w:rPr>
          <w:t>closure</w:t>
        </w:r>
      </w:ins>
      <w:del w:id="18568" w:author="Rev 7 Allen Wirfs-Brock" w:date="2012-04-27T16:38:00Z">
        <w:r w:rsidRPr="00E77497" w:rsidDel="0006447F">
          <w:rPr>
            <w:rFonts w:ascii="Times New Roman" w:hAnsi="Times New Roman"/>
          </w:rPr>
          <w:delText xml:space="preserve"> the result of creating a new Function object as specified in 13.</w:delText>
        </w:r>
      </w:del>
      <w:del w:id="18569" w:author="Rev 7 Allen Wirfs-Brock" w:date="2012-04-17T14:28:00Z">
        <w:r w:rsidRPr="00E77497" w:rsidDel="00AA5DC6">
          <w:rPr>
            <w:rFonts w:ascii="Times New Roman" w:hAnsi="Times New Roman"/>
          </w:rPr>
          <w:delText xml:space="preserve">2 </w:delText>
        </w:r>
      </w:del>
      <w:del w:id="18570" w:author="Rev 7 Allen Wirfs-Brock" w:date="2012-04-27T16:38: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the LexicalEnvironment of the running execution context 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r w:rsidRPr="00E77497">
        <w:rPr>
          <w:rFonts w:ascii="Times New Roman" w:hAnsi="Times New Roman"/>
        </w:rPr>
        <w:t>.</w:t>
      </w:r>
    </w:p>
    <w:p w14:paraId="5738E54E" w14:textId="77777777" w:rsidR="004C02EF" w:rsidRPr="00E77497" w:rsidRDefault="004C02EF" w:rsidP="004C02EF">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d="18571"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del w:id="18572" w:author="Rev 4 Allen Wirfs-Brock" w:date="2011-10-18T10:47:00Z">
        <w:r w:rsidRPr="00E77497" w:rsidDel="003E672A">
          <w:rPr>
            <w:rFonts w:cs="Arial"/>
            <w:vertAlign w:val="subscript"/>
          </w:rPr>
          <w:delText>opt</w:delText>
        </w:r>
      </w:del>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3CC1C8AA" w14:textId="77777777" w:rsidR="0006447F" w:rsidRPr="0006447F" w:rsidRDefault="0006447F" w:rsidP="0006447F">
      <w:pPr>
        <w:numPr>
          <w:ilvl w:val="0"/>
          <w:numId w:val="144"/>
        </w:numPr>
        <w:contextualSpacing/>
        <w:rPr>
          <w:ins w:id="18573" w:author="Rev 7 Allen Wirfs-Brock" w:date="2012-04-27T16:42:00Z"/>
          <w:rFonts w:ascii="Times New Roman" w:hAnsi="Times New Roman"/>
        </w:rPr>
      </w:pPr>
      <w:ins w:id="18574" w:author="Rev 7 Allen Wirfs-Brock" w:date="2012-04-27T16:42: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713BE7BD"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del w:id="18575" w:author="Rev 7 Allen Wirfs-Brock" w:date="2012-04-27T16:41:00Z">
        <w:r w:rsidRPr="00E77497" w:rsidDel="0006447F">
          <w:rPr>
            <w:rFonts w:ascii="Times New Roman" w:hAnsi="Times New Roman"/>
          </w:rPr>
          <w:delText xml:space="preserve">running </w:delText>
        </w:r>
      </w:del>
      <w:ins w:id="18576" w:author="Rev 7 Allen Wirfs-Brock" w:date="2012-04-27T16:41:00Z">
        <w:r w:rsidR="0006447F">
          <w:rPr>
            <w:rFonts w:ascii="Times New Roman" w:hAnsi="Times New Roman"/>
          </w:rPr>
          <w:t>current</w:t>
        </w:r>
        <w:r w:rsidR="0006447F" w:rsidRPr="00E77497">
          <w:rPr>
            <w:rFonts w:ascii="Times New Roman" w:hAnsi="Times New Roman"/>
          </w:rPr>
          <w:t xml:space="preserve"> </w:t>
        </w:r>
      </w:ins>
      <w:r w:rsidRPr="00E77497">
        <w:rPr>
          <w:rFonts w:ascii="Times New Roman" w:hAnsi="Times New Roman"/>
        </w:rPr>
        <w:t>execution context’s Lexical Environment as the argument</w:t>
      </w:r>
    </w:p>
    <w:p w14:paraId="22363087"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13F0700E"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the String value of </w:t>
      </w:r>
      <w:ins w:id="18577"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rPr>
          <w:rFonts w:ascii="Times New Roman" w:hAnsi="Times New Roman"/>
        </w:rPr>
        <w:t xml:space="preserve"> as the argument.</w:t>
      </w:r>
    </w:p>
    <w:p w14:paraId="0A0787BB" w14:textId="77777777" w:rsidR="004C02EF" w:rsidRPr="00E77497" w:rsidDel="0006447F" w:rsidRDefault="004C02EF" w:rsidP="00150A49">
      <w:pPr>
        <w:numPr>
          <w:ilvl w:val="0"/>
          <w:numId w:val="144"/>
        </w:numPr>
        <w:contextualSpacing/>
        <w:rPr>
          <w:del w:id="18578" w:author="Rev 7 Allen Wirfs-Brock" w:date="2012-04-27T16:43:00Z"/>
          <w:rFonts w:ascii="Times New Roman" w:hAnsi="Times New Roman"/>
        </w:rPr>
      </w:pPr>
      <w:del w:id="18579" w:author="Rev 7 Allen Wirfs-Brock" w:date="2012-04-27T16:43:00Z">
        <w:r w:rsidRPr="00E77497" w:rsidDel="0006447F">
          <w:rPr>
            <w:rFonts w:ascii="Times New Roman" w:hAnsi="Times New Roman"/>
          </w:rPr>
          <w:delText xml:space="preserve">Let </w:delText>
        </w:r>
        <w:r w:rsidRPr="00E77497" w:rsidDel="0006447F">
          <w:rPr>
            <w:rFonts w:ascii="Times New Roman" w:hAnsi="Times New Roman"/>
            <w:i/>
          </w:rPr>
          <w:delText xml:space="preserve">closure </w:delText>
        </w:r>
        <w:r w:rsidRPr="00E77497" w:rsidDel="0006447F">
          <w:rPr>
            <w:rFonts w:ascii="Times New Roman" w:hAnsi="Times New Roman"/>
          </w:rPr>
          <w:delText>be the result of creating a new Function object as specified in 13.</w:delText>
        </w:r>
      </w:del>
      <w:del w:id="18580" w:author="Rev 7 Allen Wirfs-Brock" w:date="2012-04-17T14:27:00Z">
        <w:r w:rsidRPr="00E77497" w:rsidDel="00AA5DC6">
          <w:rPr>
            <w:rFonts w:ascii="Times New Roman" w:hAnsi="Times New Roman"/>
          </w:rPr>
          <w:delText xml:space="preserve">2 </w:delText>
        </w:r>
      </w:del>
      <w:del w:id="18581" w:author="Rev 7 Allen Wirfs-Brock" w:date="2012-04-27T16:43: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w:delText>
        </w:r>
        <w:r w:rsidRPr="00E77497" w:rsidDel="0006447F">
          <w:rPr>
            <w:rFonts w:ascii="Times New Roman" w:hAnsi="Times New Roman"/>
            <w:i/>
          </w:rPr>
          <w:delText xml:space="preserve">funcEnv </w:delText>
        </w:r>
        <w:r w:rsidRPr="00E77497" w:rsidDel="0006447F">
          <w:rPr>
            <w:rFonts w:ascii="Times New Roman" w:hAnsi="Times New Roman"/>
          </w:rPr>
          <w:delText xml:space="preserve">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p>
    <w:p w14:paraId="5DEEBEB7" w14:textId="77777777" w:rsidR="0006447F" w:rsidRPr="0006447F" w:rsidRDefault="0006447F" w:rsidP="0006447F">
      <w:pPr>
        <w:numPr>
          <w:ilvl w:val="0"/>
          <w:numId w:val="144"/>
        </w:numPr>
        <w:contextualSpacing/>
        <w:rPr>
          <w:ins w:id="18582" w:author="Rev 7 Allen Wirfs-Brock" w:date="2012-04-27T16:40:00Z"/>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w:t>
      </w:r>
      <w:ins w:id="18583" w:author="Rev 7 Allen Wirfs-Brock" w:date="2012-04-27T16:40:00Z">
        <w:r>
          <w:rPr>
            <w:rFonts w:ascii="Times New Roman" w:hAnsi="Times New Roman"/>
          </w:rPr>
          <w:t xml:space="preserve">performing the FunctionCreate abstract operation with arguments </w:t>
        </w:r>
        <w:r w:rsidRPr="00912F02">
          <w:t>Normal</w:t>
        </w:r>
        <w:r>
          <w:t xml:space="preserve">, </w:t>
        </w:r>
      </w:ins>
      <w:r w:rsidRPr="00E77497">
        <w:rPr>
          <w:rFonts w:ascii="Times New Roman" w:hAnsi="Times New Roman"/>
          <w:i/>
        </w:rPr>
        <w:t>FormalParameterList</w:t>
      </w:r>
      <w:ins w:id="18584" w:author="Rev 7 Allen Wirfs-Brock" w:date="2012-04-27T16:40:00Z">
        <w:r w:rsidRPr="00E77497">
          <w:t xml:space="preserve">, </w:t>
        </w:r>
      </w:ins>
      <w:r w:rsidRPr="00E77497">
        <w:rPr>
          <w:rFonts w:ascii="Times New Roman" w:hAnsi="Times New Roman"/>
          <w:i/>
        </w:rPr>
        <w:t>FunctionBody</w:t>
      </w:r>
      <w:ins w:id="18585" w:author="Rev 7 Allen Wirfs-Brock" w:date="2012-04-27T16:40:00Z">
        <w:r w:rsidRPr="0006447F">
          <w:rPr>
            <w:rFonts w:ascii="Times New Roman" w:hAnsi="Times New Roman"/>
            <w:i/>
          </w:rPr>
          <w:t xml:space="preserve">, </w:t>
        </w:r>
      </w:ins>
      <w:ins w:id="18586" w:author="Rev 7 Allen Wirfs-Brock" w:date="2012-04-27T16:42:00Z">
        <w:r w:rsidRPr="00E77497">
          <w:rPr>
            <w:rFonts w:ascii="Times New Roman" w:hAnsi="Times New Roman"/>
            <w:i/>
          </w:rPr>
          <w:t>funcEnv</w:t>
        </w:r>
      </w:ins>
      <w:ins w:id="18587" w:author="Rev 7 Allen Wirfs-Brock" w:date="2012-04-27T16:40:00Z">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2B174BA6" w14:textId="77777777" w:rsidR="0006447F" w:rsidRDefault="0006447F" w:rsidP="0006447F">
      <w:pPr>
        <w:numPr>
          <w:ilvl w:val="0"/>
          <w:numId w:val="144"/>
        </w:numPr>
        <w:contextualSpacing/>
        <w:rPr>
          <w:ins w:id="18588" w:author="Rev 7 Allen Wirfs-Brock" w:date="2012-04-27T16:40:00Z"/>
          <w:rFonts w:ascii="Times New Roman" w:hAnsi="Times New Roman"/>
        </w:rPr>
      </w:pPr>
      <w:ins w:id="18589" w:author="Rev 7 Allen Wirfs-Brock" w:date="2012-04-27T16:40:00Z">
        <w:r>
          <w:rPr>
            <w:rFonts w:ascii="Times New Roman" w:hAnsi="Times New Roman"/>
          </w:rPr>
          <w:t xml:space="preserve">Performing  the abstract operation MakeConstructor with argument </w:t>
        </w:r>
      </w:ins>
      <w:ins w:id="18590" w:author="Rev 7 Allen Wirfs-Brock" w:date="2012-04-27T16:44:00Z">
        <w:r w:rsidRPr="00E77497">
          <w:rPr>
            <w:rFonts w:ascii="Times New Roman" w:hAnsi="Times New Roman"/>
            <w:i/>
          </w:rPr>
          <w:t>closure</w:t>
        </w:r>
      </w:ins>
      <w:ins w:id="18591" w:author="Rev 7 Allen Wirfs-Brock" w:date="2012-04-27T16:40:00Z">
        <w:r>
          <w:rPr>
            <w:rFonts w:ascii="Times New Roman" w:hAnsi="Times New Roman"/>
          </w:rPr>
          <w:t>.</w:t>
        </w:r>
      </w:ins>
    </w:p>
    <w:p w14:paraId="37BDD8A0"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Call the Initialize</w:t>
      </w:r>
      <w:del w:id="18592" w:author="Rev 3 Allen Wirfs-Brock" w:date="2011-08-30T17:28:00Z">
        <w:r w:rsidRPr="00E77497" w:rsidDel="00BC6B32">
          <w:rPr>
            <w:rFonts w:ascii="Times New Roman" w:hAnsi="Times New Roman"/>
          </w:rPr>
          <w:delText>Immutable</w:delText>
        </w:r>
      </w:del>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the String value of </w:t>
      </w:r>
      <w:r w:rsidRPr="00E77497">
        <w:rPr>
          <w:rFonts w:ascii="Times New Roman" w:hAnsi="Times New Roman"/>
          <w:i/>
        </w:rPr>
        <w:t xml:space="preserve">Identifier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092C4A3F"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closure</w:t>
      </w:r>
      <w:r w:rsidRPr="00E77497">
        <w:rPr>
          <w:rFonts w:ascii="Times New Roman" w:hAnsi="Times New Roman"/>
        </w:rPr>
        <w:t>.</w:t>
      </w:r>
    </w:p>
    <w:p w14:paraId="0328F761" w14:textId="77777777" w:rsidR="004C02EF" w:rsidRPr="00E77497" w:rsidRDefault="004C02EF" w:rsidP="004C02EF">
      <w:pPr>
        <w:pStyle w:val="Note"/>
      </w:pPr>
      <w:r w:rsidRPr="00E77497">
        <w:t>NOTE</w:t>
      </w:r>
      <w:r w:rsidRPr="00E77497">
        <w:tab/>
        <w:t xml:space="preserve">The </w:t>
      </w:r>
      <w:ins w:id="18593" w:author="Rev 3 Allen Wirfs-Brock" w:date="2011-09-02T09:37:00Z">
        <w:r w:rsidR="00AF72C7" w:rsidRPr="00546435">
          <w:rPr>
            <w:rStyle w:val="bnf"/>
          </w:rPr>
          <w:t>Binding</w:t>
        </w:r>
      </w:ins>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ins w:id="18594" w:author="Rev 3 Allen Wirfs-Brock" w:date="2011-09-02T09:37:00Z">
        <w:r w:rsidR="00AF72C7" w:rsidRPr="00546435">
          <w:rPr>
            <w:rFonts w:ascii="Times New Roman" w:hAnsi="Times New Roman"/>
            <w:i/>
          </w:rPr>
          <w:t>Binding</w:t>
        </w:r>
      </w:ins>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55A70952" w14:textId="77777777" w:rsidR="00254DA7" w:rsidRPr="00E77497" w:rsidRDefault="00254DA7" w:rsidP="00254DA7">
      <w:pPr>
        <w:pStyle w:val="Note"/>
        <w:rPr>
          <w:ins w:id="18595" w:author="Rev 7 Allen Wirfs-Brock" w:date="2012-04-27T13:38:00Z"/>
        </w:rPr>
      </w:pPr>
      <w:ins w:id="18596" w:author="Rev 7 Allen Wirfs-Brock" w:date="2012-04-27T13:38:00Z">
        <w:r w:rsidRPr="00E77497">
          <w:t>NOTE</w:t>
        </w:r>
        <w:r w:rsidRPr="00E77497">
          <w:tab/>
          <w:t xml:space="preserve">A </w:t>
        </w:r>
        <w:r w:rsidRPr="00E77497">
          <w:rPr>
            <w:rFonts w:ascii="Courier New" w:hAnsi="Courier New"/>
            <w:b/>
            <w:color w:val="000000"/>
          </w:rPr>
          <w:t>prototype</w:t>
        </w:r>
        <w:r w:rsidRPr="00E77497">
          <w:t xml:space="preserve"> property is automatically created for every function, to allow for the possibility that the function will be used as a constructor.</w:t>
        </w:r>
      </w:ins>
    </w:p>
    <w:p w14:paraId="041D7AC4" w14:textId="77777777" w:rsidR="004C02EF" w:rsidRPr="00E77497" w:rsidRDefault="004C02EF" w:rsidP="004C02EF">
      <w:del w:id="18597" w:author="Rev 4 Allen Wirfs-Brock" w:date="2011-10-16T15:17:00Z">
        <w:r w:rsidRPr="00E77497" w:rsidDel="00B72A9B">
          <w:delText xml:space="preserve">The production </w:delText>
        </w:r>
      </w:del>
      <w:r w:rsidRPr="00E77497">
        <w:rPr>
          <w:rFonts w:ascii="Times New Roman" w:hAnsi="Times New Roman"/>
          <w:i/>
        </w:rPr>
        <w:t xml:space="preserve">FunctionBody </w:t>
      </w:r>
      <w:r w:rsidRPr="00E77497">
        <w:rPr>
          <w:b/>
        </w:rPr>
        <w:t>:</w:t>
      </w:r>
      <w:r w:rsidRPr="00E77497">
        <w:rPr>
          <w:rFonts w:ascii="Times New Roman" w:hAnsi="Times New Roman"/>
          <w:i/>
        </w:rPr>
        <w:t xml:space="preserve"> </w:t>
      </w:r>
      <w:del w:id="18598" w:author="Rev 4 Allen Wirfs-Brock" w:date="2011-10-07T15:37:00Z">
        <w:r w:rsidRPr="00E77497" w:rsidDel="001C008F">
          <w:rPr>
            <w:rFonts w:ascii="Times New Roman" w:hAnsi="Times New Roman"/>
            <w:i/>
          </w:rPr>
          <w:delText>Source</w:delText>
        </w:r>
      </w:del>
      <w:ins w:id="18599" w:author="Rev 4 Allen Wirfs-Brock" w:date="2011-10-07T15:36:00Z">
        <w:r w:rsidR="001C008F" w:rsidRPr="00E77497">
          <w:rPr>
            <w:rFonts w:ascii="Times New Roman" w:hAnsi="Times New Roman"/>
            <w:i/>
          </w:rPr>
          <w:t>Statement</w:t>
        </w:r>
      </w:ins>
      <w:ins w:id="18600" w:author="Rev 4 Allen Wirfs-Brock" w:date="2011-10-07T15:34:00Z">
        <w:r w:rsidR="00D57B9A" w:rsidRPr="00E77497">
          <w:rPr>
            <w:rFonts w:ascii="Times New Roman" w:hAnsi="Times New Roman"/>
            <w:i/>
          </w:rPr>
          <w:t>List</w:t>
        </w:r>
      </w:ins>
      <w:del w:id="18601" w:author="Rev 4 Allen Wirfs-Brock" w:date="2011-10-07T15:34:00Z">
        <w:r w:rsidRPr="00E77497" w:rsidDel="00D57B9A">
          <w:rPr>
            <w:rFonts w:ascii="Times New Roman" w:hAnsi="Times New Roman"/>
            <w:i/>
          </w:rPr>
          <w:delText>Elements</w:delText>
        </w:r>
      </w:del>
      <w:r w:rsidRPr="00E77497">
        <w:rPr>
          <w:rFonts w:cs="Arial"/>
          <w:vertAlign w:val="subscript"/>
        </w:rPr>
        <w:t>opt</w:t>
      </w:r>
      <w:r w:rsidRPr="00E77497">
        <w:rPr>
          <w:rFonts w:ascii="Times New Roman" w:hAnsi="Times New Roman"/>
          <w:i/>
        </w:rPr>
        <w:t xml:space="preserve"> </w:t>
      </w:r>
      <w:r w:rsidRPr="00E77497">
        <w:t xml:space="preserve"> </w:t>
      </w:r>
      <w:del w:id="18602" w:author="Rev 4 Allen Wirfs-Brock" w:date="2011-10-16T15:17:00Z">
        <w:r w:rsidRPr="00E77497" w:rsidDel="00B72A9B">
          <w:delText>is evaluated as follows:</w:delText>
        </w:r>
      </w:del>
    </w:p>
    <w:p w14:paraId="79FB71DD"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w:t>
      </w:r>
      <w:del w:id="18603" w:author="Rev 7 Allen Wirfs-Brock" w:date="2012-04-26T10:27:00Z">
        <w:r w:rsidRPr="00E77497" w:rsidDel="007413A3">
          <w:rPr>
            <w:rFonts w:ascii="Times New Roman" w:hAnsi="Times New Roman"/>
          </w:rPr>
          <w:delText xml:space="preserve">part of a </w:delText>
        </w:r>
        <w:r w:rsidRPr="00E77497" w:rsidDel="007413A3">
          <w:rPr>
            <w:rFonts w:ascii="Times New Roman" w:hAnsi="Times New Roman"/>
            <w:i/>
          </w:rPr>
          <w:delText>FunctionDeclaration</w:delText>
        </w:r>
        <w:r w:rsidRPr="00E77497" w:rsidDel="007413A3">
          <w:rPr>
            <w:rFonts w:ascii="Times New Roman" w:hAnsi="Times New Roman"/>
          </w:rPr>
          <w:delText xml:space="preserve"> or </w:delText>
        </w:r>
        <w:r w:rsidRPr="00E77497" w:rsidDel="007413A3">
          <w:rPr>
            <w:rFonts w:ascii="Times New Roman" w:hAnsi="Times New Roman"/>
            <w:i/>
          </w:rPr>
          <w:delText>FunctionExpression</w:delText>
        </w:r>
        <w:r w:rsidRPr="00E77497" w:rsidDel="007413A3">
          <w:rPr>
            <w:rFonts w:ascii="Times New Roman" w:hAnsi="Times New Roman"/>
          </w:rPr>
          <w:delText xml:space="preserve"> that is </w:delText>
        </w:r>
      </w:del>
      <w:r w:rsidRPr="00E77497">
        <w:rPr>
          <w:rFonts w:ascii="Times New Roman" w:hAnsi="Times New Roman"/>
        </w:rPr>
        <w:t xml:space="preserve">contained in strict mode code or if the Directive Prologue (14.1) of its </w:t>
      </w:r>
      <w:del w:id="18604" w:author="Rev 4 Allen Wirfs-Brock" w:date="2011-10-07T15:52:00Z">
        <w:r w:rsidRPr="00E77497" w:rsidDel="005A071F">
          <w:rPr>
            <w:rFonts w:ascii="Times New Roman" w:hAnsi="Times New Roman"/>
            <w:i/>
          </w:rPr>
          <w:delText>SourceElements</w:delText>
        </w:r>
      </w:del>
      <w:ins w:id="18605" w:author="Rev 4 Allen Wirfs-Brock" w:date="2011-10-07T15:51:00Z">
        <w:r w:rsidR="005A071F" w:rsidRPr="00E77497">
          <w:rPr>
            <w:rFonts w:ascii="Times New Roman" w:hAnsi="Times New Roman"/>
            <w:i/>
          </w:rPr>
          <w:t>StatementList</w:t>
        </w:r>
      </w:ins>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del w:id="18606" w:author="Rev 4 Allen Wirfs-Brock" w:date="2011-10-07T15:52:00Z">
        <w:r w:rsidRPr="00E77497" w:rsidDel="005A071F">
          <w:rPr>
            <w:rFonts w:ascii="Times New Roman" w:hAnsi="Times New Roman"/>
            <w:i/>
          </w:rPr>
          <w:delText>SourceElements</w:delText>
        </w:r>
      </w:del>
      <w:ins w:id="18607"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strict mode code. Otherwise, </w:t>
      </w:r>
      <w:del w:id="18608" w:author="Rev 4 Allen Wirfs-Brock" w:date="2011-10-07T15:52:00Z">
        <w:r w:rsidRPr="00E77497" w:rsidDel="005A071F">
          <w:rPr>
            <w:rFonts w:ascii="Times New Roman" w:hAnsi="Times New Roman"/>
            <w:i/>
          </w:rPr>
          <w:delText>SourceElements</w:delText>
        </w:r>
      </w:del>
      <w:ins w:id="18609"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non-strict mode code.</w:t>
      </w:r>
    </w:p>
    <w:p w14:paraId="3E4C221F"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If </w:t>
      </w:r>
      <w:del w:id="18610" w:author="Rev 4 Allen Wirfs-Brock" w:date="2011-10-07T15:37:00Z">
        <w:r w:rsidRPr="00E77497" w:rsidDel="001C008F">
          <w:rPr>
            <w:rFonts w:ascii="Times New Roman" w:hAnsi="Times New Roman"/>
            <w:i/>
          </w:rPr>
          <w:delText>Source</w:delText>
        </w:r>
      </w:del>
      <w:ins w:id="18611" w:author="Rev 4 Allen Wirfs-Brock" w:date="2011-10-07T15:37:00Z">
        <w:r w:rsidR="001C008F" w:rsidRPr="00E77497">
          <w:rPr>
            <w:rFonts w:ascii="Times New Roman" w:hAnsi="Times New Roman"/>
            <w:i/>
          </w:rPr>
          <w:t>Statement</w:t>
        </w:r>
      </w:ins>
      <w:ins w:id="18612" w:author="Rev 4 Allen Wirfs-Brock" w:date="2011-10-07T15:36:00Z">
        <w:r w:rsidR="001C008F" w:rsidRPr="00E77497">
          <w:rPr>
            <w:rFonts w:ascii="Times New Roman" w:hAnsi="Times New Roman"/>
            <w:i/>
          </w:rPr>
          <w:t>List</w:t>
        </w:r>
      </w:ins>
      <w:del w:id="18613" w:author="Rev 4 Allen Wirfs-Brock" w:date="2011-10-07T15:37:00Z">
        <w:r w:rsidRPr="00E77497" w:rsidDel="001C008F">
          <w:rPr>
            <w:rFonts w:ascii="Times New Roman" w:hAnsi="Times New Roman"/>
            <w:i/>
          </w:rPr>
          <w:delText>Elements</w:delText>
        </w:r>
      </w:del>
      <w:r w:rsidRPr="00E77497">
        <w:rPr>
          <w:rFonts w:ascii="Times New Roman" w:hAnsi="Times New Roman"/>
        </w:rPr>
        <w:t xml:space="preserve"> is present return the result of evaluating </w:t>
      </w:r>
      <w:del w:id="18614" w:author="Rev 4 Allen Wirfs-Brock" w:date="2011-10-07T15:37:00Z">
        <w:r w:rsidRPr="00E77497" w:rsidDel="005271CD">
          <w:rPr>
            <w:rFonts w:ascii="Times New Roman" w:hAnsi="Times New Roman"/>
            <w:i/>
          </w:rPr>
          <w:delText>SourceElements</w:delText>
        </w:r>
      </w:del>
      <w:ins w:id="18615" w:author="Rev 4 Allen Wirfs-Brock" w:date="2011-10-07T15:37:00Z">
        <w:r w:rsidR="005271CD" w:rsidRPr="00E77497">
          <w:rPr>
            <w:rFonts w:ascii="Times New Roman" w:hAnsi="Times New Roman"/>
            <w:i/>
          </w:rPr>
          <w:t>StatementList</w:t>
        </w:r>
      </w:ins>
      <w:r w:rsidRPr="00E77497">
        <w:rPr>
          <w:rFonts w:ascii="Times New Roman" w:hAnsi="Times New Roman"/>
        </w:rPr>
        <w:t>.</w:t>
      </w:r>
    </w:p>
    <w:p w14:paraId="09C5DC67" w14:textId="77777777" w:rsidR="004C02EF" w:rsidRPr="00E77497" w:rsidRDefault="004C02EF" w:rsidP="00150A49">
      <w:pPr>
        <w:numPr>
          <w:ilvl w:val="0"/>
          <w:numId w:val="145"/>
        </w:numPr>
        <w:rPr>
          <w:rFonts w:ascii="Times New Roman" w:hAnsi="Times New Roman"/>
        </w:rPr>
      </w:pPr>
      <w:r w:rsidRPr="00E77497">
        <w:rPr>
          <w:rFonts w:ascii="Times New Roman" w:hAnsi="Times New Roman"/>
        </w:rPr>
        <w:t xml:space="preserve">Else return </w:t>
      </w:r>
      <w:ins w:id="18616" w:author="Rev 6 Allen Wirfs-Brock" w:date="2012-02-26T09:21:00Z">
        <w:r w:rsidR="009D60F6">
          <w:rPr>
            <w:rFonts w:ascii="Times New Roman" w:hAnsi="Times New Roman"/>
          </w:rPr>
          <w:t>NormalCompletion</w:t>
        </w:r>
      </w:ins>
      <w:r w:rsidRPr="00E77497">
        <w:rPr>
          <w:rFonts w:ascii="Times New Roman" w:hAnsi="Times New Roman"/>
        </w:rPr>
        <w:t>(</w:t>
      </w:r>
      <w:del w:id="18617" w:author="Rev 6 Allen Wirfs-Brock" w:date="2012-02-26T09:21:00Z">
        <w:r w:rsidRPr="00E77497" w:rsidDel="009D60F6">
          <w:rPr>
            <w:rFonts w:cs="Arial"/>
          </w:rPr>
          <w:delText>normal</w:delText>
        </w:r>
        <w:r w:rsidRPr="00E77497" w:rsidDel="009D60F6">
          <w:rPr>
            <w:rFonts w:ascii="Times New Roman" w:hAnsi="Times New Roman"/>
          </w:rPr>
          <w:delText xml:space="preserve">, </w:delText>
        </w:r>
      </w:del>
      <w:r w:rsidRPr="00E77497">
        <w:rPr>
          <w:rFonts w:ascii="Times New Roman" w:hAnsi="Times New Roman"/>
          <w:b/>
        </w:rPr>
        <w:t>undefined</w:t>
      </w:r>
      <w:del w:id="18618" w:author="Rev 6 Allen Wirfs-Brock" w:date="2012-02-26T09:21:00Z">
        <w:r w:rsidRPr="00E77497" w:rsidDel="009D60F6">
          <w:rPr>
            <w:rFonts w:ascii="Times New Roman" w:hAnsi="Times New Roman"/>
          </w:rPr>
          <w:delText xml:space="preserve">, </w:delText>
        </w:r>
        <w:r w:rsidRPr="00E77497" w:rsidDel="009D60F6">
          <w:rPr>
            <w:rFonts w:cs="Arial"/>
          </w:rPr>
          <w:delText>empty</w:delText>
        </w:r>
      </w:del>
      <w:r w:rsidRPr="00E77497">
        <w:rPr>
          <w:rFonts w:ascii="Times New Roman" w:hAnsi="Times New Roman"/>
        </w:rPr>
        <w:t>).</w:t>
      </w:r>
    </w:p>
    <w:p w14:paraId="06A5066E" w14:textId="77777777" w:rsidR="0024296C" w:rsidRPr="00E77497" w:rsidRDefault="0024296C" w:rsidP="0024296C">
      <w:pPr>
        <w:pStyle w:val="20"/>
        <w:numPr>
          <w:ilvl w:val="0"/>
          <w:numId w:val="0"/>
        </w:numPr>
        <w:rPr>
          <w:ins w:id="18619" w:author="Rev 7 Allen Wirfs-Brock" w:date="2012-04-16T17:18:00Z"/>
        </w:rPr>
      </w:pPr>
      <w:bookmarkStart w:id="18620" w:name="_Ref449943299"/>
      <w:bookmarkStart w:id="18621" w:name="_Toc472818897"/>
      <w:bookmarkStart w:id="18622" w:name="_Toc235503472"/>
      <w:bookmarkStart w:id="18623" w:name="_Toc241509247"/>
      <w:bookmarkStart w:id="18624" w:name="_Toc244416734"/>
      <w:bookmarkStart w:id="18625" w:name="_Toc276631098"/>
      <w:bookmarkStart w:id="18626" w:name="_Toc323907730"/>
      <w:ins w:id="18627" w:author="Rev 7 Allen Wirfs-Brock" w:date="2012-04-16T17:18:00Z">
        <w:r>
          <w:t>13.</w:t>
        </w:r>
      </w:ins>
      <w:ins w:id="18628" w:author="Rev 7 Allen Wirfs-Brock" w:date="2012-04-16T17:19:00Z">
        <w:r w:rsidR="00560A4D">
          <w:t>2</w:t>
        </w:r>
      </w:ins>
      <w:ins w:id="18629" w:author="Rev 7 Allen Wirfs-Brock" w:date="2012-04-16T17:18:00Z">
        <w:r>
          <w:tab/>
        </w:r>
        <w:r w:rsidR="00560A4D">
          <w:t xml:space="preserve">Arrow </w:t>
        </w:r>
        <w:r w:rsidRPr="00E77497">
          <w:t>Function Definition</w:t>
        </w:r>
        <w:r>
          <w:t>s</w:t>
        </w:r>
        <w:bookmarkEnd w:id="18626"/>
      </w:ins>
    </w:p>
    <w:p w14:paraId="03F4677B" w14:textId="77777777" w:rsidR="0024296C" w:rsidRPr="00E77497" w:rsidRDefault="0024296C" w:rsidP="0024296C">
      <w:pPr>
        <w:pStyle w:val="Syntax"/>
        <w:rPr>
          <w:ins w:id="18630" w:author="Rev 7 Allen Wirfs-Brock" w:date="2012-04-16T17:18:00Z"/>
        </w:rPr>
      </w:pPr>
      <w:ins w:id="18631" w:author="Rev 7 Allen Wirfs-Brock" w:date="2012-04-16T17:18:00Z">
        <w:r w:rsidRPr="00E77497">
          <w:t>Syntax</w:t>
        </w:r>
      </w:ins>
    </w:p>
    <w:p w14:paraId="52329207" w14:textId="77777777" w:rsidR="0024296C" w:rsidRPr="00E77497" w:rsidRDefault="0024296C" w:rsidP="0024296C">
      <w:pPr>
        <w:pStyle w:val="SyntaxRule"/>
        <w:rPr>
          <w:ins w:id="18632" w:author="Rev 7 Allen Wirfs-Brock" w:date="2012-04-16T17:18:00Z"/>
        </w:rPr>
      </w:pPr>
      <w:ins w:id="18633" w:author="Rev 7 Allen Wirfs-Brock" w:date="2012-04-16T17:18:00Z">
        <w:r>
          <w:t>ArrowFunction</w:t>
        </w:r>
        <w:r w:rsidRPr="00E77497">
          <w:t xml:space="preserve"> </w:t>
        </w:r>
        <w:r w:rsidRPr="00E77497">
          <w:rPr>
            <w:rFonts w:ascii="Arial" w:hAnsi="Arial"/>
            <w:b/>
            <w:i w:val="0"/>
          </w:rPr>
          <w:t>:</w:t>
        </w:r>
      </w:ins>
    </w:p>
    <w:p w14:paraId="79190728" w14:textId="77777777" w:rsidR="0024296C" w:rsidRPr="00E77497" w:rsidRDefault="0024296C" w:rsidP="0024296C">
      <w:pPr>
        <w:pStyle w:val="SyntaxDefinition"/>
        <w:rPr>
          <w:ins w:id="18634" w:author="Rev 7 Allen Wirfs-Brock" w:date="2012-04-16T17:18:00Z"/>
        </w:rPr>
      </w:pPr>
      <w:ins w:id="18635" w:author="Rev 7 Allen Wirfs-Brock" w:date="2012-04-16T17:18:00Z">
        <w:r>
          <w:t xml:space="preserve">ArrowParameters </w:t>
        </w:r>
        <w:r w:rsidRPr="00E77497">
          <w:t xml:space="preserve"> </w:t>
        </w:r>
        <w:r>
          <w:rPr>
            <w:rFonts w:ascii="Courier New" w:hAnsi="Courier New"/>
            <w:b/>
            <w:i w:val="0"/>
          </w:rPr>
          <w:t>=&gt;</w:t>
        </w:r>
        <w:r w:rsidRPr="00E77497">
          <w:t xml:space="preserve"> </w:t>
        </w:r>
      </w:ins>
      <w:ins w:id="18636" w:author="Rev 7 Allen Wirfs-Brock" w:date="2012-04-26T10:38:00Z">
        <w:r w:rsidR="001F444B">
          <w:t>Concise</w:t>
        </w:r>
      </w:ins>
      <w:ins w:id="18637" w:author="Rev 7 Allen Wirfs-Brock" w:date="2012-04-16T17:18:00Z">
        <w:r>
          <w:t>Body</w:t>
        </w:r>
      </w:ins>
    </w:p>
    <w:p w14:paraId="503489F5" w14:textId="77777777" w:rsidR="0024296C" w:rsidRPr="00E77497" w:rsidRDefault="0024296C" w:rsidP="0024296C">
      <w:pPr>
        <w:pStyle w:val="SyntaxRule"/>
        <w:rPr>
          <w:ins w:id="18638" w:author="Rev 7 Allen Wirfs-Brock" w:date="2012-04-16T17:18:00Z"/>
        </w:rPr>
      </w:pPr>
      <w:ins w:id="18639" w:author="Rev 7 Allen Wirfs-Brock" w:date="2012-04-16T17:18:00Z">
        <w:r>
          <w:t xml:space="preserve">ArrowParameters </w:t>
        </w:r>
        <w:r w:rsidRPr="00E77497">
          <w:t xml:space="preserve"> </w:t>
        </w:r>
        <w:r w:rsidRPr="00E77497">
          <w:rPr>
            <w:rFonts w:ascii="Arial" w:hAnsi="Arial"/>
            <w:b/>
            <w:i w:val="0"/>
          </w:rPr>
          <w:t>:</w:t>
        </w:r>
      </w:ins>
    </w:p>
    <w:p w14:paraId="0A9D62BC" w14:textId="77777777" w:rsidR="0024296C" w:rsidRPr="00E77497" w:rsidRDefault="00125774" w:rsidP="0024296C">
      <w:pPr>
        <w:pStyle w:val="SyntaxDefinition"/>
        <w:rPr>
          <w:ins w:id="18640" w:author="Rev 7 Allen Wirfs-Brock" w:date="2012-04-16T17:18:00Z"/>
        </w:rPr>
      </w:pPr>
      <w:ins w:id="18641" w:author="Rev 7 Allen Wirfs-Brock" w:date="2012-04-17T10:35:00Z">
        <w:r>
          <w:t>Binding</w:t>
        </w:r>
      </w:ins>
      <w:ins w:id="18642" w:author="Rev 7 Allen Wirfs-Brock" w:date="2012-04-16T17:18:00Z">
        <w:r w:rsidR="0024296C">
          <w:t>Identifer</w:t>
        </w:r>
        <w:r w:rsidR="0024296C" w:rsidRPr="00E77497">
          <w:br/>
        </w:r>
        <w:r w:rsidR="0024296C" w:rsidRPr="00E77497">
          <w:rPr>
            <w:rFonts w:ascii="Courier New" w:hAnsi="Courier New"/>
            <w:b/>
            <w:i w:val="0"/>
          </w:rPr>
          <w:t>(</w:t>
        </w:r>
      </w:ins>
      <w:ins w:id="18643" w:author="Rev 7 Allen Wirfs-Brock" w:date="2012-04-17T10:45:00Z">
        <w:r w:rsidR="00E070DB">
          <w:t xml:space="preserve"> </w:t>
        </w:r>
      </w:ins>
      <w:ins w:id="18644" w:author="Rev 7 Allen Wirfs-Brock" w:date="2012-04-16T17:18:00Z">
        <w:r w:rsidR="0024296C">
          <w:t>Arrow</w:t>
        </w:r>
      </w:ins>
      <w:ins w:id="18645" w:author="Rev 7 Allen Wirfs-Brock" w:date="2012-04-17T10:39:00Z">
        <w:r>
          <w:t>Formal</w:t>
        </w:r>
      </w:ins>
      <w:ins w:id="18646" w:author="Rev 7 Allen Wirfs-Brock" w:date="2012-04-16T17:18:00Z">
        <w:r w:rsidR="0024296C">
          <w:t>Parameter</w:t>
        </w:r>
      </w:ins>
      <w:ins w:id="18647" w:author="Rev 7 Allen Wirfs-Brock" w:date="2012-04-17T10:46:00Z">
        <w:r w:rsidR="00E070DB">
          <w:t>List</w:t>
        </w:r>
      </w:ins>
      <w:ins w:id="18648" w:author="Rev 7 Allen Wirfs-Brock" w:date="2012-04-16T17:18:00Z">
        <w:r w:rsidR="0024296C" w:rsidRPr="00E77497">
          <w:t xml:space="preserve"> </w:t>
        </w:r>
        <w:r w:rsidR="0024296C" w:rsidRPr="00E77497">
          <w:rPr>
            <w:rFonts w:ascii="Courier New" w:hAnsi="Courier New"/>
            <w:b/>
            <w:i w:val="0"/>
          </w:rPr>
          <w:t>)</w:t>
        </w:r>
      </w:ins>
    </w:p>
    <w:p w14:paraId="52E17AE5" w14:textId="77777777" w:rsidR="00125774" w:rsidRPr="00E77497" w:rsidRDefault="00E070DB" w:rsidP="00125774">
      <w:pPr>
        <w:pStyle w:val="SyntaxRule"/>
        <w:rPr>
          <w:ins w:id="18649" w:author="Rev 7 Allen Wirfs-Brock" w:date="2012-04-17T10:41:00Z"/>
        </w:rPr>
      </w:pPr>
      <w:ins w:id="18650" w:author="Rev 7 Allen Wirfs-Brock" w:date="2012-04-17T10:46:00Z">
        <w:r>
          <w:t>Arrow</w:t>
        </w:r>
      </w:ins>
      <w:ins w:id="18651" w:author="Rev 7 Allen Wirfs-Brock" w:date="2012-04-17T10:41:00Z">
        <w:r w:rsidR="00125774" w:rsidRPr="00E77497">
          <w:t xml:space="preserve">FormalParameterList </w:t>
        </w:r>
        <w:r w:rsidR="00125774" w:rsidRPr="00E77497">
          <w:rPr>
            <w:rFonts w:ascii="Arial" w:hAnsi="Arial"/>
            <w:b/>
            <w:i w:val="0"/>
          </w:rPr>
          <w:t>:</w:t>
        </w:r>
      </w:ins>
    </w:p>
    <w:p w14:paraId="2F3490AA" w14:textId="77777777" w:rsidR="00125774" w:rsidRPr="00E77497" w:rsidRDefault="00125774" w:rsidP="00125774">
      <w:pPr>
        <w:pStyle w:val="SyntaxDefinition"/>
        <w:rPr>
          <w:ins w:id="18652" w:author="Rev 7 Allen Wirfs-Brock" w:date="2012-04-17T10:41:00Z"/>
        </w:rPr>
      </w:pPr>
      <w:ins w:id="18653" w:author="Rev 7 Allen Wirfs-Brock" w:date="2012-04-17T10:41:00Z">
        <w:r w:rsidRPr="00C7794D">
          <w:rPr>
            <w:rFonts w:ascii="Arial" w:hAnsi="Arial" w:cs="Arial"/>
            <w:i w:val="0"/>
            <w:sz w:val="16"/>
            <w:szCs w:val="16"/>
          </w:rPr>
          <w:t>[empty]</w:t>
        </w:r>
        <w:r w:rsidRPr="004D1BD1">
          <w:rPr>
            <w:rFonts w:ascii="Courier New" w:hAnsi="Courier New" w:cs="Courier New"/>
            <w:b/>
            <w:i w:val="0"/>
          </w:rPr>
          <w:br/>
        </w:r>
        <w:r w:rsidRPr="004418C4">
          <w:t>Function</w:t>
        </w:r>
        <w:r>
          <w:t>RestParameter</w:t>
        </w:r>
        <w:r w:rsidRPr="006B6D0A">
          <w:br/>
        </w:r>
      </w:ins>
      <w:ins w:id="18654" w:author="Rev 7 Allen Wirfs-Brock" w:date="2012-04-17T10:42:00Z">
        <w:r>
          <w:t>Cover</w:t>
        </w:r>
      </w:ins>
      <w:ins w:id="18655" w:author="Rev 7 Allen Wirfs-Brock" w:date="2012-04-17T10:41:00Z">
        <w:r w:rsidRPr="006B6D0A">
          <w:t>FormalsList</w:t>
        </w:r>
        <w:r w:rsidRPr="006B6D0A">
          <w:br/>
        </w:r>
      </w:ins>
      <w:ins w:id="18656" w:author="Rev 7 Allen Wirfs-Brock" w:date="2012-04-17T10:42:00Z">
        <w:r>
          <w:t>Cover</w:t>
        </w:r>
      </w:ins>
      <w:ins w:id="18657" w:author="Rev 7 Allen Wirfs-Brock" w:date="2012-04-17T10:41:00Z">
        <w:r w:rsidRPr="00E65A34">
          <w:t>FormalsList</w:t>
        </w:r>
      </w:ins>
      <w:ins w:id="18658" w:author="Rev 7 Allen Wirfs-Brock" w:date="2012-04-17T10:43:00Z">
        <w:r>
          <w:t xml:space="preserve"> </w:t>
        </w:r>
      </w:ins>
      <w:ins w:id="18659" w:author="Rev 7 Allen Wirfs-Brock" w:date="2012-04-17T10:41:00Z">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0E9E8BB3" w14:textId="77777777" w:rsidR="0024296C" w:rsidRPr="00E77497" w:rsidRDefault="001F444B" w:rsidP="0024296C">
      <w:pPr>
        <w:pStyle w:val="SyntaxRule"/>
        <w:rPr>
          <w:ins w:id="18660" w:author="Rev 7 Allen Wirfs-Brock" w:date="2012-04-16T17:18:00Z"/>
        </w:rPr>
      </w:pPr>
      <w:ins w:id="18661" w:author="Rev 7 Allen Wirfs-Brock" w:date="2012-04-26T10:39:00Z">
        <w:r>
          <w:t xml:space="preserve">ConciseBody </w:t>
        </w:r>
      </w:ins>
      <w:ins w:id="18662" w:author="Rev 7 Allen Wirfs-Brock" w:date="2012-04-16T17:18:00Z">
        <w:r w:rsidR="0024296C" w:rsidRPr="00E77497">
          <w:rPr>
            <w:rFonts w:ascii="Arial" w:hAnsi="Arial"/>
            <w:b/>
            <w:i w:val="0"/>
          </w:rPr>
          <w:t>:</w:t>
        </w:r>
      </w:ins>
    </w:p>
    <w:p w14:paraId="7361FF82" w14:textId="77777777" w:rsidR="0024296C" w:rsidRPr="00E77497" w:rsidRDefault="0024296C" w:rsidP="0024296C">
      <w:pPr>
        <w:pStyle w:val="SyntaxDefinition"/>
        <w:rPr>
          <w:ins w:id="18663" w:author="Rev 7 Allen Wirfs-Brock" w:date="2012-04-16T17:18:00Z"/>
        </w:rPr>
      </w:pPr>
      <w:ins w:id="18664" w:author="Rev 7 Allen Wirfs-Brock" w:date="2012-04-16T17:18:00Z">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ins>
    </w:p>
    <w:p w14:paraId="119401E2" w14:textId="77777777" w:rsidR="0024296C" w:rsidRPr="00E77497" w:rsidRDefault="0024296C" w:rsidP="0024296C">
      <w:pPr>
        <w:pStyle w:val="SyntaxRule"/>
        <w:rPr>
          <w:ins w:id="18665" w:author="Rev 7 Allen Wirfs-Brock" w:date="2012-04-16T17:18:00Z"/>
        </w:rPr>
      </w:pPr>
      <w:ins w:id="18666" w:author="Rev 7 Allen Wirfs-Brock" w:date="2012-04-16T17:18:00Z">
        <w:r>
          <w:t>Cover</w:t>
        </w:r>
      </w:ins>
      <w:ins w:id="18667" w:author="Rev 7 Allen Wirfs-Brock" w:date="2012-04-17T10:46:00Z">
        <w:r w:rsidR="00E070DB">
          <w:t>FormalsList</w:t>
        </w:r>
      </w:ins>
      <w:ins w:id="18668" w:author="Rev 7 Allen Wirfs-Brock" w:date="2012-04-16T17:18:00Z">
        <w:r w:rsidRPr="00E77497">
          <w:t xml:space="preserve"> </w:t>
        </w:r>
        <w:r w:rsidRPr="00E77497">
          <w:rPr>
            <w:rFonts w:ascii="Arial" w:hAnsi="Arial"/>
            <w:b/>
            <w:i w:val="0"/>
          </w:rPr>
          <w:t>:</w:t>
        </w:r>
      </w:ins>
    </w:p>
    <w:p w14:paraId="7619050E" w14:textId="77777777" w:rsidR="0024296C" w:rsidRPr="00E77497" w:rsidRDefault="0024296C" w:rsidP="0024296C">
      <w:pPr>
        <w:pStyle w:val="SyntaxDefinition"/>
        <w:rPr>
          <w:ins w:id="18669" w:author="Rev 7 Allen Wirfs-Brock" w:date="2012-04-16T17:18:00Z"/>
        </w:rPr>
      </w:pPr>
      <w:ins w:id="18670" w:author="Rev 7 Allen Wirfs-Brock" w:date="2012-04-16T17:18:00Z">
        <w:r>
          <w:t>Expression</w:t>
        </w:r>
      </w:ins>
    </w:p>
    <w:p w14:paraId="38E3CEA4" w14:textId="77777777" w:rsidR="0024296C" w:rsidRPr="00E77497" w:rsidRDefault="0024296C" w:rsidP="0024296C">
      <w:pPr>
        <w:pStyle w:val="Syntax"/>
        <w:rPr>
          <w:ins w:id="18671" w:author="Rev 7 Allen Wirfs-Brock" w:date="2012-04-16T17:18:00Z"/>
        </w:rPr>
      </w:pPr>
      <w:ins w:id="18672" w:author="Rev 7 Allen Wirfs-Brock" w:date="2012-04-16T17:18:00Z">
        <w:r w:rsidRPr="00E77497">
          <w:t>Supplemental Syntax</w:t>
        </w:r>
      </w:ins>
    </w:p>
    <w:p w14:paraId="167B3A6E" w14:textId="77777777" w:rsidR="0024296C" w:rsidRPr="00E77497" w:rsidRDefault="0024296C" w:rsidP="0024296C">
      <w:pPr>
        <w:rPr>
          <w:ins w:id="18673" w:author="Rev 7 Allen Wirfs-Brock" w:date="2012-04-16T17:18:00Z"/>
        </w:rPr>
      </w:pPr>
      <w:ins w:id="18674" w:author="Rev 7 Allen Wirfs-Brock" w:date="2012-04-16T17:18:00Z">
        <w:r>
          <w:t>W</w:t>
        </w:r>
        <w:r w:rsidRPr="00E77497">
          <w:t xml:space="preserve">hen processing the production </w:t>
        </w:r>
      </w:ins>
      <w:ins w:id="18675" w:author="Rev 7 Allen Wirfs-Brock" w:date="2012-04-17T10:48:00Z">
        <w:r w:rsidR="00E070DB">
          <w:rPr>
            <w:rStyle w:val="bnf"/>
          </w:rPr>
          <w:t>CoverFormalsList</w:t>
        </w:r>
      </w:ins>
      <w:ins w:id="18676" w:author="Rev 7 Allen Wirfs-Brock" w:date="2012-04-16T17:18:00Z">
        <w:r w:rsidRPr="00E77497">
          <w:t xml:space="preserve"> </w:t>
        </w:r>
        <w:r w:rsidRPr="00E77497">
          <w:rPr>
            <w:b/>
          </w:rPr>
          <w:t>:</w:t>
        </w:r>
        <w:r w:rsidRPr="00E77497">
          <w:t xml:space="preserve"> </w:t>
        </w:r>
      </w:ins>
      <w:ins w:id="18677" w:author="Rev 7 Allen Wirfs-Brock" w:date="2012-04-17T10:48:00Z">
        <w:r w:rsidR="00E070DB">
          <w:rPr>
            <w:rFonts w:ascii="Times New Roman" w:hAnsi="Times New Roman"/>
            <w:i/>
          </w:rPr>
          <w:t>Expression</w:t>
        </w:r>
      </w:ins>
      <w:ins w:id="18678" w:author="Rev 7 Allen Wirfs-Brock" w:date="2012-04-16T17:18:00Z">
        <w:r w:rsidRPr="00DB3CBF">
          <w:rPr>
            <w:rFonts w:ascii="Times New Roman" w:hAnsi="Times New Roman"/>
            <w:i/>
          </w:rPr>
          <w:t xml:space="preserve"> </w:t>
        </w:r>
        <w:r w:rsidRPr="00E77497">
          <w:t xml:space="preserve"> the </w:t>
        </w:r>
      </w:ins>
      <w:ins w:id="18679" w:author="Rev 7 Allen Wirfs-Brock" w:date="2012-04-17T10:51:00Z">
        <w:r w:rsidR="00E070DB" w:rsidRPr="00701A7B">
          <w:rPr>
            <w:rStyle w:val="bnf"/>
          </w:rPr>
          <w:t>FormalsList</w:t>
        </w:r>
        <w:r w:rsidR="00E070DB">
          <w:t xml:space="preserve"> production</w:t>
        </w:r>
      </w:ins>
      <w:ins w:id="18680" w:author="Rev 7 Allen Wirfs-Brock" w:date="2012-04-16T17:18:00Z">
        <w:r w:rsidRPr="00E77497">
          <w:t xml:space="preserve"> is used to </w:t>
        </w:r>
      </w:ins>
      <w:ins w:id="18681" w:author="Rev 7 Allen Wirfs-Brock" w:date="2012-04-17T10:51:00Z">
        <w:r w:rsidR="00E070DB">
          <w:t>further restrict the source code that matches</w:t>
        </w:r>
      </w:ins>
      <w:ins w:id="18682" w:author="Rev 7 Allen Wirfs-Brock" w:date="2012-04-16T17:18:00Z">
        <w:r w:rsidRPr="00E77497">
          <w:t xml:space="preserve">  </w:t>
        </w:r>
      </w:ins>
      <w:ins w:id="18683" w:author="Rev 7 Allen Wirfs-Brock" w:date="2012-04-17T10:49:00Z">
        <w:r w:rsidR="00E070DB">
          <w:rPr>
            <w:rStyle w:val="bnf"/>
          </w:rPr>
          <w:t>Expression</w:t>
        </w:r>
      </w:ins>
      <w:ins w:id="18684" w:author="Rev 7 Allen Wirfs-Brock" w:date="2012-04-16T17:18:00Z">
        <w:r w:rsidRPr="00E77497">
          <w:t>.</w:t>
        </w:r>
      </w:ins>
    </w:p>
    <w:p w14:paraId="107D4111" w14:textId="77777777" w:rsidR="0024296C" w:rsidRPr="00E77497" w:rsidRDefault="0024296C" w:rsidP="0024296C">
      <w:pPr>
        <w:pStyle w:val="SyntaxRule"/>
        <w:rPr>
          <w:ins w:id="18685" w:author="Rev 7 Allen Wirfs-Brock" w:date="2012-04-16T17:18:00Z"/>
          <w:rFonts w:ascii="Arial" w:hAnsi="Arial"/>
        </w:rPr>
      </w:pPr>
      <w:ins w:id="18686" w:author="Rev 7 Allen Wirfs-Brock" w:date="2012-04-16T17:18:00Z">
        <w:r>
          <w:t>ArrowFormalParameterList</w:t>
        </w:r>
        <w:r w:rsidRPr="00E77497">
          <w:t xml:space="preserve"> </w:t>
        </w:r>
        <w:r w:rsidRPr="00E77497">
          <w:rPr>
            <w:rFonts w:ascii="Arial" w:hAnsi="Arial"/>
            <w:b/>
            <w:i w:val="0"/>
          </w:rPr>
          <w:t>:</w:t>
        </w:r>
      </w:ins>
    </w:p>
    <w:p w14:paraId="3035D802" w14:textId="77777777" w:rsidR="0024296C" w:rsidRPr="00E77497" w:rsidRDefault="0024296C" w:rsidP="0024296C">
      <w:pPr>
        <w:pStyle w:val="SyntaxDefinition"/>
        <w:rPr>
          <w:ins w:id="18687" w:author="Rev 7 Allen Wirfs-Brock" w:date="2012-04-16T17:18:00Z"/>
          <w:rFonts w:ascii="Courier New" w:hAnsi="Courier New" w:cs="Courier New"/>
          <w:b/>
          <w:i w:val="0"/>
        </w:rPr>
      </w:pPr>
      <w:ins w:id="18688" w:author="Rev 7 Allen Wirfs-Brock" w:date="2012-04-16T17:18:00Z">
        <w:r>
          <w:t>FormalParameterList</w:t>
        </w:r>
        <w:r w:rsidRPr="00E77497">
          <w:rPr>
            <w:rFonts w:ascii="Courier New" w:hAnsi="Courier New" w:cs="Courier New"/>
            <w:b/>
            <w:i w:val="0"/>
          </w:rPr>
          <w:t xml:space="preserve"> </w:t>
        </w:r>
      </w:ins>
    </w:p>
    <w:p w14:paraId="1CAC8C5C" w14:textId="77777777" w:rsidR="0024296C" w:rsidRPr="00E77497" w:rsidRDefault="0024296C" w:rsidP="0024296C">
      <w:pPr>
        <w:pStyle w:val="40"/>
        <w:numPr>
          <w:ilvl w:val="0"/>
          <w:numId w:val="0"/>
        </w:numPr>
        <w:rPr>
          <w:ins w:id="18689" w:author="Rev 7 Allen Wirfs-Brock" w:date="2012-04-16T17:18:00Z"/>
        </w:rPr>
      </w:pPr>
      <w:ins w:id="18690" w:author="Rev 7 Allen Wirfs-Brock" w:date="2012-04-16T17:18:00Z">
        <w:r w:rsidRPr="00E77497">
          <w:t>Static Semantics</w:t>
        </w:r>
      </w:ins>
    </w:p>
    <w:p w14:paraId="229171C7" w14:textId="77777777" w:rsidR="0024296C" w:rsidRPr="00E77497" w:rsidRDefault="0024296C" w:rsidP="0024296C">
      <w:pPr>
        <w:rPr>
          <w:ins w:id="18691" w:author="Rev 7 Allen Wirfs-Brock" w:date="2012-04-16T17:18:00Z"/>
          <w:rFonts w:ascii="Helvetica" w:hAnsi="Helvetica"/>
          <w:b/>
        </w:rPr>
      </w:pPr>
      <w:ins w:id="18692" w:author="Rev 7 Allen Wirfs-Brock" w:date="2012-04-16T17:18:00Z">
        <w:r w:rsidRPr="00E77497">
          <w:rPr>
            <w:rFonts w:ascii="Helvetica" w:hAnsi="Helvetica"/>
            <w:b/>
          </w:rPr>
          <w:t>Static Semantics:  Early Errors</w:t>
        </w:r>
      </w:ins>
    </w:p>
    <w:p w14:paraId="40C6964A" w14:textId="77777777" w:rsidR="0024296C" w:rsidRPr="00E77497" w:rsidRDefault="00560A4D" w:rsidP="0024296C">
      <w:pPr>
        <w:jc w:val="left"/>
        <w:rPr>
          <w:ins w:id="18693" w:author="Rev 7 Allen Wirfs-Brock" w:date="2012-04-16T17:18:00Z"/>
        </w:rPr>
      </w:pPr>
      <w:ins w:id="18694" w:author="Rev 7 Allen Wirfs-Brock" w:date="2012-04-16T17:20:00Z">
        <w:r>
          <w:rPr>
            <w:rFonts w:ascii="Times New Roman" w:hAnsi="Times New Roman"/>
            <w:i/>
          </w:rPr>
          <w:t>ArrowFunction</w:t>
        </w:r>
      </w:ins>
      <w:ins w:id="18695" w:author="Rev 7 Allen Wirfs-Brock" w:date="2012-04-16T17:18:00Z">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ins>
      <w:ins w:id="18696" w:author="Rev 7 Allen Wirfs-Brock" w:date="2012-04-16T17:21:00Z">
        <w:r w:rsidRPr="00560A4D">
          <w:rPr>
            <w:rFonts w:ascii="Times New Roman" w:hAnsi="Times New Roman"/>
            <w:i/>
          </w:rPr>
          <w:t>ArrowParameters</w:t>
        </w:r>
        <w:r>
          <w:rPr>
            <w:rFonts w:ascii="Times New Roman" w:hAnsi="Times New Roman"/>
            <w:i/>
          </w:rPr>
          <w:t xml:space="preserve"> </w:t>
        </w:r>
      </w:ins>
      <w:ins w:id="18697" w:author="Rev 7 Allen Wirfs-Brock" w:date="2012-04-16T17:18:00Z">
        <w:r w:rsidR="0024296C" w:rsidRPr="00E77497">
          <w:rPr>
            <w:rFonts w:ascii="Times New Roman" w:hAnsi="Times New Roman"/>
            <w:i/>
          </w:rPr>
          <w:t xml:space="preserve"> </w:t>
        </w:r>
      </w:ins>
      <w:ins w:id="18698" w:author="Rev 7 Allen Wirfs-Brock" w:date="2012-04-16T17:21:00Z">
        <w:r>
          <w:rPr>
            <w:rFonts w:ascii="Courier New" w:hAnsi="Courier New"/>
            <w:b/>
            <w:i/>
          </w:rPr>
          <w:t>=&gt;</w:t>
        </w:r>
      </w:ins>
      <w:ins w:id="18699" w:author="Rev 7 Allen Wirfs-Brock" w:date="2012-04-16T17:18:00Z">
        <w:r w:rsidR="0024296C" w:rsidRPr="00E77497">
          <w:rPr>
            <w:rFonts w:ascii="Times New Roman" w:hAnsi="Times New Roman"/>
            <w:i/>
          </w:rPr>
          <w:t xml:space="preserve"> </w:t>
        </w:r>
        <w:r w:rsidR="0024296C" w:rsidRPr="00E77497">
          <w:t xml:space="preserve"> </w:t>
        </w:r>
      </w:ins>
      <w:ins w:id="18700" w:author="Rev 7 Allen Wirfs-Brock" w:date="2012-04-26T10:40:00Z">
        <w:r w:rsidR="001F444B">
          <w:rPr>
            <w:rFonts w:ascii="Times New Roman" w:hAnsi="Times New Roman"/>
            <w:i/>
          </w:rPr>
          <w:t>Consice</w:t>
        </w:r>
      </w:ins>
      <w:ins w:id="18701" w:author="Rev 7 Allen Wirfs-Brock" w:date="2012-04-16T17:18:00Z">
        <w:r w:rsidR="0024296C" w:rsidRPr="00E77497">
          <w:rPr>
            <w:rFonts w:ascii="Times New Roman" w:hAnsi="Times New Roman"/>
            <w:i/>
          </w:rPr>
          <w:t>Body</w:t>
        </w:r>
        <w:r w:rsidR="0024296C" w:rsidRPr="00E77497">
          <w:t xml:space="preserve"> </w:t>
        </w:r>
      </w:ins>
    </w:p>
    <w:p w14:paraId="1D807B2A" w14:textId="77777777" w:rsidR="0024296C" w:rsidRPr="00E77497" w:rsidRDefault="0024296C" w:rsidP="001F444B">
      <w:pPr>
        <w:numPr>
          <w:ilvl w:val="0"/>
          <w:numId w:val="403"/>
        </w:numPr>
        <w:spacing w:after="220"/>
        <w:contextualSpacing/>
        <w:rPr>
          <w:ins w:id="18702" w:author="Rev 7 Allen Wirfs-Brock" w:date="2012-04-16T17:18:00Z"/>
        </w:rPr>
      </w:pPr>
      <w:ins w:id="18703" w:author="Rev 7 Allen Wirfs-Brock" w:date="2012-04-16T17:18:00Z">
        <w:r w:rsidRPr="00E77497">
          <w:t xml:space="preserve">It is a Syntax Error if any element of the </w:t>
        </w:r>
        <w:r w:rsidRPr="00BF6FFE">
          <w:rPr>
            <w:rFonts w:ascii="Times New Roman" w:hAnsi="Times New Roman"/>
          </w:rPr>
          <w:t>LexicallyDeclaredNames</w:t>
        </w:r>
        <w:r w:rsidRPr="00E77497">
          <w:t xml:space="preserve"> of </w:t>
        </w:r>
      </w:ins>
      <w:ins w:id="18704" w:author="Rev 7 Allen Wirfs-Brock" w:date="2012-04-26T10:40:00Z">
        <w:r w:rsidR="001F444B">
          <w:rPr>
            <w:rFonts w:ascii="Times New Roman" w:hAnsi="Times New Roman"/>
            <w:i/>
          </w:rPr>
          <w:t>Consice</w:t>
        </w:r>
        <w:r w:rsidR="001F444B" w:rsidRPr="00E77497">
          <w:rPr>
            <w:rFonts w:ascii="Times New Roman" w:hAnsi="Times New Roman"/>
            <w:i/>
          </w:rPr>
          <w:t>Body</w:t>
        </w:r>
        <w:r w:rsidR="001F444B" w:rsidRPr="00E77497">
          <w:t xml:space="preserve"> </w:t>
        </w:r>
      </w:ins>
      <w:ins w:id="18705" w:author="Rev 7 Allen Wirfs-Brock" w:date="2012-04-16T17:18:00Z">
        <w:r w:rsidRPr="00E77497">
          <w:t xml:space="preserve">also occurs in the </w:t>
        </w:r>
        <w:r w:rsidRPr="00BF6FFE">
          <w:rPr>
            <w:rFonts w:ascii="Times New Roman" w:hAnsi="Times New Roman"/>
          </w:rPr>
          <w:t>VarDeclaredNames</w:t>
        </w:r>
        <w:r w:rsidRPr="00E77497">
          <w:t xml:space="preserve"> of </w:t>
        </w:r>
      </w:ins>
      <w:ins w:id="18706" w:author="Rev 7 Allen Wirfs-Brock" w:date="2012-04-26T10:40:00Z">
        <w:r w:rsidR="001F444B">
          <w:rPr>
            <w:rFonts w:ascii="Times New Roman" w:hAnsi="Times New Roman"/>
            <w:i/>
          </w:rPr>
          <w:t>Consice</w:t>
        </w:r>
        <w:r w:rsidR="001F444B" w:rsidRPr="00E77497">
          <w:rPr>
            <w:rFonts w:ascii="Times New Roman" w:hAnsi="Times New Roman"/>
            <w:i/>
          </w:rPr>
          <w:t>Body</w:t>
        </w:r>
      </w:ins>
      <w:ins w:id="18707" w:author="Rev 7 Allen Wirfs-Brock" w:date="2012-04-16T17:18:00Z">
        <w:r w:rsidRPr="00E77497">
          <w:t>.</w:t>
        </w:r>
      </w:ins>
    </w:p>
    <w:p w14:paraId="6501AB69" w14:textId="77777777" w:rsidR="0024296C" w:rsidRDefault="0024296C" w:rsidP="001F444B">
      <w:pPr>
        <w:numPr>
          <w:ilvl w:val="0"/>
          <w:numId w:val="403"/>
        </w:numPr>
        <w:spacing w:after="220"/>
        <w:contextualSpacing/>
        <w:rPr>
          <w:ins w:id="18708" w:author="Rev 7 Allen Wirfs-Brock" w:date="2012-04-24T15:31:00Z"/>
        </w:rPr>
      </w:pPr>
      <w:ins w:id="18709" w:author="Rev 7 Allen Wirfs-Brock" w:date="2012-04-16T17:18:00Z">
        <w:r w:rsidRPr="00E77497">
          <w:t xml:space="preserve">It is a Syntax Error if any element of the BoundNames of </w:t>
        </w:r>
      </w:ins>
      <w:ins w:id="18710" w:author="Rev 7 Allen Wirfs-Brock" w:date="2012-04-16T17:24:00Z">
        <w:r w:rsidR="00560A4D">
          <w:rPr>
            <w:rFonts w:ascii="Times New Roman" w:hAnsi="Times New Roman"/>
            <w:i/>
          </w:rPr>
          <w:t>Arrow</w:t>
        </w:r>
      </w:ins>
      <w:ins w:id="18711" w:author="Rev 7 Allen Wirfs-Brock" w:date="2012-04-16T17:18:00Z">
        <w:r w:rsidRPr="00E77497">
          <w:rPr>
            <w:rFonts w:ascii="Times New Roman" w:hAnsi="Times New Roman"/>
            <w:i/>
          </w:rPr>
          <w:t>Parameter</w:t>
        </w:r>
      </w:ins>
      <w:ins w:id="18712" w:author="Rev 7 Allen Wirfs-Brock" w:date="2012-04-16T17:24:00Z">
        <w:r w:rsidR="00560A4D">
          <w:rPr>
            <w:rFonts w:ascii="Times New Roman" w:hAnsi="Times New Roman"/>
            <w:i/>
          </w:rPr>
          <w:t>s</w:t>
        </w:r>
      </w:ins>
      <w:ins w:id="18713" w:author="Rev 7 Allen Wirfs-Brock" w:date="2012-04-16T17:18:00Z">
        <w:r w:rsidRPr="00E77497">
          <w:t xml:space="preserve"> also occurs in the LexicallyDeclaredNames of </w:t>
        </w:r>
      </w:ins>
      <w:ins w:id="18714" w:author="Rev 7 Allen Wirfs-Brock" w:date="2012-04-26T10:40:00Z">
        <w:r w:rsidR="001F444B">
          <w:rPr>
            <w:rFonts w:ascii="Times New Roman" w:hAnsi="Times New Roman"/>
            <w:i/>
          </w:rPr>
          <w:t>Consice</w:t>
        </w:r>
        <w:r w:rsidR="001F444B" w:rsidRPr="00E77497">
          <w:rPr>
            <w:rFonts w:ascii="Times New Roman" w:hAnsi="Times New Roman"/>
            <w:i/>
          </w:rPr>
          <w:t>Body</w:t>
        </w:r>
      </w:ins>
      <w:ins w:id="18715" w:author="Rev 7 Allen Wirfs-Brock" w:date="2012-04-16T17:18:00Z">
        <w:r w:rsidRPr="00E77497">
          <w:t>.</w:t>
        </w:r>
      </w:ins>
    </w:p>
    <w:p w14:paraId="0C19BAFB" w14:textId="77777777" w:rsidR="00BF6FFE" w:rsidRPr="00E77497" w:rsidRDefault="00BF6FFE" w:rsidP="001F444B">
      <w:pPr>
        <w:numPr>
          <w:ilvl w:val="0"/>
          <w:numId w:val="403"/>
        </w:numPr>
        <w:spacing w:after="220"/>
        <w:contextualSpacing/>
        <w:rPr>
          <w:ins w:id="18716" w:author="Rev 7 Allen Wirfs-Brock" w:date="2012-04-16T17:18:00Z"/>
        </w:rPr>
      </w:pPr>
      <w:ins w:id="18717" w:author="Rev 7 Allen Wirfs-Brock" w:date="2012-04-24T15:31:00Z">
        <w:r>
          <w:t xml:space="preserve">It is a Syntax Error if </w:t>
        </w:r>
      </w:ins>
      <w:ins w:id="18718" w:author="Rev 7 Allen Wirfs-Brock" w:date="2012-04-26T10:40:00Z">
        <w:r w:rsidR="001F444B">
          <w:rPr>
            <w:rFonts w:ascii="Times New Roman" w:hAnsi="Times New Roman"/>
            <w:i/>
          </w:rPr>
          <w:t>Consice</w:t>
        </w:r>
        <w:r w:rsidR="001F444B" w:rsidRPr="00E77497">
          <w:rPr>
            <w:rFonts w:ascii="Times New Roman" w:hAnsi="Times New Roman"/>
            <w:i/>
          </w:rPr>
          <w:t>Body</w:t>
        </w:r>
        <w:r w:rsidR="001F444B" w:rsidRPr="00E77497">
          <w:t xml:space="preserve"> </w:t>
        </w:r>
      </w:ins>
      <w:ins w:id="18719" w:author="Rev 7 Allen Wirfs-Brock" w:date="2012-04-24T15:31:00Z">
        <w:r w:rsidRPr="00BF6FFE">
          <w:rPr>
            <w:rFonts w:ascii="Times New Roman" w:hAnsi="Times New Roman"/>
          </w:rPr>
          <w:t xml:space="preserve">Contains </w:t>
        </w:r>
      </w:ins>
      <w:ins w:id="18720" w:author="Rev 7 Allen Wirfs-Brock" w:date="2012-04-24T15:34:00Z">
        <w:r>
          <w:rPr>
            <w:rFonts w:ascii="Times New Roman" w:hAnsi="Times New Roman"/>
            <w:i/>
          </w:rPr>
          <w:t>Yield</w:t>
        </w:r>
      </w:ins>
      <w:ins w:id="18721" w:author="Rev 7 Allen Wirfs-Brock" w:date="2012-04-24T15:31:00Z">
        <w:r w:rsidRPr="00BF6FFE">
          <w:rPr>
            <w:rFonts w:ascii="Times New Roman" w:hAnsi="Times New Roman"/>
            <w:i/>
          </w:rPr>
          <w:t>Expression</w:t>
        </w:r>
        <w:r>
          <w:t>.</w:t>
        </w:r>
      </w:ins>
    </w:p>
    <w:p w14:paraId="5226EEDF" w14:textId="77777777" w:rsidR="0024296C" w:rsidRDefault="0024296C" w:rsidP="0024296C">
      <w:pPr>
        <w:spacing w:after="220"/>
        <w:ind w:left="720"/>
        <w:rPr>
          <w:ins w:id="18722" w:author="Rev 7 Allen Wirfs-Brock" w:date="2012-04-16T17:30:00Z"/>
        </w:rPr>
      </w:pPr>
    </w:p>
    <w:p w14:paraId="3AA6C9FD" w14:textId="77777777" w:rsidR="00125774" w:rsidRPr="00E77497" w:rsidRDefault="00125774" w:rsidP="00125774">
      <w:pPr>
        <w:jc w:val="left"/>
        <w:rPr>
          <w:ins w:id="18723" w:author="Rev 7 Allen Wirfs-Brock" w:date="2012-04-17T10:37:00Z"/>
        </w:rPr>
      </w:pPr>
      <w:ins w:id="18724" w:author="Rev 7 Allen Wirfs-Brock" w:date="2012-04-17T10:37:00Z">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ins>
      <w:ins w:id="18725" w:author="Rev 7 Allen Wirfs-Brock" w:date="2012-04-17T10:54:00Z">
        <w:r w:rsidR="00E070DB">
          <w:rPr>
            <w:rFonts w:ascii="Times New Roman" w:hAnsi="Times New Roman"/>
            <w:i/>
          </w:rPr>
          <w:t>BindingIdentifier</w:t>
        </w:r>
      </w:ins>
      <w:ins w:id="18726" w:author="Rev 7 Allen Wirfs-Brock" w:date="2012-04-17T10:37:00Z">
        <w:r w:rsidRPr="00E77497">
          <w:rPr>
            <w:rFonts w:ascii="Times New Roman" w:hAnsi="Times New Roman"/>
            <w:i/>
          </w:rPr>
          <w:t xml:space="preserve"> </w:t>
        </w:r>
      </w:ins>
    </w:p>
    <w:p w14:paraId="2B9FB4BF" w14:textId="77777777" w:rsidR="00125774" w:rsidRPr="00E77497" w:rsidRDefault="00125774" w:rsidP="001F444B">
      <w:pPr>
        <w:numPr>
          <w:ilvl w:val="0"/>
          <w:numId w:val="403"/>
        </w:numPr>
        <w:rPr>
          <w:ins w:id="18727" w:author="Rev 7 Allen Wirfs-Brock" w:date="2012-04-17T10:37:00Z"/>
        </w:rPr>
      </w:pPr>
      <w:ins w:id="18728" w:author="Rev 7 Allen Wirfs-Brock" w:date="2012-04-17T10:37:00Z">
        <w:r w:rsidRPr="00E77497">
          <w:t xml:space="preserve">It is a Syntax Error </w:t>
        </w:r>
      </w:ins>
      <w:ins w:id="18729" w:author="Rev 7 Allen Wirfs-Brock" w:date="2012-04-17T12:07:00Z">
        <w:r w:rsidR="00AD3F16">
          <w:t xml:space="preserve">the </w:t>
        </w:r>
        <w:r w:rsidR="00AD3F16" w:rsidRPr="00AD3F16">
          <w:rPr>
            <w:rFonts w:ascii="Times New Roman" w:hAnsi="Times New Roman"/>
          </w:rPr>
          <w:t>String Value</w:t>
        </w:r>
        <w:r w:rsidR="00AD3F16">
          <w:t xml:space="preserve"> of the sole element of </w:t>
        </w:r>
        <w:r w:rsidR="00AD3F16" w:rsidRPr="00AD3F16">
          <w:rPr>
            <w:rFonts w:ascii="Times New Roman" w:hAnsi="Times New Roman"/>
          </w:rPr>
          <w:t>the BoundNames</w:t>
        </w:r>
        <w:r w:rsidR="00AD3F16">
          <w:t xml:space="preserve"> of</w:t>
        </w:r>
      </w:ins>
      <w:ins w:id="18730" w:author="Rev 7 Allen Wirfs-Brock" w:date="2012-04-17T10:37:00Z">
        <w:r w:rsidRPr="00E77497">
          <w:t xml:space="preserve"> </w:t>
        </w:r>
      </w:ins>
      <w:ins w:id="18731" w:author="Rev 7 Allen Wirfs-Brock" w:date="2012-04-17T12:07:00Z">
        <w:r w:rsidR="00AD3F16" w:rsidRPr="00AD3F16">
          <w:rPr>
            <w:rFonts w:ascii="Times New Roman" w:hAnsi="Times New Roman"/>
            <w:i/>
          </w:rPr>
          <w:t>Binding</w:t>
        </w:r>
      </w:ins>
      <w:ins w:id="18732" w:author="Rev 7 Allen Wirfs-Brock" w:date="2012-04-17T10:37:00Z">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28E5C1F4" w14:textId="77777777" w:rsidR="006F0F34" w:rsidRPr="00B820AB" w:rsidRDefault="00A63644" w:rsidP="006F0F34">
      <w:pPr>
        <w:rPr>
          <w:ins w:id="18733" w:author="Rev 7 Allen Wirfs-Brock" w:date="2012-04-17T11:03:00Z"/>
        </w:rPr>
      </w:pPr>
      <w:ins w:id="18734" w:author="Rev 7 Allen Wirfs-Brock" w:date="2012-04-17T11:05:00Z">
        <w:r>
          <w:rPr>
            <w:rStyle w:val="bnf"/>
          </w:rPr>
          <w:t>Arrow</w:t>
        </w:r>
      </w:ins>
      <w:ins w:id="18735" w:author="Rev 7 Allen Wirfs-Brock" w:date="2012-04-17T11:03:00Z">
        <w:r w:rsidR="006F0F34" w:rsidRPr="006B6D0A">
          <w:rPr>
            <w:rStyle w:val="bnf"/>
          </w:rPr>
          <w:t>FormalParameterList</w:t>
        </w:r>
        <w:r w:rsidR="006F0F34" w:rsidRPr="00E65A34">
          <w:t xml:space="preserve"> </w:t>
        </w:r>
        <w:r w:rsidR="006F0F34" w:rsidRPr="00E65A34">
          <w:rPr>
            <w:b/>
          </w:rPr>
          <w:t>:</w:t>
        </w:r>
        <w:r w:rsidR="006F0F34" w:rsidRPr="00E65A34">
          <w:t xml:space="preserve"> </w:t>
        </w:r>
      </w:ins>
      <w:ins w:id="18736" w:author="Rev 7 Allen Wirfs-Brock" w:date="2012-04-17T11:06:00Z">
        <w:r>
          <w:rPr>
            <w:rStyle w:val="bnf"/>
          </w:rPr>
          <w:t>CoverF</w:t>
        </w:r>
      </w:ins>
      <w:ins w:id="18737" w:author="Rev 7 Allen Wirfs-Brock" w:date="2012-04-17T11:03:00Z">
        <w:r w:rsidR="006F0F34" w:rsidRPr="00E65A34">
          <w:rPr>
            <w:rStyle w:val="bnf"/>
          </w:rPr>
          <w:t>ormalsList</w:t>
        </w:r>
        <w:r w:rsidR="006F0F34" w:rsidRPr="00E65A34">
          <w:rPr>
            <w:rFonts w:ascii="Courier New" w:hAnsi="Courier New"/>
            <w:b/>
            <w:i/>
          </w:rPr>
          <w:t>,</w:t>
        </w:r>
        <w:r w:rsidR="006F0F34" w:rsidRPr="00E65A34">
          <w:t xml:space="preserve"> </w:t>
        </w:r>
        <w:r w:rsidR="006F0F34" w:rsidRPr="00C7794D">
          <w:rPr>
            <w:rStyle w:val="bnf"/>
          </w:rPr>
          <w:t>FunctionRestParameter</w:t>
        </w:r>
      </w:ins>
    </w:p>
    <w:p w14:paraId="114E7AD2" w14:textId="77777777" w:rsidR="006F0F34" w:rsidRPr="006B6D0A" w:rsidRDefault="006F0F34" w:rsidP="001F444B">
      <w:pPr>
        <w:numPr>
          <w:ilvl w:val="0"/>
          <w:numId w:val="403"/>
        </w:numPr>
        <w:spacing w:after="220"/>
        <w:rPr>
          <w:ins w:id="18738" w:author="Rev 7 Allen Wirfs-Brock" w:date="2012-04-17T11:03:00Z"/>
        </w:rPr>
      </w:pPr>
      <w:ins w:id="18739" w:author="Rev 7 Allen Wirfs-Brock" w:date="2012-04-17T11:03:00Z">
        <w:r w:rsidRPr="00675B74">
          <w:t xml:space="preserve">It is a Syntax Error if </w:t>
        </w:r>
        <w:r w:rsidRPr="00E77497">
          <w:rPr>
            <w:rFonts w:ascii="Times New Roman" w:eastAsia="Times New Roman" w:hAnsi="Times New Roman"/>
            <w:spacing w:val="6"/>
            <w:lang w:eastAsia="en-US"/>
          </w:rPr>
          <w:t xml:space="preserve">BoundNames of </w:t>
        </w:r>
      </w:ins>
      <w:ins w:id="18740" w:author="Rev 7 Allen Wirfs-Brock" w:date="2012-04-17T11:16:00Z">
        <w:r w:rsidR="00911D45">
          <w:rPr>
            <w:rStyle w:val="bnf"/>
          </w:rPr>
          <w:t>CoverF</w:t>
        </w:r>
      </w:ins>
      <w:ins w:id="18741" w:author="Rev 7 Allen Wirfs-Brock" w:date="2012-04-17T11:03:00Z">
        <w:r w:rsidRPr="00E77497">
          <w:rPr>
            <w:rStyle w:val="bnf"/>
          </w:rPr>
          <w:t>ormalsList</w:t>
        </w:r>
        <w:r w:rsidRPr="00E77497">
          <w:t xml:space="preserve"> </w:t>
        </w:r>
      </w:ins>
      <w:ins w:id="18742" w:author="Rev 7 Allen Wirfs-Brock" w:date="2012-04-17T12:16:00Z">
        <w:r w:rsidR="00BB5BBA">
          <w:t xml:space="preserve">contains </w:t>
        </w:r>
      </w:ins>
      <w:ins w:id="18743" w:author="Rev 7 Allen Wirfs-Brock" w:date="2012-04-17T11:16:00Z">
        <w:r w:rsidR="00911D45">
          <w:t>any element</w:t>
        </w:r>
      </w:ins>
      <w:ins w:id="18744" w:author="Rev 7 Allen Wirfs-Brock" w:date="2012-04-17T12:17:00Z">
        <w:r w:rsidR="00BB5BBA">
          <w:t xml:space="preserve"> which is also contained in</w:t>
        </w:r>
      </w:ins>
      <w:ins w:id="18745" w:author="Rev 7 Allen Wirfs-Brock" w:date="2012-04-17T11:16:00Z">
        <w:r w:rsidR="00911D45" w:rsidRPr="00E77497">
          <w:t xml:space="preserve"> </w:t>
        </w:r>
        <w:r w:rsidR="00911D45" w:rsidRPr="00E77497">
          <w:rPr>
            <w:rFonts w:ascii="Times New Roman" w:eastAsia="Times New Roman" w:hAnsi="Times New Roman"/>
            <w:spacing w:val="6"/>
            <w:lang w:eastAsia="en-US"/>
          </w:rPr>
          <w:t>BoundNames of</w:t>
        </w:r>
        <w:r w:rsidR="00911D45" w:rsidRPr="004D1BD1">
          <w:t xml:space="preserve">  </w:t>
        </w:r>
        <w:r w:rsidR="00911D45">
          <w:rPr>
            <w:rStyle w:val="bnf"/>
          </w:rPr>
          <w:t>FunctionRestParameter</w:t>
        </w:r>
      </w:ins>
      <w:ins w:id="18746" w:author="Rev 7 Allen Wirfs-Brock" w:date="2012-04-17T11:03:00Z">
        <w:r w:rsidRPr="006B6D0A">
          <w:t>.</w:t>
        </w:r>
      </w:ins>
    </w:p>
    <w:p w14:paraId="0ACA8137" w14:textId="77777777" w:rsidR="001F4382" w:rsidRPr="00E77497" w:rsidRDefault="001F4382" w:rsidP="001F4382">
      <w:pPr>
        <w:jc w:val="left"/>
        <w:rPr>
          <w:ins w:id="18747" w:author="Rev 7 Allen Wirfs-Brock" w:date="2012-04-16T17:31:00Z"/>
        </w:rPr>
      </w:pPr>
      <w:ins w:id="18748" w:author="Rev 7 Allen Wirfs-Brock" w:date="2012-04-16T17:31:00Z">
        <w:r>
          <w:rPr>
            <w:rFonts w:ascii="Times New Roman" w:hAnsi="Times New Roman"/>
            <w:i/>
          </w:rPr>
          <w:t>Cover</w:t>
        </w:r>
      </w:ins>
      <w:ins w:id="18749" w:author="Rev 7 Allen Wirfs-Brock" w:date="2012-04-17T10:54:00Z">
        <w:r w:rsidR="00E070DB">
          <w:rPr>
            <w:rFonts w:ascii="Times New Roman" w:hAnsi="Times New Roman"/>
            <w:i/>
          </w:rPr>
          <w:t>FormalsList</w:t>
        </w:r>
      </w:ins>
      <w:ins w:id="18750" w:author="Rev 7 Allen Wirfs-Brock" w:date="2012-04-16T17:31: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8751" w:author="Rev 7 Allen Wirfs-Brock" w:date="2012-04-16T17:32:00Z">
        <w:r>
          <w:rPr>
            <w:rFonts w:ascii="Times New Roman" w:hAnsi="Times New Roman"/>
            <w:i/>
          </w:rPr>
          <w:t>Expression</w:t>
        </w:r>
      </w:ins>
      <w:ins w:id="18752" w:author="Rev 7 Allen Wirfs-Brock" w:date="2012-04-16T17:31:00Z">
        <w:r w:rsidRPr="00E77497">
          <w:rPr>
            <w:rFonts w:ascii="Times New Roman" w:hAnsi="Times New Roman"/>
            <w:i/>
          </w:rPr>
          <w:t xml:space="preserve"> </w:t>
        </w:r>
      </w:ins>
    </w:p>
    <w:p w14:paraId="15CBD3EE" w14:textId="77777777" w:rsidR="001F4382" w:rsidRDefault="001F4382" w:rsidP="001F444B">
      <w:pPr>
        <w:numPr>
          <w:ilvl w:val="0"/>
          <w:numId w:val="403"/>
        </w:numPr>
        <w:spacing w:after="0"/>
        <w:rPr>
          <w:ins w:id="18753" w:author="Rev 7 Allen Wirfs-Brock" w:date="2012-04-16T17:34:00Z"/>
        </w:rPr>
      </w:pPr>
      <w:ins w:id="18754" w:author="Rev 7 Allen Wirfs-Brock" w:date="2012-04-16T17:30:00Z">
        <w:r w:rsidRPr="003B4312">
          <w:t xml:space="preserve">It is a Syntax Error if </w:t>
        </w:r>
        <w:r w:rsidRPr="00675B74">
          <w:t xml:space="preserve">the source code corresponding to </w:t>
        </w:r>
        <w:r w:rsidRPr="00E77497">
          <w:rPr>
            <w:rStyle w:val="bnf"/>
          </w:rPr>
          <w:t>Expression</w:t>
        </w:r>
        <w:r w:rsidRPr="00E77497">
          <w:t xml:space="preserve"> cannot be parsed using </w:t>
        </w:r>
      </w:ins>
      <w:ins w:id="18755" w:author="Rev 7 Allen Wirfs-Brock" w:date="2012-04-16T17:33:00Z">
        <w:r>
          <w:rPr>
            <w:rStyle w:val="bnf"/>
          </w:rPr>
          <w:t>Formal</w:t>
        </w:r>
      </w:ins>
      <w:ins w:id="18756" w:author="Rev 7 Allen Wirfs-Brock" w:date="2012-04-17T10:55:00Z">
        <w:r w:rsidR="00E070DB">
          <w:rPr>
            <w:rStyle w:val="bnf"/>
          </w:rPr>
          <w:t>s</w:t>
        </w:r>
      </w:ins>
      <w:ins w:id="18757" w:author="Rev 7 Allen Wirfs-Brock" w:date="2012-04-16T17:33:00Z">
        <w:r>
          <w:rPr>
            <w:rStyle w:val="bnf"/>
          </w:rPr>
          <w:t xml:space="preserve">List </w:t>
        </w:r>
      </w:ins>
      <w:ins w:id="18758" w:author="Rev 7 Allen Wirfs-Brock" w:date="2012-04-16T17:30:00Z">
        <w:r w:rsidRPr="00E77497">
          <w:t xml:space="preserve"> as the goal symbol.</w:t>
        </w:r>
      </w:ins>
    </w:p>
    <w:p w14:paraId="478E06BC" w14:textId="77777777" w:rsidR="001F4382" w:rsidRPr="00E77497" w:rsidRDefault="001F4382" w:rsidP="001F444B">
      <w:pPr>
        <w:numPr>
          <w:ilvl w:val="0"/>
          <w:numId w:val="403"/>
        </w:numPr>
        <w:spacing w:after="0"/>
        <w:rPr>
          <w:ins w:id="18759" w:author="Rev 7 Allen Wirfs-Brock" w:date="2012-04-16T17:30:00Z"/>
        </w:rPr>
      </w:pPr>
      <w:ins w:id="18760" w:author="Rev 7 Allen Wirfs-Brock" w:date="2012-04-16T17:37:00Z">
        <w:r>
          <w:t>All Early Error</w:t>
        </w:r>
        <w:r w:rsidR="00192FFE">
          <w:t>s</w:t>
        </w:r>
      </w:ins>
      <w:ins w:id="18761" w:author="Rev 7 Allen Wirfs-Brock" w:date="2012-04-16T17:39:00Z">
        <w:r w:rsidR="00192FFE">
          <w:t xml:space="preserve"> rules</w:t>
        </w:r>
      </w:ins>
      <w:ins w:id="18762" w:author="Rev 7 Allen Wirfs-Brock" w:date="2012-04-16T17:37:00Z">
        <w:r w:rsidR="00192FFE">
          <w:t xml:space="preserve"> for </w:t>
        </w:r>
        <w:r w:rsidR="00192FFE" w:rsidRPr="006F0F34">
          <w:rPr>
            <w:rStyle w:val="bnf"/>
          </w:rPr>
          <w:t>Formal</w:t>
        </w:r>
      </w:ins>
      <w:ins w:id="18763" w:author="Rev 7 Allen Wirfs-Brock" w:date="2012-04-17T10:55:00Z">
        <w:r w:rsidR="006F0F34">
          <w:rPr>
            <w:rStyle w:val="bnf"/>
          </w:rPr>
          <w:t>s</w:t>
        </w:r>
      </w:ins>
      <w:ins w:id="18764" w:author="Rev 7 Allen Wirfs-Brock" w:date="2012-04-16T17:37:00Z">
        <w:r w:rsidR="00192FFE" w:rsidRPr="006F0F34">
          <w:rPr>
            <w:rStyle w:val="bnf"/>
          </w:rPr>
          <w:t>List</w:t>
        </w:r>
        <w:r w:rsidR="00192FFE">
          <w:t xml:space="preserve"> </w:t>
        </w:r>
      </w:ins>
      <w:ins w:id="18765" w:author="Rev 7 Allen Wirfs-Brock" w:date="2012-04-16T17:38:00Z">
        <w:r w:rsidR="00192FFE">
          <w:t xml:space="preserve">also </w:t>
        </w:r>
      </w:ins>
      <w:ins w:id="18766" w:author="Rev 7 Allen Wirfs-Brock" w:date="2012-04-16T17:37:00Z">
        <w:r w:rsidR="00192FFE">
          <w:t>apply</w:t>
        </w:r>
      </w:ins>
      <w:ins w:id="18767" w:author="Rev 7 Allen Wirfs-Brock" w:date="2012-04-17T10:56:00Z">
        <w:r w:rsidR="006F0F34">
          <w:t xml:space="preserve"> </w:t>
        </w:r>
      </w:ins>
      <w:ins w:id="18768" w:author="Rev 7 Allen Wirfs-Brock" w:date="2012-04-17T11:50:00Z">
        <w:r w:rsidR="007B0127">
          <w:t xml:space="preserve">to the </w:t>
        </w:r>
        <w:r w:rsidR="007B0127" w:rsidRPr="007B0127">
          <w:rPr>
            <w:rFonts w:ascii="Times New Roman" w:hAnsi="Times New Roman"/>
          </w:rPr>
          <w:t>Covered FormalsList</w:t>
        </w:r>
        <w:r w:rsidR="007B0127">
          <w:t xml:space="preserve"> of</w:t>
        </w:r>
      </w:ins>
      <w:ins w:id="18769" w:author="Rev 7 Allen Wirfs-Brock" w:date="2012-04-17T10:58:00Z">
        <w:r w:rsidR="006F0F34" w:rsidRPr="006F0F34">
          <w:rPr>
            <w:rStyle w:val="bnf"/>
          </w:rPr>
          <w:t xml:space="preserve"> </w:t>
        </w:r>
        <w:r w:rsidR="006F0F34" w:rsidRPr="00E77497">
          <w:rPr>
            <w:rStyle w:val="bnf"/>
          </w:rPr>
          <w:t>Expression</w:t>
        </w:r>
      </w:ins>
      <w:ins w:id="18770" w:author="Rev 7 Allen Wirfs-Brock" w:date="2012-04-16T17:38:00Z">
        <w:r w:rsidR="00192FFE">
          <w:t>.</w:t>
        </w:r>
      </w:ins>
    </w:p>
    <w:p w14:paraId="2EA539C2" w14:textId="77777777" w:rsidR="001F4382" w:rsidRPr="00E77497" w:rsidRDefault="001F4382" w:rsidP="0024296C">
      <w:pPr>
        <w:spacing w:after="220"/>
        <w:ind w:left="720"/>
        <w:rPr>
          <w:ins w:id="18771" w:author="Rev 7 Allen Wirfs-Brock" w:date="2012-04-16T17:18:00Z"/>
        </w:rPr>
      </w:pPr>
    </w:p>
    <w:p w14:paraId="13A58AB1" w14:textId="77777777" w:rsidR="00911D45" w:rsidRPr="00E77497" w:rsidRDefault="00911D45" w:rsidP="00911D45">
      <w:pPr>
        <w:rPr>
          <w:ins w:id="18772" w:author="Rev 7 Allen Wirfs-Brock" w:date="2012-04-17T11:20:00Z"/>
          <w:rFonts w:ascii="Helvetica" w:hAnsi="Helvetica"/>
          <w:b/>
        </w:rPr>
      </w:pPr>
      <w:ins w:id="18773" w:author="Rev 7 Allen Wirfs-Brock" w:date="2012-04-17T11:20:00Z">
        <w:r w:rsidRPr="00E77497">
          <w:rPr>
            <w:rFonts w:ascii="Helvetica" w:hAnsi="Helvetica"/>
            <w:b/>
          </w:rPr>
          <w:t xml:space="preserve">Static Semantics:  </w:t>
        </w:r>
        <w:r w:rsidRPr="00E77497">
          <w:rPr>
            <w:rFonts w:ascii="Helvetica" w:hAnsi="Helvetica"/>
            <w:b/>
            <w:lang w:eastAsia="en-US"/>
          </w:rPr>
          <w:t>BoundNames</w:t>
        </w:r>
      </w:ins>
    </w:p>
    <w:p w14:paraId="50C65927" w14:textId="77777777" w:rsidR="00911D45" w:rsidRPr="00E77497" w:rsidRDefault="00911D45" w:rsidP="00911D45">
      <w:pPr>
        <w:pStyle w:val="SyntaxRule"/>
        <w:spacing w:after="240"/>
        <w:rPr>
          <w:ins w:id="18774" w:author="Rev 7 Allen Wirfs-Brock" w:date="2012-04-17T11:23:00Z"/>
        </w:rPr>
      </w:pPr>
      <w:ins w:id="18775" w:author="Rev 7 Allen Wirfs-Brock" w:date="2012-04-17T11:23:00Z">
        <w:r>
          <w:t>Arrow</w:t>
        </w:r>
        <w:r w:rsidRPr="00E77497">
          <w:t>Parameter</w:t>
        </w:r>
        <w:r>
          <w:t>s</w:t>
        </w:r>
        <w:r w:rsidRPr="00E77497">
          <w:t xml:space="preserve"> </w:t>
        </w:r>
        <w:r w:rsidRPr="00E77497">
          <w:rPr>
            <w:rFonts w:ascii="Arial" w:hAnsi="Arial"/>
            <w:b/>
            <w:i w:val="0"/>
          </w:rPr>
          <w:t xml:space="preserve">: </w:t>
        </w:r>
      </w:ins>
      <w:ins w:id="18776" w:author="Rev 7 Allen Wirfs-Brock" w:date="2012-04-17T11:24:00Z">
        <w:r>
          <w:t>BindingIdentifer</w:t>
        </w:r>
      </w:ins>
    </w:p>
    <w:p w14:paraId="6457177D" w14:textId="77777777" w:rsidR="00911D45" w:rsidRPr="00E77497" w:rsidRDefault="00911D45" w:rsidP="00911D45">
      <w:pPr>
        <w:pStyle w:val="Alg4"/>
        <w:numPr>
          <w:ilvl w:val="0"/>
          <w:numId w:val="710"/>
        </w:numPr>
        <w:spacing w:after="220"/>
        <w:contextualSpacing/>
        <w:rPr>
          <w:ins w:id="18777" w:author="Rev 7 Allen Wirfs-Brock" w:date="2012-04-17T11:23:00Z"/>
        </w:rPr>
      </w:pPr>
      <w:ins w:id="18778" w:author="Rev 7 Allen Wirfs-Brock" w:date="2012-04-17T11:24:00Z">
        <w:r w:rsidRPr="00E77497">
          <w:t xml:space="preserve">Return the BoundNames of </w:t>
        </w:r>
        <w:r w:rsidRPr="00911D45">
          <w:rPr>
            <w:i/>
          </w:rPr>
          <w:t>BindingIdentifer</w:t>
        </w:r>
        <w:r w:rsidRPr="00675B74">
          <w:t>.</w:t>
        </w:r>
      </w:ins>
    </w:p>
    <w:p w14:paraId="7C2D0CF2" w14:textId="77777777" w:rsidR="00911D45" w:rsidRPr="00E77497" w:rsidRDefault="00911D45" w:rsidP="00911D45">
      <w:pPr>
        <w:pStyle w:val="SyntaxRule"/>
        <w:spacing w:after="240"/>
        <w:rPr>
          <w:ins w:id="18779" w:author="Rev 7 Allen Wirfs-Brock" w:date="2012-04-17T11:25:00Z"/>
        </w:rPr>
      </w:pPr>
      <w:ins w:id="18780" w:author="Rev 7 Allen Wirfs-Brock" w:date="2012-04-17T11:25:00Z">
        <w:r>
          <w:t>Arrow</w:t>
        </w:r>
        <w:r w:rsidRPr="00E77497">
          <w:t>Parameter</w:t>
        </w:r>
        <w:r>
          <w:t>s</w:t>
        </w:r>
        <w:r w:rsidRPr="00E77497">
          <w:t xml:space="preserve"> </w:t>
        </w:r>
        <w:r w:rsidRPr="00E77497">
          <w:rPr>
            <w:rFonts w:ascii="Arial" w:hAnsi="Arial"/>
            <w:b/>
            <w:i w:val="0"/>
          </w:rPr>
          <w:t xml:space="preserve">: </w:t>
        </w:r>
      </w:ins>
      <w:ins w:id="18781" w:author="Rev 7 Allen Wirfs-Brock" w:date="2012-04-17T11:26:00Z">
        <w:r w:rsidRPr="00E77497">
          <w:rPr>
            <w:rFonts w:ascii="Courier New" w:hAnsi="Courier New"/>
            <w:b/>
            <w:i w:val="0"/>
          </w:rPr>
          <w:t>(</w:t>
        </w:r>
        <w:r>
          <w:t xml:space="preserve"> </w:t>
        </w:r>
      </w:ins>
      <w:ins w:id="18782" w:author="Rev 7 Allen Wirfs-Brock" w:date="2012-04-17T11:25:00Z">
        <w:r>
          <w:t>ArrowFormalParameterList</w:t>
        </w:r>
      </w:ins>
      <w:ins w:id="18783" w:author="Rev 7 Allen Wirfs-Brock" w:date="2012-04-17T11:26:00Z">
        <w:r w:rsidR="00701A7B">
          <w:t xml:space="preserve"> </w:t>
        </w:r>
        <w:r w:rsidR="00701A7B" w:rsidRPr="00E77497">
          <w:rPr>
            <w:rFonts w:ascii="Courier New" w:hAnsi="Courier New"/>
            <w:b/>
            <w:i w:val="0"/>
          </w:rPr>
          <w:t>)</w:t>
        </w:r>
      </w:ins>
    </w:p>
    <w:p w14:paraId="67568763" w14:textId="77777777" w:rsidR="00911D45" w:rsidRPr="00E77497" w:rsidRDefault="00911D45" w:rsidP="00701A7B">
      <w:pPr>
        <w:pStyle w:val="Alg4"/>
        <w:numPr>
          <w:ilvl w:val="0"/>
          <w:numId w:val="711"/>
        </w:numPr>
        <w:spacing w:after="220"/>
        <w:contextualSpacing/>
        <w:rPr>
          <w:ins w:id="18784" w:author="Rev 7 Allen Wirfs-Brock" w:date="2012-04-17T11:25:00Z"/>
        </w:rPr>
      </w:pPr>
      <w:ins w:id="18785" w:author="Rev 7 Allen Wirfs-Brock" w:date="2012-04-17T11:25:00Z">
        <w:r w:rsidRPr="00E77497">
          <w:t>Return the BoundNames of</w:t>
        </w:r>
      </w:ins>
      <w:ins w:id="18786" w:author="Rev 7 Allen Wirfs-Brock" w:date="2012-04-17T11:26:00Z">
        <w:r w:rsidR="00701A7B">
          <w:rPr>
            <w:rFonts w:ascii="Courier New" w:hAnsi="Courier New"/>
            <w:b/>
            <w:i/>
          </w:rPr>
          <w:t xml:space="preserve"> </w:t>
        </w:r>
      </w:ins>
      <w:ins w:id="18787" w:author="Rev 7 Allen Wirfs-Brock" w:date="2012-04-17T11:25:00Z">
        <w:r w:rsidRPr="00911D45">
          <w:rPr>
            <w:i/>
          </w:rPr>
          <w:t>ArrowFormalParameterList</w:t>
        </w:r>
        <w:r w:rsidRPr="00675B74">
          <w:t>.</w:t>
        </w:r>
      </w:ins>
    </w:p>
    <w:p w14:paraId="7D94DB52" w14:textId="77777777" w:rsidR="00911D45" w:rsidRPr="00E77497" w:rsidRDefault="00911D45" w:rsidP="00911D45">
      <w:pPr>
        <w:pStyle w:val="SyntaxRule"/>
        <w:spacing w:after="240"/>
        <w:rPr>
          <w:ins w:id="18788" w:author="Rev 7 Allen Wirfs-Brock" w:date="2012-04-17T11:20:00Z"/>
        </w:rPr>
      </w:pPr>
      <w:ins w:id="18789" w:author="Rev 7 Allen Wirfs-Brock" w:date="2012-04-17T11:22:00Z">
        <w:r>
          <w:t>Arrow</w:t>
        </w:r>
      </w:ins>
      <w:ins w:id="18790" w:author="Rev 7 Allen Wirfs-Brock" w:date="2012-04-17T11:2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52AECA61" w14:textId="77777777" w:rsidR="00911D45" w:rsidRPr="00E77497" w:rsidRDefault="00911D45" w:rsidP="00701A7B">
      <w:pPr>
        <w:pStyle w:val="Alg4"/>
        <w:numPr>
          <w:ilvl w:val="0"/>
          <w:numId w:val="712"/>
        </w:numPr>
        <w:spacing w:after="220"/>
        <w:contextualSpacing/>
        <w:rPr>
          <w:ins w:id="18791" w:author="Rev 7 Allen Wirfs-Brock" w:date="2012-04-17T11:20:00Z"/>
        </w:rPr>
      </w:pPr>
      <w:ins w:id="18792" w:author="Rev 7 Allen Wirfs-Brock" w:date="2012-04-17T11:20:00Z">
        <w:r w:rsidRPr="00E77497">
          <w:t>Return an empty List.</w:t>
        </w:r>
      </w:ins>
    </w:p>
    <w:p w14:paraId="1696D32B" w14:textId="77777777" w:rsidR="00911D45" w:rsidRPr="00675B74" w:rsidRDefault="00701A7B" w:rsidP="00911D45">
      <w:pPr>
        <w:pStyle w:val="SyntaxRule"/>
        <w:spacing w:after="240"/>
        <w:rPr>
          <w:ins w:id="18793" w:author="Rev 7 Allen Wirfs-Brock" w:date="2012-04-17T11:20:00Z"/>
        </w:rPr>
      </w:pPr>
      <w:ins w:id="18794" w:author="Rev 7 Allen Wirfs-Brock" w:date="2012-04-17T11:30:00Z">
        <w:r>
          <w:t>Arriow</w:t>
        </w:r>
      </w:ins>
      <w:ins w:id="18795" w:author="Rev 7 Allen Wirfs-Brock" w:date="2012-04-17T11:20:00Z">
        <w:r w:rsidR="00911D45" w:rsidRPr="00E77497">
          <w:t xml:space="preserve">FormalParameterList </w:t>
        </w:r>
        <w:r w:rsidR="00911D45" w:rsidRPr="00E77497">
          <w:rPr>
            <w:rFonts w:ascii="Arial" w:hAnsi="Arial"/>
            <w:b/>
            <w:i w:val="0"/>
          </w:rPr>
          <w:t xml:space="preserve">: </w:t>
        </w:r>
        <w:r w:rsidR="00911D45" w:rsidRPr="004418C4">
          <w:t>Function</w:t>
        </w:r>
        <w:r w:rsidR="00911D45">
          <w:t>RestParameter</w:t>
        </w:r>
      </w:ins>
    </w:p>
    <w:p w14:paraId="332FC9A0" w14:textId="77777777" w:rsidR="00911D45" w:rsidRPr="00675B74" w:rsidRDefault="00911D45" w:rsidP="00701A7B">
      <w:pPr>
        <w:pStyle w:val="Alg4"/>
        <w:numPr>
          <w:ilvl w:val="0"/>
          <w:numId w:val="713"/>
        </w:numPr>
        <w:spacing w:after="220"/>
        <w:contextualSpacing/>
        <w:rPr>
          <w:ins w:id="18796" w:author="Rev 7 Allen Wirfs-Brock" w:date="2012-04-17T11:20:00Z"/>
        </w:rPr>
      </w:pPr>
      <w:ins w:id="18797" w:author="Rev 7 Allen Wirfs-Brock" w:date="2012-04-17T11:20:00Z">
        <w:r w:rsidRPr="00E77497">
          <w:t xml:space="preserve">Return the BoundNames of </w:t>
        </w:r>
        <w:r w:rsidRPr="0002777F">
          <w:rPr>
            <w:i/>
          </w:rPr>
          <w:t>FunctionRestParameter</w:t>
        </w:r>
        <w:r w:rsidRPr="00675B74">
          <w:t>.</w:t>
        </w:r>
      </w:ins>
    </w:p>
    <w:p w14:paraId="4B56D105" w14:textId="77777777" w:rsidR="00911D45" w:rsidRPr="00E77497" w:rsidRDefault="00701A7B" w:rsidP="00911D45">
      <w:pPr>
        <w:pStyle w:val="SyntaxRule"/>
        <w:spacing w:after="240"/>
        <w:rPr>
          <w:ins w:id="18798" w:author="Rev 7 Allen Wirfs-Brock" w:date="2012-04-17T11:20:00Z"/>
        </w:rPr>
      </w:pPr>
      <w:ins w:id="18799" w:author="Rev 7 Allen Wirfs-Brock" w:date="2012-04-17T11:33:00Z">
        <w:r>
          <w:t>Arrow</w:t>
        </w:r>
      </w:ins>
      <w:ins w:id="18800" w:author="Rev 7 Allen Wirfs-Brock" w:date="2012-04-17T11:20:00Z">
        <w:r w:rsidR="00911D45" w:rsidRPr="00E77497">
          <w:t xml:space="preserve">FormalParameterList </w:t>
        </w:r>
        <w:r w:rsidR="00911D45" w:rsidRPr="00E77497">
          <w:rPr>
            <w:rFonts w:ascii="Arial" w:hAnsi="Arial"/>
            <w:b/>
            <w:i w:val="0"/>
          </w:rPr>
          <w:t xml:space="preserve">: </w:t>
        </w:r>
      </w:ins>
      <w:ins w:id="18801" w:author="Rev 7 Allen Wirfs-Brock" w:date="2012-04-17T11:33:00Z">
        <w:r>
          <w:t>CoverF</w:t>
        </w:r>
      </w:ins>
      <w:ins w:id="18802" w:author="Rev 7 Allen Wirfs-Brock" w:date="2012-04-17T11:20:00Z">
        <w:r w:rsidR="00911D45" w:rsidRPr="00E77497">
          <w:t>ormalsList</w:t>
        </w:r>
      </w:ins>
    </w:p>
    <w:p w14:paraId="5C9D9B1C" w14:textId="77777777" w:rsidR="00911D45" w:rsidRPr="00E77497" w:rsidRDefault="00911D45" w:rsidP="00701A7B">
      <w:pPr>
        <w:pStyle w:val="Alg4"/>
        <w:numPr>
          <w:ilvl w:val="0"/>
          <w:numId w:val="714"/>
        </w:numPr>
        <w:spacing w:after="220"/>
        <w:contextualSpacing/>
        <w:rPr>
          <w:ins w:id="18803" w:author="Rev 7 Allen Wirfs-Brock" w:date="2012-04-17T11:20:00Z"/>
        </w:rPr>
      </w:pPr>
      <w:ins w:id="18804" w:author="Rev 7 Allen Wirfs-Brock" w:date="2012-04-17T11:20:00Z">
        <w:r w:rsidRPr="00E77497">
          <w:t xml:space="preserve">Return the BoundNames of </w:t>
        </w:r>
      </w:ins>
      <w:ins w:id="18805" w:author="Rev 7 Allen Wirfs-Brock" w:date="2012-04-17T11:35:00Z">
        <w:r w:rsidR="00701A7B">
          <w:rPr>
            <w:i/>
          </w:rPr>
          <w:t>CoverF</w:t>
        </w:r>
      </w:ins>
      <w:ins w:id="18806" w:author="Rev 7 Allen Wirfs-Brock" w:date="2012-04-17T11:20:00Z">
        <w:r w:rsidRPr="00E77497">
          <w:rPr>
            <w:i/>
          </w:rPr>
          <w:t>ormalsList</w:t>
        </w:r>
        <w:r w:rsidRPr="00E77497">
          <w:t>.</w:t>
        </w:r>
      </w:ins>
    </w:p>
    <w:p w14:paraId="25546966" w14:textId="77777777" w:rsidR="00911D45" w:rsidRPr="00675B74" w:rsidRDefault="00701A7B" w:rsidP="00911D45">
      <w:pPr>
        <w:pStyle w:val="SyntaxRule"/>
        <w:spacing w:after="240"/>
        <w:rPr>
          <w:ins w:id="18807" w:author="Rev 7 Allen Wirfs-Brock" w:date="2012-04-17T11:20:00Z"/>
        </w:rPr>
      </w:pPr>
      <w:ins w:id="18808" w:author="Rev 7 Allen Wirfs-Brock" w:date="2012-04-17T11:35:00Z">
        <w:r>
          <w:t>Arrow</w:t>
        </w:r>
      </w:ins>
      <w:ins w:id="18809" w:author="Rev 7 Allen Wirfs-Brock" w:date="2012-04-17T11:20:00Z">
        <w:r w:rsidR="00911D45" w:rsidRPr="00E77497">
          <w:t xml:space="preserve">FormalParameterList </w:t>
        </w:r>
        <w:r w:rsidR="00911D45" w:rsidRPr="00E77497">
          <w:rPr>
            <w:rFonts w:ascii="Arial" w:hAnsi="Arial"/>
            <w:b/>
            <w:i w:val="0"/>
          </w:rPr>
          <w:t xml:space="preserve">: </w:t>
        </w:r>
      </w:ins>
      <w:ins w:id="18810" w:author="Rev 7 Allen Wirfs-Brock" w:date="2012-04-17T11:35:00Z">
        <w:r>
          <w:t>CoverF</w:t>
        </w:r>
      </w:ins>
      <w:ins w:id="18811" w:author="Rev 7 Allen Wirfs-Brock" w:date="2012-04-17T11:20:00Z">
        <w:r w:rsidR="00911D45" w:rsidRPr="00E77497">
          <w:t xml:space="preserve">ormalsList </w:t>
        </w:r>
        <w:r w:rsidR="00911D45" w:rsidRPr="00E77497">
          <w:rPr>
            <w:rFonts w:ascii="Courier New" w:hAnsi="Courier New"/>
            <w:b/>
            <w:i w:val="0"/>
          </w:rPr>
          <w:t xml:space="preserve">, </w:t>
        </w:r>
        <w:r w:rsidR="00911D45" w:rsidRPr="004418C4">
          <w:t>Function</w:t>
        </w:r>
        <w:r w:rsidR="00911D45">
          <w:t>RestParameter</w:t>
        </w:r>
      </w:ins>
    </w:p>
    <w:p w14:paraId="325C3AEF" w14:textId="77777777" w:rsidR="00911D45" w:rsidRPr="00E77497" w:rsidRDefault="00911D45" w:rsidP="00701A7B">
      <w:pPr>
        <w:pStyle w:val="Alg4"/>
        <w:numPr>
          <w:ilvl w:val="0"/>
          <w:numId w:val="715"/>
        </w:numPr>
        <w:spacing w:after="220"/>
        <w:contextualSpacing/>
        <w:rPr>
          <w:ins w:id="18812" w:author="Rev 7 Allen Wirfs-Brock" w:date="2012-04-17T11:20:00Z"/>
        </w:rPr>
      </w:pPr>
      <w:ins w:id="18813" w:author="Rev 7 Allen Wirfs-Brock" w:date="2012-04-17T11:20:00Z">
        <w:r w:rsidRPr="00E77497">
          <w:t xml:space="preserve">Let </w:t>
        </w:r>
        <w:r w:rsidRPr="00E77497">
          <w:rPr>
            <w:i/>
          </w:rPr>
          <w:t xml:space="preserve">names </w:t>
        </w:r>
        <w:r w:rsidRPr="00E77497">
          <w:t xml:space="preserve">be BoundNames of </w:t>
        </w:r>
      </w:ins>
      <w:ins w:id="18814" w:author="Rev 7 Allen Wirfs-Brock" w:date="2012-04-17T11:36:00Z">
        <w:r w:rsidR="00701A7B">
          <w:rPr>
            <w:i/>
          </w:rPr>
          <w:t>CoverF</w:t>
        </w:r>
        <w:r w:rsidR="00701A7B" w:rsidRPr="00E77497">
          <w:rPr>
            <w:i/>
          </w:rPr>
          <w:t>ormalsList</w:t>
        </w:r>
      </w:ins>
      <w:ins w:id="18815" w:author="Rev 7 Allen Wirfs-Brock" w:date="2012-04-17T11:20:00Z">
        <w:r w:rsidRPr="00E77497">
          <w:t>.</w:t>
        </w:r>
      </w:ins>
    </w:p>
    <w:p w14:paraId="174DA43D" w14:textId="77777777" w:rsidR="00911D45" w:rsidRPr="00E77497" w:rsidRDefault="00911D45" w:rsidP="00701A7B">
      <w:pPr>
        <w:pStyle w:val="Alg4"/>
        <w:numPr>
          <w:ilvl w:val="0"/>
          <w:numId w:val="715"/>
        </w:numPr>
        <w:spacing w:after="220"/>
        <w:contextualSpacing/>
        <w:rPr>
          <w:ins w:id="18816" w:author="Rev 7 Allen Wirfs-Brock" w:date="2012-04-17T11:20:00Z"/>
        </w:rPr>
      </w:pPr>
      <w:ins w:id="18817" w:author="Rev 7 Allen Wirfs-Brock" w:date="2012-04-17T11:20:00Z">
        <w:r w:rsidRPr="00E77497">
          <w:t xml:space="preserve">Append to </w:t>
        </w:r>
        <w:r w:rsidRPr="00E77497">
          <w:rPr>
            <w:i/>
          </w:rPr>
          <w:t>names</w:t>
        </w:r>
        <w:r w:rsidRPr="00E77497">
          <w:t xml:space="preserve"> the </w:t>
        </w:r>
        <w:r w:rsidRPr="004418C4">
          <w:t xml:space="preserve">BoundNames of </w:t>
        </w:r>
        <w:r w:rsidRPr="00954547">
          <w:rPr>
            <w:i/>
          </w:rPr>
          <w:t>FunctionRestParameter</w:t>
        </w:r>
        <w:r w:rsidRPr="00675B74">
          <w:rPr>
            <w:rStyle w:val="bnf"/>
          </w:rPr>
          <w:t>.</w:t>
        </w:r>
      </w:ins>
    </w:p>
    <w:p w14:paraId="18A28198" w14:textId="77777777" w:rsidR="00911D45" w:rsidRPr="00E77497" w:rsidRDefault="00911D45" w:rsidP="00701A7B">
      <w:pPr>
        <w:pStyle w:val="Alg4"/>
        <w:numPr>
          <w:ilvl w:val="0"/>
          <w:numId w:val="715"/>
        </w:numPr>
        <w:spacing w:after="220"/>
        <w:contextualSpacing/>
        <w:rPr>
          <w:ins w:id="18818" w:author="Rev 7 Allen Wirfs-Brock" w:date="2012-04-17T11:20:00Z"/>
        </w:rPr>
      </w:pPr>
      <w:ins w:id="18819" w:author="Rev 7 Allen Wirfs-Brock" w:date="2012-04-17T11:20:00Z">
        <w:r w:rsidRPr="00E77497">
          <w:t xml:space="preserve">Return </w:t>
        </w:r>
        <w:r w:rsidRPr="00E77497">
          <w:rPr>
            <w:i/>
          </w:rPr>
          <w:t>names</w:t>
        </w:r>
        <w:r w:rsidRPr="00E77497">
          <w:t>.</w:t>
        </w:r>
      </w:ins>
    </w:p>
    <w:p w14:paraId="2D5257FF" w14:textId="77777777" w:rsidR="00184B2F" w:rsidRPr="00675B74" w:rsidRDefault="00184B2F" w:rsidP="00184B2F">
      <w:pPr>
        <w:pStyle w:val="SyntaxRule"/>
        <w:spacing w:after="240"/>
        <w:rPr>
          <w:ins w:id="18820" w:author="Rev 7 Allen Wirfs-Brock" w:date="2012-04-17T11:36:00Z"/>
        </w:rPr>
      </w:pPr>
      <w:ins w:id="18821" w:author="Rev 7 Allen Wirfs-Brock" w:date="2012-04-17T11:37:00Z">
        <w:r>
          <w:t>Cover</w:t>
        </w:r>
      </w:ins>
      <w:ins w:id="18822" w:author="Rev 7 Allen Wirfs-Brock" w:date="2012-04-17T11:36:00Z">
        <w:r w:rsidRPr="00E77497">
          <w:t>Formal</w:t>
        </w:r>
      </w:ins>
      <w:ins w:id="18823" w:author="Rev 7 Allen Wirfs-Brock" w:date="2012-04-17T11:37:00Z">
        <w:r>
          <w:t>s</w:t>
        </w:r>
      </w:ins>
      <w:ins w:id="18824" w:author="Rev 7 Allen Wirfs-Brock" w:date="2012-04-17T11:36:00Z">
        <w:r w:rsidRPr="00E77497">
          <w:t xml:space="preserve">List </w:t>
        </w:r>
        <w:r w:rsidRPr="00E77497">
          <w:rPr>
            <w:rFonts w:ascii="Arial" w:hAnsi="Arial"/>
            <w:b/>
            <w:i w:val="0"/>
          </w:rPr>
          <w:t xml:space="preserve">: </w:t>
        </w:r>
      </w:ins>
      <w:ins w:id="18825" w:author="Rev 7 Allen Wirfs-Brock" w:date="2012-04-17T11:37:00Z">
        <w:r>
          <w:t>Expression</w:t>
        </w:r>
      </w:ins>
      <w:ins w:id="18826" w:author="Rev 7 Allen Wirfs-Brock" w:date="2012-04-17T11:36:00Z">
        <w:r w:rsidRPr="00E77497">
          <w:t xml:space="preserve"> </w:t>
        </w:r>
      </w:ins>
    </w:p>
    <w:p w14:paraId="4B0698D1" w14:textId="77777777" w:rsidR="00184B2F" w:rsidRPr="00E77497" w:rsidRDefault="00184B2F" w:rsidP="00184B2F">
      <w:pPr>
        <w:pStyle w:val="Alg4"/>
        <w:numPr>
          <w:ilvl w:val="0"/>
          <w:numId w:val="716"/>
        </w:numPr>
        <w:spacing w:after="220"/>
        <w:contextualSpacing/>
        <w:rPr>
          <w:ins w:id="18827" w:author="Rev 7 Allen Wirfs-Brock" w:date="2012-04-17T11:36:00Z"/>
        </w:rPr>
      </w:pPr>
      <w:ins w:id="18828" w:author="Rev 7 Allen Wirfs-Brock" w:date="2012-04-17T11:36:00Z">
        <w:r w:rsidRPr="00E77497">
          <w:t xml:space="preserve">Return </w:t>
        </w:r>
      </w:ins>
      <w:ins w:id="18829" w:author="Rev 7 Allen Wirfs-Brock" w:date="2012-04-17T12:02:00Z">
        <w:r w:rsidR="00AD3F16">
          <w:t>the</w:t>
        </w:r>
        <w:r w:rsidR="00AD3F16" w:rsidRPr="00E77497">
          <w:t xml:space="preserve"> BoundNames of</w:t>
        </w:r>
      </w:ins>
      <w:ins w:id="18830" w:author="Rev 7 Allen Wirfs-Brock" w:date="2012-04-17T12:03:00Z">
        <w:r w:rsidR="00AD3F16">
          <w:t xml:space="preserve"> Covered FormalsList of </w:t>
        </w:r>
        <w:r w:rsidR="00AD3F16" w:rsidRPr="00AD3F16">
          <w:rPr>
            <w:i/>
          </w:rPr>
          <w:t>Expression</w:t>
        </w:r>
      </w:ins>
      <w:ins w:id="18831" w:author="Rev 7 Allen Wirfs-Brock" w:date="2012-04-17T11:36:00Z">
        <w:r w:rsidRPr="00E77497">
          <w:t>.</w:t>
        </w:r>
      </w:ins>
    </w:p>
    <w:p w14:paraId="57217931" w14:textId="77777777" w:rsidR="00AA7F77" w:rsidRPr="00E77497" w:rsidRDefault="00AA7F77" w:rsidP="00AA7F77">
      <w:pPr>
        <w:rPr>
          <w:ins w:id="18832" w:author="Rev 7 Allen Wirfs-Brock" w:date="2012-04-23T14:53:00Z"/>
          <w:rFonts w:ascii="Helvetica" w:hAnsi="Helvetica"/>
          <w:b/>
        </w:rPr>
      </w:pPr>
      <w:ins w:id="18833" w:author="Rev 7 Allen Wirfs-Brock" w:date="2012-04-23T14:53:00Z">
        <w:r w:rsidRPr="00E77497">
          <w:rPr>
            <w:rFonts w:ascii="Helvetica" w:hAnsi="Helvetica"/>
            <w:b/>
          </w:rPr>
          <w:t xml:space="preserve">Static Semantics:  </w:t>
        </w:r>
        <w:r>
          <w:rPr>
            <w:rFonts w:ascii="Helvetica" w:hAnsi="Helvetica"/>
            <w:b/>
            <w:lang w:eastAsia="en-US"/>
          </w:rPr>
          <w:t>Contains</w:t>
        </w:r>
      </w:ins>
    </w:p>
    <w:p w14:paraId="3A3342E3" w14:textId="77777777" w:rsidR="00AA7F77" w:rsidRPr="004418C4" w:rsidRDefault="00AA7F77" w:rsidP="00AA7F77">
      <w:pPr>
        <w:ind w:left="360"/>
        <w:rPr>
          <w:ins w:id="18834" w:author="Rev 7 Allen Wirfs-Brock" w:date="2012-04-23T14:53:00Z"/>
        </w:rPr>
      </w:pPr>
      <w:ins w:id="18835" w:author="Rev 7 Allen Wirfs-Brock" w:date="2012-04-23T14:53:00Z">
        <w:r>
          <w:t>W</w:t>
        </w:r>
        <w:r w:rsidRPr="004418C4">
          <w:t xml:space="preserve">ith </w:t>
        </w:r>
        <w:r>
          <w:t>parameter</w:t>
        </w:r>
        <w:r w:rsidRPr="004418C4">
          <w:t xml:space="preserve"> </w:t>
        </w:r>
        <w:r>
          <w:rPr>
            <w:rFonts w:ascii="Times New Roman" w:hAnsi="Times New Roman"/>
            <w:i/>
          </w:rPr>
          <w:t>symbol</w:t>
        </w:r>
        <w:r>
          <w:t>.</w:t>
        </w:r>
      </w:ins>
    </w:p>
    <w:p w14:paraId="5B99E27E" w14:textId="77777777" w:rsidR="00AA7F77" w:rsidRPr="00E77497" w:rsidRDefault="00AA7F77" w:rsidP="00AA7F77">
      <w:pPr>
        <w:jc w:val="left"/>
        <w:rPr>
          <w:ins w:id="18836" w:author="Rev 7 Allen Wirfs-Brock" w:date="2012-04-23T14:53:00Z"/>
        </w:rPr>
      </w:pPr>
      <w:ins w:id="18837" w:author="Rev 7 Allen Wirfs-Brock" w:date="2012-04-23T14:54:00Z">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ins>
      <w:ins w:id="18838" w:author="Rev 7 Allen Wirfs-Brock" w:date="2012-04-26T10:42:00Z">
        <w:r w:rsidR="001F444B">
          <w:rPr>
            <w:rFonts w:ascii="Times New Roman" w:hAnsi="Times New Roman"/>
            <w:i/>
          </w:rPr>
          <w:t>Consice</w:t>
        </w:r>
        <w:r w:rsidR="001F444B" w:rsidRPr="00E77497">
          <w:rPr>
            <w:rFonts w:ascii="Times New Roman" w:hAnsi="Times New Roman"/>
            <w:i/>
          </w:rPr>
          <w:t>Body</w:t>
        </w:r>
      </w:ins>
    </w:p>
    <w:p w14:paraId="3992E86C" w14:textId="77777777" w:rsidR="00AA7F77" w:rsidRPr="00E77497" w:rsidRDefault="00AA7F77" w:rsidP="00AA7F77">
      <w:pPr>
        <w:pStyle w:val="Alg4"/>
        <w:numPr>
          <w:ilvl w:val="0"/>
          <w:numId w:val="725"/>
        </w:numPr>
        <w:spacing w:after="220"/>
        <w:contextualSpacing/>
        <w:rPr>
          <w:ins w:id="18839" w:author="Rev 7 Allen Wirfs-Brock" w:date="2012-04-23T14:53:00Z"/>
        </w:rPr>
      </w:pPr>
      <w:ins w:id="18840" w:author="Rev 7 Allen Wirfs-Brock" w:date="2012-04-23T14:53:00Z">
        <w:r w:rsidRPr="00E77497">
          <w:t xml:space="preserve">Return </w:t>
        </w:r>
        <w:r w:rsidRPr="00AA7F77">
          <w:rPr>
            <w:b/>
          </w:rPr>
          <w:t>false</w:t>
        </w:r>
        <w:r>
          <w:t>.</w:t>
        </w:r>
      </w:ins>
    </w:p>
    <w:p w14:paraId="53EB393F" w14:textId="77777777" w:rsidR="00AA7F77" w:rsidRDefault="00AA7F77" w:rsidP="00AA7F77">
      <w:pPr>
        <w:pStyle w:val="Note"/>
        <w:rPr>
          <w:ins w:id="18841" w:author="Rev 7 Allen Wirfs-Brock" w:date="2012-04-23T14:53:00Z"/>
        </w:rPr>
      </w:pPr>
      <w:ins w:id="18842" w:author="Rev 7 Allen Wirfs-Brock" w:date="2012-04-23T14:53:00Z">
        <w:r>
          <w:t>NOTE</w:t>
        </w:r>
        <w:r>
          <w:tab/>
          <w:t>Static semantic rules that depend upon substructure generally do not look into function definitions.</w:t>
        </w:r>
      </w:ins>
    </w:p>
    <w:p w14:paraId="020000B4" w14:textId="77777777" w:rsidR="00184B2F" w:rsidRPr="00E77497" w:rsidRDefault="00184B2F" w:rsidP="00184B2F">
      <w:pPr>
        <w:rPr>
          <w:ins w:id="18843" w:author="Rev 7 Allen Wirfs-Brock" w:date="2012-04-17T11:45:00Z"/>
          <w:rFonts w:ascii="Helvetica" w:hAnsi="Helvetica"/>
          <w:b/>
        </w:rPr>
      </w:pPr>
      <w:ins w:id="18844" w:author="Rev 7 Allen Wirfs-Brock" w:date="2012-04-17T11:45:00Z">
        <w:r w:rsidRPr="00E77497">
          <w:rPr>
            <w:rFonts w:ascii="Helvetica" w:hAnsi="Helvetica"/>
            <w:b/>
          </w:rPr>
          <w:t xml:space="preserve">Static Semantics:  </w:t>
        </w:r>
        <w:r>
          <w:rPr>
            <w:rFonts w:ascii="Helvetica" w:hAnsi="Helvetica"/>
            <w:b/>
            <w:lang w:eastAsia="en-US"/>
          </w:rPr>
          <w:t>Covered FormalsList</w:t>
        </w:r>
      </w:ins>
    </w:p>
    <w:p w14:paraId="5527B28F" w14:textId="77777777" w:rsidR="00184B2F" w:rsidRPr="00E77497" w:rsidRDefault="007B0127" w:rsidP="00184B2F">
      <w:pPr>
        <w:pStyle w:val="SyntaxRule"/>
        <w:spacing w:after="240"/>
        <w:rPr>
          <w:ins w:id="18845" w:author="Rev 7 Allen Wirfs-Brock" w:date="2012-04-17T11:45:00Z"/>
        </w:rPr>
      </w:pPr>
      <w:ins w:id="18846" w:author="Rev 7 Allen Wirfs-Brock" w:date="2012-04-17T11:48:00Z">
        <w:r w:rsidRPr="007B0127">
          <w:t>CoverFormalsList</w:t>
        </w:r>
      </w:ins>
      <w:ins w:id="18847" w:author="Rev 7 Allen Wirfs-Brock" w:date="2012-04-17T11:45:00Z">
        <w:r w:rsidR="00184B2F" w:rsidRPr="00E77497">
          <w:t xml:space="preserve"> </w:t>
        </w:r>
        <w:r w:rsidR="00184B2F" w:rsidRPr="00E77497">
          <w:rPr>
            <w:rFonts w:ascii="Arial" w:hAnsi="Arial"/>
            <w:b/>
            <w:i w:val="0"/>
          </w:rPr>
          <w:t xml:space="preserve">: </w:t>
        </w:r>
      </w:ins>
      <w:ins w:id="18848" w:author="Rev 7 Allen Wirfs-Brock" w:date="2012-04-17T11:48:00Z">
        <w:r>
          <w:t>Expression</w:t>
        </w:r>
      </w:ins>
    </w:p>
    <w:p w14:paraId="6EFA087E" w14:textId="77777777" w:rsidR="00184B2F" w:rsidRPr="00E77497" w:rsidRDefault="00184B2F" w:rsidP="00184B2F">
      <w:pPr>
        <w:pStyle w:val="Alg4"/>
        <w:numPr>
          <w:ilvl w:val="0"/>
          <w:numId w:val="717"/>
        </w:numPr>
        <w:spacing w:after="220"/>
        <w:contextualSpacing/>
        <w:rPr>
          <w:ins w:id="18849" w:author="Rev 7 Allen Wirfs-Brock" w:date="2012-04-17T11:45:00Z"/>
        </w:rPr>
      </w:pPr>
      <w:ins w:id="18850" w:author="Rev 7 Allen Wirfs-Brock" w:date="2012-04-17T11:45:00Z">
        <w:r w:rsidRPr="00E77497">
          <w:t xml:space="preserve">Return the </w:t>
        </w:r>
      </w:ins>
      <w:ins w:id="18851" w:author="Rev 7 Allen Wirfs-Brock" w:date="2012-04-17T11:47:00Z">
        <w:r w:rsidR="007B0127">
          <w:t>result of</w:t>
        </w:r>
        <w:r w:rsidR="007B0127" w:rsidRPr="00E77497">
          <w:t xml:space="preserve"> pars</w:t>
        </w:r>
        <w:r w:rsidR="007B0127">
          <w:t>ing</w:t>
        </w:r>
      </w:ins>
      <w:ins w:id="18852" w:author="Rev 7 Allen Wirfs-Brock" w:date="2012-04-17T11:49:00Z">
        <w:r w:rsidR="007B0127" w:rsidRPr="007B0127">
          <w:t xml:space="preserve"> </w:t>
        </w:r>
        <w:r w:rsidR="007B0127" w:rsidRPr="00675B74">
          <w:t>the source code corresponding to</w:t>
        </w:r>
      </w:ins>
      <w:ins w:id="18853" w:author="Rev 7 Allen Wirfs-Brock" w:date="2012-04-17T11:47:00Z">
        <w:r w:rsidR="007B0127" w:rsidRPr="00E77497">
          <w:t xml:space="preserve"> </w:t>
        </w:r>
      </w:ins>
      <w:ins w:id="18854" w:author="Rev 7 Allen Wirfs-Brock" w:date="2012-04-17T11:48:00Z">
        <w:r w:rsidR="007B0127" w:rsidRPr="00AD3F16">
          <w:rPr>
            <w:i/>
          </w:rPr>
          <w:t>Expression</w:t>
        </w:r>
        <w:r w:rsidR="007B0127">
          <w:t xml:space="preserve"> </w:t>
        </w:r>
      </w:ins>
      <w:ins w:id="18855" w:author="Rev 7 Allen Wirfs-Brock" w:date="2012-04-17T11:47:00Z">
        <w:r w:rsidR="007B0127" w:rsidRPr="00E77497">
          <w:t xml:space="preserve">using </w:t>
        </w:r>
        <w:r w:rsidR="007B0127">
          <w:rPr>
            <w:rStyle w:val="bnf"/>
          </w:rPr>
          <w:t xml:space="preserve">FormalsList </w:t>
        </w:r>
        <w:r w:rsidR="007B0127">
          <w:t xml:space="preserve"> as the goal symbol</w:t>
        </w:r>
      </w:ins>
      <w:ins w:id="18856" w:author="Rev 7 Allen Wirfs-Brock" w:date="2012-04-17T11:45:00Z">
        <w:r w:rsidRPr="00675B74">
          <w:t>.</w:t>
        </w:r>
      </w:ins>
    </w:p>
    <w:p w14:paraId="0924B3E0" w14:textId="77777777" w:rsidR="004B4DD2" w:rsidRPr="00E77497" w:rsidRDefault="004B4DD2" w:rsidP="004B4DD2">
      <w:pPr>
        <w:rPr>
          <w:ins w:id="18857" w:author="Rev 7 Allen Wirfs-Brock" w:date="2012-04-28T19:09:00Z"/>
          <w:rFonts w:ascii="Helvetica" w:hAnsi="Helvetica"/>
          <w:b/>
        </w:rPr>
      </w:pPr>
      <w:ins w:id="18858" w:author="Rev 7 Allen Wirfs-Brock" w:date="2012-04-28T19:09:00Z">
        <w:r w:rsidRPr="00E77497">
          <w:rPr>
            <w:rFonts w:ascii="Helvetica" w:hAnsi="Helvetica"/>
            <w:b/>
          </w:rPr>
          <w:t xml:space="preserve">Static Semantics:  </w:t>
        </w:r>
        <w:r w:rsidRPr="00E77497">
          <w:rPr>
            <w:rFonts w:ascii="Helvetica" w:hAnsi="Helvetica"/>
            <w:b/>
            <w:lang w:eastAsia="en-US"/>
          </w:rPr>
          <w:t>ExpectedArgumentCount</w:t>
        </w:r>
      </w:ins>
    </w:p>
    <w:p w14:paraId="601553A4" w14:textId="77777777" w:rsidR="004B4DD2" w:rsidRDefault="004B4DD2" w:rsidP="003A1718">
      <w:pPr>
        <w:pStyle w:val="Alg4"/>
        <w:spacing w:after="220"/>
        <w:rPr>
          <w:ins w:id="18859" w:author="Rev 7 Allen Wirfs-Brock" w:date="2012-04-28T19:10:00Z"/>
        </w:rPr>
      </w:pPr>
      <w:ins w:id="18860" w:author="Rev 7 Allen Wirfs-Brock" w:date="2012-04-28T19:10: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2D36AE6B" w14:textId="77777777" w:rsidR="004B4DD2" w:rsidRPr="00E77497" w:rsidRDefault="004B4DD2" w:rsidP="003A1718">
      <w:pPr>
        <w:pStyle w:val="Alg4"/>
        <w:numPr>
          <w:ilvl w:val="0"/>
          <w:numId w:val="764"/>
        </w:numPr>
        <w:spacing w:after="220"/>
        <w:rPr>
          <w:ins w:id="18861" w:author="Rev 7 Allen Wirfs-Brock" w:date="2012-04-28T19:08:00Z"/>
        </w:rPr>
      </w:pPr>
      <w:ins w:id="18862" w:author="Rev 7 Allen Wirfs-Brock" w:date="2012-04-28T19:08:00Z">
        <w:r w:rsidRPr="00E77497">
          <w:t xml:space="preserve">Return </w:t>
        </w:r>
      </w:ins>
      <w:ins w:id="18863" w:author="Rev 7 Allen Wirfs-Brock" w:date="2012-04-28T19:14:00Z">
        <w:r w:rsidR="003A1718">
          <w:t>1</w:t>
        </w:r>
      </w:ins>
      <w:ins w:id="18864" w:author="Rev 7 Allen Wirfs-Brock" w:date="2012-04-28T19:08:00Z">
        <w:r w:rsidRPr="00E77497">
          <w:t>.</w:t>
        </w:r>
      </w:ins>
    </w:p>
    <w:p w14:paraId="25CE11AB" w14:textId="77777777" w:rsidR="004B4DD2" w:rsidRPr="00E77497" w:rsidRDefault="004B4DD2" w:rsidP="004B4DD2">
      <w:pPr>
        <w:pStyle w:val="SyntaxRule"/>
        <w:spacing w:after="240"/>
        <w:rPr>
          <w:ins w:id="18865" w:author="Rev 7 Allen Wirfs-Brock" w:date="2012-04-28T19:13:00Z"/>
        </w:rPr>
      </w:pPr>
      <w:ins w:id="18866" w:author="Rev 7 Allen Wirfs-Brock" w:date="2012-04-28T19:13:00Z">
        <w:r>
          <w:t>Arrow</w:t>
        </w:r>
        <w:r w:rsidRPr="00E77497">
          <w:t>Parameter</w:t>
        </w:r>
        <w:r>
          <w:t>s</w:t>
        </w:r>
        <w:r w:rsidRPr="00E77497">
          <w:t xml:space="preserve"> </w:t>
        </w:r>
        <w:r w:rsidRPr="00E77497">
          <w:rPr>
            <w:rFonts w:ascii="Arial" w:hAnsi="Arial"/>
            <w:b/>
            <w:i w:val="0"/>
          </w:rPr>
          <w:t xml:space="preserve">: </w:t>
        </w:r>
        <w:r w:rsidRPr="00E77497">
          <w:rPr>
            <w:rFonts w:ascii="Courier New" w:hAnsi="Courier New"/>
            <w:b/>
            <w:i w:val="0"/>
          </w:rPr>
          <w:t>(</w:t>
        </w:r>
        <w:r>
          <w:t xml:space="preserve"> ArrowFormalParameterList </w:t>
        </w:r>
        <w:r w:rsidRPr="00E77497">
          <w:rPr>
            <w:rFonts w:ascii="Courier New" w:hAnsi="Courier New"/>
            <w:b/>
            <w:i w:val="0"/>
          </w:rPr>
          <w:t>)</w:t>
        </w:r>
      </w:ins>
    </w:p>
    <w:p w14:paraId="6D889BF1" w14:textId="77777777" w:rsidR="004B4DD2" w:rsidRPr="00E77497" w:rsidRDefault="004B4DD2" w:rsidP="004B4DD2">
      <w:pPr>
        <w:pStyle w:val="Alg4"/>
        <w:numPr>
          <w:ilvl w:val="0"/>
          <w:numId w:val="765"/>
        </w:numPr>
        <w:spacing w:after="220"/>
        <w:contextualSpacing/>
        <w:rPr>
          <w:ins w:id="18867" w:author="Rev 7 Allen Wirfs-Brock" w:date="2012-04-28T19:13:00Z"/>
        </w:rPr>
      </w:pPr>
      <w:ins w:id="18868" w:author="Rev 7 Allen Wirfs-Brock" w:date="2012-04-28T19:13:00Z">
        <w:r w:rsidRPr="00E77497">
          <w:t xml:space="preserve">Return the </w:t>
        </w:r>
        <w:r w:rsidR="003A1718">
          <w:t>ExpectedArgumentCount</w:t>
        </w:r>
        <w:r w:rsidRPr="00E77497">
          <w:t xml:space="preserve"> of</w:t>
        </w:r>
        <w:r>
          <w:rPr>
            <w:rFonts w:ascii="Courier New" w:hAnsi="Courier New"/>
            <w:b/>
            <w:i/>
          </w:rPr>
          <w:t xml:space="preserve"> </w:t>
        </w:r>
        <w:r w:rsidRPr="00911D45">
          <w:rPr>
            <w:i/>
          </w:rPr>
          <w:t>ArrowFormalParameterList</w:t>
        </w:r>
        <w:r w:rsidRPr="00675B74">
          <w:t>.</w:t>
        </w:r>
      </w:ins>
    </w:p>
    <w:p w14:paraId="2CD3700D" w14:textId="77777777" w:rsidR="003A1718" w:rsidRPr="00E77497" w:rsidRDefault="003A1718" w:rsidP="003A1718">
      <w:pPr>
        <w:pStyle w:val="SyntaxRule"/>
        <w:rPr>
          <w:ins w:id="18869" w:author="Rev 7 Allen Wirfs-Brock" w:date="2012-04-28T19:15:00Z"/>
        </w:rPr>
      </w:pPr>
      <w:ins w:id="18870" w:author="Rev 7 Allen Wirfs-Brock" w:date="2012-04-28T19:15:00Z">
        <w:r>
          <w:t>Arrow</w:t>
        </w:r>
        <w:r w:rsidRPr="00E77497">
          <w:t xml:space="preserve">FormalParameterList </w:t>
        </w:r>
        <w:r w:rsidRPr="00E77497">
          <w:rPr>
            <w:rFonts w:ascii="Arial" w:hAnsi="Arial"/>
            <w:b/>
            <w:i w:val="0"/>
          </w:rPr>
          <w:t>:</w:t>
        </w:r>
      </w:ins>
    </w:p>
    <w:p w14:paraId="467E742B" w14:textId="77777777" w:rsidR="003A1718" w:rsidRPr="00675B74" w:rsidRDefault="003A1718" w:rsidP="003A1718">
      <w:pPr>
        <w:pStyle w:val="SyntaxDefinition"/>
        <w:rPr>
          <w:ins w:id="18871" w:author="Rev 7 Allen Wirfs-Brock" w:date="2012-04-28T19:15:00Z"/>
        </w:rPr>
      </w:pPr>
      <w:ins w:id="18872" w:author="Rev 7 Allen Wirfs-Brock" w:date="2012-04-28T19:15:00Z">
        <w:r w:rsidRPr="00E77497">
          <w:rPr>
            <w:rFonts w:ascii="Arial" w:hAnsi="Arial" w:cs="Arial"/>
            <w:i w:val="0"/>
            <w:sz w:val="16"/>
            <w:szCs w:val="16"/>
          </w:rPr>
          <w:t>[empty]</w:t>
        </w:r>
        <w:r w:rsidRPr="00E77497">
          <w:rPr>
            <w:rFonts w:ascii="Courier New" w:hAnsi="Courier New" w:cs="Courier New"/>
            <w:b/>
            <w:i w:val="0"/>
          </w:rPr>
          <w:br/>
        </w:r>
        <w:r w:rsidRPr="004418C4">
          <w:t>Function</w:t>
        </w:r>
        <w:r>
          <w:t>RestParameter</w:t>
        </w:r>
      </w:ins>
    </w:p>
    <w:p w14:paraId="7C3B8077" w14:textId="77777777" w:rsidR="003A1718" w:rsidRPr="00E77497" w:rsidRDefault="003A1718" w:rsidP="003A1718">
      <w:pPr>
        <w:pStyle w:val="Alg4"/>
        <w:numPr>
          <w:ilvl w:val="0"/>
          <w:numId w:val="766"/>
        </w:numPr>
        <w:spacing w:after="220"/>
        <w:contextualSpacing/>
        <w:rPr>
          <w:ins w:id="18873" w:author="Rev 7 Allen Wirfs-Brock" w:date="2012-04-28T19:15:00Z"/>
        </w:rPr>
      </w:pPr>
      <w:ins w:id="18874" w:author="Rev 7 Allen Wirfs-Brock" w:date="2012-04-28T19:15:00Z">
        <w:r w:rsidRPr="00E77497">
          <w:t>Return 0.</w:t>
        </w:r>
      </w:ins>
    </w:p>
    <w:p w14:paraId="11BC562F" w14:textId="77777777" w:rsidR="004B4DD2" w:rsidRPr="00E77497" w:rsidRDefault="003A1718" w:rsidP="004B4DD2">
      <w:pPr>
        <w:pStyle w:val="SyntaxRule"/>
        <w:rPr>
          <w:ins w:id="18875" w:author="Rev 7 Allen Wirfs-Brock" w:date="2012-04-28T19:08:00Z"/>
        </w:rPr>
      </w:pPr>
      <w:ins w:id="18876" w:author="Rev 7 Allen Wirfs-Brock" w:date="2012-04-28T19:16:00Z">
        <w:r>
          <w:t>Arrow</w:t>
        </w:r>
      </w:ins>
      <w:ins w:id="18877" w:author="Rev 7 Allen Wirfs-Brock" w:date="2012-04-28T19:08:00Z">
        <w:r w:rsidR="004B4DD2" w:rsidRPr="00E77497">
          <w:t xml:space="preserve">FormalParameterList </w:t>
        </w:r>
        <w:r w:rsidR="004B4DD2" w:rsidRPr="00E77497">
          <w:rPr>
            <w:rFonts w:ascii="Arial" w:hAnsi="Arial"/>
            <w:b/>
            <w:i w:val="0"/>
          </w:rPr>
          <w:t>:</w:t>
        </w:r>
      </w:ins>
    </w:p>
    <w:p w14:paraId="014313C8" w14:textId="77777777" w:rsidR="004B4DD2" w:rsidRPr="00675B74" w:rsidRDefault="003A1718" w:rsidP="004B4DD2">
      <w:pPr>
        <w:pStyle w:val="SyntaxDefinition"/>
        <w:rPr>
          <w:ins w:id="18878" w:author="Rev 7 Allen Wirfs-Brock" w:date="2012-04-28T19:08:00Z"/>
        </w:rPr>
      </w:pPr>
      <w:ins w:id="18879" w:author="Rev 7 Allen Wirfs-Brock" w:date="2012-04-28T19:17:00Z">
        <w:r>
          <w:t>Cover</w:t>
        </w:r>
      </w:ins>
      <w:ins w:id="18880" w:author="Rev 7 Allen Wirfs-Brock" w:date="2012-04-28T19:08:00Z">
        <w:r w:rsidR="004B4DD2" w:rsidRPr="00E77497">
          <w:t>FormalsList</w:t>
        </w:r>
        <w:r w:rsidR="004B4DD2" w:rsidRPr="00E77497">
          <w:br/>
        </w:r>
      </w:ins>
      <w:ins w:id="18881" w:author="Rev 7 Allen Wirfs-Brock" w:date="2012-04-28T19:17:00Z">
        <w:r>
          <w:t>Cover</w:t>
        </w:r>
      </w:ins>
      <w:ins w:id="18882" w:author="Rev 7 Allen Wirfs-Brock" w:date="2012-04-28T19:08:00Z">
        <w:r w:rsidR="004B4DD2" w:rsidRPr="00E77497">
          <w:t>FormalsList</w:t>
        </w:r>
        <w:r w:rsidR="004B4DD2">
          <w:t xml:space="preserve"> </w:t>
        </w:r>
        <w:r w:rsidR="004B4DD2" w:rsidRPr="00675B74">
          <w:rPr>
            <w:rFonts w:ascii="Courier New" w:hAnsi="Courier New"/>
            <w:b/>
            <w:i w:val="0"/>
          </w:rPr>
          <w:t xml:space="preserve">, </w:t>
        </w:r>
        <w:r w:rsidR="004B4DD2" w:rsidRPr="004418C4">
          <w:t>Function</w:t>
        </w:r>
        <w:r w:rsidR="004B4DD2">
          <w:t>RestParameter</w:t>
        </w:r>
      </w:ins>
    </w:p>
    <w:p w14:paraId="055A96CF" w14:textId="77777777" w:rsidR="004B4DD2" w:rsidRPr="00E77497" w:rsidRDefault="004B4DD2" w:rsidP="003A1718">
      <w:pPr>
        <w:pStyle w:val="Alg4"/>
        <w:numPr>
          <w:ilvl w:val="0"/>
          <w:numId w:val="767"/>
        </w:numPr>
        <w:spacing w:after="220"/>
        <w:contextualSpacing/>
        <w:rPr>
          <w:ins w:id="18883" w:author="Rev 7 Allen Wirfs-Brock" w:date="2012-04-28T19:08:00Z"/>
        </w:rPr>
      </w:pPr>
      <w:ins w:id="18884" w:author="Rev 7 Allen Wirfs-Brock" w:date="2012-04-28T19:08:00Z">
        <w:r w:rsidRPr="00E77497">
          <w:t>Return the ExpectedArgumentCount of</w:t>
        </w:r>
      </w:ins>
      <w:ins w:id="18885" w:author="Rev 7 Allen Wirfs-Brock" w:date="2012-04-28T19:18:00Z">
        <w:r w:rsidR="003A1718">
          <w:t xml:space="preserve"> CoveredCormalsList of</w:t>
        </w:r>
      </w:ins>
      <w:ins w:id="18886" w:author="Rev 7 Allen Wirfs-Brock" w:date="2012-04-28T19:08:00Z">
        <w:r w:rsidRPr="00E77497">
          <w:t xml:space="preserve"> </w:t>
        </w:r>
      </w:ins>
      <w:ins w:id="18887" w:author="Rev 7 Allen Wirfs-Brock" w:date="2012-04-28T19:18:00Z">
        <w:r w:rsidR="003A1718" w:rsidRPr="003A1718">
          <w:rPr>
            <w:i/>
          </w:rPr>
          <w:t>Cover</w:t>
        </w:r>
      </w:ins>
      <w:ins w:id="18888" w:author="Rev 7 Allen Wirfs-Brock" w:date="2012-04-28T19:08:00Z">
        <w:r w:rsidRPr="00E77497">
          <w:rPr>
            <w:rStyle w:val="bnf"/>
          </w:rPr>
          <w:t>FormalsList</w:t>
        </w:r>
        <w:r w:rsidRPr="00E77497">
          <w:t>.</w:t>
        </w:r>
      </w:ins>
    </w:p>
    <w:p w14:paraId="7F582AAF" w14:textId="77777777" w:rsidR="00E11548" w:rsidRPr="00E77497" w:rsidRDefault="00E11548" w:rsidP="00E11548">
      <w:pPr>
        <w:rPr>
          <w:ins w:id="18889" w:author="Rev 7 Allen Wirfs-Brock" w:date="2012-04-17T13:02:00Z"/>
          <w:rFonts w:ascii="Helvetica" w:hAnsi="Helvetica"/>
          <w:b/>
        </w:rPr>
      </w:pPr>
      <w:ins w:id="18890" w:author="Rev 7 Allen Wirfs-Brock" w:date="2012-04-17T13:02:00Z">
        <w:r w:rsidRPr="00E77497">
          <w:rPr>
            <w:rFonts w:ascii="Helvetica" w:hAnsi="Helvetica"/>
            <w:b/>
          </w:rPr>
          <w:t xml:space="preserve">Static Semantics:  </w:t>
        </w:r>
        <w:r w:rsidRPr="00E77497">
          <w:rPr>
            <w:rFonts w:ascii="Helvetica" w:hAnsi="Helvetica"/>
            <w:b/>
            <w:lang w:eastAsia="en-US"/>
          </w:rPr>
          <w:t>LexicallyDeclaredNames</w:t>
        </w:r>
      </w:ins>
    </w:p>
    <w:p w14:paraId="746A7CB5" w14:textId="77777777" w:rsidR="00E11548" w:rsidRPr="00E77497" w:rsidRDefault="001F444B" w:rsidP="00E11548">
      <w:pPr>
        <w:pStyle w:val="SyntaxRule"/>
        <w:spacing w:after="240"/>
        <w:rPr>
          <w:ins w:id="18891" w:author="Rev 7 Allen Wirfs-Brock" w:date="2012-04-17T13:02:00Z"/>
        </w:rPr>
      </w:pPr>
      <w:ins w:id="18892" w:author="Rev 7 Allen Wirfs-Brock" w:date="2012-04-26T10:42:00Z">
        <w:r w:rsidRPr="001F444B">
          <w:t>ConsiceBody</w:t>
        </w:r>
        <w:r>
          <w:rPr>
            <w:i w:val="0"/>
          </w:rPr>
          <w:t xml:space="preserve"> </w:t>
        </w:r>
      </w:ins>
      <w:ins w:id="18893" w:author="Rev 7 Allen Wirfs-Brock" w:date="2012-04-17T13:02:00Z">
        <w:r w:rsidR="00E11548" w:rsidRPr="00E77497">
          <w:rPr>
            <w:rFonts w:ascii="Arial" w:hAnsi="Arial"/>
            <w:b/>
            <w:i w:val="0"/>
          </w:rPr>
          <w:t xml:space="preserve">:  </w:t>
        </w:r>
      </w:ins>
      <w:ins w:id="18894" w:author="Rev 7 Allen Wirfs-Brock" w:date="2012-04-17T13:05:00Z">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ins>
      <w:ins w:id="18895" w:author="Rev 7 Allen Wirfs-Brock" w:date="2012-04-17T13:06:00Z">
        <w:r w:rsidR="00E11548">
          <w:rPr>
            <w:rFonts w:ascii="Arial" w:hAnsi="Arial" w:cs="Arial"/>
            <w:i w:val="0"/>
            <w:sz w:val="16"/>
            <w:szCs w:val="16"/>
          </w:rPr>
          <w:t xml:space="preserve"> </w:t>
        </w:r>
        <w:r w:rsidR="00E11548">
          <w:t>Assignment</w:t>
        </w:r>
        <w:r w:rsidR="00E11548" w:rsidRPr="00E77497">
          <w:t>Expression</w:t>
        </w:r>
      </w:ins>
      <w:ins w:id="18896" w:author="Rev 7 Allen Wirfs-Brock" w:date="2012-04-17T13:02:00Z">
        <w:r w:rsidR="00E11548" w:rsidRPr="00E77497">
          <w:t xml:space="preserve"> </w:t>
        </w:r>
      </w:ins>
    </w:p>
    <w:p w14:paraId="343F1361" w14:textId="77777777" w:rsidR="00E11548" w:rsidRPr="00E77497" w:rsidRDefault="00E11548" w:rsidP="00E11548">
      <w:pPr>
        <w:pStyle w:val="Alg4"/>
        <w:numPr>
          <w:ilvl w:val="0"/>
          <w:numId w:val="719"/>
        </w:numPr>
        <w:spacing w:after="220"/>
        <w:contextualSpacing/>
        <w:rPr>
          <w:ins w:id="18897" w:author="Rev 7 Allen Wirfs-Brock" w:date="2012-04-17T13:02:00Z"/>
        </w:rPr>
      </w:pPr>
      <w:ins w:id="18898" w:author="Rev 7 Allen Wirfs-Brock" w:date="2012-04-17T13:02:00Z">
        <w:r w:rsidRPr="00E77497">
          <w:t>Return an empty List.</w:t>
        </w:r>
      </w:ins>
    </w:p>
    <w:p w14:paraId="72D7522B" w14:textId="77777777" w:rsidR="00E11548" w:rsidRPr="00E77497" w:rsidRDefault="001F444B" w:rsidP="00E11548">
      <w:pPr>
        <w:pStyle w:val="SyntaxRule"/>
        <w:spacing w:after="240"/>
        <w:rPr>
          <w:ins w:id="18899" w:author="Rev 7 Allen Wirfs-Brock" w:date="2012-04-17T13:02:00Z"/>
        </w:rPr>
      </w:pPr>
      <w:ins w:id="18900" w:author="Rev 7 Allen Wirfs-Brock" w:date="2012-04-26T10:42:00Z">
        <w:r>
          <w:t>Concise</w:t>
        </w:r>
      </w:ins>
      <w:ins w:id="18901" w:author="Rev 7 Allen Wirfs-Brock" w:date="2012-04-17T13:02:00Z">
        <w:r w:rsidR="00E11548" w:rsidRPr="00E77497">
          <w:t xml:space="preserve">Body </w:t>
        </w:r>
        <w:r w:rsidR="00E11548" w:rsidRPr="00E77497">
          <w:rPr>
            <w:rFonts w:ascii="Arial" w:hAnsi="Arial"/>
            <w:b/>
            <w:i w:val="0"/>
          </w:rPr>
          <w:t xml:space="preserve">:  </w:t>
        </w:r>
      </w:ins>
      <w:ins w:id="18902" w:author="Rev 7 Allen Wirfs-Brock" w:date="2012-04-17T13:04:00Z">
        <w:r w:rsidR="00E11548" w:rsidRPr="00E77497">
          <w:rPr>
            <w:rFonts w:ascii="Courier New" w:hAnsi="Courier New"/>
            <w:b/>
            <w:i w:val="0"/>
          </w:rPr>
          <w:t>{</w:t>
        </w:r>
        <w:r w:rsidR="00E11548">
          <w:rPr>
            <w:rFonts w:ascii="Courier New" w:hAnsi="Courier New"/>
            <w:b/>
            <w:i w:val="0"/>
          </w:rPr>
          <w:t xml:space="preserve"> </w:t>
        </w:r>
        <w:r w:rsidR="00E11548">
          <w:t>FunctionBody</w:t>
        </w:r>
      </w:ins>
      <w:ins w:id="18903" w:author="Rev 7 Allen Wirfs-Brock" w:date="2012-04-17T13:02:00Z">
        <w:r w:rsidR="00E11548" w:rsidRPr="00E77497">
          <w:t xml:space="preserve"> </w:t>
        </w:r>
      </w:ins>
      <w:ins w:id="18904" w:author="Rev 7 Allen Wirfs-Brock" w:date="2012-04-17T13:04:00Z">
        <w:r w:rsidR="00E11548" w:rsidRPr="00E77497">
          <w:rPr>
            <w:rFonts w:ascii="Courier New" w:hAnsi="Courier New"/>
            <w:b/>
            <w:i w:val="0"/>
          </w:rPr>
          <w:t>}</w:t>
        </w:r>
      </w:ins>
    </w:p>
    <w:p w14:paraId="497824F8" w14:textId="77777777" w:rsidR="00E11548" w:rsidRPr="00E77497" w:rsidRDefault="00E11548" w:rsidP="00E11548">
      <w:pPr>
        <w:pStyle w:val="Alg4"/>
        <w:numPr>
          <w:ilvl w:val="0"/>
          <w:numId w:val="718"/>
        </w:numPr>
        <w:spacing w:after="220"/>
        <w:contextualSpacing/>
        <w:rPr>
          <w:ins w:id="18905" w:author="Rev 7 Allen Wirfs-Brock" w:date="2012-04-17T13:02:00Z"/>
        </w:rPr>
      </w:pPr>
      <w:ins w:id="18906" w:author="Rev 7 Allen Wirfs-Brock" w:date="2012-04-17T13:02:00Z">
        <w:r w:rsidRPr="00E77497">
          <w:t>Return the Lexic</w:t>
        </w:r>
      </w:ins>
      <w:ins w:id="18907" w:author="Rev 7 Allen Wirfs-Brock" w:date="2012-05-04T14:25:00Z">
        <w:r w:rsidR="00105513">
          <w:t>a</w:t>
        </w:r>
      </w:ins>
      <w:ins w:id="18908" w:author="Rev 7 Allen Wirfs-Brock" w:date="2012-04-17T13:02:00Z">
        <w:r w:rsidRPr="00E77497">
          <w:t xml:space="preserve">llyDeclaredNames of </w:t>
        </w:r>
      </w:ins>
      <w:ins w:id="18909" w:author="Rev 7 Allen Wirfs-Brock" w:date="2012-04-17T13:04:00Z">
        <w:r>
          <w:rPr>
            <w:i/>
          </w:rPr>
          <w:t>FunctionBody</w:t>
        </w:r>
      </w:ins>
      <w:ins w:id="18910" w:author="Rev 7 Allen Wirfs-Brock" w:date="2012-04-17T13:02:00Z">
        <w:r w:rsidRPr="00E77497">
          <w:t>.</w:t>
        </w:r>
      </w:ins>
    </w:p>
    <w:p w14:paraId="212F26EC" w14:textId="77777777" w:rsidR="00E11548" w:rsidRPr="00E77497" w:rsidRDefault="00E11548" w:rsidP="00E11548">
      <w:pPr>
        <w:rPr>
          <w:ins w:id="18911" w:author="Rev 7 Allen Wirfs-Brock" w:date="2012-04-17T13:02:00Z"/>
          <w:rFonts w:ascii="Helvetica" w:hAnsi="Helvetica"/>
          <w:b/>
        </w:rPr>
      </w:pPr>
      <w:ins w:id="18912" w:author="Rev 7 Allen Wirfs-Brock" w:date="2012-04-17T13:02:00Z">
        <w:r w:rsidRPr="00E77497">
          <w:rPr>
            <w:rFonts w:ascii="Helvetica" w:hAnsi="Helvetica"/>
            <w:b/>
          </w:rPr>
          <w:t xml:space="preserve">Static Semantics:  </w:t>
        </w:r>
        <w:r w:rsidRPr="00E77497">
          <w:rPr>
            <w:rFonts w:ascii="Helvetica" w:hAnsi="Helvetica"/>
            <w:b/>
            <w:lang w:eastAsia="en-US"/>
          </w:rPr>
          <w:t>VarDeclaredNames</w:t>
        </w:r>
      </w:ins>
    </w:p>
    <w:p w14:paraId="28F4E3A2" w14:textId="77777777" w:rsidR="00E11548" w:rsidRPr="00E77497" w:rsidRDefault="001F444B" w:rsidP="00E11548">
      <w:pPr>
        <w:pStyle w:val="SyntaxRule"/>
        <w:spacing w:after="240"/>
        <w:rPr>
          <w:ins w:id="18913" w:author="Rev 7 Allen Wirfs-Brock" w:date="2012-04-17T13:07:00Z"/>
        </w:rPr>
      </w:pPr>
      <w:ins w:id="18914" w:author="Rev 7 Allen Wirfs-Brock" w:date="2012-04-26T10:43:00Z">
        <w:r>
          <w:t>Consise</w:t>
        </w:r>
      </w:ins>
      <w:ins w:id="18915" w:author="Rev 7 Allen Wirfs-Brock" w:date="2012-04-17T13:07:00Z">
        <w:r w:rsidR="00E11548" w:rsidRPr="00E77497">
          <w:t xml:space="preserve">Body </w:t>
        </w:r>
        <w:r w:rsidR="00E11548" w:rsidRPr="00E77497">
          <w:rPr>
            <w:rFonts w:ascii="Arial" w:hAnsi="Arial"/>
            <w:b/>
            <w:i w:val="0"/>
          </w:rPr>
          <w:t xml:space="preserve">:  </w:t>
        </w:r>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r w:rsidR="00E11548">
          <w:t>Assignment</w:t>
        </w:r>
        <w:r w:rsidR="00E11548" w:rsidRPr="00E77497">
          <w:t xml:space="preserve">Expression </w:t>
        </w:r>
      </w:ins>
    </w:p>
    <w:p w14:paraId="55CD84A8" w14:textId="77777777" w:rsidR="00E11548" w:rsidRPr="00E77497" w:rsidRDefault="00E11548" w:rsidP="00E11548">
      <w:pPr>
        <w:pStyle w:val="Alg4"/>
        <w:numPr>
          <w:ilvl w:val="0"/>
          <w:numId w:val="720"/>
        </w:numPr>
        <w:spacing w:after="220"/>
        <w:contextualSpacing/>
        <w:rPr>
          <w:ins w:id="18916" w:author="Rev 7 Allen Wirfs-Brock" w:date="2012-04-17T13:07:00Z"/>
        </w:rPr>
      </w:pPr>
      <w:ins w:id="18917" w:author="Rev 7 Allen Wirfs-Brock" w:date="2012-04-17T13:08:00Z">
        <w:r w:rsidRPr="00E77497">
          <w:t xml:space="preserve">Return the </w:t>
        </w:r>
        <w:r>
          <w:t>Var</w:t>
        </w:r>
        <w:r w:rsidRPr="00E77497">
          <w:t xml:space="preserve">DeclaredNames of </w:t>
        </w:r>
        <w:r>
          <w:rPr>
            <w:i/>
          </w:rPr>
          <w:t>AssignmentExpression</w:t>
        </w:r>
        <w:r w:rsidRPr="00E77497">
          <w:t>.</w:t>
        </w:r>
      </w:ins>
    </w:p>
    <w:p w14:paraId="486713D2" w14:textId="77777777" w:rsidR="00E11548" w:rsidRPr="00E77497" w:rsidRDefault="001F444B" w:rsidP="00E11548">
      <w:pPr>
        <w:pStyle w:val="SyntaxRule"/>
        <w:spacing w:after="240"/>
        <w:rPr>
          <w:ins w:id="18918" w:author="Rev 7 Allen Wirfs-Brock" w:date="2012-04-17T13:07:00Z"/>
        </w:rPr>
      </w:pPr>
      <w:ins w:id="18919" w:author="Rev 7 Allen Wirfs-Brock" w:date="2012-04-26T10:43:00Z">
        <w:r>
          <w:t>Consise</w:t>
        </w:r>
      </w:ins>
      <w:ins w:id="18920" w:author="Rev 7 Allen Wirfs-Brock" w:date="2012-04-17T13:07:00Z">
        <w:r w:rsidR="00E11548" w:rsidRPr="00E77497">
          <w:t xml:space="preserve">Body </w:t>
        </w:r>
        <w:r w:rsidR="00E11548" w:rsidRPr="00E77497">
          <w:rPr>
            <w:rFonts w:ascii="Arial" w:hAnsi="Arial"/>
            <w:b/>
            <w:i w:val="0"/>
          </w:rPr>
          <w:t xml:space="preserve">:  </w:t>
        </w:r>
        <w:r w:rsidR="00E11548" w:rsidRPr="00E77497">
          <w:rPr>
            <w:rFonts w:ascii="Courier New" w:hAnsi="Courier New"/>
            <w:b/>
            <w:i w:val="0"/>
          </w:rPr>
          <w:t>{</w:t>
        </w:r>
        <w:r w:rsidR="00E11548">
          <w:rPr>
            <w:rFonts w:ascii="Courier New" w:hAnsi="Courier New"/>
            <w:b/>
            <w:i w:val="0"/>
          </w:rPr>
          <w:t xml:space="preserve"> </w:t>
        </w:r>
        <w:r w:rsidR="00E11548">
          <w:t>FunctionBody</w:t>
        </w:r>
        <w:r w:rsidR="00E11548" w:rsidRPr="00E77497">
          <w:t xml:space="preserve"> </w:t>
        </w:r>
        <w:r w:rsidR="00E11548" w:rsidRPr="00E77497">
          <w:rPr>
            <w:rFonts w:ascii="Courier New" w:hAnsi="Courier New"/>
            <w:b/>
            <w:i w:val="0"/>
          </w:rPr>
          <w:t>}</w:t>
        </w:r>
      </w:ins>
    </w:p>
    <w:p w14:paraId="3570439E" w14:textId="77777777" w:rsidR="00E11548" w:rsidRPr="00E77497" w:rsidRDefault="00E11548" w:rsidP="00E11548">
      <w:pPr>
        <w:pStyle w:val="Alg4"/>
        <w:numPr>
          <w:ilvl w:val="0"/>
          <w:numId w:val="721"/>
        </w:numPr>
        <w:spacing w:after="220"/>
        <w:contextualSpacing/>
        <w:rPr>
          <w:ins w:id="18921" w:author="Rev 7 Allen Wirfs-Brock" w:date="2012-04-17T13:07:00Z"/>
        </w:rPr>
      </w:pPr>
      <w:ins w:id="18922" w:author="Rev 7 Allen Wirfs-Brock" w:date="2012-04-17T13:07:00Z">
        <w:r w:rsidRPr="00E77497">
          <w:t xml:space="preserve">Return the </w:t>
        </w:r>
      </w:ins>
      <w:ins w:id="18923" w:author="Rev 7 Allen Wirfs-Brock" w:date="2012-04-17T13:08:00Z">
        <w:r>
          <w:t>Var</w:t>
        </w:r>
      </w:ins>
      <w:ins w:id="18924" w:author="Rev 7 Allen Wirfs-Brock" w:date="2012-04-17T13:07:00Z">
        <w:r w:rsidRPr="00E77497">
          <w:t xml:space="preserve">DeclaredNames of </w:t>
        </w:r>
        <w:r>
          <w:rPr>
            <w:i/>
          </w:rPr>
          <w:t>FunctionBody</w:t>
        </w:r>
        <w:r w:rsidRPr="00E77497">
          <w:t>.</w:t>
        </w:r>
      </w:ins>
    </w:p>
    <w:p w14:paraId="2EDEE68E" w14:textId="77777777" w:rsidR="00AA5DC6" w:rsidRPr="00E77497" w:rsidRDefault="00AA5DC6" w:rsidP="00AA5DC6">
      <w:pPr>
        <w:pStyle w:val="40"/>
        <w:numPr>
          <w:ilvl w:val="0"/>
          <w:numId w:val="0"/>
        </w:numPr>
        <w:rPr>
          <w:ins w:id="18925" w:author="Rev 7 Allen Wirfs-Brock" w:date="2012-04-17T14:35:00Z"/>
        </w:rPr>
      </w:pPr>
      <w:ins w:id="18926" w:author="Rev 7 Allen Wirfs-Brock" w:date="2012-04-17T14:35:00Z">
        <w:r w:rsidRPr="00E77497">
          <w:t>Runtime Semantics</w:t>
        </w:r>
      </w:ins>
    </w:p>
    <w:p w14:paraId="383FAD7A" w14:textId="77777777" w:rsidR="0022453A" w:rsidRDefault="0022453A" w:rsidP="0022453A">
      <w:pPr>
        <w:keepNext/>
        <w:rPr>
          <w:ins w:id="18927" w:author="Rev 7 Allen Wirfs-Brock" w:date="2012-04-28T19:48:00Z"/>
          <w:rFonts w:ascii="Helvetica" w:hAnsi="Helvetica"/>
          <w:b/>
          <w:spacing w:val="6"/>
        </w:rPr>
      </w:pPr>
      <w:ins w:id="18928" w:author="Rev 7 Allen Wirfs-Brock" w:date="2012-04-28T19:48:00Z">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ins>
    </w:p>
    <w:p w14:paraId="7DEEFDA1" w14:textId="77777777" w:rsidR="0022453A" w:rsidRPr="004418C4" w:rsidRDefault="0022453A" w:rsidP="0022453A">
      <w:pPr>
        <w:ind w:left="360"/>
        <w:rPr>
          <w:ins w:id="18929" w:author="Rev 7 Allen Wirfs-Brock" w:date="2012-04-28T19:48:00Z"/>
        </w:rPr>
      </w:pPr>
      <w:ins w:id="18930" w:author="Rev 7 Allen Wirfs-Brock" w:date="2012-04-28T19:48: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rsidRPr="00827833">
          <w:t xml:space="preserve"> </w:t>
        </w:r>
        <w:r w:rsidRPr="004418C4">
          <w:t>and</w:t>
        </w:r>
        <w:r>
          <w:t xml:space="preserve"> optional parameter </w:t>
        </w:r>
        <w:r>
          <w:rPr>
            <w:rFonts w:ascii="Times New Roman" w:hAnsi="Times New Roman"/>
            <w:i/>
          </w:rPr>
          <w:t>index</w:t>
        </w:r>
        <w:r>
          <w:t>.</w:t>
        </w:r>
      </w:ins>
    </w:p>
    <w:p w14:paraId="5485014C" w14:textId="77777777" w:rsidR="0022453A" w:rsidRPr="008E00F6" w:rsidRDefault="0022453A" w:rsidP="0022453A">
      <w:pPr>
        <w:rPr>
          <w:ins w:id="18931" w:author="Rev 7 Allen Wirfs-Brock" w:date="2012-04-28T19:48:00Z"/>
          <w:sz w:val="18"/>
        </w:rPr>
      </w:pPr>
      <w:ins w:id="18932" w:author="Rev 7 Allen Wirfs-Brock" w:date="2012-04-28T19:48: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0D8FAB89" w14:textId="77777777" w:rsidR="0022453A" w:rsidRDefault="0022453A" w:rsidP="0022453A">
      <w:pPr>
        <w:pStyle w:val="Alg4"/>
        <w:spacing w:after="220"/>
        <w:rPr>
          <w:ins w:id="18933" w:author="Rev 7 Allen Wirfs-Brock" w:date="2012-04-28T19:49:00Z"/>
        </w:rPr>
      </w:pPr>
      <w:ins w:id="18934" w:author="Rev 7 Allen Wirfs-Brock" w:date="2012-04-28T19:49: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5BB461F6" w14:textId="77777777" w:rsidR="0022453A" w:rsidRPr="004418C4" w:rsidRDefault="0022453A" w:rsidP="0022453A">
      <w:pPr>
        <w:pStyle w:val="Alg3"/>
        <w:numPr>
          <w:ilvl w:val="0"/>
          <w:numId w:val="769"/>
        </w:numPr>
        <w:spacing w:after="240"/>
        <w:contextualSpacing/>
        <w:rPr>
          <w:ins w:id="18935" w:author="Rev 7 Allen Wirfs-Brock" w:date="2012-04-28T19:51:00Z"/>
        </w:rPr>
      </w:pPr>
      <w:ins w:id="18936" w:author="Rev 7 Allen Wirfs-Brock" w:date="2012-04-28T19:51:00Z">
        <w:r>
          <w:t>Return the result of performing Indexed Binding Initialisation for</w:t>
        </w:r>
        <w:r w:rsidRPr="004418C4">
          <w:t xml:space="preserve"> </w:t>
        </w:r>
        <w:r>
          <w:rPr>
            <w:i/>
          </w:rPr>
          <w:t>BindingIdentifier</w:t>
        </w:r>
        <w:r w:rsidRPr="0096494E">
          <w:rPr>
            <w:i/>
          </w:rPr>
          <w:t xml:space="preserve"> </w:t>
        </w:r>
        <w:r w:rsidRPr="004418C4">
          <w:t xml:space="preserve">using </w:t>
        </w:r>
        <w:r>
          <w:rPr>
            <w:i/>
          </w:rPr>
          <w:t>value</w:t>
        </w:r>
        <w:r w:rsidRPr="004418C4">
          <w:t>,</w:t>
        </w:r>
        <w:r w:rsidRPr="004418C4">
          <w:rPr>
            <w:i/>
          </w:rPr>
          <w:t xml:space="preserve"> lenValue</w:t>
        </w:r>
        <w:r w:rsidRPr="004418C4">
          <w:t>,</w:t>
        </w:r>
        <w:r w:rsidRPr="004418C4">
          <w:rPr>
            <w:i/>
          </w:rPr>
          <w:t xml:space="preserve"> </w:t>
        </w:r>
        <w:r w:rsidRPr="004418C4">
          <w:t>0</w:t>
        </w:r>
        <w:r>
          <w:t>,</w:t>
        </w:r>
        <w:r w:rsidRPr="004418C4">
          <w:t xml:space="preserve"> and </w:t>
        </w:r>
        <w:r>
          <w:rPr>
            <w:i/>
          </w:rPr>
          <w:t>environment</w:t>
        </w:r>
        <w:r>
          <w:t xml:space="preserve"> </w:t>
        </w:r>
        <w:r w:rsidRPr="004418C4">
          <w:t>as the arguments.</w:t>
        </w:r>
      </w:ins>
    </w:p>
    <w:p w14:paraId="321F073D" w14:textId="77777777" w:rsidR="0022453A" w:rsidRPr="00E77497" w:rsidRDefault="0022453A" w:rsidP="0022453A">
      <w:pPr>
        <w:pStyle w:val="SyntaxRule"/>
        <w:spacing w:after="240"/>
        <w:rPr>
          <w:ins w:id="18937" w:author="Rev 7 Allen Wirfs-Brock" w:date="2012-04-28T19:49:00Z"/>
        </w:rPr>
      </w:pPr>
      <w:ins w:id="18938" w:author="Rev 7 Allen Wirfs-Brock" w:date="2012-04-28T19:49:00Z">
        <w:r>
          <w:t>Arrow</w:t>
        </w:r>
        <w:r w:rsidRPr="00E77497">
          <w:t>Parameter</w:t>
        </w:r>
        <w:r>
          <w:t>s</w:t>
        </w:r>
        <w:r w:rsidRPr="00E77497">
          <w:t xml:space="preserve"> </w:t>
        </w:r>
        <w:r w:rsidRPr="00E77497">
          <w:rPr>
            <w:rFonts w:ascii="Arial" w:hAnsi="Arial"/>
            <w:b/>
            <w:i w:val="0"/>
          </w:rPr>
          <w:t xml:space="preserve">: </w:t>
        </w:r>
        <w:r w:rsidRPr="00E77497">
          <w:rPr>
            <w:rFonts w:ascii="Courier New" w:hAnsi="Courier New"/>
            <w:b/>
            <w:i w:val="0"/>
          </w:rPr>
          <w:t>(</w:t>
        </w:r>
        <w:r>
          <w:t xml:space="preserve"> ArrowFormalParameterList </w:t>
        </w:r>
        <w:r w:rsidRPr="00E77497">
          <w:rPr>
            <w:rFonts w:ascii="Courier New" w:hAnsi="Courier New"/>
            <w:b/>
            <w:i w:val="0"/>
          </w:rPr>
          <w:t>)</w:t>
        </w:r>
      </w:ins>
    </w:p>
    <w:p w14:paraId="6B658613" w14:textId="77777777" w:rsidR="0022453A" w:rsidRPr="004418C4" w:rsidRDefault="0022453A" w:rsidP="0022453A">
      <w:pPr>
        <w:pStyle w:val="Alg3"/>
        <w:numPr>
          <w:ilvl w:val="0"/>
          <w:numId w:val="768"/>
        </w:numPr>
        <w:spacing w:after="240"/>
        <w:contextualSpacing/>
        <w:rPr>
          <w:ins w:id="18939" w:author="Rev 7 Allen Wirfs-Brock" w:date="2012-04-28T19:50:00Z"/>
        </w:rPr>
      </w:pPr>
      <w:ins w:id="18940" w:author="Rev 7 Allen Wirfs-Brock" w:date="2012-04-28T19:50:00Z">
        <w:r>
          <w:t>Return the result of performing Binding Initialisation for</w:t>
        </w:r>
        <w:r w:rsidRPr="004418C4">
          <w:t xml:space="preserve"> </w:t>
        </w:r>
      </w:ins>
      <w:ins w:id="18941" w:author="Rev 7 Allen Wirfs-Brock" w:date="2012-04-28T19:53:00Z">
        <w:r w:rsidRPr="00D86851">
          <w:rPr>
            <w:i/>
          </w:rPr>
          <w:t>Arrow</w:t>
        </w:r>
      </w:ins>
      <w:ins w:id="18942" w:author="Rev 7 Allen Wirfs-Brock" w:date="2012-04-28T19:50:00Z">
        <w:r w:rsidRPr="0096494E">
          <w:rPr>
            <w:i/>
          </w:rPr>
          <w:t>Formal</w:t>
        </w:r>
      </w:ins>
      <w:ins w:id="18943" w:author="Rev 7 Allen Wirfs-Brock" w:date="2012-04-28T19:53:00Z">
        <w:r>
          <w:rPr>
            <w:i/>
          </w:rPr>
          <w:t>Parameter</w:t>
        </w:r>
      </w:ins>
      <w:ins w:id="18944" w:author="Rev 7 Allen Wirfs-Brock" w:date="2012-04-28T19:50:00Z">
        <w:r w:rsidRPr="0096494E">
          <w:rPr>
            <w:i/>
          </w:rPr>
          <w:t xml:space="preserve">List </w:t>
        </w:r>
        <w:r w:rsidRPr="004418C4">
          <w:t xml:space="preserve">using </w:t>
        </w:r>
        <w:r>
          <w:rPr>
            <w:i/>
          </w:rPr>
          <w:t>value</w:t>
        </w:r>
        <w:r w:rsidRPr="004418C4">
          <w:t>,</w:t>
        </w:r>
        <w:r w:rsidRPr="004418C4">
          <w:rPr>
            <w:i/>
          </w:rPr>
          <w:t xml:space="preserve"> </w:t>
        </w:r>
        <w:r>
          <w:rPr>
            <w:i/>
          </w:rPr>
          <w:t>environment</w:t>
        </w:r>
        <w:r>
          <w:t xml:space="preserve"> </w:t>
        </w:r>
        <w:r w:rsidRPr="004418C4">
          <w:t>as the arguments</w:t>
        </w:r>
      </w:ins>
      <w:ins w:id="18945" w:author="Rev 7 Allen Wirfs-Brock" w:date="2012-04-28T19:59:00Z">
        <w:r w:rsidR="00D86851">
          <w:t xml:space="preserve">. Also pass the optional argument </w:t>
        </w:r>
        <w:r w:rsidR="00D86851" w:rsidRPr="00D86851">
          <w:rPr>
            <w:i/>
          </w:rPr>
          <w:t>index</w:t>
        </w:r>
        <w:r w:rsidR="00D86851">
          <w:t xml:space="preserve"> if it is present.</w:t>
        </w:r>
      </w:ins>
      <w:ins w:id="18946" w:author="Rev 7 Allen Wirfs-Brock" w:date="2012-04-28T19:50:00Z">
        <w:r w:rsidRPr="004418C4">
          <w:t>.</w:t>
        </w:r>
      </w:ins>
    </w:p>
    <w:p w14:paraId="30D57BB8" w14:textId="77777777" w:rsidR="0022453A" w:rsidRPr="004418C4" w:rsidRDefault="00D86851" w:rsidP="0022453A">
      <w:pPr>
        <w:pStyle w:val="SyntaxRule"/>
        <w:spacing w:after="240"/>
        <w:rPr>
          <w:ins w:id="18947" w:author="Rev 7 Allen Wirfs-Brock" w:date="2012-04-28T19:48:00Z"/>
        </w:rPr>
      </w:pPr>
      <w:ins w:id="18948" w:author="Rev 7 Allen Wirfs-Brock" w:date="2012-04-28T20:00:00Z">
        <w:r>
          <w:t>Arrow</w:t>
        </w:r>
        <w:r w:rsidRPr="00E77497">
          <w:t>FormalParameterList</w:t>
        </w:r>
      </w:ins>
      <w:ins w:id="18949" w:author="Rev 7 Allen Wirfs-Brock" w:date="2012-04-28T20:08:00Z">
        <w:r w:rsidR="006C3D42">
          <w:t xml:space="preserve"> </w:t>
        </w:r>
      </w:ins>
      <w:ins w:id="18950" w:author="Rev 7 Allen Wirfs-Brock" w:date="2012-04-28T19:48:00Z">
        <w:r w:rsidR="0022453A" w:rsidRPr="004418C4">
          <w:rPr>
            <w:rFonts w:ascii="Arial" w:hAnsi="Arial"/>
            <w:b/>
            <w:i w:val="0"/>
          </w:rPr>
          <w:t>:</w:t>
        </w:r>
        <w:r w:rsidR="0022453A">
          <w:rPr>
            <w:rFonts w:ascii="Arial" w:hAnsi="Arial"/>
            <w:b/>
            <w:i w:val="0"/>
          </w:rPr>
          <w:t xml:space="preserve"> </w:t>
        </w:r>
        <w:r w:rsidR="0022453A" w:rsidRPr="004418C4">
          <w:rPr>
            <w:rFonts w:ascii="Arial" w:hAnsi="Arial" w:cs="Arial"/>
            <w:i w:val="0"/>
            <w:sz w:val="16"/>
            <w:szCs w:val="16"/>
          </w:rPr>
          <w:t>[empty]</w:t>
        </w:r>
      </w:ins>
    </w:p>
    <w:p w14:paraId="08F7FC37" w14:textId="77777777" w:rsidR="0022453A" w:rsidRPr="004418C4" w:rsidRDefault="0022453A" w:rsidP="00D86851">
      <w:pPr>
        <w:pStyle w:val="Alg4"/>
        <w:numPr>
          <w:ilvl w:val="0"/>
          <w:numId w:val="770"/>
        </w:numPr>
        <w:spacing w:after="220"/>
        <w:contextualSpacing/>
        <w:rPr>
          <w:ins w:id="18951" w:author="Rev 7 Allen Wirfs-Brock" w:date="2012-04-28T19:48:00Z"/>
        </w:rPr>
      </w:pPr>
      <w:ins w:id="18952" w:author="Rev 7 Allen Wirfs-Brock" w:date="2012-04-28T19:48:00Z">
        <w:r>
          <w:t>Return NormalCompletion(</w:t>
        </w:r>
        <w:r w:rsidRPr="00355E22">
          <w:rPr>
            <w:rFonts w:ascii="Arial" w:hAnsi="Arial" w:cs="Arial"/>
          </w:rPr>
          <w:t>empty</w:t>
        </w:r>
        <w:r>
          <w:t>)</w:t>
        </w:r>
        <w:r w:rsidRPr="004418C4">
          <w:t>.</w:t>
        </w:r>
      </w:ins>
    </w:p>
    <w:p w14:paraId="2C939090" w14:textId="77777777" w:rsidR="0022453A" w:rsidRPr="004418C4" w:rsidRDefault="00D86851" w:rsidP="0022453A">
      <w:pPr>
        <w:pStyle w:val="SyntaxRule"/>
        <w:spacing w:after="240"/>
        <w:rPr>
          <w:ins w:id="18953" w:author="Rev 7 Allen Wirfs-Brock" w:date="2012-04-28T19:48:00Z"/>
        </w:rPr>
      </w:pPr>
      <w:ins w:id="18954" w:author="Rev 7 Allen Wirfs-Brock" w:date="2012-04-28T20:01:00Z">
        <w:r>
          <w:t>Arrow</w:t>
        </w:r>
        <w:r w:rsidRPr="00E77497">
          <w:t>FormalParameterList</w:t>
        </w:r>
      </w:ins>
      <w:ins w:id="18955" w:author="Rev 7 Allen Wirfs-Brock" w:date="2012-04-28T20:05:00Z">
        <w:r>
          <w:t xml:space="preserve"> </w:t>
        </w:r>
      </w:ins>
      <w:ins w:id="18956" w:author="Rev 7 Allen Wirfs-Brock" w:date="2012-04-28T19:48:00Z">
        <w:r w:rsidR="0022453A" w:rsidRPr="004418C4">
          <w:rPr>
            <w:rFonts w:ascii="Arial" w:hAnsi="Arial"/>
            <w:b/>
            <w:i w:val="0"/>
          </w:rPr>
          <w:t>:</w:t>
        </w:r>
        <w:r w:rsidR="0022453A">
          <w:rPr>
            <w:rFonts w:ascii="Arial" w:hAnsi="Arial"/>
            <w:b/>
            <w:i w:val="0"/>
          </w:rPr>
          <w:t xml:space="preserve"> </w:t>
        </w:r>
        <w:r w:rsidR="0022453A" w:rsidRPr="004418C4">
          <w:t>Function</w:t>
        </w:r>
        <w:r w:rsidR="0022453A">
          <w:t>RestParameter</w:t>
        </w:r>
      </w:ins>
    </w:p>
    <w:p w14:paraId="341DC233" w14:textId="77777777" w:rsidR="0022453A" w:rsidRPr="004418C4" w:rsidRDefault="0022453A" w:rsidP="00D86851">
      <w:pPr>
        <w:pStyle w:val="Alg3"/>
        <w:numPr>
          <w:ilvl w:val="0"/>
          <w:numId w:val="771"/>
        </w:numPr>
        <w:spacing w:after="240"/>
        <w:contextualSpacing/>
        <w:rPr>
          <w:ins w:id="18957" w:author="Rev 7 Allen Wirfs-Brock" w:date="2012-04-28T19:48:00Z"/>
        </w:rPr>
      </w:pPr>
      <w:ins w:id="18958" w:author="Rev 7 Allen Wirfs-Brock" w:date="2012-04-28T19:48:00Z">
        <w:r>
          <w:t>Return the result of performing Indexed Binding Initialisation for</w:t>
        </w:r>
        <w:r w:rsidRPr="004418C4">
          <w:t xml:space="preserve"> </w:t>
        </w:r>
        <w:r w:rsidRPr="00827833">
          <w:rPr>
            <w:i/>
          </w:rPr>
          <w:t xml:space="preserve">FunctionRestParameter </w:t>
        </w:r>
        <w:r w:rsidRPr="004418C4">
          <w:t xml:space="preserve">using </w:t>
        </w:r>
        <w:r>
          <w:rPr>
            <w:i/>
          </w:rPr>
          <w:t>value</w:t>
        </w:r>
        <w:r w:rsidRPr="004418C4">
          <w:t>,</w:t>
        </w:r>
        <w:r w:rsidRPr="0037654E">
          <w:rPr>
            <w:i/>
          </w:rPr>
          <w:t xml:space="preserve"> </w:t>
        </w:r>
        <w:commentRangeStart w:id="18959"/>
        <w:r w:rsidRPr="004418C4">
          <w:rPr>
            <w:i/>
          </w:rPr>
          <w:t>lenValue</w:t>
        </w:r>
      </w:ins>
      <w:commentRangeEnd w:id="18959"/>
      <w:ins w:id="18960" w:author="Rev 7 Allen Wirfs-Brock" w:date="2012-04-28T20:02:00Z">
        <w:r w:rsidR="00D86851">
          <w:rPr>
            <w:rStyle w:val="af4"/>
            <w:rFonts w:ascii="Arial" w:eastAsia="MS Mincho" w:hAnsi="Arial"/>
            <w:spacing w:val="0"/>
            <w:lang w:eastAsia="ja-JP"/>
          </w:rPr>
          <w:commentReference w:id="18959"/>
        </w:r>
      </w:ins>
      <w:ins w:id="18961" w:author="Rev 7 Allen Wirfs-Brock" w:date="2012-04-28T19:48:00Z">
        <w:r w:rsidRPr="004418C4">
          <w:t>,</w:t>
        </w:r>
        <w:r w:rsidRPr="004418C4">
          <w:rPr>
            <w:i/>
          </w:rPr>
          <w:t xml:space="preserve"> </w:t>
        </w:r>
        <w:r w:rsidRPr="004418C4">
          <w:t>0</w:t>
        </w:r>
        <w:r>
          <w:t>,</w:t>
        </w:r>
        <w:r w:rsidRPr="004418C4">
          <w:t xml:space="preserve"> and </w:t>
        </w:r>
        <w:r>
          <w:rPr>
            <w:i/>
          </w:rPr>
          <w:t>environment</w:t>
        </w:r>
        <w:r>
          <w:t xml:space="preserve"> </w:t>
        </w:r>
        <w:r w:rsidRPr="004418C4">
          <w:t xml:space="preserve">as the </w:t>
        </w:r>
        <w:r w:rsidRPr="00C7794D">
          <w:t>arguments</w:t>
        </w:r>
        <w:r w:rsidRPr="004418C4">
          <w:t>..</w:t>
        </w:r>
      </w:ins>
    </w:p>
    <w:p w14:paraId="74AFE8DA" w14:textId="77777777" w:rsidR="0022453A" w:rsidRPr="004418C4" w:rsidRDefault="00D86851" w:rsidP="0022453A">
      <w:pPr>
        <w:pStyle w:val="SyntaxRule"/>
        <w:spacing w:after="240"/>
        <w:rPr>
          <w:ins w:id="18962" w:author="Rev 7 Allen Wirfs-Brock" w:date="2012-04-28T19:48:00Z"/>
        </w:rPr>
      </w:pPr>
      <w:ins w:id="18963" w:author="Rev 7 Allen Wirfs-Brock" w:date="2012-04-28T20:05:00Z">
        <w:r>
          <w:t>Arrow</w:t>
        </w:r>
        <w:r w:rsidRPr="00E77497">
          <w:t>FormalParameterList</w:t>
        </w:r>
        <w:r>
          <w:t xml:space="preserve"> </w:t>
        </w:r>
      </w:ins>
      <w:ins w:id="18964" w:author="Rev 7 Allen Wirfs-Brock" w:date="2012-04-28T19:48:00Z">
        <w:r w:rsidR="0022453A" w:rsidRPr="004418C4">
          <w:rPr>
            <w:rFonts w:ascii="Arial" w:hAnsi="Arial"/>
            <w:b/>
            <w:i w:val="0"/>
          </w:rPr>
          <w:t>:</w:t>
        </w:r>
        <w:r w:rsidR="0022453A">
          <w:rPr>
            <w:rFonts w:ascii="Arial" w:hAnsi="Arial"/>
            <w:b/>
            <w:i w:val="0"/>
          </w:rPr>
          <w:t xml:space="preserve"> </w:t>
        </w:r>
      </w:ins>
      <w:ins w:id="18965" w:author="Rev 7 Allen Wirfs-Brock" w:date="2012-04-28T20:05:00Z">
        <w:r>
          <w:t>Cover</w:t>
        </w:r>
      </w:ins>
      <w:ins w:id="18966" w:author="Rev 7 Allen Wirfs-Brock" w:date="2012-04-28T19:48:00Z">
        <w:r w:rsidR="0022453A" w:rsidRPr="006B6D0A">
          <w:t>FormalsList</w:t>
        </w:r>
      </w:ins>
    </w:p>
    <w:p w14:paraId="1B84FA98" w14:textId="77777777" w:rsidR="0022453A" w:rsidRPr="004418C4" w:rsidRDefault="0022453A" w:rsidP="006C3D42">
      <w:pPr>
        <w:pStyle w:val="Alg3"/>
        <w:numPr>
          <w:ilvl w:val="0"/>
          <w:numId w:val="772"/>
        </w:numPr>
        <w:spacing w:after="240"/>
        <w:contextualSpacing/>
        <w:rPr>
          <w:ins w:id="18967" w:author="Rev 7 Allen Wirfs-Brock" w:date="2012-04-28T19:48:00Z"/>
        </w:rPr>
      </w:pPr>
      <w:ins w:id="18968" w:author="Rev 7 Allen Wirfs-Brock" w:date="2012-04-28T19:48:00Z">
        <w:r>
          <w:t>Return the result of performing Indexed Binding Initialisation for</w:t>
        </w:r>
        <w:r w:rsidRPr="004418C4">
          <w:t xml:space="preserve"> </w:t>
        </w:r>
      </w:ins>
      <w:ins w:id="18969" w:author="Rev 7 Allen Wirfs-Brock" w:date="2012-04-28T20:06:00Z">
        <w:r w:rsidR="00D86851">
          <w:t>CoveredCormalsList of</w:t>
        </w:r>
        <w:r w:rsidR="00D86851" w:rsidRPr="00E77497">
          <w:t xml:space="preserve"> </w:t>
        </w:r>
        <w:r w:rsidR="00D86851" w:rsidRPr="003A1718">
          <w:rPr>
            <w:i/>
          </w:rPr>
          <w:t>Cover</w:t>
        </w:r>
        <w:r w:rsidR="00D86851" w:rsidRPr="00E77497">
          <w:rPr>
            <w:rStyle w:val="bnf"/>
          </w:rPr>
          <w:t>FormalsList</w:t>
        </w:r>
        <w:r w:rsidR="00D86851" w:rsidRPr="004418C4">
          <w:t xml:space="preserve"> </w:t>
        </w:r>
      </w:ins>
      <w:ins w:id="18970" w:author="Rev 7 Allen Wirfs-Brock" w:date="2012-04-28T19:48:00Z">
        <w:r w:rsidRPr="004418C4">
          <w:t xml:space="preserve">using </w:t>
        </w:r>
        <w:r>
          <w:rPr>
            <w:i/>
          </w:rPr>
          <w:t>value</w:t>
        </w:r>
        <w:r w:rsidRPr="004418C4">
          <w:t>,</w:t>
        </w:r>
        <w:r w:rsidRPr="004418C4">
          <w:rPr>
            <w:i/>
          </w:rPr>
          <w:t xml:space="preserve"> </w:t>
        </w:r>
        <w:commentRangeStart w:id="18971"/>
        <w:r w:rsidRPr="004418C4">
          <w:rPr>
            <w:i/>
          </w:rPr>
          <w:t>lenValue</w:t>
        </w:r>
      </w:ins>
      <w:commentRangeEnd w:id="18971"/>
      <w:ins w:id="18972" w:author="Rev 7 Allen Wirfs-Brock" w:date="2012-04-28T20:06:00Z">
        <w:r w:rsidR="006C3D42">
          <w:rPr>
            <w:rStyle w:val="af4"/>
            <w:rFonts w:ascii="Arial" w:eastAsia="MS Mincho" w:hAnsi="Arial"/>
            <w:spacing w:val="0"/>
            <w:lang w:eastAsia="ja-JP"/>
          </w:rPr>
          <w:commentReference w:id="18971"/>
        </w:r>
      </w:ins>
      <w:ins w:id="18973" w:author="Rev 7 Allen Wirfs-Brock" w:date="2012-04-28T19:48:00Z">
        <w:r w:rsidRPr="004418C4">
          <w:t>,</w:t>
        </w:r>
        <w:r w:rsidRPr="004418C4">
          <w:rPr>
            <w:i/>
          </w:rPr>
          <w:t xml:space="preserve"> </w:t>
        </w:r>
        <w:r w:rsidRPr="004418C4">
          <w:t>0</w:t>
        </w:r>
        <w:r>
          <w:t>,</w:t>
        </w:r>
        <w:r w:rsidRPr="004418C4">
          <w:t xml:space="preserve"> and </w:t>
        </w:r>
        <w:r>
          <w:rPr>
            <w:i/>
          </w:rPr>
          <w:t>environment</w:t>
        </w:r>
        <w:r>
          <w:t xml:space="preserve"> </w:t>
        </w:r>
        <w:r w:rsidRPr="004418C4">
          <w:t>as the arguments.</w:t>
        </w:r>
      </w:ins>
    </w:p>
    <w:p w14:paraId="578E5563" w14:textId="77777777" w:rsidR="0022453A" w:rsidRPr="004418C4" w:rsidRDefault="006C3D42" w:rsidP="0022453A">
      <w:pPr>
        <w:pStyle w:val="SyntaxRule"/>
        <w:spacing w:after="240"/>
        <w:rPr>
          <w:ins w:id="18974" w:author="Rev 7 Allen Wirfs-Brock" w:date="2012-04-28T19:48:00Z"/>
        </w:rPr>
      </w:pPr>
      <w:ins w:id="18975" w:author="Rev 7 Allen Wirfs-Brock" w:date="2012-04-28T20:07:00Z">
        <w:r>
          <w:t>Arrow</w:t>
        </w:r>
        <w:r w:rsidRPr="00E77497">
          <w:t>FormalParameterList</w:t>
        </w:r>
        <w:r>
          <w:t xml:space="preserve"> </w:t>
        </w:r>
      </w:ins>
      <w:ins w:id="18976" w:author="Rev 7 Allen Wirfs-Brock" w:date="2012-04-28T19:48:00Z">
        <w:r w:rsidR="0022453A" w:rsidRPr="004418C4">
          <w:rPr>
            <w:rFonts w:ascii="Arial" w:hAnsi="Arial"/>
            <w:b/>
            <w:i w:val="0"/>
          </w:rPr>
          <w:t>:</w:t>
        </w:r>
        <w:r w:rsidR="0022453A">
          <w:rPr>
            <w:rFonts w:ascii="Arial" w:hAnsi="Arial"/>
            <w:b/>
            <w:i w:val="0"/>
          </w:rPr>
          <w:t xml:space="preserve"> </w:t>
        </w:r>
      </w:ins>
      <w:ins w:id="18977" w:author="Rev 7 Allen Wirfs-Brock" w:date="2012-04-28T20:07:00Z">
        <w:r>
          <w:t>Cover</w:t>
        </w:r>
      </w:ins>
      <w:ins w:id="18978" w:author="Rev 7 Allen Wirfs-Brock" w:date="2012-04-28T19:48:00Z">
        <w:r w:rsidR="0022453A" w:rsidRPr="006B6D0A">
          <w:t>FormalsList</w:t>
        </w:r>
        <w:r w:rsidR="0022453A">
          <w:t xml:space="preserve"> </w:t>
        </w:r>
        <w:r w:rsidR="0022453A" w:rsidRPr="009C202C">
          <w:rPr>
            <w:rFonts w:ascii="Courier New" w:hAnsi="Courier New"/>
            <w:b/>
            <w:i w:val="0"/>
          </w:rPr>
          <w:t>,</w:t>
        </w:r>
        <w:r w:rsidR="0022453A" w:rsidRPr="00B820AB">
          <w:rPr>
            <w:rFonts w:ascii="Courier New" w:hAnsi="Courier New"/>
            <w:b/>
            <w:i w:val="0"/>
          </w:rPr>
          <w:t xml:space="preserve"> </w:t>
        </w:r>
        <w:r w:rsidR="0022453A" w:rsidRPr="004418C4">
          <w:t>Function</w:t>
        </w:r>
        <w:r w:rsidR="0022453A">
          <w:t>RestParameter</w:t>
        </w:r>
      </w:ins>
    </w:p>
    <w:p w14:paraId="0A6E8B56" w14:textId="77777777" w:rsidR="0022453A" w:rsidRPr="004418C4" w:rsidRDefault="0022453A" w:rsidP="006C3D42">
      <w:pPr>
        <w:pStyle w:val="Alg3"/>
        <w:numPr>
          <w:ilvl w:val="0"/>
          <w:numId w:val="773"/>
        </w:numPr>
        <w:contextualSpacing/>
        <w:rPr>
          <w:ins w:id="18979" w:author="Rev 7 Allen Wirfs-Brock" w:date="2012-04-28T19:48:00Z"/>
        </w:rPr>
      </w:pPr>
      <w:ins w:id="18980" w:author="Rev 7 Allen Wirfs-Brock" w:date="2012-04-28T19:48:00Z">
        <w:r>
          <w:t xml:space="preserve">Let </w:t>
        </w:r>
        <w:r>
          <w:rPr>
            <w:i/>
          </w:rPr>
          <w:t>restI</w:t>
        </w:r>
        <w:r w:rsidRPr="00C7794D">
          <w:rPr>
            <w:i/>
          </w:rPr>
          <w:t>ndex</w:t>
        </w:r>
        <w:r>
          <w:t xml:space="preserve"> be the result of performing Indexed Binding Initialisation for</w:t>
        </w:r>
        <w:r w:rsidRPr="004418C4">
          <w:t xml:space="preserve"> </w:t>
        </w:r>
      </w:ins>
      <w:ins w:id="18981" w:author="Rev 7 Allen Wirfs-Brock" w:date="2012-04-28T20:07:00Z">
        <w:r w:rsidR="006C3D42">
          <w:t>CoveredCormalsList of</w:t>
        </w:r>
        <w:r w:rsidR="006C3D42" w:rsidRPr="00E77497">
          <w:t xml:space="preserve"> </w:t>
        </w:r>
        <w:r w:rsidR="006C3D42" w:rsidRPr="003A1718">
          <w:rPr>
            <w:i/>
          </w:rPr>
          <w:t>Cover</w:t>
        </w:r>
        <w:r w:rsidR="006C3D42" w:rsidRPr="00E77497">
          <w:rPr>
            <w:rStyle w:val="bnf"/>
          </w:rPr>
          <w:t>FormalsList</w:t>
        </w:r>
        <w:r w:rsidR="006C3D42" w:rsidRPr="004418C4">
          <w:t xml:space="preserve"> </w:t>
        </w:r>
      </w:ins>
      <w:ins w:id="18982" w:author="Rev 7 Allen Wirfs-Brock" w:date="2012-04-28T19:48:00Z">
        <w:r w:rsidRPr="004418C4">
          <w:t xml:space="preserve">using </w:t>
        </w:r>
        <w:r>
          <w:rPr>
            <w:i/>
          </w:rPr>
          <w:t>value</w:t>
        </w:r>
        <w:r w:rsidRPr="004418C4">
          <w:t>,</w:t>
        </w:r>
        <w:r w:rsidRPr="004418C4">
          <w:rPr>
            <w:i/>
          </w:rPr>
          <w:t xml:space="preserve"> </w:t>
        </w:r>
        <w:r w:rsidRPr="004418C4">
          <w:t>0</w:t>
        </w:r>
        <w:r>
          <w:t>,</w:t>
        </w:r>
        <w:r w:rsidRPr="004418C4">
          <w:t xml:space="preserve"> and </w:t>
        </w:r>
        <w:r>
          <w:rPr>
            <w:i/>
          </w:rPr>
          <w:t>environment</w:t>
        </w:r>
        <w:r w:rsidRPr="004418C4">
          <w:t xml:space="preserve"> as the arguments.</w:t>
        </w:r>
      </w:ins>
    </w:p>
    <w:p w14:paraId="4DE429F3" w14:textId="77777777" w:rsidR="0022453A" w:rsidRDefault="0022453A" w:rsidP="006C3D42">
      <w:pPr>
        <w:pStyle w:val="Alg4"/>
        <w:numPr>
          <w:ilvl w:val="0"/>
          <w:numId w:val="773"/>
        </w:numPr>
        <w:contextualSpacing/>
        <w:rPr>
          <w:ins w:id="18983" w:author="Rev 7 Allen Wirfs-Brock" w:date="2012-04-28T19:48:00Z"/>
        </w:rPr>
      </w:pPr>
      <w:ins w:id="18984" w:author="Rev 7 Allen Wirfs-Brock" w:date="2012-04-28T19:48:00Z">
        <w:r>
          <w:t>ReturnIfAbrupt(</w:t>
        </w:r>
        <w:r>
          <w:rPr>
            <w:i/>
          </w:rPr>
          <w:t>restI</w:t>
        </w:r>
        <w:r w:rsidRPr="00C7794D">
          <w:rPr>
            <w:i/>
          </w:rPr>
          <w:t>ndex</w:t>
        </w:r>
        <w:r>
          <w:t>).</w:t>
        </w:r>
      </w:ins>
    </w:p>
    <w:p w14:paraId="452A2299" w14:textId="77777777" w:rsidR="0022453A" w:rsidRPr="004418C4" w:rsidRDefault="0022453A" w:rsidP="006C3D42">
      <w:pPr>
        <w:pStyle w:val="Alg3"/>
        <w:numPr>
          <w:ilvl w:val="0"/>
          <w:numId w:val="773"/>
        </w:numPr>
        <w:spacing w:after="240"/>
        <w:contextualSpacing/>
        <w:rPr>
          <w:ins w:id="18985" w:author="Rev 7 Allen Wirfs-Brock" w:date="2012-04-28T19:48:00Z"/>
        </w:rPr>
      </w:pPr>
      <w:ins w:id="18986" w:author="Rev 7 Allen Wirfs-Brock" w:date="2012-04-28T19:48:00Z">
        <w:r>
          <w:t>Return the result of performing Indexed Binding Initialisation for</w:t>
        </w:r>
        <w:r w:rsidRPr="004418C4">
          <w:t xml:space="preserve"> </w:t>
        </w:r>
        <w:r w:rsidRPr="00827833">
          <w:rPr>
            <w:i/>
          </w:rPr>
          <w:t xml:space="preserve">FunctionRestParameter </w:t>
        </w:r>
        <w:r w:rsidRPr="004418C4">
          <w:t xml:space="preserve">using </w:t>
        </w:r>
        <w:r>
          <w:rPr>
            <w:i/>
          </w:rPr>
          <w:t>value</w:t>
        </w:r>
        <w:r w:rsidRPr="004418C4">
          <w:t>,</w:t>
        </w:r>
        <w:r w:rsidRPr="004418C4">
          <w:rPr>
            <w:i/>
          </w:rPr>
          <w:t xml:space="preserve"> lenValue</w:t>
        </w:r>
        <w:r w:rsidRPr="004418C4">
          <w:t>,</w:t>
        </w:r>
        <w:r w:rsidRPr="004418C4">
          <w:rPr>
            <w:i/>
          </w:rPr>
          <w:t xml:space="preserve"> </w:t>
        </w:r>
        <w:r>
          <w:rPr>
            <w:i/>
          </w:rPr>
          <w:t>restI</w:t>
        </w:r>
        <w:r w:rsidRPr="004418C4">
          <w:rPr>
            <w:i/>
          </w:rPr>
          <w:t>ndex</w:t>
        </w:r>
        <w:r>
          <w:t>,</w:t>
        </w:r>
        <w:r w:rsidRPr="004418C4">
          <w:t xml:space="preserve"> and </w:t>
        </w:r>
        <w:r>
          <w:rPr>
            <w:i/>
          </w:rPr>
          <w:t>environment</w:t>
        </w:r>
        <w:r>
          <w:t xml:space="preserve"> </w:t>
        </w:r>
        <w:r w:rsidRPr="004418C4">
          <w:t>as the arguments.</w:t>
        </w:r>
      </w:ins>
    </w:p>
    <w:p w14:paraId="7C7E20D1" w14:textId="77777777" w:rsidR="00AA5DC6" w:rsidRPr="00E77497" w:rsidRDefault="00AA5DC6" w:rsidP="00AA5DC6">
      <w:pPr>
        <w:keepNext/>
        <w:rPr>
          <w:ins w:id="18987" w:author="Rev 7 Allen Wirfs-Brock" w:date="2012-04-17T14:35:00Z"/>
          <w:rFonts w:ascii="Helvetica" w:hAnsi="Helvetica"/>
          <w:b/>
        </w:rPr>
      </w:pPr>
      <w:ins w:id="18988" w:author="Rev 7 Allen Wirfs-Brock" w:date="2012-04-17T14:35:00Z">
        <w:r w:rsidRPr="00675B74">
          <w:rPr>
            <w:rFonts w:ascii="Helvetica" w:hAnsi="Helvetica"/>
            <w:b/>
          </w:rPr>
          <w:t xml:space="preserve">Runtime Semantics: </w:t>
        </w:r>
        <w:r w:rsidRPr="00E77497">
          <w:rPr>
            <w:rFonts w:ascii="Helvetica" w:hAnsi="Helvetica"/>
            <w:b/>
            <w:spacing w:val="6"/>
          </w:rPr>
          <w:t>Evaluation</w:t>
        </w:r>
      </w:ins>
    </w:p>
    <w:p w14:paraId="0DBDFEF2" w14:textId="77777777" w:rsidR="00AA5DC6" w:rsidRPr="00E77497" w:rsidRDefault="0097041B" w:rsidP="00AA5DC6">
      <w:pPr>
        <w:jc w:val="left"/>
        <w:rPr>
          <w:ins w:id="18989" w:author="Rev 7 Allen Wirfs-Brock" w:date="2012-04-17T14:35:00Z"/>
        </w:rPr>
      </w:pPr>
      <w:ins w:id="18990" w:author="Rev 7 Allen Wirfs-Brock" w:date="2012-04-17T14:37:00Z">
        <w:r w:rsidRPr="0097041B">
          <w:rPr>
            <w:rFonts w:ascii="Times New Roman" w:hAnsi="Times New Roman"/>
            <w:i/>
          </w:rPr>
          <w:t>ArrowFunction</w:t>
        </w:r>
        <w:r>
          <w:rPr>
            <w:rFonts w:ascii="Times New Roman" w:hAnsi="Times New Roman"/>
            <w:i/>
          </w:rPr>
          <w:t xml:space="preserve"> </w:t>
        </w:r>
      </w:ins>
      <w:ins w:id="18991" w:author="Rev 7 Allen Wirfs-Brock" w:date="2012-04-17T14:35:00Z">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ins>
      <w:ins w:id="18992" w:author="Rev 7 Allen Wirfs-Brock" w:date="2012-04-17T14:37:00Z">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ins>
      <w:ins w:id="18993" w:author="Rev 7 Allen Wirfs-Brock" w:date="2012-04-26T10:43:00Z">
        <w:r w:rsidR="001F444B" w:rsidRPr="001F444B">
          <w:rPr>
            <w:rFonts w:ascii="Times New Roman" w:hAnsi="Times New Roman"/>
            <w:i/>
          </w:rPr>
          <w:t>Consise</w:t>
        </w:r>
      </w:ins>
      <w:ins w:id="18994" w:author="Rev 7 Allen Wirfs-Brock" w:date="2012-04-17T14:37:00Z">
        <w:r w:rsidRPr="0097041B">
          <w:rPr>
            <w:rFonts w:ascii="Times New Roman" w:hAnsi="Times New Roman"/>
            <w:i/>
          </w:rPr>
          <w:t>Body</w:t>
        </w:r>
      </w:ins>
      <w:ins w:id="18995" w:author="Rev 7 Allen Wirfs-Brock" w:date="2012-04-17T14:35:00Z">
        <w:r w:rsidR="00AA5DC6" w:rsidRPr="00E77497">
          <w:t xml:space="preserve"> </w:t>
        </w:r>
      </w:ins>
    </w:p>
    <w:p w14:paraId="4CEA37B2" w14:textId="77777777" w:rsidR="000133D3" w:rsidRPr="0006447F" w:rsidRDefault="000133D3" w:rsidP="000133D3">
      <w:pPr>
        <w:numPr>
          <w:ilvl w:val="0"/>
          <w:numId w:val="763"/>
        </w:numPr>
        <w:contextualSpacing/>
        <w:rPr>
          <w:ins w:id="18996" w:author="Rev 7 Allen Wirfs-Brock" w:date="2012-04-28T18:59:00Z"/>
          <w:rFonts w:ascii="Times New Roman" w:hAnsi="Times New Roman"/>
        </w:rPr>
      </w:pPr>
      <w:commentRangeStart w:id="18997"/>
      <w:ins w:id="18998" w:author="Rev 7 Allen Wirfs-Brock" w:date="2012-04-28T18:59: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18997"/>
        <w:r>
          <w:rPr>
            <w:rStyle w:val="af4"/>
          </w:rPr>
          <w:commentReference w:id="18997"/>
        </w:r>
        <w:r>
          <w:rPr>
            <w:rFonts w:ascii="Times New Roman" w:hAnsi="Times New Roman"/>
          </w:rPr>
          <w:t xml:space="preserve">  </w:t>
        </w:r>
      </w:ins>
    </w:p>
    <w:p w14:paraId="506780D4" w14:textId="77777777" w:rsidR="000133D3" w:rsidRDefault="000133D3" w:rsidP="000133D3">
      <w:pPr>
        <w:numPr>
          <w:ilvl w:val="0"/>
          <w:numId w:val="763"/>
        </w:numPr>
        <w:contextualSpacing/>
        <w:rPr>
          <w:ins w:id="18999" w:author="Rev 7 Allen Wirfs-Brock" w:date="2012-04-28T18:59:00Z"/>
          <w:rFonts w:ascii="Times New Roman" w:hAnsi="Times New Roman"/>
        </w:rPr>
      </w:pPr>
      <w:ins w:id="19000" w:author="Rev 7 Allen Wirfs-Brock" w:date="2012-04-28T1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current</w:t>
        </w:r>
        <w:r w:rsidRPr="00E77497">
          <w:rPr>
            <w:rFonts w:ascii="Times New Roman" w:hAnsi="Times New Roman"/>
          </w:rPr>
          <w:t xml:space="preserve"> execution context</w:t>
        </w:r>
        <w:r>
          <w:rPr>
            <w:rFonts w:ascii="Times New Roman" w:hAnsi="Times New Roman"/>
          </w:rPr>
          <w:t>.</w:t>
        </w:r>
      </w:ins>
    </w:p>
    <w:p w14:paraId="2DC624B3" w14:textId="77777777" w:rsidR="000133D3" w:rsidRPr="0006447F" w:rsidRDefault="000133D3" w:rsidP="000133D3">
      <w:pPr>
        <w:numPr>
          <w:ilvl w:val="0"/>
          <w:numId w:val="763"/>
        </w:numPr>
        <w:spacing w:after="220"/>
        <w:contextualSpacing/>
        <w:rPr>
          <w:ins w:id="19001" w:author="Rev 7 Allen Wirfs-Brock" w:date="2012-04-28T18:59:00Z"/>
          <w:rFonts w:ascii="Times New Roman" w:hAnsi="Times New Roman"/>
        </w:rPr>
      </w:pPr>
      <w:ins w:id="19002" w:author="Rev 7 Allen Wirfs-Brock" w:date="2012-04-28T18:59: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ins>
      <w:ins w:id="19003" w:author="Rev 7 Allen Wirfs-Brock" w:date="2012-04-28T19:00:00Z">
        <w:r>
          <w:rPr>
            <w:rFonts w:ascii="Times New Roman" w:hAnsi="Times New Roman"/>
            <w:i/>
          </w:rPr>
          <w:t>Arrow</w:t>
        </w:r>
      </w:ins>
      <w:ins w:id="19004" w:author="Rev 7 Allen Wirfs-Brock" w:date="2012-04-28T18:59:00Z">
        <w:r w:rsidRPr="00E77497">
          <w:rPr>
            <w:rFonts w:ascii="Times New Roman" w:hAnsi="Times New Roman"/>
            <w:i/>
          </w:rPr>
          <w:t>ParameterList</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257ABF25" w14:textId="77777777" w:rsidR="000133D3" w:rsidRPr="00E77497" w:rsidRDefault="000133D3" w:rsidP="000133D3">
      <w:pPr>
        <w:numPr>
          <w:ilvl w:val="0"/>
          <w:numId w:val="763"/>
        </w:numPr>
        <w:rPr>
          <w:ins w:id="19005" w:author="Rev 7 Allen Wirfs-Brock" w:date="2012-04-28T18:58:00Z"/>
          <w:rFonts w:ascii="Times New Roman" w:hAnsi="Times New Roman"/>
        </w:rPr>
      </w:pPr>
      <w:ins w:id="19006" w:author="Rev 7 Allen Wirfs-Brock" w:date="2012-04-28T18:58:00Z">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ins>
    </w:p>
    <w:p w14:paraId="7103B94B" w14:textId="77777777" w:rsidR="000C179D" w:rsidRPr="00E77497" w:rsidRDefault="001F444B" w:rsidP="000C179D">
      <w:pPr>
        <w:pStyle w:val="SyntaxRule"/>
        <w:spacing w:after="240"/>
        <w:rPr>
          <w:ins w:id="19007" w:author="Rev 7 Allen Wirfs-Brock" w:date="2012-04-26T10:14:00Z"/>
        </w:rPr>
      </w:pPr>
      <w:ins w:id="19008" w:author="Rev 7 Allen Wirfs-Brock" w:date="2012-04-26T10:43:00Z">
        <w:r>
          <w:t>Consise</w:t>
        </w:r>
      </w:ins>
      <w:ins w:id="19009" w:author="Rev 7 Allen Wirfs-Brock" w:date="2012-04-26T10:14:00Z">
        <w:r w:rsidR="000C179D" w:rsidRPr="00E77497">
          <w:t xml:space="preserve">Body </w:t>
        </w:r>
        <w:r w:rsidR="000C179D" w:rsidRPr="00E77497">
          <w:rPr>
            <w:rFonts w:ascii="Arial" w:hAnsi="Arial"/>
            <w:b/>
            <w:i w:val="0"/>
          </w:rPr>
          <w:t xml:space="preserve">:  </w:t>
        </w:r>
        <w:r w:rsidR="000C179D" w:rsidRPr="00E77497">
          <w:rPr>
            <w:rFonts w:ascii="Arial" w:hAnsi="Arial" w:cs="Arial"/>
            <w:i w:val="0"/>
            <w:sz w:val="16"/>
            <w:szCs w:val="16"/>
          </w:rPr>
          <w:t xml:space="preserve">[lookahead </w:t>
        </w:r>
        <w:r w:rsidR="000C179D" w:rsidRPr="00E77497">
          <w:rPr>
            <w:rFonts w:ascii="Arial" w:hAnsi="Arial" w:cs="Arial"/>
            <w:i w:val="0"/>
            <w:sz w:val="16"/>
            <w:szCs w:val="16"/>
          </w:rPr>
          <w:sym w:font="Symbol" w:char="F0CF"/>
        </w:r>
        <w:r w:rsidR="000C179D" w:rsidRPr="00E77497">
          <w:rPr>
            <w:rFonts w:ascii="Arial" w:hAnsi="Arial" w:cs="Arial"/>
            <w:i w:val="0"/>
            <w:sz w:val="16"/>
            <w:szCs w:val="16"/>
          </w:rPr>
          <w:t xml:space="preserve"> {</w:t>
        </w:r>
        <w:r w:rsidR="000C179D">
          <w:rPr>
            <w:rFonts w:ascii="Arial" w:hAnsi="Arial" w:cs="Arial"/>
            <w:i w:val="0"/>
            <w:sz w:val="16"/>
            <w:szCs w:val="16"/>
          </w:rPr>
          <w:t xml:space="preserve"> </w:t>
        </w:r>
        <w:r w:rsidR="000C179D" w:rsidRPr="00E77497">
          <w:rPr>
            <w:rFonts w:ascii="Courier New" w:hAnsi="Courier New"/>
            <w:b/>
            <w:i w:val="0"/>
          </w:rPr>
          <w:t>{</w:t>
        </w:r>
        <w:r w:rsidR="000C179D">
          <w:rPr>
            <w:rFonts w:ascii="Arial" w:hAnsi="Arial" w:cs="Arial"/>
            <w:i w:val="0"/>
            <w:sz w:val="16"/>
            <w:szCs w:val="16"/>
          </w:rPr>
          <w:t xml:space="preserve"> </w:t>
        </w:r>
        <w:r w:rsidR="000C179D" w:rsidRPr="00E77497">
          <w:rPr>
            <w:i w:val="0"/>
            <w:sz w:val="16"/>
            <w:szCs w:val="16"/>
          </w:rPr>
          <w:t>}</w:t>
        </w:r>
        <w:r w:rsidR="000C179D" w:rsidRPr="00701A7B">
          <w:rPr>
            <w:rFonts w:ascii="Arial" w:hAnsi="Arial" w:cs="Arial"/>
            <w:i w:val="0"/>
            <w:sz w:val="16"/>
            <w:szCs w:val="16"/>
          </w:rPr>
          <w:t>]</w:t>
        </w:r>
        <w:r w:rsidR="000C179D">
          <w:rPr>
            <w:rFonts w:ascii="Arial" w:hAnsi="Arial" w:cs="Arial"/>
            <w:i w:val="0"/>
            <w:sz w:val="16"/>
            <w:szCs w:val="16"/>
          </w:rPr>
          <w:t xml:space="preserve">  </w:t>
        </w:r>
        <w:r w:rsidR="000C179D">
          <w:t>Assignment</w:t>
        </w:r>
        <w:r w:rsidR="000C179D" w:rsidRPr="00E77497">
          <w:t xml:space="preserve">Expression </w:t>
        </w:r>
      </w:ins>
    </w:p>
    <w:p w14:paraId="36E85DB2" w14:textId="77777777" w:rsidR="000C179D" w:rsidRPr="00E77497" w:rsidRDefault="000C179D" w:rsidP="000C179D">
      <w:pPr>
        <w:numPr>
          <w:ilvl w:val="0"/>
          <w:numId w:val="741"/>
        </w:numPr>
        <w:contextualSpacing/>
        <w:rPr>
          <w:ins w:id="19010" w:author="Rev 7 Allen Wirfs-Brock" w:date="2012-04-26T10:13:00Z"/>
          <w:rFonts w:ascii="Times New Roman" w:hAnsi="Times New Roman"/>
        </w:rPr>
      </w:pPr>
      <w:commentRangeStart w:id="19011"/>
      <w:ins w:id="19012" w:author="Rev 7 Allen Wirfs-Brock" w:date="2012-04-26T10:13:00Z">
        <w:r w:rsidRPr="00E77497">
          <w:rPr>
            <w:rFonts w:ascii="Times New Roman" w:hAnsi="Times New Roman"/>
          </w:rPr>
          <w:t xml:space="preserve">The code of this </w:t>
        </w:r>
      </w:ins>
      <w:ins w:id="19013" w:author="Rev 7 Allen Wirfs-Brock" w:date="2012-04-26T10:17:00Z">
        <w:r>
          <w:rPr>
            <w:rFonts w:ascii="Times New Roman" w:hAnsi="Times New Roman"/>
            <w:i/>
          </w:rPr>
          <w:t>Arrow</w:t>
        </w:r>
      </w:ins>
      <w:ins w:id="19014" w:author="Rev 7 Allen Wirfs-Brock" w:date="2012-04-26T10:13:00Z">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ins>
      <w:ins w:id="19015" w:author="Rev 7 Allen Wirfs-Brock" w:date="2012-04-26T10:28:00Z">
        <w:r w:rsidR="007413A3" w:rsidRPr="007413A3">
          <w:rPr>
            <w:rFonts w:ascii="Times New Roman" w:hAnsi="Times New Roman"/>
          </w:rPr>
          <w:t xml:space="preserve"> </w:t>
        </w:r>
        <w:r w:rsidR="007413A3" w:rsidRPr="00E77497">
          <w:rPr>
            <w:rFonts w:ascii="Times New Roman" w:hAnsi="Times New Roman"/>
          </w:rPr>
          <w:t>or if any of the conditions in 10.1.1 apply</w:t>
        </w:r>
      </w:ins>
      <w:ins w:id="19016" w:author="Rev 7 Allen Wirfs-Brock" w:date="2012-04-26T10:13:00Z">
        <w:r w:rsidRPr="00E77497">
          <w:rPr>
            <w:rFonts w:ascii="Times New Roman" w:hAnsi="Times New Roman"/>
          </w:rPr>
          <w:t xml:space="preserve">  If the code of this </w:t>
        </w:r>
      </w:ins>
      <w:ins w:id="19017" w:author="Rev 7 Allen Wirfs-Brock" w:date="2012-04-26T10:17:00Z">
        <w:r w:rsidR="00A8521B">
          <w:rPr>
            <w:rFonts w:ascii="Times New Roman" w:hAnsi="Times New Roman"/>
            <w:i/>
          </w:rPr>
          <w:t>Arrow</w:t>
        </w:r>
      </w:ins>
      <w:ins w:id="19018" w:author="Rev 7 Allen Wirfs-Brock" w:date="2012-04-26T10:13:00Z">
        <w:r w:rsidRPr="000C179D">
          <w:rPr>
            <w:rFonts w:ascii="Times New Roman" w:hAnsi="Times New Roman"/>
            <w:i/>
          </w:rPr>
          <w:t xml:space="preserve">Body </w:t>
        </w:r>
        <w:r w:rsidRPr="00E77497">
          <w:rPr>
            <w:rFonts w:ascii="Times New Roman" w:hAnsi="Times New Roman"/>
          </w:rPr>
          <w:t xml:space="preserve">is strict mode code, </w:t>
        </w:r>
      </w:ins>
      <w:ins w:id="19019" w:author="Rev 7 Allen Wirfs-Brock" w:date="2012-04-26T10:17:00Z">
        <w:r w:rsidR="00A8521B">
          <w:rPr>
            <w:rFonts w:ascii="Times New Roman" w:hAnsi="Times New Roman"/>
            <w:i/>
          </w:rPr>
          <w:t>AssignmentExpression</w:t>
        </w:r>
      </w:ins>
      <w:ins w:id="19020" w:author="Rev 7 Allen Wirfs-Brock" w:date="2012-04-26T10:13:00Z">
        <w:r w:rsidRPr="00E77497">
          <w:rPr>
            <w:rFonts w:ascii="Times New Roman" w:hAnsi="Times New Roman"/>
          </w:rPr>
          <w:t xml:space="preserve"> is evaluated in the following steps as strict mode code. Otherwise, </w:t>
        </w:r>
      </w:ins>
      <w:ins w:id="19021" w:author="Rev 7 Allen Wirfs-Brock" w:date="2012-04-26T10:18:00Z">
        <w:r w:rsidR="00A8521B">
          <w:rPr>
            <w:rFonts w:ascii="Times New Roman" w:hAnsi="Times New Roman"/>
            <w:i/>
          </w:rPr>
          <w:t>AssignmentExpression</w:t>
        </w:r>
        <w:r w:rsidR="00A8521B" w:rsidRPr="00E77497">
          <w:rPr>
            <w:rFonts w:ascii="Times New Roman" w:hAnsi="Times New Roman"/>
          </w:rPr>
          <w:t xml:space="preserve"> </w:t>
        </w:r>
      </w:ins>
      <w:ins w:id="19022" w:author="Rev 7 Allen Wirfs-Brock" w:date="2012-04-26T10:13:00Z">
        <w:r w:rsidRPr="00E77497">
          <w:rPr>
            <w:rFonts w:ascii="Times New Roman" w:hAnsi="Times New Roman"/>
          </w:rPr>
          <w:t>is evaluated in the following steps as non-strict mode code.</w:t>
        </w:r>
      </w:ins>
      <w:commentRangeEnd w:id="19011"/>
      <w:ins w:id="19023" w:author="Rev 7 Allen Wirfs-Brock" w:date="2012-04-26T10:21:00Z">
        <w:r w:rsidR="00A8521B">
          <w:rPr>
            <w:rStyle w:val="af4"/>
          </w:rPr>
          <w:commentReference w:id="19011"/>
        </w:r>
      </w:ins>
    </w:p>
    <w:p w14:paraId="0B5F3B6D" w14:textId="77777777" w:rsidR="000C179D" w:rsidRPr="00E77497" w:rsidRDefault="00A8521B" w:rsidP="00A8521B">
      <w:pPr>
        <w:numPr>
          <w:ilvl w:val="0"/>
          <w:numId w:val="741"/>
        </w:numPr>
        <w:spacing w:after="0"/>
        <w:contextualSpacing/>
        <w:rPr>
          <w:ins w:id="19024" w:author="Rev 7 Allen Wirfs-Brock" w:date="2012-04-26T10:13:00Z"/>
          <w:rFonts w:ascii="Times New Roman" w:hAnsi="Times New Roman"/>
        </w:rPr>
      </w:pPr>
      <w:ins w:id="19025" w:author="Rev 7 Allen Wirfs-Brock" w:date="2012-04-26T10:21:00Z">
        <w:r>
          <w:rPr>
            <w:rFonts w:ascii="Times New Roman" w:hAnsi="Times New Roman"/>
          </w:rPr>
          <w:t xml:space="preserve">Let </w:t>
        </w:r>
      </w:ins>
      <w:ins w:id="19026" w:author="Rev 7 Allen Wirfs-Brock" w:date="2012-04-26T10:23:00Z">
        <w:r w:rsidRPr="00A8521B">
          <w:rPr>
            <w:rFonts w:ascii="Times New Roman" w:eastAsia="Times New Roman" w:hAnsi="Times New Roman"/>
            <w:i/>
            <w:spacing w:val="6"/>
            <w:lang w:eastAsia="en-US"/>
          </w:rPr>
          <w:t>exprRef</w:t>
        </w:r>
        <w:r w:rsidRPr="00E77497">
          <w:t xml:space="preserve"> </w:t>
        </w:r>
      </w:ins>
      <w:ins w:id="19027" w:author="Rev 7 Allen Wirfs-Brock" w:date="2012-04-26T10:21:00Z">
        <w:r>
          <w:rPr>
            <w:rFonts w:ascii="Times New Roman" w:hAnsi="Times New Roman"/>
          </w:rPr>
          <w:t>be</w:t>
        </w:r>
      </w:ins>
      <w:ins w:id="19028" w:author="Rev 7 Allen Wirfs-Brock" w:date="2012-04-26T10:13:00Z">
        <w:r w:rsidR="000C179D" w:rsidRPr="00E77497">
          <w:rPr>
            <w:rFonts w:ascii="Times New Roman" w:hAnsi="Times New Roman"/>
          </w:rPr>
          <w:t xml:space="preserve"> the result of evaluating </w:t>
        </w:r>
      </w:ins>
      <w:ins w:id="19029" w:author="Rev 7 Allen Wirfs-Brock" w:date="2012-04-26T10:18:00Z">
        <w:r>
          <w:rPr>
            <w:rFonts w:ascii="Times New Roman" w:hAnsi="Times New Roman"/>
            <w:i/>
          </w:rPr>
          <w:t>AssignmentExpression</w:t>
        </w:r>
      </w:ins>
      <w:ins w:id="19030" w:author="Rev 7 Allen Wirfs-Brock" w:date="2012-04-26T10:13:00Z">
        <w:r w:rsidR="000C179D" w:rsidRPr="00E77497">
          <w:rPr>
            <w:rFonts w:ascii="Times New Roman" w:hAnsi="Times New Roman"/>
          </w:rPr>
          <w:t>.</w:t>
        </w:r>
      </w:ins>
    </w:p>
    <w:p w14:paraId="5F777C31" w14:textId="77777777" w:rsidR="00A8521B" w:rsidRDefault="00A8521B" w:rsidP="00A8521B">
      <w:pPr>
        <w:pStyle w:val="Alg2"/>
        <w:numPr>
          <w:ilvl w:val="0"/>
          <w:numId w:val="741"/>
        </w:numPr>
        <w:contextualSpacing/>
        <w:rPr>
          <w:ins w:id="19031" w:author="Rev 7 Allen Wirfs-Brock" w:date="2012-04-26T10:23:00Z"/>
        </w:rPr>
      </w:pPr>
      <w:ins w:id="19032" w:author="Rev 7 Allen Wirfs-Brock" w:date="2012-04-26T10:23:00Z">
        <w:r>
          <w:t xml:space="preserve">Let </w:t>
        </w:r>
        <w:r w:rsidRPr="00327BF7">
          <w:rPr>
            <w:i/>
          </w:rPr>
          <w:t>exprValue</w:t>
        </w:r>
        <w:r>
          <w:t xml:space="preserve"> be </w:t>
        </w:r>
        <w:r w:rsidRPr="00E77497">
          <w:t>GetValue(</w:t>
        </w:r>
        <w:r w:rsidRPr="00E77497">
          <w:rPr>
            <w:i/>
          </w:rPr>
          <w:t>exprRef</w:t>
        </w:r>
        <w:r w:rsidRPr="00E77497">
          <w:t>)</w:t>
        </w:r>
        <w:r>
          <w:t>.</w:t>
        </w:r>
      </w:ins>
    </w:p>
    <w:p w14:paraId="05E45B77" w14:textId="77777777" w:rsidR="00A8521B" w:rsidRDefault="00A8521B" w:rsidP="00A8521B">
      <w:pPr>
        <w:pStyle w:val="Alg2"/>
        <w:numPr>
          <w:ilvl w:val="0"/>
          <w:numId w:val="741"/>
        </w:numPr>
        <w:contextualSpacing/>
        <w:rPr>
          <w:ins w:id="19033" w:author="Rev 7 Allen Wirfs-Brock" w:date="2012-04-26T10:23:00Z"/>
        </w:rPr>
      </w:pPr>
      <w:ins w:id="19034" w:author="Rev 7 Allen Wirfs-Brock" w:date="2012-04-26T10:23:00Z">
        <w:r>
          <w:t xml:space="preserve">If </w:t>
        </w:r>
        <w:r w:rsidRPr="006A5E27">
          <w:rPr>
            <w:i/>
          </w:rPr>
          <w:t>exprValue</w:t>
        </w:r>
        <w:r>
          <w:t xml:space="preserve"> is an abrupt completion, return </w:t>
        </w:r>
        <w:r w:rsidRPr="006A5E27">
          <w:rPr>
            <w:i/>
          </w:rPr>
          <w:t>exprValue</w:t>
        </w:r>
        <w:r>
          <w:t>.</w:t>
        </w:r>
      </w:ins>
    </w:p>
    <w:p w14:paraId="24959AC8" w14:textId="77777777" w:rsidR="00A8521B" w:rsidRPr="00E77497" w:rsidRDefault="00A8521B" w:rsidP="00A8521B">
      <w:pPr>
        <w:pStyle w:val="Alg2"/>
        <w:numPr>
          <w:ilvl w:val="0"/>
          <w:numId w:val="741"/>
        </w:numPr>
        <w:spacing w:after="220"/>
        <w:rPr>
          <w:ins w:id="19035" w:author="Rev 7 Allen Wirfs-Brock" w:date="2012-04-26T10:23:00Z"/>
        </w:rPr>
      </w:pPr>
      <w:ins w:id="19036" w:author="Rev 7 Allen Wirfs-Brock" w:date="2012-04-26T10:23:00Z">
        <w:r w:rsidRPr="00E77497">
          <w:t xml:space="preserve">Return </w:t>
        </w:r>
        <w:r>
          <w:t xml:space="preserve">Completion {[[type]]: </w:t>
        </w:r>
        <w:r w:rsidRPr="00E77497">
          <w:rPr>
            <w:rFonts w:ascii="Arial" w:hAnsi="Arial" w:cs="Arial"/>
          </w:rPr>
          <w:t>return</w:t>
        </w:r>
        <w:r w:rsidRPr="00E77497">
          <w:t xml:space="preserve">, </w:t>
        </w:r>
        <w:r>
          <w:t xml:space="preserve">[[value]]: </w:t>
        </w:r>
        <w:r w:rsidRPr="00675312">
          <w:rPr>
            <w:i/>
          </w:rPr>
          <w:t xml:space="preserve"> </w:t>
        </w:r>
        <w:r w:rsidRPr="006A5E27">
          <w:rPr>
            <w:i/>
          </w:rPr>
          <w:t>exprValue</w:t>
        </w:r>
        <w:r w:rsidRPr="00E77497">
          <w:t xml:space="preserve">, </w:t>
        </w:r>
        <w:r>
          <w:t xml:space="preserve">[[target]]: </w:t>
        </w:r>
        <w:r w:rsidRPr="00E77497">
          <w:rPr>
            <w:rFonts w:ascii="Arial" w:hAnsi="Arial" w:cs="Arial"/>
          </w:rPr>
          <w:t>empty</w:t>
        </w:r>
        <w:r>
          <w:t>}</w:t>
        </w:r>
        <w:r w:rsidRPr="00E77497">
          <w:t>.</w:t>
        </w:r>
      </w:ins>
    </w:p>
    <w:p w14:paraId="1A5FA720" w14:textId="77777777" w:rsidR="00A8521B" w:rsidRPr="00E77497" w:rsidRDefault="001F444B" w:rsidP="00A8521B">
      <w:pPr>
        <w:pStyle w:val="SyntaxRule"/>
        <w:spacing w:after="240"/>
        <w:rPr>
          <w:ins w:id="19037" w:author="Rev 7 Allen Wirfs-Brock" w:date="2012-04-26T10:26:00Z"/>
        </w:rPr>
      </w:pPr>
      <w:ins w:id="19038" w:author="Rev 7 Allen Wirfs-Brock" w:date="2012-04-26T10:43:00Z">
        <w:r>
          <w:t>Consise</w:t>
        </w:r>
      </w:ins>
      <w:ins w:id="19039" w:author="Rev 7 Allen Wirfs-Brock" w:date="2012-04-26T10:26:00Z">
        <w:r w:rsidR="00A8521B" w:rsidRPr="00E77497">
          <w:t xml:space="preserve">Body </w:t>
        </w:r>
        <w:r w:rsidR="00A8521B" w:rsidRPr="00E77497">
          <w:rPr>
            <w:rFonts w:ascii="Arial" w:hAnsi="Arial"/>
            <w:b/>
            <w:i w:val="0"/>
          </w:rPr>
          <w:t xml:space="preserve">:  </w:t>
        </w:r>
        <w:r w:rsidR="00A8521B" w:rsidRPr="00E77497">
          <w:rPr>
            <w:rFonts w:ascii="Courier New" w:hAnsi="Courier New"/>
            <w:b/>
            <w:i w:val="0"/>
          </w:rPr>
          <w:t>{</w:t>
        </w:r>
        <w:r w:rsidR="00A8521B">
          <w:rPr>
            <w:rFonts w:ascii="Courier New" w:hAnsi="Courier New"/>
            <w:b/>
            <w:i w:val="0"/>
          </w:rPr>
          <w:t xml:space="preserve"> </w:t>
        </w:r>
        <w:r w:rsidR="00A8521B">
          <w:t>FunctionBody</w:t>
        </w:r>
        <w:r w:rsidR="00A8521B" w:rsidRPr="00E77497">
          <w:t xml:space="preserve"> </w:t>
        </w:r>
        <w:r w:rsidR="00A8521B" w:rsidRPr="00E77497">
          <w:rPr>
            <w:rFonts w:ascii="Courier New" w:hAnsi="Courier New"/>
            <w:b/>
            <w:i w:val="0"/>
          </w:rPr>
          <w:t>}</w:t>
        </w:r>
      </w:ins>
    </w:p>
    <w:p w14:paraId="629B4081" w14:textId="77777777" w:rsidR="00A8521B" w:rsidRPr="00E77497" w:rsidRDefault="00A8521B" w:rsidP="00A8521B">
      <w:pPr>
        <w:pStyle w:val="Alg4"/>
        <w:numPr>
          <w:ilvl w:val="0"/>
          <w:numId w:val="743"/>
        </w:numPr>
        <w:spacing w:after="220"/>
        <w:contextualSpacing/>
        <w:rPr>
          <w:ins w:id="19040" w:author="Rev 7 Allen Wirfs-Brock" w:date="2012-04-26T10:26:00Z"/>
        </w:rPr>
      </w:pPr>
      <w:ins w:id="19041" w:author="Rev 7 Allen Wirfs-Brock" w:date="2012-04-26T10:26:00Z">
        <w:r w:rsidRPr="00E77497">
          <w:t xml:space="preserve">Return the </w:t>
        </w:r>
      </w:ins>
      <w:ins w:id="19042" w:author="Rev 7 Allen Wirfs-Brock" w:date="2012-04-26T10:31:00Z">
        <w:r w:rsidR="007413A3">
          <w:t>result of evaluating</w:t>
        </w:r>
      </w:ins>
      <w:ins w:id="19043" w:author="Rev 7 Allen Wirfs-Brock" w:date="2012-04-26T10:26:00Z">
        <w:r w:rsidRPr="00E77497">
          <w:t xml:space="preserve"> </w:t>
        </w:r>
        <w:r>
          <w:rPr>
            <w:i/>
          </w:rPr>
          <w:t>FunctionBody</w:t>
        </w:r>
        <w:r w:rsidRPr="00E77497">
          <w:t>.</w:t>
        </w:r>
      </w:ins>
    </w:p>
    <w:p w14:paraId="79067272" w14:textId="77777777" w:rsidR="00572B17" w:rsidRPr="00E77497" w:rsidRDefault="00572B17" w:rsidP="00572B17">
      <w:pPr>
        <w:pStyle w:val="20"/>
        <w:numPr>
          <w:ilvl w:val="0"/>
          <w:numId w:val="0"/>
        </w:numPr>
        <w:rPr>
          <w:ins w:id="19044" w:author="Rev 7 Allen Wirfs-Brock" w:date="2012-04-26T10:50:00Z"/>
        </w:rPr>
      </w:pPr>
      <w:bookmarkStart w:id="19045" w:name="_Toc323907731"/>
      <w:ins w:id="19046" w:author="Rev 7 Allen Wirfs-Brock" w:date="2012-04-26T10:50:00Z">
        <w:r>
          <w:t>13.3</w:t>
        </w:r>
        <w:r>
          <w:tab/>
        </w:r>
      </w:ins>
      <w:ins w:id="19047" w:author="Rev 7 Allen Wirfs-Brock" w:date="2012-04-26T10:52:00Z">
        <w:r>
          <w:t>Method</w:t>
        </w:r>
      </w:ins>
      <w:ins w:id="19048" w:author="Rev 7 Allen Wirfs-Brock" w:date="2012-04-26T10:50:00Z">
        <w:r w:rsidRPr="00E77497">
          <w:t xml:space="preserve"> Definition</w:t>
        </w:r>
        <w:r>
          <w:t>s</w:t>
        </w:r>
        <w:bookmarkEnd w:id="19045"/>
      </w:ins>
    </w:p>
    <w:p w14:paraId="07617A9A" w14:textId="77777777" w:rsidR="00572B17" w:rsidRPr="00E77497" w:rsidRDefault="00572B17" w:rsidP="00572B17">
      <w:pPr>
        <w:pStyle w:val="Syntax"/>
        <w:rPr>
          <w:ins w:id="19049" w:author="Rev 7 Allen Wirfs-Brock" w:date="2012-04-26T10:50:00Z"/>
        </w:rPr>
      </w:pPr>
      <w:ins w:id="19050" w:author="Rev 7 Allen Wirfs-Brock" w:date="2012-04-26T10:50:00Z">
        <w:r w:rsidRPr="00E77497">
          <w:t>Syntax</w:t>
        </w:r>
      </w:ins>
    </w:p>
    <w:p w14:paraId="41A90ABC" w14:textId="77777777" w:rsidR="00572B17" w:rsidRPr="00E77497" w:rsidRDefault="00572B17" w:rsidP="00572B17">
      <w:pPr>
        <w:pStyle w:val="SyntaxRule"/>
        <w:rPr>
          <w:ins w:id="19051" w:author="Rev 7 Allen Wirfs-Brock" w:date="2012-04-26T10:52:00Z"/>
          <w:b/>
        </w:rPr>
      </w:pPr>
      <w:ins w:id="19052" w:author="Rev 7 Allen Wirfs-Brock" w:date="2012-04-26T10:52:00Z">
        <w:r>
          <w:t>MethodDefinition</w:t>
        </w:r>
        <w:r w:rsidRPr="00E77497">
          <w:rPr>
            <w:rFonts w:ascii="Arial" w:hAnsi="Arial" w:cs="Arial"/>
            <w:b/>
          </w:rPr>
          <w:t xml:space="preserve"> </w:t>
        </w:r>
        <w:r w:rsidRPr="00E77497">
          <w:rPr>
            <w:rFonts w:ascii="Arial" w:hAnsi="Arial" w:cs="Arial"/>
            <w:b/>
            <w:i w:val="0"/>
          </w:rPr>
          <w:t>:</w:t>
        </w:r>
      </w:ins>
    </w:p>
    <w:p w14:paraId="0D0DAF42" w14:textId="77777777" w:rsidR="00572B17" w:rsidRPr="00E77497" w:rsidRDefault="00572B17" w:rsidP="00572B17">
      <w:pPr>
        <w:pStyle w:val="SyntaxDefinition"/>
      </w:pPr>
      <w:ins w:id="19053" w:author="Rev 7 Allen Wirfs-Brock" w:date="2012-04-26T10:5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19054" w:author="Rev 7 Allen Wirfs-Brock" w:date="2012-04-26T11:30:00Z">
        <w:r w:rsidR="00F5321D" w:rsidRPr="001F444B">
          <w:t>Consise</w:t>
        </w:r>
        <w:r w:rsidR="00F5321D" w:rsidRPr="0097041B">
          <w:rPr>
            <w:i w:val="0"/>
          </w:rPr>
          <w:t>Body</w:t>
        </w:r>
        <w:r w:rsidR="00F5321D" w:rsidRPr="00E77497">
          <w:rPr>
            <w:rFonts w:ascii="Courier New" w:hAnsi="Courier New"/>
            <w:b/>
            <w:i w:val="0"/>
          </w:rPr>
          <w:t xml:space="preserve"> </w:t>
        </w:r>
      </w:ins>
      <w:ins w:id="19055" w:author="Rev 7 Allen Wirfs-Brock" w:date="2012-04-26T10:52:00Z">
        <w:r w:rsidRPr="00F75C52">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19056" w:author="Rev 7 Allen Wirfs-Brock" w:date="2012-04-26T11:30:00Z">
        <w:r w:rsidR="00F5321D" w:rsidRPr="001F444B">
          <w:t>Consise</w:t>
        </w:r>
        <w:r w:rsidR="00F5321D" w:rsidRPr="0097041B">
          <w:rPr>
            <w:i w:val="0"/>
          </w:rPr>
          <w:t>Body</w:t>
        </w:r>
        <w:r w:rsidR="00F5321D" w:rsidRPr="00E77497">
          <w:rPr>
            <w:rFonts w:ascii="Courier New" w:hAnsi="Courier New"/>
            <w:b/>
            <w:i w:val="0"/>
          </w:rPr>
          <w:t xml:space="preserve"> </w:t>
        </w:r>
      </w:ins>
      <w:ins w:id="19057" w:author="Rev 7 Allen Wirfs-Brock" w:date="2012-04-26T10:52:00Z">
        <w:r w:rsidRPr="00E77497">
          <w:br/>
        </w:r>
      </w:ins>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del w:id="19058" w:author="Rev 7 Allen Wirfs-Brock" w:date="2012-04-26T11:31:00Z">
        <w:r w:rsidRPr="00E77497" w:rsidDel="00C318A3">
          <w:rPr>
            <w:rFonts w:ascii="Courier New" w:hAnsi="Courier New" w:cs="Courier New"/>
            <w:b/>
            <w:i w:val="0"/>
          </w:rPr>
          <w:delText>{</w:delText>
        </w:r>
        <w:r w:rsidRPr="00E77497" w:rsidDel="00C318A3">
          <w:rPr>
            <w:rFonts w:ascii="Courier New" w:hAnsi="Courier New" w:cs="Courier New"/>
            <w:i w:val="0"/>
          </w:rPr>
          <w:delText xml:space="preserve"> </w:delText>
        </w:r>
      </w:del>
      <w:ins w:id="19059" w:author="Rev 7 Allen Wirfs-Brock" w:date="2012-04-26T11:31:00Z">
        <w:r w:rsidR="00C318A3" w:rsidRPr="001F444B">
          <w:t>Consise</w:t>
        </w:r>
        <w:r w:rsidR="00C318A3" w:rsidRPr="0097041B">
          <w:rPr>
            <w:i w:val="0"/>
          </w:rPr>
          <w:t>Body</w:t>
        </w:r>
        <w:r w:rsidR="00C318A3" w:rsidRPr="00E77497" w:rsidDel="00C318A3">
          <w:t xml:space="preserve"> </w:t>
        </w:r>
      </w:ins>
      <w:del w:id="19060"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 </w:t>
      </w:r>
      <w:del w:id="19061" w:author="Rev 7 Allen Wirfs-Brock" w:date="2012-04-26T11:31:00Z">
        <w:r w:rsidRPr="00E77497" w:rsidDel="00C318A3">
          <w:rPr>
            <w:rFonts w:ascii="Courier New" w:hAnsi="Courier New" w:cs="Courier New"/>
            <w:b/>
            <w:i w:val="0"/>
          </w:rPr>
          <w:delText xml:space="preserve">{ </w:delText>
        </w:r>
      </w:del>
      <w:ins w:id="19062" w:author="Rev 7 Allen Wirfs-Brock" w:date="2012-04-26T11:31:00Z">
        <w:r w:rsidR="00C318A3" w:rsidRPr="001F444B">
          <w:t>Consise</w:t>
        </w:r>
        <w:r w:rsidR="00C318A3" w:rsidRPr="0097041B">
          <w:rPr>
            <w:i w:val="0"/>
          </w:rPr>
          <w:t>Body</w:t>
        </w:r>
        <w:r w:rsidR="00C318A3" w:rsidRPr="00E77497" w:rsidDel="00C318A3">
          <w:t xml:space="preserve"> </w:t>
        </w:r>
      </w:ins>
      <w:del w:id="19063"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p>
    <w:p w14:paraId="61092C19" w14:textId="77777777"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37EDB2F8" w14:textId="77777777" w:rsidR="00572B17" w:rsidRPr="00E77497" w:rsidRDefault="00572B17" w:rsidP="00572B17">
      <w:pPr>
        <w:pStyle w:val="SyntaxDefinition"/>
        <w:rPr>
          <w:ins w:id="19064" w:author="Rev 7 Allen Wirfs-Brock" w:date="2012-04-26T10:52:00Z"/>
        </w:rPr>
      </w:pPr>
      <w:ins w:id="19065" w:author="Rev 7 Allen Wirfs-Brock" w:date="2012-04-26T10:52:00Z">
        <w:r w:rsidRPr="00E77497">
          <w:t xml:space="preserve">BindingIdentifier </w:t>
        </w:r>
        <w:r w:rsidRPr="00E77497">
          <w:br/>
          <w:t xml:space="preserve">BindingPattern </w:t>
        </w:r>
      </w:ins>
    </w:p>
    <w:p w14:paraId="34F79F8C" w14:textId="77777777" w:rsidR="00BF5CDF" w:rsidRPr="00E77497" w:rsidRDefault="00BF5CDF" w:rsidP="00BF5CDF">
      <w:pPr>
        <w:pStyle w:val="40"/>
        <w:numPr>
          <w:ilvl w:val="0"/>
          <w:numId w:val="0"/>
        </w:numPr>
        <w:rPr>
          <w:ins w:id="19066" w:author="Rev 7 Allen Wirfs-Brock" w:date="2012-04-26T11:01:00Z"/>
        </w:rPr>
      </w:pPr>
      <w:ins w:id="19067" w:author="Rev 7 Allen Wirfs-Brock" w:date="2012-04-26T11:01:00Z">
        <w:r w:rsidRPr="00E77497">
          <w:t>Static Semantics</w:t>
        </w:r>
      </w:ins>
    </w:p>
    <w:p w14:paraId="1AB09454" w14:textId="77777777" w:rsidR="00BF5CDF" w:rsidRPr="00E77497" w:rsidRDefault="00BF5CDF" w:rsidP="00BF5CDF">
      <w:pPr>
        <w:rPr>
          <w:ins w:id="19068" w:author="Rev 7 Allen Wirfs-Brock" w:date="2012-04-26T11:01:00Z"/>
          <w:rFonts w:ascii="Helvetica" w:hAnsi="Helvetica"/>
          <w:b/>
        </w:rPr>
      </w:pPr>
      <w:ins w:id="19069" w:author="Rev 7 Allen Wirfs-Brock" w:date="2012-04-26T11:01:00Z">
        <w:r w:rsidRPr="00E77497">
          <w:rPr>
            <w:rFonts w:ascii="Helvetica" w:hAnsi="Helvetica"/>
            <w:b/>
          </w:rPr>
          <w:t>Early Errors</w:t>
        </w:r>
      </w:ins>
    </w:p>
    <w:p w14:paraId="03372586" w14:textId="77777777" w:rsidR="00BF5CDF" w:rsidRDefault="00BF5CDF" w:rsidP="00BF5CDF">
      <w:pPr>
        <w:spacing w:after="0"/>
        <w:rPr>
          <w:ins w:id="19070" w:author="Rev 7 Allen Wirfs-Brock" w:date="2012-04-26T11:01:00Z"/>
          <w:rFonts w:ascii="Courier New" w:hAnsi="Courier New" w:cs="Courier New"/>
          <w:b/>
          <w:iCs/>
        </w:rPr>
      </w:pPr>
      <w:ins w:id="19071" w:author="Rev 7 Allen Wirfs-Brock" w:date="2012-04-26T11:01:00Z">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19072" w:author="Rev 7 Allen Wirfs-Brock" w:date="2012-04-26T11:31:00Z">
        <w:r w:rsidR="00C318A3" w:rsidRPr="001F444B">
          <w:rPr>
            <w:rFonts w:ascii="Times New Roman" w:hAnsi="Times New Roman"/>
            <w:i/>
          </w:rPr>
          <w:t>Consise</w:t>
        </w:r>
        <w:r w:rsidR="00C318A3" w:rsidRPr="0097041B">
          <w:rPr>
            <w:rFonts w:ascii="Times New Roman" w:hAnsi="Times New Roman"/>
            <w:i/>
          </w:rPr>
          <w:t>Body</w:t>
        </w:r>
        <w:r w:rsidR="00C318A3" w:rsidRPr="008B7F6F">
          <w:rPr>
            <w:rFonts w:ascii="Courier New" w:hAnsi="Courier New" w:cs="Courier New"/>
            <w:b/>
            <w:iCs/>
          </w:rPr>
          <w:t xml:space="preserve"> </w:t>
        </w:r>
      </w:ins>
    </w:p>
    <w:p w14:paraId="75A73256" w14:textId="77777777" w:rsidR="00BF5CDF" w:rsidRPr="00250FC6" w:rsidRDefault="00BF5CDF" w:rsidP="00BF5CDF">
      <w:pPr>
        <w:spacing w:before="60" w:after="60"/>
        <w:rPr>
          <w:ins w:id="19073" w:author="Rev 7 Allen Wirfs-Brock" w:date="2012-04-26T11:01:00Z"/>
          <w:rFonts w:cs="Arial"/>
          <w:iCs/>
        </w:rPr>
      </w:pPr>
      <w:ins w:id="19074" w:author="Rev 7 Allen Wirfs-Brock" w:date="2012-04-26T11:01:00Z">
        <w:r>
          <w:rPr>
            <w:rFonts w:cs="Arial"/>
            <w:iCs/>
          </w:rPr>
          <w:t>a</w:t>
        </w:r>
        <w:r w:rsidRPr="00250FC6">
          <w:rPr>
            <w:rFonts w:cs="Arial"/>
            <w:iCs/>
          </w:rPr>
          <w:t>nd</w:t>
        </w:r>
      </w:ins>
    </w:p>
    <w:p w14:paraId="2A42F0FA" w14:textId="77777777" w:rsidR="00BF5CDF" w:rsidRDefault="00BF5CDF" w:rsidP="00BF5CDF">
      <w:pPr>
        <w:rPr>
          <w:ins w:id="19075" w:author="Rev 7 Allen Wirfs-Brock" w:date="2012-04-26T11:01:00Z"/>
          <w:rFonts w:ascii="Courier New" w:hAnsi="Courier New" w:cs="Courier New"/>
          <w:b/>
          <w:iCs/>
        </w:rPr>
      </w:pPr>
      <w:ins w:id="19076" w:author="Rev 7 Allen Wirfs-Brock" w:date="2012-04-26T11:01:00Z">
        <w:r>
          <w:rPr>
            <w:rStyle w:val="bnf"/>
          </w:rPr>
          <w:t>MethodDefinition</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19077" w:author="Rev 7 Allen Wirfs-Brock" w:date="2012-04-26T11:31:00Z">
        <w:r w:rsidR="00C318A3" w:rsidRPr="001F444B">
          <w:rPr>
            <w:rFonts w:ascii="Times New Roman" w:hAnsi="Times New Roman"/>
            <w:i/>
          </w:rPr>
          <w:t>Consise</w:t>
        </w:r>
        <w:r w:rsidR="00C318A3" w:rsidRPr="0097041B">
          <w:rPr>
            <w:rFonts w:ascii="Times New Roman" w:hAnsi="Times New Roman"/>
            <w:i/>
          </w:rPr>
          <w:t>Body</w:t>
        </w:r>
        <w:r w:rsidR="00C318A3" w:rsidRPr="008B7F6F">
          <w:rPr>
            <w:rFonts w:ascii="Courier New" w:hAnsi="Courier New" w:cs="Courier New"/>
            <w:b/>
            <w:iCs/>
          </w:rPr>
          <w:t xml:space="preserve"> </w:t>
        </w:r>
      </w:ins>
    </w:p>
    <w:p w14:paraId="6523683B" w14:textId="77777777" w:rsidR="00BF5CDF" w:rsidRPr="003B4312" w:rsidRDefault="00BF5CDF" w:rsidP="00BF5CDF">
      <w:pPr>
        <w:numPr>
          <w:ilvl w:val="0"/>
          <w:numId w:val="737"/>
        </w:numPr>
        <w:spacing w:after="220"/>
        <w:contextualSpacing/>
        <w:rPr>
          <w:ins w:id="19078" w:author="Rev 7 Allen Wirfs-Brock" w:date="2012-04-26T11:01:00Z"/>
        </w:rPr>
      </w:pPr>
      <w:ins w:id="19079" w:author="Rev 7 Allen Wirfs-Brock" w:date="2012-04-26T11:01:00Z">
        <w:r w:rsidRPr="00E77497">
          <w:t xml:space="preserve">It is a Syntax Error if any element of the LexicallyDeclaredNames of </w:t>
        </w:r>
        <w:r w:rsidRPr="00E77497">
          <w:rPr>
            <w:rFonts w:ascii="Times New Roman" w:hAnsi="Times New Roman"/>
            <w:i/>
          </w:rPr>
          <w:t>FormalParameterList</w:t>
        </w:r>
        <w:r w:rsidRPr="00E77497">
          <w:t xml:space="preserve"> </w:t>
        </w:r>
        <w:r w:rsidRPr="004D1BD1">
          <w:t xml:space="preserve">also occurs in the VarDeclaredNames of </w:t>
        </w:r>
      </w:ins>
      <w:ins w:id="19080" w:author="Rev 7 Allen Wirfs-Brock" w:date="2012-04-26T11:32:00Z">
        <w:r w:rsidR="00C318A3">
          <w:rPr>
            <w:rFonts w:ascii="Times New Roman" w:hAnsi="Times New Roman"/>
            <w:i/>
          </w:rPr>
          <w:t>Concise</w:t>
        </w:r>
        <w:r w:rsidR="00C318A3" w:rsidRPr="00B820AB">
          <w:rPr>
            <w:rFonts w:ascii="Times New Roman" w:hAnsi="Times New Roman"/>
            <w:i/>
          </w:rPr>
          <w:t>Body</w:t>
        </w:r>
      </w:ins>
      <w:ins w:id="19081" w:author="Rev 7 Allen Wirfs-Brock" w:date="2012-04-26T11:01:00Z">
        <w:r w:rsidRPr="003B4312">
          <w:t>.</w:t>
        </w:r>
      </w:ins>
    </w:p>
    <w:p w14:paraId="1A628F3B" w14:textId="77777777" w:rsidR="00BF5CDF" w:rsidRPr="003B4312" w:rsidRDefault="00BF5CDF" w:rsidP="00BF5CDF">
      <w:pPr>
        <w:numPr>
          <w:ilvl w:val="0"/>
          <w:numId w:val="737"/>
        </w:numPr>
        <w:spacing w:after="220"/>
        <w:rPr>
          <w:ins w:id="19082" w:author="Rev 7 Allen Wirfs-Brock" w:date="2012-04-26T11:01:00Z"/>
        </w:rPr>
      </w:pPr>
      <w:ins w:id="19083" w:author="Rev 7 Allen Wirfs-Brock" w:date="2012-04-26T11:01:00Z">
        <w:r w:rsidRPr="003B4312">
          <w:t>It is a Syntax Error if any element of the BoundNames of</w:t>
        </w:r>
        <w:r w:rsidRPr="008B7F6F">
          <w:t xml:space="preserve"> </w:t>
        </w:r>
        <w:r w:rsidRPr="00E77497">
          <w:rPr>
            <w:rFonts w:ascii="Times New Roman" w:hAnsi="Times New Roman"/>
            <w:i/>
          </w:rPr>
          <w:t>FormalParameterList</w:t>
        </w:r>
        <w:r w:rsidRPr="00E77497">
          <w:t xml:space="preserve"> </w:t>
        </w:r>
        <w:r w:rsidRPr="004D1BD1">
          <w:t xml:space="preserve">also occurs in the LexicallyDeclaredNames of </w:t>
        </w:r>
      </w:ins>
      <w:ins w:id="19084" w:author="Rev 7 Allen Wirfs-Brock" w:date="2012-04-26T11:32:00Z">
        <w:r w:rsidR="00C318A3">
          <w:rPr>
            <w:rFonts w:ascii="Times New Roman" w:hAnsi="Times New Roman"/>
            <w:i/>
          </w:rPr>
          <w:t>Concise</w:t>
        </w:r>
        <w:r w:rsidR="00C318A3" w:rsidRPr="00B820AB">
          <w:rPr>
            <w:rFonts w:ascii="Times New Roman" w:hAnsi="Times New Roman"/>
            <w:i/>
          </w:rPr>
          <w:t>Body</w:t>
        </w:r>
      </w:ins>
      <w:ins w:id="19085" w:author="Rev 7 Allen Wirfs-Brock" w:date="2012-04-26T11:01:00Z">
        <w:r w:rsidRPr="003B4312">
          <w:t>.</w:t>
        </w:r>
      </w:ins>
    </w:p>
    <w:p w14:paraId="521D7E35" w14:textId="77777777" w:rsidR="00CE6269" w:rsidRPr="008B7F6F" w:rsidRDefault="00CE6269" w:rsidP="00CE6269">
      <w:pPr>
        <w:rPr>
          <w:ins w:id="19086" w:author="Rev 7 Allen Wirfs-Brock" w:date="2012-04-30T14:33:00Z"/>
        </w:rPr>
      </w:pPr>
      <w:ins w:id="19087" w:author="Rev 7 Allen Wirfs-Brock" w:date="2012-04-30T14:33:00Z">
        <w:r>
          <w:rPr>
            <w:rStyle w:val="bnf"/>
          </w:rPr>
          <w:t>MethodDefinition</w:t>
        </w:r>
        <w:r w:rsidRPr="006B6D0A">
          <w:t xml:space="preserve"> </w:t>
        </w:r>
        <w:r w:rsidRPr="006B6D0A">
          <w:rPr>
            <w:b/>
          </w:rPr>
          <w:t>:</w:t>
        </w:r>
        <w:r w:rsidRPr="00E65A34">
          <w:t xml:space="preserve"> </w:t>
        </w:r>
      </w:ins>
      <w:ins w:id="19088" w:author="Rev 7 Allen Wirfs-Brock" w:date="2012-04-30T14:34: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19089" w:author="Rev 7 Allen Wirfs-Brock" w:date="2012-04-30T14:33:00Z">
        <w:r w:rsidRPr="001F444B">
          <w:rPr>
            <w:rFonts w:ascii="Times New Roman" w:hAnsi="Times New Roman"/>
            <w:i/>
          </w:rPr>
          <w:t>Consise</w:t>
        </w:r>
        <w:r w:rsidRPr="0097041B">
          <w:rPr>
            <w:rFonts w:ascii="Times New Roman" w:hAnsi="Times New Roman"/>
            <w:i/>
          </w:rPr>
          <w:t>Body</w:t>
        </w:r>
        <w:r w:rsidRPr="008B7F6F">
          <w:rPr>
            <w:rFonts w:ascii="Courier New" w:hAnsi="Courier New" w:cs="Courier New"/>
            <w:b/>
            <w:iCs/>
          </w:rPr>
          <w:t xml:space="preserve"> </w:t>
        </w:r>
      </w:ins>
    </w:p>
    <w:p w14:paraId="507FA4CC" w14:textId="77777777" w:rsidR="00CE6269" w:rsidRPr="00E77497" w:rsidRDefault="00CE6269" w:rsidP="00CE6269">
      <w:pPr>
        <w:numPr>
          <w:ilvl w:val="0"/>
          <w:numId w:val="403"/>
        </w:numPr>
        <w:spacing w:after="220"/>
        <w:rPr>
          <w:ins w:id="19090" w:author="Rev 7 Allen Wirfs-Brock" w:date="2012-04-30T14:33:00Z"/>
        </w:rPr>
      </w:pPr>
      <w:ins w:id="19091" w:author="Rev 7 Allen Wirfs-Brock" w:date="2012-04-30T14:33:00Z">
        <w:r>
          <w:t xml:space="preserve">It is a Syntax Error if </w:t>
        </w:r>
        <w:r>
          <w:rPr>
            <w:rFonts w:ascii="Times New Roman" w:hAnsi="Times New Roman"/>
            <w:i/>
          </w:rPr>
          <w:t>Consice</w:t>
        </w:r>
        <w:r w:rsidRPr="00E77497">
          <w:rPr>
            <w:rFonts w:ascii="Times New Roman" w:hAnsi="Times New Roman"/>
            <w:i/>
          </w:rPr>
          <w:t>Body</w:t>
        </w:r>
        <w:r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4BE21561" w14:textId="77777777" w:rsidR="00CE6269" w:rsidRPr="008B7F6F" w:rsidRDefault="00CE6269" w:rsidP="00CE6269">
      <w:pPr>
        <w:rPr>
          <w:ins w:id="19092" w:author="Rev 7 Allen Wirfs-Brock" w:date="2012-04-30T14:33:00Z"/>
        </w:rPr>
      </w:pPr>
      <w:ins w:id="19093" w:author="Rev 7 Allen Wirfs-Brock" w:date="2012-04-30T14:33:00Z">
        <w:r>
          <w:rPr>
            <w:rStyle w:val="bnf"/>
          </w:rPr>
          <w:t>MethodDefinition</w:t>
        </w:r>
        <w:r w:rsidRPr="006B6D0A">
          <w:t xml:space="preserve"> </w:t>
        </w:r>
        <w:r w:rsidRPr="006B6D0A">
          <w:rPr>
            <w:b/>
          </w:rPr>
          <w:t>:</w:t>
        </w:r>
        <w:r w:rsidRPr="00E65A34">
          <w:t xml:space="preserve"> </w:t>
        </w:r>
        <w:r>
          <w:rPr>
            <w:rFonts w:ascii="Courier New" w:hAnsi="Courier New" w:cs="Courier New"/>
            <w:b/>
            <w:iCs/>
          </w:rPr>
          <w:t>g</w:t>
        </w:r>
        <w:r w:rsidRPr="009C202C">
          <w:rPr>
            <w:rFonts w:ascii="Courier New" w:hAnsi="Courier New" w:cs="Courier New"/>
            <w:b/>
            <w:iCs/>
          </w:rPr>
          <w:t>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w:t>
        </w:r>
        <w:r>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1F444B">
          <w:rPr>
            <w:rFonts w:ascii="Times New Roman" w:hAnsi="Times New Roman"/>
            <w:i/>
          </w:rPr>
          <w:t>Consise</w:t>
        </w:r>
        <w:r w:rsidRPr="0097041B">
          <w:rPr>
            <w:rFonts w:ascii="Times New Roman" w:hAnsi="Times New Roman"/>
            <w:i/>
          </w:rPr>
          <w:t>Body</w:t>
        </w:r>
        <w:r w:rsidRPr="008B7F6F">
          <w:rPr>
            <w:rFonts w:ascii="Courier New" w:hAnsi="Courier New" w:cs="Courier New"/>
            <w:b/>
            <w:iCs/>
          </w:rPr>
          <w:t xml:space="preserve"> </w:t>
        </w:r>
      </w:ins>
    </w:p>
    <w:p w14:paraId="3B5AF9F6" w14:textId="77777777" w:rsidR="00CE6269" w:rsidRPr="00E77497" w:rsidRDefault="00CE6269" w:rsidP="00CE6269">
      <w:pPr>
        <w:numPr>
          <w:ilvl w:val="0"/>
          <w:numId w:val="403"/>
        </w:numPr>
        <w:spacing w:after="220"/>
        <w:rPr>
          <w:ins w:id="19094" w:author="Rev 7 Allen Wirfs-Brock" w:date="2012-04-30T14:33:00Z"/>
        </w:rPr>
      </w:pPr>
      <w:ins w:id="19095" w:author="Rev 7 Allen Wirfs-Brock" w:date="2012-04-30T14:33:00Z">
        <w:r>
          <w:t xml:space="preserve">It is a Syntax Error if </w:t>
        </w:r>
        <w:r>
          <w:rPr>
            <w:rFonts w:ascii="Times New Roman" w:hAnsi="Times New Roman"/>
            <w:i/>
          </w:rPr>
          <w:t>Consice</w:t>
        </w:r>
        <w:r w:rsidRPr="00E77497">
          <w:rPr>
            <w:rFonts w:ascii="Times New Roman" w:hAnsi="Times New Roman"/>
            <w:i/>
          </w:rPr>
          <w:t>Body</w:t>
        </w:r>
        <w:r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2C343666" w14:textId="77777777" w:rsidR="00BF5CDF" w:rsidRPr="008B7F6F" w:rsidRDefault="00BF5CDF" w:rsidP="00BF5CDF">
      <w:pPr>
        <w:rPr>
          <w:ins w:id="19096" w:author="Rev 7 Allen Wirfs-Brock" w:date="2012-04-26T11:01:00Z"/>
        </w:rPr>
      </w:pPr>
      <w:ins w:id="19097" w:author="Rev 7 Allen Wirfs-Brock" w:date="2012-04-26T11:01:00Z">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ns w:id="19098" w:author="Rev 7 Allen Wirfs-Brock" w:date="2012-04-26T11:32:00Z">
        <w:r w:rsidR="00C318A3" w:rsidRPr="001F444B">
          <w:rPr>
            <w:rFonts w:ascii="Times New Roman" w:hAnsi="Times New Roman"/>
            <w:i/>
          </w:rPr>
          <w:t>Consise</w:t>
        </w:r>
        <w:r w:rsidR="00C318A3" w:rsidRPr="0097041B">
          <w:rPr>
            <w:rFonts w:ascii="Times New Roman" w:hAnsi="Times New Roman"/>
            <w:i/>
          </w:rPr>
          <w:t>Body</w:t>
        </w:r>
        <w:r w:rsidR="00C318A3" w:rsidRPr="008B7F6F">
          <w:rPr>
            <w:rFonts w:ascii="Courier New" w:hAnsi="Courier New" w:cs="Courier New"/>
            <w:b/>
            <w:iCs/>
          </w:rPr>
          <w:t xml:space="preserve"> </w:t>
        </w:r>
      </w:ins>
    </w:p>
    <w:p w14:paraId="6A17AD56" w14:textId="77777777" w:rsidR="00BF5CDF" w:rsidRPr="003B4312" w:rsidRDefault="00BF5CDF" w:rsidP="00CE6269">
      <w:pPr>
        <w:numPr>
          <w:ilvl w:val="0"/>
          <w:numId w:val="737"/>
        </w:numPr>
        <w:spacing w:after="220"/>
        <w:contextualSpacing/>
        <w:rPr>
          <w:ins w:id="19099" w:author="Rev 7 Allen Wirfs-Brock" w:date="2012-04-26T11:01:00Z"/>
        </w:rPr>
        <w:pPrChange w:id="19100" w:author="Rev 7 Allen Wirfs-Brock" w:date="2012-04-30T14:32:00Z">
          <w:pPr>
            <w:numPr>
              <w:numId w:val="737"/>
            </w:numPr>
            <w:spacing w:after="220"/>
            <w:ind w:left="720" w:hanging="360"/>
          </w:pPr>
        </w:pPrChange>
      </w:pPr>
      <w:ins w:id="19101" w:author="Rev 7 Allen Wirfs-Brock" w:date="2012-04-26T11:01:00Z">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ins>
      <w:ins w:id="19102" w:author="Rev 7 Allen Wirfs-Brock" w:date="2012-04-26T11:32:00Z">
        <w:r w:rsidR="00C318A3">
          <w:rPr>
            <w:rFonts w:ascii="Times New Roman" w:hAnsi="Times New Roman"/>
            <w:i/>
          </w:rPr>
          <w:t>Concise</w:t>
        </w:r>
        <w:r w:rsidR="00C318A3" w:rsidRPr="00B820AB">
          <w:rPr>
            <w:rFonts w:ascii="Times New Roman" w:hAnsi="Times New Roman"/>
            <w:i/>
          </w:rPr>
          <w:t>Body</w:t>
        </w:r>
      </w:ins>
      <w:ins w:id="19103" w:author="Rev 7 Allen Wirfs-Brock" w:date="2012-04-26T11:01:00Z">
        <w:r w:rsidRPr="003B4312">
          <w:t>.</w:t>
        </w:r>
      </w:ins>
    </w:p>
    <w:p w14:paraId="2961A49E" w14:textId="77777777" w:rsidR="00CE6269" w:rsidRPr="00E77497" w:rsidRDefault="00CE6269" w:rsidP="00CE6269">
      <w:pPr>
        <w:numPr>
          <w:ilvl w:val="0"/>
          <w:numId w:val="403"/>
        </w:numPr>
        <w:spacing w:after="220"/>
        <w:rPr>
          <w:ins w:id="19104" w:author="Rev 7 Allen Wirfs-Brock" w:date="2012-04-30T14:32:00Z"/>
        </w:rPr>
        <w:pPrChange w:id="19105" w:author="Rev 7 Allen Wirfs-Brock" w:date="2012-04-30T14:32:00Z">
          <w:pPr>
            <w:numPr>
              <w:numId w:val="403"/>
            </w:numPr>
            <w:spacing w:after="220"/>
            <w:ind w:left="720" w:hanging="360"/>
            <w:contextualSpacing/>
          </w:pPr>
        </w:pPrChange>
      </w:pPr>
      <w:ins w:id="19106" w:author="Rev 7 Allen Wirfs-Brock" w:date="2012-04-30T14:32:00Z">
        <w:r>
          <w:t xml:space="preserve">It is a Syntax Error if </w:t>
        </w:r>
        <w:r>
          <w:rPr>
            <w:rFonts w:ascii="Times New Roman" w:hAnsi="Times New Roman"/>
            <w:i/>
          </w:rPr>
          <w:t>Consice</w:t>
        </w:r>
        <w:r w:rsidRPr="00E77497">
          <w:rPr>
            <w:rFonts w:ascii="Times New Roman" w:hAnsi="Times New Roman"/>
            <w:i/>
          </w:rPr>
          <w:t>Body</w:t>
        </w:r>
        <w:r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21F51C37" w14:textId="77777777" w:rsidR="00BF5CDF" w:rsidRPr="008B7F6F" w:rsidRDefault="00BF5CDF" w:rsidP="00BF5CDF">
      <w:pPr>
        <w:rPr>
          <w:ins w:id="19107" w:author="Rev 7 Allen Wirfs-Brock" w:date="2012-04-26T11:01:00Z"/>
        </w:rPr>
      </w:pPr>
      <w:ins w:id="19108" w:author="Rev 7 Allen Wirfs-Brock" w:date="2012-04-26T11:01:00Z">
        <w:r w:rsidRPr="003B4312">
          <w:rPr>
            <w:rStyle w:val="bnf"/>
          </w:rPr>
          <w:t xml:space="preserve">PropertySetParameterList </w:t>
        </w:r>
        <w:r w:rsidRPr="003B4312">
          <w:rPr>
            <w:b/>
          </w:rPr>
          <w:t>:</w:t>
        </w:r>
        <w:r w:rsidRPr="008B7F6F">
          <w:t xml:space="preserve"> </w:t>
        </w:r>
        <w:r w:rsidRPr="008B7F6F">
          <w:rPr>
            <w:rStyle w:val="bnf"/>
          </w:rPr>
          <w:t xml:space="preserve">BindingPattern </w:t>
        </w:r>
        <w:r w:rsidRPr="008B7F6F">
          <w:t xml:space="preserve"> </w:t>
        </w:r>
      </w:ins>
    </w:p>
    <w:p w14:paraId="53482326" w14:textId="77777777" w:rsidR="00BF5CDF" w:rsidRPr="009C202C" w:rsidRDefault="00BF5CDF" w:rsidP="00BF5CDF">
      <w:pPr>
        <w:numPr>
          <w:ilvl w:val="0"/>
          <w:numId w:val="737"/>
        </w:numPr>
        <w:spacing w:after="220"/>
        <w:rPr>
          <w:ins w:id="19109" w:author="Rev 7 Allen Wirfs-Brock" w:date="2012-04-26T11:01:00Z"/>
        </w:rPr>
      </w:pPr>
      <w:ins w:id="19110" w:author="Rev 7 Allen Wirfs-Brock" w:date="2012-04-26T11:01:00Z">
        <w:r w:rsidRPr="006B6D0A">
          <w:t xml:space="preserve">It is a Syntax Error if </w:t>
        </w:r>
        <w:r w:rsidRPr="006B6D0A">
          <w:rPr>
            <w:rFonts w:ascii="Times New Roman" w:eastAsia="Times New Roman" w:hAnsi="Times New Roman"/>
            <w:spacing w:val="6"/>
            <w:lang w:eastAsia="en-US"/>
          </w:rPr>
          <w:t>BoundNames</w:t>
        </w:r>
        <w:r w:rsidRPr="00E65A34">
          <w:t xml:space="preserve"> of </w:t>
        </w:r>
        <w:r w:rsidRPr="009C202C">
          <w:rPr>
            <w:rStyle w:val="bnf"/>
          </w:rPr>
          <w:t xml:space="preserve">BindingPattern  </w:t>
        </w:r>
        <w:r w:rsidRPr="009C202C">
          <w:t>contains any duplicate elements.</w:t>
        </w:r>
      </w:ins>
    </w:p>
    <w:p w14:paraId="1179595A" w14:textId="77777777" w:rsidR="00BF5CDF" w:rsidRPr="00E77497" w:rsidRDefault="00BF5CDF" w:rsidP="00BF5CDF">
      <w:pPr>
        <w:rPr>
          <w:ins w:id="19111" w:author="Rev 7 Allen Wirfs-Brock" w:date="2012-04-26T11:01:00Z"/>
          <w:rFonts w:ascii="Helvetica" w:hAnsi="Helvetica"/>
          <w:b/>
        </w:rPr>
      </w:pPr>
      <w:ins w:id="19112" w:author="Rev 7 Allen Wirfs-Brock" w:date="2012-04-26T11:01:00Z">
        <w:r w:rsidRPr="00675B74">
          <w:rPr>
            <w:rFonts w:ascii="Helvetica" w:hAnsi="Helvetica"/>
            <w:b/>
          </w:rPr>
          <w:t xml:space="preserve">Static Semantics:  </w:t>
        </w:r>
        <w:r w:rsidRPr="00E77497">
          <w:rPr>
            <w:rFonts w:ascii="Helvetica" w:eastAsia="Times New Roman" w:hAnsi="Helvetica"/>
            <w:b/>
            <w:spacing w:val="6"/>
            <w:lang w:eastAsia="en-US"/>
          </w:rPr>
          <w:t>BoundNames</w:t>
        </w:r>
      </w:ins>
    </w:p>
    <w:p w14:paraId="77657E6D" w14:textId="77777777" w:rsidR="00BF5CDF" w:rsidRPr="00E77497" w:rsidRDefault="00BF5CDF" w:rsidP="00BF5CDF">
      <w:pPr>
        <w:rPr>
          <w:ins w:id="19113" w:author="Rev 7 Allen Wirfs-Brock" w:date="2012-04-26T11:01:00Z"/>
        </w:rPr>
      </w:pPr>
      <w:ins w:id="19114" w:author="Rev 7 Allen Wirfs-Brock" w:date="2012-04-26T11:01:00Z">
        <w:r w:rsidRPr="00E77497">
          <w:rPr>
            <w:rStyle w:val="bnf"/>
          </w:rPr>
          <w:t xml:space="preserve">PropertySetParameterList </w:t>
        </w:r>
        <w:r w:rsidRPr="00E77497">
          <w:rPr>
            <w:b/>
          </w:rPr>
          <w:t>:</w:t>
        </w:r>
        <w:r w:rsidRPr="00E77497">
          <w:t xml:space="preserve"> </w:t>
        </w:r>
        <w:r w:rsidRPr="00E77497">
          <w:rPr>
            <w:rFonts w:ascii="Times New Roman" w:hAnsi="Times New Roman"/>
            <w:i/>
          </w:rPr>
          <w:t>Binding</w:t>
        </w:r>
        <w:r w:rsidRPr="00E77497">
          <w:rPr>
            <w:rStyle w:val="bnf"/>
          </w:rPr>
          <w:t xml:space="preserve">Identifier </w:t>
        </w:r>
      </w:ins>
    </w:p>
    <w:p w14:paraId="0BB0064D" w14:textId="77777777" w:rsidR="00BF5CDF" w:rsidRPr="00E77497" w:rsidRDefault="00BF5CDF" w:rsidP="00BF5CDF">
      <w:pPr>
        <w:pStyle w:val="Alg4"/>
        <w:numPr>
          <w:ilvl w:val="0"/>
          <w:numId w:val="744"/>
        </w:numPr>
        <w:spacing w:after="220"/>
        <w:contextualSpacing/>
        <w:rPr>
          <w:ins w:id="19115" w:author="Rev 7 Allen Wirfs-Brock" w:date="2012-04-26T11:01:00Z"/>
        </w:rPr>
      </w:pPr>
      <w:ins w:id="19116" w:author="Rev 7 Allen Wirfs-Brock" w:date="2012-04-26T11:01:00Z">
        <w:r w:rsidRPr="00E77497">
          <w:t xml:space="preserve">Return BoundNames of </w:t>
        </w:r>
        <w:r w:rsidRPr="00E77497">
          <w:rPr>
            <w:i/>
          </w:rPr>
          <w:t>Binding</w:t>
        </w:r>
        <w:r w:rsidRPr="00E77497">
          <w:rPr>
            <w:rStyle w:val="bnf"/>
          </w:rPr>
          <w:t>Identifier</w:t>
        </w:r>
        <w:r w:rsidRPr="00E77497">
          <w:t>.</w:t>
        </w:r>
      </w:ins>
    </w:p>
    <w:p w14:paraId="7AEE5E42" w14:textId="77777777" w:rsidR="00BF5CDF" w:rsidRPr="00E77497" w:rsidRDefault="00BF5CDF" w:rsidP="00BF5CDF">
      <w:pPr>
        <w:rPr>
          <w:ins w:id="19117" w:author="Rev 7 Allen Wirfs-Brock" w:date="2012-04-26T11:01:00Z"/>
        </w:rPr>
      </w:pPr>
      <w:ins w:id="19118" w:author="Rev 7 Allen Wirfs-Brock" w:date="2012-04-26T11:01:00Z">
        <w:r w:rsidRPr="00E77497">
          <w:rPr>
            <w:rStyle w:val="bnf"/>
          </w:rPr>
          <w:t>PropertySetParameterList</w:t>
        </w:r>
        <w:r w:rsidRPr="00E77497">
          <w:rPr>
            <w:b/>
          </w:rPr>
          <w:t>:</w:t>
        </w:r>
        <w:r w:rsidRPr="00E77497">
          <w:t xml:space="preserve"> </w:t>
        </w:r>
        <w:r w:rsidRPr="00E77497">
          <w:rPr>
            <w:rStyle w:val="bnf"/>
          </w:rPr>
          <w:t xml:space="preserve">BindingPattern </w:t>
        </w:r>
      </w:ins>
    </w:p>
    <w:p w14:paraId="25A30336" w14:textId="77777777" w:rsidR="00BF5CDF" w:rsidRPr="00E77497" w:rsidRDefault="00BF5CDF" w:rsidP="00BF5CDF">
      <w:pPr>
        <w:pStyle w:val="Alg4"/>
        <w:numPr>
          <w:ilvl w:val="0"/>
          <w:numId w:val="745"/>
        </w:numPr>
        <w:spacing w:after="220"/>
        <w:contextualSpacing/>
        <w:rPr>
          <w:ins w:id="19119" w:author="Rev 7 Allen Wirfs-Brock" w:date="2012-04-26T11:01:00Z"/>
        </w:rPr>
      </w:pPr>
      <w:ins w:id="19120" w:author="Rev 7 Allen Wirfs-Brock" w:date="2012-04-26T11:01:00Z">
        <w:r w:rsidRPr="00E77497">
          <w:t xml:space="preserve">Return BoundNames of </w:t>
        </w:r>
        <w:r w:rsidRPr="00E77497">
          <w:rPr>
            <w:rStyle w:val="bnf"/>
          </w:rPr>
          <w:t>BindingPattern</w:t>
        </w:r>
        <w:r w:rsidRPr="00E77497">
          <w:t>.</w:t>
        </w:r>
      </w:ins>
    </w:p>
    <w:p w14:paraId="79BF048F" w14:textId="77777777" w:rsidR="00BF5CDF" w:rsidRPr="00E77497" w:rsidRDefault="00BF5CDF" w:rsidP="00BF5CDF">
      <w:pPr>
        <w:rPr>
          <w:ins w:id="19121" w:author="Rev 7 Allen Wirfs-Brock" w:date="2012-04-26T11:01:00Z"/>
          <w:rFonts w:ascii="Helvetica" w:hAnsi="Helvetica"/>
          <w:b/>
        </w:rPr>
      </w:pPr>
      <w:ins w:id="19122" w:author="Rev 7 Allen Wirfs-Brock" w:date="2012-04-26T11:01:00Z">
        <w:r w:rsidRPr="00E77497">
          <w:rPr>
            <w:rFonts w:ascii="Helvetica" w:hAnsi="Helvetica"/>
            <w:b/>
          </w:rPr>
          <w:t xml:space="preserve">Static Semantics:  </w:t>
        </w:r>
        <w:r w:rsidRPr="00E77497">
          <w:rPr>
            <w:rFonts w:ascii="Helvetica" w:hAnsi="Helvetica"/>
            <w:b/>
            <w:lang w:eastAsia="en-US"/>
          </w:rPr>
          <w:t>ExpectedArgumentCount</w:t>
        </w:r>
      </w:ins>
    </w:p>
    <w:p w14:paraId="301EC8E7" w14:textId="77777777" w:rsidR="00BF5CDF" w:rsidRPr="00E77497" w:rsidRDefault="00BF5CDF" w:rsidP="00BF5CDF">
      <w:pPr>
        <w:rPr>
          <w:ins w:id="19123" w:author="Rev 7 Allen Wirfs-Brock" w:date="2012-04-26T11:01:00Z"/>
        </w:rPr>
      </w:pPr>
      <w:ins w:id="19124" w:author="Rev 7 Allen Wirfs-Brock" w:date="2012-04-26T11:01: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280E0F93" w14:textId="77777777" w:rsidR="00BF5CDF" w:rsidRPr="00E77497" w:rsidRDefault="00BF5CDF" w:rsidP="004A7791">
      <w:pPr>
        <w:pStyle w:val="Alg4"/>
        <w:numPr>
          <w:ilvl w:val="0"/>
          <w:numId w:val="746"/>
        </w:numPr>
        <w:spacing w:after="220"/>
        <w:contextualSpacing/>
        <w:rPr>
          <w:ins w:id="19125" w:author="Rev 7 Allen Wirfs-Brock" w:date="2012-04-26T11:01:00Z"/>
        </w:rPr>
      </w:pPr>
      <w:ins w:id="19126" w:author="Rev 7 Allen Wirfs-Brock" w:date="2012-04-26T11:01:00Z">
        <w:r w:rsidRPr="00E77497">
          <w:t>Return 1.</w:t>
        </w:r>
      </w:ins>
    </w:p>
    <w:p w14:paraId="3E784315" w14:textId="77777777" w:rsidR="00BF5CDF" w:rsidRPr="00E77497" w:rsidRDefault="00BF5CDF" w:rsidP="00BF5CDF">
      <w:pPr>
        <w:rPr>
          <w:ins w:id="19127" w:author="Rev 7 Allen Wirfs-Brock" w:date="2012-04-26T11:01:00Z"/>
        </w:rPr>
      </w:pPr>
      <w:ins w:id="19128" w:author="Rev 7 Allen Wirfs-Brock" w:date="2012-04-26T11:01: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26B25DD0" w14:textId="77777777" w:rsidR="00BF5CDF" w:rsidRPr="00E77497" w:rsidRDefault="00BF5CDF" w:rsidP="004A7791">
      <w:pPr>
        <w:pStyle w:val="Alg4"/>
        <w:numPr>
          <w:ilvl w:val="0"/>
          <w:numId w:val="747"/>
        </w:numPr>
        <w:spacing w:after="220"/>
        <w:contextualSpacing/>
        <w:rPr>
          <w:ins w:id="19129" w:author="Rev 7 Allen Wirfs-Brock" w:date="2012-04-26T11:01:00Z"/>
        </w:rPr>
      </w:pPr>
      <w:ins w:id="19130" w:author="Rev 7 Allen Wirfs-Brock" w:date="2012-04-26T11:01:00Z">
        <w:r w:rsidRPr="00E77497">
          <w:t>Return 1.</w:t>
        </w:r>
      </w:ins>
    </w:p>
    <w:p w14:paraId="23C5BE98" w14:textId="77777777" w:rsidR="00BF5CDF" w:rsidRPr="00E77497" w:rsidRDefault="00BF5CDF" w:rsidP="00BF5CDF">
      <w:pPr>
        <w:rPr>
          <w:ins w:id="19131" w:author="Rev 7 Allen Wirfs-Brock" w:date="2012-04-26T11:01:00Z"/>
          <w:rFonts w:ascii="Helvetica" w:hAnsi="Helvetica"/>
          <w:b/>
        </w:rPr>
      </w:pPr>
      <w:ins w:id="19132" w:author="Rev 7 Allen Wirfs-Brock" w:date="2012-04-26T11:01:00Z">
        <w:r w:rsidRPr="00E77497">
          <w:rPr>
            <w:rFonts w:ascii="Helvetica" w:hAnsi="Helvetica"/>
            <w:b/>
          </w:rPr>
          <w:t xml:space="preserve">Static Semantics:  </w:t>
        </w:r>
        <w:r w:rsidRPr="00E77497">
          <w:rPr>
            <w:rStyle w:val="bnf"/>
            <w:rFonts w:ascii="Helvetica" w:hAnsi="Helvetica"/>
            <w:b/>
            <w:i w:val="0"/>
          </w:rPr>
          <w:t>PropName</w:t>
        </w:r>
      </w:ins>
    </w:p>
    <w:p w14:paraId="742D9260" w14:textId="77777777" w:rsidR="00BF5CDF" w:rsidRPr="00E77497" w:rsidRDefault="00BF5CDF" w:rsidP="00BF5CDF">
      <w:pPr>
        <w:rPr>
          <w:ins w:id="19133" w:author="Rev 7 Allen Wirfs-Brock" w:date="2012-04-26T11:01:00Z"/>
        </w:rPr>
      </w:pPr>
      <w:ins w:id="19134" w:author="Rev 7 Allen Wirfs-Brock" w:date="2012-04-26T11:01: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 </w:t>
        </w:r>
      </w:ins>
      <w:ins w:id="19135" w:author="Rev 7 Allen Wirfs-Brock" w:date="2012-04-26T11:33:00Z">
        <w:r w:rsidR="00C318A3" w:rsidRPr="001F444B">
          <w:rPr>
            <w:rFonts w:ascii="Times New Roman" w:hAnsi="Times New Roman"/>
            <w:i/>
          </w:rPr>
          <w:t>Consise</w:t>
        </w:r>
        <w:r w:rsidR="00C318A3" w:rsidRPr="0097041B">
          <w:rPr>
            <w:rFonts w:ascii="Times New Roman" w:hAnsi="Times New Roman"/>
            <w:i/>
          </w:rPr>
          <w:t>Body</w:t>
        </w:r>
        <w:r w:rsidR="00C318A3" w:rsidRPr="008B7F6F">
          <w:rPr>
            <w:rFonts w:ascii="Courier New" w:hAnsi="Courier New" w:cs="Courier New"/>
            <w:b/>
            <w:iCs/>
          </w:rPr>
          <w:t xml:space="preserve"> </w:t>
        </w:r>
      </w:ins>
    </w:p>
    <w:p w14:paraId="13555FD1" w14:textId="77777777" w:rsidR="00BF5CDF" w:rsidRPr="00E77497" w:rsidRDefault="00BF5CDF" w:rsidP="004A7791">
      <w:pPr>
        <w:pStyle w:val="Alg4"/>
        <w:numPr>
          <w:ilvl w:val="0"/>
          <w:numId w:val="750"/>
        </w:numPr>
        <w:spacing w:after="220"/>
        <w:contextualSpacing/>
        <w:rPr>
          <w:ins w:id="19136" w:author="Rev 7 Allen Wirfs-Brock" w:date="2012-04-26T11:01:00Z"/>
        </w:rPr>
      </w:pPr>
      <w:ins w:id="19137" w:author="Rev 7 Allen Wirfs-Brock" w:date="2012-04-26T11:01:00Z">
        <w:r w:rsidRPr="00E77497">
          <w:t>Return PropName</w:t>
        </w:r>
        <w:r w:rsidRPr="008D6EE3">
          <w:t xml:space="preserve"> </w:t>
        </w:r>
        <w:r w:rsidRPr="00E77497">
          <w:t xml:space="preserve">of </w:t>
        </w:r>
        <w:r w:rsidRPr="00E77497">
          <w:rPr>
            <w:i/>
          </w:rPr>
          <w:t>PropertyName</w:t>
        </w:r>
        <w:r w:rsidRPr="00E77497">
          <w:t>.</w:t>
        </w:r>
      </w:ins>
    </w:p>
    <w:p w14:paraId="4D49A0FA" w14:textId="77777777" w:rsidR="00BF5CDF" w:rsidRPr="00E77497" w:rsidRDefault="00BF5CDF" w:rsidP="00BF5CDF">
      <w:pPr>
        <w:rPr>
          <w:ins w:id="19138" w:author="Rev 7 Allen Wirfs-Brock" w:date="2012-04-26T11:01:00Z"/>
        </w:rPr>
      </w:pPr>
      <w:ins w:id="19139" w:author="Rev 7 Allen Wirfs-Brock" w:date="2012-04-26T11:01:00Z">
        <w:r>
          <w:rPr>
            <w:rStyle w:val="bnf"/>
          </w:rPr>
          <w:t>MethodDefinition</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 </w:t>
        </w:r>
      </w:ins>
      <w:ins w:id="19140" w:author="Rev 7 Allen Wirfs-Brock" w:date="2012-04-26T11:33:00Z">
        <w:r w:rsidR="00C318A3" w:rsidRPr="001F444B">
          <w:rPr>
            <w:rFonts w:ascii="Times New Roman" w:hAnsi="Times New Roman"/>
            <w:i/>
          </w:rPr>
          <w:t>Consise</w:t>
        </w:r>
        <w:r w:rsidR="00C318A3" w:rsidRPr="0097041B">
          <w:rPr>
            <w:rFonts w:ascii="Times New Roman" w:hAnsi="Times New Roman"/>
            <w:i/>
          </w:rPr>
          <w:t>Body</w:t>
        </w:r>
        <w:r w:rsidR="00C318A3" w:rsidRPr="008B7F6F">
          <w:rPr>
            <w:rFonts w:ascii="Courier New" w:hAnsi="Courier New" w:cs="Courier New"/>
            <w:b/>
            <w:iCs/>
          </w:rPr>
          <w:t xml:space="preserve"> </w:t>
        </w:r>
      </w:ins>
    </w:p>
    <w:p w14:paraId="1CB17EAC" w14:textId="77777777" w:rsidR="00BF5CDF" w:rsidRPr="00E77497" w:rsidRDefault="00BF5CDF" w:rsidP="004A7791">
      <w:pPr>
        <w:pStyle w:val="Alg4"/>
        <w:numPr>
          <w:ilvl w:val="0"/>
          <w:numId w:val="751"/>
        </w:numPr>
        <w:spacing w:after="220"/>
        <w:contextualSpacing/>
        <w:rPr>
          <w:ins w:id="19141" w:author="Rev 7 Allen Wirfs-Brock" w:date="2012-04-26T11:01:00Z"/>
        </w:rPr>
      </w:pPr>
      <w:ins w:id="19142" w:author="Rev 7 Allen Wirfs-Brock" w:date="2012-04-26T11:01:00Z">
        <w:r w:rsidRPr="00E77497">
          <w:t>Return PropName</w:t>
        </w:r>
        <w:r w:rsidRPr="008D6EE3">
          <w:t xml:space="preserve"> </w:t>
        </w:r>
        <w:r w:rsidRPr="00E77497">
          <w:t xml:space="preserve">of </w:t>
        </w:r>
        <w:r w:rsidRPr="00E77497">
          <w:rPr>
            <w:i/>
          </w:rPr>
          <w:t>PropertyName</w:t>
        </w:r>
        <w:r w:rsidRPr="00E77497">
          <w:t>.</w:t>
        </w:r>
      </w:ins>
    </w:p>
    <w:p w14:paraId="60555CE1" w14:textId="77777777" w:rsidR="00BF5CDF" w:rsidRPr="00E77497" w:rsidRDefault="00BF5CDF" w:rsidP="00BF5CDF">
      <w:pPr>
        <w:keepNext/>
        <w:rPr>
          <w:ins w:id="19143" w:author="Rev 7 Allen Wirfs-Brock" w:date="2012-04-26T11:01:00Z"/>
        </w:rPr>
      </w:pPr>
      <w:ins w:id="19144" w:author="Rev 7 Allen Wirfs-Brock" w:date="2012-04-26T11:01:00Z">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ins>
      <w:ins w:id="19145" w:author="Rev 7 Allen Wirfs-Brock" w:date="2012-04-26T11:33:00Z">
        <w:r w:rsidR="00C318A3" w:rsidRPr="001F444B">
          <w:rPr>
            <w:rFonts w:ascii="Times New Roman" w:hAnsi="Times New Roman"/>
            <w:i/>
          </w:rPr>
          <w:t>Consise</w:t>
        </w:r>
        <w:r w:rsidR="00C318A3" w:rsidRPr="0097041B">
          <w:rPr>
            <w:rFonts w:ascii="Times New Roman" w:hAnsi="Times New Roman"/>
            <w:i/>
          </w:rPr>
          <w:t>Body</w:t>
        </w:r>
        <w:r w:rsidR="00C318A3" w:rsidRPr="008B7F6F">
          <w:rPr>
            <w:rFonts w:ascii="Courier New" w:hAnsi="Courier New" w:cs="Courier New"/>
            <w:b/>
            <w:iCs/>
          </w:rPr>
          <w:t xml:space="preserve"> </w:t>
        </w:r>
      </w:ins>
    </w:p>
    <w:p w14:paraId="45D9201F" w14:textId="77777777" w:rsidR="00BF5CDF" w:rsidRPr="00E77497" w:rsidRDefault="00BF5CDF" w:rsidP="004A7791">
      <w:pPr>
        <w:pStyle w:val="Alg4"/>
        <w:numPr>
          <w:ilvl w:val="0"/>
          <w:numId w:val="752"/>
        </w:numPr>
        <w:spacing w:after="220"/>
        <w:contextualSpacing/>
        <w:rPr>
          <w:ins w:id="19146" w:author="Rev 7 Allen Wirfs-Brock" w:date="2012-04-26T11:01:00Z"/>
        </w:rPr>
      </w:pPr>
      <w:ins w:id="19147" w:author="Rev 7 Allen Wirfs-Brock" w:date="2012-04-26T11:01:00Z">
        <w:r w:rsidRPr="00E77497">
          <w:t>Return PropName</w:t>
        </w:r>
        <w:r w:rsidRPr="0099011E">
          <w:t xml:space="preserve"> </w:t>
        </w:r>
        <w:r w:rsidRPr="00E77497">
          <w:t xml:space="preserve">of </w:t>
        </w:r>
        <w:r w:rsidRPr="00E77497">
          <w:rPr>
            <w:i/>
          </w:rPr>
          <w:t>PropertyName</w:t>
        </w:r>
        <w:r w:rsidRPr="00E77497">
          <w:t>.</w:t>
        </w:r>
      </w:ins>
    </w:p>
    <w:p w14:paraId="35B20CD2" w14:textId="77777777" w:rsidR="00BF5CDF" w:rsidRPr="008B7F6F" w:rsidRDefault="00BF5CDF" w:rsidP="00BF5CDF">
      <w:pPr>
        <w:rPr>
          <w:ins w:id="19148" w:author="Rev 7 Allen Wirfs-Brock" w:date="2012-04-26T11:01:00Z"/>
        </w:rPr>
      </w:pPr>
      <w:ins w:id="19149" w:author="Rev 7 Allen Wirfs-Brock" w:date="2012-04-26T11:01:00Z">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b/>
            <w:iCs/>
          </w:rPr>
          <w:t xml:space="preserve"> </w:t>
        </w:r>
      </w:ins>
      <w:ins w:id="19150" w:author="Rev 7 Allen Wirfs-Brock" w:date="2012-04-26T11:33:00Z">
        <w:r w:rsidR="00C318A3" w:rsidRPr="001F444B">
          <w:rPr>
            <w:rFonts w:ascii="Times New Roman" w:hAnsi="Times New Roman"/>
            <w:i/>
          </w:rPr>
          <w:t>Consise</w:t>
        </w:r>
        <w:r w:rsidR="00C318A3" w:rsidRPr="0097041B">
          <w:rPr>
            <w:rFonts w:ascii="Times New Roman" w:hAnsi="Times New Roman"/>
            <w:i/>
          </w:rPr>
          <w:t>Body</w:t>
        </w:r>
        <w:r w:rsidR="00C318A3" w:rsidRPr="008B7F6F">
          <w:rPr>
            <w:rFonts w:ascii="Courier New" w:hAnsi="Courier New" w:cs="Courier New"/>
            <w:b/>
            <w:iCs/>
          </w:rPr>
          <w:t xml:space="preserve"> </w:t>
        </w:r>
      </w:ins>
    </w:p>
    <w:p w14:paraId="0AA299AD" w14:textId="77777777" w:rsidR="00BF5CDF" w:rsidRPr="006B6D0A" w:rsidRDefault="00BF5CDF" w:rsidP="004A7791">
      <w:pPr>
        <w:pStyle w:val="Alg4"/>
        <w:numPr>
          <w:ilvl w:val="0"/>
          <w:numId w:val="753"/>
        </w:numPr>
        <w:spacing w:after="220"/>
        <w:contextualSpacing/>
        <w:rPr>
          <w:ins w:id="19151" w:author="Rev 7 Allen Wirfs-Brock" w:date="2012-04-26T11:01:00Z"/>
        </w:rPr>
      </w:pPr>
      <w:ins w:id="19152" w:author="Rev 7 Allen Wirfs-Brock" w:date="2012-04-26T11:01:00Z">
        <w:r w:rsidRPr="006B6D0A">
          <w:t>Return PropName</w:t>
        </w:r>
        <w:r w:rsidRPr="0099011E">
          <w:t xml:space="preserve"> </w:t>
        </w:r>
        <w:r w:rsidRPr="00E77497">
          <w:t xml:space="preserve">of </w:t>
        </w:r>
        <w:r w:rsidRPr="00E77497">
          <w:rPr>
            <w:i/>
          </w:rPr>
          <w:t>PropertyName</w:t>
        </w:r>
        <w:r w:rsidRPr="006B6D0A">
          <w:t>.</w:t>
        </w:r>
      </w:ins>
    </w:p>
    <w:p w14:paraId="1AEE3CF8" w14:textId="77777777" w:rsidR="004A7791" w:rsidRPr="00E77497" w:rsidRDefault="004A7791" w:rsidP="004A7791">
      <w:pPr>
        <w:pStyle w:val="40"/>
        <w:numPr>
          <w:ilvl w:val="0"/>
          <w:numId w:val="0"/>
        </w:numPr>
        <w:rPr>
          <w:ins w:id="19153" w:author="Rev 7 Allen Wirfs-Brock" w:date="2012-04-26T11:12:00Z"/>
        </w:rPr>
      </w:pPr>
      <w:ins w:id="19154" w:author="Rev 7 Allen Wirfs-Brock" w:date="2012-04-26T11:12:00Z">
        <w:r w:rsidRPr="00E77497">
          <w:t>Runtime Semantics</w:t>
        </w:r>
      </w:ins>
    </w:p>
    <w:p w14:paraId="40A5B5A2" w14:textId="77777777" w:rsidR="004A7791" w:rsidRPr="00E77497" w:rsidRDefault="004A7791" w:rsidP="004A7791">
      <w:pPr>
        <w:keepNext/>
        <w:rPr>
          <w:ins w:id="19155" w:author="Rev 7 Allen Wirfs-Brock" w:date="2012-04-26T11:12:00Z"/>
          <w:rFonts w:ascii="Helvetica" w:hAnsi="Helvetica"/>
          <w:b/>
        </w:rPr>
      </w:pPr>
      <w:ins w:id="19156" w:author="Rev 7 Allen Wirfs-Brock" w:date="2012-04-26T11:12: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3035E2E4" w14:textId="77777777" w:rsidR="004A7791" w:rsidRPr="004418C4" w:rsidRDefault="004A7791" w:rsidP="004A7791">
      <w:pPr>
        <w:ind w:left="360"/>
        <w:rPr>
          <w:ins w:id="19157" w:author="Rev 7 Allen Wirfs-Brock" w:date="2012-04-26T11:12:00Z"/>
        </w:rPr>
      </w:pPr>
      <w:ins w:id="19158" w:author="Rev 7 Allen Wirfs-Brock" w:date="2012-04-26T11:12:00Z">
        <w:r>
          <w:t>W</w:t>
        </w:r>
        <w:r w:rsidRPr="004418C4">
          <w:t xml:space="preserve">ith </w:t>
        </w:r>
        <w:r>
          <w:t>parameter</w:t>
        </w:r>
        <w:r w:rsidRPr="004418C4">
          <w:t xml:space="preserve"> </w:t>
        </w:r>
        <w:r>
          <w:rPr>
            <w:rFonts w:ascii="Times New Roman" w:hAnsi="Times New Roman"/>
            <w:i/>
          </w:rPr>
          <w:t>object</w:t>
        </w:r>
        <w:r>
          <w:t>.</w:t>
        </w:r>
      </w:ins>
    </w:p>
    <w:p w14:paraId="1E4E12E8" w14:textId="77777777" w:rsidR="004A7791" w:rsidRPr="00E77497" w:rsidRDefault="004A7791" w:rsidP="004A7791">
      <w:pPr>
        <w:rPr>
          <w:ins w:id="19159" w:author="Rev 7 Allen Wirfs-Brock" w:date="2012-04-26T11:12:00Z"/>
        </w:rPr>
      </w:pPr>
      <w:ins w:id="19160" w:author="Rev 7 Allen Wirfs-Brock" w:date="2012-04-26T11:1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A5000">
          <w:rPr>
            <w:rFonts w:ascii="Times New Roman" w:hAnsi="Times New Roman"/>
            <w:i/>
          </w:rPr>
          <w:t>FormalParameterList</w:t>
        </w:r>
        <w:r w:rsidRPr="00E77497">
          <w:rPr>
            <w:rFonts w:ascii="Courier New" w:hAnsi="Courier New" w:cs="Courier New"/>
            <w:b/>
            <w:iCs/>
          </w:rPr>
          <w:t xml:space="preserve"> ) </w:t>
        </w:r>
      </w:ins>
      <w:ins w:id="19161" w:author="Rev 7 Allen Wirfs-Brock" w:date="2012-04-26T11:34:00Z">
        <w:r w:rsidR="00C318A3" w:rsidRPr="001F444B">
          <w:rPr>
            <w:rFonts w:ascii="Times New Roman" w:hAnsi="Times New Roman"/>
            <w:i/>
          </w:rPr>
          <w:t>Consise</w:t>
        </w:r>
        <w:r w:rsidR="00C318A3" w:rsidRPr="0097041B">
          <w:rPr>
            <w:rFonts w:ascii="Times New Roman" w:hAnsi="Times New Roman"/>
            <w:i/>
          </w:rPr>
          <w:t>Body</w:t>
        </w:r>
        <w:r w:rsidR="00C318A3" w:rsidRPr="008B7F6F">
          <w:rPr>
            <w:rFonts w:ascii="Courier New" w:hAnsi="Courier New" w:cs="Courier New"/>
            <w:b/>
            <w:iCs/>
          </w:rPr>
          <w:t xml:space="preserve"> </w:t>
        </w:r>
      </w:ins>
    </w:p>
    <w:p w14:paraId="34380C19" w14:textId="77777777" w:rsidR="004A7791" w:rsidRPr="00E77497" w:rsidRDefault="004A7791" w:rsidP="00F62C9B">
      <w:pPr>
        <w:pStyle w:val="Alg4"/>
        <w:numPr>
          <w:ilvl w:val="0"/>
          <w:numId w:val="754"/>
        </w:numPr>
        <w:contextualSpacing/>
        <w:rPr>
          <w:ins w:id="19162" w:author="Rev 7 Allen Wirfs-Brock" w:date="2012-04-26T11:12:00Z"/>
        </w:rPr>
      </w:pPr>
      <w:ins w:id="19163" w:author="Rev 7 Allen Wirfs-Brock" w:date="2012-04-26T11:1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6534EF4D" w14:textId="77777777" w:rsidR="00905A0F" w:rsidRPr="0006447F" w:rsidRDefault="00905A0F" w:rsidP="00905A0F">
      <w:pPr>
        <w:numPr>
          <w:ilvl w:val="0"/>
          <w:numId w:val="754"/>
        </w:numPr>
        <w:contextualSpacing/>
        <w:rPr>
          <w:ins w:id="19164" w:author="Rev 7 Allen Wirfs-Brock" w:date="2012-04-28T08:59:00Z"/>
          <w:rFonts w:ascii="Times New Roman" w:hAnsi="Times New Roman"/>
        </w:rPr>
      </w:pPr>
      <w:commentRangeStart w:id="19165"/>
      <w:ins w:id="19166" w:author="Rev 7 Allen Wirfs-Brock" w:date="2012-04-28T09:01:00Z">
        <w:r>
          <w:rPr>
            <w:rFonts w:ascii="Times New Roman" w:hAnsi="Times New Roman"/>
          </w:rPr>
          <w:t>L</w:t>
        </w:r>
      </w:ins>
      <w:ins w:id="19167" w:author="Rev 7 Allen Wirfs-Brock" w:date="2012-04-28T08:59:00Z">
        <w:r>
          <w:rPr>
            <w:rFonts w:ascii="Times New Roman" w:hAnsi="Times New Roman"/>
          </w:rPr>
          <w:t xml:space="preserve">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ins>
      <w:commentRangeEnd w:id="19165"/>
      <w:ins w:id="19168" w:author="Rev 7 Allen Wirfs-Brock" w:date="2012-04-28T09:02:00Z">
        <w:r>
          <w:rPr>
            <w:rStyle w:val="af4"/>
          </w:rPr>
          <w:commentReference w:id="19165"/>
        </w:r>
      </w:ins>
      <w:ins w:id="19169" w:author="Rev 7 Allen Wirfs-Brock" w:date="2012-04-28T08:59:00Z">
        <w:r>
          <w:rPr>
            <w:rFonts w:ascii="Times New Roman" w:hAnsi="Times New Roman"/>
          </w:rPr>
          <w:t xml:space="preserve">  </w:t>
        </w:r>
      </w:ins>
    </w:p>
    <w:p w14:paraId="3ACD3D1B" w14:textId="77777777" w:rsidR="00905A0F" w:rsidRDefault="00905A0F" w:rsidP="00905A0F">
      <w:pPr>
        <w:numPr>
          <w:ilvl w:val="0"/>
          <w:numId w:val="754"/>
        </w:numPr>
        <w:contextualSpacing/>
        <w:rPr>
          <w:ins w:id="19170" w:author="Rev 7 Allen Wirfs-Brock" w:date="2012-04-28T08:59:00Z"/>
          <w:rFonts w:ascii="Times New Roman" w:hAnsi="Times New Roman"/>
        </w:rPr>
      </w:pPr>
      <w:ins w:id="19171" w:author="Rev 7 Allen Wirfs-Brock" w:date="2012-04-28T0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ins>
      <w:ins w:id="19172" w:author="Rev 7 Allen Wirfs-Brock" w:date="2012-05-02T10:54:00Z">
        <w:r w:rsidR="002F42C1" w:rsidRPr="002F42C1">
          <w:rPr>
            <w:rFonts w:ascii="Times New Roman" w:hAnsi="Times New Roman"/>
          </w:rPr>
          <w:t xml:space="preserve"> </w:t>
        </w:r>
        <w:r w:rsidR="002F42C1">
          <w:rPr>
            <w:rFonts w:ascii="Times New Roman" w:hAnsi="Times New Roman"/>
          </w:rPr>
          <w:t>current</w:t>
        </w:r>
        <w:r w:rsidR="002F42C1" w:rsidRPr="00E77497">
          <w:rPr>
            <w:rFonts w:ascii="Times New Roman" w:hAnsi="Times New Roman"/>
          </w:rPr>
          <w:t xml:space="preserve"> execution context</w:t>
        </w:r>
        <w:r w:rsidR="002F42C1">
          <w:rPr>
            <w:rFonts w:ascii="Times New Roman" w:hAnsi="Times New Roman"/>
          </w:rPr>
          <w:t>’s</w:t>
        </w:r>
      </w:ins>
      <w:ins w:id="19173" w:author="Rev 7 Allen Wirfs-Brock" w:date="2012-04-28T08:59:00Z">
        <w:r w:rsidRPr="00E77497">
          <w:rPr>
            <w:rFonts w:ascii="Times New Roman" w:hAnsi="Times New Roman"/>
          </w:rPr>
          <w:t xml:space="preserve"> LexicalEnvironment</w:t>
        </w:r>
        <w:r>
          <w:rPr>
            <w:rFonts w:ascii="Times New Roman" w:hAnsi="Times New Roman"/>
          </w:rPr>
          <w:t>.</w:t>
        </w:r>
      </w:ins>
    </w:p>
    <w:p w14:paraId="6EAE105E" w14:textId="77777777" w:rsidR="00905A0F" w:rsidRPr="0006447F" w:rsidRDefault="00905A0F" w:rsidP="00F62C9B">
      <w:pPr>
        <w:numPr>
          <w:ilvl w:val="0"/>
          <w:numId w:val="754"/>
        </w:numPr>
        <w:spacing w:after="220"/>
        <w:contextualSpacing/>
        <w:rPr>
          <w:ins w:id="19174" w:author="Rev 7 Allen Wirfs-Brock" w:date="2012-04-28T08:59:00Z"/>
          <w:rFonts w:ascii="Times New Roman" w:hAnsi="Times New Roman"/>
        </w:rPr>
      </w:pPr>
      <w:ins w:id="19175" w:author="Rev 7 Allen Wirfs-Brock" w:date="2012-04-28T08:59:00Z">
        <w:r>
          <w:rPr>
            <w:rFonts w:ascii="Times New Roman" w:hAnsi="Times New Roman"/>
          </w:rPr>
          <w:t xml:space="preserve">Let </w:t>
        </w:r>
      </w:ins>
      <w:ins w:id="19176" w:author="Rev 7 Allen Wirfs-Brock" w:date="2012-04-28T09:03:00Z">
        <w:r w:rsidRPr="00F62C9B">
          <w:rPr>
            <w:rFonts w:ascii="Times New Roman" w:hAnsi="Times New Roman"/>
            <w:i/>
          </w:rPr>
          <w:t>closure</w:t>
        </w:r>
      </w:ins>
      <w:ins w:id="19177" w:author="Rev 7 Allen Wirfs-Brock" w:date="2012-04-28T08:59:00Z">
        <w:r>
          <w:rPr>
            <w:rFonts w:ascii="Times New Roman" w:hAnsi="Times New Roman"/>
          </w:rPr>
          <w:t xml:space="preserve"> be the result of performing the FunctionCreate abstract operation with arguments </w:t>
        </w:r>
      </w:ins>
      <w:ins w:id="19178" w:author="Rev 7 Allen Wirfs-Brock" w:date="2012-04-28T09:03:00Z">
        <w:r>
          <w:t>Method</w:t>
        </w:r>
      </w:ins>
      <w:ins w:id="19179" w:author="Rev 7 Allen Wirfs-Brock" w:date="2012-04-28T08:59:00Z">
        <w:r>
          <w:t xml:space="preserve">, </w:t>
        </w:r>
        <w:r w:rsidRPr="00E77497">
          <w:rPr>
            <w:rFonts w:ascii="Times New Roman" w:hAnsi="Times New Roman"/>
            <w:i/>
          </w:rPr>
          <w:t>FormalParameterList</w:t>
        </w:r>
        <w:r w:rsidRPr="00E77497">
          <w:t xml:space="preserve">, </w:t>
        </w:r>
      </w:ins>
      <w:ins w:id="19180" w:author="Rev 7 Allen Wirfs-Brock" w:date="2012-04-28T09:04:00Z">
        <w:r>
          <w:rPr>
            <w:rFonts w:ascii="Times New Roman" w:hAnsi="Times New Roman"/>
            <w:i/>
          </w:rPr>
          <w:t>Concise</w:t>
        </w:r>
      </w:ins>
      <w:ins w:id="19181" w:author="Rev 7 Allen Wirfs-Brock" w:date="2012-04-28T08:59:00Z">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ins>
      <w:ins w:id="19182" w:author="Rev 7 Allen Wirfs-Brock" w:date="2012-04-28T09:17:00Z">
        <w:r w:rsidR="00F62C9B">
          <w:rPr>
            <w:rFonts w:ascii="Times New Roman" w:hAnsi="Times New Roman"/>
          </w:rPr>
          <w:t xml:space="preserve"> and with object as the </w:t>
        </w:r>
        <w:r w:rsidR="00F62C9B" w:rsidRPr="00DA3106">
          <w:rPr>
            <w:rFonts w:ascii="Times New Roman" w:hAnsi="Times New Roman"/>
            <w:i/>
          </w:rPr>
          <w:t>homeObject</w:t>
        </w:r>
      </w:ins>
      <w:ins w:id="19183" w:author="Rev 7 Allen Wirfs-Brock" w:date="2012-04-28T09:18:00Z">
        <w:r w:rsidR="00F62C9B">
          <w:rPr>
            <w:rFonts w:ascii="Times New Roman" w:hAnsi="Times New Roman"/>
            <w:i/>
          </w:rPr>
          <w:t xml:space="preserve"> </w:t>
        </w:r>
        <w:r w:rsidR="00F62C9B">
          <w:rPr>
            <w:rFonts w:ascii="Times New Roman" w:hAnsi="Times New Roman"/>
          </w:rPr>
          <w:t xml:space="preserve">optional argument and </w:t>
        </w:r>
        <w:r w:rsidR="00F62C9B" w:rsidRPr="00F62C9B">
          <w:rPr>
            <w:rFonts w:ascii="Times New Roman" w:hAnsi="Times New Roman"/>
            <w:i/>
          </w:rPr>
          <w:t>propName</w:t>
        </w:r>
        <w:r w:rsidR="00F62C9B">
          <w:rPr>
            <w:rFonts w:ascii="Times New Roman" w:hAnsi="Times New Roman"/>
          </w:rPr>
          <w:t xml:space="preserve"> as the</w:t>
        </w:r>
        <w:r w:rsidR="00F62C9B">
          <w:t xml:space="preserve"> </w:t>
        </w:r>
      </w:ins>
      <w:ins w:id="19184" w:author="Rev 7 Allen Wirfs-Brock" w:date="2012-04-28T09:17:00Z">
        <w:r w:rsidR="00F62C9B" w:rsidRPr="00ED240D">
          <w:rPr>
            <w:rFonts w:ascii="Times New Roman" w:hAnsi="Times New Roman"/>
            <w:i/>
          </w:rPr>
          <w:t>methodNam</w:t>
        </w:r>
        <w:r w:rsidR="00F62C9B" w:rsidRPr="00DA3106">
          <w:rPr>
            <w:rFonts w:ascii="Times New Roman" w:hAnsi="Times New Roman"/>
            <w:i/>
          </w:rPr>
          <w:t>e</w:t>
        </w:r>
      </w:ins>
      <w:ins w:id="19185" w:author="Rev 7 Allen Wirfs-Brock" w:date="2012-04-28T09:19:00Z">
        <w:r w:rsidR="00F62C9B" w:rsidRPr="00F62C9B">
          <w:rPr>
            <w:rFonts w:ascii="Times New Roman" w:hAnsi="Times New Roman"/>
          </w:rPr>
          <w:t xml:space="preserve"> </w:t>
        </w:r>
        <w:r w:rsidR="00F62C9B">
          <w:rPr>
            <w:rFonts w:ascii="Times New Roman" w:hAnsi="Times New Roman"/>
          </w:rPr>
          <w:t>optional argument</w:t>
        </w:r>
      </w:ins>
      <w:ins w:id="19186" w:author="Rev 7 Allen Wirfs-Brock" w:date="2012-04-28T08:59:00Z">
        <w:r>
          <w:t>.</w:t>
        </w:r>
      </w:ins>
    </w:p>
    <w:p w14:paraId="26B6E501" w14:textId="77777777" w:rsidR="004A7791" w:rsidRPr="00F62C9B" w:rsidRDefault="004A7791" w:rsidP="00F62C9B">
      <w:pPr>
        <w:numPr>
          <w:ilvl w:val="0"/>
          <w:numId w:val="754"/>
        </w:numPr>
        <w:spacing w:after="220"/>
        <w:contextualSpacing/>
        <w:rPr>
          <w:ins w:id="19187" w:author="Rev 7 Allen Wirfs-Brock" w:date="2012-04-26T11:12:00Z"/>
          <w:rFonts w:ascii="Times New Roman" w:hAnsi="Times New Roman"/>
        </w:rPr>
      </w:pPr>
      <w:ins w:id="19188" w:author="Rev 7 Allen Wirfs-Brock" w:date="2012-04-26T11:1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19189" w:author="Rev 7 Allen Wirfs-Brock" w:date="2012-04-28T09:12:00Z">
        <w:r w:rsidR="00F62C9B">
          <w:rPr>
            <w:rFonts w:ascii="Times New Roman" w:hAnsi="Times New Roman"/>
          </w:rPr>
          <w:t>Value</w:t>
        </w:r>
      </w:ins>
      <w:ins w:id="19190" w:author="Rev 7 Allen Wirfs-Brock" w:date="2012-04-26T11:12: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ins>
      <w:commentRangeStart w:id="19191"/>
      <w:ins w:id="19192" w:author="Rev 7 Allen Wirfs-Brock" w:date="2012-04-28T09:13:00Z">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r w:rsidR="00F62C9B" w:rsidRPr="00F62C9B">
          <w:rPr>
            <w:rFonts w:ascii="Times New Roman" w:hAnsi="Times New Roman"/>
            <w:b/>
          </w:rPr>
          <w:t>true</w:t>
        </w:r>
      </w:ins>
      <w:commentRangeEnd w:id="19191"/>
      <w:ins w:id="19193" w:author="Rev 7 Allen Wirfs-Brock" w:date="2012-04-28T09:14:00Z">
        <w:r w:rsidR="00F62C9B">
          <w:rPr>
            <w:rStyle w:val="af4"/>
          </w:rPr>
          <w:commentReference w:id="19191"/>
        </w:r>
      </w:ins>
      <w:ins w:id="19194" w:author="Rev 7 Allen Wirfs-Brock" w:date="2012-04-28T09:13:00Z">
        <w:r w:rsidR="00F62C9B" w:rsidRPr="00F62C9B">
          <w:rPr>
            <w:rFonts w:ascii="Times New Roman" w:hAnsi="Times New Roman"/>
          </w:rPr>
          <w:t xml:space="preserve">, </w:t>
        </w:r>
      </w:ins>
      <w:ins w:id="19195" w:author="Rev 7 Allen Wirfs-Brock" w:date="2012-04-26T11:12:00Z">
        <w:r w:rsidRPr="00F62C9B">
          <w:rPr>
            <w:rFonts w:ascii="Times New Roman" w:hAnsi="Times New Roman"/>
          </w:rPr>
          <w:t xml:space="preserve">[[Enumerable]]: </w:t>
        </w:r>
      </w:ins>
      <w:ins w:id="19196" w:author="Rev 7 Allen Wirfs-Brock" w:date="2012-04-28T09:13:00Z">
        <w:r w:rsidR="00F62C9B">
          <w:rPr>
            <w:rFonts w:ascii="Times New Roman" w:hAnsi="Times New Roman"/>
            <w:b/>
          </w:rPr>
          <w:t>false</w:t>
        </w:r>
      </w:ins>
      <w:ins w:id="19197" w:author="Rev 7 Allen Wirfs-Brock" w:date="2012-04-26T11:12: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19198" w:author="Rev 7 Allen Wirfs-Brock" w:date="2012-04-28T10:07:00Z">
        <w:r w:rsidR="00066663">
          <w:rPr>
            <w:rFonts w:ascii="Times New Roman" w:hAnsi="Times New Roman"/>
          </w:rPr>
          <w:t>.</w:t>
        </w:r>
      </w:ins>
    </w:p>
    <w:p w14:paraId="517C1EC5" w14:textId="77777777" w:rsidR="004A7791" w:rsidRPr="00F62C9B" w:rsidRDefault="004A7791" w:rsidP="00F62C9B">
      <w:pPr>
        <w:numPr>
          <w:ilvl w:val="0"/>
          <w:numId w:val="754"/>
        </w:numPr>
        <w:spacing w:after="220"/>
        <w:rPr>
          <w:ins w:id="19199" w:author="Rev 7 Allen Wirfs-Brock" w:date="2012-04-26T11:12:00Z"/>
          <w:rFonts w:ascii="Times New Roman" w:hAnsi="Times New Roman"/>
        </w:rPr>
      </w:pPr>
      <w:ins w:id="19200" w:author="Rev 7 Allen Wirfs-Brock" w:date="2012-04-26T11:12:00Z">
        <w:r w:rsidRPr="00F62C9B">
          <w:rPr>
            <w:rFonts w:ascii="Times New Roman" w:hAnsi="Times New Roman"/>
          </w:rPr>
          <w:t xml:space="preserve">Return the result of calling the [[DefineOwnProperty]] internal method of </w:t>
        </w:r>
        <w:r w:rsidRPr="00F62C9B">
          <w:rPr>
            <w:rFonts w:ascii="Times New Roman" w:hAnsi="Times New Roman"/>
            <w:i/>
          </w:rPr>
          <w:t>object</w:t>
        </w:r>
        <w:r w:rsidRPr="00F62C9B">
          <w:rPr>
            <w:rFonts w:ascii="Times New Roman" w:hAnsi="Times New Roman"/>
          </w:rPr>
          <w:t xml:space="preserve"> with arguments </w:t>
        </w:r>
        <w:r w:rsidRPr="00F62C9B">
          <w:rPr>
            <w:rFonts w:ascii="Times New Roman" w:hAnsi="Times New Roman"/>
            <w:i/>
          </w:rPr>
          <w:t>propName</w:t>
        </w:r>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21B54961" w14:textId="77777777" w:rsidR="004A7791" w:rsidRPr="00E77497" w:rsidRDefault="004A7791" w:rsidP="004A7791">
      <w:pPr>
        <w:rPr>
          <w:ins w:id="19201" w:author="Rev 7 Allen Wirfs-Brock" w:date="2012-04-26T11:12:00Z"/>
        </w:rPr>
      </w:pPr>
      <w:ins w:id="19202" w:author="Rev 7 Allen Wirfs-Brock" w:date="2012-04-26T11:12:00Z">
        <w:r>
          <w:rPr>
            <w:rStyle w:val="bnf"/>
          </w:rPr>
          <w:t>MethodDefinition</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51D9D">
          <w:rPr>
            <w:rFonts w:ascii="Times New Roman" w:hAnsi="Times New Roman"/>
            <w:i/>
          </w:rPr>
          <w:t>FormalParameterList</w:t>
        </w:r>
        <w:r w:rsidRPr="00E77497">
          <w:rPr>
            <w:rFonts w:ascii="Courier New" w:hAnsi="Courier New" w:cs="Courier New"/>
            <w:b/>
            <w:iCs/>
          </w:rPr>
          <w:t xml:space="preserve"> ) </w:t>
        </w:r>
      </w:ins>
      <w:ins w:id="19203" w:author="Rev 7 Allen Wirfs-Brock" w:date="2012-04-26T11:34:00Z">
        <w:r w:rsidR="00C318A3" w:rsidRPr="001F444B">
          <w:rPr>
            <w:rFonts w:ascii="Times New Roman" w:hAnsi="Times New Roman"/>
            <w:i/>
          </w:rPr>
          <w:t>Consise</w:t>
        </w:r>
        <w:r w:rsidR="00C318A3" w:rsidRPr="0097041B">
          <w:rPr>
            <w:rFonts w:ascii="Times New Roman" w:hAnsi="Times New Roman"/>
            <w:i/>
          </w:rPr>
          <w:t>Body</w:t>
        </w:r>
        <w:r w:rsidR="00C318A3" w:rsidRPr="008B7F6F">
          <w:rPr>
            <w:rFonts w:ascii="Courier New" w:hAnsi="Courier New" w:cs="Courier New"/>
            <w:b/>
            <w:iCs/>
          </w:rPr>
          <w:t xml:space="preserve"> </w:t>
        </w:r>
      </w:ins>
    </w:p>
    <w:p w14:paraId="42CCD199" w14:textId="77777777" w:rsidR="00E6537A" w:rsidRPr="00E77497" w:rsidRDefault="00E6537A" w:rsidP="00E6537A">
      <w:pPr>
        <w:pStyle w:val="Alg4"/>
        <w:numPr>
          <w:ilvl w:val="0"/>
          <w:numId w:val="760"/>
        </w:numPr>
        <w:contextualSpacing/>
        <w:rPr>
          <w:ins w:id="19204" w:author="Rev 7 Allen Wirfs-Brock" w:date="2012-04-28T09:22:00Z"/>
        </w:rPr>
      </w:pPr>
      <w:ins w:id="19205" w:author="Rev 7 Allen Wirfs-Brock" w:date="2012-04-28T09:2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4691BFBC" w14:textId="77777777" w:rsidR="00E6537A" w:rsidRPr="0006447F" w:rsidRDefault="00E6537A" w:rsidP="00E6537A">
      <w:pPr>
        <w:numPr>
          <w:ilvl w:val="0"/>
          <w:numId w:val="760"/>
        </w:numPr>
        <w:contextualSpacing/>
        <w:rPr>
          <w:ins w:id="19206" w:author="Rev 7 Allen Wirfs-Brock" w:date="2012-04-28T09:22:00Z"/>
          <w:rFonts w:ascii="Times New Roman" w:hAnsi="Times New Roman"/>
        </w:rPr>
      </w:pPr>
      <w:commentRangeStart w:id="19207"/>
      <w:ins w:id="19208" w:author="Rev 7 Allen Wirfs-Brock" w:date="2012-04-28T09:22: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19207"/>
        <w:r>
          <w:rPr>
            <w:rStyle w:val="af4"/>
          </w:rPr>
          <w:commentReference w:id="19207"/>
        </w:r>
        <w:r>
          <w:rPr>
            <w:rFonts w:ascii="Times New Roman" w:hAnsi="Times New Roman"/>
          </w:rPr>
          <w:t xml:space="preserve">  </w:t>
        </w:r>
      </w:ins>
    </w:p>
    <w:p w14:paraId="60757160" w14:textId="77777777" w:rsidR="002F42C1" w:rsidRDefault="002F42C1" w:rsidP="002F42C1">
      <w:pPr>
        <w:numPr>
          <w:ilvl w:val="0"/>
          <w:numId w:val="760"/>
        </w:numPr>
        <w:contextualSpacing/>
        <w:rPr>
          <w:ins w:id="19209" w:author="Rev 7 Allen Wirfs-Brock" w:date="2012-05-02T10:54:00Z"/>
          <w:rFonts w:ascii="Times New Roman" w:hAnsi="Times New Roman"/>
        </w:rPr>
      </w:pPr>
      <w:ins w:id="19210"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current</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148B672A" w14:textId="77777777" w:rsidR="00E6537A" w:rsidRPr="0006447F" w:rsidRDefault="00E6537A" w:rsidP="00E6537A">
      <w:pPr>
        <w:numPr>
          <w:ilvl w:val="0"/>
          <w:numId w:val="760"/>
        </w:numPr>
        <w:spacing w:after="220"/>
        <w:contextualSpacing/>
        <w:rPr>
          <w:ins w:id="19211" w:author="Rev 7 Allen Wirfs-Brock" w:date="2012-04-28T09:22:00Z"/>
          <w:rFonts w:ascii="Times New Roman" w:hAnsi="Times New Roman"/>
        </w:rPr>
      </w:pPr>
      <w:commentRangeStart w:id="19212"/>
      <w:ins w:id="19213" w:author="Rev 7 Allen Wirfs-Brock" w:date="2012-04-28T09:22: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FE5E17">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commentRangeEnd w:id="19212"/>
        <w:r>
          <w:rPr>
            <w:rStyle w:val="af4"/>
          </w:rPr>
          <w:commentReference w:id="19212"/>
        </w:r>
      </w:ins>
    </w:p>
    <w:p w14:paraId="43017054" w14:textId="77777777" w:rsidR="00E6537A" w:rsidRPr="00F62C9B" w:rsidRDefault="00E6537A" w:rsidP="00E6537A">
      <w:pPr>
        <w:numPr>
          <w:ilvl w:val="0"/>
          <w:numId w:val="760"/>
        </w:numPr>
        <w:spacing w:after="220"/>
        <w:contextualSpacing/>
        <w:rPr>
          <w:ins w:id="19214" w:author="Rev 7 Allen Wirfs-Brock" w:date="2012-04-28T09:22:00Z"/>
          <w:rFonts w:ascii="Times New Roman" w:hAnsi="Times New Roman"/>
        </w:rPr>
      </w:pPr>
      <w:ins w:id="19215" w:author="Rev 7 Allen Wirfs-Brock" w:date="2012-04-28T09:2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commentRangeStart w:id="19216"/>
        <w:r w:rsidRPr="00F62C9B">
          <w:rPr>
            <w:rFonts w:ascii="Times New Roman" w:hAnsi="Times New Roman"/>
          </w:rPr>
          <w:t>[[</w:t>
        </w:r>
        <w:r>
          <w:rPr>
            <w:rFonts w:ascii="Times New Roman" w:hAnsi="Times New Roman"/>
          </w:rPr>
          <w:t>Writable</w:t>
        </w:r>
        <w:r w:rsidRPr="00F62C9B">
          <w:rPr>
            <w:rFonts w:ascii="Times New Roman" w:hAnsi="Times New Roman"/>
          </w:rPr>
          <w:t xml:space="preserve">]]: </w:t>
        </w:r>
        <w:r w:rsidRPr="00F62C9B">
          <w:rPr>
            <w:rFonts w:ascii="Times New Roman" w:hAnsi="Times New Roman"/>
            <w:b/>
          </w:rPr>
          <w:t>true</w:t>
        </w:r>
        <w:commentRangeEnd w:id="19216"/>
        <w:r>
          <w:rPr>
            <w:rStyle w:val="af4"/>
          </w:rPr>
          <w:commentReference w:id="19216"/>
        </w:r>
        <w:r w:rsidRPr="00F62C9B">
          <w:rPr>
            <w:rFonts w:ascii="Times New Roman" w:hAnsi="Times New Roman"/>
          </w:rPr>
          <w:t xml:space="preserve">, [[Enumerable]]: </w:t>
        </w:r>
        <w:r>
          <w:rPr>
            <w:rFonts w:ascii="Times New Roman" w:hAnsi="Times New Roman"/>
            <w:b/>
          </w:rPr>
          <w:t>false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19217" w:author="Rev 7 Allen Wirfs-Brock" w:date="2012-04-28T10:07:00Z">
        <w:r w:rsidR="00066663">
          <w:rPr>
            <w:rFonts w:ascii="Times New Roman" w:hAnsi="Times New Roman"/>
          </w:rPr>
          <w:t>.</w:t>
        </w:r>
      </w:ins>
    </w:p>
    <w:p w14:paraId="293F1797" w14:textId="77777777" w:rsidR="00E6537A" w:rsidRPr="00F62C9B" w:rsidRDefault="00E6537A" w:rsidP="00E6537A">
      <w:pPr>
        <w:numPr>
          <w:ilvl w:val="0"/>
          <w:numId w:val="760"/>
        </w:numPr>
        <w:spacing w:after="220"/>
        <w:rPr>
          <w:ins w:id="19218" w:author="Rev 7 Allen Wirfs-Brock" w:date="2012-04-28T09:22:00Z"/>
          <w:rFonts w:ascii="Times New Roman" w:hAnsi="Times New Roman"/>
        </w:rPr>
      </w:pPr>
      <w:ins w:id="19219" w:author="Rev 7 Allen Wirfs-Brock" w:date="2012-04-28T09:22:00Z">
        <w:r w:rsidRPr="00F62C9B">
          <w:rPr>
            <w:rFonts w:ascii="Times New Roman" w:hAnsi="Times New Roman"/>
          </w:rPr>
          <w:t xml:space="preserve">Return the result of calling the [[DefineOwnProperty]] internal method of </w:t>
        </w:r>
        <w:r w:rsidRPr="00F62C9B">
          <w:rPr>
            <w:rFonts w:ascii="Times New Roman" w:hAnsi="Times New Roman"/>
            <w:i/>
          </w:rPr>
          <w:t>object</w:t>
        </w:r>
        <w:r w:rsidRPr="00F62C9B">
          <w:rPr>
            <w:rFonts w:ascii="Times New Roman" w:hAnsi="Times New Roman"/>
          </w:rPr>
          <w:t xml:space="preserve"> with arguments </w:t>
        </w:r>
        <w:r w:rsidRPr="00F62C9B">
          <w:rPr>
            <w:rFonts w:ascii="Times New Roman" w:hAnsi="Times New Roman"/>
            <w:i/>
          </w:rPr>
          <w:t>propName</w:t>
        </w:r>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7478C3DC" w14:textId="77777777" w:rsidR="004A7791" w:rsidRPr="00E77497" w:rsidRDefault="004A7791" w:rsidP="004A7791">
      <w:ins w:id="19220" w:author="Rev 7 Allen Wirfs-Brock" w:date="2012-04-26T11:12:00Z">
        <w:r>
          <w:rPr>
            <w:rStyle w:val="bnf"/>
          </w:rPr>
          <w:t>MethodDefinition</w:t>
        </w:r>
        <w:r w:rsidRPr="00E77497">
          <w:t xml:space="preserve"> </w:t>
        </w:r>
        <w:r w:rsidRPr="00E77497">
          <w:rPr>
            <w:b/>
          </w:rPr>
          <w:t>:</w:t>
        </w:r>
        <w:r w:rsidRPr="00E77497">
          <w:t xml:space="preserve"> </w:t>
        </w:r>
      </w:ins>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ins w:id="19221" w:author="Rev 7 Allen Wirfs-Brock" w:date="2012-04-26T11:34:00Z">
        <w:r w:rsidR="00C318A3" w:rsidRPr="001F444B">
          <w:rPr>
            <w:rFonts w:ascii="Times New Roman" w:hAnsi="Times New Roman"/>
            <w:i/>
          </w:rPr>
          <w:t>Consise</w:t>
        </w:r>
        <w:r w:rsidR="00C318A3" w:rsidRPr="0097041B">
          <w:rPr>
            <w:rFonts w:ascii="Times New Roman" w:hAnsi="Times New Roman"/>
            <w:i/>
          </w:rPr>
          <w:t>Body</w:t>
        </w:r>
      </w:ins>
      <w:del w:id="19222" w:author="Rev 7 Allen Wirfs-Brock" w:date="2012-04-26T11:34:00Z">
        <w:r w:rsidRPr="00E77497" w:rsidDel="00C318A3">
          <w:rPr>
            <w:rFonts w:ascii="Courier New" w:hAnsi="Courier New" w:cs="Courier New"/>
            <w:b/>
            <w:iCs/>
          </w:rPr>
          <w:delText>{</w:delText>
        </w:r>
        <w:r w:rsidRPr="00E77497" w:rsidDel="00C318A3">
          <w:rPr>
            <w:iCs/>
          </w:rPr>
          <w:delText xml:space="preserve"> </w:delText>
        </w:r>
        <w:r w:rsidRPr="00E77497" w:rsidDel="00C318A3">
          <w:rPr>
            <w:rStyle w:val="bnf"/>
          </w:rPr>
          <w:delText>FunctionBody</w:delText>
        </w:r>
        <w:r w:rsidRPr="00E77497" w:rsidDel="00C318A3">
          <w:rPr>
            <w:rFonts w:ascii="Courier New" w:hAnsi="Courier New" w:cs="Courier New"/>
            <w:iCs/>
          </w:rPr>
          <w:delText xml:space="preserve"> </w:delText>
        </w:r>
        <w:r w:rsidRPr="00E77497" w:rsidDel="00C318A3">
          <w:rPr>
            <w:rFonts w:ascii="Courier New" w:hAnsi="Courier New" w:cs="Courier New"/>
            <w:b/>
            <w:iCs/>
          </w:rPr>
          <w:delText>}</w:delText>
        </w:r>
      </w:del>
      <w:r w:rsidRPr="00E77497">
        <w:t xml:space="preserve"> </w:t>
      </w:r>
    </w:p>
    <w:p w14:paraId="57FEBE1D" w14:textId="77777777" w:rsidR="00E6537A" w:rsidRPr="00E77497" w:rsidRDefault="00E6537A" w:rsidP="00E6537A">
      <w:pPr>
        <w:pStyle w:val="Alg4"/>
        <w:numPr>
          <w:ilvl w:val="0"/>
          <w:numId w:val="761"/>
        </w:numPr>
        <w:contextualSpacing/>
        <w:rPr>
          <w:ins w:id="19223" w:author="Rev 7 Allen Wirfs-Brock" w:date="2012-04-28T09:26:00Z"/>
        </w:rPr>
      </w:pPr>
      <w:ins w:id="19224" w:author="Rev 7 Allen Wirfs-Brock" w:date="2012-04-28T09:26: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62D04DA7" w14:textId="77777777" w:rsidR="00E6537A" w:rsidRPr="0006447F" w:rsidRDefault="00E6537A" w:rsidP="00E6537A">
      <w:pPr>
        <w:numPr>
          <w:ilvl w:val="0"/>
          <w:numId w:val="761"/>
        </w:numPr>
        <w:contextualSpacing/>
        <w:rPr>
          <w:ins w:id="19225" w:author="Rev 7 Allen Wirfs-Brock" w:date="2012-04-28T09:26:00Z"/>
          <w:rFonts w:ascii="Times New Roman" w:hAnsi="Times New Roman"/>
        </w:rPr>
      </w:pPr>
      <w:ins w:id="19226" w:author="Rev 7 Allen Wirfs-Brock" w:date="2012-04-28T09:28:00Z">
        <w:r>
          <w:rPr>
            <w:rFonts w:ascii="Times New Roman" w:hAnsi="Times New Roman"/>
          </w:rPr>
          <w:t>I</w:t>
        </w:r>
      </w:ins>
      <w:ins w:id="19227" w:author="Rev 7 Allen Wirfs-Brock" w:date="2012-04-28T09:27:00Z">
        <w:r w:rsidRPr="00FE5E17">
          <w:rPr>
            <w:rFonts w:ascii="Times New Roman" w:hAnsi="Times New Roman"/>
          </w:rPr>
          <w:t>f th</w:t>
        </w:r>
      </w:ins>
      <w:ins w:id="19228" w:author="Rev 7 Allen Wirfs-Brock" w:date="2012-04-28T09:28:00Z">
        <w:r>
          <w:rPr>
            <w:rFonts w:ascii="Times New Roman" w:hAnsi="Times New Roman"/>
          </w:rPr>
          <w:t>is</w:t>
        </w:r>
      </w:ins>
      <w:ins w:id="19229" w:author="Rev 7 Allen Wirfs-Brock" w:date="2012-04-28T09:27:00Z">
        <w:r w:rsidRPr="00E77497">
          <w:t xml:space="preserve"> </w:t>
        </w:r>
        <w:r>
          <w:rPr>
            <w:rStyle w:val="bnf"/>
          </w:rPr>
          <w:t>MethodDefinition</w:t>
        </w:r>
        <w:r w:rsidRPr="00E77497">
          <w:t xml:space="preserve"> </w:t>
        </w:r>
        <w:r w:rsidRPr="00FE5E17">
          <w:rPr>
            <w:rFonts w:ascii="Times New Roman" w:hAnsi="Times New Roman"/>
          </w:rPr>
          <w:t xml:space="preserve">is contained in strict code or if </w:t>
        </w:r>
        <w:r w:rsidRPr="00FE5E17">
          <w:rPr>
            <w:rFonts w:ascii="Times New Roman" w:hAnsi="Times New Roman"/>
            <w:i/>
          </w:rPr>
          <w:t xml:space="preserve">ConciseBody </w:t>
        </w:r>
        <w:r w:rsidRPr="00FE5E17">
          <w:rPr>
            <w:rFonts w:ascii="Times New Roman" w:hAnsi="Times New Roman"/>
          </w:rPr>
          <w:t>is strict code</w:t>
        </w:r>
      </w:ins>
      <w:ins w:id="19230" w:author="Rev 7 Allen Wirfs-Brock" w:date="2012-04-28T09:29:00Z">
        <w:r>
          <w:rPr>
            <w:rFonts w:ascii="Times New Roman" w:hAnsi="Times New Roman"/>
          </w:rPr>
          <w:t xml:space="preserve">, then </w:t>
        </w:r>
      </w:ins>
      <w:ins w:id="19231" w:author="Rev 7 Allen Wirfs-Brock" w:date="2012-04-28T09:27:00Z">
        <w:r>
          <w:rPr>
            <w:rFonts w:ascii="Times New Roman" w:hAnsi="Times New Roman"/>
          </w:rPr>
          <w:t xml:space="preserve"> </w:t>
        </w:r>
      </w:ins>
      <w:ins w:id="19232" w:author="Rev 7 Allen Wirfs-Brock" w:date="2012-04-28T09:29:00Z">
        <w:r>
          <w:rPr>
            <w:rFonts w:ascii="Times New Roman" w:hAnsi="Times New Roman"/>
          </w:rPr>
          <w:t>l</w:t>
        </w:r>
      </w:ins>
      <w:ins w:id="19233" w:author="Rev 7 Allen Wirfs-Brock" w:date="2012-04-28T09:26:00Z">
        <w:r>
          <w:rPr>
            <w:rFonts w:ascii="Times New Roman" w:hAnsi="Times New Roman"/>
          </w:rPr>
          <w:t xml:space="preserve">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w:t>
        </w:r>
      </w:ins>
      <w:ins w:id="19234" w:author="Rev 7 Allen Wirfs-Brock" w:date="2012-04-28T09:30:00Z">
        <w:r w:rsidR="00FE5E17">
          <w:rPr>
            <w:rFonts w:ascii="Times New Roman" w:hAnsi="Times New Roman"/>
          </w:rPr>
          <w:t xml:space="preserve">Otherwise, let </w:t>
        </w:r>
      </w:ins>
      <w:ins w:id="19235" w:author="Rev 7 Allen Wirfs-Brock" w:date="2012-04-28T09:31:00Z">
        <w:r w:rsidR="00FE5E17" w:rsidRPr="00FE5E17">
          <w:rPr>
            <w:rFonts w:ascii="Times New Roman" w:hAnsi="Times New Roman"/>
            <w:i/>
          </w:rPr>
          <w:t>strict</w:t>
        </w:r>
      </w:ins>
      <w:ins w:id="19236" w:author="Rev 7 Allen Wirfs-Brock" w:date="2012-04-28T09:30:00Z">
        <w:r w:rsidR="00FE5E17">
          <w:rPr>
            <w:rFonts w:ascii="Times New Roman" w:hAnsi="Times New Roman"/>
          </w:rPr>
          <w:t xml:space="preserve"> be </w:t>
        </w:r>
        <w:r w:rsidR="00FE5E17" w:rsidRPr="00FE5E17">
          <w:rPr>
            <w:rFonts w:ascii="Times New Roman" w:hAnsi="Times New Roman"/>
            <w:b/>
          </w:rPr>
          <w:t>false</w:t>
        </w:r>
        <w:r w:rsidR="00FE5E17">
          <w:rPr>
            <w:rFonts w:ascii="Times New Roman" w:hAnsi="Times New Roman"/>
          </w:rPr>
          <w:t>.</w:t>
        </w:r>
      </w:ins>
    </w:p>
    <w:p w14:paraId="6C3FE7D1" w14:textId="77777777" w:rsidR="002F42C1" w:rsidRDefault="002F42C1" w:rsidP="002F42C1">
      <w:pPr>
        <w:numPr>
          <w:ilvl w:val="0"/>
          <w:numId w:val="761"/>
        </w:numPr>
        <w:contextualSpacing/>
        <w:rPr>
          <w:ins w:id="19237" w:author="Rev 7 Allen Wirfs-Brock" w:date="2012-05-02T10:54:00Z"/>
          <w:rFonts w:ascii="Times New Roman" w:hAnsi="Times New Roman"/>
        </w:rPr>
      </w:pPr>
      <w:ins w:id="19238"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current</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6AAD2932" w14:textId="77777777" w:rsidR="00FE5E17" w:rsidRDefault="00FE5E17" w:rsidP="00E6537A">
      <w:pPr>
        <w:numPr>
          <w:ilvl w:val="0"/>
          <w:numId w:val="761"/>
        </w:numPr>
        <w:spacing w:after="220"/>
        <w:contextualSpacing/>
        <w:rPr>
          <w:ins w:id="19239" w:author="Rev 7 Allen Wirfs-Brock" w:date="2012-04-28T09:32:00Z"/>
          <w:rFonts w:ascii="Times New Roman" w:hAnsi="Times New Roman"/>
        </w:rPr>
      </w:pPr>
      <w:ins w:id="19240" w:author="Rev 7 Allen Wirfs-Brock" w:date="2012-04-28T09:32:00Z">
        <w:r>
          <w:rPr>
            <w:rFonts w:ascii="Times New Roman" w:hAnsi="Times New Roman"/>
          </w:rPr>
          <w:t xml:space="preserve">Let </w:t>
        </w:r>
        <w:r w:rsidRPr="00FE5E17">
          <w:rPr>
            <w:rFonts w:ascii="Times New Roman" w:hAnsi="Times New Roman"/>
            <w:i/>
          </w:rPr>
          <w:t>formalPrameterList</w:t>
        </w:r>
        <w:r>
          <w:rPr>
            <w:rFonts w:ascii="Times New Roman" w:hAnsi="Times New Roman"/>
          </w:rPr>
          <w:t xml:space="preserve"> be the production  </w:t>
        </w:r>
        <w:r w:rsidRPr="00E77497">
          <w:rPr>
            <w:rStyle w:val="bnf"/>
          </w:rPr>
          <w:t>FormalParameterList</w:t>
        </w:r>
        <w:r w:rsidRPr="00E77497">
          <w:t xml:space="preserve"> </w:t>
        </w:r>
        <w:r w:rsidRPr="00E77497">
          <w:rPr>
            <w:b/>
          </w:rPr>
          <w:t>:</w:t>
        </w:r>
        <w:r w:rsidRPr="00E77497">
          <w:rPr>
            <w:sz w:val="16"/>
          </w:rPr>
          <w:t xml:space="preserve"> [empty]</w:t>
        </w:r>
      </w:ins>
    </w:p>
    <w:p w14:paraId="10124F24" w14:textId="77777777" w:rsidR="00E6537A" w:rsidRPr="0006447F" w:rsidRDefault="00E6537A" w:rsidP="00E6537A">
      <w:pPr>
        <w:numPr>
          <w:ilvl w:val="0"/>
          <w:numId w:val="761"/>
        </w:numPr>
        <w:spacing w:after="220"/>
        <w:contextualSpacing/>
        <w:rPr>
          <w:ins w:id="19241" w:author="Rev 7 Allen Wirfs-Brock" w:date="2012-04-28T09:26:00Z"/>
          <w:rFonts w:ascii="Times New Roman" w:hAnsi="Times New Roman"/>
        </w:rPr>
      </w:pPr>
      <w:ins w:id="19242" w:author="Rev 7 Allen Wirfs-Brock" w:date="2012-04-28T09:2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ins>
      <w:ins w:id="19243" w:author="Rev 7 Allen Wirfs-Brock" w:date="2012-04-28T09:33:00Z">
        <w:r w:rsidR="00FE5E17">
          <w:rPr>
            <w:rFonts w:ascii="Times New Roman" w:hAnsi="Times New Roman"/>
            <w:i/>
          </w:rPr>
          <w:t>f</w:t>
        </w:r>
      </w:ins>
      <w:ins w:id="19244" w:author="Rev 7 Allen Wirfs-Brock" w:date="2012-04-28T09:26:00Z">
        <w:r w:rsidRPr="00E77497">
          <w:rPr>
            <w:rFonts w:ascii="Times New Roman" w:hAnsi="Times New Roman"/>
            <w:i/>
          </w:rPr>
          <w:t>ormalParameterList</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FE5E17">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2972C1BD" w14:textId="77777777" w:rsidR="00E6537A" w:rsidRPr="00F62C9B" w:rsidRDefault="00E6537A" w:rsidP="00E6537A">
      <w:pPr>
        <w:numPr>
          <w:ilvl w:val="0"/>
          <w:numId w:val="761"/>
        </w:numPr>
        <w:spacing w:after="220"/>
        <w:contextualSpacing/>
        <w:rPr>
          <w:ins w:id="19245" w:author="Rev 7 Allen Wirfs-Brock" w:date="2012-04-28T09:26:00Z"/>
          <w:rFonts w:ascii="Times New Roman" w:hAnsi="Times New Roman"/>
        </w:rPr>
      </w:pPr>
      <w:ins w:id="19246" w:author="Rev 7 Allen Wirfs-Brock" w:date="2012-04-28T09:26: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19247" w:author="Rev 7 Allen Wirfs-Brock" w:date="2012-04-28T09:34:00Z">
        <w:r w:rsidR="00FE5E17">
          <w:rPr>
            <w:rFonts w:ascii="Times New Roman" w:hAnsi="Times New Roman"/>
          </w:rPr>
          <w:t>Get</w:t>
        </w:r>
      </w:ins>
      <w:ins w:id="19248" w:author="Rev 7 Allen Wirfs-Brock" w:date="2012-04-28T09:26: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sidRPr="00F62C9B">
          <w:rPr>
            <w:rFonts w:ascii="Times New Roman" w:hAnsi="Times New Roman"/>
            <w:b/>
          </w:rPr>
          <w:t>true</w:t>
        </w:r>
        <w:r w:rsidRPr="00F62C9B">
          <w:rPr>
            <w:rFonts w:ascii="Times New Roman" w:hAnsi="Times New Roman"/>
          </w:rPr>
          <w:t xml:space="preserve">, [[Enumerable]]: </w:t>
        </w:r>
      </w:ins>
      <w:ins w:id="19249" w:author="Rev 7 Allen Wirfs-Brock" w:date="2012-04-28T09:35:00Z">
        <w:r w:rsidR="00FE5E17">
          <w:rPr>
            <w:rFonts w:ascii="Times New Roman" w:hAnsi="Times New Roman"/>
            <w:b/>
          </w:rPr>
          <w:t>true</w:t>
        </w:r>
      </w:ins>
      <w:ins w:id="19250" w:author="Rev 7 Allen Wirfs-Brock" w:date="2012-04-28T09:26: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327F4933" w14:textId="77777777" w:rsidR="00E6537A" w:rsidRPr="00F62C9B" w:rsidRDefault="00E6537A" w:rsidP="00E6537A">
      <w:pPr>
        <w:numPr>
          <w:ilvl w:val="0"/>
          <w:numId w:val="761"/>
        </w:numPr>
        <w:spacing w:after="220"/>
        <w:rPr>
          <w:ins w:id="19251" w:author="Rev 7 Allen Wirfs-Brock" w:date="2012-04-28T09:26:00Z"/>
          <w:rFonts w:ascii="Times New Roman" w:hAnsi="Times New Roman"/>
        </w:rPr>
      </w:pPr>
      <w:ins w:id="19252" w:author="Rev 7 Allen Wirfs-Brock" w:date="2012-04-28T09:26:00Z">
        <w:r w:rsidRPr="00F62C9B">
          <w:rPr>
            <w:rFonts w:ascii="Times New Roman" w:hAnsi="Times New Roman"/>
          </w:rPr>
          <w:t xml:space="preserve">Return the result of calling the [[DefineOwnProperty]] internal method of </w:t>
        </w:r>
        <w:r w:rsidRPr="00F62C9B">
          <w:rPr>
            <w:rFonts w:ascii="Times New Roman" w:hAnsi="Times New Roman"/>
            <w:i/>
          </w:rPr>
          <w:t>object</w:t>
        </w:r>
        <w:r w:rsidRPr="00F62C9B">
          <w:rPr>
            <w:rFonts w:ascii="Times New Roman" w:hAnsi="Times New Roman"/>
          </w:rPr>
          <w:t xml:space="preserve"> with arguments </w:t>
        </w:r>
        <w:r w:rsidRPr="00F62C9B">
          <w:rPr>
            <w:rFonts w:ascii="Times New Roman" w:hAnsi="Times New Roman"/>
            <w:i/>
          </w:rPr>
          <w:t>propName</w:t>
        </w:r>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582805B0" w14:textId="77777777" w:rsidR="004A7791" w:rsidRPr="006B6D0A" w:rsidRDefault="004A7791" w:rsidP="004A7791">
      <w:pPr>
        <w:rPr>
          <w:ins w:id="19253" w:author="Rev 7 Allen Wirfs-Brock" w:date="2012-04-26T11:12:00Z"/>
        </w:rPr>
      </w:pPr>
      <w:ins w:id="19254" w:author="Rev 7 Allen Wirfs-Brock" w:date="2012-04-26T11:12:00Z">
        <w:r>
          <w:rPr>
            <w:rStyle w:val="bnf"/>
          </w:rPr>
          <w:t>MethoodDefinition</w:t>
        </w:r>
        <w:r w:rsidRPr="00E77497">
          <w:t xml:space="preserve"> </w:t>
        </w:r>
        <w:r w:rsidRPr="00E77497">
          <w:rPr>
            <w:b/>
          </w:rPr>
          <w:t>:</w:t>
        </w:r>
        <w:r w:rsidRPr="00E77497">
          <w:t xml:space="preserve"> </w:t>
        </w:r>
      </w:ins>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d="19255" w:author="Rev 7 Allen Wirfs-Brock" w:date="2012-04-26T11:35:00Z">
        <w:r w:rsidR="00C318A3" w:rsidRPr="001F444B">
          <w:rPr>
            <w:rFonts w:ascii="Times New Roman" w:hAnsi="Times New Roman"/>
            <w:i/>
          </w:rPr>
          <w:t>Consise</w:t>
        </w:r>
        <w:r w:rsidR="00C318A3" w:rsidRPr="0097041B">
          <w:rPr>
            <w:rFonts w:ascii="Times New Roman" w:hAnsi="Times New Roman"/>
            <w:i/>
          </w:rPr>
          <w:t>Body</w:t>
        </w:r>
      </w:ins>
      <w:del w:id="19256" w:author="Rev 7 Allen Wirfs-Brock" w:date="2012-04-26T11:35:00Z">
        <w:r w:rsidRPr="003B4312" w:rsidDel="00C318A3">
          <w:rPr>
            <w:rFonts w:ascii="Courier New" w:hAnsi="Courier New" w:cs="Courier New"/>
            <w:b/>
            <w:iCs/>
          </w:rPr>
          <w:delText>{</w:delText>
        </w:r>
        <w:r w:rsidRPr="003B4312" w:rsidDel="00C318A3">
          <w:rPr>
            <w:rFonts w:ascii="Courier New" w:hAnsi="Courier New" w:cs="Courier New"/>
            <w:iCs/>
          </w:rPr>
          <w:delText xml:space="preserve"> </w:delText>
        </w:r>
        <w:r w:rsidRPr="003B4312" w:rsidDel="00C318A3">
          <w:rPr>
            <w:rStyle w:val="bnf"/>
          </w:rPr>
          <w:delText>FunctionBody</w:delText>
        </w:r>
        <w:r w:rsidRPr="003B4312" w:rsidDel="00C318A3">
          <w:rPr>
            <w:iCs/>
          </w:rPr>
          <w:delText xml:space="preserve"> </w:delText>
        </w:r>
        <w:r w:rsidRPr="008B7F6F" w:rsidDel="00C318A3">
          <w:rPr>
            <w:rFonts w:ascii="Courier New" w:hAnsi="Courier New" w:cs="Courier New"/>
            <w:b/>
            <w:iCs/>
          </w:rPr>
          <w:delText>}</w:delText>
        </w:r>
      </w:del>
      <w:r w:rsidRPr="008B7F6F">
        <w:t xml:space="preserve"> </w:t>
      </w:r>
    </w:p>
    <w:p w14:paraId="126F1AD0" w14:textId="77777777" w:rsidR="00B439EA" w:rsidRPr="00E77497" w:rsidRDefault="00B439EA" w:rsidP="00791806">
      <w:pPr>
        <w:pStyle w:val="Alg4"/>
        <w:numPr>
          <w:ilvl w:val="0"/>
          <w:numId w:val="762"/>
        </w:numPr>
        <w:contextualSpacing/>
        <w:rPr>
          <w:ins w:id="19257" w:author="Rev 7 Allen Wirfs-Brock" w:date="2012-04-28T09:59:00Z"/>
        </w:rPr>
      </w:pPr>
      <w:ins w:id="19258" w:author="Rev 7 Allen Wirfs-Brock" w:date="2012-04-28T09:59: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4B646A4A" w14:textId="77777777" w:rsidR="00B439EA" w:rsidRPr="0006447F" w:rsidRDefault="00B439EA" w:rsidP="00791806">
      <w:pPr>
        <w:numPr>
          <w:ilvl w:val="0"/>
          <w:numId w:val="762"/>
        </w:numPr>
        <w:contextualSpacing/>
        <w:rPr>
          <w:ins w:id="19259" w:author="Rev 7 Allen Wirfs-Brock" w:date="2012-04-28T09:59:00Z"/>
          <w:rFonts w:ascii="Times New Roman" w:hAnsi="Times New Roman"/>
        </w:rPr>
      </w:pPr>
      <w:ins w:id="19260" w:author="Rev 7 Allen Wirfs-Brock" w:date="2012-04-28T09:59:00Z">
        <w:r>
          <w:rPr>
            <w:rFonts w:ascii="Times New Roman" w:hAnsi="Times New Roman"/>
          </w:rPr>
          <w:t>I</w:t>
        </w:r>
        <w:r w:rsidRPr="00FE5E17">
          <w:rPr>
            <w:rFonts w:ascii="Times New Roman" w:hAnsi="Times New Roman"/>
          </w:rPr>
          <w:t>f th</w:t>
        </w:r>
        <w:r>
          <w:rPr>
            <w:rFonts w:ascii="Times New Roman" w:hAnsi="Times New Roman"/>
          </w:rPr>
          <w:t>is</w:t>
        </w:r>
        <w:r w:rsidRPr="00E77497">
          <w:t xml:space="preserve"> </w:t>
        </w:r>
        <w:r>
          <w:rPr>
            <w:rStyle w:val="bnf"/>
          </w:rPr>
          <w:t>MethodDefinition</w:t>
        </w:r>
        <w:r w:rsidRPr="00E77497">
          <w:t xml:space="preserve"> </w:t>
        </w:r>
        <w:r w:rsidRPr="00FE5E17">
          <w:rPr>
            <w:rFonts w:ascii="Times New Roman" w:hAnsi="Times New Roman"/>
          </w:rPr>
          <w:t xml:space="preserve">is contained in strict code or if </w:t>
        </w:r>
        <w:r w:rsidRPr="00FE5E17">
          <w:rPr>
            <w:rFonts w:ascii="Times New Roman" w:hAnsi="Times New Roman"/>
            <w:i/>
          </w:rPr>
          <w:t xml:space="preserve">ConciseBody </w:t>
        </w:r>
        <w:r w:rsidRPr="00FE5E1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FE5E17">
          <w:rPr>
            <w:rFonts w:ascii="Times New Roman" w:hAnsi="Times New Roman"/>
            <w:i/>
          </w:rPr>
          <w:t>strict</w:t>
        </w:r>
        <w:r>
          <w:rPr>
            <w:rFonts w:ascii="Times New Roman" w:hAnsi="Times New Roman"/>
          </w:rPr>
          <w:t xml:space="preserve"> be </w:t>
        </w:r>
        <w:r w:rsidRPr="00FE5E17">
          <w:rPr>
            <w:rFonts w:ascii="Times New Roman" w:hAnsi="Times New Roman"/>
            <w:b/>
          </w:rPr>
          <w:t>false</w:t>
        </w:r>
        <w:r>
          <w:rPr>
            <w:rFonts w:ascii="Times New Roman" w:hAnsi="Times New Roman"/>
          </w:rPr>
          <w:t>.</w:t>
        </w:r>
      </w:ins>
    </w:p>
    <w:p w14:paraId="664E72B8" w14:textId="77777777" w:rsidR="002F42C1" w:rsidRDefault="002F42C1" w:rsidP="002F42C1">
      <w:pPr>
        <w:numPr>
          <w:ilvl w:val="0"/>
          <w:numId w:val="762"/>
        </w:numPr>
        <w:contextualSpacing/>
        <w:rPr>
          <w:ins w:id="19261" w:author="Rev 7 Allen Wirfs-Brock" w:date="2012-05-02T10:55:00Z"/>
          <w:rFonts w:ascii="Times New Roman" w:hAnsi="Times New Roman"/>
        </w:rPr>
      </w:pPr>
      <w:ins w:id="19262" w:author="Rev 7 Allen Wirfs-Brock" w:date="2012-05-02T10:55: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current</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6A93F4E0" w14:textId="77777777" w:rsidR="00B439EA" w:rsidRPr="0006447F" w:rsidRDefault="00B439EA" w:rsidP="00791806">
      <w:pPr>
        <w:numPr>
          <w:ilvl w:val="0"/>
          <w:numId w:val="762"/>
        </w:numPr>
        <w:spacing w:after="220"/>
        <w:contextualSpacing/>
        <w:rPr>
          <w:ins w:id="19263" w:author="Rev 7 Allen Wirfs-Brock" w:date="2012-04-28T09:59:00Z"/>
          <w:rFonts w:ascii="Times New Roman" w:hAnsi="Times New Roman"/>
        </w:rPr>
      </w:pPr>
      <w:ins w:id="19264" w:author="Rev 7 Allen Wirfs-Brock" w:date="2012-04-28T09:59: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ins>
      <w:ins w:id="19265" w:author="Rev 7 Allen Wirfs-Brock" w:date="2012-04-28T10:01:00Z">
        <w:r w:rsidR="00791806">
          <w:rPr>
            <w:rFonts w:ascii="Times New Roman" w:hAnsi="Times New Roman"/>
            <w:i/>
          </w:rPr>
          <w:t>PropoertySet</w:t>
        </w:r>
      </w:ins>
      <w:ins w:id="19266" w:author="Rev 7 Allen Wirfs-Brock" w:date="2012-04-28T09:59:00Z">
        <w:r w:rsidRPr="00E77497">
          <w:rPr>
            <w:rFonts w:ascii="Times New Roman" w:hAnsi="Times New Roman"/>
            <w:i/>
          </w:rPr>
          <w:t>ParameterList</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FE5E17">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49263521" w14:textId="77777777" w:rsidR="00B439EA" w:rsidRPr="00F62C9B" w:rsidRDefault="00B439EA" w:rsidP="00791806">
      <w:pPr>
        <w:numPr>
          <w:ilvl w:val="0"/>
          <w:numId w:val="762"/>
        </w:numPr>
        <w:spacing w:after="220"/>
        <w:contextualSpacing/>
        <w:rPr>
          <w:ins w:id="19267" w:author="Rev 7 Allen Wirfs-Brock" w:date="2012-04-28T09:59:00Z"/>
          <w:rFonts w:ascii="Times New Roman" w:hAnsi="Times New Roman"/>
        </w:rPr>
      </w:pPr>
      <w:ins w:id="19268" w:author="Rev 7 Allen Wirfs-Brock" w:date="2012-04-28T09:5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sidRPr="00F62C9B">
          <w:rPr>
            <w:rFonts w:ascii="Times New Roman" w:hAnsi="Times New Roman"/>
            <w:b/>
          </w:rPr>
          <w:t>true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59D10136" w14:textId="77777777" w:rsidR="00B439EA" w:rsidRPr="00F62C9B" w:rsidRDefault="00B439EA" w:rsidP="00791806">
      <w:pPr>
        <w:numPr>
          <w:ilvl w:val="0"/>
          <w:numId w:val="762"/>
        </w:numPr>
        <w:spacing w:after="220"/>
        <w:rPr>
          <w:ins w:id="19269" w:author="Rev 7 Allen Wirfs-Brock" w:date="2012-04-28T09:59:00Z"/>
          <w:rFonts w:ascii="Times New Roman" w:hAnsi="Times New Roman"/>
        </w:rPr>
      </w:pPr>
      <w:ins w:id="19270" w:author="Rev 7 Allen Wirfs-Brock" w:date="2012-04-28T09:59:00Z">
        <w:r w:rsidRPr="00F62C9B">
          <w:rPr>
            <w:rFonts w:ascii="Times New Roman" w:hAnsi="Times New Roman"/>
          </w:rPr>
          <w:t xml:space="preserve">Return the result of calling the [[DefineOwnProperty]] internal method of </w:t>
        </w:r>
        <w:r w:rsidRPr="00F62C9B">
          <w:rPr>
            <w:rFonts w:ascii="Times New Roman" w:hAnsi="Times New Roman"/>
            <w:i/>
          </w:rPr>
          <w:t>object</w:t>
        </w:r>
        <w:r w:rsidRPr="00F62C9B">
          <w:rPr>
            <w:rFonts w:ascii="Times New Roman" w:hAnsi="Times New Roman"/>
          </w:rPr>
          <w:t xml:space="preserve"> with arguments </w:t>
        </w:r>
        <w:r w:rsidRPr="00F62C9B">
          <w:rPr>
            <w:rFonts w:ascii="Times New Roman" w:hAnsi="Times New Roman"/>
            <w:i/>
          </w:rPr>
          <w:t>propName</w:t>
        </w:r>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422866BC" w14:textId="77777777" w:rsidR="00791806" w:rsidRDefault="00791806" w:rsidP="00791806">
      <w:pPr>
        <w:pStyle w:val="Note"/>
        <w:rPr>
          <w:ins w:id="19271" w:author="Rev 7 Allen Wirfs-Brock" w:date="2012-04-28T10:02:00Z"/>
        </w:rPr>
      </w:pPr>
      <w:ins w:id="19272" w:author="Rev 7 Allen Wirfs-Brock" w:date="2012-04-28T10:03:00Z">
        <w:r>
          <w:t>NOTE</w:t>
        </w:r>
        <w:r>
          <w:tab/>
          <w:t xml:space="preserve">The strictness and property attributes for </w:t>
        </w:r>
        <w:r w:rsidRPr="00791806">
          <w:rPr>
            <w:rFonts w:ascii="Courier New" w:hAnsi="Courier New" w:cs="Courier New"/>
            <w:b/>
          </w:rPr>
          <w:t>set</w:t>
        </w:r>
        <w:r>
          <w:t xml:space="preserve"> and </w:t>
        </w:r>
        <w:r w:rsidRPr="00791806">
          <w:rPr>
            <w:rFonts w:ascii="Courier New" w:hAnsi="Courier New" w:cs="Courier New"/>
            <w:b/>
          </w:rPr>
          <w:t>get</w:t>
        </w:r>
        <w:r>
          <w:t xml:space="preserve"> </w:t>
        </w:r>
        <w:r w:rsidRPr="00791806">
          <w:rPr>
            <w:rFonts w:ascii="Times New Roman" w:hAnsi="Times New Roman"/>
            <w:i/>
          </w:rPr>
          <w:t>MethodDefinition</w:t>
        </w:r>
        <w:r>
          <w:t xml:space="preserve"> productions differ from the other </w:t>
        </w:r>
        <w:r w:rsidRPr="00791806">
          <w:rPr>
            <w:rFonts w:ascii="Times New Roman" w:hAnsi="Times New Roman"/>
            <w:i/>
          </w:rPr>
          <w:t>MethodDefinition</w:t>
        </w:r>
        <w:r>
          <w:t xml:space="preserve"> productions in order to maintain compatability with previous editions of this specification</w:t>
        </w:r>
      </w:ins>
      <w:ins w:id="19273" w:author="Rev 7 Allen Wirfs-Brock" w:date="2012-04-28T10:05:00Z">
        <w:r>
          <w:t xml:space="preserve">. </w:t>
        </w:r>
      </w:ins>
    </w:p>
    <w:p w14:paraId="22FA0647" w14:textId="77777777" w:rsidR="00560A4D" w:rsidRPr="00E77497" w:rsidRDefault="00560A4D" w:rsidP="00560A4D">
      <w:pPr>
        <w:pStyle w:val="20"/>
        <w:numPr>
          <w:ilvl w:val="0"/>
          <w:numId w:val="0"/>
        </w:numPr>
        <w:rPr>
          <w:ins w:id="19274" w:author="Rev 7 Allen Wirfs-Brock" w:date="2012-04-16T17:19:00Z"/>
        </w:rPr>
      </w:pPr>
      <w:bookmarkStart w:id="19275" w:name="_Toc323907732"/>
      <w:ins w:id="19276" w:author="Rev 7 Allen Wirfs-Brock" w:date="2012-04-16T17:19:00Z">
        <w:r>
          <w:t>13.</w:t>
        </w:r>
      </w:ins>
      <w:ins w:id="19277" w:author="Rev 7 Allen Wirfs-Brock" w:date="2012-04-26T10:50:00Z">
        <w:r w:rsidR="00572B17">
          <w:t>4</w:t>
        </w:r>
      </w:ins>
      <w:ins w:id="19278" w:author="Rev 7 Allen Wirfs-Brock" w:date="2012-04-16T17:19:00Z">
        <w:r>
          <w:tab/>
          <w:t>Generator</w:t>
        </w:r>
        <w:r w:rsidRPr="00E77497">
          <w:t xml:space="preserve"> Definition</w:t>
        </w:r>
        <w:r>
          <w:t>s</w:t>
        </w:r>
        <w:bookmarkEnd w:id="19275"/>
      </w:ins>
    </w:p>
    <w:p w14:paraId="6CCF8C4F" w14:textId="77777777" w:rsidR="00560A4D" w:rsidRPr="00E77497" w:rsidRDefault="00560A4D" w:rsidP="00560A4D">
      <w:pPr>
        <w:pStyle w:val="Syntax"/>
        <w:rPr>
          <w:ins w:id="19279" w:author="Rev 7 Allen Wirfs-Brock" w:date="2012-04-16T17:19:00Z"/>
        </w:rPr>
      </w:pPr>
      <w:ins w:id="19280" w:author="Rev 7 Allen Wirfs-Brock" w:date="2012-04-16T17:19:00Z">
        <w:r w:rsidRPr="00E77497">
          <w:t>Syntax</w:t>
        </w:r>
      </w:ins>
    </w:p>
    <w:p w14:paraId="7146AD94" w14:textId="77777777" w:rsidR="00560A4D" w:rsidRPr="00E77497" w:rsidRDefault="00560A4D" w:rsidP="00560A4D">
      <w:pPr>
        <w:pStyle w:val="SyntaxRule"/>
        <w:rPr>
          <w:ins w:id="19281" w:author="Rev 7 Allen Wirfs-Brock" w:date="2012-04-16T17:19:00Z"/>
        </w:rPr>
      </w:pPr>
      <w:ins w:id="19282" w:author="Rev 7 Allen Wirfs-Brock" w:date="2012-04-16T17:19:00Z">
        <w:r>
          <w:t>Generator</w:t>
        </w:r>
        <w:r w:rsidRPr="00E77497">
          <w:t xml:space="preserve">Declaration </w:t>
        </w:r>
        <w:r w:rsidRPr="00E77497">
          <w:rPr>
            <w:rFonts w:ascii="Arial" w:hAnsi="Arial"/>
            <w:b/>
            <w:i w:val="0"/>
          </w:rPr>
          <w:t>:</w:t>
        </w:r>
      </w:ins>
    </w:p>
    <w:p w14:paraId="3F7E02C6" w14:textId="77777777" w:rsidR="00560A4D" w:rsidRPr="00E77497" w:rsidRDefault="005B04CE" w:rsidP="00560A4D">
      <w:pPr>
        <w:pStyle w:val="SyntaxDefinition"/>
        <w:rPr>
          <w:ins w:id="19283" w:author="Rev 7 Allen Wirfs-Brock" w:date="2012-04-16T17:19:00Z"/>
        </w:rPr>
      </w:pPr>
      <w:ins w:id="19284" w:author="Rev 7 Allen Wirfs-Brock" w:date="2012-04-23T14:57:00Z">
        <w:r>
          <w:rPr>
            <w:rFonts w:ascii="Courier New" w:hAnsi="Courier New"/>
            <w:b/>
            <w:i w:val="0"/>
          </w:rPr>
          <w:t>f</w:t>
        </w:r>
      </w:ins>
      <w:ins w:id="19285"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603D3115" w14:textId="77777777" w:rsidR="00560A4D" w:rsidRPr="00E77497" w:rsidRDefault="00560A4D" w:rsidP="00560A4D">
      <w:pPr>
        <w:pStyle w:val="SyntaxRule"/>
        <w:rPr>
          <w:ins w:id="19286" w:author="Rev 7 Allen Wirfs-Brock" w:date="2012-04-16T17:19:00Z"/>
        </w:rPr>
      </w:pPr>
      <w:ins w:id="19287" w:author="Rev 7 Allen Wirfs-Brock" w:date="2012-04-16T17:19:00Z">
        <w:r>
          <w:t>Generator</w:t>
        </w:r>
        <w:r w:rsidRPr="00E77497">
          <w:t xml:space="preserve">Expression </w:t>
        </w:r>
        <w:r w:rsidRPr="00E77497">
          <w:rPr>
            <w:rFonts w:ascii="Arial" w:hAnsi="Arial"/>
            <w:b/>
            <w:i w:val="0"/>
          </w:rPr>
          <w:t>:</w:t>
        </w:r>
      </w:ins>
    </w:p>
    <w:p w14:paraId="2690D397" w14:textId="77777777" w:rsidR="00560A4D" w:rsidRPr="00E77497" w:rsidRDefault="005B04CE" w:rsidP="00560A4D">
      <w:pPr>
        <w:pStyle w:val="SyntaxDefinition"/>
        <w:rPr>
          <w:ins w:id="19288" w:author="Rev 7 Allen Wirfs-Brock" w:date="2012-04-16T17:19:00Z"/>
        </w:rPr>
      </w:pPr>
      <w:ins w:id="19289" w:author="Rev 7 Allen Wirfs-Brock" w:date="2012-04-23T14:57:00Z">
        <w:r>
          <w:rPr>
            <w:rFonts w:ascii="Courier New" w:hAnsi="Courier New"/>
            <w:b/>
            <w:i w:val="0"/>
          </w:rPr>
          <w:t>f</w:t>
        </w:r>
      </w:ins>
      <w:ins w:id="19290"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1D11FCFB" w14:textId="77777777" w:rsidR="00AA7F77" w:rsidRPr="00E77497" w:rsidRDefault="00AA7F77" w:rsidP="00AA7F77">
      <w:pPr>
        <w:pStyle w:val="40"/>
        <w:numPr>
          <w:ilvl w:val="0"/>
          <w:numId w:val="0"/>
        </w:numPr>
        <w:rPr>
          <w:ins w:id="19291" w:author="Rev 7 Allen Wirfs-Brock" w:date="2012-04-23T14:55:00Z"/>
        </w:rPr>
      </w:pPr>
      <w:ins w:id="19292" w:author="Rev 7 Allen Wirfs-Brock" w:date="2012-04-23T14:55:00Z">
        <w:r w:rsidRPr="00E77497">
          <w:t>Static Semantics</w:t>
        </w:r>
      </w:ins>
    </w:p>
    <w:p w14:paraId="5622FAB4" w14:textId="77777777" w:rsidR="005B04CE" w:rsidRPr="00E77497" w:rsidRDefault="005B04CE" w:rsidP="005B04CE">
      <w:pPr>
        <w:rPr>
          <w:ins w:id="19293" w:author="Rev 7 Allen Wirfs-Brock" w:date="2012-04-23T14:56:00Z"/>
          <w:rFonts w:ascii="Helvetica" w:hAnsi="Helvetica"/>
          <w:b/>
        </w:rPr>
      </w:pPr>
      <w:ins w:id="19294" w:author="Rev 7 Allen Wirfs-Brock" w:date="2012-04-23T14:56:00Z">
        <w:r w:rsidRPr="00E77497">
          <w:rPr>
            <w:rFonts w:ascii="Helvetica" w:hAnsi="Helvetica"/>
            <w:b/>
          </w:rPr>
          <w:t>Static Semantics:  Early Errors</w:t>
        </w:r>
      </w:ins>
    </w:p>
    <w:p w14:paraId="16F8BD36" w14:textId="77777777" w:rsidR="005B04CE" w:rsidRPr="00E77497" w:rsidRDefault="005B04CE" w:rsidP="005B04CE">
      <w:pPr>
        <w:jc w:val="left"/>
        <w:rPr>
          <w:ins w:id="19295" w:author="Rev 7 Allen Wirfs-Brock" w:date="2012-04-23T14:56:00Z"/>
        </w:rPr>
      </w:pPr>
      <w:ins w:id="19296" w:author="Rev 7 Allen Wirfs-Brock" w:date="2012-04-23T14:56: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ins>
      <w:ins w:id="19297" w:author="Rev 7 Allen Wirfs-Brock" w:date="2012-04-23T14:57:00Z">
        <w:r>
          <w:t xml:space="preserve"> </w:t>
        </w:r>
        <w:r w:rsidRPr="005B04CE">
          <w:rPr>
            <w:rFonts w:ascii="Courier New" w:hAnsi="Courier New"/>
            <w:b/>
            <w:rPrChange w:id="19298" w:author="Rev 7 Allen Wirfs-Brock" w:date="2012-04-23T15:00:00Z">
              <w:rPr>
                <w:rFonts w:ascii="Courier New" w:hAnsi="Courier New"/>
                <w:b/>
                <w:i/>
              </w:rPr>
            </w:rPrChange>
          </w:rPr>
          <w:t>*</w:t>
        </w:r>
        <w:r>
          <w:rPr>
            <w:rFonts w:ascii="Courier New" w:hAnsi="Courier New"/>
            <w:b/>
            <w:i/>
          </w:rPr>
          <w:t xml:space="preserve"> </w:t>
        </w:r>
      </w:ins>
      <w:ins w:id="19299" w:author="Rev 7 Allen Wirfs-Brock" w:date="2012-04-23T14:56:00Z">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t>and</w:t>
        </w:r>
        <w:r w:rsidRPr="00E77497">
          <w:br/>
        </w:r>
        <w:r w:rsidRPr="00E77497">
          <w:rPr>
            <w:rFonts w:ascii="Times New Roman" w:hAnsi="Times New Roman"/>
            <w:i/>
          </w:rPr>
          <w:t>FunctionExpression</w:t>
        </w:r>
        <w:r w:rsidRPr="00E77497">
          <w:t xml:space="preserve"> </w:t>
        </w:r>
        <w:r w:rsidRPr="00E77497">
          <w:rPr>
            <w:b/>
          </w:rPr>
          <w:t xml:space="preserve">: </w:t>
        </w:r>
        <w:r w:rsidRPr="00E77497">
          <w:rPr>
            <w:rFonts w:ascii="Courier New" w:hAnsi="Courier New"/>
            <w:b/>
          </w:rPr>
          <w:t>function</w:t>
        </w:r>
      </w:ins>
      <w:ins w:id="19300" w:author="Rev 7 Allen Wirfs-Brock" w:date="2012-04-23T14:57:00Z">
        <w:r>
          <w:rPr>
            <w:rFonts w:ascii="Courier New" w:hAnsi="Courier New"/>
            <w:b/>
          </w:rPr>
          <w:t xml:space="preserve"> </w:t>
        </w:r>
        <w:r w:rsidRPr="005B04CE">
          <w:rPr>
            <w:rFonts w:ascii="Courier New" w:hAnsi="Courier New"/>
            <w:b/>
            <w:rPrChange w:id="19301" w:author="Rev 7 Allen Wirfs-Brock" w:date="2012-04-23T15:00:00Z">
              <w:rPr>
                <w:rFonts w:ascii="Courier New" w:hAnsi="Courier New"/>
                <w:b/>
                <w:i/>
              </w:rPr>
            </w:rPrChange>
          </w:rPr>
          <w:t>*</w:t>
        </w:r>
        <w:r>
          <w:rPr>
            <w:rFonts w:ascii="Courier New" w:hAnsi="Courier New"/>
            <w:b/>
            <w:i/>
          </w:rPr>
          <w:t xml:space="preserve"> </w:t>
        </w:r>
      </w:ins>
      <w:ins w:id="19302" w:author="Rev 7 Allen Wirfs-Brock" w:date="2012-04-23T14:56:00Z">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5F7F70B8" w14:textId="77777777" w:rsidR="005B04CE" w:rsidRPr="00E77497" w:rsidRDefault="005B04CE" w:rsidP="00532AB5">
      <w:pPr>
        <w:numPr>
          <w:ilvl w:val="0"/>
          <w:numId w:val="737"/>
        </w:numPr>
        <w:spacing w:after="220"/>
        <w:contextualSpacing/>
        <w:rPr>
          <w:ins w:id="19303" w:author="Rev 7 Allen Wirfs-Brock" w:date="2012-04-23T14:56:00Z"/>
        </w:rPr>
        <w:pPrChange w:id="19304" w:author="Rev 7 Allen Wirfs-Brock" w:date="2012-04-25T15:29:00Z">
          <w:pPr>
            <w:numPr>
              <w:numId w:val="403"/>
            </w:numPr>
            <w:spacing w:after="220"/>
            <w:ind w:left="720" w:hanging="360"/>
            <w:contextualSpacing/>
          </w:pPr>
        </w:pPrChange>
      </w:pPr>
      <w:commentRangeStart w:id="19305"/>
      <w:ins w:id="19306" w:author="Rev 7 Allen Wirfs-Brock" w:date="2012-04-23T14:56: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commentRangeEnd w:id="19305"/>
        <w:r>
          <w:rPr>
            <w:rStyle w:val="af4"/>
          </w:rPr>
          <w:commentReference w:id="19305"/>
        </w:r>
      </w:ins>
    </w:p>
    <w:p w14:paraId="37143436" w14:textId="77777777" w:rsidR="005B04CE" w:rsidRPr="00E77497" w:rsidRDefault="005B04CE" w:rsidP="005B04CE">
      <w:pPr>
        <w:spacing w:after="220"/>
        <w:ind w:left="720"/>
        <w:rPr>
          <w:ins w:id="19307" w:author="Rev 7 Allen Wirfs-Brock" w:date="2012-04-23T14:56:00Z"/>
        </w:rPr>
      </w:pPr>
    </w:p>
    <w:p w14:paraId="1D23CEA4" w14:textId="77777777" w:rsidR="005B04CE" w:rsidRPr="00E77497" w:rsidRDefault="005B04CE" w:rsidP="005B04CE">
      <w:pPr>
        <w:rPr>
          <w:ins w:id="19308" w:author="Rev 7 Allen Wirfs-Brock" w:date="2012-04-23T14:59:00Z"/>
          <w:rFonts w:ascii="Helvetica" w:hAnsi="Helvetica"/>
          <w:b/>
        </w:rPr>
      </w:pPr>
      <w:ins w:id="19309" w:author="Rev 7 Allen Wirfs-Brock" w:date="2012-04-23T14:59:00Z">
        <w:r w:rsidRPr="00E77497">
          <w:rPr>
            <w:rFonts w:ascii="Helvetica" w:hAnsi="Helvetica"/>
            <w:b/>
          </w:rPr>
          <w:t xml:space="preserve">Static Semantics:  </w:t>
        </w:r>
        <w:r>
          <w:rPr>
            <w:rFonts w:ascii="Helvetica" w:hAnsi="Helvetica"/>
            <w:b/>
            <w:lang w:eastAsia="en-US"/>
          </w:rPr>
          <w:t>Contains</w:t>
        </w:r>
      </w:ins>
    </w:p>
    <w:p w14:paraId="01BB26F3" w14:textId="77777777" w:rsidR="005B04CE" w:rsidRPr="004418C4" w:rsidRDefault="005B04CE" w:rsidP="005B04CE">
      <w:pPr>
        <w:ind w:left="360"/>
        <w:rPr>
          <w:ins w:id="19310" w:author="Rev 7 Allen Wirfs-Brock" w:date="2012-04-23T14:59:00Z"/>
        </w:rPr>
      </w:pPr>
      <w:ins w:id="19311" w:author="Rev 7 Allen Wirfs-Brock" w:date="2012-04-23T14:59:00Z">
        <w:r>
          <w:t>W</w:t>
        </w:r>
        <w:r w:rsidRPr="004418C4">
          <w:t xml:space="preserve">ith </w:t>
        </w:r>
        <w:r>
          <w:t>parameter</w:t>
        </w:r>
        <w:r w:rsidRPr="004418C4">
          <w:t xml:space="preserve"> </w:t>
        </w:r>
        <w:r>
          <w:rPr>
            <w:rFonts w:ascii="Times New Roman" w:hAnsi="Times New Roman"/>
            <w:i/>
          </w:rPr>
          <w:t>symbol</w:t>
        </w:r>
        <w:r>
          <w:t>.</w:t>
        </w:r>
      </w:ins>
    </w:p>
    <w:p w14:paraId="03D1E2B1" w14:textId="77777777" w:rsidR="005B04CE" w:rsidRPr="00E77497" w:rsidRDefault="005B04CE" w:rsidP="005B04CE">
      <w:pPr>
        <w:jc w:val="left"/>
        <w:rPr>
          <w:ins w:id="19312" w:author="Rev 7 Allen Wirfs-Brock" w:date="2012-04-23T14:59:00Z"/>
        </w:rPr>
      </w:pPr>
      <w:ins w:id="19313" w:author="Rev 7 Allen Wirfs-Brock" w:date="2012-04-23T14:59: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ns w:id="19314" w:author="Rev 7 Allen Wirfs-Brock" w:date="2012-04-23T15:00:00Z">
        <w:r w:rsidRPr="00046F7A">
          <w:rPr>
            <w:rFonts w:ascii="Courier New" w:hAnsi="Courier New"/>
            <w:b/>
          </w:rPr>
          <w:t>*</w:t>
        </w:r>
        <w:r>
          <w:rPr>
            <w:rFonts w:ascii="Courier New" w:hAnsi="Courier New"/>
            <w:b/>
            <w:i/>
          </w:rPr>
          <w:t xml:space="preserve"> </w:t>
        </w:r>
      </w:ins>
      <w:ins w:id="19315" w:author="Rev 7 Allen Wirfs-Brock" w:date="2012-04-23T14:59:00Z">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25F24C70" w14:textId="77777777" w:rsidR="005B04CE" w:rsidRPr="00E77497" w:rsidRDefault="005B04CE" w:rsidP="006E5DBE">
      <w:pPr>
        <w:pStyle w:val="Alg4"/>
        <w:numPr>
          <w:ilvl w:val="0"/>
          <w:numId w:val="728"/>
        </w:numPr>
        <w:spacing w:after="220"/>
        <w:contextualSpacing/>
        <w:rPr>
          <w:ins w:id="19316" w:author="Rev 7 Allen Wirfs-Brock" w:date="2012-04-23T14:59:00Z"/>
        </w:rPr>
        <w:pPrChange w:id="19317" w:author="Rev 7 Allen Wirfs-Brock" w:date="2012-04-24T17:01:00Z">
          <w:pPr>
            <w:pStyle w:val="Alg4"/>
            <w:numPr>
              <w:numId w:val="727"/>
            </w:numPr>
            <w:tabs>
              <w:tab w:val="num" w:pos="360"/>
            </w:tabs>
            <w:spacing w:after="220"/>
            <w:ind w:left="360" w:hanging="360"/>
            <w:contextualSpacing/>
          </w:pPr>
        </w:pPrChange>
      </w:pPr>
      <w:ins w:id="19318" w:author="Rev 7 Allen Wirfs-Brock" w:date="2012-04-23T14:59:00Z">
        <w:r w:rsidRPr="00E77497">
          <w:t xml:space="preserve">Return </w:t>
        </w:r>
        <w:r w:rsidRPr="00AA7F77">
          <w:rPr>
            <w:b/>
          </w:rPr>
          <w:t>false</w:t>
        </w:r>
        <w:r>
          <w:t>.</w:t>
        </w:r>
      </w:ins>
    </w:p>
    <w:p w14:paraId="5B6B2EA2" w14:textId="77777777" w:rsidR="005B04CE" w:rsidRPr="00E77497" w:rsidRDefault="005B04CE" w:rsidP="005B04CE">
      <w:pPr>
        <w:jc w:val="left"/>
        <w:rPr>
          <w:ins w:id="19319" w:author="Rev 7 Allen Wirfs-Brock" w:date="2012-04-23T14:59:00Z"/>
        </w:rPr>
      </w:pPr>
      <w:ins w:id="19320" w:author="Rev 7 Allen Wirfs-Brock" w:date="2012-04-23T14:59:00Z">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ns w:id="19321" w:author="Rev 7 Allen Wirfs-Brock" w:date="2012-04-23T15:00:00Z">
        <w:r w:rsidRPr="00046F7A">
          <w:rPr>
            <w:rFonts w:ascii="Courier New" w:hAnsi="Courier New"/>
            <w:b/>
          </w:rPr>
          <w:t>*</w:t>
        </w:r>
        <w:r>
          <w:rPr>
            <w:rFonts w:ascii="Courier New" w:hAnsi="Courier New"/>
            <w:b/>
            <w:i/>
          </w:rPr>
          <w:t xml:space="preserve"> </w:t>
        </w:r>
      </w:ins>
      <w:ins w:id="19322" w:author="Rev 7 Allen Wirfs-Brock" w:date="2012-04-23T14:59:00Z">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39E8D228" w14:textId="77777777" w:rsidR="005B04CE" w:rsidRPr="00E77497" w:rsidRDefault="005B04CE" w:rsidP="00046F7A">
      <w:pPr>
        <w:pStyle w:val="Alg4"/>
        <w:numPr>
          <w:ilvl w:val="0"/>
          <w:numId w:val="726"/>
        </w:numPr>
        <w:spacing w:after="220"/>
        <w:contextualSpacing/>
        <w:rPr>
          <w:ins w:id="19323" w:author="Rev 7 Allen Wirfs-Brock" w:date="2012-04-23T14:59:00Z"/>
        </w:rPr>
      </w:pPr>
      <w:ins w:id="19324" w:author="Rev 7 Allen Wirfs-Brock" w:date="2012-04-23T14:59:00Z">
        <w:r w:rsidRPr="00E77497">
          <w:t xml:space="preserve">Return </w:t>
        </w:r>
        <w:r w:rsidRPr="00AA7F77">
          <w:rPr>
            <w:b/>
          </w:rPr>
          <w:t>false</w:t>
        </w:r>
        <w:r>
          <w:t>.</w:t>
        </w:r>
      </w:ins>
    </w:p>
    <w:p w14:paraId="33D32DD6" w14:textId="77777777" w:rsidR="005B04CE" w:rsidRDefault="005B04CE" w:rsidP="005B04CE">
      <w:pPr>
        <w:pStyle w:val="Note"/>
        <w:rPr>
          <w:ins w:id="19325" w:author="Rev 7 Allen Wirfs-Brock" w:date="2012-04-23T14:59:00Z"/>
        </w:rPr>
      </w:pPr>
      <w:ins w:id="19326" w:author="Rev 7 Allen Wirfs-Brock" w:date="2012-04-23T14:59:00Z">
        <w:r>
          <w:t>NOTE</w:t>
        </w:r>
        <w:r>
          <w:tab/>
          <w:t>Static semantic rules that depend upon substructure generally do not look into function definitions.</w:t>
        </w:r>
      </w:ins>
    </w:p>
    <w:p w14:paraId="47923466" w14:textId="77777777" w:rsidR="004C02EF" w:rsidRPr="00E77497" w:rsidDel="001D11B0" w:rsidRDefault="004C02EF" w:rsidP="00DC488D">
      <w:pPr>
        <w:pStyle w:val="20"/>
        <w:numPr>
          <w:ilvl w:val="0"/>
          <w:numId w:val="0"/>
        </w:numPr>
        <w:rPr>
          <w:del w:id="19327" w:author="Allen Wirfs-Brock" w:date="2011-07-07T18:44:00Z"/>
        </w:rPr>
      </w:pPr>
      <w:del w:id="19328" w:author="Allen Wirfs-Brock" w:date="2011-07-07T18:44:00Z">
        <w:r w:rsidRPr="00E77497" w:rsidDel="001D11B0">
          <w:delText>13.1</w:delText>
        </w:r>
        <w:r w:rsidRPr="00E77497" w:rsidDel="001D11B0">
          <w:tab/>
          <w:delText>Strict Mode Restrictions</w:delText>
        </w:r>
        <w:bookmarkEnd w:id="18622"/>
        <w:bookmarkEnd w:id="18623"/>
        <w:bookmarkEnd w:id="18624"/>
        <w:bookmarkEnd w:id="18625"/>
      </w:del>
    </w:p>
    <w:p w14:paraId="4EF0F5BC" w14:textId="77777777" w:rsidR="004C02EF" w:rsidRPr="00E77497" w:rsidDel="001D11B0" w:rsidRDefault="004C02EF" w:rsidP="00DC488D">
      <w:pPr>
        <w:pStyle w:val="20"/>
        <w:numPr>
          <w:ilvl w:val="0"/>
          <w:numId w:val="0"/>
        </w:numPr>
        <w:rPr>
          <w:del w:id="19329" w:author="Allen Wirfs-Brock" w:date="2011-07-07T18:40:00Z"/>
        </w:rPr>
      </w:pPr>
      <w:del w:id="19330" w:author="Allen Wirfs-Brock" w:date="2011-07-07T18:40:00Z">
        <w:r w:rsidRPr="00E77497" w:rsidDel="001D11B0">
          <w:delText xml:space="preserve">It is a SyntaxError if any </w:delText>
        </w:r>
        <w:r w:rsidRPr="00E77497" w:rsidDel="001D11B0">
          <w:rPr>
            <w:rFonts w:ascii="Times New Roman" w:hAnsi="Times New Roman"/>
            <w:i/>
          </w:rPr>
          <w:delText>Identifier</w:delText>
        </w:r>
        <w:r w:rsidRPr="00E77497" w:rsidDel="001D11B0">
          <w:delText xml:space="preserve"> value occurs more than once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0D100E7B" w14:textId="77777777" w:rsidR="004C02EF" w:rsidRPr="00E77497" w:rsidDel="001D11B0" w:rsidRDefault="004C02EF" w:rsidP="00DC488D">
      <w:pPr>
        <w:pStyle w:val="20"/>
        <w:numPr>
          <w:ilvl w:val="0"/>
          <w:numId w:val="0"/>
        </w:numPr>
        <w:rPr>
          <w:del w:id="19331" w:author="Allen Wirfs-Brock" w:date="2011-07-07T18:40:00Z"/>
        </w:rPr>
      </w:pPr>
      <w:del w:id="19332" w:author="Allen Wirfs-Brock" w:date="2011-07-07T18:40: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3C084EB7" w14:textId="77777777" w:rsidR="004C02EF" w:rsidRPr="00E77497" w:rsidDel="001D11B0" w:rsidRDefault="004C02EF" w:rsidP="00DC488D">
      <w:pPr>
        <w:pStyle w:val="20"/>
        <w:numPr>
          <w:ilvl w:val="0"/>
          <w:numId w:val="0"/>
        </w:numPr>
        <w:rPr>
          <w:del w:id="19333" w:author="Allen Wirfs-Brock" w:date="2011-07-07T18:44:00Z"/>
        </w:rPr>
      </w:pPr>
      <w:del w:id="19334" w:author="Allen Wirfs-Brock" w:date="2011-07-07T18:44: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as the </w:delText>
        </w:r>
        <w:r w:rsidRPr="00E77497" w:rsidDel="001D11B0">
          <w:rPr>
            <w:rFonts w:ascii="Times New Roman" w:hAnsi="Times New Roman"/>
            <w:i/>
          </w:rPr>
          <w:delText>Identifier</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25C087A4" w14:textId="77777777" w:rsidR="004C02EF" w:rsidRPr="00E77497" w:rsidRDefault="004C02EF" w:rsidP="00DC488D">
      <w:pPr>
        <w:pStyle w:val="20"/>
        <w:numPr>
          <w:ilvl w:val="0"/>
          <w:numId w:val="0"/>
        </w:numPr>
      </w:pPr>
      <w:bookmarkStart w:id="19335" w:name="_Toc235503473"/>
      <w:bookmarkStart w:id="19336" w:name="_Toc241509248"/>
      <w:bookmarkStart w:id="19337" w:name="_Toc244416735"/>
      <w:bookmarkStart w:id="19338" w:name="_Toc276631099"/>
      <w:bookmarkStart w:id="19339" w:name="_Toc323907733"/>
      <w:r w:rsidRPr="00E77497">
        <w:t>13.</w:t>
      </w:r>
      <w:del w:id="19340" w:author="Rev 6 Allen Wirfs-Brock" w:date="2012-02-27T10:00:00Z">
        <w:r w:rsidRPr="00E77497" w:rsidDel="00BB761E">
          <w:delText>2</w:delText>
        </w:r>
      </w:del>
      <w:ins w:id="19341" w:author="Rev 6 Allen Wirfs-Brock" w:date="2012-02-27T10:00:00Z">
        <w:del w:id="19342" w:author="Rev 7 Allen Wirfs-Brock" w:date="2012-04-16T17:19:00Z">
          <w:r w:rsidR="00BB761E" w:rsidDel="00560A4D">
            <w:delText>1.1</w:delText>
          </w:r>
        </w:del>
      </w:ins>
      <w:ins w:id="19343" w:author="Rev 7 Allen Wirfs-Brock" w:date="2012-04-26T10:50:00Z">
        <w:r w:rsidR="00572B17">
          <w:t>5</w:t>
        </w:r>
      </w:ins>
      <w:r w:rsidRPr="00E77497">
        <w:tab/>
        <w:t>Creating Function Objects</w:t>
      </w:r>
      <w:bookmarkEnd w:id="18620"/>
      <w:bookmarkEnd w:id="18621"/>
      <w:bookmarkEnd w:id="19335"/>
      <w:bookmarkEnd w:id="19336"/>
      <w:bookmarkEnd w:id="19337"/>
      <w:bookmarkEnd w:id="19338"/>
      <w:ins w:id="19344" w:author="Rev 7 Allen Wirfs-Brock" w:date="2012-04-27T13:20:00Z">
        <w:r w:rsidR="0017338E">
          <w:t xml:space="preserve"> and Constructors</w:t>
        </w:r>
      </w:ins>
      <w:bookmarkEnd w:id="19339"/>
    </w:p>
    <w:p w14:paraId="66206B27" w14:textId="77777777" w:rsidR="004C02EF" w:rsidRPr="00E77497" w:rsidRDefault="00E53F66" w:rsidP="004C02EF">
      <w:ins w:id="19345" w:author="Rev 7 Allen Wirfs-Brock" w:date="2012-04-19T14:35:00Z">
        <w:r>
          <w:t xml:space="preserve">The abstract operation </w:t>
        </w:r>
      </w:ins>
      <w:ins w:id="19346" w:author="Rev 7 Allen Wirfs-Brock" w:date="2012-04-19T14:36:00Z">
        <w:r>
          <w:t>Function</w:t>
        </w:r>
      </w:ins>
      <w:ins w:id="19347" w:author="Rev 7 Allen Wirfs-Brock" w:date="2012-04-19T14:35:00Z">
        <w:r>
          <w:t xml:space="preserve">Create </w:t>
        </w:r>
      </w:ins>
      <w:ins w:id="19348" w:author="Rev 7 Allen Wirfs-Brock" w:date="2012-04-19T15:03:00Z">
        <w:r w:rsidR="00223742">
          <w:t>requires</w:t>
        </w:r>
      </w:ins>
      <w:ins w:id="19349" w:author="Rev 7 Allen Wirfs-Brock" w:date="2012-04-19T14:35:00Z">
        <w:r>
          <w:t xml:space="preserve"> </w:t>
        </w:r>
      </w:ins>
      <w:ins w:id="19350" w:author="Rev 7 Allen Wirfs-Brock" w:date="2012-04-19T15:03:00Z">
        <w:r w:rsidR="00223742">
          <w:t>the</w:t>
        </w:r>
      </w:ins>
      <w:ins w:id="19351" w:author="Rev 7 Allen Wirfs-Brock" w:date="2012-04-19T14:35:00Z">
        <w:r>
          <w:t xml:space="preserve"> arguments: </w:t>
        </w:r>
      </w:ins>
      <w:ins w:id="19352" w:author="Rev 7 Allen Wirfs-Brock" w:date="2012-04-19T14:57:00Z">
        <w:r w:rsidR="00912F02" w:rsidRPr="00DC488D">
          <w:rPr>
            <w:rFonts w:ascii="Times New Roman" w:hAnsi="Times New Roman"/>
            <w:i/>
          </w:rPr>
          <w:t>kind</w:t>
        </w:r>
        <w:r w:rsidR="00912F02">
          <w:t xml:space="preserve"> which is one of (</w:t>
        </w:r>
        <w:r w:rsidR="00912F02" w:rsidRPr="00912F02">
          <w:t>Normal</w:t>
        </w:r>
      </w:ins>
      <w:ins w:id="19353" w:author="Rev 7 Allen Wirfs-Brock" w:date="2012-04-19T14:58:00Z">
        <w:r w:rsidR="00912F02">
          <w:t>,</w:t>
        </w:r>
      </w:ins>
      <w:ins w:id="19354" w:author="Rev 7 Allen Wirfs-Brock" w:date="2012-04-19T14:57:00Z">
        <w:r w:rsidR="00912F02">
          <w:t xml:space="preserve"> </w:t>
        </w:r>
        <w:r w:rsidR="00912F02" w:rsidRPr="00912F02">
          <w:t>Method</w:t>
        </w:r>
        <w:r w:rsidR="00912F02">
          <w:t xml:space="preserve">, </w:t>
        </w:r>
        <w:r w:rsidR="00912F02" w:rsidRPr="00912F02">
          <w:t>Arrow</w:t>
        </w:r>
        <w:r w:rsidR="00912F02">
          <w:t>)</w:t>
        </w:r>
      </w:ins>
      <w:ins w:id="19355" w:author="Rev 7 Allen Wirfs-Brock" w:date="2012-04-19T14:58:00Z">
        <w:r w:rsidR="00912F02">
          <w:t>,</w:t>
        </w:r>
      </w:ins>
      <w:ins w:id="19356" w:author="Rev 7 Allen Wirfs-Brock" w:date="2012-04-19T14:57:00Z">
        <w:r w:rsidR="00912F02">
          <w:t xml:space="preserve"> </w:t>
        </w:r>
      </w:ins>
      <w:ins w:id="19357" w:author="Rev 5 Allen Wirfs-Brock" w:date="2012-01-10T15:14:00Z">
        <w:del w:id="19358" w:author="Rev 7 Allen Wirfs-Brock" w:date="2012-04-19T14:35:00Z">
          <w:r w:rsidR="00ED240D" w:rsidDel="00E53F66">
            <w:delText>A</w:delText>
          </w:r>
          <w:r w:rsidR="00ED240D" w:rsidRPr="00E77497" w:rsidDel="00E53F66">
            <w:delText xml:space="preserve"> Function object is constructed as follows </w:delText>
          </w:r>
        </w:del>
      </w:ins>
      <w:del w:id="19359" w:author="Rev 7 Allen Wirfs-Brock" w:date="2012-04-19T14:35:00Z">
        <w:r w:rsidR="004C02EF" w:rsidRPr="00E77497" w:rsidDel="00E53F66">
          <w:delText xml:space="preserve">Given </w:delText>
        </w:r>
      </w:del>
      <w:ins w:id="19360" w:author="Rev 5 Allen Wirfs-Brock" w:date="2012-01-10T15:14:00Z">
        <w:del w:id="19361" w:author="Rev 7 Allen Wirfs-Brock" w:date="2012-04-19T14:35:00Z">
          <w:r w:rsidR="00ED240D" w:rsidDel="00E53F66">
            <w:delText>g</w:delText>
          </w:r>
          <w:r w:rsidR="00ED240D" w:rsidRPr="00E77497" w:rsidDel="00E53F66">
            <w:delText xml:space="preserve">iven </w:delText>
          </w:r>
        </w:del>
      </w:ins>
      <w:r w:rsidR="004C02EF" w:rsidRPr="00E77497">
        <w:t xml:space="preserve">an </w:t>
      </w:r>
      <w:del w:id="19362" w:author="Rev 4 Allen Wirfs-Brock" w:date="2011-10-18T10:57:00Z">
        <w:r w:rsidR="004C02EF" w:rsidRPr="00E77497" w:rsidDel="00483F85">
          <w:delText xml:space="preserve">optional </w:delText>
        </w:r>
      </w:del>
      <w:r w:rsidR="004C02EF" w:rsidRPr="00E77497">
        <w:t xml:space="preserve">parameter list specified by </w:t>
      </w:r>
      <w:r w:rsidR="004C02EF" w:rsidRPr="00E77497">
        <w:rPr>
          <w:rFonts w:ascii="Times New Roman" w:hAnsi="Times New Roman"/>
          <w:i/>
        </w:rPr>
        <w:t>FormalParameterList</w:t>
      </w:r>
      <w:r w:rsidR="004C02EF" w:rsidRPr="00E77497">
        <w:t xml:space="preserve">, a body specified by </w:t>
      </w:r>
      <w:r w:rsidR="004C02EF" w:rsidRPr="00E77497">
        <w:rPr>
          <w:rFonts w:ascii="Times New Roman" w:hAnsi="Times New Roman"/>
          <w:i/>
        </w:rPr>
        <w:t>FunctionBody</w:t>
      </w:r>
      <w:r w:rsidR="004C02EF" w:rsidRPr="00E77497">
        <w:t xml:space="preserve">, a Lexical Environment specified by </w:t>
      </w:r>
      <w:r w:rsidR="004C02EF" w:rsidRPr="00E77497">
        <w:rPr>
          <w:rFonts w:ascii="Times New Roman" w:hAnsi="Times New Roman"/>
          <w:i/>
        </w:rPr>
        <w:t>Scope</w:t>
      </w:r>
      <w:r w:rsidR="004C02EF" w:rsidRPr="00E77497">
        <w:t xml:space="preserve">, </w:t>
      </w:r>
      <w:del w:id="19363" w:author="Rev 5 Allen Wirfs-Brock" w:date="2012-01-10T15:07:00Z">
        <w:r w:rsidR="004C02EF" w:rsidRPr="00E77497" w:rsidDel="004A4371">
          <w:delText xml:space="preserve">and </w:delText>
        </w:r>
      </w:del>
      <w:r w:rsidR="004C02EF" w:rsidRPr="00E77497">
        <w:t xml:space="preserve">a Boolean flag </w:t>
      </w:r>
      <w:r w:rsidR="004C02EF" w:rsidRPr="00E77497">
        <w:rPr>
          <w:rFonts w:ascii="Times New Roman" w:hAnsi="Times New Roman"/>
          <w:i/>
        </w:rPr>
        <w:t>Strict</w:t>
      </w:r>
      <w:r w:rsidR="004C02EF" w:rsidRPr="00E77497">
        <w:t xml:space="preserve">, </w:t>
      </w:r>
      <w:ins w:id="19364" w:author="Rev 5 Allen Wirfs-Brock" w:date="2012-01-10T15:08:00Z">
        <w:r w:rsidR="004A4371">
          <w:t xml:space="preserve">and optionally, </w:t>
        </w:r>
      </w:ins>
      <w:ins w:id="19365" w:author="Rev 7 Allen Wirfs-Brock" w:date="2012-04-20T14:04:00Z">
        <w:r w:rsidR="00DC488D">
          <w:t xml:space="preserve">an object </w:t>
        </w:r>
      </w:ins>
      <w:ins w:id="19366" w:author="Rev 7 Allen Wirfs-Brock" w:date="2012-04-27T13:28:00Z">
        <w:r w:rsidR="00630A5A">
          <w:rPr>
            <w:rFonts w:ascii="Times New Roman" w:hAnsi="Times New Roman"/>
            <w:i/>
          </w:rPr>
          <w:t>functionP</w:t>
        </w:r>
      </w:ins>
      <w:ins w:id="19367" w:author="Rev 7 Allen Wirfs-Brock" w:date="2012-04-20T14:20:00Z">
        <w:r w:rsidR="001A5611">
          <w:rPr>
            <w:rFonts w:ascii="Times New Roman" w:hAnsi="Times New Roman"/>
            <w:i/>
          </w:rPr>
          <w:t>rototype</w:t>
        </w:r>
      </w:ins>
      <w:ins w:id="19368" w:author="Rev 7 Allen Wirfs-Brock" w:date="2012-04-20T14:04:00Z">
        <w:r w:rsidR="00DC488D">
          <w:t xml:space="preserve">, </w:t>
        </w:r>
      </w:ins>
      <w:ins w:id="19369" w:author="Rev 5 Allen Wirfs-Brock" w:date="2012-01-10T15:08:00Z">
        <w:r w:rsidR="004A4371">
          <w:t xml:space="preserve">an object </w:t>
        </w:r>
      </w:ins>
      <w:ins w:id="19370" w:author="Rev 5 Allen Wirfs-Brock" w:date="2012-01-10T15:13:00Z">
        <w:r w:rsidR="004A4371" w:rsidRPr="00DA3106">
          <w:rPr>
            <w:rFonts w:ascii="Times New Roman" w:hAnsi="Times New Roman"/>
            <w:i/>
          </w:rPr>
          <w:t>homeObject</w:t>
        </w:r>
      </w:ins>
      <w:ins w:id="19371" w:author="Rev 5 Allen Wirfs-Brock" w:date="2012-01-10T15:08:00Z">
        <w:r w:rsidR="004A4371">
          <w:t xml:space="preserve"> and a string </w:t>
        </w:r>
        <w:r w:rsidR="00ED240D" w:rsidRPr="00ED240D">
          <w:rPr>
            <w:rFonts w:ascii="Times New Roman" w:hAnsi="Times New Roman"/>
            <w:i/>
          </w:rPr>
          <w:t>methodNam</w:t>
        </w:r>
        <w:r w:rsidR="004A4371" w:rsidRPr="00DA3106">
          <w:rPr>
            <w:rFonts w:ascii="Times New Roman" w:hAnsi="Times New Roman"/>
            <w:i/>
          </w:rPr>
          <w:t>e</w:t>
        </w:r>
      </w:ins>
      <w:ins w:id="19372" w:author="Rev 7 Allen Wirfs-Brock" w:date="2012-04-19T14:35:00Z">
        <w:r>
          <w:rPr>
            <w:rFonts w:ascii="Times New Roman" w:hAnsi="Times New Roman"/>
          </w:rPr>
          <w:t xml:space="preserve">. </w:t>
        </w:r>
      </w:ins>
      <w:ins w:id="19373" w:author="Rev 7 Allen Wirfs-Brock" w:date="2012-04-19T15:03:00Z">
        <w:r w:rsidR="00223742">
          <w:t xml:space="preserve">FunctionCreate </w:t>
        </w:r>
      </w:ins>
      <w:ins w:id="19374" w:author="Rev 7 Allen Wirfs-Brock" w:date="2012-04-19T14:35:00Z">
        <w:r w:rsidRPr="00DC488D">
          <w:rPr>
            <w:rFonts w:cs="Arial"/>
          </w:rPr>
          <w:t>performs the following steps</w:t>
        </w:r>
      </w:ins>
      <w:del w:id="19375" w:author="Rev 5 Allen Wirfs-Brock" w:date="2012-01-10T15:14:00Z">
        <w:r w:rsidR="004C02EF" w:rsidRPr="00E77497" w:rsidDel="00ED240D">
          <w:delText>a Function object is constructed as follows</w:delText>
        </w:r>
      </w:del>
      <w:r w:rsidR="004C02EF" w:rsidRPr="00E77497">
        <w:t>:</w:t>
      </w:r>
    </w:p>
    <w:p w14:paraId="04BBA970"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2E5FE13D"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all the internal methods, except for [[Get</w:t>
      </w:r>
      <w:ins w:id="19376" w:author="Rev 7 Allen Wirfs-Brock" w:date="2012-04-25T17:52:00Z">
        <w:r w:rsidR="00E80AA3">
          <w:rPr>
            <w:rFonts w:ascii="Times New Roman" w:hAnsi="Times New Roman"/>
          </w:rPr>
          <w:t>Property</w:t>
        </w:r>
      </w:ins>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as described in 8.12.</w:t>
      </w:r>
    </w:p>
    <w:p w14:paraId="2F50B9CD" w14:textId="77777777" w:rsidR="004C02EF" w:rsidRPr="00E77497" w:rsidRDefault="004C02EF" w:rsidP="00150A49">
      <w:pPr>
        <w:numPr>
          <w:ilvl w:val="0"/>
          <w:numId w:val="146"/>
        </w:numPr>
        <w:contextualSpacing/>
        <w:rPr>
          <w:rFonts w:ascii="Times New Roman" w:hAnsi="Times New Roman"/>
        </w:rPr>
      </w:pPr>
      <w:del w:id="19377" w:author="Allen Wirfs-Brock" w:date="2011-07-02T13:19:00Z">
        <w:r w:rsidRPr="00E77497" w:rsidDel="000011A1">
          <w:rPr>
            <w:rFonts w:ascii="Times New Roman" w:hAnsi="Times New Roman"/>
          </w:rPr>
          <w:delText xml:space="preserve">Set </w:delText>
        </w:r>
      </w:del>
      <w:ins w:id="19378" w:author="Allen Wirfs-Brock" w:date="2011-07-02T13:19:00Z">
        <w:r w:rsidR="000011A1" w:rsidRPr="00E77497">
          <w:rPr>
            <w:rFonts w:ascii="Times New Roman" w:hAnsi="Times New Roman"/>
          </w:rPr>
          <w:t xml:space="preserve">Add </w:t>
        </w:r>
      </w:ins>
      <w:r w:rsidRPr="00E77497">
        <w:rPr>
          <w:rFonts w:ascii="Times New Roman" w:hAnsi="Times New Roman"/>
        </w:rPr>
        <w:t>the [[</w:t>
      </w:r>
      <w:del w:id="19379" w:author="Allen Wirfs-Brock" w:date="2011-07-02T13:19:00Z">
        <w:r w:rsidRPr="00E77497" w:rsidDel="000011A1">
          <w:rPr>
            <w:rFonts w:ascii="Times New Roman" w:hAnsi="Times New Roman"/>
          </w:rPr>
          <w:delText>Class</w:delText>
        </w:r>
      </w:del>
      <w:ins w:id="19380" w:author="Allen Wirfs-Brock" w:date="2011-07-02T13:19:00Z">
        <w:del w:id="19381" w:author="Rev 3 Allen Wirfs-Brock" w:date="2011-09-07T15:22:00Z">
          <w:r w:rsidR="000011A1" w:rsidRPr="00E77497" w:rsidDel="00FE434F">
            <w:rPr>
              <w:rFonts w:ascii="Times New Roman" w:hAnsi="Times New Roman"/>
            </w:rPr>
            <w:delText>IsFunction</w:delText>
          </w:r>
        </w:del>
      </w:ins>
      <w:ins w:id="19382" w:author="Rev 3 Allen Wirfs-Brock" w:date="2011-09-07T15:22:00Z">
        <w:r w:rsidR="00FE434F" w:rsidRPr="00E77497">
          <w:rPr>
            <w:rFonts w:ascii="Times New Roman" w:hAnsi="Times New Roman"/>
          </w:rPr>
          <w:t>NativeBrand</w:t>
        </w:r>
      </w:ins>
      <w:r w:rsidRPr="00E77497">
        <w:rPr>
          <w:rFonts w:ascii="Times New Roman" w:hAnsi="Times New Roman"/>
        </w:rPr>
        <w:t>]] internal property</w:t>
      </w:r>
      <w:ins w:id="19383" w:author="Rev 3 Allen Wirfs-Brock" w:date="2011-09-07T15:22:00Z">
        <w:r w:rsidR="00FE434F" w:rsidRPr="00E77497">
          <w:rPr>
            <w:rFonts w:ascii="Times New Roman" w:hAnsi="Times New Roman"/>
          </w:rPr>
          <w:t xml:space="preserve"> with value NativeFunction</w:t>
        </w:r>
      </w:ins>
      <w:r w:rsidRPr="00E77497">
        <w:rPr>
          <w:rFonts w:ascii="Times New Roman" w:hAnsi="Times New Roman"/>
        </w:rPr>
        <w:t xml:space="preserve"> </w:t>
      </w:r>
      <w:del w:id="19384" w:author="Allen Wirfs-Brock" w:date="2011-07-02T13:19:00Z">
        <w:r w:rsidRPr="00E77497" w:rsidDel="000011A1">
          <w:rPr>
            <w:rFonts w:ascii="Times New Roman" w:hAnsi="Times New Roman"/>
          </w:rPr>
          <w:delText xml:space="preserve">of </w:delText>
        </w:r>
      </w:del>
      <w:ins w:id="19385" w:author="Allen Wirfs-Brock" w:date="2011-07-02T13:19:00Z">
        <w:r w:rsidR="000011A1" w:rsidRPr="00E77497">
          <w:rPr>
            <w:rFonts w:ascii="Times New Roman" w:hAnsi="Times New Roman"/>
          </w:rPr>
          <w:t xml:space="preserve">to </w:t>
        </w:r>
      </w:ins>
      <w:r w:rsidRPr="00E77497">
        <w:rPr>
          <w:rFonts w:ascii="Times New Roman" w:hAnsi="Times New Roman"/>
          <w:i/>
        </w:rPr>
        <w:t>F</w:t>
      </w:r>
      <w:del w:id="19386" w:author="Allen Wirfs-Brock" w:date="2011-07-02T13:19: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46F4C2BE" w14:textId="77777777" w:rsidR="00DC488D" w:rsidRDefault="00DC488D" w:rsidP="00150A49">
      <w:pPr>
        <w:numPr>
          <w:ilvl w:val="0"/>
          <w:numId w:val="146"/>
        </w:numPr>
        <w:contextualSpacing/>
        <w:rPr>
          <w:ins w:id="19387" w:author="Rev 7 Allen Wirfs-Brock" w:date="2012-04-20T14:10:00Z"/>
          <w:rFonts w:ascii="Times New Roman" w:hAnsi="Times New Roman"/>
        </w:rPr>
      </w:pPr>
      <w:ins w:id="19388" w:author="Rev 7 Allen Wirfs-Brock" w:date="2012-04-20T14:08:00Z">
        <w:r>
          <w:rPr>
            <w:rFonts w:ascii="Times New Roman" w:hAnsi="Times New Roman"/>
          </w:rPr>
          <w:t xml:space="preserve">If the </w:t>
        </w:r>
      </w:ins>
      <w:ins w:id="19389"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19390" w:author="Rev 7 Allen Wirfs-Brock" w:date="2012-04-20T14:08:00Z">
        <w:r>
          <w:rPr>
            <w:rFonts w:ascii="Times New Roman" w:hAnsi="Times New Roman"/>
          </w:rPr>
          <w:t>argument was not provided,</w:t>
        </w:r>
      </w:ins>
      <w:ins w:id="19391" w:author="Rev 7 Allen Wirfs-Brock" w:date="2012-04-20T14:10:00Z">
        <w:r>
          <w:rPr>
            <w:rFonts w:ascii="Times New Roman" w:hAnsi="Times New Roman"/>
          </w:rPr>
          <w:t>then</w:t>
        </w:r>
      </w:ins>
      <w:ins w:id="19392" w:author="Rev 7 Allen Wirfs-Brock" w:date="2012-04-20T14:08:00Z">
        <w:r>
          <w:rPr>
            <w:rFonts w:ascii="Times New Roman" w:hAnsi="Times New Roman"/>
          </w:rPr>
          <w:t xml:space="preserve"> </w:t>
        </w:r>
      </w:ins>
    </w:p>
    <w:p w14:paraId="36DFC1A0" w14:textId="77777777" w:rsidR="00DC488D" w:rsidRDefault="00DC488D" w:rsidP="00DC488D">
      <w:pPr>
        <w:numPr>
          <w:ilvl w:val="1"/>
          <w:numId w:val="146"/>
        </w:numPr>
        <w:contextualSpacing/>
        <w:rPr>
          <w:ins w:id="19393" w:author="Rev 7 Allen Wirfs-Brock" w:date="2012-04-20T14:08:00Z"/>
          <w:rFonts w:ascii="Times New Roman" w:hAnsi="Times New Roman"/>
        </w:rPr>
      </w:pPr>
      <w:ins w:id="19394" w:author="Rev 7 Allen Wirfs-Brock" w:date="2012-04-20T14:10:00Z">
        <w:r>
          <w:rPr>
            <w:rFonts w:ascii="Times New Roman" w:hAnsi="Times New Roman"/>
          </w:rPr>
          <w:t>L</w:t>
        </w:r>
      </w:ins>
      <w:ins w:id="19395" w:author="Rev 7 Allen Wirfs-Brock" w:date="2012-04-20T14:08:00Z">
        <w:r>
          <w:rPr>
            <w:rFonts w:ascii="Times New Roman" w:hAnsi="Times New Roman"/>
          </w:rPr>
          <w:t>et</w:t>
        </w:r>
      </w:ins>
      <w:ins w:id="19396" w:author="Rev 7 Allen Wirfs-Brock" w:date="2012-04-20T14:10:00Z">
        <w:r>
          <w:rPr>
            <w:rFonts w:ascii="Times New Roman" w:hAnsi="Times New Roman"/>
          </w:rPr>
          <w:t xml:space="preserve"> </w:t>
        </w:r>
      </w:ins>
      <w:ins w:id="19397"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19398" w:author="Rev 7 Allen Wirfs-Brock" w:date="2012-04-20T14:08:00Z">
        <w:r>
          <w:rPr>
            <w:rFonts w:ascii="Times New Roman" w:hAnsi="Times New Roman"/>
          </w:rPr>
          <w:t xml:space="preserve">be </w:t>
        </w:r>
      </w:ins>
      <w:ins w:id="19399" w:author="Rev 7 Allen Wirfs-Brock" w:date="2012-04-20T14:09:00Z">
        <w:r w:rsidRPr="00557892">
          <w:rPr>
            <w:rFonts w:ascii="Times New Roman" w:hAnsi="Times New Roman"/>
          </w:rPr>
          <w:t>the intrinsic object</w:t>
        </w:r>
        <w:r>
          <w:t xml:space="preserve"> %FunctionPrototype%.</w:t>
        </w:r>
      </w:ins>
    </w:p>
    <w:p w14:paraId="4113DF5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w:t>
      </w:r>
      <w:del w:id="19400" w:author="Rev 7 Allen Wirfs-Brock" w:date="2012-04-20T14:09:00Z">
        <w:r w:rsidRPr="00DC488D" w:rsidDel="00DC488D">
          <w:rPr>
            <w:rFonts w:ascii="Times New Roman" w:hAnsi="Times New Roman"/>
            <w:i/>
          </w:rPr>
          <w:delText xml:space="preserve">the </w:delText>
        </w:r>
      </w:del>
      <w:ins w:id="19401" w:author="Rev 7 Allen Wirfs-Brock" w:date="2012-04-27T13:28:00Z">
        <w:r w:rsidR="00630A5A">
          <w:rPr>
            <w:rFonts w:ascii="Times New Roman" w:hAnsi="Times New Roman"/>
            <w:i/>
          </w:rPr>
          <w:t>functionPrototype</w:t>
        </w:r>
      </w:ins>
      <w:ins w:id="19402" w:author="Rev 7 Allen Wirfs-Brock" w:date="2012-04-20T14:09:00Z">
        <w:r w:rsidR="00DC488D">
          <w:rPr>
            <w:rFonts w:ascii="Times New Roman" w:hAnsi="Times New Roman"/>
          </w:rPr>
          <w:t>.</w:t>
        </w:r>
      </w:ins>
      <w:del w:id="19403" w:author="Rev 7 Allen Wirfs-Brock" w:date="2012-04-19T15:06:00Z">
        <w:r w:rsidRPr="00E77497" w:rsidDel="00223742">
          <w:rPr>
            <w:rFonts w:ascii="Times New Roman" w:hAnsi="Times New Roman"/>
          </w:rPr>
          <w:delText>standard built-in Function prototype object as specified in 15.3.3.1</w:delText>
        </w:r>
      </w:del>
      <w:r w:rsidRPr="00E77497">
        <w:rPr>
          <w:rFonts w:ascii="Times New Roman" w:hAnsi="Times New Roman"/>
        </w:rPr>
        <w:t>.</w:t>
      </w:r>
    </w:p>
    <w:p w14:paraId="326C83CC"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the [[Get</w:t>
      </w:r>
      <w:ins w:id="19404" w:author="Rev 7 Allen Wirfs-Brock" w:date="2012-04-25T17:53:00Z">
        <w:r w:rsidR="00E80AA3">
          <w:rPr>
            <w:rFonts w:ascii="Times New Roman" w:hAnsi="Times New Roman"/>
          </w:rPr>
          <w:t>Property</w:t>
        </w:r>
      </w:ins>
      <w:r w:rsidRPr="00E77497">
        <w:rPr>
          <w:rFonts w:ascii="Times New Roman" w:hAnsi="Times New Roman"/>
        </w:rPr>
        <w:t xml:space="preserve">]] internal property of </w:t>
      </w:r>
      <w:r w:rsidRPr="00E77497">
        <w:rPr>
          <w:rFonts w:ascii="Times New Roman" w:hAnsi="Times New Roman"/>
          <w:i/>
        </w:rPr>
        <w:t>F</w:t>
      </w:r>
      <w:r w:rsidRPr="00E77497">
        <w:rPr>
          <w:rFonts w:ascii="Times New Roman" w:hAnsi="Times New Roman"/>
        </w:rPr>
        <w:t xml:space="preserve"> as described in 15.3.5.4.</w:t>
      </w:r>
    </w:p>
    <w:p w14:paraId="0808E581"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w:t>
      </w:r>
      <w:del w:id="19405" w:author="Rev 7 Allen Wirfs-Brock" w:date="2012-04-19T14:59:00Z">
        <w:r w:rsidRPr="00E77497" w:rsidDel="00912F02">
          <w:rPr>
            <w:rFonts w:ascii="Times New Roman" w:hAnsi="Times New Roman"/>
          </w:rPr>
          <w:delText>2</w:delText>
        </w:r>
      </w:del>
      <w:ins w:id="19406" w:author="Rev 7 Allen Wirfs-Brock" w:date="2012-04-27T13:20:00Z">
        <w:r w:rsidR="0017338E">
          <w:rPr>
            <w:rFonts w:ascii="Times New Roman" w:hAnsi="Times New Roman"/>
          </w:rPr>
          <w:t>5</w:t>
        </w:r>
      </w:ins>
      <w:r w:rsidRPr="00E77497">
        <w:rPr>
          <w:rFonts w:ascii="Times New Roman" w:hAnsi="Times New Roman"/>
        </w:rPr>
        <w:t>.1.</w:t>
      </w:r>
    </w:p>
    <w:p w14:paraId="585948C6" w14:textId="77777777" w:rsidR="004C02EF" w:rsidRPr="00E77497" w:rsidDel="001A5611" w:rsidRDefault="004C02EF" w:rsidP="00DC488D">
      <w:pPr>
        <w:numPr>
          <w:ilvl w:val="1"/>
          <w:numId w:val="146"/>
        </w:numPr>
        <w:contextualSpacing/>
        <w:rPr>
          <w:del w:id="19407" w:author="Rev 7 Allen Wirfs-Brock" w:date="2012-04-20T14:19:00Z"/>
          <w:rFonts w:ascii="Times New Roman" w:hAnsi="Times New Roman"/>
        </w:rPr>
      </w:pPr>
      <w:del w:id="19408" w:author="Rev 7 Allen Wirfs-Brock" w:date="2012-04-20T14:19:00Z">
        <w:r w:rsidRPr="00E77497" w:rsidDel="001A5611">
          <w:rPr>
            <w:rFonts w:ascii="Times New Roman" w:hAnsi="Times New Roman"/>
          </w:rPr>
          <w:delText xml:space="preserve">Set the [[Construct]]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13.</w:delText>
        </w:r>
      </w:del>
      <w:del w:id="19409" w:author="Rev 7 Allen Wirfs-Brock" w:date="2012-04-19T15:01:00Z">
        <w:r w:rsidRPr="00E77497" w:rsidDel="00912F02">
          <w:rPr>
            <w:rFonts w:ascii="Times New Roman" w:hAnsi="Times New Roman"/>
          </w:rPr>
          <w:delText>2</w:delText>
        </w:r>
      </w:del>
      <w:del w:id="19410" w:author="Rev 7 Allen Wirfs-Brock" w:date="2012-04-20T14:19:00Z">
        <w:r w:rsidRPr="00E77497" w:rsidDel="001A5611">
          <w:rPr>
            <w:rFonts w:ascii="Times New Roman" w:hAnsi="Times New Roman"/>
          </w:rPr>
          <w:delText>.2.</w:delText>
        </w:r>
      </w:del>
    </w:p>
    <w:p w14:paraId="7449B5A2" w14:textId="77777777" w:rsidR="004C02EF" w:rsidRPr="00E77497" w:rsidDel="001A5611" w:rsidRDefault="004C02EF" w:rsidP="00DC488D">
      <w:pPr>
        <w:numPr>
          <w:ilvl w:val="1"/>
          <w:numId w:val="146"/>
        </w:numPr>
        <w:contextualSpacing/>
        <w:rPr>
          <w:del w:id="19411" w:author="Rev 7 Allen Wirfs-Brock" w:date="2012-04-20T14:19:00Z"/>
          <w:rFonts w:ascii="Times New Roman" w:hAnsi="Times New Roman"/>
        </w:rPr>
      </w:pPr>
      <w:del w:id="19412" w:author="Rev 7 Allen Wirfs-Brock" w:date="2012-04-20T14:19:00Z">
        <w:r w:rsidRPr="00E77497" w:rsidDel="001A5611">
          <w:rPr>
            <w:rFonts w:ascii="Times New Roman" w:hAnsi="Times New Roman"/>
          </w:rPr>
          <w:delText xml:space="preserve">Set the [[HasInstance]]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15.3.5.3.</w:delText>
        </w:r>
      </w:del>
    </w:p>
    <w:p w14:paraId="4ACA02A9"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42D4DC25" w14:textId="77777777" w:rsidR="004C02EF" w:rsidRPr="00E77497" w:rsidDel="004A4371" w:rsidRDefault="004C02EF" w:rsidP="00150A49">
      <w:pPr>
        <w:numPr>
          <w:ilvl w:val="0"/>
          <w:numId w:val="146"/>
        </w:numPr>
        <w:contextualSpacing/>
        <w:rPr>
          <w:del w:id="19413" w:author="Rev 5 Allen Wirfs-Brock" w:date="2012-01-10T15:07:00Z"/>
          <w:rFonts w:ascii="Times New Roman" w:hAnsi="Times New Roman"/>
        </w:rPr>
      </w:pPr>
      <w:del w:id="19414" w:author="Rev 5 Allen Wirfs-Brock" w:date="2012-01-10T15:07:00Z">
        <w:r w:rsidRPr="00E77497" w:rsidDel="004A4371">
          <w:rPr>
            <w:rFonts w:ascii="Times New Roman" w:hAnsi="Times New Roman"/>
          </w:rPr>
          <w:delText xml:space="preserve">Let </w:delText>
        </w:r>
        <w:r w:rsidRPr="00E77497" w:rsidDel="004A4371">
          <w:rPr>
            <w:rFonts w:ascii="Times New Roman" w:hAnsi="Times New Roman"/>
            <w:i/>
          </w:rPr>
          <w:delText xml:space="preserve">names </w:delText>
        </w:r>
        <w:r w:rsidRPr="00E77497" w:rsidDel="004A4371">
          <w:rPr>
            <w:rFonts w:ascii="Times New Roman" w:hAnsi="Times New Roman"/>
          </w:rPr>
          <w:delText xml:space="preserve">be a List containing, in left to right textual order, the Strings corresponding to the identifiers of </w:delText>
        </w:r>
        <w:r w:rsidRPr="00E77497" w:rsidDel="004A4371">
          <w:rPr>
            <w:rFonts w:ascii="Times New Roman" w:hAnsi="Times New Roman"/>
            <w:i/>
          </w:rPr>
          <w:delText>FormalParameterList</w:delText>
        </w:r>
        <w:r w:rsidRPr="00E77497" w:rsidDel="004A4371">
          <w:rPr>
            <w:rFonts w:ascii="Times New Roman" w:hAnsi="Times New Roman"/>
          </w:rPr>
          <w:delText xml:space="preserve">. If no parameters are specified, let </w:delText>
        </w:r>
        <w:r w:rsidRPr="00E77497" w:rsidDel="004A4371">
          <w:rPr>
            <w:rFonts w:ascii="Times New Roman" w:hAnsi="Times New Roman"/>
            <w:i/>
          </w:rPr>
          <w:delText xml:space="preserve">names </w:delText>
        </w:r>
        <w:r w:rsidRPr="00E77497" w:rsidDel="004A4371">
          <w:rPr>
            <w:rFonts w:ascii="Times New Roman" w:hAnsi="Times New Roman"/>
          </w:rPr>
          <w:delText>be the empty list.</w:delText>
        </w:r>
      </w:del>
    </w:p>
    <w:p w14:paraId="7B0E4D9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19415" w:author="Rev 4 Allen Wirfs-Brock" w:date="2011-10-04T16:30:00Z">
        <w:r w:rsidR="00485B27" w:rsidRPr="00E77497">
          <w:rPr>
            <w:rFonts w:ascii="Times New Roman" w:hAnsi="Times New Roman"/>
            <w:i/>
          </w:rPr>
          <w:t>FormalParameterList</w:t>
        </w:r>
        <w:r w:rsidR="00485B27" w:rsidRPr="00E77497">
          <w:rPr>
            <w:rFonts w:ascii="Times New Roman" w:hAnsi="Times New Roman"/>
          </w:rPr>
          <w:t xml:space="preserve">. </w:t>
        </w:r>
      </w:ins>
      <w:del w:id="19416" w:author="Rev 4 Allen Wirfs-Brock" w:date="2011-10-04T16:30:00Z">
        <w:r w:rsidRPr="00E77497" w:rsidDel="00485B27">
          <w:rPr>
            <w:rFonts w:ascii="Times New Roman" w:hAnsi="Times New Roman"/>
            <w:i/>
          </w:rPr>
          <w:delText>names</w:delText>
        </w:r>
      </w:del>
      <w:r w:rsidRPr="00E77497">
        <w:rPr>
          <w:rFonts w:ascii="Times New Roman" w:hAnsi="Times New Roman"/>
        </w:rPr>
        <w:t>.</w:t>
      </w:r>
    </w:p>
    <w:p w14:paraId="6EC42F2A"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FunctionBody</w:t>
      </w:r>
      <w:r w:rsidRPr="00E77497">
        <w:rPr>
          <w:rFonts w:ascii="Times New Roman" w:hAnsi="Times New Roman"/>
        </w:rPr>
        <w:t>.</w:t>
      </w:r>
    </w:p>
    <w:p w14:paraId="775241D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29B49805" w14:textId="77777777" w:rsidR="001936FC" w:rsidRDefault="001936FC" w:rsidP="00150A49">
      <w:pPr>
        <w:numPr>
          <w:ilvl w:val="0"/>
          <w:numId w:val="146"/>
        </w:numPr>
        <w:contextualSpacing/>
        <w:rPr>
          <w:ins w:id="19417" w:author="Rev 7 Allen Wirfs-Brock" w:date="2012-05-02T11:02:00Z"/>
          <w:rFonts w:ascii="Times New Roman" w:hAnsi="Times New Roman"/>
        </w:rPr>
      </w:pPr>
      <w:ins w:id="19418" w:author="Rev 7 Allen Wirfs-Brock" w:date="2012-05-02T11:02:00Z">
        <w:r>
          <w:rPr>
            <w:rFonts w:ascii="Times New Roman" w:hAnsi="Times New Roman"/>
          </w:rPr>
          <w:t xml:space="preserve">Set the [[Realm]] internal property of </w:t>
        </w:r>
        <w:r w:rsidRPr="001936FC">
          <w:rPr>
            <w:rFonts w:ascii="Times New Roman" w:hAnsi="Times New Roman"/>
            <w:i/>
            <w:rPrChange w:id="19419" w:author="Rev 7 Allen Wirfs-Brock" w:date="2012-05-02T11:03:00Z">
              <w:rPr>
                <w:rFonts w:ascii="Times New Roman" w:hAnsi="Times New Roman"/>
              </w:rPr>
            </w:rPrChange>
          </w:rPr>
          <w:t>F</w:t>
        </w:r>
        <w:r>
          <w:rPr>
            <w:rFonts w:ascii="Times New Roman" w:hAnsi="Times New Roman"/>
          </w:rPr>
          <w:t xml:space="preserve"> to the current execution context’s Realm.</w:t>
        </w:r>
      </w:ins>
    </w:p>
    <w:p w14:paraId="1038B33D" w14:textId="77777777" w:rsidR="004A4371" w:rsidRDefault="004A4371" w:rsidP="00150A49">
      <w:pPr>
        <w:numPr>
          <w:ilvl w:val="0"/>
          <w:numId w:val="146"/>
        </w:numPr>
        <w:contextualSpacing/>
        <w:rPr>
          <w:ins w:id="19420" w:author="Rev 5 Allen Wirfs-Brock" w:date="2012-01-10T15:11:00Z"/>
          <w:rFonts w:ascii="Times New Roman" w:hAnsi="Times New Roman"/>
        </w:rPr>
      </w:pPr>
      <w:ins w:id="19421" w:author="Rev 5 Allen Wirfs-Brock" w:date="2012-01-10T15:11:00Z">
        <w:r>
          <w:rPr>
            <w:rFonts w:ascii="Times New Roman" w:hAnsi="Times New Roman"/>
          </w:rPr>
          <w:t xml:space="preserve">If </w:t>
        </w:r>
      </w:ins>
      <w:ins w:id="19422" w:author="Rev 5 Allen Wirfs-Brock" w:date="2012-01-10T15:12:00Z">
        <w:r>
          <w:rPr>
            <w:rFonts w:ascii="Times New Roman" w:hAnsi="Times New Roman"/>
          </w:rPr>
          <w:t>the</w:t>
        </w:r>
      </w:ins>
      <w:ins w:id="19423" w:author="Rev 5 Allen Wirfs-Brock" w:date="2012-01-10T15:11:00Z">
        <w:r>
          <w:rPr>
            <w:rFonts w:ascii="Times New Roman" w:hAnsi="Times New Roman"/>
          </w:rPr>
          <w:t xml:space="preserve"> </w:t>
        </w:r>
        <w:r w:rsidRPr="00DA3106">
          <w:rPr>
            <w:rFonts w:ascii="Times New Roman" w:hAnsi="Times New Roman"/>
            <w:i/>
          </w:rPr>
          <w:t>home</w:t>
        </w:r>
      </w:ins>
      <w:ins w:id="19424" w:author="Rev 5 Allen Wirfs-Brock" w:date="2012-01-10T15:12:00Z">
        <w:r w:rsidRPr="00DA3106">
          <w:rPr>
            <w:rFonts w:ascii="Times New Roman" w:hAnsi="Times New Roman"/>
            <w:i/>
          </w:rPr>
          <w:t>Object</w:t>
        </w:r>
      </w:ins>
      <w:ins w:id="19425" w:author="Rev 5 Allen Wirfs-Brock" w:date="2012-01-10T15:11:00Z">
        <w:r>
          <w:rPr>
            <w:rFonts w:ascii="Times New Roman" w:hAnsi="Times New Roman"/>
          </w:rPr>
          <w:t xml:space="preserve"> </w:t>
        </w:r>
      </w:ins>
      <w:ins w:id="19426" w:author="Rev 5 Allen Wirfs-Brock" w:date="2012-01-10T15:12:00Z">
        <w:r>
          <w:rPr>
            <w:rFonts w:ascii="Times New Roman" w:hAnsi="Times New Roman"/>
          </w:rPr>
          <w:t xml:space="preserve">argument </w:t>
        </w:r>
      </w:ins>
      <w:ins w:id="19427" w:author="Rev 5 Allen Wirfs-Brock" w:date="2012-01-10T15:11:00Z">
        <w:r>
          <w:rPr>
            <w:rFonts w:ascii="Times New Roman" w:hAnsi="Times New Roman"/>
          </w:rPr>
          <w:t xml:space="preserve">was provided, set the [[Home]] internal property </w:t>
        </w:r>
      </w:ins>
      <w:ins w:id="19428" w:author="Rev 5 Allen Wirfs-Brock" w:date="2012-01-10T15:13:00Z">
        <w:r>
          <w:rPr>
            <w:rFonts w:ascii="Times New Roman" w:hAnsi="Times New Roman"/>
          </w:rPr>
          <w:t>of</w:t>
        </w:r>
      </w:ins>
      <w:ins w:id="19429" w:author="Rev 5 Allen Wirfs-Brock" w:date="2012-01-10T15:11:00Z">
        <w:r>
          <w:rPr>
            <w:rFonts w:ascii="Times New Roman" w:hAnsi="Times New Roman"/>
          </w:rPr>
          <w:t xml:space="preserve">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ins>
    </w:p>
    <w:p w14:paraId="6A40E035" w14:textId="77777777" w:rsidR="00ED240D" w:rsidRDefault="00ED240D" w:rsidP="00ED240D">
      <w:pPr>
        <w:numPr>
          <w:ilvl w:val="0"/>
          <w:numId w:val="146"/>
        </w:numPr>
        <w:contextualSpacing/>
        <w:rPr>
          <w:ins w:id="19430" w:author="Rev 5 Allen Wirfs-Brock" w:date="2012-01-10T15:15:00Z"/>
          <w:rFonts w:ascii="Times New Roman" w:hAnsi="Times New Roman"/>
        </w:rPr>
      </w:pPr>
      <w:ins w:id="19431" w:author="Rev 5 Allen Wirfs-Brock" w:date="2012-01-10T15:15:00Z">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rPr>
          <w:t xml:space="preserve">argument was provided, set the [[MethodName]] internal 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ins>
    </w:p>
    <w:p w14:paraId="55E6422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w:t>
      </w:r>
      <w:del w:id="19432" w:author="Allen Wirfs-Brock" w:date="2011-07-09T12:17:00Z">
        <w:r w:rsidRPr="00E77497" w:rsidDel="003A5DB6">
          <w:rPr>
            <w:rFonts w:ascii="Times New Roman" w:hAnsi="Times New Roman"/>
          </w:rPr>
          <w:delText>number of formal parameters specified in</w:delText>
        </w:r>
      </w:del>
      <w:ins w:id="19433" w:author="Allen Wirfs-Brock" w:date="2011-07-09T12:17:00Z">
        <w:r w:rsidR="003A5DB6" w:rsidRPr="00E77497">
          <w:rPr>
            <w:rFonts w:ascii="Times New Roman" w:hAnsi="Times New Roman"/>
          </w:rPr>
          <w:t>ExpectedArgumentCount of</w:t>
        </w:r>
      </w:ins>
      <w:r w:rsidRPr="00E77497">
        <w:rPr>
          <w:rFonts w:ascii="Times New Roman" w:hAnsi="Times New Roman"/>
        </w:rPr>
        <w:t xml:space="preserve"> </w:t>
      </w:r>
      <w:r w:rsidRPr="00E77497">
        <w:rPr>
          <w:rFonts w:ascii="Times New Roman" w:hAnsi="Times New Roman"/>
          <w:i/>
        </w:rPr>
        <w:t>FormalParameterList</w:t>
      </w:r>
      <w:del w:id="19434" w:author="Allen Wirfs-Brock rev2" w:date="2011-07-20T13:50:00Z">
        <w:r w:rsidRPr="00E77497" w:rsidDel="002E2C0B">
          <w:rPr>
            <w:rFonts w:ascii="Times New Roman" w:hAnsi="Times New Roman"/>
          </w:rPr>
          <w:delText>.</w:delText>
        </w:r>
      </w:del>
      <w:del w:id="19435" w:author="Allen Wirfs-Brock" w:date="2011-07-09T12:18:00Z">
        <w:r w:rsidRPr="00E77497" w:rsidDel="003A5DB6">
          <w:rPr>
            <w:rFonts w:ascii="Times New Roman" w:hAnsi="Times New Roman"/>
          </w:rPr>
          <w:delText xml:space="preserve"> If no parameters are specified, let </w:delText>
        </w:r>
        <w:r w:rsidRPr="00E77497" w:rsidDel="003A5DB6">
          <w:rPr>
            <w:rFonts w:ascii="Times New Roman" w:hAnsi="Times New Roman"/>
            <w:i/>
          </w:rPr>
          <w:delText>len</w:delText>
        </w:r>
        <w:r w:rsidRPr="00E77497" w:rsidDel="003A5DB6">
          <w:rPr>
            <w:rFonts w:ascii="Times New Roman" w:hAnsi="Times New Roman"/>
          </w:rPr>
          <w:delText xml:space="preserve"> be 0</w:delText>
        </w:r>
      </w:del>
      <w:r w:rsidRPr="00E77497">
        <w:rPr>
          <w:rFonts w:ascii="Times New Roman" w:hAnsi="Times New Roman"/>
        </w:rPr>
        <w:t>.</w:t>
      </w:r>
    </w:p>
    <w:p w14:paraId="7D85618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00FC810C"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If</w:t>
      </w:r>
      <w:ins w:id="19436" w:author="Rev 7 Allen Wirfs-Brock" w:date="2012-04-27T13:18:00Z">
        <w:r w:rsidRPr="0017338E">
          <w:rPr>
            <w:rFonts w:ascii="Times New Roman" w:hAnsi="Times New Roman"/>
          </w:rPr>
          <w:t xml:space="preserve"> </w:t>
        </w:r>
        <w:r w:rsidRPr="0017338E">
          <w:rPr>
            <w:rFonts w:ascii="Times New Roman" w:hAnsi="Times New Roman"/>
            <w:i/>
          </w:rPr>
          <w:t>kind</w:t>
        </w:r>
        <w:r>
          <w:rPr>
            <w:rFonts w:ascii="Times New Roman" w:hAnsi="Times New Roman"/>
          </w:rPr>
          <w:t xml:space="preserve"> is </w:t>
        </w:r>
        <w:r w:rsidRPr="00DC488D">
          <w:rPr>
            <w:rFonts w:cs="Arial"/>
          </w:rPr>
          <w:t>Normal</w:t>
        </w:r>
      </w:ins>
      <w:r w:rsidRPr="00E77497">
        <w:rPr>
          <w:rFonts w:ascii="Times New Roman" w:hAnsi="Times New Roman"/>
        </w:rPr>
        <w:t xml:space="preserve"> </w:t>
      </w:r>
      <w:ins w:id="19437" w:author="Rev 7 Allen Wirfs-Brock" w:date="2012-04-27T13:19:00Z">
        <w:r>
          <w:rPr>
            <w:rFonts w:ascii="Times New Roman" w:hAnsi="Times New Roman"/>
          </w:rPr>
          <w:t>and</w:t>
        </w:r>
        <w:r w:rsidRPr="00E77497">
          <w:rPr>
            <w:rFonts w:ascii="Times New Roman" w:hAnsi="Times New Roman"/>
          </w:rPr>
          <w:t xml:space="preserve"> </w:t>
        </w:r>
      </w:ins>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71EF5198"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[[ThrowTypeError]] function Object (13.</w:t>
      </w:r>
      <w:del w:id="19438" w:author="Rev 7 Allen Wirfs-Brock" w:date="2012-04-27T13:19:00Z">
        <w:r w:rsidRPr="00E77497" w:rsidDel="0017338E">
          <w:rPr>
            <w:rFonts w:ascii="Times New Roman" w:hAnsi="Times New Roman"/>
          </w:rPr>
          <w:delText>2</w:delText>
        </w:r>
      </w:del>
      <w:ins w:id="19439" w:author="Rev 7 Allen Wirfs-Brock" w:date="2012-04-27T13:19:00Z">
        <w:r>
          <w:rPr>
            <w:rFonts w:ascii="Times New Roman" w:hAnsi="Times New Roman"/>
          </w:rPr>
          <w:t>5</w:t>
        </w:r>
      </w:ins>
      <w:r w:rsidRPr="00E77497">
        <w:rPr>
          <w:rFonts w:ascii="Times New Roman" w:hAnsi="Times New Roman"/>
        </w:rPr>
        <w:t>.3).</w:t>
      </w:r>
    </w:p>
    <w:p w14:paraId="051A22D1"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"caller"</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56B66ED6"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"arguments"</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2FC6E973"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 xml:space="preserve">Set the [[Strict]]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14:paraId="7CF6B538" w14:textId="77777777" w:rsidR="0017338E" w:rsidRDefault="0017338E" w:rsidP="00630A5A">
      <w:pPr>
        <w:numPr>
          <w:ilvl w:val="0"/>
          <w:numId w:val="146"/>
        </w:numPr>
        <w:rPr>
          <w:ins w:id="19440" w:author="Rev 7 Allen Wirfs-Brock" w:date="2012-04-27T13:17:00Z"/>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1F931A62" w14:textId="77777777" w:rsidR="0017338E" w:rsidRPr="00E77497" w:rsidRDefault="0017338E" w:rsidP="00630A5A">
      <w:ins w:id="19441" w:author="Rev 7 Allen Wirfs-Brock" w:date="2012-04-27T13:21:00Z">
        <w:r>
          <w:t xml:space="preserve">The abstract operation </w:t>
        </w:r>
      </w:ins>
      <w:ins w:id="19442" w:author="Rev 7 Allen Wirfs-Brock" w:date="2012-04-27T13:22:00Z">
        <w:r>
          <w:t>Make</w:t>
        </w:r>
      </w:ins>
      <w:ins w:id="19443" w:author="Rev 7 Allen Wirfs-Brock" w:date="2012-04-27T13:21:00Z">
        <w:r>
          <w:t>C</w:t>
        </w:r>
      </w:ins>
      <w:ins w:id="19444" w:author="Rev 7 Allen Wirfs-Brock" w:date="2012-04-27T13:22:00Z">
        <w:r>
          <w:t>onstructor</w:t>
        </w:r>
      </w:ins>
      <w:ins w:id="19445" w:author="Rev 7 Allen Wirfs-Brock" w:date="2012-04-27T13:21:00Z">
        <w:r>
          <w:t xml:space="preserve"> requires </w:t>
        </w:r>
      </w:ins>
      <w:ins w:id="19446" w:author="Rev 7 Allen Wirfs-Brock" w:date="2012-04-27T13:23:00Z">
        <w:r>
          <w:t xml:space="preserve">a Function argument </w:t>
        </w:r>
      </w:ins>
      <w:ins w:id="19447" w:author="Rev 7 Allen Wirfs-Brock" w:date="2012-04-27T13:24:00Z">
        <w:r w:rsidRPr="00E77497">
          <w:rPr>
            <w:rFonts w:ascii="Times New Roman" w:hAnsi="Times New Roman"/>
            <w:i/>
          </w:rPr>
          <w:t>F</w:t>
        </w:r>
      </w:ins>
      <w:ins w:id="19448" w:author="Rev 7 Allen Wirfs-Brock" w:date="2012-04-27T13:21:00Z">
        <w:r>
          <w:t xml:space="preserve"> and optionally, </w:t>
        </w:r>
      </w:ins>
      <w:ins w:id="19449" w:author="Rev 7 Allen Wirfs-Brock" w:date="2012-04-27T13:40:00Z">
        <w:r w:rsidR="00254DA7">
          <w:t xml:space="preserve">a Boolean </w:t>
        </w:r>
      </w:ins>
      <w:ins w:id="19450" w:author="Rev 7 Allen Wirfs-Brock" w:date="2012-04-27T13:50:00Z">
        <w:r w:rsidR="009E6839">
          <w:rPr>
            <w:rFonts w:ascii="Times New Roman" w:hAnsi="Times New Roman"/>
            <w:i/>
          </w:rPr>
          <w:t>writablePrototype</w:t>
        </w:r>
      </w:ins>
      <w:ins w:id="19451" w:author="Rev 7 Allen Wirfs-Brock" w:date="2012-04-27T13:40:00Z">
        <w:r w:rsidR="00254DA7">
          <w:t xml:space="preserve"> and </w:t>
        </w:r>
      </w:ins>
      <w:ins w:id="19452" w:author="Rev 7 Allen Wirfs-Brock" w:date="2012-04-27T13:21:00Z">
        <w:r>
          <w:t xml:space="preserve">an object </w:t>
        </w:r>
        <w:r>
          <w:rPr>
            <w:rFonts w:ascii="Times New Roman" w:hAnsi="Times New Roman"/>
            <w:i/>
          </w:rPr>
          <w:t>prototype</w:t>
        </w:r>
      </w:ins>
      <w:ins w:id="19453" w:author="Rev 7 Allen Wirfs-Brock" w:date="2012-04-27T13:25:00Z">
        <w:r w:rsidR="00630A5A">
          <w:t>.</w:t>
        </w:r>
      </w:ins>
      <w:ins w:id="19454" w:author="Rev 7 Allen Wirfs-Brock" w:date="2012-04-27T13:21:00Z">
        <w:r>
          <w:t xml:space="preserve"> </w:t>
        </w:r>
      </w:ins>
      <w:ins w:id="19455" w:author="Rev 7 Allen Wirfs-Brock" w:date="2012-04-27T13:25:00Z">
        <w:r w:rsidR="00630A5A">
          <w:t xml:space="preserve">It converts </w:t>
        </w:r>
        <w:r w:rsidR="00630A5A" w:rsidRPr="00630A5A">
          <w:rPr>
            <w:rFonts w:ascii="Times New Roman" w:hAnsi="Times New Roman"/>
            <w:i/>
          </w:rPr>
          <w:t>F</w:t>
        </w:r>
        <w:r w:rsidR="00630A5A">
          <w:t xml:space="preserve"> into a constructor by </w:t>
        </w:r>
      </w:ins>
      <w:ins w:id="19456" w:author="Rev 7 Allen Wirfs-Brock" w:date="2012-04-27T13:21:00Z">
        <w:r w:rsidRPr="00DC488D">
          <w:rPr>
            <w:rFonts w:cs="Arial"/>
          </w:rPr>
          <w:t>performs the following steps</w:t>
        </w:r>
        <w:r w:rsidRPr="00E77497">
          <w:t>:</w:t>
        </w:r>
      </w:ins>
    </w:p>
    <w:p w14:paraId="6967F0F3" w14:textId="77777777" w:rsidR="00630A5A" w:rsidRPr="00630A5A" w:rsidRDefault="00630A5A" w:rsidP="00630A5A">
      <w:pPr>
        <w:numPr>
          <w:ilvl w:val="0"/>
          <w:numId w:val="758"/>
        </w:numPr>
        <w:contextualSpacing/>
        <w:rPr>
          <w:ins w:id="19457" w:author="Rev 7 Allen Wirfs-Brock" w:date="2012-04-27T13:26:00Z"/>
          <w:rFonts w:ascii="Times New Roman" w:hAnsi="Times New Roman"/>
        </w:rPr>
      </w:pPr>
      <w:ins w:id="19458" w:author="Rev 7 Allen Wirfs-Brock" w:date="2012-04-27T13:26:00Z">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provided,then </w:t>
        </w:r>
      </w:ins>
    </w:p>
    <w:p w14:paraId="539381D4" w14:textId="77777777" w:rsidR="00630A5A" w:rsidRPr="00E77497" w:rsidRDefault="00630A5A" w:rsidP="00254DA7">
      <w:pPr>
        <w:numPr>
          <w:ilvl w:val="1"/>
          <w:numId w:val="758"/>
        </w:numPr>
        <w:contextualSpacing/>
        <w:rPr>
          <w:ins w:id="19459" w:author="Rev 7 Allen Wirfs-Brock" w:date="2012-04-27T13:27:00Z"/>
          <w:rFonts w:ascii="Times New Roman" w:hAnsi="Times New Roman"/>
        </w:rPr>
      </w:pPr>
      <w:ins w:id="19460" w:author="Rev 7 Allen Wirfs-Brock" w:date="2012-04-27T13:27:00Z">
        <w:r w:rsidRPr="00E77497">
          <w:rPr>
            <w:rFonts w:ascii="Times New Roman" w:hAnsi="Times New Roman"/>
          </w:rPr>
          <w:t xml:space="preserve">Let </w:t>
        </w:r>
      </w:ins>
      <w:ins w:id="19461" w:author="Rev 7 Allen Wirfs-Brock" w:date="2012-04-27T13:28:00Z">
        <w:r w:rsidRPr="00DC488D">
          <w:rPr>
            <w:rFonts w:ascii="Times New Roman" w:hAnsi="Times New Roman"/>
            <w:i/>
          </w:rPr>
          <w:t>prototype</w:t>
        </w:r>
        <w:r>
          <w:rPr>
            <w:rFonts w:ascii="Times New Roman" w:hAnsi="Times New Roman"/>
          </w:rPr>
          <w:t xml:space="preserve"> </w:t>
        </w:r>
      </w:ins>
      <w:ins w:id="19462" w:author="Rev 7 Allen Wirfs-Brock" w:date="2012-04-27T13:27:00Z">
        <w:r w:rsidRPr="005F7AD6">
          <w:rPr>
            <w:rFonts w:ascii="Times New Roman" w:hAnsi="Times New Roman"/>
          </w:rPr>
          <w:t>be the result of the abstraction operation ObjectCreate</w:t>
        </w:r>
        <w:r>
          <w:rPr>
            <w:rFonts w:ascii="Times New Roman" w:hAnsi="Times New Roman"/>
          </w:rPr>
          <w:t xml:space="preserve"> (15.2)</w:t>
        </w:r>
        <w:r w:rsidRPr="00E77497">
          <w:rPr>
            <w:rFonts w:ascii="Times New Roman" w:hAnsi="Times New Roman"/>
          </w:rPr>
          <w:t>.</w:t>
        </w:r>
      </w:ins>
    </w:p>
    <w:p w14:paraId="5CE87CE7" w14:textId="77777777" w:rsidR="00254DA7" w:rsidRPr="00630A5A" w:rsidRDefault="00254DA7" w:rsidP="00254DA7">
      <w:pPr>
        <w:numPr>
          <w:ilvl w:val="0"/>
          <w:numId w:val="758"/>
        </w:numPr>
        <w:contextualSpacing/>
        <w:rPr>
          <w:ins w:id="19463" w:author="Rev 7 Allen Wirfs-Brock" w:date="2012-04-27T13:42:00Z"/>
          <w:rFonts w:ascii="Times New Roman" w:hAnsi="Times New Roman"/>
        </w:rPr>
      </w:pPr>
      <w:ins w:id="19464" w:author="Rev 7 Allen Wirfs-Brock" w:date="2012-04-27T13:42:00Z">
        <w:r>
          <w:rPr>
            <w:rFonts w:ascii="Times New Roman" w:hAnsi="Times New Roman"/>
          </w:rPr>
          <w:t xml:space="preserve">If the </w:t>
        </w:r>
      </w:ins>
      <w:ins w:id="19465" w:author="Rev 7 Allen Wirfs-Brock" w:date="2012-04-27T13:50:00Z">
        <w:r w:rsidR="009E6839">
          <w:rPr>
            <w:rFonts w:ascii="Times New Roman" w:hAnsi="Times New Roman"/>
            <w:i/>
          </w:rPr>
          <w:t>writablePrototype</w:t>
        </w:r>
        <w:r w:rsidR="009E6839">
          <w:t xml:space="preserve"> </w:t>
        </w:r>
      </w:ins>
      <w:ins w:id="19466" w:author="Rev 7 Allen Wirfs-Brock" w:date="2012-04-27T13:42:00Z">
        <w:r>
          <w:rPr>
            <w:rFonts w:ascii="Times New Roman" w:hAnsi="Times New Roman"/>
          </w:rPr>
          <w:t xml:space="preserve">argument was not provided,then </w:t>
        </w:r>
      </w:ins>
    </w:p>
    <w:p w14:paraId="5E0C906B" w14:textId="77777777" w:rsidR="00254DA7" w:rsidRPr="00E77497" w:rsidRDefault="00254DA7" w:rsidP="00254DA7">
      <w:pPr>
        <w:numPr>
          <w:ilvl w:val="1"/>
          <w:numId w:val="758"/>
        </w:numPr>
        <w:contextualSpacing/>
        <w:rPr>
          <w:ins w:id="19467" w:author="Rev 7 Allen Wirfs-Brock" w:date="2012-04-27T13:42:00Z"/>
          <w:rFonts w:ascii="Times New Roman" w:hAnsi="Times New Roman"/>
        </w:rPr>
      </w:pPr>
      <w:ins w:id="19468" w:author="Rev 7 Allen Wirfs-Brock" w:date="2012-04-27T13:42:00Z">
        <w:r w:rsidRPr="00E77497">
          <w:rPr>
            <w:rFonts w:ascii="Times New Roman" w:hAnsi="Times New Roman"/>
          </w:rPr>
          <w:t xml:space="preserve">Let </w:t>
        </w:r>
      </w:ins>
      <w:ins w:id="19469" w:author="Rev 7 Allen Wirfs-Brock" w:date="2012-04-27T13:50:00Z">
        <w:r w:rsidR="009E6839">
          <w:rPr>
            <w:rFonts w:ascii="Times New Roman" w:hAnsi="Times New Roman"/>
            <w:i/>
          </w:rPr>
          <w:t>writablePrototype</w:t>
        </w:r>
        <w:r w:rsidR="009E6839">
          <w:t xml:space="preserve"> </w:t>
        </w:r>
      </w:ins>
      <w:ins w:id="19470" w:author="Rev 7 Allen Wirfs-Brock" w:date="2012-04-27T13:42:00Z">
        <w:r w:rsidRPr="005F7AD6">
          <w:rPr>
            <w:rFonts w:ascii="Times New Roman" w:hAnsi="Times New Roman"/>
          </w:rPr>
          <w:t xml:space="preserve">be </w:t>
        </w:r>
      </w:ins>
      <w:ins w:id="19471" w:author="Rev 7 Allen Wirfs-Brock" w:date="2012-04-27T13:43:00Z">
        <w:r>
          <w:rPr>
            <w:rFonts w:ascii="Times New Roman" w:hAnsi="Times New Roman"/>
            <w:b/>
          </w:rPr>
          <w:t>true</w:t>
        </w:r>
      </w:ins>
      <w:ins w:id="19472" w:author="Rev 7 Allen Wirfs-Brock" w:date="2012-04-27T13:42:00Z">
        <w:r w:rsidRPr="00E77497">
          <w:rPr>
            <w:rFonts w:ascii="Times New Roman" w:hAnsi="Times New Roman"/>
          </w:rPr>
          <w:t>.</w:t>
        </w:r>
      </w:ins>
    </w:p>
    <w:p w14:paraId="230D454B" w14:textId="77777777" w:rsidR="001A5611" w:rsidRPr="00E77497" w:rsidRDefault="001A5611" w:rsidP="00630A5A">
      <w:pPr>
        <w:numPr>
          <w:ilvl w:val="0"/>
          <w:numId w:val="758"/>
        </w:numPr>
        <w:contextualSpacing/>
        <w:rPr>
          <w:ins w:id="19473" w:author="Rev 7 Allen Wirfs-Brock" w:date="2012-04-20T14:19:00Z"/>
          <w:rFonts w:ascii="Times New Roman" w:hAnsi="Times New Roman"/>
        </w:rPr>
      </w:pPr>
      <w:ins w:id="19474" w:author="Rev 7 Allen Wirfs-Brock" w:date="2012-04-20T14:19:00Z">
        <w:r w:rsidRPr="00E77497">
          <w:rPr>
            <w:rFonts w:ascii="Times New Roman" w:hAnsi="Times New Roman"/>
          </w:rPr>
          <w:t xml:space="preserve">Set the [[Construct]] internal property of </w:t>
        </w:r>
        <w:r w:rsidRPr="00E77497">
          <w:rPr>
            <w:rFonts w:ascii="Times New Roman" w:hAnsi="Times New Roman"/>
            <w:i/>
          </w:rPr>
          <w:t>F</w:t>
        </w:r>
        <w:r w:rsidRPr="00E77497">
          <w:rPr>
            <w:rFonts w:ascii="Times New Roman" w:hAnsi="Times New Roman"/>
          </w:rPr>
          <w:t xml:space="preserve"> as described in 13.</w:t>
        </w:r>
      </w:ins>
      <w:ins w:id="19475" w:author="Rev 7 Allen Wirfs-Brock" w:date="2012-04-27T13:29:00Z">
        <w:r w:rsidR="00630A5A">
          <w:rPr>
            <w:rFonts w:ascii="Times New Roman" w:hAnsi="Times New Roman"/>
          </w:rPr>
          <w:t>5</w:t>
        </w:r>
      </w:ins>
      <w:ins w:id="19476" w:author="Rev 7 Allen Wirfs-Brock" w:date="2012-04-20T14:19:00Z">
        <w:r w:rsidRPr="00E77497">
          <w:rPr>
            <w:rFonts w:ascii="Times New Roman" w:hAnsi="Times New Roman"/>
          </w:rPr>
          <w:t>.2.</w:t>
        </w:r>
      </w:ins>
    </w:p>
    <w:p w14:paraId="4F2821B7" w14:textId="77777777" w:rsidR="001A5611" w:rsidRPr="00E77497" w:rsidRDefault="001A5611" w:rsidP="00630A5A">
      <w:pPr>
        <w:numPr>
          <w:ilvl w:val="0"/>
          <w:numId w:val="758"/>
        </w:numPr>
        <w:contextualSpacing/>
        <w:rPr>
          <w:ins w:id="19477" w:author="Rev 7 Allen Wirfs-Brock" w:date="2012-04-20T14:19:00Z"/>
          <w:rFonts w:ascii="Times New Roman" w:hAnsi="Times New Roman"/>
        </w:rPr>
      </w:pPr>
      <w:ins w:id="19478" w:author="Rev 7 Allen Wirfs-Brock" w:date="2012-04-20T14:19:00Z">
        <w:r w:rsidRPr="00E77497">
          <w:rPr>
            <w:rFonts w:ascii="Times New Roman" w:hAnsi="Times New Roman"/>
          </w:rPr>
          <w:t xml:space="preserve">Set the [[HasInstance]] internal property of </w:t>
        </w:r>
        <w:r w:rsidRPr="00E77497">
          <w:rPr>
            <w:rFonts w:ascii="Times New Roman" w:hAnsi="Times New Roman"/>
            <w:i/>
          </w:rPr>
          <w:t>F</w:t>
        </w:r>
        <w:r w:rsidRPr="00E77497">
          <w:rPr>
            <w:rFonts w:ascii="Times New Roman" w:hAnsi="Times New Roman"/>
          </w:rPr>
          <w:t xml:space="preserve"> as described in 15.3.5.3.</w:t>
        </w:r>
      </w:ins>
    </w:p>
    <w:p w14:paraId="51A250A8" w14:textId="77777777" w:rsidR="00254DA7" w:rsidRDefault="00254DA7" w:rsidP="00254DA7">
      <w:pPr>
        <w:numPr>
          <w:ilvl w:val="0"/>
          <w:numId w:val="758"/>
        </w:numPr>
        <w:contextualSpacing/>
        <w:rPr>
          <w:ins w:id="19479" w:author="Rev 7 Allen Wirfs-Brock" w:date="2012-04-27T13:35:00Z"/>
          <w:rFonts w:ascii="Times New Roman" w:hAnsi="Times New Roman"/>
        </w:rPr>
      </w:pPr>
      <w:ins w:id="19480" w:author="Rev 7 Allen Wirfs-Brock" w:date="2012-04-27T13:36:00Z">
        <w:r>
          <w:rPr>
            <w:rFonts w:ascii="Times New Roman" w:hAnsi="Times New Roman"/>
          </w:rPr>
          <w:t>S</w:t>
        </w:r>
      </w:ins>
      <w:ins w:id="19481" w:author="Rev 7 Allen Wirfs-Brock" w:date="2012-04-27T13:35:00Z">
        <w:r>
          <w:rPr>
            <w:rFonts w:ascii="Times New Roman" w:hAnsi="Times New Roman"/>
          </w:rPr>
          <w:t xml:space="preserve">et the [[Home]] internal property of </w:t>
        </w:r>
        <w:r w:rsidRPr="00DA3106">
          <w:rPr>
            <w:rFonts w:ascii="Times New Roman" w:hAnsi="Times New Roman"/>
            <w:i/>
          </w:rPr>
          <w:t>F</w:t>
        </w:r>
        <w:r>
          <w:rPr>
            <w:rFonts w:ascii="Times New Roman" w:hAnsi="Times New Roman"/>
          </w:rPr>
          <w:t xml:space="preserve"> to </w:t>
        </w:r>
      </w:ins>
      <w:ins w:id="19482" w:author="Rev 7 Allen Wirfs-Brock" w:date="2012-04-27T13:36:00Z">
        <w:r w:rsidRPr="00DC488D">
          <w:rPr>
            <w:rFonts w:ascii="Times New Roman" w:hAnsi="Times New Roman"/>
            <w:i/>
          </w:rPr>
          <w:t>prototype</w:t>
        </w:r>
      </w:ins>
      <w:ins w:id="19483" w:author="Rev 7 Allen Wirfs-Brock" w:date="2012-04-27T13:35:00Z">
        <w:r>
          <w:rPr>
            <w:rFonts w:ascii="Times New Roman" w:hAnsi="Times New Roman"/>
          </w:rPr>
          <w:t>.</w:t>
        </w:r>
      </w:ins>
    </w:p>
    <w:p w14:paraId="5AFD1B71" w14:textId="77777777" w:rsidR="00254DA7" w:rsidRDefault="00254DA7" w:rsidP="00254DA7">
      <w:pPr>
        <w:numPr>
          <w:ilvl w:val="0"/>
          <w:numId w:val="758"/>
        </w:numPr>
        <w:contextualSpacing/>
        <w:rPr>
          <w:ins w:id="19484" w:author="Rev 7 Allen Wirfs-Brock" w:date="2012-04-27T13:35:00Z"/>
          <w:rFonts w:ascii="Times New Roman" w:hAnsi="Times New Roman"/>
        </w:rPr>
      </w:pPr>
      <w:ins w:id="19485" w:author="Rev 7 Allen Wirfs-Brock" w:date="2012-04-27T13:36:00Z">
        <w:r>
          <w:rPr>
            <w:rFonts w:ascii="Times New Roman" w:hAnsi="Times New Roman"/>
          </w:rPr>
          <w:t>S</w:t>
        </w:r>
      </w:ins>
      <w:ins w:id="19486" w:author="Rev 7 Allen Wirfs-Brock" w:date="2012-04-27T13:35:00Z">
        <w:r>
          <w:rPr>
            <w:rFonts w:ascii="Times New Roman" w:hAnsi="Times New Roman"/>
          </w:rPr>
          <w:t xml:space="preserve">et the [[MethodName]] internal property of </w:t>
        </w:r>
        <w:r w:rsidRPr="007870CC">
          <w:rPr>
            <w:rFonts w:ascii="Times New Roman" w:hAnsi="Times New Roman"/>
            <w:i/>
          </w:rPr>
          <w:t>F</w:t>
        </w:r>
        <w:r>
          <w:rPr>
            <w:rFonts w:ascii="Times New Roman" w:hAnsi="Times New Roman"/>
          </w:rPr>
          <w:t xml:space="preserve"> to </w:t>
        </w:r>
      </w:ins>
      <w:ins w:id="19487" w:author="Rev 7 Allen Wirfs-Brock" w:date="2012-04-27T13:37:00Z">
        <w:r w:rsidRPr="00E77497">
          <w:rPr>
            <w:rFonts w:ascii="Courier New" w:hAnsi="Courier New" w:cs="Courier New"/>
            <w:b/>
          </w:rPr>
          <w:t>"</w:t>
        </w:r>
        <w:r w:rsidRPr="00E77497">
          <w:rPr>
            <w:rFonts w:ascii="Courier New" w:hAnsi="Courier New"/>
            <w:b/>
          </w:rPr>
          <w:t>constructor</w:t>
        </w:r>
        <w:r w:rsidRPr="00E77497">
          <w:rPr>
            <w:rFonts w:ascii="Courier New" w:hAnsi="Courier New" w:cs="Courier New"/>
            <w:b/>
          </w:rPr>
          <w:t>"</w:t>
        </w:r>
      </w:ins>
      <w:ins w:id="19488" w:author="Rev 7 Allen Wirfs-Brock" w:date="2012-04-27T13:35:00Z">
        <w:r>
          <w:rPr>
            <w:rFonts w:ascii="Times New Roman" w:hAnsi="Times New Roman"/>
          </w:rPr>
          <w:t>.</w:t>
        </w:r>
      </w:ins>
    </w:p>
    <w:p w14:paraId="3B1292CC" w14:textId="77777777" w:rsidR="004C02EF" w:rsidRPr="00E77497" w:rsidDel="00630A5A" w:rsidRDefault="004C02EF" w:rsidP="00630A5A">
      <w:pPr>
        <w:numPr>
          <w:ilvl w:val="0"/>
          <w:numId w:val="758"/>
        </w:numPr>
        <w:contextualSpacing/>
        <w:rPr>
          <w:del w:id="19489" w:author="Rev 7 Allen Wirfs-Brock" w:date="2012-04-27T13:29:00Z"/>
          <w:rFonts w:ascii="Times New Roman" w:hAnsi="Times New Roman"/>
        </w:rPr>
      </w:pPr>
      <w:del w:id="19490" w:author="Rev 7 Allen Wirfs-Brock" w:date="2012-04-27T13:29:00Z">
        <w:r w:rsidRPr="00E77497" w:rsidDel="00630A5A">
          <w:rPr>
            <w:rFonts w:ascii="Times New Roman" w:hAnsi="Times New Roman"/>
          </w:rPr>
          <w:delText xml:space="preserve">Let </w:delText>
        </w:r>
      </w:del>
      <w:del w:id="19491" w:author="Rev 7 Allen Wirfs-Brock" w:date="2012-04-20T14:20:00Z">
        <w:r w:rsidRPr="00E77497" w:rsidDel="001A5611">
          <w:rPr>
            <w:rFonts w:ascii="Times New Roman" w:hAnsi="Times New Roman"/>
            <w:i/>
          </w:rPr>
          <w:delText>proto</w:delText>
        </w:r>
        <w:r w:rsidRPr="00E77497" w:rsidDel="001A5611">
          <w:rPr>
            <w:rFonts w:ascii="Times New Roman" w:hAnsi="Times New Roman"/>
          </w:rPr>
          <w:delText xml:space="preserve"> </w:delText>
        </w:r>
      </w:del>
      <w:del w:id="19492" w:author="Rev 7 Allen Wirfs-Brock" w:date="2012-04-11T17:42:00Z">
        <w:r w:rsidRPr="005F7AD6" w:rsidDel="005F7AD6">
          <w:rPr>
            <w:rFonts w:ascii="Times New Roman" w:hAnsi="Times New Roman"/>
          </w:rPr>
          <w:delText xml:space="preserve">be the result </w:delText>
        </w:r>
        <w:r w:rsidRPr="00E77497" w:rsidDel="005F7AD6">
          <w:rPr>
            <w:rFonts w:ascii="Times New Roman" w:hAnsi="Times New Roman"/>
          </w:rPr>
          <w:delText xml:space="preserve">of creating a new object as would be constructed by the expression </w:delText>
        </w:r>
        <w:r w:rsidRPr="00E77497" w:rsidDel="005F7AD6">
          <w:rPr>
            <w:rFonts w:ascii="Courier New" w:hAnsi="Courier New"/>
            <w:b/>
          </w:rPr>
          <w:delText>new Object()</w:delText>
        </w:r>
        <w:r w:rsidRPr="00E77497" w:rsidDel="005F7AD6">
          <w:rPr>
            <w:rFonts w:ascii="Times New Roman" w:hAnsi="Times New Roman"/>
          </w:rPr>
          <w:delText xml:space="preserve">where </w:delText>
        </w:r>
        <w:r w:rsidRPr="00E77497" w:rsidDel="005F7AD6">
          <w:rPr>
            <w:rFonts w:ascii="Courier New" w:hAnsi="Courier New" w:cs="Courier New"/>
            <w:b/>
          </w:rPr>
          <w:delText>Object</w:delText>
        </w:r>
        <w:r w:rsidRPr="00E77497" w:rsidDel="005F7AD6">
          <w:rPr>
            <w:rFonts w:ascii="Times New Roman" w:hAnsi="Times New Roman"/>
          </w:rPr>
          <w:delText xml:space="preserve"> is the standard built-in constructor with that name</w:delText>
        </w:r>
      </w:del>
      <w:del w:id="19493" w:author="Rev 7 Allen Wirfs-Brock" w:date="2012-04-27T13:29:00Z">
        <w:r w:rsidRPr="00E77497" w:rsidDel="00630A5A">
          <w:rPr>
            <w:rFonts w:ascii="Times New Roman" w:hAnsi="Times New Roman"/>
          </w:rPr>
          <w:delText>.</w:delText>
        </w:r>
      </w:del>
    </w:p>
    <w:p w14:paraId="5296604B" w14:textId="77777777" w:rsidR="004C02EF" w:rsidRPr="00E77497" w:rsidRDefault="004C02EF" w:rsidP="00630A5A">
      <w:pPr>
        <w:numPr>
          <w:ilvl w:val="0"/>
          <w:numId w:val="758"/>
        </w:numPr>
        <w:contextualSpacing/>
        <w:rPr>
          <w:rFonts w:ascii="Times New Roman" w:hAnsi="Times New Roman"/>
        </w:rPr>
      </w:pPr>
      <w:r w:rsidRPr="00E77497">
        <w:rPr>
          <w:rFonts w:ascii="Times New Roman" w:hAnsi="Times New Roman"/>
        </w:rPr>
        <w:t xml:space="preserve">Call the [[DefineOwnProperty]] internal method of </w:t>
      </w:r>
      <w:ins w:id="19494" w:author="Rev 7 Allen Wirfs-Brock" w:date="2012-04-27T13:30:00Z">
        <w:r w:rsidR="00630A5A" w:rsidRPr="00DC488D">
          <w:rPr>
            <w:rFonts w:ascii="Times New Roman" w:hAnsi="Times New Roman"/>
            <w:i/>
          </w:rPr>
          <w:t>prototype</w:t>
        </w:r>
        <w:r w:rsidR="00630A5A">
          <w:rPr>
            <w:rFonts w:ascii="Times New Roman" w:hAnsi="Times New Roman"/>
          </w:rPr>
          <w:t xml:space="preserve"> </w:t>
        </w:r>
      </w:ins>
      <w:r w:rsidRPr="00E77497">
        <w:rPr>
          <w:rFonts w:ascii="Times New Roman" w:hAnsi="Times New Roman"/>
        </w:rPr>
        <w:t xml:space="preserve">with arguments </w:t>
      </w:r>
      <w:r w:rsidRPr="00E77497">
        <w:rPr>
          <w:rFonts w:ascii="Courier New" w:hAnsi="Courier New" w:cs="Courier New"/>
          <w:b/>
        </w:rPr>
        <w:t>"</w:t>
      </w:r>
      <w:r w:rsidRPr="00E77497">
        <w:rPr>
          <w:rFonts w:ascii="Courier New" w:hAnsi="Courier New"/>
          <w:b/>
        </w:rPr>
        <w:t>constructor</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F</w:t>
      </w:r>
      <w:r w:rsidRPr="00E77497">
        <w:rPr>
          <w:rFonts w:ascii="Times New Roman" w:hAnsi="Times New Roman"/>
        </w:rPr>
        <w:t xml:space="preserve">, </w:t>
      </w:r>
      <w:del w:id="19495"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19496" w:author="Rev 7 Allen Wirfs-Brock" w:date="2012-04-27T13:50:00Z">
        <w:r w:rsidR="009E6839">
          <w:rPr>
            <w:rFonts w:ascii="Times New Roman" w:hAnsi="Times New Roman"/>
            <w:i/>
          </w:rPr>
          <w:t>writablePrototype</w:t>
        </w:r>
        <w:r w:rsidR="009E6839">
          <w:t xml:space="preserve"> </w:t>
        </w:r>
      </w:ins>
      <w:del w:id="19497" w:author="Rev 7 Allen Wirfs-Brock" w:date="2012-04-27T13:44:00Z">
        <w:r w:rsidRPr="00E77497" w:rsidDel="00254DA7">
          <w:rPr>
            <w:rFonts w:ascii="Times New Roman" w:hAnsi="Times New Roman"/>
            <w:b/>
          </w:rPr>
          <w:delText>true</w:delText>
        </w:r>
      </w:del>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ins w:id="19498" w:author="Rev 7 Allen Wirfs-Brock" w:date="2012-04-27T13:50:00Z">
        <w:r w:rsidR="009E6839">
          <w:rPr>
            <w:rFonts w:ascii="Times New Roman" w:hAnsi="Times New Roman"/>
            <w:i/>
          </w:rPr>
          <w:t>writablePrototype</w:t>
        </w:r>
        <w:r w:rsidR="009E6839">
          <w:t xml:space="preserve"> </w:t>
        </w:r>
      </w:ins>
      <w:del w:id="19499" w:author="Rev 7 Allen Wirfs-Brock" w:date="2012-04-27T13:44:00Z">
        <w:r w:rsidRPr="00E77497" w:rsidDel="00254DA7">
          <w:rPr>
            <w:rFonts w:ascii="Times New Roman" w:hAnsi="Times New Roman"/>
            <w:b/>
          </w:rPr>
          <w:delText>true</w:delText>
        </w:r>
      </w:del>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6DF90252" w14:textId="77777777" w:rsidR="004C02EF" w:rsidRPr="00E77497" w:rsidRDefault="004C02EF" w:rsidP="00630A5A">
      <w:pPr>
        <w:numPr>
          <w:ilvl w:val="0"/>
          <w:numId w:val="758"/>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sidRPr="00E77497">
        <w:rPr>
          <w:rFonts w:ascii="Times New Roman" w:hAnsi="Times New Roman"/>
        </w:rPr>
        <w:t xml:space="preserve">, Property Descriptor {[[Value]]: </w:t>
      </w:r>
      <w:ins w:id="19500" w:author="Rev 7 Allen Wirfs-Brock" w:date="2012-04-27T13:39:00Z">
        <w:r w:rsidR="00254DA7" w:rsidRPr="00DC488D">
          <w:rPr>
            <w:rFonts w:ascii="Times New Roman" w:hAnsi="Times New Roman"/>
            <w:i/>
          </w:rPr>
          <w:t>prototype</w:t>
        </w:r>
        <w:r w:rsidR="00254DA7">
          <w:rPr>
            <w:rFonts w:ascii="Times New Roman" w:hAnsi="Times New Roman"/>
          </w:rPr>
          <w:t xml:space="preserve"> </w:t>
        </w:r>
      </w:ins>
      <w:del w:id="19501" w:author="Rev 7 Allen Wirfs-Brock" w:date="2012-04-20T14:23:00Z">
        <w:r w:rsidRPr="00E77497" w:rsidDel="001A5611">
          <w:rPr>
            <w:rFonts w:ascii="Times New Roman" w:hAnsi="Times New Roman"/>
            <w:i/>
          </w:rPr>
          <w:delText>proto</w:delText>
        </w:r>
      </w:del>
      <w:r w:rsidRPr="00E77497">
        <w:rPr>
          <w:rFonts w:ascii="Times New Roman" w:hAnsi="Times New Roman"/>
        </w:rPr>
        <w:t xml:space="preserve">, </w:t>
      </w:r>
      <w:del w:id="19502"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19503" w:author="Rev 7 Allen Wirfs-Brock" w:date="2012-04-27T13:50:00Z">
        <w:r w:rsidR="009E6839">
          <w:rPr>
            <w:rFonts w:ascii="Times New Roman" w:hAnsi="Times New Roman"/>
            <w:i/>
          </w:rPr>
          <w:t>writablePrototype</w:t>
        </w:r>
        <w:r w:rsidR="009E6839">
          <w:t xml:space="preserve"> </w:t>
        </w:r>
      </w:ins>
      <w:del w:id="19504" w:author="Rev 7 Allen Wirfs-Brock" w:date="2012-04-27T13:49:00Z">
        <w:r w:rsidRPr="00E77497" w:rsidDel="009E6839">
          <w:rPr>
            <w:rFonts w:ascii="Times New Roman" w:hAnsi="Times New Roman"/>
            <w:b/>
          </w:rPr>
          <w:delText>true</w:delText>
        </w:r>
      </w:del>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04DB0545" w14:textId="77777777" w:rsidR="004C02EF" w:rsidRPr="00E77497" w:rsidDel="00630A5A" w:rsidRDefault="004C02EF" w:rsidP="00630A5A">
      <w:pPr>
        <w:numPr>
          <w:ilvl w:val="0"/>
          <w:numId w:val="758"/>
        </w:numPr>
        <w:contextualSpacing/>
        <w:rPr>
          <w:del w:id="19505" w:author="Rev 7 Allen Wirfs-Brock" w:date="2012-04-27T13:31:00Z"/>
          <w:rFonts w:ascii="Times New Roman" w:hAnsi="Times New Roman"/>
        </w:rPr>
      </w:pPr>
      <w:del w:id="19506" w:author="Rev 7 Allen Wirfs-Brock" w:date="2012-04-27T13:31:00Z">
        <w:r w:rsidRPr="00E77497" w:rsidDel="00630A5A">
          <w:rPr>
            <w:rFonts w:ascii="Times New Roman" w:hAnsi="Times New Roman"/>
          </w:rPr>
          <w:delText xml:space="preserve">If </w:delText>
        </w:r>
        <w:r w:rsidRPr="00E77497" w:rsidDel="00630A5A">
          <w:rPr>
            <w:rFonts w:ascii="Times New Roman" w:hAnsi="Times New Roman"/>
            <w:i/>
          </w:rPr>
          <w:delText>Strict</w:delText>
        </w:r>
        <w:r w:rsidRPr="00E77497" w:rsidDel="00630A5A">
          <w:rPr>
            <w:rFonts w:ascii="Times New Roman" w:hAnsi="Times New Roman"/>
          </w:rPr>
          <w:delText xml:space="preserve"> is </w:delText>
        </w:r>
        <w:r w:rsidRPr="00E77497" w:rsidDel="00630A5A">
          <w:rPr>
            <w:rFonts w:ascii="Times New Roman" w:hAnsi="Times New Roman"/>
            <w:b/>
          </w:rPr>
          <w:delText>true</w:delText>
        </w:r>
        <w:r w:rsidRPr="00E77497" w:rsidDel="00630A5A">
          <w:rPr>
            <w:rFonts w:ascii="Times New Roman" w:hAnsi="Times New Roman"/>
          </w:rPr>
          <w:delText>, then</w:delText>
        </w:r>
      </w:del>
    </w:p>
    <w:p w14:paraId="6165D6BF" w14:textId="77777777" w:rsidR="004C02EF" w:rsidRPr="00E77497" w:rsidDel="00630A5A" w:rsidRDefault="004C02EF" w:rsidP="0017338E">
      <w:pPr>
        <w:numPr>
          <w:ilvl w:val="1"/>
          <w:numId w:val="758"/>
        </w:numPr>
        <w:contextualSpacing/>
        <w:rPr>
          <w:del w:id="19507" w:author="Rev 7 Allen Wirfs-Brock" w:date="2012-04-27T13:31:00Z"/>
          <w:rFonts w:ascii="Times New Roman" w:hAnsi="Times New Roman"/>
        </w:rPr>
        <w:pPrChange w:id="19508" w:author="Rev 7 Allen Wirfs-Brock" w:date="2012-04-27T13:17:00Z">
          <w:pPr>
            <w:numPr>
              <w:ilvl w:val="1"/>
              <w:numId w:val="146"/>
            </w:numPr>
            <w:tabs>
              <w:tab w:val="num" w:pos="1080"/>
            </w:tabs>
            <w:ind w:left="1080" w:hanging="360"/>
            <w:contextualSpacing/>
          </w:pPr>
        </w:pPrChange>
      </w:pPr>
      <w:del w:id="19509" w:author="Rev 7 Allen Wirfs-Brock" w:date="2012-04-27T13:31:00Z">
        <w:r w:rsidRPr="00E77497" w:rsidDel="00630A5A">
          <w:rPr>
            <w:rFonts w:ascii="Times New Roman" w:hAnsi="Times New Roman"/>
          </w:rPr>
          <w:delText xml:space="preserve">Let </w:delText>
        </w:r>
        <w:r w:rsidRPr="00E77497" w:rsidDel="00630A5A">
          <w:rPr>
            <w:rFonts w:ascii="Times New Roman" w:hAnsi="Times New Roman"/>
            <w:i/>
          </w:rPr>
          <w:delText>thrower</w:delText>
        </w:r>
        <w:r w:rsidRPr="00E77497" w:rsidDel="00630A5A">
          <w:rPr>
            <w:rFonts w:ascii="Times New Roman" w:hAnsi="Times New Roman"/>
          </w:rPr>
          <w:delText xml:space="preserve"> be the [[ThrowTypeError]] function Object (13.2.3).</w:delText>
        </w:r>
      </w:del>
    </w:p>
    <w:p w14:paraId="1AEC3D73" w14:textId="77777777" w:rsidR="004C02EF" w:rsidRPr="00E77497" w:rsidDel="00630A5A" w:rsidRDefault="004C02EF" w:rsidP="0017338E">
      <w:pPr>
        <w:numPr>
          <w:ilvl w:val="1"/>
          <w:numId w:val="758"/>
        </w:numPr>
        <w:contextualSpacing/>
        <w:rPr>
          <w:del w:id="19510" w:author="Rev 7 Allen Wirfs-Brock" w:date="2012-04-27T13:31:00Z"/>
          <w:rFonts w:ascii="Times New Roman" w:hAnsi="Times New Roman"/>
        </w:rPr>
        <w:pPrChange w:id="19511" w:author="Rev 7 Allen Wirfs-Brock" w:date="2012-04-27T13:17:00Z">
          <w:pPr>
            <w:numPr>
              <w:ilvl w:val="1"/>
              <w:numId w:val="146"/>
            </w:numPr>
            <w:tabs>
              <w:tab w:val="num" w:pos="1080"/>
            </w:tabs>
            <w:ind w:left="1080" w:hanging="360"/>
            <w:contextualSpacing/>
          </w:pPr>
        </w:pPrChange>
      </w:pPr>
      <w:del w:id="19512"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"caller"</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73FE1301" w14:textId="77777777" w:rsidR="004C02EF" w:rsidRPr="00E77497" w:rsidDel="00630A5A" w:rsidRDefault="004C02EF" w:rsidP="0017338E">
      <w:pPr>
        <w:numPr>
          <w:ilvl w:val="1"/>
          <w:numId w:val="758"/>
        </w:numPr>
        <w:contextualSpacing/>
        <w:rPr>
          <w:del w:id="19513" w:author="Rev 7 Allen Wirfs-Brock" w:date="2012-04-27T13:31:00Z"/>
          <w:rFonts w:ascii="Times New Roman" w:hAnsi="Times New Roman"/>
        </w:rPr>
        <w:pPrChange w:id="19514" w:author="Rev 7 Allen Wirfs-Brock" w:date="2012-04-27T13:17:00Z">
          <w:pPr>
            <w:numPr>
              <w:ilvl w:val="1"/>
              <w:numId w:val="146"/>
            </w:numPr>
            <w:tabs>
              <w:tab w:val="num" w:pos="1080"/>
            </w:tabs>
            <w:ind w:left="1080" w:hanging="360"/>
            <w:contextualSpacing/>
          </w:pPr>
        </w:pPrChange>
      </w:pPr>
      <w:del w:id="19515"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"arguments"</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752C1056" w14:textId="77777777" w:rsidR="002174E2" w:rsidRPr="00E77497" w:rsidDel="00630A5A" w:rsidRDefault="002174E2" w:rsidP="00630A5A">
      <w:pPr>
        <w:numPr>
          <w:ilvl w:val="0"/>
          <w:numId w:val="758"/>
        </w:numPr>
        <w:contextualSpacing/>
        <w:rPr>
          <w:ins w:id="19516" w:author="Rev 4 Allen Wirfs-Brock" w:date="2011-10-18T12:07:00Z"/>
          <w:del w:id="19517" w:author="Rev 7 Allen Wirfs-Brock" w:date="2012-04-27T13:31:00Z"/>
          <w:rFonts w:ascii="Times New Roman" w:hAnsi="Times New Roman"/>
        </w:rPr>
      </w:pPr>
      <w:ins w:id="19518" w:author="Rev 4 Allen Wirfs-Brock" w:date="2011-10-18T12:07:00Z">
        <w:del w:id="19519" w:author="Rev 7 Allen Wirfs-Brock" w:date="2012-04-27T13:31:00Z">
          <w:r w:rsidRPr="00E77497" w:rsidDel="00630A5A">
            <w:rPr>
              <w:rFonts w:ascii="Times New Roman" w:hAnsi="Times New Roman"/>
            </w:rPr>
            <w:delText xml:space="preserve">Set the [[Strict]] internal property of </w:delText>
          </w:r>
          <w:r w:rsidRPr="00E77497" w:rsidDel="00630A5A">
            <w:rPr>
              <w:rFonts w:ascii="Times New Roman" w:hAnsi="Times New Roman"/>
              <w:i/>
            </w:rPr>
            <w:delText xml:space="preserve">F </w:delText>
          </w:r>
          <w:r w:rsidRPr="00E77497" w:rsidDel="00630A5A">
            <w:rPr>
              <w:rFonts w:ascii="Times New Roman" w:hAnsi="Times New Roman"/>
            </w:rPr>
            <w:delText xml:space="preserve">to </w:delText>
          </w:r>
        </w:del>
      </w:ins>
      <w:ins w:id="19520" w:author="Rev 4 Allen Wirfs-Brock" w:date="2011-10-18T12:08:00Z">
        <w:del w:id="19521" w:author="Rev 7 Allen Wirfs-Brock" w:date="2012-04-27T13:31:00Z">
          <w:r w:rsidR="003F3F83" w:rsidRPr="00E77497" w:rsidDel="00630A5A">
            <w:rPr>
              <w:rFonts w:ascii="Times New Roman" w:hAnsi="Times New Roman"/>
              <w:i/>
            </w:rPr>
            <w:delText>Strict</w:delText>
          </w:r>
        </w:del>
      </w:ins>
      <w:ins w:id="19522" w:author="Rev 4 Allen Wirfs-Brock" w:date="2011-10-18T12:07:00Z">
        <w:del w:id="19523" w:author="Rev 7 Allen Wirfs-Brock" w:date="2012-04-27T13:31:00Z">
          <w:r w:rsidRPr="00E77497" w:rsidDel="00630A5A">
            <w:rPr>
              <w:rFonts w:ascii="Times New Roman" w:hAnsi="Times New Roman"/>
            </w:rPr>
            <w:delText>.</w:delText>
          </w:r>
        </w:del>
      </w:ins>
    </w:p>
    <w:p w14:paraId="367BA090" w14:textId="77777777" w:rsidR="004C02EF" w:rsidRPr="00E77497" w:rsidRDefault="004C02EF" w:rsidP="00630A5A">
      <w:pPr>
        <w:numPr>
          <w:ilvl w:val="0"/>
          <w:numId w:val="758"/>
        </w:numPr>
        <w:contextualSpacing/>
        <w:rPr>
          <w:rFonts w:ascii="Times New Roman" w:hAnsi="Times New Roman"/>
        </w:rPr>
      </w:pPr>
      <w:r w:rsidRPr="00E77497">
        <w:rPr>
          <w:rFonts w:ascii="Times New Roman" w:hAnsi="Times New Roman"/>
        </w:rPr>
        <w:t>Return</w:t>
      </w:r>
      <w:del w:id="19524" w:author="Rev 7 Allen Wirfs-Brock" w:date="2012-04-27T13:39:00Z">
        <w:r w:rsidRPr="00E77497" w:rsidDel="00254DA7">
          <w:rPr>
            <w:rFonts w:ascii="Times New Roman" w:hAnsi="Times New Roman"/>
          </w:rPr>
          <w:delText xml:space="preserve"> </w:delText>
        </w:r>
        <w:r w:rsidRPr="00E77497" w:rsidDel="00254DA7">
          <w:rPr>
            <w:rFonts w:ascii="Times New Roman" w:hAnsi="Times New Roman"/>
            <w:i/>
          </w:rPr>
          <w:delText>F</w:delText>
        </w:r>
      </w:del>
      <w:r w:rsidRPr="00E77497">
        <w:rPr>
          <w:rFonts w:ascii="Times New Roman" w:hAnsi="Times New Roman"/>
        </w:rPr>
        <w:t>.</w:t>
      </w:r>
    </w:p>
    <w:p w14:paraId="3FCB8EC0" w14:textId="77777777" w:rsidR="004C02EF" w:rsidRPr="00E77497" w:rsidDel="00254DA7" w:rsidRDefault="004C02EF" w:rsidP="004C02EF">
      <w:pPr>
        <w:pStyle w:val="Note"/>
        <w:rPr>
          <w:del w:id="19525" w:author="Rev 7 Allen Wirfs-Brock" w:date="2012-04-27T13:37:00Z"/>
        </w:rPr>
      </w:pPr>
      <w:del w:id="19526" w:author="Rev 7 Allen Wirfs-Brock" w:date="2012-04-27T13:37:00Z">
        <w:r w:rsidRPr="00E77497" w:rsidDel="00254DA7">
          <w:delText>NOTE</w:delText>
        </w:r>
        <w:r w:rsidRPr="00E77497" w:rsidDel="00254DA7">
          <w:tab/>
          <w:delText xml:space="preserve">A </w:delText>
        </w:r>
        <w:r w:rsidRPr="00E77497" w:rsidDel="00254DA7">
          <w:rPr>
            <w:rFonts w:ascii="Courier New" w:hAnsi="Courier New"/>
            <w:b/>
            <w:color w:val="000000"/>
          </w:rPr>
          <w:delText>prototype</w:delText>
        </w:r>
        <w:r w:rsidRPr="00E77497" w:rsidDel="00254DA7">
          <w:delText xml:space="preserve"> property is automatically created for every function, to allow for the possibility that the function will be used as a constructor.</w:delText>
        </w:r>
      </w:del>
    </w:p>
    <w:p w14:paraId="7F303ECD" w14:textId="77777777" w:rsidR="004C02EF" w:rsidRPr="00E77497" w:rsidRDefault="004C02EF" w:rsidP="00DA3106">
      <w:pPr>
        <w:pStyle w:val="40"/>
        <w:numPr>
          <w:ilvl w:val="0"/>
          <w:numId w:val="0"/>
        </w:numPr>
      </w:pPr>
      <w:bookmarkStart w:id="19527" w:name="_Ref463865954"/>
      <w:bookmarkStart w:id="19528" w:name="_Toc472818898"/>
      <w:bookmarkStart w:id="19529" w:name="_Toc235503474"/>
      <w:bookmarkStart w:id="19530" w:name="_Toc241509249"/>
      <w:bookmarkStart w:id="19531" w:name="_Toc244416736"/>
      <w:bookmarkStart w:id="19532" w:name="_Toc276631100"/>
      <w:r w:rsidRPr="00E77497">
        <w:t>13.</w:t>
      </w:r>
      <w:del w:id="19533" w:author="Rev 6 Allen Wirfs-Brock" w:date="2012-02-27T10:01:00Z">
        <w:r w:rsidRPr="00E77497" w:rsidDel="00BB761E">
          <w:delText>2</w:delText>
        </w:r>
      </w:del>
      <w:ins w:id="19534" w:author="Rev 6 Allen Wirfs-Brock" w:date="2012-02-27T10:01:00Z">
        <w:del w:id="19535" w:author="Rev 7 Allen Wirfs-Brock" w:date="2012-04-17T14:28:00Z">
          <w:r w:rsidR="00BB761E" w:rsidDel="00AA5DC6">
            <w:delText>1</w:delText>
          </w:r>
        </w:del>
      </w:ins>
      <w:ins w:id="19536" w:author="Rev 7 Allen Wirfs-Brock" w:date="2012-04-26T10:50:00Z">
        <w:r w:rsidR="00572B17">
          <w:t>5</w:t>
        </w:r>
      </w:ins>
      <w:ins w:id="19537" w:author="Rev 6 Allen Wirfs-Brock" w:date="2012-02-27T10:03:00Z">
        <w:del w:id="19538" w:author="Rev 7 Allen Wirfs-Brock" w:date="2012-04-19T15:00:00Z">
          <w:r w:rsidR="00DA3106" w:rsidDel="00912F02">
            <w:delText>.1</w:delText>
          </w:r>
        </w:del>
      </w:ins>
      <w:r w:rsidRPr="00E77497">
        <w:t>.1</w:t>
      </w:r>
      <w:r w:rsidRPr="00E77497">
        <w:tab/>
        <w:t>[[Call]]</w:t>
      </w:r>
      <w:bookmarkEnd w:id="19527"/>
      <w:bookmarkEnd w:id="19528"/>
      <w:bookmarkEnd w:id="19529"/>
      <w:bookmarkEnd w:id="19530"/>
      <w:bookmarkEnd w:id="19531"/>
      <w:bookmarkEnd w:id="19532"/>
    </w:p>
    <w:p w14:paraId="78E6439E" w14:textId="77777777" w:rsidR="004C02EF" w:rsidRPr="00E77497" w:rsidRDefault="004C02EF" w:rsidP="004C02EF">
      <w:r w:rsidRPr="00E77497">
        <w:t xml:space="preserve">When the [[Call]] internal method for a Function object </w:t>
      </w:r>
      <w:r w:rsidRPr="00E77497">
        <w:rPr>
          <w:rFonts w:ascii="Times New Roman" w:hAnsi="Times New Roman"/>
          <w:i/>
        </w:rPr>
        <w:t>F</w:t>
      </w:r>
      <w:r w:rsidRPr="00E77497">
        <w:t xml:space="preserve"> is called with a </w:t>
      </w:r>
      <w:r w:rsidRPr="006637C6">
        <w:rPr>
          <w:rFonts w:ascii="Times New Roman" w:hAnsi="Times New Roman"/>
          <w:i/>
        </w:rPr>
        <w:t>this</w:t>
      </w:r>
      <w:ins w:id="19539" w:author="Rev 7 Allen Wirfs-Brock" w:date="2012-04-26T09:29:00Z">
        <w:r w:rsidR="00047BCC">
          <w:rPr>
            <w:rFonts w:ascii="Times New Roman" w:hAnsi="Times New Roman"/>
            <w:i/>
          </w:rPr>
          <w:t>Argument</w:t>
        </w:r>
      </w:ins>
      <w:del w:id="19540" w:author="Rev 7 Allen Wirfs-Brock" w:date="2012-04-26T09:24:00Z">
        <w:r w:rsidRPr="006637C6" w:rsidDel="00047BCC">
          <w:rPr>
            <w:rFonts w:ascii="Times New Roman" w:hAnsi="Times New Roman"/>
            <w:i/>
          </w:rPr>
          <w:delText xml:space="preserve"> v</w:delText>
        </w:r>
      </w:del>
      <w:del w:id="19541" w:author="Rev 7 Allen Wirfs-Brock" w:date="2012-04-26T09:29:00Z">
        <w:r w:rsidRPr="006637C6" w:rsidDel="00047BCC">
          <w:rPr>
            <w:rFonts w:ascii="Times New Roman" w:hAnsi="Times New Roman"/>
            <w:i/>
          </w:rPr>
          <w:delText>alue</w:delText>
        </w:r>
      </w:del>
      <w:r w:rsidRPr="00E77497">
        <w:t xml:space="preserve"> and a list of arguments, the following steps are taken:</w:t>
      </w:r>
    </w:p>
    <w:p w14:paraId="34BCFC0F" w14:textId="77777777" w:rsidR="009B3B81" w:rsidRDefault="009B3B81" w:rsidP="00150A49">
      <w:pPr>
        <w:pStyle w:val="Alg4"/>
        <w:numPr>
          <w:ilvl w:val="0"/>
          <w:numId w:val="147"/>
        </w:numPr>
        <w:rPr>
          <w:ins w:id="19542" w:author="Rev 6 Allen Wirfs-Brock" w:date="2012-02-26T10:04:00Z"/>
        </w:rPr>
      </w:pPr>
      <w:ins w:id="19543" w:author="Rev 6 Allen Wirfs-Brock" w:date="2012-02-26T10:04:00Z">
        <w:r>
          <w:t xml:space="preserve">Let </w:t>
        </w:r>
        <w:r w:rsidRPr="009B3B81">
          <w:rPr>
            <w:i/>
          </w:rPr>
          <w:t>callerContext</w:t>
        </w:r>
        <w:r>
          <w:t xml:space="preserve"> be the current execution context.</w:t>
        </w:r>
      </w:ins>
    </w:p>
    <w:p w14:paraId="511EA86F" w14:textId="77777777" w:rsidR="002F42C1" w:rsidRDefault="002F42C1" w:rsidP="00150A49">
      <w:pPr>
        <w:pStyle w:val="Alg4"/>
        <w:numPr>
          <w:ilvl w:val="0"/>
          <w:numId w:val="147"/>
        </w:numPr>
        <w:rPr>
          <w:ins w:id="19544" w:author="Rev 7 Allen Wirfs-Brock" w:date="2012-05-02T10:56:00Z"/>
        </w:rPr>
      </w:pPr>
      <w:ins w:id="19545" w:author="Rev 7 Allen Wirfs-Brock" w:date="2012-05-02T10:56:00Z">
        <w:r>
          <w:t xml:space="preserve">Suspend </w:t>
        </w:r>
        <w:r w:rsidRPr="002F42C1">
          <w:rPr>
            <w:i/>
          </w:rPr>
          <w:t>callerContext</w:t>
        </w:r>
        <w:r>
          <w:t>.</w:t>
        </w:r>
      </w:ins>
    </w:p>
    <w:p w14:paraId="20309420" w14:textId="77777777" w:rsidR="004C02EF" w:rsidRPr="00E77497" w:rsidRDefault="004F1DC9" w:rsidP="00150A49">
      <w:pPr>
        <w:pStyle w:val="Alg4"/>
        <w:numPr>
          <w:ilvl w:val="0"/>
          <w:numId w:val="147"/>
        </w:numPr>
      </w:pPr>
      <w:ins w:id="19546" w:author="Rev 7 Allen Wirfs-Brock" w:date="2012-04-26T09:45:00Z">
        <w:r>
          <w:t xml:space="preserve">Let </w:t>
        </w:r>
        <w:r w:rsidRPr="006637C6">
          <w:rPr>
            <w:i/>
          </w:rPr>
          <w:t>calleeContext</w:t>
        </w:r>
        <w:r>
          <w:t xml:space="preserve"> be a new execution context.</w:t>
        </w:r>
      </w:ins>
      <w:del w:id="19547" w:author="Rev 7 Allen Wirfs-Brock" w:date="2012-04-26T09:46:00Z">
        <w:r w:rsidR="004C02EF" w:rsidRPr="00E77497" w:rsidDel="004F1DC9">
          <w:delText xml:space="preserve">Let </w:delText>
        </w:r>
        <w:r w:rsidR="004C02EF" w:rsidRPr="00E77497" w:rsidDel="004F1DC9">
          <w:rPr>
            <w:i/>
          </w:rPr>
          <w:delText xml:space="preserve">funcCtx </w:delText>
        </w:r>
      </w:del>
      <w:ins w:id="19548" w:author="Rev 6 Allen Wirfs-Brock" w:date="2012-02-26T10:07:00Z">
        <w:del w:id="19549" w:author="Rev 7 Allen Wirfs-Brock" w:date="2012-04-26T09:46:00Z">
          <w:r w:rsidR="009B3B81" w:rsidDel="004F1DC9">
            <w:rPr>
              <w:i/>
            </w:rPr>
            <w:delText>status</w:delText>
          </w:r>
          <w:r w:rsidR="009B3B81" w:rsidRPr="00E77497" w:rsidDel="004F1DC9">
            <w:rPr>
              <w:i/>
            </w:rPr>
            <w:delText xml:space="preserve"> </w:delText>
          </w:r>
        </w:del>
      </w:ins>
      <w:del w:id="19550" w:author="Rev 7 Allen Wirfs-Brock" w:date="2012-04-26T09:46:00Z">
        <w:r w:rsidR="004C02EF" w:rsidRPr="00E77497" w:rsidDel="004F1DC9">
          <w:delText xml:space="preserve">be the result of establishing a new execution context for function code using the value of </w:delText>
        </w:r>
        <w:r w:rsidR="004C02EF" w:rsidRPr="00E77497" w:rsidDel="004F1DC9">
          <w:rPr>
            <w:i/>
          </w:rPr>
          <w:delText>F</w:delText>
        </w:r>
        <w:r w:rsidR="004C02EF" w:rsidRPr="00E77497" w:rsidDel="004F1DC9">
          <w:delText xml:space="preserve">'s [[FormalParameters]] internal property, the passed arguments List </w:delText>
        </w:r>
        <w:r w:rsidR="004C02EF" w:rsidRPr="00E77497" w:rsidDel="004F1DC9">
          <w:rPr>
            <w:i/>
          </w:rPr>
          <w:delText>args</w:delText>
        </w:r>
        <w:r w:rsidR="004C02EF" w:rsidRPr="00E77497" w:rsidDel="004F1DC9">
          <w:delText xml:space="preserve">, and the </w:delText>
        </w:r>
        <w:r w:rsidR="004C02EF" w:rsidRPr="00E77497" w:rsidDel="004F1DC9">
          <w:rPr>
            <w:b/>
          </w:rPr>
          <w:delText>this</w:delText>
        </w:r>
        <w:r w:rsidR="004C02EF" w:rsidRPr="00E77497" w:rsidDel="004F1DC9">
          <w:delText xml:space="preserve"> value as described in 10.4.3.</w:delText>
        </w:r>
      </w:del>
    </w:p>
    <w:p w14:paraId="02AF5563" w14:textId="77777777" w:rsidR="00755897" w:rsidRDefault="00755897" w:rsidP="0070374F">
      <w:pPr>
        <w:pStyle w:val="Alg4"/>
        <w:numPr>
          <w:ilvl w:val="0"/>
          <w:numId w:val="147"/>
        </w:numPr>
        <w:tabs>
          <w:tab w:val="left" w:pos="720"/>
        </w:tabs>
        <w:rPr>
          <w:ins w:id="19551" w:author="Rev 7 Allen Wirfs-Brock" w:date="2012-04-26T09:49:00Z"/>
        </w:rPr>
      </w:pPr>
      <w:ins w:id="19552" w:author="Rev 7 Allen Wirfs-Brock" w:date="2012-04-26T09:49:00Z">
        <w:r w:rsidRPr="00E77497">
          <w:t xml:space="preserve">Set </w:t>
        </w:r>
        <w:r w:rsidRPr="00250FC6">
          <w:rPr>
            <w:i/>
          </w:rPr>
          <w:t>calleeContext</w:t>
        </w:r>
      </w:ins>
      <w:ins w:id="19553" w:author="Rev 7 Allen Wirfs-Brock" w:date="2012-05-02T10:57:00Z">
        <w:r w:rsidR="002F42C1">
          <w:rPr>
            <w:i/>
          </w:rPr>
          <w:t xml:space="preserve">’s </w:t>
        </w:r>
        <w:r w:rsidR="002F42C1" w:rsidRPr="001936FC">
          <w:t>PreviousContext</w:t>
        </w:r>
      </w:ins>
      <w:ins w:id="19554" w:author="Rev 7 Allen Wirfs-Brock" w:date="2012-04-26T09:49:00Z">
        <w:r>
          <w:t xml:space="preserve"> </w:t>
        </w:r>
        <w:r w:rsidRPr="00E77497">
          <w:t xml:space="preserve">to </w:t>
        </w:r>
        <w:r w:rsidRPr="00250FC6">
          <w:rPr>
            <w:i/>
          </w:rPr>
          <w:t>callerContext</w:t>
        </w:r>
        <w:r w:rsidRPr="00E77497">
          <w:t>.</w:t>
        </w:r>
      </w:ins>
    </w:p>
    <w:p w14:paraId="1B6B6E90" w14:textId="77777777" w:rsidR="001936FC" w:rsidRDefault="001936FC" w:rsidP="0070374F">
      <w:pPr>
        <w:pStyle w:val="Alg4"/>
        <w:numPr>
          <w:ilvl w:val="0"/>
          <w:numId w:val="147"/>
        </w:numPr>
        <w:tabs>
          <w:tab w:val="left" w:pos="720"/>
        </w:tabs>
        <w:rPr>
          <w:ins w:id="19555" w:author="Rev 7 Allen Wirfs-Brock" w:date="2012-05-02T11:03:00Z"/>
        </w:rPr>
      </w:pPr>
      <w:ins w:id="19556" w:author="Rev 7 Allen Wirfs-Brock" w:date="2012-05-02T11:03:00Z">
        <w:r>
          <w:t xml:space="preserve">Set </w:t>
        </w:r>
        <w:r w:rsidRPr="001936FC">
          <w:rPr>
            <w:i/>
          </w:rPr>
          <w:t>calleeContext</w:t>
        </w:r>
      </w:ins>
      <w:ins w:id="19557" w:author="Rev 7 Allen Wirfs-Brock" w:date="2012-05-02T11:04:00Z">
        <w:r w:rsidRPr="001936FC">
          <w:rPr>
            <w:i/>
          </w:rPr>
          <w:t>’s</w:t>
        </w:r>
        <w:r>
          <w:t xml:space="preserve"> Realm to the value of </w:t>
        </w:r>
        <w:r w:rsidRPr="003B4312">
          <w:rPr>
            <w:i/>
          </w:rPr>
          <w:t>F</w:t>
        </w:r>
        <w:r w:rsidRPr="003B4312">
          <w:t>’s [[</w:t>
        </w:r>
        <w:r>
          <w:t>Realm</w:t>
        </w:r>
        <w:r w:rsidRPr="003B4312">
          <w:t>]] internal property</w:t>
        </w:r>
      </w:ins>
    </w:p>
    <w:p w14:paraId="037D5B9E" w14:textId="77777777" w:rsidR="0070374F" w:rsidRPr="003B4312" w:rsidRDefault="0070374F" w:rsidP="0070374F">
      <w:pPr>
        <w:pStyle w:val="Alg4"/>
        <w:numPr>
          <w:ilvl w:val="0"/>
          <w:numId w:val="147"/>
        </w:numPr>
        <w:tabs>
          <w:tab w:val="left" w:pos="720"/>
        </w:tabs>
        <w:rPr>
          <w:ins w:id="19558" w:author="Rev 7 Allen Wirfs-Brock" w:date="2012-04-25T18:05:00Z"/>
        </w:rPr>
      </w:pPr>
      <w:ins w:id="19559" w:author="Rev 7 Allen Wirfs-Brock" w:date="2012-04-25T18:05:00Z">
        <w:r w:rsidRPr="00E77497">
          <w:t xml:space="preserve">Let </w:t>
        </w:r>
      </w:ins>
      <w:ins w:id="19560" w:author="Rev 7 Allen Wirfs-Brock" w:date="2012-04-25T18:07:00Z">
        <w:r>
          <w:rPr>
            <w:i/>
          </w:rPr>
          <w:t>thisMode</w:t>
        </w:r>
      </w:ins>
      <w:ins w:id="19561" w:author="Rev 7 Allen Wirfs-Brock" w:date="2012-04-25T18:05:00Z">
        <w:r w:rsidRPr="004D1BD1">
          <w:t xml:space="preserve"> be the value of </w:t>
        </w:r>
        <w:r w:rsidRPr="003B4312">
          <w:rPr>
            <w:i/>
          </w:rPr>
          <w:t>F</w:t>
        </w:r>
        <w:r w:rsidRPr="003B4312">
          <w:t>’s [[</w:t>
        </w:r>
      </w:ins>
      <w:ins w:id="19562" w:author="Rev 7 Allen Wirfs-Brock" w:date="2012-04-25T18:07:00Z">
        <w:r>
          <w:t>ThisMode</w:t>
        </w:r>
      </w:ins>
      <w:ins w:id="19563" w:author="Rev 7 Allen Wirfs-Brock" w:date="2012-04-25T18:05:00Z">
        <w:r w:rsidRPr="003B4312">
          <w:t>]] internal property.</w:t>
        </w:r>
      </w:ins>
    </w:p>
    <w:p w14:paraId="7B306395" w14:textId="77777777" w:rsidR="0070374F" w:rsidRPr="003B4312" w:rsidRDefault="0070374F" w:rsidP="0070374F">
      <w:pPr>
        <w:pStyle w:val="Alg4"/>
        <w:numPr>
          <w:ilvl w:val="0"/>
          <w:numId w:val="147"/>
        </w:numPr>
        <w:tabs>
          <w:tab w:val="left" w:pos="720"/>
        </w:tabs>
        <w:rPr>
          <w:ins w:id="19564" w:author="Rev 7 Allen Wirfs-Brock" w:date="2012-04-25T18:09:00Z"/>
        </w:rPr>
      </w:pPr>
      <w:ins w:id="19565" w:author="Rev 7 Allen Wirfs-Brock" w:date="2012-04-25T18:09:00Z">
        <w:r w:rsidRPr="003B4312">
          <w:t xml:space="preserve">If </w:t>
        </w:r>
        <w:r>
          <w:rPr>
            <w:i/>
          </w:rPr>
          <w:t>thisMode</w:t>
        </w:r>
        <w:r w:rsidRPr="004D1BD1">
          <w:t xml:space="preserve"> </w:t>
        </w:r>
        <w:r w:rsidRPr="003B4312">
          <w:t xml:space="preserve">is </w:t>
        </w:r>
      </w:ins>
      <w:ins w:id="19566" w:author="Rev 7 Allen Wirfs-Brock" w:date="2012-04-25T18:10:00Z">
        <w:r>
          <w:rPr>
            <w:rFonts w:ascii="Arial" w:hAnsi="Arial" w:cs="Arial"/>
          </w:rPr>
          <w:t>lexical</w:t>
        </w:r>
      </w:ins>
      <w:ins w:id="19567" w:author="Rev 7 Allen Wirfs-Brock" w:date="2012-04-25T18:09:00Z">
        <w:r w:rsidRPr="003B4312">
          <w:t xml:space="preserve">, </w:t>
        </w:r>
      </w:ins>
      <w:ins w:id="19568" w:author="Rev 7 Allen Wirfs-Brock" w:date="2012-04-26T09:27:00Z">
        <w:r w:rsidR="00047BCC">
          <w:t>then</w:t>
        </w:r>
      </w:ins>
    </w:p>
    <w:p w14:paraId="0A694B43" w14:textId="77777777" w:rsidR="00047BCC" w:rsidRDefault="00047BCC" w:rsidP="006637C6">
      <w:pPr>
        <w:pStyle w:val="Alg4"/>
        <w:numPr>
          <w:ilvl w:val="1"/>
          <w:numId w:val="147"/>
        </w:numPr>
        <w:tabs>
          <w:tab w:val="left" w:pos="720"/>
        </w:tabs>
        <w:rPr>
          <w:ins w:id="19569" w:author="Rev 7 Allen Wirfs-Brock" w:date="2012-04-26T09:26:00Z"/>
        </w:rPr>
      </w:pPr>
      <w:ins w:id="19570" w:author="Rev 7 Allen Wirfs-Brock" w:date="2012-04-26T09:26:00Z">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property of </w:t>
        </w:r>
        <w:r w:rsidRPr="00E77497">
          <w:rPr>
            <w:i/>
          </w:rPr>
          <w:t>F</w:t>
        </w:r>
        <w:r>
          <w:t xml:space="preserve"> as the argument.</w:t>
        </w:r>
      </w:ins>
    </w:p>
    <w:p w14:paraId="0478EDD5" w14:textId="77777777" w:rsidR="00047BCC" w:rsidRDefault="00047BCC" w:rsidP="0070374F">
      <w:pPr>
        <w:pStyle w:val="Alg4"/>
        <w:numPr>
          <w:ilvl w:val="0"/>
          <w:numId w:val="147"/>
        </w:numPr>
        <w:tabs>
          <w:tab w:val="left" w:pos="720"/>
        </w:tabs>
        <w:rPr>
          <w:ins w:id="19571" w:author="Rev 7 Allen Wirfs-Brock" w:date="2012-04-26T09:28:00Z"/>
        </w:rPr>
      </w:pPr>
      <w:ins w:id="19572" w:author="Rev 7 Allen Wirfs-Brock" w:date="2012-04-26T09:28:00Z">
        <w:r>
          <w:t>Else,</w:t>
        </w:r>
      </w:ins>
    </w:p>
    <w:p w14:paraId="2E48C977" w14:textId="77777777" w:rsidR="0070374F" w:rsidRPr="003B4312" w:rsidRDefault="0070374F" w:rsidP="006637C6">
      <w:pPr>
        <w:pStyle w:val="Alg4"/>
        <w:numPr>
          <w:ilvl w:val="1"/>
          <w:numId w:val="147"/>
        </w:numPr>
        <w:tabs>
          <w:tab w:val="left" w:pos="720"/>
        </w:tabs>
        <w:rPr>
          <w:ins w:id="19573" w:author="Rev 7 Allen Wirfs-Brock" w:date="2012-04-25T18:05:00Z"/>
        </w:rPr>
      </w:pPr>
      <w:ins w:id="19574" w:author="Rev 7 Allen Wirfs-Brock" w:date="2012-04-25T18:05:00Z">
        <w:r w:rsidRPr="003B4312">
          <w:t xml:space="preserve">If </w:t>
        </w:r>
      </w:ins>
      <w:ins w:id="19575" w:author="Rev 7 Allen Wirfs-Brock" w:date="2012-04-25T18:07:00Z">
        <w:r>
          <w:rPr>
            <w:i/>
          </w:rPr>
          <w:t>thisMode</w:t>
        </w:r>
        <w:r w:rsidRPr="004D1BD1">
          <w:t xml:space="preserve"> </w:t>
        </w:r>
      </w:ins>
      <w:ins w:id="19576" w:author="Rev 7 Allen Wirfs-Brock" w:date="2012-04-25T18:05:00Z">
        <w:r w:rsidRPr="003B4312">
          <w:t xml:space="preserve">is </w:t>
        </w:r>
      </w:ins>
      <w:ins w:id="19577" w:author="Rev 7 Allen Wirfs-Brock" w:date="2012-04-25T18:08:00Z">
        <w:r>
          <w:rPr>
            <w:rFonts w:ascii="Arial" w:hAnsi="Arial" w:cs="Arial"/>
          </w:rPr>
          <w:t>strict</w:t>
        </w:r>
      </w:ins>
      <w:ins w:id="19578" w:author="Rev 7 Allen Wirfs-Brock" w:date="2012-04-25T18:05:00Z">
        <w:r w:rsidRPr="003B4312">
          <w:t xml:space="preserve">, set </w:t>
        </w:r>
      </w:ins>
      <w:ins w:id="19579" w:author="Rev 7 Allen Wirfs-Brock" w:date="2012-04-26T09:30:00Z">
        <w:r w:rsidR="00047BCC" w:rsidRPr="006637C6">
          <w:rPr>
            <w:i/>
          </w:rPr>
          <w:t>thisValue</w:t>
        </w:r>
      </w:ins>
      <w:ins w:id="19580" w:author="Rev 7 Allen Wirfs-Brock" w:date="2012-04-25T18:05:00Z">
        <w:r w:rsidRPr="003B4312">
          <w:t xml:space="preserve"> to </w:t>
        </w:r>
        <w:r w:rsidRPr="003B4312">
          <w:rPr>
            <w:i/>
          </w:rPr>
          <w:t>thisArg</w:t>
        </w:r>
      </w:ins>
      <w:ins w:id="19581" w:author="Rev 7 Allen Wirfs-Brock" w:date="2012-04-26T09:30:00Z">
        <w:r w:rsidR="00047BCC">
          <w:rPr>
            <w:i/>
          </w:rPr>
          <w:t>ument</w:t>
        </w:r>
      </w:ins>
      <w:ins w:id="19582" w:author="Rev 7 Allen Wirfs-Brock" w:date="2012-04-25T18:05:00Z">
        <w:r w:rsidRPr="003B4312">
          <w:t>.</w:t>
        </w:r>
      </w:ins>
    </w:p>
    <w:p w14:paraId="39659FD7" w14:textId="77777777" w:rsidR="0070374F" w:rsidRPr="008B7F6F" w:rsidRDefault="0070374F" w:rsidP="006637C6">
      <w:pPr>
        <w:pStyle w:val="Alg4"/>
        <w:numPr>
          <w:ilvl w:val="1"/>
          <w:numId w:val="147"/>
        </w:numPr>
        <w:tabs>
          <w:tab w:val="left" w:pos="720"/>
        </w:tabs>
        <w:rPr>
          <w:ins w:id="19583" w:author="Rev 7 Allen Wirfs-Brock" w:date="2012-04-25T18:05:00Z"/>
        </w:rPr>
      </w:pPr>
      <w:ins w:id="19584" w:author="Rev 7 Allen Wirfs-Brock" w:date="2012-04-25T18:05:00Z">
        <w:r w:rsidRPr="003B4312">
          <w:t xml:space="preserve">Else if </w:t>
        </w:r>
        <w:r w:rsidRPr="003B4312">
          <w:rPr>
            <w:i/>
          </w:rPr>
          <w:t>thisArg</w:t>
        </w:r>
      </w:ins>
      <w:ins w:id="19585" w:author="Rev 7 Allen Wirfs-Brock" w:date="2012-04-26T09:30:00Z">
        <w:r w:rsidR="00047BCC">
          <w:rPr>
            <w:i/>
          </w:rPr>
          <w:t>ument</w:t>
        </w:r>
      </w:ins>
      <w:ins w:id="19586" w:author="Rev 7 Allen Wirfs-Brock" w:date="2012-04-25T18:05:00Z">
        <w:r w:rsidRPr="008B7F6F">
          <w:t xml:space="preserve"> is </w:t>
        </w:r>
        <w:r w:rsidRPr="008B7F6F">
          <w:rPr>
            <w:b/>
          </w:rPr>
          <w:t>null</w:t>
        </w:r>
        <w:r w:rsidRPr="008B7F6F">
          <w:t xml:space="preserve"> or </w:t>
        </w:r>
        <w:r w:rsidRPr="008B7F6F">
          <w:rPr>
            <w:b/>
          </w:rPr>
          <w:t>undefined</w:t>
        </w:r>
        <w:r w:rsidRPr="008B7F6F">
          <w:t xml:space="preserve">, set </w:t>
        </w:r>
      </w:ins>
      <w:ins w:id="19587" w:author="Rev 7 Allen Wirfs-Brock" w:date="2012-04-26T09:31:00Z">
        <w:r w:rsidR="00047BCC" w:rsidRPr="00250FC6">
          <w:rPr>
            <w:i/>
          </w:rPr>
          <w:t>thisValue</w:t>
        </w:r>
      </w:ins>
      <w:ins w:id="19588" w:author="Rev 7 Allen Wirfs-Brock" w:date="2012-04-25T18:05:00Z">
        <w:r w:rsidRPr="008B7F6F">
          <w:t xml:space="preserve"> to </w:t>
        </w:r>
      </w:ins>
      <w:ins w:id="19589" w:author="Rev 7 Allen Wirfs-Brock" w:date="2012-04-26T09:31:00Z">
        <w:r w:rsidR="00047BCC">
          <w:t>%GlobalObject%</w:t>
        </w:r>
      </w:ins>
      <w:ins w:id="19590" w:author="Rev 7 Allen Wirfs-Brock" w:date="2012-04-25T18:05:00Z">
        <w:r w:rsidRPr="008B7F6F">
          <w:t>.</w:t>
        </w:r>
      </w:ins>
    </w:p>
    <w:p w14:paraId="0AB1CB22" w14:textId="77777777" w:rsidR="0070374F" w:rsidRPr="009C202C" w:rsidRDefault="0070374F" w:rsidP="006637C6">
      <w:pPr>
        <w:pStyle w:val="Alg4"/>
        <w:numPr>
          <w:ilvl w:val="1"/>
          <w:numId w:val="147"/>
        </w:numPr>
        <w:tabs>
          <w:tab w:val="left" w:pos="720"/>
        </w:tabs>
        <w:rPr>
          <w:ins w:id="19591" w:author="Rev 7 Allen Wirfs-Brock" w:date="2012-04-25T18:05:00Z"/>
        </w:rPr>
      </w:pPr>
      <w:ins w:id="19592" w:author="Rev 7 Allen Wirfs-Brock" w:date="2012-04-25T18:05:00Z">
        <w:r w:rsidRPr="00E65A34">
          <w:t>Else if Type(</w:t>
        </w:r>
        <w:r w:rsidRPr="00546435">
          <w:rPr>
            <w:i/>
          </w:rPr>
          <w:t>thisArg</w:t>
        </w:r>
        <w:r w:rsidRPr="00546435">
          <w:t xml:space="preserve">) is not Object, set the </w:t>
        </w:r>
      </w:ins>
      <w:ins w:id="19593" w:author="Rev 7 Allen Wirfs-Brock" w:date="2012-04-26T09:37:00Z">
        <w:r w:rsidR="00047BCC" w:rsidRPr="00250FC6">
          <w:rPr>
            <w:i/>
          </w:rPr>
          <w:t>thisValue</w:t>
        </w:r>
        <w:r w:rsidR="00047BCC" w:rsidRPr="008B7F6F">
          <w:t xml:space="preserve"> </w:t>
        </w:r>
      </w:ins>
      <w:ins w:id="19594" w:author="Rev 7 Allen Wirfs-Brock" w:date="2012-04-25T18:05:00Z">
        <w:r w:rsidRPr="00546435">
          <w:t>to ToObject(</w:t>
        </w:r>
      </w:ins>
      <w:ins w:id="19595" w:author="Rev 7 Allen Wirfs-Brock" w:date="2012-04-26T09:37:00Z">
        <w:r w:rsidR="00047BCC" w:rsidRPr="003B4312">
          <w:rPr>
            <w:i/>
          </w:rPr>
          <w:t>thisArg</w:t>
        </w:r>
        <w:r w:rsidR="00047BCC">
          <w:rPr>
            <w:i/>
          </w:rPr>
          <w:t>ument</w:t>
        </w:r>
      </w:ins>
      <w:ins w:id="19596" w:author="Rev 7 Allen Wirfs-Brock" w:date="2012-04-25T18:05:00Z">
        <w:r w:rsidRPr="009C202C">
          <w:t>).</w:t>
        </w:r>
      </w:ins>
    </w:p>
    <w:p w14:paraId="61CA8A87" w14:textId="77777777" w:rsidR="0070374F" w:rsidRPr="00690A41" w:rsidRDefault="0070374F" w:rsidP="006637C6">
      <w:pPr>
        <w:pStyle w:val="Alg4"/>
        <w:numPr>
          <w:ilvl w:val="1"/>
          <w:numId w:val="147"/>
        </w:numPr>
        <w:tabs>
          <w:tab w:val="left" w:pos="720"/>
        </w:tabs>
        <w:rPr>
          <w:ins w:id="19597" w:author="Rev 7 Allen Wirfs-Brock" w:date="2012-04-25T18:05:00Z"/>
        </w:rPr>
      </w:pPr>
      <w:ins w:id="19598" w:author="Rev 7 Allen Wirfs-Brock" w:date="2012-04-25T18:05:00Z">
        <w:r w:rsidRPr="009C202C">
          <w:t xml:space="preserve">Else set the </w:t>
        </w:r>
      </w:ins>
      <w:ins w:id="19599" w:author="Rev 7 Allen Wirfs-Brock" w:date="2012-04-26T09:37:00Z">
        <w:r w:rsidR="004F1DC9" w:rsidRPr="00250FC6">
          <w:rPr>
            <w:i/>
          </w:rPr>
          <w:t>thisValue</w:t>
        </w:r>
        <w:r w:rsidR="004F1DC9" w:rsidRPr="008B7F6F">
          <w:t xml:space="preserve"> </w:t>
        </w:r>
      </w:ins>
      <w:ins w:id="19600" w:author="Rev 7 Allen Wirfs-Brock" w:date="2012-04-25T18:05:00Z">
        <w:r w:rsidRPr="009C202C">
          <w:t>t</w:t>
        </w:r>
        <w:r w:rsidRPr="00690A41">
          <w:t xml:space="preserve">o </w:t>
        </w:r>
      </w:ins>
      <w:ins w:id="19601" w:author="Rev 7 Allen Wirfs-Brock" w:date="2012-04-26T09:37:00Z">
        <w:r w:rsidR="004F1DC9" w:rsidRPr="003B4312">
          <w:rPr>
            <w:i/>
          </w:rPr>
          <w:t>thisArg</w:t>
        </w:r>
        <w:r w:rsidR="004F1DC9">
          <w:rPr>
            <w:i/>
          </w:rPr>
          <w:t>ument</w:t>
        </w:r>
      </w:ins>
      <w:ins w:id="19602" w:author="Rev 7 Allen Wirfs-Brock" w:date="2012-04-25T18:05:00Z">
        <w:r w:rsidRPr="00690A41">
          <w:t>.</w:t>
        </w:r>
      </w:ins>
    </w:p>
    <w:p w14:paraId="32313935" w14:textId="77777777" w:rsidR="0070374F" w:rsidRPr="00E77497" w:rsidRDefault="0070374F" w:rsidP="006637C6">
      <w:pPr>
        <w:pStyle w:val="Alg4"/>
        <w:numPr>
          <w:ilvl w:val="1"/>
          <w:numId w:val="147"/>
        </w:numPr>
        <w:tabs>
          <w:tab w:val="left" w:pos="720"/>
        </w:tabs>
        <w:rPr>
          <w:ins w:id="19603" w:author="Rev 7 Allen Wirfs-Brock" w:date="2012-04-25T18:05:00Z"/>
        </w:rPr>
      </w:pPr>
      <w:ins w:id="19604" w:author="Rev 7 Allen Wirfs-Brock" w:date="2012-04-25T18:05:00Z">
        <w:r w:rsidRPr="00675B74">
          <w:t xml:space="preserve">Let </w:t>
        </w:r>
        <w:r w:rsidRPr="00E77497">
          <w:rPr>
            <w:i/>
          </w:rPr>
          <w:t>localEnv</w:t>
        </w:r>
        <w:r w:rsidRPr="00E77497">
          <w:t xml:space="preserve"> be the result of calling New</w:t>
        </w:r>
      </w:ins>
      <w:ins w:id="19605" w:author="Rev 7 Allen Wirfs-Brock" w:date="2012-04-26T09:37:00Z">
        <w:r w:rsidR="004F1DC9">
          <w:t>Method</w:t>
        </w:r>
      </w:ins>
      <w:ins w:id="19606" w:author="Rev 7 Allen Wirfs-Brock" w:date="2012-04-25T18:05:00Z">
        <w:r w:rsidRPr="00E77497">
          <w:t>Environment</w:t>
        </w:r>
        <w:r w:rsidRPr="00E77497" w:rsidDel="008472DE">
          <w:t xml:space="preserve"> </w:t>
        </w:r>
        <w:r w:rsidRPr="00E77497">
          <w:t xml:space="preserve"> passing </w:t>
        </w:r>
        <w:r w:rsidRPr="00E77497">
          <w:rPr>
            <w:i/>
          </w:rPr>
          <w:t>F</w:t>
        </w:r>
        <w:r w:rsidRPr="00E77497">
          <w:t xml:space="preserve"> </w:t>
        </w:r>
      </w:ins>
      <w:ins w:id="19607" w:author="Rev 7 Allen Wirfs-Brock" w:date="2012-04-26T09:42:00Z">
        <w:r w:rsidR="004F1DC9">
          <w:t xml:space="preserve">and </w:t>
        </w:r>
        <w:r w:rsidR="004F1DC9" w:rsidRPr="00250FC6">
          <w:rPr>
            <w:i/>
          </w:rPr>
          <w:t>thisValue</w:t>
        </w:r>
        <w:r w:rsidR="004F1DC9">
          <w:t xml:space="preserve"> </w:t>
        </w:r>
      </w:ins>
      <w:ins w:id="19608" w:author="Rev 7 Allen Wirfs-Brock" w:date="2012-04-25T18:05:00Z">
        <w:r w:rsidRPr="00E77497">
          <w:t>as the argument</w:t>
        </w:r>
      </w:ins>
      <w:ins w:id="19609" w:author="Rev 7 Allen Wirfs-Brock" w:date="2012-04-26T09:42:00Z">
        <w:r w:rsidR="004F1DC9">
          <w:t>s</w:t>
        </w:r>
      </w:ins>
      <w:ins w:id="19610" w:author="Rev 7 Allen Wirfs-Brock" w:date="2012-04-25T18:05:00Z">
        <w:r w:rsidRPr="00E77497">
          <w:t>.</w:t>
        </w:r>
      </w:ins>
    </w:p>
    <w:p w14:paraId="256C69C4" w14:textId="77777777" w:rsidR="0070374F" w:rsidRPr="00E77497" w:rsidRDefault="0070374F" w:rsidP="0070374F">
      <w:pPr>
        <w:pStyle w:val="Alg4"/>
        <w:numPr>
          <w:ilvl w:val="0"/>
          <w:numId w:val="147"/>
        </w:numPr>
        <w:tabs>
          <w:tab w:val="left" w:pos="720"/>
        </w:tabs>
        <w:rPr>
          <w:ins w:id="19611" w:author="Rev 7 Allen Wirfs-Brock" w:date="2012-04-25T18:05:00Z"/>
        </w:rPr>
      </w:pPr>
      <w:ins w:id="19612" w:author="Rev 7 Allen Wirfs-Brock" w:date="2012-04-25T18:05:00Z">
        <w:r w:rsidRPr="00E77497">
          <w:t xml:space="preserve">Set the LexicalEnvironment </w:t>
        </w:r>
      </w:ins>
      <w:ins w:id="19613" w:author="Rev 7 Allen Wirfs-Brock" w:date="2012-04-26T09:48:00Z">
        <w:r w:rsidR="00755897">
          <w:t xml:space="preserve">of </w:t>
        </w:r>
        <w:r w:rsidR="00755897" w:rsidRPr="006637C6">
          <w:rPr>
            <w:i/>
          </w:rPr>
          <w:t>calleeContext</w:t>
        </w:r>
        <w:r w:rsidR="00755897">
          <w:t xml:space="preserve"> </w:t>
        </w:r>
      </w:ins>
      <w:ins w:id="19614" w:author="Rev 7 Allen Wirfs-Brock" w:date="2012-04-25T18:05:00Z">
        <w:r w:rsidRPr="00E77497">
          <w:t xml:space="preserve">to </w:t>
        </w:r>
        <w:r w:rsidRPr="00E77497">
          <w:rPr>
            <w:i/>
          </w:rPr>
          <w:t>localEnv</w:t>
        </w:r>
        <w:r w:rsidRPr="00E77497">
          <w:t>.</w:t>
        </w:r>
      </w:ins>
    </w:p>
    <w:p w14:paraId="4B2250EE" w14:textId="77777777" w:rsidR="0070374F" w:rsidRPr="00E77497" w:rsidRDefault="0070374F" w:rsidP="0070374F">
      <w:pPr>
        <w:pStyle w:val="Alg4"/>
        <w:numPr>
          <w:ilvl w:val="0"/>
          <w:numId w:val="147"/>
        </w:numPr>
        <w:tabs>
          <w:tab w:val="left" w:pos="720"/>
        </w:tabs>
        <w:rPr>
          <w:ins w:id="19615" w:author="Rev 7 Allen Wirfs-Brock" w:date="2012-04-25T18:05:00Z"/>
        </w:rPr>
      </w:pPr>
      <w:ins w:id="19616" w:author="Rev 7 Allen Wirfs-Brock" w:date="2012-04-25T18:05:00Z">
        <w:r w:rsidRPr="00E77497">
          <w:t xml:space="preserve">Set the VariableEnvironment </w:t>
        </w:r>
      </w:ins>
      <w:ins w:id="19617" w:author="Rev 7 Allen Wirfs-Brock" w:date="2012-04-26T09:48:00Z">
        <w:r w:rsidR="00755897">
          <w:t xml:space="preserve">of </w:t>
        </w:r>
        <w:r w:rsidR="00755897" w:rsidRPr="00250FC6">
          <w:rPr>
            <w:i/>
          </w:rPr>
          <w:t>calleeContext</w:t>
        </w:r>
        <w:r w:rsidR="00755897">
          <w:t xml:space="preserve"> </w:t>
        </w:r>
      </w:ins>
      <w:ins w:id="19618" w:author="Rev 7 Allen Wirfs-Brock" w:date="2012-04-25T18:05:00Z">
        <w:r w:rsidRPr="00E77497">
          <w:t xml:space="preserve">to </w:t>
        </w:r>
        <w:r w:rsidRPr="00E77497">
          <w:rPr>
            <w:i/>
          </w:rPr>
          <w:t>localEnv</w:t>
        </w:r>
        <w:r w:rsidRPr="00E77497">
          <w:t>.</w:t>
        </w:r>
      </w:ins>
    </w:p>
    <w:p w14:paraId="7E87944C" w14:textId="77777777" w:rsidR="00755897" w:rsidRPr="00E77497" w:rsidRDefault="001936FC" w:rsidP="00755897">
      <w:pPr>
        <w:pStyle w:val="Alg4"/>
        <w:numPr>
          <w:ilvl w:val="0"/>
          <w:numId w:val="147"/>
        </w:numPr>
        <w:rPr>
          <w:ins w:id="19619" w:author="Rev 7 Allen Wirfs-Brock" w:date="2012-04-26T09:53:00Z"/>
        </w:rPr>
      </w:pPr>
      <w:ins w:id="19620" w:author="Rev 7 Allen Wirfs-Brock" w:date="2012-05-02T11:05:00Z">
        <w:r>
          <w:t>Make</w:t>
        </w:r>
      </w:ins>
      <w:ins w:id="19621" w:author="Rev 7 Allen Wirfs-Brock" w:date="2012-04-26T09:53:00Z">
        <w:r w:rsidR="00755897">
          <w:t xml:space="preserve"> </w:t>
        </w:r>
        <w:r w:rsidR="00755897" w:rsidRPr="00A3740A">
          <w:rPr>
            <w:i/>
          </w:rPr>
          <w:t>call</w:t>
        </w:r>
        <w:r w:rsidR="00755897">
          <w:rPr>
            <w:i/>
          </w:rPr>
          <w:t>ee</w:t>
        </w:r>
        <w:r w:rsidR="00755897" w:rsidRPr="00A3740A">
          <w:rPr>
            <w:i/>
          </w:rPr>
          <w:t>Context</w:t>
        </w:r>
        <w:r w:rsidR="00755897">
          <w:t xml:space="preserve"> the current execution context.</w:t>
        </w:r>
      </w:ins>
    </w:p>
    <w:p w14:paraId="32511FA5" w14:textId="77777777" w:rsidR="0070374F" w:rsidRPr="003B4312" w:rsidRDefault="00755897" w:rsidP="006637C6">
      <w:pPr>
        <w:pStyle w:val="Alg4"/>
        <w:numPr>
          <w:ilvl w:val="0"/>
          <w:numId w:val="147"/>
        </w:numPr>
        <w:tabs>
          <w:tab w:val="left" w:pos="720"/>
        </w:tabs>
        <w:contextualSpacing/>
        <w:rPr>
          <w:ins w:id="19622" w:author="Rev 7 Allen Wirfs-Brock" w:date="2012-04-25T18:05:00Z"/>
        </w:rPr>
      </w:pPr>
      <w:ins w:id="19623" w:author="Rev 7 Allen Wirfs-Brock" w:date="2012-04-26T09:51:00Z">
        <w:r>
          <w:t xml:space="preserve">Let </w:t>
        </w:r>
        <w:r w:rsidRPr="006637C6">
          <w:rPr>
            <w:i/>
          </w:rPr>
          <w:t>status</w:t>
        </w:r>
        <w:r>
          <w:t xml:space="preserve"> be</w:t>
        </w:r>
      </w:ins>
      <w:ins w:id="19624" w:author="Rev 7 Allen Wirfs-Brock" w:date="2012-04-25T18:05:00Z">
        <w:r w:rsidR="0070374F">
          <w:t xml:space="preserve"> the result of performing </w:t>
        </w:r>
        <w:r w:rsidR="0070374F" w:rsidRPr="003B4312">
          <w:t xml:space="preserve">Function Declaration Binding Instantiation using the function </w:t>
        </w:r>
        <w:r w:rsidR="0070374F" w:rsidRPr="008B7F6F">
          <w:rPr>
            <w:i/>
          </w:rPr>
          <w:t>F</w:t>
        </w:r>
        <w:r w:rsidR="0070374F" w:rsidRPr="008B7F6F">
          <w:t>,</w:t>
        </w:r>
        <w:r w:rsidR="0070374F" w:rsidRPr="00377876">
          <w:rPr>
            <w:i/>
          </w:rPr>
          <w:t xml:space="preserve"> </w:t>
        </w:r>
        <w:r w:rsidR="0070374F" w:rsidRPr="009C202C">
          <w:rPr>
            <w:i/>
          </w:rPr>
          <w:t>argumentsList</w:t>
        </w:r>
        <w:r w:rsidR="0070374F" w:rsidRPr="009C202C" w:rsidDel="00942C41">
          <w:t xml:space="preserve"> </w:t>
        </w:r>
        <w:r w:rsidR="0070374F" w:rsidRPr="00690A41">
          <w:t>,</w:t>
        </w:r>
        <w:r w:rsidR="0070374F" w:rsidRPr="008B7F6F">
          <w:t xml:space="preserve"> and </w:t>
        </w:r>
        <w:r w:rsidR="0070374F" w:rsidRPr="008B7F6F">
          <w:rPr>
            <w:i/>
          </w:rPr>
          <w:t xml:space="preserve">localEnv </w:t>
        </w:r>
        <w:r w:rsidR="0070374F" w:rsidRPr="008B7F6F">
          <w:t xml:space="preserve">as described in </w:t>
        </w:r>
        <w:commentRangeStart w:id="19625"/>
        <w:r w:rsidR="0070374F" w:rsidRPr="008B7F6F">
          <w:t>10.5</w:t>
        </w:r>
        <w:commentRangeEnd w:id="19625"/>
        <w:r w:rsidR="0070374F" w:rsidRPr="00446E53">
          <w:rPr>
            <w:rStyle w:val="af4"/>
            <w:rFonts w:ascii="Arial" w:eastAsia="MS Mincho" w:hAnsi="Arial"/>
            <w:spacing w:val="0"/>
            <w:lang w:val="en-GB" w:eastAsia="ja-JP"/>
          </w:rPr>
          <w:commentReference w:id="19625"/>
        </w:r>
        <w:r w:rsidR="0070374F">
          <w:t>.3</w:t>
        </w:r>
        <w:r w:rsidR="0070374F" w:rsidRPr="004D1BD1">
          <w:t>.</w:t>
        </w:r>
        <w:r w:rsidR="0070374F" w:rsidRPr="003B4312">
          <w:t xml:space="preserve"> </w:t>
        </w:r>
      </w:ins>
    </w:p>
    <w:p w14:paraId="6D37D67A" w14:textId="77777777" w:rsidR="00A3740A" w:rsidRDefault="00A3740A" w:rsidP="00150A49">
      <w:pPr>
        <w:pStyle w:val="Alg2"/>
        <w:numPr>
          <w:ilvl w:val="0"/>
          <w:numId w:val="147"/>
        </w:numPr>
        <w:rPr>
          <w:ins w:id="19626" w:author="Rev 6 Allen Wirfs-Brock" w:date="2012-02-26T10:08:00Z"/>
        </w:rPr>
      </w:pPr>
      <w:ins w:id="19627" w:author="Rev 6 Allen Wirfs-Brock" w:date="2012-02-26T10:08:00Z">
        <w:r>
          <w:t xml:space="preserve">If </w:t>
        </w:r>
        <w:r w:rsidRPr="00A3740A">
          <w:rPr>
            <w:i/>
          </w:rPr>
          <w:t>status</w:t>
        </w:r>
        <w:r>
          <w:t xml:space="preserve"> is an abrupt completion, then</w:t>
        </w:r>
      </w:ins>
    </w:p>
    <w:p w14:paraId="122C08D9" w14:textId="77777777" w:rsidR="00A3740A" w:rsidRDefault="00A3740A" w:rsidP="00A3740A">
      <w:pPr>
        <w:pStyle w:val="Alg2"/>
        <w:numPr>
          <w:ilvl w:val="1"/>
          <w:numId w:val="147"/>
        </w:numPr>
        <w:rPr>
          <w:ins w:id="19628" w:author="Rev 6 Allen Wirfs-Brock" w:date="2012-02-26T10:08:00Z"/>
        </w:rPr>
      </w:pPr>
      <w:ins w:id="19629" w:author="Rev 6 Allen Wirfs-Brock" w:date="2012-02-26T10:09:00Z">
        <w:r>
          <w:t>Restore</w:t>
        </w:r>
      </w:ins>
      <w:ins w:id="19630" w:author="Rev 6 Allen Wirfs-Brock" w:date="2012-02-26T10:08:00Z">
        <w:r>
          <w:t xml:space="preserve"> </w:t>
        </w:r>
        <w:r w:rsidRPr="00A3740A">
          <w:rPr>
            <w:i/>
          </w:rPr>
          <w:t>callerContext</w:t>
        </w:r>
        <w:r>
          <w:t xml:space="preserve"> as the current execution context.</w:t>
        </w:r>
      </w:ins>
    </w:p>
    <w:p w14:paraId="3E5C307E" w14:textId="77777777" w:rsidR="00A67AF2" w:rsidRPr="00A67AF2" w:rsidRDefault="00A67AF2" w:rsidP="00A3740A">
      <w:pPr>
        <w:pStyle w:val="Alg2"/>
        <w:numPr>
          <w:ilvl w:val="1"/>
          <w:numId w:val="147"/>
        </w:numPr>
        <w:rPr>
          <w:ins w:id="19631" w:author="Rev 4 Allen Wirfs-Brock" w:date="2011-11-04T10:30:00Z"/>
        </w:rPr>
      </w:pPr>
      <w:ins w:id="19632" w:author="Rev 4 Allen Wirfs-Brock" w:date="2011-11-04T10:30:00Z">
        <w:del w:id="19633" w:author="Rev 6 Allen Wirfs-Brock" w:date="2012-02-26T10:10:00Z">
          <w:r w:rsidRPr="00A67AF2" w:rsidDel="00A3740A">
            <w:delText xml:space="preserve">If an exception was </w:delText>
          </w:r>
          <w:commentRangeStart w:id="19634"/>
          <w:r w:rsidRPr="00A67AF2" w:rsidDel="00A3740A">
            <w:delText>thrown</w:delText>
          </w:r>
        </w:del>
      </w:ins>
      <w:ins w:id="19635" w:author="Rev 4 Allen Wirfs-Brock" w:date="2011-11-04T10:31:00Z">
        <w:del w:id="19636" w:author="Rev 6 Allen Wirfs-Brock" w:date="2012-02-26T10:10:00Z">
          <w:r w:rsidDel="00A3740A">
            <w:delText xml:space="preserve"> </w:delText>
          </w:r>
          <w:commentRangeEnd w:id="19634"/>
          <w:r w:rsidDel="00A3740A">
            <w:rPr>
              <w:rStyle w:val="af4"/>
              <w:rFonts w:ascii="Arial" w:eastAsia="MS Mincho" w:hAnsi="Arial"/>
              <w:spacing w:val="0"/>
              <w:lang w:eastAsia="ja-JP"/>
            </w:rPr>
            <w:commentReference w:id="19634"/>
          </w:r>
          <w:r w:rsidDel="00A3740A">
            <w:delText>in the previous step</w:delText>
          </w:r>
        </w:del>
      </w:ins>
      <w:ins w:id="19637" w:author="Rev 4 Allen Wirfs-Brock" w:date="2011-11-04T10:30:00Z">
        <w:del w:id="19638" w:author="Rev 6 Allen Wirfs-Brock" w:date="2012-02-26T10:10:00Z">
          <w:r w:rsidRPr="004D1BD1" w:rsidDel="00A3740A">
            <w:delText>, return (</w:delText>
          </w:r>
          <w:r w:rsidRPr="003B4312" w:rsidDel="00A3740A">
            <w:rPr>
              <w:rFonts w:ascii="Arial" w:hAnsi="Arial" w:cs="Arial"/>
            </w:rPr>
            <w:delText>throw</w:delText>
          </w:r>
          <w:r w:rsidRPr="006B6D0A" w:rsidDel="00A3740A">
            <w:delText xml:space="preserve">, </w:delText>
          </w:r>
          <w:r w:rsidRPr="006B6D0A" w:rsidDel="00A3740A">
            <w:rPr>
              <w:i/>
            </w:rPr>
            <w:delText>V</w:delText>
          </w:r>
          <w:r w:rsidRPr="006B6D0A" w:rsidDel="00A3740A">
            <w:delText xml:space="preserve">, </w:delText>
          </w:r>
          <w:r w:rsidRPr="00E65A34" w:rsidDel="00A3740A">
            <w:rPr>
              <w:rFonts w:ascii="Arial" w:hAnsi="Arial" w:cs="Arial"/>
            </w:rPr>
            <w:delText>empty</w:delText>
          </w:r>
          <w:r w:rsidRPr="00A67AF2" w:rsidDel="00A3740A">
            <w:delText xml:space="preserve">) where </w:delText>
          </w:r>
          <w:r w:rsidRPr="00A67AF2" w:rsidDel="00A3740A">
            <w:rPr>
              <w:i/>
            </w:rPr>
            <w:delText>V</w:delText>
          </w:r>
          <w:r w:rsidRPr="00A67AF2" w:rsidDel="00A3740A">
            <w:delText xml:space="preserve"> is the exception. (Execution now proceeds as if no exception were thrown.)</w:delText>
          </w:r>
        </w:del>
      </w:ins>
      <w:ins w:id="19639" w:author="Rev 6 Allen Wirfs-Brock" w:date="2012-02-26T10:10:00Z">
        <w:r w:rsidR="00A3740A">
          <w:t xml:space="preserve">Return </w:t>
        </w:r>
        <w:r w:rsidR="00A3740A" w:rsidRPr="00A3740A">
          <w:rPr>
            <w:i/>
          </w:rPr>
          <w:t>status</w:t>
        </w:r>
        <w:r w:rsidR="00A3740A">
          <w:t>.</w:t>
        </w:r>
      </w:ins>
    </w:p>
    <w:p w14:paraId="71BD2C6F" w14:textId="77777777" w:rsidR="00A3740A" w:rsidDel="006637C6" w:rsidRDefault="00A3740A" w:rsidP="00F77917">
      <w:pPr>
        <w:pStyle w:val="Alg4"/>
        <w:numPr>
          <w:ilvl w:val="0"/>
          <w:numId w:val="147"/>
        </w:numPr>
        <w:rPr>
          <w:ins w:id="19640" w:author="Rev 6 Allen Wirfs-Brock" w:date="2012-02-26T10:13:00Z"/>
          <w:del w:id="19641" w:author="Rev 7 Allen Wirfs-Brock" w:date="2012-04-26T10:00:00Z"/>
        </w:rPr>
      </w:pPr>
      <w:del w:id="19642" w:author="Rev 7 Allen Wirfs-Brock" w:date="2012-04-26T10:00:00Z">
        <w:r w:rsidRPr="00546435" w:rsidDel="006637C6">
          <w:delText xml:space="preserve">If </w:delText>
        </w:r>
        <w:r w:rsidRPr="00A67AF2" w:rsidDel="006637C6">
          <w:rPr>
            <w:i/>
          </w:rPr>
          <w:delText>F</w:delText>
        </w:r>
        <w:r w:rsidRPr="00A67AF2" w:rsidDel="006637C6">
          <w:delText xml:space="preserve"> does not have a [[Code]] internal property or if its value is an empty </w:delText>
        </w:r>
        <w:r w:rsidRPr="00A67AF2" w:rsidDel="006637C6">
          <w:rPr>
            <w:i/>
          </w:rPr>
          <w:delText>FunctionBody</w:delText>
        </w:r>
        <w:r w:rsidRPr="00A67AF2" w:rsidDel="006637C6">
          <w:delText xml:space="preserve">, then </w:delText>
        </w:r>
      </w:del>
    </w:p>
    <w:p w14:paraId="015E964A" w14:textId="77777777" w:rsidR="00A3740A" w:rsidDel="006637C6" w:rsidRDefault="00A3740A" w:rsidP="006637C6">
      <w:pPr>
        <w:pStyle w:val="Alg4"/>
        <w:numPr>
          <w:ilvl w:val="0"/>
          <w:numId w:val="147"/>
        </w:numPr>
        <w:rPr>
          <w:ins w:id="19643" w:author="Rev 6 Allen Wirfs-Brock" w:date="2012-02-26T10:13:00Z"/>
          <w:del w:id="19644" w:author="Rev 7 Allen Wirfs-Brock" w:date="2012-04-26T10:00:00Z"/>
        </w:rPr>
      </w:pPr>
      <w:ins w:id="19645" w:author="Rev 6 Allen Wirfs-Brock" w:date="2012-02-26T10:14:00Z">
        <w:del w:id="19646" w:author="Rev 7 Allen Wirfs-Brock" w:date="2012-04-26T10:00:00Z">
          <w:r w:rsidRPr="003B4312" w:rsidDel="006637C6">
            <w:delText xml:space="preserve">Let </w:delText>
          </w:r>
        </w:del>
      </w:ins>
      <w:del w:id="19647" w:author="Rev 7 Allen Wirfs-Brock" w:date="2012-04-26T10:00:00Z">
        <w:r w:rsidRPr="00A67AF2" w:rsidDel="006637C6">
          <w:rPr>
            <w:i/>
          </w:rPr>
          <w:delText>result</w:delText>
        </w:r>
        <w:r w:rsidRPr="00A67AF2" w:rsidDel="006637C6">
          <w:delText xml:space="preserve"> is </w:delText>
        </w:r>
      </w:del>
      <w:ins w:id="19648" w:author="Rev 6 Allen Wirfs-Brock" w:date="2012-02-26T10:14:00Z">
        <w:del w:id="19649" w:author="Rev 7 Allen Wirfs-Brock" w:date="2012-04-26T10:00:00Z">
          <w:r w:rsidDel="006637C6">
            <w:delText>be</w:delText>
          </w:r>
          <w:r w:rsidRPr="00A67AF2" w:rsidDel="006637C6">
            <w:delText xml:space="preserve"> </w:delText>
          </w:r>
        </w:del>
      </w:ins>
      <w:del w:id="19650" w:author="Rev 7 Allen Wirfs-Brock" w:date="2012-04-26T10:00:00Z">
        <w:r w:rsidRPr="00A67AF2" w:rsidDel="006637C6">
          <w:delText>(</w:delText>
        </w:r>
        <w:r w:rsidRPr="00A67AF2" w:rsidDel="006637C6">
          <w:rPr>
            <w:rFonts w:ascii="Arial" w:hAnsi="Arial" w:cs="Arial"/>
          </w:rPr>
          <w:delText>normal</w:delText>
        </w:r>
        <w:r w:rsidRPr="00A67AF2" w:rsidDel="006637C6">
          <w:delText>,</w:delText>
        </w:r>
      </w:del>
      <w:ins w:id="19651" w:author="Rev 6 Allen Wirfs-Brock" w:date="2012-02-26T10:14:00Z">
        <w:del w:id="19652" w:author="Rev 7 Allen Wirfs-Brock" w:date="2012-04-26T10:00:00Z">
          <w:r w:rsidDel="006637C6">
            <w:delText>NormalCompletion(</w:delText>
          </w:r>
        </w:del>
      </w:ins>
      <w:del w:id="19653" w:author="Rev 7 Allen Wirfs-Brock" w:date="2012-04-26T10:00:00Z">
        <w:r w:rsidRPr="00A67AF2" w:rsidDel="006637C6">
          <w:delText xml:space="preserve"> </w:delText>
        </w:r>
        <w:r w:rsidRPr="00A67AF2" w:rsidDel="006637C6">
          <w:rPr>
            <w:rFonts w:ascii="Arial" w:hAnsi="Arial" w:cs="Arial"/>
          </w:rPr>
          <w:delText>undefined</w:delText>
        </w:r>
        <w:r w:rsidRPr="00A67AF2" w:rsidDel="006637C6">
          <w:delText xml:space="preserve">, </w:delText>
        </w:r>
        <w:r w:rsidRPr="00A67AF2" w:rsidDel="006637C6">
          <w:rPr>
            <w:rFonts w:ascii="Arial" w:hAnsi="Arial" w:cs="Arial"/>
          </w:rPr>
          <w:delText>empty</w:delText>
        </w:r>
        <w:r w:rsidRPr="00A67AF2" w:rsidDel="006637C6">
          <w:delText xml:space="preserve">). </w:delText>
        </w:r>
      </w:del>
      <w:ins w:id="19654" w:author="Rev 6 Allen Wirfs-Brock" w:date="2012-02-26T10:13:00Z">
        <w:del w:id="19655" w:author="Rev 7 Allen Wirfs-Brock" w:date="2012-04-26T10:00:00Z">
          <w:r w:rsidRPr="00A67AF2" w:rsidDel="006637C6">
            <w:delText>).</w:delText>
          </w:r>
        </w:del>
      </w:ins>
    </w:p>
    <w:p w14:paraId="24B84104" w14:textId="77777777" w:rsidR="00A3740A" w:rsidDel="006637C6" w:rsidRDefault="00A3740A" w:rsidP="00F77917">
      <w:pPr>
        <w:pStyle w:val="Alg4"/>
        <w:numPr>
          <w:ilvl w:val="0"/>
          <w:numId w:val="147"/>
        </w:numPr>
        <w:rPr>
          <w:ins w:id="19656" w:author="Rev 6 Allen Wirfs-Brock" w:date="2012-02-26T10:15:00Z"/>
          <w:del w:id="19657" w:author="Rev 7 Allen Wirfs-Brock" w:date="2012-04-26T10:00:00Z"/>
        </w:rPr>
      </w:pPr>
      <w:ins w:id="19658" w:author="Rev 6 Allen Wirfs-Brock" w:date="2012-02-26T10:15:00Z">
        <w:del w:id="19659" w:author="Rev 7 Allen Wirfs-Brock" w:date="2012-04-26T10:00:00Z">
          <w:r w:rsidDel="006637C6">
            <w:delText>Else,</w:delText>
          </w:r>
        </w:del>
      </w:ins>
    </w:p>
    <w:p w14:paraId="4BA30FC5" w14:textId="77777777" w:rsidR="004C02EF" w:rsidRPr="00A67AF2" w:rsidRDefault="004C02EF" w:rsidP="006637C6">
      <w:pPr>
        <w:pStyle w:val="Alg4"/>
        <w:numPr>
          <w:ilvl w:val="0"/>
          <w:numId w:val="147"/>
        </w:numPr>
      </w:pPr>
      <w:r w:rsidRPr="003B4312">
        <w:t xml:space="preserve">Let </w:t>
      </w:r>
      <w:r w:rsidRPr="006B6D0A">
        <w:rPr>
          <w:i/>
        </w:rPr>
        <w:t xml:space="preserve">result </w:t>
      </w:r>
      <w:r w:rsidRPr="006B6D0A">
        <w:t xml:space="preserve">be the result of evaluating the </w:t>
      </w:r>
      <w:r w:rsidRPr="00E65A34">
        <w:rPr>
          <w:i/>
        </w:rPr>
        <w:t>FunctionBody</w:t>
      </w:r>
      <w:r w:rsidRPr="00546435">
        <w:t xml:space="preserve"> that is the value of</w:t>
      </w:r>
      <w:r w:rsidRPr="00546435">
        <w:rPr>
          <w:i/>
        </w:rPr>
        <w:t xml:space="preserve"> F</w:t>
      </w:r>
      <w:r w:rsidRPr="00546435">
        <w:t xml:space="preserve">'s [[Code]] internal property. </w:t>
      </w:r>
    </w:p>
    <w:p w14:paraId="49A0CB53" w14:textId="77777777" w:rsidR="004C02EF" w:rsidRPr="00E77497" w:rsidRDefault="00A3740A" w:rsidP="00150A49">
      <w:pPr>
        <w:pStyle w:val="Alg4"/>
        <w:numPr>
          <w:ilvl w:val="0"/>
          <w:numId w:val="147"/>
        </w:numPr>
      </w:pPr>
      <w:ins w:id="19660" w:author="Rev 6 Allen Wirfs-Brock" w:date="2012-02-26T10:16:00Z">
        <w:r>
          <w:t xml:space="preserve">Restore </w:t>
        </w:r>
        <w:r w:rsidRPr="00A3740A">
          <w:rPr>
            <w:i/>
          </w:rPr>
          <w:t>callerContext</w:t>
        </w:r>
        <w:r>
          <w:t xml:space="preserve"> as the current execution context.</w:t>
        </w:r>
      </w:ins>
      <w:del w:id="19661" w:author="Rev 6 Allen Wirfs-Brock" w:date="2012-02-26T10:16:00Z">
        <w:r w:rsidR="004C02EF" w:rsidRPr="00B820AB" w:rsidDel="00A3740A">
          <w:delText xml:space="preserve">Exit the execution context </w:delText>
        </w:r>
        <w:r w:rsidR="004C02EF" w:rsidRPr="00675B74" w:rsidDel="00A3740A">
          <w:rPr>
            <w:i/>
          </w:rPr>
          <w:delText>funcCtx</w:delText>
        </w:r>
        <w:r w:rsidR="004C02EF" w:rsidRPr="00E77497" w:rsidDel="00A3740A">
          <w:delText>, restoring the previous execution context.</w:delText>
        </w:r>
      </w:del>
    </w:p>
    <w:p w14:paraId="38A50DB6" w14:textId="77777777" w:rsidR="004C02EF" w:rsidRPr="00E77497" w:rsidDel="000C179D" w:rsidRDefault="004C02EF" w:rsidP="00150A49">
      <w:pPr>
        <w:pStyle w:val="Alg4"/>
        <w:numPr>
          <w:ilvl w:val="0"/>
          <w:numId w:val="147"/>
        </w:numPr>
        <w:rPr>
          <w:del w:id="19662" w:author="Rev 7 Allen Wirfs-Brock" w:date="2012-04-26T10:07:00Z"/>
        </w:rPr>
      </w:pPr>
      <w:del w:id="19663" w:author="Rev 7 Allen Wirfs-Brock" w:date="2012-04-26T10:07:00Z">
        <w:r w:rsidRPr="00E77497" w:rsidDel="000C179D">
          <w:delText xml:space="preserve">If </w:delText>
        </w:r>
        <w:r w:rsidRPr="00E77497" w:rsidDel="000C179D">
          <w:rPr>
            <w:i/>
          </w:rPr>
          <w:delText>result</w:delText>
        </w:r>
        <w:r w:rsidRPr="00E77497" w:rsidDel="000C179D">
          <w:delText xml:space="preserve">.type is </w:delText>
        </w:r>
        <w:r w:rsidRPr="00E77497" w:rsidDel="000C179D">
          <w:rPr>
            <w:rFonts w:ascii="Arial" w:hAnsi="Arial" w:cs="Arial"/>
          </w:rPr>
          <w:delText>throw</w:delText>
        </w:r>
        <w:r w:rsidRPr="00E77497" w:rsidDel="000C179D">
          <w:delText xml:space="preserve"> then throw </w:delText>
        </w:r>
        <w:r w:rsidRPr="00E77497" w:rsidDel="000C179D">
          <w:rPr>
            <w:i/>
          </w:rPr>
          <w:delText>result</w:delText>
        </w:r>
        <w:r w:rsidRPr="00E77497" w:rsidDel="000C179D">
          <w:delText>.value.</w:delText>
        </w:r>
      </w:del>
    </w:p>
    <w:p w14:paraId="2F0BE1CD" w14:textId="77777777" w:rsidR="004C02EF" w:rsidRPr="00E77497" w:rsidRDefault="004C02EF" w:rsidP="00150A49">
      <w:pPr>
        <w:pStyle w:val="Alg4"/>
        <w:numPr>
          <w:ilvl w:val="0"/>
          <w:numId w:val="147"/>
        </w:numPr>
      </w:pPr>
      <w:r w:rsidRPr="00E77497">
        <w:t xml:space="preserve">If </w:t>
      </w:r>
      <w:r w:rsidRPr="00E77497">
        <w:rPr>
          <w:i/>
        </w:rPr>
        <w:t>result</w:t>
      </w:r>
      <w:r w:rsidRPr="00E77497">
        <w:t xml:space="preserve">.type is </w:t>
      </w:r>
      <w:r w:rsidRPr="00E77497">
        <w:rPr>
          <w:rFonts w:ascii="Arial" w:hAnsi="Arial" w:cs="Arial"/>
        </w:rPr>
        <w:t>return</w:t>
      </w:r>
      <w:r w:rsidRPr="00E77497">
        <w:t xml:space="preserve"> then return </w:t>
      </w:r>
      <w:ins w:id="19664" w:author="Rev 7 Allen Wirfs-Brock" w:date="2012-04-26T10:09:00Z">
        <w:r w:rsidR="000C179D">
          <w:t>NormalCompletion</w:t>
        </w:r>
        <w:r w:rsidR="000C179D" w:rsidRPr="00E77497">
          <w:t>(</w:t>
        </w:r>
      </w:ins>
      <w:r w:rsidRPr="00E77497">
        <w:rPr>
          <w:i/>
        </w:rPr>
        <w:t>result</w:t>
      </w:r>
      <w:r w:rsidRPr="00E77497">
        <w:t>.value</w:t>
      </w:r>
      <w:ins w:id="19665" w:author="Rev 7 Allen Wirfs-Brock" w:date="2012-04-26T10:09:00Z">
        <w:r w:rsidR="000C179D" w:rsidRPr="00E77497">
          <w:t>)</w:t>
        </w:r>
      </w:ins>
      <w:r w:rsidRPr="00E77497">
        <w:t>.</w:t>
      </w:r>
    </w:p>
    <w:p w14:paraId="75E2316A" w14:textId="77777777" w:rsidR="004C02EF" w:rsidRPr="00E77497" w:rsidRDefault="004C02EF" w:rsidP="00150A49">
      <w:pPr>
        <w:pStyle w:val="Alg4"/>
        <w:numPr>
          <w:ilvl w:val="0"/>
          <w:numId w:val="147"/>
        </w:numPr>
        <w:spacing w:after="120"/>
      </w:pPr>
      <w:del w:id="19666" w:author="Rev 7 Allen Wirfs-Brock" w:date="2012-04-26T10:10:00Z">
        <w:r w:rsidRPr="00E77497" w:rsidDel="000C179D">
          <w:delText xml:space="preserve">Otherwise </w:delText>
        </w:r>
        <w:r w:rsidRPr="00E77497" w:rsidDel="000C179D">
          <w:rPr>
            <w:i/>
          </w:rPr>
          <w:delText>result</w:delText>
        </w:r>
        <w:r w:rsidRPr="00E77497" w:rsidDel="000C179D">
          <w:delText xml:space="preserve">.type must be </w:delText>
        </w:r>
        <w:r w:rsidRPr="00E77497" w:rsidDel="000C179D">
          <w:rPr>
            <w:rFonts w:ascii="Arial" w:hAnsi="Arial" w:cs="Arial"/>
          </w:rPr>
          <w:delText>normal</w:delText>
        </w:r>
        <w:r w:rsidRPr="00E77497" w:rsidDel="000C179D">
          <w:delText xml:space="preserve">. Return </w:delText>
        </w:r>
        <w:r w:rsidRPr="00E77497" w:rsidDel="000C179D">
          <w:rPr>
            <w:b/>
          </w:rPr>
          <w:delText>undefined</w:delText>
        </w:r>
      </w:del>
      <w:ins w:id="19667" w:author="Rev 6 Allen Wirfs-Brock" w:date="2012-02-26T10:16:00Z">
        <w:r w:rsidR="00A3740A">
          <w:t xml:space="preserve">Return </w:t>
        </w:r>
        <w:r w:rsidR="00A3740A" w:rsidRPr="00A3740A">
          <w:rPr>
            <w:i/>
          </w:rPr>
          <w:t>result</w:t>
        </w:r>
      </w:ins>
      <w:r w:rsidRPr="00E77497">
        <w:t>.</w:t>
      </w:r>
    </w:p>
    <w:p w14:paraId="018E9557" w14:textId="77777777" w:rsidR="004C02EF" w:rsidRPr="00E77497" w:rsidRDefault="004C02EF" w:rsidP="00DA3106">
      <w:pPr>
        <w:pStyle w:val="40"/>
        <w:numPr>
          <w:ilvl w:val="0"/>
          <w:numId w:val="0"/>
        </w:numPr>
      </w:pPr>
      <w:bookmarkStart w:id="19668" w:name="_Ref463865905"/>
      <w:bookmarkStart w:id="19669" w:name="_Toc472818899"/>
      <w:bookmarkStart w:id="19670" w:name="_Ref424532515"/>
      <w:bookmarkStart w:id="19671" w:name="_Toc235503475"/>
      <w:bookmarkStart w:id="19672" w:name="_Toc241509250"/>
      <w:bookmarkStart w:id="19673" w:name="_Toc244416737"/>
      <w:bookmarkStart w:id="19674" w:name="_Toc276631101"/>
      <w:r w:rsidRPr="00E77497">
        <w:t>13.</w:t>
      </w:r>
      <w:del w:id="19675" w:author="Rev 6 Allen Wirfs-Brock" w:date="2012-02-27T10:01:00Z">
        <w:r w:rsidRPr="00E77497" w:rsidDel="00BB761E">
          <w:delText>2</w:delText>
        </w:r>
      </w:del>
      <w:ins w:id="19676" w:author="Rev 6 Allen Wirfs-Brock" w:date="2012-02-27T10:01:00Z">
        <w:del w:id="19677" w:author="Rev 7 Allen Wirfs-Brock" w:date="2012-04-17T14:28:00Z">
          <w:r w:rsidR="00BB761E" w:rsidDel="00AA5DC6">
            <w:delText>1</w:delText>
          </w:r>
        </w:del>
      </w:ins>
      <w:ins w:id="19678" w:author="Rev 7 Allen Wirfs-Brock" w:date="2012-04-26T10:50:00Z">
        <w:r w:rsidR="00572B17">
          <w:t>5</w:t>
        </w:r>
      </w:ins>
      <w:del w:id="19679" w:author="Rev 7 Allen Wirfs-Brock" w:date="2012-04-19T15:01:00Z">
        <w:r w:rsidRPr="00E77497" w:rsidDel="00912F02">
          <w:delText>.2</w:delText>
        </w:r>
      </w:del>
      <w:ins w:id="19680" w:author="Rev 6 Allen Wirfs-Brock" w:date="2012-02-27T10:01:00Z">
        <w:del w:id="19681" w:author="Rev 7 Allen Wirfs-Brock" w:date="2012-04-19T15:01:00Z">
          <w:r w:rsidR="00BB761E" w:rsidDel="00912F02">
            <w:delText>1</w:delText>
          </w:r>
        </w:del>
      </w:ins>
      <w:r w:rsidR="00BB761E">
        <w:t>.2</w:t>
      </w:r>
      <w:r w:rsidRPr="00E77497">
        <w:tab/>
        <w:t>[[Construct]]</w:t>
      </w:r>
      <w:bookmarkEnd w:id="19668"/>
      <w:bookmarkEnd w:id="19669"/>
      <w:bookmarkEnd w:id="19671"/>
      <w:bookmarkEnd w:id="19672"/>
      <w:bookmarkEnd w:id="19673"/>
      <w:bookmarkEnd w:id="19674"/>
    </w:p>
    <w:p w14:paraId="5603D863" w14:textId="77777777" w:rsidR="004C02EF" w:rsidRPr="00E77497" w:rsidRDefault="004C02EF" w:rsidP="004C02EF">
      <w:r w:rsidRPr="00E77497">
        <w:t xml:space="preserve">When the [[Construct]] internal method for a Function object </w:t>
      </w:r>
      <w:r w:rsidRPr="00E77497">
        <w:rPr>
          <w:rFonts w:ascii="Times New Roman" w:hAnsi="Times New Roman"/>
          <w:i/>
        </w:rPr>
        <w:t>F</w:t>
      </w:r>
      <w:r w:rsidRPr="00E77497">
        <w:t xml:space="preserve"> is called with a possibly empty list of arguments, the following steps are taken:</w:t>
      </w:r>
    </w:p>
    <w:p w14:paraId="6C912721" w14:textId="77777777" w:rsidR="004C02EF" w:rsidRPr="00E77497" w:rsidDel="005F7AD6" w:rsidRDefault="004C02EF" w:rsidP="00150A49">
      <w:pPr>
        <w:numPr>
          <w:ilvl w:val="0"/>
          <w:numId w:val="148"/>
        </w:numPr>
        <w:contextualSpacing/>
        <w:rPr>
          <w:del w:id="19682" w:author="Rev 7 Allen Wirfs-Brock" w:date="2012-04-11T17:50:00Z"/>
          <w:rFonts w:ascii="Times New Roman" w:hAnsi="Times New Roman"/>
        </w:rPr>
      </w:pPr>
      <w:del w:id="19683" w:author="Rev 7 Allen Wirfs-Brock" w:date="2012-04-11T17:50:00Z">
        <w:r w:rsidRPr="00E77497" w:rsidDel="005F7AD6">
          <w:rPr>
            <w:rFonts w:ascii="Times New Roman" w:hAnsi="Times New Roman"/>
          </w:rPr>
          <w:delText xml:space="preserve">Let </w:delText>
        </w:r>
        <w:r w:rsidRPr="00E77497" w:rsidDel="005F7AD6">
          <w:rPr>
            <w:rFonts w:ascii="Times New Roman" w:hAnsi="Times New Roman"/>
            <w:i/>
          </w:rPr>
          <w:delText xml:space="preserve">obj </w:delText>
        </w:r>
        <w:r w:rsidRPr="00E77497" w:rsidDel="005F7AD6">
          <w:rPr>
            <w:rFonts w:ascii="Times New Roman" w:hAnsi="Times New Roman"/>
          </w:rPr>
          <w:delText>be a newly created native ECMAScript object.</w:delText>
        </w:r>
      </w:del>
    </w:p>
    <w:p w14:paraId="17970823" w14:textId="77777777" w:rsidR="004C02EF" w:rsidRPr="00E77497" w:rsidDel="005F7AD6" w:rsidRDefault="004C02EF" w:rsidP="00150A49">
      <w:pPr>
        <w:numPr>
          <w:ilvl w:val="0"/>
          <w:numId w:val="148"/>
        </w:numPr>
        <w:contextualSpacing/>
        <w:rPr>
          <w:del w:id="19684" w:author="Rev 7 Allen Wirfs-Brock" w:date="2012-04-11T17:50:00Z"/>
          <w:rFonts w:ascii="Times New Roman" w:hAnsi="Times New Roman"/>
        </w:rPr>
      </w:pPr>
      <w:del w:id="19685" w:author="Rev 7 Allen Wirfs-Brock" w:date="2012-04-11T17:50:00Z">
        <w:r w:rsidRPr="00E77497" w:rsidDel="005F7AD6">
          <w:rPr>
            <w:rFonts w:ascii="Times New Roman" w:hAnsi="Times New Roman"/>
          </w:rPr>
          <w:delText xml:space="preserve">Set all the internal methods of </w:delText>
        </w:r>
        <w:r w:rsidRPr="00E77497" w:rsidDel="005F7AD6">
          <w:rPr>
            <w:rFonts w:ascii="Times New Roman" w:hAnsi="Times New Roman"/>
            <w:i/>
          </w:rPr>
          <w:delText>obj</w:delText>
        </w:r>
        <w:r w:rsidRPr="00E77497" w:rsidDel="005F7AD6">
          <w:rPr>
            <w:rFonts w:ascii="Times New Roman" w:hAnsi="Times New Roman"/>
          </w:rPr>
          <w:delText xml:space="preserve"> as specified in 8.12.</w:delText>
        </w:r>
      </w:del>
    </w:p>
    <w:p w14:paraId="181FF6F7" w14:textId="77777777" w:rsidR="004C02EF" w:rsidRPr="00E77497" w:rsidDel="005F7AD6" w:rsidRDefault="004C02EF" w:rsidP="00150A49">
      <w:pPr>
        <w:numPr>
          <w:ilvl w:val="0"/>
          <w:numId w:val="148"/>
        </w:numPr>
        <w:contextualSpacing/>
        <w:rPr>
          <w:del w:id="19686" w:author="Rev 7 Allen Wirfs-Brock" w:date="2012-04-11T17:50:00Z"/>
          <w:rFonts w:ascii="Times New Roman" w:hAnsi="Times New Roman"/>
        </w:rPr>
      </w:pPr>
      <w:del w:id="19687" w:author="Rev 7 Allen Wirfs-Brock" w:date="2012-04-11T17:50:00Z">
        <w:r w:rsidRPr="00E77497" w:rsidDel="005F7AD6">
          <w:rPr>
            <w:rFonts w:ascii="Times New Roman" w:hAnsi="Times New Roman"/>
          </w:rPr>
          <w:delText xml:space="preserve">Set the [[Class]]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Courier New" w:hAnsi="Courier New"/>
            <w:b/>
          </w:rPr>
          <w:delText>"Object"</w:delText>
        </w:r>
        <w:r w:rsidRPr="00E77497" w:rsidDel="005F7AD6">
          <w:rPr>
            <w:rFonts w:ascii="Times New Roman" w:hAnsi="Times New Roman"/>
          </w:rPr>
          <w:delText>.</w:delText>
        </w:r>
      </w:del>
    </w:p>
    <w:p w14:paraId="1D5229D0" w14:textId="77777777" w:rsidR="004C02EF" w:rsidRPr="00E77497" w:rsidDel="005F7AD6" w:rsidRDefault="004C02EF" w:rsidP="00150A49">
      <w:pPr>
        <w:numPr>
          <w:ilvl w:val="0"/>
          <w:numId w:val="148"/>
        </w:numPr>
        <w:contextualSpacing/>
        <w:rPr>
          <w:del w:id="19688" w:author="Rev 7 Allen Wirfs-Brock" w:date="2012-04-11T17:50:00Z"/>
          <w:rFonts w:ascii="Times New Roman" w:hAnsi="Times New Roman"/>
        </w:rPr>
      </w:pPr>
      <w:del w:id="19689" w:author="Rev 7 Allen Wirfs-Brock" w:date="2012-04-11T17:50:00Z">
        <w:r w:rsidRPr="00E77497" w:rsidDel="005F7AD6">
          <w:rPr>
            <w:rFonts w:ascii="Times New Roman" w:hAnsi="Times New Roman"/>
          </w:rPr>
          <w:delText xml:space="preserve">Set the [[Extensible]]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Times New Roman" w:hAnsi="Times New Roman"/>
            <w:b/>
          </w:rPr>
          <w:delText>true</w:delText>
        </w:r>
        <w:r w:rsidRPr="00E77497" w:rsidDel="005F7AD6">
          <w:rPr>
            <w:rFonts w:ascii="Times New Roman" w:hAnsi="Times New Roman"/>
          </w:rPr>
          <w:delText>.</w:delText>
        </w:r>
      </w:del>
    </w:p>
    <w:p w14:paraId="741AE05C"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value of calling the [[Get]] internal property of </w:t>
      </w:r>
      <w:r w:rsidRPr="00E77497">
        <w:rPr>
          <w:rFonts w:ascii="Times New Roman" w:hAnsi="Times New Roman"/>
          <w:i/>
        </w:rPr>
        <w:t>F</w:t>
      </w:r>
      <w:r w:rsidRPr="00E77497">
        <w:rPr>
          <w:rFonts w:ascii="Times New Roman" w:hAnsi="Times New Roman"/>
        </w:rPr>
        <w:t xml:space="preserve"> with argument </w:t>
      </w:r>
      <w:r w:rsidRPr="00E77497">
        <w:rPr>
          <w:rFonts w:ascii="Courier New" w:hAnsi="Courier New"/>
          <w:b/>
        </w:rPr>
        <w:t>"prototype"</w:t>
      </w:r>
      <w:r w:rsidRPr="00E77497">
        <w:rPr>
          <w:rFonts w:ascii="Times New Roman" w:hAnsi="Times New Roman"/>
        </w:rPr>
        <w:t>.</w:t>
      </w:r>
    </w:p>
    <w:p w14:paraId="461E146B" w14:textId="77777777" w:rsidR="00A3740A" w:rsidRDefault="00776314" w:rsidP="00150A49">
      <w:pPr>
        <w:numPr>
          <w:ilvl w:val="0"/>
          <w:numId w:val="148"/>
        </w:numPr>
        <w:contextualSpacing/>
        <w:rPr>
          <w:ins w:id="19690" w:author="Rev 6 Allen Wirfs-Brock" w:date="2012-02-26T10:17:00Z"/>
          <w:rFonts w:ascii="Times New Roman" w:hAnsi="Times New Roman"/>
        </w:rPr>
      </w:pPr>
      <w:ins w:id="19691" w:author="Rev 6 Allen Wirfs-Brock" w:date="2012-02-26T10:18:00Z">
        <w:r>
          <w:rPr>
            <w:rFonts w:ascii="Times New Roman" w:hAnsi="Times New Roman"/>
          </w:rPr>
          <w:t>ReturnIfAbrupt(</w:t>
        </w:r>
        <w:r w:rsidRPr="00E77497">
          <w:rPr>
            <w:rFonts w:ascii="Times New Roman" w:hAnsi="Times New Roman"/>
            <w:i/>
          </w:rPr>
          <w:t>proto</w:t>
        </w:r>
        <w:r>
          <w:rPr>
            <w:rFonts w:ascii="Times New Roman" w:hAnsi="Times New Roman"/>
          </w:rPr>
          <w:t>).</w:t>
        </w:r>
      </w:ins>
    </w:p>
    <w:p w14:paraId="0B023566"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Object, </w:t>
      </w:r>
      <w:del w:id="19692" w:author="Rev 7 Allen Wirfs-Brock" w:date="2012-04-11T17:49:00Z">
        <w:r w:rsidRPr="00E77497" w:rsidDel="005F7AD6">
          <w:rPr>
            <w:rFonts w:ascii="Times New Roman" w:hAnsi="Times New Roman"/>
          </w:rPr>
          <w:delText xml:space="preserve">set </w:delText>
        </w:r>
      </w:del>
      <w:ins w:id="19693" w:author="Rev 7 Allen Wirfs-Brock" w:date="2012-04-11T17:49:00Z">
        <w:r w:rsidR="005F7AD6">
          <w:rPr>
            <w:rFonts w:ascii="Times New Roman" w:hAnsi="Times New Roman"/>
          </w:rPr>
          <w:t>let</w:t>
        </w:r>
        <w:r w:rsidR="005F7AD6" w:rsidRPr="00E77497">
          <w:rPr>
            <w:rFonts w:ascii="Times New Roman" w:hAnsi="Times New Roman"/>
          </w:rPr>
          <w:t xml:space="preserve"> </w:t>
        </w:r>
      </w:ins>
      <w:del w:id="19694" w:author="Rev 7 Allen Wirfs-Brock" w:date="2012-04-11T17:49: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19695" w:author="Rev 7 Allen Wirfs-Brock" w:date="2012-04-11T17:50:00Z">
        <w:r w:rsidR="005F7AD6" w:rsidRPr="005F7AD6">
          <w:rPr>
            <w:rFonts w:ascii="Times New Roman" w:hAnsi="Times New Roman"/>
          </w:rPr>
          <w:t>be</w:t>
        </w:r>
        <w:r w:rsidR="005F7AD6">
          <w:rPr>
            <w:rFonts w:ascii="Times New Roman" w:hAnsi="Times New Roman"/>
            <w:i/>
          </w:rPr>
          <w:t xml:space="preserve"> </w:t>
        </w:r>
        <w:r w:rsidR="005F7AD6" w:rsidRPr="005F7AD6">
          <w:rPr>
            <w:rFonts w:ascii="Times New Roman" w:hAnsi="Times New Roman"/>
          </w:rPr>
          <w:t xml:space="preserve">the result of the abstraction operation ObjectCreate with argument </w:t>
        </w:r>
        <w:r w:rsidR="005F7AD6">
          <w:rPr>
            <w:rFonts w:ascii="Times New Roman" w:hAnsi="Times New Roman"/>
            <w:i/>
          </w:rPr>
          <w:t>proto</w:t>
        </w:r>
      </w:ins>
      <w:del w:id="19696" w:author="Rev 7 Allen Wirfs-Brock" w:date="2012-04-11T17:50:00Z">
        <w:r w:rsidRPr="00E77497" w:rsidDel="005F7AD6">
          <w:rPr>
            <w:rFonts w:ascii="Times New Roman" w:hAnsi="Times New Roman"/>
          </w:rPr>
          <w:delText xml:space="preserve">to </w:delText>
        </w:r>
        <w:r w:rsidRPr="00E77497" w:rsidDel="005F7AD6">
          <w:rPr>
            <w:rFonts w:ascii="Times New Roman" w:hAnsi="Times New Roman"/>
            <w:i/>
          </w:rPr>
          <w:delText>proto</w:delText>
        </w:r>
      </w:del>
      <w:r w:rsidRPr="00E77497">
        <w:rPr>
          <w:rFonts w:ascii="Times New Roman" w:hAnsi="Times New Roman"/>
        </w:rPr>
        <w:t>.</w:t>
      </w:r>
    </w:p>
    <w:p w14:paraId="6EC74C70"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not Object, </w:t>
      </w:r>
      <w:del w:id="19697" w:author="Rev 7 Allen Wirfs-Brock" w:date="2012-04-11T17:48:00Z">
        <w:r w:rsidRPr="00E77497" w:rsidDel="005F7AD6">
          <w:rPr>
            <w:rFonts w:ascii="Times New Roman" w:hAnsi="Times New Roman"/>
          </w:rPr>
          <w:delText xml:space="preserve">set </w:delText>
        </w:r>
      </w:del>
      <w:ins w:id="19698" w:author="Rev 7 Allen Wirfs-Brock" w:date="2012-04-11T17:48:00Z">
        <w:r w:rsidR="005F7AD6">
          <w:rPr>
            <w:rFonts w:ascii="Times New Roman" w:hAnsi="Times New Roman"/>
          </w:rPr>
          <w:t>l</w:t>
        </w:r>
        <w:r w:rsidR="005F7AD6" w:rsidRPr="00E77497">
          <w:rPr>
            <w:rFonts w:ascii="Times New Roman" w:hAnsi="Times New Roman"/>
          </w:rPr>
          <w:t xml:space="preserve">et </w:t>
        </w:r>
      </w:ins>
      <w:del w:id="19699" w:author="Rev 7 Allen Wirfs-Brock" w:date="2012-04-11T17:48: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19700" w:author="Rev 7 Allen Wirfs-Brock" w:date="2012-04-11T17:49:00Z">
        <w:r w:rsidR="005F7AD6" w:rsidRPr="005F7AD6">
          <w:rPr>
            <w:rFonts w:ascii="Times New Roman" w:hAnsi="Times New Roman"/>
          </w:rPr>
          <w:t>be</w:t>
        </w:r>
        <w:r w:rsidR="005F7AD6">
          <w:rPr>
            <w:rFonts w:ascii="Times New Roman" w:hAnsi="Times New Roman"/>
            <w:i/>
          </w:rPr>
          <w:t xml:space="preserve"> </w:t>
        </w:r>
      </w:ins>
      <w:ins w:id="19701" w:author="Rev 7 Allen Wirfs-Brock" w:date="2012-04-11T17:48:00Z">
        <w:r w:rsidR="005F7AD6" w:rsidRPr="005F7AD6">
          <w:rPr>
            <w:rFonts w:ascii="Times New Roman" w:hAnsi="Times New Roman"/>
          </w:rPr>
          <w:t>the result of the abstraction operation ObjectCreate</w:t>
        </w:r>
      </w:ins>
      <w:del w:id="19702" w:author="Rev 7 Allen Wirfs-Brock" w:date="2012-04-11T17:48:00Z">
        <w:r w:rsidRPr="00E77497" w:rsidDel="005F7AD6">
          <w:rPr>
            <w:rFonts w:ascii="Times New Roman" w:hAnsi="Times New Roman"/>
          </w:rPr>
          <w:delText>to the standard built-in Object prototype object as described in 15.2.4</w:delText>
        </w:r>
      </w:del>
      <w:r w:rsidRPr="00E77497">
        <w:rPr>
          <w:rFonts w:ascii="Times New Roman" w:hAnsi="Times New Roman"/>
        </w:rPr>
        <w:t>.</w:t>
      </w:r>
    </w:p>
    <w:p w14:paraId="6ECC6257"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property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as the </w:t>
      </w:r>
      <w:r w:rsidRPr="00E77497">
        <w:rPr>
          <w:rFonts w:ascii="Times New Roman" w:hAnsi="Times New Roman"/>
          <w:b/>
        </w:rPr>
        <w:t>this</w:t>
      </w:r>
      <w:r w:rsidRPr="00E77497">
        <w:rPr>
          <w:rFonts w:ascii="Times New Roman" w:hAnsi="Times New Roman"/>
        </w:rPr>
        <w:t xml:space="preserve"> value and providing the argument list passed into [[Construct]] as </w:t>
      </w:r>
      <w:r w:rsidRPr="00E77497">
        <w:rPr>
          <w:rFonts w:ascii="Times New Roman" w:hAnsi="Times New Roman"/>
          <w:i/>
        </w:rPr>
        <w:t>args</w:t>
      </w:r>
      <w:r w:rsidRPr="00E77497">
        <w:rPr>
          <w:rFonts w:ascii="Times New Roman" w:hAnsi="Times New Roman"/>
        </w:rPr>
        <w:t>.</w:t>
      </w:r>
    </w:p>
    <w:p w14:paraId="31E594F9" w14:textId="77777777" w:rsidR="00776314" w:rsidRDefault="00776314" w:rsidP="00776314">
      <w:pPr>
        <w:numPr>
          <w:ilvl w:val="0"/>
          <w:numId w:val="148"/>
        </w:numPr>
        <w:contextualSpacing/>
        <w:rPr>
          <w:ins w:id="19703" w:author="Rev 6 Allen Wirfs-Brock" w:date="2012-02-26T10:19:00Z"/>
          <w:rFonts w:ascii="Times New Roman" w:hAnsi="Times New Roman"/>
        </w:rPr>
      </w:pPr>
      <w:ins w:id="19704" w:author="Rev 6 Allen Wirfs-Brock" w:date="2012-02-26T10:19:00Z">
        <w:r>
          <w:rPr>
            <w:rFonts w:ascii="Times New Roman" w:hAnsi="Times New Roman"/>
          </w:rPr>
          <w:t>ReturnIfAbrupt(</w:t>
        </w:r>
        <w:del w:id="19705" w:author="Rev 7 Allen Wirfs-Brock" w:date="2012-04-09T16:32:00Z">
          <w:r w:rsidRPr="00E77497" w:rsidDel="008F79D4">
            <w:rPr>
              <w:rFonts w:ascii="Times New Roman" w:hAnsi="Times New Roman"/>
              <w:i/>
            </w:rPr>
            <w:delText>proto</w:delText>
          </w:r>
        </w:del>
      </w:ins>
      <w:ins w:id="19706" w:author="Rev 7 Allen Wirfs-Brock" w:date="2012-04-09T16:32:00Z">
        <w:r w:rsidR="008F79D4">
          <w:rPr>
            <w:rFonts w:ascii="Times New Roman" w:hAnsi="Times New Roman"/>
            <w:i/>
          </w:rPr>
          <w:t>result</w:t>
        </w:r>
      </w:ins>
      <w:ins w:id="19707" w:author="Rev 6 Allen Wirfs-Brock" w:date="2012-02-26T10:19:00Z">
        <w:r>
          <w:rPr>
            <w:rFonts w:ascii="Times New Roman" w:hAnsi="Times New Roman"/>
          </w:rPr>
          <w:t>).</w:t>
        </w:r>
      </w:ins>
    </w:p>
    <w:p w14:paraId="4F90E78D"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ins w:id="19708" w:author="Rev 6 Allen Wirfs-Brock" w:date="2012-02-26T10:20:00Z">
        <w:del w:id="19709" w:author="Rev 7 Allen Wirfs-Brock" w:date="2012-04-09T16:32:00Z">
          <w:r w:rsidR="00776314" w:rsidDel="008F79D4">
            <w:rPr>
              <w:rFonts w:ascii="Times New Roman" w:hAnsi="Times New Roman"/>
            </w:rPr>
            <w:delText>.[[value]]</w:delText>
          </w:r>
        </w:del>
      </w:ins>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050FF6ED"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Return </w:t>
      </w:r>
      <w:ins w:id="19710" w:author="Rev 6 Allen Wirfs-Brock" w:date="2012-02-26T10:21:00Z">
        <w:r w:rsidR="00776314">
          <w:rPr>
            <w:rFonts w:ascii="Times New Roman" w:hAnsi="Times New Roman"/>
          </w:rPr>
          <w:t>NormalCompletion(</w:t>
        </w:r>
      </w:ins>
      <w:r w:rsidRPr="00E77497">
        <w:rPr>
          <w:rFonts w:ascii="Times New Roman" w:hAnsi="Times New Roman"/>
          <w:i/>
        </w:rPr>
        <w:t>obj</w:t>
      </w:r>
      <w:ins w:id="19711" w:author="Rev 6 Allen Wirfs-Brock" w:date="2012-02-26T10:21:00Z">
        <w:r w:rsidR="00776314">
          <w:rPr>
            <w:rFonts w:ascii="Times New Roman" w:hAnsi="Times New Roman"/>
          </w:rPr>
          <w:t>)</w:t>
        </w:r>
      </w:ins>
      <w:r w:rsidRPr="00E77497">
        <w:rPr>
          <w:rFonts w:ascii="Times New Roman" w:hAnsi="Times New Roman"/>
        </w:rPr>
        <w:t>.</w:t>
      </w:r>
    </w:p>
    <w:p w14:paraId="50808863" w14:textId="77777777" w:rsidR="004C02EF" w:rsidRPr="00E77497" w:rsidRDefault="004C02EF" w:rsidP="00DA3106">
      <w:pPr>
        <w:pStyle w:val="40"/>
        <w:numPr>
          <w:ilvl w:val="0"/>
          <w:numId w:val="0"/>
        </w:numPr>
      </w:pPr>
      <w:bookmarkStart w:id="19712" w:name="_Toc235503476"/>
      <w:bookmarkStart w:id="19713" w:name="_Toc241509251"/>
      <w:bookmarkStart w:id="19714" w:name="_Toc244416738"/>
      <w:bookmarkStart w:id="19715" w:name="_Toc276631102"/>
      <w:r w:rsidRPr="00E77497">
        <w:t>13.</w:t>
      </w:r>
      <w:del w:id="19716" w:author="Rev 6 Allen Wirfs-Brock" w:date="2012-02-27T10:02:00Z">
        <w:r w:rsidRPr="00E77497" w:rsidDel="00DA3106">
          <w:delText>2</w:delText>
        </w:r>
      </w:del>
      <w:ins w:id="19717" w:author="Rev 6 Allen Wirfs-Brock" w:date="2012-02-27T10:02:00Z">
        <w:del w:id="19718" w:author="Rev 7 Allen Wirfs-Brock" w:date="2012-04-17T14:28:00Z">
          <w:r w:rsidR="00DA3106" w:rsidDel="00AA5DC6">
            <w:delText>1</w:delText>
          </w:r>
        </w:del>
      </w:ins>
      <w:ins w:id="19719" w:author="Rev 7 Allen Wirfs-Brock" w:date="2012-04-26T10:50:00Z">
        <w:r w:rsidR="00572B17">
          <w:t>5</w:t>
        </w:r>
      </w:ins>
      <w:ins w:id="19720" w:author="Rev 6 Allen Wirfs-Brock" w:date="2012-02-27T10:02:00Z">
        <w:del w:id="19721" w:author="Rev 7 Allen Wirfs-Brock" w:date="2012-04-19T15:01:00Z">
          <w:r w:rsidR="00DA3106" w:rsidDel="00912F02">
            <w:delText>.1</w:delText>
          </w:r>
        </w:del>
      </w:ins>
      <w:r w:rsidRPr="00E77497">
        <w:t>.3</w:t>
      </w:r>
      <w:r w:rsidRPr="00E77497">
        <w:tab/>
        <w:t>The [[ThrowTypeError]] Function Object</w:t>
      </w:r>
      <w:bookmarkEnd w:id="19712"/>
      <w:bookmarkEnd w:id="19713"/>
      <w:bookmarkEnd w:id="19714"/>
      <w:bookmarkEnd w:id="19715"/>
    </w:p>
    <w:p w14:paraId="6DFD10D5" w14:textId="77777777" w:rsidR="004C02EF" w:rsidRPr="00E77497" w:rsidRDefault="004C02EF" w:rsidP="004C02EF">
      <w:r w:rsidRPr="00E77497">
        <w:t>The [[ThrowTypeError]] object is a unique function object that is defined once as follows:</w:t>
      </w:r>
    </w:p>
    <w:p w14:paraId="207BB78A"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453CDBDC"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F</w:t>
      </w:r>
      <w:r w:rsidRPr="00E77497">
        <w:rPr>
          <w:rFonts w:ascii="Times New Roman" w:hAnsi="Times New Roman"/>
        </w:rPr>
        <w:t xml:space="preserve"> as described in 8.12.</w:t>
      </w:r>
    </w:p>
    <w:p w14:paraId="4ACB5FA3" w14:textId="77777777" w:rsidR="004C02EF" w:rsidRPr="00E77497" w:rsidRDefault="004C02EF" w:rsidP="00C47E72">
      <w:pPr>
        <w:numPr>
          <w:ilvl w:val="0"/>
          <w:numId w:val="149"/>
        </w:numPr>
        <w:contextualSpacing/>
        <w:rPr>
          <w:rFonts w:ascii="Times New Roman" w:hAnsi="Times New Roman"/>
        </w:rPr>
      </w:pPr>
      <w:del w:id="19722" w:author="Allen Wirfs-Brock" w:date="2011-07-02T13:20:00Z">
        <w:r w:rsidRPr="00E77497" w:rsidDel="000011A1">
          <w:rPr>
            <w:rFonts w:ascii="Times New Roman" w:hAnsi="Times New Roman"/>
          </w:rPr>
          <w:delText xml:space="preserve">Set </w:delText>
        </w:r>
      </w:del>
      <w:ins w:id="19723" w:author="Allen Wirfs-Brock" w:date="2011-07-02T13:20:00Z">
        <w:r w:rsidR="000011A1" w:rsidRPr="00E77497">
          <w:rPr>
            <w:rFonts w:ascii="Times New Roman" w:hAnsi="Times New Roman"/>
          </w:rPr>
          <w:t xml:space="preserve">Add </w:t>
        </w:r>
      </w:ins>
      <w:r w:rsidRPr="00E77497">
        <w:rPr>
          <w:rFonts w:ascii="Times New Roman" w:hAnsi="Times New Roman"/>
        </w:rPr>
        <w:t>the [[</w:t>
      </w:r>
      <w:del w:id="19724" w:author="Allen Wirfs-Brock" w:date="2011-07-02T13:20:00Z">
        <w:r w:rsidRPr="00E77497" w:rsidDel="000011A1">
          <w:rPr>
            <w:rFonts w:ascii="Times New Roman" w:hAnsi="Times New Roman"/>
          </w:rPr>
          <w:delText>Class</w:delText>
        </w:r>
      </w:del>
      <w:ins w:id="19725" w:author="Allen Wirfs-Brock" w:date="2011-07-02T13:20:00Z">
        <w:del w:id="19726" w:author="Rev 3 Allen Wirfs-Brock" w:date="2011-09-07T15:23:00Z">
          <w:r w:rsidR="000011A1" w:rsidRPr="00E77497" w:rsidDel="00FE434F">
            <w:rPr>
              <w:rFonts w:ascii="Times New Roman" w:hAnsi="Times New Roman"/>
            </w:rPr>
            <w:delText>IsFunction</w:delText>
          </w:r>
        </w:del>
      </w:ins>
      <w:ins w:id="19727" w:author="Rev 3 Allen Wirfs-Brock" w:date="2011-09-07T15:23:00Z">
        <w:r w:rsidR="00FE434F" w:rsidRPr="00E77497">
          <w:rPr>
            <w:rFonts w:ascii="Times New Roman" w:hAnsi="Times New Roman"/>
          </w:rPr>
          <w:t>NativeBrand</w:t>
        </w:r>
      </w:ins>
      <w:r w:rsidRPr="00E77497">
        <w:rPr>
          <w:rFonts w:ascii="Times New Roman" w:hAnsi="Times New Roman"/>
        </w:rPr>
        <w:t>]] internal property</w:t>
      </w:r>
      <w:ins w:id="19728" w:author="Rev 3 Allen Wirfs-Brock" w:date="2011-09-07T15:23:00Z">
        <w:r w:rsidR="00FE434F" w:rsidRPr="00E77497">
          <w:rPr>
            <w:rFonts w:ascii="Times New Roman" w:hAnsi="Times New Roman"/>
          </w:rPr>
          <w:t xml:space="preserve"> with value NativeFunction</w:t>
        </w:r>
      </w:ins>
      <w:r w:rsidRPr="00E77497">
        <w:rPr>
          <w:rFonts w:ascii="Times New Roman" w:hAnsi="Times New Roman"/>
        </w:rPr>
        <w:t xml:space="preserve"> </w:t>
      </w:r>
      <w:del w:id="19729" w:author="Allen Wirfs-Brock" w:date="2011-07-02T13:20:00Z">
        <w:r w:rsidRPr="00E77497" w:rsidDel="000011A1">
          <w:rPr>
            <w:rFonts w:ascii="Times New Roman" w:hAnsi="Times New Roman"/>
          </w:rPr>
          <w:delText xml:space="preserve">of </w:delText>
        </w:r>
      </w:del>
      <w:ins w:id="19730" w:author="Allen Wirfs-Brock" w:date="2011-07-02T13:20:00Z">
        <w:r w:rsidR="000011A1" w:rsidRPr="00E77497">
          <w:rPr>
            <w:rFonts w:ascii="Times New Roman" w:hAnsi="Times New Roman"/>
          </w:rPr>
          <w:t xml:space="preserve">to </w:t>
        </w:r>
      </w:ins>
      <w:r w:rsidRPr="00E77497">
        <w:rPr>
          <w:rFonts w:ascii="Times New Roman" w:hAnsi="Times New Roman"/>
          <w:i/>
        </w:rPr>
        <w:t>F</w:t>
      </w:r>
      <w:del w:id="19731" w:author="Allen Wirfs-Brock" w:date="2011-07-02T13:21: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7720CC73"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4050489F"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13.2.1.</w:t>
      </w:r>
    </w:p>
    <w:p w14:paraId="62FEC484"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Global Environment.</w:t>
      </w:r>
    </w:p>
    <w:p w14:paraId="62C5E41A"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19732" w:author="Rev 4 Allen Wirfs-Brock" w:date="2011-10-04T16:29:00Z">
        <w:r w:rsidR="00485B27" w:rsidRPr="00E77497">
          <w:rPr>
            <w:rFonts w:ascii="Times New Roman" w:hAnsi="Times New Roman"/>
          </w:rPr>
          <w:t>the</w:t>
        </w:r>
      </w:ins>
      <w:ins w:id="19733" w:author="Rev 4 Allen Wirfs-Brock" w:date="2011-10-18T11:52:00Z">
        <w:r w:rsidR="009363A8" w:rsidRPr="00E77497">
          <w:t xml:space="preserve"> </w:t>
        </w:r>
        <w:r w:rsidR="009363A8" w:rsidRPr="00E77497">
          <w:rPr>
            <w:rStyle w:val="bnf"/>
          </w:rPr>
          <w:t>FormalParameterList</w:t>
        </w:r>
        <w:r w:rsidR="009363A8" w:rsidRPr="00E77497">
          <w:t xml:space="preserve"> </w:t>
        </w:r>
        <w:r w:rsidR="009363A8" w:rsidRPr="00E77497">
          <w:rPr>
            <w:b/>
          </w:rPr>
          <w:t>:</w:t>
        </w:r>
        <w:r w:rsidR="009363A8" w:rsidRPr="00E77497">
          <w:rPr>
            <w:sz w:val="16"/>
          </w:rPr>
          <w:t xml:space="preserve"> </w:t>
        </w:r>
      </w:ins>
      <w:ins w:id="19734" w:author="Rev 4 Allen Wirfs-Brock" w:date="2011-10-04T16:29:00Z">
        <w:r w:rsidR="00485B27" w:rsidRPr="00E77497">
          <w:rPr>
            <w:sz w:val="16"/>
          </w:rPr>
          <w:t>[empty]</w:t>
        </w:r>
        <w:r w:rsidR="00485B27" w:rsidRPr="00E77497">
          <w:rPr>
            <w:rFonts w:ascii="Times New Roman" w:hAnsi="Times New Roman"/>
          </w:rPr>
          <w:t xml:space="preserve"> production</w:t>
        </w:r>
      </w:ins>
      <w:del w:id="19735" w:author="Rev 4 Allen Wirfs-Brock" w:date="2011-10-04T16:29:00Z">
        <w:r w:rsidRPr="00E77497" w:rsidDel="00485B27">
          <w:rPr>
            <w:rFonts w:ascii="Times New Roman" w:hAnsi="Times New Roman"/>
          </w:rPr>
          <w:delText>an empty List</w:delText>
        </w:r>
      </w:del>
      <w:r w:rsidRPr="00E77497">
        <w:rPr>
          <w:rFonts w:ascii="Times New Roman" w:hAnsi="Times New Roman"/>
        </w:rPr>
        <w:t>.</w:t>
      </w:r>
    </w:p>
    <w:p w14:paraId="5CCCA5B7"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be a </w:t>
      </w:r>
      <w:r w:rsidRPr="00E77497">
        <w:rPr>
          <w:rFonts w:ascii="Times New Roman" w:hAnsi="Times New Roman"/>
          <w:i/>
        </w:rPr>
        <w:t>FunctionBody</w:t>
      </w:r>
      <w:r w:rsidRPr="00E77497">
        <w:rPr>
          <w:rFonts w:ascii="Times New Roman" w:hAnsi="Times New Roman"/>
        </w:rPr>
        <w:t xml:space="preserve"> that unconditionally throws a </w:t>
      </w:r>
      <w:r w:rsidRPr="00E77497">
        <w:rPr>
          <w:rFonts w:ascii="Times New Roman" w:hAnsi="Times New Roman"/>
          <w:b/>
        </w:rPr>
        <w:t>TypeError</w:t>
      </w:r>
      <w:r w:rsidRPr="00E77497">
        <w:rPr>
          <w:rFonts w:ascii="Times New Roman" w:hAnsi="Times New Roman"/>
        </w:rPr>
        <w:t xml:space="preserve"> exception and performs no other action.</w:t>
      </w:r>
    </w:p>
    <w:p w14:paraId="31FE4961"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0</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0351D74C"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false</w:t>
      </w:r>
      <w:r w:rsidRPr="00E77497">
        <w:rPr>
          <w:rFonts w:ascii="Times New Roman" w:hAnsi="Times New Roman"/>
        </w:rPr>
        <w:t>.</w:t>
      </w:r>
    </w:p>
    <w:p w14:paraId="75BD35E7"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Let [[ThrowTypeError]] be </w:t>
      </w:r>
      <w:r w:rsidRPr="00E77497">
        <w:rPr>
          <w:rFonts w:ascii="Times New Roman" w:hAnsi="Times New Roman"/>
          <w:i/>
        </w:rPr>
        <w:t>F</w:t>
      </w:r>
      <w:r w:rsidRPr="00E77497">
        <w:rPr>
          <w:rFonts w:ascii="Times New Roman" w:hAnsi="Times New Roman"/>
        </w:rPr>
        <w:t>.</w:t>
      </w:r>
    </w:p>
    <w:p w14:paraId="76C9E111" w14:textId="77777777" w:rsidR="00DA3106" w:rsidRPr="00E77497" w:rsidDel="00560A4D" w:rsidRDefault="00DA3106" w:rsidP="00DA3106">
      <w:pPr>
        <w:pStyle w:val="20"/>
        <w:numPr>
          <w:ilvl w:val="0"/>
          <w:numId w:val="0"/>
        </w:numPr>
        <w:rPr>
          <w:ins w:id="19736" w:author="Rev 6 Allen Wirfs-Brock" w:date="2012-02-27T10:05:00Z"/>
          <w:del w:id="19737" w:author="Rev 7 Allen Wirfs-Brock" w:date="2012-04-16T17:19:00Z"/>
        </w:rPr>
      </w:pPr>
      <w:bookmarkStart w:id="19738" w:name="_Ref457437688"/>
      <w:bookmarkStart w:id="19739" w:name="_Toc472818900"/>
      <w:bookmarkStart w:id="19740" w:name="_Toc235503477"/>
      <w:bookmarkStart w:id="19741" w:name="_Toc241509252"/>
      <w:bookmarkStart w:id="19742" w:name="_Toc244416739"/>
      <w:bookmarkStart w:id="19743" w:name="_Toc276631103"/>
      <w:ins w:id="19744" w:author="Rev 6 Allen Wirfs-Brock" w:date="2012-02-27T10:05:00Z">
        <w:del w:id="19745" w:author="Rev 7 Allen Wirfs-Brock" w:date="2012-04-16T17:19:00Z">
          <w:r w:rsidDel="00560A4D">
            <w:delText>13.2</w:delText>
          </w:r>
          <w:r w:rsidDel="00560A4D">
            <w:tab/>
            <w:delText>Generator</w:delText>
          </w:r>
          <w:r w:rsidRPr="00E77497" w:rsidDel="00560A4D">
            <w:delText xml:space="preserve"> Definition</w:delText>
          </w:r>
          <w:r w:rsidDel="00560A4D">
            <w:delText>s</w:delText>
          </w:r>
        </w:del>
      </w:ins>
    </w:p>
    <w:p w14:paraId="39CC4D93" w14:textId="77777777" w:rsidR="00DA3106" w:rsidRPr="00E77497" w:rsidDel="00560A4D" w:rsidRDefault="00DA3106" w:rsidP="00DA3106">
      <w:pPr>
        <w:pStyle w:val="Syntax"/>
        <w:rPr>
          <w:ins w:id="19746" w:author="Rev 6 Allen Wirfs-Brock" w:date="2012-02-27T10:07:00Z"/>
          <w:del w:id="19747" w:author="Rev 7 Allen Wirfs-Brock" w:date="2012-04-16T17:19:00Z"/>
        </w:rPr>
      </w:pPr>
      <w:ins w:id="19748" w:author="Rev 6 Allen Wirfs-Brock" w:date="2012-02-27T10:07:00Z">
        <w:del w:id="19749" w:author="Rev 7 Allen Wirfs-Brock" w:date="2012-04-16T17:19:00Z">
          <w:r w:rsidRPr="00E77497" w:rsidDel="00560A4D">
            <w:delText>Syntax</w:delText>
          </w:r>
        </w:del>
      </w:ins>
    </w:p>
    <w:p w14:paraId="6DC8D8BE" w14:textId="77777777" w:rsidR="00DA3106" w:rsidRPr="00E77497" w:rsidDel="00560A4D" w:rsidRDefault="00DA3106" w:rsidP="00DA3106">
      <w:pPr>
        <w:pStyle w:val="SyntaxRule"/>
        <w:rPr>
          <w:ins w:id="19750" w:author="Rev 6 Allen Wirfs-Brock" w:date="2012-02-27T10:07:00Z"/>
          <w:del w:id="19751" w:author="Rev 7 Allen Wirfs-Brock" w:date="2012-04-16T17:19:00Z"/>
        </w:rPr>
      </w:pPr>
      <w:ins w:id="19752" w:author="Rev 6 Allen Wirfs-Brock" w:date="2012-02-27T10:07:00Z">
        <w:del w:id="19753" w:author="Rev 7 Allen Wirfs-Brock" w:date="2012-04-16T17:19:00Z">
          <w:r w:rsidDel="00560A4D">
            <w:delText>Generator</w:delText>
          </w:r>
          <w:r w:rsidRPr="00E77497" w:rsidDel="00560A4D">
            <w:delText xml:space="preserve">Declaration </w:delText>
          </w:r>
          <w:r w:rsidRPr="00E77497" w:rsidDel="00560A4D">
            <w:rPr>
              <w:rFonts w:ascii="Arial" w:hAnsi="Arial"/>
              <w:b/>
              <w:i w:val="0"/>
            </w:rPr>
            <w:delText>:</w:delText>
          </w:r>
        </w:del>
      </w:ins>
    </w:p>
    <w:p w14:paraId="4D2FD0C8" w14:textId="77777777" w:rsidR="00DA3106" w:rsidRPr="00E77497" w:rsidDel="00560A4D" w:rsidRDefault="00DA3106" w:rsidP="00DA3106">
      <w:pPr>
        <w:pStyle w:val="SyntaxDefinition"/>
        <w:rPr>
          <w:ins w:id="19754" w:author="Rev 6 Allen Wirfs-Brock" w:date="2012-02-27T10:07:00Z"/>
          <w:del w:id="19755" w:author="Rev 7 Allen Wirfs-Brock" w:date="2012-04-16T17:19:00Z"/>
        </w:rPr>
      </w:pPr>
      <w:ins w:id="19756" w:author="Rev 6 Allen Wirfs-Brock" w:date="2012-02-27T10:07:00Z">
        <w:del w:id="19757" w:author="Rev 7 Allen Wirfs-Brock" w:date="2012-04-16T17:19:00Z">
          <w:r w:rsidRPr="00E77497" w:rsidDel="00560A4D">
            <w:rPr>
              <w:rFonts w:ascii="Courier New" w:hAnsi="Courier New"/>
              <w:b/>
              <w:i w:val="0"/>
            </w:rPr>
            <w:delText>Function</w:delText>
          </w:r>
        </w:del>
      </w:ins>
      <w:ins w:id="19758" w:author="Rev 6 Allen Wirfs-Brock" w:date="2012-02-27T10:08:00Z">
        <w:del w:id="19759" w:author="Rev 7 Allen Wirfs-Brock" w:date="2012-04-16T17:19:00Z">
          <w:r w:rsidDel="00560A4D">
            <w:rPr>
              <w:rFonts w:ascii="Courier New" w:hAnsi="Courier New"/>
              <w:b/>
              <w:i w:val="0"/>
            </w:rPr>
            <w:delText xml:space="preserve"> * </w:delText>
          </w:r>
        </w:del>
      </w:ins>
      <w:ins w:id="19760" w:author="Rev 6 Allen Wirfs-Brock" w:date="2012-02-27T10:07:00Z">
        <w:del w:id="19761" w:author="Rev 7 Allen Wirfs-Brock" w:date="2012-04-16T17:19:00Z">
          <w:r w:rsidRPr="00E77497" w:rsidDel="00560A4D">
            <w:delText xml:space="preserve">BindingIdentifier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3E6967E4" w14:textId="77777777" w:rsidR="00DA3106" w:rsidRPr="00E77497" w:rsidDel="00560A4D" w:rsidRDefault="00DA3106" w:rsidP="00DA3106">
      <w:pPr>
        <w:pStyle w:val="SyntaxRule"/>
        <w:rPr>
          <w:ins w:id="19762" w:author="Rev 6 Allen Wirfs-Brock" w:date="2012-02-27T10:07:00Z"/>
          <w:del w:id="19763" w:author="Rev 7 Allen Wirfs-Brock" w:date="2012-04-16T17:19:00Z"/>
        </w:rPr>
      </w:pPr>
      <w:ins w:id="19764" w:author="Rev 6 Allen Wirfs-Brock" w:date="2012-02-27T10:09:00Z">
        <w:del w:id="19765" w:author="Rev 7 Allen Wirfs-Brock" w:date="2012-04-16T17:19:00Z">
          <w:r w:rsidDel="00560A4D">
            <w:delText>Generator</w:delText>
          </w:r>
        </w:del>
      </w:ins>
      <w:ins w:id="19766" w:author="Rev 6 Allen Wirfs-Brock" w:date="2012-02-27T10:07:00Z">
        <w:del w:id="19767" w:author="Rev 7 Allen Wirfs-Brock" w:date="2012-04-16T17:19:00Z">
          <w:r w:rsidRPr="00E77497" w:rsidDel="00560A4D">
            <w:delText xml:space="preserve">Expression </w:delText>
          </w:r>
          <w:r w:rsidRPr="00E77497" w:rsidDel="00560A4D">
            <w:rPr>
              <w:rFonts w:ascii="Arial" w:hAnsi="Arial"/>
              <w:b/>
              <w:i w:val="0"/>
            </w:rPr>
            <w:delText>:</w:delText>
          </w:r>
        </w:del>
      </w:ins>
    </w:p>
    <w:p w14:paraId="6CC36A7F" w14:textId="77777777" w:rsidR="00DA3106" w:rsidRPr="00E77497" w:rsidDel="00560A4D" w:rsidRDefault="00DA3106" w:rsidP="00DA3106">
      <w:pPr>
        <w:pStyle w:val="SyntaxDefinition"/>
        <w:rPr>
          <w:ins w:id="19768" w:author="Rev 6 Allen Wirfs-Brock" w:date="2012-02-27T10:07:00Z"/>
          <w:del w:id="19769" w:author="Rev 7 Allen Wirfs-Brock" w:date="2012-04-16T17:19:00Z"/>
        </w:rPr>
      </w:pPr>
      <w:ins w:id="19770" w:author="Rev 6 Allen Wirfs-Brock" w:date="2012-02-27T10:07:00Z">
        <w:del w:id="19771" w:author="Rev 7 Allen Wirfs-Brock" w:date="2012-04-16T17:19:00Z">
          <w:r w:rsidRPr="00E77497" w:rsidDel="00560A4D">
            <w:rPr>
              <w:rFonts w:ascii="Courier New" w:hAnsi="Courier New"/>
              <w:b/>
              <w:i w:val="0"/>
            </w:rPr>
            <w:delText>Function</w:delText>
          </w:r>
        </w:del>
      </w:ins>
      <w:ins w:id="19772" w:author="Rev 6 Allen Wirfs-Brock" w:date="2012-02-27T10:08:00Z">
        <w:del w:id="19773" w:author="Rev 7 Allen Wirfs-Brock" w:date="2012-04-16T17:19:00Z">
          <w:r w:rsidDel="00560A4D">
            <w:rPr>
              <w:rFonts w:ascii="Courier New" w:hAnsi="Courier New"/>
              <w:b/>
              <w:i w:val="0"/>
            </w:rPr>
            <w:delText xml:space="preserve"> * </w:delText>
          </w:r>
        </w:del>
      </w:ins>
      <w:ins w:id="19774" w:author="Rev 6 Allen Wirfs-Brock" w:date="2012-02-27T10:07:00Z">
        <w:del w:id="19775" w:author="Rev 7 Allen Wirfs-Brock" w:date="2012-04-16T17:19:00Z">
          <w:r w:rsidRPr="00E77497" w:rsidDel="00560A4D">
            <w:delText>BindingIdentifier</w:delText>
          </w:r>
          <w:r w:rsidRPr="00E77497" w:rsidDel="00560A4D">
            <w:rPr>
              <w:rFonts w:ascii="Arial" w:hAnsi="Arial" w:cs="Arial"/>
              <w:i w:val="0"/>
              <w:vertAlign w:val="subscript"/>
            </w:rPr>
            <w:delText>opt</w:delText>
          </w:r>
          <w:r w:rsidRPr="00E77497" w:rsidDel="00560A4D">
            <w:delText xml:space="preserve">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1FD96DB8" w14:textId="77777777" w:rsidR="004C02EF" w:rsidRPr="00E77497" w:rsidRDefault="004C02EF" w:rsidP="004C02EF">
      <w:pPr>
        <w:pStyle w:val="1"/>
        <w:numPr>
          <w:ilvl w:val="0"/>
          <w:numId w:val="0"/>
        </w:numPr>
      </w:pPr>
      <w:bookmarkStart w:id="19776" w:name="_Toc323907734"/>
      <w:r w:rsidRPr="00E77497">
        <w:t>14</w:t>
      </w:r>
      <w:r w:rsidRPr="00E77497">
        <w:tab/>
        <w:t>Progra</w:t>
      </w:r>
      <w:bookmarkEnd w:id="17813"/>
      <w:bookmarkEnd w:id="17814"/>
      <w:bookmarkEnd w:id="17815"/>
      <w:bookmarkEnd w:id="17816"/>
      <w:bookmarkEnd w:id="17817"/>
      <w:bookmarkEnd w:id="17818"/>
      <w:bookmarkEnd w:id="17819"/>
      <w:bookmarkEnd w:id="17820"/>
      <w:r w:rsidRPr="00E77497">
        <w:t>m</w:t>
      </w:r>
      <w:bookmarkEnd w:id="19670"/>
      <w:bookmarkEnd w:id="19738"/>
      <w:bookmarkEnd w:id="19739"/>
      <w:bookmarkEnd w:id="19740"/>
      <w:bookmarkEnd w:id="19741"/>
      <w:bookmarkEnd w:id="19742"/>
      <w:bookmarkEnd w:id="19743"/>
      <w:bookmarkEnd w:id="19776"/>
    </w:p>
    <w:p w14:paraId="7352EEC0" w14:textId="77777777" w:rsidR="004C02EF" w:rsidRPr="00E77497" w:rsidRDefault="004C02EF" w:rsidP="004C02EF">
      <w:pPr>
        <w:pStyle w:val="Syntax"/>
      </w:pPr>
      <w:r w:rsidRPr="00E77497">
        <w:t>Syntax</w:t>
      </w:r>
    </w:p>
    <w:p w14:paraId="4F9E43D2" w14:textId="77777777" w:rsidR="004C02EF" w:rsidRPr="00E77497" w:rsidRDefault="004C02EF" w:rsidP="004C02EF">
      <w:pPr>
        <w:pStyle w:val="SyntaxRule"/>
      </w:pPr>
      <w:r w:rsidRPr="00E77497">
        <w:t xml:space="preserve">Program </w:t>
      </w:r>
      <w:r w:rsidRPr="00E77497">
        <w:rPr>
          <w:rFonts w:ascii="Arial" w:hAnsi="Arial"/>
          <w:b/>
          <w:i w:val="0"/>
        </w:rPr>
        <w:t>:</w:t>
      </w:r>
    </w:p>
    <w:p w14:paraId="059CA3BD" w14:textId="77777777" w:rsidR="004C02EF" w:rsidRPr="00E77497" w:rsidRDefault="004C02EF" w:rsidP="004C02EF">
      <w:pPr>
        <w:pStyle w:val="SyntaxDefinition"/>
      </w:pPr>
      <w:del w:id="19777" w:author="Rev 6 Allen Wirfs-Brock" w:date="2012-02-26T09:38:00Z">
        <w:r w:rsidRPr="00E77497" w:rsidDel="006F6653">
          <w:delText>SourceElements</w:delText>
        </w:r>
        <w:r w:rsidRPr="00E77497" w:rsidDel="006F6653">
          <w:rPr>
            <w:rFonts w:ascii="Arial" w:hAnsi="Arial" w:cs="Arial"/>
            <w:i w:val="0"/>
            <w:vertAlign w:val="subscript"/>
          </w:rPr>
          <w:delText>opt</w:delText>
        </w:r>
      </w:del>
      <w:ins w:id="19778" w:author="Rev 6 Allen Wirfs-Brock" w:date="2012-02-26T09:38:00Z">
        <w:r w:rsidR="006F6653">
          <w:t>ProgramBody</w:t>
        </w:r>
        <w:r w:rsidR="006F6653" w:rsidRPr="00E77497">
          <w:rPr>
            <w:rFonts w:ascii="Arial" w:hAnsi="Arial" w:cs="Arial"/>
            <w:i w:val="0"/>
            <w:vertAlign w:val="subscript"/>
          </w:rPr>
          <w:t>opt</w:t>
        </w:r>
      </w:ins>
    </w:p>
    <w:p w14:paraId="654231F8" w14:textId="77777777" w:rsidR="004C02EF" w:rsidRPr="00E77497" w:rsidRDefault="004C02EF" w:rsidP="004C02EF">
      <w:pPr>
        <w:pStyle w:val="SyntaxRule"/>
      </w:pPr>
      <w:del w:id="19779" w:author="Rev 6 Allen Wirfs-Brock" w:date="2012-02-26T09:38:00Z">
        <w:r w:rsidRPr="00E77497" w:rsidDel="006F6653">
          <w:delText xml:space="preserve">SourceElements </w:delText>
        </w:r>
      </w:del>
      <w:ins w:id="19780" w:author="Rev 6 Allen Wirfs-Brock" w:date="2012-02-26T09:38:00Z">
        <w:r w:rsidR="006F6653">
          <w:t>ProgramBody</w:t>
        </w:r>
        <w:r w:rsidR="006F6653" w:rsidRPr="00E77497">
          <w:t xml:space="preserve"> </w:t>
        </w:r>
      </w:ins>
      <w:r w:rsidRPr="00E77497">
        <w:rPr>
          <w:rFonts w:ascii="Arial" w:hAnsi="Arial"/>
          <w:b/>
          <w:i w:val="0"/>
        </w:rPr>
        <w:t>:</w:t>
      </w:r>
    </w:p>
    <w:p w14:paraId="3783ECA8" w14:textId="77777777" w:rsidR="004C02EF" w:rsidRPr="00E77497" w:rsidRDefault="004C02EF" w:rsidP="004C02EF">
      <w:pPr>
        <w:pStyle w:val="SyntaxDefinition"/>
      </w:pPr>
      <w:del w:id="19781" w:author="Rev 6 Allen Wirfs-Brock" w:date="2012-02-26T09:32:00Z">
        <w:r w:rsidRPr="00E77497" w:rsidDel="005E35C8">
          <w:delText>SourceElement</w:delText>
        </w:r>
        <w:r w:rsidRPr="00E77497" w:rsidDel="005E35C8">
          <w:br/>
          <w:delText>SourceElements SourceElement</w:delText>
        </w:r>
      </w:del>
      <w:ins w:id="19782" w:author="Rev 6 Allen Wirfs-Brock" w:date="2012-02-26T09:32:00Z">
        <w:r w:rsidR="005E35C8">
          <w:t>StatementList</w:t>
        </w:r>
      </w:ins>
    </w:p>
    <w:p w14:paraId="5B1AC2A5" w14:textId="77777777" w:rsidR="004C02EF" w:rsidRPr="00E77497" w:rsidDel="005E35C8" w:rsidRDefault="004C02EF" w:rsidP="004C02EF">
      <w:pPr>
        <w:pStyle w:val="SyntaxRule"/>
        <w:rPr>
          <w:del w:id="19783" w:author="Rev 6 Allen Wirfs-Brock" w:date="2012-02-26T09:32:00Z"/>
        </w:rPr>
      </w:pPr>
      <w:del w:id="19784" w:author="Rev 6 Allen Wirfs-Brock" w:date="2012-02-26T09:32:00Z">
        <w:r w:rsidRPr="00E77497" w:rsidDel="005E35C8">
          <w:delText xml:space="preserve">SourceElement </w:delText>
        </w:r>
        <w:r w:rsidRPr="00E77497" w:rsidDel="005E35C8">
          <w:rPr>
            <w:rFonts w:ascii="Arial" w:hAnsi="Arial"/>
            <w:b/>
            <w:i w:val="0"/>
          </w:rPr>
          <w:delText>:</w:delText>
        </w:r>
      </w:del>
    </w:p>
    <w:p w14:paraId="2CAA1713" w14:textId="77777777" w:rsidR="004C02EF" w:rsidRPr="00E77497" w:rsidDel="005E35C8" w:rsidRDefault="004C02EF" w:rsidP="004C02EF">
      <w:pPr>
        <w:pStyle w:val="SyntaxDefinition"/>
        <w:rPr>
          <w:del w:id="19785" w:author="Rev 6 Allen Wirfs-Brock" w:date="2012-02-26T09:32:00Z"/>
        </w:rPr>
      </w:pPr>
      <w:bookmarkStart w:id="19786" w:name="_Toc375031213"/>
      <w:bookmarkStart w:id="19787" w:name="_Ref379914053"/>
      <w:bookmarkStart w:id="19788" w:name="_Toc381513725"/>
      <w:bookmarkStart w:id="19789" w:name="_Toc382212247"/>
      <w:bookmarkStart w:id="19790" w:name="_Toc382212810"/>
      <w:bookmarkStart w:id="19791" w:name="_Toc382291592"/>
      <w:bookmarkStart w:id="19792" w:name="_Toc385672241"/>
      <w:del w:id="19793" w:author="Rev 6 Allen Wirfs-Brock" w:date="2012-02-26T09:32:00Z">
        <w:r w:rsidRPr="00E77497" w:rsidDel="005E35C8">
          <w:delText>Statement</w:delText>
        </w:r>
        <w:r w:rsidRPr="00E77497" w:rsidDel="005E35C8">
          <w:br/>
          <w:delText>FunctionDeclaration</w:delText>
        </w:r>
      </w:del>
    </w:p>
    <w:p w14:paraId="1443F34B" w14:textId="77777777" w:rsidR="00852E6B" w:rsidRPr="00E77497" w:rsidRDefault="00852E6B" w:rsidP="00852E6B">
      <w:pPr>
        <w:pStyle w:val="40"/>
        <w:numPr>
          <w:ilvl w:val="0"/>
          <w:numId w:val="0"/>
        </w:numPr>
        <w:rPr>
          <w:ins w:id="19794" w:author="Rev 7 Allen Wirfs-Brock" w:date="2012-05-02T11:23:00Z"/>
        </w:rPr>
      </w:pPr>
      <w:ins w:id="19795" w:author="Rev 7 Allen Wirfs-Brock" w:date="2012-05-02T11:23:00Z">
        <w:r w:rsidRPr="00E77497">
          <w:t>Runtime Semantics</w:t>
        </w:r>
      </w:ins>
    </w:p>
    <w:p w14:paraId="0DD9515A" w14:textId="77777777" w:rsidR="00852E6B" w:rsidRDefault="00852E6B" w:rsidP="00852E6B">
      <w:pPr>
        <w:keepNext/>
        <w:rPr>
          <w:ins w:id="19796" w:author="Rev 7 Allen Wirfs-Brock" w:date="2012-05-02T11:23:00Z"/>
          <w:rFonts w:ascii="Helvetica" w:hAnsi="Helvetica"/>
          <w:b/>
          <w:spacing w:val="6"/>
        </w:rPr>
      </w:pPr>
      <w:ins w:id="19797" w:author="Rev 7 Allen Wirfs-Brock" w:date="2012-05-02T11:23:00Z">
        <w:r w:rsidRPr="007E56F2">
          <w:rPr>
            <w:rFonts w:ascii="Helvetica" w:hAnsi="Helvetica"/>
            <w:b/>
          </w:rPr>
          <w:t xml:space="preserve">Runtime Semantics: </w:t>
        </w:r>
        <w:r w:rsidRPr="007E56F2">
          <w:rPr>
            <w:rFonts w:ascii="Helvetica" w:hAnsi="Helvetica"/>
            <w:b/>
            <w:spacing w:val="6"/>
          </w:rPr>
          <w:t>Program  Evaluation</w:t>
        </w:r>
      </w:ins>
    </w:p>
    <w:p w14:paraId="651299A6" w14:textId="77777777" w:rsidR="00852E6B" w:rsidRPr="00FA3203" w:rsidRDefault="00852E6B" w:rsidP="00852E6B">
      <w:pPr>
        <w:ind w:left="360"/>
        <w:rPr>
          <w:ins w:id="19798" w:author="Rev 7 Allen Wirfs-Brock" w:date="2012-05-02T11:23:00Z"/>
        </w:rPr>
      </w:pPr>
      <w:ins w:id="19799" w:author="Rev 7 Allen Wirfs-Brock" w:date="2012-05-02T11:23:00Z">
        <w:r>
          <w:t>W</w:t>
        </w:r>
        <w:r w:rsidRPr="004418C4">
          <w:t xml:space="preserve">ith argument </w:t>
        </w:r>
        <w:r>
          <w:rPr>
            <w:rFonts w:ascii="Times New Roman" w:hAnsi="Times New Roman"/>
            <w:i/>
          </w:rPr>
          <w:t>realm</w:t>
        </w:r>
        <w:r>
          <w:t>.</w:t>
        </w:r>
      </w:ins>
    </w:p>
    <w:p w14:paraId="159D58BD" w14:textId="77777777" w:rsidR="004C02EF" w:rsidRPr="00E77497" w:rsidDel="00852E6B" w:rsidRDefault="004C02EF" w:rsidP="004C02EF">
      <w:pPr>
        <w:pStyle w:val="Syntax"/>
        <w:rPr>
          <w:del w:id="19800" w:author="Rev 7 Allen Wirfs-Brock" w:date="2012-05-02T11:23:00Z"/>
        </w:rPr>
      </w:pPr>
      <w:del w:id="19801" w:author="Rev 7 Allen Wirfs-Brock" w:date="2012-05-02T11:23:00Z">
        <w:r w:rsidRPr="00E77497" w:rsidDel="00852E6B">
          <w:delText>Semantics</w:delText>
        </w:r>
      </w:del>
    </w:p>
    <w:p w14:paraId="5061FF8F" w14:textId="77777777" w:rsidR="004C02EF" w:rsidRPr="00E77497" w:rsidRDefault="004C02EF" w:rsidP="004C02EF">
      <w:del w:id="19802" w:author="Rev 7 Allen Wirfs-Brock" w:date="2012-05-02T11:23:00Z">
        <w:r w:rsidRPr="00E77497" w:rsidDel="00852E6B">
          <w:delText xml:space="preserve">The production </w:delText>
        </w:r>
      </w:del>
      <w:r w:rsidRPr="00E77497">
        <w:rPr>
          <w:rFonts w:ascii="Times New Roman" w:hAnsi="Times New Roman"/>
          <w:i/>
        </w:rPr>
        <w:t xml:space="preserve">Program </w:t>
      </w:r>
      <w:r w:rsidRPr="00E77497">
        <w:rPr>
          <w:b/>
        </w:rPr>
        <w:t>:</w:t>
      </w:r>
      <w:r w:rsidRPr="00E77497">
        <w:rPr>
          <w:rFonts w:ascii="Times New Roman" w:hAnsi="Times New Roman"/>
          <w:i/>
        </w:rPr>
        <w:t xml:space="preserve"> </w:t>
      </w:r>
      <w:del w:id="19803" w:author="Rev 6 Allen Wirfs-Brock" w:date="2012-02-26T09:38:00Z">
        <w:r w:rsidRPr="00E77497" w:rsidDel="006F6653">
          <w:rPr>
            <w:rFonts w:ascii="Times New Roman" w:hAnsi="Times New Roman"/>
            <w:i/>
          </w:rPr>
          <w:delText>SourceElements</w:delText>
        </w:r>
        <w:r w:rsidRPr="00E77497" w:rsidDel="006F6653">
          <w:rPr>
            <w:vertAlign w:val="subscript"/>
          </w:rPr>
          <w:delText>opt</w:delText>
        </w:r>
        <w:r w:rsidRPr="00E77497" w:rsidDel="006F6653">
          <w:rPr>
            <w:rFonts w:ascii="Courier New" w:hAnsi="Courier New"/>
          </w:rPr>
          <w:delText xml:space="preserve"> </w:delText>
        </w:r>
      </w:del>
      <w:ins w:id="19804" w:author="Rev 6 Allen Wirfs-Brock" w:date="2012-02-26T09:38:00Z">
        <w:r w:rsidR="006F6653">
          <w:rPr>
            <w:rFonts w:ascii="Times New Roman" w:hAnsi="Times New Roman"/>
            <w:i/>
          </w:rPr>
          <w:t>ProgramBody</w:t>
        </w:r>
        <w:r w:rsidR="006F6653" w:rsidRPr="00E77497">
          <w:rPr>
            <w:vertAlign w:val="subscript"/>
          </w:rPr>
          <w:t>opt</w:t>
        </w:r>
        <w:r w:rsidR="006F6653" w:rsidRPr="00E77497">
          <w:rPr>
            <w:rFonts w:ascii="Courier New" w:hAnsi="Courier New"/>
          </w:rPr>
          <w:t xml:space="preserve"> </w:t>
        </w:r>
      </w:ins>
      <w:del w:id="19805" w:author="Rev 7 Allen Wirfs-Brock" w:date="2012-05-02T11:23:00Z">
        <w:r w:rsidRPr="00E77497" w:rsidDel="00852E6B">
          <w:delText>is evaluated as follows:</w:delText>
        </w:r>
      </w:del>
    </w:p>
    <w:p w14:paraId="5A95F3EE" w14:textId="77777777" w:rsidR="004C02EF" w:rsidRPr="00E77497" w:rsidRDefault="004C02EF" w:rsidP="00C47E72">
      <w:pPr>
        <w:pStyle w:val="Alg4"/>
        <w:numPr>
          <w:ilvl w:val="0"/>
          <w:numId w:val="150"/>
        </w:numPr>
      </w:pPr>
      <w:r w:rsidRPr="00E77497">
        <w:t xml:space="preserve">The code of this </w:t>
      </w:r>
      <w:r w:rsidRPr="00E77497">
        <w:rPr>
          <w:i/>
        </w:rPr>
        <w:t>Program</w:t>
      </w:r>
      <w:r w:rsidRPr="00E77497">
        <w:t xml:space="preserve"> is strict mode code if the Directive Prologue (14.1) of its </w:t>
      </w:r>
      <w:del w:id="19806" w:author="Rev 6 Allen Wirfs-Brock" w:date="2012-02-26T09:39:00Z">
        <w:r w:rsidRPr="00E77497" w:rsidDel="006F6653">
          <w:rPr>
            <w:i/>
          </w:rPr>
          <w:delText>SourceElements</w:delText>
        </w:r>
        <w:r w:rsidRPr="00E77497" w:rsidDel="006F6653">
          <w:delText xml:space="preserve"> </w:delText>
        </w:r>
      </w:del>
      <w:ins w:id="19807" w:author="Rev 6 Allen Wirfs-Brock" w:date="2012-02-26T09:39:00Z">
        <w:r w:rsidR="006F6653">
          <w:rPr>
            <w:i/>
          </w:rPr>
          <w:t>ProgramBody</w:t>
        </w:r>
        <w:r w:rsidR="006F6653" w:rsidRPr="00E77497">
          <w:t xml:space="preserve"> </w:t>
        </w:r>
      </w:ins>
      <w:r w:rsidRPr="00E77497">
        <w:t xml:space="preserve">contains a Use Strict Directive or if any of the conditions of 10.1.1 apply. If the code of this </w:t>
      </w:r>
      <w:r w:rsidRPr="00E77497">
        <w:rPr>
          <w:i/>
        </w:rPr>
        <w:t>Program</w:t>
      </w:r>
      <w:r w:rsidRPr="00E77497">
        <w:t xml:space="preserve"> is strict mode code, </w:t>
      </w:r>
      <w:del w:id="19808" w:author="Rev 6 Allen Wirfs-Brock" w:date="2012-02-26T09:39:00Z">
        <w:r w:rsidRPr="00E77497" w:rsidDel="006F6653">
          <w:rPr>
            <w:i/>
          </w:rPr>
          <w:delText>SourceElements</w:delText>
        </w:r>
        <w:r w:rsidRPr="00E77497" w:rsidDel="006F6653">
          <w:delText xml:space="preserve"> </w:delText>
        </w:r>
      </w:del>
      <w:ins w:id="19809" w:author="Rev 6 Allen Wirfs-Brock" w:date="2012-02-26T09:39:00Z">
        <w:r w:rsidR="006F6653">
          <w:rPr>
            <w:i/>
          </w:rPr>
          <w:t>ProgramBody</w:t>
        </w:r>
        <w:r w:rsidR="006F6653" w:rsidRPr="00E77497">
          <w:t xml:space="preserve"> </w:t>
        </w:r>
      </w:ins>
      <w:r w:rsidRPr="00E77497">
        <w:t xml:space="preserve">is evaluated in the following steps as strict mode code.  Otherwise </w:t>
      </w:r>
      <w:del w:id="19810" w:author="Rev 6 Allen Wirfs-Brock" w:date="2012-02-26T09:40:00Z">
        <w:r w:rsidRPr="00E77497" w:rsidDel="006F6653">
          <w:rPr>
            <w:i/>
          </w:rPr>
          <w:delText>SourceElements</w:delText>
        </w:r>
        <w:r w:rsidRPr="00E77497" w:rsidDel="006F6653">
          <w:delText xml:space="preserve"> </w:delText>
        </w:r>
      </w:del>
      <w:ins w:id="19811" w:author="Rev 6 Allen Wirfs-Brock" w:date="2012-02-26T09:40:00Z">
        <w:r w:rsidR="006F6653">
          <w:rPr>
            <w:i/>
          </w:rPr>
          <w:t>ProgramBody</w:t>
        </w:r>
        <w:r w:rsidR="006F6653" w:rsidRPr="00E77497">
          <w:t xml:space="preserve"> </w:t>
        </w:r>
      </w:ins>
      <w:r w:rsidRPr="00E77497">
        <w:t>is evaluated in the following steps as non-strict mode code.</w:t>
      </w:r>
    </w:p>
    <w:p w14:paraId="45BBC947" w14:textId="77777777" w:rsidR="004C02EF" w:rsidRPr="00E77497" w:rsidRDefault="004C02EF" w:rsidP="00C47E72">
      <w:pPr>
        <w:pStyle w:val="Alg4"/>
        <w:numPr>
          <w:ilvl w:val="0"/>
          <w:numId w:val="150"/>
        </w:numPr>
      </w:pPr>
      <w:r w:rsidRPr="00E77497">
        <w:t xml:space="preserve">If </w:t>
      </w:r>
      <w:del w:id="19812" w:author="Rev 6 Allen Wirfs-Brock" w:date="2012-02-26T09:40:00Z">
        <w:r w:rsidRPr="00E77497" w:rsidDel="006F6653">
          <w:rPr>
            <w:i/>
          </w:rPr>
          <w:delText>SourceElements</w:delText>
        </w:r>
        <w:r w:rsidRPr="00E77497" w:rsidDel="006F6653">
          <w:delText xml:space="preserve"> </w:delText>
        </w:r>
      </w:del>
      <w:ins w:id="19813" w:author="Rev 6 Allen Wirfs-Brock" w:date="2012-02-26T09:40:00Z">
        <w:r w:rsidR="006F6653">
          <w:rPr>
            <w:i/>
          </w:rPr>
          <w:t>ProgramBody</w:t>
        </w:r>
        <w:r w:rsidR="006F6653" w:rsidRPr="00E77497">
          <w:t xml:space="preserve"> </w:t>
        </w:r>
      </w:ins>
      <w:r w:rsidRPr="00E77497">
        <w:t xml:space="preserve">is not present, return </w:t>
      </w:r>
      <w:del w:id="19814" w:author="Rev 6 Allen Wirfs-Brock" w:date="2012-02-26T09:12:00Z">
        <w:r w:rsidRPr="00367C0B" w:rsidDel="00367C0B">
          <w:delText>(normal,</w:delText>
        </w:r>
      </w:del>
      <w:ins w:id="19815" w:author="Rev 6 Allen Wirfs-Brock" w:date="2012-02-26T09:12:00Z">
        <w:r w:rsidR="00367C0B">
          <w:t>NormalCompletion(</w:t>
        </w:r>
      </w:ins>
      <w:del w:id="19816" w:author="Rev 6 Allen Wirfs-Brock" w:date="2012-02-26T09:13:00Z">
        <w:r w:rsidRPr="00E77497" w:rsidDel="00367C0B">
          <w:delText xml:space="preserve"> </w:delText>
        </w:r>
      </w:del>
      <w:r w:rsidRPr="00E77497">
        <w:rPr>
          <w:rFonts w:ascii="Arial" w:hAnsi="Arial" w:cs="Arial"/>
        </w:rPr>
        <w:t>empty</w:t>
      </w:r>
      <w:del w:id="19817" w:author="Rev 6 Allen Wirfs-Brock" w:date="2012-02-26T09:13:00Z">
        <w:r w:rsidRPr="00E77497" w:rsidDel="00367C0B">
          <w:delText xml:space="preserve">, </w:delText>
        </w:r>
        <w:r w:rsidRPr="00E77497" w:rsidDel="00367C0B">
          <w:rPr>
            <w:rFonts w:ascii="Arial" w:hAnsi="Arial" w:cs="Arial"/>
          </w:rPr>
          <w:delText>empty</w:delText>
        </w:r>
      </w:del>
      <w:r w:rsidRPr="00E77497">
        <w:t>).</w:t>
      </w:r>
    </w:p>
    <w:p w14:paraId="50257E23" w14:textId="77777777"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execution context</w:t>
      </w:r>
      <w:del w:id="19818" w:author="Rev 7 Allen Wirfs-Brock" w:date="2012-05-02T11:29:00Z">
        <w:r w:rsidRPr="00E77497" w:rsidDel="00852E6B">
          <w:delText xml:space="preserve"> for global code as described in 10.4.1</w:delText>
        </w:r>
      </w:del>
      <w:r w:rsidRPr="00E77497">
        <w:t xml:space="preserve">. </w:t>
      </w:r>
    </w:p>
    <w:p w14:paraId="4964DA48" w14:textId="77777777" w:rsidR="00554BD1" w:rsidRPr="00E77497" w:rsidRDefault="00554BD1" w:rsidP="00554BD1">
      <w:pPr>
        <w:pStyle w:val="Alg4"/>
        <w:numPr>
          <w:ilvl w:val="0"/>
          <w:numId w:val="150"/>
        </w:numPr>
        <w:tabs>
          <w:tab w:val="left" w:pos="720"/>
        </w:tabs>
        <w:rPr>
          <w:ins w:id="19819" w:author="Rev 7 Allen Wirfs-Brock" w:date="2012-05-02T11:19:00Z"/>
        </w:rPr>
      </w:pPr>
      <w:ins w:id="19820" w:author="Rev 7 Allen Wirfs-Brock" w:date="2012-05-02T11:19:00Z">
        <w:r w:rsidRPr="00E77497">
          <w:t xml:space="preserve">Set the </w:t>
        </w:r>
        <w:r w:rsidRPr="00E77497">
          <w:rPr>
            <w:i/>
          </w:rPr>
          <w:t>progCxt</w:t>
        </w:r>
        <w:r>
          <w:rPr>
            <w:i/>
          </w:rPr>
          <w:t>’s</w:t>
        </w:r>
        <w:r w:rsidRPr="00E77497">
          <w:t xml:space="preserve"> </w:t>
        </w:r>
      </w:ins>
      <w:ins w:id="19821" w:author="Rev 7 Allen Wirfs-Brock" w:date="2012-05-02T11:20:00Z">
        <w:r>
          <w:t>PreviousContext</w:t>
        </w:r>
      </w:ins>
      <w:ins w:id="19822" w:author="Rev 7 Allen Wirfs-Brock" w:date="2012-05-02T11:19:00Z">
        <w:r w:rsidRPr="00E77497">
          <w:t xml:space="preserve"> to </w:t>
        </w:r>
      </w:ins>
      <w:ins w:id="19823" w:author="Rev 7 Allen Wirfs-Brock" w:date="2012-05-04T11:06:00Z">
        <w:r w:rsidR="007E56F2">
          <w:rPr>
            <w:rFonts w:ascii="Arial" w:hAnsi="Arial" w:cs="Arial"/>
          </w:rPr>
          <w:t>e</w:t>
        </w:r>
      </w:ins>
      <w:ins w:id="19824" w:author="Rev 7 Allen Wirfs-Brock" w:date="2012-05-02T11:27:00Z">
        <w:r w:rsidR="00852E6B" w:rsidRPr="00250FC6">
          <w:rPr>
            <w:rFonts w:ascii="Arial" w:hAnsi="Arial" w:cs="Arial"/>
          </w:rPr>
          <w:t>mpty</w:t>
        </w:r>
      </w:ins>
      <w:ins w:id="19825" w:author="Rev 7 Allen Wirfs-Brock" w:date="2012-05-02T11:19:00Z">
        <w:r w:rsidRPr="00E77497">
          <w:t>.</w:t>
        </w:r>
      </w:ins>
    </w:p>
    <w:p w14:paraId="3D16E6A1" w14:textId="77777777" w:rsidR="00554BD1" w:rsidRPr="00E77497" w:rsidRDefault="00554BD1" w:rsidP="00554BD1">
      <w:pPr>
        <w:pStyle w:val="Alg4"/>
        <w:numPr>
          <w:ilvl w:val="0"/>
          <w:numId w:val="150"/>
        </w:numPr>
        <w:tabs>
          <w:tab w:val="left" w:pos="720"/>
        </w:tabs>
        <w:rPr>
          <w:ins w:id="19826" w:author="Rev 7 Allen Wirfs-Brock" w:date="2012-05-02T11:21:00Z"/>
        </w:rPr>
      </w:pPr>
      <w:ins w:id="19827" w:author="Rev 7 Allen Wirfs-Brock" w:date="2012-05-02T11:21:00Z">
        <w:r w:rsidRPr="00E77497">
          <w:t xml:space="preserve">Set the </w:t>
        </w:r>
        <w:r w:rsidRPr="00E77497">
          <w:rPr>
            <w:i/>
          </w:rPr>
          <w:t>progCxt</w:t>
        </w:r>
        <w:r>
          <w:rPr>
            <w:i/>
          </w:rPr>
          <w:t>’s</w:t>
        </w:r>
        <w:r w:rsidRPr="00E77497">
          <w:t xml:space="preserve"> </w:t>
        </w:r>
        <w:r>
          <w:t xml:space="preserve">Realm </w:t>
        </w:r>
        <w:r w:rsidRPr="00E77497">
          <w:t xml:space="preserve"> to </w:t>
        </w:r>
      </w:ins>
      <w:ins w:id="19828" w:author="Rev 7 Allen Wirfs-Brock" w:date="2012-05-02T11:24:00Z">
        <w:r w:rsidR="00852E6B" w:rsidRPr="00852E6B">
          <w:rPr>
            <w:i/>
          </w:rPr>
          <w:t>realm</w:t>
        </w:r>
      </w:ins>
      <w:ins w:id="19829" w:author="Rev 7 Allen Wirfs-Brock" w:date="2012-05-02T11:21:00Z">
        <w:r w:rsidRPr="00E77497">
          <w:t>.</w:t>
        </w:r>
      </w:ins>
    </w:p>
    <w:p w14:paraId="329A8C99" w14:textId="77777777" w:rsidR="00554BD1" w:rsidRPr="00E77497" w:rsidRDefault="00554BD1" w:rsidP="00554BD1">
      <w:pPr>
        <w:pStyle w:val="Alg4"/>
        <w:numPr>
          <w:ilvl w:val="0"/>
          <w:numId w:val="150"/>
        </w:numPr>
        <w:tabs>
          <w:tab w:val="left" w:pos="720"/>
        </w:tabs>
        <w:rPr>
          <w:ins w:id="19830" w:author="Rev 7 Allen Wirfs-Brock" w:date="2012-05-02T11:13:00Z"/>
        </w:rPr>
      </w:pPr>
      <w:ins w:id="19831" w:author="Rev 7 Allen Wirfs-Brock" w:date="2012-05-02T11:13:00Z">
        <w:r w:rsidRPr="00E77497">
          <w:t xml:space="preserve">Set the </w:t>
        </w:r>
      </w:ins>
      <w:ins w:id="19832" w:author="Rev 7 Allen Wirfs-Brock" w:date="2012-05-02T11:17:00Z">
        <w:r w:rsidRPr="00E77497">
          <w:rPr>
            <w:i/>
          </w:rPr>
          <w:t>progCxt</w:t>
        </w:r>
        <w:r>
          <w:rPr>
            <w:i/>
          </w:rPr>
          <w:t>’s</w:t>
        </w:r>
        <w:r w:rsidRPr="00E77497">
          <w:t xml:space="preserve"> </w:t>
        </w:r>
      </w:ins>
      <w:ins w:id="19833" w:author="Rev 7 Allen Wirfs-Brock" w:date="2012-05-02T11:13:00Z">
        <w:r w:rsidRPr="00E77497">
          <w:t xml:space="preserve">VariableEnvironment to </w:t>
        </w:r>
      </w:ins>
      <w:ins w:id="19834" w:author="Rev 7 Allen Wirfs-Brock" w:date="2012-05-02T11:25:00Z">
        <w:r w:rsidR="00852E6B" w:rsidRPr="00852E6B">
          <w:rPr>
            <w:i/>
          </w:rPr>
          <w:t>realm</w:t>
        </w:r>
        <w:r w:rsidR="00852E6B">
          <w:rPr>
            <w:i/>
          </w:rPr>
          <w:t>’s</w:t>
        </w:r>
        <w:r w:rsidR="00852E6B" w:rsidRPr="00E77497">
          <w:t xml:space="preserve"> </w:t>
        </w:r>
      </w:ins>
      <w:ins w:id="19835" w:author="Rev 7 Allen Wirfs-Brock" w:date="2012-05-02T11:13:00Z">
        <w:r w:rsidRPr="00E77497">
          <w:t>Global Environment.</w:t>
        </w:r>
      </w:ins>
    </w:p>
    <w:p w14:paraId="6E10A8D0" w14:textId="77777777" w:rsidR="00554BD1" w:rsidRPr="00E77497" w:rsidRDefault="00554BD1" w:rsidP="00554BD1">
      <w:pPr>
        <w:pStyle w:val="Alg4"/>
        <w:numPr>
          <w:ilvl w:val="0"/>
          <w:numId w:val="150"/>
        </w:numPr>
        <w:tabs>
          <w:tab w:val="left" w:pos="720"/>
        </w:tabs>
        <w:rPr>
          <w:ins w:id="19836" w:author="Rev 7 Allen Wirfs-Brock" w:date="2012-05-02T11:13:00Z"/>
        </w:rPr>
      </w:pPr>
      <w:ins w:id="19837" w:author="Rev 7 Allen Wirfs-Brock" w:date="2012-05-02T11:13:00Z">
        <w:r w:rsidRPr="00E77497">
          <w:t xml:space="preserve">Set the </w:t>
        </w:r>
      </w:ins>
      <w:ins w:id="19838" w:author="Rev 7 Allen Wirfs-Brock" w:date="2012-05-02T11:17:00Z">
        <w:r w:rsidRPr="00E77497">
          <w:rPr>
            <w:i/>
          </w:rPr>
          <w:t>progCxt</w:t>
        </w:r>
        <w:r>
          <w:rPr>
            <w:i/>
          </w:rPr>
          <w:t>’s</w:t>
        </w:r>
        <w:r w:rsidRPr="00E77497">
          <w:t xml:space="preserve"> </w:t>
        </w:r>
      </w:ins>
      <w:ins w:id="19839" w:author="Rev 7 Allen Wirfs-Brock" w:date="2012-05-02T11:13:00Z">
        <w:r w:rsidRPr="00E77497">
          <w:t xml:space="preserve">LexicalEnvironment to </w:t>
        </w:r>
      </w:ins>
      <w:ins w:id="19840" w:author="Rev 7 Allen Wirfs-Brock" w:date="2012-05-02T11:25:00Z">
        <w:r w:rsidR="00852E6B" w:rsidRPr="00852E6B">
          <w:rPr>
            <w:i/>
          </w:rPr>
          <w:t>realm</w:t>
        </w:r>
        <w:r w:rsidR="00852E6B">
          <w:rPr>
            <w:i/>
          </w:rPr>
          <w:t>’s</w:t>
        </w:r>
        <w:r w:rsidR="00852E6B" w:rsidRPr="00E77497">
          <w:t xml:space="preserve"> </w:t>
        </w:r>
      </w:ins>
      <w:ins w:id="19841" w:author="Rev 7 Allen Wirfs-Brock" w:date="2012-05-02T11:13:00Z">
        <w:r w:rsidRPr="00E77497">
          <w:t>Global Environment.</w:t>
        </w:r>
      </w:ins>
    </w:p>
    <w:p w14:paraId="10292E99" w14:textId="77777777" w:rsidR="00554BD1" w:rsidRDefault="00554BD1" w:rsidP="00554BD1">
      <w:pPr>
        <w:pStyle w:val="Alg4"/>
        <w:numPr>
          <w:ilvl w:val="0"/>
          <w:numId w:val="150"/>
        </w:numPr>
        <w:spacing w:after="120"/>
        <w:contextualSpacing/>
        <w:rPr>
          <w:ins w:id="19842" w:author="Rev 7 Allen Wirfs-Brock" w:date="2012-05-02T11:18:00Z"/>
        </w:rPr>
      </w:pPr>
      <w:ins w:id="19843" w:author="Rev 7 Allen Wirfs-Brock" w:date="2012-05-02T11:18:00Z">
        <w:r>
          <w:t xml:space="preserve">If </w:t>
        </w:r>
        <w:r w:rsidRPr="00554BD1">
          <w:rPr>
            <w:i/>
          </w:rPr>
          <w:t>ProgramBody</w:t>
        </w:r>
        <w:r>
          <w:t xml:space="preserve"> is present, then</w:t>
        </w:r>
      </w:ins>
    </w:p>
    <w:p w14:paraId="16ED60F3" w14:textId="77777777" w:rsidR="00554BD1" w:rsidRPr="00E77497" w:rsidRDefault="00554BD1" w:rsidP="00852E6B">
      <w:pPr>
        <w:pStyle w:val="Alg4"/>
        <w:numPr>
          <w:ilvl w:val="1"/>
          <w:numId w:val="150"/>
        </w:numPr>
        <w:spacing w:after="120"/>
        <w:contextualSpacing/>
        <w:rPr>
          <w:ins w:id="19844" w:author="Rev 7 Allen Wirfs-Brock" w:date="2012-05-02T11:14:00Z"/>
        </w:rPr>
      </w:pPr>
      <w:ins w:id="19845" w:author="Rev 7 Allen Wirfs-Brock" w:date="2012-05-02T11:14:00Z">
        <w:r w:rsidRPr="00E77497">
          <w:t xml:space="preserve">Perform </w:t>
        </w:r>
        <w:r>
          <w:t>Global</w:t>
        </w:r>
        <w:r w:rsidRPr="00E77497">
          <w:t xml:space="preserve"> Binding Instantiation as described </w:t>
        </w:r>
        <w:commentRangeStart w:id="19846"/>
        <w:r w:rsidRPr="00E77497">
          <w:t>in 10.5</w:t>
        </w:r>
      </w:ins>
      <w:ins w:id="19847" w:author="Rev 7 Allen Wirfs-Brock" w:date="2012-05-02T11:15:00Z">
        <w:r>
          <w:t>.x</w:t>
        </w:r>
      </w:ins>
      <w:ins w:id="19848" w:author="Rev 7 Allen Wirfs-Brock" w:date="2012-05-02T11:14:00Z">
        <w:r w:rsidRPr="00E77497">
          <w:t xml:space="preserve"> </w:t>
        </w:r>
      </w:ins>
      <w:commentRangeEnd w:id="19846"/>
      <w:ins w:id="19849" w:author="Rev 7 Allen Wirfs-Brock" w:date="2012-05-02T11:15:00Z">
        <w:r>
          <w:rPr>
            <w:rStyle w:val="af4"/>
            <w:rFonts w:ascii="Arial" w:eastAsia="MS Mincho" w:hAnsi="Arial"/>
            <w:spacing w:val="0"/>
            <w:lang w:eastAsia="ja-JP"/>
          </w:rPr>
          <w:commentReference w:id="19846"/>
        </w:r>
      </w:ins>
      <w:ins w:id="19850" w:author="Rev 7 Allen Wirfs-Brock" w:date="2012-05-02T11:14:00Z">
        <w:r w:rsidRPr="00E77497">
          <w:t>using the global code.</w:t>
        </w:r>
      </w:ins>
    </w:p>
    <w:p w14:paraId="2BAD1B0D" w14:textId="77777777" w:rsidR="004C02EF" w:rsidRPr="00E77497" w:rsidRDefault="004C02EF" w:rsidP="00C47E72">
      <w:pPr>
        <w:pStyle w:val="Alg4"/>
        <w:numPr>
          <w:ilvl w:val="0"/>
          <w:numId w:val="150"/>
        </w:numPr>
      </w:pPr>
      <w:r w:rsidRPr="00E77497">
        <w:t xml:space="preserve">Let </w:t>
      </w:r>
      <w:r w:rsidRPr="00E77497">
        <w:rPr>
          <w:i/>
        </w:rPr>
        <w:t xml:space="preserve">result </w:t>
      </w:r>
      <w:r w:rsidRPr="00E77497">
        <w:t xml:space="preserve">be the result of evaluating </w:t>
      </w:r>
      <w:del w:id="19851" w:author="Rev 6 Allen Wirfs-Brock" w:date="2012-02-26T09:33:00Z">
        <w:r w:rsidRPr="00E77497" w:rsidDel="005E35C8">
          <w:rPr>
            <w:i/>
          </w:rPr>
          <w:delText>SourceElements</w:delText>
        </w:r>
      </w:del>
      <w:ins w:id="19852" w:author="Rev 6 Allen Wirfs-Brock" w:date="2012-02-26T09:40:00Z">
        <w:r w:rsidR="006F6653">
          <w:rPr>
            <w:i/>
          </w:rPr>
          <w:t>ProgramBody</w:t>
        </w:r>
      </w:ins>
      <w:r w:rsidRPr="00E77497">
        <w:t>.</w:t>
      </w:r>
    </w:p>
    <w:p w14:paraId="2AF39438" w14:textId="77777777" w:rsidR="004C02EF" w:rsidRPr="00E77497" w:rsidRDefault="004C02EF" w:rsidP="00C47E72">
      <w:pPr>
        <w:pStyle w:val="Alg4"/>
        <w:numPr>
          <w:ilvl w:val="0"/>
          <w:numId w:val="150"/>
        </w:numPr>
      </w:pPr>
      <w:commentRangeStart w:id="19853"/>
      <w:del w:id="19854" w:author="Rev 7 Allen Wirfs-Brock" w:date="2012-05-02T11:26:00Z">
        <w:r w:rsidRPr="00E77497" w:rsidDel="00852E6B">
          <w:delText xml:space="preserve">Exit </w:delText>
        </w:r>
        <w:commentRangeEnd w:id="19853"/>
        <w:r w:rsidR="005E35C8" w:rsidDel="00852E6B">
          <w:rPr>
            <w:rStyle w:val="af4"/>
            <w:rFonts w:ascii="Arial" w:eastAsia="MS Mincho" w:hAnsi="Arial"/>
            <w:spacing w:val="0"/>
            <w:lang w:eastAsia="ja-JP"/>
          </w:rPr>
          <w:commentReference w:id="19853"/>
        </w:r>
        <w:r w:rsidRPr="00E77497" w:rsidDel="00852E6B">
          <w:delText xml:space="preserve">the execution context </w:delText>
        </w:r>
        <w:r w:rsidRPr="00E77497" w:rsidDel="00852E6B">
          <w:rPr>
            <w:i/>
          </w:rPr>
          <w:delText>progCxt</w:delText>
        </w:r>
        <w:r w:rsidRPr="00E77497" w:rsidDel="00852E6B">
          <w:delText>.</w:delText>
        </w:r>
      </w:del>
      <w:ins w:id="19855" w:author="Rev 7 Allen Wirfs-Brock" w:date="2012-05-02T11:26:00Z">
        <w:r w:rsidR="00852E6B">
          <w:t xml:space="preserve">The current execution context to  </w:t>
        </w:r>
      </w:ins>
      <w:ins w:id="19856" w:author="Rev 7 Allen Wirfs-Brock" w:date="2012-05-04T11:05:00Z">
        <w:r w:rsidR="007E56F2">
          <w:rPr>
            <w:rFonts w:ascii="Arial" w:hAnsi="Arial" w:cs="Arial"/>
          </w:rPr>
          <w:t>e</w:t>
        </w:r>
      </w:ins>
      <w:ins w:id="19857" w:author="Rev 7 Allen Wirfs-Brock" w:date="2012-05-02T11:26:00Z">
        <w:r w:rsidR="00852E6B" w:rsidRPr="007E56F2">
          <w:rPr>
            <w:rFonts w:ascii="Arial" w:hAnsi="Arial" w:cs="Arial"/>
          </w:rPr>
          <w:t>mpty</w:t>
        </w:r>
      </w:ins>
      <w:ins w:id="19858" w:author="Rev 7 Allen Wirfs-Brock" w:date="2012-05-02T11:27:00Z">
        <w:r w:rsidR="00852E6B">
          <w:t xml:space="preserve">.  </w:t>
        </w:r>
      </w:ins>
    </w:p>
    <w:p w14:paraId="5D8A01A8" w14:textId="77777777"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14:paraId="126E77A8" w14:textId="77777777" w:rsidR="004C02EF" w:rsidRPr="00E77497" w:rsidRDefault="004C02EF" w:rsidP="004C02EF">
      <w:pPr>
        <w:pStyle w:val="Note"/>
      </w:pPr>
      <w:r w:rsidRPr="00E77497">
        <w:t>NOTE</w:t>
      </w:r>
      <w:r w:rsidRPr="00E77497">
        <w:tab/>
        <w:t xml:space="preserve">The processes for initiating the evaluation of a </w:t>
      </w:r>
      <w:r w:rsidRPr="00E77497">
        <w:rPr>
          <w:rStyle w:val="bnf"/>
        </w:rPr>
        <w:t>Program</w:t>
      </w:r>
      <w:r w:rsidRPr="00E77497">
        <w:t xml:space="preserve"> and for dealing with the result of such an evaluation are defined by an ECMAScript implementation and not by this specification.</w:t>
      </w:r>
    </w:p>
    <w:p w14:paraId="32F1118B" w14:textId="77777777" w:rsidR="004C02EF" w:rsidRPr="00E77497" w:rsidRDefault="004C02EF" w:rsidP="004C02EF">
      <w:r w:rsidRPr="00E77497">
        <w:t xml:space="preserve">The production </w:t>
      </w:r>
      <w:del w:id="19859" w:author="Rev 6 Allen Wirfs-Brock" w:date="2012-02-26T09:40:00Z">
        <w:r w:rsidRPr="00E77497" w:rsidDel="006F6653">
          <w:rPr>
            <w:rStyle w:val="bnf"/>
          </w:rPr>
          <w:delText>SourceElements</w:delText>
        </w:r>
        <w:r w:rsidRPr="00E77497" w:rsidDel="006F6653">
          <w:delText xml:space="preserve"> </w:delText>
        </w:r>
      </w:del>
      <w:ins w:id="19860" w:author="Rev 6 Allen Wirfs-Brock" w:date="2012-02-26T09:40:00Z">
        <w:r w:rsidR="006F6653">
          <w:rPr>
            <w:rStyle w:val="bnf"/>
          </w:rPr>
          <w:t>ProgramBody</w:t>
        </w:r>
        <w:r w:rsidR="006F6653" w:rsidRPr="00E77497">
          <w:t xml:space="preserve"> </w:t>
        </w:r>
      </w:ins>
      <w:r w:rsidRPr="00E77497">
        <w:rPr>
          <w:b/>
        </w:rPr>
        <w:t>:</w:t>
      </w:r>
      <w:r w:rsidRPr="00E77497">
        <w:t xml:space="preserve"> </w:t>
      </w:r>
      <w:del w:id="19861" w:author="Rev 6 Allen Wirfs-Brock" w:date="2012-02-26T09:34:00Z">
        <w:r w:rsidRPr="00E77497" w:rsidDel="005E35C8">
          <w:rPr>
            <w:rStyle w:val="bnf"/>
          </w:rPr>
          <w:delText>SourceElements</w:delText>
        </w:r>
        <w:r w:rsidRPr="00E77497" w:rsidDel="005E35C8">
          <w:delText xml:space="preserve"> </w:delText>
        </w:r>
        <w:r w:rsidRPr="00E77497" w:rsidDel="005E35C8">
          <w:rPr>
            <w:rStyle w:val="bnf"/>
          </w:rPr>
          <w:delText>SourceElement</w:delText>
        </w:r>
      </w:del>
      <w:ins w:id="19862" w:author="Rev 6 Allen Wirfs-Brock" w:date="2012-02-26T09:34:00Z">
        <w:r w:rsidR="005E35C8">
          <w:rPr>
            <w:rStyle w:val="bnf"/>
          </w:rPr>
          <w:t>StatementList</w:t>
        </w:r>
      </w:ins>
      <w:r w:rsidRPr="00E77497">
        <w:t xml:space="preserve"> is evaluated as follows:</w:t>
      </w:r>
    </w:p>
    <w:p w14:paraId="653ACD19" w14:textId="77777777" w:rsidR="004C02EF" w:rsidRPr="00E77497" w:rsidDel="005E35C8" w:rsidRDefault="004C02EF" w:rsidP="00C47E72">
      <w:pPr>
        <w:pStyle w:val="Alg4"/>
        <w:numPr>
          <w:ilvl w:val="0"/>
          <w:numId w:val="151"/>
        </w:numPr>
        <w:rPr>
          <w:del w:id="19863" w:author="Rev 6 Allen Wirfs-Brock" w:date="2012-02-26T09:35:00Z"/>
        </w:rPr>
      </w:pPr>
      <w:del w:id="19864" w:author="Rev 6 Allen Wirfs-Brock" w:date="2012-02-26T09:35:00Z">
        <w:r w:rsidRPr="00E77497" w:rsidDel="005E35C8">
          <w:delText xml:space="preserve">Let </w:delText>
        </w:r>
        <w:r w:rsidRPr="00E77497" w:rsidDel="005E35C8">
          <w:rPr>
            <w:i/>
          </w:rPr>
          <w:delText>headResult</w:delText>
        </w:r>
        <w:r w:rsidRPr="00E77497" w:rsidDel="005E35C8">
          <w:delText xml:space="preserve"> be the result of evaluating </w:delText>
        </w:r>
        <w:r w:rsidRPr="00E77497" w:rsidDel="005E35C8">
          <w:rPr>
            <w:i/>
          </w:rPr>
          <w:delText>SourceElements</w:delText>
        </w:r>
        <w:r w:rsidRPr="00E77497" w:rsidDel="005E35C8">
          <w:delText>.</w:delText>
        </w:r>
      </w:del>
    </w:p>
    <w:p w14:paraId="1BDB1C7D" w14:textId="77777777" w:rsidR="004C02EF" w:rsidRPr="00E77497" w:rsidDel="005E35C8" w:rsidRDefault="004C02EF" w:rsidP="00C47E72">
      <w:pPr>
        <w:pStyle w:val="Alg4"/>
        <w:numPr>
          <w:ilvl w:val="0"/>
          <w:numId w:val="151"/>
        </w:numPr>
        <w:rPr>
          <w:del w:id="19865" w:author="Rev 6 Allen Wirfs-Brock" w:date="2012-02-26T09:35:00Z"/>
        </w:rPr>
      </w:pPr>
      <w:del w:id="19866" w:author="Rev 6 Allen Wirfs-Brock" w:date="2012-02-26T09:35:00Z">
        <w:r w:rsidRPr="00E77497" w:rsidDel="005E35C8">
          <w:delText xml:space="preserve">If </w:delText>
        </w:r>
        <w:r w:rsidRPr="00E77497" w:rsidDel="005E35C8">
          <w:rPr>
            <w:i/>
          </w:rPr>
          <w:delText>headResult</w:delText>
        </w:r>
        <w:r w:rsidRPr="00E77497" w:rsidDel="005E35C8">
          <w:delText xml:space="preserve"> is an abrupt completion, return </w:delText>
        </w:r>
        <w:r w:rsidRPr="00E77497" w:rsidDel="005E35C8">
          <w:rPr>
            <w:i/>
          </w:rPr>
          <w:delText>headResult.</w:delText>
        </w:r>
      </w:del>
    </w:p>
    <w:p w14:paraId="3FE0AA2C" w14:textId="77777777" w:rsidR="004C02EF" w:rsidRPr="00E77497" w:rsidDel="005E35C8" w:rsidRDefault="004C02EF" w:rsidP="00C47E72">
      <w:pPr>
        <w:pStyle w:val="Alg4"/>
        <w:numPr>
          <w:ilvl w:val="0"/>
          <w:numId w:val="151"/>
        </w:numPr>
        <w:rPr>
          <w:del w:id="19867" w:author="Rev 6 Allen Wirfs-Brock" w:date="2012-02-26T09:35:00Z"/>
        </w:rPr>
      </w:pPr>
      <w:del w:id="19868" w:author="Rev 6 Allen Wirfs-Brock" w:date="2012-02-26T09:35:00Z">
        <w:r w:rsidRPr="00E77497" w:rsidDel="005E35C8">
          <w:delText xml:space="preserve">Let </w:delText>
        </w:r>
        <w:r w:rsidRPr="00E77497" w:rsidDel="005E35C8">
          <w:rPr>
            <w:i/>
          </w:rPr>
          <w:delText>tailResult</w:delText>
        </w:r>
        <w:r w:rsidRPr="00E77497" w:rsidDel="005E35C8">
          <w:delText xml:space="preserve"> be result of evaluating </w:delText>
        </w:r>
        <w:r w:rsidRPr="00E77497" w:rsidDel="005E35C8">
          <w:rPr>
            <w:i/>
          </w:rPr>
          <w:delText>SourceElement</w:delText>
        </w:r>
        <w:r w:rsidRPr="00E77497" w:rsidDel="005E35C8">
          <w:delText>.</w:delText>
        </w:r>
      </w:del>
    </w:p>
    <w:p w14:paraId="28ED2DC2" w14:textId="77777777" w:rsidR="004C02EF" w:rsidRPr="00E77497" w:rsidDel="005E35C8" w:rsidRDefault="004C02EF" w:rsidP="00C47E72">
      <w:pPr>
        <w:pStyle w:val="Alg4"/>
        <w:numPr>
          <w:ilvl w:val="0"/>
          <w:numId w:val="151"/>
        </w:numPr>
        <w:rPr>
          <w:del w:id="19869" w:author="Rev 6 Allen Wirfs-Brock" w:date="2012-02-26T09:35:00Z"/>
        </w:rPr>
      </w:pPr>
      <w:del w:id="19870" w:author="Rev 6 Allen Wirfs-Brock" w:date="2012-02-26T09:35:00Z">
        <w:r w:rsidRPr="00E77497" w:rsidDel="005E35C8">
          <w:delText xml:space="preserve">If </w:delText>
        </w:r>
        <w:r w:rsidRPr="00E77497" w:rsidDel="005E35C8">
          <w:rPr>
            <w:i/>
          </w:rPr>
          <w:delText>tailResult</w:delText>
        </w:r>
        <w:r w:rsidRPr="00E77497" w:rsidDel="005E35C8">
          <w:delText xml:space="preserve">.value is </w:delText>
        </w:r>
        <w:r w:rsidRPr="00E77497" w:rsidDel="005E35C8">
          <w:rPr>
            <w:rFonts w:ascii="Arial" w:hAnsi="Arial" w:cs="Arial"/>
          </w:rPr>
          <w:delText>empty</w:delText>
        </w:r>
        <w:r w:rsidRPr="00E77497" w:rsidDel="005E35C8">
          <w:delText xml:space="preserve">, let </w:delText>
        </w:r>
        <w:r w:rsidRPr="00E77497" w:rsidDel="005E35C8">
          <w:rPr>
            <w:i/>
          </w:rPr>
          <w:delText>V</w:delText>
        </w:r>
        <w:r w:rsidRPr="00E77497" w:rsidDel="005E35C8">
          <w:delText xml:space="preserve"> = </w:delText>
        </w:r>
        <w:r w:rsidRPr="00E77497" w:rsidDel="005E35C8">
          <w:rPr>
            <w:i/>
          </w:rPr>
          <w:delText>headResult</w:delText>
        </w:r>
        <w:r w:rsidRPr="00E77497" w:rsidDel="005E35C8">
          <w:delText xml:space="preserve">.value, otherwise let </w:delText>
        </w:r>
        <w:r w:rsidRPr="00E77497" w:rsidDel="005E35C8">
          <w:rPr>
            <w:i/>
          </w:rPr>
          <w:delText>V</w:delText>
        </w:r>
        <w:r w:rsidRPr="00E77497" w:rsidDel="005E35C8">
          <w:delText xml:space="preserve"> = </w:delText>
        </w:r>
        <w:r w:rsidRPr="00E77497" w:rsidDel="005E35C8">
          <w:rPr>
            <w:i/>
          </w:rPr>
          <w:delText>tailResult</w:delText>
        </w:r>
        <w:r w:rsidRPr="00E77497" w:rsidDel="005E35C8">
          <w:delText>.value.</w:delText>
        </w:r>
      </w:del>
    </w:p>
    <w:p w14:paraId="2E0121CD" w14:textId="77777777" w:rsidR="004C02EF" w:rsidRPr="00E77497" w:rsidRDefault="004C02EF" w:rsidP="00C47E72">
      <w:pPr>
        <w:pStyle w:val="Alg4"/>
        <w:numPr>
          <w:ilvl w:val="0"/>
          <w:numId w:val="151"/>
        </w:numPr>
        <w:spacing w:after="240"/>
      </w:pPr>
      <w:r w:rsidRPr="00E77497">
        <w:t xml:space="preserve">Return </w:t>
      </w:r>
      <w:del w:id="19871" w:author="Rev 6 Allen Wirfs-Brock" w:date="2012-02-26T09:35:00Z">
        <w:r w:rsidRPr="00E77497" w:rsidDel="005E35C8">
          <w:delText>(tailResult.type, V, tailResult.target)</w:delText>
        </w:r>
      </w:del>
      <w:ins w:id="19872" w:author="Rev 6 Allen Wirfs-Brock" w:date="2012-02-26T09:35:00Z">
        <w:r w:rsidR="005E35C8">
          <w:t xml:space="preserve">the result of evaluating </w:t>
        </w:r>
        <w:r w:rsidR="005E35C8" w:rsidRPr="005E35C8">
          <w:rPr>
            <w:i/>
          </w:rPr>
          <w:t>StatementList</w:t>
        </w:r>
        <w:r w:rsidR="005E35C8">
          <w:t>.</w:t>
        </w:r>
      </w:ins>
      <w:r w:rsidRPr="00E77497">
        <w:t xml:space="preserve"> </w:t>
      </w:r>
    </w:p>
    <w:p w14:paraId="7C7A8365" w14:textId="77777777" w:rsidR="004C02EF" w:rsidRPr="00E77497" w:rsidDel="005E35C8" w:rsidRDefault="004C02EF" w:rsidP="004C02EF">
      <w:pPr>
        <w:rPr>
          <w:del w:id="19873" w:author="Rev 6 Allen Wirfs-Brock" w:date="2012-02-26T09:36:00Z"/>
        </w:rPr>
      </w:pPr>
      <w:del w:id="19874"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Statement </w:delText>
        </w:r>
        <w:r w:rsidRPr="00E77497" w:rsidDel="005E35C8">
          <w:delText>is evaluated as follows:</w:delText>
        </w:r>
      </w:del>
    </w:p>
    <w:p w14:paraId="030FB64D" w14:textId="77777777" w:rsidR="004C02EF" w:rsidRPr="00E77497" w:rsidDel="005E35C8" w:rsidRDefault="004C02EF" w:rsidP="00C47E72">
      <w:pPr>
        <w:pStyle w:val="Alg4"/>
        <w:numPr>
          <w:ilvl w:val="0"/>
          <w:numId w:val="152"/>
        </w:numPr>
        <w:spacing w:after="120"/>
        <w:rPr>
          <w:del w:id="19875" w:author="Rev 6 Allen Wirfs-Brock" w:date="2012-02-26T09:36:00Z"/>
        </w:rPr>
      </w:pPr>
      <w:del w:id="19876" w:author="Rev 6 Allen Wirfs-Brock" w:date="2012-02-26T09:36:00Z">
        <w:r w:rsidRPr="00E77497" w:rsidDel="005E35C8">
          <w:delText xml:space="preserve">Return the result of evaluating </w:delText>
        </w:r>
        <w:r w:rsidRPr="00E77497" w:rsidDel="005E35C8">
          <w:rPr>
            <w:i/>
          </w:rPr>
          <w:delText>Statement</w:delText>
        </w:r>
        <w:r w:rsidRPr="00E77497" w:rsidDel="005E35C8">
          <w:delText>.</w:delText>
        </w:r>
      </w:del>
    </w:p>
    <w:p w14:paraId="0CD15E26" w14:textId="77777777" w:rsidR="004C02EF" w:rsidRPr="00E77497" w:rsidDel="005E35C8" w:rsidRDefault="004C02EF" w:rsidP="004C02EF">
      <w:pPr>
        <w:rPr>
          <w:del w:id="19877" w:author="Rev 6 Allen Wirfs-Brock" w:date="2012-02-26T09:36:00Z"/>
        </w:rPr>
      </w:pPr>
      <w:del w:id="19878"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FunctionDeclaration</w:delText>
        </w:r>
        <w:r w:rsidRPr="00E77497" w:rsidDel="005E35C8">
          <w:delText xml:space="preserve"> is evaluated as follows:</w:delText>
        </w:r>
      </w:del>
    </w:p>
    <w:p w14:paraId="571597CB" w14:textId="77777777" w:rsidR="004C02EF" w:rsidRPr="00E77497" w:rsidDel="005E35C8" w:rsidRDefault="004C02EF" w:rsidP="00C47E72">
      <w:pPr>
        <w:pStyle w:val="Alg4"/>
        <w:numPr>
          <w:ilvl w:val="0"/>
          <w:numId w:val="153"/>
        </w:numPr>
        <w:spacing w:after="120"/>
        <w:rPr>
          <w:del w:id="19879" w:author="Rev 6 Allen Wirfs-Brock" w:date="2012-02-26T09:36:00Z"/>
        </w:rPr>
      </w:pPr>
      <w:del w:id="19880" w:author="Rev 6 Allen Wirfs-Brock" w:date="2012-02-26T09:36:00Z">
        <w:r w:rsidRPr="00E77497" w:rsidDel="005E35C8">
          <w:delText>Return (</w:delText>
        </w:r>
        <w:r w:rsidRPr="00E77497" w:rsidDel="005E35C8">
          <w:rPr>
            <w:rFonts w:ascii="Arial" w:hAnsi="Arial" w:cs="Arial"/>
          </w:rPr>
          <w:delText>normal</w:delText>
        </w:r>
        <w:r w:rsidRPr="00E77497" w:rsidDel="005E35C8">
          <w:delText xml:space="preserve">, </w:delText>
        </w:r>
        <w:r w:rsidRPr="00E77497" w:rsidDel="005E35C8">
          <w:rPr>
            <w:rFonts w:ascii="Arial" w:hAnsi="Arial" w:cs="Arial"/>
          </w:rPr>
          <w:delText>empty</w:delText>
        </w:r>
        <w:r w:rsidRPr="00E77497" w:rsidDel="005E35C8">
          <w:delText xml:space="preserve">, </w:delText>
        </w:r>
        <w:r w:rsidRPr="00E77497" w:rsidDel="005E35C8">
          <w:rPr>
            <w:rFonts w:ascii="Arial" w:hAnsi="Arial" w:cs="Arial"/>
          </w:rPr>
          <w:delText>empty</w:delText>
        </w:r>
        <w:r w:rsidRPr="00E77497" w:rsidDel="005E35C8">
          <w:delText>).</w:delText>
        </w:r>
        <w:bookmarkStart w:id="19881" w:name="_Toc393690345"/>
      </w:del>
    </w:p>
    <w:p w14:paraId="726D3C39" w14:textId="77777777" w:rsidR="004C02EF" w:rsidRPr="00E77497" w:rsidRDefault="004C02EF" w:rsidP="00B43482">
      <w:pPr>
        <w:pStyle w:val="20"/>
        <w:numPr>
          <w:ilvl w:val="0"/>
          <w:numId w:val="0"/>
        </w:numPr>
      </w:pPr>
      <w:bookmarkStart w:id="19882" w:name="_Toc235503478"/>
      <w:bookmarkStart w:id="19883" w:name="_Toc241509253"/>
      <w:bookmarkStart w:id="19884" w:name="_Toc244416740"/>
      <w:bookmarkStart w:id="19885" w:name="_Toc276631104"/>
      <w:bookmarkStart w:id="19886" w:name="_Toc323907735"/>
      <w:r w:rsidRPr="00E77497">
        <w:t>14.1</w:t>
      </w:r>
      <w:r w:rsidRPr="00E77497">
        <w:tab/>
        <w:t>Directive Prologues and the Use Strict Directive</w:t>
      </w:r>
      <w:bookmarkEnd w:id="19882"/>
      <w:bookmarkEnd w:id="19883"/>
      <w:bookmarkEnd w:id="19884"/>
      <w:bookmarkEnd w:id="19885"/>
      <w:bookmarkEnd w:id="19886"/>
    </w:p>
    <w:p w14:paraId="63AC406E" w14:textId="77777777" w:rsidR="004C02EF" w:rsidRPr="00E77497" w:rsidRDefault="004C02EF" w:rsidP="004C02EF">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del w:id="19887" w:author="Rev 6 Allen Wirfs-Brock" w:date="2012-02-26T09:42:00Z">
        <w:r w:rsidRPr="00E77497" w:rsidDel="006F6653">
          <w:delText xml:space="preserve">as the initial </w:delText>
        </w:r>
        <w:r w:rsidRPr="00E77497" w:rsidDel="006F6653">
          <w:rPr>
            <w:rFonts w:ascii="Times New Roman" w:hAnsi="Times New Roman"/>
            <w:i/>
          </w:rPr>
          <w:delText>SourceElement</w:delText>
        </w:r>
        <w:r w:rsidRPr="00E77497" w:rsidDel="006F6653">
          <w:delText xml:space="preserve"> productions of a </w:delText>
        </w:r>
        <w:r w:rsidRPr="00E77497" w:rsidDel="006F6653">
          <w:rPr>
            <w:rFonts w:ascii="Times New Roman" w:hAnsi="Times New Roman"/>
            <w:i/>
          </w:rPr>
          <w:delText>Program</w:delText>
        </w:r>
        <w:r w:rsidRPr="00E77497" w:rsidDel="006F6653">
          <w:delText xml:space="preserve"> or</w:delText>
        </w:r>
      </w:del>
      <w:ins w:id="19888" w:author="Rev 4 Allen Wirfs-Brock" w:date="2011-10-07T15:44:00Z">
        <w:del w:id="19889" w:author="Rev 6 Allen Wirfs-Brock" w:date="2012-02-26T09:42:00Z">
          <w:r w:rsidR="0093142C" w:rsidRPr="00E77497" w:rsidDel="006F6653">
            <w:delText xml:space="preserve"> </w:delText>
          </w:r>
        </w:del>
        <w:r w:rsidR="0093142C" w:rsidRPr="00E77497">
          <w:t xml:space="preserve">as the initial </w:t>
        </w:r>
      </w:ins>
      <w:ins w:id="19890" w:author="Rev 4 Allen Wirfs-Brock" w:date="2011-10-07T15:46:00Z">
        <w:r w:rsidR="0093142C" w:rsidRPr="00E77497">
          <w:rPr>
            <w:rFonts w:ascii="Times New Roman" w:hAnsi="Times New Roman"/>
            <w:i/>
          </w:rPr>
          <w:t>StatementListItem</w:t>
        </w:r>
      </w:ins>
      <w:ins w:id="19891" w:author="Rev 4 Allen Wirfs-Brock" w:date="2011-10-07T15:44:00Z">
        <w:r w:rsidR="0093142C" w:rsidRPr="00E77497">
          <w:t xml:space="preserve"> productions of a</w:t>
        </w:r>
      </w:ins>
      <w:r w:rsidRPr="00E77497">
        <w:t xml:space="preserve"> </w:t>
      </w:r>
      <w:ins w:id="19892" w:author="Rev 6 Allen Wirfs-Brock" w:date="2012-02-26T09:41:00Z">
        <w:r w:rsidR="006F6653" w:rsidRPr="006F6653">
          <w:rPr>
            <w:rFonts w:ascii="Times New Roman" w:hAnsi="Times New Roman"/>
            <w:i/>
          </w:rPr>
          <w:t>ProgramBody</w:t>
        </w:r>
        <w:r w:rsidR="006F6653">
          <w:t xml:space="preserve"> or </w:t>
        </w:r>
      </w:ins>
      <w:r w:rsidRPr="00E77497">
        <w:rPr>
          <w:rFonts w:ascii="Times New Roman" w:hAnsi="Times New Roman"/>
          <w:i/>
        </w:rPr>
        <w:t>FunctionBody</w:t>
      </w:r>
      <w:r w:rsidRPr="00E77497">
        <w:t xml:space="preserve"> 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6230A130"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7EA4977C" w14:textId="77777777" w:rsidR="004C02EF" w:rsidRPr="00E77497" w:rsidRDefault="004C02EF" w:rsidP="004C02EF">
      <w:r w:rsidRPr="00E77497">
        <w:t>A Directive Prologue may contain more than one Use Strict Directive. However, an implementation may issue a warning if this occurs.</w:t>
      </w:r>
    </w:p>
    <w:p w14:paraId="0B546337"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w:t>
      </w:r>
      <w:del w:id="19893" w:author="Rev 4 Allen Wirfs-Brock" w:date="2011-10-07T15:47:00Z">
        <w:r w:rsidRPr="00E77497" w:rsidDel="0093142C">
          <w:rPr>
            <w:rStyle w:val="bnf"/>
          </w:rPr>
          <w:delText>SourceElements</w:delText>
        </w:r>
        <w:r w:rsidRPr="00E77497" w:rsidDel="0093142C">
          <w:delText xml:space="preserve"> </w:delText>
        </w:r>
      </w:del>
      <w:r w:rsidRPr="00E77497">
        <w:t xml:space="preserve">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14:paraId="3F6EEF80" w14:textId="77777777" w:rsidR="004C02EF" w:rsidRPr="00E77497" w:rsidRDefault="004C02EF" w:rsidP="004C02EF">
      <w:pPr>
        <w:pStyle w:val="1"/>
        <w:numPr>
          <w:ilvl w:val="0"/>
          <w:numId w:val="0"/>
        </w:numPr>
      </w:pPr>
      <w:bookmarkStart w:id="19894" w:name="_Ref457704028"/>
      <w:bookmarkStart w:id="19895" w:name="_Toc472818901"/>
      <w:bookmarkStart w:id="19896" w:name="_Toc235503479"/>
      <w:bookmarkStart w:id="19897" w:name="_Toc241509254"/>
      <w:bookmarkStart w:id="19898" w:name="_Toc244416741"/>
      <w:bookmarkStart w:id="19899" w:name="_Toc276631105"/>
      <w:bookmarkStart w:id="19900" w:name="_Toc323907736"/>
      <w:r w:rsidRPr="00E77497">
        <w:t>15</w:t>
      </w:r>
      <w:r w:rsidRPr="00E77497">
        <w:tab/>
      </w:r>
      <w:bookmarkEnd w:id="19786"/>
      <w:r w:rsidRPr="00E77497">
        <w:t>Standard Built-in ECMAScript Object</w:t>
      </w:r>
      <w:bookmarkEnd w:id="19787"/>
      <w:bookmarkEnd w:id="19788"/>
      <w:bookmarkEnd w:id="19789"/>
      <w:bookmarkEnd w:id="19790"/>
      <w:bookmarkEnd w:id="19791"/>
      <w:bookmarkEnd w:id="19792"/>
      <w:bookmarkEnd w:id="19881"/>
      <w:r w:rsidRPr="00E77497">
        <w:t>s</w:t>
      </w:r>
      <w:bookmarkEnd w:id="19894"/>
      <w:bookmarkEnd w:id="19895"/>
      <w:bookmarkEnd w:id="19896"/>
      <w:bookmarkEnd w:id="19897"/>
      <w:bookmarkEnd w:id="19898"/>
      <w:bookmarkEnd w:id="19899"/>
      <w:bookmarkEnd w:id="19900"/>
    </w:p>
    <w:p w14:paraId="1DE6D606"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3BAD5376" w14:textId="77777777" w:rsidR="004C02EF" w:rsidRPr="00E77497" w:rsidRDefault="004C02EF" w:rsidP="004C02EF">
      <w:r w:rsidRPr="00E77497">
        <w:t xml:space="preserve">Unless specified otherwise, </w:t>
      </w:r>
      <w:del w:id="19901" w:author="Rev 3 Allen Wirfs-Brock" w:date="2011-09-07T15:24:00Z">
        <w:r w:rsidRPr="00E77497" w:rsidDel="00FE434F">
          <w:delText xml:space="preserve">the </w:delText>
        </w:r>
      </w:del>
      <w:del w:id="19902" w:author="Allen Wirfs-Brock" w:date="2011-07-02T13:23:00Z">
        <w:r w:rsidRPr="00E77497" w:rsidDel="000011A1">
          <w:delText xml:space="preserve">[[Class]] internal property of </w:delText>
        </w:r>
      </w:del>
      <w:r w:rsidRPr="00E77497">
        <w:t xml:space="preserve">a built-in object </w:t>
      </w:r>
      <w:del w:id="19903" w:author="Allen Wirfs-Brock" w:date="2011-07-02T13:23:00Z">
        <w:r w:rsidRPr="00E77497" w:rsidDel="000011A1">
          <w:delText xml:space="preserve">is </w:delText>
        </w:r>
        <w:r w:rsidRPr="00E77497" w:rsidDel="000011A1">
          <w:rPr>
            <w:rFonts w:ascii="Courier New" w:hAnsi="Courier New"/>
            <w:b/>
          </w:rPr>
          <w:delText>"Function"</w:delText>
        </w:r>
      </w:del>
      <w:ins w:id="19904" w:author="Allen Wirfs-Brock" w:date="2011-07-02T13:23:00Z">
        <w:r w:rsidR="000011A1" w:rsidRPr="00E77497">
          <w:t>has the [[</w:t>
        </w:r>
        <w:del w:id="19905" w:author="Rev 3 Allen Wirfs-Brock" w:date="2011-09-07T15:24:00Z">
          <w:r w:rsidR="000011A1" w:rsidRPr="00E77497" w:rsidDel="00FE434F">
            <w:delText>IsFunction</w:delText>
          </w:r>
        </w:del>
      </w:ins>
      <w:ins w:id="19906" w:author="Rev 3 Allen Wirfs-Brock" w:date="2011-09-07T15:24:00Z">
        <w:r w:rsidR="00FE434F" w:rsidRPr="00E77497">
          <w:t>NativeBrand</w:t>
        </w:r>
      </w:ins>
      <w:ins w:id="19907" w:author="Allen Wirfs-Brock" w:date="2011-07-02T13:23:00Z">
        <w:r w:rsidR="000011A1" w:rsidRPr="00E77497">
          <w:t>]] internal property</w:t>
        </w:r>
      </w:ins>
      <w:ins w:id="19908" w:author="Rev 3 Allen Wirfs-Brock" w:date="2011-09-07T15:24:00Z">
        <w:r w:rsidR="00FE434F" w:rsidRPr="00E77497">
          <w:t xml:space="preserve"> with value NativeFunction</w:t>
        </w:r>
      </w:ins>
      <w:r w:rsidRPr="00E77497">
        <w:t xml:space="preserve"> if that built-in object has a [[Call]] internal property</w:t>
      </w:r>
      <w:del w:id="19909" w:author="Allen Wirfs-Brock" w:date="2011-07-02T13:24:00Z">
        <w:r w:rsidRPr="00E77497" w:rsidDel="000011A1">
          <w:delText xml:space="preserve">, or </w:delText>
        </w:r>
        <w:r w:rsidRPr="00E77497" w:rsidDel="000011A1">
          <w:rPr>
            <w:rFonts w:ascii="Courier New" w:hAnsi="Courier New"/>
            <w:b/>
          </w:rPr>
          <w:delText>"Object"</w:delText>
        </w:r>
        <w:r w:rsidRPr="00E77497" w:rsidDel="000011A1">
          <w:delText xml:space="preserve"> if that built-in object does not have a [[Call]] internal property</w:delText>
        </w:r>
      </w:del>
      <w:r w:rsidRPr="00E77497">
        <w:t xml:space="preserve">. Unless specified otherwise, the [[Extensible]] internal property of a built-in object initially has the value </w:t>
      </w:r>
      <w:r w:rsidRPr="00E77497">
        <w:rPr>
          <w:b/>
        </w:rPr>
        <w:t>true</w:t>
      </w:r>
      <w:r w:rsidRPr="00E77497">
        <w:t>.</w:t>
      </w:r>
    </w:p>
    <w:p w14:paraId="0367A0F3"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39963DE7" w14:textId="77777777"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53D1A687" w14:textId="77777777"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2CEE5A31"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4F06D8C6" w14:textId="77777777" w:rsidR="004C02EF" w:rsidRPr="00E77497" w:rsidRDefault="004C02EF" w:rsidP="004C02EF">
      <w:r w:rsidRPr="00E77497">
        <w:t xml:space="preserve">Every built-in function and every built-in constructor has the Function prototype object, which is the initial value of the expression </w:t>
      </w:r>
      <w:r w:rsidRPr="00E77497">
        <w:rPr>
          <w:rFonts w:ascii="Courier New" w:hAnsi="Courier New"/>
          <w:b/>
        </w:rPr>
        <w:t>Function.prototype</w:t>
      </w:r>
      <w:r w:rsidRPr="00E77497">
        <w:t xml:space="preserve"> (15.3.4), as the value of its [[Prototype]] internal property.</w:t>
      </w:r>
    </w:p>
    <w:p w14:paraId="54B70F00"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property, except the Object prototype object itself.</w:t>
      </w:r>
    </w:p>
    <w:p w14:paraId="0DC7627F" w14:textId="77777777" w:rsidR="004C02EF" w:rsidRPr="00A67AF2" w:rsidRDefault="004C02EF" w:rsidP="0038160B">
      <w:r w:rsidRPr="00E77497">
        <w:t xml:space="preserve">None of the built-in functions described in this clause that are not constructors shall implement the [[Construct]] internal method unless otherwise specified in the description of a particular function. </w:t>
      </w:r>
      <w:commentRangeStart w:id="19910"/>
      <w:ins w:id="19911" w:author="Allen Wirfs-Brock" w:date="2011-07-07T11:43:00Z">
        <w:r w:rsidR="0038160B" w:rsidRPr="00E77497">
          <w:t xml:space="preserve">The behavior specified in this clause for each built-in function is the specification of the [[Call]] internal method behavior for that function.  </w:t>
        </w:r>
      </w:ins>
      <w:commentRangeEnd w:id="19910"/>
      <w:ins w:id="19912" w:author="Allen Wirfs-Brock" w:date="2011-07-07T11:44:00Z">
        <w:r w:rsidR="0038160B" w:rsidRPr="00E77497">
          <w:rPr>
            <w:rStyle w:val="af4"/>
            <w:lang w:val="en-GB"/>
          </w:rPr>
          <w:commentReference w:id="19910"/>
        </w:r>
      </w:ins>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14:paraId="351A6067" w14:textId="77777777" w:rsidR="004C02EF" w:rsidRPr="00E77497" w:rsidRDefault="004C02EF" w:rsidP="004C02EF">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4FF12715" w14:textId="77777777"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71753E65"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39E7ACDE" w14:textId="77777777" w:rsidR="004C02EF" w:rsidRPr="00E77497" w:rsidRDefault="004C02EF" w:rsidP="004C02EF">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 Every other 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19913" w:name="_Toc382212248"/>
      <w:bookmarkStart w:id="19914" w:name="_Toc382212811"/>
      <w:bookmarkStart w:id="19915" w:name="_Toc382291593"/>
      <w:bookmarkStart w:id="19916" w:name="_Toc385672242"/>
      <w:bookmarkStart w:id="19917" w:name="_Toc393690346"/>
    </w:p>
    <w:p w14:paraId="07DF8403" w14:textId="77777777" w:rsidR="004C02EF" w:rsidRPr="00E77497" w:rsidRDefault="004C02EF" w:rsidP="00B43482">
      <w:pPr>
        <w:pStyle w:val="20"/>
        <w:numPr>
          <w:ilvl w:val="0"/>
          <w:numId w:val="0"/>
        </w:numPr>
      </w:pPr>
      <w:bookmarkStart w:id="19918" w:name="_Ref457031693"/>
      <w:bookmarkStart w:id="19919" w:name="_Toc472818902"/>
      <w:bookmarkStart w:id="19920" w:name="_Toc235503480"/>
      <w:bookmarkStart w:id="19921" w:name="_Toc241509255"/>
      <w:bookmarkStart w:id="19922" w:name="_Toc244416742"/>
      <w:bookmarkStart w:id="19923" w:name="_Toc276631106"/>
      <w:bookmarkStart w:id="19924" w:name="_Toc323907737"/>
      <w:r w:rsidRPr="00E77497">
        <w:t>15.1</w:t>
      </w:r>
      <w:r w:rsidRPr="00E77497">
        <w:tab/>
        <w:t>The Global Objec</w:t>
      </w:r>
      <w:bookmarkEnd w:id="19913"/>
      <w:bookmarkEnd w:id="19914"/>
      <w:bookmarkEnd w:id="19915"/>
      <w:bookmarkEnd w:id="19916"/>
      <w:bookmarkEnd w:id="19917"/>
      <w:r w:rsidRPr="00E77497">
        <w:t>t</w:t>
      </w:r>
      <w:bookmarkEnd w:id="19918"/>
      <w:bookmarkEnd w:id="19919"/>
      <w:bookmarkEnd w:id="19920"/>
      <w:bookmarkEnd w:id="19921"/>
      <w:bookmarkEnd w:id="19922"/>
      <w:bookmarkEnd w:id="19923"/>
      <w:bookmarkEnd w:id="19924"/>
    </w:p>
    <w:p w14:paraId="24D825E2" w14:textId="77777777"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14:paraId="13320AD3" w14:textId="77777777"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01D5EB37" w14:textId="77777777" w:rsidR="004C02EF" w:rsidRPr="00E77497" w:rsidRDefault="004C02EF" w:rsidP="004C02EF">
      <w:r w:rsidRPr="00E77497">
        <w:t xml:space="preserve">The global object does not have a [[Construct]] internal property; it is not possible to use the global object as a constructor with the </w:t>
      </w:r>
      <w:r w:rsidRPr="00E77497">
        <w:rPr>
          <w:rFonts w:ascii="Courier New" w:hAnsi="Courier New"/>
          <w:b/>
        </w:rPr>
        <w:t>new</w:t>
      </w:r>
      <w:r w:rsidRPr="00E77497">
        <w:t xml:space="preserve"> operator.</w:t>
      </w:r>
      <w:bookmarkStart w:id="19925" w:name="_Toc382291594"/>
      <w:bookmarkStart w:id="19926" w:name="_Toc385672243"/>
    </w:p>
    <w:p w14:paraId="06AD570E" w14:textId="77777777" w:rsidR="004C02EF" w:rsidRPr="00E77497" w:rsidRDefault="004C02EF" w:rsidP="004C02EF">
      <w:r w:rsidRPr="00E77497">
        <w:t>The global object does not have a [[Call]] internal property; it is not possible to invoke the global object as a function.</w:t>
      </w:r>
    </w:p>
    <w:p w14:paraId="42F15ECC" w14:textId="77777777" w:rsidR="004C02EF" w:rsidRPr="00E77497" w:rsidRDefault="004C02EF" w:rsidP="004C02EF">
      <w:r w:rsidRPr="00E77497">
        <w:t>The value</w:t>
      </w:r>
      <w:del w:id="19927" w:author="Rev 3 Allen Wirfs-Brock" w:date="2011-08-30T11:34:00Z">
        <w:r w:rsidRPr="00E77497" w:rsidDel="00F937DA">
          <w:delText>s</w:delText>
        </w:r>
      </w:del>
      <w:r w:rsidRPr="00E77497">
        <w:t xml:space="preserve"> of the [[Prototype]] </w:t>
      </w:r>
      <w:del w:id="19928" w:author="Allen Wirfs-Brock" w:date="2011-07-02T13:24:00Z">
        <w:r w:rsidRPr="00E77497" w:rsidDel="008962D8">
          <w:delText xml:space="preserve">and [[Class]] </w:delText>
        </w:r>
      </w:del>
      <w:r w:rsidRPr="00E77497">
        <w:t>internal propert</w:t>
      </w:r>
      <w:ins w:id="19929" w:author="Rev 3 Allen Wirfs-Brock" w:date="2011-08-30T11:34:00Z">
        <w:r w:rsidR="00F937DA" w:rsidRPr="00E77497">
          <w:t>y</w:t>
        </w:r>
      </w:ins>
      <w:del w:id="19930" w:author="Rev 3 Allen Wirfs-Brock" w:date="2011-08-30T11:34:00Z">
        <w:r w:rsidRPr="00E77497" w:rsidDel="00F937DA">
          <w:delText>ies</w:delText>
        </w:r>
      </w:del>
      <w:r w:rsidRPr="00E77497">
        <w:t xml:space="preserve"> of the global object </w:t>
      </w:r>
      <w:del w:id="19931" w:author="Rev 3 Allen Wirfs-Brock" w:date="2011-08-30T11:34:00Z">
        <w:r w:rsidRPr="00E77497" w:rsidDel="00F937DA">
          <w:delText xml:space="preserve">are </w:delText>
        </w:r>
      </w:del>
      <w:ins w:id="19932" w:author="Rev 3 Allen Wirfs-Brock" w:date="2011-08-30T11:34:00Z">
        <w:r w:rsidR="00F937DA" w:rsidRPr="00E77497">
          <w:t xml:space="preserve">is </w:t>
        </w:r>
      </w:ins>
      <w:r w:rsidRPr="00E77497">
        <w:t>implementation-dependent.</w:t>
      </w:r>
      <w:bookmarkStart w:id="19933" w:name="_Toc393690347"/>
    </w:p>
    <w:p w14:paraId="40CE971C" w14:textId="77777777"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5087E403" w14:textId="77777777" w:rsidR="004C02EF" w:rsidRPr="00E77497" w:rsidRDefault="004C02EF" w:rsidP="00B43482">
      <w:pPr>
        <w:pStyle w:val="30"/>
        <w:numPr>
          <w:ilvl w:val="0"/>
          <w:numId w:val="0"/>
        </w:numPr>
      </w:pPr>
      <w:bookmarkStart w:id="19934" w:name="_Toc472818903"/>
      <w:bookmarkStart w:id="19935" w:name="_Toc235503481"/>
      <w:bookmarkStart w:id="19936" w:name="_Toc241509256"/>
      <w:bookmarkStart w:id="19937" w:name="_Toc244416743"/>
      <w:bookmarkStart w:id="19938" w:name="_Toc276631107"/>
      <w:bookmarkStart w:id="19939" w:name="_Toc323907738"/>
      <w:r w:rsidRPr="00E77497">
        <w:t>15.1.1</w:t>
      </w:r>
      <w:r w:rsidRPr="00E77497">
        <w:tab/>
        <w:t>Value Properties of the Global Objec</w:t>
      </w:r>
      <w:bookmarkEnd w:id="19925"/>
      <w:bookmarkEnd w:id="19926"/>
      <w:bookmarkEnd w:id="19933"/>
      <w:r w:rsidRPr="00E77497">
        <w:t>t</w:t>
      </w:r>
      <w:bookmarkStart w:id="19940" w:name="_Toc385672244"/>
      <w:bookmarkStart w:id="19941" w:name="_Toc393690348"/>
      <w:bookmarkStart w:id="19942" w:name="_Toc382291595"/>
      <w:bookmarkEnd w:id="19934"/>
      <w:bookmarkEnd w:id="19935"/>
      <w:bookmarkEnd w:id="19936"/>
      <w:bookmarkEnd w:id="19937"/>
      <w:bookmarkEnd w:id="19938"/>
      <w:bookmarkEnd w:id="19939"/>
    </w:p>
    <w:p w14:paraId="084334F0" w14:textId="77777777" w:rsidR="004C02EF" w:rsidRPr="00E77497" w:rsidRDefault="004C02EF" w:rsidP="004C02EF">
      <w:pPr>
        <w:pStyle w:val="40"/>
        <w:numPr>
          <w:ilvl w:val="0"/>
          <w:numId w:val="0"/>
        </w:numPr>
      </w:pPr>
      <w:bookmarkStart w:id="19943" w:name="_Ref449966769"/>
      <w:r w:rsidRPr="00E77497">
        <w:t>15.1.1.1</w:t>
      </w:r>
      <w:r w:rsidRPr="00E77497">
        <w:tab/>
        <w:t>Na</w:t>
      </w:r>
      <w:bookmarkEnd w:id="19940"/>
      <w:bookmarkEnd w:id="19941"/>
      <w:r w:rsidRPr="00E77497">
        <w:t>N</w:t>
      </w:r>
      <w:bookmarkEnd w:id="19943"/>
    </w:p>
    <w:p w14:paraId="1552999B" w14:textId="77777777"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19944" w:name="_Toc385672245"/>
      <w:bookmarkStart w:id="19945"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CDB8E8D" w14:textId="77777777" w:rsidR="004C02EF" w:rsidRPr="00E77497" w:rsidRDefault="004C02EF" w:rsidP="004C02EF">
      <w:pPr>
        <w:pStyle w:val="40"/>
        <w:numPr>
          <w:ilvl w:val="0"/>
          <w:numId w:val="0"/>
        </w:numPr>
      </w:pPr>
      <w:bookmarkStart w:id="19946" w:name="_Ref449966787"/>
      <w:r w:rsidRPr="00E77497">
        <w:t>15.1.1.2</w:t>
      </w:r>
      <w:r w:rsidRPr="00E77497">
        <w:tab/>
        <w:t>Infinit</w:t>
      </w:r>
      <w:bookmarkEnd w:id="19944"/>
      <w:bookmarkEnd w:id="19945"/>
      <w:r w:rsidRPr="00E77497">
        <w:t>y</w:t>
      </w:r>
      <w:bookmarkEnd w:id="19946"/>
    </w:p>
    <w:p w14:paraId="2DF87663" w14:textId="77777777"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19947" w:name="_Toc385672246"/>
      <w:bookmarkStart w:id="19948"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2FE29287" w14:textId="77777777" w:rsidR="004C02EF" w:rsidRPr="00E77497" w:rsidRDefault="004C02EF" w:rsidP="004C02EF">
      <w:pPr>
        <w:pStyle w:val="40"/>
        <w:numPr>
          <w:ilvl w:val="0"/>
          <w:numId w:val="0"/>
        </w:numPr>
      </w:pPr>
      <w:bookmarkStart w:id="19949" w:name="_Ref449966804"/>
      <w:r w:rsidRPr="00E77497">
        <w:t>15.1.1.3</w:t>
      </w:r>
      <w:r w:rsidRPr="00E77497">
        <w:tab/>
        <w:t>undefined</w:t>
      </w:r>
      <w:bookmarkEnd w:id="19949"/>
    </w:p>
    <w:p w14:paraId="221C015D" w14:textId="77777777"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276D08BB" w14:textId="77777777" w:rsidR="004C02EF" w:rsidRPr="00E77497" w:rsidRDefault="004C02EF" w:rsidP="00B43482">
      <w:pPr>
        <w:pStyle w:val="30"/>
        <w:numPr>
          <w:ilvl w:val="0"/>
          <w:numId w:val="0"/>
        </w:numPr>
      </w:pPr>
      <w:bookmarkStart w:id="19950" w:name="_Toc472818904"/>
      <w:bookmarkStart w:id="19951" w:name="_Toc235503482"/>
      <w:bookmarkStart w:id="19952" w:name="_Toc241509257"/>
      <w:bookmarkStart w:id="19953" w:name="_Toc244416744"/>
      <w:bookmarkStart w:id="19954" w:name="_Toc276631108"/>
      <w:bookmarkStart w:id="19955" w:name="_Toc323907739"/>
      <w:r w:rsidRPr="00E77497">
        <w:t>15.1.2</w:t>
      </w:r>
      <w:r w:rsidRPr="00E77497">
        <w:tab/>
        <w:t>Function Properties of the Global Objec</w:t>
      </w:r>
      <w:bookmarkEnd w:id="19942"/>
      <w:bookmarkEnd w:id="19947"/>
      <w:bookmarkEnd w:id="19948"/>
      <w:r w:rsidRPr="00E77497">
        <w:t>t</w:t>
      </w:r>
      <w:bookmarkStart w:id="19956" w:name="_Toc382291596"/>
      <w:bookmarkStart w:id="19957" w:name="_Toc385672247"/>
      <w:bookmarkStart w:id="19958" w:name="_Toc393690351"/>
      <w:bookmarkEnd w:id="19950"/>
      <w:bookmarkEnd w:id="19951"/>
      <w:bookmarkEnd w:id="19952"/>
      <w:bookmarkEnd w:id="19953"/>
      <w:bookmarkEnd w:id="19954"/>
      <w:bookmarkEnd w:id="19955"/>
    </w:p>
    <w:p w14:paraId="1CF4AD66" w14:textId="77777777" w:rsidR="004C02EF" w:rsidRPr="00E77497" w:rsidRDefault="004C02EF" w:rsidP="004C02EF">
      <w:pPr>
        <w:pStyle w:val="40"/>
        <w:numPr>
          <w:ilvl w:val="0"/>
          <w:numId w:val="0"/>
        </w:numPr>
      </w:pPr>
      <w:bookmarkStart w:id="19959" w:name="_Ref449966832"/>
      <w:r w:rsidRPr="00E77497">
        <w:t>15.1.2.1</w:t>
      </w:r>
      <w:r w:rsidRPr="00E77497">
        <w:tab/>
        <w:t>eval (x</w:t>
      </w:r>
      <w:bookmarkEnd w:id="19956"/>
      <w:bookmarkEnd w:id="19957"/>
      <w:bookmarkEnd w:id="19958"/>
      <w:r w:rsidRPr="00E77497">
        <w:t>)</w:t>
      </w:r>
      <w:bookmarkEnd w:id="19959"/>
    </w:p>
    <w:p w14:paraId="71ACF61F" w14:textId="77777777"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136AFBD3" w14:textId="77777777" w:rsidR="004C02EF" w:rsidRPr="00E77497" w:rsidRDefault="004C02EF" w:rsidP="00C47E72">
      <w:pPr>
        <w:numPr>
          <w:ilvl w:val="0"/>
          <w:numId w:val="154"/>
        </w:numPr>
        <w:contextualSpacing/>
        <w:rPr>
          <w:rFonts w:ascii="Times New Roman" w:hAnsi="Times New Roman"/>
        </w:rPr>
      </w:pPr>
      <w:commentRangeStart w:id="19960"/>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0A4B8B2C"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prog </w:t>
      </w:r>
      <w:r w:rsidRPr="00E77497">
        <w:rPr>
          <w:rFonts w:ascii="Times New Roman" w:hAnsi="Times New Roman"/>
        </w:rPr>
        <w:t xml:space="preserve">be the ECMAScript code that is the result of parsing </w:t>
      </w:r>
      <w:r w:rsidRPr="00E77497">
        <w:rPr>
          <w:rFonts w:ascii="Times New Roman" w:hAnsi="Times New Roman"/>
          <w:i/>
        </w:rPr>
        <w:t xml:space="preserve">x </w:t>
      </w:r>
      <w:del w:id="19961" w:author="Rev 7 Allen Wirfs-Brock" w:date="2012-05-02T11:40:00Z">
        <w:r w:rsidRPr="00E77497" w:rsidDel="00E56428">
          <w:rPr>
            <w:rFonts w:ascii="Times New Roman" w:hAnsi="Times New Roman"/>
          </w:rPr>
          <w:delText>as a</w:delText>
        </w:r>
      </w:del>
      <w:ins w:id="19962" w:author="Rev 7 Allen Wirfs-Brock" w:date="2012-05-02T11:40:00Z">
        <w:r w:rsidR="00E56428">
          <w:rPr>
            <w:rFonts w:ascii="Times New Roman" w:hAnsi="Times New Roman"/>
          </w:rPr>
          <w:t>for the goal symbol</w:t>
        </w:r>
      </w:ins>
      <w:r w:rsidRPr="00E77497">
        <w:rPr>
          <w:rFonts w:ascii="Times New Roman" w:hAnsi="Times New Roman"/>
        </w:rPr>
        <w:t xml:space="preserve"> </w:t>
      </w:r>
      <w:r w:rsidRPr="00E77497">
        <w:rPr>
          <w:rFonts w:ascii="Times New Roman" w:hAnsi="Times New Roman"/>
          <w:i/>
        </w:rPr>
        <w:t>Program</w:t>
      </w:r>
      <w:r w:rsidRPr="00E77497">
        <w:rPr>
          <w:rFonts w:ascii="Times New Roman" w:hAnsi="Times New Roman"/>
        </w:rPr>
        <w:t xml:space="preserve">. If the parse fails, throw a </w:t>
      </w:r>
      <w:r w:rsidRPr="00E77497">
        <w:rPr>
          <w:rFonts w:ascii="Times New Roman" w:hAnsi="Times New Roman"/>
          <w:b/>
        </w:rPr>
        <w:t>SyntaxError</w:t>
      </w:r>
      <w:r w:rsidRPr="00E77497">
        <w:rPr>
          <w:rFonts w:ascii="Times New Roman" w:hAnsi="Times New Roman"/>
        </w:rPr>
        <w:t xml:space="preserve"> exception (but see also clause 16).</w:t>
      </w:r>
    </w:p>
    <w:p w14:paraId="0F26CF55"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evalCtx </w:t>
      </w:r>
      <w:r w:rsidRPr="00E77497">
        <w:rPr>
          <w:rFonts w:ascii="Times New Roman" w:hAnsi="Times New Roman"/>
        </w:rPr>
        <w:t xml:space="preserve">be the result of establishing a new execution context (10.4.2) for the eval code </w:t>
      </w:r>
      <w:r w:rsidRPr="00E77497">
        <w:rPr>
          <w:rFonts w:ascii="Times New Roman" w:hAnsi="Times New Roman"/>
          <w:i/>
        </w:rPr>
        <w:t>prog</w:t>
      </w:r>
      <w:r w:rsidRPr="00E77497">
        <w:rPr>
          <w:rFonts w:ascii="Times New Roman" w:hAnsi="Times New Roman"/>
        </w:rPr>
        <w:t>.</w:t>
      </w:r>
    </w:p>
    <w:p w14:paraId="5EECBA22" w14:textId="77777777" w:rsidR="00E56428" w:rsidRPr="00E77497" w:rsidRDefault="00E56428" w:rsidP="00E56428">
      <w:pPr>
        <w:pStyle w:val="Alg4"/>
        <w:numPr>
          <w:ilvl w:val="0"/>
          <w:numId w:val="154"/>
        </w:numPr>
        <w:rPr>
          <w:ins w:id="19963" w:author="Rev 7 Allen Wirfs-Brock" w:date="2012-05-02T11:36:00Z"/>
        </w:rPr>
      </w:pPr>
      <w:ins w:id="19964" w:author="Rev 7 Allen Wirfs-Brock" w:date="2012-05-02T11:36:00Z">
        <w:r w:rsidRPr="00E77497">
          <w:t>If there is no calling context or if the eval code is not being evaluated by a direct call (15.1.2.1.1) to the eval function then,</w:t>
        </w:r>
      </w:ins>
    </w:p>
    <w:p w14:paraId="3AAD846B" w14:textId="77777777" w:rsidR="00E56428" w:rsidRPr="00E77497" w:rsidRDefault="00E56428" w:rsidP="00E56428">
      <w:pPr>
        <w:pStyle w:val="Alg4"/>
        <w:numPr>
          <w:ilvl w:val="1"/>
          <w:numId w:val="154"/>
        </w:numPr>
        <w:rPr>
          <w:ins w:id="19965" w:author="Rev 7 Allen Wirfs-Brock" w:date="2012-05-02T11:36:00Z"/>
        </w:rPr>
      </w:pPr>
      <w:ins w:id="19966" w:author="Rev 7 Allen Wirfs-Brock" w:date="2012-05-02T11:36:00Z">
        <w:r w:rsidRPr="00E77497">
          <w:t xml:space="preserve">Initialise the execution context as if it was a global execution context using the eval code as </w:t>
        </w:r>
        <w:r w:rsidRPr="00E77497">
          <w:rPr>
            <w:i/>
          </w:rPr>
          <w:t>C</w:t>
        </w:r>
        <w:r w:rsidRPr="00E77497">
          <w:t xml:space="preserve"> as described in 10.4.1.1.</w:t>
        </w:r>
      </w:ins>
    </w:p>
    <w:p w14:paraId="2DBDBD16" w14:textId="77777777" w:rsidR="00E56428" w:rsidRPr="00E77497" w:rsidRDefault="00E56428" w:rsidP="00E56428">
      <w:pPr>
        <w:pStyle w:val="Alg4"/>
        <w:numPr>
          <w:ilvl w:val="0"/>
          <w:numId w:val="154"/>
        </w:numPr>
        <w:rPr>
          <w:ins w:id="19967" w:author="Rev 7 Allen Wirfs-Brock" w:date="2012-05-02T11:36:00Z"/>
        </w:rPr>
      </w:pPr>
      <w:ins w:id="19968" w:author="Rev 7 Allen Wirfs-Brock" w:date="2012-05-02T11:36:00Z">
        <w:r w:rsidRPr="00E77497">
          <w:t>Else,</w:t>
        </w:r>
      </w:ins>
    </w:p>
    <w:p w14:paraId="630BC204" w14:textId="77777777" w:rsidR="00E56428" w:rsidRPr="00E77497" w:rsidRDefault="00E56428" w:rsidP="00E56428">
      <w:pPr>
        <w:pStyle w:val="Alg4"/>
        <w:numPr>
          <w:ilvl w:val="1"/>
          <w:numId w:val="154"/>
        </w:numPr>
        <w:rPr>
          <w:ins w:id="19969" w:author="Rev 7 Allen Wirfs-Brock" w:date="2012-05-02T11:36:00Z"/>
        </w:rPr>
      </w:pPr>
      <w:ins w:id="19970" w:author="Rev 7 Allen Wirfs-Brock" w:date="2012-05-02T11:36:00Z">
        <w:r w:rsidRPr="00E77497">
          <w:t>Set the ThisBinding to the same value as the ThisBinding of the calling execution context.</w:t>
        </w:r>
      </w:ins>
    </w:p>
    <w:p w14:paraId="551F092A" w14:textId="77777777" w:rsidR="00E56428" w:rsidRPr="00E77497" w:rsidRDefault="00E56428" w:rsidP="00E56428">
      <w:pPr>
        <w:pStyle w:val="Alg4"/>
        <w:numPr>
          <w:ilvl w:val="1"/>
          <w:numId w:val="154"/>
        </w:numPr>
        <w:rPr>
          <w:ins w:id="19971" w:author="Rev 7 Allen Wirfs-Brock" w:date="2012-05-02T11:36:00Z"/>
        </w:rPr>
      </w:pPr>
      <w:ins w:id="19972" w:author="Rev 7 Allen Wirfs-Brock" w:date="2012-05-02T11:36:00Z">
        <w:r w:rsidRPr="00E77497">
          <w:t>Set the LexicalEnvironment to the same value as the LexicalEnvironment of the calling execution context.</w:t>
        </w:r>
      </w:ins>
    </w:p>
    <w:p w14:paraId="22AF77D0" w14:textId="77777777" w:rsidR="00E56428" w:rsidRPr="00E77497" w:rsidRDefault="00E56428" w:rsidP="00E56428">
      <w:pPr>
        <w:pStyle w:val="Alg4"/>
        <w:numPr>
          <w:ilvl w:val="1"/>
          <w:numId w:val="154"/>
        </w:numPr>
        <w:rPr>
          <w:ins w:id="19973" w:author="Rev 7 Allen Wirfs-Brock" w:date="2012-05-02T11:36:00Z"/>
        </w:rPr>
      </w:pPr>
      <w:ins w:id="19974" w:author="Rev 7 Allen Wirfs-Brock" w:date="2012-05-02T11:36:00Z">
        <w:r w:rsidRPr="00E77497">
          <w:t>Set the VariableEnvironment to the same value as the VariableEnvironment of the calling execution context.</w:t>
        </w:r>
      </w:ins>
    </w:p>
    <w:p w14:paraId="40941B16" w14:textId="77777777" w:rsidR="00E56428" w:rsidRPr="00E77497" w:rsidRDefault="00E56428" w:rsidP="00E56428">
      <w:pPr>
        <w:pStyle w:val="Alg4"/>
        <w:numPr>
          <w:ilvl w:val="0"/>
          <w:numId w:val="154"/>
        </w:numPr>
        <w:rPr>
          <w:ins w:id="19975" w:author="Rev 7 Allen Wirfs-Brock" w:date="2012-05-02T11:36:00Z"/>
        </w:rPr>
      </w:pPr>
      <w:ins w:id="19976" w:author="Rev 7 Allen Wirfs-Brock" w:date="2012-05-02T11:36:00Z">
        <w:r w:rsidRPr="00E77497">
          <w:t>If the eval code is strict code, then</w:t>
        </w:r>
      </w:ins>
    </w:p>
    <w:p w14:paraId="0CE0017F" w14:textId="77777777" w:rsidR="00E56428" w:rsidRPr="00E77497" w:rsidRDefault="00E56428" w:rsidP="00E56428">
      <w:pPr>
        <w:pStyle w:val="Alg4"/>
        <w:numPr>
          <w:ilvl w:val="1"/>
          <w:numId w:val="154"/>
        </w:numPr>
        <w:rPr>
          <w:ins w:id="19977" w:author="Rev 7 Allen Wirfs-Brock" w:date="2012-05-02T11:36:00Z"/>
        </w:rPr>
      </w:pPr>
      <w:ins w:id="19978" w:author="Rev 7 Allen Wirfs-Brock" w:date="2012-05-02T11:36:00Z">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the LexicalEnvironment as the argument.</w:t>
        </w:r>
      </w:ins>
    </w:p>
    <w:p w14:paraId="08A62B33" w14:textId="77777777" w:rsidR="00E56428" w:rsidRPr="00E77497" w:rsidRDefault="00E56428" w:rsidP="00E56428">
      <w:pPr>
        <w:pStyle w:val="Alg4"/>
        <w:numPr>
          <w:ilvl w:val="1"/>
          <w:numId w:val="154"/>
        </w:numPr>
        <w:rPr>
          <w:ins w:id="19979" w:author="Rev 7 Allen Wirfs-Brock" w:date="2012-05-02T11:36:00Z"/>
        </w:rPr>
      </w:pPr>
      <w:ins w:id="19980" w:author="Rev 7 Allen Wirfs-Brock" w:date="2012-05-02T11:36:00Z">
        <w:r w:rsidRPr="00E77497">
          <w:t xml:space="preserve">Set the LexicalEnvironment to </w:t>
        </w:r>
        <w:r w:rsidRPr="00E77497">
          <w:rPr>
            <w:i/>
          </w:rPr>
          <w:t>strictVarEnv</w:t>
        </w:r>
        <w:r w:rsidRPr="00E77497">
          <w:t>.</w:t>
        </w:r>
      </w:ins>
    </w:p>
    <w:p w14:paraId="69D3F0A2" w14:textId="77777777" w:rsidR="00E56428" w:rsidRPr="00E77497" w:rsidRDefault="00E56428" w:rsidP="00E56428">
      <w:pPr>
        <w:pStyle w:val="Alg4"/>
        <w:numPr>
          <w:ilvl w:val="1"/>
          <w:numId w:val="154"/>
        </w:numPr>
        <w:rPr>
          <w:ins w:id="19981" w:author="Rev 7 Allen Wirfs-Brock" w:date="2012-05-02T11:36:00Z"/>
        </w:rPr>
      </w:pPr>
      <w:ins w:id="19982" w:author="Rev 7 Allen Wirfs-Brock" w:date="2012-05-02T11:36:00Z">
        <w:r w:rsidRPr="00E77497">
          <w:t xml:space="preserve">Set the VariableEnvironment to </w:t>
        </w:r>
        <w:r w:rsidRPr="00E77497">
          <w:rPr>
            <w:i/>
          </w:rPr>
          <w:t>strictVarEnv</w:t>
        </w:r>
        <w:r w:rsidRPr="00E77497">
          <w:t>.</w:t>
        </w:r>
      </w:ins>
    </w:p>
    <w:p w14:paraId="02C35E08" w14:textId="77777777" w:rsidR="00E56428" w:rsidRPr="00E77497" w:rsidRDefault="00E56428" w:rsidP="00E56428">
      <w:pPr>
        <w:pStyle w:val="Alg4"/>
        <w:numPr>
          <w:ilvl w:val="0"/>
          <w:numId w:val="154"/>
        </w:numPr>
        <w:spacing w:after="240"/>
        <w:rPr>
          <w:ins w:id="19983" w:author="Rev 7 Allen Wirfs-Brock" w:date="2012-05-02T11:36:00Z"/>
        </w:rPr>
      </w:pPr>
      <w:ins w:id="19984" w:author="Rev 7 Allen Wirfs-Brock" w:date="2012-05-02T11:36:00Z">
        <w:r w:rsidRPr="00E77497">
          <w:t>Perform Declaration Binding Instantiation as described in 10.5 using the eval code.</w:t>
        </w:r>
      </w:ins>
    </w:p>
    <w:p w14:paraId="1BFB10F5"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the program </w:t>
      </w:r>
      <w:r w:rsidRPr="00E77497">
        <w:rPr>
          <w:rFonts w:ascii="Times New Roman" w:hAnsi="Times New Roman"/>
          <w:i/>
        </w:rPr>
        <w:t>prog</w:t>
      </w:r>
      <w:r w:rsidRPr="00E77497">
        <w:rPr>
          <w:rFonts w:ascii="Times New Roman" w:hAnsi="Times New Roman"/>
        </w:rPr>
        <w:t>.</w:t>
      </w:r>
    </w:p>
    <w:p w14:paraId="09C63564" w14:textId="77777777" w:rsidR="004C02EF" w:rsidRPr="00E77497" w:rsidRDefault="004C02EF" w:rsidP="00C47E72">
      <w:pPr>
        <w:numPr>
          <w:ilvl w:val="0"/>
          <w:numId w:val="154"/>
        </w:numPr>
        <w:contextualSpacing/>
        <w:rPr>
          <w:rFonts w:ascii="Times New Roman" w:hAnsi="Times New Roman"/>
        </w:rPr>
      </w:pPr>
      <w:bookmarkStart w:id="19985" w:name="_Toc382291597"/>
      <w:bookmarkStart w:id="19986" w:name="_Toc385672248"/>
      <w:bookmarkStart w:id="19987" w:name="_Toc393690352"/>
      <w:r w:rsidRPr="00E77497">
        <w:rPr>
          <w:rFonts w:ascii="Times New Roman" w:hAnsi="Times New Roman"/>
        </w:rPr>
        <w:t xml:space="preserve">Exit the running execution context </w:t>
      </w:r>
      <w:r w:rsidRPr="00E77497">
        <w:rPr>
          <w:rFonts w:ascii="Times New Roman" w:hAnsi="Times New Roman"/>
          <w:i/>
        </w:rPr>
        <w:t>evalCtx</w:t>
      </w:r>
      <w:r w:rsidRPr="00E77497">
        <w:rPr>
          <w:rFonts w:ascii="Times New Roman" w:hAnsi="Times New Roman"/>
        </w:rPr>
        <w:t>, restoring the previous execution context.</w:t>
      </w:r>
    </w:p>
    <w:p w14:paraId="13FAF228"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a value </w:t>
      </w:r>
      <w:r w:rsidRPr="00E77497">
        <w:rPr>
          <w:rFonts w:ascii="Times New Roman" w:hAnsi="Times New Roman"/>
          <w:i/>
        </w:rPr>
        <w:t>V</w:t>
      </w:r>
      <w:r w:rsidRPr="00E77497">
        <w:rPr>
          <w:rFonts w:ascii="Times New Roman" w:hAnsi="Times New Roman"/>
        </w:rPr>
        <w:t xml:space="preserve">, then return the value </w:t>
      </w:r>
      <w:r w:rsidRPr="00E77497">
        <w:rPr>
          <w:rFonts w:ascii="Times New Roman" w:hAnsi="Times New Roman"/>
          <w:i/>
        </w:rPr>
        <w:t>V</w:t>
      </w:r>
      <w:r w:rsidRPr="00E77497">
        <w:rPr>
          <w:rFonts w:ascii="Times New Roman" w:hAnsi="Times New Roman"/>
        </w:rPr>
        <w:t>.</w:t>
      </w:r>
    </w:p>
    <w:p w14:paraId="1D289E2F"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w:t>
      </w:r>
      <w:r w:rsidRPr="00E77497">
        <w:rPr>
          <w:rFonts w:cs="Arial"/>
        </w:rPr>
        <w:t>empty</w:t>
      </w:r>
      <w:r w:rsidRPr="00E77497">
        <w:rPr>
          <w:rFonts w:ascii="Times New Roman" w:hAnsi="Times New Roman"/>
        </w:rPr>
        <w:t xml:space="preserve">, then return the value </w:t>
      </w:r>
      <w:r w:rsidRPr="00E77497">
        <w:rPr>
          <w:rFonts w:ascii="Times New Roman" w:hAnsi="Times New Roman"/>
          <w:b/>
        </w:rPr>
        <w:t>undefined</w:t>
      </w:r>
      <w:r w:rsidRPr="00E77497">
        <w:rPr>
          <w:rFonts w:ascii="Times New Roman" w:hAnsi="Times New Roman"/>
        </w:rPr>
        <w:t>.</w:t>
      </w:r>
    </w:p>
    <w:p w14:paraId="3A4926A6" w14:textId="77777777" w:rsidR="004C02EF" w:rsidRPr="00E77497" w:rsidRDefault="004C02EF" w:rsidP="007E0164">
      <w:pPr>
        <w:numPr>
          <w:ilvl w:val="0"/>
          <w:numId w:val="154"/>
        </w:numPr>
        <w:rPr>
          <w:rFonts w:ascii="Times New Roman" w:hAnsi="Times New Roman"/>
        </w:rPr>
      </w:pPr>
      <w:r w:rsidRPr="00E77497">
        <w:rPr>
          <w:rFonts w:ascii="Times New Roman" w:hAnsi="Times New Roman"/>
        </w:rPr>
        <w:t xml:space="preserve">Otherwise, </w:t>
      </w:r>
      <w:r w:rsidRPr="00E77497">
        <w:rPr>
          <w:rFonts w:ascii="Times New Roman" w:hAnsi="Times New Roman"/>
          <w:i/>
        </w:rPr>
        <w:t>result</w:t>
      </w:r>
      <w:r w:rsidRPr="00E77497">
        <w:rPr>
          <w:rFonts w:ascii="Times New Roman" w:hAnsi="Times New Roman"/>
        </w:rPr>
        <w:t xml:space="preserve">.type must be </w:t>
      </w:r>
      <w:r w:rsidRPr="00E77497">
        <w:rPr>
          <w:rFonts w:cs="Arial"/>
        </w:rPr>
        <w:t>throw</w:t>
      </w:r>
      <w:r w:rsidRPr="00E77497">
        <w:rPr>
          <w:rFonts w:ascii="Times New Roman" w:hAnsi="Times New Roman"/>
        </w:rPr>
        <w:t xml:space="preserve">. Throw </w:t>
      </w:r>
      <w:r w:rsidRPr="00E77497">
        <w:rPr>
          <w:rFonts w:ascii="Times New Roman" w:hAnsi="Times New Roman"/>
          <w:i/>
        </w:rPr>
        <w:t>result</w:t>
      </w:r>
      <w:r w:rsidRPr="00E77497">
        <w:rPr>
          <w:rFonts w:ascii="Times New Roman" w:hAnsi="Times New Roman"/>
        </w:rPr>
        <w:t>.value as an exception.</w:t>
      </w:r>
      <w:commentRangeEnd w:id="19960"/>
      <w:r w:rsidR="007E0164">
        <w:rPr>
          <w:rStyle w:val="af4"/>
        </w:rPr>
        <w:commentReference w:id="19960"/>
      </w:r>
    </w:p>
    <w:p w14:paraId="235C8347" w14:textId="77777777" w:rsidR="007E0164" w:rsidRPr="00250FC6" w:rsidRDefault="007E0164" w:rsidP="007E0164">
      <w:pPr>
        <w:rPr>
          <w:ins w:id="19988" w:author="Rev 7 Allen Wirfs-Brock" w:date="2012-05-02T11:49:00Z"/>
          <w:sz w:val="18"/>
        </w:rPr>
      </w:pPr>
      <w:ins w:id="19989" w:author="Rev 7 Allen Wirfs-Brock" w:date="2012-05-02T11:49:00Z">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ins>
    </w:p>
    <w:p w14:paraId="2F24ED85" w14:textId="77777777" w:rsidR="004C02EF" w:rsidRPr="00E77497" w:rsidRDefault="004C02EF" w:rsidP="004C02EF">
      <w:pPr>
        <w:pStyle w:val="51"/>
        <w:numPr>
          <w:ilvl w:val="0"/>
          <w:numId w:val="0"/>
        </w:numPr>
      </w:pPr>
      <w:r w:rsidRPr="00E77497">
        <w:t>15.1.2.1.1</w:t>
      </w:r>
      <w:r w:rsidRPr="00E77497">
        <w:tab/>
        <w:t>Direct Call to Eval</w:t>
      </w:r>
    </w:p>
    <w:p w14:paraId="36B8E008" w14:textId="77777777" w:rsidR="004C02EF" w:rsidRPr="00E77497" w:rsidRDefault="004C02EF" w:rsidP="004C02EF">
      <w:r w:rsidRPr="00E77497">
        <w:t xml:space="preserve">A direct call to the eval function is one that is expressed as a </w:t>
      </w:r>
      <w:r w:rsidRPr="00E77497">
        <w:rPr>
          <w:rFonts w:ascii="Times New Roman" w:hAnsi="Times New Roman"/>
          <w:i/>
        </w:rPr>
        <w:t>CallExpression</w:t>
      </w:r>
      <w:r w:rsidRPr="00E77497">
        <w:t xml:space="preserve"> that meets the following two conditions:</w:t>
      </w:r>
    </w:p>
    <w:p w14:paraId="6D776F24" w14:textId="77777777" w:rsidR="004C02EF" w:rsidRPr="00E77497" w:rsidRDefault="004C02EF" w:rsidP="004C02EF">
      <w:r w:rsidRPr="00E77497">
        <w:t xml:space="preserve">The Reference that is the result of evaluating the </w:t>
      </w:r>
      <w:r w:rsidRPr="00E77497">
        <w:rPr>
          <w:rFonts w:ascii="Times New Roman" w:hAnsi="Times New Roman"/>
          <w:i/>
        </w:rPr>
        <w:t>MemberExpression</w:t>
      </w:r>
      <w:r w:rsidRPr="00E77497">
        <w:t xml:space="preserve"> in the </w:t>
      </w:r>
      <w:r w:rsidRPr="00E77497">
        <w:rPr>
          <w:rFonts w:ascii="Times New Roman" w:hAnsi="Times New Roman"/>
          <w:i/>
        </w:rPr>
        <w:t>CallExpression</w:t>
      </w:r>
      <w:r w:rsidRPr="00E77497">
        <w:t xml:space="preserve"> has an environment record as its base value and its reference name is </w:t>
      </w:r>
      <w:r w:rsidRPr="00E77497">
        <w:rPr>
          <w:rFonts w:ascii="Courier New" w:hAnsi="Courier New" w:cs="Courier New"/>
        </w:rPr>
        <w:t>"</w:t>
      </w:r>
      <w:r w:rsidRPr="00E77497">
        <w:rPr>
          <w:rFonts w:ascii="Courier New" w:hAnsi="Courier New" w:cs="Courier New"/>
          <w:b/>
        </w:rPr>
        <w:t>eval</w:t>
      </w:r>
      <w:r w:rsidRPr="00E77497">
        <w:rPr>
          <w:rFonts w:ascii="Courier New" w:hAnsi="Courier New" w:cs="Courier New"/>
        </w:rPr>
        <w:t>"</w:t>
      </w:r>
      <w:r w:rsidRPr="00E77497">
        <w:t>.</w:t>
      </w:r>
    </w:p>
    <w:p w14:paraId="19EFA8EC" w14:textId="77777777" w:rsidR="004C02EF" w:rsidRPr="00E77497" w:rsidRDefault="004C02EF" w:rsidP="004C02EF">
      <w:r w:rsidRPr="00E77497">
        <w:t>The result of calling the abstract operation GetValue with that Reference as the argument is the standard built-in function defined in 15.1.2.1.</w:t>
      </w:r>
    </w:p>
    <w:p w14:paraId="1A302E7E" w14:textId="77777777" w:rsidR="004C02EF" w:rsidRPr="00C7794D" w:rsidRDefault="004C02EF" w:rsidP="004C02EF">
      <w:pPr>
        <w:pStyle w:val="40"/>
        <w:numPr>
          <w:ilvl w:val="0"/>
          <w:numId w:val="0"/>
        </w:numPr>
      </w:pPr>
      <w:bookmarkStart w:id="19990" w:name="_Ref457709041"/>
      <w:r w:rsidRPr="00E77497">
        <w:t>15.1.2.2</w:t>
      </w:r>
      <w:r w:rsidRPr="00E77497">
        <w:tab/>
        <w:t>parseInt (string , radix</w:t>
      </w:r>
      <w:bookmarkEnd w:id="19985"/>
      <w:bookmarkEnd w:id="19986"/>
      <w:bookmarkEnd w:id="19987"/>
      <w:r w:rsidRPr="00E77497">
        <w:t>)</w:t>
      </w:r>
      <w:bookmarkEnd w:id="19990"/>
    </w:p>
    <w:p w14:paraId="4574598F" w14:textId="77777777"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1B9CAF39" w14:textId="77777777"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14:paraId="64FAE33D" w14:textId="77777777"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07EC8A95" w14:textId="77777777" w:rsidR="005D4B87" w:rsidRDefault="005D4B87" w:rsidP="00C47E72">
      <w:pPr>
        <w:pStyle w:val="M4"/>
        <w:numPr>
          <w:ilvl w:val="0"/>
          <w:numId w:val="155"/>
        </w:numPr>
        <w:tabs>
          <w:tab w:val="num" w:pos="1721"/>
        </w:tabs>
        <w:spacing w:after="0"/>
        <w:rPr>
          <w:ins w:id="19991" w:author="Rev 7 Allen Wirfs-Brock" w:date="2012-04-11T16:00:00Z"/>
        </w:rPr>
      </w:pPr>
      <w:ins w:id="19992" w:author="Rev 7 Allen Wirfs-Brock" w:date="2012-04-11T16:01:00Z">
        <w:r>
          <w:t>ReturnIfAbrupt(</w:t>
        </w:r>
        <w:r w:rsidRPr="005D4B87">
          <w:rPr>
            <w:i/>
          </w:rPr>
          <w:t>string</w:t>
        </w:r>
        <w:r>
          <w:t>).</w:t>
        </w:r>
      </w:ins>
    </w:p>
    <w:p w14:paraId="188D2D6E"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7B148A62"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14:paraId="5E0DBEFF"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50651DF8"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523B8B0F"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14:paraId="5152A1BA" w14:textId="77777777" w:rsidR="005D4B87" w:rsidRDefault="005D4B87" w:rsidP="005D4B87">
      <w:pPr>
        <w:pStyle w:val="M4"/>
        <w:numPr>
          <w:ilvl w:val="0"/>
          <w:numId w:val="155"/>
        </w:numPr>
        <w:tabs>
          <w:tab w:val="num" w:pos="1721"/>
        </w:tabs>
        <w:spacing w:after="0"/>
        <w:rPr>
          <w:ins w:id="19993" w:author="Rev 7 Allen Wirfs-Brock" w:date="2012-04-11T16:01:00Z"/>
        </w:rPr>
      </w:pPr>
      <w:ins w:id="19994" w:author="Rev 7 Allen Wirfs-Brock" w:date="2012-04-11T16:01:00Z">
        <w:r>
          <w:t>ReturnIfAbrupt(</w:t>
        </w:r>
        <w:r>
          <w:rPr>
            <w:i/>
          </w:rPr>
          <w:t>R</w:t>
        </w:r>
        <w:r>
          <w:t>).</w:t>
        </w:r>
      </w:ins>
    </w:p>
    <w:p w14:paraId="6A135042"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14:paraId="01FADF34"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14:paraId="10517E99"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2172699C"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3D4A4EBA" w14:textId="77777777" w:rsidR="004C02EF" w:rsidRPr="00E77497" w:rsidRDefault="004C02EF" w:rsidP="00C47E72">
      <w:pPr>
        <w:pStyle w:val="M4"/>
        <w:numPr>
          <w:ilvl w:val="0"/>
          <w:numId w:val="155"/>
        </w:numPr>
        <w:tabs>
          <w:tab w:val="num" w:pos="1721"/>
        </w:tabs>
        <w:spacing w:after="0"/>
      </w:pPr>
      <w:r w:rsidRPr="00E77497">
        <w:t xml:space="preserve">Else, </w:t>
      </w:r>
      <w:r w:rsidRPr="00E77497">
        <w:rPr>
          <w:i/>
        </w:rPr>
        <w:t>R</w:t>
      </w:r>
      <w:r w:rsidRPr="00E77497">
        <w:t xml:space="preserve"> = 0</w:t>
      </w:r>
    </w:p>
    <w:p w14:paraId="66BB133B" w14:textId="77777777"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14:paraId="31DD9A39"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14:paraId="1D7243BE" w14:textId="77777777"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439D8AFE"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0DEA0A3E"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14:paraId="6697A970"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634C2160"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14:paraId="7AA94B18" w14:textId="77777777"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4BB2D526" w14:textId="77777777"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26A7EF58" w14:textId="77777777" w:rsidR="004C02EF" w:rsidRPr="00E77497" w:rsidRDefault="004C02EF" w:rsidP="004C02EF">
      <w:pPr>
        <w:pStyle w:val="40"/>
        <w:numPr>
          <w:ilvl w:val="0"/>
          <w:numId w:val="0"/>
        </w:numPr>
      </w:pPr>
      <w:bookmarkStart w:id="19995" w:name="_Toc382291598"/>
      <w:bookmarkStart w:id="19996" w:name="_Toc385672249"/>
      <w:bookmarkStart w:id="19997" w:name="_Toc393690353"/>
      <w:bookmarkStart w:id="19998" w:name="_Ref451680264"/>
      <w:r w:rsidRPr="00E77497">
        <w:t>15.1.2.3</w:t>
      </w:r>
      <w:r w:rsidRPr="00E77497">
        <w:tab/>
        <w:t>parseFloat (string</w:t>
      </w:r>
      <w:bookmarkEnd w:id="19995"/>
      <w:bookmarkEnd w:id="19996"/>
      <w:bookmarkEnd w:id="19997"/>
      <w:r w:rsidRPr="00E77497">
        <w:t>)</w:t>
      </w:r>
      <w:bookmarkStart w:id="19999" w:name="_Toc382291599"/>
      <w:bookmarkStart w:id="20000" w:name="_Toc385672250"/>
      <w:bookmarkEnd w:id="19998"/>
    </w:p>
    <w:p w14:paraId="1395C2F6" w14:textId="77777777"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73650F7C" w14:textId="77777777"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14:paraId="07100A20"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0D612DB1" w14:textId="77777777" w:rsidR="005D4B87" w:rsidRDefault="005D4B87" w:rsidP="005D4B87">
      <w:pPr>
        <w:pStyle w:val="M4"/>
        <w:numPr>
          <w:ilvl w:val="0"/>
          <w:numId w:val="156"/>
        </w:numPr>
        <w:tabs>
          <w:tab w:val="num" w:pos="1721"/>
        </w:tabs>
        <w:spacing w:after="0"/>
        <w:rPr>
          <w:ins w:id="20001" w:author="Rev 7 Allen Wirfs-Brock" w:date="2012-04-11T16:02:00Z"/>
        </w:rPr>
      </w:pPr>
      <w:ins w:id="20002" w:author="Rev 7 Allen Wirfs-Brock" w:date="2012-04-11T16:02:00Z">
        <w:r>
          <w:t>ReturnIfAbrupt(</w:t>
        </w:r>
        <w:r w:rsidRPr="005D4B87">
          <w:rPr>
            <w:i/>
          </w:rPr>
          <w:t>string</w:t>
        </w:r>
        <w:r>
          <w:t>).</w:t>
        </w:r>
      </w:ins>
    </w:p>
    <w:p w14:paraId="64229E63"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1F2339EC" w14:textId="77777777"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14:paraId="2571D32D"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1ABF20EB" w14:textId="77777777"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14:paraId="315E9A5C" w14:textId="77777777"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20003" w:name="_Toc393690354"/>
    </w:p>
    <w:p w14:paraId="15547DBD" w14:textId="77777777" w:rsidR="004C02EF" w:rsidRPr="00E77497" w:rsidRDefault="004C02EF" w:rsidP="004C02EF">
      <w:pPr>
        <w:pStyle w:val="40"/>
        <w:numPr>
          <w:ilvl w:val="0"/>
          <w:numId w:val="0"/>
        </w:numPr>
      </w:pPr>
      <w:bookmarkStart w:id="20004" w:name="_Toc385672252"/>
      <w:bookmarkStart w:id="20005" w:name="_Toc393690356"/>
      <w:bookmarkEnd w:id="19999"/>
      <w:bookmarkEnd w:id="20000"/>
      <w:bookmarkEnd w:id="20003"/>
      <w:r w:rsidRPr="00E77497">
        <w:t>15.1.2.4</w:t>
      </w:r>
      <w:r w:rsidRPr="00E77497">
        <w:tab/>
        <w:t>isNaN (number</w:t>
      </w:r>
      <w:bookmarkEnd w:id="20004"/>
      <w:bookmarkEnd w:id="20005"/>
      <w:r w:rsidRPr="00E77497">
        <w:t>)</w:t>
      </w:r>
    </w:p>
    <w:p w14:paraId="6568659E" w14:textId="77777777"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20006" w:name="_Toc385672253"/>
      <w:bookmarkStart w:id="20007" w:name="_Toc393690357"/>
    </w:p>
    <w:p w14:paraId="710F53CF" w14:textId="77777777" w:rsidR="005D4B87" w:rsidRDefault="005D4B87" w:rsidP="00C47E72">
      <w:pPr>
        <w:pStyle w:val="Alg4"/>
        <w:numPr>
          <w:ilvl w:val="0"/>
          <w:numId w:val="158"/>
        </w:numPr>
        <w:rPr>
          <w:ins w:id="20008" w:author="Rev 7 Allen Wirfs-Brock" w:date="2012-04-11T16:02:00Z"/>
        </w:rPr>
      </w:pPr>
      <w:ins w:id="20009" w:author="Rev 7 Allen Wirfs-Brock" w:date="2012-04-11T16:02:00Z">
        <w:r>
          <w:t xml:space="preserve">Let </w:t>
        </w:r>
        <w:r w:rsidRPr="005D4B87">
          <w:rPr>
            <w:i/>
          </w:rPr>
          <w:t>num</w:t>
        </w:r>
        <w:r>
          <w:t xml:space="preserve"> be ToNumber(</w:t>
        </w:r>
      </w:ins>
      <w:ins w:id="20010" w:author="Rev 7 Allen Wirfs-Brock" w:date="2012-04-11T16:03:00Z">
        <w:r w:rsidRPr="00E77497">
          <w:rPr>
            <w:i/>
          </w:rPr>
          <w:t>number</w:t>
        </w:r>
      </w:ins>
      <w:ins w:id="20011" w:author="Rev 7 Allen Wirfs-Brock" w:date="2012-04-11T16:02:00Z">
        <w:r>
          <w:t>).</w:t>
        </w:r>
      </w:ins>
    </w:p>
    <w:p w14:paraId="740F1E3D" w14:textId="77777777" w:rsidR="005D4B87" w:rsidRDefault="005D4B87" w:rsidP="005D4B87">
      <w:pPr>
        <w:pStyle w:val="M4"/>
        <w:numPr>
          <w:ilvl w:val="0"/>
          <w:numId w:val="158"/>
        </w:numPr>
        <w:tabs>
          <w:tab w:val="num" w:pos="1721"/>
        </w:tabs>
        <w:spacing w:after="0"/>
        <w:rPr>
          <w:ins w:id="20012" w:author="Rev 7 Allen Wirfs-Brock" w:date="2012-04-11T16:03:00Z"/>
        </w:rPr>
      </w:pPr>
      <w:ins w:id="20013" w:author="Rev 7 Allen Wirfs-Brock" w:date="2012-04-11T16:03:00Z">
        <w:r>
          <w:t>ReturnIfAbrupt(</w:t>
        </w:r>
        <w:r>
          <w:rPr>
            <w:i/>
          </w:rPr>
          <w:t>num</w:t>
        </w:r>
        <w:r>
          <w:t>).</w:t>
        </w:r>
      </w:ins>
    </w:p>
    <w:p w14:paraId="0307F5B0" w14:textId="77777777" w:rsidR="004C02EF" w:rsidRPr="00E77497" w:rsidRDefault="004C02EF" w:rsidP="00C47E72">
      <w:pPr>
        <w:pStyle w:val="Alg4"/>
        <w:numPr>
          <w:ilvl w:val="0"/>
          <w:numId w:val="158"/>
        </w:numPr>
      </w:pPr>
      <w:r w:rsidRPr="00E77497">
        <w:t xml:space="preserve">If </w:t>
      </w:r>
      <w:del w:id="20014" w:author="Rev 7 Allen Wirfs-Brock" w:date="2012-04-11T16:03:00Z">
        <w:r w:rsidRPr="005D4B87" w:rsidDel="005D4B87">
          <w:rPr>
            <w:i/>
          </w:rPr>
          <w:delText>ToNumber(number)</w:delText>
        </w:r>
      </w:del>
      <w:ins w:id="20015" w:author="Rev 7 Allen Wirfs-Brock" w:date="2012-04-11T16:03:00Z">
        <w:r w:rsidR="005D4B87" w:rsidRPr="005D4B87">
          <w:rPr>
            <w:i/>
          </w:rPr>
          <w:t>num</w:t>
        </w:r>
      </w:ins>
      <w:r w:rsidRPr="00E77497">
        <w:t xml:space="preserve"> is </w:t>
      </w:r>
      <w:r w:rsidRPr="00E77497">
        <w:rPr>
          <w:b/>
        </w:rPr>
        <w:t>NaN</w:t>
      </w:r>
      <w:r w:rsidRPr="00E77497">
        <w:t xml:space="preserve">, return </w:t>
      </w:r>
      <w:r w:rsidRPr="00E77497">
        <w:rPr>
          <w:b/>
        </w:rPr>
        <w:t>true</w:t>
      </w:r>
      <w:r w:rsidRPr="00E77497">
        <w:t>.</w:t>
      </w:r>
    </w:p>
    <w:p w14:paraId="63690739" w14:textId="77777777"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14:paraId="4F470EF1" w14:textId="77777777"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74152058" w14:textId="77777777" w:rsidR="004C02EF" w:rsidRPr="00E77497" w:rsidRDefault="004C02EF" w:rsidP="004C02EF">
      <w:pPr>
        <w:pStyle w:val="40"/>
        <w:numPr>
          <w:ilvl w:val="0"/>
          <w:numId w:val="0"/>
        </w:numPr>
      </w:pPr>
      <w:r w:rsidRPr="00E77497">
        <w:t>15.1.2.5</w:t>
      </w:r>
      <w:r w:rsidRPr="00E77497">
        <w:tab/>
        <w:t>isFinite (number</w:t>
      </w:r>
      <w:bookmarkEnd w:id="20006"/>
      <w:bookmarkEnd w:id="20007"/>
      <w:r w:rsidRPr="00E77497">
        <w:t>)</w:t>
      </w:r>
    </w:p>
    <w:p w14:paraId="6986C647" w14:textId="77777777"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20016" w:name="_Toc393690358"/>
      <w:bookmarkStart w:id="20017" w:name="_Toc382212249"/>
      <w:bookmarkStart w:id="20018" w:name="_Toc382212812"/>
      <w:bookmarkStart w:id="20019" w:name="_Toc382291601"/>
      <w:bookmarkStart w:id="20020" w:name="_Toc385672254"/>
    </w:p>
    <w:p w14:paraId="72718ACD" w14:textId="77777777" w:rsidR="005D4B87" w:rsidRDefault="005D4B87" w:rsidP="005D4B87">
      <w:pPr>
        <w:pStyle w:val="Alg4"/>
        <w:numPr>
          <w:ilvl w:val="0"/>
          <w:numId w:val="157"/>
        </w:numPr>
        <w:rPr>
          <w:ins w:id="20021" w:author="Rev 7 Allen Wirfs-Brock" w:date="2012-04-11T16:04:00Z"/>
        </w:rPr>
      </w:pPr>
      <w:bookmarkStart w:id="20022" w:name="_Ref456003831"/>
      <w:bookmarkStart w:id="20023" w:name="_Toc472818905"/>
      <w:bookmarkStart w:id="20024" w:name="_Toc235503483"/>
      <w:ins w:id="20025" w:author="Rev 7 Allen Wirfs-Brock" w:date="2012-04-11T16:04:00Z">
        <w:r>
          <w:t xml:space="preserve">Let </w:t>
        </w:r>
        <w:r w:rsidRPr="005D4B87">
          <w:rPr>
            <w:i/>
          </w:rPr>
          <w:t>num</w:t>
        </w:r>
        <w:r>
          <w:t xml:space="preserve"> be ToNumber(</w:t>
        </w:r>
        <w:r w:rsidRPr="00E77497">
          <w:rPr>
            <w:i/>
          </w:rPr>
          <w:t>number</w:t>
        </w:r>
        <w:r>
          <w:t>).</w:t>
        </w:r>
      </w:ins>
    </w:p>
    <w:p w14:paraId="08E6C1BA" w14:textId="77777777" w:rsidR="005D4B87" w:rsidRDefault="005D4B87" w:rsidP="005D4B87">
      <w:pPr>
        <w:pStyle w:val="M4"/>
        <w:numPr>
          <w:ilvl w:val="0"/>
          <w:numId w:val="157"/>
        </w:numPr>
        <w:tabs>
          <w:tab w:val="num" w:pos="1721"/>
        </w:tabs>
        <w:spacing w:after="0"/>
        <w:rPr>
          <w:ins w:id="20026" w:author="Rev 7 Allen Wirfs-Brock" w:date="2012-04-11T16:04:00Z"/>
        </w:rPr>
      </w:pPr>
      <w:ins w:id="20027" w:author="Rev 7 Allen Wirfs-Brock" w:date="2012-04-11T16:04:00Z">
        <w:r>
          <w:t>ReturnIfAbrupt(</w:t>
        </w:r>
        <w:r>
          <w:rPr>
            <w:i/>
          </w:rPr>
          <w:t>num</w:t>
        </w:r>
        <w:r>
          <w:t>).</w:t>
        </w:r>
      </w:ins>
    </w:p>
    <w:p w14:paraId="17A2BBBD" w14:textId="77777777" w:rsidR="004C02EF" w:rsidRPr="006B6D0A" w:rsidRDefault="004C02EF" w:rsidP="00C47E72">
      <w:pPr>
        <w:pStyle w:val="Alg4"/>
        <w:numPr>
          <w:ilvl w:val="0"/>
          <w:numId w:val="157"/>
        </w:numPr>
      </w:pPr>
      <w:r w:rsidRPr="00E77497">
        <w:t>If ToNumber(</w:t>
      </w:r>
      <w:r w:rsidRPr="00E77497">
        <w:rPr>
          <w:i/>
        </w:rPr>
        <w:t>num</w:t>
      </w:r>
      <w:del w:id="20028" w:author="Rev 7 Allen Wirfs-Brock" w:date="2012-04-11T16:04:00Z">
        <w:r w:rsidRPr="00E77497" w:rsidDel="005D4B87">
          <w:rPr>
            <w:i/>
          </w:rPr>
          <w:delText>ber</w:delText>
        </w:r>
      </w:del>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5908F9DB" w14:textId="77777777"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14:paraId="4866293D" w14:textId="77777777" w:rsidR="004C02EF" w:rsidRPr="00546435" w:rsidRDefault="004C02EF" w:rsidP="00B43482">
      <w:pPr>
        <w:pStyle w:val="30"/>
        <w:numPr>
          <w:ilvl w:val="0"/>
          <w:numId w:val="0"/>
        </w:numPr>
      </w:pPr>
      <w:bookmarkStart w:id="20029" w:name="_Toc241509258"/>
      <w:bookmarkStart w:id="20030" w:name="_Toc244416745"/>
      <w:bookmarkStart w:id="20031" w:name="_Toc276631109"/>
      <w:bookmarkStart w:id="20032" w:name="_Toc323907740"/>
      <w:r w:rsidRPr="00546435">
        <w:t>15.1.3</w:t>
      </w:r>
      <w:r w:rsidRPr="00546435">
        <w:tab/>
        <w:t>URI Handling Function Properties</w:t>
      </w:r>
      <w:bookmarkEnd w:id="20022"/>
      <w:bookmarkEnd w:id="20023"/>
      <w:bookmarkEnd w:id="20024"/>
      <w:bookmarkEnd w:id="20029"/>
      <w:bookmarkEnd w:id="20030"/>
      <w:bookmarkEnd w:id="20031"/>
      <w:bookmarkEnd w:id="20032"/>
    </w:p>
    <w:p w14:paraId="1248EB78" w14:textId="77777777"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127E1A10" w14:textId="77777777" w:rsidR="004C02EF" w:rsidRPr="00E77497" w:rsidRDefault="004C02EF" w:rsidP="004C02EF">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0ABA8586" w14:textId="77777777" w:rsidR="004C02EF" w:rsidRPr="00E77497" w:rsidRDefault="004C02EF" w:rsidP="004C02EF">
      <w:r w:rsidRPr="00E77497">
        <w:t>A URI is composed of a sequence of components separated by component separators. The general form is:</w:t>
      </w:r>
    </w:p>
    <w:p w14:paraId="30A11184" w14:textId="77777777"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2E29B265" w14:textId="77777777"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10ADA470" w14:textId="77777777" w:rsidR="004C02EF" w:rsidRPr="00E77497" w:rsidRDefault="004C02EF" w:rsidP="004C02EF">
      <w:r w:rsidRPr="00E77497">
        <w:t>The following lexical grammar specifies the form of encoded URIs.</w:t>
      </w:r>
    </w:p>
    <w:p w14:paraId="708A04B2" w14:textId="77777777" w:rsidR="004C02EF" w:rsidRPr="00E77497" w:rsidRDefault="004C02EF" w:rsidP="004C02EF">
      <w:pPr>
        <w:pStyle w:val="Syntax"/>
      </w:pPr>
      <w:r w:rsidRPr="00E77497">
        <w:t>Syntax</w:t>
      </w:r>
    </w:p>
    <w:p w14:paraId="79E320B7" w14:textId="77777777" w:rsidR="004C02EF" w:rsidRPr="00E77497" w:rsidRDefault="004C02EF" w:rsidP="004C02EF">
      <w:pPr>
        <w:pStyle w:val="SyntaxRule"/>
      </w:pPr>
      <w:r w:rsidRPr="00E77497">
        <w:t xml:space="preserve">uri </w:t>
      </w:r>
      <w:r w:rsidRPr="00E77497">
        <w:rPr>
          <w:rFonts w:ascii="Arial" w:hAnsi="Arial"/>
          <w:b/>
          <w:i w:val="0"/>
        </w:rPr>
        <w:t>:::</w:t>
      </w:r>
    </w:p>
    <w:p w14:paraId="196AF6A8" w14:textId="77777777" w:rsidR="004C02EF" w:rsidRPr="00E77497" w:rsidRDefault="004C02EF" w:rsidP="004C02EF">
      <w:pPr>
        <w:pStyle w:val="SyntaxDefinition"/>
      </w:pPr>
      <w:r w:rsidRPr="00E77497">
        <w:t>uriCharacters</w:t>
      </w:r>
      <w:r w:rsidRPr="00E77497">
        <w:rPr>
          <w:rFonts w:ascii="Arial" w:hAnsi="Arial" w:cs="Arial"/>
          <w:i w:val="0"/>
          <w:vertAlign w:val="subscript"/>
        </w:rPr>
        <w:t>opt</w:t>
      </w:r>
    </w:p>
    <w:p w14:paraId="37854D58" w14:textId="77777777" w:rsidR="004C02EF" w:rsidRPr="00E77497" w:rsidRDefault="004C02EF" w:rsidP="004C02EF">
      <w:pPr>
        <w:pStyle w:val="SyntaxRule"/>
      </w:pPr>
      <w:r w:rsidRPr="00E77497">
        <w:t xml:space="preserve">uriCharacters </w:t>
      </w:r>
      <w:r w:rsidRPr="00E77497">
        <w:rPr>
          <w:rFonts w:ascii="Arial" w:hAnsi="Arial"/>
          <w:b/>
          <w:i w:val="0"/>
        </w:rPr>
        <w:t>:::</w:t>
      </w:r>
    </w:p>
    <w:p w14:paraId="0FF4F94C" w14:textId="77777777"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14:paraId="440C814C" w14:textId="77777777" w:rsidR="004C02EF" w:rsidRPr="00E77497" w:rsidRDefault="004C02EF" w:rsidP="004C02EF">
      <w:pPr>
        <w:pStyle w:val="SyntaxRule"/>
      </w:pPr>
      <w:r w:rsidRPr="00E77497">
        <w:t xml:space="preserve">uriCharacter </w:t>
      </w:r>
      <w:r w:rsidRPr="00E77497">
        <w:rPr>
          <w:rFonts w:ascii="Arial" w:hAnsi="Arial"/>
          <w:b/>
          <w:i w:val="0"/>
        </w:rPr>
        <w:t>:::</w:t>
      </w:r>
    </w:p>
    <w:p w14:paraId="2EC90C4A" w14:textId="77777777" w:rsidR="004C02EF" w:rsidRPr="00E77497" w:rsidRDefault="004C02EF" w:rsidP="004C02EF">
      <w:pPr>
        <w:pStyle w:val="SyntaxDefinition"/>
      </w:pPr>
      <w:r w:rsidRPr="00E77497">
        <w:t>uriReserved</w:t>
      </w:r>
      <w:r w:rsidRPr="00E77497">
        <w:br/>
        <w:t>uriUnescaped</w:t>
      </w:r>
      <w:r w:rsidRPr="00E77497">
        <w:br/>
        <w:t>uriEscaped</w:t>
      </w:r>
    </w:p>
    <w:p w14:paraId="71E937E4" w14:textId="77777777"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1B120AD6"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14:paraId="1E366187" w14:textId="77777777" w:rsidR="004C02EF" w:rsidRPr="00E77497" w:rsidRDefault="004C02EF" w:rsidP="004C02EF">
      <w:pPr>
        <w:pStyle w:val="SyntaxRule"/>
      </w:pPr>
      <w:r w:rsidRPr="00E77497">
        <w:t xml:space="preserve">uriUnescaped </w:t>
      </w:r>
      <w:r w:rsidRPr="00E77497">
        <w:rPr>
          <w:rFonts w:ascii="Arial" w:hAnsi="Arial"/>
          <w:b/>
          <w:i w:val="0"/>
        </w:rPr>
        <w:t>:::</w:t>
      </w:r>
    </w:p>
    <w:p w14:paraId="27482AD9" w14:textId="77777777" w:rsidR="004C02EF" w:rsidRPr="00E77497" w:rsidRDefault="004C02EF" w:rsidP="004C02EF">
      <w:pPr>
        <w:pStyle w:val="SyntaxDefinition"/>
      </w:pPr>
      <w:r w:rsidRPr="00E77497">
        <w:t>uriAlpha</w:t>
      </w:r>
      <w:r w:rsidRPr="00E77497">
        <w:br/>
        <w:t>DecimalDigit</w:t>
      </w:r>
      <w:r w:rsidRPr="00E77497">
        <w:br/>
        <w:t>uriMark</w:t>
      </w:r>
    </w:p>
    <w:p w14:paraId="16A08028" w14:textId="77777777" w:rsidR="004C02EF" w:rsidRPr="00E77497" w:rsidRDefault="004C02EF" w:rsidP="004C02EF">
      <w:pPr>
        <w:pStyle w:val="SyntaxRule"/>
      </w:pPr>
      <w:r w:rsidRPr="00E77497">
        <w:t xml:space="preserve">uriEscaped </w:t>
      </w:r>
      <w:r w:rsidRPr="00E77497">
        <w:rPr>
          <w:rFonts w:ascii="Arial" w:hAnsi="Arial"/>
          <w:b/>
          <w:i w:val="0"/>
        </w:rPr>
        <w:t>:::</w:t>
      </w:r>
    </w:p>
    <w:p w14:paraId="26613049" w14:textId="77777777" w:rsidR="004C02EF" w:rsidRPr="00E77497" w:rsidRDefault="004C02EF" w:rsidP="004C02EF">
      <w:pPr>
        <w:pStyle w:val="SyntaxDefinition"/>
      </w:pPr>
      <w:r w:rsidRPr="00E77497">
        <w:rPr>
          <w:rFonts w:ascii="Courier New" w:hAnsi="Courier New"/>
          <w:b/>
          <w:i w:val="0"/>
        </w:rPr>
        <w:t>%</w:t>
      </w:r>
      <w:r w:rsidRPr="00E77497">
        <w:t xml:space="preserve"> HexDigit HexDigit</w:t>
      </w:r>
    </w:p>
    <w:p w14:paraId="79862B5F" w14:textId="77777777"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2B3AC6F6"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08EF9121" w14:textId="77777777"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699F5695"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14:paraId="20C989CB" w14:textId="77777777"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14:paraId="6EB7E74B" w14:textId="77777777"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20310B14" w14:textId="77777777"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1482C839" w14:textId="77777777"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7847F0E5" w14:textId="77777777"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14:paraId="7AF17840" w14:textId="77777777"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14:paraId="1C9F2138" w14:textId="77777777" w:rsidR="004C02EF" w:rsidRPr="00E77497" w:rsidRDefault="004C02EF" w:rsidP="00C47E72">
      <w:pPr>
        <w:pStyle w:val="M3"/>
        <w:numPr>
          <w:ilvl w:val="0"/>
          <w:numId w:val="159"/>
        </w:numPr>
        <w:spacing w:after="0"/>
      </w:pPr>
      <w:r w:rsidRPr="00E77497">
        <w:t>Repeat</w:t>
      </w:r>
    </w:p>
    <w:p w14:paraId="1FCA1F76" w14:textId="77777777"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2825BB99" w14:textId="77777777"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4A9AAC3B" w14:textId="77777777" w:rsidR="004C02EF" w:rsidRPr="00E77497" w:rsidRDefault="004C02EF" w:rsidP="00C47E7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14:paraId="2ACE307F" w14:textId="77777777"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14:paraId="4327428A" w14:textId="77777777"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54309022" w14:textId="77777777" w:rsidR="004C02EF" w:rsidRPr="00E77497" w:rsidRDefault="004C02EF" w:rsidP="00C47E7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p>
    <w:p w14:paraId="661646AF"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7FA29BB6"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14:paraId="1C3C83CA"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14:paraId="58989ACC" w14:textId="77777777" w:rsidR="004C02EF" w:rsidRPr="00E77497" w:rsidRDefault="004C02EF" w:rsidP="00C47E72">
      <w:pPr>
        <w:pStyle w:val="M3"/>
        <w:numPr>
          <w:ilvl w:val="2"/>
          <w:numId w:val="159"/>
        </w:numPr>
        <w:spacing w:after="0"/>
      </w:pPr>
      <w:r w:rsidRPr="00E77497">
        <w:t xml:space="preserve">Else, </w:t>
      </w:r>
    </w:p>
    <w:p w14:paraId="717769B6" w14:textId="77777777"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14:paraId="0D1F50A6" w14:textId="77777777"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0565A894" w14:textId="77777777"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2800F90E" w14:textId="77777777"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485F45E8"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0A09BB7D" w14:textId="77777777"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326A5499" w14:textId="77777777"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14:paraId="343C2F2D" w14:textId="77777777"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14:paraId="03EA90AB" w14:textId="77777777"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58BC8FE4" w14:textId="77777777"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54E8F844" w14:textId="77777777"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08892BC3" w14:textId="77777777"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14:paraId="11609044" w14:textId="77777777"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14:paraId="408B2B90" w14:textId="77777777"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36130942" w14:textId="77777777"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1356E991" w14:textId="77777777"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14:paraId="084B292F" w14:textId="77777777"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14:paraId="4677AAD1" w14:textId="77777777" w:rsidR="004C02EF" w:rsidRPr="00E77497" w:rsidRDefault="004C02EF" w:rsidP="00C47E72">
      <w:pPr>
        <w:pStyle w:val="M3"/>
        <w:numPr>
          <w:ilvl w:val="0"/>
          <w:numId w:val="160"/>
        </w:numPr>
        <w:spacing w:after="0"/>
      </w:pPr>
      <w:r w:rsidRPr="00E77497">
        <w:t>Repeat</w:t>
      </w:r>
    </w:p>
    <w:p w14:paraId="77E0FD59" w14:textId="77777777"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0D642EFB" w14:textId="77777777"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576AF92C" w14:textId="77777777"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14:paraId="3DE5EA58" w14:textId="77777777"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385C183F" w14:textId="77777777" w:rsidR="004C02EF" w:rsidRPr="00E77497" w:rsidRDefault="004C02EF" w:rsidP="00C47E7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p>
    <w:p w14:paraId="401B0067" w14:textId="77777777"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14:paraId="66EB4F40" w14:textId="77777777"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6C4C304D" w14:textId="77777777"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41E5E2F3" w14:textId="77777777"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2B404A30" w14:textId="77777777"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14:paraId="5C6AD8F8" w14:textId="77777777" w:rsidR="004C02EF" w:rsidRPr="00E77497" w:rsidRDefault="004C02EF" w:rsidP="00C47E72">
      <w:pPr>
        <w:pStyle w:val="M3"/>
        <w:numPr>
          <w:ilvl w:val="2"/>
          <w:numId w:val="160"/>
        </w:numPr>
        <w:spacing w:after="0"/>
      </w:pPr>
      <w:r w:rsidRPr="00E77497">
        <w:t xml:space="preserve">If the most significant bit in </w:t>
      </w:r>
      <w:r w:rsidRPr="00E77497">
        <w:rPr>
          <w:i/>
        </w:rPr>
        <w:t>B</w:t>
      </w:r>
      <w:r w:rsidRPr="00E77497">
        <w:t xml:space="preserve"> is 0, then</w:t>
      </w:r>
    </w:p>
    <w:p w14:paraId="0A129184" w14:textId="77777777"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14:paraId="05652C41" w14:textId="77777777"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155F6F0A"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093399AB" w14:textId="77777777" w:rsidR="004C02EF" w:rsidRPr="00E77497" w:rsidRDefault="004C02EF" w:rsidP="00C47E7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p>
    <w:p w14:paraId="1B9AF018"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21F97A53" w14:textId="77777777" w:rsidR="004C02EF" w:rsidRPr="00E77497" w:rsidRDefault="004C02EF" w:rsidP="00C47E72">
      <w:pPr>
        <w:pStyle w:val="M3"/>
        <w:numPr>
          <w:ilvl w:val="2"/>
          <w:numId w:val="160"/>
        </w:numPr>
        <w:spacing w:after="0"/>
      </w:pPr>
      <w:r w:rsidRPr="00E77497">
        <w:t xml:space="preserve">Else, the most significant bit in </w:t>
      </w:r>
      <w:r w:rsidRPr="00E77497">
        <w:rPr>
          <w:i/>
        </w:rPr>
        <w:t>B</w:t>
      </w:r>
      <w:r w:rsidRPr="00E77497">
        <w:t xml:space="preserve"> is 1</w:t>
      </w:r>
    </w:p>
    <w:p w14:paraId="7AD67F11" w14:textId="77777777"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11D5A2DE" w14:textId="77777777"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4BD5E382" w14:textId="77777777"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14:paraId="6785C94B" w14:textId="77777777"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14:paraId="12881EA3" w14:textId="77777777" w:rsidR="004C02EF" w:rsidRPr="00E77497" w:rsidRDefault="004C02EF" w:rsidP="00C47E7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0B0C0545" w14:textId="77777777"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14:paraId="6732E86E" w14:textId="77777777"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14:paraId="270B9EED"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14:paraId="03DCB135" w14:textId="77777777" w:rsidR="004C02EF" w:rsidRPr="00E77497" w:rsidRDefault="004C02EF" w:rsidP="00C47E72">
      <w:pPr>
        <w:pStyle w:val="M3"/>
        <w:numPr>
          <w:ilvl w:val="4"/>
          <w:numId w:val="160"/>
        </w:numPr>
        <w:spacing w:after="0"/>
      </w:pPr>
      <w:r w:rsidRPr="00E77497">
        <w:t xml:space="preserve">If the character at position </w:t>
      </w:r>
      <w:r w:rsidRPr="00E77497">
        <w:rPr>
          <w:i/>
        </w:rPr>
        <w:t>k</w:t>
      </w:r>
      <w:r w:rsidRPr="00E77497">
        <w:t xml:space="preserve"> is not ‘%’, throw a </w:t>
      </w:r>
      <w:r w:rsidRPr="00E77497">
        <w:rPr>
          <w:b/>
        </w:rPr>
        <w:t>URIError</w:t>
      </w:r>
      <w:r w:rsidRPr="00E77497">
        <w:t xml:space="preserve"> exception.</w:t>
      </w:r>
    </w:p>
    <w:p w14:paraId="44870031" w14:textId="77777777"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0A1F2BA6" w14:textId="77777777"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68DA3C98" w14:textId="77777777"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17538364"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14:paraId="79E44394" w14:textId="77777777"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45018412" w14:textId="77777777"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14:paraId="66347164" w14:textId="77777777"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14:paraId="04EEF4C7" w14:textId="77777777" w:rsidR="004C02EF" w:rsidRPr="00E77497" w:rsidRDefault="004C02EF" w:rsidP="00C47E72">
      <w:pPr>
        <w:pStyle w:val="M3"/>
        <w:numPr>
          <w:ilvl w:val="3"/>
          <w:numId w:val="160"/>
        </w:numPr>
        <w:spacing w:after="0"/>
      </w:pPr>
      <w:r w:rsidRPr="00E77497">
        <w:t xml:space="preserve">If </w:t>
      </w:r>
      <w:r w:rsidRPr="00E77497">
        <w:rPr>
          <w:i/>
        </w:rPr>
        <w:t>V</w:t>
      </w:r>
      <w:r w:rsidRPr="00E77497">
        <w:t xml:space="preserve"> is less than 0x10000, then</w:t>
      </w:r>
    </w:p>
    <w:p w14:paraId="5E313BE6" w14:textId="77777777"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14:paraId="21D3DCF2" w14:textId="77777777"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57CFE317"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5D47C584" w14:textId="77777777" w:rsidR="004C02EF" w:rsidRPr="00E77497" w:rsidRDefault="004C02EF" w:rsidP="00C47E7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p>
    <w:p w14:paraId="257142D4"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51D8BBF" w14:textId="77777777" w:rsidR="004C02EF" w:rsidRPr="00E77497" w:rsidRDefault="004C02EF" w:rsidP="00C47E72">
      <w:pPr>
        <w:pStyle w:val="M3"/>
        <w:numPr>
          <w:ilvl w:val="3"/>
          <w:numId w:val="160"/>
        </w:numPr>
        <w:spacing w:after="0"/>
      </w:pPr>
      <w:r w:rsidRPr="00E77497">
        <w:t xml:space="preserve">Else, </w:t>
      </w:r>
      <w:r w:rsidRPr="00E77497">
        <w:rPr>
          <w:i/>
        </w:rPr>
        <w:t>V</w:t>
      </w:r>
      <w:r w:rsidRPr="00E77497">
        <w:t xml:space="preserve"> is ≥ 0x10000</w:t>
      </w:r>
    </w:p>
    <w:p w14:paraId="5986D1DC" w14:textId="77777777"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14:paraId="242DDCF6" w14:textId="77777777"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0E827C66"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3EEAFCEB" w14:textId="77777777"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57F58F1F" w14:textId="77777777"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14:paraId="02808A9B" w14:textId="77777777"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185216D5" w14:textId="77777777" w:rsidR="004C02EF" w:rsidRPr="00E77497" w:rsidRDefault="004C02EF" w:rsidP="004C02EF">
      <w:pPr>
        <w:rPr>
          <w:sz w:val="18"/>
        </w:rPr>
      </w:pPr>
      <w:r w:rsidRPr="00E77497">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 Table </w:t>
      </w:r>
      <w:del w:id="20033" w:author="Allen Wirfs-Brock" w:date="2011-07-02T13:31:00Z">
        <w:r w:rsidRPr="00E77497" w:rsidDel="008962D8">
          <w:rPr>
            <w:sz w:val="18"/>
          </w:rPr>
          <w:delText>21</w:delText>
        </w:r>
      </w:del>
      <w:ins w:id="20034" w:author="Allen Wirfs-Brock" w:date="2011-07-02T13:31:00Z">
        <w:r w:rsidR="008962D8" w:rsidRPr="00E77497">
          <w:rPr>
            <w:sz w:val="18"/>
          </w:rPr>
          <w:t>22</w:t>
        </w:r>
      </w:ins>
      <w:r w:rsidRPr="00E77497">
        <w:rPr>
          <w:sz w:val="18"/>
        </w:rPr>
        <w:t>.</w:t>
      </w:r>
    </w:p>
    <w:p w14:paraId="2042978A" w14:textId="77777777" w:rsidR="004C02EF" w:rsidRPr="00E77497" w:rsidRDefault="004C02EF" w:rsidP="004C02EF">
      <w:pPr>
        <w:pStyle w:val="Tabletitle"/>
        <w:widowControl w:val="0"/>
      </w:pPr>
      <w:r w:rsidRPr="00E77497">
        <w:rPr>
          <w:rFonts w:eastAsia="Arial Unicode MS"/>
        </w:rPr>
        <w:t>Table </w:t>
      </w:r>
      <w:del w:id="20035" w:author="Allen Wirfs-Brock" w:date="2011-07-02T13:31:00Z">
        <w:r w:rsidRPr="00E77497" w:rsidDel="008962D8">
          <w:rPr>
            <w:rFonts w:eastAsia="Arial Unicode MS"/>
          </w:rPr>
          <w:delText xml:space="preserve">21 </w:delText>
        </w:r>
      </w:del>
      <w:ins w:id="20036" w:author="Allen Wirfs-Brock" w:date="2011-07-02T13:31:00Z">
        <w:r w:rsidR="008962D8" w:rsidRPr="00E77497">
          <w:rPr>
            <w:rFonts w:eastAsia="Arial Unicode MS"/>
          </w:rPr>
          <w:t xml:space="preserve">22 </w:t>
        </w:r>
      </w:ins>
      <w:r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14:paraId="56DDD9FD" w14:textId="7777777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35BC4F6B" w14:textId="77777777"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143F7DE3" w14:textId="77777777"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62CD21EA" w14:textId="77777777"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729AED8A" w14:textId="77777777"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3C97B7AD" w14:textId="77777777"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236E3B18" w14:textId="77777777"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075BE61C" w14:textId="77777777" w:rsidTr="0027695A">
        <w:tc>
          <w:tcPr>
            <w:tcW w:w="2178" w:type="dxa"/>
            <w:tcBorders>
              <w:top w:val="nil"/>
            </w:tcBorders>
          </w:tcPr>
          <w:p w14:paraId="1800A9B0"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6C7A7231" w14:textId="77777777"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307BB6EA"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15250541"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484744B6"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7123D980" w14:textId="77777777" w:rsidR="004C02EF" w:rsidRPr="00E77497" w:rsidRDefault="004C02EF" w:rsidP="003A4B22">
            <w:pPr>
              <w:pStyle w:val="HTML"/>
              <w:keepNext/>
              <w:spacing w:after="0"/>
              <w:jc w:val="center"/>
              <w:rPr>
                <w:rFonts w:cs="Courier New"/>
                <w:sz w:val="18"/>
                <w:lang w:eastAsia="en-US"/>
              </w:rPr>
            </w:pPr>
          </w:p>
        </w:tc>
      </w:tr>
      <w:tr w:rsidR="004C02EF" w:rsidRPr="00E77497" w14:paraId="43B2E549" w14:textId="77777777" w:rsidTr="0027695A">
        <w:tc>
          <w:tcPr>
            <w:tcW w:w="2178" w:type="dxa"/>
          </w:tcPr>
          <w:p w14:paraId="6B977525"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2C75F664" w14:textId="77777777"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447A2E2C"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1E4A31A4"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1F5F2A63" w14:textId="77777777" w:rsidR="004C02EF" w:rsidRPr="00E77497" w:rsidRDefault="004C02EF" w:rsidP="003A4B22">
            <w:pPr>
              <w:pStyle w:val="HTML"/>
              <w:keepNext/>
              <w:spacing w:after="0"/>
              <w:jc w:val="center"/>
              <w:rPr>
                <w:rFonts w:cs="Courier New"/>
                <w:sz w:val="18"/>
                <w:lang w:eastAsia="en-US"/>
              </w:rPr>
            </w:pPr>
          </w:p>
        </w:tc>
        <w:tc>
          <w:tcPr>
            <w:tcW w:w="1170" w:type="dxa"/>
          </w:tcPr>
          <w:p w14:paraId="20E9C839" w14:textId="77777777" w:rsidR="004C02EF" w:rsidRPr="00E77497" w:rsidRDefault="004C02EF" w:rsidP="003A4B22">
            <w:pPr>
              <w:pStyle w:val="HTML"/>
              <w:keepNext/>
              <w:spacing w:after="0"/>
              <w:jc w:val="center"/>
              <w:rPr>
                <w:rFonts w:cs="Courier New"/>
                <w:sz w:val="18"/>
                <w:lang w:eastAsia="en-US"/>
              </w:rPr>
            </w:pPr>
          </w:p>
        </w:tc>
      </w:tr>
      <w:tr w:rsidR="004C02EF" w:rsidRPr="00E77497" w14:paraId="3669752F" w14:textId="77777777" w:rsidTr="0027695A">
        <w:tc>
          <w:tcPr>
            <w:tcW w:w="2178" w:type="dxa"/>
          </w:tcPr>
          <w:p w14:paraId="4112EC4C"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0E000417" w14:textId="77777777" w:rsidR="004C02EF" w:rsidRPr="00E77497" w:rsidRDefault="004C02EF" w:rsidP="003A4B22">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31A9B016"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55D50BA4"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692C6FA3"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68C3B0FB"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3F97D0FE" w14:textId="77777777" w:rsidTr="0027695A">
        <w:tc>
          <w:tcPr>
            <w:tcW w:w="2178" w:type="dxa"/>
          </w:tcPr>
          <w:p w14:paraId="06C16A6A"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451C0BEC"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6002250A"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4D53D556"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242C22E1"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4C42D506"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3AF3255D" w14:textId="77777777" w:rsidR="004C02EF" w:rsidRPr="00E77497" w:rsidRDefault="004C02EF" w:rsidP="003A4B22">
            <w:pPr>
              <w:pStyle w:val="HTML"/>
              <w:keepNext/>
              <w:spacing w:after="0"/>
              <w:jc w:val="center"/>
              <w:rPr>
                <w:rFonts w:cs="Courier New"/>
                <w:b/>
                <w:sz w:val="18"/>
                <w:lang w:eastAsia="en-US"/>
              </w:rPr>
            </w:pPr>
          </w:p>
          <w:p w14:paraId="1CED46FD"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55C92875" w14:textId="77777777" w:rsidR="004C02EF" w:rsidRPr="00E77497" w:rsidRDefault="004C02EF" w:rsidP="003A4B22">
            <w:pPr>
              <w:pStyle w:val="HTML"/>
              <w:keepNext/>
              <w:spacing w:after="0"/>
              <w:jc w:val="center"/>
              <w:rPr>
                <w:rFonts w:cs="Courier New"/>
                <w:b/>
                <w:sz w:val="18"/>
                <w:lang w:eastAsia="en-US"/>
              </w:rPr>
            </w:pPr>
          </w:p>
          <w:p w14:paraId="2121F476"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2EAC122F" w14:textId="77777777" w:rsidR="004C02EF" w:rsidRPr="00E77497" w:rsidRDefault="004C02EF" w:rsidP="003A4B22">
            <w:pPr>
              <w:pStyle w:val="HTML"/>
              <w:keepNext/>
              <w:spacing w:after="0"/>
              <w:jc w:val="center"/>
              <w:rPr>
                <w:rFonts w:cs="Courier New"/>
                <w:b/>
                <w:sz w:val="18"/>
                <w:lang w:eastAsia="en-US"/>
              </w:rPr>
            </w:pPr>
          </w:p>
          <w:p w14:paraId="1A425B36"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7EB1DAB0" w14:textId="77777777" w:rsidR="004C02EF" w:rsidRPr="00E77497" w:rsidRDefault="004C02EF" w:rsidP="003A4B22">
            <w:pPr>
              <w:pStyle w:val="HTML"/>
              <w:keepNext/>
              <w:spacing w:after="0"/>
              <w:jc w:val="center"/>
              <w:rPr>
                <w:rFonts w:cs="Courier New"/>
                <w:b/>
                <w:sz w:val="18"/>
                <w:lang w:eastAsia="en-US"/>
              </w:rPr>
            </w:pPr>
          </w:p>
          <w:p w14:paraId="081F9B5C"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6FF132CA" w14:textId="77777777" w:rsidTr="0027695A">
        <w:tc>
          <w:tcPr>
            <w:tcW w:w="2178" w:type="dxa"/>
          </w:tcPr>
          <w:p w14:paraId="3E397F6F"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3EDA9306"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624734E1"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60C48490" w14:textId="77777777" w:rsidR="004C02EF" w:rsidRPr="00E77497" w:rsidRDefault="004C02EF" w:rsidP="003A4B22">
            <w:pPr>
              <w:pStyle w:val="HTML"/>
              <w:keepNext/>
              <w:spacing w:after="0"/>
              <w:jc w:val="center"/>
              <w:rPr>
                <w:rFonts w:cs="Courier New"/>
                <w:i/>
                <w:sz w:val="18"/>
                <w:lang w:eastAsia="en-US"/>
              </w:rPr>
            </w:pPr>
          </w:p>
          <w:p w14:paraId="6E1E6692" w14:textId="77777777" w:rsidR="004C02EF" w:rsidRPr="00E77497" w:rsidRDefault="004C02EF" w:rsidP="003A4B22">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1F51DC36" w14:textId="77777777" w:rsidR="004C02EF" w:rsidRPr="00E77497" w:rsidRDefault="004C02EF" w:rsidP="003A4B22">
            <w:pPr>
              <w:pStyle w:val="HTML"/>
              <w:keepNext/>
              <w:spacing w:after="0"/>
              <w:jc w:val="center"/>
              <w:rPr>
                <w:rFonts w:cs="Courier New"/>
                <w:sz w:val="18"/>
                <w:lang w:eastAsia="en-US"/>
              </w:rPr>
            </w:pPr>
          </w:p>
        </w:tc>
        <w:tc>
          <w:tcPr>
            <w:tcW w:w="1260" w:type="dxa"/>
          </w:tcPr>
          <w:p w14:paraId="2279D01F" w14:textId="77777777" w:rsidR="004C02EF" w:rsidRPr="00E77497" w:rsidRDefault="004C02EF" w:rsidP="003A4B22">
            <w:pPr>
              <w:pStyle w:val="HTML"/>
              <w:keepNext/>
              <w:spacing w:after="0"/>
              <w:jc w:val="center"/>
              <w:rPr>
                <w:rFonts w:cs="Courier New"/>
                <w:sz w:val="18"/>
                <w:lang w:eastAsia="en-US"/>
              </w:rPr>
            </w:pPr>
          </w:p>
        </w:tc>
        <w:tc>
          <w:tcPr>
            <w:tcW w:w="1170" w:type="dxa"/>
          </w:tcPr>
          <w:p w14:paraId="3631FA32" w14:textId="77777777" w:rsidR="004C02EF" w:rsidRPr="00E77497" w:rsidRDefault="004C02EF" w:rsidP="003A4B22">
            <w:pPr>
              <w:pStyle w:val="HTML"/>
              <w:keepNext/>
              <w:spacing w:after="0"/>
              <w:jc w:val="center"/>
              <w:rPr>
                <w:rFonts w:cs="Courier New"/>
                <w:sz w:val="18"/>
                <w:lang w:eastAsia="en-US"/>
              </w:rPr>
            </w:pPr>
          </w:p>
        </w:tc>
        <w:tc>
          <w:tcPr>
            <w:tcW w:w="1170" w:type="dxa"/>
          </w:tcPr>
          <w:p w14:paraId="36582E33"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55054E61" w14:textId="77777777" w:rsidTr="0027695A">
        <w:tc>
          <w:tcPr>
            <w:tcW w:w="2178" w:type="dxa"/>
          </w:tcPr>
          <w:p w14:paraId="13366E8A"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2A3B610D" w14:textId="77777777" w:rsidR="004C02EF" w:rsidRPr="00E77497" w:rsidRDefault="004C02EF" w:rsidP="003A4B22">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4306FD0C" w14:textId="77777777" w:rsidR="004C02EF" w:rsidRPr="00E77497" w:rsidRDefault="004C02EF" w:rsidP="003A4B22">
            <w:pPr>
              <w:pStyle w:val="HTML"/>
              <w:keepNext/>
              <w:spacing w:after="0"/>
              <w:jc w:val="center"/>
              <w:rPr>
                <w:rFonts w:cs="Courier New"/>
                <w:b/>
                <w:sz w:val="18"/>
                <w:lang w:eastAsia="en-US"/>
              </w:rPr>
            </w:pPr>
          </w:p>
        </w:tc>
        <w:tc>
          <w:tcPr>
            <w:tcW w:w="1260" w:type="dxa"/>
          </w:tcPr>
          <w:p w14:paraId="7E26A094"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2AEB4B32"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1FB099B4"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437B986D" w14:textId="77777777" w:rsidTr="0027695A">
        <w:tc>
          <w:tcPr>
            <w:tcW w:w="2178" w:type="dxa"/>
          </w:tcPr>
          <w:p w14:paraId="479CBDB9" w14:textId="77777777" w:rsidR="004C02EF" w:rsidRPr="00E77497" w:rsidRDefault="004C02EF" w:rsidP="003A4B22">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63273DEB" w14:textId="77777777" w:rsidR="004C02EF" w:rsidRPr="00E77497" w:rsidRDefault="004C02EF" w:rsidP="003A4B22">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737F46CC"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74CBE58F"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4D329D0E"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29BFF08A" w14:textId="77777777" w:rsidR="004C02EF" w:rsidRPr="00E77497" w:rsidRDefault="004C02EF" w:rsidP="003A4B22">
            <w:pPr>
              <w:pStyle w:val="HTML"/>
              <w:spacing w:after="0"/>
              <w:jc w:val="center"/>
              <w:rPr>
                <w:rFonts w:cs="Courier New"/>
                <w:b/>
                <w:sz w:val="18"/>
                <w:lang w:eastAsia="en-US"/>
              </w:rPr>
            </w:pPr>
          </w:p>
        </w:tc>
      </w:tr>
    </w:tbl>
    <w:p w14:paraId="77937392" w14:textId="77777777" w:rsidR="004C02EF" w:rsidRPr="00E77497" w:rsidRDefault="004C02EF" w:rsidP="004C02EF">
      <w:pPr>
        <w:pStyle w:val="HTML"/>
        <w:spacing w:after="0"/>
        <w:ind w:left="720"/>
      </w:pPr>
    </w:p>
    <w:p w14:paraId="6EC5B068" w14:textId="77777777" w:rsidR="004C02EF" w:rsidRPr="00E77497" w:rsidRDefault="004C02EF" w:rsidP="004C02EF">
      <w:pPr>
        <w:spacing w:after="120"/>
        <w:rPr>
          <w:sz w:val="18"/>
        </w:rPr>
      </w:pPr>
      <w:r w:rsidRPr="00E77497">
        <w:rPr>
          <w:sz w:val="18"/>
        </w:rPr>
        <w:t>Where</w:t>
      </w:r>
    </w:p>
    <w:p w14:paraId="310D761A" w14:textId="77777777"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6C7881B5" w14:textId="77777777" w:rsidR="004C02EF" w:rsidRPr="00E77497" w:rsidRDefault="004C02EF" w:rsidP="004C02EF">
      <w:pPr>
        <w:rPr>
          <w:sz w:val="18"/>
        </w:rPr>
      </w:pPr>
      <w:r w:rsidRPr="00E77497">
        <w:rPr>
          <w:sz w:val="18"/>
        </w:rPr>
        <w:t>to account for the addition of 0x10000 as in Surrogates, section 3.7, of the Unicode Standard.</w:t>
      </w:r>
    </w:p>
    <w:p w14:paraId="6614FAC8" w14:textId="77777777"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4DE5B893" w14:textId="77777777"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00E6CB27" w14:textId="77777777" w:rsidR="004C02EF" w:rsidRPr="00E77497" w:rsidRDefault="004C02EF" w:rsidP="004C02EF">
      <w:pPr>
        <w:pStyle w:val="40"/>
        <w:numPr>
          <w:ilvl w:val="0"/>
          <w:numId w:val="0"/>
        </w:numPr>
      </w:pPr>
      <w:bookmarkStart w:id="20037" w:name="_Ref456003675"/>
      <w:r w:rsidRPr="00E77497">
        <w:t>15.1.3.1</w:t>
      </w:r>
      <w:r w:rsidRPr="00E77497">
        <w:tab/>
        <w:t>decodeURI (encodedURI)</w:t>
      </w:r>
      <w:bookmarkEnd w:id="20037"/>
    </w:p>
    <w:p w14:paraId="310C524A" w14:textId="77777777"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40BDA06C" w14:textId="77777777"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45C035C6" w14:textId="77777777"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14:paraId="79DBC9B0" w14:textId="77777777" w:rsidR="005D4B87" w:rsidRDefault="005D4B87" w:rsidP="005D4B87">
      <w:pPr>
        <w:pStyle w:val="M4"/>
        <w:numPr>
          <w:ilvl w:val="0"/>
          <w:numId w:val="161"/>
        </w:numPr>
        <w:tabs>
          <w:tab w:val="num" w:pos="1721"/>
        </w:tabs>
        <w:spacing w:after="0"/>
        <w:rPr>
          <w:ins w:id="20038" w:author="Rev 7 Allen Wirfs-Brock" w:date="2012-04-11T16:05:00Z"/>
        </w:rPr>
      </w:pPr>
      <w:ins w:id="20039" w:author="Rev 7 Allen Wirfs-Brock" w:date="2012-04-11T16:05:00Z">
        <w:r>
          <w:t>ReturnIfAbrupt(</w:t>
        </w:r>
      </w:ins>
      <w:ins w:id="20040" w:author="Rev 7 Allen Wirfs-Brock" w:date="2012-04-11T16:06:00Z">
        <w:r w:rsidRPr="00E77497">
          <w:rPr>
            <w:i/>
          </w:rPr>
          <w:t>uriString</w:t>
        </w:r>
      </w:ins>
      <w:ins w:id="20041" w:author="Rev 7 Allen Wirfs-Brock" w:date="2012-04-11T16:05:00Z">
        <w:r>
          <w:t>).</w:t>
        </w:r>
      </w:ins>
    </w:p>
    <w:p w14:paraId="7FD56031" w14:textId="77777777"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37D8305C" w14:textId="77777777"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14:paraId="7BC41D4C"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2DA4F1AF" w14:textId="77777777" w:rsidR="004C02EF" w:rsidRPr="00E77497" w:rsidRDefault="004C02EF" w:rsidP="004C02EF">
      <w:pPr>
        <w:pStyle w:val="40"/>
        <w:numPr>
          <w:ilvl w:val="0"/>
          <w:numId w:val="0"/>
        </w:numPr>
      </w:pPr>
      <w:bookmarkStart w:id="20042" w:name="_Ref456003678"/>
      <w:r w:rsidRPr="00E77497">
        <w:t>15.1.3.2</w:t>
      </w:r>
      <w:r w:rsidRPr="00E77497">
        <w:tab/>
        <w:t>decodeURIComponent (encodedURIComponent)</w:t>
      </w:r>
      <w:bookmarkEnd w:id="20042"/>
    </w:p>
    <w:p w14:paraId="2BD890D4" w14:textId="77777777"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2E38EF15" w14:textId="77777777"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5938B8D7" w14:textId="77777777"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14:paraId="7018037E" w14:textId="77777777" w:rsidR="005D4B87" w:rsidRDefault="005D4B87" w:rsidP="005D4B87">
      <w:pPr>
        <w:pStyle w:val="M4"/>
        <w:numPr>
          <w:ilvl w:val="0"/>
          <w:numId w:val="162"/>
        </w:numPr>
        <w:tabs>
          <w:tab w:val="num" w:pos="1721"/>
        </w:tabs>
        <w:spacing w:after="0"/>
        <w:rPr>
          <w:ins w:id="20043" w:author="Rev 7 Allen Wirfs-Brock" w:date="2012-04-11T16:05:00Z"/>
        </w:rPr>
      </w:pPr>
      <w:ins w:id="20044" w:author="Rev 7 Allen Wirfs-Brock" w:date="2012-04-11T16:05:00Z">
        <w:r>
          <w:t>ReturnIfAbrupt(</w:t>
        </w:r>
      </w:ins>
      <w:ins w:id="20045" w:author="Rev 7 Allen Wirfs-Brock" w:date="2012-04-11T16:06:00Z">
        <w:r w:rsidRPr="00E77497">
          <w:rPr>
            <w:i/>
          </w:rPr>
          <w:t>componentString</w:t>
        </w:r>
      </w:ins>
      <w:ins w:id="20046" w:author="Rev 7 Allen Wirfs-Brock" w:date="2012-04-11T16:05:00Z">
        <w:r>
          <w:t>).</w:t>
        </w:r>
      </w:ins>
    </w:p>
    <w:p w14:paraId="644AEE7C" w14:textId="77777777"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14:paraId="29ABF2AD" w14:textId="77777777"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14:paraId="44899257" w14:textId="77777777" w:rsidR="004C02EF" w:rsidRPr="00E77497" w:rsidRDefault="004C02EF" w:rsidP="004C02EF">
      <w:pPr>
        <w:pStyle w:val="40"/>
        <w:numPr>
          <w:ilvl w:val="0"/>
          <w:numId w:val="0"/>
        </w:numPr>
      </w:pPr>
      <w:bookmarkStart w:id="20047" w:name="_Ref456003682"/>
      <w:r w:rsidRPr="00E77497">
        <w:t>15.1.3.3</w:t>
      </w:r>
      <w:r w:rsidRPr="00E77497">
        <w:tab/>
        <w:t>encodeURI (uri)</w:t>
      </w:r>
      <w:bookmarkEnd w:id="20047"/>
    </w:p>
    <w:p w14:paraId="6CBFF5FC" w14:textId="77777777"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1B4CB158" w14:textId="77777777"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683C4CEA" w14:textId="77777777"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14:paraId="6C5FA5F1" w14:textId="77777777" w:rsidR="005D4B87" w:rsidRDefault="005D4B87" w:rsidP="005D4B87">
      <w:pPr>
        <w:pStyle w:val="M4"/>
        <w:numPr>
          <w:ilvl w:val="0"/>
          <w:numId w:val="163"/>
        </w:numPr>
        <w:tabs>
          <w:tab w:val="num" w:pos="1721"/>
        </w:tabs>
        <w:spacing w:after="0"/>
        <w:rPr>
          <w:ins w:id="20048" w:author="Rev 7 Allen Wirfs-Brock" w:date="2012-04-11T16:06:00Z"/>
        </w:rPr>
      </w:pPr>
      <w:ins w:id="20049" w:author="Rev 7 Allen Wirfs-Brock" w:date="2012-04-11T16:06:00Z">
        <w:r>
          <w:t>ReturnIfAbrupt(</w:t>
        </w:r>
        <w:r w:rsidRPr="00E77497">
          <w:rPr>
            <w:i/>
          </w:rPr>
          <w:t>uriString</w:t>
        </w:r>
        <w:r>
          <w:t>).</w:t>
        </w:r>
      </w:ins>
    </w:p>
    <w:p w14:paraId="2C6DEED6" w14:textId="77777777"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10704AF5" w14:textId="77777777"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14:paraId="3EF849DC"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563640E1" w14:textId="77777777" w:rsidR="004C02EF" w:rsidRPr="00E77497" w:rsidRDefault="004C02EF" w:rsidP="004C02EF">
      <w:pPr>
        <w:pStyle w:val="40"/>
        <w:numPr>
          <w:ilvl w:val="0"/>
          <w:numId w:val="0"/>
        </w:numPr>
      </w:pPr>
      <w:bookmarkStart w:id="20050" w:name="_Ref456003685"/>
      <w:r w:rsidRPr="00E77497">
        <w:t>15.1.3.4</w:t>
      </w:r>
      <w:r w:rsidRPr="00E77497">
        <w:tab/>
        <w:t>encodeURIComponent (uriComponent)</w:t>
      </w:r>
      <w:bookmarkEnd w:id="20050"/>
    </w:p>
    <w:p w14:paraId="7A63EE46" w14:textId="77777777"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66B8DAE7" w14:textId="77777777"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5CB2CA46" w14:textId="77777777"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14:paraId="5206D105" w14:textId="77777777" w:rsidR="005D4B87" w:rsidRDefault="005D4B87" w:rsidP="005D4B87">
      <w:pPr>
        <w:pStyle w:val="M4"/>
        <w:numPr>
          <w:ilvl w:val="0"/>
          <w:numId w:val="164"/>
        </w:numPr>
        <w:tabs>
          <w:tab w:val="num" w:pos="1721"/>
        </w:tabs>
        <w:spacing w:after="0"/>
        <w:rPr>
          <w:ins w:id="20051" w:author="Rev 7 Allen Wirfs-Brock" w:date="2012-04-11T16:06:00Z"/>
        </w:rPr>
      </w:pPr>
      <w:ins w:id="20052" w:author="Rev 7 Allen Wirfs-Brock" w:date="2012-04-11T16:06:00Z">
        <w:r>
          <w:t>ReturnIfAbrupt(</w:t>
        </w:r>
        <w:r w:rsidRPr="00E77497">
          <w:rPr>
            <w:i/>
          </w:rPr>
          <w:t>componentString</w:t>
        </w:r>
        <w:r>
          <w:t>).</w:t>
        </w:r>
      </w:ins>
    </w:p>
    <w:p w14:paraId="6A8D94BD" w14:textId="77777777"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54901464" w14:textId="77777777"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14:paraId="366B123A" w14:textId="77777777" w:rsidR="004C02EF" w:rsidRPr="00E77497" w:rsidRDefault="004C02EF" w:rsidP="00B43482">
      <w:pPr>
        <w:pStyle w:val="30"/>
        <w:numPr>
          <w:ilvl w:val="0"/>
          <w:numId w:val="0"/>
        </w:numPr>
      </w:pPr>
      <w:bookmarkStart w:id="20053" w:name="_Ref457710538"/>
      <w:bookmarkStart w:id="20054" w:name="_Toc472818906"/>
      <w:bookmarkStart w:id="20055" w:name="_Toc235503484"/>
      <w:bookmarkStart w:id="20056" w:name="_Toc241509259"/>
      <w:bookmarkStart w:id="20057" w:name="_Toc244416746"/>
      <w:bookmarkStart w:id="20058" w:name="_Toc276631110"/>
      <w:bookmarkStart w:id="20059" w:name="_Toc323907741"/>
      <w:r w:rsidRPr="00E77497">
        <w:t>15.1.4</w:t>
      </w:r>
      <w:r w:rsidRPr="00E77497">
        <w:tab/>
        <w:t>Constructor Properties of the Global Objec</w:t>
      </w:r>
      <w:bookmarkEnd w:id="20016"/>
      <w:r w:rsidRPr="00E77497">
        <w:t>t</w:t>
      </w:r>
      <w:bookmarkStart w:id="20060" w:name="_Toc393690359"/>
      <w:bookmarkEnd w:id="20053"/>
      <w:bookmarkEnd w:id="20054"/>
      <w:bookmarkEnd w:id="20055"/>
      <w:bookmarkEnd w:id="20056"/>
      <w:bookmarkEnd w:id="20057"/>
      <w:bookmarkEnd w:id="20058"/>
      <w:bookmarkEnd w:id="20059"/>
    </w:p>
    <w:p w14:paraId="44A70300" w14:textId="77777777" w:rsidR="004C02EF" w:rsidRPr="00E77497" w:rsidRDefault="004C02EF" w:rsidP="004C02EF">
      <w:pPr>
        <w:pStyle w:val="40"/>
        <w:numPr>
          <w:ilvl w:val="0"/>
          <w:numId w:val="0"/>
        </w:numPr>
      </w:pPr>
      <w:r w:rsidRPr="00E77497">
        <w:t>15.1.4.1</w:t>
      </w:r>
      <w:r w:rsidRPr="00E77497">
        <w:tab/>
        <w:t xml:space="preserve">Object ( . . . </w:t>
      </w:r>
      <w:bookmarkEnd w:id="20060"/>
      <w:r w:rsidRPr="00E77497">
        <w:t>)</w:t>
      </w:r>
    </w:p>
    <w:p w14:paraId="562AFF39" w14:textId="77777777" w:rsidR="004C02EF" w:rsidRPr="00E77497" w:rsidRDefault="004C02EF" w:rsidP="004C02EF">
      <w:r w:rsidRPr="00E77497">
        <w:t xml:space="preserve">See 15.2.1 and </w:t>
      </w:r>
      <w:bookmarkStart w:id="20061" w:name="_Toc393690360"/>
      <w:r w:rsidRPr="00E77497">
        <w:t>15.2.2.</w:t>
      </w:r>
    </w:p>
    <w:p w14:paraId="4A8E20F2" w14:textId="77777777" w:rsidR="004C02EF" w:rsidRPr="00E77497" w:rsidRDefault="004C02EF" w:rsidP="004C02EF">
      <w:pPr>
        <w:pStyle w:val="40"/>
        <w:numPr>
          <w:ilvl w:val="0"/>
          <w:numId w:val="0"/>
        </w:numPr>
      </w:pPr>
      <w:r w:rsidRPr="00E77497">
        <w:t>15.1.4.2</w:t>
      </w:r>
      <w:r w:rsidRPr="00E77497">
        <w:tab/>
        <w:t xml:space="preserve">Function ( . . . </w:t>
      </w:r>
      <w:bookmarkEnd w:id="20061"/>
      <w:r w:rsidRPr="00E77497">
        <w:t>)</w:t>
      </w:r>
    </w:p>
    <w:p w14:paraId="4992CBB1" w14:textId="77777777" w:rsidR="004C02EF" w:rsidRPr="00E77497" w:rsidRDefault="004C02EF" w:rsidP="004C02EF">
      <w:r w:rsidRPr="00E77497">
        <w:t>See 15.3.1 and 15.3.2.</w:t>
      </w:r>
      <w:bookmarkStart w:id="20062" w:name="_Toc393690361"/>
    </w:p>
    <w:p w14:paraId="1F9D0EBC" w14:textId="77777777" w:rsidR="004C02EF" w:rsidRPr="00E77497" w:rsidRDefault="004C02EF" w:rsidP="004C02EF">
      <w:pPr>
        <w:pStyle w:val="40"/>
        <w:numPr>
          <w:ilvl w:val="0"/>
          <w:numId w:val="0"/>
        </w:numPr>
      </w:pPr>
      <w:r w:rsidRPr="00E77497">
        <w:t>15.1.4.3</w:t>
      </w:r>
      <w:r w:rsidRPr="00E77497">
        <w:tab/>
        <w:t xml:space="preserve">Array ( . . . </w:t>
      </w:r>
      <w:bookmarkEnd w:id="20062"/>
      <w:r w:rsidRPr="00E77497">
        <w:t>)</w:t>
      </w:r>
    </w:p>
    <w:p w14:paraId="674AF612" w14:textId="77777777" w:rsidR="004C02EF" w:rsidRPr="00E77497" w:rsidRDefault="004C02EF" w:rsidP="004C02EF">
      <w:r w:rsidRPr="00E77497">
        <w:t xml:space="preserve">See 15.4.1 and </w:t>
      </w:r>
      <w:bookmarkStart w:id="20063" w:name="_Toc393690362"/>
      <w:r w:rsidRPr="00E77497">
        <w:t>15.4.2.</w:t>
      </w:r>
    </w:p>
    <w:p w14:paraId="41CEFE16" w14:textId="77777777" w:rsidR="004C02EF" w:rsidRPr="00E77497" w:rsidRDefault="004C02EF" w:rsidP="004C02EF">
      <w:pPr>
        <w:pStyle w:val="40"/>
        <w:numPr>
          <w:ilvl w:val="0"/>
          <w:numId w:val="0"/>
        </w:numPr>
      </w:pPr>
      <w:r w:rsidRPr="00E77497">
        <w:t>15.1.4.4</w:t>
      </w:r>
      <w:r w:rsidRPr="00E77497">
        <w:tab/>
        <w:t xml:space="preserve">String ( . . . </w:t>
      </w:r>
      <w:bookmarkEnd w:id="20063"/>
      <w:r w:rsidRPr="00E77497">
        <w:t>)</w:t>
      </w:r>
    </w:p>
    <w:p w14:paraId="3CF65AE6" w14:textId="77777777" w:rsidR="004C02EF" w:rsidRPr="00E77497" w:rsidRDefault="004C02EF" w:rsidP="004C02EF">
      <w:r w:rsidRPr="00E77497">
        <w:t xml:space="preserve">See 15.5.1 and </w:t>
      </w:r>
      <w:bookmarkStart w:id="20064" w:name="_Toc393690363"/>
      <w:r w:rsidRPr="00E77497">
        <w:t>15.5.2.</w:t>
      </w:r>
    </w:p>
    <w:p w14:paraId="5209F947" w14:textId="77777777" w:rsidR="004C02EF" w:rsidRPr="00E77497" w:rsidRDefault="004C02EF" w:rsidP="004C02EF">
      <w:pPr>
        <w:pStyle w:val="40"/>
        <w:numPr>
          <w:ilvl w:val="0"/>
          <w:numId w:val="0"/>
        </w:numPr>
      </w:pPr>
      <w:r w:rsidRPr="00E77497">
        <w:t>15.1.4.5</w:t>
      </w:r>
      <w:r w:rsidRPr="00E77497">
        <w:tab/>
        <w:t xml:space="preserve">Boolean ( . . . </w:t>
      </w:r>
      <w:bookmarkEnd w:id="20064"/>
      <w:r w:rsidRPr="00E77497">
        <w:t>)</w:t>
      </w:r>
    </w:p>
    <w:p w14:paraId="63ACFCD2" w14:textId="77777777" w:rsidR="004C02EF" w:rsidRPr="00E77497" w:rsidRDefault="004C02EF" w:rsidP="004C02EF">
      <w:r w:rsidRPr="00E77497">
        <w:t xml:space="preserve">See 15.6.1 and </w:t>
      </w:r>
      <w:bookmarkStart w:id="20065" w:name="_Toc393690364"/>
      <w:r w:rsidRPr="00E77497">
        <w:t>15.6.2.</w:t>
      </w:r>
    </w:p>
    <w:p w14:paraId="7E6BF0EE" w14:textId="77777777" w:rsidR="004C02EF" w:rsidRPr="00E77497" w:rsidRDefault="004C02EF" w:rsidP="004C02EF">
      <w:pPr>
        <w:pStyle w:val="40"/>
        <w:numPr>
          <w:ilvl w:val="0"/>
          <w:numId w:val="0"/>
        </w:numPr>
      </w:pPr>
      <w:r w:rsidRPr="00E77497">
        <w:t>15.1.4.6</w:t>
      </w:r>
      <w:r w:rsidRPr="00E77497">
        <w:tab/>
        <w:t xml:space="preserve">Number ( . . . </w:t>
      </w:r>
      <w:bookmarkEnd w:id="20065"/>
      <w:r w:rsidRPr="00E77497">
        <w:t>)</w:t>
      </w:r>
    </w:p>
    <w:p w14:paraId="0E06E934" w14:textId="77777777" w:rsidR="004C02EF" w:rsidRPr="00E77497" w:rsidRDefault="004C02EF" w:rsidP="004C02EF">
      <w:r w:rsidRPr="00E77497">
        <w:t>See 15.7.1 and 15.7.2.</w:t>
      </w:r>
      <w:bookmarkStart w:id="20066" w:name="_Toc393690365"/>
    </w:p>
    <w:p w14:paraId="3A2D246B" w14:textId="77777777" w:rsidR="004C02EF" w:rsidRPr="00E77497" w:rsidRDefault="004C02EF" w:rsidP="004C02EF">
      <w:pPr>
        <w:pStyle w:val="40"/>
        <w:numPr>
          <w:ilvl w:val="0"/>
          <w:numId w:val="0"/>
        </w:numPr>
      </w:pPr>
      <w:r w:rsidRPr="00E77497">
        <w:t>15.1.4.7</w:t>
      </w:r>
      <w:r w:rsidRPr="00E77497">
        <w:tab/>
        <w:t xml:space="preserve">Date ( . . . </w:t>
      </w:r>
      <w:bookmarkEnd w:id="20066"/>
      <w:r w:rsidRPr="00E77497">
        <w:t>)</w:t>
      </w:r>
    </w:p>
    <w:p w14:paraId="70DADD02" w14:textId="77777777" w:rsidR="004C02EF" w:rsidRPr="00E77497" w:rsidRDefault="004C02EF" w:rsidP="004C02EF">
      <w:r w:rsidRPr="00E77497">
        <w:t>See 15.9.2.</w:t>
      </w:r>
      <w:bookmarkStart w:id="20067" w:name="_Toc393690366"/>
    </w:p>
    <w:p w14:paraId="175D8227" w14:textId="77777777" w:rsidR="004C02EF" w:rsidRPr="00E77497" w:rsidRDefault="004C02EF" w:rsidP="004C02EF">
      <w:pPr>
        <w:pStyle w:val="40"/>
        <w:numPr>
          <w:ilvl w:val="0"/>
          <w:numId w:val="0"/>
        </w:numPr>
      </w:pPr>
      <w:bookmarkStart w:id="20068" w:name="_Ref456010425"/>
      <w:r w:rsidRPr="00E77497">
        <w:t>15.1.4.8</w:t>
      </w:r>
      <w:r w:rsidRPr="00E77497">
        <w:tab/>
        <w:t>RegExp ( . . . )</w:t>
      </w:r>
      <w:bookmarkEnd w:id="20068"/>
    </w:p>
    <w:p w14:paraId="7956BF59" w14:textId="77777777" w:rsidR="004C02EF" w:rsidRPr="00E77497" w:rsidRDefault="004C02EF" w:rsidP="004C02EF">
      <w:r w:rsidRPr="00E77497">
        <w:t>See 15.10.3 and 15.10.4.</w:t>
      </w:r>
    </w:p>
    <w:p w14:paraId="0FF7A77B" w14:textId="77777777" w:rsidR="004C02EF" w:rsidRPr="00E77497" w:rsidRDefault="004C02EF" w:rsidP="004C02EF">
      <w:pPr>
        <w:pStyle w:val="40"/>
        <w:numPr>
          <w:ilvl w:val="0"/>
          <w:numId w:val="0"/>
        </w:numPr>
      </w:pPr>
      <w:bookmarkStart w:id="20069" w:name="_Ref456011234"/>
      <w:r w:rsidRPr="00E77497">
        <w:t>15.1.4.9</w:t>
      </w:r>
      <w:r w:rsidRPr="00E77497">
        <w:tab/>
        <w:t>Error ( . . . )</w:t>
      </w:r>
      <w:bookmarkEnd w:id="20069"/>
    </w:p>
    <w:p w14:paraId="2AE0CDC3" w14:textId="77777777" w:rsidR="004C02EF" w:rsidRPr="00E77497" w:rsidRDefault="004C02EF" w:rsidP="004C02EF">
      <w:r w:rsidRPr="00E77497">
        <w:t>See 15.11.1 and 15.11.2.</w:t>
      </w:r>
    </w:p>
    <w:p w14:paraId="0D426E89" w14:textId="77777777" w:rsidR="004C02EF" w:rsidRPr="00E77497" w:rsidRDefault="004C02EF" w:rsidP="004C02EF">
      <w:pPr>
        <w:pStyle w:val="40"/>
        <w:numPr>
          <w:ilvl w:val="0"/>
          <w:numId w:val="0"/>
        </w:numPr>
      </w:pPr>
      <w:r w:rsidRPr="00E77497">
        <w:t>15.1.4.10</w:t>
      </w:r>
      <w:r w:rsidRPr="00E77497">
        <w:tab/>
        <w:t>EvalError ( . . . )</w:t>
      </w:r>
    </w:p>
    <w:p w14:paraId="48973631" w14:textId="77777777" w:rsidR="004C02EF" w:rsidRPr="00E77497" w:rsidRDefault="004C02EF" w:rsidP="004C02EF">
      <w:r w:rsidRPr="00E77497">
        <w:t>See 15.11.6.1.</w:t>
      </w:r>
    </w:p>
    <w:p w14:paraId="6C06C705" w14:textId="77777777" w:rsidR="004C02EF" w:rsidRPr="00E77497" w:rsidRDefault="004C02EF" w:rsidP="004C02EF">
      <w:pPr>
        <w:pStyle w:val="40"/>
        <w:numPr>
          <w:ilvl w:val="0"/>
          <w:numId w:val="0"/>
        </w:numPr>
      </w:pPr>
      <w:r w:rsidRPr="00E77497">
        <w:t>15.1.4.11</w:t>
      </w:r>
      <w:r w:rsidRPr="00E77497">
        <w:tab/>
        <w:t>RangeError ( . . . )</w:t>
      </w:r>
    </w:p>
    <w:p w14:paraId="5B0E071F" w14:textId="77777777" w:rsidR="004C02EF" w:rsidRPr="00E77497" w:rsidRDefault="004C02EF" w:rsidP="004C02EF">
      <w:r w:rsidRPr="00E77497">
        <w:t>See 15.11.6.2.</w:t>
      </w:r>
    </w:p>
    <w:p w14:paraId="4434174A" w14:textId="77777777" w:rsidR="004C02EF" w:rsidRPr="00E77497" w:rsidRDefault="004C02EF" w:rsidP="004C02EF">
      <w:pPr>
        <w:pStyle w:val="40"/>
        <w:numPr>
          <w:ilvl w:val="0"/>
          <w:numId w:val="0"/>
        </w:numPr>
      </w:pPr>
      <w:r w:rsidRPr="00E77497">
        <w:t>15.1.4.12</w:t>
      </w:r>
      <w:r w:rsidRPr="00E77497">
        <w:tab/>
        <w:t>ReferenceError ( . . . )</w:t>
      </w:r>
    </w:p>
    <w:p w14:paraId="1D6E425C" w14:textId="77777777" w:rsidR="004C02EF" w:rsidRPr="00E77497" w:rsidRDefault="004C02EF" w:rsidP="004C02EF">
      <w:r w:rsidRPr="00E77497">
        <w:t>See 15.11.6.3.</w:t>
      </w:r>
    </w:p>
    <w:p w14:paraId="29F47A0C" w14:textId="77777777" w:rsidR="004C02EF" w:rsidRPr="00E77497" w:rsidRDefault="004C02EF" w:rsidP="004C02EF">
      <w:pPr>
        <w:pStyle w:val="40"/>
        <w:numPr>
          <w:ilvl w:val="0"/>
          <w:numId w:val="0"/>
        </w:numPr>
      </w:pPr>
      <w:r w:rsidRPr="00E77497">
        <w:t>15.1.4.13</w:t>
      </w:r>
      <w:r w:rsidRPr="00E77497">
        <w:tab/>
        <w:t>SyntaxError ( . . . )</w:t>
      </w:r>
    </w:p>
    <w:p w14:paraId="22FAE1CC" w14:textId="77777777" w:rsidR="004C02EF" w:rsidRPr="00E77497" w:rsidRDefault="004C02EF" w:rsidP="004C02EF">
      <w:r w:rsidRPr="00E77497">
        <w:t>See 15.11.6.4.</w:t>
      </w:r>
    </w:p>
    <w:p w14:paraId="0DB514DF" w14:textId="77777777" w:rsidR="004C02EF" w:rsidRPr="00E77497" w:rsidRDefault="004C02EF" w:rsidP="004C02EF">
      <w:pPr>
        <w:pStyle w:val="40"/>
        <w:numPr>
          <w:ilvl w:val="0"/>
          <w:numId w:val="0"/>
        </w:numPr>
      </w:pPr>
      <w:r w:rsidRPr="00E77497">
        <w:t>15.1.4.14</w:t>
      </w:r>
      <w:r w:rsidRPr="00E77497">
        <w:tab/>
        <w:t>TypeError ( . . . )</w:t>
      </w:r>
    </w:p>
    <w:p w14:paraId="76EE669B" w14:textId="77777777" w:rsidR="004C02EF" w:rsidRPr="00E77497" w:rsidRDefault="004C02EF" w:rsidP="004C02EF">
      <w:r w:rsidRPr="00E77497">
        <w:t>See 15.11.6.5.</w:t>
      </w:r>
    </w:p>
    <w:p w14:paraId="32E33FF8" w14:textId="77777777" w:rsidR="004C02EF" w:rsidRPr="00E77497" w:rsidRDefault="004C02EF" w:rsidP="004C02EF">
      <w:pPr>
        <w:pStyle w:val="40"/>
        <w:numPr>
          <w:ilvl w:val="0"/>
          <w:numId w:val="0"/>
        </w:numPr>
      </w:pPr>
      <w:r w:rsidRPr="00E77497">
        <w:t>15.1.4.15</w:t>
      </w:r>
      <w:r w:rsidRPr="00E77497">
        <w:tab/>
        <w:t>URIError ( . . . )</w:t>
      </w:r>
    </w:p>
    <w:p w14:paraId="5319EA14" w14:textId="77777777" w:rsidR="004C02EF" w:rsidRPr="00E77497" w:rsidRDefault="004C02EF" w:rsidP="004C02EF">
      <w:r w:rsidRPr="00E77497">
        <w:t>See 15.11.6.6.</w:t>
      </w:r>
    </w:p>
    <w:p w14:paraId="2435EB11" w14:textId="77777777" w:rsidR="004C02EF" w:rsidRPr="00E77497" w:rsidRDefault="004C02EF" w:rsidP="00B43482">
      <w:pPr>
        <w:pStyle w:val="30"/>
        <w:numPr>
          <w:ilvl w:val="0"/>
          <w:numId w:val="0"/>
        </w:numPr>
      </w:pPr>
      <w:bookmarkStart w:id="20070" w:name="_Toc472818907"/>
      <w:bookmarkStart w:id="20071" w:name="_Toc235503485"/>
      <w:bookmarkStart w:id="20072" w:name="_Toc241509260"/>
      <w:bookmarkStart w:id="20073" w:name="_Toc244416747"/>
      <w:bookmarkStart w:id="20074" w:name="_Toc276631111"/>
      <w:bookmarkStart w:id="20075" w:name="_Toc323907742"/>
      <w:r w:rsidRPr="00E77497">
        <w:t>15.1.5</w:t>
      </w:r>
      <w:r w:rsidRPr="00E77497">
        <w:tab/>
        <w:t>Other Properties of the Global Objec</w:t>
      </w:r>
      <w:bookmarkEnd w:id="20067"/>
      <w:r w:rsidRPr="00E77497">
        <w:t>t</w:t>
      </w:r>
      <w:bookmarkStart w:id="20076" w:name="_Toc393690367"/>
      <w:bookmarkEnd w:id="20070"/>
      <w:bookmarkEnd w:id="20071"/>
      <w:bookmarkEnd w:id="20072"/>
      <w:bookmarkEnd w:id="20073"/>
      <w:bookmarkEnd w:id="20074"/>
      <w:bookmarkEnd w:id="20075"/>
    </w:p>
    <w:p w14:paraId="4387B0EF" w14:textId="77777777" w:rsidR="004C02EF" w:rsidRPr="00E77497" w:rsidRDefault="004C02EF" w:rsidP="004C02EF">
      <w:pPr>
        <w:pStyle w:val="40"/>
        <w:numPr>
          <w:ilvl w:val="0"/>
          <w:numId w:val="0"/>
        </w:numPr>
      </w:pPr>
      <w:r w:rsidRPr="00E77497">
        <w:t>15.1.5.1</w:t>
      </w:r>
      <w:r w:rsidRPr="00E77497">
        <w:tab/>
        <w:t>Mat</w:t>
      </w:r>
      <w:bookmarkEnd w:id="20076"/>
      <w:r w:rsidRPr="00E77497">
        <w:t>h</w:t>
      </w:r>
    </w:p>
    <w:p w14:paraId="479B9EC9" w14:textId="77777777" w:rsidR="004C02EF" w:rsidRPr="00E77497" w:rsidRDefault="004C02EF" w:rsidP="004C02EF">
      <w:r w:rsidRPr="00E77497">
        <w:t xml:space="preserve">See </w:t>
      </w:r>
      <w:bookmarkStart w:id="20077" w:name="_Toc393690368"/>
      <w:r w:rsidRPr="00E77497">
        <w:t>15.8.</w:t>
      </w:r>
    </w:p>
    <w:p w14:paraId="38275651" w14:textId="77777777" w:rsidR="004C02EF" w:rsidRPr="00E77497" w:rsidRDefault="004C02EF" w:rsidP="004C02EF">
      <w:pPr>
        <w:pStyle w:val="40"/>
        <w:numPr>
          <w:ilvl w:val="0"/>
          <w:numId w:val="0"/>
        </w:numPr>
      </w:pPr>
      <w:bookmarkStart w:id="20078" w:name="_Toc472818908"/>
      <w:r w:rsidRPr="00E77497">
        <w:t>15.1.5.2</w:t>
      </w:r>
      <w:r w:rsidRPr="00E77497">
        <w:tab/>
        <w:t>JSON</w:t>
      </w:r>
    </w:p>
    <w:p w14:paraId="58273E56" w14:textId="77777777" w:rsidR="004C02EF" w:rsidRPr="00E77497" w:rsidRDefault="004C02EF" w:rsidP="004C02EF">
      <w:r w:rsidRPr="00E77497">
        <w:t>See 15.12.</w:t>
      </w:r>
    </w:p>
    <w:p w14:paraId="748F4C12" w14:textId="77777777" w:rsidR="004C02EF" w:rsidRDefault="004C02EF" w:rsidP="00B43482">
      <w:pPr>
        <w:pStyle w:val="20"/>
        <w:numPr>
          <w:ilvl w:val="0"/>
          <w:numId w:val="0"/>
        </w:numPr>
        <w:rPr>
          <w:ins w:id="20079" w:author="Rev 7 Allen Wirfs-Brock" w:date="2012-04-11T13:14:00Z"/>
        </w:rPr>
      </w:pPr>
      <w:bookmarkStart w:id="20080" w:name="_Toc235503486"/>
      <w:bookmarkStart w:id="20081" w:name="_Toc241509261"/>
      <w:bookmarkStart w:id="20082" w:name="_Toc244416748"/>
      <w:bookmarkStart w:id="20083" w:name="_Toc276631112"/>
      <w:bookmarkStart w:id="20084" w:name="_Toc323907743"/>
      <w:r w:rsidRPr="00E77497">
        <w:t>15.2</w:t>
      </w:r>
      <w:r w:rsidRPr="00E77497">
        <w:tab/>
        <w:t>Object Objec</w:t>
      </w:r>
      <w:bookmarkEnd w:id="20017"/>
      <w:bookmarkEnd w:id="20018"/>
      <w:r w:rsidRPr="00E77497">
        <w:t>t</w:t>
      </w:r>
      <w:bookmarkEnd w:id="20019"/>
      <w:bookmarkEnd w:id="20020"/>
      <w:bookmarkEnd w:id="20077"/>
      <w:r w:rsidRPr="00E77497">
        <w:t>s</w:t>
      </w:r>
      <w:bookmarkStart w:id="20085" w:name="_Toc385672255"/>
      <w:bookmarkStart w:id="20086" w:name="_Ref393527264"/>
      <w:bookmarkStart w:id="20087" w:name="_Toc393690369"/>
      <w:bookmarkStart w:id="20088" w:name="_Ref404501382"/>
      <w:bookmarkStart w:id="20089" w:name="_Toc382291602"/>
      <w:bookmarkEnd w:id="20078"/>
      <w:bookmarkEnd w:id="20080"/>
      <w:bookmarkEnd w:id="20081"/>
      <w:bookmarkEnd w:id="20082"/>
      <w:bookmarkEnd w:id="20083"/>
      <w:bookmarkEnd w:id="20084"/>
    </w:p>
    <w:p w14:paraId="38663EC8" w14:textId="77777777" w:rsidR="00175461" w:rsidRDefault="00175461" w:rsidP="00175461">
      <w:pPr>
        <w:rPr>
          <w:ins w:id="20090" w:author="Rev 7 Allen Wirfs-Brock" w:date="2012-04-11T13:14:00Z"/>
        </w:rPr>
      </w:pPr>
      <w:ins w:id="20091" w:author="Rev 7 Allen Wirfs-Brock" w:date="2012-04-11T13:14:00Z">
        <w:r>
          <w:t xml:space="preserve">The abstract operation </w:t>
        </w:r>
      </w:ins>
      <w:ins w:id="20092" w:author="Rev 7 Allen Wirfs-Brock" w:date="2012-04-11T13:15:00Z">
        <w:r>
          <w:t>Object</w:t>
        </w:r>
      </w:ins>
      <w:ins w:id="20093" w:author="Rev 7 Allen Wirfs-Brock" w:date="2012-04-11T13:14:00Z">
        <w:r>
          <w:t>Create</w:t>
        </w:r>
      </w:ins>
      <w:ins w:id="20094" w:author="Rev 7 Allen Wirfs-Brock" w:date="2012-04-11T13:15:00Z">
        <w:r>
          <w:t xml:space="preserve"> </w:t>
        </w:r>
      </w:ins>
      <w:ins w:id="20095" w:author="Rev 7 Allen Wirfs-Brock" w:date="2012-04-11T16:22:00Z">
        <w:r w:rsidR="000A2242">
          <w:t xml:space="preserve">with optional argument </w:t>
        </w:r>
        <w:r w:rsidR="000A2242" w:rsidRPr="000A2242">
          <w:rPr>
            <w:i/>
          </w:rPr>
          <w:t>proto</w:t>
        </w:r>
        <w:r w:rsidR="000A2242">
          <w:t xml:space="preserve"> (an object or null) </w:t>
        </w:r>
      </w:ins>
      <w:ins w:id="20096" w:author="Rev 7 Allen Wirfs-Brock" w:date="2012-04-11T13:14:00Z">
        <w:r>
          <w:t xml:space="preserve">is used to specify the creation of new </w:t>
        </w:r>
      </w:ins>
      <w:ins w:id="20097" w:author="Rev 7 Allen Wirfs-Brock" w:date="2012-04-11T13:15:00Z">
        <w:r>
          <w:t>Object</w:t>
        </w:r>
      </w:ins>
      <w:ins w:id="20098" w:author="Rev 7 Allen Wirfs-Brock" w:date="2012-04-11T13:14:00Z">
        <w:r>
          <w:t xml:space="preserve"> objects. It performs the following steps:</w:t>
        </w:r>
      </w:ins>
    </w:p>
    <w:p w14:paraId="45835C64" w14:textId="77777777" w:rsidR="000A2242" w:rsidRDefault="000A2242" w:rsidP="00175461">
      <w:pPr>
        <w:pStyle w:val="Alg4"/>
        <w:numPr>
          <w:ilvl w:val="0"/>
          <w:numId w:val="198"/>
        </w:numPr>
        <w:rPr>
          <w:ins w:id="20099" w:author="Rev 7 Allen Wirfs-Brock" w:date="2012-04-11T16:22:00Z"/>
        </w:rPr>
      </w:pPr>
      <w:ins w:id="20100" w:author="Rev 7 Allen Wirfs-Brock" w:date="2012-04-11T16:22:00Z">
        <w:r>
          <w:t xml:space="preserve">If </w:t>
        </w:r>
        <w:r w:rsidRPr="000A2242">
          <w:rPr>
            <w:i/>
          </w:rPr>
          <w:t>proto</w:t>
        </w:r>
        <w:r>
          <w:t xml:space="preserve"> was not provided, let </w:t>
        </w:r>
        <w:r w:rsidRPr="000A2242">
          <w:rPr>
            <w:i/>
          </w:rPr>
          <w:t>proto</w:t>
        </w:r>
        <w:r>
          <w:t xml:space="preserve"> be </w:t>
        </w:r>
      </w:ins>
      <w:ins w:id="20101" w:author="Rev 7 Allen Wirfs-Brock" w:date="2012-04-11T16:23:00Z">
        <w:r>
          <w:t>the intrinsic %ObjectPrototype%</w:t>
        </w:r>
      </w:ins>
    </w:p>
    <w:p w14:paraId="5B7C4B15" w14:textId="77777777" w:rsidR="00175461" w:rsidRPr="00E77497" w:rsidRDefault="00175461" w:rsidP="00175461">
      <w:pPr>
        <w:pStyle w:val="Alg4"/>
        <w:numPr>
          <w:ilvl w:val="0"/>
          <w:numId w:val="198"/>
        </w:numPr>
        <w:rPr>
          <w:ins w:id="20102" w:author="Rev 7 Allen Wirfs-Brock" w:date="2012-04-11T13:14:00Z"/>
        </w:rPr>
      </w:pPr>
      <w:ins w:id="20103" w:author="Rev 7 Allen Wirfs-Brock" w:date="2012-04-11T13:14:00Z">
        <w:r>
          <w:t xml:space="preserve">Let </w:t>
        </w:r>
      </w:ins>
      <w:ins w:id="20104" w:author="Rev 7 Allen Wirfs-Brock" w:date="2012-04-11T13:15:00Z">
        <w:r>
          <w:rPr>
            <w:i/>
          </w:rPr>
          <w:t>obj</w:t>
        </w:r>
      </w:ins>
      <w:ins w:id="20105" w:author="Rev 7 Allen Wirfs-Brock" w:date="2012-04-11T13:14:00Z">
        <w:r>
          <w:t xml:space="preserve"> be a newly created ECMAScript object</w:t>
        </w:r>
        <w:r w:rsidRPr="00E77497">
          <w:t>.</w:t>
        </w:r>
      </w:ins>
    </w:p>
    <w:p w14:paraId="4A594DE7" w14:textId="77777777" w:rsidR="00175461" w:rsidRPr="00E77497" w:rsidRDefault="00175461" w:rsidP="00175461">
      <w:pPr>
        <w:pStyle w:val="Alg4"/>
        <w:numPr>
          <w:ilvl w:val="0"/>
          <w:numId w:val="198"/>
        </w:numPr>
        <w:rPr>
          <w:ins w:id="20106" w:author="Rev 7 Allen Wirfs-Brock" w:date="2012-04-11T13:14:00Z"/>
        </w:rPr>
      </w:pPr>
      <w:ins w:id="20107" w:author="Rev 7 Allen Wirfs-Brock" w:date="2012-04-11T13:14:00Z">
        <w:r>
          <w:t xml:space="preserve">Set the [[Prototype]] internal property of </w:t>
        </w:r>
      </w:ins>
      <w:ins w:id="20108" w:author="Rev 7 Allen Wirfs-Brock" w:date="2012-04-11T13:15:00Z">
        <w:r>
          <w:rPr>
            <w:i/>
          </w:rPr>
          <w:t>obj</w:t>
        </w:r>
      </w:ins>
      <w:ins w:id="20109" w:author="Rev 7 Allen Wirfs-Brock" w:date="2012-04-11T13:14:00Z">
        <w:r>
          <w:t xml:space="preserve"> to </w:t>
        </w:r>
      </w:ins>
      <w:ins w:id="20110" w:author="Rev 7 Allen Wirfs-Brock" w:date="2012-04-11T16:23:00Z">
        <w:r w:rsidR="000A2242" w:rsidRPr="000A2242">
          <w:rPr>
            <w:i/>
          </w:rPr>
          <w:t>proto</w:t>
        </w:r>
        <w:r w:rsidR="000A2242">
          <w:t>.</w:t>
        </w:r>
      </w:ins>
    </w:p>
    <w:p w14:paraId="5F0E789F" w14:textId="77777777" w:rsidR="00175461" w:rsidRPr="00FA34E7" w:rsidRDefault="00175461" w:rsidP="00175461">
      <w:pPr>
        <w:pStyle w:val="Alg4"/>
        <w:numPr>
          <w:ilvl w:val="0"/>
          <w:numId w:val="198"/>
        </w:numPr>
        <w:rPr>
          <w:ins w:id="20111" w:author="Rev 7 Allen Wirfs-Brock" w:date="2012-04-11T13:14:00Z"/>
        </w:rPr>
      </w:pPr>
      <w:ins w:id="20112" w:author="Rev 7 Allen Wirfs-Brock" w:date="2012-04-11T13:14:00Z">
        <w:r>
          <w:t xml:space="preserve">Set </w:t>
        </w:r>
      </w:ins>
      <w:ins w:id="20113" w:author="Rev 7 Allen Wirfs-Brock" w:date="2012-04-11T13:16:00Z">
        <w:r w:rsidR="00FC1AB5">
          <w:rPr>
            <w:i/>
          </w:rPr>
          <w:t>obj</w:t>
        </w:r>
      </w:ins>
      <w:ins w:id="20114" w:author="Rev 7 Allen Wirfs-Brock" w:date="2012-04-11T13:14:00Z">
        <w:r>
          <w:t>’s common internal methods to the default definitions specified in 8.12.</w:t>
        </w:r>
      </w:ins>
    </w:p>
    <w:p w14:paraId="49366692" w14:textId="77777777" w:rsidR="00175461" w:rsidRDefault="00175461" w:rsidP="00175461">
      <w:pPr>
        <w:pStyle w:val="Alg4"/>
        <w:numPr>
          <w:ilvl w:val="0"/>
          <w:numId w:val="198"/>
        </w:numPr>
        <w:rPr>
          <w:ins w:id="20115" w:author="Rev 7 Allen Wirfs-Brock" w:date="2012-04-11T13:14:00Z"/>
        </w:rPr>
      </w:pPr>
      <w:ins w:id="20116" w:author="Rev 7 Allen Wirfs-Brock" w:date="2012-04-11T13:14:00Z">
        <w:r>
          <w:t xml:space="preserve">Set the [[Extensible]] internal property of </w:t>
        </w:r>
      </w:ins>
      <w:ins w:id="20117" w:author="Rev 7 Allen Wirfs-Brock" w:date="2012-04-11T13:17:00Z">
        <w:r w:rsidR="00FC1AB5">
          <w:rPr>
            <w:i/>
          </w:rPr>
          <w:t>obj</w:t>
        </w:r>
      </w:ins>
      <w:ins w:id="20118" w:author="Rev 7 Allen Wirfs-Brock" w:date="2012-04-11T13:14:00Z">
        <w:r>
          <w:t xml:space="preserve"> to </w:t>
        </w:r>
        <w:r w:rsidRPr="00FA34E7">
          <w:rPr>
            <w:b/>
          </w:rPr>
          <w:t>true</w:t>
        </w:r>
        <w:r>
          <w:t>.</w:t>
        </w:r>
      </w:ins>
    </w:p>
    <w:p w14:paraId="4709BDB7" w14:textId="77777777" w:rsidR="00175461" w:rsidRDefault="00175461" w:rsidP="00175461">
      <w:pPr>
        <w:pStyle w:val="Alg4"/>
        <w:numPr>
          <w:ilvl w:val="0"/>
          <w:numId w:val="198"/>
        </w:numPr>
        <w:spacing w:after="220"/>
        <w:rPr>
          <w:ins w:id="20119" w:author="Rev 7 Allen Wirfs-Brock" w:date="2012-04-11T13:14:00Z"/>
        </w:rPr>
      </w:pPr>
      <w:ins w:id="20120" w:author="Rev 7 Allen Wirfs-Brock" w:date="2012-04-11T13:14:00Z">
        <w:r w:rsidRPr="00E77497">
          <w:t xml:space="preserve">Return </w:t>
        </w:r>
      </w:ins>
      <w:ins w:id="20121" w:author="Rev 7 Allen Wirfs-Brock" w:date="2012-04-11T13:17:00Z">
        <w:r w:rsidR="00FC1AB5" w:rsidRPr="00FC1AB5">
          <w:rPr>
            <w:i/>
          </w:rPr>
          <w:t>obj</w:t>
        </w:r>
      </w:ins>
      <w:ins w:id="20122" w:author="Rev 7 Allen Wirfs-Brock" w:date="2012-04-11T13:14:00Z">
        <w:r w:rsidRPr="00E77497">
          <w:t>.</w:t>
        </w:r>
      </w:ins>
    </w:p>
    <w:p w14:paraId="5BBFE4AE" w14:textId="77777777" w:rsidR="00175461" w:rsidRPr="00175461" w:rsidRDefault="00175461" w:rsidP="00FC1AB5"/>
    <w:p w14:paraId="6BB4C0D3" w14:textId="77777777" w:rsidR="004C02EF" w:rsidRPr="00E77497" w:rsidRDefault="004C02EF" w:rsidP="00B43482">
      <w:pPr>
        <w:pStyle w:val="30"/>
        <w:numPr>
          <w:ilvl w:val="0"/>
          <w:numId w:val="0"/>
        </w:numPr>
      </w:pPr>
      <w:bookmarkStart w:id="20123" w:name="_Ref424531694"/>
      <w:bookmarkStart w:id="20124" w:name="_Toc472818909"/>
      <w:bookmarkStart w:id="20125" w:name="_Toc235503487"/>
      <w:bookmarkStart w:id="20126" w:name="_Toc241509262"/>
      <w:bookmarkStart w:id="20127" w:name="_Toc244416749"/>
      <w:bookmarkStart w:id="20128" w:name="_Toc276631113"/>
      <w:bookmarkStart w:id="20129" w:name="_Toc323907744"/>
      <w:r w:rsidRPr="00E77497">
        <w:t>15.2.1</w:t>
      </w:r>
      <w:r w:rsidRPr="00E77497">
        <w:tab/>
        <w:t>The Object Constructor Called as a Functio</w:t>
      </w:r>
      <w:bookmarkEnd w:id="20085"/>
      <w:bookmarkEnd w:id="20086"/>
      <w:bookmarkEnd w:id="20087"/>
      <w:bookmarkEnd w:id="20088"/>
      <w:r w:rsidRPr="00E77497">
        <w:t>n</w:t>
      </w:r>
      <w:bookmarkEnd w:id="20123"/>
      <w:bookmarkEnd w:id="20124"/>
      <w:bookmarkEnd w:id="20125"/>
      <w:bookmarkEnd w:id="20126"/>
      <w:bookmarkEnd w:id="20127"/>
      <w:bookmarkEnd w:id="20128"/>
      <w:bookmarkEnd w:id="20129"/>
    </w:p>
    <w:p w14:paraId="105641C9"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20130" w:name="_Ref385475928"/>
      <w:bookmarkStart w:id="20131" w:name="_Toc385672256"/>
      <w:bookmarkStart w:id="20132" w:name="_Toc393690370"/>
    </w:p>
    <w:p w14:paraId="58267B7C" w14:textId="77777777" w:rsidR="004C02EF" w:rsidRPr="00E77497" w:rsidRDefault="004C02EF" w:rsidP="004C02EF">
      <w:pPr>
        <w:pStyle w:val="40"/>
        <w:numPr>
          <w:ilvl w:val="0"/>
          <w:numId w:val="0"/>
        </w:numPr>
      </w:pPr>
      <w:bookmarkStart w:id="20133" w:name="_Ref424531528"/>
      <w:r w:rsidRPr="00E77497">
        <w:t>15.2.1.1</w:t>
      </w:r>
      <w:r w:rsidRPr="00E77497">
        <w:tab/>
        <w:t>Object ( [ value</w:t>
      </w:r>
      <w:bookmarkEnd w:id="20130"/>
      <w:bookmarkEnd w:id="20131"/>
      <w:bookmarkEnd w:id="20132"/>
      <w:r w:rsidRPr="00E77497">
        <w:t xml:space="preserve"> ] )</w:t>
      </w:r>
      <w:bookmarkEnd w:id="20133"/>
    </w:p>
    <w:p w14:paraId="575C181E"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03160919" w14:textId="77777777" w:rsidR="004C02EF" w:rsidRPr="00E77497" w:rsidRDefault="004C02EF" w:rsidP="00834A33">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w:t>
      </w:r>
      <w:del w:id="20134" w:author="Rev 7 Allen Wirfs-Brock" w:date="2012-04-11T13:20:00Z">
        <w:r w:rsidRPr="00E77497" w:rsidDel="00FC1AB5">
          <w:delText xml:space="preserve">create and </w:delText>
        </w:r>
      </w:del>
      <w:r w:rsidRPr="00E77497">
        <w:t xml:space="preserve">return </w:t>
      </w:r>
      <w:ins w:id="20135" w:author="Rev 7 Allen Wirfs-Brock" w:date="2012-04-11T13:20:00Z">
        <w:r w:rsidR="00FC1AB5">
          <w:t>the result of the abstraction operation ObjectCreate</w:t>
        </w:r>
      </w:ins>
      <w:del w:id="20136" w:author="Rev 7 Allen Wirfs-Brock" w:date="2012-04-11T13:20:00Z">
        <w:r w:rsidRPr="00E77497" w:rsidDel="00FC1AB5">
          <w:delText>a new Object object exactly as if the standard built-in Object constructor had been called with the same arguments (15.2.2.1)</w:delText>
        </w:r>
      </w:del>
      <w:r w:rsidRPr="00E77497">
        <w:t>.</w:t>
      </w:r>
    </w:p>
    <w:p w14:paraId="7F67C185" w14:textId="77777777"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20137" w:name="_Ref385475932"/>
      <w:bookmarkStart w:id="20138" w:name="_Toc385672257"/>
      <w:bookmarkStart w:id="20139" w:name="_Toc393690371"/>
      <w:bookmarkStart w:id="20140" w:name="_Ref424531555"/>
    </w:p>
    <w:p w14:paraId="4A78096C" w14:textId="77777777" w:rsidR="004C02EF" w:rsidRPr="00E77497" w:rsidRDefault="004C02EF" w:rsidP="00B43482">
      <w:pPr>
        <w:pStyle w:val="30"/>
        <w:numPr>
          <w:ilvl w:val="0"/>
          <w:numId w:val="0"/>
        </w:numPr>
      </w:pPr>
      <w:bookmarkStart w:id="20141" w:name="_Toc385672258"/>
      <w:bookmarkStart w:id="20142" w:name="_Ref393527230"/>
      <w:bookmarkStart w:id="20143" w:name="_Toc393690372"/>
      <w:bookmarkStart w:id="20144" w:name="_Ref404501393"/>
      <w:bookmarkStart w:id="20145" w:name="_Ref424531707"/>
      <w:bookmarkStart w:id="20146" w:name="_Ref449968361"/>
      <w:bookmarkStart w:id="20147" w:name="_Toc472818910"/>
      <w:bookmarkStart w:id="20148" w:name="_Toc235503488"/>
      <w:bookmarkStart w:id="20149" w:name="_Toc241509263"/>
      <w:bookmarkStart w:id="20150" w:name="_Toc244416750"/>
      <w:bookmarkStart w:id="20151" w:name="_Toc276631114"/>
      <w:bookmarkStart w:id="20152" w:name="_Toc323907745"/>
      <w:bookmarkEnd w:id="20137"/>
      <w:bookmarkEnd w:id="20138"/>
      <w:bookmarkEnd w:id="20139"/>
      <w:bookmarkEnd w:id="20140"/>
      <w:r w:rsidRPr="00E77497">
        <w:t>15.2.2</w:t>
      </w:r>
      <w:r w:rsidRPr="00E77497">
        <w:tab/>
        <w:t>The Object Constructo</w:t>
      </w:r>
      <w:bookmarkEnd w:id="20089"/>
      <w:bookmarkEnd w:id="20141"/>
      <w:bookmarkEnd w:id="20142"/>
      <w:bookmarkEnd w:id="20143"/>
      <w:bookmarkEnd w:id="20144"/>
      <w:r w:rsidRPr="00E77497">
        <w:t>r</w:t>
      </w:r>
      <w:bookmarkStart w:id="20153" w:name="_Ref393527857"/>
      <w:bookmarkStart w:id="20154" w:name="_Toc382291603"/>
      <w:bookmarkEnd w:id="20145"/>
      <w:bookmarkEnd w:id="20146"/>
      <w:bookmarkEnd w:id="20147"/>
      <w:bookmarkEnd w:id="20148"/>
      <w:bookmarkEnd w:id="20149"/>
      <w:bookmarkEnd w:id="20150"/>
      <w:bookmarkEnd w:id="20151"/>
      <w:bookmarkEnd w:id="20152"/>
    </w:p>
    <w:p w14:paraId="7A0E599C"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20153"/>
      <w:r w:rsidRPr="00E77497">
        <w:t>.</w:t>
      </w:r>
      <w:bookmarkStart w:id="20155" w:name="_Ref385067278"/>
      <w:bookmarkStart w:id="20156" w:name="_Toc385672259"/>
      <w:bookmarkStart w:id="20157" w:name="_Toc393690373"/>
    </w:p>
    <w:p w14:paraId="1390ACA9" w14:textId="77777777" w:rsidR="004C02EF" w:rsidRPr="00E77497" w:rsidRDefault="004C02EF" w:rsidP="004C02EF">
      <w:pPr>
        <w:pStyle w:val="40"/>
        <w:numPr>
          <w:ilvl w:val="0"/>
          <w:numId w:val="0"/>
        </w:numPr>
      </w:pPr>
      <w:bookmarkStart w:id="20158" w:name="_Hlt458482354"/>
      <w:bookmarkStart w:id="20159" w:name="_Ref424531574"/>
      <w:bookmarkEnd w:id="20158"/>
      <w:r w:rsidRPr="00E77497">
        <w:t>15.2.2.1</w:t>
      </w:r>
      <w:r w:rsidRPr="00E77497">
        <w:tab/>
        <w:t>new Object ( [ value</w:t>
      </w:r>
      <w:bookmarkEnd w:id="20154"/>
      <w:bookmarkEnd w:id="20155"/>
      <w:bookmarkEnd w:id="20156"/>
      <w:bookmarkEnd w:id="20157"/>
      <w:r w:rsidRPr="00E77497">
        <w:t xml:space="preserve"> ] )</w:t>
      </w:r>
      <w:bookmarkEnd w:id="20159"/>
    </w:p>
    <w:p w14:paraId="303C93F5"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1F04D933" w14:textId="77777777"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14:paraId="180D400A" w14:textId="77777777" w:rsidR="004C02EF" w:rsidRPr="00E77497" w:rsidRDefault="004C02EF" w:rsidP="00834A33">
      <w:pPr>
        <w:pStyle w:val="Alg4"/>
        <w:numPr>
          <w:ilvl w:val="1"/>
          <w:numId w:val="166"/>
        </w:numPr>
      </w:pPr>
      <w:r w:rsidRPr="00E77497">
        <w:t>If Type(</w:t>
      </w:r>
      <w:r w:rsidRPr="00E77497">
        <w:rPr>
          <w:i/>
        </w:rPr>
        <w:t>value</w:t>
      </w:r>
      <w:r w:rsidRPr="00E77497">
        <w:t>)  is Object, then</w:t>
      </w:r>
    </w:p>
    <w:p w14:paraId="4F5E7030" w14:textId="77777777" w:rsidR="004C02EF" w:rsidRPr="00E77497" w:rsidRDefault="004C02EF" w:rsidP="00834A33">
      <w:pPr>
        <w:pStyle w:val="Alg4"/>
        <w:numPr>
          <w:ilvl w:val="2"/>
          <w:numId w:val="166"/>
        </w:numPr>
      </w:pPr>
      <w:r w:rsidRPr="00E77497">
        <w:t xml:space="preserve">If the </w:t>
      </w:r>
      <w:r w:rsidRPr="00E77497">
        <w:rPr>
          <w:i/>
        </w:rPr>
        <w:t>value</w:t>
      </w:r>
      <w:r w:rsidRPr="00E77497">
        <w:t xml:space="preserve"> is a native ECMAScript object, do not create a new object but simply return </w:t>
      </w:r>
      <w:r w:rsidRPr="00E77497">
        <w:rPr>
          <w:i/>
        </w:rPr>
        <w:t>value</w:t>
      </w:r>
      <w:r w:rsidRPr="00E77497">
        <w:t>.</w:t>
      </w:r>
    </w:p>
    <w:p w14:paraId="7502AFE2" w14:textId="77777777" w:rsidR="004C02EF" w:rsidRPr="00E77497" w:rsidRDefault="004C02EF" w:rsidP="00834A33">
      <w:pPr>
        <w:pStyle w:val="Alg4"/>
        <w:numPr>
          <w:ilvl w:val="2"/>
          <w:numId w:val="166"/>
        </w:numPr>
      </w:pPr>
      <w:r w:rsidRPr="00E77497">
        <w:t xml:space="preserve">If the </w:t>
      </w:r>
      <w:r w:rsidRPr="00E77497">
        <w:rPr>
          <w:i/>
        </w:rPr>
        <w:t>value</w:t>
      </w:r>
      <w:r w:rsidRPr="00E77497">
        <w:t xml:space="preserve"> is a host object, then actions are taken and a result is returned in an implementation-dependent manner that may depend on the host object.</w:t>
      </w:r>
    </w:p>
    <w:p w14:paraId="03227820" w14:textId="77777777"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14:paraId="5C672363" w14:textId="77777777"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14:paraId="7BC57CE8" w14:textId="77777777"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14:paraId="6255CF5C" w14:textId="77777777"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14:paraId="1100D8A9" w14:textId="77777777" w:rsidR="004C02EF" w:rsidRPr="00E77497" w:rsidDel="00FC1AB5" w:rsidRDefault="004C02EF" w:rsidP="00834A33">
      <w:pPr>
        <w:pStyle w:val="Alg4"/>
        <w:numPr>
          <w:ilvl w:val="0"/>
          <w:numId w:val="166"/>
        </w:numPr>
        <w:rPr>
          <w:del w:id="20160" w:author="Rev 7 Allen Wirfs-Brock" w:date="2012-04-11T13:18:00Z"/>
        </w:rPr>
      </w:pPr>
      <w:del w:id="20161" w:author="Rev 7 Allen Wirfs-Brock" w:date="2012-04-11T13:18:00Z">
        <w:r w:rsidRPr="00E77497" w:rsidDel="00FC1AB5">
          <w:delText xml:space="preserve">Let </w:delText>
        </w:r>
        <w:r w:rsidRPr="00E77497" w:rsidDel="00FC1AB5">
          <w:rPr>
            <w:i/>
          </w:rPr>
          <w:delText>obj</w:delText>
        </w:r>
        <w:r w:rsidRPr="00E77497" w:rsidDel="00FC1AB5">
          <w:delText xml:space="preserve"> be a newly created native ECMAScript object.</w:delText>
        </w:r>
      </w:del>
    </w:p>
    <w:p w14:paraId="688495DF" w14:textId="77777777" w:rsidR="004C02EF" w:rsidRPr="00E77497" w:rsidDel="00FC1AB5" w:rsidRDefault="004C02EF" w:rsidP="00834A33">
      <w:pPr>
        <w:pStyle w:val="Alg4"/>
        <w:numPr>
          <w:ilvl w:val="0"/>
          <w:numId w:val="166"/>
        </w:numPr>
        <w:rPr>
          <w:del w:id="20162" w:author="Rev 7 Allen Wirfs-Brock" w:date="2012-04-11T13:18:00Z"/>
        </w:rPr>
      </w:pPr>
      <w:del w:id="20163" w:author="Rev 7 Allen Wirfs-Brock" w:date="2012-04-11T13:18:00Z">
        <w:r w:rsidRPr="00E77497" w:rsidDel="00FC1AB5">
          <w:delText xml:space="preserve">Set the [[Prototype]] internal property of </w:delText>
        </w:r>
        <w:r w:rsidRPr="00E77497" w:rsidDel="00FC1AB5">
          <w:rPr>
            <w:i/>
          </w:rPr>
          <w:delText>obj</w:delText>
        </w:r>
        <w:r w:rsidRPr="00E77497" w:rsidDel="00FC1AB5">
          <w:delText xml:space="preserve"> to the standard built-in Object prototype object (15.2.4).</w:delText>
        </w:r>
      </w:del>
    </w:p>
    <w:p w14:paraId="41767AFB" w14:textId="77777777" w:rsidR="004C02EF" w:rsidRPr="00E77497" w:rsidDel="00FC1AB5" w:rsidRDefault="004C02EF" w:rsidP="00834A33">
      <w:pPr>
        <w:pStyle w:val="Alg4"/>
        <w:numPr>
          <w:ilvl w:val="0"/>
          <w:numId w:val="166"/>
        </w:numPr>
        <w:rPr>
          <w:del w:id="20164" w:author="Rev 7 Allen Wirfs-Brock" w:date="2012-04-11T13:18:00Z"/>
        </w:rPr>
      </w:pPr>
      <w:del w:id="20165" w:author="Rev 7 Allen Wirfs-Brock" w:date="2012-04-11T13:18:00Z">
        <w:r w:rsidRPr="00E77497" w:rsidDel="00FC1AB5">
          <w:delText xml:space="preserve">Set the [[Class]] internal property of </w:delText>
        </w:r>
        <w:r w:rsidRPr="00E77497" w:rsidDel="00FC1AB5">
          <w:rPr>
            <w:i/>
          </w:rPr>
          <w:delText>obj</w:delText>
        </w:r>
        <w:r w:rsidRPr="00E77497" w:rsidDel="00FC1AB5">
          <w:delText xml:space="preserve"> to </w:delText>
        </w:r>
        <w:r w:rsidRPr="00E77497" w:rsidDel="00FC1AB5">
          <w:rPr>
            <w:rFonts w:ascii="Courier New" w:hAnsi="Courier New"/>
            <w:b/>
          </w:rPr>
          <w:delText>"Object"</w:delText>
        </w:r>
        <w:r w:rsidRPr="00E77497" w:rsidDel="00FC1AB5">
          <w:delText>.</w:delText>
        </w:r>
      </w:del>
    </w:p>
    <w:p w14:paraId="7958C965" w14:textId="77777777" w:rsidR="004C02EF" w:rsidRPr="00E77497" w:rsidDel="00FC1AB5" w:rsidRDefault="004C02EF" w:rsidP="00834A33">
      <w:pPr>
        <w:pStyle w:val="Alg4"/>
        <w:numPr>
          <w:ilvl w:val="0"/>
          <w:numId w:val="166"/>
        </w:numPr>
        <w:rPr>
          <w:del w:id="20166" w:author="Rev 7 Allen Wirfs-Brock" w:date="2012-04-11T13:18:00Z"/>
        </w:rPr>
      </w:pPr>
      <w:del w:id="20167" w:author="Rev 7 Allen Wirfs-Brock" w:date="2012-04-11T13:18:00Z">
        <w:r w:rsidRPr="00E77497" w:rsidDel="00FC1AB5">
          <w:delText xml:space="preserve">Set the [[Extensible]] internal property of </w:delText>
        </w:r>
        <w:r w:rsidRPr="00E77497" w:rsidDel="00FC1AB5">
          <w:rPr>
            <w:i/>
          </w:rPr>
          <w:delText>obj</w:delText>
        </w:r>
        <w:r w:rsidRPr="00E77497" w:rsidDel="00FC1AB5">
          <w:delText xml:space="preserve"> to </w:delText>
        </w:r>
        <w:r w:rsidRPr="00E77497" w:rsidDel="00FC1AB5">
          <w:rPr>
            <w:b/>
          </w:rPr>
          <w:delText>true</w:delText>
        </w:r>
        <w:r w:rsidRPr="00E77497" w:rsidDel="00FC1AB5">
          <w:delText>.</w:delText>
        </w:r>
      </w:del>
    </w:p>
    <w:p w14:paraId="5E331C34" w14:textId="77777777" w:rsidR="004C02EF" w:rsidRPr="00E77497" w:rsidDel="00FC1AB5" w:rsidRDefault="004C02EF" w:rsidP="00834A33">
      <w:pPr>
        <w:pStyle w:val="Alg4"/>
        <w:numPr>
          <w:ilvl w:val="0"/>
          <w:numId w:val="166"/>
        </w:numPr>
        <w:rPr>
          <w:del w:id="20168" w:author="Rev 7 Allen Wirfs-Brock" w:date="2012-04-11T13:18:00Z"/>
        </w:rPr>
      </w:pPr>
      <w:del w:id="20169" w:author="Rev 7 Allen Wirfs-Brock" w:date="2012-04-11T13:18:00Z">
        <w:r w:rsidRPr="00E77497" w:rsidDel="00FC1AB5">
          <w:delText xml:space="preserve">Set all the internal methods of </w:delText>
        </w:r>
        <w:r w:rsidRPr="00E77497" w:rsidDel="00FC1AB5">
          <w:rPr>
            <w:i/>
          </w:rPr>
          <w:delText>obj</w:delText>
        </w:r>
        <w:r w:rsidRPr="00E77497" w:rsidDel="00FC1AB5">
          <w:delText xml:space="preserve"> as specified in 8.12.</w:delText>
        </w:r>
      </w:del>
    </w:p>
    <w:p w14:paraId="69CDE21C" w14:textId="77777777" w:rsidR="004C02EF" w:rsidRPr="00E77497" w:rsidRDefault="004C02EF" w:rsidP="00834A33">
      <w:pPr>
        <w:pStyle w:val="Alg4"/>
        <w:numPr>
          <w:ilvl w:val="0"/>
          <w:numId w:val="166"/>
        </w:numPr>
        <w:spacing w:after="220"/>
      </w:pPr>
      <w:r w:rsidRPr="00E77497">
        <w:t xml:space="preserve">Return </w:t>
      </w:r>
      <w:del w:id="20170" w:author="Rev 7 Allen Wirfs-Brock" w:date="2012-04-11T13:18:00Z">
        <w:r w:rsidRPr="00FC1AB5" w:rsidDel="00FC1AB5">
          <w:delText>obj</w:delText>
        </w:r>
      </w:del>
      <w:ins w:id="20171" w:author="Rev 7 Allen Wirfs-Brock" w:date="2012-04-11T13:18:00Z">
        <w:r w:rsidR="00FC1AB5">
          <w:t>the result of the abstraction operation ObjectCreate</w:t>
        </w:r>
      </w:ins>
      <w:r w:rsidRPr="00E77497">
        <w:t>.</w:t>
      </w:r>
      <w:bookmarkStart w:id="20172" w:name="_Hlt424531982"/>
      <w:bookmarkStart w:id="20173" w:name="_Toc382291604"/>
      <w:bookmarkStart w:id="20174" w:name="_Ref385475937"/>
      <w:bookmarkStart w:id="20175" w:name="_Toc385672260"/>
      <w:bookmarkStart w:id="20176" w:name="_Ref393527953"/>
      <w:bookmarkStart w:id="20177" w:name="_Toc393690374"/>
      <w:bookmarkStart w:id="20178" w:name="_Ref404501344"/>
      <w:bookmarkStart w:id="20179" w:name="_Ref404501665"/>
      <w:bookmarkStart w:id="20180" w:name="_Ref424531588"/>
      <w:bookmarkEnd w:id="20172"/>
    </w:p>
    <w:p w14:paraId="1A68499B" w14:textId="77777777" w:rsidR="004C02EF" w:rsidRPr="00E77497" w:rsidRDefault="004C02EF" w:rsidP="00B43482">
      <w:pPr>
        <w:pStyle w:val="30"/>
        <w:numPr>
          <w:ilvl w:val="0"/>
          <w:numId w:val="0"/>
        </w:numPr>
      </w:pPr>
      <w:bookmarkStart w:id="20181" w:name="_Toc382291605"/>
      <w:bookmarkStart w:id="20182" w:name="_Toc385672261"/>
      <w:bookmarkStart w:id="20183" w:name="_Toc393690375"/>
      <w:bookmarkStart w:id="20184" w:name="_Ref457709042"/>
      <w:bookmarkStart w:id="20185" w:name="_Toc472818911"/>
      <w:bookmarkStart w:id="20186" w:name="_Toc235503489"/>
      <w:bookmarkStart w:id="20187" w:name="_Toc241509264"/>
      <w:bookmarkStart w:id="20188" w:name="_Toc244416751"/>
      <w:bookmarkStart w:id="20189" w:name="_Toc276631115"/>
      <w:bookmarkStart w:id="20190" w:name="_Toc323907746"/>
      <w:bookmarkEnd w:id="20173"/>
      <w:bookmarkEnd w:id="20174"/>
      <w:bookmarkEnd w:id="20175"/>
      <w:bookmarkEnd w:id="20176"/>
      <w:bookmarkEnd w:id="20177"/>
      <w:bookmarkEnd w:id="20178"/>
      <w:bookmarkEnd w:id="20179"/>
      <w:bookmarkEnd w:id="20180"/>
      <w:r w:rsidRPr="00E77497">
        <w:t>15.2.3</w:t>
      </w:r>
      <w:r w:rsidRPr="00E77497">
        <w:tab/>
        <w:t>Properties of the Object Constructo</w:t>
      </w:r>
      <w:bookmarkEnd w:id="20181"/>
      <w:bookmarkEnd w:id="20182"/>
      <w:bookmarkEnd w:id="20183"/>
      <w:r w:rsidRPr="00E77497">
        <w:t>r</w:t>
      </w:r>
      <w:bookmarkEnd w:id="20184"/>
      <w:bookmarkEnd w:id="20185"/>
      <w:bookmarkEnd w:id="20186"/>
      <w:bookmarkEnd w:id="20187"/>
      <w:bookmarkEnd w:id="20188"/>
      <w:bookmarkEnd w:id="20189"/>
      <w:bookmarkEnd w:id="20190"/>
    </w:p>
    <w:p w14:paraId="2DDC7555" w14:textId="77777777" w:rsidR="004C02EF" w:rsidRPr="00E77497" w:rsidRDefault="004C02EF" w:rsidP="004C02EF">
      <w:r w:rsidRPr="00E77497">
        <w:t>The value of the [[Prototype]] internal property of the Object constructor is the standard built-in Function prototype object.</w:t>
      </w:r>
    </w:p>
    <w:p w14:paraId="7D8E164A"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20191" w:name="_Toc382291606"/>
      <w:bookmarkStart w:id="20192" w:name="_Toc385672262"/>
      <w:bookmarkStart w:id="20193" w:name="_Ref393522098"/>
      <w:bookmarkStart w:id="20194" w:name="_Ref393610784"/>
      <w:bookmarkStart w:id="20195" w:name="_Ref393611105"/>
      <w:bookmarkStart w:id="20196" w:name="_Toc393690376"/>
      <w:bookmarkStart w:id="20197" w:name="_Ref404493404"/>
      <w:bookmarkStart w:id="20198" w:name="_Ref404502159"/>
      <w:bookmarkStart w:id="20199" w:name="_Ref404502265"/>
      <w:bookmarkStart w:id="20200" w:name="_Ref404502515"/>
      <w:bookmarkStart w:id="20201" w:name="_Ref404502615"/>
      <w:bookmarkStart w:id="20202" w:name="_Ref404502673"/>
      <w:bookmarkStart w:id="20203" w:name="_Ref404502690"/>
      <w:bookmarkStart w:id="20204" w:name="_Ref404503028"/>
    </w:p>
    <w:p w14:paraId="4EFA21F9" w14:textId="77777777" w:rsidR="004C02EF" w:rsidRPr="00E77497" w:rsidRDefault="004C02EF" w:rsidP="004C02EF">
      <w:pPr>
        <w:pStyle w:val="40"/>
        <w:numPr>
          <w:ilvl w:val="0"/>
          <w:numId w:val="0"/>
        </w:numPr>
      </w:pPr>
      <w:bookmarkStart w:id="20205" w:name="_Hlt424534273"/>
      <w:bookmarkStart w:id="20206" w:name="_Ref424531384"/>
      <w:bookmarkEnd w:id="20205"/>
      <w:r w:rsidRPr="00E77497">
        <w:t>15.2.3.1</w:t>
      </w:r>
      <w:r w:rsidRPr="00E77497">
        <w:tab/>
        <w:t>Object.prototyp</w:t>
      </w:r>
      <w:bookmarkEnd w:id="20191"/>
      <w:bookmarkEnd w:id="20192"/>
      <w:bookmarkEnd w:id="20193"/>
      <w:bookmarkEnd w:id="20194"/>
      <w:bookmarkEnd w:id="20195"/>
      <w:bookmarkEnd w:id="20196"/>
      <w:bookmarkEnd w:id="20197"/>
      <w:bookmarkEnd w:id="20198"/>
      <w:bookmarkEnd w:id="20199"/>
      <w:bookmarkEnd w:id="20200"/>
      <w:bookmarkEnd w:id="20201"/>
      <w:bookmarkEnd w:id="20202"/>
      <w:bookmarkEnd w:id="20203"/>
      <w:bookmarkEnd w:id="20204"/>
      <w:r w:rsidRPr="00E77497">
        <w:t>e</w:t>
      </w:r>
      <w:bookmarkEnd w:id="20206"/>
    </w:p>
    <w:p w14:paraId="6CF6287E"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20207" w:name="_Toc382291607"/>
      <w:bookmarkStart w:id="20208" w:name="_Toc385672263"/>
    </w:p>
    <w:p w14:paraId="3A7C5E36" w14:textId="77777777" w:rsidR="004C02EF" w:rsidRPr="00E77497" w:rsidRDefault="004C02EF" w:rsidP="004C02EF">
      <w:r w:rsidRPr="00E77497">
        <w:t>This property has the attributes {[[Writable]]: false, [[Enumerable]]: false, [[Configurable]]: false }.</w:t>
      </w:r>
      <w:bookmarkStart w:id="20209" w:name="_Ref393609257"/>
      <w:bookmarkStart w:id="20210" w:name="_Toc393690377"/>
    </w:p>
    <w:p w14:paraId="503721F2" w14:textId="77777777" w:rsidR="004C02EF" w:rsidRPr="00E77497" w:rsidRDefault="004C02EF" w:rsidP="004C02EF">
      <w:pPr>
        <w:pStyle w:val="40"/>
        <w:numPr>
          <w:ilvl w:val="0"/>
          <w:numId w:val="0"/>
        </w:numPr>
      </w:pPr>
      <w:r w:rsidRPr="00E77497">
        <w:t>15.2.3.2</w:t>
      </w:r>
      <w:r w:rsidRPr="00E77497">
        <w:tab/>
        <w:t>Object.getPrototypeOf ( O )</w:t>
      </w:r>
    </w:p>
    <w:p w14:paraId="6E1E2311" w14:textId="77777777"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1534416F" w14:textId="77777777" w:rsidR="004C02EF" w:rsidRPr="00E77497" w:rsidRDefault="004C02EF" w:rsidP="00834A33">
      <w:pPr>
        <w:pStyle w:val="Alg4"/>
        <w:numPr>
          <w:ilvl w:val="0"/>
          <w:numId w:val="167"/>
        </w:numPr>
      </w:pPr>
      <w:r w:rsidRPr="00E77497">
        <w:t>If Type(</w:t>
      </w:r>
      <w:r w:rsidRPr="00E77497">
        <w:rPr>
          <w:i/>
        </w:rPr>
        <w:t>O</w:t>
      </w:r>
      <w:r w:rsidRPr="00E77497">
        <w:t xml:space="preserve">) is not Object throw a </w:t>
      </w:r>
      <w:r w:rsidRPr="00E77497">
        <w:rPr>
          <w:b/>
        </w:rPr>
        <w:t xml:space="preserve">TypeError </w:t>
      </w:r>
      <w:r w:rsidRPr="00E77497">
        <w:t>exception.</w:t>
      </w:r>
    </w:p>
    <w:p w14:paraId="10BEF55A" w14:textId="77777777" w:rsidR="004C02EF" w:rsidRPr="00E77497" w:rsidRDefault="004C02EF" w:rsidP="00834A33">
      <w:pPr>
        <w:pStyle w:val="M4"/>
        <w:numPr>
          <w:ilvl w:val="0"/>
          <w:numId w:val="167"/>
        </w:numPr>
      </w:pPr>
      <w:r w:rsidRPr="00E77497">
        <w:t xml:space="preserve">Return the value of the [[Prototype]] internal property of </w:t>
      </w:r>
      <w:r w:rsidRPr="00E77497">
        <w:rPr>
          <w:i/>
        </w:rPr>
        <w:t>O</w:t>
      </w:r>
      <w:r w:rsidRPr="00E77497">
        <w:t>.</w:t>
      </w:r>
    </w:p>
    <w:p w14:paraId="08D72FC0" w14:textId="77777777" w:rsidR="004C02EF" w:rsidRPr="00E77497" w:rsidRDefault="004C02EF" w:rsidP="004C02EF">
      <w:pPr>
        <w:pStyle w:val="40"/>
        <w:numPr>
          <w:ilvl w:val="0"/>
          <w:numId w:val="0"/>
        </w:numPr>
      </w:pPr>
      <w:r w:rsidRPr="00E77497">
        <w:t>15.2.3.3</w:t>
      </w:r>
      <w:r w:rsidRPr="00E77497">
        <w:tab/>
        <w:t xml:space="preserve">Object.getOwnPropertyDescriptor ( O, P ) </w:t>
      </w:r>
    </w:p>
    <w:p w14:paraId="424F991D" w14:textId="77777777" w:rsidR="004C02EF" w:rsidRPr="00E77497" w:rsidRDefault="004C02EF" w:rsidP="004C02EF">
      <w:r w:rsidRPr="00E77497">
        <w:t xml:space="preserve">When the </w:t>
      </w:r>
      <w:r w:rsidRPr="00E77497">
        <w:rPr>
          <w:b/>
        </w:rPr>
        <w:t>getOwnPropertyDescriptor</w:t>
      </w:r>
      <w:r w:rsidRPr="00E77497">
        <w:t xml:space="preserve"> function is called, the following steps are taken:</w:t>
      </w:r>
    </w:p>
    <w:p w14:paraId="02B1C881" w14:textId="77777777" w:rsidR="004C02EF" w:rsidRPr="00E77497" w:rsidRDefault="004C02EF" w:rsidP="00834A33">
      <w:pPr>
        <w:pStyle w:val="Alg4"/>
        <w:numPr>
          <w:ilvl w:val="0"/>
          <w:numId w:val="168"/>
        </w:numPr>
      </w:pPr>
      <w:r w:rsidRPr="00E77497">
        <w:t>If Type(</w:t>
      </w:r>
      <w:r w:rsidRPr="00E77497">
        <w:rPr>
          <w:i/>
        </w:rPr>
        <w:t>O</w:t>
      </w:r>
      <w:r w:rsidRPr="00E77497">
        <w:t xml:space="preserve">) is not Object throw a </w:t>
      </w:r>
      <w:r w:rsidRPr="00E77497">
        <w:rPr>
          <w:b/>
        </w:rPr>
        <w:t xml:space="preserve">TypeError </w:t>
      </w:r>
      <w:r w:rsidRPr="00E77497">
        <w:t>exception.</w:t>
      </w:r>
    </w:p>
    <w:p w14:paraId="79659D9B" w14:textId="77777777" w:rsidR="004C02EF" w:rsidRPr="00E77497" w:rsidRDefault="004C02EF" w:rsidP="00834A33">
      <w:pPr>
        <w:pStyle w:val="Alg4"/>
        <w:numPr>
          <w:ilvl w:val="0"/>
          <w:numId w:val="168"/>
        </w:numPr>
      </w:pPr>
      <w:r w:rsidRPr="00E77497">
        <w:t xml:space="preserve">Let </w:t>
      </w:r>
      <w:r w:rsidRPr="00E77497">
        <w:rPr>
          <w:i/>
        </w:rPr>
        <w:t xml:space="preserve">name </w:t>
      </w:r>
      <w:r w:rsidRPr="00E77497">
        <w:t>be ToString(</w:t>
      </w:r>
      <w:r w:rsidRPr="00E77497">
        <w:rPr>
          <w:i/>
        </w:rPr>
        <w:t>P</w:t>
      </w:r>
      <w:r w:rsidRPr="00E77497">
        <w:t>).</w:t>
      </w:r>
    </w:p>
    <w:p w14:paraId="4A5C2B9C" w14:textId="77777777" w:rsidR="005D4B87" w:rsidRDefault="005D4B87" w:rsidP="005D4B87">
      <w:pPr>
        <w:pStyle w:val="M4"/>
        <w:numPr>
          <w:ilvl w:val="0"/>
          <w:numId w:val="168"/>
        </w:numPr>
        <w:tabs>
          <w:tab w:val="num" w:pos="1721"/>
        </w:tabs>
        <w:spacing w:after="0"/>
        <w:rPr>
          <w:ins w:id="20211" w:author="Rev 7 Allen Wirfs-Brock" w:date="2012-04-11T16:08:00Z"/>
        </w:rPr>
      </w:pPr>
      <w:ins w:id="20212" w:author="Rev 7 Allen Wirfs-Brock" w:date="2012-04-11T16:08:00Z">
        <w:r>
          <w:t>ReturnIfAbrupt(</w:t>
        </w:r>
        <w:r>
          <w:rPr>
            <w:i/>
          </w:rPr>
          <w:t>name</w:t>
        </w:r>
        <w:r>
          <w:t>).</w:t>
        </w:r>
      </w:ins>
    </w:p>
    <w:p w14:paraId="4D01EA98" w14:textId="77777777" w:rsidR="004C02EF" w:rsidRPr="00E77497" w:rsidRDefault="004C02EF" w:rsidP="00834A33">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argument </w:t>
      </w:r>
      <w:r w:rsidRPr="00E77497">
        <w:rPr>
          <w:i/>
        </w:rPr>
        <w:t>name</w:t>
      </w:r>
      <w:r w:rsidRPr="00E77497">
        <w:t>.</w:t>
      </w:r>
    </w:p>
    <w:p w14:paraId="5D91AAC6" w14:textId="77777777" w:rsidR="004C02EF" w:rsidRPr="00E77497" w:rsidRDefault="004C02EF" w:rsidP="00834A33">
      <w:pPr>
        <w:pStyle w:val="Alg4"/>
        <w:numPr>
          <w:ilvl w:val="0"/>
          <w:numId w:val="168"/>
        </w:numPr>
        <w:spacing w:after="120"/>
      </w:pPr>
      <w:r w:rsidRPr="00E77497">
        <w:t>Return the result of calling FromPropertyDescriptor(</w:t>
      </w:r>
      <w:r w:rsidRPr="00E77497">
        <w:rPr>
          <w:i/>
        </w:rPr>
        <w:t>desc</w:t>
      </w:r>
      <w:r w:rsidRPr="00E77497">
        <w:t xml:space="preserve">) (8.10.4). </w:t>
      </w:r>
    </w:p>
    <w:p w14:paraId="38515ACD" w14:textId="77777777" w:rsidR="004C02EF" w:rsidRPr="00E77497" w:rsidRDefault="004C02EF" w:rsidP="004C02EF">
      <w:pPr>
        <w:pStyle w:val="40"/>
        <w:numPr>
          <w:ilvl w:val="0"/>
          <w:numId w:val="0"/>
        </w:numPr>
      </w:pPr>
      <w:r w:rsidRPr="00E77497">
        <w:t>15.2.3.4</w:t>
      </w:r>
      <w:r w:rsidRPr="00E77497">
        <w:tab/>
        <w:t>Object.getOwnPropertyNames ( O )</w:t>
      </w:r>
    </w:p>
    <w:p w14:paraId="24154164" w14:textId="77777777"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14:paraId="5E7A67C7" w14:textId="77777777" w:rsidR="004C02EF" w:rsidRPr="00E77497" w:rsidRDefault="004C02EF" w:rsidP="00834A33">
      <w:pPr>
        <w:pStyle w:val="Alg4"/>
        <w:numPr>
          <w:ilvl w:val="0"/>
          <w:numId w:val="169"/>
        </w:numPr>
      </w:pPr>
      <w:r w:rsidRPr="00E77497">
        <w:t>If Type(</w:t>
      </w:r>
      <w:r w:rsidRPr="00E77497">
        <w:rPr>
          <w:i/>
        </w:rPr>
        <w:t>O</w:t>
      </w:r>
      <w:r w:rsidRPr="00E77497">
        <w:t xml:space="preserve">) is not Object throw a </w:t>
      </w:r>
      <w:r w:rsidRPr="00E77497">
        <w:rPr>
          <w:b/>
        </w:rPr>
        <w:t xml:space="preserve">TypeError </w:t>
      </w:r>
      <w:r w:rsidRPr="00E77497">
        <w:t>exception.</w:t>
      </w:r>
    </w:p>
    <w:p w14:paraId="18EC1DF4" w14:textId="77777777" w:rsidR="004C02EF" w:rsidRPr="00E77497" w:rsidRDefault="004C02EF" w:rsidP="00834A33">
      <w:pPr>
        <w:pStyle w:val="Alg4"/>
        <w:numPr>
          <w:ilvl w:val="0"/>
          <w:numId w:val="169"/>
        </w:numPr>
      </w:pPr>
      <w:r w:rsidRPr="00E77497">
        <w:t xml:space="preserve">Let </w:t>
      </w:r>
      <w:r w:rsidRPr="00E77497">
        <w:rPr>
          <w:i/>
        </w:rPr>
        <w:t xml:space="preserve">array </w:t>
      </w:r>
      <w:r w:rsidRPr="00E77497">
        <w:t xml:space="preserve">be </w:t>
      </w:r>
      <w:ins w:id="20213" w:author="Rev 7 Allen Wirfs-Brock" w:date="2012-04-11T16:16:00Z">
        <w:r w:rsidR="00F44A1F">
          <w:t>the result of the abstraction operation ArrayCreate (15.4) with argument 0</w:t>
        </w:r>
      </w:ins>
      <w:del w:id="20214" w:author="Rev 7 Allen Wirfs-Brock" w:date="2012-04-11T16:16:00Z">
        <w:r w:rsidRPr="00E77497" w:rsidDel="00F44A1F">
          <w:delText xml:space="preserve">the result of creating a new object as if by the expression </w:delText>
        </w:r>
        <w:r w:rsidRPr="00E77497" w:rsidDel="00F44A1F">
          <w:rPr>
            <w:rFonts w:ascii="Courier New" w:hAnsi="Courier New" w:cs="Courier New"/>
            <w:b/>
          </w:rPr>
          <w:delText>new Array ()</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3545D941" w14:textId="77777777" w:rsidR="004C02EF" w:rsidRPr="00E77497" w:rsidRDefault="004C02EF" w:rsidP="00834A33">
      <w:pPr>
        <w:pStyle w:val="Alg4"/>
        <w:numPr>
          <w:ilvl w:val="0"/>
          <w:numId w:val="169"/>
        </w:numPr>
      </w:pPr>
      <w:r w:rsidRPr="00E77497">
        <w:t xml:space="preserve">Let </w:t>
      </w:r>
      <w:r w:rsidRPr="00E77497">
        <w:rPr>
          <w:i/>
        </w:rPr>
        <w:t>n</w:t>
      </w:r>
      <w:r w:rsidRPr="00E77497">
        <w:t xml:space="preserve"> be 0.</w:t>
      </w:r>
    </w:p>
    <w:p w14:paraId="53AC749E" w14:textId="77777777" w:rsidR="004C02EF" w:rsidRPr="00E77497" w:rsidRDefault="004C02EF" w:rsidP="00834A33">
      <w:pPr>
        <w:pStyle w:val="Alg4"/>
        <w:numPr>
          <w:ilvl w:val="0"/>
          <w:numId w:val="169"/>
        </w:numPr>
      </w:pPr>
      <w:r w:rsidRPr="00E77497">
        <w:t xml:space="preserve">For each named own property </w:t>
      </w:r>
      <w:r w:rsidRPr="00E77497">
        <w:rPr>
          <w:i/>
        </w:rPr>
        <w:t xml:space="preserve">P </w:t>
      </w:r>
      <w:r w:rsidRPr="00E77497">
        <w:t xml:space="preserve">of </w:t>
      </w:r>
      <w:r w:rsidRPr="00E77497">
        <w:rPr>
          <w:i/>
        </w:rPr>
        <w:t>O</w:t>
      </w:r>
    </w:p>
    <w:p w14:paraId="1A02C1B8" w14:textId="77777777" w:rsidR="004C02EF" w:rsidRPr="00E77497" w:rsidRDefault="004C02EF" w:rsidP="00834A33">
      <w:pPr>
        <w:pStyle w:val="Alg4"/>
        <w:numPr>
          <w:ilvl w:val="1"/>
          <w:numId w:val="169"/>
        </w:numPr>
        <w:tabs>
          <w:tab w:val="left" w:pos="1701"/>
        </w:tabs>
      </w:pPr>
      <w:r w:rsidRPr="00E77497">
        <w:t xml:space="preserve">Let </w:t>
      </w:r>
      <w:r w:rsidRPr="00E77497">
        <w:rPr>
          <w:i/>
        </w:rPr>
        <w:t xml:space="preserve">name </w:t>
      </w:r>
      <w:r w:rsidRPr="00E77497">
        <w:t xml:space="preserve">be the String value that is the name of </w:t>
      </w:r>
      <w:r w:rsidRPr="00E77497">
        <w:rPr>
          <w:i/>
        </w:rPr>
        <w:t>P</w:t>
      </w:r>
      <w:r w:rsidRPr="00E77497">
        <w:t>.</w:t>
      </w:r>
    </w:p>
    <w:p w14:paraId="76CE6E08" w14:textId="77777777" w:rsidR="004C02EF" w:rsidRPr="00E77497" w:rsidRDefault="004C02EF" w:rsidP="00834A33">
      <w:pPr>
        <w:pStyle w:val="Alg4"/>
        <w:numPr>
          <w:ilvl w:val="1"/>
          <w:numId w:val="169"/>
        </w:numPr>
        <w:tabs>
          <w:tab w:val="left" w:pos="1701"/>
        </w:tabs>
      </w:pPr>
      <w:r w:rsidRPr="00E77497">
        <w:t xml:space="preserve">Call the [[DefineOwnProperty]] internal method of </w:t>
      </w:r>
      <w:r w:rsidRPr="00E77497">
        <w:rPr>
          <w:i/>
        </w:rPr>
        <w:t>array</w:t>
      </w:r>
      <w:r w:rsidRPr="00E77497">
        <w:t xml:space="preserve"> with arguments ToString(</w:t>
      </w:r>
      <w:r w:rsidRPr="00E77497">
        <w:rPr>
          <w:i/>
        </w:rPr>
        <w:t>n</w:t>
      </w:r>
      <w:r w:rsidRPr="00E77497">
        <w:t xml:space="preserve">), the PropertyDescriptor {[[Value]]: </w:t>
      </w:r>
      <w:r w:rsidRPr="00E77497">
        <w:rPr>
          <w:i/>
        </w:rPr>
        <w:t>name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68601FF7" w14:textId="77777777" w:rsidR="004C02EF" w:rsidRPr="00E77497" w:rsidRDefault="004C02EF" w:rsidP="00834A33">
      <w:pPr>
        <w:pStyle w:val="Alg4"/>
        <w:numPr>
          <w:ilvl w:val="1"/>
          <w:numId w:val="169"/>
        </w:numPr>
        <w:tabs>
          <w:tab w:val="left" w:pos="1701"/>
        </w:tabs>
      </w:pPr>
      <w:r w:rsidRPr="00E77497">
        <w:t xml:space="preserve">Increment </w:t>
      </w:r>
      <w:r w:rsidRPr="00E77497">
        <w:rPr>
          <w:i/>
        </w:rPr>
        <w:t>n</w:t>
      </w:r>
      <w:r w:rsidRPr="00E77497">
        <w:t xml:space="preserve"> by 1.</w:t>
      </w:r>
    </w:p>
    <w:p w14:paraId="4AB738B2" w14:textId="77777777" w:rsidR="004C02EF" w:rsidRPr="00E77497" w:rsidRDefault="004C02EF" w:rsidP="00834A33">
      <w:pPr>
        <w:pStyle w:val="Alg4"/>
        <w:numPr>
          <w:ilvl w:val="0"/>
          <w:numId w:val="169"/>
        </w:numPr>
        <w:spacing w:after="120"/>
      </w:pPr>
      <w:r w:rsidRPr="00E77497">
        <w:t xml:space="preserve">Return </w:t>
      </w:r>
      <w:r w:rsidRPr="00E77497">
        <w:rPr>
          <w:i/>
        </w:rPr>
        <w:t>array</w:t>
      </w:r>
      <w:r w:rsidRPr="00E77497">
        <w:t>.</w:t>
      </w:r>
    </w:p>
    <w:p w14:paraId="7206E911" w14:textId="77777777" w:rsidR="004C02EF" w:rsidRPr="00E77497" w:rsidRDefault="004C02EF" w:rsidP="004C02EF">
      <w:pPr>
        <w:pStyle w:val="Note"/>
      </w:pPr>
      <w:r w:rsidRPr="00E77497">
        <w:t>NOTE</w:t>
      </w:r>
      <w:r w:rsidRPr="00E77497">
        <w:tab/>
        <w:t xml:space="preserve">If </w:t>
      </w:r>
      <w:r w:rsidRPr="00E77497">
        <w:rPr>
          <w:rFonts w:ascii="Times New Roman" w:hAnsi="Times New Roman"/>
          <w:i/>
        </w:rPr>
        <w:t>O</w:t>
      </w:r>
      <w:r w:rsidRPr="00E77497">
        <w:t xml:space="preserve"> is a String instance, the set of own properties processed in step 4 includes the implicit properties defined in 15.5.5.2 that correspond to character positions within the object’s [[PrimitiveValue]] String.</w:t>
      </w:r>
    </w:p>
    <w:p w14:paraId="0E281A4E" w14:textId="77777777" w:rsidR="004C02EF" w:rsidRPr="00E77497" w:rsidRDefault="004C02EF" w:rsidP="004C02EF">
      <w:pPr>
        <w:pStyle w:val="40"/>
        <w:numPr>
          <w:ilvl w:val="0"/>
          <w:numId w:val="0"/>
        </w:numPr>
      </w:pPr>
      <w:r w:rsidRPr="00E77497">
        <w:t>15.2.3.5</w:t>
      </w:r>
      <w:r w:rsidRPr="00E77497">
        <w:tab/>
        <w:t>Object.create ( O [, Properties] )</w:t>
      </w:r>
    </w:p>
    <w:p w14:paraId="3385CFD2" w14:textId="77777777"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2F826895" w14:textId="77777777"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14:paraId="38F2E5EF" w14:textId="77777777" w:rsidR="004C02EF" w:rsidRPr="00E77497" w:rsidRDefault="004C02EF" w:rsidP="00834A33">
      <w:pPr>
        <w:pStyle w:val="Alg4"/>
        <w:numPr>
          <w:ilvl w:val="0"/>
          <w:numId w:val="170"/>
        </w:numPr>
      </w:pPr>
      <w:r w:rsidRPr="00E77497">
        <w:t xml:space="preserve">Let </w:t>
      </w:r>
      <w:r w:rsidRPr="00E77497">
        <w:rPr>
          <w:i/>
        </w:rPr>
        <w:t xml:space="preserve">obj </w:t>
      </w:r>
      <w:r w:rsidRPr="00E77497">
        <w:t xml:space="preserve">be </w:t>
      </w:r>
      <w:ins w:id="20215" w:author="Rev 7 Allen Wirfs-Brock" w:date="2012-04-11T16:26:00Z">
        <w:r w:rsidR="000A2242">
          <w:t xml:space="preserve">the result of the abstraction operation ObjectCreate with argument </w:t>
        </w:r>
        <w:r w:rsidR="000A2242" w:rsidRPr="000A2242">
          <w:rPr>
            <w:i/>
          </w:rPr>
          <w:t>O</w:t>
        </w:r>
        <w:r w:rsidR="000A2242">
          <w:t>.</w:t>
        </w:r>
      </w:ins>
      <w:del w:id="20216" w:author="Rev 7 Allen Wirfs-Brock" w:date="2012-04-11T16:26:00Z">
        <w:r w:rsidRPr="00E77497" w:rsidDel="000A2242">
          <w:delText>the result of creating a new object as if by the expression new Object() where Object is the standard built-in constructor with that name</w:delText>
        </w:r>
      </w:del>
    </w:p>
    <w:p w14:paraId="596BD871" w14:textId="77777777" w:rsidR="004C02EF" w:rsidRPr="00E77497" w:rsidDel="000A2242" w:rsidRDefault="004C02EF" w:rsidP="00834A33">
      <w:pPr>
        <w:pStyle w:val="Alg4"/>
        <w:numPr>
          <w:ilvl w:val="0"/>
          <w:numId w:val="170"/>
        </w:numPr>
        <w:rPr>
          <w:del w:id="20217" w:author="Rev 7 Allen Wirfs-Brock" w:date="2012-04-11T16:27:00Z"/>
        </w:rPr>
      </w:pPr>
      <w:del w:id="20218" w:author="Rev 7 Allen Wirfs-Brock" w:date="2012-04-11T16:27:00Z">
        <w:r w:rsidRPr="00E77497" w:rsidDel="000A2242">
          <w:delText xml:space="preserve">Set the [[Prototype]] internal property of </w:delText>
        </w:r>
        <w:r w:rsidRPr="00E77497" w:rsidDel="000A2242">
          <w:rPr>
            <w:i/>
          </w:rPr>
          <w:delText xml:space="preserve">obj </w:delText>
        </w:r>
        <w:r w:rsidRPr="00E77497" w:rsidDel="000A2242">
          <w:delText xml:space="preserve">to </w:delText>
        </w:r>
        <w:r w:rsidRPr="00E77497" w:rsidDel="000A2242">
          <w:rPr>
            <w:i/>
          </w:rPr>
          <w:delText>O</w:delText>
        </w:r>
        <w:r w:rsidRPr="00E77497" w:rsidDel="000A2242">
          <w:delText>.</w:delText>
        </w:r>
      </w:del>
    </w:p>
    <w:p w14:paraId="195B3FFE" w14:textId="77777777" w:rsidR="00B33292" w:rsidRDefault="004C02EF" w:rsidP="00834A33">
      <w:pPr>
        <w:pStyle w:val="Alg4"/>
        <w:numPr>
          <w:ilvl w:val="0"/>
          <w:numId w:val="170"/>
        </w:numPr>
        <w:rPr>
          <w:ins w:id="20219" w:author="Rev 7 Allen Wirfs-Brock" w:date="2012-04-11T16:35:00Z"/>
        </w:r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ins w:id="20220" w:author="Rev 7 Allen Wirfs-Brock" w:date="2012-04-11T16:35:00Z">
        <w:r w:rsidR="00B33292">
          <w:t>then</w:t>
        </w:r>
      </w:ins>
    </w:p>
    <w:p w14:paraId="5CB2BE0D" w14:textId="77777777" w:rsidR="004C02EF" w:rsidRPr="00E77497" w:rsidRDefault="004C02EF" w:rsidP="00B33292">
      <w:pPr>
        <w:pStyle w:val="Alg4"/>
        <w:numPr>
          <w:ilvl w:val="1"/>
          <w:numId w:val="170"/>
        </w:numPr>
      </w:pPr>
      <w:del w:id="20221" w:author="Rev 7 Allen Wirfs-Brock" w:date="2012-04-11T16:36:00Z">
        <w:r w:rsidRPr="00E77497" w:rsidDel="00B33292">
          <w:delText xml:space="preserve">add own properties to </w:delText>
        </w:r>
        <w:r w:rsidRPr="00E77497" w:rsidDel="00B33292">
          <w:rPr>
            <w:i/>
          </w:rPr>
          <w:delText xml:space="preserve">obj </w:delText>
        </w:r>
        <w:r w:rsidRPr="00E77497" w:rsidDel="00B33292">
          <w:delText>as if by calling the standard built-in function</w:delText>
        </w:r>
      </w:del>
      <w:ins w:id="20222" w:author="Rev 7 Allen Wirfs-Brock" w:date="2012-04-11T16:36:00Z">
        <w:r w:rsidR="00B33292">
          <w:t>Return the result of the abstract operation ObjectDefineProperties</w:t>
        </w:r>
      </w:ins>
      <w:r w:rsidRPr="00E77497">
        <w:t xml:space="preserve"> </w:t>
      </w:r>
      <w:del w:id="20223" w:author="Rev 7 Allen Wirfs-Brock" w:date="2012-04-11T16:36:00Z">
        <w:r w:rsidRPr="00E77497" w:rsidDel="00B33292">
          <w:rPr>
            <w:rFonts w:ascii="Courier New" w:hAnsi="Courier New" w:cs="Courier New"/>
            <w:b/>
          </w:rPr>
          <w:delText xml:space="preserve">Object.defineProperties </w:delText>
        </w:r>
      </w:del>
      <w:r w:rsidRPr="00E77497">
        <w:t xml:space="preserve">with arguments </w:t>
      </w:r>
      <w:r w:rsidRPr="00E77497">
        <w:rPr>
          <w:i/>
        </w:rPr>
        <w:t xml:space="preserve">obj </w:t>
      </w:r>
      <w:r w:rsidRPr="00E77497">
        <w:t xml:space="preserve">and </w:t>
      </w:r>
      <w:r w:rsidRPr="00E77497">
        <w:rPr>
          <w:i/>
        </w:rPr>
        <w:t>Properties</w:t>
      </w:r>
      <w:r w:rsidRPr="00E77497">
        <w:t>.</w:t>
      </w:r>
    </w:p>
    <w:p w14:paraId="5031DD33" w14:textId="77777777"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14:paraId="23FFDD9F" w14:textId="77777777" w:rsidR="004C02EF" w:rsidRPr="00E77497" w:rsidRDefault="004C02EF" w:rsidP="004C02EF">
      <w:pPr>
        <w:pStyle w:val="40"/>
        <w:numPr>
          <w:ilvl w:val="0"/>
          <w:numId w:val="0"/>
        </w:numPr>
      </w:pPr>
      <w:r w:rsidRPr="00E77497">
        <w:t>15.2.3.6</w:t>
      </w:r>
      <w:r w:rsidRPr="00E77497">
        <w:tab/>
        <w:t>Object.defineProperty ( O, P, Attributes )</w:t>
      </w:r>
    </w:p>
    <w:p w14:paraId="29E5EC6A" w14:textId="77777777"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74AB5534" w14:textId="77777777"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14:paraId="6BF09CA8" w14:textId="77777777" w:rsidR="004C02EF" w:rsidRPr="00E77497" w:rsidRDefault="004C02EF" w:rsidP="00834A33">
      <w:pPr>
        <w:pStyle w:val="Alg4"/>
        <w:numPr>
          <w:ilvl w:val="0"/>
          <w:numId w:val="171"/>
        </w:numPr>
      </w:pPr>
      <w:r w:rsidRPr="00E77497">
        <w:t xml:space="preserve">Let </w:t>
      </w:r>
      <w:r w:rsidRPr="00E77497">
        <w:rPr>
          <w:i/>
        </w:rPr>
        <w:t xml:space="preserve">name </w:t>
      </w:r>
      <w:r w:rsidRPr="00E77497">
        <w:t>be ToString(</w:t>
      </w:r>
      <w:r w:rsidRPr="00E77497">
        <w:rPr>
          <w:i/>
        </w:rPr>
        <w:t>P</w:t>
      </w:r>
      <w:r w:rsidRPr="00E77497">
        <w:t>).</w:t>
      </w:r>
    </w:p>
    <w:p w14:paraId="08B6C11C" w14:textId="77777777" w:rsidR="000A2242" w:rsidRDefault="000A2242" w:rsidP="000A2242">
      <w:pPr>
        <w:pStyle w:val="M4"/>
        <w:numPr>
          <w:ilvl w:val="0"/>
          <w:numId w:val="171"/>
        </w:numPr>
        <w:tabs>
          <w:tab w:val="num" w:pos="1721"/>
        </w:tabs>
        <w:spacing w:after="0"/>
        <w:rPr>
          <w:ins w:id="20224" w:author="Rev 7 Allen Wirfs-Brock" w:date="2012-04-11T16:28:00Z"/>
        </w:rPr>
      </w:pPr>
      <w:ins w:id="20225" w:author="Rev 7 Allen Wirfs-Brock" w:date="2012-04-11T16:28:00Z">
        <w:r>
          <w:t>ReturnIfAbrupt(</w:t>
        </w:r>
        <w:r>
          <w:rPr>
            <w:i/>
          </w:rPr>
          <w:t>name</w:t>
        </w:r>
        <w:r>
          <w:t>).</w:t>
        </w:r>
      </w:ins>
    </w:p>
    <w:p w14:paraId="661B0E2F" w14:textId="77777777" w:rsidR="004C02EF" w:rsidRPr="00E77497" w:rsidRDefault="004C02EF" w:rsidP="00834A33">
      <w:pPr>
        <w:pStyle w:val="Alg4"/>
        <w:numPr>
          <w:ilvl w:val="0"/>
          <w:numId w:val="171"/>
        </w:numPr>
      </w:pPr>
      <w:r w:rsidRPr="00E77497">
        <w:t xml:space="preserve">Let </w:t>
      </w:r>
      <w:r w:rsidRPr="00E77497">
        <w:rPr>
          <w:i/>
        </w:rPr>
        <w:t xml:space="preserve">desc </w:t>
      </w:r>
      <w:r w:rsidRPr="00E77497">
        <w:t xml:space="preserve">be the result of calling ToPropertyDescriptor with </w:t>
      </w:r>
      <w:r w:rsidRPr="00E77497">
        <w:rPr>
          <w:i/>
        </w:rPr>
        <w:t>Attributes</w:t>
      </w:r>
      <w:r w:rsidRPr="00E77497">
        <w:t xml:space="preserve"> as the argument.</w:t>
      </w:r>
    </w:p>
    <w:p w14:paraId="36FC1810" w14:textId="77777777" w:rsidR="004C02EF" w:rsidRPr="00E77497" w:rsidRDefault="004C02EF" w:rsidP="00834A33">
      <w:pPr>
        <w:pStyle w:val="Alg4"/>
        <w:numPr>
          <w:ilvl w:val="0"/>
          <w:numId w:val="171"/>
        </w:numPr>
      </w:pPr>
      <w:r w:rsidRPr="00E77497">
        <w:t xml:space="preserve">Call the [[DefineOwnProperty]] internal method of </w:t>
      </w:r>
      <w:r w:rsidRPr="00E77497">
        <w:rPr>
          <w:i/>
        </w:rPr>
        <w:t xml:space="preserve">O </w:t>
      </w:r>
      <w:r w:rsidRPr="00E77497">
        <w:t xml:space="preserve">with arguments </w:t>
      </w:r>
      <w:r w:rsidRPr="00E77497">
        <w:rPr>
          <w:i/>
        </w:rPr>
        <w:t>name</w:t>
      </w:r>
      <w:r w:rsidRPr="00E77497">
        <w:t xml:space="preserve">, </w:t>
      </w:r>
      <w:r w:rsidRPr="00E77497">
        <w:rPr>
          <w:i/>
        </w:rPr>
        <w:t>desc</w:t>
      </w:r>
      <w:r w:rsidRPr="00E77497">
        <w:t xml:space="preserve">, and </w:t>
      </w:r>
      <w:r w:rsidRPr="00E77497">
        <w:rPr>
          <w:b/>
        </w:rPr>
        <w:t>true</w:t>
      </w:r>
      <w:r w:rsidRPr="00E77497">
        <w:t>.</w:t>
      </w:r>
    </w:p>
    <w:p w14:paraId="0033E260" w14:textId="77777777"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14:paraId="61803811" w14:textId="77777777" w:rsidR="004C02EF" w:rsidRPr="00E77497" w:rsidRDefault="004C02EF" w:rsidP="004C02EF">
      <w:pPr>
        <w:pStyle w:val="40"/>
        <w:numPr>
          <w:ilvl w:val="0"/>
          <w:numId w:val="0"/>
        </w:numPr>
      </w:pPr>
      <w:r w:rsidRPr="00E77497">
        <w:t>15.2.3.7</w:t>
      </w:r>
      <w:r w:rsidRPr="00E77497">
        <w:tab/>
        <w:t>Object.defineProperties ( O, Properties )</w:t>
      </w:r>
    </w:p>
    <w:p w14:paraId="0EF3D10D" w14:textId="77777777" w:rsidR="004C02EF" w:rsidRDefault="004C02EF" w:rsidP="004C02EF">
      <w:pPr>
        <w:rPr>
          <w:ins w:id="20226" w:author="Rev 7 Allen Wirfs-Brock" w:date="2012-04-11T16:31:00Z"/>
        </w:rPr>
      </w:pPr>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3AA79EAA" w14:textId="77777777" w:rsidR="00B33292" w:rsidRPr="00E77497" w:rsidRDefault="00B33292" w:rsidP="00B33292">
      <w:pPr>
        <w:pStyle w:val="Alg4"/>
        <w:numPr>
          <w:ilvl w:val="0"/>
          <w:numId w:val="708"/>
        </w:numPr>
        <w:spacing w:after="120"/>
        <w:rPr>
          <w:ins w:id="20227" w:author="Rev 7 Allen Wirfs-Brock" w:date="2012-04-11T16:31:00Z"/>
        </w:rPr>
      </w:pPr>
      <w:ins w:id="20228" w:author="Rev 7 Allen Wirfs-Brock" w:date="2012-04-11T16:32:00Z">
        <w:r>
          <w:t xml:space="preserve">Return the result of the abstract operation ObjectDefineProperties with arguemnts </w:t>
        </w:r>
      </w:ins>
      <w:ins w:id="20229" w:author="Rev 7 Allen Wirfs-Brock" w:date="2012-04-11T16:31:00Z">
        <w:r w:rsidRPr="00E77497">
          <w:rPr>
            <w:i/>
          </w:rPr>
          <w:t>O</w:t>
        </w:r>
      </w:ins>
      <w:ins w:id="20230" w:author="Rev 7 Allen Wirfs-Brock" w:date="2012-04-11T16:32:00Z">
        <w:r>
          <w:t xml:space="preserve"> and </w:t>
        </w:r>
        <w:r w:rsidRPr="00B33292">
          <w:rPr>
            <w:i/>
          </w:rPr>
          <w:t>Properties</w:t>
        </w:r>
        <w:r>
          <w:t>.</w:t>
        </w:r>
      </w:ins>
    </w:p>
    <w:p w14:paraId="4B7EA969" w14:textId="77777777" w:rsidR="00B33292" w:rsidRDefault="00B33292" w:rsidP="004C02EF">
      <w:pPr>
        <w:rPr>
          <w:ins w:id="20231" w:author="Rev 7 Allen Wirfs-Brock" w:date="2012-04-11T16:31:00Z"/>
        </w:rPr>
      </w:pPr>
    </w:p>
    <w:p w14:paraId="55361030" w14:textId="77777777" w:rsidR="00B33292" w:rsidRPr="00E77497" w:rsidRDefault="00B33292" w:rsidP="004C02EF">
      <w:ins w:id="20232" w:author="Rev 7 Allen Wirfs-Brock" w:date="2012-04-11T16:33:00Z">
        <w:r>
          <w:t xml:space="preserve">The abstract operations ObjectDefineProperties with arguments </w:t>
        </w:r>
        <w:r w:rsidRPr="00B33292">
          <w:rPr>
            <w:i/>
            <w:rPrChange w:id="20233" w:author="Rev 7 Allen Wirfs-Brock" w:date="2012-04-11T16:34:00Z">
              <w:rPr/>
            </w:rPrChange>
          </w:rPr>
          <w:t>O</w:t>
        </w:r>
        <w:r>
          <w:t xml:space="preserve"> and </w:t>
        </w:r>
        <w:r w:rsidRPr="00B33292">
          <w:rPr>
            <w:i/>
            <w:rPrChange w:id="20234" w:author="Rev 7 Allen Wirfs-Brock" w:date="2012-04-11T16:34:00Z">
              <w:rPr/>
            </w:rPrChange>
          </w:rPr>
          <w:t>Properties</w:t>
        </w:r>
        <w:r>
          <w:t xml:space="preserve"> performs the following steps:</w:t>
        </w:r>
      </w:ins>
    </w:p>
    <w:p w14:paraId="1617E29F" w14:textId="77777777"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14:paraId="2D5DB7CB" w14:textId="77777777"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14:paraId="7F60ABE7" w14:textId="77777777" w:rsidR="004C02EF" w:rsidRPr="00E77497" w:rsidRDefault="004C02EF" w:rsidP="00834A33">
      <w:pPr>
        <w:pStyle w:val="Alg4"/>
        <w:numPr>
          <w:ilvl w:val="0"/>
          <w:numId w:val="172"/>
        </w:numPr>
      </w:pPr>
      <w:r w:rsidRPr="00E77497">
        <w:t xml:space="preserve">Let </w:t>
      </w:r>
      <w:r w:rsidRPr="00E77497">
        <w:rPr>
          <w:i/>
        </w:rPr>
        <w:t>names</w:t>
      </w:r>
      <w:r w:rsidRPr="00E77497">
        <w:t xml:space="preserve"> be an internal list containing the names of each enumerable own property of </w:t>
      </w:r>
      <w:r w:rsidRPr="00E77497">
        <w:rPr>
          <w:i/>
        </w:rPr>
        <w:t>props</w:t>
      </w:r>
      <w:r w:rsidRPr="00E77497">
        <w:rPr>
          <w:i/>
          <w:u w:val="single"/>
        </w:rPr>
        <w:t>.</w:t>
      </w:r>
    </w:p>
    <w:p w14:paraId="3AAFAFDC" w14:textId="77777777"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14:paraId="00FA56FA" w14:textId="77777777"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14:paraId="1EE7764F" w14:textId="77777777" w:rsidR="004C02EF" w:rsidRPr="00E77497" w:rsidRDefault="004C02EF" w:rsidP="00834A33">
      <w:pPr>
        <w:pStyle w:val="Alg4"/>
        <w:numPr>
          <w:ilvl w:val="1"/>
          <w:numId w:val="172"/>
        </w:numPr>
      </w:pPr>
      <w:r w:rsidRPr="00E77497">
        <w:t xml:space="preserve">Let </w:t>
      </w:r>
      <w:r w:rsidRPr="00E77497">
        <w:rPr>
          <w:i/>
        </w:rPr>
        <w:t>descObj</w:t>
      </w:r>
      <w:r w:rsidRPr="00E77497">
        <w:t xml:space="preserve"> be the result of calling the [[Get]] internal method of </w:t>
      </w:r>
      <w:r w:rsidRPr="00E77497">
        <w:rPr>
          <w:i/>
        </w:rPr>
        <w:t>props</w:t>
      </w:r>
      <w:r w:rsidRPr="00E77497">
        <w:t xml:space="preserve"> with </w:t>
      </w:r>
      <w:r w:rsidRPr="00E77497">
        <w:rPr>
          <w:i/>
        </w:rPr>
        <w:t>P</w:t>
      </w:r>
      <w:r w:rsidRPr="00E77497">
        <w:t xml:space="preserve"> as the argument.</w:t>
      </w:r>
    </w:p>
    <w:p w14:paraId="30B2851A" w14:textId="77777777" w:rsidR="00112290" w:rsidRDefault="00112290" w:rsidP="00834A33">
      <w:pPr>
        <w:pStyle w:val="Alg4"/>
        <w:numPr>
          <w:ilvl w:val="1"/>
          <w:numId w:val="172"/>
        </w:numPr>
        <w:rPr>
          <w:ins w:id="20235" w:author="Rev 7 Allen Wirfs-Brock" w:date="2012-04-09T17:21:00Z"/>
        </w:rPr>
      </w:pPr>
      <w:ins w:id="20236" w:author="Rev 7 Allen Wirfs-Brock" w:date="2012-04-09T17:21:00Z">
        <w:r>
          <w:t>ReturnIfAbrupt(</w:t>
        </w:r>
        <w:r>
          <w:rPr>
            <w:i/>
          </w:rPr>
          <w:t>descObj</w:t>
        </w:r>
        <w:r>
          <w:t>).</w:t>
        </w:r>
      </w:ins>
    </w:p>
    <w:p w14:paraId="4BA8F19A"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2B497727" w14:textId="77777777" w:rsidR="00112290" w:rsidRDefault="00112290" w:rsidP="00834A33">
      <w:pPr>
        <w:pStyle w:val="Alg4"/>
        <w:numPr>
          <w:ilvl w:val="1"/>
          <w:numId w:val="172"/>
        </w:numPr>
        <w:rPr>
          <w:ins w:id="20237" w:author="Rev 7 Allen Wirfs-Brock" w:date="2012-04-09T17:22:00Z"/>
        </w:rPr>
      </w:pPr>
      <w:ins w:id="20238" w:author="Rev 7 Allen Wirfs-Brock" w:date="2012-04-09T17:22:00Z">
        <w:r>
          <w:t>ReturnIfAbrupt(</w:t>
        </w:r>
        <w:r>
          <w:rPr>
            <w:i/>
          </w:rPr>
          <w:t>desc</w:t>
        </w:r>
        <w:r>
          <w:t>).</w:t>
        </w:r>
      </w:ins>
    </w:p>
    <w:p w14:paraId="3C6CD900" w14:textId="77777777"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36CDB9EE" w14:textId="77777777"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0D62ACA4" w14:textId="77777777"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14:paraId="1D85C681"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14:paraId="301CFBCF" w14:textId="77777777" w:rsidR="004C02EF" w:rsidRPr="00E77497" w:rsidRDefault="004C02EF" w:rsidP="00834A33">
      <w:pPr>
        <w:pStyle w:val="Alg4"/>
        <w:numPr>
          <w:ilvl w:val="1"/>
          <w:numId w:val="172"/>
        </w:numPr>
      </w:pPr>
      <w:del w:id="20239" w:author="Rev 7 Allen Wirfs-Brock" w:date="2012-04-09T17:22:00Z">
        <w:r w:rsidRPr="00E77497" w:rsidDel="00112290">
          <w:delText xml:space="preserve">Call </w:delText>
        </w:r>
      </w:del>
      <w:ins w:id="20240" w:author="Rev 7 Allen Wirfs-Brock" w:date="2012-04-09T17:22:00Z">
        <w:r w:rsidR="00112290">
          <w:t xml:space="preserve">Let </w:t>
        </w:r>
        <w:r w:rsidR="00112290" w:rsidRPr="00112290">
          <w:rPr>
            <w:i/>
          </w:rPr>
          <w:t>status</w:t>
        </w:r>
        <w:r w:rsidR="00112290">
          <w:t xml:space="preserve"> be the result of calling</w:t>
        </w:r>
        <w:r w:rsidR="00112290" w:rsidRPr="00E77497">
          <w:t xml:space="preserve"> </w:t>
        </w:r>
      </w:ins>
      <w:r w:rsidRPr="00E77497">
        <w:t xml:space="preserve">the [[DefineOwnProperty]] internal method of </w:t>
      </w:r>
      <w:r w:rsidRPr="00E77497">
        <w:rPr>
          <w:i/>
        </w:rPr>
        <w:t>O</w:t>
      </w:r>
      <w:r w:rsidRPr="00E77497">
        <w:t xml:space="preserve"> with arguments </w:t>
      </w:r>
      <w:r w:rsidRPr="00E77497">
        <w:rPr>
          <w:i/>
        </w:rPr>
        <w:t>P</w:t>
      </w:r>
      <w:r w:rsidRPr="00E77497">
        <w:t xml:space="preserve">, </w:t>
      </w:r>
      <w:r w:rsidRPr="00E77497">
        <w:rPr>
          <w:i/>
        </w:rPr>
        <w:t>desc</w:t>
      </w:r>
      <w:r w:rsidRPr="00E77497">
        <w:t xml:space="preserve">, and </w:t>
      </w:r>
      <w:r w:rsidRPr="00E77497">
        <w:rPr>
          <w:b/>
        </w:rPr>
        <w:t>true</w:t>
      </w:r>
      <w:r w:rsidRPr="00E77497">
        <w:t>.</w:t>
      </w:r>
    </w:p>
    <w:p w14:paraId="62F50FD6" w14:textId="77777777" w:rsidR="00112290" w:rsidRDefault="00112290" w:rsidP="00112290">
      <w:pPr>
        <w:pStyle w:val="Alg4"/>
        <w:numPr>
          <w:ilvl w:val="1"/>
          <w:numId w:val="172"/>
        </w:numPr>
        <w:spacing w:after="120"/>
        <w:contextualSpacing/>
        <w:rPr>
          <w:ins w:id="20241" w:author="Rev 7 Allen Wirfs-Brock" w:date="2012-04-09T17:23:00Z"/>
        </w:rPr>
      </w:pPr>
      <w:ins w:id="20242" w:author="Rev 7 Allen Wirfs-Brock" w:date="2012-04-09T17:23:00Z">
        <w:r>
          <w:t>ReturnIfAbrupt(</w:t>
        </w:r>
      </w:ins>
      <w:ins w:id="20243" w:author="Rev 7 Allen Wirfs-Brock" w:date="2012-04-09T17:24:00Z">
        <w:r w:rsidRPr="00112290">
          <w:rPr>
            <w:i/>
          </w:rPr>
          <w:t>status</w:t>
        </w:r>
      </w:ins>
      <w:ins w:id="20244" w:author="Rev 7 Allen Wirfs-Brock" w:date="2012-04-09T17:23:00Z">
        <w:r>
          <w:t>).</w:t>
        </w:r>
      </w:ins>
    </w:p>
    <w:p w14:paraId="6E6D6433" w14:textId="77777777"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14:paraId="75A9E219" w14:textId="77777777" w:rsidR="004C02EF" w:rsidRPr="00E77497" w:rsidRDefault="004C02EF" w:rsidP="004C02EF">
      <w:r w:rsidRPr="00E77497">
        <w:t>If an implementation defines a specific order of enumeration for the for-in statement, that same enumeration order must be used to order the list elements in step 3 of this algorithm.</w:t>
      </w:r>
    </w:p>
    <w:p w14:paraId="1153D6BD" w14:textId="77777777" w:rsidR="004C02EF" w:rsidRPr="00E77497" w:rsidRDefault="004C02EF" w:rsidP="004C02EF">
      <w:pPr>
        <w:pStyle w:val="40"/>
        <w:numPr>
          <w:ilvl w:val="0"/>
          <w:numId w:val="0"/>
        </w:numPr>
      </w:pPr>
      <w:r w:rsidRPr="00E77497">
        <w:t>15.2.3.8</w:t>
      </w:r>
      <w:r w:rsidRPr="00E77497">
        <w:tab/>
        <w:t>Object.seal ( O )</w:t>
      </w:r>
    </w:p>
    <w:p w14:paraId="5861DBAA"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3D34DBC7" w14:textId="77777777" w:rsidR="004C02EF" w:rsidRPr="00E77497" w:rsidRDefault="004C02EF" w:rsidP="00834A33">
      <w:pPr>
        <w:pStyle w:val="Alg4"/>
        <w:numPr>
          <w:ilvl w:val="0"/>
          <w:numId w:val="173"/>
        </w:numPr>
      </w:pPr>
      <w:r w:rsidRPr="00E77497">
        <w:t>If Type(</w:t>
      </w:r>
      <w:r w:rsidRPr="00E77497">
        <w:rPr>
          <w:i/>
        </w:rPr>
        <w:t>O</w:t>
      </w:r>
      <w:r w:rsidRPr="00E77497">
        <w:t xml:space="preserve">) is not Object throw a </w:t>
      </w:r>
      <w:r w:rsidRPr="00E77497">
        <w:rPr>
          <w:b/>
        </w:rPr>
        <w:t xml:space="preserve">TypeError </w:t>
      </w:r>
      <w:r w:rsidRPr="00E77497">
        <w:t>exception.</w:t>
      </w:r>
    </w:p>
    <w:p w14:paraId="2FE04506" w14:textId="77777777" w:rsidR="004C02EF" w:rsidRPr="00E77497" w:rsidRDefault="004C02EF" w:rsidP="00834A33">
      <w:pPr>
        <w:pStyle w:val="Alg4"/>
        <w:numPr>
          <w:ilvl w:val="0"/>
          <w:numId w:val="173"/>
        </w:numPr>
      </w:pPr>
      <w:r w:rsidRPr="00E77497">
        <w:t xml:space="preserve">For each named own property name </w:t>
      </w:r>
      <w:r w:rsidRPr="00E77497">
        <w:rPr>
          <w:i/>
        </w:rPr>
        <w:t>P</w:t>
      </w:r>
      <w:r w:rsidRPr="00E77497">
        <w:t xml:space="preserve"> of </w:t>
      </w:r>
      <w:r w:rsidRPr="00E77497">
        <w:rPr>
          <w:i/>
        </w:rPr>
        <w:t>O</w:t>
      </w:r>
      <w:r w:rsidRPr="00E77497">
        <w:t>,</w:t>
      </w:r>
    </w:p>
    <w:p w14:paraId="49C4C7F4" w14:textId="77777777" w:rsidR="004C02EF" w:rsidRPr="00E77497" w:rsidRDefault="004C02EF" w:rsidP="00834A33">
      <w:pPr>
        <w:pStyle w:val="Alg4"/>
        <w:numPr>
          <w:ilvl w:val="1"/>
          <w:numId w:val="173"/>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1D37AE24" w14:textId="77777777" w:rsidR="004C02EF" w:rsidRPr="00E77497" w:rsidRDefault="004C02EF" w:rsidP="00834A33">
      <w:pPr>
        <w:pStyle w:val="Alg4"/>
        <w:numPr>
          <w:ilvl w:val="1"/>
          <w:numId w:val="173"/>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7C204E07" w14:textId="77777777" w:rsidR="00B33292" w:rsidRDefault="004C02EF" w:rsidP="00834A33">
      <w:pPr>
        <w:pStyle w:val="Alg4"/>
        <w:numPr>
          <w:ilvl w:val="1"/>
          <w:numId w:val="173"/>
        </w:numPr>
        <w:rPr>
          <w:ins w:id="20245" w:author="Rev 7 Allen Wirfs-Brock" w:date="2012-04-11T16:39:00Z"/>
        </w:rPr>
      </w:pPr>
      <w:del w:id="20246" w:author="Rev 7 Allen Wirfs-Brock" w:date="2012-04-11T16:39:00Z">
        <w:r w:rsidRPr="00E77497" w:rsidDel="00B33292">
          <w:delText xml:space="preserve">Call </w:delText>
        </w:r>
      </w:del>
      <w:ins w:id="20247" w:author="Rev 7 Allen Wirfs-Brock" w:date="2012-04-11T16:39:00Z">
        <w:r w:rsidR="00B33292">
          <w:t xml:space="preserve">Let </w:t>
        </w:r>
        <w:r w:rsidR="00B33292" w:rsidRPr="00B33292">
          <w:rPr>
            <w:i/>
          </w:rPr>
          <w:t>status</w:t>
        </w:r>
        <w:r w:rsidR="00B33292">
          <w:t xml:space="preserve"> be the result of calling</w:t>
        </w:r>
        <w:r w:rsidR="00B33292" w:rsidRPr="00E77497">
          <w:t xml:space="preserve"> </w:t>
        </w:r>
      </w:ins>
      <w:r w:rsidRPr="00E77497">
        <w:t xml:space="preserve">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ins w:id="20248" w:author="Rev 7 Allen Wirfs-Brock" w:date="2012-04-11T16:39:00Z">
        <w:r w:rsidR="00B33292">
          <w:t>.</w:t>
        </w:r>
      </w:ins>
    </w:p>
    <w:p w14:paraId="7E5E5029" w14:textId="77777777" w:rsidR="004C02EF" w:rsidRPr="00E77497" w:rsidRDefault="00B33292" w:rsidP="00834A33">
      <w:pPr>
        <w:pStyle w:val="Alg4"/>
        <w:numPr>
          <w:ilvl w:val="1"/>
          <w:numId w:val="173"/>
        </w:numPr>
      </w:pPr>
      <w:ins w:id="20249" w:author="Rev 7 Allen Wirfs-Brock" w:date="2012-04-11T16:39:00Z">
        <w:r>
          <w:t>ReturnIfAbrupt(</w:t>
        </w:r>
        <w:r>
          <w:rPr>
            <w:i/>
          </w:rPr>
          <w:t>status</w:t>
        </w:r>
        <w:r>
          <w:t>)</w:t>
        </w:r>
      </w:ins>
      <w:r w:rsidR="004C02EF" w:rsidRPr="00E77497">
        <w:t>.</w:t>
      </w:r>
    </w:p>
    <w:p w14:paraId="03362B36" w14:textId="77777777" w:rsidR="004C02EF" w:rsidRPr="00E77497" w:rsidRDefault="004C02EF" w:rsidP="00834A33">
      <w:pPr>
        <w:pStyle w:val="Alg4"/>
        <w:numPr>
          <w:ilvl w:val="0"/>
          <w:numId w:val="173"/>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502462E6" w14:textId="77777777"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14:paraId="1EF2F8D0" w14:textId="77777777" w:rsidR="004C02EF" w:rsidRPr="00E77497" w:rsidRDefault="004C02EF" w:rsidP="004C02EF">
      <w:pPr>
        <w:pStyle w:val="40"/>
        <w:numPr>
          <w:ilvl w:val="0"/>
          <w:numId w:val="0"/>
        </w:numPr>
      </w:pPr>
      <w:r w:rsidRPr="00E77497">
        <w:t>15.2.3.9</w:t>
      </w:r>
      <w:r w:rsidRPr="00E77497">
        <w:tab/>
        <w:t>Object.freeze ( O )</w:t>
      </w:r>
    </w:p>
    <w:p w14:paraId="6A3FF337" w14:textId="77777777" w:rsidR="004C02EF" w:rsidRPr="00E77497" w:rsidRDefault="004C02EF" w:rsidP="004C02EF">
      <w:r w:rsidRPr="00E77497">
        <w:t xml:space="preserve">When the </w:t>
      </w:r>
      <w:r w:rsidRPr="00E77497">
        <w:rPr>
          <w:b/>
        </w:rPr>
        <w:t>freeze</w:t>
      </w:r>
      <w:r w:rsidRPr="00E77497">
        <w:t xml:space="preserve"> function is called, the following steps are taken:</w:t>
      </w:r>
    </w:p>
    <w:p w14:paraId="326272E7" w14:textId="77777777" w:rsidR="004C02EF" w:rsidRPr="00E77497" w:rsidRDefault="004C02EF" w:rsidP="00834A33">
      <w:pPr>
        <w:pStyle w:val="Alg4"/>
        <w:numPr>
          <w:ilvl w:val="0"/>
          <w:numId w:val="174"/>
        </w:numPr>
      </w:pPr>
      <w:r w:rsidRPr="00E77497">
        <w:t>If Type(</w:t>
      </w:r>
      <w:r w:rsidRPr="00E77497">
        <w:rPr>
          <w:i/>
        </w:rPr>
        <w:t>O</w:t>
      </w:r>
      <w:r w:rsidRPr="00E77497">
        <w:t xml:space="preserve">) is not Object throw a </w:t>
      </w:r>
      <w:r w:rsidRPr="00E77497">
        <w:rPr>
          <w:b/>
        </w:rPr>
        <w:t xml:space="preserve">TypeError </w:t>
      </w:r>
      <w:r w:rsidRPr="00E77497">
        <w:t>exception.</w:t>
      </w:r>
    </w:p>
    <w:p w14:paraId="05DECD4E" w14:textId="77777777" w:rsidR="004C02EF" w:rsidRPr="00E77497" w:rsidRDefault="004C02EF" w:rsidP="00834A33">
      <w:pPr>
        <w:pStyle w:val="Alg4"/>
        <w:numPr>
          <w:ilvl w:val="0"/>
          <w:numId w:val="174"/>
        </w:numPr>
      </w:pPr>
      <w:r w:rsidRPr="00E77497">
        <w:t xml:space="preserve">For each named own property name </w:t>
      </w:r>
      <w:r w:rsidRPr="00E77497">
        <w:rPr>
          <w:i/>
        </w:rPr>
        <w:t>P</w:t>
      </w:r>
      <w:r w:rsidRPr="00E77497">
        <w:t xml:space="preserve"> of </w:t>
      </w:r>
      <w:r w:rsidRPr="00E77497">
        <w:rPr>
          <w:i/>
        </w:rPr>
        <w:t>O</w:t>
      </w:r>
      <w:r w:rsidRPr="00E77497">
        <w:t>,</w:t>
      </w:r>
    </w:p>
    <w:p w14:paraId="4F76E474" w14:textId="77777777" w:rsidR="004C02EF" w:rsidRPr="00E77497" w:rsidRDefault="004C02EF" w:rsidP="00834A33">
      <w:pPr>
        <w:pStyle w:val="Alg4"/>
        <w:numPr>
          <w:ilvl w:val="1"/>
          <w:numId w:val="174"/>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1F271C0C" w14:textId="77777777" w:rsidR="004C02EF" w:rsidRPr="00E77497" w:rsidRDefault="004C02EF" w:rsidP="00834A33">
      <w:pPr>
        <w:pStyle w:val="Alg4"/>
        <w:numPr>
          <w:ilvl w:val="1"/>
          <w:numId w:val="174"/>
        </w:numPr>
      </w:pPr>
      <w:r w:rsidRPr="00E77497">
        <w:t>If IsDataDescriptor(</w:t>
      </w:r>
      <w:r w:rsidRPr="00E77497">
        <w:rPr>
          <w:i/>
        </w:rPr>
        <w:t>desc</w:t>
      </w:r>
      <w:r w:rsidRPr="00E77497">
        <w:t xml:space="preserve">) is </w:t>
      </w:r>
      <w:r w:rsidRPr="00E77497">
        <w:rPr>
          <w:b/>
        </w:rPr>
        <w:t>true</w:t>
      </w:r>
      <w:r w:rsidRPr="00E77497">
        <w:t>, then</w:t>
      </w:r>
    </w:p>
    <w:p w14:paraId="3A6BAD09" w14:textId="77777777" w:rsidR="004C02EF" w:rsidRPr="00E77497" w:rsidRDefault="004C02EF" w:rsidP="00834A33">
      <w:pPr>
        <w:pStyle w:val="Alg4"/>
        <w:numPr>
          <w:ilvl w:val="2"/>
          <w:numId w:val="174"/>
        </w:numPr>
      </w:pPr>
      <w:r w:rsidRPr="00E77497">
        <w:t xml:space="preserve">If </w:t>
      </w:r>
      <w:r w:rsidRPr="00E77497">
        <w:rPr>
          <w:i/>
        </w:rPr>
        <w:t>desc</w:t>
      </w:r>
      <w:r w:rsidRPr="00E77497">
        <w:t xml:space="preserve">.[[Writable]] is </w:t>
      </w:r>
      <w:r w:rsidRPr="00E77497">
        <w:rPr>
          <w:b/>
        </w:rPr>
        <w:t>true</w:t>
      </w:r>
      <w:r w:rsidRPr="00E77497">
        <w:t xml:space="preserve">, set </w:t>
      </w:r>
      <w:r w:rsidRPr="00E77497">
        <w:rPr>
          <w:i/>
        </w:rPr>
        <w:t>desc</w:t>
      </w:r>
      <w:r w:rsidRPr="00E77497">
        <w:t xml:space="preserve">.[[Writable]] to </w:t>
      </w:r>
      <w:r w:rsidRPr="00E77497">
        <w:rPr>
          <w:b/>
        </w:rPr>
        <w:t>false</w:t>
      </w:r>
      <w:r w:rsidRPr="00E77497">
        <w:t>.</w:t>
      </w:r>
    </w:p>
    <w:p w14:paraId="4FDA0058" w14:textId="77777777" w:rsidR="004C02EF" w:rsidRPr="00E77497" w:rsidRDefault="004C02EF" w:rsidP="00834A33">
      <w:pPr>
        <w:pStyle w:val="Alg4"/>
        <w:numPr>
          <w:ilvl w:val="1"/>
          <w:numId w:val="174"/>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794C1425" w14:textId="77777777" w:rsidR="004C02EF" w:rsidRPr="00E77497" w:rsidRDefault="00C048A4" w:rsidP="00834A33">
      <w:pPr>
        <w:pStyle w:val="Alg4"/>
        <w:numPr>
          <w:ilvl w:val="1"/>
          <w:numId w:val="174"/>
        </w:numPr>
      </w:pPr>
      <w:ins w:id="20250" w:author="Rev 7 Allen Wirfs-Brock" w:date="2012-04-11T16:41:00Z">
        <w:r>
          <w:t xml:space="preserve">Let </w:t>
        </w:r>
        <w:r w:rsidRPr="00B33292">
          <w:rPr>
            <w:i/>
          </w:rPr>
          <w:t>status</w:t>
        </w:r>
        <w:r>
          <w:t xml:space="preserve"> be the result of calling</w:t>
        </w:r>
        <w:r w:rsidRPr="00E77497">
          <w:t xml:space="preserve"> </w:t>
        </w:r>
      </w:ins>
      <w:del w:id="20251" w:author="Rev 7 Allen Wirfs-Brock" w:date="2012-04-11T16:41:00Z">
        <w:r w:rsidR="004C02EF" w:rsidRPr="00E77497" w:rsidDel="00C048A4">
          <w:delText xml:space="preserve">Call </w:delText>
        </w:r>
      </w:del>
      <w:r w:rsidR="004C02EF" w:rsidRPr="00E77497">
        <w:t xml:space="preserve">the [[DefineOwnProperty]] internal method of </w:t>
      </w:r>
      <w:r w:rsidR="004C02EF" w:rsidRPr="00E77497">
        <w:rPr>
          <w:i/>
        </w:rPr>
        <w:t xml:space="preserve">O </w:t>
      </w:r>
      <w:r w:rsidR="004C02EF" w:rsidRPr="00E77497">
        <w:t xml:space="preserve">with </w:t>
      </w:r>
      <w:r w:rsidR="004C02EF" w:rsidRPr="00E77497">
        <w:rPr>
          <w:i/>
        </w:rPr>
        <w:t>P</w:t>
      </w:r>
      <w:r w:rsidR="004C02EF" w:rsidRPr="00E77497">
        <w:t xml:space="preserve">, </w:t>
      </w:r>
      <w:r w:rsidR="004C02EF" w:rsidRPr="00E77497">
        <w:rPr>
          <w:i/>
        </w:rPr>
        <w:t>desc</w:t>
      </w:r>
      <w:r w:rsidR="004C02EF" w:rsidRPr="00E77497">
        <w:t xml:space="preserve">, and </w:t>
      </w:r>
      <w:r w:rsidR="004C02EF" w:rsidRPr="00E77497">
        <w:rPr>
          <w:b/>
        </w:rPr>
        <w:t>true</w:t>
      </w:r>
      <w:r w:rsidR="004C02EF" w:rsidRPr="00E77497">
        <w:t xml:space="preserve"> as arguments.</w:t>
      </w:r>
    </w:p>
    <w:p w14:paraId="76ADCA05" w14:textId="77777777" w:rsidR="00C048A4" w:rsidRPr="00E77497" w:rsidRDefault="00C048A4" w:rsidP="00C048A4">
      <w:pPr>
        <w:pStyle w:val="Alg4"/>
        <w:numPr>
          <w:ilvl w:val="1"/>
          <w:numId w:val="174"/>
        </w:numPr>
        <w:rPr>
          <w:ins w:id="20252" w:author="Rev 7 Allen Wirfs-Brock" w:date="2012-04-11T16:42:00Z"/>
        </w:rPr>
      </w:pPr>
      <w:ins w:id="20253" w:author="Rev 7 Allen Wirfs-Brock" w:date="2012-04-11T16:42:00Z">
        <w:r>
          <w:t>ReturnIfAbrupt(</w:t>
        </w:r>
        <w:r>
          <w:rPr>
            <w:i/>
          </w:rPr>
          <w:t>status</w:t>
        </w:r>
        <w:r>
          <w:t>)</w:t>
        </w:r>
        <w:r w:rsidRPr="00E77497">
          <w:t>.</w:t>
        </w:r>
      </w:ins>
    </w:p>
    <w:p w14:paraId="042C2851" w14:textId="77777777" w:rsidR="004C02EF" w:rsidRPr="00E77497" w:rsidRDefault="004C02EF" w:rsidP="00834A33">
      <w:pPr>
        <w:pStyle w:val="Alg4"/>
        <w:numPr>
          <w:ilvl w:val="0"/>
          <w:numId w:val="174"/>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2D1360B4" w14:textId="77777777" w:rsidR="004C02EF" w:rsidRPr="00E77497" w:rsidRDefault="004C02EF" w:rsidP="00834A33">
      <w:pPr>
        <w:pStyle w:val="Alg4"/>
        <w:numPr>
          <w:ilvl w:val="0"/>
          <w:numId w:val="174"/>
        </w:numPr>
        <w:spacing w:after="120"/>
      </w:pPr>
      <w:r w:rsidRPr="00E77497">
        <w:t xml:space="preserve">Return </w:t>
      </w:r>
      <w:r w:rsidRPr="00E77497">
        <w:rPr>
          <w:i/>
        </w:rPr>
        <w:t>O</w:t>
      </w:r>
      <w:r w:rsidRPr="00E77497">
        <w:t>.</w:t>
      </w:r>
    </w:p>
    <w:p w14:paraId="5B71927C" w14:textId="77777777" w:rsidR="004C02EF" w:rsidRPr="00E77497" w:rsidRDefault="004C02EF" w:rsidP="004C02EF">
      <w:pPr>
        <w:pStyle w:val="40"/>
        <w:numPr>
          <w:ilvl w:val="0"/>
          <w:numId w:val="0"/>
        </w:numPr>
      </w:pPr>
      <w:r w:rsidRPr="00E77497">
        <w:t>15.2.3.10</w:t>
      </w:r>
      <w:r w:rsidRPr="00E77497">
        <w:tab/>
        <w:t>Object.preventExtensions ( O )</w:t>
      </w:r>
    </w:p>
    <w:p w14:paraId="2F0D889F" w14:textId="77777777"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14:paraId="353F12FB" w14:textId="77777777" w:rsidR="004C02EF" w:rsidRPr="00E77497" w:rsidRDefault="004C02EF" w:rsidP="00834A33">
      <w:pPr>
        <w:pStyle w:val="Alg4"/>
        <w:numPr>
          <w:ilvl w:val="0"/>
          <w:numId w:val="175"/>
        </w:numPr>
      </w:pPr>
      <w:r w:rsidRPr="00E77497">
        <w:t>If Type(</w:t>
      </w:r>
      <w:r w:rsidRPr="00E77497">
        <w:rPr>
          <w:i/>
        </w:rPr>
        <w:t>O</w:t>
      </w:r>
      <w:r w:rsidRPr="00E77497">
        <w:t xml:space="preserve">) is not Object throw a </w:t>
      </w:r>
      <w:r w:rsidRPr="00E77497">
        <w:rPr>
          <w:b/>
        </w:rPr>
        <w:t xml:space="preserve">TypeError </w:t>
      </w:r>
      <w:r w:rsidRPr="00E77497">
        <w:t>exception.</w:t>
      </w:r>
    </w:p>
    <w:p w14:paraId="4FC7EB25" w14:textId="77777777" w:rsidR="004C02EF" w:rsidRPr="00E77497" w:rsidRDefault="004C02EF" w:rsidP="00834A33">
      <w:pPr>
        <w:pStyle w:val="Alg4"/>
        <w:numPr>
          <w:ilvl w:val="0"/>
          <w:numId w:val="175"/>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4394BA9D" w14:textId="77777777"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14:paraId="3BC80083" w14:textId="77777777" w:rsidR="004C02EF" w:rsidRPr="00E77497" w:rsidRDefault="004C02EF" w:rsidP="004C02EF">
      <w:pPr>
        <w:pStyle w:val="40"/>
        <w:numPr>
          <w:ilvl w:val="0"/>
          <w:numId w:val="0"/>
        </w:numPr>
      </w:pPr>
      <w:r w:rsidRPr="00E77497">
        <w:t>15.2.3.11</w:t>
      </w:r>
      <w:r w:rsidRPr="00E77497">
        <w:tab/>
        <w:t>Object.isSealed ( O )</w:t>
      </w:r>
    </w:p>
    <w:p w14:paraId="02C87583" w14:textId="77777777"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5F50E6D9" w14:textId="77777777" w:rsidR="004C02EF" w:rsidRPr="00E77497" w:rsidRDefault="004C02EF" w:rsidP="00834A33">
      <w:pPr>
        <w:pStyle w:val="Alg4"/>
        <w:numPr>
          <w:ilvl w:val="0"/>
          <w:numId w:val="176"/>
        </w:numPr>
      </w:pPr>
      <w:r w:rsidRPr="00E77497">
        <w:t>If Type(</w:t>
      </w:r>
      <w:r w:rsidRPr="00E77497">
        <w:rPr>
          <w:i/>
        </w:rPr>
        <w:t>O</w:t>
      </w:r>
      <w:r w:rsidRPr="00E77497">
        <w:t xml:space="preserve">) is not Object throw a </w:t>
      </w:r>
      <w:r w:rsidRPr="00E77497">
        <w:rPr>
          <w:b/>
        </w:rPr>
        <w:t xml:space="preserve">TypeError </w:t>
      </w:r>
      <w:r w:rsidRPr="00E77497">
        <w:t>exception.</w:t>
      </w:r>
    </w:p>
    <w:p w14:paraId="3DB4FEE2" w14:textId="77777777" w:rsidR="004C02EF" w:rsidRPr="00E77497" w:rsidRDefault="004C02EF" w:rsidP="00834A33">
      <w:pPr>
        <w:pStyle w:val="M4"/>
        <w:numPr>
          <w:ilvl w:val="0"/>
          <w:numId w:val="176"/>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63A2EBBB" w14:textId="77777777" w:rsidR="004C02EF" w:rsidRPr="00E77497" w:rsidRDefault="004C02EF" w:rsidP="00834A33">
      <w:pPr>
        <w:pStyle w:val="M4"/>
        <w:numPr>
          <w:ilvl w:val="1"/>
          <w:numId w:val="176"/>
        </w:numPr>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7C3A57A5" w14:textId="77777777" w:rsidR="004C02EF" w:rsidRPr="00E77497" w:rsidRDefault="004C02EF" w:rsidP="00834A33">
      <w:pPr>
        <w:pStyle w:val="M4"/>
        <w:numPr>
          <w:ilvl w:val="1"/>
          <w:numId w:val="176"/>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654158AA" w14:textId="77777777" w:rsidR="004C02EF" w:rsidRPr="00E77497" w:rsidRDefault="004C02EF" w:rsidP="00834A33">
      <w:pPr>
        <w:pStyle w:val="M4"/>
        <w:numPr>
          <w:ilvl w:val="0"/>
          <w:numId w:val="176"/>
        </w:numPr>
        <w:contextualSpacing/>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16F35830" w14:textId="77777777" w:rsidR="004C02EF" w:rsidRPr="00E77497" w:rsidRDefault="004C02EF" w:rsidP="00834A33">
      <w:pPr>
        <w:pStyle w:val="M4"/>
        <w:numPr>
          <w:ilvl w:val="0"/>
          <w:numId w:val="176"/>
        </w:numPr>
        <w:contextualSpacing/>
      </w:pPr>
      <w:r w:rsidRPr="00E77497">
        <w:t xml:space="preserve">Otherwise, return </w:t>
      </w:r>
      <w:r w:rsidRPr="00E77497">
        <w:rPr>
          <w:b/>
        </w:rPr>
        <w:t>false</w:t>
      </w:r>
      <w:r w:rsidRPr="00E77497">
        <w:t>.</w:t>
      </w:r>
    </w:p>
    <w:p w14:paraId="108AE888" w14:textId="77777777" w:rsidR="004C02EF" w:rsidRPr="00E77497" w:rsidRDefault="004C02EF" w:rsidP="004C02EF">
      <w:pPr>
        <w:pStyle w:val="40"/>
        <w:numPr>
          <w:ilvl w:val="0"/>
          <w:numId w:val="0"/>
        </w:numPr>
      </w:pPr>
      <w:r w:rsidRPr="00E77497">
        <w:t>15.2.3.12</w:t>
      </w:r>
      <w:r w:rsidRPr="00E77497">
        <w:tab/>
        <w:t>Object.isFrozen ( O )</w:t>
      </w:r>
    </w:p>
    <w:p w14:paraId="3C075AA2" w14:textId="77777777"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012CDFA8" w14:textId="77777777" w:rsidR="004C02EF" w:rsidRPr="00E77497" w:rsidRDefault="004C02EF" w:rsidP="00834A33">
      <w:pPr>
        <w:pStyle w:val="Alg4"/>
        <w:numPr>
          <w:ilvl w:val="0"/>
          <w:numId w:val="177"/>
        </w:numPr>
      </w:pPr>
      <w:bookmarkStart w:id="20254" w:name="_Ref424534029"/>
      <w:bookmarkStart w:id="20255" w:name="_Toc472818912"/>
      <w:r w:rsidRPr="00E77497">
        <w:t>If Type(</w:t>
      </w:r>
      <w:r w:rsidRPr="00E77497">
        <w:rPr>
          <w:i/>
        </w:rPr>
        <w:t>O</w:t>
      </w:r>
      <w:r w:rsidRPr="00E77497">
        <w:t xml:space="preserve">) is not Object throw a </w:t>
      </w:r>
      <w:r w:rsidRPr="00E77497">
        <w:rPr>
          <w:b/>
        </w:rPr>
        <w:t xml:space="preserve">TypeError </w:t>
      </w:r>
      <w:r w:rsidRPr="00E77497">
        <w:t>exception.</w:t>
      </w:r>
    </w:p>
    <w:p w14:paraId="318CEB9A" w14:textId="77777777" w:rsidR="004C02EF" w:rsidRPr="00E77497" w:rsidRDefault="004C02EF" w:rsidP="00834A33">
      <w:pPr>
        <w:pStyle w:val="M4"/>
        <w:numPr>
          <w:ilvl w:val="0"/>
          <w:numId w:val="177"/>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063735F0" w14:textId="77777777" w:rsidR="004C02EF" w:rsidRPr="00E77497" w:rsidRDefault="004C02EF" w:rsidP="00834A33">
      <w:pPr>
        <w:pStyle w:val="M4"/>
        <w:numPr>
          <w:ilvl w:val="1"/>
          <w:numId w:val="177"/>
        </w:numPr>
        <w:spacing w:after="0"/>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0F1CDFA4" w14:textId="77777777" w:rsidR="004C02EF" w:rsidRPr="00E77497" w:rsidRDefault="004C02EF" w:rsidP="00834A33">
      <w:pPr>
        <w:pStyle w:val="Alg4"/>
        <w:numPr>
          <w:ilvl w:val="1"/>
          <w:numId w:val="177"/>
        </w:numPr>
        <w:contextualSpacing/>
      </w:pPr>
      <w:r w:rsidRPr="00E77497">
        <w:t>If IsDataDescriptor(</w:t>
      </w:r>
      <w:r w:rsidRPr="00E77497">
        <w:rPr>
          <w:i/>
        </w:rPr>
        <w:t>desc</w:t>
      </w:r>
      <w:r w:rsidRPr="00E77497">
        <w:t xml:space="preserve">) is </w:t>
      </w:r>
      <w:r w:rsidRPr="00E77497">
        <w:rPr>
          <w:b/>
        </w:rPr>
        <w:t>true</w:t>
      </w:r>
      <w:r w:rsidRPr="00E77497">
        <w:t xml:space="preserve"> then</w:t>
      </w:r>
    </w:p>
    <w:p w14:paraId="61BC4F2F" w14:textId="77777777" w:rsidR="004C02EF" w:rsidRPr="00E77497" w:rsidRDefault="004C02EF" w:rsidP="00834A33">
      <w:pPr>
        <w:pStyle w:val="Alg4"/>
        <w:numPr>
          <w:ilvl w:val="2"/>
          <w:numId w:val="177"/>
        </w:numPr>
      </w:pPr>
      <w:r w:rsidRPr="00E77497">
        <w:t xml:space="preserve">If </w:t>
      </w:r>
      <w:r w:rsidRPr="00E77497">
        <w:rPr>
          <w:i/>
        </w:rPr>
        <w:t>desc</w:t>
      </w:r>
      <w:r w:rsidRPr="00E77497">
        <w:t xml:space="preserve">.[[Writable]] is </w:t>
      </w:r>
      <w:r w:rsidRPr="00E77497">
        <w:rPr>
          <w:b/>
        </w:rPr>
        <w:t>true</w:t>
      </w:r>
      <w:r w:rsidRPr="00E77497">
        <w:t xml:space="preserve">, return </w:t>
      </w:r>
      <w:r w:rsidRPr="00E77497">
        <w:rPr>
          <w:b/>
        </w:rPr>
        <w:t>false</w:t>
      </w:r>
      <w:r w:rsidRPr="00E77497">
        <w:t>.</w:t>
      </w:r>
    </w:p>
    <w:p w14:paraId="1036B3E7" w14:textId="77777777" w:rsidR="004C02EF" w:rsidRPr="00E77497" w:rsidRDefault="004C02EF" w:rsidP="00834A33">
      <w:pPr>
        <w:pStyle w:val="M4"/>
        <w:numPr>
          <w:ilvl w:val="1"/>
          <w:numId w:val="177"/>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1DA05D6B" w14:textId="77777777" w:rsidR="004C02EF" w:rsidRPr="00E77497" w:rsidRDefault="004C02EF" w:rsidP="00834A33">
      <w:pPr>
        <w:pStyle w:val="M4"/>
        <w:numPr>
          <w:ilvl w:val="0"/>
          <w:numId w:val="177"/>
        </w:numPr>
        <w:spacing w:after="0"/>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2C2C83B3" w14:textId="77777777" w:rsidR="004C02EF" w:rsidRPr="00E77497" w:rsidRDefault="004C02EF" w:rsidP="00834A33">
      <w:pPr>
        <w:pStyle w:val="M4"/>
        <w:numPr>
          <w:ilvl w:val="0"/>
          <w:numId w:val="177"/>
        </w:numPr>
      </w:pPr>
      <w:r w:rsidRPr="00E77497">
        <w:t xml:space="preserve">Otherwise, return </w:t>
      </w:r>
      <w:r w:rsidRPr="00E77497">
        <w:rPr>
          <w:b/>
        </w:rPr>
        <w:t>false</w:t>
      </w:r>
      <w:r w:rsidRPr="00E77497">
        <w:t>.</w:t>
      </w:r>
    </w:p>
    <w:p w14:paraId="42C53BD9" w14:textId="77777777" w:rsidR="004C02EF" w:rsidRPr="00E77497" w:rsidRDefault="004C02EF" w:rsidP="004C02EF">
      <w:pPr>
        <w:pStyle w:val="40"/>
        <w:numPr>
          <w:ilvl w:val="0"/>
          <w:numId w:val="0"/>
        </w:numPr>
      </w:pPr>
      <w:r w:rsidRPr="00E77497">
        <w:t>15.2.3.13</w:t>
      </w:r>
      <w:r w:rsidRPr="00E77497">
        <w:tab/>
        <w:t>Object.isExtensible ( O )</w:t>
      </w:r>
    </w:p>
    <w:p w14:paraId="2395DB29" w14:textId="77777777"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470579E1" w14:textId="77777777" w:rsidR="004C02EF" w:rsidRPr="00E77497" w:rsidRDefault="004C02EF" w:rsidP="00834A33">
      <w:pPr>
        <w:pStyle w:val="Alg4"/>
        <w:numPr>
          <w:ilvl w:val="0"/>
          <w:numId w:val="178"/>
        </w:numPr>
      </w:pPr>
      <w:r w:rsidRPr="00E77497">
        <w:t>If Type(</w:t>
      </w:r>
      <w:r w:rsidRPr="00E77497">
        <w:rPr>
          <w:i/>
        </w:rPr>
        <w:t>O</w:t>
      </w:r>
      <w:r w:rsidRPr="00E77497">
        <w:t xml:space="preserve">) is not Object throw a </w:t>
      </w:r>
      <w:r w:rsidRPr="00E77497">
        <w:rPr>
          <w:b/>
        </w:rPr>
        <w:t xml:space="preserve">TypeError </w:t>
      </w:r>
      <w:r w:rsidRPr="00E77497">
        <w:t>exception.</w:t>
      </w:r>
    </w:p>
    <w:p w14:paraId="3821793E" w14:textId="77777777" w:rsidR="004C02EF" w:rsidRPr="00E77497" w:rsidRDefault="004C02EF" w:rsidP="00834A33">
      <w:pPr>
        <w:pStyle w:val="Alg4"/>
        <w:numPr>
          <w:ilvl w:val="0"/>
          <w:numId w:val="178"/>
        </w:numPr>
        <w:spacing w:after="120"/>
      </w:pPr>
      <w:r w:rsidRPr="00E77497">
        <w:t xml:space="preserve">Return the Boolean value of the [[Extensible]] internal property of </w:t>
      </w:r>
      <w:r w:rsidRPr="00E77497">
        <w:rPr>
          <w:i/>
        </w:rPr>
        <w:t>O</w:t>
      </w:r>
      <w:r w:rsidRPr="00E77497">
        <w:t>.</w:t>
      </w:r>
    </w:p>
    <w:p w14:paraId="77350474" w14:textId="77777777" w:rsidR="004C02EF" w:rsidRPr="00E77497" w:rsidRDefault="004C02EF" w:rsidP="004C02EF">
      <w:pPr>
        <w:pStyle w:val="40"/>
        <w:numPr>
          <w:ilvl w:val="0"/>
          <w:numId w:val="0"/>
        </w:numPr>
      </w:pPr>
      <w:r w:rsidRPr="00E77497">
        <w:t>15.2.3.14</w:t>
      </w:r>
      <w:r w:rsidRPr="00E77497">
        <w:tab/>
        <w:t>Object.keys ( O )</w:t>
      </w:r>
    </w:p>
    <w:p w14:paraId="47F8DA8A" w14:textId="77777777"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30E4B879" w14:textId="77777777" w:rsidR="004C02EF" w:rsidRPr="00E77497" w:rsidRDefault="004C02EF" w:rsidP="00834A33">
      <w:pPr>
        <w:pStyle w:val="Alg4"/>
        <w:numPr>
          <w:ilvl w:val="0"/>
          <w:numId w:val="179"/>
        </w:numPr>
      </w:pPr>
      <w:r w:rsidRPr="00E77497">
        <w:t>If the Type(</w:t>
      </w:r>
      <w:r w:rsidRPr="00E77497">
        <w:rPr>
          <w:i/>
        </w:rPr>
        <w:t>O</w:t>
      </w:r>
      <w:r w:rsidRPr="00E77497">
        <w:t xml:space="preserve">) is not Object, throw a </w:t>
      </w:r>
      <w:r w:rsidRPr="00E77497">
        <w:rPr>
          <w:b/>
        </w:rPr>
        <w:t>TypeError</w:t>
      </w:r>
      <w:r w:rsidRPr="00E77497">
        <w:t xml:space="preserve"> exception.</w:t>
      </w:r>
    </w:p>
    <w:p w14:paraId="5185D9B7" w14:textId="77777777" w:rsidR="004C02EF" w:rsidRPr="00E77497" w:rsidRDefault="004C02EF" w:rsidP="00834A33">
      <w:pPr>
        <w:pStyle w:val="Alg4"/>
        <w:numPr>
          <w:ilvl w:val="0"/>
          <w:numId w:val="179"/>
        </w:numPr>
      </w:pPr>
      <w:r w:rsidRPr="00E77497">
        <w:t xml:space="preserve">Let </w:t>
      </w:r>
      <w:r w:rsidRPr="00E77497">
        <w:rPr>
          <w:i/>
        </w:rPr>
        <w:t>n</w:t>
      </w:r>
      <w:r w:rsidRPr="00E77497">
        <w:t xml:space="preserve"> be the number of own enumerable properties of </w:t>
      </w:r>
      <w:r w:rsidRPr="00E77497">
        <w:rPr>
          <w:i/>
        </w:rPr>
        <w:t>O</w:t>
      </w:r>
    </w:p>
    <w:p w14:paraId="16FE2091" w14:textId="77777777" w:rsidR="004C02EF" w:rsidRPr="00E77497" w:rsidRDefault="004C02EF" w:rsidP="00834A33">
      <w:pPr>
        <w:pStyle w:val="Alg4"/>
        <w:numPr>
          <w:ilvl w:val="0"/>
          <w:numId w:val="179"/>
        </w:numPr>
      </w:pPr>
      <w:r w:rsidRPr="00E77497">
        <w:t xml:space="preserve">Let </w:t>
      </w:r>
      <w:r w:rsidRPr="00E77497">
        <w:rPr>
          <w:i/>
        </w:rPr>
        <w:t xml:space="preserve">array </w:t>
      </w:r>
      <w:r w:rsidRPr="00E77497">
        <w:t xml:space="preserve">be </w:t>
      </w:r>
      <w:ins w:id="20256" w:author="Rev 7 Allen Wirfs-Brock" w:date="2012-04-11T16:17:00Z">
        <w:r w:rsidR="00F44A1F">
          <w:t xml:space="preserve">the result of the abstraction operation ArrayCreate (15.4) with argument </w:t>
        </w:r>
        <w:r w:rsidR="00F44A1F" w:rsidRPr="00F44A1F">
          <w:rPr>
            <w:i/>
          </w:rPr>
          <w:t>n</w:t>
        </w:r>
      </w:ins>
      <w:del w:id="20257" w:author="Rev 7 Allen Wirfs-Brock" w:date="2012-04-11T16:17:00Z">
        <w:r w:rsidRPr="00E77497" w:rsidDel="00F44A1F">
          <w:delText xml:space="preserve">the result of creating a new Object as if by the expression </w:delText>
        </w:r>
        <w:r w:rsidRPr="00E77497" w:rsidDel="00F44A1F">
          <w:rPr>
            <w:rFonts w:ascii="Courier New" w:hAnsi="Courier New" w:cs="Courier New"/>
            <w:b/>
          </w:rPr>
          <w:delText xml:space="preserve">new Array(n)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2E342169" w14:textId="77777777" w:rsidR="004C02EF" w:rsidRPr="00E77497" w:rsidRDefault="004C02EF" w:rsidP="00834A33">
      <w:pPr>
        <w:pStyle w:val="Alg4"/>
        <w:numPr>
          <w:ilvl w:val="0"/>
          <w:numId w:val="179"/>
        </w:numPr>
      </w:pPr>
      <w:r w:rsidRPr="00E77497">
        <w:t xml:space="preserve">Let </w:t>
      </w:r>
      <w:r w:rsidRPr="00E77497">
        <w:rPr>
          <w:i/>
        </w:rPr>
        <w:t>index</w:t>
      </w:r>
      <w:r w:rsidRPr="00E77497">
        <w:t xml:space="preserve"> be 0.</w:t>
      </w:r>
    </w:p>
    <w:p w14:paraId="20F27E9B" w14:textId="77777777" w:rsidR="004C02EF" w:rsidRPr="00E77497" w:rsidRDefault="004C02EF" w:rsidP="00834A33">
      <w:pPr>
        <w:pStyle w:val="Alg4"/>
        <w:numPr>
          <w:ilvl w:val="0"/>
          <w:numId w:val="179"/>
        </w:numPr>
      </w:pPr>
      <w:r w:rsidRPr="00E77497">
        <w:t xml:space="preserve">For each own enumerable property of </w:t>
      </w:r>
      <w:r w:rsidRPr="00E77497">
        <w:rPr>
          <w:i/>
        </w:rPr>
        <w:t>O</w:t>
      </w:r>
      <w:r w:rsidRPr="00E77497">
        <w:t xml:space="preserve"> whose name String is </w:t>
      </w:r>
      <w:r w:rsidRPr="00E77497">
        <w:rPr>
          <w:i/>
        </w:rPr>
        <w:t>P</w:t>
      </w:r>
      <w:r w:rsidRPr="00E77497">
        <w:t xml:space="preserve"> </w:t>
      </w:r>
    </w:p>
    <w:p w14:paraId="11EFC266" w14:textId="77777777" w:rsidR="004C02EF" w:rsidRPr="00E77497" w:rsidRDefault="004C02EF" w:rsidP="00834A33">
      <w:pPr>
        <w:pStyle w:val="Alg4"/>
        <w:numPr>
          <w:ilvl w:val="1"/>
          <w:numId w:val="179"/>
        </w:numPr>
      </w:pPr>
      <w:r w:rsidRPr="00E77497">
        <w:t xml:space="preserve">Call the [[DefineOwnProperty]] internal method of </w:t>
      </w:r>
      <w:r w:rsidRPr="00E77497">
        <w:rPr>
          <w:i/>
        </w:rPr>
        <w:t>array</w:t>
      </w:r>
      <w:r w:rsidRPr="00E77497">
        <w:t xml:space="preserve"> with arguments ToString(</w:t>
      </w:r>
      <w:r w:rsidRPr="00E77497">
        <w:rPr>
          <w:i/>
        </w:rPr>
        <w:t>index</w:t>
      </w:r>
      <w:r w:rsidRPr="00E77497">
        <w:t xml:space="preserve">), the PropertyDescriptor {[[Value]]: </w:t>
      </w:r>
      <w:r w:rsidRPr="00E77497">
        <w:rPr>
          <w:i/>
        </w:rPr>
        <w:t>P</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6017E79" w14:textId="77777777" w:rsidR="004C02EF" w:rsidRPr="00E77497" w:rsidRDefault="004C02EF" w:rsidP="00834A33">
      <w:pPr>
        <w:pStyle w:val="Alg4"/>
        <w:numPr>
          <w:ilvl w:val="1"/>
          <w:numId w:val="179"/>
        </w:numPr>
      </w:pPr>
      <w:r w:rsidRPr="00E77497">
        <w:t xml:space="preserve">Increment </w:t>
      </w:r>
      <w:r w:rsidRPr="00E77497">
        <w:rPr>
          <w:i/>
        </w:rPr>
        <w:t>index</w:t>
      </w:r>
      <w:r w:rsidRPr="00E77497">
        <w:t xml:space="preserve"> by 1.</w:t>
      </w:r>
    </w:p>
    <w:p w14:paraId="725DC35E" w14:textId="77777777" w:rsidR="004C02EF" w:rsidRPr="00E77497" w:rsidRDefault="004C02EF" w:rsidP="00834A33">
      <w:pPr>
        <w:pStyle w:val="Alg4"/>
        <w:numPr>
          <w:ilvl w:val="0"/>
          <w:numId w:val="179"/>
        </w:numPr>
        <w:spacing w:after="120"/>
      </w:pPr>
      <w:r w:rsidRPr="00E77497">
        <w:t xml:space="preserve">Return </w:t>
      </w:r>
      <w:r w:rsidRPr="00E77497">
        <w:rPr>
          <w:i/>
        </w:rPr>
        <w:t>array</w:t>
      </w:r>
      <w:r w:rsidRPr="00E77497">
        <w:t>.</w:t>
      </w:r>
    </w:p>
    <w:p w14:paraId="121CDE12" w14:textId="77777777" w:rsidR="004C02EF" w:rsidRPr="00E77497" w:rsidRDefault="004C02EF" w:rsidP="004C02EF">
      <w:r w:rsidRPr="00E77497">
        <w:t>If an implementation defines a specific order of enumeration for the for-in statement, that same enumeration order must be used in step 5 of this algorithm.</w:t>
      </w:r>
    </w:p>
    <w:p w14:paraId="788001D2" w14:textId="77777777" w:rsidR="002B7DB5" w:rsidRPr="00E77497" w:rsidRDefault="002B7DB5" w:rsidP="002B7DB5">
      <w:pPr>
        <w:pStyle w:val="40"/>
        <w:numPr>
          <w:ilvl w:val="0"/>
          <w:numId w:val="0"/>
        </w:numPr>
        <w:rPr>
          <w:ins w:id="20258" w:author="Rev 7 Allen Wirfs-Brock" w:date="2012-05-04T10:57:00Z"/>
        </w:rPr>
      </w:pPr>
      <w:bookmarkStart w:id="20259" w:name="_Toc235503490"/>
      <w:bookmarkStart w:id="20260" w:name="_Toc241509265"/>
      <w:bookmarkStart w:id="20261" w:name="_Toc244416752"/>
      <w:bookmarkStart w:id="20262" w:name="_Toc276631116"/>
      <w:ins w:id="20263" w:author="Rev 7 Allen Wirfs-Brock" w:date="2012-05-04T10:57:00Z">
        <w:r w:rsidRPr="00E77497">
          <w:t>15.2.3.1</w:t>
        </w:r>
        <w:r>
          <w:t>5</w:t>
        </w:r>
        <w:r w:rsidRPr="00E77497">
          <w:tab/>
          <w:t>Object.is</w:t>
        </w:r>
        <w:r>
          <w:t>Object</w:t>
        </w:r>
        <w:r w:rsidRPr="00E77497">
          <w:t xml:space="preserve"> ( O )</w:t>
        </w:r>
      </w:ins>
    </w:p>
    <w:p w14:paraId="61D2D8B6" w14:textId="77777777" w:rsidR="002B7DB5" w:rsidRPr="00E77497" w:rsidRDefault="002B7DB5" w:rsidP="002B7DB5">
      <w:pPr>
        <w:rPr>
          <w:ins w:id="20264" w:author="Rev 7 Allen Wirfs-Brock" w:date="2012-05-04T10:57:00Z"/>
        </w:rPr>
      </w:pPr>
      <w:ins w:id="20265" w:author="Rev 7 Allen Wirfs-Brock" w:date="2012-05-04T10:5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14:paraId="70D0AF08" w14:textId="77777777" w:rsidR="002B7DB5" w:rsidRPr="00E77497" w:rsidRDefault="002B7DB5" w:rsidP="002B7DB5">
      <w:pPr>
        <w:pStyle w:val="Alg4"/>
        <w:numPr>
          <w:ilvl w:val="0"/>
          <w:numId w:val="811"/>
        </w:numPr>
        <w:rPr>
          <w:ins w:id="20266" w:author="Rev 7 Allen Wirfs-Brock" w:date="2012-05-04T10:57:00Z"/>
        </w:rPr>
      </w:pPr>
      <w:ins w:id="20267" w:author="Rev 7 Allen Wirfs-Brock" w:date="2012-05-04T10:57:00Z">
        <w:r w:rsidRPr="00E77497">
          <w:t>If Type(</w:t>
        </w:r>
        <w:r w:rsidRPr="00E77497">
          <w:rPr>
            <w:i/>
          </w:rPr>
          <w:t>O</w:t>
        </w:r>
        <w:r w:rsidRPr="00E77497">
          <w:t xml:space="preserve">) is Object </w:t>
        </w:r>
      </w:ins>
      <w:ins w:id="20268" w:author="Rev 7 Allen Wirfs-Brock" w:date="2012-05-04T10:58:00Z">
        <w:r>
          <w:t xml:space="preserve">return </w:t>
        </w:r>
      </w:ins>
      <w:ins w:id="20269" w:author="Rev 7 Allen Wirfs-Brock" w:date="2012-05-04T10:59:00Z">
        <w:r>
          <w:rPr>
            <w:b/>
          </w:rPr>
          <w:t>true</w:t>
        </w:r>
      </w:ins>
      <w:ins w:id="20270" w:author="Rev 7 Allen Wirfs-Brock" w:date="2012-05-04T10:57:00Z">
        <w:r w:rsidRPr="00E77497">
          <w:t>.</w:t>
        </w:r>
      </w:ins>
    </w:p>
    <w:p w14:paraId="10D7BBD9" w14:textId="77777777" w:rsidR="002B7DB5" w:rsidRPr="00E77497" w:rsidRDefault="002B7DB5" w:rsidP="002B7DB5">
      <w:pPr>
        <w:pStyle w:val="Alg4"/>
        <w:numPr>
          <w:ilvl w:val="0"/>
          <w:numId w:val="811"/>
        </w:numPr>
        <w:spacing w:after="120"/>
        <w:rPr>
          <w:ins w:id="20271" w:author="Rev 7 Allen Wirfs-Brock" w:date="2012-05-04T10:57:00Z"/>
        </w:rPr>
      </w:pPr>
      <w:ins w:id="20272" w:author="Rev 7 Allen Wirfs-Brock" w:date="2012-05-04T10:57:00Z">
        <w:r w:rsidRPr="00E77497">
          <w:t xml:space="preserve">Return </w:t>
        </w:r>
      </w:ins>
      <w:ins w:id="20273" w:author="Rev 7 Allen Wirfs-Brock" w:date="2012-05-04T10:59:00Z">
        <w:r w:rsidRPr="002B7DB5">
          <w:rPr>
            <w:b/>
          </w:rPr>
          <w:t>false</w:t>
        </w:r>
      </w:ins>
      <w:ins w:id="20274" w:author="Rev 7 Allen Wirfs-Brock" w:date="2012-05-04T10:57:00Z">
        <w:r w:rsidRPr="00E77497">
          <w:t>.</w:t>
        </w:r>
      </w:ins>
    </w:p>
    <w:p w14:paraId="3F4E23B6" w14:textId="77777777" w:rsidR="004C02EF" w:rsidRPr="00E77497" w:rsidRDefault="004C02EF" w:rsidP="00B43482">
      <w:pPr>
        <w:pStyle w:val="30"/>
        <w:numPr>
          <w:ilvl w:val="0"/>
          <w:numId w:val="0"/>
        </w:numPr>
      </w:pPr>
      <w:bookmarkStart w:id="20275" w:name="_Toc323907747"/>
      <w:r w:rsidRPr="00E77497">
        <w:t>15.2.4</w:t>
      </w:r>
      <w:r w:rsidRPr="00E77497">
        <w:tab/>
        <w:t>Properties of the Object Prototype Objec</w:t>
      </w:r>
      <w:bookmarkEnd w:id="20207"/>
      <w:bookmarkEnd w:id="20208"/>
      <w:bookmarkEnd w:id="20209"/>
      <w:bookmarkEnd w:id="20210"/>
      <w:r w:rsidRPr="00E77497">
        <w:t>t</w:t>
      </w:r>
      <w:bookmarkEnd w:id="20254"/>
      <w:bookmarkEnd w:id="20255"/>
      <w:bookmarkEnd w:id="20259"/>
      <w:bookmarkEnd w:id="20260"/>
      <w:bookmarkEnd w:id="20261"/>
      <w:bookmarkEnd w:id="20262"/>
      <w:bookmarkEnd w:id="20275"/>
    </w:p>
    <w:p w14:paraId="33BCD994" w14:textId="77777777" w:rsidR="004C02EF" w:rsidRPr="00E77497" w:rsidRDefault="004C02EF" w:rsidP="004C02EF">
      <w:r w:rsidRPr="00E77497">
        <w:t xml:space="preserve">The value of the [[Prototype]] internal property of the Object prototype object is </w:t>
      </w:r>
      <w:r w:rsidRPr="00E77497">
        <w:rPr>
          <w:b/>
        </w:rPr>
        <w:t>null</w:t>
      </w:r>
      <w:del w:id="20276" w:author="Allen Wirfs-Brock" w:date="2011-07-02T13:25:00Z">
        <w:r w:rsidRPr="00E77497" w:rsidDel="008962D8">
          <w:delText xml:space="preserve">, the value of the [[Class]] internal property is </w:delText>
        </w:r>
        <w:r w:rsidRPr="00E77497" w:rsidDel="008962D8">
          <w:rPr>
            <w:rFonts w:ascii="Courier New" w:hAnsi="Courier New"/>
            <w:b/>
          </w:rPr>
          <w:delText>"Object"</w:delText>
        </w:r>
        <w:r w:rsidRPr="00E77497" w:rsidDel="008962D8">
          <w:delText>,</w:delText>
        </w:r>
      </w:del>
      <w:r w:rsidRPr="00E77497">
        <w:t xml:space="preserve"> and the initial value of the [[Extensible]] internal property is </w:t>
      </w:r>
      <w:r w:rsidRPr="00E77497">
        <w:rPr>
          <w:b/>
        </w:rPr>
        <w:t>true</w:t>
      </w:r>
      <w:r w:rsidRPr="00E77497">
        <w:t>.</w:t>
      </w:r>
      <w:bookmarkStart w:id="20277" w:name="_Toc385672264"/>
      <w:bookmarkStart w:id="20278" w:name="_Toc393690378"/>
    </w:p>
    <w:p w14:paraId="6EF3E226" w14:textId="77777777" w:rsidR="004C02EF" w:rsidRPr="00E77497" w:rsidRDefault="004C02EF" w:rsidP="004C02EF">
      <w:pPr>
        <w:pStyle w:val="40"/>
        <w:numPr>
          <w:ilvl w:val="0"/>
          <w:numId w:val="0"/>
        </w:numPr>
      </w:pPr>
      <w:r w:rsidRPr="00E77497">
        <w:t>15.2.4.1</w:t>
      </w:r>
      <w:r w:rsidRPr="00E77497">
        <w:tab/>
        <w:t>Object.prototype.constructo</w:t>
      </w:r>
      <w:bookmarkEnd w:id="20277"/>
      <w:bookmarkEnd w:id="20278"/>
      <w:r w:rsidRPr="00E77497">
        <w:t>r</w:t>
      </w:r>
    </w:p>
    <w:p w14:paraId="1D37AE6A"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20279" w:name="_Toc385672265"/>
      <w:bookmarkStart w:id="20280" w:name="_Toc393690379"/>
    </w:p>
    <w:p w14:paraId="7C2ACD7B" w14:textId="77777777" w:rsidR="004C02EF" w:rsidRPr="00E77497" w:rsidRDefault="004C02EF" w:rsidP="004C02EF">
      <w:pPr>
        <w:pStyle w:val="40"/>
        <w:numPr>
          <w:ilvl w:val="0"/>
          <w:numId w:val="0"/>
        </w:numPr>
      </w:pPr>
      <w:bookmarkStart w:id="20281" w:name="_Ref455974300"/>
      <w:r w:rsidRPr="00E77497">
        <w:t>15.2.4.2</w:t>
      </w:r>
      <w:r w:rsidRPr="00E77497">
        <w:tab/>
        <w:t>Object.prototype.toString</w:t>
      </w:r>
      <w:bookmarkEnd w:id="20279"/>
      <w:bookmarkEnd w:id="20280"/>
      <w:r w:rsidRPr="00E77497">
        <w:t xml:space="preserve"> ( )</w:t>
      </w:r>
      <w:bookmarkEnd w:id="20281"/>
    </w:p>
    <w:p w14:paraId="1119D1A3"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268C07B3"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65101B51"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14:paraId="35F4E298" w14:textId="77777777"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EA5B7D7" w14:textId="77777777" w:rsidR="00236470" w:rsidRPr="00E77497" w:rsidRDefault="00236470" w:rsidP="00834A33">
      <w:pPr>
        <w:pStyle w:val="Alg4"/>
        <w:numPr>
          <w:ilvl w:val="0"/>
          <w:numId w:val="180"/>
        </w:numPr>
        <w:rPr>
          <w:ins w:id="20282" w:author="Allen Wirfs-Brock" w:date="2011-07-02T13:47:00Z"/>
        </w:rPr>
      </w:pPr>
      <w:ins w:id="20283" w:author="Allen Wirfs-Brock" w:date="2011-07-02T13:47:00Z">
        <w:r w:rsidRPr="00E77497">
          <w:t xml:space="preserve">If </w:t>
        </w:r>
        <w:r w:rsidRPr="00E77497">
          <w:rPr>
            <w:i/>
          </w:rPr>
          <w:t>O</w:t>
        </w:r>
        <w:r w:rsidRPr="00E77497">
          <w:t xml:space="preserve"> has </w:t>
        </w:r>
        <w:del w:id="20284" w:author="Rev 3 Allen Wirfs-Brock" w:date="2011-09-07T15:25:00Z">
          <w:r w:rsidRPr="00E77497" w:rsidDel="00FE434F">
            <w:delText>one of the internal properties</w:delText>
          </w:r>
        </w:del>
      </w:ins>
      <w:ins w:id="20285" w:author="Rev 3 Allen Wirfs-Brock" w:date="2011-09-07T15:25:00Z">
        <w:r w:rsidR="00FE434F" w:rsidRPr="00E77497">
          <w:t>a [[NativeBrand]] internal property</w:t>
        </w:r>
      </w:ins>
      <w:ins w:id="20286" w:author="Allen Wirfs-Brock" w:date="2011-07-02T13:47:00Z">
        <w:del w:id="20287" w:author="Rev 3 Allen Wirfs-Brock" w:date="2011-09-07T15:26:00Z">
          <w:r w:rsidRPr="00E77497" w:rsidDel="00FE434F">
            <w:delText xml:space="preserve"> listed in Table 23</w:delText>
          </w:r>
        </w:del>
        <w:r w:rsidRPr="00E77497">
          <w:t xml:space="preserve">, let </w:t>
        </w:r>
        <w:r w:rsidRPr="00E77497">
          <w:rPr>
            <w:i/>
          </w:rPr>
          <w:t>tag</w:t>
        </w:r>
        <w:r w:rsidRPr="00E77497">
          <w:t xml:space="preserve"> be the corresponding value from the </w:t>
        </w:r>
        <w:del w:id="20288" w:author="Rev 3 Allen Wirfs-Brock" w:date="2011-09-07T15:26:00Z">
          <w:r w:rsidRPr="00E77497" w:rsidDel="00FE434F">
            <w:delText>t</w:delText>
          </w:r>
        </w:del>
      </w:ins>
      <w:ins w:id="20289" w:author="Rev 3 Allen Wirfs-Brock" w:date="2011-09-07T15:26:00Z">
        <w:r w:rsidR="00FE434F" w:rsidRPr="00E77497">
          <w:t>T</w:t>
        </w:r>
      </w:ins>
      <w:ins w:id="20290" w:author="Allen Wirfs-Brock" w:date="2011-07-02T13:47:00Z">
        <w:r w:rsidRPr="00E77497">
          <w:t>able</w:t>
        </w:r>
      </w:ins>
      <w:ins w:id="20291" w:author="Rev 3 Allen Wirfs-Brock" w:date="2011-09-07T15:26:00Z">
        <w:r w:rsidR="00FE434F" w:rsidRPr="00E77497">
          <w:t xml:space="preserve"> 23</w:t>
        </w:r>
      </w:ins>
      <w:ins w:id="20292" w:author="Allen Wirfs-Brock" w:date="2011-07-02T13:47:00Z">
        <w:r w:rsidRPr="00E77497">
          <w:t>.</w:t>
        </w:r>
      </w:ins>
    </w:p>
    <w:p w14:paraId="068A65B0" w14:textId="77777777" w:rsidR="00973154" w:rsidRDefault="00973154" w:rsidP="00834A33">
      <w:pPr>
        <w:pStyle w:val="Alg4"/>
        <w:numPr>
          <w:ilvl w:val="0"/>
          <w:numId w:val="180"/>
        </w:numPr>
        <w:rPr>
          <w:ins w:id="20293" w:author="Rev 6 Allen Wirfs-Brock" w:date="2012-01-28T08:48:00Z"/>
        </w:rPr>
      </w:pPr>
      <w:ins w:id="20294" w:author="Rev 6 Allen Wirfs-Brock" w:date="2012-01-28T08:48:00Z">
        <w:r w:rsidRPr="00973154">
          <w:t xml:space="preserve">Else if </w:t>
        </w:r>
        <w:r w:rsidRPr="00973154">
          <w:rPr>
            <w:i/>
          </w:rPr>
          <w:t>O</w:t>
        </w:r>
        <w:r w:rsidRPr="00973154">
          <w:t xml:space="preserve"> is a host object, let </w:t>
        </w:r>
        <w:r w:rsidRPr="00973154">
          <w:rPr>
            <w:i/>
          </w:rPr>
          <w:t>tag</w:t>
        </w:r>
        <w:r w:rsidRPr="00973154">
          <w:t xml:space="preserve"> be an implementation defined string value. This value may not be</w:t>
        </w:r>
        <w:r>
          <w:rPr>
            <w:rFonts w:ascii="Courier New" w:hAnsi="Courier New" w:cs="Courier New"/>
            <w:b/>
          </w:rPr>
          <w:t xml:space="preserve"> </w:t>
        </w:r>
        <w:r w:rsidRPr="00E77497">
          <w:rPr>
            <w:rFonts w:ascii="Courier New" w:hAnsi="Courier New" w:cs="Courier New"/>
            <w:b/>
          </w:rPr>
          <w:t>"Array"</w:t>
        </w:r>
        <w:r w:rsidRPr="00E77497">
          <w:t xml:space="preserve">, </w:t>
        </w:r>
        <w:r w:rsidRPr="00E77497">
          <w:rPr>
            <w:rFonts w:ascii="Courier New" w:hAnsi="Courier New" w:cs="Courier New"/>
            <w:b/>
          </w:rPr>
          <w:t>"Boolean"</w:t>
        </w:r>
        <w:r w:rsidRPr="00E77497">
          <w:t xml:space="preserve">, </w:t>
        </w:r>
        <w:r w:rsidRPr="00E77497">
          <w:rPr>
            <w:rFonts w:ascii="Courier New" w:hAnsi="Courier New" w:cs="Courier New"/>
            <w:b/>
          </w:rPr>
          <w:t>"Date"</w:t>
        </w:r>
        <w:r w:rsidRPr="00E77497">
          <w:t xml:space="preserve">, </w:t>
        </w:r>
        <w:r w:rsidRPr="00E77497">
          <w:rPr>
            <w:rFonts w:ascii="Courier New" w:hAnsi="Courier New" w:cs="Courier New"/>
            <w:b/>
          </w:rPr>
          <w:t>"Error"</w:t>
        </w:r>
        <w:r w:rsidRPr="00E77497">
          <w:t xml:space="preserve">, </w:t>
        </w:r>
        <w:r w:rsidRPr="00E77497">
          <w:rPr>
            <w:rFonts w:ascii="Courier New" w:hAnsi="Courier New" w:cs="Courier New"/>
            <w:b/>
          </w:rPr>
          <w:t>"Function"</w:t>
        </w:r>
        <w:r w:rsidRPr="00E77497">
          <w:t xml:space="preserve">, </w:t>
        </w:r>
        <w:r w:rsidRPr="00E77497">
          <w:rPr>
            <w:rFonts w:ascii="Courier New" w:hAnsi="Courier New" w:cs="Courier New"/>
            <w:b/>
          </w:rPr>
          <w:t>"JSON"</w:t>
        </w:r>
        <w:r w:rsidRPr="00E77497">
          <w:t xml:space="preserve">, </w:t>
        </w:r>
        <w:r w:rsidRPr="00E77497">
          <w:rPr>
            <w:rFonts w:ascii="Courier New" w:hAnsi="Courier New" w:cs="Courier New"/>
            <w:b/>
          </w:rPr>
          <w:t>"Math"</w:t>
        </w:r>
        <w:r w:rsidRPr="00E77497">
          <w:t xml:space="preserve">, </w:t>
        </w:r>
        <w:r w:rsidRPr="00E77497">
          <w:rPr>
            <w:rFonts w:ascii="Courier New" w:hAnsi="Courier New" w:cs="Courier New"/>
            <w:b/>
          </w:rPr>
          <w:t>"Number"</w:t>
        </w:r>
        <w:r w:rsidRPr="00E77497">
          <w:t xml:space="preserve">, </w:t>
        </w:r>
        <w:r w:rsidRPr="00E77497">
          <w:rPr>
            <w:rFonts w:ascii="Courier New" w:hAnsi="Courier New" w:cs="Courier New"/>
            <w:b/>
          </w:rPr>
          <w:t>"Object"</w:t>
        </w:r>
        <w:r w:rsidRPr="00E77497">
          <w:t xml:space="preserve">, </w:t>
        </w:r>
        <w:r w:rsidRPr="00E77497">
          <w:rPr>
            <w:rFonts w:ascii="Courier New" w:hAnsi="Courier New" w:cs="Courier New"/>
            <w:b/>
          </w:rPr>
          <w:t>"RegExp"</w:t>
        </w:r>
        <w:r w:rsidRPr="00E77497">
          <w:t xml:space="preserve">, </w:t>
        </w:r>
      </w:ins>
      <w:ins w:id="20295" w:author="Rev 6 Allen Wirfs-Brock" w:date="2012-01-28T08:49:00Z">
        <w:r>
          <w:t>or</w:t>
        </w:r>
      </w:ins>
      <w:ins w:id="20296" w:author="Rev 6 Allen Wirfs-Brock" w:date="2012-01-28T08:48:00Z">
        <w:r w:rsidRPr="00E77497">
          <w:t xml:space="preserve"> </w:t>
        </w:r>
        <w:r w:rsidRPr="00E77497">
          <w:rPr>
            <w:rFonts w:ascii="Courier New" w:hAnsi="Courier New" w:cs="Courier New"/>
            <w:b/>
          </w:rPr>
          <w:t>"String"</w:t>
        </w:r>
        <w:r w:rsidRPr="00E77497">
          <w:t>.</w:t>
        </w:r>
      </w:ins>
    </w:p>
    <w:p w14:paraId="066BB55B" w14:textId="77777777" w:rsidR="004C02EF" w:rsidRPr="00E77497" w:rsidRDefault="00236470" w:rsidP="00834A33">
      <w:pPr>
        <w:pStyle w:val="Alg4"/>
        <w:numPr>
          <w:ilvl w:val="0"/>
          <w:numId w:val="180"/>
        </w:numPr>
      </w:pPr>
      <w:ins w:id="20297" w:author="Allen Wirfs-Brock" w:date="2011-07-02T13:48:00Z">
        <w:r w:rsidRPr="00E77497">
          <w:t xml:space="preserve">Else, </w:t>
        </w:r>
      </w:ins>
      <w:del w:id="20298" w:author="Allen Wirfs-Brock" w:date="2011-07-02T13:49:00Z">
        <w:r w:rsidR="004C02EF" w:rsidRPr="00E77497" w:rsidDel="00236470">
          <w:delText xml:space="preserve">Let </w:delText>
        </w:r>
      </w:del>
      <w:ins w:id="20299" w:author="Allen Wirfs-Brock" w:date="2011-07-02T13:49:00Z">
        <w:r w:rsidRPr="00E77497">
          <w:t xml:space="preserve">let </w:t>
        </w:r>
      </w:ins>
      <w:del w:id="20300" w:author="Allen Wirfs-Brock" w:date="2011-07-02T13:35:00Z">
        <w:r w:rsidR="004C02EF" w:rsidRPr="00E77497" w:rsidDel="005761C4">
          <w:rPr>
            <w:i/>
          </w:rPr>
          <w:delText>class</w:delText>
        </w:r>
        <w:r w:rsidR="004C02EF" w:rsidRPr="00E77497" w:rsidDel="005761C4">
          <w:delText xml:space="preserve"> </w:delText>
        </w:r>
      </w:del>
      <w:ins w:id="20301" w:author="Allen Wirfs-Brock" w:date="2011-07-02T13:35:00Z">
        <w:r w:rsidR="005761C4" w:rsidRPr="00E77497">
          <w:rPr>
            <w:i/>
          </w:rPr>
          <w:t>tag</w:t>
        </w:r>
        <w:r w:rsidR="005761C4" w:rsidRPr="00E77497">
          <w:t xml:space="preserve"> </w:t>
        </w:r>
      </w:ins>
      <w:r w:rsidR="004C02EF" w:rsidRPr="00E77497">
        <w:t xml:space="preserve">be the </w:t>
      </w:r>
      <w:ins w:id="20302" w:author="Allen Wirfs-Brock" w:date="2011-07-02T13:49:00Z">
        <w:r w:rsidRPr="00E77497">
          <w:t xml:space="preserve">string </w:t>
        </w:r>
      </w:ins>
      <w:r w:rsidR="004C02EF" w:rsidRPr="00E77497">
        <w:t xml:space="preserve">value </w:t>
      </w:r>
      <w:ins w:id="20303" w:author="Allen Wirfs-Brock" w:date="2011-07-02T13:49:00Z">
        <w:r w:rsidRPr="00E77497">
          <w:rPr>
            <w:rFonts w:ascii="Courier New" w:hAnsi="Courier New"/>
            <w:b/>
          </w:rPr>
          <w:t>"Object"</w:t>
        </w:r>
      </w:ins>
      <w:del w:id="20304" w:author="Allen Wirfs-Brock" w:date="2011-07-02T13:49:00Z">
        <w:r w:rsidR="004C02EF" w:rsidRPr="00E77497" w:rsidDel="00236470">
          <w:delText xml:space="preserve">of the [[Class]] internal property of </w:delText>
        </w:r>
        <w:r w:rsidR="004C02EF" w:rsidRPr="00E77497" w:rsidDel="00236470">
          <w:rPr>
            <w:i/>
          </w:rPr>
          <w:delText>O</w:delText>
        </w:r>
      </w:del>
      <w:r w:rsidR="004C02EF" w:rsidRPr="00E77497">
        <w:t>.</w:t>
      </w:r>
    </w:p>
    <w:p w14:paraId="6D19222C" w14:textId="77777777" w:rsidR="004C02EF" w:rsidRPr="00E77497" w:rsidRDefault="004C02EF" w:rsidP="00834A33">
      <w:pPr>
        <w:pStyle w:val="Alg4"/>
        <w:numPr>
          <w:ilvl w:val="0"/>
          <w:numId w:val="180"/>
        </w:numPr>
        <w:spacing w:after="220"/>
        <w:rPr>
          <w:ins w:id="20305" w:author="Allen Wirfs-Brock" w:date="2011-07-02T13:34:00Z"/>
        </w:rPr>
      </w:pPr>
      <w:r w:rsidRPr="00E77497">
        <w:t xml:space="preserve">Return the String value that is the result of concatenating the three Strings </w:t>
      </w:r>
      <w:r w:rsidRPr="00E77497">
        <w:rPr>
          <w:rFonts w:ascii="Courier New" w:hAnsi="Courier New"/>
          <w:b/>
        </w:rPr>
        <w:t>"[object "</w:t>
      </w:r>
      <w:r w:rsidRPr="00E77497">
        <w:t xml:space="preserve">, </w:t>
      </w:r>
      <w:del w:id="20306" w:author="Allen Wirfs-Brock" w:date="2011-07-02T13:35:00Z">
        <w:r w:rsidRPr="00E77497" w:rsidDel="005761C4">
          <w:rPr>
            <w:i/>
          </w:rPr>
          <w:delText>class</w:delText>
        </w:r>
      </w:del>
      <w:ins w:id="20307" w:author="Allen Wirfs-Brock" w:date="2011-07-02T13:35:00Z">
        <w:r w:rsidR="005761C4" w:rsidRPr="00E77497">
          <w:rPr>
            <w:i/>
          </w:rPr>
          <w:t>tag</w:t>
        </w:r>
      </w:ins>
      <w:r w:rsidRPr="00E77497">
        <w:t xml:space="preserve">, and </w:t>
      </w:r>
      <w:r w:rsidRPr="00E77497">
        <w:rPr>
          <w:rFonts w:ascii="Courier New" w:hAnsi="Courier New"/>
          <w:b/>
        </w:rPr>
        <w:t>"]"</w:t>
      </w:r>
      <w:r w:rsidRPr="00E77497">
        <w:t>.</w:t>
      </w:r>
    </w:p>
    <w:p w14:paraId="7840E213" w14:textId="77777777" w:rsidR="005761C4" w:rsidRPr="00E77497" w:rsidRDefault="005761C4" w:rsidP="00236470">
      <w:pPr>
        <w:pStyle w:val="Tabletitle"/>
        <w:widowControl w:val="0"/>
        <w:rPr>
          <w:ins w:id="20308" w:author="Allen Wirfs-Brock" w:date="2011-07-02T13:35:00Z"/>
          <w:rFonts w:eastAsia="Arial Unicode MS"/>
        </w:rPr>
      </w:pPr>
      <w:ins w:id="20309" w:author="Allen Wirfs-Brock" w:date="2011-07-02T13:35:00Z">
        <w:r w:rsidRPr="00E77497">
          <w:rPr>
            <w:rFonts w:eastAsia="Arial Unicode MS"/>
          </w:rPr>
          <w:t>Table </w:t>
        </w:r>
      </w:ins>
      <w:ins w:id="20310" w:author="Allen Wirfs-Brock" w:date="2011-07-02T13:45:00Z">
        <w:r w:rsidR="00236470" w:rsidRPr="00E77497">
          <w:rPr>
            <w:rFonts w:eastAsia="Arial Unicode MS"/>
          </w:rPr>
          <w:t>23</w:t>
        </w:r>
      </w:ins>
      <w:ins w:id="20311" w:author="Allen Wirfs-Brock" w:date="2011-07-02T13:35:00Z">
        <w:r w:rsidRPr="00E77497">
          <w:rPr>
            <w:rFonts w:eastAsia="Arial Unicode MS"/>
          </w:rPr>
          <w:t xml:space="preserve"> — </w:t>
        </w:r>
      </w:ins>
      <w:ins w:id="20312" w:author="Allen Wirfs-Brock" w:date="2011-07-02T13:47:00Z">
        <w:r w:rsidR="00236470" w:rsidRPr="00E77497">
          <w:t>T</w:t>
        </w:r>
      </w:ins>
      <w:ins w:id="20313" w:author="Allen Wirfs-Brock" w:date="2011-07-02T13:46:00Z">
        <w:r w:rsidR="00236470" w:rsidRPr="00E77497">
          <w:t>ags for Classified Native Objects</w:t>
        </w:r>
      </w:ins>
    </w:p>
    <w:tbl>
      <w:tblPr>
        <w:tblW w:w="3560" w:type="dxa"/>
        <w:tblInd w:w="3333" w:type="dxa"/>
        <w:tblLook w:val="04A0" w:firstRow="1" w:lastRow="0" w:firstColumn="1" w:lastColumn="0" w:noHBand="0" w:noVBand="1"/>
      </w:tblPr>
      <w:tblGrid>
        <w:gridCol w:w="2695"/>
        <w:gridCol w:w="2256"/>
      </w:tblGrid>
      <w:tr w:rsidR="005761C4" w:rsidRPr="00E77497" w14:paraId="0522FAE4" w14:textId="77777777" w:rsidTr="0027695A">
        <w:trPr>
          <w:trHeight w:val="124"/>
          <w:ins w:id="20314"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6C2DE8E9" w14:textId="77777777" w:rsidR="005761C4" w:rsidRPr="00E77497" w:rsidRDefault="005761C4" w:rsidP="005761C4">
            <w:pPr>
              <w:keepNext/>
              <w:spacing w:after="0"/>
              <w:jc w:val="center"/>
              <w:rPr>
                <w:ins w:id="20315" w:author="Allen Wirfs-Brock" w:date="2011-07-02T13:35:00Z"/>
                <w:b/>
              </w:rPr>
            </w:pPr>
            <w:ins w:id="20316" w:author="Allen Wirfs-Brock" w:date="2011-07-02T13:35:00Z">
              <w:del w:id="20317" w:author="Rev 3 Allen Wirfs-Brock" w:date="2011-09-07T15:26:00Z">
                <w:r w:rsidRPr="00E77497" w:rsidDel="00FE434F">
                  <w:rPr>
                    <w:b/>
                  </w:rPr>
                  <w:delText>Internal Property</w:delText>
                </w:r>
              </w:del>
            </w:ins>
            <w:ins w:id="20318" w:author="Rev 3 Allen Wirfs-Brock" w:date="2011-09-07T15:26:00Z">
              <w:r w:rsidR="00FE434F" w:rsidRPr="00E77497">
                <w:rPr>
                  <w:b/>
                </w:rPr>
                <w:t>[[NativeBrand]] Value</w:t>
              </w:r>
            </w:ins>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384D3625" w14:textId="77777777" w:rsidR="005761C4" w:rsidRPr="00E77497" w:rsidRDefault="005761C4" w:rsidP="005761C4">
            <w:pPr>
              <w:keepNext/>
              <w:spacing w:after="0"/>
              <w:jc w:val="center"/>
              <w:rPr>
                <w:ins w:id="20319" w:author="Allen Wirfs-Brock" w:date="2011-07-02T13:35:00Z"/>
                <w:b/>
              </w:rPr>
            </w:pPr>
            <w:ins w:id="20320" w:author="Allen Wirfs-Brock" w:date="2011-07-02T13:35:00Z">
              <w:r w:rsidRPr="00E77497">
                <w:rPr>
                  <w:b/>
                  <w:i/>
                </w:rPr>
                <w:t>tag</w:t>
              </w:r>
              <w:r w:rsidRPr="00E77497">
                <w:rPr>
                  <w:b/>
                </w:rPr>
                <w:t xml:space="preserve"> Value</w:t>
              </w:r>
            </w:ins>
          </w:p>
        </w:tc>
      </w:tr>
      <w:tr w:rsidR="005761C4" w:rsidRPr="00E77497" w14:paraId="6D61754B" w14:textId="77777777" w:rsidTr="0027695A">
        <w:trPr>
          <w:trHeight w:val="124"/>
          <w:ins w:id="20321"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29FFC150" w14:textId="77777777" w:rsidR="005761C4" w:rsidRPr="00E77497" w:rsidRDefault="005761C4" w:rsidP="005761C4">
            <w:pPr>
              <w:keepNext/>
              <w:spacing w:after="0"/>
              <w:jc w:val="left"/>
              <w:rPr>
                <w:ins w:id="20322" w:author="Allen Wirfs-Brock" w:date="2011-07-02T13:38:00Z"/>
              </w:rPr>
            </w:pPr>
            <w:ins w:id="20323" w:author="Allen Wirfs-Brock" w:date="2011-07-02T13:38:00Z">
              <w:del w:id="20324" w:author="Rev 3 Allen Wirfs-Brock" w:date="2011-09-07T15:26:00Z">
                <w:r w:rsidRPr="00E77497" w:rsidDel="00FE434F">
                  <w:delText>[[IsFunction]]</w:delText>
                </w:r>
              </w:del>
            </w:ins>
            <w:ins w:id="20325" w:author="Rev 3 Allen Wirfs-Brock" w:date="2011-09-07T15:26:00Z">
              <w:r w:rsidR="00FE434F" w:rsidRPr="00E77497">
                <w:t>NativeFunction</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53A7F4A6" w14:textId="77777777" w:rsidR="005761C4" w:rsidRPr="00E77497" w:rsidRDefault="005761C4" w:rsidP="005761C4">
            <w:pPr>
              <w:keepNext/>
              <w:spacing w:after="0"/>
              <w:jc w:val="left"/>
              <w:rPr>
                <w:ins w:id="20326" w:author="Allen Wirfs-Brock" w:date="2011-07-02T13:38:00Z"/>
                <w:b/>
              </w:rPr>
            </w:pPr>
            <w:ins w:id="20327" w:author="Allen Wirfs-Brock" w:date="2011-07-02T13:39:00Z">
              <w:r w:rsidRPr="00E77497">
                <w:rPr>
                  <w:rFonts w:ascii="Courier New" w:hAnsi="Courier New"/>
                  <w:b/>
                </w:rPr>
                <w:t>"</w:t>
              </w:r>
            </w:ins>
            <w:ins w:id="20328" w:author="Allen Wirfs-Brock" w:date="2011-07-02T13:40:00Z">
              <w:r w:rsidRPr="00E77497">
                <w:rPr>
                  <w:rFonts w:ascii="Courier New" w:hAnsi="Courier New"/>
                  <w:b/>
                </w:rPr>
                <w:t>Function</w:t>
              </w:r>
            </w:ins>
            <w:ins w:id="20329" w:author="Allen Wirfs-Brock" w:date="2011-07-02T13:39:00Z">
              <w:r w:rsidRPr="00E77497">
                <w:rPr>
                  <w:rFonts w:ascii="Courier New" w:hAnsi="Courier New"/>
                  <w:b/>
                </w:rPr>
                <w:t>"</w:t>
              </w:r>
            </w:ins>
          </w:p>
        </w:tc>
      </w:tr>
      <w:tr w:rsidR="005761C4" w:rsidRPr="00E77497" w14:paraId="5A3FA8D9" w14:textId="77777777" w:rsidTr="0027695A">
        <w:trPr>
          <w:trHeight w:val="124"/>
          <w:ins w:id="20330"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4EDDBB27" w14:textId="77777777" w:rsidR="005761C4" w:rsidRPr="00E77497" w:rsidRDefault="00FE434F" w:rsidP="005761C4">
            <w:pPr>
              <w:keepNext/>
              <w:spacing w:after="0"/>
              <w:jc w:val="left"/>
              <w:rPr>
                <w:ins w:id="20331" w:author="Allen Wirfs-Brock" w:date="2011-07-02T13:38:00Z"/>
              </w:rPr>
            </w:pPr>
            <w:ins w:id="20332" w:author="Rev 3 Allen Wirfs-Brock" w:date="2011-09-07T15:27:00Z">
              <w:r w:rsidRPr="00E77497">
                <w:t>Native</w:t>
              </w:r>
            </w:ins>
            <w:ins w:id="20333" w:author="Allen Wirfs-Brock" w:date="2011-07-02T13:38:00Z">
              <w:del w:id="20334" w:author="Rev 3 Allen Wirfs-Brock" w:date="2011-09-07T15:27:00Z">
                <w:r w:rsidR="005761C4" w:rsidRPr="00E77497" w:rsidDel="00FE434F">
                  <w:delText>[[Is</w:delText>
                </w:r>
              </w:del>
              <w:r w:rsidR="005761C4" w:rsidRPr="00E77497">
                <w:t>Array</w:t>
              </w:r>
              <w:del w:id="20335" w:author="Rev 3 Allen Wirfs-Brock" w:date="2011-09-07T15:27:00Z">
                <w:r w:rsidR="005761C4"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2B619937" w14:textId="77777777" w:rsidR="005761C4" w:rsidRPr="00E77497" w:rsidRDefault="005761C4" w:rsidP="005761C4">
            <w:pPr>
              <w:keepNext/>
              <w:spacing w:after="0"/>
              <w:jc w:val="left"/>
              <w:rPr>
                <w:ins w:id="20336" w:author="Allen Wirfs-Brock" w:date="2011-07-02T13:38:00Z"/>
                <w:b/>
              </w:rPr>
            </w:pPr>
            <w:ins w:id="20337" w:author="Allen Wirfs-Brock" w:date="2011-07-02T13:40:00Z">
              <w:r w:rsidRPr="00E77497">
                <w:rPr>
                  <w:rFonts w:ascii="Courier New" w:hAnsi="Courier New"/>
                  <w:b/>
                </w:rPr>
                <w:t>"Array"</w:t>
              </w:r>
            </w:ins>
          </w:p>
        </w:tc>
      </w:tr>
      <w:tr w:rsidR="005761C4" w:rsidRPr="00E77497" w14:paraId="72B910F4" w14:textId="77777777" w:rsidTr="0027695A">
        <w:trPr>
          <w:trHeight w:val="124"/>
          <w:ins w:id="20338"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573D6CD0" w14:textId="77777777" w:rsidR="005761C4" w:rsidRPr="00E77497" w:rsidRDefault="005761C4" w:rsidP="00FE434F">
            <w:pPr>
              <w:keepNext/>
              <w:spacing w:after="0"/>
              <w:jc w:val="left"/>
              <w:rPr>
                <w:ins w:id="20339" w:author="Allen Wirfs-Brock" w:date="2011-07-02T13:38:00Z"/>
              </w:rPr>
            </w:pPr>
            <w:ins w:id="20340" w:author="Allen Wirfs-Brock" w:date="2011-07-02T13:38:00Z">
              <w:del w:id="20341" w:author="Rev 3 Allen Wirfs-Brock" w:date="2011-09-07T15:27:00Z">
                <w:r w:rsidRPr="00E77497" w:rsidDel="00FE434F">
                  <w:delText>[[Is</w:delText>
                </w:r>
              </w:del>
              <w:r w:rsidRPr="00E77497">
                <w:t>String</w:t>
              </w:r>
              <w:del w:id="20342" w:author="Rev 3 Allen Wirfs-Brock" w:date="2011-09-07T15:27:00Z">
                <w:r w:rsidRPr="00E77497" w:rsidDel="00FE434F">
                  <w:delText>]]</w:delText>
                </w:r>
              </w:del>
            </w:ins>
            <w:ins w:id="20343" w:author="Rev 3 Allen Wirfs-Brock" w:date="2011-09-07T15:27:00Z">
              <w:r w:rsidR="00FE434F" w:rsidRPr="00E77497">
                <w:t>Wrapper</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6A845B8D" w14:textId="77777777" w:rsidR="005761C4" w:rsidRPr="00E77497" w:rsidRDefault="005761C4" w:rsidP="005761C4">
            <w:pPr>
              <w:keepNext/>
              <w:spacing w:after="0"/>
              <w:jc w:val="left"/>
              <w:rPr>
                <w:ins w:id="20344" w:author="Allen Wirfs-Brock" w:date="2011-07-02T13:38:00Z"/>
                <w:b/>
              </w:rPr>
            </w:pPr>
            <w:ins w:id="20345" w:author="Allen Wirfs-Brock" w:date="2011-07-02T13:40:00Z">
              <w:r w:rsidRPr="00E77497">
                <w:rPr>
                  <w:rFonts w:ascii="Courier New" w:hAnsi="Courier New"/>
                  <w:b/>
                </w:rPr>
                <w:t>"String"</w:t>
              </w:r>
            </w:ins>
          </w:p>
        </w:tc>
      </w:tr>
      <w:tr w:rsidR="005761C4" w:rsidRPr="00E77497" w14:paraId="5E49804F" w14:textId="77777777" w:rsidTr="0027695A">
        <w:trPr>
          <w:trHeight w:val="124"/>
          <w:ins w:id="20346"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40CC4D96" w14:textId="77777777" w:rsidR="005761C4" w:rsidRPr="00E77497" w:rsidRDefault="005761C4" w:rsidP="005761C4">
            <w:pPr>
              <w:keepNext/>
              <w:spacing w:after="0"/>
              <w:jc w:val="left"/>
              <w:rPr>
                <w:ins w:id="20347" w:author="Allen Wirfs-Brock" w:date="2011-07-02T13:38:00Z"/>
              </w:rPr>
            </w:pPr>
            <w:ins w:id="20348" w:author="Allen Wirfs-Brock" w:date="2011-07-02T13:38:00Z">
              <w:del w:id="20349" w:author="Rev 3 Allen Wirfs-Brock" w:date="2011-09-07T15:28:00Z">
                <w:r w:rsidRPr="00E77497" w:rsidDel="00FE434F">
                  <w:delText>[[Is</w:delText>
                </w:r>
              </w:del>
              <w:r w:rsidRPr="00E77497">
                <w:t>Boolean</w:t>
              </w:r>
            </w:ins>
            <w:ins w:id="20350" w:author="Rev 3 Allen Wirfs-Brock" w:date="2011-09-07T15:27:00Z">
              <w:r w:rsidR="00FE434F" w:rsidRPr="00E77497">
                <w:t>Wrapper</w:t>
              </w:r>
            </w:ins>
            <w:ins w:id="20351" w:author="Allen Wirfs-Brock" w:date="2011-07-02T13:38:00Z">
              <w:del w:id="20352" w:author="Rev 3 Allen Wirfs-Brock" w:date="2011-09-07T15:27:00Z">
                <w:r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78C95186" w14:textId="77777777" w:rsidR="005761C4" w:rsidRPr="00E77497" w:rsidRDefault="005761C4" w:rsidP="005761C4">
            <w:pPr>
              <w:keepNext/>
              <w:spacing w:after="0"/>
              <w:jc w:val="left"/>
              <w:rPr>
                <w:ins w:id="20353" w:author="Allen Wirfs-Brock" w:date="2011-07-02T13:38:00Z"/>
                <w:b/>
              </w:rPr>
            </w:pPr>
            <w:ins w:id="20354" w:author="Allen Wirfs-Brock" w:date="2011-07-02T13:40:00Z">
              <w:r w:rsidRPr="00E77497">
                <w:rPr>
                  <w:rFonts w:ascii="Courier New" w:hAnsi="Courier New"/>
                  <w:b/>
                </w:rPr>
                <w:t>"Boolean"</w:t>
              </w:r>
            </w:ins>
          </w:p>
        </w:tc>
      </w:tr>
      <w:tr w:rsidR="005761C4" w:rsidRPr="00E77497" w14:paraId="57A59489" w14:textId="77777777" w:rsidTr="0027695A">
        <w:trPr>
          <w:trHeight w:val="124"/>
          <w:ins w:id="20355"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44CC2FA4" w14:textId="77777777" w:rsidR="005761C4" w:rsidRPr="00E77497" w:rsidRDefault="005761C4" w:rsidP="005761C4">
            <w:pPr>
              <w:keepNext/>
              <w:spacing w:after="0"/>
              <w:jc w:val="left"/>
              <w:rPr>
                <w:ins w:id="20356" w:author="Allen Wirfs-Brock" w:date="2011-07-02T13:38:00Z"/>
              </w:rPr>
            </w:pPr>
            <w:ins w:id="20357" w:author="Allen Wirfs-Brock" w:date="2011-07-02T13:38:00Z">
              <w:del w:id="20358" w:author="Rev 3 Allen Wirfs-Brock" w:date="2011-09-07T15:28:00Z">
                <w:r w:rsidRPr="00E77497" w:rsidDel="00FE434F">
                  <w:delText>[[Is</w:delText>
                </w:r>
              </w:del>
              <w:r w:rsidRPr="00E77497">
                <w:t>Number</w:t>
              </w:r>
            </w:ins>
            <w:ins w:id="20359" w:author="Rev 3 Allen Wirfs-Brock" w:date="2011-09-07T15:28:00Z">
              <w:r w:rsidR="00FE434F" w:rsidRPr="00E77497">
                <w:t>Wrapper</w:t>
              </w:r>
            </w:ins>
            <w:ins w:id="20360" w:author="Allen Wirfs-Brock" w:date="2011-07-02T13:38:00Z">
              <w:del w:id="20361" w:author="Rev 3 Allen Wirfs-Brock" w:date="2011-09-07T15:28:00Z">
                <w:r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684C715B" w14:textId="77777777" w:rsidR="005761C4" w:rsidRPr="00E77497" w:rsidRDefault="005761C4" w:rsidP="005761C4">
            <w:pPr>
              <w:keepNext/>
              <w:spacing w:after="0"/>
              <w:jc w:val="left"/>
              <w:rPr>
                <w:ins w:id="20362" w:author="Allen Wirfs-Brock" w:date="2011-07-02T13:38:00Z"/>
                <w:b/>
              </w:rPr>
            </w:pPr>
            <w:ins w:id="20363" w:author="Allen Wirfs-Brock" w:date="2011-07-02T13:40:00Z">
              <w:r w:rsidRPr="00E77497">
                <w:rPr>
                  <w:rFonts w:ascii="Courier New" w:hAnsi="Courier New"/>
                  <w:b/>
                </w:rPr>
                <w:t>"</w:t>
              </w:r>
            </w:ins>
            <w:ins w:id="20364" w:author="Allen Wirfs-Brock" w:date="2011-07-02T13:41:00Z">
              <w:r w:rsidRPr="00E77497">
                <w:rPr>
                  <w:rFonts w:ascii="Courier New" w:hAnsi="Courier New"/>
                  <w:b/>
                </w:rPr>
                <w:t>Number</w:t>
              </w:r>
            </w:ins>
            <w:ins w:id="20365" w:author="Allen Wirfs-Brock" w:date="2011-07-02T13:40:00Z">
              <w:r w:rsidRPr="00E77497">
                <w:rPr>
                  <w:rFonts w:ascii="Courier New" w:hAnsi="Courier New"/>
                  <w:b/>
                </w:rPr>
                <w:t>"</w:t>
              </w:r>
            </w:ins>
          </w:p>
        </w:tc>
      </w:tr>
      <w:tr w:rsidR="005761C4" w:rsidRPr="00E77497" w14:paraId="250B19E3" w14:textId="77777777" w:rsidTr="0027695A">
        <w:trPr>
          <w:trHeight w:val="124"/>
          <w:ins w:id="20366"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06403BDE" w14:textId="77777777" w:rsidR="005761C4" w:rsidRPr="00E77497" w:rsidRDefault="00FE434F" w:rsidP="005761C4">
            <w:pPr>
              <w:keepNext/>
              <w:spacing w:after="0"/>
              <w:jc w:val="left"/>
              <w:rPr>
                <w:ins w:id="20367" w:author="Allen Wirfs-Brock" w:date="2011-07-02T13:38:00Z"/>
              </w:rPr>
            </w:pPr>
            <w:ins w:id="20368" w:author="Rev 3 Allen Wirfs-Brock" w:date="2011-09-07T15:28:00Z">
              <w:r w:rsidRPr="00E77497">
                <w:t>Native</w:t>
              </w:r>
            </w:ins>
            <w:ins w:id="20369" w:author="Allen Wirfs-Brock" w:date="2011-07-02T13:38:00Z">
              <w:del w:id="20370" w:author="Rev 3 Allen Wirfs-Brock" w:date="2011-09-07T15:28:00Z">
                <w:r w:rsidR="005761C4" w:rsidRPr="00E77497" w:rsidDel="00FE434F">
                  <w:delText>[[Is</w:delText>
                </w:r>
              </w:del>
              <w:r w:rsidR="005761C4" w:rsidRPr="00E77497">
                <w:t>Math</w:t>
              </w:r>
              <w:del w:id="20371" w:author="Rev 3 Allen Wirfs-Brock" w:date="2011-09-07T15:28:00Z">
                <w:r w:rsidR="005761C4"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69455CEF" w14:textId="77777777" w:rsidR="005761C4" w:rsidRPr="00E77497" w:rsidRDefault="005761C4" w:rsidP="005761C4">
            <w:pPr>
              <w:keepNext/>
              <w:spacing w:after="0"/>
              <w:jc w:val="left"/>
              <w:rPr>
                <w:ins w:id="20372" w:author="Allen Wirfs-Brock" w:date="2011-07-02T13:38:00Z"/>
                <w:b/>
              </w:rPr>
            </w:pPr>
            <w:ins w:id="20373" w:author="Allen Wirfs-Brock" w:date="2011-07-02T13:41:00Z">
              <w:r w:rsidRPr="00E77497">
                <w:rPr>
                  <w:rFonts w:ascii="Courier New" w:hAnsi="Courier New"/>
                  <w:b/>
                </w:rPr>
                <w:t>"Math"</w:t>
              </w:r>
            </w:ins>
          </w:p>
        </w:tc>
      </w:tr>
      <w:tr w:rsidR="005761C4" w:rsidRPr="00E77497" w14:paraId="6D08F5A3" w14:textId="77777777" w:rsidTr="0027695A">
        <w:trPr>
          <w:trHeight w:val="124"/>
          <w:ins w:id="20374"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35ECE3DF" w14:textId="77777777" w:rsidR="005761C4" w:rsidRPr="00E77497" w:rsidRDefault="00FE434F" w:rsidP="005761C4">
            <w:pPr>
              <w:keepNext/>
              <w:spacing w:after="0"/>
              <w:jc w:val="left"/>
              <w:rPr>
                <w:ins w:id="20375" w:author="Allen Wirfs-Brock" w:date="2011-07-02T13:35:00Z"/>
              </w:rPr>
            </w:pPr>
            <w:ins w:id="20376" w:author="Rev 3 Allen Wirfs-Brock" w:date="2011-09-07T15:28:00Z">
              <w:r w:rsidRPr="00E77497">
                <w:t>Native</w:t>
              </w:r>
            </w:ins>
            <w:ins w:id="20377" w:author="Allen Wirfs-Brock" w:date="2011-07-02T13:38:00Z">
              <w:del w:id="20378" w:author="Rev 3 Allen Wirfs-Brock" w:date="2011-09-07T15:28:00Z">
                <w:r w:rsidR="005761C4" w:rsidRPr="00E77497" w:rsidDel="00FE434F">
                  <w:delText>[[Is</w:delText>
                </w:r>
              </w:del>
              <w:r w:rsidR="005761C4" w:rsidRPr="00E77497">
                <w:t>Date</w:t>
              </w:r>
              <w:del w:id="20379" w:author="Rev 3 Allen Wirfs-Brock" w:date="2011-09-07T15:29:00Z">
                <w:r w:rsidR="005761C4"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5BEEA3A6" w14:textId="77777777" w:rsidR="005761C4" w:rsidRPr="00E77497" w:rsidRDefault="005761C4" w:rsidP="005761C4">
            <w:pPr>
              <w:keepNext/>
              <w:spacing w:after="0"/>
              <w:jc w:val="left"/>
              <w:rPr>
                <w:ins w:id="20380" w:author="Allen Wirfs-Brock" w:date="2011-07-02T13:35:00Z"/>
                <w:b/>
              </w:rPr>
            </w:pPr>
            <w:ins w:id="20381" w:author="Allen Wirfs-Brock" w:date="2011-07-02T13:41:00Z">
              <w:r w:rsidRPr="00E77497">
                <w:rPr>
                  <w:rFonts w:ascii="Courier New" w:hAnsi="Courier New"/>
                  <w:b/>
                </w:rPr>
                <w:t>"Date"</w:t>
              </w:r>
            </w:ins>
          </w:p>
        </w:tc>
      </w:tr>
      <w:tr w:rsidR="005761C4" w:rsidRPr="00E77497" w14:paraId="3726653B" w14:textId="77777777" w:rsidTr="0027695A">
        <w:trPr>
          <w:trHeight w:val="132"/>
          <w:ins w:id="20382" w:author="Allen Wirfs-Brock" w:date="2011-07-02T13:35:00Z"/>
        </w:trPr>
        <w:tc>
          <w:tcPr>
            <w:tcW w:w="1890" w:type="dxa"/>
            <w:tcBorders>
              <w:top w:val="nil"/>
              <w:left w:val="single" w:sz="8" w:space="0" w:color="auto"/>
              <w:bottom w:val="single" w:sz="8" w:space="0" w:color="auto"/>
              <w:right w:val="single" w:sz="8" w:space="0" w:color="000000"/>
            </w:tcBorders>
            <w:shd w:val="clear" w:color="auto" w:fill="auto"/>
            <w:hideMark/>
          </w:tcPr>
          <w:p w14:paraId="0BC4625B" w14:textId="77777777" w:rsidR="005761C4" w:rsidRPr="00E77497" w:rsidRDefault="00FE434F" w:rsidP="005761C4">
            <w:pPr>
              <w:keepNext/>
              <w:spacing w:after="0"/>
              <w:jc w:val="left"/>
              <w:rPr>
                <w:ins w:id="20383" w:author="Allen Wirfs-Brock" w:date="2011-07-02T13:35:00Z"/>
              </w:rPr>
            </w:pPr>
            <w:ins w:id="20384" w:author="Rev 3 Allen Wirfs-Brock" w:date="2011-09-07T15:29:00Z">
              <w:r w:rsidRPr="00E77497">
                <w:t>Native</w:t>
              </w:r>
            </w:ins>
            <w:ins w:id="20385" w:author="Allen Wirfs-Brock" w:date="2011-07-02T13:38:00Z">
              <w:del w:id="20386" w:author="Rev 3 Allen Wirfs-Brock" w:date="2011-09-07T15:29:00Z">
                <w:r w:rsidR="005761C4" w:rsidRPr="00E77497" w:rsidDel="00FE434F">
                  <w:delText>[[Is</w:delText>
                </w:r>
              </w:del>
              <w:r w:rsidR="005761C4" w:rsidRPr="00E77497">
                <w:t>RegExp</w:t>
              </w:r>
              <w:del w:id="20387"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07FE0585" w14:textId="77777777" w:rsidR="005761C4" w:rsidRPr="00E77497" w:rsidRDefault="005761C4" w:rsidP="00B07525">
            <w:pPr>
              <w:keepNext/>
              <w:spacing w:after="0"/>
              <w:jc w:val="left"/>
              <w:rPr>
                <w:ins w:id="20388" w:author="Allen Wirfs-Brock" w:date="2011-07-02T13:35:00Z"/>
                <w:b/>
              </w:rPr>
            </w:pPr>
            <w:ins w:id="20389" w:author="Allen Wirfs-Brock" w:date="2011-07-02T13:41:00Z">
              <w:r w:rsidRPr="00E77497">
                <w:rPr>
                  <w:rFonts w:ascii="Courier New" w:hAnsi="Courier New"/>
                  <w:b/>
                </w:rPr>
                <w:t>"</w:t>
              </w:r>
              <w:del w:id="20390" w:author="Allen Wirfs-Brock rev2" w:date="2011-07-13T08:40:00Z">
                <w:r w:rsidRPr="00E77497" w:rsidDel="00B07525">
                  <w:rPr>
                    <w:rFonts w:ascii="Courier New" w:hAnsi="Courier New"/>
                    <w:b/>
                  </w:rPr>
                  <w:delText>Function</w:delText>
                </w:r>
              </w:del>
            </w:ins>
            <w:ins w:id="20391" w:author="Allen Wirfs-Brock rev2" w:date="2011-07-13T08:40:00Z">
              <w:r w:rsidR="00B07525" w:rsidRPr="00E77497">
                <w:rPr>
                  <w:rFonts w:ascii="Courier New" w:hAnsi="Courier New"/>
                  <w:b/>
                </w:rPr>
                <w:t>R</w:t>
              </w:r>
            </w:ins>
            <w:ins w:id="20392" w:author="Rev 3 Allen Wirfs-Brock" w:date="2011-09-07T15:30:00Z">
              <w:r w:rsidR="007516CC" w:rsidRPr="00E77497">
                <w:rPr>
                  <w:rFonts w:ascii="Courier New" w:hAnsi="Courier New"/>
                  <w:b/>
                </w:rPr>
                <w:t>e</w:t>
              </w:r>
            </w:ins>
            <w:ins w:id="20393" w:author="Allen Wirfs-Brock rev2" w:date="2011-07-13T08:40:00Z">
              <w:del w:id="20394" w:author="Rev 3 Allen Wirfs-Brock" w:date="2011-09-07T15:30:00Z">
                <w:r w:rsidR="00B07525" w:rsidRPr="00E77497" w:rsidDel="007516CC">
                  <w:rPr>
                    <w:rFonts w:ascii="Courier New" w:hAnsi="Courier New"/>
                    <w:b/>
                  </w:rPr>
                  <w:delText>E</w:delText>
                </w:r>
              </w:del>
              <w:r w:rsidR="00B07525" w:rsidRPr="00E77497">
                <w:rPr>
                  <w:rFonts w:ascii="Courier New" w:hAnsi="Courier New"/>
                  <w:b/>
                </w:rPr>
                <w:t>gExp</w:t>
              </w:r>
            </w:ins>
            <w:ins w:id="20395" w:author="Allen Wirfs-Brock" w:date="2011-07-02T13:41:00Z">
              <w:r w:rsidRPr="00E77497">
                <w:rPr>
                  <w:rFonts w:ascii="Courier New" w:hAnsi="Courier New"/>
                  <w:b/>
                </w:rPr>
                <w:t>"</w:t>
              </w:r>
            </w:ins>
          </w:p>
        </w:tc>
      </w:tr>
      <w:tr w:rsidR="005761C4" w:rsidRPr="00E77497" w14:paraId="3FF85CDD" w14:textId="77777777" w:rsidTr="0027695A">
        <w:trPr>
          <w:trHeight w:val="82"/>
          <w:ins w:id="20396"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7065ED3" w14:textId="77777777" w:rsidR="005761C4" w:rsidRPr="00E77497" w:rsidRDefault="00FE434F" w:rsidP="005761C4">
            <w:pPr>
              <w:keepNext/>
              <w:spacing w:after="0"/>
              <w:jc w:val="left"/>
              <w:rPr>
                <w:ins w:id="20397" w:author="Allen Wirfs-Brock" w:date="2011-07-02T13:35:00Z"/>
              </w:rPr>
            </w:pPr>
            <w:ins w:id="20398" w:author="Rev 3 Allen Wirfs-Brock" w:date="2011-09-07T15:29:00Z">
              <w:r w:rsidRPr="00E77497">
                <w:t>Native</w:t>
              </w:r>
            </w:ins>
            <w:ins w:id="20399" w:author="Allen Wirfs-Brock" w:date="2011-07-02T13:38:00Z">
              <w:del w:id="20400" w:author="Rev 3 Allen Wirfs-Brock" w:date="2011-09-07T15:29:00Z">
                <w:r w:rsidR="005761C4" w:rsidRPr="00E77497" w:rsidDel="00FE434F">
                  <w:delText>[[Is</w:delText>
                </w:r>
              </w:del>
              <w:r w:rsidR="005761C4" w:rsidRPr="00E77497">
                <w:t>Error</w:t>
              </w:r>
              <w:del w:id="20401"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2A70AF0D" w14:textId="77777777" w:rsidR="005761C4" w:rsidRPr="00E77497" w:rsidRDefault="005761C4" w:rsidP="00B07525">
            <w:pPr>
              <w:keepNext/>
              <w:spacing w:after="0"/>
              <w:jc w:val="left"/>
              <w:rPr>
                <w:ins w:id="20402" w:author="Allen Wirfs-Brock" w:date="2011-07-02T13:35:00Z"/>
                <w:b/>
              </w:rPr>
            </w:pPr>
            <w:ins w:id="20403" w:author="Allen Wirfs-Brock" w:date="2011-07-02T13:41:00Z">
              <w:r w:rsidRPr="00E77497">
                <w:rPr>
                  <w:rFonts w:ascii="Courier New" w:hAnsi="Courier New"/>
                  <w:b/>
                </w:rPr>
                <w:t>"</w:t>
              </w:r>
              <w:del w:id="20404" w:author="Allen Wirfs-Brock rev2" w:date="2011-07-13T08:40:00Z">
                <w:r w:rsidRPr="00E77497" w:rsidDel="00B07525">
                  <w:rPr>
                    <w:rFonts w:ascii="Courier New" w:hAnsi="Courier New"/>
                    <w:b/>
                  </w:rPr>
                  <w:delText>RegExp</w:delText>
                </w:r>
              </w:del>
            </w:ins>
            <w:ins w:id="20405" w:author="Allen Wirfs-Brock rev2" w:date="2011-07-13T08:40:00Z">
              <w:r w:rsidR="00B07525" w:rsidRPr="00E77497">
                <w:rPr>
                  <w:rFonts w:ascii="Courier New" w:hAnsi="Courier New"/>
                  <w:b/>
                </w:rPr>
                <w:t>Error</w:t>
              </w:r>
            </w:ins>
            <w:ins w:id="20406" w:author="Allen Wirfs-Brock" w:date="2011-07-02T13:41:00Z">
              <w:r w:rsidRPr="00E77497">
                <w:rPr>
                  <w:rFonts w:ascii="Courier New" w:hAnsi="Courier New"/>
                  <w:b/>
                </w:rPr>
                <w:t>"</w:t>
              </w:r>
            </w:ins>
          </w:p>
        </w:tc>
      </w:tr>
      <w:tr w:rsidR="005761C4" w:rsidRPr="00E77497" w14:paraId="2DA4521D" w14:textId="77777777" w:rsidTr="0027695A">
        <w:trPr>
          <w:trHeight w:val="82"/>
          <w:ins w:id="20407"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60F6DA4" w14:textId="77777777" w:rsidR="005761C4" w:rsidRPr="00E77497" w:rsidRDefault="00FE434F" w:rsidP="005761C4">
            <w:pPr>
              <w:keepNext/>
              <w:spacing w:after="0"/>
              <w:jc w:val="left"/>
              <w:rPr>
                <w:ins w:id="20408" w:author="Allen Wirfs-Brock" w:date="2011-07-02T13:35:00Z"/>
              </w:rPr>
            </w:pPr>
            <w:ins w:id="20409" w:author="Rev 3 Allen Wirfs-Brock" w:date="2011-09-07T15:29:00Z">
              <w:r w:rsidRPr="00E77497">
                <w:t>NativeJ</w:t>
              </w:r>
            </w:ins>
            <w:ins w:id="20410" w:author="Allen Wirfs-Brock" w:date="2011-07-02T13:38:00Z">
              <w:del w:id="20411" w:author="Rev 3 Allen Wirfs-Brock" w:date="2011-09-07T15:29:00Z">
                <w:r w:rsidR="005761C4" w:rsidRPr="00E77497" w:rsidDel="00FE434F">
                  <w:delText>[[IsJ</w:delText>
                </w:r>
              </w:del>
              <w:r w:rsidR="005761C4" w:rsidRPr="00E77497">
                <w:t>SON</w:t>
              </w:r>
              <w:del w:id="20412"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08EE00E0" w14:textId="77777777" w:rsidR="005761C4" w:rsidRPr="00E77497" w:rsidRDefault="005761C4" w:rsidP="005761C4">
            <w:pPr>
              <w:keepNext/>
              <w:spacing w:after="0"/>
              <w:jc w:val="left"/>
              <w:rPr>
                <w:ins w:id="20413" w:author="Allen Wirfs-Brock" w:date="2011-07-02T13:35:00Z"/>
                <w:b/>
              </w:rPr>
            </w:pPr>
            <w:ins w:id="20414" w:author="Allen Wirfs-Brock" w:date="2011-07-02T13:41:00Z">
              <w:r w:rsidRPr="00E77497">
                <w:rPr>
                  <w:rFonts w:ascii="Courier New" w:hAnsi="Courier New"/>
                  <w:b/>
                </w:rPr>
                <w:t>"JSON"</w:t>
              </w:r>
            </w:ins>
          </w:p>
        </w:tc>
      </w:tr>
      <w:tr w:rsidR="005761C4" w:rsidRPr="00E77497" w14:paraId="4F9E57BF" w14:textId="77777777" w:rsidTr="0027695A">
        <w:trPr>
          <w:trHeight w:val="82"/>
          <w:ins w:id="20415"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13EEF9FB" w14:textId="77777777" w:rsidR="005761C4" w:rsidRPr="00E77497" w:rsidRDefault="00FE434F" w:rsidP="005761C4">
            <w:pPr>
              <w:keepNext/>
              <w:spacing w:after="0"/>
              <w:jc w:val="left"/>
              <w:rPr>
                <w:ins w:id="20416" w:author="Allen Wirfs-Brock" w:date="2011-07-02T13:35:00Z"/>
              </w:rPr>
            </w:pPr>
            <w:ins w:id="20417" w:author="Rev 3 Allen Wirfs-Brock" w:date="2011-09-07T15:29:00Z">
              <w:r w:rsidRPr="00E77497">
                <w:t>Native</w:t>
              </w:r>
            </w:ins>
            <w:ins w:id="20418" w:author="Allen Wirfs-Brock" w:date="2011-07-02T13:38:00Z">
              <w:del w:id="20419" w:author="Rev 3 Allen Wirfs-Brock" w:date="2011-09-07T15:29:00Z">
                <w:r w:rsidR="005761C4" w:rsidRPr="00E77497" w:rsidDel="00FE434F">
                  <w:delText>[[Is</w:delText>
                </w:r>
              </w:del>
              <w:r w:rsidR="005761C4" w:rsidRPr="00E77497">
                <w:t>Arguments</w:t>
              </w:r>
              <w:del w:id="20420"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51F8C4AF" w14:textId="77777777" w:rsidR="005761C4" w:rsidRPr="00E77497" w:rsidRDefault="005761C4" w:rsidP="005761C4">
            <w:pPr>
              <w:keepNext/>
              <w:spacing w:after="0"/>
              <w:jc w:val="left"/>
              <w:rPr>
                <w:ins w:id="20421" w:author="Allen Wirfs-Brock" w:date="2011-07-02T13:35:00Z"/>
                <w:b/>
              </w:rPr>
            </w:pPr>
            <w:ins w:id="20422" w:author="Allen Wirfs-Brock" w:date="2011-07-02T13:41:00Z">
              <w:r w:rsidRPr="00E77497">
                <w:rPr>
                  <w:rFonts w:ascii="Courier New" w:hAnsi="Courier New"/>
                  <w:b/>
                </w:rPr>
                <w:t>"Arguments"</w:t>
              </w:r>
            </w:ins>
          </w:p>
        </w:tc>
      </w:tr>
      <w:tr w:rsidR="005761C4" w:rsidRPr="00E77497" w:rsidDel="007516CC" w14:paraId="2F69BCE0" w14:textId="77777777" w:rsidTr="0027695A">
        <w:trPr>
          <w:trHeight w:val="82"/>
          <w:ins w:id="20423" w:author="Allen Wirfs-Brock" w:date="2011-07-02T13:35:00Z"/>
          <w:del w:id="20424" w:author="Rev 3 Allen Wirfs-Brock" w:date="2011-09-07T15:30: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89922FE" w14:textId="77777777" w:rsidR="005761C4" w:rsidRPr="00E77497" w:rsidDel="007516CC" w:rsidRDefault="005761C4" w:rsidP="005761C4">
            <w:pPr>
              <w:spacing w:after="0"/>
              <w:jc w:val="left"/>
              <w:rPr>
                <w:ins w:id="20425" w:author="Allen Wirfs-Brock" w:date="2011-07-02T13:35:00Z"/>
                <w:del w:id="20426" w:author="Rev 3 Allen Wirfs-Brock" w:date="2011-09-07T15:30:00Z"/>
              </w:rPr>
            </w:pPr>
            <w:ins w:id="20427" w:author="Allen Wirfs-Brock" w:date="2011-07-02T13:35:00Z">
              <w:del w:id="20428" w:author="Rev 3 Allen Wirfs-Brock" w:date="2011-09-07T15:30:00Z">
                <w:r w:rsidRPr="00E77497" w:rsidDel="007516CC">
                  <w:delText>[[]]</w:delText>
                </w:r>
              </w:del>
            </w:ins>
          </w:p>
        </w:tc>
        <w:tc>
          <w:tcPr>
            <w:tcW w:w="1670" w:type="dxa"/>
            <w:tcBorders>
              <w:top w:val="nil"/>
              <w:left w:val="nil"/>
              <w:bottom w:val="single" w:sz="8" w:space="0" w:color="auto"/>
              <w:right w:val="single" w:sz="8" w:space="0" w:color="auto"/>
            </w:tcBorders>
            <w:shd w:val="clear" w:color="auto" w:fill="auto"/>
            <w:hideMark/>
          </w:tcPr>
          <w:p w14:paraId="75E00D43" w14:textId="77777777" w:rsidR="005761C4" w:rsidRPr="00E77497" w:rsidDel="007516CC" w:rsidRDefault="005761C4" w:rsidP="005761C4">
            <w:pPr>
              <w:spacing w:after="0"/>
              <w:jc w:val="left"/>
              <w:rPr>
                <w:ins w:id="20429" w:author="Allen Wirfs-Brock" w:date="2011-07-02T13:35:00Z"/>
                <w:del w:id="20430" w:author="Rev 3 Allen Wirfs-Brock" w:date="2011-09-07T15:30:00Z"/>
                <w:b/>
              </w:rPr>
            </w:pPr>
          </w:p>
        </w:tc>
      </w:tr>
    </w:tbl>
    <w:p w14:paraId="067FA8D5" w14:textId="77777777" w:rsidR="005761C4" w:rsidRPr="00E77497" w:rsidRDefault="005761C4" w:rsidP="00236470"/>
    <w:p w14:paraId="6A7CA37B" w14:textId="77777777" w:rsidR="004C02EF" w:rsidRPr="00E77497" w:rsidRDefault="004C02EF" w:rsidP="004C02EF">
      <w:pPr>
        <w:pStyle w:val="40"/>
        <w:numPr>
          <w:ilvl w:val="0"/>
          <w:numId w:val="0"/>
        </w:numPr>
      </w:pPr>
      <w:bookmarkStart w:id="20431" w:name="_Ref451680328"/>
      <w:bookmarkStart w:id="20432" w:name="_Toc385672266"/>
      <w:bookmarkStart w:id="20433" w:name="_Toc393690380"/>
      <w:r w:rsidRPr="00E77497">
        <w:t>15.2.4.3</w:t>
      </w:r>
      <w:r w:rsidRPr="00E77497">
        <w:tab/>
        <w:t>Object.prototype.toLocaleString ( )</w:t>
      </w:r>
      <w:bookmarkEnd w:id="20431"/>
    </w:p>
    <w:p w14:paraId="4A98970D" w14:textId="77777777" w:rsidR="004C02EF" w:rsidRPr="00E77497" w:rsidRDefault="004C02EF" w:rsidP="004C02EF">
      <w:r w:rsidRPr="00E77497">
        <w:t xml:space="preserve">When the </w:t>
      </w:r>
      <w:r w:rsidRPr="00E77497">
        <w:rPr>
          <w:b/>
        </w:rPr>
        <w:t xml:space="preserve">toLocaleString </w:t>
      </w:r>
      <w:r w:rsidRPr="00E77497">
        <w:t>method is called, the following steps are taken:</w:t>
      </w:r>
    </w:p>
    <w:p w14:paraId="5AE7A0BE" w14:textId="77777777" w:rsidR="004C02EF" w:rsidRPr="00E77497" w:rsidRDefault="004C02EF" w:rsidP="00557D63">
      <w:pPr>
        <w:pStyle w:val="Alg4"/>
        <w:numPr>
          <w:ilvl w:val="0"/>
          <w:numId w:val="673"/>
        </w:numPr>
      </w:pPr>
      <w:r w:rsidRPr="00E77497">
        <w:t xml:space="preserve">Let </w:t>
      </w:r>
      <w:r w:rsidRPr="00E77497">
        <w:rPr>
          <w:i/>
        </w:rPr>
        <w:t xml:space="preserve">O </w:t>
      </w:r>
      <w:r w:rsidRPr="00E77497">
        <w:t xml:space="preserve">be the </w:t>
      </w:r>
      <w:del w:id="20434" w:author="Rev 6 Allen Wirfs-Brock" w:date="2012-02-22T16:39:00Z">
        <w:r w:rsidRPr="00E77497" w:rsidDel="00557D63">
          <w:delText xml:space="preserve">result of calling ToObject passing the </w:delText>
        </w:r>
      </w:del>
      <w:r w:rsidRPr="00E77497">
        <w:rPr>
          <w:b/>
        </w:rPr>
        <w:t xml:space="preserve">this </w:t>
      </w:r>
      <w:r w:rsidRPr="00E77497">
        <w:t>value</w:t>
      </w:r>
      <w:del w:id="20435" w:author="Rev 6 Allen Wirfs-Brock" w:date="2012-02-22T16:39:00Z">
        <w:r w:rsidRPr="00E77497" w:rsidDel="00557D63">
          <w:delText xml:space="preserve"> as the argument</w:delText>
        </w:r>
      </w:del>
      <w:r w:rsidRPr="00E77497">
        <w:t>.</w:t>
      </w:r>
    </w:p>
    <w:p w14:paraId="030E7CC2" w14:textId="77777777" w:rsidR="00BF70EF" w:rsidRDefault="00BF70EF" w:rsidP="00BF70EF">
      <w:pPr>
        <w:pStyle w:val="M4"/>
        <w:numPr>
          <w:ilvl w:val="0"/>
          <w:numId w:val="673"/>
        </w:numPr>
        <w:tabs>
          <w:tab w:val="num" w:pos="1721"/>
        </w:tabs>
        <w:spacing w:after="0"/>
        <w:rPr>
          <w:ins w:id="20436" w:author="Rev 7 Allen Wirfs-Brock" w:date="2012-04-11T17:01:00Z"/>
        </w:rPr>
      </w:pPr>
      <w:ins w:id="20437" w:author="Rev 7 Allen Wirfs-Brock" w:date="2012-04-11T17:01:00Z">
        <w:r>
          <w:t>ReturnIfAbrupt(</w:t>
        </w:r>
        <w:r>
          <w:rPr>
            <w:i/>
          </w:rPr>
          <w:t>O</w:t>
        </w:r>
        <w:r>
          <w:t>).</w:t>
        </w:r>
      </w:ins>
    </w:p>
    <w:p w14:paraId="5DD4C8E2" w14:textId="77777777" w:rsidR="004C02EF" w:rsidRPr="00E77497" w:rsidDel="00557D63" w:rsidRDefault="004C02EF" w:rsidP="00557D63">
      <w:pPr>
        <w:pStyle w:val="Alg4"/>
        <w:numPr>
          <w:ilvl w:val="0"/>
          <w:numId w:val="673"/>
        </w:numPr>
        <w:rPr>
          <w:del w:id="20438" w:author="Rev 6 Allen Wirfs-Brock" w:date="2012-02-22T16:39:00Z"/>
        </w:rPr>
      </w:pPr>
      <w:del w:id="20439" w:author="Rev 6 Allen Wirfs-Brock" w:date="2012-02-22T16:39:00Z">
        <w:r w:rsidRPr="00E77497" w:rsidDel="00557D63">
          <w:delText xml:space="preserve">Let </w:delText>
        </w:r>
        <w:r w:rsidRPr="00E77497" w:rsidDel="00557D63">
          <w:rPr>
            <w:i/>
          </w:rPr>
          <w:delText>toString</w:delText>
        </w:r>
        <w:r w:rsidRPr="00E77497" w:rsidDel="00557D63">
          <w:delText xml:space="preserve"> be the result of calling the [[Get]] internal method of </w:delText>
        </w:r>
        <w:r w:rsidRPr="00E77497" w:rsidDel="00557D63">
          <w:rPr>
            <w:i/>
          </w:rPr>
          <w:delText xml:space="preserve">O </w:delText>
        </w:r>
        <w:r w:rsidRPr="00E77497" w:rsidDel="00557D63">
          <w:delText xml:space="preserve">passing </w:delText>
        </w:r>
        <w:r w:rsidRPr="00E77497" w:rsidDel="00557D63">
          <w:rPr>
            <w:b/>
          </w:rPr>
          <w:delText>"toString"</w:delText>
        </w:r>
        <w:r w:rsidRPr="00E77497" w:rsidDel="00557D63">
          <w:delText xml:space="preserve"> as the argument.</w:delText>
        </w:r>
      </w:del>
    </w:p>
    <w:p w14:paraId="472B7EF7" w14:textId="77777777" w:rsidR="004C02EF" w:rsidRPr="00E77497" w:rsidDel="00557D63" w:rsidRDefault="004C02EF" w:rsidP="00557D63">
      <w:pPr>
        <w:pStyle w:val="Alg4"/>
        <w:numPr>
          <w:ilvl w:val="0"/>
          <w:numId w:val="673"/>
        </w:numPr>
        <w:rPr>
          <w:del w:id="20440" w:author="Rev 6 Allen Wirfs-Brock" w:date="2012-02-22T16:39:00Z"/>
        </w:rPr>
      </w:pPr>
      <w:del w:id="20441" w:author="Rev 6 Allen Wirfs-Brock" w:date="2012-02-22T16:39:00Z">
        <w:r w:rsidRPr="00E77497" w:rsidDel="00557D63">
          <w:delText>If IsCallable(</w:delText>
        </w:r>
        <w:r w:rsidRPr="00E77497" w:rsidDel="00557D63">
          <w:rPr>
            <w:i/>
          </w:rPr>
          <w:delText>toString</w:delText>
        </w:r>
        <w:r w:rsidRPr="00E77497" w:rsidDel="00557D63">
          <w:delText xml:space="preserve">) is </w:delText>
        </w:r>
        <w:r w:rsidRPr="00E77497" w:rsidDel="00557D63">
          <w:rPr>
            <w:b/>
          </w:rPr>
          <w:delText>false</w:delText>
        </w:r>
        <w:r w:rsidRPr="00E77497" w:rsidDel="00557D63">
          <w:delText xml:space="preserve">, throw a </w:delText>
        </w:r>
        <w:r w:rsidRPr="00E77497" w:rsidDel="00557D63">
          <w:rPr>
            <w:b/>
          </w:rPr>
          <w:delText xml:space="preserve">TypeError </w:delText>
        </w:r>
        <w:r w:rsidRPr="00E77497" w:rsidDel="00557D63">
          <w:delText>exception.</w:delText>
        </w:r>
      </w:del>
    </w:p>
    <w:p w14:paraId="6AB293AF" w14:textId="77777777" w:rsidR="004C02EF" w:rsidRPr="00E77497" w:rsidRDefault="004C02EF" w:rsidP="00557D63">
      <w:pPr>
        <w:pStyle w:val="Alg4"/>
        <w:numPr>
          <w:ilvl w:val="0"/>
          <w:numId w:val="673"/>
        </w:numPr>
        <w:spacing w:after="120"/>
      </w:pPr>
      <w:r w:rsidRPr="00E77497">
        <w:t xml:space="preserve">Return the result of </w:t>
      </w:r>
      <w:del w:id="20442" w:author="Rev 7 Allen Wirfs-Brock" w:date="2012-04-11T16:45:00Z">
        <w:r w:rsidRPr="00E77497" w:rsidDel="00C048A4">
          <w:delText xml:space="preserve">calling </w:delText>
        </w:r>
      </w:del>
      <w:ins w:id="20443" w:author="Rev 7 Allen Wirfs-Brock" w:date="2012-04-11T16:45:00Z">
        <w:r w:rsidR="00C048A4">
          <w:t>the abstract operation</w:t>
        </w:r>
        <w:r w:rsidR="00C048A4" w:rsidRPr="00E77497">
          <w:t xml:space="preserve"> </w:t>
        </w:r>
      </w:ins>
      <w:del w:id="20444" w:author="Rev 6 Allen Wirfs-Brock" w:date="2012-02-22T16:36:00Z">
        <w:r w:rsidRPr="00E77497" w:rsidDel="00557D63">
          <w:delText xml:space="preserve">the </w:delText>
        </w:r>
      </w:del>
      <w:ins w:id="20445" w:author="Rev 6 Allen Wirfs-Brock" w:date="2012-02-22T16:36:00Z">
        <w:r w:rsidR="00557D63">
          <w:t>Invoke</w:t>
        </w:r>
        <w:r w:rsidR="00557D63" w:rsidRPr="00E77497">
          <w:t xml:space="preserve"> </w:t>
        </w:r>
      </w:ins>
      <w:ins w:id="20446" w:author="Rev 6 Allen Wirfs-Brock" w:date="2012-02-22T16:37:00Z">
        <w:r w:rsidR="00557D63">
          <w:t xml:space="preserve">with arguments </w:t>
        </w:r>
      </w:ins>
      <w:del w:id="20447" w:author="Rev 6 Allen Wirfs-Brock" w:date="2012-02-22T16:37:00Z">
        <w:r w:rsidRPr="00557D63" w:rsidDel="00557D63">
          <w:rPr>
            <w:rFonts w:ascii="Courier New" w:hAnsi="Courier New" w:cs="Courier New"/>
          </w:rPr>
          <w:delText xml:space="preserve">[[Call]] internal method of </w:delText>
        </w:r>
      </w:del>
      <w:ins w:id="20448" w:author="Rev 6 Allen Wirfs-Brock" w:date="2012-02-22T16:37:00Z">
        <w:r w:rsidR="00557D63" w:rsidRPr="00557D63">
          <w:rPr>
            <w:rFonts w:ascii="Courier New" w:hAnsi="Courier New" w:cs="Courier New"/>
            <w:b/>
          </w:rPr>
          <w:t>"toString"</w:t>
        </w:r>
      </w:ins>
      <w:ins w:id="20449" w:author="Rev 6 Allen Wirfs-Brock" w:date="2012-02-22T16:38:00Z">
        <w:r w:rsidR="00557D63">
          <w:rPr>
            <w:b/>
          </w:rPr>
          <w:t>,</w:t>
        </w:r>
      </w:ins>
      <w:del w:id="20450" w:author="Rev 6 Allen Wirfs-Brock" w:date="2012-02-22T16:37:00Z">
        <w:r w:rsidRPr="00557D63" w:rsidDel="00557D63">
          <w:rPr>
            <w:i/>
          </w:rPr>
          <w:delText>toString</w:delText>
        </w:r>
        <w:r w:rsidRPr="00557D63" w:rsidDel="00557D63">
          <w:delText xml:space="preserve"> passing</w:delText>
        </w:r>
      </w:del>
      <w:r w:rsidRPr="00E77497">
        <w:t xml:space="preserve"> </w:t>
      </w:r>
      <w:r w:rsidRPr="00E77497">
        <w:rPr>
          <w:i/>
        </w:rPr>
        <w:t>O</w:t>
      </w:r>
      <w:ins w:id="20451" w:author="Rev 6 Allen Wirfs-Brock" w:date="2012-02-22T16:39:00Z">
        <w:r w:rsidR="00557D63">
          <w:t>,</w:t>
        </w:r>
      </w:ins>
      <w:r w:rsidRPr="00E77497">
        <w:rPr>
          <w:i/>
        </w:rPr>
        <w:t xml:space="preserve"> </w:t>
      </w:r>
      <w:del w:id="20452" w:author="Rev 6 Allen Wirfs-Brock" w:date="2012-02-22T16:38:00Z">
        <w:r w:rsidRPr="00E77497" w:rsidDel="00557D63">
          <w:delText xml:space="preserve">as the </w:delText>
        </w:r>
        <w:r w:rsidRPr="00E77497" w:rsidDel="00557D63">
          <w:rPr>
            <w:b/>
          </w:rPr>
          <w:delText xml:space="preserve">this </w:delText>
        </w:r>
        <w:r w:rsidRPr="00E77497" w:rsidDel="00557D63">
          <w:delText xml:space="preserve">value </w:delText>
        </w:r>
      </w:del>
      <w:r w:rsidRPr="00E77497">
        <w:t xml:space="preserve">and </w:t>
      </w:r>
      <w:del w:id="20453" w:author="Rev 6 Allen Wirfs-Brock" w:date="2012-02-22T16:38:00Z">
        <w:r w:rsidRPr="00E77497" w:rsidDel="00557D63">
          <w:delText xml:space="preserve">no </w:delText>
        </w:r>
      </w:del>
      <w:ins w:id="20454" w:author="Rev 6 Allen Wirfs-Brock" w:date="2012-02-22T16:38:00Z">
        <w:r w:rsidR="00557D63">
          <w:t>an empty</w:t>
        </w:r>
        <w:r w:rsidR="00557D63" w:rsidRPr="00E77497">
          <w:t xml:space="preserve"> </w:t>
        </w:r>
      </w:ins>
      <w:r w:rsidRPr="00E77497">
        <w:t>arguments</w:t>
      </w:r>
      <w:ins w:id="20455" w:author="Rev 6 Allen Wirfs-Brock" w:date="2012-02-22T16:39:00Z">
        <w:r w:rsidR="00557D63">
          <w:t xml:space="preserve"> List</w:t>
        </w:r>
      </w:ins>
      <w:r w:rsidRPr="00E77497">
        <w:t>.</w:t>
      </w:r>
    </w:p>
    <w:p w14:paraId="5FD88520" w14:textId="77777777"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107813B0" w14:textId="77777777" w:rsidR="004C02EF" w:rsidRPr="00E77497" w:rsidRDefault="004C02EF" w:rsidP="004C02EF">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69981277" w14:textId="77777777" w:rsidR="004C02EF" w:rsidRPr="00E77497" w:rsidRDefault="004C02EF" w:rsidP="004C02EF">
      <w:pPr>
        <w:pStyle w:val="40"/>
        <w:numPr>
          <w:ilvl w:val="0"/>
          <w:numId w:val="0"/>
        </w:numPr>
      </w:pPr>
      <w:bookmarkStart w:id="20456" w:name="_Hlt458484290"/>
      <w:bookmarkStart w:id="20457" w:name="_Ref458484169"/>
      <w:bookmarkEnd w:id="20456"/>
      <w:r w:rsidRPr="00E77497">
        <w:t>15.2.4.4</w:t>
      </w:r>
      <w:r w:rsidRPr="00E77497">
        <w:tab/>
        <w:t>Object.prototype.valueOf</w:t>
      </w:r>
      <w:bookmarkEnd w:id="20432"/>
      <w:bookmarkEnd w:id="20433"/>
      <w:r w:rsidRPr="00E77497">
        <w:t xml:space="preserve"> ( )</w:t>
      </w:r>
      <w:bookmarkEnd w:id="20457"/>
    </w:p>
    <w:p w14:paraId="0A093CAB"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20458" w:name="_Toc382291608"/>
      <w:bookmarkStart w:id="20459" w:name="_Toc385672267"/>
      <w:bookmarkStart w:id="20460" w:name="_Toc393690381"/>
    </w:p>
    <w:p w14:paraId="1F693301" w14:textId="77777777"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1D680C3" w14:textId="77777777" w:rsidR="00BF70EF" w:rsidRDefault="00BF70EF" w:rsidP="00BF70EF">
      <w:pPr>
        <w:pStyle w:val="M4"/>
        <w:numPr>
          <w:ilvl w:val="0"/>
          <w:numId w:val="182"/>
        </w:numPr>
        <w:tabs>
          <w:tab w:val="num" w:pos="1721"/>
        </w:tabs>
        <w:spacing w:after="0"/>
        <w:rPr>
          <w:ins w:id="20461" w:author="Rev 7 Allen Wirfs-Brock" w:date="2012-04-11T17:00:00Z"/>
        </w:rPr>
      </w:pPr>
      <w:ins w:id="20462" w:author="Rev 7 Allen Wirfs-Brock" w:date="2012-04-11T17:00:00Z">
        <w:r>
          <w:t>ReturnIfAbrupt(</w:t>
        </w:r>
        <w:r>
          <w:rPr>
            <w:i/>
          </w:rPr>
          <w:t>O</w:t>
        </w:r>
        <w:r>
          <w:t>).</w:t>
        </w:r>
      </w:ins>
    </w:p>
    <w:p w14:paraId="3D1672AF" w14:textId="77777777" w:rsidR="004C02EF" w:rsidRPr="00E77497" w:rsidRDefault="004C02EF" w:rsidP="00834A33">
      <w:pPr>
        <w:pStyle w:val="Alg4"/>
        <w:numPr>
          <w:ilvl w:val="0"/>
          <w:numId w:val="182"/>
        </w:numPr>
      </w:pPr>
      <w:r w:rsidRPr="00E77497">
        <w:t xml:space="preserve">If </w:t>
      </w:r>
      <w:r w:rsidRPr="00E77497">
        <w:rPr>
          <w:i/>
        </w:rPr>
        <w:t>O</w:t>
      </w:r>
      <w:r w:rsidRPr="00E77497">
        <w:t xml:space="preserve"> is the result of calling the Object constructor with a host object (15.2.2.1), then</w:t>
      </w:r>
    </w:p>
    <w:p w14:paraId="213A861B" w14:textId="77777777" w:rsidR="004C02EF" w:rsidRPr="00E77497" w:rsidRDefault="004C02EF" w:rsidP="00834A33">
      <w:pPr>
        <w:pStyle w:val="Alg4"/>
        <w:numPr>
          <w:ilvl w:val="1"/>
          <w:numId w:val="182"/>
        </w:numPr>
      </w:pPr>
      <w:r w:rsidRPr="00E77497">
        <w:t xml:space="preserve">Return either </w:t>
      </w:r>
      <w:r w:rsidRPr="00E77497">
        <w:rPr>
          <w:i/>
        </w:rPr>
        <w:t>O</w:t>
      </w:r>
      <w:r w:rsidRPr="00E77497">
        <w:t xml:space="preserve"> or another value such as the host object originally passed to the constructor. The specific result that is returned is implementation-defined.</w:t>
      </w:r>
    </w:p>
    <w:p w14:paraId="5D378E2D" w14:textId="77777777"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14:paraId="3756426B" w14:textId="77777777" w:rsidR="004C02EF" w:rsidRPr="00E77497" w:rsidRDefault="004C02EF" w:rsidP="004C02EF">
      <w:pPr>
        <w:pStyle w:val="40"/>
        <w:numPr>
          <w:ilvl w:val="0"/>
          <w:numId w:val="0"/>
        </w:numPr>
      </w:pPr>
      <w:bookmarkStart w:id="20463" w:name="_Ref440445879"/>
      <w:r w:rsidRPr="00E77497">
        <w:t>15.2.4.5</w:t>
      </w:r>
      <w:r w:rsidRPr="00E77497">
        <w:tab/>
        <w:t>Object.prototype.hasOwnProperty (V)</w:t>
      </w:r>
      <w:bookmarkEnd w:id="20463"/>
    </w:p>
    <w:p w14:paraId="033ED632" w14:textId="77777777"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1CABEF0B" w14:textId="77777777" w:rsidR="004C02EF" w:rsidRPr="00E77497" w:rsidRDefault="004C02EF" w:rsidP="00834A33">
      <w:pPr>
        <w:pStyle w:val="Alg4"/>
        <w:numPr>
          <w:ilvl w:val="0"/>
          <w:numId w:val="183"/>
        </w:numPr>
      </w:pPr>
      <w:r w:rsidRPr="00E77497">
        <w:t xml:space="preserve">Let </w:t>
      </w:r>
      <w:r w:rsidRPr="00E77497">
        <w:rPr>
          <w:i/>
        </w:rPr>
        <w:t>P</w:t>
      </w:r>
      <w:r w:rsidRPr="00E77497">
        <w:t xml:space="preserve"> be ToString(</w:t>
      </w:r>
      <w:r w:rsidRPr="00E77497">
        <w:rPr>
          <w:i/>
        </w:rPr>
        <w:t>V</w:t>
      </w:r>
      <w:r w:rsidRPr="00E77497">
        <w:t>).</w:t>
      </w:r>
    </w:p>
    <w:p w14:paraId="0AFE394A" w14:textId="77777777" w:rsidR="00BF70EF" w:rsidRDefault="00BF70EF" w:rsidP="00BF70EF">
      <w:pPr>
        <w:pStyle w:val="M4"/>
        <w:numPr>
          <w:ilvl w:val="0"/>
          <w:numId w:val="183"/>
        </w:numPr>
        <w:tabs>
          <w:tab w:val="num" w:pos="1721"/>
        </w:tabs>
        <w:spacing w:after="0"/>
        <w:rPr>
          <w:ins w:id="20464" w:author="Rev 7 Allen Wirfs-Brock" w:date="2012-04-11T17:00:00Z"/>
        </w:rPr>
      </w:pPr>
      <w:ins w:id="20465" w:author="Rev 7 Allen Wirfs-Brock" w:date="2012-04-11T17:00:00Z">
        <w:r>
          <w:t>ReturnIfAbrupt(</w:t>
        </w:r>
        <w:r>
          <w:rPr>
            <w:i/>
          </w:rPr>
          <w:t>P</w:t>
        </w:r>
        <w:r>
          <w:t>).</w:t>
        </w:r>
      </w:ins>
    </w:p>
    <w:p w14:paraId="55E89084" w14:textId="77777777"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5FD007A" w14:textId="77777777" w:rsidR="00BF70EF" w:rsidRDefault="00BF70EF" w:rsidP="00BF70EF">
      <w:pPr>
        <w:pStyle w:val="M4"/>
        <w:numPr>
          <w:ilvl w:val="0"/>
          <w:numId w:val="183"/>
        </w:numPr>
        <w:tabs>
          <w:tab w:val="num" w:pos="1721"/>
        </w:tabs>
        <w:spacing w:after="0"/>
        <w:rPr>
          <w:ins w:id="20466" w:author="Rev 7 Allen Wirfs-Brock" w:date="2012-04-11T17:00:00Z"/>
        </w:rPr>
      </w:pPr>
      <w:ins w:id="20467" w:author="Rev 7 Allen Wirfs-Brock" w:date="2012-04-11T17:00:00Z">
        <w:r>
          <w:t>ReturnIfAbrupt(</w:t>
        </w:r>
        <w:r>
          <w:rPr>
            <w:i/>
          </w:rPr>
          <w:t>O</w:t>
        </w:r>
        <w:r>
          <w:t>).</w:t>
        </w:r>
      </w:ins>
    </w:p>
    <w:p w14:paraId="66083111" w14:textId="77777777" w:rsidR="004C02EF" w:rsidRPr="00E77497" w:rsidRDefault="004C02EF" w:rsidP="00834A33">
      <w:pPr>
        <w:pStyle w:val="Alg4"/>
        <w:numPr>
          <w:ilvl w:val="0"/>
          <w:numId w:val="18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634F56D4" w14:textId="77777777" w:rsidR="004C02EF" w:rsidRPr="00E77497" w:rsidRDefault="004C02EF" w:rsidP="00834A33">
      <w:pPr>
        <w:pStyle w:val="Alg4"/>
        <w:numPr>
          <w:ilvl w:val="0"/>
          <w:numId w:val="183"/>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75C2F44E" w14:textId="77777777" w:rsidR="004C02EF" w:rsidRPr="00E77497" w:rsidRDefault="004C02EF" w:rsidP="00834A33">
      <w:pPr>
        <w:pStyle w:val="Alg4"/>
        <w:numPr>
          <w:ilvl w:val="0"/>
          <w:numId w:val="183"/>
        </w:numPr>
        <w:spacing w:after="220"/>
      </w:pPr>
      <w:r w:rsidRPr="00E77497">
        <w:t xml:space="preserve">Return </w:t>
      </w:r>
      <w:r w:rsidRPr="00E77497">
        <w:rPr>
          <w:b/>
        </w:rPr>
        <w:t>true</w:t>
      </w:r>
      <w:r w:rsidRPr="00E77497">
        <w:t>.</w:t>
      </w:r>
    </w:p>
    <w:p w14:paraId="532346C0" w14:textId="77777777" w:rsidR="004C02EF" w:rsidRPr="00E77497" w:rsidRDefault="004C02EF" w:rsidP="004C02EF">
      <w:pPr>
        <w:pStyle w:val="Note"/>
      </w:pPr>
      <w:r w:rsidRPr="00E77497">
        <w:t>NOTE 1</w:t>
      </w:r>
      <w:r w:rsidRPr="00E77497">
        <w:tab/>
        <w:t>Unlike [[HasProperty]] (8.12.6), this method does not consider objects in the prototype chain.</w:t>
      </w:r>
    </w:p>
    <w:p w14:paraId="0B5E1BAE"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34589337" w14:textId="77777777" w:rsidR="004C02EF" w:rsidRPr="00E77497" w:rsidRDefault="004C02EF" w:rsidP="004C02EF">
      <w:pPr>
        <w:pStyle w:val="40"/>
        <w:numPr>
          <w:ilvl w:val="0"/>
          <w:numId w:val="0"/>
        </w:numPr>
      </w:pPr>
      <w:bookmarkStart w:id="20468" w:name="_Ref440445932"/>
      <w:r w:rsidRPr="00E77497">
        <w:t>15.2.4.6</w:t>
      </w:r>
      <w:r w:rsidRPr="00E77497">
        <w:tab/>
        <w:t>Object.prototype.isPrototypeOf (V)</w:t>
      </w:r>
      <w:bookmarkEnd w:id="20468"/>
    </w:p>
    <w:p w14:paraId="451476E1" w14:textId="77777777"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3D215DAC" w14:textId="77777777"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14:paraId="44135159" w14:textId="77777777"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4249036" w14:textId="77777777" w:rsidR="00BF70EF" w:rsidRDefault="00BF70EF" w:rsidP="00BF70EF">
      <w:pPr>
        <w:pStyle w:val="M4"/>
        <w:numPr>
          <w:ilvl w:val="0"/>
          <w:numId w:val="184"/>
        </w:numPr>
        <w:tabs>
          <w:tab w:val="num" w:pos="1721"/>
        </w:tabs>
        <w:spacing w:after="0"/>
        <w:rPr>
          <w:ins w:id="20469" w:author="Rev 7 Allen Wirfs-Brock" w:date="2012-04-11T17:01:00Z"/>
        </w:rPr>
      </w:pPr>
      <w:ins w:id="20470" w:author="Rev 7 Allen Wirfs-Brock" w:date="2012-04-11T17:01:00Z">
        <w:r>
          <w:t>ReturnIfAbrupt(</w:t>
        </w:r>
        <w:r>
          <w:rPr>
            <w:i/>
          </w:rPr>
          <w:t>O</w:t>
        </w:r>
        <w:r>
          <w:t>).</w:t>
        </w:r>
      </w:ins>
    </w:p>
    <w:p w14:paraId="79BD2907" w14:textId="77777777" w:rsidR="004C02EF" w:rsidRPr="00E77497" w:rsidRDefault="004C02EF" w:rsidP="00834A33">
      <w:pPr>
        <w:pStyle w:val="Alg4"/>
        <w:numPr>
          <w:ilvl w:val="0"/>
          <w:numId w:val="184"/>
        </w:numPr>
      </w:pPr>
      <w:r w:rsidRPr="00E77497">
        <w:t>Repeat</w:t>
      </w:r>
    </w:p>
    <w:p w14:paraId="68DBE155" w14:textId="77777777" w:rsidR="004C02EF" w:rsidRPr="00E77497" w:rsidRDefault="004C02EF" w:rsidP="00834A33">
      <w:pPr>
        <w:pStyle w:val="Alg4"/>
        <w:numPr>
          <w:ilvl w:val="1"/>
          <w:numId w:val="18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56607A61" w14:textId="77777777"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4E43C8C8" w14:textId="77777777" w:rsidR="004C02EF" w:rsidRPr="00E77497" w:rsidRDefault="004C02EF" w:rsidP="00834A33">
      <w:pPr>
        <w:pStyle w:val="Alg4"/>
        <w:numPr>
          <w:ilvl w:val="1"/>
          <w:numId w:val="18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197A8FED" w14:textId="77777777" w:rsidR="004C02EF" w:rsidRPr="00E77497" w:rsidRDefault="004C02EF" w:rsidP="004C02EF">
      <w:pPr>
        <w:pStyle w:val="Note"/>
      </w:pPr>
      <w:r w:rsidRPr="00E77497">
        <w:t>NOTE</w:t>
      </w:r>
      <w:r w:rsidRPr="00E77497">
        <w:tab/>
        <w:t>The ordering of steps 1 and 2 is chosen to preserve the behaviour specified by previous editions of this specification for the case where V is not an object and the this value is undefined or null.</w:t>
      </w:r>
    </w:p>
    <w:p w14:paraId="0DF046D3" w14:textId="77777777" w:rsidR="004C02EF" w:rsidRPr="00E77497" w:rsidRDefault="004C02EF" w:rsidP="004C02EF">
      <w:pPr>
        <w:pStyle w:val="40"/>
        <w:numPr>
          <w:ilvl w:val="0"/>
          <w:numId w:val="0"/>
        </w:numPr>
      </w:pPr>
      <w:bookmarkStart w:id="20471" w:name="_Ref440445986"/>
      <w:r w:rsidRPr="00E77497">
        <w:t>15.2.4.7</w:t>
      </w:r>
      <w:r w:rsidRPr="00E77497">
        <w:tab/>
        <w:t>Object.prototype.propertyIsEnumerable (V)</w:t>
      </w:r>
      <w:bookmarkEnd w:id="20471"/>
    </w:p>
    <w:p w14:paraId="55D9CA51" w14:textId="77777777"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1F337213" w14:textId="77777777"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14:paraId="13AC04EB" w14:textId="77777777" w:rsidR="00BF70EF" w:rsidRDefault="00BF70EF" w:rsidP="00BF70EF">
      <w:pPr>
        <w:pStyle w:val="M4"/>
        <w:numPr>
          <w:ilvl w:val="0"/>
          <w:numId w:val="185"/>
        </w:numPr>
        <w:tabs>
          <w:tab w:val="num" w:pos="1721"/>
        </w:tabs>
        <w:spacing w:after="0"/>
        <w:rPr>
          <w:ins w:id="20472" w:author="Rev 7 Allen Wirfs-Brock" w:date="2012-04-11T17:02:00Z"/>
        </w:rPr>
      </w:pPr>
      <w:ins w:id="20473" w:author="Rev 7 Allen Wirfs-Brock" w:date="2012-04-11T17:02:00Z">
        <w:r>
          <w:t>ReturnIfAbrupt(</w:t>
        </w:r>
        <w:r>
          <w:rPr>
            <w:i/>
          </w:rPr>
          <w:t>P</w:t>
        </w:r>
        <w:r>
          <w:t>).</w:t>
        </w:r>
      </w:ins>
    </w:p>
    <w:p w14:paraId="49455FD2" w14:textId="77777777"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579DAD4" w14:textId="77777777" w:rsidR="00BF70EF" w:rsidRDefault="00BF70EF" w:rsidP="00BF70EF">
      <w:pPr>
        <w:pStyle w:val="M4"/>
        <w:numPr>
          <w:ilvl w:val="0"/>
          <w:numId w:val="185"/>
        </w:numPr>
        <w:tabs>
          <w:tab w:val="num" w:pos="1721"/>
        </w:tabs>
        <w:spacing w:after="0"/>
        <w:rPr>
          <w:ins w:id="20474" w:author="Rev 7 Allen Wirfs-Brock" w:date="2012-04-11T17:02:00Z"/>
        </w:rPr>
      </w:pPr>
      <w:ins w:id="20475" w:author="Rev 7 Allen Wirfs-Brock" w:date="2012-04-11T17:02:00Z">
        <w:r>
          <w:t>ReturnIfAbrupt(</w:t>
        </w:r>
        <w:r>
          <w:rPr>
            <w:i/>
          </w:rPr>
          <w:t>O</w:t>
        </w:r>
        <w:r>
          <w:t>).</w:t>
        </w:r>
      </w:ins>
    </w:p>
    <w:p w14:paraId="2ECC9AD5" w14:textId="77777777"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7A5CB079" w14:textId="77777777"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50EAFCA7" w14:textId="77777777"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14:paraId="61EB85AE" w14:textId="77777777" w:rsidR="004C02EF" w:rsidRPr="00E77497" w:rsidRDefault="004C02EF" w:rsidP="004C02EF">
      <w:pPr>
        <w:pStyle w:val="Note"/>
      </w:pPr>
      <w:r w:rsidRPr="00E77497">
        <w:t>NOTE 1</w:t>
      </w:r>
      <w:r w:rsidRPr="00E77497">
        <w:tab/>
        <w:t>This method does not consider objects in the prototype chain.</w:t>
      </w:r>
    </w:p>
    <w:p w14:paraId="23745D72"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4231B435" w14:textId="77777777" w:rsidR="004C02EF" w:rsidRPr="00E77497" w:rsidRDefault="004C02EF" w:rsidP="00B43482">
      <w:pPr>
        <w:pStyle w:val="30"/>
        <w:numPr>
          <w:ilvl w:val="0"/>
          <w:numId w:val="0"/>
        </w:numPr>
      </w:pPr>
      <w:bookmarkStart w:id="20476" w:name="_Toc472818913"/>
      <w:bookmarkStart w:id="20477" w:name="_Toc235503491"/>
      <w:bookmarkStart w:id="20478" w:name="_Toc241509266"/>
      <w:bookmarkStart w:id="20479" w:name="_Toc244416753"/>
      <w:bookmarkStart w:id="20480" w:name="_Toc276631117"/>
      <w:bookmarkStart w:id="20481" w:name="_Toc323907748"/>
      <w:r w:rsidRPr="00E77497">
        <w:t>15.2.5</w:t>
      </w:r>
      <w:r w:rsidRPr="00E77497">
        <w:tab/>
        <w:t>Properties of Object Instance</w:t>
      </w:r>
      <w:bookmarkEnd w:id="20458"/>
      <w:bookmarkEnd w:id="20459"/>
      <w:bookmarkEnd w:id="20460"/>
      <w:r w:rsidRPr="00E77497">
        <w:t>s</w:t>
      </w:r>
      <w:bookmarkStart w:id="20482" w:name="_Toc382212261"/>
      <w:bookmarkStart w:id="20483" w:name="_Toc382212824"/>
      <w:bookmarkStart w:id="20484" w:name="_Toc382291609"/>
      <w:bookmarkEnd w:id="20476"/>
      <w:bookmarkEnd w:id="20477"/>
      <w:bookmarkEnd w:id="20478"/>
      <w:bookmarkEnd w:id="20479"/>
      <w:bookmarkEnd w:id="20480"/>
      <w:bookmarkEnd w:id="20481"/>
    </w:p>
    <w:p w14:paraId="07DB2E46" w14:textId="77777777" w:rsidR="004C02EF" w:rsidRPr="00E77497" w:rsidRDefault="004C02EF" w:rsidP="004C02EF">
      <w:r w:rsidRPr="00E77497">
        <w:t>Object instances have no special properties beyond those inherited from the Object prototype object.</w:t>
      </w:r>
      <w:bookmarkStart w:id="20485" w:name="_Toc385672268"/>
      <w:bookmarkStart w:id="20486" w:name="_Toc393690382"/>
    </w:p>
    <w:p w14:paraId="7E8ADECF" w14:textId="77777777" w:rsidR="004C02EF" w:rsidRPr="00E77497" w:rsidRDefault="004C02EF" w:rsidP="00B43482">
      <w:pPr>
        <w:pStyle w:val="20"/>
        <w:numPr>
          <w:ilvl w:val="0"/>
          <w:numId w:val="0"/>
        </w:numPr>
      </w:pPr>
      <w:bookmarkStart w:id="20487" w:name="_Toc472818914"/>
      <w:bookmarkStart w:id="20488" w:name="_Toc235503492"/>
      <w:bookmarkStart w:id="20489" w:name="_Toc241509267"/>
      <w:bookmarkStart w:id="20490" w:name="_Toc244416754"/>
      <w:bookmarkStart w:id="20491" w:name="_Toc276631118"/>
      <w:bookmarkStart w:id="20492" w:name="_Toc323907749"/>
      <w:r w:rsidRPr="00E77497">
        <w:t>15.3</w:t>
      </w:r>
      <w:r w:rsidRPr="00E77497">
        <w:tab/>
        <w:t>Function</w:t>
      </w:r>
      <w:bookmarkEnd w:id="20482"/>
      <w:bookmarkEnd w:id="20483"/>
      <w:r w:rsidRPr="00E77497">
        <w:t xml:space="preserve"> Object</w:t>
      </w:r>
      <w:bookmarkEnd w:id="20484"/>
      <w:bookmarkEnd w:id="20485"/>
      <w:bookmarkEnd w:id="20486"/>
      <w:r w:rsidRPr="00E77497">
        <w:t>s</w:t>
      </w:r>
      <w:bookmarkStart w:id="20493" w:name="_Toc385672269"/>
      <w:bookmarkStart w:id="20494" w:name="_Ref393527385"/>
      <w:bookmarkStart w:id="20495" w:name="_Ref393527457"/>
      <w:bookmarkStart w:id="20496" w:name="_Toc393690383"/>
      <w:bookmarkStart w:id="20497" w:name="_Ref404501411"/>
      <w:bookmarkStart w:id="20498" w:name="_Toc382291610"/>
      <w:bookmarkEnd w:id="20487"/>
      <w:bookmarkEnd w:id="20488"/>
      <w:bookmarkEnd w:id="20489"/>
      <w:bookmarkEnd w:id="20490"/>
      <w:bookmarkEnd w:id="20491"/>
      <w:bookmarkEnd w:id="20492"/>
    </w:p>
    <w:p w14:paraId="3092B1EC" w14:textId="77777777" w:rsidR="004C02EF" w:rsidRPr="00E77497" w:rsidRDefault="004C02EF" w:rsidP="00B43482">
      <w:pPr>
        <w:pStyle w:val="30"/>
        <w:numPr>
          <w:ilvl w:val="0"/>
          <w:numId w:val="0"/>
        </w:numPr>
      </w:pPr>
      <w:bookmarkStart w:id="20499" w:name="_Ref424531728"/>
      <w:bookmarkStart w:id="20500" w:name="_Toc472818915"/>
      <w:bookmarkStart w:id="20501" w:name="_Toc235503493"/>
      <w:bookmarkStart w:id="20502" w:name="_Toc241509268"/>
      <w:bookmarkStart w:id="20503" w:name="_Toc244416755"/>
      <w:bookmarkStart w:id="20504" w:name="_Toc276631119"/>
      <w:bookmarkStart w:id="20505" w:name="_Toc323907750"/>
      <w:r w:rsidRPr="00E77497">
        <w:t>15.3.1</w:t>
      </w:r>
      <w:r w:rsidRPr="00E77497">
        <w:tab/>
        <w:t>The Function Constructor Called as a Functio</w:t>
      </w:r>
      <w:bookmarkEnd w:id="20493"/>
      <w:bookmarkEnd w:id="20494"/>
      <w:bookmarkEnd w:id="20495"/>
      <w:bookmarkEnd w:id="20496"/>
      <w:bookmarkEnd w:id="20497"/>
      <w:r w:rsidRPr="00E77497">
        <w:t>n</w:t>
      </w:r>
      <w:bookmarkEnd w:id="20499"/>
      <w:bookmarkEnd w:id="20500"/>
      <w:bookmarkEnd w:id="20501"/>
      <w:bookmarkEnd w:id="20502"/>
      <w:bookmarkEnd w:id="20503"/>
      <w:bookmarkEnd w:id="20504"/>
      <w:bookmarkEnd w:id="20505"/>
    </w:p>
    <w:p w14:paraId="06C074FE"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a function rather than as a constructor, it creates and initialises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20506" w:name="_Toc385672270"/>
      <w:bookmarkStart w:id="20507" w:name="_Toc393690384"/>
      <w:bookmarkStart w:id="20508" w:name="_Ref404501403"/>
    </w:p>
    <w:p w14:paraId="2054E7FA" w14:textId="77777777" w:rsidR="004C02EF" w:rsidRPr="00E77497" w:rsidRDefault="004C02EF" w:rsidP="004C02EF">
      <w:pPr>
        <w:pStyle w:val="40"/>
        <w:numPr>
          <w:ilvl w:val="0"/>
          <w:numId w:val="0"/>
        </w:numPr>
      </w:pPr>
      <w:r w:rsidRPr="00E77497">
        <w:t>15.3.1.1</w:t>
      </w:r>
      <w:r w:rsidRPr="00E77497">
        <w:tab/>
        <w:t xml:space="preserve">Function (p1, p2, </w:t>
      </w:r>
      <w:r w:rsidRPr="00E77497">
        <w:rPr>
          <w:snapToGrid w:val="0"/>
        </w:rPr>
        <w:t>…</w:t>
      </w:r>
      <w:r w:rsidRPr="00E77497">
        <w:t xml:space="preserve"> , pn, body</w:t>
      </w:r>
      <w:bookmarkEnd w:id="20506"/>
      <w:bookmarkEnd w:id="20507"/>
      <w:bookmarkEnd w:id="20508"/>
      <w:r w:rsidRPr="00E77497">
        <w:t>)</w:t>
      </w:r>
    </w:p>
    <w:p w14:paraId="74542208" w14:textId="77777777" w:rsidR="004C02EF" w:rsidRPr="00E77497" w:rsidRDefault="004C02EF" w:rsidP="004C02EF">
      <w:r w:rsidRPr="00E77497">
        <w:t xml:space="preserve">When the </w:t>
      </w:r>
      <w:r w:rsidRPr="00E77497">
        <w:rPr>
          <w:rFonts w:ascii="Courier New" w:hAnsi="Courier New"/>
          <w:b/>
        </w:rPr>
        <w:t>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5AAA804B" w14:textId="77777777" w:rsidR="004C02EF" w:rsidRPr="00E77497" w:rsidRDefault="004C02EF" w:rsidP="00834A33">
      <w:pPr>
        <w:pStyle w:val="Alg4"/>
        <w:numPr>
          <w:ilvl w:val="0"/>
          <w:numId w:val="186"/>
        </w:numPr>
        <w:spacing w:after="220"/>
      </w:pPr>
      <w:r w:rsidRPr="00E77497">
        <w:t xml:space="preserve">Create and return a new Function object as if the standard built-in constructor Function was used in a </w:t>
      </w:r>
      <w:r w:rsidRPr="00E77497">
        <w:rPr>
          <w:b/>
        </w:rPr>
        <w:t xml:space="preserve">new </w:t>
      </w:r>
      <w:r w:rsidRPr="00E77497">
        <w:t>expression with the same arguments (15.3.2.1).</w:t>
      </w:r>
      <w:bookmarkStart w:id="20509" w:name="_Toc385672271"/>
      <w:bookmarkStart w:id="20510" w:name="_Ref393527461"/>
      <w:bookmarkStart w:id="20511" w:name="_Toc393690385"/>
      <w:bookmarkStart w:id="20512" w:name="_Ref404501432"/>
    </w:p>
    <w:p w14:paraId="5A08B2F5" w14:textId="77777777" w:rsidR="004C02EF" w:rsidRPr="00E77497" w:rsidRDefault="004C02EF" w:rsidP="00B43482">
      <w:pPr>
        <w:pStyle w:val="30"/>
        <w:numPr>
          <w:ilvl w:val="0"/>
          <w:numId w:val="0"/>
        </w:numPr>
      </w:pPr>
      <w:bookmarkStart w:id="20513" w:name="_Ref424531741"/>
      <w:bookmarkStart w:id="20514" w:name="_Toc472818916"/>
      <w:bookmarkStart w:id="20515" w:name="_Toc235503494"/>
      <w:bookmarkStart w:id="20516" w:name="_Toc241509269"/>
      <w:bookmarkStart w:id="20517" w:name="_Toc244416756"/>
      <w:bookmarkStart w:id="20518" w:name="_Toc276631120"/>
      <w:bookmarkStart w:id="20519" w:name="_Toc323907751"/>
      <w:r w:rsidRPr="00E77497">
        <w:t>15.3.2</w:t>
      </w:r>
      <w:r w:rsidRPr="00E77497">
        <w:tab/>
        <w:t>The Function Constructo</w:t>
      </w:r>
      <w:bookmarkEnd w:id="20498"/>
      <w:bookmarkEnd w:id="20509"/>
      <w:bookmarkEnd w:id="20510"/>
      <w:bookmarkEnd w:id="20511"/>
      <w:bookmarkEnd w:id="20512"/>
      <w:r w:rsidRPr="00E77497">
        <w:t>r</w:t>
      </w:r>
      <w:bookmarkStart w:id="20520" w:name="_Toc382291611"/>
      <w:bookmarkEnd w:id="20513"/>
      <w:bookmarkEnd w:id="20514"/>
      <w:bookmarkEnd w:id="20515"/>
      <w:bookmarkEnd w:id="20516"/>
      <w:bookmarkEnd w:id="20517"/>
      <w:bookmarkEnd w:id="20518"/>
      <w:bookmarkEnd w:id="20519"/>
    </w:p>
    <w:p w14:paraId="1AC6488F"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0521" w:name="_Toc385672272"/>
      <w:bookmarkStart w:id="20522" w:name="_Ref387139557"/>
      <w:bookmarkStart w:id="20523" w:name="_Ref387225901"/>
      <w:bookmarkStart w:id="20524" w:name="_Ref393528099"/>
      <w:bookmarkStart w:id="20525" w:name="_Toc393690386"/>
      <w:bookmarkStart w:id="20526" w:name="_Ref404501197"/>
      <w:bookmarkStart w:id="20527" w:name="_Ref404501211"/>
      <w:bookmarkStart w:id="20528" w:name="_Ref404501248"/>
      <w:bookmarkStart w:id="20529" w:name="_Ref404501266"/>
      <w:bookmarkStart w:id="20530" w:name="_Ref404501719"/>
      <w:bookmarkStart w:id="20531" w:name="_Ref404501788"/>
      <w:bookmarkStart w:id="20532" w:name="_Ref404501803"/>
    </w:p>
    <w:p w14:paraId="43DA4A79" w14:textId="77777777" w:rsidR="004C02EF" w:rsidRPr="00E77497" w:rsidRDefault="004C02EF" w:rsidP="004C02EF">
      <w:pPr>
        <w:pStyle w:val="40"/>
        <w:numPr>
          <w:ilvl w:val="0"/>
          <w:numId w:val="0"/>
        </w:numPr>
      </w:pPr>
      <w:bookmarkStart w:id="20533" w:name="_Ref424534066"/>
      <w:r w:rsidRPr="00E77497">
        <w:t>15.3.2.1</w:t>
      </w:r>
      <w:r w:rsidRPr="00E77497">
        <w:tab/>
        <w:t xml:space="preserve">new Function (p1, p2, </w:t>
      </w:r>
      <w:r w:rsidRPr="00E77497">
        <w:rPr>
          <w:snapToGrid w:val="0"/>
        </w:rPr>
        <w:t>…</w:t>
      </w:r>
      <w:r w:rsidRPr="00E77497">
        <w:t xml:space="preserve"> , pn, body</w:t>
      </w:r>
      <w:bookmarkEnd w:id="20521"/>
      <w:bookmarkEnd w:id="20522"/>
      <w:bookmarkEnd w:id="20523"/>
      <w:bookmarkEnd w:id="20524"/>
      <w:bookmarkEnd w:id="20525"/>
      <w:bookmarkEnd w:id="20526"/>
      <w:bookmarkEnd w:id="20527"/>
      <w:bookmarkEnd w:id="20528"/>
      <w:bookmarkEnd w:id="20529"/>
      <w:bookmarkEnd w:id="20530"/>
      <w:bookmarkEnd w:id="20531"/>
      <w:bookmarkEnd w:id="20532"/>
      <w:r w:rsidRPr="00E77497">
        <w:t>)</w:t>
      </w:r>
      <w:bookmarkEnd w:id="20533"/>
    </w:p>
    <w:p w14:paraId="2867EA76" w14:textId="77777777" w:rsidR="004C02EF" w:rsidRPr="00E77497" w:rsidRDefault="004C02EF" w:rsidP="004C02EF">
      <w:r w:rsidRPr="00E77497">
        <w:t>The last argument specifies the body (executable code) of a function; any preceding arguments specify formal parameters.</w:t>
      </w:r>
    </w:p>
    <w:p w14:paraId="359A76ED" w14:textId="77777777" w:rsidR="004C02EF" w:rsidRPr="00E77497" w:rsidRDefault="004C02EF" w:rsidP="004C02EF">
      <w:r w:rsidRPr="00E77497">
        <w:t xml:space="preserve">When the </w:t>
      </w:r>
      <w:r w:rsidRPr="00E77497">
        <w:rPr>
          <w:rFonts w:ascii="Courier New" w:hAnsi="Courier New"/>
          <w:b/>
        </w:rPr>
        <w:t>Function</w:t>
      </w:r>
      <w:r w:rsidRPr="00E77497">
        <w:t xml:space="preserve"> constructor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01D13592" w14:textId="77777777"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14:paraId="5200E2DA" w14:textId="77777777"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14:paraId="070BA39C" w14:textId="77777777"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ins w:id="20534" w:author="Rev 4 Allen Wirfs-Brock" w:date="2011-10-18T11:26:00Z">
        <w:r w:rsidR="00CD7F0F" w:rsidRPr="00E77497">
          <w:rPr>
            <w:i/>
          </w:rPr>
          <w:t>Text</w:t>
        </w:r>
      </w:ins>
      <w:r w:rsidRPr="00E77497">
        <w:t xml:space="preserve"> be the empty String.</w:t>
      </w:r>
    </w:p>
    <w:p w14:paraId="64905D0E" w14:textId="77777777"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ins w:id="20535" w:author="Rev 4 Allen Wirfs-Brock" w:date="2011-10-18T11:26:00Z">
        <w:r w:rsidR="00CD7F0F" w:rsidRPr="00E77497">
          <w:rPr>
            <w:i/>
          </w:rPr>
          <w:t>Text</w:t>
        </w:r>
      </w:ins>
      <w:r w:rsidRPr="00E77497">
        <w:t xml:space="preserve"> be that argument.</w:t>
      </w:r>
    </w:p>
    <w:p w14:paraId="114EC392" w14:textId="77777777" w:rsidR="004C02EF" w:rsidRPr="00E77497" w:rsidRDefault="004C02EF" w:rsidP="00834A33">
      <w:pPr>
        <w:pStyle w:val="Alg4"/>
        <w:numPr>
          <w:ilvl w:val="0"/>
          <w:numId w:val="187"/>
        </w:numPr>
      </w:pPr>
      <w:r w:rsidRPr="00E77497">
        <w:t xml:space="preserve">Else, </w:t>
      </w:r>
      <w:r w:rsidRPr="00E77497">
        <w:rPr>
          <w:i/>
        </w:rPr>
        <w:t>argCount</w:t>
      </w:r>
      <w:r w:rsidRPr="00E77497">
        <w:t xml:space="preserve"> &gt; 1</w:t>
      </w:r>
    </w:p>
    <w:p w14:paraId="15B17795" w14:textId="77777777"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14:paraId="544543CD" w14:textId="77777777"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14:paraId="004703EA" w14:textId="77777777" w:rsidR="00296EE6" w:rsidRDefault="00296EE6" w:rsidP="00834A33">
      <w:pPr>
        <w:pStyle w:val="Alg4"/>
        <w:numPr>
          <w:ilvl w:val="1"/>
          <w:numId w:val="187"/>
        </w:numPr>
        <w:rPr>
          <w:ins w:id="20536" w:author="Rev 7 Allen Wirfs-Brock" w:date="2012-04-11T17:03:00Z"/>
        </w:rPr>
      </w:pPr>
      <w:ins w:id="20537" w:author="Rev 7 Allen Wirfs-Brock" w:date="2012-04-11T17:04:00Z">
        <w:r>
          <w:t>ReturnIfAbrupt(</w:t>
        </w:r>
        <w:r>
          <w:rPr>
            <w:i/>
          </w:rPr>
          <w:t>P</w:t>
        </w:r>
        <w:r>
          <w:t>).</w:t>
        </w:r>
      </w:ins>
    </w:p>
    <w:p w14:paraId="3F6DE5D3" w14:textId="77777777"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14:paraId="7616A3DF" w14:textId="77777777"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14:paraId="5D999088" w14:textId="77777777"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14:paraId="674A883F" w14:textId="77777777" w:rsidR="00296EE6" w:rsidRDefault="00296EE6" w:rsidP="00834A33">
      <w:pPr>
        <w:pStyle w:val="Alg4"/>
        <w:numPr>
          <w:ilvl w:val="2"/>
          <w:numId w:val="187"/>
        </w:numPr>
        <w:rPr>
          <w:ins w:id="20538" w:author="Rev 7 Allen Wirfs-Brock" w:date="2012-04-11T17:04:00Z"/>
        </w:rPr>
      </w:pPr>
      <w:ins w:id="20539" w:author="Rev 7 Allen Wirfs-Brock" w:date="2012-04-11T17:04:00Z">
        <w:r>
          <w:t xml:space="preserve">Let </w:t>
        </w:r>
        <w:r w:rsidRPr="00296EE6">
          <w:rPr>
            <w:i/>
          </w:rPr>
          <w:t>nextArgString</w:t>
        </w:r>
        <w:r>
          <w:t xml:space="preserve"> be ToString(</w:t>
        </w:r>
        <w:r w:rsidRPr="00296EE6">
          <w:rPr>
            <w:i/>
          </w:rPr>
          <w:t>nextArg</w:t>
        </w:r>
        <w:r>
          <w:t>).</w:t>
        </w:r>
      </w:ins>
    </w:p>
    <w:p w14:paraId="3159C6BC" w14:textId="77777777" w:rsidR="00296EE6" w:rsidRDefault="00296EE6" w:rsidP="00834A33">
      <w:pPr>
        <w:pStyle w:val="Alg4"/>
        <w:numPr>
          <w:ilvl w:val="2"/>
          <w:numId w:val="187"/>
        </w:numPr>
        <w:rPr>
          <w:ins w:id="20540" w:author="Rev 7 Allen Wirfs-Brock" w:date="2012-04-11T17:05:00Z"/>
        </w:rPr>
      </w:pPr>
      <w:ins w:id="20541" w:author="Rev 7 Allen Wirfs-Brock" w:date="2012-04-11T17:05:00Z">
        <w:r>
          <w:t>ReturnIfAbrupt(</w:t>
        </w:r>
        <w:r w:rsidRPr="00B54236">
          <w:rPr>
            <w:i/>
          </w:rPr>
          <w:t>nextArgString</w:t>
        </w:r>
        <w:r>
          <w:t>).</w:t>
        </w:r>
      </w:ins>
    </w:p>
    <w:p w14:paraId="5C29D8B6" w14:textId="77777777"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del w:id="20542" w:author="Rev 7 Allen Wirfs-Brock" w:date="2012-04-11T17:05:00Z">
        <w:r w:rsidRPr="00E77497" w:rsidDel="00296EE6">
          <w:delText>ToString(</w:delText>
        </w:r>
      </w:del>
      <w:r w:rsidRPr="00E77497">
        <w:rPr>
          <w:i/>
        </w:rPr>
        <w:t>nextArg</w:t>
      </w:r>
      <w:ins w:id="20543" w:author="Rev 7 Allen Wirfs-Brock" w:date="2012-04-11T17:05:00Z">
        <w:r w:rsidR="00296EE6">
          <w:rPr>
            <w:i/>
          </w:rPr>
          <w:t>String</w:t>
        </w:r>
      </w:ins>
      <w:del w:id="20544" w:author="Rev 7 Allen Wirfs-Brock" w:date="2012-04-11T17:05:00Z">
        <w:r w:rsidRPr="00E77497" w:rsidDel="00296EE6">
          <w:delText>)</w:delText>
        </w:r>
      </w:del>
      <w:r w:rsidRPr="00E77497">
        <w:t>.</w:t>
      </w:r>
    </w:p>
    <w:p w14:paraId="4C6BA3B8" w14:textId="77777777"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14:paraId="5874AF5F" w14:textId="77777777"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14:paraId="0F78AE13" w14:textId="77777777" w:rsidR="004C02EF" w:rsidRPr="00E77497" w:rsidRDefault="004C02EF" w:rsidP="0027695A">
      <w:pPr>
        <w:pStyle w:val="Alg4"/>
        <w:numPr>
          <w:ilvl w:val="0"/>
          <w:numId w:val="187"/>
        </w:numPr>
      </w:pPr>
      <w:r w:rsidRPr="00E77497">
        <w:t xml:space="preserve">Let </w:t>
      </w:r>
      <w:r w:rsidRPr="00E77497">
        <w:rPr>
          <w:i/>
        </w:rPr>
        <w:t>body</w:t>
      </w:r>
      <w:ins w:id="20545" w:author="Rev 4 Allen Wirfs-Brock" w:date="2011-10-18T11:27:00Z">
        <w:r w:rsidR="00CD7F0F" w:rsidRPr="00E77497">
          <w:rPr>
            <w:i/>
          </w:rPr>
          <w:t>Text</w:t>
        </w:r>
      </w:ins>
      <w:r w:rsidRPr="00E77497">
        <w:t xml:space="preserve"> be ToString(</w:t>
      </w:r>
      <w:r w:rsidRPr="00E77497">
        <w:rPr>
          <w:i/>
        </w:rPr>
        <w:t>body</w:t>
      </w:r>
      <w:ins w:id="20546" w:author="Rev 4 Allen Wirfs-Brock" w:date="2011-10-18T11:27:00Z">
        <w:r w:rsidR="00CD7F0F" w:rsidRPr="00E77497">
          <w:rPr>
            <w:i/>
          </w:rPr>
          <w:t>Text</w:t>
        </w:r>
      </w:ins>
      <w:r w:rsidRPr="00E77497">
        <w:t>).</w:t>
      </w:r>
    </w:p>
    <w:p w14:paraId="23BACB39" w14:textId="77777777" w:rsidR="00296EE6" w:rsidRDefault="00296EE6" w:rsidP="00296EE6">
      <w:pPr>
        <w:pStyle w:val="M4"/>
        <w:numPr>
          <w:ilvl w:val="0"/>
          <w:numId w:val="187"/>
        </w:numPr>
        <w:tabs>
          <w:tab w:val="num" w:pos="1721"/>
        </w:tabs>
        <w:spacing w:after="0"/>
        <w:rPr>
          <w:ins w:id="20547" w:author="Rev 7 Allen Wirfs-Brock" w:date="2012-04-11T17:06:00Z"/>
        </w:rPr>
      </w:pPr>
      <w:ins w:id="20548" w:author="Rev 7 Allen Wirfs-Brock" w:date="2012-04-11T17:06:00Z">
        <w:r>
          <w:t>ReturnIfAbrupt(</w:t>
        </w:r>
        <w:r>
          <w:rPr>
            <w:i/>
          </w:rPr>
          <w:t>bodyText</w:t>
        </w:r>
        <w:r>
          <w:t>).</w:t>
        </w:r>
      </w:ins>
    </w:p>
    <w:p w14:paraId="501305A6" w14:textId="77777777" w:rsidR="004C02EF" w:rsidRPr="00E77497" w:rsidRDefault="004C02EF" w:rsidP="0027695A">
      <w:pPr>
        <w:pStyle w:val="Alg4"/>
        <w:numPr>
          <w:ilvl w:val="0"/>
          <w:numId w:val="187"/>
        </w:numPr>
      </w:pPr>
      <w:commentRangeStart w:id="20549"/>
      <w:del w:id="20550" w:author="Rev 4 Allen Wirfs-Brock" w:date="2011-10-18T11:29:00Z">
        <w:r w:rsidRPr="00E77497" w:rsidDel="004479AD">
          <w:delText xml:space="preserve">If </w:delText>
        </w:r>
      </w:del>
      <w:ins w:id="20551" w:author="Rev 4 Allen Wirfs-Brock" w:date="2011-10-18T11:29:00Z">
        <w:r w:rsidR="004479AD" w:rsidRPr="00E77497">
          <w:t xml:space="preserve">Let </w:t>
        </w:r>
        <w:r w:rsidR="004479AD" w:rsidRPr="0027695A">
          <w:rPr>
            <w:i/>
          </w:rPr>
          <w:t>parameters</w:t>
        </w:r>
        <w:r w:rsidR="004479AD" w:rsidRPr="004D1BD1">
          <w:t xml:space="preserve"> be the result of parsing</w:t>
        </w:r>
        <w:r w:rsidR="004479AD" w:rsidRPr="003B4312">
          <w:t xml:space="preserve"> </w:t>
        </w:r>
      </w:ins>
      <w:r w:rsidRPr="006B6D0A">
        <w:rPr>
          <w:i/>
        </w:rPr>
        <w:t>P</w:t>
      </w:r>
      <w:r w:rsidRPr="006B6D0A">
        <w:t xml:space="preserve"> </w:t>
      </w:r>
      <w:del w:id="20552" w:author="Rev 4 Allen Wirfs-Brock" w:date="2011-10-18T11:30:00Z">
        <w:r w:rsidRPr="006B6D0A" w:rsidDel="004479AD">
          <w:delText>is not parsable as a</w:delText>
        </w:r>
      </w:del>
      <w:ins w:id="20553" w:author="Rev 4 Allen Wirfs-Brock" w:date="2011-10-18T11:30:00Z">
        <w:r w:rsidR="004479AD" w:rsidRPr="00E65A34">
          <w:t>using</w:t>
        </w:r>
      </w:ins>
      <w:r w:rsidRPr="00546435">
        <w:t xml:space="preserve"> </w:t>
      </w:r>
      <w:r w:rsidRPr="00A67AF2">
        <w:rPr>
          <w:i/>
        </w:rPr>
        <w:t>FormalParameterList</w:t>
      </w:r>
      <w:del w:id="20554" w:author="Rev 4 Allen Wirfs-Brock" w:date="2011-10-18T11:24:00Z">
        <w:r w:rsidRPr="00A67AF2" w:rsidDel="00CD7F0F">
          <w:rPr>
            <w:rFonts w:ascii="Arial" w:hAnsi="Arial"/>
            <w:vertAlign w:val="subscript"/>
          </w:rPr>
          <w:delText>opt</w:delText>
        </w:r>
      </w:del>
      <w:r w:rsidRPr="00A67AF2">
        <w:t xml:space="preserve"> </w:t>
      </w:r>
      <w:ins w:id="20555" w:author="Rev 4 Allen Wirfs-Brock" w:date="2011-10-18T11:30:00Z">
        <w:r w:rsidR="004479AD" w:rsidRPr="00B820AB">
          <w:t xml:space="preserve">as the goal symbol. </w:t>
        </w:r>
      </w:ins>
      <w:del w:id="20556" w:author="Rev 4 Allen Wirfs-Brock" w:date="2011-10-18T11:30:00Z">
        <w:r w:rsidRPr="00675B74" w:rsidDel="004479AD">
          <w:delText>then t</w:delText>
        </w:r>
      </w:del>
      <w:ins w:id="20557" w:author="Rev 4 Allen Wirfs-Brock" w:date="2011-10-18T11:30:00Z">
        <w:r w:rsidR="004479AD" w:rsidRPr="00E77497">
          <w:t>T</w:t>
        </w:r>
      </w:ins>
      <w:r w:rsidRPr="00E77497">
        <w:t xml:space="preserve">hrow a </w:t>
      </w:r>
      <w:r w:rsidRPr="00E77497">
        <w:rPr>
          <w:b/>
        </w:rPr>
        <w:t>SyntaxError</w:t>
      </w:r>
      <w:r w:rsidRPr="00E77497">
        <w:t xml:space="preserve"> exception</w:t>
      </w:r>
      <w:ins w:id="20558" w:author="Rev 4 Allen Wirfs-Brock" w:date="2011-10-18T11:31:00Z">
        <w:r w:rsidR="004479AD" w:rsidRPr="00E77497">
          <w:t xml:space="preserve"> if the parse fails</w:t>
        </w:r>
      </w:ins>
      <w:r w:rsidRPr="00E77497">
        <w:t>.</w:t>
      </w:r>
    </w:p>
    <w:p w14:paraId="04CC9723" w14:textId="77777777" w:rsidR="004479AD" w:rsidRPr="00E77497" w:rsidRDefault="004479AD" w:rsidP="0027695A">
      <w:pPr>
        <w:pStyle w:val="Alg4"/>
        <w:numPr>
          <w:ilvl w:val="0"/>
          <w:numId w:val="187"/>
        </w:numPr>
        <w:rPr>
          <w:ins w:id="20559" w:author="Rev 4 Allen Wirfs-Brock" w:date="2011-10-18T11:32:00Z"/>
        </w:rPr>
      </w:pPr>
      <w:ins w:id="20560" w:author="Rev 4 Allen Wirfs-Brock" w:date="2011-10-18T11:32: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20561" w:author="Rev 4 Allen Wirfs-Brock" w:date="2011-10-18T11:33:00Z">
        <w:r w:rsidRPr="00E77497">
          <w:rPr>
            <w:i/>
          </w:rPr>
          <w:t>FunctionBody</w:t>
        </w:r>
      </w:ins>
      <w:ins w:id="20562" w:author="Rev 4 Allen Wirfs-Brock" w:date="2011-10-18T11:32:00Z">
        <w:r w:rsidRPr="00E77497">
          <w:t xml:space="preserve"> as the goal symbol. Throw a </w:t>
        </w:r>
        <w:r w:rsidRPr="00E77497">
          <w:rPr>
            <w:b/>
          </w:rPr>
          <w:t>SyntaxError</w:t>
        </w:r>
        <w:r w:rsidRPr="00E77497">
          <w:t xml:space="preserve"> exception if the parse fails</w:t>
        </w:r>
      </w:ins>
      <w:ins w:id="20563" w:author="Rev 7 Allen Wirfs-Brock" w:date="2012-04-11T17:07:00Z">
        <w:r w:rsidR="00296EE6">
          <w:t xml:space="preserve"> or if any static semantics errors are detected</w:t>
        </w:r>
      </w:ins>
      <w:ins w:id="20564" w:author="Rev 4 Allen Wirfs-Brock" w:date="2011-10-18T11:32:00Z">
        <w:r w:rsidRPr="00E77497">
          <w:t>.</w:t>
        </w:r>
      </w:ins>
    </w:p>
    <w:commentRangeEnd w:id="20549"/>
    <w:p w14:paraId="37CEC76C" w14:textId="77777777" w:rsidR="004C02EF" w:rsidRPr="00A67AF2" w:rsidDel="004479AD" w:rsidRDefault="004479AD" w:rsidP="0027695A">
      <w:pPr>
        <w:pStyle w:val="Alg4"/>
        <w:numPr>
          <w:ilvl w:val="0"/>
          <w:numId w:val="187"/>
        </w:numPr>
        <w:rPr>
          <w:del w:id="20565" w:author="Rev 4 Allen Wirfs-Brock" w:date="2011-10-18T11:33:00Z"/>
        </w:rPr>
      </w:pPr>
      <w:ins w:id="20566" w:author="Rev 4 Allen Wirfs-Brock" w:date="2011-10-18T11:34:00Z">
        <w:r w:rsidRPr="00E77497">
          <w:rPr>
            <w:rStyle w:val="af4"/>
            <w:rFonts w:ascii="Arial" w:eastAsia="MS Mincho" w:hAnsi="Arial"/>
            <w:spacing w:val="0"/>
            <w:lang w:val="en-GB" w:eastAsia="ja-JP"/>
          </w:rPr>
          <w:commentReference w:id="20549"/>
        </w:r>
      </w:ins>
      <w:del w:id="20567" w:author="Rev 4 Allen Wirfs-Brock" w:date="2011-10-18T11:33:00Z">
        <w:r w:rsidR="004C02EF" w:rsidRPr="003B4312" w:rsidDel="004479AD">
          <w:delText xml:space="preserve">If </w:delText>
        </w:r>
        <w:r w:rsidR="004C02EF" w:rsidRPr="006B6D0A" w:rsidDel="004479AD">
          <w:rPr>
            <w:i/>
          </w:rPr>
          <w:delText>body</w:delText>
        </w:r>
        <w:r w:rsidR="004C02EF" w:rsidRPr="006B6D0A" w:rsidDel="004479AD">
          <w:delText xml:space="preserve"> is not parsable as </w:delText>
        </w:r>
        <w:r w:rsidR="004C02EF" w:rsidRPr="006B6D0A" w:rsidDel="004479AD">
          <w:rPr>
            <w:i/>
          </w:rPr>
          <w:delText>FunctionBody</w:delText>
        </w:r>
        <w:r w:rsidR="004C02EF" w:rsidRPr="00E65A34" w:rsidDel="004479AD">
          <w:delText xml:space="preserve"> then thro</w:delText>
        </w:r>
        <w:r w:rsidR="004C02EF" w:rsidRPr="00546435" w:rsidDel="004479AD">
          <w:delText xml:space="preserve">w a </w:delText>
        </w:r>
        <w:r w:rsidR="004C02EF" w:rsidRPr="00A67AF2" w:rsidDel="004479AD">
          <w:rPr>
            <w:b/>
          </w:rPr>
          <w:delText>SyntaxError</w:delText>
        </w:r>
        <w:r w:rsidR="004C02EF" w:rsidRPr="00A67AF2" w:rsidDel="004479AD">
          <w:delText xml:space="preserve"> exception.</w:delText>
        </w:r>
      </w:del>
    </w:p>
    <w:p w14:paraId="12C54C6F" w14:textId="77777777" w:rsidR="004C02EF" w:rsidRPr="00E77497" w:rsidRDefault="004C02EF" w:rsidP="0027695A">
      <w:pPr>
        <w:pStyle w:val="Alg4"/>
        <w:numPr>
          <w:ilvl w:val="0"/>
          <w:numId w:val="187"/>
        </w:numPr>
        <w:spacing w:after="220"/>
        <w:contextualSpacing/>
      </w:pPr>
      <w:r w:rsidRPr="00A67AF2">
        <w:t>If</w:t>
      </w:r>
      <w:r w:rsidRPr="00B820AB">
        <w:rPr>
          <w:i/>
        </w:rPr>
        <w:t xml:space="preserve"> body</w:t>
      </w:r>
      <w:ins w:id="20568" w:author="Rev 4 Allen Wirfs-Brock" w:date="2011-10-18T11:34:00Z">
        <w:r w:rsidR="004479AD" w:rsidRPr="00675B74">
          <w:rPr>
            <w:i/>
          </w:rPr>
          <w:t>Text</w:t>
        </w:r>
      </w:ins>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3611FBC4" w14:textId="77777777" w:rsidR="004C02EF" w:rsidRPr="00E77497" w:rsidDel="00296EE6" w:rsidRDefault="004C02EF" w:rsidP="0027695A">
      <w:pPr>
        <w:pStyle w:val="Alg4"/>
        <w:numPr>
          <w:ilvl w:val="0"/>
          <w:numId w:val="187"/>
        </w:numPr>
        <w:spacing w:after="220"/>
        <w:contextualSpacing/>
        <w:rPr>
          <w:del w:id="20569" w:author="Rev 7 Allen Wirfs-Brock" w:date="2012-04-11T17:08:00Z"/>
        </w:rPr>
      </w:pPr>
      <w:del w:id="20570" w:author="Rev 7 Allen Wirfs-Brock" w:date="2012-04-11T17:08:00Z">
        <w:r w:rsidRPr="00E77497" w:rsidDel="00296EE6">
          <w:delText xml:space="preserve">If </w:delText>
        </w:r>
        <w:r w:rsidRPr="00E77497" w:rsidDel="00296EE6">
          <w:rPr>
            <w:i/>
          </w:rPr>
          <w:delText>strict</w:delText>
        </w:r>
        <w:r w:rsidRPr="00E77497" w:rsidDel="00296EE6">
          <w:delText xml:space="preserve"> is </w:delText>
        </w:r>
        <w:r w:rsidRPr="00E77497" w:rsidDel="00296EE6">
          <w:rPr>
            <w:b/>
          </w:rPr>
          <w:delText>true</w:delText>
        </w:r>
        <w:r w:rsidRPr="00E77497" w:rsidDel="00296EE6">
          <w:delText xml:space="preserve">, throw any exceptions specified in 13.1 that apply. </w:delText>
        </w:r>
      </w:del>
    </w:p>
    <w:p w14:paraId="6AF465F1" w14:textId="77777777" w:rsidR="004C02EF" w:rsidRPr="00E77497" w:rsidRDefault="004C02EF" w:rsidP="0027695A">
      <w:pPr>
        <w:pStyle w:val="Alg4"/>
        <w:numPr>
          <w:ilvl w:val="0"/>
          <w:numId w:val="187"/>
        </w:numPr>
        <w:spacing w:after="220"/>
      </w:pPr>
      <w:r w:rsidRPr="00E77497">
        <w:t xml:space="preserve">Return a new Function object created as specified in 13.2 passing </w:t>
      </w:r>
      <w:del w:id="20571" w:author="Rev 4 Allen Wirfs-Brock" w:date="2011-10-18T11:34:00Z">
        <w:r w:rsidRPr="00E77497" w:rsidDel="004479AD">
          <w:rPr>
            <w:i/>
          </w:rPr>
          <w:delText>P</w:delText>
        </w:r>
        <w:r w:rsidRPr="00E77497" w:rsidDel="004479AD">
          <w:delText xml:space="preserve"> </w:delText>
        </w:r>
      </w:del>
      <w:ins w:id="20572" w:author="Rev 4 Allen Wirfs-Brock" w:date="2011-10-18T11:34:00Z">
        <w:r w:rsidR="004479AD" w:rsidRPr="00E77497">
          <w:rPr>
            <w:i/>
          </w:rPr>
          <w:t>parameters</w:t>
        </w:r>
        <w:r w:rsidR="004479AD" w:rsidRPr="00E77497">
          <w:t xml:space="preserve"> </w:t>
        </w:r>
      </w:ins>
      <w:r w:rsidRPr="00E77497">
        <w:t xml:space="preserve">as the </w:t>
      </w:r>
      <w:r w:rsidRPr="00E77497">
        <w:rPr>
          <w:i/>
        </w:rPr>
        <w:t>FormalParameterList</w:t>
      </w:r>
      <w:del w:id="20573" w:author="Rev 4 Allen Wirfs-Brock" w:date="2011-10-18T11:34:00Z">
        <w:r w:rsidRPr="00E77497" w:rsidDel="004479AD">
          <w:rPr>
            <w:rFonts w:ascii="Arial" w:hAnsi="Arial" w:cs="Arial"/>
            <w:vertAlign w:val="subscript"/>
          </w:rPr>
          <w:delText>opt</w:delText>
        </w:r>
      </w:del>
      <w:r w:rsidRPr="00E77497">
        <w:t xml:space="preserve"> and </w:t>
      </w:r>
      <w:r w:rsidRPr="00E77497">
        <w:rPr>
          <w:i/>
        </w:rPr>
        <w:t>body</w:t>
      </w:r>
      <w:r w:rsidRPr="00E77497">
        <w:t xml:space="preserve"> as the </w:t>
      </w:r>
      <w:r w:rsidRPr="00E77497">
        <w:rPr>
          <w:i/>
        </w:rPr>
        <w:t>FunctionBody</w:t>
      </w:r>
      <w:r w:rsidRPr="00E77497">
        <w:t xml:space="preserve">. Pass in the Global Environment as the </w:t>
      </w:r>
      <w:r w:rsidRPr="00E77497">
        <w:rPr>
          <w:i/>
        </w:rPr>
        <w:t>Scope</w:t>
      </w:r>
      <w:r w:rsidRPr="00E77497">
        <w:t xml:space="preserve"> parameter and </w:t>
      </w:r>
      <w:r w:rsidRPr="00E77497">
        <w:rPr>
          <w:i/>
        </w:rPr>
        <w:t>strict</w:t>
      </w:r>
      <w:r w:rsidRPr="00E77497">
        <w:t xml:space="preserve"> as the </w:t>
      </w:r>
      <w:r w:rsidRPr="00E77497">
        <w:rPr>
          <w:i/>
        </w:rPr>
        <w:t>Strict</w:t>
      </w:r>
      <w:r w:rsidRPr="00E77497">
        <w:t xml:space="preserve"> flag.</w:t>
      </w:r>
    </w:p>
    <w:p w14:paraId="3CF7C34A"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 to provide for the possibility that the function will be used as a constructor.</w:t>
      </w:r>
    </w:p>
    <w:p w14:paraId="080BC7BA"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46F9D5E1" w14:textId="77777777" w:rsidR="004C02EF" w:rsidRPr="00E77497" w:rsidRDefault="004C02EF" w:rsidP="004C02EF">
      <w:pPr>
        <w:pStyle w:val="CodeSample3"/>
        <w:ind w:left="1701"/>
        <w:rPr>
          <w:sz w:val="18"/>
        </w:rPr>
      </w:pPr>
      <w:r w:rsidRPr="00E77497">
        <w:rPr>
          <w:sz w:val="18"/>
        </w:rPr>
        <w:t>new Function("a", "b", "c", "return a+b+c")</w:t>
      </w:r>
    </w:p>
    <w:p w14:paraId="798EF220" w14:textId="77777777" w:rsidR="004C02EF" w:rsidRPr="00E77497" w:rsidRDefault="004C02EF" w:rsidP="004C02EF">
      <w:pPr>
        <w:pStyle w:val="CodeSample3"/>
        <w:ind w:left="1701"/>
        <w:rPr>
          <w:sz w:val="18"/>
        </w:rPr>
      </w:pPr>
      <w:r w:rsidRPr="00E77497">
        <w:rPr>
          <w:sz w:val="18"/>
        </w:rPr>
        <w:t>new Function("a, b, c", "return a+b+c")</w:t>
      </w:r>
    </w:p>
    <w:p w14:paraId="7BEBAA36" w14:textId="77777777" w:rsidR="004C02EF" w:rsidRPr="00E77497" w:rsidRDefault="004C02EF" w:rsidP="004C02EF">
      <w:pPr>
        <w:pStyle w:val="CodeSample3"/>
        <w:ind w:left="1701"/>
        <w:rPr>
          <w:sz w:val="18"/>
        </w:rPr>
      </w:pPr>
      <w:r w:rsidRPr="00E77497">
        <w:rPr>
          <w:sz w:val="18"/>
        </w:rPr>
        <w:t>new Function("a,b", "c", "return a+b+c")</w:t>
      </w:r>
    </w:p>
    <w:p w14:paraId="1AEDCBBC" w14:textId="77777777" w:rsidR="004C02EF" w:rsidRPr="00E77497" w:rsidRDefault="004C02EF" w:rsidP="00B43482">
      <w:pPr>
        <w:pStyle w:val="30"/>
        <w:numPr>
          <w:ilvl w:val="0"/>
          <w:numId w:val="0"/>
        </w:numPr>
      </w:pPr>
      <w:bookmarkStart w:id="20574" w:name="_Toc385672273"/>
      <w:bookmarkStart w:id="20575" w:name="_Toc393690387"/>
      <w:bookmarkStart w:id="20576" w:name="_Ref457709043"/>
      <w:bookmarkStart w:id="20577" w:name="_Toc472818917"/>
      <w:bookmarkStart w:id="20578" w:name="_Toc235503495"/>
      <w:bookmarkStart w:id="20579" w:name="_Toc241509270"/>
      <w:bookmarkStart w:id="20580" w:name="_Toc244416757"/>
      <w:bookmarkStart w:id="20581" w:name="_Toc276631121"/>
      <w:bookmarkStart w:id="20582" w:name="_Toc323907752"/>
      <w:r w:rsidRPr="00E77497">
        <w:t>15.3.3</w:t>
      </w:r>
      <w:r w:rsidRPr="00E77497">
        <w:tab/>
        <w:t>Properties of the Function Constructo</w:t>
      </w:r>
      <w:bookmarkEnd w:id="20520"/>
      <w:bookmarkEnd w:id="20574"/>
      <w:bookmarkEnd w:id="20575"/>
      <w:r w:rsidRPr="00E77497">
        <w:t>r</w:t>
      </w:r>
      <w:bookmarkStart w:id="20583" w:name="_Toc385672274"/>
      <w:bookmarkStart w:id="20584" w:name="_Ref393610728"/>
      <w:bookmarkStart w:id="20585" w:name="_Ref393614246"/>
      <w:bookmarkStart w:id="20586" w:name="_Toc393690388"/>
      <w:bookmarkStart w:id="20587" w:name="_Ref404501752"/>
      <w:bookmarkStart w:id="20588" w:name="_Ref404502250"/>
      <w:bookmarkStart w:id="20589" w:name="_Toc382291612"/>
      <w:bookmarkEnd w:id="20576"/>
      <w:bookmarkEnd w:id="20577"/>
      <w:bookmarkEnd w:id="20578"/>
      <w:bookmarkEnd w:id="20579"/>
      <w:bookmarkEnd w:id="20580"/>
      <w:bookmarkEnd w:id="20581"/>
      <w:bookmarkEnd w:id="20582"/>
    </w:p>
    <w:p w14:paraId="2FADB75A" w14:textId="77777777" w:rsidR="004C02EF" w:rsidRPr="00E77497" w:rsidRDefault="004C02EF" w:rsidP="004C02EF">
      <w:r w:rsidRPr="00E77497">
        <w:t xml:space="preserve">The Function constructor is itself a Function object and </w:t>
      </w:r>
      <w:del w:id="20590" w:author="Allen Wirfs-Brock" w:date="2011-07-02T13:51:00Z">
        <w:r w:rsidRPr="00E77497" w:rsidDel="00236470">
          <w:delText xml:space="preserve">its </w:delText>
        </w:r>
      </w:del>
      <w:ins w:id="20591" w:author="Allen Wirfs-Brock" w:date="2011-07-02T13:51:00Z">
        <w:r w:rsidR="00236470" w:rsidRPr="00E77497">
          <w:t xml:space="preserve">has a </w:t>
        </w:r>
      </w:ins>
      <w:r w:rsidRPr="00E77497">
        <w:t>[[</w:t>
      </w:r>
      <w:del w:id="20592" w:author="Allen Wirfs-Brock" w:date="2011-07-02T13:51:00Z">
        <w:r w:rsidRPr="00E77497" w:rsidDel="00236470">
          <w:delText>Class</w:delText>
        </w:r>
      </w:del>
      <w:ins w:id="20593" w:author="Allen Wirfs-Brock" w:date="2011-07-02T13:51:00Z">
        <w:del w:id="20594" w:author="Rev 3 Allen Wirfs-Brock" w:date="2011-09-07T15:30:00Z">
          <w:r w:rsidR="00236470" w:rsidRPr="00E77497" w:rsidDel="007516CC">
            <w:delText>IsFunction</w:delText>
          </w:r>
        </w:del>
      </w:ins>
      <w:ins w:id="20595" w:author="Rev 3 Allen Wirfs-Brock" w:date="2011-09-07T15:30:00Z">
        <w:r w:rsidR="007516CC" w:rsidRPr="00E77497">
          <w:t>NativeBrand</w:t>
        </w:r>
      </w:ins>
      <w:r w:rsidRPr="00E77497">
        <w:t xml:space="preserve">]] </w:t>
      </w:r>
      <w:del w:id="20596" w:author="Allen Wirfs-Brock" w:date="2011-07-02T13:51:00Z">
        <w:r w:rsidRPr="00E77497" w:rsidDel="00236470">
          <w:delText xml:space="preserve">is </w:delText>
        </w:r>
        <w:r w:rsidRPr="00E77497" w:rsidDel="00236470">
          <w:rPr>
            <w:rFonts w:ascii="Courier New" w:hAnsi="Courier New"/>
            <w:b/>
          </w:rPr>
          <w:delText>"Function"</w:delText>
        </w:r>
      </w:del>
      <w:ins w:id="20597" w:author="Allen Wirfs-Brock" w:date="2011-07-02T13:51:00Z">
        <w:r w:rsidR="00236470" w:rsidRPr="00E77497">
          <w:t>internal property</w:t>
        </w:r>
      </w:ins>
      <w:ins w:id="20598" w:author="Rev 3 Allen Wirfs-Brock" w:date="2011-09-07T15:31:00Z">
        <w:r w:rsidR="007516CC" w:rsidRPr="00E77497">
          <w:t xml:space="preserve"> whose value is NativeFunction</w:t>
        </w:r>
      </w:ins>
      <w:r w:rsidRPr="00E77497">
        <w:t>. The value of the [[Prototype]] internal property of the Function constructor is the standard built-in Function prototype object (15.3.4).</w:t>
      </w:r>
    </w:p>
    <w:p w14:paraId="365FB92F" w14:textId="77777777" w:rsidR="004C02EF" w:rsidRPr="00E77497" w:rsidRDefault="004C02EF" w:rsidP="004C02EF">
      <w:r w:rsidRPr="00E77497">
        <w:t xml:space="preserve">The value of the [[Extensible]] internal property of the Function constructor is </w:t>
      </w:r>
      <w:r w:rsidRPr="00E77497">
        <w:rPr>
          <w:b/>
        </w:rPr>
        <w:t>true</w:t>
      </w:r>
      <w:r w:rsidRPr="00E77497">
        <w:t>.</w:t>
      </w:r>
    </w:p>
    <w:p w14:paraId="1150107A" w14:textId="77777777" w:rsidR="004C02EF" w:rsidRPr="00E77497" w:rsidRDefault="004C02EF" w:rsidP="004C02EF">
      <w:r w:rsidRPr="00E77497">
        <w:t>The Function constructor has the following properties:</w:t>
      </w:r>
    </w:p>
    <w:p w14:paraId="4794C7F9" w14:textId="77777777" w:rsidR="004C02EF" w:rsidRPr="00E77497" w:rsidRDefault="004C02EF" w:rsidP="004C02EF">
      <w:pPr>
        <w:pStyle w:val="40"/>
        <w:numPr>
          <w:ilvl w:val="0"/>
          <w:numId w:val="0"/>
        </w:numPr>
      </w:pPr>
      <w:bookmarkStart w:id="20599" w:name="_Ref424535839"/>
      <w:r w:rsidRPr="00E77497">
        <w:t>15.3.3.1</w:t>
      </w:r>
      <w:r w:rsidRPr="00E77497">
        <w:tab/>
        <w:t>Function.prototyp</w:t>
      </w:r>
      <w:bookmarkEnd w:id="20583"/>
      <w:bookmarkEnd w:id="20584"/>
      <w:bookmarkEnd w:id="20585"/>
      <w:bookmarkEnd w:id="20586"/>
      <w:bookmarkEnd w:id="20587"/>
      <w:bookmarkEnd w:id="20588"/>
      <w:r w:rsidRPr="00E77497">
        <w:t>e</w:t>
      </w:r>
      <w:bookmarkEnd w:id="20599"/>
    </w:p>
    <w:p w14:paraId="31C88961" w14:textId="77777777" w:rsidR="004C02EF" w:rsidRPr="00E77497" w:rsidRDefault="004C02EF" w:rsidP="004C02EF">
      <w:r w:rsidRPr="00E77497">
        <w:t xml:space="preserve">The initial value of </w:t>
      </w:r>
      <w:r w:rsidRPr="00E77497">
        <w:rPr>
          <w:rFonts w:ascii="Courier New" w:hAnsi="Courier New"/>
          <w:b/>
        </w:rPr>
        <w:t>Function.prototype</w:t>
      </w:r>
      <w:r w:rsidRPr="00E77497">
        <w:t xml:space="preserve"> is the standard built-in Function prototype object (15.3.4).</w:t>
      </w:r>
      <w:bookmarkStart w:id="20600" w:name="_Toc385672275"/>
    </w:p>
    <w:p w14:paraId="754B139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0601" w:name="_Toc393690389"/>
    </w:p>
    <w:p w14:paraId="5C3C9C3E" w14:textId="77777777" w:rsidR="004C02EF" w:rsidRPr="00E77497" w:rsidRDefault="004C02EF" w:rsidP="004C02EF">
      <w:pPr>
        <w:pStyle w:val="40"/>
        <w:numPr>
          <w:ilvl w:val="0"/>
          <w:numId w:val="0"/>
        </w:numPr>
      </w:pPr>
      <w:r w:rsidRPr="00E77497">
        <w:t>15.3.3.2</w:t>
      </w:r>
      <w:r w:rsidRPr="00E77497">
        <w:tab/>
        <w:t>Function.length</w:t>
      </w:r>
    </w:p>
    <w:p w14:paraId="1C42DC81" w14:textId="77777777" w:rsidR="004C02EF" w:rsidRPr="00E77497" w:rsidRDefault="004C02EF" w:rsidP="004C02E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C11FC81" w14:textId="77777777" w:rsidR="004C02EF" w:rsidRPr="00E77497" w:rsidRDefault="004C02EF" w:rsidP="00B43482">
      <w:pPr>
        <w:pStyle w:val="30"/>
        <w:numPr>
          <w:ilvl w:val="0"/>
          <w:numId w:val="0"/>
        </w:numPr>
      </w:pPr>
      <w:bookmarkStart w:id="20602" w:name="_Toc385672276"/>
      <w:bookmarkStart w:id="20603" w:name="_Ref393609190"/>
      <w:bookmarkStart w:id="20604" w:name="_Toc393690390"/>
      <w:bookmarkStart w:id="20605" w:name="_Ref404501768"/>
      <w:bookmarkStart w:id="20606" w:name="_Ref424534100"/>
      <w:bookmarkStart w:id="20607" w:name="_Toc472818918"/>
      <w:bookmarkStart w:id="20608" w:name="_Toc235503496"/>
      <w:bookmarkStart w:id="20609" w:name="_Toc241509271"/>
      <w:bookmarkStart w:id="20610" w:name="_Toc244416758"/>
      <w:bookmarkStart w:id="20611" w:name="_Toc276631122"/>
      <w:bookmarkStart w:id="20612" w:name="_Toc323907753"/>
      <w:bookmarkEnd w:id="20600"/>
      <w:bookmarkEnd w:id="20601"/>
      <w:r w:rsidRPr="00E77497">
        <w:t>15.3.4</w:t>
      </w:r>
      <w:r w:rsidRPr="00E77497">
        <w:tab/>
        <w:t>Properties of the Function Prototype Objec</w:t>
      </w:r>
      <w:bookmarkEnd w:id="20589"/>
      <w:bookmarkEnd w:id="20602"/>
      <w:bookmarkEnd w:id="20603"/>
      <w:bookmarkEnd w:id="20604"/>
      <w:bookmarkEnd w:id="20605"/>
      <w:r w:rsidRPr="00E77497">
        <w:t>t</w:t>
      </w:r>
      <w:bookmarkEnd w:id="20606"/>
      <w:bookmarkEnd w:id="20607"/>
      <w:bookmarkEnd w:id="20608"/>
      <w:bookmarkEnd w:id="20609"/>
      <w:bookmarkEnd w:id="20610"/>
      <w:bookmarkEnd w:id="20611"/>
      <w:bookmarkEnd w:id="20612"/>
    </w:p>
    <w:p w14:paraId="6910D12E" w14:textId="77777777" w:rsidR="004C02EF" w:rsidRPr="00E77497" w:rsidRDefault="004C02EF" w:rsidP="004C02EF">
      <w:r w:rsidRPr="00E77497">
        <w:t xml:space="preserve">The Function prototype object is itself a Function object </w:t>
      </w:r>
      <w:ins w:id="20613" w:author="Allen Wirfs-Brock" w:date="2011-07-02T13:52:00Z">
        <w:r w:rsidR="00236470" w:rsidRPr="00E77497">
          <w:t>and has a [[</w:t>
        </w:r>
        <w:del w:id="20614" w:author="Rev 3 Allen Wirfs-Brock" w:date="2011-09-07T15:32:00Z">
          <w:r w:rsidR="00236470" w:rsidRPr="00E77497" w:rsidDel="007516CC">
            <w:delText>IsFunction</w:delText>
          </w:r>
        </w:del>
      </w:ins>
      <w:ins w:id="20615" w:author="Rev 3 Allen Wirfs-Brock" w:date="2011-09-07T15:32:00Z">
        <w:r w:rsidR="007516CC" w:rsidRPr="00E77497">
          <w:t>NativeBrand</w:t>
        </w:r>
      </w:ins>
      <w:ins w:id="20616" w:author="Allen Wirfs-Brock" w:date="2011-07-02T13:52:00Z">
        <w:r w:rsidR="00236470" w:rsidRPr="00E77497">
          <w:t>]] internal property</w:t>
        </w:r>
      </w:ins>
      <w:ins w:id="20617" w:author="Rev 3 Allen Wirfs-Brock" w:date="2011-09-07T15:31:00Z">
        <w:r w:rsidR="007516CC" w:rsidRPr="00E77497">
          <w:t xml:space="preserve"> whose value is NativeFunction</w:t>
        </w:r>
        <w:r w:rsidR="007516CC" w:rsidRPr="00E77497" w:rsidDel="00236470">
          <w:t xml:space="preserve"> </w:t>
        </w:r>
      </w:ins>
      <w:del w:id="20618" w:author="Allen Wirfs-Brock" w:date="2011-07-02T13:52:00Z">
        <w:r w:rsidRPr="00E77497" w:rsidDel="00236470">
          <w:delText xml:space="preserve">(its [[Class]] is </w:delText>
        </w:r>
        <w:r w:rsidRPr="00E77497" w:rsidDel="00236470">
          <w:rPr>
            <w:rFonts w:ascii="Courier New" w:hAnsi="Courier New"/>
            <w:b/>
          </w:rPr>
          <w:delText>"Function"</w:delText>
        </w:r>
        <w:r w:rsidRPr="00E77497" w:rsidDel="00236470">
          <w:delText>) that,</w:delText>
        </w:r>
      </w:del>
      <w:ins w:id="20619" w:author="Allen Wirfs-Brock" w:date="2011-07-02T13:52:00Z">
        <w:r w:rsidR="00236470" w:rsidRPr="00E77497">
          <w:t>.</w:t>
        </w:r>
      </w:ins>
      <w:r w:rsidRPr="00E77497">
        <w:t xml:space="preserve"> </w:t>
      </w:r>
      <w:del w:id="20620" w:author="Allen Wirfs-Brock" w:date="2011-07-02T13:53:00Z">
        <w:r w:rsidRPr="00E77497" w:rsidDel="00236470">
          <w:delText xml:space="preserve">when </w:delText>
        </w:r>
      </w:del>
      <w:ins w:id="20621" w:author="Allen Wirfs-Brock" w:date="2011-07-02T13:53:00Z">
        <w:r w:rsidR="00236470" w:rsidRPr="00E77497">
          <w:t xml:space="preserve">When </w:t>
        </w:r>
      </w:ins>
      <w:r w:rsidRPr="00E77497">
        <w:t xml:space="preserve">invoked, </w:t>
      </w:r>
      <w:ins w:id="20622" w:author="Allen Wirfs-Brock" w:date="2011-07-02T13:53:00Z">
        <w:r w:rsidR="00236470" w:rsidRPr="00E77497">
          <w:t xml:space="preserve">it </w:t>
        </w:r>
      </w:ins>
      <w:r w:rsidRPr="00E77497">
        <w:t xml:space="preserve">accepts any arguments and returns </w:t>
      </w:r>
      <w:r w:rsidRPr="00E77497">
        <w:rPr>
          <w:b/>
        </w:rPr>
        <w:t>undefined</w:t>
      </w:r>
      <w:r w:rsidRPr="00E77497">
        <w:t>.</w:t>
      </w:r>
    </w:p>
    <w:p w14:paraId="4535B644" w14:textId="77777777" w:rsidR="004C02EF" w:rsidRPr="00E77497" w:rsidRDefault="004C02EF" w:rsidP="004C02EF">
      <w:r w:rsidRPr="00E77497">
        <w:t xml:space="preserve">The value of the [[Prototype]] internal property of the Function prototype object is the standard built-in Object prototype object (15.2.4). The initial value of the [[Extensible]] internal property of the Function prototype object is </w:t>
      </w:r>
      <w:r w:rsidRPr="00E77497">
        <w:rPr>
          <w:b/>
        </w:rPr>
        <w:t>true</w:t>
      </w:r>
      <w:r w:rsidRPr="00E77497">
        <w:t>.</w:t>
      </w:r>
    </w:p>
    <w:p w14:paraId="389E1F67" w14:textId="77777777" w:rsidR="004C02EF" w:rsidRPr="00E77497" w:rsidRDefault="004C02EF" w:rsidP="004C02EF">
      <w:r w:rsidRPr="00E77497">
        <w:t xml:space="preserve">The Function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bookmarkStart w:id="20623" w:name="_Toc385672277"/>
      <w:bookmarkStart w:id="20624" w:name="_Toc393690391"/>
      <w:bookmarkStart w:id="20625" w:name="_Toc382291613"/>
    </w:p>
    <w:p w14:paraId="25277DF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77178A59" w14:textId="77777777" w:rsidR="004C02EF" w:rsidRPr="00E77497" w:rsidRDefault="004C02EF" w:rsidP="004C02EF">
      <w:pPr>
        <w:pStyle w:val="40"/>
        <w:numPr>
          <w:ilvl w:val="0"/>
          <w:numId w:val="0"/>
        </w:numPr>
      </w:pPr>
      <w:r w:rsidRPr="00E77497">
        <w:t>15.3.4.1</w:t>
      </w:r>
      <w:r w:rsidRPr="00E77497">
        <w:tab/>
        <w:t>Function.prototype.constructo</w:t>
      </w:r>
      <w:bookmarkEnd w:id="20623"/>
      <w:bookmarkEnd w:id="20624"/>
      <w:r w:rsidRPr="00E77497">
        <w:t>r</w:t>
      </w:r>
    </w:p>
    <w:p w14:paraId="5D236593" w14:textId="77777777" w:rsidR="004C02EF" w:rsidRPr="00E77497" w:rsidRDefault="004C02EF" w:rsidP="004C02EF">
      <w:r w:rsidRPr="00E77497">
        <w:t xml:space="preserve">The initial value of </w:t>
      </w:r>
      <w:r w:rsidRPr="00E77497">
        <w:rPr>
          <w:rFonts w:ascii="Courier New" w:hAnsi="Courier New"/>
          <w:b/>
        </w:rPr>
        <w:t>Function.prototype.constructor</w:t>
      </w:r>
      <w:r w:rsidRPr="00E77497">
        <w:t xml:space="preserve"> is the built-in </w:t>
      </w:r>
      <w:r w:rsidRPr="00E77497">
        <w:rPr>
          <w:rFonts w:ascii="Courier New" w:hAnsi="Courier New"/>
          <w:b/>
        </w:rPr>
        <w:t>Function</w:t>
      </w:r>
      <w:r w:rsidRPr="00E77497">
        <w:t xml:space="preserve"> constructor.</w:t>
      </w:r>
      <w:bookmarkStart w:id="20626" w:name="_Toc385672278"/>
      <w:bookmarkStart w:id="20627" w:name="_Toc393690392"/>
    </w:p>
    <w:p w14:paraId="31FCB250" w14:textId="77777777" w:rsidR="004C02EF" w:rsidRPr="00E77497" w:rsidRDefault="004C02EF" w:rsidP="004C02EF">
      <w:pPr>
        <w:pStyle w:val="40"/>
        <w:numPr>
          <w:ilvl w:val="0"/>
          <w:numId w:val="0"/>
        </w:numPr>
      </w:pPr>
      <w:bookmarkStart w:id="20628" w:name="_Ref455972201"/>
      <w:r w:rsidRPr="00E77497">
        <w:t>15.3.4.2</w:t>
      </w:r>
      <w:r w:rsidRPr="00E77497">
        <w:tab/>
        <w:t>Function.prototype.toString</w:t>
      </w:r>
      <w:bookmarkEnd w:id="20626"/>
      <w:bookmarkEnd w:id="20627"/>
      <w:r w:rsidRPr="00E77497">
        <w:t xml:space="preserve"> ( )</w:t>
      </w:r>
      <w:bookmarkEnd w:id="20628"/>
    </w:p>
    <w:p w14:paraId="46516ED8" w14:textId="77777777" w:rsidR="004C02EF" w:rsidRPr="00E77497" w:rsidRDefault="004C02EF" w:rsidP="004C02EF">
      <w:r w:rsidRPr="00E77497">
        <w:t xml:space="preserve">An implementation-dependent representation of the function is returned. This representation has the syntax of a </w:t>
      </w:r>
      <w:r w:rsidRPr="00E77497">
        <w:rPr>
          <w:rFonts w:ascii="Times New Roman" w:hAnsi="Times New Roman"/>
          <w:i/>
        </w:rPr>
        <w:t>FunctionDeclaration</w:t>
      </w:r>
      <w:r w:rsidRPr="00E77497">
        <w:t>. Note in particular that the use and placement of white space, line terminators, and semicolons within the representation String is implementation-dependent.</w:t>
      </w:r>
      <w:bookmarkStart w:id="20629" w:name="_Toc385672279"/>
    </w:p>
    <w:p w14:paraId="3D162EC2"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Function object. Therefore, it cannot be transferred to other kinds of objects for use as a method.</w:t>
      </w:r>
      <w:bookmarkStart w:id="20630" w:name="_Toc385672280"/>
      <w:bookmarkStart w:id="20631" w:name="_Toc393690393"/>
      <w:bookmarkEnd w:id="20629"/>
    </w:p>
    <w:p w14:paraId="170C9D99" w14:textId="77777777" w:rsidR="004C02EF" w:rsidRPr="00E77497" w:rsidRDefault="004C02EF" w:rsidP="004C02EF">
      <w:pPr>
        <w:pStyle w:val="40"/>
        <w:numPr>
          <w:ilvl w:val="0"/>
          <w:numId w:val="0"/>
        </w:numPr>
        <w:rPr>
          <w:snapToGrid w:val="0"/>
        </w:rPr>
      </w:pPr>
      <w:bookmarkStart w:id="20632" w:name="_Ref449966854"/>
      <w:r w:rsidRPr="00E77497">
        <w:rPr>
          <w:snapToGrid w:val="0"/>
        </w:rPr>
        <w:t>15.3.4.3</w:t>
      </w:r>
      <w:r w:rsidRPr="00E77497">
        <w:rPr>
          <w:snapToGrid w:val="0"/>
        </w:rPr>
        <w:tab/>
        <w:t>Function.prototype.apply (thisArg, argArray)</w:t>
      </w:r>
      <w:bookmarkEnd w:id="20632"/>
    </w:p>
    <w:p w14:paraId="5A06B73E"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4EB0BC5C" w14:textId="77777777" w:rsidR="004C02EF" w:rsidRPr="00E77497" w:rsidRDefault="004C02EF" w:rsidP="00834A33">
      <w:pPr>
        <w:pStyle w:val="Alg4"/>
        <w:numPr>
          <w:ilvl w:val="0"/>
          <w:numId w:val="188"/>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6D36F268" w14:textId="77777777" w:rsidR="004C02EF" w:rsidRPr="00E77497" w:rsidRDefault="004C02EF" w:rsidP="00834A33">
      <w:pPr>
        <w:pStyle w:val="Alg4"/>
        <w:numPr>
          <w:ilvl w:val="0"/>
          <w:numId w:val="188"/>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6FFE6994" w14:textId="77777777" w:rsidR="004C02EF" w:rsidRPr="00E77497" w:rsidRDefault="004C02EF" w:rsidP="00834A33">
      <w:pPr>
        <w:pStyle w:val="Alg4"/>
        <w:numPr>
          <w:ilvl w:val="1"/>
          <w:numId w:val="188"/>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an empty list of arguments.</w:t>
      </w:r>
    </w:p>
    <w:p w14:paraId="0E253EE4" w14:textId="77777777" w:rsidR="004C02EF" w:rsidRPr="00E77497" w:rsidRDefault="004C02EF" w:rsidP="00834A33">
      <w:pPr>
        <w:pStyle w:val="Alg4"/>
        <w:numPr>
          <w:ilvl w:val="0"/>
          <w:numId w:val="188"/>
        </w:numPr>
      </w:pPr>
      <w:r w:rsidRPr="00E77497">
        <w:t>If Type(</w:t>
      </w:r>
      <w:r w:rsidRPr="00E77497">
        <w:rPr>
          <w:i/>
        </w:rPr>
        <w:t>argArray</w:t>
      </w:r>
      <w:r w:rsidRPr="00E77497">
        <w:t xml:space="preserve">) is not Object, then throw a </w:t>
      </w:r>
      <w:r w:rsidRPr="00E77497">
        <w:rPr>
          <w:b/>
        </w:rPr>
        <w:t>TypeError</w:t>
      </w:r>
      <w:r w:rsidRPr="00E77497">
        <w:t xml:space="preserve"> exception.</w:t>
      </w:r>
    </w:p>
    <w:p w14:paraId="45EA6880" w14:textId="77777777" w:rsidR="004C02EF" w:rsidRPr="00E77497" w:rsidRDefault="004C02EF" w:rsidP="00834A33">
      <w:pPr>
        <w:pStyle w:val="Alg4"/>
        <w:numPr>
          <w:ilvl w:val="0"/>
          <w:numId w:val="188"/>
        </w:numPr>
      </w:pPr>
      <w:r w:rsidRPr="00E77497">
        <w:t xml:space="preserve">Let </w:t>
      </w:r>
      <w:r w:rsidRPr="00E77497">
        <w:rPr>
          <w:i/>
        </w:rPr>
        <w:t>len</w:t>
      </w:r>
      <w:r w:rsidRPr="00E77497">
        <w:t xml:space="preserve"> be the result of calling the [[Get]] internal method of </w:t>
      </w:r>
      <w:r w:rsidRPr="00E77497">
        <w:rPr>
          <w:i/>
        </w:rPr>
        <w:t>argArray</w:t>
      </w:r>
      <w:r w:rsidRPr="00E77497">
        <w:t xml:space="preserve"> with argument </w:t>
      </w:r>
      <w:r w:rsidRPr="00E77497">
        <w:rPr>
          <w:rFonts w:ascii="Courier New" w:hAnsi="Courier New" w:cs="Courier New"/>
          <w:b/>
        </w:rPr>
        <w:t>"length"</w:t>
      </w:r>
      <w:r w:rsidRPr="00E77497">
        <w:t>.</w:t>
      </w:r>
    </w:p>
    <w:p w14:paraId="4CB7CEC4" w14:textId="77777777" w:rsidR="004C02EF" w:rsidRPr="00E77497" w:rsidRDefault="004C02EF" w:rsidP="00834A33">
      <w:pPr>
        <w:pStyle w:val="Alg4"/>
        <w:numPr>
          <w:ilvl w:val="0"/>
          <w:numId w:val="188"/>
        </w:numPr>
      </w:pPr>
      <w:r w:rsidRPr="00E77497">
        <w:t xml:space="preserve">Let </w:t>
      </w:r>
      <w:r w:rsidRPr="00E77497">
        <w:rPr>
          <w:i/>
        </w:rPr>
        <w:t>n</w:t>
      </w:r>
      <w:r w:rsidRPr="00E77497">
        <w:t xml:space="preserve"> be ToUint32(</w:t>
      </w:r>
      <w:r w:rsidRPr="00E77497">
        <w:rPr>
          <w:i/>
        </w:rPr>
        <w:t>len</w:t>
      </w:r>
      <w:r w:rsidRPr="00E77497">
        <w:t>).</w:t>
      </w:r>
    </w:p>
    <w:p w14:paraId="42840DFE" w14:textId="77777777" w:rsidR="00296EE6" w:rsidRDefault="00296EE6" w:rsidP="00296EE6">
      <w:pPr>
        <w:pStyle w:val="M4"/>
        <w:numPr>
          <w:ilvl w:val="0"/>
          <w:numId w:val="188"/>
        </w:numPr>
        <w:tabs>
          <w:tab w:val="num" w:pos="1721"/>
        </w:tabs>
        <w:spacing w:after="0"/>
        <w:rPr>
          <w:ins w:id="20633" w:author="Rev 7 Allen Wirfs-Brock" w:date="2012-04-11T17:12:00Z"/>
        </w:rPr>
      </w:pPr>
      <w:ins w:id="20634" w:author="Rev 7 Allen Wirfs-Brock" w:date="2012-04-11T17:12:00Z">
        <w:r>
          <w:t>ReturnIfAbrupt(</w:t>
        </w:r>
        <w:r>
          <w:rPr>
            <w:i/>
          </w:rPr>
          <w:t>n</w:t>
        </w:r>
        <w:r>
          <w:t>).</w:t>
        </w:r>
      </w:ins>
    </w:p>
    <w:p w14:paraId="5F19AC7A" w14:textId="77777777" w:rsidR="004C02EF" w:rsidRPr="00E77497" w:rsidRDefault="004C02EF" w:rsidP="00834A33">
      <w:pPr>
        <w:pStyle w:val="Alg4"/>
        <w:numPr>
          <w:ilvl w:val="0"/>
          <w:numId w:val="188"/>
        </w:numPr>
      </w:pPr>
      <w:r w:rsidRPr="00E77497">
        <w:t xml:space="preserve">Let </w:t>
      </w:r>
      <w:r w:rsidRPr="00E77497">
        <w:rPr>
          <w:i/>
        </w:rPr>
        <w:t>argList</w:t>
      </w:r>
      <w:r w:rsidRPr="00E77497">
        <w:t xml:space="preserve">  be an empty List.</w:t>
      </w:r>
    </w:p>
    <w:p w14:paraId="76FAB10A" w14:textId="77777777" w:rsidR="004C02EF" w:rsidRPr="00E77497" w:rsidRDefault="004C02EF" w:rsidP="00834A33">
      <w:pPr>
        <w:pStyle w:val="Alg4"/>
        <w:numPr>
          <w:ilvl w:val="0"/>
          <w:numId w:val="188"/>
        </w:numPr>
      </w:pPr>
      <w:r w:rsidRPr="00E77497">
        <w:t xml:space="preserve">Let </w:t>
      </w:r>
      <w:r w:rsidRPr="00E77497">
        <w:rPr>
          <w:i/>
        </w:rPr>
        <w:t>index</w:t>
      </w:r>
      <w:r w:rsidRPr="00E77497">
        <w:t xml:space="preserve"> be 0.</w:t>
      </w:r>
    </w:p>
    <w:p w14:paraId="0A66BBFB" w14:textId="77777777" w:rsidR="004C02EF" w:rsidRPr="00E77497" w:rsidRDefault="004C02EF" w:rsidP="00834A33">
      <w:pPr>
        <w:pStyle w:val="Alg4"/>
        <w:numPr>
          <w:ilvl w:val="0"/>
          <w:numId w:val="188"/>
        </w:numPr>
      </w:pPr>
      <w:r w:rsidRPr="00E77497">
        <w:t xml:space="preserve">Repeat while </w:t>
      </w:r>
      <w:r w:rsidRPr="00E77497">
        <w:rPr>
          <w:i/>
        </w:rPr>
        <w:t>index</w:t>
      </w:r>
      <w:r w:rsidRPr="00E77497">
        <w:t xml:space="preserve"> &lt; </w:t>
      </w:r>
      <w:r w:rsidRPr="00E77497">
        <w:rPr>
          <w:i/>
        </w:rPr>
        <w:t>n</w:t>
      </w:r>
    </w:p>
    <w:p w14:paraId="22463CAA" w14:textId="77777777" w:rsidR="004C02EF" w:rsidRPr="00E77497" w:rsidRDefault="004C02EF" w:rsidP="00834A33">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14:paraId="7B920D3C" w14:textId="77777777" w:rsidR="004C02EF" w:rsidRPr="00E77497" w:rsidRDefault="004C02EF" w:rsidP="00834A33">
      <w:pPr>
        <w:pStyle w:val="Alg4"/>
        <w:numPr>
          <w:ilvl w:val="1"/>
          <w:numId w:val="188"/>
        </w:numPr>
      </w:pPr>
      <w:r w:rsidRPr="00E77497">
        <w:t xml:space="preserve">Let </w:t>
      </w:r>
      <w:r w:rsidRPr="00E77497">
        <w:rPr>
          <w:i/>
        </w:rPr>
        <w:t>nextArg</w:t>
      </w:r>
      <w:r w:rsidRPr="00E77497">
        <w:t xml:space="preserve"> be the result of calling the [[Get]] internal method of </w:t>
      </w:r>
      <w:r w:rsidRPr="00E77497">
        <w:rPr>
          <w:i/>
        </w:rPr>
        <w:t>argArray</w:t>
      </w:r>
      <w:r w:rsidRPr="00E77497">
        <w:t xml:space="preserve"> with </w:t>
      </w:r>
      <w:r w:rsidRPr="00E77497">
        <w:rPr>
          <w:i/>
        </w:rPr>
        <w:t>indexName</w:t>
      </w:r>
      <w:r w:rsidRPr="00E77497">
        <w:t xml:space="preserve"> as the argument.</w:t>
      </w:r>
    </w:p>
    <w:p w14:paraId="2D12C1F1" w14:textId="77777777" w:rsidR="00112290" w:rsidRDefault="00112290" w:rsidP="00834A33">
      <w:pPr>
        <w:pStyle w:val="Alg4"/>
        <w:numPr>
          <w:ilvl w:val="1"/>
          <w:numId w:val="188"/>
        </w:numPr>
        <w:rPr>
          <w:ins w:id="20635" w:author="Rev 7 Allen Wirfs-Brock" w:date="2012-04-09T17:25:00Z"/>
        </w:rPr>
      </w:pPr>
      <w:ins w:id="20636" w:author="Rev 7 Allen Wirfs-Brock" w:date="2012-04-09T17:25:00Z">
        <w:r>
          <w:t>ReturnIfAbrupt(</w:t>
        </w:r>
        <w:r>
          <w:rPr>
            <w:i/>
          </w:rPr>
          <w:t>nextArg</w:t>
        </w:r>
        <w:r>
          <w:t>).</w:t>
        </w:r>
      </w:ins>
    </w:p>
    <w:p w14:paraId="43A6F9DE" w14:textId="77777777" w:rsidR="004C02EF" w:rsidRPr="00E77497" w:rsidRDefault="004C02EF" w:rsidP="00834A33">
      <w:pPr>
        <w:pStyle w:val="Alg4"/>
        <w:numPr>
          <w:ilvl w:val="1"/>
          <w:numId w:val="188"/>
        </w:numPr>
      </w:pPr>
      <w:r w:rsidRPr="00E77497">
        <w:t xml:space="preserve">Append </w:t>
      </w:r>
      <w:r w:rsidRPr="00E77497">
        <w:rPr>
          <w:i/>
        </w:rPr>
        <w:t>nextArg</w:t>
      </w:r>
      <w:r w:rsidRPr="00E77497">
        <w:t xml:space="preserve"> as the last element of </w:t>
      </w:r>
      <w:r w:rsidRPr="00E77497">
        <w:rPr>
          <w:i/>
        </w:rPr>
        <w:t>argList</w:t>
      </w:r>
      <w:r w:rsidRPr="00E77497">
        <w:t>.</w:t>
      </w:r>
    </w:p>
    <w:p w14:paraId="77CC7FC7" w14:textId="77777777" w:rsidR="004C02EF" w:rsidRPr="00E77497" w:rsidRDefault="004C02EF" w:rsidP="00834A3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14:paraId="7B4EF617" w14:textId="77777777" w:rsidR="004C02EF" w:rsidRPr="00E77497" w:rsidRDefault="004C02EF" w:rsidP="00834A33">
      <w:pPr>
        <w:pStyle w:val="Alg4"/>
        <w:numPr>
          <w:ilvl w:val="0"/>
          <w:numId w:val="188"/>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1F43D9DA" w14:textId="77777777" w:rsidR="004C02EF" w:rsidRPr="00E77497" w:rsidRDefault="004C02EF" w:rsidP="004C02EF">
      <w:bookmarkStart w:id="20637" w:name="_Ref449966870"/>
      <w:bookmarkStart w:id="20638"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09093FAA"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42DC0A77" w14:textId="77777777" w:rsidR="004C02EF" w:rsidRPr="00E77497" w:rsidRDefault="004C02EF" w:rsidP="004C02EF">
      <w:pPr>
        <w:pStyle w:val="40"/>
        <w:numPr>
          <w:ilvl w:val="0"/>
          <w:numId w:val="0"/>
        </w:numPr>
        <w:rPr>
          <w:snapToGrid w:val="0"/>
        </w:rPr>
      </w:pPr>
      <w:bookmarkStart w:id="20639" w:name="_Ref457709044"/>
      <w:r w:rsidRPr="00E77497">
        <w:rPr>
          <w:snapToGrid w:val="0"/>
        </w:rPr>
        <w:t>15.3.4.4</w:t>
      </w:r>
      <w:r w:rsidRPr="00E77497">
        <w:rPr>
          <w:snapToGrid w:val="0"/>
        </w:rPr>
        <w:tab/>
        <w:t>Function.prototype.call (thisArg [ , arg1 [ , arg2, … ] ] )</w:t>
      </w:r>
      <w:bookmarkEnd w:id="20637"/>
      <w:bookmarkEnd w:id="20638"/>
      <w:bookmarkEnd w:id="20639"/>
    </w:p>
    <w:p w14:paraId="0E8A496E"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6A2FBE66" w14:textId="77777777"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44A84D29" w14:textId="77777777"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14:paraId="07A4EC46" w14:textId="77777777"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5D08ECC1" w14:textId="77777777" w:rsidR="004C02EF" w:rsidRPr="00E77497" w:rsidRDefault="004C02EF" w:rsidP="00834A33">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3A6F923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6549033F"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3D0E7BBA" w14:textId="77777777" w:rsidR="004C02EF" w:rsidRPr="00E77497" w:rsidRDefault="004C02EF" w:rsidP="004C02EF">
      <w:pPr>
        <w:pStyle w:val="40"/>
        <w:numPr>
          <w:ilvl w:val="0"/>
          <w:numId w:val="0"/>
        </w:numPr>
      </w:pPr>
      <w:bookmarkStart w:id="20640" w:name="_Ref457710564"/>
      <w:bookmarkStart w:id="20641" w:name="_Toc472818919"/>
      <w:r w:rsidRPr="00E77497">
        <w:t>15.3.4.5</w:t>
      </w:r>
      <w:r w:rsidRPr="00E77497">
        <w:tab/>
        <w:t>Function.prototype.bind (thisArg [, arg1 [, arg2, …]])</w:t>
      </w:r>
    </w:p>
    <w:p w14:paraId="6FAD615D" w14:textId="77777777"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697D21F9" w14:textId="77777777"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008D2A99" w14:textId="77777777"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42A7DA97" w14:textId="77777777"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3C79B6BD" w14:textId="77777777" w:rsidR="004C02EF" w:rsidRPr="00E77497" w:rsidRDefault="004C02EF" w:rsidP="00834A33">
      <w:pPr>
        <w:pStyle w:val="Alg4"/>
        <w:numPr>
          <w:ilvl w:val="0"/>
          <w:numId w:val="190"/>
        </w:numPr>
      </w:pPr>
      <w:r w:rsidRPr="00E77497">
        <w:t xml:space="preserve">Let </w:t>
      </w:r>
      <w:r w:rsidRPr="00E77497">
        <w:rPr>
          <w:i/>
        </w:rPr>
        <w:t>F</w:t>
      </w:r>
      <w:r w:rsidRPr="00E77497">
        <w:t xml:space="preserve"> be a new native ECMAScript object .</w:t>
      </w:r>
    </w:p>
    <w:p w14:paraId="24643479" w14:textId="77777777" w:rsidR="004C02EF" w:rsidRPr="00E77497" w:rsidRDefault="004C02EF" w:rsidP="00834A33">
      <w:pPr>
        <w:pStyle w:val="Alg4"/>
        <w:numPr>
          <w:ilvl w:val="0"/>
          <w:numId w:val="190"/>
        </w:numPr>
      </w:pPr>
      <w:r w:rsidRPr="00E77497">
        <w:t>Set all the internal methods</w:t>
      </w:r>
      <w:del w:id="20642" w:author="Rev 7 Allen Wirfs-Brock" w:date="2012-04-19T15:38:00Z">
        <w:r w:rsidRPr="00E77497" w:rsidDel="00014C7C">
          <w:delText>, except for [[Get]],</w:delText>
        </w:r>
      </w:del>
      <w:r w:rsidRPr="00E77497">
        <w:t xml:space="preserve"> of </w:t>
      </w:r>
      <w:r w:rsidRPr="00E77497">
        <w:rPr>
          <w:i/>
        </w:rPr>
        <w:t>F</w:t>
      </w:r>
      <w:r w:rsidRPr="00E77497">
        <w:t xml:space="preserve"> as specified in 8.12.</w:t>
      </w:r>
    </w:p>
    <w:p w14:paraId="333DC832" w14:textId="77777777" w:rsidR="004C02EF" w:rsidRPr="00E77497" w:rsidDel="00014C7C" w:rsidRDefault="004C02EF" w:rsidP="00834A33">
      <w:pPr>
        <w:pStyle w:val="Alg4"/>
        <w:numPr>
          <w:ilvl w:val="0"/>
          <w:numId w:val="190"/>
        </w:numPr>
        <w:rPr>
          <w:del w:id="20643" w:author="Rev 7 Allen Wirfs-Brock" w:date="2012-04-19T15:37:00Z"/>
        </w:rPr>
      </w:pPr>
      <w:del w:id="20644" w:author="Rev 7 Allen Wirfs-Brock" w:date="2012-04-19T15:37:00Z">
        <w:r w:rsidRPr="00E77497" w:rsidDel="00014C7C">
          <w:delText xml:space="preserve">Set the [[Get]] internal property of </w:delText>
        </w:r>
        <w:r w:rsidRPr="00E77497" w:rsidDel="00014C7C">
          <w:rPr>
            <w:i/>
          </w:rPr>
          <w:delText xml:space="preserve">F </w:delText>
        </w:r>
        <w:r w:rsidRPr="00E77497" w:rsidDel="00014C7C">
          <w:delText>as specified in 15.3.5.4.</w:delText>
        </w:r>
      </w:del>
    </w:p>
    <w:p w14:paraId="6435EF84" w14:textId="77777777" w:rsidR="003E4A2D" w:rsidRPr="00E77497" w:rsidRDefault="003E4A2D" w:rsidP="003E4A2D">
      <w:pPr>
        <w:pStyle w:val="Alg4"/>
        <w:numPr>
          <w:ilvl w:val="0"/>
          <w:numId w:val="190"/>
        </w:numPr>
        <w:rPr>
          <w:ins w:id="20645" w:author="Rev 7 Allen Wirfs-Brock" w:date="2012-04-11T17:17:00Z"/>
        </w:rPr>
      </w:pPr>
      <w:ins w:id="20646" w:author="Rev 7 Allen Wirfs-Brock" w:date="2012-04-11T17:17:00Z">
        <w:r w:rsidRPr="00E77497">
          <w:t xml:space="preserve">Set the [[Extensible]] internal property of </w:t>
        </w:r>
        <w:r w:rsidRPr="00E77497">
          <w:rPr>
            <w:i/>
          </w:rPr>
          <w:t>F</w:t>
        </w:r>
        <w:r w:rsidRPr="00E77497">
          <w:t xml:space="preserve"> to </w:t>
        </w:r>
        <w:r w:rsidRPr="00E77497">
          <w:rPr>
            <w:b/>
          </w:rPr>
          <w:t>true</w:t>
        </w:r>
        <w:r w:rsidRPr="00E77497">
          <w:t>.</w:t>
        </w:r>
      </w:ins>
    </w:p>
    <w:p w14:paraId="0432947E" w14:textId="77777777" w:rsidR="004C02EF" w:rsidRPr="00E77497" w:rsidRDefault="004C02EF" w:rsidP="00834A33">
      <w:pPr>
        <w:pStyle w:val="Alg4"/>
        <w:numPr>
          <w:ilvl w:val="0"/>
          <w:numId w:val="190"/>
        </w:numPr>
      </w:pPr>
      <w:r w:rsidRPr="00E77497">
        <w:t xml:space="preserve">Set the [[TargetFunction]] internal property of </w:t>
      </w:r>
      <w:r w:rsidRPr="00E77497">
        <w:rPr>
          <w:i/>
        </w:rPr>
        <w:t xml:space="preserve">F </w:t>
      </w:r>
      <w:r w:rsidRPr="00E77497">
        <w:t xml:space="preserve">to </w:t>
      </w:r>
      <w:r w:rsidRPr="00E77497">
        <w:rPr>
          <w:i/>
        </w:rPr>
        <w:t>Target</w:t>
      </w:r>
      <w:r w:rsidRPr="00E77497">
        <w:t>.</w:t>
      </w:r>
    </w:p>
    <w:p w14:paraId="23774AB7" w14:textId="77777777" w:rsidR="004C02EF" w:rsidRPr="00E77497" w:rsidRDefault="004C02EF" w:rsidP="00834A33">
      <w:pPr>
        <w:pStyle w:val="Alg4"/>
        <w:numPr>
          <w:ilvl w:val="0"/>
          <w:numId w:val="190"/>
        </w:numPr>
      </w:pPr>
      <w:r w:rsidRPr="00E77497">
        <w:t xml:space="preserve">Set the [[BoundThis]] internal property of </w:t>
      </w:r>
      <w:r w:rsidRPr="00E77497">
        <w:rPr>
          <w:i/>
        </w:rPr>
        <w:t>F</w:t>
      </w:r>
      <w:r w:rsidRPr="00E77497">
        <w:t xml:space="preserve"> to the value of </w:t>
      </w:r>
      <w:r w:rsidRPr="00E77497">
        <w:rPr>
          <w:i/>
        </w:rPr>
        <w:t>thisArg</w:t>
      </w:r>
      <w:r w:rsidRPr="00E77497">
        <w:t>.</w:t>
      </w:r>
    </w:p>
    <w:p w14:paraId="327A1703" w14:textId="77777777" w:rsidR="004C02EF" w:rsidRPr="00E77497" w:rsidRDefault="004C02EF" w:rsidP="00834A33">
      <w:pPr>
        <w:pStyle w:val="Alg4"/>
        <w:numPr>
          <w:ilvl w:val="0"/>
          <w:numId w:val="190"/>
        </w:numPr>
      </w:pPr>
      <w:r w:rsidRPr="00E77497">
        <w:t xml:space="preserve">Set the [[BoundArgs]] internal property of </w:t>
      </w:r>
      <w:r w:rsidRPr="00E77497">
        <w:rPr>
          <w:i/>
        </w:rPr>
        <w:t xml:space="preserve">F </w:t>
      </w:r>
      <w:r w:rsidRPr="00E77497">
        <w:t xml:space="preserve">to </w:t>
      </w:r>
      <w:r w:rsidRPr="00E77497">
        <w:rPr>
          <w:i/>
        </w:rPr>
        <w:t>A</w:t>
      </w:r>
      <w:r w:rsidRPr="00E77497">
        <w:t>.</w:t>
      </w:r>
    </w:p>
    <w:p w14:paraId="10D1A157" w14:textId="77777777" w:rsidR="004C02EF" w:rsidRPr="00E77497" w:rsidRDefault="004C02EF" w:rsidP="00834A33">
      <w:pPr>
        <w:pStyle w:val="Alg4"/>
        <w:numPr>
          <w:ilvl w:val="0"/>
          <w:numId w:val="190"/>
        </w:numPr>
      </w:pPr>
      <w:del w:id="20647" w:author="Allen Wirfs-Brock" w:date="2011-07-02T13:53:00Z">
        <w:r w:rsidRPr="00E77497" w:rsidDel="00236470">
          <w:delText xml:space="preserve">Set </w:delText>
        </w:r>
      </w:del>
      <w:ins w:id="20648" w:author="Allen Wirfs-Brock" w:date="2011-07-02T13:53:00Z">
        <w:r w:rsidR="00236470" w:rsidRPr="00E77497">
          <w:t xml:space="preserve">Add </w:t>
        </w:r>
      </w:ins>
      <w:r w:rsidRPr="00E77497">
        <w:t>the [[</w:t>
      </w:r>
      <w:del w:id="20649" w:author="Allen Wirfs-Brock" w:date="2011-07-02T13:53:00Z">
        <w:r w:rsidRPr="00E77497" w:rsidDel="00236470">
          <w:delText>Class</w:delText>
        </w:r>
      </w:del>
      <w:ins w:id="20650" w:author="Allen Wirfs-Brock" w:date="2011-07-02T13:53:00Z">
        <w:del w:id="20651" w:author="Rev 3 Allen Wirfs-Brock" w:date="2011-09-07T15:32:00Z">
          <w:r w:rsidR="00236470" w:rsidRPr="00E77497" w:rsidDel="007516CC">
            <w:delText>IsFunction</w:delText>
          </w:r>
        </w:del>
      </w:ins>
      <w:ins w:id="20652" w:author="Rev 3 Allen Wirfs-Brock" w:date="2011-09-07T15:32:00Z">
        <w:r w:rsidR="007516CC" w:rsidRPr="00E77497">
          <w:t>NativeBrand</w:t>
        </w:r>
      </w:ins>
      <w:r w:rsidRPr="00E77497">
        <w:t>]] internal property</w:t>
      </w:r>
      <w:ins w:id="20653" w:author="Rev 3 Allen Wirfs-Brock" w:date="2011-09-07T15:32:00Z">
        <w:r w:rsidR="007516CC" w:rsidRPr="00E77497">
          <w:t xml:space="preserve"> with value NativeFunction</w:t>
        </w:r>
      </w:ins>
      <w:r w:rsidRPr="00E77497">
        <w:t xml:space="preserve"> </w:t>
      </w:r>
      <w:del w:id="20654" w:author="Allen Wirfs-Brock" w:date="2011-07-02T13:54:00Z">
        <w:r w:rsidRPr="00E77497" w:rsidDel="00236470">
          <w:delText xml:space="preserve">of </w:delText>
        </w:r>
      </w:del>
      <w:ins w:id="20655" w:author="Allen Wirfs-Brock" w:date="2011-07-02T13:54:00Z">
        <w:r w:rsidR="00236470" w:rsidRPr="00E77497">
          <w:t xml:space="preserve">to </w:t>
        </w:r>
      </w:ins>
      <w:r w:rsidRPr="00E77497">
        <w:rPr>
          <w:i/>
        </w:rPr>
        <w:t>F</w:t>
      </w:r>
      <w:del w:id="20656" w:author="Allen Wirfs-Brock rev2" w:date="2011-07-20T13:52:00Z">
        <w:r w:rsidRPr="00E77497" w:rsidDel="002E2C0B">
          <w:delText xml:space="preserve"> to </w:delText>
        </w:r>
      </w:del>
      <w:del w:id="20657" w:author="Allen Wirfs-Brock" w:date="2011-07-02T13:54:00Z">
        <w:r w:rsidRPr="00E77497" w:rsidDel="00236470">
          <w:rPr>
            <w:b/>
          </w:rPr>
          <w:delText>"Function"</w:delText>
        </w:r>
      </w:del>
      <w:r w:rsidRPr="00E77497">
        <w:t>.</w:t>
      </w:r>
    </w:p>
    <w:p w14:paraId="55273283" w14:textId="77777777" w:rsidR="004C02EF" w:rsidRPr="00E77497" w:rsidRDefault="004C02EF" w:rsidP="00834A33">
      <w:pPr>
        <w:pStyle w:val="Alg4"/>
        <w:numPr>
          <w:ilvl w:val="0"/>
          <w:numId w:val="190"/>
        </w:numPr>
      </w:pPr>
      <w:r w:rsidRPr="00E77497">
        <w:t xml:space="preserve">Set the [[Prototype]] internal property of </w:t>
      </w:r>
      <w:r w:rsidRPr="00E77497">
        <w:rPr>
          <w:i/>
        </w:rPr>
        <w:t xml:space="preserve">F </w:t>
      </w:r>
      <w:r w:rsidRPr="00E77497">
        <w:t xml:space="preserve">to the </w:t>
      </w:r>
      <w:ins w:id="20658" w:author="Rev 7 Allen Wirfs-Brock" w:date="2012-04-11T17:15:00Z">
        <w:r w:rsidR="003E4A2D">
          <w:t>intrinsic %FunctionPrototype%</w:t>
        </w:r>
      </w:ins>
      <w:del w:id="20659" w:author="Rev 7 Allen Wirfs-Brock" w:date="2012-04-11T17:15:00Z">
        <w:r w:rsidRPr="00E77497" w:rsidDel="003E4A2D">
          <w:delText>standard built-in Function prototype object as specified in 15.3.3.1</w:delText>
        </w:r>
      </w:del>
      <w:r w:rsidRPr="00E77497">
        <w:t>.</w:t>
      </w:r>
    </w:p>
    <w:p w14:paraId="5BC9B65C" w14:textId="77777777" w:rsidR="004C02EF" w:rsidRPr="00E77497" w:rsidRDefault="004C02EF" w:rsidP="00834A33">
      <w:pPr>
        <w:pStyle w:val="Alg4"/>
        <w:numPr>
          <w:ilvl w:val="0"/>
          <w:numId w:val="190"/>
        </w:numPr>
      </w:pPr>
      <w:r w:rsidRPr="00E77497">
        <w:t xml:space="preserve">Set the [[Call]] internal property of </w:t>
      </w:r>
      <w:r w:rsidRPr="00E77497">
        <w:rPr>
          <w:i/>
        </w:rPr>
        <w:t xml:space="preserve">F </w:t>
      </w:r>
      <w:r w:rsidRPr="00E77497">
        <w:t>as described in 15.3.4.5.1.</w:t>
      </w:r>
    </w:p>
    <w:p w14:paraId="6465E167" w14:textId="77777777" w:rsidR="004C02EF" w:rsidRPr="00E77497" w:rsidRDefault="004C02EF" w:rsidP="00834A33">
      <w:pPr>
        <w:pStyle w:val="Alg4"/>
        <w:numPr>
          <w:ilvl w:val="0"/>
          <w:numId w:val="190"/>
        </w:numPr>
      </w:pPr>
      <w:r w:rsidRPr="00E77497">
        <w:t xml:space="preserve">Set the [[Construct]] internal property of </w:t>
      </w:r>
      <w:r w:rsidRPr="00E77497">
        <w:rPr>
          <w:i/>
        </w:rPr>
        <w:t xml:space="preserve">F </w:t>
      </w:r>
      <w:r w:rsidRPr="00E77497">
        <w:t>as described in 15.3.4.5.2.</w:t>
      </w:r>
    </w:p>
    <w:p w14:paraId="33852188" w14:textId="77777777" w:rsidR="004C02EF" w:rsidRPr="00E77497" w:rsidRDefault="004C02EF" w:rsidP="00834A33">
      <w:pPr>
        <w:pStyle w:val="Alg4"/>
        <w:numPr>
          <w:ilvl w:val="0"/>
          <w:numId w:val="190"/>
        </w:numPr>
      </w:pPr>
      <w:r w:rsidRPr="00E77497">
        <w:t xml:space="preserve">Set the [[HasInstance]] internal property of </w:t>
      </w:r>
      <w:r w:rsidRPr="00E77497">
        <w:rPr>
          <w:i/>
        </w:rPr>
        <w:t xml:space="preserve">F </w:t>
      </w:r>
      <w:r w:rsidRPr="00E77497">
        <w:t>as described in 15.3.4.5.3.</w:t>
      </w:r>
    </w:p>
    <w:p w14:paraId="15643494" w14:textId="77777777" w:rsidR="004C02EF" w:rsidRPr="00E77497" w:rsidRDefault="004C02EF" w:rsidP="00834A33">
      <w:pPr>
        <w:pStyle w:val="Alg4"/>
        <w:numPr>
          <w:ilvl w:val="0"/>
          <w:numId w:val="190"/>
        </w:numPr>
      </w:pPr>
      <w:r w:rsidRPr="00E77497">
        <w:t xml:space="preserve">If </w:t>
      </w:r>
      <w:del w:id="20660" w:author="Allen Wirfs-Brock" w:date="2011-07-02T13:54:00Z">
        <w:r w:rsidRPr="00E77497" w:rsidDel="00236470">
          <w:delText xml:space="preserve">the [[Class]] internal property of </w:delText>
        </w:r>
      </w:del>
      <w:r w:rsidRPr="00E77497">
        <w:rPr>
          <w:i/>
        </w:rPr>
        <w:t xml:space="preserve">Target </w:t>
      </w:r>
      <w:del w:id="20661" w:author="Allen Wirfs-Brock" w:date="2011-07-02T13:54:00Z">
        <w:r w:rsidRPr="00E77497" w:rsidDel="00963019">
          <w:delText xml:space="preserve">is </w:delText>
        </w:r>
        <w:r w:rsidRPr="00E77497" w:rsidDel="00963019">
          <w:rPr>
            <w:b/>
          </w:rPr>
          <w:delText>"Function"</w:delText>
        </w:r>
      </w:del>
      <w:ins w:id="20662" w:author="Allen Wirfs-Brock" w:date="2011-07-02T13:54:00Z">
        <w:r w:rsidR="00963019" w:rsidRPr="00E77497">
          <w:t>has the [[</w:t>
        </w:r>
        <w:del w:id="20663" w:author="Rev 3 Allen Wirfs-Brock" w:date="2011-09-07T15:34:00Z">
          <w:r w:rsidR="00963019" w:rsidRPr="00E77497" w:rsidDel="007516CC">
            <w:delText>IsFunction</w:delText>
          </w:r>
        </w:del>
      </w:ins>
      <w:ins w:id="20664" w:author="Rev 3 Allen Wirfs-Brock" w:date="2011-09-07T15:34:00Z">
        <w:r w:rsidR="007516CC" w:rsidRPr="00E77497">
          <w:t>NativeBrand</w:t>
        </w:r>
      </w:ins>
      <w:ins w:id="20665" w:author="Allen Wirfs-Brock" w:date="2011-07-02T13:54:00Z">
        <w:r w:rsidR="00963019" w:rsidRPr="00E77497">
          <w:t>]] internal property</w:t>
        </w:r>
      </w:ins>
      <w:ins w:id="20666" w:author="Rev 3 Allen Wirfs-Brock" w:date="2011-09-07T15:34:00Z">
        <w:r w:rsidR="007516CC" w:rsidRPr="00E77497">
          <w:t xml:space="preserve"> with value NativeFunction</w:t>
        </w:r>
      </w:ins>
      <w:r w:rsidRPr="00E77497">
        <w:t>, then</w:t>
      </w:r>
    </w:p>
    <w:p w14:paraId="4041C0E5" w14:textId="77777777" w:rsidR="009C14D5" w:rsidRDefault="009C14D5" w:rsidP="00834A33">
      <w:pPr>
        <w:pStyle w:val="Alg4"/>
        <w:numPr>
          <w:ilvl w:val="1"/>
          <w:numId w:val="190"/>
        </w:numPr>
        <w:rPr>
          <w:ins w:id="20667" w:author="Rev 6 Allen Wirfs-Brock" w:date="2012-02-27T17:05:00Z"/>
        </w:rPr>
      </w:pPr>
      <w:ins w:id="20668" w:author="Rev 6 Allen Wirfs-Brock" w:date="2012-02-27T17:05:00Z">
        <w:r>
          <w:t xml:space="preserve">Let </w:t>
        </w:r>
        <w:r w:rsidRPr="009C14D5">
          <w:rPr>
            <w:i/>
          </w:rPr>
          <w:t>targetLen</w:t>
        </w:r>
        <w:r>
          <w:t xml:space="preserve"> be the result of calling the [[Get]] internal method of </w:t>
        </w:r>
        <w:r w:rsidRPr="009C14D5">
          <w:rPr>
            <w:i/>
          </w:rPr>
          <w:t>Target</w:t>
        </w:r>
        <w:r>
          <w:t xml:space="preserve"> with argument </w:t>
        </w:r>
      </w:ins>
      <w:ins w:id="20669" w:author="Rev 6 Allen Wirfs-Brock" w:date="2012-02-27T17:06:00Z">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ins>
      <w:ins w:id="20670" w:author="Rev 6 Allen Wirfs-Brock" w:date="2012-02-27T17:05:00Z">
        <w:r>
          <w:t>.</w:t>
        </w:r>
      </w:ins>
    </w:p>
    <w:p w14:paraId="3591F4B2" w14:textId="77777777" w:rsidR="005C2F19" w:rsidRDefault="005C2F19" w:rsidP="00834A33">
      <w:pPr>
        <w:pStyle w:val="Alg4"/>
        <w:numPr>
          <w:ilvl w:val="1"/>
          <w:numId w:val="190"/>
        </w:numPr>
        <w:rPr>
          <w:ins w:id="20671" w:author="Rev 7 Allen Wirfs-Brock" w:date="2012-04-09T17:27:00Z"/>
        </w:rPr>
      </w:pPr>
      <w:ins w:id="20672" w:author="Rev 7 Allen Wirfs-Brock" w:date="2012-04-09T17:27:00Z">
        <w:r>
          <w:t>ReturnIfAbrupt(</w:t>
        </w:r>
        <w:r>
          <w:rPr>
            <w:i/>
          </w:rPr>
          <w:t>targetLen</w:t>
        </w:r>
        <w:r>
          <w:t>).</w:t>
        </w:r>
      </w:ins>
    </w:p>
    <w:p w14:paraId="3B6532E5" w14:textId="77777777" w:rsidR="004C02EF" w:rsidRPr="00E77497" w:rsidRDefault="004C02EF" w:rsidP="00834A33">
      <w:pPr>
        <w:pStyle w:val="Alg4"/>
        <w:numPr>
          <w:ilvl w:val="1"/>
          <w:numId w:val="190"/>
        </w:numPr>
      </w:pPr>
      <w:r w:rsidRPr="00E77497">
        <w:t xml:space="preserve">Let </w:t>
      </w:r>
      <w:r w:rsidRPr="00E77497">
        <w:rPr>
          <w:i/>
        </w:rPr>
        <w:t xml:space="preserve">L </w:t>
      </w:r>
      <w:r w:rsidRPr="00E77497">
        <w:t>be</w:t>
      </w:r>
      <w:ins w:id="20673" w:author="Rev 6 Allen Wirfs-Brock" w:date="2012-02-27T17:11:00Z">
        <w:r w:rsidR="0075737E">
          <w:t xml:space="preserve"> the large</w:t>
        </w:r>
      </w:ins>
      <w:ins w:id="20674" w:author="Rev 6 Allen Wirfs-Brock" w:date="2012-02-27T17:14:00Z">
        <w:r w:rsidR="0075737E">
          <w:t>r</w:t>
        </w:r>
      </w:ins>
      <w:ins w:id="20675" w:author="Rev 6 Allen Wirfs-Brock" w:date="2012-02-27T17:11:00Z">
        <w:r w:rsidR="0075737E">
          <w:t xml:space="preserve"> of 0 and</w:t>
        </w:r>
      </w:ins>
      <w:ins w:id="20676" w:author="Rev 6 Allen Wirfs-Brock" w:date="2012-02-27T17:12:00Z">
        <w:r w:rsidR="0075737E">
          <w:t xml:space="preserve"> the result of</w:t>
        </w:r>
      </w:ins>
      <w:r w:rsidRPr="00E77497">
        <w:t xml:space="preserve"> </w:t>
      </w:r>
      <w:ins w:id="20677" w:author="Rev 6 Allen Wirfs-Brock" w:date="2012-02-27T17:07:00Z">
        <w:r w:rsidR="009C14D5" w:rsidRPr="009C14D5">
          <w:rPr>
            <w:i/>
          </w:rPr>
          <w:t>targetLen</w:t>
        </w:r>
      </w:ins>
      <w:del w:id="20678" w:author="Rev 6 Allen Wirfs-Brock" w:date="2012-02-27T17:07:00Z">
        <w:r w:rsidRPr="00E77497" w:rsidDel="009C14D5">
          <w:delText xml:space="preserve">the </w:delText>
        </w:r>
        <w:r w:rsidRPr="00E77497" w:rsidDel="009C14D5">
          <w:rPr>
            <w:b/>
          </w:rPr>
          <w:delText xml:space="preserve">length </w:delText>
        </w:r>
        <w:r w:rsidRPr="00E77497" w:rsidDel="009C14D5">
          <w:delText xml:space="preserve">property of </w:delText>
        </w:r>
        <w:r w:rsidRPr="00E77497" w:rsidDel="009C14D5">
          <w:rPr>
            <w:i/>
          </w:rPr>
          <w:delText>Target</w:delText>
        </w:r>
      </w:del>
      <w:r w:rsidRPr="00E77497">
        <w:rPr>
          <w:i/>
        </w:rPr>
        <w:t xml:space="preserve"> </w:t>
      </w:r>
      <w:r w:rsidRPr="00E77497">
        <w:t xml:space="preserve">minus the </w:t>
      </w:r>
      <w:del w:id="20679" w:author="Rev 6 Allen Wirfs-Brock" w:date="2012-02-27T17:07:00Z">
        <w:r w:rsidRPr="00E77497" w:rsidDel="0075737E">
          <w:delText xml:space="preserve">length </w:delText>
        </w:r>
      </w:del>
      <w:ins w:id="20680" w:author="Rev 6 Allen Wirfs-Brock" w:date="2012-02-27T17:07:00Z">
        <w:r w:rsidR="0075737E">
          <w:t>number of element</w:t>
        </w:r>
        <w:r w:rsidR="0075737E" w:rsidRPr="00E77497">
          <w:t xml:space="preserve"> </w:t>
        </w:r>
      </w:ins>
      <w:r w:rsidRPr="00E77497">
        <w:t xml:space="preserve">of </w:t>
      </w:r>
      <w:r w:rsidRPr="00E77497">
        <w:rPr>
          <w:i/>
        </w:rPr>
        <w:t>A</w:t>
      </w:r>
      <w:r w:rsidRPr="00E77497">
        <w:t>.</w:t>
      </w:r>
    </w:p>
    <w:p w14:paraId="345E5A0D" w14:textId="77777777" w:rsidR="004C02EF" w:rsidRPr="00E77497" w:rsidDel="0075737E" w:rsidRDefault="004C02EF" w:rsidP="00834A33">
      <w:pPr>
        <w:pStyle w:val="Alg4"/>
        <w:numPr>
          <w:ilvl w:val="1"/>
          <w:numId w:val="190"/>
        </w:numPr>
        <w:rPr>
          <w:del w:id="20681" w:author="Rev 6 Allen Wirfs-Brock" w:date="2012-02-27T17:15:00Z"/>
        </w:rPr>
      </w:pPr>
      <w:del w:id="20682" w:author="Rev 6 Allen Wirfs-Brock" w:date="2012-02-27T17:15:00Z">
        <w:r w:rsidRPr="00E77497" w:rsidDel="0075737E">
          <w:delText xml:space="preserve">Set the </w:delText>
        </w:r>
        <w:r w:rsidRPr="00E77497" w:rsidDel="0075737E">
          <w:rPr>
            <w:b/>
          </w:rPr>
          <w:delText xml:space="preserve">length </w:delText>
        </w:r>
        <w:r w:rsidRPr="00E77497" w:rsidDel="0075737E">
          <w:delText>own</w:delText>
        </w:r>
        <w:r w:rsidRPr="00E77497" w:rsidDel="0075737E">
          <w:rPr>
            <w:b/>
          </w:rPr>
          <w:delText xml:space="preserve"> </w:delText>
        </w:r>
        <w:r w:rsidRPr="00E77497" w:rsidDel="0075737E">
          <w:delText xml:space="preserve">property of </w:delText>
        </w:r>
        <w:r w:rsidRPr="00E77497" w:rsidDel="0075737E">
          <w:rPr>
            <w:i/>
          </w:rPr>
          <w:delText xml:space="preserve">F </w:delText>
        </w:r>
        <w:r w:rsidRPr="00E77497" w:rsidDel="0075737E">
          <w:delText xml:space="preserve">to either 0 or </w:delText>
        </w:r>
        <w:r w:rsidRPr="00E77497" w:rsidDel="0075737E">
          <w:rPr>
            <w:i/>
          </w:rPr>
          <w:delText>L</w:delText>
        </w:r>
        <w:r w:rsidRPr="00E77497" w:rsidDel="0075737E">
          <w:delText xml:space="preserve">, whichever is larger. </w:delText>
        </w:r>
      </w:del>
    </w:p>
    <w:p w14:paraId="22B17CEA" w14:textId="77777777" w:rsidR="004C02EF" w:rsidRPr="00E77497" w:rsidRDefault="004C02EF" w:rsidP="00834A33">
      <w:pPr>
        <w:pStyle w:val="Alg4"/>
        <w:numPr>
          <w:ilvl w:val="0"/>
          <w:numId w:val="190"/>
        </w:numPr>
      </w:pPr>
      <w:r w:rsidRPr="00E77497">
        <w:t xml:space="preserve">Else </w:t>
      </w:r>
      <w:del w:id="20683" w:author="Rev 6 Allen Wirfs-Brock" w:date="2012-02-27T17:15:00Z">
        <w:r w:rsidRPr="00E77497" w:rsidDel="0075737E">
          <w:delText xml:space="preserve">set </w:delText>
        </w:r>
      </w:del>
      <w:ins w:id="20684" w:author="Rev 6 Allen Wirfs-Brock" w:date="2012-02-27T17:15:00Z">
        <w:r w:rsidR="0075737E">
          <w:t>l</w:t>
        </w:r>
        <w:r w:rsidR="0075737E" w:rsidRPr="00E77497">
          <w:t>et</w:t>
        </w:r>
        <w:r w:rsidR="0075737E" w:rsidRPr="0075737E">
          <w:rPr>
            <w:i/>
          </w:rPr>
          <w:t xml:space="preserve"> </w:t>
        </w:r>
        <w:r w:rsidR="0075737E" w:rsidRPr="00E77497">
          <w:rPr>
            <w:i/>
          </w:rPr>
          <w:t>L</w:t>
        </w:r>
        <w:r w:rsidR="0075737E" w:rsidRPr="00E77497">
          <w:t xml:space="preserve"> </w:t>
        </w:r>
      </w:ins>
      <w:del w:id="20685" w:author="Rev 6 Allen Wirfs-Brock" w:date="2012-02-27T17:15:00Z">
        <w:r w:rsidRPr="00E77497" w:rsidDel="0075737E">
          <w:delText xml:space="preserve">the </w:delText>
        </w:r>
        <w:r w:rsidRPr="00E77497" w:rsidDel="0075737E">
          <w:rPr>
            <w:b/>
          </w:rPr>
          <w:delText xml:space="preserve">length </w:delText>
        </w:r>
        <w:r w:rsidRPr="00E77497" w:rsidDel="0075737E">
          <w:delText xml:space="preserve">own property of </w:delText>
        </w:r>
        <w:r w:rsidRPr="00E77497" w:rsidDel="0075737E">
          <w:rPr>
            <w:i/>
          </w:rPr>
          <w:delText xml:space="preserve">F </w:delText>
        </w:r>
        <w:r w:rsidRPr="00E77497" w:rsidDel="0075737E">
          <w:delText>to</w:delText>
        </w:r>
      </w:del>
      <w:ins w:id="20686" w:author="Rev 6 Allen Wirfs-Brock" w:date="2012-02-27T17:15:00Z">
        <w:r w:rsidR="0075737E">
          <w:t>be</w:t>
        </w:r>
      </w:ins>
      <w:r w:rsidRPr="00E77497">
        <w:t xml:space="preserve"> 0.</w:t>
      </w:r>
    </w:p>
    <w:p w14:paraId="0E11EED5" w14:textId="77777777" w:rsidR="0075737E" w:rsidRDefault="0075737E" w:rsidP="00834A33">
      <w:pPr>
        <w:pStyle w:val="Alg4"/>
        <w:numPr>
          <w:ilvl w:val="0"/>
          <w:numId w:val="190"/>
        </w:numPr>
        <w:rPr>
          <w:ins w:id="20687" w:author="Rev 6 Allen Wirfs-Brock" w:date="2012-02-27T17:13:00Z"/>
        </w:rPr>
      </w:pPr>
      <w:ins w:id="20688" w:author="Rev 6 Allen Wirfs-Brock" w:date="2012-02-27T17:14:00Z">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E77497">
          <w:t>,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61042257" w14:textId="77777777" w:rsidR="004C02EF" w:rsidRPr="00E77497" w:rsidDel="0075737E" w:rsidRDefault="004C02EF" w:rsidP="00834A33">
      <w:pPr>
        <w:pStyle w:val="Alg4"/>
        <w:numPr>
          <w:ilvl w:val="0"/>
          <w:numId w:val="190"/>
        </w:numPr>
        <w:rPr>
          <w:del w:id="20689" w:author="Rev 6 Allen Wirfs-Brock" w:date="2012-02-27T17:16:00Z"/>
        </w:rPr>
      </w:pPr>
      <w:del w:id="20690" w:author="Rev 6 Allen Wirfs-Brock" w:date="2012-02-27T17:16:00Z">
        <w:r w:rsidRPr="00E77497" w:rsidDel="0075737E">
          <w:delText xml:space="preserve">Set the  attributes of the </w:delText>
        </w:r>
        <w:r w:rsidRPr="00E77497" w:rsidDel="0075737E">
          <w:rPr>
            <w:b/>
          </w:rPr>
          <w:delText>length</w:delText>
        </w:r>
        <w:r w:rsidRPr="00E77497" w:rsidDel="0075737E">
          <w:delText xml:space="preserve"> own property of </w:delText>
        </w:r>
        <w:r w:rsidRPr="00E77497" w:rsidDel="0075737E">
          <w:rPr>
            <w:i/>
          </w:rPr>
          <w:delText>F</w:delText>
        </w:r>
        <w:r w:rsidRPr="00E77497" w:rsidDel="0075737E">
          <w:delText xml:space="preserve">  to the values specified in 15.3.5.1.</w:delText>
        </w:r>
      </w:del>
    </w:p>
    <w:p w14:paraId="76A64FF3" w14:textId="77777777" w:rsidR="004C02EF" w:rsidRPr="00E77497" w:rsidDel="003E4A2D" w:rsidRDefault="004C02EF" w:rsidP="00834A33">
      <w:pPr>
        <w:pStyle w:val="Alg4"/>
        <w:numPr>
          <w:ilvl w:val="0"/>
          <w:numId w:val="190"/>
        </w:numPr>
        <w:rPr>
          <w:del w:id="20691" w:author="Rev 7 Allen Wirfs-Brock" w:date="2012-04-11T17:18:00Z"/>
        </w:rPr>
      </w:pPr>
      <w:del w:id="20692" w:author="Rev 7 Allen Wirfs-Brock" w:date="2012-04-11T17:18:00Z">
        <w:r w:rsidRPr="00E77497" w:rsidDel="003E4A2D">
          <w:delText xml:space="preserve">Set the [[Extensible]] internal property of </w:delText>
        </w:r>
        <w:r w:rsidRPr="00E77497" w:rsidDel="003E4A2D">
          <w:rPr>
            <w:i/>
          </w:rPr>
          <w:delText>F</w:delText>
        </w:r>
        <w:r w:rsidRPr="00E77497" w:rsidDel="003E4A2D">
          <w:delText xml:space="preserve"> to </w:delText>
        </w:r>
        <w:r w:rsidRPr="00E77497" w:rsidDel="003E4A2D">
          <w:rPr>
            <w:b/>
          </w:rPr>
          <w:delText>true</w:delText>
        </w:r>
        <w:r w:rsidRPr="00E77497" w:rsidDel="003E4A2D">
          <w:delText>.</w:delText>
        </w:r>
      </w:del>
    </w:p>
    <w:p w14:paraId="65561024" w14:textId="77777777" w:rsidR="004C02EF" w:rsidRPr="00E77497" w:rsidRDefault="004C02EF" w:rsidP="00834A33">
      <w:pPr>
        <w:pStyle w:val="Alg4"/>
        <w:numPr>
          <w:ilvl w:val="0"/>
          <w:numId w:val="190"/>
        </w:numPr>
        <w:spacing w:after="120"/>
        <w:contextualSpacing/>
      </w:pPr>
      <w:r w:rsidRPr="00E77497">
        <w:t xml:space="preserve">Let </w:t>
      </w:r>
      <w:r w:rsidRPr="00E77497">
        <w:rPr>
          <w:i/>
        </w:rPr>
        <w:t>thrower</w:t>
      </w:r>
      <w:r w:rsidRPr="00E77497">
        <w:t xml:space="preserve"> be the [[ThrowTypeError]] function Object (13.2.3).</w:t>
      </w:r>
    </w:p>
    <w:p w14:paraId="31B62074"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[[Configurable]]:</w:t>
      </w:r>
      <w:r w:rsidRPr="00E77497">
        <w:rPr>
          <w:b/>
        </w:rPr>
        <w:t xml:space="preserve"> false</w:t>
      </w:r>
      <w:r w:rsidRPr="00E77497">
        <w:t xml:space="preserve">}, and </w:t>
      </w:r>
      <w:r w:rsidRPr="00E77497">
        <w:rPr>
          <w:b/>
        </w:rPr>
        <w:t>false</w:t>
      </w:r>
      <w:r w:rsidRPr="00E77497">
        <w:t>.</w:t>
      </w:r>
    </w:p>
    <w:p w14:paraId="3307C0C8"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"arguments"</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p>
    <w:p w14:paraId="4B7B8CCD" w14:textId="77777777"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14:paraId="5DD56DA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5FDBE5E6"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do not have a </w:t>
      </w:r>
      <w:r w:rsidRPr="00E77497">
        <w:rPr>
          <w:rFonts w:ascii="Courier New" w:hAnsi="Courier New" w:cs="Courier New"/>
          <w:b/>
        </w:rPr>
        <w:t>prototype</w:t>
      </w:r>
      <w:r w:rsidRPr="00E77497">
        <w:t xml:space="preserve"> property or the [[Code]], [[FormalParameters]], and [[Scope]] internal properties.</w:t>
      </w:r>
    </w:p>
    <w:p w14:paraId="120F80AC" w14:textId="77777777" w:rsidR="004C02EF" w:rsidRPr="00E77497" w:rsidRDefault="004C02EF" w:rsidP="004C02EF">
      <w:pPr>
        <w:pStyle w:val="51"/>
        <w:numPr>
          <w:ilvl w:val="0"/>
          <w:numId w:val="0"/>
        </w:numPr>
      </w:pPr>
      <w:r w:rsidRPr="00E77497">
        <w:t>15.3.4.5.1</w:t>
      </w:r>
      <w:r w:rsidRPr="00E77497">
        <w:tab/>
        <w:t>[[Call]]</w:t>
      </w:r>
    </w:p>
    <w:p w14:paraId="77C81156" w14:textId="77777777" w:rsidR="004C02EF" w:rsidRPr="00E77497" w:rsidRDefault="004C02EF" w:rsidP="004C02EF">
      <w:r w:rsidRPr="00E77497">
        <w:t xml:space="preserve">When the [[Call]] internal method of a function object, </w:t>
      </w:r>
      <w:r w:rsidRPr="00E77497">
        <w:rPr>
          <w:rFonts w:ascii="Times New Roman" w:hAnsi="Times New Roman"/>
          <w:i/>
        </w:rPr>
        <w:t>F</w:t>
      </w:r>
      <w:r w:rsidRPr="00E77497">
        <w:t xml:space="preserve">, which was created using the bind function is called with a </w:t>
      </w:r>
      <w:r w:rsidRPr="00E77497">
        <w:rPr>
          <w:b/>
        </w:rPr>
        <w:t>this</w:t>
      </w:r>
      <w:r w:rsidRPr="00E77497">
        <w:t xml:space="preserve"> value and a list of arguments </w:t>
      </w:r>
      <w:r w:rsidRPr="00E77497">
        <w:rPr>
          <w:rFonts w:ascii="Times New Roman" w:hAnsi="Times New Roman"/>
          <w:i/>
        </w:rPr>
        <w:t>ExtraArgs</w:t>
      </w:r>
      <w:r w:rsidRPr="00E77497">
        <w:t>, the following steps are taken:</w:t>
      </w:r>
    </w:p>
    <w:p w14:paraId="514DFBB0" w14:textId="77777777" w:rsidR="004C02EF" w:rsidRPr="00E77497" w:rsidRDefault="004C02EF" w:rsidP="00834A33">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37BD7B0F" w14:textId="77777777" w:rsidR="004C02EF" w:rsidRPr="00E77497" w:rsidRDefault="004C02EF" w:rsidP="00834A33">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property.</w:t>
      </w:r>
    </w:p>
    <w:p w14:paraId="7B26CC68" w14:textId="77777777" w:rsidR="004C02EF" w:rsidRPr="00E77497" w:rsidRDefault="004C02EF" w:rsidP="00834A33">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1A7CA972" w14:textId="77777777" w:rsidR="004C02EF" w:rsidRPr="00E77497" w:rsidRDefault="004C02EF" w:rsidP="00834A33">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3B7D310A" w14:textId="77777777" w:rsidR="004C02EF" w:rsidRPr="00E77497" w:rsidRDefault="004C02EF" w:rsidP="00834A33">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the </w:t>
      </w:r>
      <w:r w:rsidRPr="00E77497">
        <w:rPr>
          <w:b/>
        </w:rPr>
        <w:t xml:space="preserve">this </w:t>
      </w:r>
      <w:r w:rsidRPr="00E77497">
        <w:t xml:space="preserve">value and providing </w:t>
      </w:r>
      <w:r w:rsidRPr="00E77497">
        <w:rPr>
          <w:i/>
        </w:rPr>
        <w:t>args</w:t>
      </w:r>
      <w:r w:rsidRPr="00E77497">
        <w:t xml:space="preserve"> as the arguments.</w:t>
      </w:r>
    </w:p>
    <w:p w14:paraId="4CCF1011" w14:textId="77777777" w:rsidR="004C02EF" w:rsidRPr="00E77497" w:rsidRDefault="004C02EF" w:rsidP="004C02EF">
      <w:pPr>
        <w:pStyle w:val="51"/>
        <w:numPr>
          <w:ilvl w:val="0"/>
          <w:numId w:val="0"/>
        </w:numPr>
      </w:pPr>
      <w:r w:rsidRPr="00E77497">
        <w:t>15.3.4.5.2</w:t>
      </w:r>
      <w:r w:rsidRPr="00E77497">
        <w:tab/>
        <w:t>[[Construct]]</w:t>
      </w:r>
    </w:p>
    <w:p w14:paraId="3EA8484C" w14:textId="77777777" w:rsidR="004C02EF" w:rsidRPr="00E77497" w:rsidRDefault="004C02EF" w:rsidP="004C02EF">
      <w:r w:rsidRPr="00E77497">
        <w:t xml:space="preserve">When the [[Construct]] internal method of a 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58EA6991" w14:textId="77777777" w:rsidR="004C02EF" w:rsidRPr="00E77497" w:rsidRDefault="004C02EF" w:rsidP="00834A33">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33E0D756" w14:textId="77777777" w:rsidR="004C02EF" w:rsidRPr="00E77497" w:rsidRDefault="004C02EF" w:rsidP="00834A33">
      <w:pPr>
        <w:pStyle w:val="Alg4"/>
        <w:numPr>
          <w:ilvl w:val="0"/>
          <w:numId w:val="192"/>
        </w:numPr>
      </w:pPr>
      <w:r w:rsidRPr="00E77497">
        <w:t xml:space="preserve">If </w:t>
      </w:r>
      <w:r w:rsidRPr="00E77497">
        <w:rPr>
          <w:i/>
        </w:rPr>
        <w:t>target</w:t>
      </w:r>
      <w:r w:rsidRPr="00E77497">
        <w:t xml:space="preserve"> has no [[Construct]] internal method, a </w:t>
      </w:r>
      <w:r w:rsidRPr="00E77497">
        <w:rPr>
          <w:b/>
        </w:rPr>
        <w:t>TypeError</w:t>
      </w:r>
      <w:r w:rsidRPr="00E77497">
        <w:t xml:space="preserve"> exception is thrown.</w:t>
      </w:r>
    </w:p>
    <w:p w14:paraId="53B1DB27" w14:textId="77777777" w:rsidR="004C02EF" w:rsidRPr="00E77497" w:rsidRDefault="004C02EF" w:rsidP="00834A33">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693149FF" w14:textId="77777777" w:rsidR="004C02EF" w:rsidRPr="00E77497" w:rsidRDefault="004C02EF" w:rsidP="00834A33">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22F0ABE2" w14:textId="77777777" w:rsidR="004C02EF" w:rsidRPr="00E77497" w:rsidRDefault="004C02EF" w:rsidP="00834A33">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05FEB454" w14:textId="77777777" w:rsidR="004C02EF" w:rsidRPr="00E77497" w:rsidRDefault="004C02EF" w:rsidP="004C02EF">
      <w:pPr>
        <w:pStyle w:val="51"/>
        <w:numPr>
          <w:ilvl w:val="0"/>
          <w:numId w:val="0"/>
        </w:numPr>
      </w:pPr>
      <w:r w:rsidRPr="00E77497">
        <w:t>15.3.4.5.3</w:t>
      </w:r>
      <w:r w:rsidRPr="00E77497">
        <w:tab/>
        <w:t>[[HasInstance]] (V)</w:t>
      </w:r>
    </w:p>
    <w:p w14:paraId="1758A8F9" w14:textId="77777777" w:rsidR="004C02EF" w:rsidRPr="00E77497" w:rsidRDefault="004C02EF" w:rsidP="004C02EF">
      <w:r w:rsidRPr="00E77497">
        <w:t xml:space="preserve">When the [[HasInstance]] internal method of a function object </w:t>
      </w:r>
      <w:r w:rsidRPr="00E77497">
        <w:rPr>
          <w:rFonts w:ascii="Times New Roman" w:hAnsi="Times New Roman"/>
          <w:i/>
        </w:rPr>
        <w:t>F</w:t>
      </w:r>
      <w:r w:rsidRPr="00E77497">
        <w:t xml:space="preserve">, that was created using the bind function is called with argument </w:t>
      </w:r>
      <w:r w:rsidRPr="00E77497">
        <w:rPr>
          <w:rFonts w:ascii="Times New Roman" w:hAnsi="Times New Roman"/>
          <w:i/>
        </w:rPr>
        <w:t>V</w:t>
      </w:r>
      <w:r w:rsidRPr="00E77497">
        <w:t>, the following steps are taken:</w:t>
      </w:r>
    </w:p>
    <w:p w14:paraId="3F57239C" w14:textId="77777777" w:rsidR="004C02EF" w:rsidRPr="00E77497" w:rsidRDefault="004C02EF" w:rsidP="00834A33">
      <w:pPr>
        <w:pStyle w:val="Alg4"/>
        <w:numPr>
          <w:ilvl w:val="0"/>
          <w:numId w:val="193"/>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0CFDF8A2" w14:textId="77777777" w:rsidR="004C02EF" w:rsidRPr="00E77497" w:rsidRDefault="004C02EF" w:rsidP="00834A33">
      <w:pPr>
        <w:pStyle w:val="Alg4"/>
        <w:numPr>
          <w:ilvl w:val="0"/>
          <w:numId w:val="193"/>
        </w:numPr>
      </w:pPr>
      <w:r w:rsidRPr="00E77497">
        <w:t xml:space="preserve">If </w:t>
      </w:r>
      <w:r w:rsidRPr="00E77497">
        <w:rPr>
          <w:i/>
        </w:rPr>
        <w:t>target</w:t>
      </w:r>
      <w:r w:rsidRPr="00E77497">
        <w:t xml:space="preserve"> has no [[HasInstance]] internal method, a </w:t>
      </w:r>
      <w:r w:rsidRPr="00E77497">
        <w:rPr>
          <w:b/>
        </w:rPr>
        <w:t>TypeError</w:t>
      </w:r>
      <w:r w:rsidRPr="00E77497">
        <w:t xml:space="preserve"> exception is thrown.</w:t>
      </w:r>
    </w:p>
    <w:p w14:paraId="063813FB" w14:textId="77777777" w:rsidR="004C02EF" w:rsidRPr="00E77497" w:rsidRDefault="004C02EF" w:rsidP="00834A33">
      <w:pPr>
        <w:pStyle w:val="Alg4"/>
        <w:numPr>
          <w:ilvl w:val="0"/>
          <w:numId w:val="193"/>
        </w:numPr>
        <w:spacing w:after="120"/>
      </w:pPr>
      <w:r w:rsidRPr="00E77497">
        <w:t>Return the result of calling the [[HasInstance]] internal method of</w:t>
      </w:r>
      <w:r w:rsidRPr="00E77497">
        <w:rPr>
          <w:i/>
        </w:rPr>
        <w:t xml:space="preserve"> target</w:t>
      </w:r>
      <w:r w:rsidRPr="00E77497">
        <w:t xml:space="preserve"> providing </w:t>
      </w:r>
      <w:r w:rsidRPr="00E77497">
        <w:rPr>
          <w:i/>
        </w:rPr>
        <w:t>V</w:t>
      </w:r>
      <w:r w:rsidRPr="00E77497">
        <w:t xml:space="preserve"> as the argument.</w:t>
      </w:r>
    </w:p>
    <w:p w14:paraId="30632F58" w14:textId="77777777" w:rsidR="004C02EF" w:rsidRPr="00E77497" w:rsidRDefault="004C02EF" w:rsidP="00B43482">
      <w:pPr>
        <w:pStyle w:val="30"/>
        <w:numPr>
          <w:ilvl w:val="0"/>
          <w:numId w:val="0"/>
        </w:numPr>
      </w:pPr>
      <w:bookmarkStart w:id="20693" w:name="_Toc235503497"/>
      <w:bookmarkStart w:id="20694" w:name="_Toc241509272"/>
      <w:bookmarkStart w:id="20695" w:name="_Toc244416759"/>
      <w:bookmarkStart w:id="20696" w:name="_Toc276631123"/>
      <w:bookmarkStart w:id="20697" w:name="_Toc323907754"/>
      <w:r w:rsidRPr="00E77497">
        <w:t>15.3.5</w:t>
      </w:r>
      <w:r w:rsidRPr="00E77497">
        <w:tab/>
        <w:t>Properties of Function Instance</w:t>
      </w:r>
      <w:bookmarkEnd w:id="20625"/>
      <w:bookmarkEnd w:id="20630"/>
      <w:bookmarkEnd w:id="20631"/>
      <w:r w:rsidRPr="00E77497">
        <w:t>s</w:t>
      </w:r>
      <w:bookmarkEnd w:id="20640"/>
      <w:bookmarkEnd w:id="20641"/>
      <w:bookmarkEnd w:id="20693"/>
      <w:bookmarkEnd w:id="20694"/>
      <w:bookmarkEnd w:id="20695"/>
      <w:bookmarkEnd w:id="20696"/>
      <w:bookmarkEnd w:id="20697"/>
    </w:p>
    <w:p w14:paraId="681C0E6B" w14:textId="77777777" w:rsidR="004C02EF" w:rsidRPr="00E77497" w:rsidRDefault="004C02EF" w:rsidP="004C02EF">
      <w:r w:rsidRPr="00E77497">
        <w:t>In addition to the required internal properties, every function instance has a [[Call]] internal property and in most cases uses a different version of the [[Get]] internal property. Depending on how they are created (see 8.6.2, 13.2, 15, and 15.3.4.5), function instances may have a [[HasInstance]] internal property, a [[Scope]] internal property, a [[Construct]] internal property, a [[FormalParameters]] internal property, a [[Code]] internal property, a [[TargetFunction]] internal property, a [[BoundThis]] internal property, and a [[BoundArgs]] internal property</w:t>
      </w:r>
      <w:bookmarkStart w:id="20698" w:name="_Toc385672281"/>
      <w:bookmarkStart w:id="20699" w:name="_Toc393690394"/>
      <w:r w:rsidRPr="00E77497">
        <w:t>.</w:t>
      </w:r>
    </w:p>
    <w:p w14:paraId="17621BB4" w14:textId="77777777" w:rsidR="004C02EF" w:rsidRPr="00E77497" w:rsidRDefault="004C02EF" w:rsidP="004C02EF">
      <w:del w:id="20700" w:author="Allen Wirfs-Brock" w:date="2011-07-02T13:55:00Z">
        <w:r w:rsidRPr="00E77497" w:rsidDel="00963019">
          <w:delText xml:space="preserve">The value of the [[Class]] internal property is </w:delText>
        </w:r>
        <w:r w:rsidRPr="00E77497" w:rsidDel="00963019">
          <w:rPr>
            <w:b/>
          </w:rPr>
          <w:delText>"Function"</w:delText>
        </w:r>
        <w:r w:rsidRPr="00E77497" w:rsidDel="00963019">
          <w:delText>.</w:delText>
        </w:r>
      </w:del>
      <w:ins w:id="20701" w:author="Allen Wirfs-Brock" w:date="2011-07-02T13:55:00Z">
        <w:r w:rsidR="00963019" w:rsidRPr="00E77497">
          <w:t>Every function instance has a [[</w:t>
        </w:r>
        <w:del w:id="20702" w:author="Rev 3 Allen Wirfs-Brock" w:date="2011-09-07T15:34:00Z">
          <w:r w:rsidR="00963019" w:rsidRPr="00E77497" w:rsidDel="007516CC">
            <w:delText>IsFunction</w:delText>
          </w:r>
        </w:del>
      </w:ins>
      <w:ins w:id="20703" w:author="Rev 3 Allen Wirfs-Brock" w:date="2011-09-07T15:34:00Z">
        <w:r w:rsidR="007516CC" w:rsidRPr="00E77497">
          <w:t>NativeBrand</w:t>
        </w:r>
      </w:ins>
      <w:ins w:id="20704" w:author="Allen Wirfs-Brock" w:date="2011-07-02T13:55:00Z">
        <w:r w:rsidR="00963019" w:rsidRPr="00E77497">
          <w:t>]] internal property</w:t>
        </w:r>
      </w:ins>
      <w:ins w:id="20705" w:author="Rev 3 Allen Wirfs-Brock" w:date="2011-09-07T15:34:00Z">
        <w:r w:rsidR="007516CC" w:rsidRPr="00E77497">
          <w:t xml:space="preserve"> whose value is NativeFunction</w:t>
        </w:r>
      </w:ins>
      <w:ins w:id="20706" w:author="Allen Wirfs-Brock" w:date="2011-07-02T13:55:00Z">
        <w:r w:rsidR="00963019" w:rsidRPr="00E77497">
          <w:t>.</w:t>
        </w:r>
      </w:ins>
    </w:p>
    <w:p w14:paraId="29CD9365" w14:textId="77777777" w:rsidR="004C02EF" w:rsidRPr="00E77497" w:rsidRDefault="004C02EF" w:rsidP="004C02EF">
      <w:r w:rsidRPr="00E77497">
        <w:t xml:space="preserve">Function instances that correspond to strict mode functions (13.2) and function instances created using the </w:t>
      </w:r>
      <w:r w:rsidRPr="00E77497">
        <w:rPr>
          <w:b/>
        </w:rPr>
        <w:t>Function.prototype.bind method</w:t>
      </w:r>
      <w:r w:rsidRPr="00E77497">
        <w:t xml:space="preserve"> (15.3.4.5) have properties named “caller” and “arguments” 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4E9C5CB6" w14:textId="77777777" w:rsidR="004C02EF" w:rsidRPr="00E77497" w:rsidRDefault="004C02EF" w:rsidP="004C02EF">
      <w:pPr>
        <w:pStyle w:val="40"/>
        <w:numPr>
          <w:ilvl w:val="0"/>
          <w:numId w:val="0"/>
        </w:numPr>
      </w:pPr>
      <w:bookmarkStart w:id="20707" w:name="_Ref449944243"/>
      <w:r w:rsidRPr="00E77497">
        <w:t>15.3.5.1</w:t>
      </w:r>
      <w:r w:rsidRPr="00E77497">
        <w:tab/>
        <w:t>lengt</w:t>
      </w:r>
      <w:bookmarkEnd w:id="20698"/>
      <w:bookmarkEnd w:id="20699"/>
      <w:r w:rsidRPr="00E77497">
        <w:t>h</w:t>
      </w:r>
      <w:bookmarkEnd w:id="20707"/>
    </w:p>
    <w:p w14:paraId="5F9D95D8" w14:textId="77777777" w:rsidR="004C02EF" w:rsidRPr="004D1BD1" w:rsidRDefault="004C02EF" w:rsidP="004C02EF">
      <w:r w:rsidRPr="00E77497">
        <w:t xml:space="preserve">The value of the </w:t>
      </w:r>
      <w:r w:rsidRPr="00E77497">
        <w:rPr>
          <w:rFonts w:ascii="Courier New" w:hAnsi="Courier New"/>
          <w:b/>
        </w:rPr>
        <w:t>length</w:t>
      </w:r>
      <w:r w:rsidRPr="00E77497">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20708" w:name="_Toc385672282"/>
      <w:bookmarkStart w:id="20709"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t> }.</w:t>
      </w:r>
    </w:p>
    <w:p w14:paraId="3B8A769B" w14:textId="77777777" w:rsidR="004C02EF" w:rsidRPr="003B4312" w:rsidRDefault="004C02EF" w:rsidP="004C02EF">
      <w:pPr>
        <w:pStyle w:val="40"/>
        <w:numPr>
          <w:ilvl w:val="0"/>
          <w:numId w:val="0"/>
        </w:numPr>
      </w:pPr>
      <w:bookmarkStart w:id="20710" w:name="_Ref449944260"/>
      <w:r w:rsidRPr="003B4312">
        <w:t>15.3.5.2</w:t>
      </w:r>
      <w:r w:rsidRPr="003B4312">
        <w:tab/>
        <w:t>prototyp</w:t>
      </w:r>
      <w:bookmarkEnd w:id="20708"/>
      <w:bookmarkEnd w:id="20709"/>
      <w:r w:rsidRPr="003B4312">
        <w:t>e</w:t>
      </w:r>
      <w:bookmarkEnd w:id="20710"/>
    </w:p>
    <w:p w14:paraId="49F4EACE" w14:textId="77777777" w:rsidR="004C02EF" w:rsidRPr="003B4312" w:rsidRDefault="004C02EF" w:rsidP="004C02EF">
      <w:r w:rsidRPr="006B6D0A">
        <w:t xml:space="preserve">The value of the </w:t>
      </w:r>
      <w:r w:rsidRPr="006B6D0A">
        <w:rPr>
          <w:rFonts w:ascii="Courier New" w:hAnsi="Courier New"/>
          <w:b/>
        </w:rPr>
        <w:t>prototype</w:t>
      </w:r>
      <w:r w:rsidRPr="006B6D0A">
        <w:t xml:space="preserve"> property is used to initialise the [[Prototype]] internal property of a newly created object before the Function object is invoked as a constructor for that newly created object.</w:t>
      </w:r>
      <w:bookmarkStart w:id="20711" w:name="_Toc382291614"/>
      <w:bookmarkStart w:id="20712" w:name="_Toc385672284"/>
      <w:bookmarkStart w:id="20713" w:name="_Toc393690397"/>
      <w:r w:rsidRPr="006B6D0A">
        <w:t xml:space="preserve"> This property ha</w:t>
      </w:r>
      <w:r w:rsidRPr="00E65A34">
        <w:t>s the attribute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rsidDel="00602F71">
        <w:t xml:space="preserve"> </w:t>
      </w:r>
      <w:r w:rsidRPr="003B4312">
        <w:t>}.</w:t>
      </w:r>
    </w:p>
    <w:p w14:paraId="53E0BA26" w14:textId="77777777" w:rsidR="004C02EF" w:rsidRPr="00546435" w:rsidRDefault="004C02EF" w:rsidP="004C02EF">
      <w:pPr>
        <w:pStyle w:val="Note"/>
      </w:pPr>
      <w:r w:rsidRPr="006B6D0A">
        <w:t>NOTE</w:t>
      </w:r>
      <w:r w:rsidRPr="006B6D0A">
        <w:tab/>
        <w:t xml:space="preserve">Function objects created using </w:t>
      </w:r>
      <w:r w:rsidRPr="006B6D0A">
        <w:rPr>
          <w:rFonts w:ascii="Courier New" w:hAnsi="Courier New"/>
          <w:b/>
        </w:rPr>
        <w:t>Function.prototype.bind</w:t>
      </w:r>
      <w:r w:rsidRPr="006B6D0A">
        <w:t xml:space="preserve"> do not have a </w:t>
      </w:r>
      <w:r w:rsidRPr="00E65A34">
        <w:rPr>
          <w:rFonts w:ascii="Courier New" w:hAnsi="Courier New" w:cs="Courier New"/>
          <w:b/>
        </w:rPr>
        <w:t>prototype</w:t>
      </w:r>
      <w:r w:rsidRPr="00546435">
        <w:t xml:space="preserve"> property.</w:t>
      </w:r>
    </w:p>
    <w:p w14:paraId="6F52316C" w14:textId="77777777" w:rsidR="004C02EF" w:rsidRPr="00A67AF2" w:rsidRDefault="004C02EF" w:rsidP="004C02EF">
      <w:pPr>
        <w:pStyle w:val="40"/>
        <w:numPr>
          <w:ilvl w:val="0"/>
          <w:numId w:val="0"/>
        </w:numPr>
      </w:pPr>
      <w:bookmarkStart w:id="20714" w:name="_Ref440446281"/>
      <w:bookmarkStart w:id="20715" w:name="_Ref449966920"/>
      <w:r w:rsidRPr="00A67AF2">
        <w:t>15.3.5.3</w:t>
      </w:r>
      <w:r w:rsidRPr="00A67AF2">
        <w:tab/>
        <w:t>[[HasInstance]] (V)</w:t>
      </w:r>
      <w:bookmarkEnd w:id="20714"/>
      <w:bookmarkEnd w:id="20715"/>
    </w:p>
    <w:p w14:paraId="3F3EF279" w14:textId="77777777" w:rsidR="004C02EF" w:rsidRPr="00B820AB" w:rsidRDefault="004C02EF" w:rsidP="004C02EF">
      <w:r w:rsidRPr="00A67AF2">
        <w:t xml:space="preserve">Assume </w:t>
      </w:r>
      <w:r w:rsidRPr="00A67AF2">
        <w:rPr>
          <w:rFonts w:ascii="Times New Roman" w:hAnsi="Times New Roman"/>
          <w:i/>
        </w:rPr>
        <w:t>F</w:t>
      </w:r>
      <w:r w:rsidRPr="00B820AB">
        <w:t xml:space="preserve"> is a Function object.</w:t>
      </w:r>
    </w:p>
    <w:p w14:paraId="6CE8D7B5" w14:textId="77777777" w:rsidR="004C02EF" w:rsidRPr="00E77497" w:rsidRDefault="004C02EF" w:rsidP="004C02EF">
      <w:r w:rsidRPr="00675B74">
        <w:t xml:space="preserve">When the [[HasInstance]] internal method of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3BA82D18" w14:textId="77777777" w:rsidR="004C02EF" w:rsidRPr="00E77497" w:rsidRDefault="004C02EF" w:rsidP="00834A33">
      <w:pPr>
        <w:pStyle w:val="Alg4"/>
        <w:numPr>
          <w:ilvl w:val="0"/>
          <w:numId w:val="194"/>
        </w:numPr>
      </w:pPr>
      <w:r w:rsidRPr="00E77497">
        <w:t xml:space="preserve">If </w:t>
      </w:r>
      <w:r w:rsidRPr="00E77497">
        <w:rPr>
          <w:i/>
        </w:rPr>
        <w:t>V</w:t>
      </w:r>
      <w:r w:rsidRPr="00E77497">
        <w:t xml:space="preserve"> is not an object, return </w:t>
      </w:r>
      <w:r w:rsidRPr="00E77497">
        <w:rPr>
          <w:b/>
        </w:rPr>
        <w:t>false</w:t>
      </w:r>
      <w:r w:rsidRPr="00E77497">
        <w:t>.</w:t>
      </w:r>
    </w:p>
    <w:p w14:paraId="3DD6D2C0" w14:textId="77777777" w:rsidR="004C02EF" w:rsidRPr="00E77497" w:rsidRDefault="004C02EF" w:rsidP="00834A33">
      <w:pPr>
        <w:pStyle w:val="Alg4"/>
        <w:numPr>
          <w:ilvl w:val="0"/>
          <w:numId w:val="194"/>
        </w:numPr>
      </w:pPr>
      <w:r w:rsidRPr="00E77497">
        <w:t xml:space="preserve">Let </w:t>
      </w:r>
      <w:r w:rsidRPr="00E77497">
        <w:rPr>
          <w:i/>
        </w:rPr>
        <w:t>O</w:t>
      </w:r>
      <w:r w:rsidRPr="00E77497">
        <w:t xml:space="preserve"> be the result of calling the [[Get]] internal method of </w:t>
      </w:r>
      <w:r w:rsidRPr="00E77497">
        <w:rPr>
          <w:i/>
        </w:rPr>
        <w:t>F</w:t>
      </w:r>
      <w:r w:rsidRPr="00E77497">
        <w:t xml:space="preserve"> with property name </w:t>
      </w:r>
      <w:r w:rsidRPr="00E77497">
        <w:rPr>
          <w:rFonts w:ascii="Courier New" w:hAnsi="Courier New"/>
          <w:b/>
        </w:rPr>
        <w:t>"prototype"</w:t>
      </w:r>
      <w:r w:rsidRPr="00E77497">
        <w:t>.</w:t>
      </w:r>
    </w:p>
    <w:p w14:paraId="755FF234" w14:textId="77777777" w:rsidR="005C2F19" w:rsidRDefault="005C2F19" w:rsidP="00834A33">
      <w:pPr>
        <w:pStyle w:val="Alg4"/>
        <w:numPr>
          <w:ilvl w:val="0"/>
          <w:numId w:val="194"/>
        </w:numPr>
        <w:rPr>
          <w:ins w:id="20716" w:author="Rev 7 Allen Wirfs-Brock" w:date="2012-04-09T17:28:00Z"/>
        </w:rPr>
      </w:pPr>
      <w:ins w:id="20717" w:author="Rev 7 Allen Wirfs-Brock" w:date="2012-04-09T17:28:00Z">
        <w:r>
          <w:t>ReturnIfAbrupt(</w:t>
        </w:r>
        <w:r>
          <w:rPr>
            <w:i/>
          </w:rPr>
          <w:t>O</w:t>
        </w:r>
        <w:r>
          <w:t>).</w:t>
        </w:r>
      </w:ins>
    </w:p>
    <w:p w14:paraId="7CDBA8A7" w14:textId="77777777" w:rsidR="004C02EF" w:rsidRPr="00E77497" w:rsidRDefault="004C02EF" w:rsidP="00834A33">
      <w:pPr>
        <w:pStyle w:val="Alg4"/>
        <w:numPr>
          <w:ilvl w:val="0"/>
          <w:numId w:val="194"/>
        </w:numPr>
      </w:pPr>
      <w:r w:rsidRPr="00E77497">
        <w:t>If Type(</w:t>
      </w:r>
      <w:r w:rsidRPr="00E77497">
        <w:rPr>
          <w:i/>
        </w:rPr>
        <w:t>O</w:t>
      </w:r>
      <w:r w:rsidRPr="00E77497">
        <w:t xml:space="preserve">) is not Object, throw a </w:t>
      </w:r>
      <w:r w:rsidRPr="00E77497">
        <w:rPr>
          <w:b/>
        </w:rPr>
        <w:t>TypeError</w:t>
      </w:r>
      <w:r w:rsidRPr="00E77497">
        <w:t xml:space="preserve"> exception.</w:t>
      </w:r>
    </w:p>
    <w:p w14:paraId="11E200F0" w14:textId="77777777" w:rsidR="004C02EF" w:rsidRPr="00E77497" w:rsidRDefault="004C02EF" w:rsidP="00834A33">
      <w:pPr>
        <w:pStyle w:val="Alg4"/>
        <w:numPr>
          <w:ilvl w:val="0"/>
          <w:numId w:val="194"/>
        </w:numPr>
      </w:pPr>
      <w:r w:rsidRPr="00E77497">
        <w:t>Repeat</w:t>
      </w:r>
    </w:p>
    <w:p w14:paraId="264AAAD1" w14:textId="77777777" w:rsidR="004C02EF" w:rsidRPr="00E77497" w:rsidRDefault="004C02EF" w:rsidP="00834A33">
      <w:pPr>
        <w:pStyle w:val="Alg4"/>
        <w:numPr>
          <w:ilvl w:val="1"/>
          <w:numId w:val="19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1987CD2C" w14:textId="77777777" w:rsidR="004C02EF" w:rsidRPr="00E77497" w:rsidRDefault="004C02EF" w:rsidP="00834A33">
      <w:pPr>
        <w:pStyle w:val="Alg4"/>
        <w:numPr>
          <w:ilvl w:val="1"/>
          <w:numId w:val="194"/>
        </w:numPr>
      </w:pPr>
      <w:r w:rsidRPr="00E77497">
        <w:t xml:space="preserve">If </w:t>
      </w:r>
      <w:r w:rsidRPr="00E77497">
        <w:rPr>
          <w:i/>
        </w:rPr>
        <w:t>V</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09D6E223" w14:textId="77777777" w:rsidR="004C02EF" w:rsidRPr="00E77497" w:rsidRDefault="004C02EF" w:rsidP="00834A33">
      <w:pPr>
        <w:pStyle w:val="Alg4"/>
        <w:numPr>
          <w:ilvl w:val="1"/>
          <w:numId w:val="19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13AE0154" w14:textId="77777777" w:rsidR="004C02EF" w:rsidRPr="00E77497" w:rsidRDefault="004C02EF" w:rsidP="004C02EF">
      <w:pPr>
        <w:pStyle w:val="Note"/>
      </w:pPr>
      <w:bookmarkStart w:id="20718" w:name="_Ref457710573"/>
      <w:bookmarkStart w:id="20719" w:name="_Toc472818920"/>
      <w:r w:rsidRPr="00E77497">
        <w:t>NOTE</w:t>
      </w:r>
      <w:r w:rsidRPr="00E77497">
        <w:tab/>
        <w:t xml:space="preserve">Function objects created using </w:t>
      </w:r>
      <w:r w:rsidRPr="00E77497">
        <w:rPr>
          <w:rFonts w:ascii="Courier New" w:hAnsi="Courier New" w:cs="Courier New"/>
          <w:b/>
        </w:rPr>
        <w:t>Function.prototype.bind</w:t>
      </w:r>
      <w:r w:rsidRPr="00E77497">
        <w:t xml:space="preserve"> have a different implementation of [[HasInstance]] defined in 15.3.4.5.3.</w:t>
      </w:r>
    </w:p>
    <w:p w14:paraId="1575B83A" w14:textId="77777777" w:rsidR="004C02EF" w:rsidRPr="00E77497" w:rsidRDefault="004C02EF" w:rsidP="004C02EF">
      <w:pPr>
        <w:pStyle w:val="40"/>
        <w:numPr>
          <w:ilvl w:val="0"/>
          <w:numId w:val="0"/>
        </w:numPr>
      </w:pPr>
      <w:r w:rsidRPr="00E77497">
        <w:t>15.3.5.4</w:t>
      </w:r>
      <w:r w:rsidRPr="00E77497">
        <w:tab/>
        <w:t>[[Get]] (P)</w:t>
      </w:r>
    </w:p>
    <w:p w14:paraId="60295233" w14:textId="77777777" w:rsidR="004C02EF" w:rsidRPr="00E77497" w:rsidRDefault="004C02EF" w:rsidP="004C02EF">
      <w:r w:rsidRPr="00E77497">
        <w:t>Function objects use a variation of the [[Get]] internal method used for other native ECMAScript objects (8.12.3).</w:t>
      </w:r>
    </w:p>
    <w:p w14:paraId="2C435328" w14:textId="77777777" w:rsidR="004C02EF" w:rsidRPr="00E77497" w:rsidRDefault="004C02EF" w:rsidP="004C02EF">
      <w:r w:rsidRPr="00E77497">
        <w:t xml:space="preserve">Assume </w:t>
      </w:r>
      <w:r w:rsidRPr="00E77497">
        <w:rPr>
          <w:rFonts w:ascii="Times New Roman" w:hAnsi="Times New Roman"/>
          <w:i/>
        </w:rPr>
        <w:t>F</w:t>
      </w:r>
      <w:r w:rsidRPr="00E77497">
        <w:t xml:space="preserve"> is a Function object. When the [[Get]] internal method of </w:t>
      </w:r>
      <w:r w:rsidRPr="00E77497">
        <w:rPr>
          <w:rFonts w:ascii="Times New Roman" w:hAnsi="Times New Roman"/>
          <w:i/>
        </w:rPr>
        <w:t>F</w:t>
      </w:r>
      <w:r w:rsidRPr="00E77497">
        <w:t xml:space="preserve"> is called with property name </w:t>
      </w:r>
      <w:r w:rsidRPr="00E77497">
        <w:rPr>
          <w:rFonts w:ascii="Times New Roman" w:hAnsi="Times New Roman"/>
          <w:i/>
        </w:rPr>
        <w:t>P</w:t>
      </w:r>
      <w:r w:rsidRPr="00E77497">
        <w:t>, the following steps are taken:</w:t>
      </w:r>
    </w:p>
    <w:p w14:paraId="2DD9FD33" w14:textId="77777777" w:rsidR="004C02EF" w:rsidRPr="00E77497" w:rsidRDefault="004C02EF" w:rsidP="00834A33">
      <w:pPr>
        <w:pStyle w:val="Alg4"/>
        <w:numPr>
          <w:ilvl w:val="0"/>
          <w:numId w:val="195"/>
        </w:numPr>
      </w:pPr>
      <w:r w:rsidRPr="00E77497">
        <w:t xml:space="preserve">Let </w:t>
      </w:r>
      <w:r w:rsidRPr="00E77497">
        <w:rPr>
          <w:i/>
        </w:rPr>
        <w:t>v</w:t>
      </w:r>
      <w:r w:rsidRPr="00E77497">
        <w:t xml:space="preserve"> be the result of calling the default [[Get]] internal method (8.12.3) on </w:t>
      </w:r>
      <w:r w:rsidRPr="00E77497">
        <w:rPr>
          <w:i/>
        </w:rPr>
        <w:t>F</w:t>
      </w:r>
      <w:r w:rsidRPr="00E77497">
        <w:t xml:space="preserve"> passing </w:t>
      </w:r>
      <w:r w:rsidRPr="00E77497">
        <w:rPr>
          <w:i/>
        </w:rPr>
        <w:t>P</w:t>
      </w:r>
      <w:r w:rsidRPr="00E77497">
        <w:t xml:space="preserve"> as the property name argument.</w:t>
      </w:r>
    </w:p>
    <w:p w14:paraId="1ED354F0" w14:textId="77777777" w:rsidR="004C02EF" w:rsidRPr="00E77497" w:rsidRDefault="004C02EF" w:rsidP="00834A3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 </w:t>
      </w:r>
    </w:p>
    <w:p w14:paraId="2C6E32A3" w14:textId="77777777" w:rsidR="004C02EF" w:rsidRPr="00E77497" w:rsidRDefault="004C02EF" w:rsidP="00834A33">
      <w:pPr>
        <w:pStyle w:val="Alg4"/>
        <w:numPr>
          <w:ilvl w:val="0"/>
          <w:numId w:val="195"/>
        </w:numPr>
        <w:spacing w:after="220"/>
      </w:pPr>
      <w:r w:rsidRPr="00E77497">
        <w:t xml:space="preserve">Return </w:t>
      </w:r>
      <w:r w:rsidRPr="00E77497">
        <w:rPr>
          <w:i/>
        </w:rPr>
        <w:t>v</w:t>
      </w:r>
      <w:r w:rsidRPr="00E77497">
        <w:t>.</w:t>
      </w:r>
    </w:p>
    <w:p w14:paraId="1A995A94"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cs="Courier New"/>
          <w:b/>
        </w:rPr>
        <w:t>Function.prototype.bind</w:t>
      </w:r>
      <w:r w:rsidRPr="00E77497">
        <w:t xml:space="preserve"> use the default [[Get]] internal method.</w:t>
      </w:r>
    </w:p>
    <w:p w14:paraId="08349E8F" w14:textId="77777777" w:rsidR="004C02EF" w:rsidRPr="00E77497" w:rsidRDefault="004C02EF" w:rsidP="00B43482">
      <w:pPr>
        <w:pStyle w:val="20"/>
        <w:numPr>
          <w:ilvl w:val="0"/>
          <w:numId w:val="0"/>
        </w:numPr>
      </w:pPr>
      <w:bookmarkStart w:id="20720" w:name="_Toc235503498"/>
      <w:bookmarkStart w:id="20721" w:name="_Toc241509273"/>
      <w:bookmarkStart w:id="20722" w:name="_Toc244416760"/>
      <w:bookmarkStart w:id="20723" w:name="_Toc276631124"/>
      <w:bookmarkStart w:id="20724" w:name="_Toc323907755"/>
      <w:r w:rsidRPr="00E77497">
        <w:t>15.4</w:t>
      </w:r>
      <w:r w:rsidRPr="00E77497">
        <w:tab/>
        <w:t>Array Object</w:t>
      </w:r>
      <w:bookmarkEnd w:id="20711"/>
      <w:bookmarkEnd w:id="20712"/>
      <w:bookmarkEnd w:id="20713"/>
      <w:r w:rsidRPr="00E77497">
        <w:t>s</w:t>
      </w:r>
      <w:bookmarkEnd w:id="20718"/>
      <w:bookmarkEnd w:id="20719"/>
      <w:bookmarkEnd w:id="20720"/>
      <w:bookmarkEnd w:id="20721"/>
      <w:bookmarkEnd w:id="20722"/>
      <w:bookmarkEnd w:id="20723"/>
      <w:bookmarkEnd w:id="20724"/>
    </w:p>
    <w:p w14:paraId="65B38FAA" w14:textId="77777777" w:rsidR="004C02EF" w:rsidRPr="00E77497" w:rsidRDefault="004C02EF" w:rsidP="004C02EF">
      <w:r w:rsidRPr="00E77497">
        <w:t xml:space="preserve">Array objects give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bookmarkStart w:id="20725" w:name="_Toc393690398"/>
      <w:bookmarkStart w:id="20726" w:name="_Ref404501450"/>
    </w:p>
    <w:p w14:paraId="349B640B" w14:textId="77777777" w:rsidR="004C02EF" w:rsidRPr="00E77497" w:rsidRDefault="004C02EF" w:rsidP="004C02EF">
      <w:r w:rsidRPr="00E77497">
        <w:t xml:space="preserve">An 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4859DA6E"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bookmarkStart w:id="20727" w:name="_Ref424531647"/>
      <w:bookmarkStart w:id="20728" w:name="_Toc472818921"/>
      <w:bookmarkStart w:id="20729"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calling the [[Get]]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w:t>
      </w:r>
      <w:r w:rsidRPr="00E77497">
        <w:rPr>
          <w:rFonts w:ascii="Times New Roman" w:eastAsia="Times New Roman" w:hAnsi="Times New Roman"/>
          <w:b/>
          <w:spacing w:val="6"/>
          <w:lang w:eastAsia="en-US"/>
        </w:rPr>
        <w:t>"length"</w:t>
      </w:r>
      <w:r w:rsidRPr="00E77497">
        <w:rPr>
          <w:rFonts w:ascii="Times New Roman" w:eastAsia="Times New Roman" w:hAnsi="Times New Roman"/>
          <w:spacing w:val="6"/>
          <w:lang w:eastAsia="en-US"/>
        </w:rPr>
        <w:t>.</w:t>
      </w:r>
    </w:p>
    <w:p w14:paraId="3A1D7F09"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189F4447"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310B20A0"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12EF62E2" w14:textId="77777777"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p>
    <w:p w14:paraId="04B139E4" w14:textId="77777777" w:rsidR="00FA34E7" w:rsidRDefault="00FA34E7" w:rsidP="00FA34E7">
      <w:pPr>
        <w:rPr>
          <w:ins w:id="20730" w:author="Rev 7 Allen Wirfs-Brock" w:date="2012-04-10T16:13:00Z"/>
        </w:rPr>
      </w:pPr>
      <w:bookmarkStart w:id="20731" w:name="_Toc241509274"/>
      <w:bookmarkStart w:id="20732" w:name="_Toc244416761"/>
      <w:bookmarkStart w:id="20733" w:name="_Toc276631125"/>
      <w:ins w:id="20734" w:author="Rev 7 Allen Wirfs-Brock" w:date="2012-04-10T16:13:00Z">
        <w:r>
          <w:t xml:space="preserve">The abstract operation ArrayCreate with argument </w:t>
        </w:r>
        <w:r>
          <w:rPr>
            <w:i/>
          </w:rPr>
          <w:t>length</w:t>
        </w:r>
        <w:r>
          <w:t xml:space="preserve"> (a positive integer) </w:t>
        </w:r>
      </w:ins>
      <w:ins w:id="20735" w:author="Rev 7 Allen Wirfs-Brock" w:date="2012-04-10T16:15:00Z">
        <w:r>
          <w:t xml:space="preserve">is used to specify the creation of new Array objects. It </w:t>
        </w:r>
      </w:ins>
      <w:ins w:id="20736" w:author="Rev 7 Allen Wirfs-Brock" w:date="2012-04-10T16:13:00Z">
        <w:r>
          <w:t>performs the following steps:</w:t>
        </w:r>
      </w:ins>
    </w:p>
    <w:p w14:paraId="1E06A5BD" w14:textId="77777777" w:rsidR="00FA34E7" w:rsidRPr="00E77497" w:rsidRDefault="00FA34E7" w:rsidP="00F44A1F">
      <w:pPr>
        <w:pStyle w:val="Alg4"/>
        <w:numPr>
          <w:ilvl w:val="0"/>
          <w:numId w:val="707"/>
        </w:numPr>
        <w:rPr>
          <w:ins w:id="20737" w:author="Rev 7 Allen Wirfs-Brock" w:date="2012-04-10T16:13:00Z"/>
        </w:rPr>
      </w:pPr>
      <w:ins w:id="20738" w:author="Rev 7 Allen Wirfs-Brock" w:date="2012-04-10T16:13:00Z">
        <w:r>
          <w:t xml:space="preserve">Let </w:t>
        </w:r>
        <w:r w:rsidRPr="00FC03BD">
          <w:rPr>
            <w:i/>
          </w:rPr>
          <w:t>A</w:t>
        </w:r>
        <w:r>
          <w:t xml:space="preserve"> be a newly created ECMAScript object</w:t>
        </w:r>
        <w:r w:rsidRPr="00E77497">
          <w:t>.</w:t>
        </w:r>
      </w:ins>
    </w:p>
    <w:p w14:paraId="00110933" w14:textId="77777777" w:rsidR="00FA34E7" w:rsidRPr="00E77497" w:rsidRDefault="00FA34E7" w:rsidP="00F44A1F">
      <w:pPr>
        <w:pStyle w:val="Alg4"/>
        <w:numPr>
          <w:ilvl w:val="0"/>
          <w:numId w:val="707"/>
        </w:numPr>
        <w:rPr>
          <w:ins w:id="20739" w:author="Rev 7 Allen Wirfs-Brock" w:date="2012-04-10T16:13:00Z"/>
        </w:rPr>
      </w:pPr>
      <w:ins w:id="20740" w:author="Rev 7 Allen Wirfs-Brock" w:date="2012-04-10T16:13:00Z">
        <w:r>
          <w:t xml:space="preserve">Set the [[Prototype]] internal property of </w:t>
        </w:r>
        <w:r w:rsidRPr="00FA34E7">
          <w:rPr>
            <w:i/>
          </w:rPr>
          <w:t>A</w:t>
        </w:r>
        <w:r>
          <w:t xml:space="preserve"> to the intrinsic object %ArrayPrototype%.</w:t>
        </w:r>
      </w:ins>
    </w:p>
    <w:p w14:paraId="289A8C39" w14:textId="77777777" w:rsidR="00FA34E7" w:rsidRPr="00FA34E7" w:rsidRDefault="00FA34E7" w:rsidP="00F44A1F">
      <w:pPr>
        <w:pStyle w:val="Alg4"/>
        <w:numPr>
          <w:ilvl w:val="0"/>
          <w:numId w:val="707"/>
        </w:numPr>
        <w:rPr>
          <w:ins w:id="20741" w:author="Rev 7 Allen Wirfs-Brock" w:date="2012-04-10T16:13:00Z"/>
        </w:rPr>
      </w:pPr>
      <w:ins w:id="20742" w:author="Rev 7 Allen Wirfs-Brock" w:date="2012-04-10T16:13:00Z">
        <w:r>
          <w:t xml:space="preserve">Set </w:t>
        </w:r>
        <w:r w:rsidRPr="00FA34E7">
          <w:rPr>
            <w:i/>
          </w:rPr>
          <w:t>A</w:t>
        </w:r>
        <w:r>
          <w:t>’s common internal methods except for [[DefineOwnProperty]] to the default definitions specified in 8.12.</w:t>
        </w:r>
      </w:ins>
    </w:p>
    <w:p w14:paraId="4C021E01" w14:textId="77777777" w:rsidR="00FA34E7" w:rsidRDefault="00FA34E7" w:rsidP="00F44A1F">
      <w:pPr>
        <w:pStyle w:val="Alg4"/>
        <w:numPr>
          <w:ilvl w:val="0"/>
          <w:numId w:val="707"/>
        </w:numPr>
        <w:rPr>
          <w:ins w:id="20743" w:author="Rev 7 Allen Wirfs-Brock" w:date="2012-04-10T16:13:00Z"/>
        </w:rPr>
      </w:pPr>
      <w:ins w:id="20744" w:author="Rev 7 Allen Wirfs-Brock" w:date="2012-04-10T16:13:00Z">
        <w:r>
          <w:t xml:space="preserve">Set </w:t>
        </w:r>
        <w:r w:rsidRPr="00FA34E7">
          <w:rPr>
            <w:i/>
          </w:rPr>
          <w:t>A</w:t>
        </w:r>
        <w:r>
          <w:t>’s [[DefineOwnProperty]] internal methods to the definition given in 15.4.5.1.</w:t>
        </w:r>
      </w:ins>
    </w:p>
    <w:p w14:paraId="0845F5CB" w14:textId="77777777" w:rsidR="00FA34E7" w:rsidRDefault="00FA34E7" w:rsidP="00F44A1F">
      <w:pPr>
        <w:pStyle w:val="Alg4"/>
        <w:numPr>
          <w:ilvl w:val="0"/>
          <w:numId w:val="707"/>
        </w:numPr>
        <w:rPr>
          <w:ins w:id="20745" w:author="Rev 7 Allen Wirfs-Brock" w:date="2012-04-10T16:13:00Z"/>
        </w:rPr>
      </w:pPr>
      <w:ins w:id="20746" w:author="Rev 7 Allen Wirfs-Brock" w:date="2012-04-10T16:13:00Z">
        <w:r>
          <w:t xml:space="preserve">Set the </w:t>
        </w:r>
        <w:r w:rsidRPr="00E77497">
          <w:t xml:space="preserve">[[NativeBrand]] internal property </w:t>
        </w:r>
        <w:r>
          <w:t xml:space="preserve">of </w:t>
        </w:r>
        <w:r w:rsidRPr="00FA34E7">
          <w:rPr>
            <w:i/>
          </w:rPr>
          <w:t>A</w:t>
        </w:r>
        <w:r>
          <w:t xml:space="preserve"> to the</w:t>
        </w:r>
        <w:r w:rsidRPr="00E77497">
          <w:t xml:space="preserve"> value </w:t>
        </w:r>
        <w:r w:rsidRPr="00FA34E7">
          <w:rPr>
            <w:rFonts w:ascii="Arial" w:hAnsi="Arial" w:cs="Arial"/>
          </w:rPr>
          <w:t>NativeArray</w:t>
        </w:r>
        <w:r>
          <w:t>.</w:t>
        </w:r>
      </w:ins>
    </w:p>
    <w:p w14:paraId="7EF30FA9" w14:textId="77777777" w:rsidR="00FA34E7" w:rsidRDefault="00FA34E7" w:rsidP="00F44A1F">
      <w:pPr>
        <w:pStyle w:val="Alg4"/>
        <w:numPr>
          <w:ilvl w:val="0"/>
          <w:numId w:val="707"/>
        </w:numPr>
        <w:rPr>
          <w:ins w:id="20747" w:author="Rev 7 Allen Wirfs-Brock" w:date="2012-04-10T16:13:00Z"/>
        </w:rPr>
      </w:pPr>
      <w:ins w:id="20748" w:author="Rev 7 Allen Wirfs-Brock" w:date="2012-04-10T16:13:00Z">
        <w:r>
          <w:t xml:space="preserve">Set the [[Extensible]] internal property of </w:t>
        </w:r>
        <w:r w:rsidRPr="00FA34E7">
          <w:rPr>
            <w:i/>
          </w:rPr>
          <w:t>A</w:t>
        </w:r>
        <w:r>
          <w:t xml:space="preserve"> to </w:t>
        </w:r>
        <w:r w:rsidRPr="00FA34E7">
          <w:rPr>
            <w:b/>
          </w:rPr>
          <w:t>true</w:t>
        </w:r>
        <w:r>
          <w:t>.</w:t>
        </w:r>
      </w:ins>
    </w:p>
    <w:p w14:paraId="4DACB8F6" w14:textId="77777777" w:rsidR="00FA34E7" w:rsidRDefault="00FA34E7" w:rsidP="00F44A1F">
      <w:pPr>
        <w:pStyle w:val="Alg4"/>
        <w:numPr>
          <w:ilvl w:val="0"/>
          <w:numId w:val="707"/>
        </w:numPr>
        <w:spacing w:after="120"/>
        <w:contextualSpacing/>
        <w:rPr>
          <w:ins w:id="20749" w:author="Rev 7 Allen Wirfs-Brock" w:date="2012-04-10T16:13:00Z"/>
        </w:rPr>
      </w:pPr>
      <w:ins w:id="20750" w:author="Rev 7 Allen Wirfs-Brock" w:date="2012-04-10T16:13:00Z">
        <w:r>
          <w:t xml:space="preserve">Call the [[DefineOwnProperty]] internal method of </w:t>
        </w:r>
        <w:r w:rsidRPr="00FA34E7">
          <w:rPr>
            <w:i/>
          </w:rPr>
          <w:t>A</w:t>
        </w:r>
        <w:r>
          <w:t xml:space="preserve"> with arguments </w:t>
        </w:r>
        <w:r w:rsidRPr="00E77497">
          <w:rPr>
            <w:b/>
          </w:rPr>
          <w:t>"</w:t>
        </w:r>
        <w:r w:rsidRPr="00E77497">
          <w:rPr>
            <w:rFonts w:ascii="Courier New" w:hAnsi="Courier New" w:cs="Courier New"/>
            <w:b/>
          </w:rPr>
          <w:t>length</w:t>
        </w:r>
        <w:r w:rsidRPr="00E77497">
          <w:rPr>
            <w:b/>
          </w:rPr>
          <w:t>"</w:t>
        </w:r>
        <w:r w:rsidRPr="00E77497">
          <w:t xml:space="preserve">, </w:t>
        </w:r>
        <w:r>
          <w:t xml:space="preserve">Property Desciptor {[[Value]]: </w:t>
        </w:r>
        <w:r w:rsidRPr="00FA34E7">
          <w:rPr>
            <w:i/>
          </w:rPr>
          <w:t>length</w:t>
        </w:r>
        <w:r>
          <w:t xml:space="preserve">, [[Writable]]: </w:t>
        </w:r>
        <w:r w:rsidRPr="00FA34E7">
          <w:rPr>
            <w:b/>
          </w:rPr>
          <w:t>true</w:t>
        </w:r>
        <w:r>
          <w:t xml:space="preserve">, [[Enumerable]]: </w:t>
        </w:r>
        <w:r w:rsidRPr="00FA34E7">
          <w:rPr>
            <w:b/>
          </w:rPr>
          <w:t>false</w:t>
        </w:r>
        <w:r>
          <w:t xml:space="preserve">, [[Configurable]]: </w:t>
        </w:r>
        <w:r w:rsidRPr="00FA34E7">
          <w:rPr>
            <w:b/>
          </w:rPr>
          <w:t>false</w:t>
        </w:r>
        <w:r>
          <w:t>}</w:t>
        </w:r>
        <w:r w:rsidRPr="00E77497">
          <w:t xml:space="preserve">, and </w:t>
        </w:r>
        <w:r w:rsidRPr="00FA34E7">
          <w:rPr>
            <w:b/>
          </w:rPr>
          <w:t>false</w:t>
        </w:r>
        <w:r>
          <w:rPr>
            <w:i/>
          </w:rPr>
          <w:t>.</w:t>
        </w:r>
      </w:ins>
    </w:p>
    <w:p w14:paraId="764084DD" w14:textId="77777777" w:rsidR="00FA34E7" w:rsidRDefault="00FA34E7" w:rsidP="00F44A1F">
      <w:pPr>
        <w:pStyle w:val="Alg4"/>
        <w:numPr>
          <w:ilvl w:val="0"/>
          <w:numId w:val="707"/>
        </w:numPr>
        <w:spacing w:after="220"/>
        <w:rPr>
          <w:ins w:id="20751" w:author="Rev 7 Allen Wirfs-Brock" w:date="2012-04-10T16:13:00Z"/>
        </w:rPr>
      </w:pPr>
      <w:ins w:id="20752" w:author="Rev 7 Allen Wirfs-Brock" w:date="2012-04-10T16:13:00Z">
        <w:r w:rsidRPr="00E77497">
          <w:t xml:space="preserve">Return </w:t>
        </w:r>
        <w:r>
          <w:t>A</w:t>
        </w:r>
        <w:r w:rsidRPr="00E77497">
          <w:t>.</w:t>
        </w:r>
      </w:ins>
    </w:p>
    <w:p w14:paraId="243607C6" w14:textId="77777777" w:rsidR="004C02EF" w:rsidRPr="00E77497" w:rsidRDefault="004C02EF" w:rsidP="00B43482">
      <w:pPr>
        <w:pStyle w:val="30"/>
        <w:numPr>
          <w:ilvl w:val="0"/>
          <w:numId w:val="0"/>
        </w:numPr>
      </w:pPr>
      <w:bookmarkStart w:id="20753" w:name="_Toc323907756"/>
      <w:r w:rsidRPr="00E77497">
        <w:t>15.4.1</w:t>
      </w:r>
      <w:r w:rsidRPr="00E77497">
        <w:tab/>
        <w:t>The Array Constructor Called as a Functio</w:t>
      </w:r>
      <w:bookmarkEnd w:id="20725"/>
      <w:bookmarkEnd w:id="20726"/>
      <w:r w:rsidRPr="00E77497">
        <w:t>n</w:t>
      </w:r>
      <w:bookmarkEnd w:id="20727"/>
      <w:bookmarkEnd w:id="20728"/>
      <w:bookmarkEnd w:id="20729"/>
      <w:bookmarkEnd w:id="20731"/>
      <w:bookmarkEnd w:id="20732"/>
      <w:bookmarkEnd w:id="20733"/>
      <w:bookmarkEnd w:id="20753"/>
    </w:p>
    <w:p w14:paraId="47D50993" w14:textId="77777777" w:rsidR="004C02EF" w:rsidRPr="00E77497" w:rsidRDefault="00240626" w:rsidP="00240626">
      <w:pPr>
        <w:pStyle w:val="Note"/>
        <w:pPrChange w:id="20754" w:author="Rev 7 Allen Wirfs-Brock" w:date="2012-05-03T15:13:00Z">
          <w:pPr/>
        </w:pPrChange>
      </w:pPr>
      <w:ins w:id="20755" w:author="Rev 7 Allen Wirfs-Brock" w:date="2012-05-03T15:13:00Z">
        <w:r>
          <w:t>NOTE</w:t>
        </w:r>
        <w:r>
          <w:tab/>
        </w:r>
      </w:ins>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20756" w:name="_Toc393690399"/>
    </w:p>
    <w:p w14:paraId="52DD33A7" w14:textId="77777777" w:rsidR="004C02EF" w:rsidRPr="00E77497" w:rsidRDefault="004C02EF" w:rsidP="004C02EF">
      <w:pPr>
        <w:pStyle w:val="40"/>
        <w:numPr>
          <w:ilvl w:val="0"/>
          <w:numId w:val="0"/>
        </w:numPr>
      </w:pPr>
      <w:r w:rsidRPr="00E77497">
        <w:t>15.4.1.1</w:t>
      </w:r>
      <w:r w:rsidRPr="00E77497">
        <w:tab/>
        <w:t xml:space="preserve">Array ( [ item1 [ , item2 [ , </w:t>
      </w:r>
      <w:r w:rsidRPr="00E77497">
        <w:rPr>
          <w:snapToGrid w:val="0"/>
        </w:rPr>
        <w:t>…</w:t>
      </w:r>
      <w:r w:rsidRPr="00E77497">
        <w:t xml:space="preserve"> ] ] ]</w:t>
      </w:r>
      <w:bookmarkEnd w:id="20756"/>
      <w:r w:rsidRPr="00E77497">
        <w:t xml:space="preserve"> )</w:t>
      </w:r>
    </w:p>
    <w:p w14:paraId="0B13730D" w14:textId="77777777" w:rsidR="004C02EF" w:rsidRPr="00E77497" w:rsidRDefault="004C02EF" w:rsidP="004C02EF">
      <w:bookmarkStart w:id="20757" w:name="_Toc393690400"/>
      <w:r w:rsidRPr="00E77497">
        <w:t xml:space="preserve">When the </w:t>
      </w:r>
      <w:r w:rsidRPr="00E77497">
        <w:rPr>
          <w:rFonts w:ascii="Courier New" w:hAnsi="Courier New"/>
          <w:b/>
        </w:rPr>
        <w:t>Array</w:t>
      </w:r>
      <w:r w:rsidRPr="00E77497">
        <w:t xml:space="preserve"> function is called the following steps are taken:</w:t>
      </w:r>
    </w:p>
    <w:p w14:paraId="043163FC" w14:textId="77777777" w:rsidR="004C02EF" w:rsidRPr="00E77497" w:rsidRDefault="004C02EF" w:rsidP="00834A33">
      <w:pPr>
        <w:pStyle w:val="Alg4"/>
        <w:numPr>
          <w:ilvl w:val="0"/>
          <w:numId w:val="197"/>
        </w:numPr>
        <w:spacing w:after="220"/>
      </w:pPr>
      <w:del w:id="20758" w:author="Rev 7 Allen Wirfs-Brock" w:date="2012-05-03T15:10:00Z">
        <w:r w:rsidRPr="00E77497" w:rsidDel="00240626">
          <w:delText xml:space="preserve">Create and return a new Array object exactly as if the standard built-in constructor </w:delText>
        </w:r>
        <w:r w:rsidRPr="00E77497" w:rsidDel="00240626">
          <w:rPr>
            <w:rFonts w:ascii="Courier New" w:hAnsi="Courier New" w:cs="Courier New"/>
            <w:b/>
          </w:rPr>
          <w:delText>Array</w:delText>
        </w:r>
        <w:r w:rsidRPr="00E77497" w:rsidDel="00240626">
          <w:delText xml:space="preserve"> was used in a </w:delText>
        </w:r>
        <w:r w:rsidRPr="00E77497" w:rsidDel="00240626">
          <w:rPr>
            <w:rFonts w:ascii="Courier New" w:hAnsi="Courier New" w:cs="Courier New"/>
            <w:b/>
          </w:rPr>
          <w:delText>new</w:delText>
        </w:r>
        <w:r w:rsidRPr="00E77497" w:rsidDel="00240626">
          <w:delText xml:space="preserve"> expression with the same arguments (15.4.2).</w:delText>
        </w:r>
      </w:del>
      <w:ins w:id="20759" w:author="Rev 7 Allen Wirfs-Brock" w:date="2012-05-03T15:10:00Z">
        <w:r w:rsidR="00240626">
          <w:t xml:space="preserve">Return the result that would be obtained if this functions had been called </w:t>
        </w:r>
      </w:ins>
      <w:ins w:id="20760" w:author="Rev 7 Allen Wirfs-Brock" w:date="2012-05-03T15:11:00Z">
        <w:r w:rsidR="00240626">
          <w:t>with the same arguments</w:t>
        </w:r>
      </w:ins>
      <w:ins w:id="20761" w:author="Rev 7 Allen Wirfs-Brock" w:date="2012-05-03T15:12:00Z">
        <w:r w:rsidR="00240626">
          <w:t>,</w:t>
        </w:r>
        <w:r w:rsidR="00240626" w:rsidRPr="00240626">
          <w:t xml:space="preserve"> </w:t>
        </w:r>
        <w:r w:rsidR="00240626">
          <w:t>as constructor</w:t>
        </w:r>
      </w:ins>
      <w:ins w:id="20762" w:author="Rev 7 Allen Wirfs-Brock" w:date="2012-05-03T15:10:00Z">
        <w:r w:rsidR="00240626">
          <w:t xml:space="preserve">.  </w:t>
        </w:r>
      </w:ins>
      <w:ins w:id="20763" w:author="Rev 7 Allen Wirfs-Brock" w:date="2012-05-03T15:11:00Z">
        <w:r w:rsidR="00240626">
          <w:t>This</w:t>
        </w:r>
      </w:ins>
      <w:ins w:id="20764" w:author="Rev 7 Allen Wirfs-Brock" w:date="2012-05-03T15:10:00Z">
        <w:r w:rsidR="00240626">
          <w:t xml:space="preserve"> result </w:t>
        </w:r>
      </w:ins>
      <w:ins w:id="20765" w:author="Rev 7 Allen Wirfs-Brock" w:date="2012-05-03T15:12:00Z">
        <w:r w:rsidR="00240626">
          <w:t>is</w:t>
        </w:r>
      </w:ins>
      <w:ins w:id="20766" w:author="Rev 7 Allen Wirfs-Brock" w:date="2012-05-03T15:10:00Z">
        <w:r w:rsidR="00240626">
          <w:t xml:space="preserve"> defined</w:t>
        </w:r>
      </w:ins>
      <w:ins w:id="20767" w:author="Rev 7 Allen Wirfs-Brock" w:date="2012-05-03T15:12:00Z">
        <w:r w:rsidR="00240626">
          <w:t xml:space="preserve"> by 15.4.2.1 or 15.4.2.2 depending upon the actual number of arguments.</w:t>
        </w:r>
      </w:ins>
    </w:p>
    <w:p w14:paraId="75D57F1A" w14:textId="77777777" w:rsidR="004C02EF" w:rsidRPr="00E77497" w:rsidRDefault="004C02EF" w:rsidP="00B43482">
      <w:pPr>
        <w:pStyle w:val="30"/>
        <w:numPr>
          <w:ilvl w:val="0"/>
          <w:numId w:val="0"/>
        </w:numPr>
      </w:pPr>
      <w:bookmarkStart w:id="20768" w:name="_Toc393690402"/>
      <w:bookmarkStart w:id="20769" w:name="_Ref404501465"/>
      <w:bookmarkStart w:id="20770" w:name="_Ref424531663"/>
      <w:bookmarkStart w:id="20771" w:name="_Toc472818922"/>
      <w:bookmarkStart w:id="20772" w:name="_Toc235503500"/>
      <w:bookmarkStart w:id="20773" w:name="_Toc241509275"/>
      <w:bookmarkStart w:id="20774" w:name="_Toc244416762"/>
      <w:bookmarkStart w:id="20775" w:name="_Toc276631126"/>
      <w:bookmarkStart w:id="20776" w:name="_Toc323907757"/>
      <w:bookmarkEnd w:id="20757"/>
      <w:r w:rsidRPr="00E77497">
        <w:t>15.4.2</w:t>
      </w:r>
      <w:r w:rsidRPr="00E77497">
        <w:tab/>
        <w:t>The Array Constructo</w:t>
      </w:r>
      <w:bookmarkEnd w:id="20768"/>
      <w:bookmarkEnd w:id="20769"/>
      <w:r w:rsidRPr="00E77497">
        <w:t>r</w:t>
      </w:r>
      <w:bookmarkEnd w:id="20770"/>
      <w:bookmarkEnd w:id="20771"/>
      <w:bookmarkEnd w:id="20772"/>
      <w:bookmarkEnd w:id="20773"/>
      <w:bookmarkEnd w:id="20774"/>
      <w:bookmarkEnd w:id="20775"/>
      <w:bookmarkEnd w:id="20776"/>
    </w:p>
    <w:p w14:paraId="1A7A105E" w14:textId="77777777" w:rsidR="004C02EF" w:rsidRDefault="006C6097" w:rsidP="006C6097">
      <w:pPr>
        <w:pStyle w:val="Note"/>
        <w:rPr>
          <w:ins w:id="20777" w:author="Rev 7 Allen Wirfs-Brock" w:date="2012-04-10T15:43:00Z"/>
        </w:rPr>
        <w:pPrChange w:id="20778" w:author="Rev 7 Allen Wirfs-Brock" w:date="2012-05-03T15:14:00Z">
          <w:pPr/>
        </w:pPrChange>
      </w:pPr>
      <w:ins w:id="20779" w:author="Rev 7 Allen Wirfs-Brock" w:date="2012-05-03T15:14:00Z">
        <w:r>
          <w:t>NOTE</w:t>
        </w:r>
        <w:r>
          <w:tab/>
        </w:r>
      </w:ins>
      <w:r w:rsidR="004C02EF" w:rsidRPr="00E77497">
        <w:t xml:space="preserve">When </w:t>
      </w:r>
      <w:r w:rsidR="004C02EF" w:rsidRPr="00E77497">
        <w:rPr>
          <w:rFonts w:ascii="Courier New" w:hAnsi="Courier New"/>
          <w:b/>
        </w:rPr>
        <w:t>Array</w:t>
      </w:r>
      <w:r w:rsidR="004C02EF" w:rsidRPr="00E77497">
        <w:t xml:space="preserve"> is called as part of a </w:t>
      </w:r>
      <w:r w:rsidR="004C02EF" w:rsidRPr="00E77497">
        <w:rPr>
          <w:rFonts w:ascii="Courier New" w:hAnsi="Courier New"/>
          <w:b/>
        </w:rPr>
        <w:t>new</w:t>
      </w:r>
      <w:r w:rsidR="004C02EF" w:rsidRPr="00E77497">
        <w:t xml:space="preserve"> expression, it is a constructor: it initialises the newly created object.</w:t>
      </w:r>
    </w:p>
    <w:p w14:paraId="57D2ACCE" w14:textId="77777777" w:rsidR="004C02EF" w:rsidRPr="00E77497" w:rsidRDefault="004C02EF" w:rsidP="004C02EF">
      <w:pPr>
        <w:pStyle w:val="40"/>
        <w:numPr>
          <w:ilvl w:val="0"/>
          <w:numId w:val="0"/>
        </w:numPr>
      </w:pPr>
      <w:bookmarkStart w:id="20780" w:name="_Toc382291616"/>
      <w:bookmarkStart w:id="20781" w:name="_Toc385672286"/>
      <w:bookmarkStart w:id="20782" w:name="_Toc393690403"/>
      <w:r w:rsidRPr="00E77497">
        <w:t>15.4.2.1</w:t>
      </w:r>
      <w:r w:rsidRPr="00E77497">
        <w:tab/>
        <w:t xml:space="preserve">new Array ( [ item0 [ , item1 [ , </w:t>
      </w:r>
      <w:bookmarkEnd w:id="20780"/>
      <w:bookmarkEnd w:id="20781"/>
      <w:bookmarkEnd w:id="20782"/>
      <w:r w:rsidRPr="00E77497">
        <w:rPr>
          <w:snapToGrid w:val="0"/>
        </w:rPr>
        <w:t xml:space="preserve">… ] ] ] </w:t>
      </w:r>
      <w:r w:rsidRPr="00E77497">
        <w:t>)</w:t>
      </w:r>
    </w:p>
    <w:p w14:paraId="483C3FB0" w14:textId="77777777" w:rsidR="004C02EF" w:rsidRPr="00E77497" w:rsidRDefault="004C02EF" w:rsidP="004C02EF">
      <w:r w:rsidRPr="00E77497">
        <w:t>This description applies if and only if the Array constructor is given no arguments or at least two arguments.</w:t>
      </w:r>
      <w:bookmarkStart w:id="20783" w:name="_Toc382291617"/>
    </w:p>
    <w:p w14:paraId="4A642F82" w14:textId="77777777" w:rsidR="00BA1011" w:rsidRDefault="00BA1011" w:rsidP="00BA1011">
      <w:pPr>
        <w:pStyle w:val="Alg4"/>
        <w:numPr>
          <w:ilvl w:val="0"/>
          <w:numId w:val="199"/>
        </w:numPr>
        <w:rPr>
          <w:ins w:id="20784" w:author="Rev 7 Allen Wirfs-Brock" w:date="2012-05-03T14:43:00Z"/>
        </w:rPr>
      </w:pPr>
      <w:ins w:id="20785" w:author="Rev 7 Allen Wirfs-Brock" w:date="2012-05-03T14:43:00Z">
        <w:r>
          <w:t xml:space="preserve">Let </w:t>
        </w:r>
        <w:r w:rsidRPr="00BA1011">
          <w:rPr>
            <w:i/>
          </w:rPr>
          <w:t>len</w:t>
        </w:r>
        <w:r>
          <w:t xml:space="preserve"> be the number of arguments passed to this constructor call.</w:t>
        </w:r>
      </w:ins>
    </w:p>
    <w:p w14:paraId="007F6FA3" w14:textId="77777777" w:rsidR="00BA1011" w:rsidRPr="00E77497" w:rsidRDefault="00BA1011" w:rsidP="00BA1011">
      <w:pPr>
        <w:pStyle w:val="Alg4"/>
        <w:numPr>
          <w:ilvl w:val="0"/>
          <w:numId w:val="199"/>
        </w:numPr>
        <w:rPr>
          <w:ins w:id="20786" w:author="Rev 7 Allen Wirfs-Brock" w:date="2012-05-03T14:42:00Z"/>
        </w:rPr>
      </w:pPr>
      <w:ins w:id="20787" w:author="Rev 7 Allen Wirfs-Brock" w:date="2012-05-03T14:42:00Z">
        <w:r w:rsidRPr="00E77497">
          <w:t xml:space="preserve">Let </w:t>
        </w:r>
        <w:r w:rsidRPr="00E77497">
          <w:rPr>
            <w:i/>
          </w:rPr>
          <w:t>array</w:t>
        </w:r>
        <w:r w:rsidRPr="00E77497">
          <w:t xml:space="preserve"> be the result of </w:t>
        </w:r>
      </w:ins>
      <w:ins w:id="20788" w:author="Rev 7 Allen Wirfs-Brock" w:date="2012-05-03T14:45:00Z">
        <w:r>
          <w:t>of the abstraction operation ArrayCreate (15.4) with argument</w:t>
        </w:r>
        <w:r w:rsidRPr="00E77497">
          <w:t xml:space="preserve"> </w:t>
        </w:r>
        <w:r w:rsidRPr="00E77497">
          <w:rPr>
            <w:i/>
          </w:rPr>
          <w:t>len</w:t>
        </w:r>
        <w:r w:rsidRPr="00E77497">
          <w:t>.</w:t>
        </w:r>
      </w:ins>
    </w:p>
    <w:p w14:paraId="33EA78C9" w14:textId="77777777" w:rsidR="00BA1011" w:rsidRDefault="00BA1011" w:rsidP="00BA1011">
      <w:pPr>
        <w:pStyle w:val="Alg4"/>
        <w:numPr>
          <w:ilvl w:val="0"/>
          <w:numId w:val="199"/>
        </w:numPr>
        <w:contextualSpacing/>
        <w:rPr>
          <w:ins w:id="20789" w:author="Rev 7 Allen Wirfs-Brock" w:date="2012-05-03T14:42:00Z"/>
        </w:rPr>
      </w:pPr>
      <w:ins w:id="20790" w:author="Rev 7 Allen Wirfs-Brock" w:date="2012-05-03T14:42:00Z">
        <w:r>
          <w:t>ReturnIfAbrupt(</w:t>
        </w:r>
        <w:r>
          <w:rPr>
            <w:i/>
          </w:rPr>
          <w:t>array</w:t>
        </w:r>
        <w:r>
          <w:t>).</w:t>
        </w:r>
      </w:ins>
    </w:p>
    <w:p w14:paraId="4528962E" w14:textId="77777777" w:rsidR="00BA1011" w:rsidRPr="00E77497" w:rsidRDefault="00BA1011" w:rsidP="00BA1011">
      <w:pPr>
        <w:pStyle w:val="Alg4"/>
        <w:numPr>
          <w:ilvl w:val="0"/>
          <w:numId w:val="199"/>
        </w:numPr>
        <w:rPr>
          <w:ins w:id="20791" w:author="Rev 7 Allen Wirfs-Brock" w:date="2012-05-03T14:50:00Z"/>
        </w:rPr>
      </w:pPr>
      <w:ins w:id="20792" w:author="Rev 7 Allen Wirfs-Brock" w:date="2012-05-03T14:50:00Z">
        <w:r w:rsidRPr="00E77497">
          <w:t xml:space="preserve">Let </w:t>
        </w:r>
        <w:r w:rsidRPr="00E77497">
          <w:rPr>
            <w:i/>
          </w:rPr>
          <w:t>k</w:t>
        </w:r>
        <w:r w:rsidRPr="00E77497">
          <w:t xml:space="preserve"> be 0.</w:t>
        </w:r>
      </w:ins>
    </w:p>
    <w:p w14:paraId="41163BEA" w14:textId="77777777" w:rsidR="00BA1011" w:rsidRDefault="00BA1011" w:rsidP="00BA1011">
      <w:pPr>
        <w:pStyle w:val="Alg4"/>
        <w:numPr>
          <w:ilvl w:val="0"/>
          <w:numId w:val="199"/>
        </w:numPr>
        <w:rPr>
          <w:ins w:id="20793" w:author="Rev 7 Allen Wirfs-Brock" w:date="2012-05-03T14:51:00Z"/>
        </w:rPr>
      </w:pPr>
      <w:ins w:id="20794" w:author="Rev 7 Allen Wirfs-Brock" w:date="2012-05-03T14:51:00Z">
        <w:r>
          <w:t xml:space="preserve">Let </w:t>
        </w:r>
        <w:r w:rsidRPr="00BA1011">
          <w:rPr>
            <w:i/>
          </w:rPr>
          <w:t>items</w:t>
        </w:r>
        <w:r>
          <w:t xml:space="preserve"> be a zero-origined List contain the argument items in order.</w:t>
        </w:r>
      </w:ins>
    </w:p>
    <w:p w14:paraId="0D055009" w14:textId="77777777" w:rsidR="00BA1011" w:rsidRPr="00E77497" w:rsidRDefault="00BA1011" w:rsidP="00BA1011">
      <w:pPr>
        <w:pStyle w:val="Alg4"/>
        <w:numPr>
          <w:ilvl w:val="0"/>
          <w:numId w:val="199"/>
        </w:numPr>
        <w:rPr>
          <w:ins w:id="20795" w:author="Rev 7 Allen Wirfs-Brock" w:date="2012-05-03T14:50:00Z"/>
        </w:rPr>
      </w:pPr>
      <w:ins w:id="20796" w:author="Rev 7 Allen Wirfs-Brock" w:date="2012-05-03T14:50:00Z">
        <w:r w:rsidRPr="00E77497">
          <w:t xml:space="preserve">Repeat, while </w:t>
        </w:r>
        <w:r w:rsidRPr="00E77497">
          <w:rPr>
            <w:i/>
          </w:rPr>
          <w:t xml:space="preserve">k </w:t>
        </w:r>
        <w:r w:rsidRPr="00E77497">
          <w:t xml:space="preserve">&lt; </w:t>
        </w:r>
        <w:r w:rsidRPr="00E77497">
          <w:rPr>
            <w:i/>
          </w:rPr>
          <w:t>len</w:t>
        </w:r>
      </w:ins>
    </w:p>
    <w:p w14:paraId="1FDC1C73" w14:textId="77777777" w:rsidR="00BA1011" w:rsidRPr="00E77497" w:rsidRDefault="00BA1011" w:rsidP="00BA1011">
      <w:pPr>
        <w:pStyle w:val="Alg4"/>
        <w:numPr>
          <w:ilvl w:val="1"/>
          <w:numId w:val="199"/>
        </w:numPr>
        <w:rPr>
          <w:ins w:id="20797" w:author="Rev 7 Allen Wirfs-Brock" w:date="2012-05-03T14:50:00Z"/>
        </w:rPr>
      </w:pPr>
      <w:ins w:id="20798" w:author="Rev 7 Allen Wirfs-Brock" w:date="2012-05-03T14:50:00Z">
        <w:r w:rsidRPr="00E77497">
          <w:t xml:space="preserve">Let </w:t>
        </w:r>
        <w:r w:rsidRPr="00E77497">
          <w:rPr>
            <w:i/>
          </w:rPr>
          <w:t>Pk</w:t>
        </w:r>
        <w:r w:rsidRPr="00E77497">
          <w:t xml:space="preserve"> be ToString(</w:t>
        </w:r>
        <w:r w:rsidRPr="00E77497">
          <w:rPr>
            <w:i/>
          </w:rPr>
          <w:t>k</w:t>
        </w:r>
        <w:r w:rsidRPr="00E77497">
          <w:t>).</w:t>
        </w:r>
      </w:ins>
    </w:p>
    <w:p w14:paraId="5A3C1D93" w14:textId="77777777" w:rsidR="00BA1011" w:rsidRPr="00E77497" w:rsidRDefault="00BA1011" w:rsidP="00BA1011">
      <w:pPr>
        <w:pStyle w:val="Alg4"/>
        <w:numPr>
          <w:ilvl w:val="1"/>
          <w:numId w:val="199"/>
        </w:numPr>
        <w:tabs>
          <w:tab w:val="left" w:pos="2520"/>
        </w:tabs>
        <w:rPr>
          <w:ins w:id="20799" w:author="Rev 7 Allen Wirfs-Brock" w:date="2012-05-03T14:50:00Z"/>
        </w:rPr>
      </w:pPr>
      <w:ins w:id="20800" w:author="Rev 7 Allen Wirfs-Brock" w:date="2012-05-03T14:50:00Z">
        <w:r w:rsidRPr="00E77497">
          <w:t xml:space="preserve">Let </w:t>
        </w:r>
      </w:ins>
      <w:ins w:id="20801" w:author="Rev 7 Allen Wirfs-Brock" w:date="2012-05-03T14:52:00Z">
        <w:r>
          <w:rPr>
            <w:i/>
          </w:rPr>
          <w:t>itemK</w:t>
        </w:r>
      </w:ins>
      <w:ins w:id="20802" w:author="Rev 7 Allen Wirfs-Brock" w:date="2012-05-03T14:50:00Z">
        <w:r w:rsidRPr="00E77497">
          <w:t xml:space="preserve"> be </w:t>
        </w:r>
      </w:ins>
      <w:ins w:id="20803" w:author="Rev 7 Allen Wirfs-Brock" w:date="2012-05-03T14:53:00Z">
        <w:r w:rsidRPr="00240626">
          <w:rPr>
            <w:i/>
          </w:rPr>
          <w:t>k</w:t>
        </w:r>
      </w:ins>
      <w:ins w:id="20804" w:author="Rev 7 Allen Wirfs-Brock" w:date="2012-05-03T14:52:00Z">
        <w:r w:rsidRPr="00240626">
          <w:rPr>
            <w:vertAlign w:val="superscript"/>
          </w:rPr>
          <w:t>th</w:t>
        </w:r>
        <w:r>
          <w:t xml:space="preserve"> element of </w:t>
        </w:r>
        <w:r w:rsidRPr="00BA1011">
          <w:rPr>
            <w:i/>
          </w:rPr>
          <w:t>items</w:t>
        </w:r>
      </w:ins>
      <w:ins w:id="20805" w:author="Rev 7 Allen Wirfs-Brock" w:date="2012-05-03T14:50:00Z">
        <w:r w:rsidRPr="00E77497">
          <w:t>.</w:t>
        </w:r>
      </w:ins>
    </w:p>
    <w:p w14:paraId="4F477A47" w14:textId="77777777" w:rsidR="00BA1011" w:rsidRPr="00E77497" w:rsidRDefault="00BA1011" w:rsidP="00BA1011">
      <w:pPr>
        <w:pStyle w:val="Alg4"/>
        <w:numPr>
          <w:ilvl w:val="1"/>
          <w:numId w:val="199"/>
        </w:numPr>
        <w:rPr>
          <w:ins w:id="20806" w:author="Rev 7 Allen Wirfs-Brock" w:date="2012-05-03T14:50:00Z"/>
        </w:rPr>
      </w:pPr>
      <w:ins w:id="20807" w:author="Rev 7 Allen Wirfs-Brock" w:date="2012-05-03T14:50:00Z">
        <w:r>
          <w:t xml:space="preserve">Let </w:t>
        </w:r>
        <w:r w:rsidRPr="00E1304F">
          <w:rPr>
            <w:i/>
          </w:rPr>
          <w:t>define</w:t>
        </w:r>
        <w:r>
          <w:rPr>
            <w:i/>
          </w:rPr>
          <w:t>Status</w:t>
        </w:r>
        <w:r>
          <w:t xml:space="preserve"> be the result of calling</w:t>
        </w:r>
        <w:r w:rsidRPr="00E77497">
          <w:t xml:space="preserve"> the [[DefineOwnProperty]] internal method of </w:t>
        </w:r>
      </w:ins>
      <w:ins w:id="20808" w:author="Rev 7 Allen Wirfs-Brock" w:date="2012-05-03T14:53:00Z">
        <w:r w:rsidR="00EA71C5">
          <w:rPr>
            <w:i/>
          </w:rPr>
          <w:t>array</w:t>
        </w:r>
      </w:ins>
      <w:ins w:id="20809" w:author="Rev 7 Allen Wirfs-Brock" w:date="2012-05-03T14:50:00Z">
        <w:r w:rsidRPr="00E77497">
          <w:t xml:space="preserve"> with arguments </w:t>
        </w:r>
        <w:r w:rsidRPr="00E77497">
          <w:rPr>
            <w:i/>
          </w:rPr>
          <w:t>Pk</w:t>
        </w:r>
        <w:r w:rsidRPr="00E77497">
          <w:t xml:space="preserve">, Property Descriptor {[[Value]]: </w:t>
        </w:r>
      </w:ins>
      <w:ins w:id="20810" w:author="Rev 7 Allen Wirfs-Brock" w:date="2012-05-03T14:54:00Z">
        <w:r w:rsidR="00EA71C5">
          <w:rPr>
            <w:i/>
          </w:rPr>
          <w:t>itemK</w:t>
        </w:r>
      </w:ins>
      <w:ins w:id="20811" w:author="Rev 7 Allen Wirfs-Brock" w:date="2012-05-03T14:50: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042AC286" w14:textId="77777777" w:rsidR="00BA1011" w:rsidRPr="00E77497" w:rsidRDefault="00BA1011" w:rsidP="00BA1011">
      <w:pPr>
        <w:pStyle w:val="Alg4"/>
        <w:numPr>
          <w:ilvl w:val="1"/>
          <w:numId w:val="199"/>
        </w:numPr>
        <w:contextualSpacing/>
        <w:rPr>
          <w:ins w:id="20812" w:author="Rev 7 Allen Wirfs-Brock" w:date="2012-05-03T14:50:00Z"/>
        </w:rPr>
      </w:pPr>
      <w:ins w:id="20813" w:author="Rev 7 Allen Wirfs-Brock" w:date="2012-05-03T14:50:00Z">
        <w:r>
          <w:t>ReturnIfAbrupt(</w:t>
        </w:r>
        <w:r w:rsidRPr="00E1304F">
          <w:rPr>
            <w:i/>
          </w:rPr>
          <w:t>define</w:t>
        </w:r>
        <w:r>
          <w:rPr>
            <w:i/>
          </w:rPr>
          <w:t>Status</w:t>
        </w:r>
        <w:r>
          <w:t>).</w:t>
        </w:r>
      </w:ins>
    </w:p>
    <w:p w14:paraId="77754227" w14:textId="77777777" w:rsidR="00BA1011" w:rsidRPr="00E77497" w:rsidRDefault="00BA1011" w:rsidP="00BA1011">
      <w:pPr>
        <w:pStyle w:val="Alg4"/>
        <w:numPr>
          <w:ilvl w:val="1"/>
          <w:numId w:val="199"/>
        </w:numPr>
        <w:rPr>
          <w:ins w:id="20814" w:author="Rev 7 Allen Wirfs-Brock" w:date="2012-05-03T14:50:00Z"/>
        </w:rPr>
      </w:pPr>
      <w:ins w:id="20815" w:author="Rev 7 Allen Wirfs-Brock" w:date="2012-05-03T14:50:00Z">
        <w:r w:rsidRPr="00E77497">
          <w:t xml:space="preserve">Increase </w:t>
        </w:r>
        <w:r w:rsidRPr="00E77497">
          <w:rPr>
            <w:i/>
          </w:rPr>
          <w:t>k</w:t>
        </w:r>
        <w:r w:rsidRPr="00E77497">
          <w:t xml:space="preserve"> by 1.</w:t>
        </w:r>
      </w:ins>
    </w:p>
    <w:p w14:paraId="6877CA33" w14:textId="77777777" w:rsidR="00BA1011" w:rsidRPr="00E77497" w:rsidRDefault="00BA1011" w:rsidP="00BA1011">
      <w:pPr>
        <w:pStyle w:val="Alg4"/>
        <w:numPr>
          <w:ilvl w:val="0"/>
          <w:numId w:val="199"/>
        </w:numPr>
        <w:rPr>
          <w:ins w:id="20816" w:author="Rev 7 Allen Wirfs-Brock" w:date="2012-05-03T14:50:00Z"/>
        </w:rPr>
      </w:pPr>
      <w:ins w:id="20817" w:author="Rev 7 Allen Wirfs-Brock" w:date="2012-05-03T14:50:00Z">
        <w:r>
          <w:t xml:space="preserve">Let </w:t>
        </w:r>
        <w:r w:rsidRPr="00924A5A">
          <w:rPr>
            <w:i/>
          </w:rPr>
          <w:t>putStatus</w:t>
        </w:r>
        <w:r>
          <w:t xml:space="preserve"> be the result of calling</w:t>
        </w:r>
        <w:r w:rsidRPr="00E77497">
          <w:t xml:space="preserve"> the [[Put]] internal method of </w:t>
        </w:r>
      </w:ins>
      <w:ins w:id="20818" w:author="Rev 7 Allen Wirfs-Brock" w:date="2012-05-03T14:55:00Z">
        <w:r w:rsidR="00EA71C5">
          <w:rPr>
            <w:i/>
          </w:rPr>
          <w:t>array</w:t>
        </w:r>
      </w:ins>
      <w:ins w:id="20819" w:author="Rev 7 Allen Wirfs-Brock" w:date="2012-05-03T14:50:00Z">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5695066E" w14:textId="77777777" w:rsidR="00BA1011" w:rsidRPr="00E77497" w:rsidRDefault="00BA1011" w:rsidP="00BA1011">
      <w:pPr>
        <w:pStyle w:val="Alg4"/>
        <w:numPr>
          <w:ilvl w:val="0"/>
          <w:numId w:val="199"/>
        </w:numPr>
        <w:contextualSpacing/>
        <w:rPr>
          <w:ins w:id="20820" w:author="Rev 7 Allen Wirfs-Brock" w:date="2012-05-03T14:50:00Z"/>
        </w:rPr>
      </w:pPr>
      <w:ins w:id="20821" w:author="Rev 7 Allen Wirfs-Brock" w:date="2012-05-03T14:50:00Z">
        <w:r>
          <w:t>ReturnIfAbrupt(</w:t>
        </w:r>
        <w:r>
          <w:rPr>
            <w:i/>
          </w:rPr>
          <w:t>putStatus</w:t>
        </w:r>
        <w:r>
          <w:t>).</w:t>
        </w:r>
      </w:ins>
    </w:p>
    <w:p w14:paraId="2E248620" w14:textId="77777777" w:rsidR="00BA1011" w:rsidRPr="00E77497" w:rsidRDefault="00BA1011" w:rsidP="00BA1011">
      <w:pPr>
        <w:pStyle w:val="Alg4"/>
        <w:numPr>
          <w:ilvl w:val="0"/>
          <w:numId w:val="199"/>
        </w:numPr>
        <w:spacing w:after="220"/>
        <w:contextualSpacing/>
        <w:rPr>
          <w:ins w:id="20822" w:author="Rev 7 Allen Wirfs-Brock" w:date="2012-05-03T14:42:00Z"/>
        </w:rPr>
      </w:pPr>
      <w:ins w:id="20823" w:author="Rev 7 Allen Wirfs-Brock" w:date="2012-05-03T14:42:00Z">
        <w:r w:rsidRPr="00E77497">
          <w:t xml:space="preserve">Return  </w:t>
        </w:r>
      </w:ins>
      <w:ins w:id="20824" w:author="Rev 7 Allen Wirfs-Brock" w:date="2012-05-03T14:55:00Z">
        <w:r w:rsidR="00EA71C5" w:rsidRPr="00E77497">
          <w:rPr>
            <w:i/>
          </w:rPr>
          <w:t>array</w:t>
        </w:r>
      </w:ins>
      <w:ins w:id="20825" w:author="Rev 7 Allen Wirfs-Brock" w:date="2012-05-03T14:42:00Z">
        <w:r w:rsidRPr="00E77497">
          <w:t>.</w:t>
        </w:r>
      </w:ins>
    </w:p>
    <w:p w14:paraId="4A3A3D23" w14:textId="77777777" w:rsidR="004C02EF" w:rsidRPr="00E77497" w:rsidDel="00EA71C5" w:rsidRDefault="004C02EF" w:rsidP="004C02EF">
      <w:pPr>
        <w:rPr>
          <w:del w:id="20826" w:author="Rev 7 Allen Wirfs-Brock" w:date="2012-05-03T14:55:00Z"/>
        </w:rPr>
      </w:pPr>
      <w:del w:id="20827" w:author="Rev 7 Allen Wirfs-Brock" w:date="2012-05-03T14:55:00Z">
        <w:r w:rsidRPr="00E77497" w:rsidDel="00EA71C5">
          <w:delText xml:space="preserve">The [[Prototype]] internal property of the newly constructed object is set to the original Array prototype object, the one that is the initial value of </w:delText>
        </w:r>
        <w:r w:rsidRPr="00E77497" w:rsidDel="00EA71C5">
          <w:rPr>
            <w:rFonts w:ascii="Courier New" w:hAnsi="Courier New"/>
            <w:b/>
          </w:rPr>
          <w:delText>Array.prototype</w:delText>
        </w:r>
        <w:r w:rsidRPr="00E77497" w:rsidDel="00EA71C5">
          <w:delText xml:space="preserve"> (15.4.3.1).</w:delText>
        </w:r>
      </w:del>
    </w:p>
    <w:p w14:paraId="37483471" w14:textId="77777777" w:rsidR="004C02EF" w:rsidRPr="00E77497" w:rsidDel="00EA71C5" w:rsidRDefault="004C02EF" w:rsidP="004C02EF">
      <w:pPr>
        <w:rPr>
          <w:del w:id="20828" w:author="Rev 7 Allen Wirfs-Brock" w:date="2012-05-03T14:55:00Z"/>
        </w:rPr>
      </w:pPr>
      <w:del w:id="20829" w:author="Rev 7 Allen Wirfs-Brock" w:date="2012-05-03T14:55:00Z">
        <w:r w:rsidRPr="00E77497" w:rsidDel="00EA71C5">
          <w:delText xml:space="preserve">The [[Class]] internal property of the newly constructed object is set to </w:delText>
        </w:r>
        <w:r w:rsidRPr="00E77497" w:rsidDel="00EA71C5">
          <w:rPr>
            <w:rFonts w:ascii="Courier New" w:hAnsi="Courier New"/>
            <w:b/>
          </w:rPr>
          <w:delText>"Array"</w:delText>
        </w:r>
      </w:del>
      <w:ins w:id="20830" w:author="Allen Wirfs-Brock" w:date="2011-07-02T13:56:00Z">
        <w:del w:id="20831" w:author="Rev 7 Allen Wirfs-Brock" w:date="2012-05-03T14:55:00Z">
          <w:r w:rsidR="00963019" w:rsidRPr="00E77497" w:rsidDel="00EA71C5">
            <w:delText>has the [[IsArray</w:delText>
          </w:r>
        </w:del>
      </w:ins>
      <w:ins w:id="20832" w:author="Rev 3 Allen Wirfs-Brock" w:date="2011-09-07T15:38:00Z">
        <w:del w:id="20833" w:author="Rev 7 Allen Wirfs-Brock" w:date="2012-05-03T14:55:00Z">
          <w:r w:rsidR="007516CC" w:rsidRPr="00E77497" w:rsidDel="00EA71C5">
            <w:delText>NativeBrand</w:delText>
          </w:r>
        </w:del>
      </w:ins>
      <w:ins w:id="20834" w:author="Allen Wirfs-Brock" w:date="2011-07-02T13:56:00Z">
        <w:del w:id="20835" w:author="Rev 7 Allen Wirfs-Brock" w:date="2012-05-03T14:55:00Z">
          <w:r w:rsidR="00963019" w:rsidRPr="00E77497" w:rsidDel="00EA71C5">
            <w:delText>]] internal property</w:delText>
          </w:r>
        </w:del>
      </w:ins>
      <w:ins w:id="20836" w:author="Rev 3 Allen Wirfs-Brock" w:date="2011-09-07T15:38:00Z">
        <w:del w:id="20837" w:author="Rev 7 Allen Wirfs-Brock" w:date="2012-05-03T14:55:00Z">
          <w:r w:rsidR="007516CC" w:rsidRPr="00E77497" w:rsidDel="00EA71C5">
            <w:delText xml:space="preserve"> with value NativeArray</w:delText>
          </w:r>
        </w:del>
      </w:ins>
      <w:del w:id="20838" w:author="Rev 7 Allen Wirfs-Brock" w:date="2012-05-03T14:55:00Z">
        <w:r w:rsidRPr="00E77497" w:rsidDel="00EA71C5">
          <w:delText>.</w:delText>
        </w:r>
      </w:del>
    </w:p>
    <w:p w14:paraId="6810ACE3" w14:textId="77777777" w:rsidR="004C02EF" w:rsidRPr="00E77497" w:rsidDel="00EA71C5" w:rsidRDefault="004C02EF" w:rsidP="004C02EF">
      <w:pPr>
        <w:rPr>
          <w:del w:id="20839" w:author="Rev 7 Allen Wirfs-Brock" w:date="2012-05-03T14:55:00Z"/>
        </w:rPr>
      </w:pPr>
      <w:del w:id="20840" w:author="Rev 7 Allen Wirfs-Brock" w:date="2012-05-03T14:55:00Z">
        <w:r w:rsidRPr="00E77497" w:rsidDel="00EA71C5">
          <w:delText xml:space="preserve">The [[Extensible]] internal property of the newly constructed object is set to </w:delText>
        </w:r>
        <w:r w:rsidRPr="00E77497" w:rsidDel="00EA71C5">
          <w:rPr>
            <w:b/>
          </w:rPr>
          <w:delText>true</w:delText>
        </w:r>
        <w:r w:rsidRPr="00E77497" w:rsidDel="00EA71C5">
          <w:delText>.</w:delText>
        </w:r>
      </w:del>
    </w:p>
    <w:p w14:paraId="62C57880" w14:textId="77777777" w:rsidR="004C02EF" w:rsidRPr="00E77497" w:rsidDel="00EA71C5" w:rsidRDefault="004C02EF" w:rsidP="004C02EF">
      <w:pPr>
        <w:rPr>
          <w:del w:id="20841" w:author="Rev 7 Allen Wirfs-Brock" w:date="2012-05-03T14:55:00Z"/>
        </w:rPr>
      </w:pPr>
      <w:del w:id="20842" w:author="Rev 7 Allen Wirfs-Brock" w:date="2012-05-03T14:55:00Z">
        <w:r w:rsidRPr="00E77497" w:rsidDel="00EA71C5">
          <w:delText xml:space="preserve">The </w:delText>
        </w:r>
        <w:r w:rsidRPr="00E77497" w:rsidDel="00EA71C5">
          <w:rPr>
            <w:rFonts w:ascii="Courier New" w:hAnsi="Courier New"/>
            <w:b/>
          </w:rPr>
          <w:delText>length</w:delText>
        </w:r>
        <w:r w:rsidRPr="00E77497" w:rsidDel="00EA71C5">
          <w:delText xml:space="preserve"> property of the newly constructed object is set to the number of arguments.</w:delText>
        </w:r>
      </w:del>
    </w:p>
    <w:p w14:paraId="4CAC9FE4" w14:textId="77777777" w:rsidR="004C02EF" w:rsidRPr="00E77497" w:rsidDel="00EA71C5" w:rsidRDefault="004C02EF" w:rsidP="004C02EF">
      <w:pPr>
        <w:rPr>
          <w:del w:id="20843" w:author="Rev 7 Allen Wirfs-Brock" w:date="2012-05-03T14:55:00Z"/>
        </w:rPr>
      </w:pPr>
      <w:del w:id="20844" w:author="Rev 7 Allen Wirfs-Brock" w:date="2012-05-03T14:55:00Z">
        <w:r w:rsidRPr="00E77497" w:rsidDel="00EA71C5">
          <w:delText xml:space="preserve">The </w:delText>
        </w:r>
        <w:r w:rsidRPr="00E77497" w:rsidDel="00EA71C5">
          <w:rPr>
            <w:rFonts w:ascii="Courier New" w:hAnsi="Courier New"/>
            <w:b/>
          </w:rPr>
          <w:delText>0</w:delText>
        </w:r>
        <w:r w:rsidRPr="00E77497" w:rsidDel="00EA71C5">
          <w:delText xml:space="preserve"> property of the newly constructed object is set to </w:delText>
        </w:r>
        <w:r w:rsidRPr="00E77497" w:rsidDel="00EA71C5">
          <w:rPr>
            <w:rFonts w:ascii="Times New Roman" w:hAnsi="Times New Roman"/>
            <w:i/>
          </w:rPr>
          <w:delText>item0</w:delText>
        </w:r>
        <w:r w:rsidRPr="00E77497" w:rsidDel="00EA71C5">
          <w:delText xml:space="preserve"> (if supplied); the </w:delText>
        </w:r>
        <w:r w:rsidRPr="00E77497" w:rsidDel="00EA71C5">
          <w:rPr>
            <w:rFonts w:ascii="Courier New" w:hAnsi="Courier New"/>
            <w:b/>
          </w:rPr>
          <w:delText>1</w:delText>
        </w:r>
        <w:r w:rsidRPr="00E77497" w:rsidDel="00EA71C5">
          <w:delText xml:space="preserve"> property of the newly constructed object is set to </w:delText>
        </w:r>
        <w:r w:rsidRPr="00E77497" w:rsidDel="00EA71C5">
          <w:rPr>
            <w:rFonts w:ascii="Times New Roman" w:hAnsi="Times New Roman"/>
            <w:i/>
          </w:rPr>
          <w:delText>item1</w:delText>
        </w:r>
        <w:r w:rsidRPr="00E77497" w:rsidDel="00EA71C5">
          <w:delText xml:space="preserve"> (if supplied); and, in general, for as many arguments as there are, the </w:delText>
        </w:r>
        <w:r w:rsidRPr="00E77497" w:rsidDel="00EA71C5">
          <w:rPr>
            <w:rFonts w:ascii="Times New Roman" w:hAnsi="Times New Roman"/>
            <w:i/>
          </w:rPr>
          <w:delText>k</w:delText>
        </w:r>
        <w:r w:rsidRPr="00E77497" w:rsidDel="00EA71C5">
          <w:delText xml:space="preserve"> property of the newly constructed object is set to argument </w:delText>
        </w:r>
        <w:r w:rsidRPr="00E77497" w:rsidDel="00EA71C5">
          <w:rPr>
            <w:rFonts w:ascii="Times New Roman" w:hAnsi="Times New Roman"/>
            <w:i/>
          </w:rPr>
          <w:delText>k</w:delText>
        </w:r>
        <w:r w:rsidRPr="00E77497" w:rsidDel="00EA71C5">
          <w:delText xml:space="preserve">, where the first argument is considered to be argument number </w:delText>
        </w:r>
        <w:r w:rsidRPr="00E77497" w:rsidDel="00EA71C5">
          <w:rPr>
            <w:rFonts w:ascii="Courier New" w:hAnsi="Courier New"/>
            <w:b/>
          </w:rPr>
          <w:delText>0</w:delText>
        </w:r>
        <w:r w:rsidRPr="00E77497" w:rsidDel="00EA71C5">
          <w:delText>.</w:delText>
        </w:r>
        <w:bookmarkStart w:id="20845" w:name="_Toc385672287"/>
        <w:bookmarkStart w:id="20846" w:name="_Toc393690404"/>
        <w:r w:rsidRPr="00E77497" w:rsidDel="00EA71C5">
          <w:delText xml:space="preserve"> These properties all have the attributes {[[Writable]]: </w:delText>
        </w:r>
        <w:r w:rsidRPr="00E77497" w:rsidDel="00EA71C5">
          <w:rPr>
            <w:b/>
          </w:rPr>
          <w:delText>true</w:delText>
        </w:r>
        <w:r w:rsidRPr="00E77497" w:rsidDel="00EA71C5">
          <w:delText xml:space="preserve">, [[Enumerable]]: </w:delText>
        </w:r>
        <w:r w:rsidRPr="00E77497" w:rsidDel="00EA71C5">
          <w:rPr>
            <w:b/>
          </w:rPr>
          <w:delText>true</w:delText>
        </w:r>
        <w:r w:rsidRPr="00E77497" w:rsidDel="00EA71C5">
          <w:delText xml:space="preserve">, [[Configurable]]: </w:delText>
        </w:r>
        <w:r w:rsidRPr="00E77497" w:rsidDel="00EA71C5">
          <w:rPr>
            <w:b/>
          </w:rPr>
          <w:delText>true</w:delText>
        </w:r>
        <w:r w:rsidRPr="00E77497" w:rsidDel="00EA71C5">
          <w:delText>}.</w:delText>
        </w:r>
      </w:del>
    </w:p>
    <w:p w14:paraId="157EBC0E" w14:textId="77777777" w:rsidR="004C02EF" w:rsidRPr="00E77497" w:rsidRDefault="004C02EF" w:rsidP="004C02EF">
      <w:pPr>
        <w:pStyle w:val="40"/>
        <w:numPr>
          <w:ilvl w:val="0"/>
          <w:numId w:val="0"/>
        </w:numPr>
      </w:pPr>
      <w:bookmarkStart w:id="20847" w:name="_Ref455971750"/>
      <w:r w:rsidRPr="00E77497">
        <w:t>15.4.2.2</w:t>
      </w:r>
      <w:r w:rsidRPr="00E77497">
        <w:tab/>
        <w:t>new Array (len</w:t>
      </w:r>
      <w:bookmarkEnd w:id="20783"/>
      <w:bookmarkEnd w:id="20845"/>
      <w:bookmarkEnd w:id="20846"/>
      <w:r w:rsidRPr="00E77497">
        <w:t>)</w:t>
      </w:r>
      <w:bookmarkStart w:id="20848" w:name="_Toc382291618"/>
      <w:bookmarkEnd w:id="20847"/>
    </w:p>
    <w:p w14:paraId="3A0130D7" w14:textId="77777777" w:rsidR="00EA71C5" w:rsidRPr="00E77497" w:rsidRDefault="00EA71C5" w:rsidP="00EA71C5">
      <w:pPr>
        <w:rPr>
          <w:ins w:id="20849" w:author="Rev 7 Allen Wirfs-Brock" w:date="2012-05-03T14:56:00Z"/>
        </w:rPr>
      </w:pPr>
      <w:ins w:id="20850" w:author="Rev 7 Allen Wirfs-Brock" w:date="2012-05-03T14:56:00Z">
        <w:r w:rsidRPr="00E77497">
          <w:t xml:space="preserve">This description applies if and only if the Array constructor is given </w:t>
        </w:r>
        <w:r>
          <w:t>exactly</w:t>
        </w:r>
        <w:r w:rsidRPr="00E77497">
          <w:t xml:space="preserve"> </w:t>
        </w:r>
        <w:r>
          <w:t>one</w:t>
        </w:r>
        <w:r w:rsidRPr="00E77497">
          <w:t xml:space="preserve"> argument.</w:t>
        </w:r>
      </w:ins>
    </w:p>
    <w:p w14:paraId="5ABB7415" w14:textId="77777777" w:rsidR="004C02EF" w:rsidRPr="00E77497" w:rsidDel="00291CBE" w:rsidRDefault="004C02EF" w:rsidP="004C02EF">
      <w:pPr>
        <w:rPr>
          <w:del w:id="20851" w:author="Rev 7 Allen Wirfs-Brock" w:date="2012-05-03T15:07:00Z"/>
        </w:rPr>
      </w:pPr>
      <w:del w:id="20852" w:author="Rev 7 Allen Wirfs-Brock" w:date="2012-05-03T15:07:00Z">
        <w:r w:rsidRPr="00E77497" w:rsidDel="00291CBE">
          <w:delText xml:space="preserve">The [[Prototype]] internal property of the newly constructed object is set to the original Array prototype object, the one that is the initial value of </w:delText>
        </w:r>
        <w:r w:rsidRPr="00E77497" w:rsidDel="00291CBE">
          <w:rPr>
            <w:rFonts w:ascii="Courier New" w:hAnsi="Courier New"/>
            <w:b/>
          </w:rPr>
          <w:delText>Array.prototype</w:delText>
        </w:r>
        <w:r w:rsidRPr="00E77497" w:rsidDel="00291CBE">
          <w:delText xml:space="preserve"> (15.4.3.1). </w:delText>
        </w:r>
      </w:del>
      <w:ins w:id="20853" w:author="Allen Wirfs-Brock" w:date="2011-07-02T13:57:00Z">
        <w:del w:id="20854" w:author="Rev 7 Allen Wirfs-Brock" w:date="2012-05-03T15:07:00Z">
          <w:r w:rsidR="00963019" w:rsidRPr="00E77497" w:rsidDel="00291CBE">
            <w:delText>The newly constructed object has the [[IsArray</w:delText>
          </w:r>
        </w:del>
      </w:ins>
      <w:ins w:id="20855" w:author="Rev 3 Allen Wirfs-Brock" w:date="2011-09-07T15:39:00Z">
        <w:del w:id="20856" w:author="Rev 7 Allen Wirfs-Brock" w:date="2012-05-03T15:07:00Z">
          <w:r w:rsidR="007516CC" w:rsidRPr="00E77497" w:rsidDel="00291CBE">
            <w:delText>NativeBrand</w:delText>
          </w:r>
        </w:del>
      </w:ins>
      <w:ins w:id="20857" w:author="Allen Wirfs-Brock" w:date="2011-07-02T13:57:00Z">
        <w:del w:id="20858" w:author="Rev 7 Allen Wirfs-Brock" w:date="2012-05-03T15:07:00Z">
          <w:r w:rsidR="00963019" w:rsidRPr="00E77497" w:rsidDel="00291CBE">
            <w:delText>]] internal property</w:delText>
          </w:r>
        </w:del>
      </w:ins>
      <w:ins w:id="20859" w:author="Rev 3 Allen Wirfs-Brock" w:date="2011-09-07T15:39:00Z">
        <w:del w:id="20860" w:author="Rev 7 Allen Wirfs-Brock" w:date="2012-05-03T15:07:00Z">
          <w:r w:rsidR="007516CC" w:rsidRPr="00E77497" w:rsidDel="00291CBE">
            <w:delText xml:space="preserve"> with value NativeArray</w:delText>
          </w:r>
        </w:del>
      </w:ins>
      <w:ins w:id="20861" w:author="Allen Wirfs-Brock" w:date="2011-07-02T13:57:00Z">
        <w:del w:id="20862" w:author="Rev 7 Allen Wirfs-Brock" w:date="2012-05-03T15:07:00Z">
          <w:r w:rsidR="00963019" w:rsidRPr="00E77497" w:rsidDel="00291CBE">
            <w:delText>.</w:delText>
          </w:r>
        </w:del>
      </w:ins>
      <w:del w:id="20863" w:author="Rev 7 Allen Wirfs-Brock" w:date="2012-05-03T15:07:00Z">
        <w:r w:rsidRPr="00E77497" w:rsidDel="00291CBE">
          <w:delText xml:space="preserve">The [[Class]] internal property of the newly constructed object is set to </w:delText>
        </w:r>
        <w:r w:rsidRPr="00E77497" w:rsidDel="00291CBE">
          <w:rPr>
            <w:rFonts w:ascii="Courier New" w:hAnsi="Courier New"/>
            <w:b/>
          </w:rPr>
          <w:delText>"Array"</w:delText>
        </w:r>
        <w:r w:rsidRPr="00E77497" w:rsidDel="00291CBE">
          <w:delText xml:space="preserve">. The [[Extensible]] internal property of the newly constructed object is set to </w:delText>
        </w:r>
        <w:r w:rsidRPr="00E77497" w:rsidDel="00291CBE">
          <w:rPr>
            <w:b/>
          </w:rPr>
          <w:delText>true</w:delText>
        </w:r>
        <w:r w:rsidRPr="00E77497" w:rsidDel="00291CBE">
          <w:delText>.</w:delText>
        </w:r>
      </w:del>
    </w:p>
    <w:p w14:paraId="64612A82" w14:textId="77777777" w:rsidR="004C02EF" w:rsidRPr="00E77497" w:rsidDel="00291CBE" w:rsidRDefault="004C02EF" w:rsidP="004C02EF">
      <w:pPr>
        <w:rPr>
          <w:del w:id="20864" w:author="Rev 7 Allen Wirfs-Brock" w:date="2012-05-03T15:07:00Z"/>
        </w:rPr>
      </w:pPr>
      <w:del w:id="20865"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equal to </w:delText>
        </w:r>
        <w:r w:rsidRPr="00E77497" w:rsidDel="00291CBE">
          <w:rPr>
            <w:rFonts w:ascii="Times New Roman" w:hAnsi="Times New Roman"/>
            <w:i/>
          </w:rPr>
          <w:delText>len</w:delText>
        </w:r>
        <w:r w:rsidRPr="00E77497" w:rsidDel="00291CBE">
          <w:delText xml:space="preserve">,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not equal to </w:delText>
        </w:r>
        <w:r w:rsidRPr="00E77497" w:rsidDel="00291CBE">
          <w:rPr>
            <w:rFonts w:ascii="Times New Roman" w:hAnsi="Times New Roman"/>
            <w:i/>
          </w:rPr>
          <w:delText>len</w:delText>
        </w:r>
        <w:r w:rsidRPr="00E77497" w:rsidDel="00291CBE">
          <w:delText xml:space="preserve">, a </w:delText>
        </w:r>
        <w:r w:rsidRPr="00E77497" w:rsidDel="00291CBE">
          <w:rPr>
            <w:b/>
          </w:rPr>
          <w:delText>RangeError</w:delText>
        </w:r>
        <w:r w:rsidRPr="00E77497" w:rsidDel="00291CBE">
          <w:delText xml:space="preserve"> exception is thrown.</w:delText>
        </w:r>
      </w:del>
    </w:p>
    <w:p w14:paraId="7EA8B81B" w14:textId="77777777" w:rsidR="004C02EF" w:rsidRPr="00E77497" w:rsidDel="00291CBE" w:rsidRDefault="004C02EF" w:rsidP="004C02EF">
      <w:pPr>
        <w:rPr>
          <w:del w:id="20866" w:author="Rev 7 Allen Wirfs-Brock" w:date="2012-05-03T15:07:00Z"/>
        </w:rPr>
      </w:pPr>
      <w:del w:id="20867"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not a Number,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Courier New" w:hAnsi="Courier New"/>
            <w:b/>
          </w:rPr>
          <w:delText>1</w:delText>
        </w:r>
        <w:r w:rsidRPr="00E77497" w:rsidDel="00291CBE">
          <w:delText xml:space="preserve"> and the </w:delText>
        </w:r>
        <w:r w:rsidRPr="00E77497" w:rsidDel="00291CBE">
          <w:rPr>
            <w:rFonts w:ascii="Courier New" w:hAnsi="Courier New"/>
            <w:b/>
          </w:rPr>
          <w:delText>0</w:delText>
        </w:r>
        <w:r w:rsidRPr="00E77497" w:rsidDel="00291CBE">
          <w:delText xml:space="preserve"> property of the newly constructed object is set to </w:delText>
        </w:r>
        <w:r w:rsidRPr="00E77497" w:rsidDel="00291CBE">
          <w:rPr>
            <w:rFonts w:ascii="Times New Roman" w:hAnsi="Times New Roman"/>
            <w:i/>
          </w:rPr>
          <w:delText>len</w:delText>
        </w:r>
        <w:r w:rsidRPr="00E77497" w:rsidDel="00291CBE">
          <w:delText xml:space="preserve"> with attributes {[[Writable]]: </w:delText>
        </w:r>
        <w:r w:rsidRPr="00E77497" w:rsidDel="00291CBE">
          <w:rPr>
            <w:b/>
          </w:rPr>
          <w:delText>true</w:delText>
        </w:r>
        <w:r w:rsidRPr="00E77497" w:rsidDel="00291CBE">
          <w:delText xml:space="preserve">, [[Enumerable]]: </w:delText>
        </w:r>
        <w:r w:rsidRPr="00E77497" w:rsidDel="00291CBE">
          <w:rPr>
            <w:b/>
          </w:rPr>
          <w:delText>true</w:delText>
        </w:r>
        <w:r w:rsidRPr="00E77497" w:rsidDel="00291CBE">
          <w:delText xml:space="preserve">, [[Configurable]]: </w:delText>
        </w:r>
        <w:r w:rsidRPr="00E77497" w:rsidDel="00291CBE">
          <w:rPr>
            <w:b/>
          </w:rPr>
          <w:delText>true</w:delText>
        </w:r>
        <w:r w:rsidRPr="00E77497" w:rsidDel="00291CBE">
          <w:delText>}.</w:delText>
        </w:r>
        <w:bookmarkStart w:id="20868" w:name="_Toc385672288"/>
        <w:bookmarkStart w:id="20869" w:name="_Toc393690405"/>
      </w:del>
    </w:p>
    <w:p w14:paraId="29ABDFD1" w14:textId="77777777" w:rsidR="00EA71C5" w:rsidRDefault="00EA71C5" w:rsidP="00EA71C5">
      <w:pPr>
        <w:pStyle w:val="Alg4"/>
        <w:numPr>
          <w:ilvl w:val="0"/>
          <w:numId w:val="810"/>
        </w:numPr>
        <w:rPr>
          <w:ins w:id="20870" w:author="Rev 7 Allen Wirfs-Brock" w:date="2012-05-03T14:58:00Z"/>
        </w:rPr>
      </w:pPr>
      <w:bookmarkStart w:id="20871" w:name="_Toc382291619"/>
      <w:bookmarkStart w:id="20872" w:name="_Toc385672289"/>
      <w:bookmarkStart w:id="20873" w:name="_Toc393690406"/>
      <w:bookmarkStart w:id="20874" w:name="_Ref457709045"/>
      <w:bookmarkStart w:id="20875" w:name="_Toc472818923"/>
      <w:bookmarkStart w:id="20876" w:name="_Toc235503501"/>
      <w:bookmarkStart w:id="20877" w:name="_Toc241509276"/>
      <w:bookmarkStart w:id="20878" w:name="_Toc244416763"/>
      <w:bookmarkStart w:id="20879" w:name="_Toc276631127"/>
      <w:bookmarkEnd w:id="20848"/>
      <w:bookmarkEnd w:id="20868"/>
      <w:bookmarkEnd w:id="20869"/>
      <w:ins w:id="20880" w:author="Rev 7 Allen Wirfs-Brock" w:date="2012-05-03T14:58:00Z">
        <w:r>
          <w:t>If Type(</w:t>
        </w:r>
        <w:r w:rsidRPr="00EA71C5">
          <w:rPr>
            <w:i/>
          </w:rPr>
          <w:t>len</w:t>
        </w:r>
        <w:r>
          <w:t>) is not Number, then</w:t>
        </w:r>
      </w:ins>
    </w:p>
    <w:p w14:paraId="41B62014" w14:textId="77777777" w:rsidR="00EA71C5" w:rsidRPr="00E77497" w:rsidRDefault="00EA71C5" w:rsidP="00EA71C5">
      <w:pPr>
        <w:pStyle w:val="Alg4"/>
        <w:numPr>
          <w:ilvl w:val="1"/>
          <w:numId w:val="810"/>
        </w:numPr>
        <w:rPr>
          <w:ins w:id="20881" w:author="Rev 7 Allen Wirfs-Brock" w:date="2012-05-03T14:58:00Z"/>
        </w:rPr>
      </w:pPr>
      <w:ins w:id="20882" w:author="Rev 7 Allen Wirfs-Brock" w:date="2012-05-03T14:58:00Z">
        <w:r w:rsidRPr="00E77497">
          <w:t xml:space="preserve">Let </w:t>
        </w:r>
        <w:r w:rsidRPr="00E77497">
          <w:rPr>
            <w:i/>
          </w:rPr>
          <w:t>array</w:t>
        </w:r>
        <w:r w:rsidRPr="00E77497">
          <w:t xml:space="preserve"> be the result of </w:t>
        </w:r>
        <w:r>
          <w:t>of the abstraction operation ArrayCreate (15.4) with argument</w:t>
        </w:r>
        <w:r w:rsidRPr="00E77497">
          <w:t xml:space="preserve"> </w:t>
        </w:r>
      </w:ins>
      <w:ins w:id="20883" w:author="Rev 7 Allen Wirfs-Brock" w:date="2012-05-03T14:59:00Z">
        <w:r w:rsidRPr="00EA71C5">
          <w:t>1</w:t>
        </w:r>
      </w:ins>
      <w:ins w:id="20884" w:author="Rev 7 Allen Wirfs-Brock" w:date="2012-05-03T14:58:00Z">
        <w:r w:rsidRPr="00E77497">
          <w:t>.</w:t>
        </w:r>
      </w:ins>
    </w:p>
    <w:p w14:paraId="02F9803A" w14:textId="77777777" w:rsidR="00EA71C5" w:rsidRDefault="00EA71C5" w:rsidP="00EA71C5">
      <w:pPr>
        <w:pStyle w:val="Alg4"/>
        <w:numPr>
          <w:ilvl w:val="1"/>
          <w:numId w:val="810"/>
        </w:numPr>
        <w:contextualSpacing/>
        <w:rPr>
          <w:ins w:id="20885" w:author="Rev 7 Allen Wirfs-Brock" w:date="2012-05-03T14:58:00Z"/>
        </w:rPr>
      </w:pPr>
      <w:ins w:id="20886" w:author="Rev 7 Allen Wirfs-Brock" w:date="2012-05-03T14:58:00Z">
        <w:r>
          <w:t>ReturnIfAbrupt(</w:t>
        </w:r>
        <w:r>
          <w:rPr>
            <w:i/>
          </w:rPr>
          <w:t>array</w:t>
        </w:r>
        <w:r>
          <w:t>).</w:t>
        </w:r>
      </w:ins>
    </w:p>
    <w:p w14:paraId="38B8E632" w14:textId="77777777" w:rsidR="00EA71C5" w:rsidRPr="00E77497" w:rsidRDefault="00EA71C5" w:rsidP="00EA71C5">
      <w:pPr>
        <w:pStyle w:val="Alg4"/>
        <w:numPr>
          <w:ilvl w:val="1"/>
          <w:numId w:val="810"/>
        </w:numPr>
        <w:rPr>
          <w:ins w:id="20887" w:author="Rev 7 Allen Wirfs-Brock" w:date="2012-05-03T15:01:00Z"/>
        </w:rPr>
      </w:pPr>
      <w:ins w:id="20888" w:author="Rev 7 Allen Wirfs-Brock" w:date="2012-05-03T15:01:00Z">
        <w:r>
          <w:t xml:space="preserve">Let </w:t>
        </w:r>
        <w:r w:rsidRPr="00E1304F">
          <w:rPr>
            <w:i/>
          </w:rPr>
          <w:t>define</w:t>
        </w:r>
        <w:r>
          <w:rPr>
            <w:i/>
          </w:rPr>
          <w:t>Status</w:t>
        </w:r>
        <w:r>
          <w:t xml:space="preserve"> be the result of calling</w:t>
        </w:r>
        <w:r w:rsidRPr="00E77497">
          <w:t xml:space="preserve"> the [[DefineOwnProperty]] internal method of </w:t>
        </w:r>
        <w:r>
          <w:rPr>
            <w:i/>
          </w:rPr>
          <w:t>array</w:t>
        </w:r>
        <w:r w:rsidRPr="00E77497">
          <w:t xml:space="preserve"> with arguments</w:t>
        </w:r>
      </w:ins>
      <w:ins w:id="20889" w:author="Rev 7 Allen Wirfs-Brock" w:date="2012-05-03T15:02:00Z">
        <w:r>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ins>
      <w:ins w:id="20890" w:author="Rev 7 Allen Wirfs-Brock" w:date="2012-05-03T15:01:00Z">
        <w:r w:rsidRPr="00E77497">
          <w:t xml:space="preserve">, Property Descriptor {[[Value]]: </w:t>
        </w:r>
      </w:ins>
      <w:ins w:id="20891" w:author="Rev 7 Allen Wirfs-Brock" w:date="2012-05-03T15:02:00Z">
        <w:r>
          <w:rPr>
            <w:i/>
          </w:rPr>
          <w:t>len</w:t>
        </w:r>
      </w:ins>
      <w:ins w:id="20892" w:author="Rev 7 Allen Wirfs-Brock" w:date="2012-05-03T15:01: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2863DDB1" w14:textId="77777777" w:rsidR="00EA71C5" w:rsidRPr="00E77497" w:rsidRDefault="00EA71C5" w:rsidP="00EA71C5">
      <w:pPr>
        <w:pStyle w:val="Alg4"/>
        <w:numPr>
          <w:ilvl w:val="1"/>
          <w:numId w:val="810"/>
        </w:numPr>
        <w:contextualSpacing/>
        <w:rPr>
          <w:ins w:id="20893" w:author="Rev 7 Allen Wirfs-Brock" w:date="2012-05-03T15:01:00Z"/>
        </w:rPr>
      </w:pPr>
      <w:ins w:id="20894" w:author="Rev 7 Allen Wirfs-Brock" w:date="2012-05-03T15:01:00Z">
        <w:r>
          <w:t>ReturnIfAbrupt(</w:t>
        </w:r>
        <w:r w:rsidRPr="00E1304F">
          <w:rPr>
            <w:i/>
          </w:rPr>
          <w:t>define</w:t>
        </w:r>
        <w:r>
          <w:rPr>
            <w:i/>
          </w:rPr>
          <w:t>Status</w:t>
        </w:r>
        <w:r>
          <w:t>).</w:t>
        </w:r>
      </w:ins>
    </w:p>
    <w:p w14:paraId="1A3C8B65" w14:textId="77777777" w:rsidR="00EA71C5" w:rsidRDefault="00EA71C5" w:rsidP="00291CBE">
      <w:pPr>
        <w:pStyle w:val="Alg4"/>
        <w:numPr>
          <w:ilvl w:val="1"/>
          <w:numId w:val="810"/>
        </w:numPr>
        <w:rPr>
          <w:ins w:id="20895" w:author="Rev 7 Allen Wirfs-Brock" w:date="2012-05-03T15:00:00Z"/>
        </w:rPr>
      </w:pPr>
      <w:ins w:id="20896" w:author="Rev 7 Allen Wirfs-Brock" w:date="2012-05-03T15:01:00Z">
        <w:r>
          <w:t xml:space="preserve">Return </w:t>
        </w:r>
        <w:r w:rsidRPr="00291CBE">
          <w:rPr>
            <w:i/>
          </w:rPr>
          <w:t>array</w:t>
        </w:r>
      </w:ins>
      <w:ins w:id="20897" w:author="Rev 7 Allen Wirfs-Brock" w:date="2012-05-03T15:00:00Z">
        <w:r>
          <w:t>.</w:t>
        </w:r>
      </w:ins>
    </w:p>
    <w:p w14:paraId="1FBC6F18" w14:textId="77777777" w:rsidR="00EA71C5" w:rsidRDefault="00291CBE" w:rsidP="00EA71C5">
      <w:pPr>
        <w:pStyle w:val="Alg4"/>
        <w:numPr>
          <w:ilvl w:val="0"/>
          <w:numId w:val="810"/>
        </w:numPr>
        <w:rPr>
          <w:ins w:id="20898" w:author="Rev 7 Allen Wirfs-Brock" w:date="2012-05-03T15:03:00Z"/>
        </w:rPr>
      </w:pPr>
      <w:ins w:id="20899" w:author="Rev 7 Allen Wirfs-Brock" w:date="2012-05-03T15:04:00Z">
        <w:r>
          <w:t xml:space="preserve">Let </w:t>
        </w:r>
        <w:r w:rsidRPr="00291CBE">
          <w:rPr>
            <w:i/>
          </w:rPr>
          <w:t>intLen</w:t>
        </w:r>
        <w:r>
          <w:t xml:space="preserve"> be ToUint32(</w:t>
        </w:r>
        <w:r w:rsidRPr="00291CBE">
          <w:rPr>
            <w:i/>
          </w:rPr>
          <w:t>len</w:t>
        </w:r>
        <w:r>
          <w:t>).</w:t>
        </w:r>
      </w:ins>
    </w:p>
    <w:p w14:paraId="1AFEB78C" w14:textId="77777777" w:rsidR="00291CBE" w:rsidRDefault="00291CBE" w:rsidP="00EA71C5">
      <w:pPr>
        <w:pStyle w:val="Alg4"/>
        <w:numPr>
          <w:ilvl w:val="0"/>
          <w:numId w:val="810"/>
        </w:numPr>
        <w:rPr>
          <w:ins w:id="20900" w:author="Rev 7 Allen Wirfs-Brock" w:date="2012-05-03T15:05:00Z"/>
        </w:rPr>
      </w:pPr>
      <w:ins w:id="20901" w:author="Rev 7 Allen Wirfs-Brock" w:date="2012-05-03T15:05:00Z">
        <w:r>
          <w:t xml:space="preserve">If </w:t>
        </w:r>
        <w:r w:rsidRPr="00291CBE">
          <w:rPr>
            <w:i/>
          </w:rPr>
          <w:t>intLen</w:t>
        </w:r>
      </w:ins>
      <w:ins w:id="20902" w:author="Rev 7 Allen Wirfs-Brock" w:date="2012-05-03T15:06:00Z">
        <w:r>
          <w:t xml:space="preserve"> </w:t>
        </w:r>
      </w:ins>
      <w:ins w:id="20903" w:author="Rev 7 Allen Wirfs-Brock" w:date="2012-05-03T15:05:00Z">
        <w:r>
          <w:t>≠</w:t>
        </w:r>
      </w:ins>
      <w:ins w:id="20904" w:author="Rev 7 Allen Wirfs-Brock" w:date="2012-05-03T15:06:00Z">
        <w:r>
          <w:t xml:space="preserve"> </w:t>
        </w:r>
      </w:ins>
      <w:ins w:id="20905" w:author="Rev 7 Allen Wirfs-Brock" w:date="2012-05-03T15:05:00Z">
        <w:r w:rsidRPr="00291CBE">
          <w:rPr>
            <w:i/>
          </w:rPr>
          <w:t>len</w:t>
        </w:r>
        <w:r>
          <w:t>, then throw a RangeError exception.</w:t>
        </w:r>
      </w:ins>
    </w:p>
    <w:p w14:paraId="38D448CE" w14:textId="77777777" w:rsidR="00EA71C5" w:rsidRPr="00E77497" w:rsidRDefault="00EA71C5" w:rsidP="00EA71C5">
      <w:pPr>
        <w:pStyle w:val="Alg4"/>
        <w:numPr>
          <w:ilvl w:val="0"/>
          <w:numId w:val="810"/>
        </w:numPr>
        <w:rPr>
          <w:ins w:id="20906" w:author="Rev 7 Allen Wirfs-Brock" w:date="2012-05-03T15:00:00Z"/>
        </w:rPr>
      </w:pPr>
      <w:ins w:id="20907" w:author="Rev 7 Allen Wirfs-Brock" w:date="2012-05-03T15:00:00Z">
        <w:r w:rsidRPr="00E77497">
          <w:t xml:space="preserve">Let </w:t>
        </w:r>
        <w:r w:rsidRPr="00E77497">
          <w:rPr>
            <w:i/>
          </w:rPr>
          <w:t>array</w:t>
        </w:r>
        <w:r w:rsidRPr="00E77497">
          <w:t xml:space="preserve"> be the result of </w:t>
        </w:r>
        <w:r>
          <w:t>of the abstraction operation ArrayCreate (15.4) with argument</w:t>
        </w:r>
        <w:r w:rsidRPr="00E77497">
          <w:t xml:space="preserve"> </w:t>
        </w:r>
      </w:ins>
      <w:ins w:id="20908" w:author="Rev 7 Allen Wirfs-Brock" w:date="2012-05-03T15:06:00Z">
        <w:r w:rsidR="00291CBE">
          <w:rPr>
            <w:i/>
          </w:rPr>
          <w:t>intLen</w:t>
        </w:r>
      </w:ins>
      <w:ins w:id="20909" w:author="Rev 7 Allen Wirfs-Brock" w:date="2012-05-03T15:00:00Z">
        <w:r w:rsidRPr="00E77497">
          <w:t>.</w:t>
        </w:r>
      </w:ins>
    </w:p>
    <w:p w14:paraId="42F9E399" w14:textId="77777777" w:rsidR="00EA71C5" w:rsidRPr="00E77497" w:rsidRDefault="00EA71C5" w:rsidP="00EA71C5">
      <w:pPr>
        <w:pStyle w:val="Alg4"/>
        <w:numPr>
          <w:ilvl w:val="0"/>
          <w:numId w:val="810"/>
        </w:numPr>
        <w:spacing w:after="220"/>
        <w:contextualSpacing/>
        <w:rPr>
          <w:ins w:id="20910" w:author="Rev 7 Allen Wirfs-Brock" w:date="2012-05-03T14:58:00Z"/>
        </w:rPr>
      </w:pPr>
      <w:ins w:id="20911" w:author="Rev 7 Allen Wirfs-Brock" w:date="2012-05-03T14:58:00Z">
        <w:r w:rsidRPr="00E77497">
          <w:t xml:space="preserve">Return  </w:t>
        </w:r>
        <w:r w:rsidRPr="00E77497">
          <w:rPr>
            <w:i/>
          </w:rPr>
          <w:t>array</w:t>
        </w:r>
        <w:r w:rsidRPr="00E77497">
          <w:t>.</w:t>
        </w:r>
      </w:ins>
    </w:p>
    <w:p w14:paraId="079D397B" w14:textId="77777777" w:rsidR="004C02EF" w:rsidRPr="00E77497" w:rsidRDefault="004C02EF" w:rsidP="00B43482">
      <w:pPr>
        <w:pStyle w:val="30"/>
        <w:numPr>
          <w:ilvl w:val="0"/>
          <w:numId w:val="0"/>
        </w:numPr>
      </w:pPr>
      <w:bookmarkStart w:id="20912" w:name="_Toc323907758"/>
      <w:r w:rsidRPr="00E77497">
        <w:t>15.4.3</w:t>
      </w:r>
      <w:r w:rsidRPr="00E77497">
        <w:tab/>
        <w:t>Properties of the Array Constructo</w:t>
      </w:r>
      <w:bookmarkEnd w:id="20871"/>
      <w:bookmarkEnd w:id="20872"/>
      <w:bookmarkEnd w:id="20873"/>
      <w:r w:rsidRPr="00E77497">
        <w:t>r</w:t>
      </w:r>
      <w:bookmarkEnd w:id="20874"/>
      <w:bookmarkEnd w:id="20875"/>
      <w:bookmarkEnd w:id="20876"/>
      <w:bookmarkEnd w:id="20877"/>
      <w:bookmarkEnd w:id="20878"/>
      <w:bookmarkEnd w:id="20879"/>
      <w:bookmarkEnd w:id="20912"/>
    </w:p>
    <w:p w14:paraId="35B2CF71" w14:textId="77777777" w:rsidR="004C02EF" w:rsidRPr="00E77497" w:rsidRDefault="004C02EF" w:rsidP="004C02EF">
      <w:r w:rsidRPr="00E77497">
        <w:t>The value of the [[Prototype]] internal property of the Array constructor is the Function prototype object (15.3.4).</w:t>
      </w:r>
    </w:p>
    <w:p w14:paraId="27CCFEE4"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20913" w:name="_Hlt424534161"/>
      <w:bookmarkStart w:id="20914" w:name="_Toc382291620"/>
      <w:bookmarkStart w:id="20915" w:name="_Toc385672290"/>
      <w:bookmarkStart w:id="20916" w:name="_Ref393614155"/>
      <w:bookmarkStart w:id="20917" w:name="_Toc393690407"/>
      <w:bookmarkStart w:id="20918" w:name="_Ref404501859"/>
      <w:bookmarkStart w:id="20919" w:name="_Ref404502071"/>
      <w:bookmarkStart w:id="20920" w:name="_Ref404502112"/>
      <w:bookmarkEnd w:id="20913"/>
    </w:p>
    <w:p w14:paraId="7E5B2653" w14:textId="77777777" w:rsidR="004C02EF" w:rsidRPr="00E77497" w:rsidRDefault="004C02EF" w:rsidP="004C02EF">
      <w:pPr>
        <w:pStyle w:val="40"/>
        <w:numPr>
          <w:ilvl w:val="0"/>
          <w:numId w:val="0"/>
        </w:numPr>
      </w:pPr>
      <w:bookmarkStart w:id="20921" w:name="_Ref424534154"/>
      <w:r w:rsidRPr="00E77497">
        <w:t>15.4.3.1</w:t>
      </w:r>
      <w:r w:rsidRPr="00E77497">
        <w:tab/>
        <w:t>Array.prototyp</w:t>
      </w:r>
      <w:bookmarkEnd w:id="20914"/>
      <w:bookmarkEnd w:id="20915"/>
      <w:bookmarkEnd w:id="20916"/>
      <w:bookmarkEnd w:id="20917"/>
      <w:bookmarkEnd w:id="20918"/>
      <w:bookmarkEnd w:id="20919"/>
      <w:bookmarkEnd w:id="20920"/>
      <w:r w:rsidRPr="00E77497">
        <w:t>e</w:t>
      </w:r>
      <w:bookmarkEnd w:id="20921"/>
    </w:p>
    <w:p w14:paraId="09DA3285" w14:textId="77777777" w:rsidR="004C02EF" w:rsidRPr="00E77497" w:rsidRDefault="004C02EF" w:rsidP="004C02EF">
      <w:r w:rsidRPr="00E77497">
        <w:t xml:space="preserve">The initial value of </w:t>
      </w:r>
      <w:r w:rsidRPr="00E77497">
        <w:rPr>
          <w:rFonts w:ascii="Courier New" w:hAnsi="Courier New"/>
          <w:b/>
        </w:rPr>
        <w:t>Array.prototype</w:t>
      </w:r>
      <w:r w:rsidRPr="00E77497">
        <w:t xml:space="preserve"> is the Array prototype object (15.4.4).</w:t>
      </w:r>
      <w:bookmarkStart w:id="20922" w:name="_Toc385672291"/>
      <w:bookmarkStart w:id="20923" w:name="_Toc382291621"/>
    </w:p>
    <w:p w14:paraId="12D0CF3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0924" w:name="_Toc393690408"/>
    </w:p>
    <w:p w14:paraId="6FAB3677" w14:textId="77777777" w:rsidR="004C02EF" w:rsidRPr="00E77497" w:rsidRDefault="004C02EF" w:rsidP="004C02EF">
      <w:pPr>
        <w:pStyle w:val="40"/>
        <w:numPr>
          <w:ilvl w:val="0"/>
          <w:numId w:val="0"/>
        </w:numPr>
      </w:pPr>
      <w:r w:rsidRPr="00E77497">
        <w:t>15.4.3.2</w:t>
      </w:r>
      <w:r w:rsidRPr="00E77497">
        <w:tab/>
        <w:t>Array.isArray ( arg )</w:t>
      </w:r>
    </w:p>
    <w:p w14:paraId="1655753C" w14:textId="77777777" w:rsidR="004C02EF" w:rsidRPr="00E77497" w:rsidRDefault="004C02EF" w:rsidP="004C02EF">
      <w:r w:rsidRPr="00E77497">
        <w:t xml:space="preserve">The isArray function takes one argument </w:t>
      </w:r>
      <w:r w:rsidRPr="00E77497">
        <w:rPr>
          <w:rFonts w:ascii="Times New Roman" w:hAnsi="Times New Roman"/>
          <w:i/>
        </w:rPr>
        <w:t>arg</w:t>
      </w:r>
      <w:r w:rsidRPr="00E77497">
        <w:t xml:space="preserve">, and returns the Boolean value </w:t>
      </w:r>
      <w:r w:rsidRPr="00E77497">
        <w:rPr>
          <w:b/>
        </w:rPr>
        <w:t xml:space="preserve">true </w:t>
      </w:r>
      <w:r w:rsidRPr="00E77497">
        <w:t xml:space="preserve">if the argument is an object whose class internal property is </w:t>
      </w:r>
      <w:r w:rsidRPr="00E77497">
        <w:rPr>
          <w:rFonts w:ascii="Courier New" w:hAnsi="Courier New" w:cs="Courier New"/>
          <w:b/>
        </w:rPr>
        <w:t>"Array"</w:t>
      </w:r>
      <w:r w:rsidRPr="00E77497">
        <w:t xml:space="preserve">; otherwise it returns </w:t>
      </w:r>
      <w:r w:rsidRPr="00E77497">
        <w:rPr>
          <w:b/>
        </w:rPr>
        <w:t>false</w:t>
      </w:r>
      <w:r w:rsidRPr="00E77497">
        <w:t>. The following steps are taken:</w:t>
      </w:r>
    </w:p>
    <w:p w14:paraId="677F37F7" w14:textId="77777777"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14:paraId="1692EF47" w14:textId="77777777" w:rsidR="004C02EF" w:rsidRPr="00E77497" w:rsidRDefault="004C02EF" w:rsidP="00FA34E7">
      <w:pPr>
        <w:pStyle w:val="Alg4"/>
        <w:numPr>
          <w:ilvl w:val="0"/>
          <w:numId w:val="705"/>
        </w:numPr>
      </w:pPr>
      <w:r w:rsidRPr="00E77497">
        <w:t xml:space="preserve">If </w:t>
      </w:r>
      <w:del w:id="20925" w:author="Allen Wirfs-Brock" w:date="2011-07-02T13:58:00Z">
        <w:r w:rsidRPr="00E77497" w:rsidDel="00963019">
          <w:delText xml:space="preserve">the value of the [[Class]] internal property of </w:delText>
        </w:r>
      </w:del>
      <w:r w:rsidRPr="00E77497">
        <w:rPr>
          <w:i/>
        </w:rPr>
        <w:t xml:space="preserve">arg </w:t>
      </w:r>
      <w:del w:id="20926" w:author="Allen Wirfs-Brock" w:date="2011-07-02T13:58:00Z">
        <w:r w:rsidRPr="00E77497" w:rsidDel="00963019">
          <w:delText xml:space="preserve">is </w:delText>
        </w:r>
        <w:r w:rsidRPr="00E77497" w:rsidDel="00963019">
          <w:rPr>
            <w:rFonts w:ascii="Courier New" w:hAnsi="Courier New" w:cs="Courier New"/>
            <w:b/>
          </w:rPr>
          <w:delText>"Array"</w:delText>
        </w:r>
      </w:del>
      <w:ins w:id="20927" w:author="Allen Wirfs-Brock" w:date="2011-07-02T13:58:00Z">
        <w:r w:rsidR="00963019" w:rsidRPr="00E77497">
          <w:t>has the [[</w:t>
        </w:r>
        <w:del w:id="20928" w:author="Rev 3 Allen Wirfs-Brock" w:date="2011-09-07T15:40:00Z">
          <w:r w:rsidR="00963019" w:rsidRPr="00E77497" w:rsidDel="009D141F">
            <w:delText>IsArray</w:delText>
          </w:r>
        </w:del>
      </w:ins>
      <w:ins w:id="20929" w:author="Rev 3 Allen Wirfs-Brock" w:date="2011-09-07T15:40:00Z">
        <w:r w:rsidR="009D141F" w:rsidRPr="00E77497">
          <w:t>NativeBrand</w:t>
        </w:r>
      </w:ins>
      <w:ins w:id="20930" w:author="Allen Wirfs-Brock" w:date="2011-07-02T13:58:00Z">
        <w:r w:rsidR="00963019" w:rsidRPr="00E77497">
          <w:t>]] internal property</w:t>
        </w:r>
      </w:ins>
      <w:ins w:id="20931" w:author="Rev 3 Allen Wirfs-Brock" w:date="2011-09-07T15:40:00Z">
        <w:r w:rsidR="009D141F" w:rsidRPr="00E77497">
          <w:t xml:space="preserve"> with value NativeArray</w:t>
        </w:r>
      </w:ins>
      <w:r w:rsidRPr="00E77497">
        <w:t xml:space="preserve">, then return </w:t>
      </w:r>
      <w:r w:rsidRPr="00E77497">
        <w:rPr>
          <w:b/>
        </w:rPr>
        <w:t>true</w:t>
      </w:r>
      <w:r w:rsidRPr="00E77497">
        <w:t>.</w:t>
      </w:r>
    </w:p>
    <w:p w14:paraId="1DF22387" w14:textId="77777777"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14:paraId="6D49B660" w14:textId="77777777" w:rsidR="008F293E" w:rsidRPr="00E77497" w:rsidRDefault="008F293E" w:rsidP="008F293E">
      <w:pPr>
        <w:pStyle w:val="40"/>
        <w:numPr>
          <w:ilvl w:val="0"/>
          <w:numId w:val="0"/>
        </w:numPr>
        <w:rPr>
          <w:ins w:id="20932" w:author="Rev 7 Allen Wirfs-Brock" w:date="2012-05-03T12:47:00Z"/>
        </w:rPr>
      </w:pPr>
      <w:bookmarkStart w:id="20933" w:name="_Toc385672292"/>
      <w:bookmarkStart w:id="20934" w:name="_Ref393609293"/>
      <w:bookmarkStart w:id="20935" w:name="_Toc393690409"/>
      <w:bookmarkStart w:id="20936" w:name="_Ref404502135"/>
      <w:bookmarkStart w:id="20937" w:name="_Ref424534233"/>
      <w:bookmarkStart w:id="20938" w:name="_Toc472818924"/>
      <w:bookmarkStart w:id="20939" w:name="_Toc235503502"/>
      <w:bookmarkStart w:id="20940" w:name="_Toc241509277"/>
      <w:bookmarkStart w:id="20941" w:name="_Toc244416764"/>
      <w:bookmarkStart w:id="20942" w:name="_Toc276631128"/>
      <w:bookmarkEnd w:id="20922"/>
      <w:bookmarkEnd w:id="20924"/>
      <w:ins w:id="20943" w:author="Rev 7 Allen Wirfs-Brock" w:date="2012-05-03T12:47:00Z">
        <w:r w:rsidRPr="00E77497">
          <w:t>15.4.3.</w:t>
        </w:r>
      </w:ins>
      <w:ins w:id="20944" w:author="Rev 7 Allen Wirfs-Brock" w:date="2012-05-03T12:48:00Z">
        <w:r>
          <w:t>3</w:t>
        </w:r>
      </w:ins>
      <w:ins w:id="20945" w:author="Rev 7 Allen Wirfs-Brock" w:date="2012-05-03T12:47:00Z">
        <w:r w:rsidRPr="00E77497">
          <w:tab/>
          <w:t>Array.</w:t>
        </w:r>
      </w:ins>
      <w:ins w:id="20946" w:author="Rev 7 Allen Wirfs-Brock" w:date="2012-05-03T12:48:00Z">
        <w:r>
          <w:t>of</w:t>
        </w:r>
      </w:ins>
      <w:ins w:id="20947" w:author="Rev 7 Allen Wirfs-Brock" w:date="2012-05-03T12:47:00Z">
        <w:r w:rsidRPr="00E77497">
          <w:t xml:space="preserve"> ( </w:t>
        </w:r>
      </w:ins>
      <w:ins w:id="20948" w:author="Rev 7 Allen Wirfs-Brock" w:date="2012-05-03T12:48:00Z">
        <w:r>
          <w:t>…items</w:t>
        </w:r>
      </w:ins>
      <w:ins w:id="20949" w:author="Rev 7 Allen Wirfs-Brock" w:date="2012-05-03T12:47:00Z">
        <w:r w:rsidRPr="00E77497">
          <w:t xml:space="preserve"> )</w:t>
        </w:r>
      </w:ins>
    </w:p>
    <w:p w14:paraId="3FE673E4" w14:textId="77777777" w:rsidR="008F293E" w:rsidRPr="00E77497" w:rsidRDefault="008F293E" w:rsidP="008F293E">
      <w:pPr>
        <w:rPr>
          <w:ins w:id="20950" w:author="Rev 7 Allen Wirfs-Brock" w:date="2012-05-03T12:51:00Z"/>
        </w:rPr>
      </w:pPr>
      <w:ins w:id="20951" w:author="Rev 7 Allen Wirfs-Brock" w:date="2012-05-03T12:51:00Z">
        <w:r w:rsidRPr="00E77497">
          <w:t xml:space="preserve">When the </w:t>
        </w:r>
      </w:ins>
      <w:ins w:id="20952" w:author="Rev 7 Allen Wirfs-Brock" w:date="2012-05-03T13:16:00Z">
        <w:r w:rsidR="004403FF">
          <w:rPr>
            <w:rFonts w:ascii="Courier New" w:hAnsi="Courier New" w:cs="Courier New"/>
            <w:b/>
          </w:rPr>
          <w:t>of</w:t>
        </w:r>
      </w:ins>
      <w:ins w:id="20953" w:author="Rev 7 Allen Wirfs-Brock" w:date="2012-05-03T12:51:00Z">
        <w:r w:rsidRPr="00E77497">
          <w:t xml:space="preserve"> method is called with </w:t>
        </w:r>
      </w:ins>
      <w:ins w:id="20954" w:author="Rev 7 Allen Wirfs-Brock" w:date="2012-05-03T13:16:00Z">
        <w:r w:rsidR="004403FF">
          <w:t>any number of arguments</w:t>
        </w:r>
      </w:ins>
      <w:ins w:id="20955" w:author="Rev 7 Allen Wirfs-Brock" w:date="2012-05-03T12:51:00Z">
        <w:r w:rsidRPr="00E77497">
          <w:t>, the following steps are taken:</w:t>
        </w:r>
      </w:ins>
    </w:p>
    <w:p w14:paraId="06F8C4C7" w14:textId="77777777" w:rsidR="001F4648" w:rsidRPr="00E77497" w:rsidRDefault="001F4648" w:rsidP="001F4648">
      <w:pPr>
        <w:pStyle w:val="Alg4"/>
        <w:numPr>
          <w:ilvl w:val="0"/>
          <w:numId w:val="808"/>
        </w:numPr>
        <w:rPr>
          <w:ins w:id="20956" w:author="Rev 7 Allen Wirfs-Brock" w:date="2012-05-03T13:46:00Z"/>
        </w:rPr>
      </w:pPr>
      <w:ins w:id="20957" w:author="Rev 7 Allen Wirfs-Brock" w:date="2012-05-03T13:46: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10A1BCB2" w14:textId="77777777" w:rsidR="001F4648" w:rsidRPr="00E77497" w:rsidRDefault="001F4648" w:rsidP="001F4648">
      <w:pPr>
        <w:pStyle w:val="Alg4"/>
        <w:numPr>
          <w:ilvl w:val="0"/>
          <w:numId w:val="808"/>
        </w:numPr>
        <w:rPr>
          <w:ins w:id="20958" w:author="Rev 7 Allen Wirfs-Brock" w:date="2012-05-03T13:46:00Z"/>
        </w:rPr>
      </w:pPr>
      <w:ins w:id="20959" w:author="Rev 7 Allen Wirfs-Brock" w:date="2012-05-03T13:46: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27D0A732" w14:textId="77777777" w:rsidR="004403FF" w:rsidRDefault="004403FF" w:rsidP="00BE653C">
      <w:pPr>
        <w:pStyle w:val="Alg4"/>
        <w:numPr>
          <w:ilvl w:val="0"/>
          <w:numId w:val="808"/>
        </w:numPr>
        <w:rPr>
          <w:ins w:id="20960" w:author="Rev 7 Allen Wirfs-Brock" w:date="2012-05-03T13:14:00Z"/>
        </w:rPr>
      </w:pPr>
      <w:ins w:id="20961" w:author="Rev 7 Allen Wirfs-Brock" w:date="2012-05-03T13:14:00Z">
        <w:r>
          <w:t xml:space="preserve">Let </w:t>
        </w:r>
        <w:r w:rsidRPr="004403FF">
          <w:rPr>
            <w:i/>
          </w:rPr>
          <w:t>C</w:t>
        </w:r>
        <w:r>
          <w:t xml:space="preserve"> be the </w:t>
        </w:r>
      </w:ins>
      <w:ins w:id="20962" w:author="Rev 7 Allen Wirfs-Brock" w:date="2012-05-03T13:15:00Z">
        <w:r w:rsidRPr="00E77497">
          <w:rPr>
            <w:b/>
          </w:rPr>
          <w:t xml:space="preserve">this </w:t>
        </w:r>
      </w:ins>
      <w:ins w:id="20963" w:author="Rev 7 Allen Wirfs-Brock" w:date="2012-05-03T13:14:00Z">
        <w:r>
          <w:t>value.</w:t>
        </w:r>
      </w:ins>
    </w:p>
    <w:p w14:paraId="0AAAFB4A" w14:textId="77777777" w:rsidR="004403FF" w:rsidRDefault="00CE62AE" w:rsidP="00BE653C">
      <w:pPr>
        <w:pStyle w:val="Alg4"/>
        <w:numPr>
          <w:ilvl w:val="0"/>
          <w:numId w:val="808"/>
        </w:numPr>
        <w:rPr>
          <w:ins w:id="20964" w:author="Rev 7 Allen Wirfs-Brock" w:date="2012-05-03T13:17:00Z"/>
        </w:rPr>
      </w:pPr>
      <w:ins w:id="20965" w:author="Rev 7 Allen Wirfs-Brock" w:date="2012-05-03T13:26:00Z">
        <w:r>
          <w:t>If is</w:t>
        </w:r>
      </w:ins>
      <w:ins w:id="20966" w:author="Rev 7 Allen Wirfs-Brock" w:date="2012-05-03T13:28:00Z">
        <w:r w:rsidR="00924A5A">
          <w:t>Constructor</w:t>
        </w:r>
      </w:ins>
      <w:ins w:id="20967" w:author="Rev 7 Allen Wirfs-Brock" w:date="2012-05-03T13:29:00Z">
        <w:r w:rsidR="00924A5A">
          <w:t>(</w:t>
        </w:r>
        <w:r w:rsidR="00924A5A" w:rsidRPr="00924A5A">
          <w:rPr>
            <w:i/>
          </w:rPr>
          <w:t>C</w:t>
        </w:r>
        <w:r w:rsidR="00924A5A">
          <w:t>)</w:t>
        </w:r>
      </w:ins>
      <w:ins w:id="20968" w:author="Rev 7 Allen Wirfs-Brock" w:date="2012-05-03T13:30:00Z">
        <w:r w:rsidR="00924A5A">
          <w:t xml:space="preserve"> is </w:t>
        </w:r>
        <w:r w:rsidR="00924A5A" w:rsidRPr="00924A5A">
          <w:rPr>
            <w:b/>
          </w:rPr>
          <w:t>true</w:t>
        </w:r>
        <w:r w:rsidR="00924A5A">
          <w:t>, then</w:t>
        </w:r>
      </w:ins>
    </w:p>
    <w:p w14:paraId="5C76FC5B" w14:textId="77777777" w:rsidR="00924A5A" w:rsidRDefault="00924A5A" w:rsidP="00924A5A">
      <w:pPr>
        <w:pStyle w:val="Alg4"/>
        <w:numPr>
          <w:ilvl w:val="1"/>
          <w:numId w:val="808"/>
        </w:numPr>
        <w:rPr>
          <w:ins w:id="20969" w:author="Rev 7 Allen Wirfs-Brock" w:date="2012-05-03T13:34:00Z"/>
        </w:rPr>
      </w:pPr>
      <w:ins w:id="20970" w:author="Rev 7 Allen Wirfs-Brock" w:date="2012-05-03T13:31:00Z">
        <w:r w:rsidRPr="00E77497">
          <w:t xml:space="preserve">Let </w:t>
        </w:r>
      </w:ins>
      <w:ins w:id="20971" w:author="Rev 7 Allen Wirfs-Brock" w:date="2012-05-03T13:35:00Z">
        <w:r>
          <w:rPr>
            <w:i/>
          </w:rPr>
          <w:t>newObj</w:t>
        </w:r>
      </w:ins>
      <w:ins w:id="20972" w:author="Rev 7 Allen Wirfs-Brock" w:date="2012-05-03T13:31:00Z">
        <w:r w:rsidRPr="00E77497">
          <w:t xml:space="preserve"> be </w:t>
        </w:r>
      </w:ins>
      <w:ins w:id="20973" w:author="Rev 7 Allen Wirfs-Brock" w:date="2012-05-03T13:32:00Z">
        <w:r>
          <w:t xml:space="preserve">the result of calling the [[Construct]] internal method of </w:t>
        </w:r>
        <w:r w:rsidRPr="00924A5A">
          <w:rPr>
            <w:i/>
          </w:rPr>
          <w:t>C</w:t>
        </w:r>
        <w:r>
          <w:t xml:space="preserve"> </w:t>
        </w:r>
        <w:commentRangeStart w:id="20974"/>
        <w:r>
          <w:t>with an argument list</w:t>
        </w:r>
      </w:ins>
      <w:ins w:id="20975" w:author="Rev 7 Allen Wirfs-Brock" w:date="2012-05-03T13:47:00Z">
        <w:r w:rsidR="001F4648">
          <w:t xml:space="preserve"> containing the single item </w:t>
        </w:r>
        <w:r w:rsidR="001F4648" w:rsidRPr="001F4648">
          <w:rPr>
            <w:i/>
          </w:rPr>
          <w:t>len</w:t>
        </w:r>
      </w:ins>
      <w:ins w:id="20976" w:author="Rev 7 Allen Wirfs-Brock" w:date="2012-05-03T13:34:00Z">
        <w:r>
          <w:t>.</w:t>
        </w:r>
      </w:ins>
      <w:commentRangeEnd w:id="20974"/>
      <w:ins w:id="20977" w:author="Rev 7 Allen Wirfs-Brock" w:date="2012-05-03T13:48:00Z">
        <w:r w:rsidR="001F4648">
          <w:rPr>
            <w:rStyle w:val="af4"/>
            <w:rFonts w:ascii="Arial" w:eastAsia="MS Mincho" w:hAnsi="Arial"/>
            <w:spacing w:val="0"/>
            <w:lang w:eastAsia="ja-JP"/>
          </w:rPr>
          <w:commentReference w:id="20974"/>
        </w:r>
      </w:ins>
    </w:p>
    <w:p w14:paraId="5BBC0AEB" w14:textId="77777777" w:rsidR="00924A5A" w:rsidRPr="00E77497" w:rsidRDefault="00924A5A" w:rsidP="00924A5A">
      <w:pPr>
        <w:pStyle w:val="Alg4"/>
        <w:numPr>
          <w:ilvl w:val="1"/>
          <w:numId w:val="808"/>
        </w:numPr>
        <w:rPr>
          <w:ins w:id="20978" w:author="Rev 7 Allen Wirfs-Brock" w:date="2012-05-03T13:31:00Z"/>
        </w:rPr>
      </w:pPr>
      <w:ins w:id="20979" w:author="Rev 7 Allen Wirfs-Brock" w:date="2012-05-03T13:34:00Z">
        <w:r>
          <w:t xml:space="preserve">Let </w:t>
        </w:r>
        <w:r w:rsidRPr="00924A5A">
          <w:rPr>
            <w:i/>
          </w:rPr>
          <w:t>A</w:t>
        </w:r>
        <w:r>
          <w:t xml:space="preserve"> be ToObject(</w:t>
        </w:r>
      </w:ins>
      <w:ins w:id="20980" w:author="Rev 7 Allen Wirfs-Brock" w:date="2012-05-03T13:35:00Z">
        <w:r w:rsidRPr="00924A5A">
          <w:rPr>
            <w:i/>
          </w:rPr>
          <w:t>newObj</w:t>
        </w:r>
      </w:ins>
      <w:ins w:id="20981" w:author="Rev 7 Allen Wirfs-Brock" w:date="2012-05-03T13:34:00Z">
        <w:r>
          <w:t>)</w:t>
        </w:r>
      </w:ins>
      <w:ins w:id="20982" w:author="Rev 7 Allen Wirfs-Brock" w:date="2012-05-03T13:31:00Z">
        <w:r w:rsidRPr="00E77497">
          <w:t>.</w:t>
        </w:r>
      </w:ins>
    </w:p>
    <w:p w14:paraId="57FBCDBC" w14:textId="77777777" w:rsidR="00924A5A" w:rsidRDefault="00924A5A" w:rsidP="00BE653C">
      <w:pPr>
        <w:pStyle w:val="Alg4"/>
        <w:numPr>
          <w:ilvl w:val="0"/>
          <w:numId w:val="808"/>
        </w:numPr>
        <w:rPr>
          <w:ins w:id="20983" w:author="Rev 7 Allen Wirfs-Brock" w:date="2012-05-03T13:36:00Z"/>
        </w:rPr>
      </w:pPr>
      <w:ins w:id="20984" w:author="Rev 7 Allen Wirfs-Brock" w:date="2012-05-03T13:33:00Z">
        <w:r>
          <w:t>Else,</w:t>
        </w:r>
      </w:ins>
    </w:p>
    <w:p w14:paraId="72108281" w14:textId="77777777" w:rsidR="00924A5A" w:rsidRPr="00E77497" w:rsidRDefault="00C70ECC" w:rsidP="00924A5A">
      <w:pPr>
        <w:pStyle w:val="Alg4"/>
        <w:numPr>
          <w:ilvl w:val="1"/>
          <w:numId w:val="808"/>
        </w:numPr>
        <w:rPr>
          <w:ins w:id="20985" w:author="Rev 7 Allen Wirfs-Brock" w:date="2012-05-03T13:37:00Z"/>
        </w:rPr>
      </w:pPr>
      <w:ins w:id="20986" w:author="Rev 7 Allen Wirfs-Brock" w:date="2012-05-03T13:53:00Z">
        <w:r w:rsidRPr="00E77497">
          <w:t xml:space="preserve">Let </w:t>
        </w:r>
        <w:r w:rsidRPr="00E77497">
          <w:rPr>
            <w:i/>
          </w:rPr>
          <w:t>A</w:t>
        </w:r>
        <w:r w:rsidRPr="00E77497">
          <w:t xml:space="preserve"> be </w:t>
        </w:r>
        <w:r>
          <w:t>the result of the abstraction operation ArrayCreate (15.4) with argument</w:t>
        </w:r>
        <w:r w:rsidRPr="00E77497">
          <w:t xml:space="preserve"> </w:t>
        </w:r>
        <w:r w:rsidRPr="00E77497">
          <w:rPr>
            <w:i/>
          </w:rPr>
          <w:t>len</w:t>
        </w:r>
        <w:r w:rsidRPr="00E77497">
          <w:t>.</w:t>
        </w:r>
      </w:ins>
    </w:p>
    <w:p w14:paraId="7E6B8D90" w14:textId="77777777" w:rsidR="008F293E" w:rsidRDefault="008F293E" w:rsidP="00BE653C">
      <w:pPr>
        <w:pStyle w:val="Alg4"/>
        <w:numPr>
          <w:ilvl w:val="0"/>
          <w:numId w:val="808"/>
        </w:numPr>
        <w:rPr>
          <w:ins w:id="20987" w:author="Rev 7 Allen Wirfs-Brock" w:date="2012-05-03T12:51:00Z"/>
        </w:rPr>
      </w:pPr>
      <w:ins w:id="20988" w:author="Rev 7 Allen Wirfs-Brock" w:date="2012-05-03T12:51:00Z">
        <w:r>
          <w:t>ReturnIfAbrupt(</w:t>
        </w:r>
      </w:ins>
      <w:ins w:id="20989" w:author="Rev 7 Allen Wirfs-Brock" w:date="2012-05-03T13:12:00Z">
        <w:r w:rsidR="004403FF">
          <w:rPr>
            <w:i/>
          </w:rPr>
          <w:t>A</w:t>
        </w:r>
      </w:ins>
      <w:ins w:id="20990" w:author="Rev 7 Allen Wirfs-Brock" w:date="2012-05-03T12:51:00Z">
        <w:r>
          <w:t>).</w:t>
        </w:r>
      </w:ins>
    </w:p>
    <w:p w14:paraId="7F22D381" w14:textId="77777777" w:rsidR="008F293E" w:rsidRPr="00E77497" w:rsidRDefault="008F293E" w:rsidP="00BE653C">
      <w:pPr>
        <w:pStyle w:val="Alg4"/>
        <w:numPr>
          <w:ilvl w:val="0"/>
          <w:numId w:val="808"/>
        </w:numPr>
        <w:rPr>
          <w:ins w:id="20991" w:author="Rev 7 Allen Wirfs-Brock" w:date="2012-05-03T12:51:00Z"/>
        </w:rPr>
      </w:pPr>
      <w:ins w:id="20992" w:author="Rev 7 Allen Wirfs-Brock" w:date="2012-05-03T12:51:00Z">
        <w:r w:rsidRPr="00E77497">
          <w:t xml:space="preserve">Let </w:t>
        </w:r>
        <w:r w:rsidRPr="00E77497">
          <w:rPr>
            <w:i/>
          </w:rPr>
          <w:t>k</w:t>
        </w:r>
        <w:r w:rsidRPr="00E77497">
          <w:t xml:space="preserve"> be 0.</w:t>
        </w:r>
      </w:ins>
    </w:p>
    <w:p w14:paraId="7619085A" w14:textId="77777777" w:rsidR="008F293E" w:rsidRPr="00E77497" w:rsidRDefault="008F293E" w:rsidP="00BE653C">
      <w:pPr>
        <w:pStyle w:val="Alg4"/>
        <w:numPr>
          <w:ilvl w:val="0"/>
          <w:numId w:val="808"/>
        </w:numPr>
        <w:rPr>
          <w:ins w:id="20993" w:author="Rev 7 Allen Wirfs-Brock" w:date="2012-05-03T12:51:00Z"/>
        </w:rPr>
      </w:pPr>
      <w:ins w:id="20994" w:author="Rev 7 Allen Wirfs-Brock" w:date="2012-05-03T12:51:00Z">
        <w:r w:rsidRPr="00E77497">
          <w:t xml:space="preserve">Repeat, while </w:t>
        </w:r>
        <w:r w:rsidRPr="00E77497">
          <w:rPr>
            <w:i/>
          </w:rPr>
          <w:t xml:space="preserve">k </w:t>
        </w:r>
        <w:r w:rsidRPr="00E77497">
          <w:t xml:space="preserve">&lt; </w:t>
        </w:r>
        <w:r w:rsidRPr="00E77497">
          <w:rPr>
            <w:i/>
          </w:rPr>
          <w:t>len</w:t>
        </w:r>
      </w:ins>
    </w:p>
    <w:p w14:paraId="396254B7" w14:textId="77777777" w:rsidR="008F293E" w:rsidRPr="00E77497" w:rsidRDefault="008F293E" w:rsidP="004403FF">
      <w:pPr>
        <w:pStyle w:val="Alg4"/>
        <w:numPr>
          <w:ilvl w:val="1"/>
          <w:numId w:val="808"/>
        </w:numPr>
        <w:rPr>
          <w:ins w:id="20995" w:author="Rev 7 Allen Wirfs-Brock" w:date="2012-05-03T12:51:00Z"/>
        </w:rPr>
      </w:pPr>
      <w:ins w:id="20996" w:author="Rev 7 Allen Wirfs-Brock" w:date="2012-05-03T12:51:00Z">
        <w:r w:rsidRPr="00E77497">
          <w:t xml:space="preserve">Let </w:t>
        </w:r>
        <w:r w:rsidRPr="00E77497">
          <w:rPr>
            <w:i/>
          </w:rPr>
          <w:t>Pk</w:t>
        </w:r>
        <w:r w:rsidRPr="00E77497">
          <w:t xml:space="preserve"> be ToString(</w:t>
        </w:r>
        <w:r w:rsidRPr="00E77497">
          <w:rPr>
            <w:i/>
          </w:rPr>
          <w:t>k</w:t>
        </w:r>
        <w:r w:rsidRPr="00E77497">
          <w:t>).</w:t>
        </w:r>
      </w:ins>
    </w:p>
    <w:p w14:paraId="0C58B93D" w14:textId="77777777" w:rsidR="008F293E" w:rsidRPr="00E77497" w:rsidRDefault="008F293E" w:rsidP="004403FF">
      <w:pPr>
        <w:pStyle w:val="Alg4"/>
        <w:numPr>
          <w:ilvl w:val="1"/>
          <w:numId w:val="808"/>
        </w:numPr>
        <w:tabs>
          <w:tab w:val="left" w:pos="2520"/>
        </w:tabs>
        <w:rPr>
          <w:ins w:id="20997" w:author="Rev 7 Allen Wirfs-Brock" w:date="2012-05-03T12:51:00Z"/>
        </w:rPr>
      </w:pPr>
      <w:ins w:id="20998" w:author="Rev 7 Allen Wirfs-Brock" w:date="2012-05-03T12:51:00Z">
        <w:r w:rsidRPr="00E77497">
          <w:t xml:space="preserve">Let </w:t>
        </w:r>
        <w:r w:rsidRPr="00E77497">
          <w:rPr>
            <w:i/>
          </w:rPr>
          <w:t>kValue</w:t>
        </w:r>
        <w:r w:rsidRPr="00E77497">
          <w:t xml:space="preserve"> be the result of calling the [[Get]] internal method of </w:t>
        </w:r>
      </w:ins>
      <w:ins w:id="20999" w:author="Rev 7 Allen Wirfs-Brock" w:date="2012-05-03T12:56:00Z">
        <w:r>
          <w:rPr>
            <w:i/>
          </w:rPr>
          <w:t>items</w:t>
        </w:r>
      </w:ins>
      <w:ins w:id="21000" w:author="Rev 7 Allen Wirfs-Brock" w:date="2012-05-03T12:51:00Z">
        <w:r w:rsidRPr="00E77497">
          <w:t xml:space="preserve"> with argument </w:t>
        </w:r>
        <w:r w:rsidRPr="00E77497">
          <w:rPr>
            <w:i/>
          </w:rPr>
          <w:t>Pk</w:t>
        </w:r>
        <w:r w:rsidRPr="00E77497">
          <w:t>.</w:t>
        </w:r>
      </w:ins>
    </w:p>
    <w:p w14:paraId="42C71AF3" w14:textId="77777777" w:rsidR="00BE653C" w:rsidRPr="00E77497" w:rsidRDefault="00BE653C" w:rsidP="004403FF">
      <w:pPr>
        <w:pStyle w:val="Alg4"/>
        <w:numPr>
          <w:ilvl w:val="1"/>
          <w:numId w:val="808"/>
        </w:numPr>
        <w:rPr>
          <w:ins w:id="21001" w:author="Rev 7 Allen Wirfs-Brock" w:date="2012-05-03T12:59:00Z"/>
        </w:rPr>
      </w:pPr>
      <w:ins w:id="21002" w:author="Rev 7 Allen Wirfs-Brock" w:date="2012-05-03T12:59: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ins>
      <w:ins w:id="21003" w:author="Rev 7 Allen Wirfs-Brock" w:date="2012-05-03T13:01:00Z">
        <w:r>
          <w:rPr>
            <w:i/>
          </w:rPr>
          <w:t>kValue</w:t>
        </w:r>
      </w:ins>
      <w:ins w:id="21004" w:author="Rev 7 Allen Wirfs-Brock" w:date="2012-05-03T13:03:00Z">
        <w:r>
          <w:t>.[[value]]</w:t>
        </w:r>
      </w:ins>
      <w:ins w:id="21005" w:author="Rev 7 Allen Wirfs-Brock" w:date="2012-05-03T12:59: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ins>
      <w:ins w:id="21006" w:author="Rev 7 Allen Wirfs-Brock" w:date="2012-05-03T13:37:00Z">
        <w:r w:rsidR="00924A5A">
          <w:rPr>
            <w:b/>
          </w:rPr>
          <w:t>true</w:t>
        </w:r>
      </w:ins>
      <w:ins w:id="21007" w:author="Rev 7 Allen Wirfs-Brock" w:date="2012-05-03T12:59:00Z">
        <w:r w:rsidRPr="00E77497">
          <w:t>.</w:t>
        </w:r>
      </w:ins>
    </w:p>
    <w:p w14:paraId="6B61A22F" w14:textId="77777777" w:rsidR="00BE653C" w:rsidRPr="00E77497" w:rsidRDefault="00BE653C" w:rsidP="004403FF">
      <w:pPr>
        <w:pStyle w:val="Alg4"/>
        <w:numPr>
          <w:ilvl w:val="1"/>
          <w:numId w:val="808"/>
        </w:numPr>
        <w:contextualSpacing/>
        <w:rPr>
          <w:ins w:id="21008" w:author="Rev 7 Allen Wirfs-Brock" w:date="2012-05-03T13:01:00Z"/>
        </w:rPr>
      </w:pPr>
      <w:ins w:id="21009" w:author="Rev 7 Allen Wirfs-Brock" w:date="2012-05-03T13:01:00Z">
        <w:r>
          <w:t>ReturnIfAbrupt(</w:t>
        </w:r>
      </w:ins>
      <w:ins w:id="21010" w:author="Rev 7 Allen Wirfs-Brock" w:date="2012-05-03T13:02:00Z">
        <w:r w:rsidRPr="00E1304F">
          <w:rPr>
            <w:i/>
          </w:rPr>
          <w:t>define</w:t>
        </w:r>
        <w:r>
          <w:rPr>
            <w:i/>
          </w:rPr>
          <w:t>Status</w:t>
        </w:r>
      </w:ins>
      <w:ins w:id="21011" w:author="Rev 7 Allen Wirfs-Brock" w:date="2012-05-03T13:01:00Z">
        <w:r>
          <w:t>).</w:t>
        </w:r>
      </w:ins>
    </w:p>
    <w:p w14:paraId="1B97D0F9" w14:textId="77777777" w:rsidR="008F293E" w:rsidRPr="00E77497" w:rsidRDefault="008F293E" w:rsidP="004403FF">
      <w:pPr>
        <w:pStyle w:val="Alg4"/>
        <w:numPr>
          <w:ilvl w:val="1"/>
          <w:numId w:val="808"/>
        </w:numPr>
        <w:rPr>
          <w:ins w:id="21012" w:author="Rev 7 Allen Wirfs-Brock" w:date="2012-05-03T12:51:00Z"/>
        </w:rPr>
      </w:pPr>
      <w:ins w:id="21013" w:author="Rev 7 Allen Wirfs-Brock" w:date="2012-05-03T12:51:00Z">
        <w:r w:rsidRPr="00E77497">
          <w:t xml:space="preserve">Increase </w:t>
        </w:r>
        <w:r w:rsidRPr="00E77497">
          <w:rPr>
            <w:i/>
          </w:rPr>
          <w:t>k</w:t>
        </w:r>
        <w:r w:rsidRPr="00E77497">
          <w:t xml:space="preserve"> by 1.</w:t>
        </w:r>
      </w:ins>
    </w:p>
    <w:p w14:paraId="2A38A984" w14:textId="77777777" w:rsidR="004403FF" w:rsidRPr="00E77497" w:rsidRDefault="004403FF" w:rsidP="004403FF">
      <w:pPr>
        <w:pStyle w:val="Alg4"/>
        <w:numPr>
          <w:ilvl w:val="0"/>
          <w:numId w:val="808"/>
        </w:numPr>
        <w:rPr>
          <w:ins w:id="21014" w:author="Rev 7 Allen Wirfs-Brock" w:date="2012-05-03T13:09:00Z"/>
        </w:rPr>
      </w:pPr>
      <w:ins w:id="21015" w:author="Rev 7 Allen Wirfs-Brock" w:date="2012-05-03T13:09: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5ACBE440" w14:textId="77777777" w:rsidR="004403FF" w:rsidRPr="00E77497" w:rsidRDefault="004403FF" w:rsidP="004403FF">
      <w:pPr>
        <w:pStyle w:val="Alg4"/>
        <w:numPr>
          <w:ilvl w:val="0"/>
          <w:numId w:val="808"/>
        </w:numPr>
        <w:contextualSpacing/>
        <w:rPr>
          <w:ins w:id="21016" w:author="Rev 7 Allen Wirfs-Brock" w:date="2012-05-03T13:09:00Z"/>
        </w:rPr>
      </w:pPr>
      <w:ins w:id="21017" w:author="Rev 7 Allen Wirfs-Brock" w:date="2012-05-03T13:09:00Z">
        <w:r>
          <w:t>ReturnIfAbrupt(</w:t>
        </w:r>
        <w:r>
          <w:rPr>
            <w:i/>
          </w:rPr>
          <w:t>putStatus</w:t>
        </w:r>
        <w:r>
          <w:t>).</w:t>
        </w:r>
      </w:ins>
    </w:p>
    <w:p w14:paraId="5B004709" w14:textId="77777777" w:rsidR="008F293E" w:rsidRPr="00E77497" w:rsidRDefault="008F293E" w:rsidP="00924A5A">
      <w:pPr>
        <w:pStyle w:val="Alg4"/>
        <w:numPr>
          <w:ilvl w:val="0"/>
          <w:numId w:val="808"/>
        </w:numPr>
        <w:spacing w:after="120"/>
        <w:rPr>
          <w:ins w:id="21018" w:author="Rev 7 Allen Wirfs-Brock" w:date="2012-05-03T12:51:00Z"/>
        </w:rPr>
      </w:pPr>
      <w:ins w:id="21019" w:author="Rev 7 Allen Wirfs-Brock" w:date="2012-05-03T12:51:00Z">
        <w:r w:rsidRPr="00E77497">
          <w:t xml:space="preserve">Return </w:t>
        </w:r>
      </w:ins>
      <w:ins w:id="21020" w:author="Rev 7 Allen Wirfs-Brock" w:date="2012-05-03T13:02:00Z">
        <w:r w:rsidR="00BE653C" w:rsidRPr="00BE653C">
          <w:rPr>
            <w:b/>
            <w:i/>
          </w:rPr>
          <w:t>A</w:t>
        </w:r>
      </w:ins>
      <w:ins w:id="21021" w:author="Rev 7 Allen Wirfs-Brock" w:date="2012-05-03T12:51:00Z">
        <w:r w:rsidRPr="00E77497">
          <w:t>.</w:t>
        </w:r>
      </w:ins>
    </w:p>
    <w:p w14:paraId="34B211AA" w14:textId="77777777" w:rsidR="005E4457" w:rsidRPr="00E77497" w:rsidRDefault="005E4457" w:rsidP="005E4457">
      <w:pPr>
        <w:rPr>
          <w:ins w:id="21022" w:author="Rev 7 Allen Wirfs-Brock" w:date="2012-05-03T15:30:00Z"/>
        </w:rPr>
      </w:pPr>
      <w:ins w:id="21023" w:author="Rev 7 Allen Wirfs-Brock" w:date="2012-05-03T15:30:00Z">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ins>
      <w:ins w:id="21024" w:author="Rev 7 Allen Wirfs-Brock" w:date="2012-05-03T15:31:00Z">
        <w:r>
          <w:rPr>
            <w:b/>
          </w:rPr>
          <w:t>0</w:t>
        </w:r>
      </w:ins>
      <w:ins w:id="21025" w:author="Rev 7 Allen Wirfs-Brock" w:date="2012-05-03T15:30:00Z">
        <w:r w:rsidRPr="00E77497">
          <w:t>.</w:t>
        </w:r>
      </w:ins>
    </w:p>
    <w:p w14:paraId="2E5C8817" w14:textId="77777777" w:rsidR="000F607A" w:rsidRDefault="000F607A" w:rsidP="00C70ECC">
      <w:pPr>
        <w:pStyle w:val="Note"/>
        <w:rPr>
          <w:ins w:id="21026" w:author="Rev 7 Allen Wirfs-Brock" w:date="2012-05-03T14:06:00Z"/>
        </w:rPr>
      </w:pPr>
      <w:ins w:id="21027" w:author="Rev 7 Allen Wirfs-Brock" w:date="2012-05-03T14:06:00Z">
        <w:r>
          <w:t>NOTE 1</w:t>
        </w:r>
        <w:r>
          <w:tab/>
          <w:t xml:space="preserve">The </w:t>
        </w:r>
        <w:r w:rsidRPr="000F607A">
          <w:rPr>
            <w:rFonts w:ascii="Times New Roman" w:hAnsi="Times New Roman"/>
            <w:i/>
          </w:rPr>
          <w:t>items</w:t>
        </w:r>
        <w:r>
          <w:t xml:space="preserve"> argument</w:t>
        </w:r>
      </w:ins>
      <w:ins w:id="21028" w:author="Rev 7 Allen Wirfs-Brock" w:date="2012-05-03T14:07:00Z">
        <w:r>
          <w:t xml:space="preserve"> is assume to be a well-formed rest argument value. </w:t>
        </w:r>
      </w:ins>
    </w:p>
    <w:p w14:paraId="2EDDB253" w14:textId="77777777" w:rsidR="00C70ECC" w:rsidRPr="00E77497" w:rsidRDefault="00C70ECC" w:rsidP="00C70ECC">
      <w:pPr>
        <w:pStyle w:val="Note"/>
        <w:rPr>
          <w:ins w:id="21029" w:author="Rev 7 Allen Wirfs-Brock" w:date="2012-05-03T14:02:00Z"/>
        </w:rPr>
      </w:pPr>
      <w:ins w:id="21030" w:author="Rev 7 Allen Wirfs-Brock" w:date="2012-05-03T14:02:00Z">
        <w:r w:rsidRPr="00E77497">
          <w:t>NOTE</w:t>
        </w:r>
      </w:ins>
      <w:ins w:id="21031" w:author="Rev 7 Allen Wirfs-Brock" w:date="2012-05-03T14:06:00Z">
        <w:r w:rsidR="000F607A">
          <w:t xml:space="preserve"> 2</w:t>
        </w:r>
      </w:ins>
      <w:ins w:id="21032" w:author="Rev 7 Allen Wirfs-Brock" w:date="2012-05-03T14:02:00Z">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ins>
      <w:ins w:id="21033" w:author="Rev 7 Allen Wirfs-Brock" w:date="2012-05-03T14:03:00Z">
        <w:r>
          <w:t>to or herited by</w:t>
        </w:r>
      </w:ins>
      <w:ins w:id="21034" w:author="Rev 7 Allen Wirfs-Brock" w:date="2012-05-03T14:02:00Z">
        <w:r w:rsidRPr="00E77497">
          <w:t xml:space="preserve"> other </w:t>
        </w:r>
      </w:ins>
      <w:ins w:id="21035" w:author="Rev 7 Allen Wirfs-Brock" w:date="2012-05-03T14:03:00Z">
        <w:r>
          <w:t>constructors</w:t>
        </w:r>
      </w:ins>
      <w:ins w:id="21036" w:author="Rev 7 Allen Wirfs-Brock" w:date="2012-05-03T14:02:00Z">
        <w:r w:rsidRPr="00E77497">
          <w:t xml:space="preserve"> </w:t>
        </w:r>
      </w:ins>
      <w:ins w:id="21037" w:author="Rev 7 Allen Wirfs-Brock" w:date="2012-05-03T14:04:00Z">
        <w:r w:rsidR="000F607A">
          <w:t>that may be called with a single numeric argument</w:t>
        </w:r>
      </w:ins>
      <w:ins w:id="21038" w:author="Rev 7 Allen Wirfs-Brock" w:date="2012-05-03T14:02:00Z">
        <w:r w:rsidRPr="00E77497">
          <w:t xml:space="preserve">. </w:t>
        </w:r>
      </w:ins>
    </w:p>
    <w:p w14:paraId="0A0ED713" w14:textId="77777777" w:rsidR="008F293E" w:rsidRPr="00E77497" w:rsidRDefault="008F293E" w:rsidP="008F293E">
      <w:pPr>
        <w:pStyle w:val="40"/>
        <w:numPr>
          <w:ilvl w:val="0"/>
          <w:numId w:val="0"/>
        </w:numPr>
        <w:rPr>
          <w:ins w:id="21039" w:author="Rev 7 Allen Wirfs-Brock" w:date="2012-05-03T12:48:00Z"/>
        </w:rPr>
      </w:pPr>
      <w:ins w:id="21040" w:author="Rev 7 Allen Wirfs-Brock" w:date="2012-05-03T12:48:00Z">
        <w:r w:rsidRPr="00E77497">
          <w:t>15.4.3.</w:t>
        </w:r>
        <w:r>
          <w:t>3</w:t>
        </w:r>
        <w:r w:rsidRPr="00E77497">
          <w:tab/>
          <w:t>Array.</w:t>
        </w:r>
      </w:ins>
      <w:ins w:id="21041" w:author="Rev 7 Allen Wirfs-Brock" w:date="2012-05-03T12:49:00Z">
        <w:r>
          <w:t>from</w:t>
        </w:r>
      </w:ins>
      <w:ins w:id="21042" w:author="Rev 7 Allen Wirfs-Brock" w:date="2012-05-03T12:48:00Z">
        <w:r w:rsidRPr="00E77497">
          <w:t xml:space="preserve"> ( </w:t>
        </w:r>
      </w:ins>
      <w:ins w:id="21043" w:author="Rev 7 Allen Wirfs-Brock" w:date="2012-05-03T12:50:00Z">
        <w:r>
          <w:t>arrayLike</w:t>
        </w:r>
      </w:ins>
      <w:ins w:id="21044" w:author="Rev 7 Allen Wirfs-Brock" w:date="2012-05-03T12:48:00Z">
        <w:r w:rsidRPr="00E77497">
          <w:t xml:space="preserve"> )</w:t>
        </w:r>
      </w:ins>
    </w:p>
    <w:p w14:paraId="765D9ADD" w14:textId="77777777" w:rsidR="00924A5A" w:rsidRPr="00E77497" w:rsidRDefault="00924A5A" w:rsidP="00924A5A">
      <w:pPr>
        <w:rPr>
          <w:ins w:id="21045" w:author="Rev 7 Allen Wirfs-Brock" w:date="2012-05-03T13:38:00Z"/>
        </w:rPr>
      </w:pPr>
      <w:ins w:id="21046" w:author="Rev 7 Allen Wirfs-Brock" w:date="2012-05-03T13:38:00Z">
        <w:r w:rsidRPr="00E77497">
          <w:t xml:space="preserve">When the </w:t>
        </w:r>
        <w:r>
          <w:rPr>
            <w:rFonts w:ascii="Courier New" w:hAnsi="Courier New" w:cs="Courier New"/>
            <w:b/>
          </w:rPr>
          <w:t>from</w:t>
        </w:r>
        <w:r w:rsidRPr="00E77497">
          <w:t xml:space="preserve"> method is called with </w:t>
        </w:r>
        <w:r>
          <w:t>any number of arguments</w:t>
        </w:r>
        <w:r w:rsidRPr="00E77497">
          <w:t>, the following steps are taken:</w:t>
        </w:r>
      </w:ins>
    </w:p>
    <w:p w14:paraId="000AFB83" w14:textId="77777777" w:rsidR="001F4648" w:rsidRDefault="001F4648" w:rsidP="001F4648">
      <w:pPr>
        <w:pStyle w:val="Alg4"/>
        <w:numPr>
          <w:ilvl w:val="0"/>
          <w:numId w:val="809"/>
        </w:numPr>
        <w:rPr>
          <w:ins w:id="21047" w:author="Rev 7 Allen Wirfs-Brock" w:date="2012-05-03T13:50:00Z"/>
        </w:rPr>
      </w:pPr>
      <w:ins w:id="21048" w:author="Rev 7 Allen Wirfs-Brock" w:date="2012-05-03T13:50:00Z">
        <w:r>
          <w:t xml:space="preserve">Let </w:t>
        </w:r>
        <w:r w:rsidRPr="001F4648">
          <w:rPr>
            <w:i/>
          </w:rPr>
          <w:t>items</w:t>
        </w:r>
        <w:r>
          <w:t xml:space="preserve"> be ToObject(</w:t>
        </w:r>
        <w:r w:rsidRPr="001F4648">
          <w:rPr>
            <w:i/>
          </w:rPr>
          <w:t>arrayLike</w:t>
        </w:r>
        <w:r>
          <w:t>).</w:t>
        </w:r>
      </w:ins>
    </w:p>
    <w:p w14:paraId="405F815E" w14:textId="77777777" w:rsidR="001F4648" w:rsidRDefault="001F4648" w:rsidP="001F4648">
      <w:pPr>
        <w:pStyle w:val="Alg4"/>
        <w:numPr>
          <w:ilvl w:val="0"/>
          <w:numId w:val="809"/>
        </w:numPr>
        <w:rPr>
          <w:ins w:id="21049" w:author="Rev 7 Allen Wirfs-Brock" w:date="2012-05-03T13:50:00Z"/>
        </w:rPr>
      </w:pPr>
      <w:ins w:id="21050" w:author="Rev 7 Allen Wirfs-Brock" w:date="2012-05-03T13:50:00Z">
        <w:r>
          <w:t>ReturnIfAbrupt(</w:t>
        </w:r>
      </w:ins>
      <w:ins w:id="21051" w:author="Rev 7 Allen Wirfs-Brock" w:date="2012-05-03T13:51:00Z">
        <w:r w:rsidRPr="001F4648">
          <w:rPr>
            <w:i/>
          </w:rPr>
          <w:t>items</w:t>
        </w:r>
      </w:ins>
      <w:ins w:id="21052" w:author="Rev 7 Allen Wirfs-Brock" w:date="2012-05-03T13:50:00Z">
        <w:r>
          <w:t>).</w:t>
        </w:r>
      </w:ins>
    </w:p>
    <w:p w14:paraId="2AF2D682" w14:textId="77777777" w:rsidR="001F4648" w:rsidRPr="00E77497" w:rsidRDefault="001F4648" w:rsidP="001F4648">
      <w:pPr>
        <w:pStyle w:val="Alg4"/>
        <w:numPr>
          <w:ilvl w:val="0"/>
          <w:numId w:val="809"/>
        </w:numPr>
        <w:rPr>
          <w:ins w:id="21053" w:author="Rev 7 Allen Wirfs-Brock" w:date="2012-05-03T13:48:00Z"/>
        </w:rPr>
      </w:pPr>
      <w:ins w:id="21054" w:author="Rev 7 Allen Wirfs-Brock" w:date="2012-05-03T13:48: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411BF4CB" w14:textId="77777777" w:rsidR="001F4648" w:rsidRPr="00E77497" w:rsidRDefault="001F4648" w:rsidP="001F4648">
      <w:pPr>
        <w:pStyle w:val="Alg4"/>
        <w:numPr>
          <w:ilvl w:val="0"/>
          <w:numId w:val="809"/>
        </w:numPr>
        <w:rPr>
          <w:ins w:id="21055" w:author="Rev 7 Allen Wirfs-Brock" w:date="2012-05-03T13:48:00Z"/>
        </w:rPr>
      </w:pPr>
      <w:ins w:id="21056" w:author="Rev 7 Allen Wirfs-Brock" w:date="2012-05-03T13:48: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688AF918" w14:textId="77777777" w:rsidR="00C70ECC" w:rsidRDefault="00C70ECC" w:rsidP="00924A5A">
      <w:pPr>
        <w:pStyle w:val="Alg4"/>
        <w:numPr>
          <w:ilvl w:val="0"/>
          <w:numId w:val="809"/>
        </w:numPr>
        <w:rPr>
          <w:ins w:id="21057" w:author="Rev 7 Allen Wirfs-Brock" w:date="2012-05-03T13:56:00Z"/>
        </w:rPr>
      </w:pPr>
      <w:ins w:id="21058" w:author="Rev 7 Allen Wirfs-Brock" w:date="2012-05-03T13:56:00Z">
        <w:r>
          <w:t>ReturnIfAbrupt(</w:t>
        </w:r>
      </w:ins>
      <w:ins w:id="21059" w:author="Rev 7 Allen Wirfs-Brock" w:date="2012-05-03T13:57:00Z">
        <w:r w:rsidRPr="00E77497">
          <w:rPr>
            <w:i/>
          </w:rPr>
          <w:t>len</w:t>
        </w:r>
      </w:ins>
      <w:ins w:id="21060" w:author="Rev 7 Allen Wirfs-Brock" w:date="2012-05-03T13:56:00Z">
        <w:r>
          <w:t>).</w:t>
        </w:r>
      </w:ins>
    </w:p>
    <w:p w14:paraId="3682F665" w14:textId="77777777" w:rsidR="00924A5A" w:rsidRDefault="00924A5A" w:rsidP="00924A5A">
      <w:pPr>
        <w:pStyle w:val="Alg4"/>
        <w:numPr>
          <w:ilvl w:val="0"/>
          <w:numId w:val="809"/>
        </w:numPr>
        <w:rPr>
          <w:ins w:id="21061" w:author="Rev 7 Allen Wirfs-Brock" w:date="2012-05-03T13:38:00Z"/>
        </w:rPr>
      </w:pPr>
      <w:ins w:id="21062" w:author="Rev 7 Allen Wirfs-Brock" w:date="2012-05-03T13:38:00Z">
        <w:r>
          <w:t xml:space="preserve">Let </w:t>
        </w:r>
        <w:r w:rsidRPr="004403FF">
          <w:rPr>
            <w:i/>
          </w:rPr>
          <w:t>C</w:t>
        </w:r>
        <w:r>
          <w:t xml:space="preserve"> be the </w:t>
        </w:r>
        <w:r w:rsidRPr="00E77497">
          <w:rPr>
            <w:b/>
          </w:rPr>
          <w:t xml:space="preserve">this </w:t>
        </w:r>
        <w:r>
          <w:t>value.</w:t>
        </w:r>
      </w:ins>
    </w:p>
    <w:p w14:paraId="59335103" w14:textId="77777777" w:rsidR="00924A5A" w:rsidRDefault="00924A5A" w:rsidP="00924A5A">
      <w:pPr>
        <w:pStyle w:val="Alg4"/>
        <w:numPr>
          <w:ilvl w:val="0"/>
          <w:numId w:val="809"/>
        </w:numPr>
        <w:rPr>
          <w:ins w:id="21063" w:author="Rev 7 Allen Wirfs-Brock" w:date="2012-05-03T13:38:00Z"/>
        </w:rPr>
      </w:pPr>
      <w:ins w:id="21064" w:author="Rev 7 Allen Wirfs-Brock" w:date="2012-05-03T13:38:00Z">
        <w:r>
          <w:t>If isConstructor(</w:t>
        </w:r>
        <w:r w:rsidRPr="00924A5A">
          <w:rPr>
            <w:i/>
          </w:rPr>
          <w:t>C</w:t>
        </w:r>
        <w:r>
          <w:t xml:space="preserve">) is </w:t>
        </w:r>
        <w:r w:rsidRPr="00924A5A">
          <w:rPr>
            <w:b/>
          </w:rPr>
          <w:t>true</w:t>
        </w:r>
        <w:r>
          <w:t>, then</w:t>
        </w:r>
      </w:ins>
    </w:p>
    <w:p w14:paraId="20B7D581" w14:textId="77777777" w:rsidR="001F4648" w:rsidRDefault="001F4648" w:rsidP="001F4648">
      <w:pPr>
        <w:pStyle w:val="Alg4"/>
        <w:numPr>
          <w:ilvl w:val="1"/>
          <w:numId w:val="809"/>
        </w:numPr>
        <w:rPr>
          <w:ins w:id="21065" w:author="Rev 7 Allen Wirfs-Brock" w:date="2012-05-03T13:49:00Z"/>
        </w:rPr>
      </w:pPr>
      <w:ins w:id="21066" w:author="Rev 7 Allen Wirfs-Brock" w:date="2012-05-03T13:49:00Z">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21067"/>
        <w:r>
          <w:t xml:space="preserve">with an argument list containing the single item </w:t>
        </w:r>
        <w:r w:rsidRPr="001F4648">
          <w:rPr>
            <w:i/>
          </w:rPr>
          <w:t>len</w:t>
        </w:r>
        <w:r>
          <w:t>.</w:t>
        </w:r>
        <w:commentRangeEnd w:id="21067"/>
        <w:r>
          <w:rPr>
            <w:rStyle w:val="af4"/>
            <w:rFonts w:ascii="Arial" w:eastAsia="MS Mincho" w:hAnsi="Arial"/>
            <w:spacing w:val="0"/>
            <w:lang w:eastAsia="ja-JP"/>
          </w:rPr>
          <w:commentReference w:id="21067"/>
        </w:r>
      </w:ins>
    </w:p>
    <w:p w14:paraId="4786818A" w14:textId="77777777" w:rsidR="00924A5A" w:rsidRPr="00E77497" w:rsidRDefault="00924A5A" w:rsidP="00924A5A">
      <w:pPr>
        <w:pStyle w:val="Alg4"/>
        <w:numPr>
          <w:ilvl w:val="1"/>
          <w:numId w:val="809"/>
        </w:numPr>
        <w:rPr>
          <w:ins w:id="21068" w:author="Rev 7 Allen Wirfs-Brock" w:date="2012-05-03T13:38:00Z"/>
        </w:rPr>
      </w:pPr>
      <w:ins w:id="21069" w:author="Rev 7 Allen Wirfs-Brock" w:date="2012-05-03T13:38:00Z">
        <w:r>
          <w:t xml:space="preserve">Let </w:t>
        </w:r>
        <w:r w:rsidRPr="00924A5A">
          <w:rPr>
            <w:i/>
          </w:rPr>
          <w:t>A</w:t>
        </w:r>
        <w:r>
          <w:t xml:space="preserve"> be ToObject(</w:t>
        </w:r>
        <w:r w:rsidRPr="00924A5A">
          <w:rPr>
            <w:i/>
          </w:rPr>
          <w:t>newObj</w:t>
        </w:r>
        <w:r>
          <w:t>)</w:t>
        </w:r>
        <w:r w:rsidRPr="00E77497">
          <w:t>.</w:t>
        </w:r>
      </w:ins>
    </w:p>
    <w:p w14:paraId="0E247682" w14:textId="77777777" w:rsidR="00924A5A" w:rsidRDefault="00924A5A" w:rsidP="00924A5A">
      <w:pPr>
        <w:pStyle w:val="Alg4"/>
        <w:numPr>
          <w:ilvl w:val="0"/>
          <w:numId w:val="809"/>
        </w:numPr>
        <w:rPr>
          <w:ins w:id="21070" w:author="Rev 7 Allen Wirfs-Brock" w:date="2012-05-03T13:38:00Z"/>
        </w:rPr>
      </w:pPr>
      <w:ins w:id="21071" w:author="Rev 7 Allen Wirfs-Brock" w:date="2012-05-03T13:38:00Z">
        <w:r>
          <w:t>Else,</w:t>
        </w:r>
      </w:ins>
    </w:p>
    <w:p w14:paraId="27E317DE" w14:textId="77777777" w:rsidR="00924A5A" w:rsidRPr="00E77497" w:rsidRDefault="00C70ECC" w:rsidP="00924A5A">
      <w:pPr>
        <w:pStyle w:val="Alg4"/>
        <w:numPr>
          <w:ilvl w:val="1"/>
          <w:numId w:val="809"/>
        </w:numPr>
        <w:rPr>
          <w:ins w:id="21072" w:author="Rev 7 Allen Wirfs-Brock" w:date="2012-05-03T13:38:00Z"/>
        </w:rPr>
      </w:pPr>
      <w:ins w:id="21073" w:author="Rev 7 Allen Wirfs-Brock" w:date="2012-05-03T13:56:00Z">
        <w:r w:rsidRPr="00E77497">
          <w:t xml:space="preserve">Let </w:t>
        </w:r>
        <w:r w:rsidRPr="00E77497">
          <w:rPr>
            <w:i/>
          </w:rPr>
          <w:t>A</w:t>
        </w:r>
        <w:r w:rsidRPr="00E77497">
          <w:t xml:space="preserve"> be </w:t>
        </w:r>
        <w:r>
          <w:t>the result of the abstraction operation ArrayCreate (15.4) with argument</w:t>
        </w:r>
        <w:r w:rsidRPr="00E77497">
          <w:t xml:space="preserve"> </w:t>
        </w:r>
        <w:r w:rsidRPr="00E77497">
          <w:rPr>
            <w:i/>
          </w:rPr>
          <w:t>len</w:t>
        </w:r>
        <w:r w:rsidRPr="00E77497">
          <w:t>.</w:t>
        </w:r>
      </w:ins>
    </w:p>
    <w:p w14:paraId="4E1773CB" w14:textId="77777777" w:rsidR="00924A5A" w:rsidRDefault="00924A5A" w:rsidP="00924A5A">
      <w:pPr>
        <w:pStyle w:val="Alg4"/>
        <w:numPr>
          <w:ilvl w:val="0"/>
          <w:numId w:val="809"/>
        </w:numPr>
        <w:rPr>
          <w:ins w:id="21074" w:author="Rev 7 Allen Wirfs-Brock" w:date="2012-05-03T13:38:00Z"/>
        </w:rPr>
      </w:pPr>
      <w:ins w:id="21075" w:author="Rev 7 Allen Wirfs-Brock" w:date="2012-05-03T13:38:00Z">
        <w:r>
          <w:t>ReturnIfAbrupt(</w:t>
        </w:r>
        <w:r>
          <w:rPr>
            <w:i/>
          </w:rPr>
          <w:t>A</w:t>
        </w:r>
        <w:r>
          <w:t>).</w:t>
        </w:r>
      </w:ins>
    </w:p>
    <w:p w14:paraId="74C20BE8" w14:textId="77777777" w:rsidR="00924A5A" w:rsidRPr="00E77497" w:rsidRDefault="00924A5A" w:rsidP="00924A5A">
      <w:pPr>
        <w:pStyle w:val="Alg4"/>
        <w:numPr>
          <w:ilvl w:val="0"/>
          <w:numId w:val="809"/>
        </w:numPr>
        <w:rPr>
          <w:ins w:id="21076" w:author="Rev 7 Allen Wirfs-Brock" w:date="2012-05-03T13:38:00Z"/>
        </w:rPr>
      </w:pPr>
      <w:ins w:id="21077" w:author="Rev 7 Allen Wirfs-Brock" w:date="2012-05-03T13:38:00Z">
        <w:r w:rsidRPr="00E77497">
          <w:t xml:space="preserve">Let </w:t>
        </w:r>
        <w:r w:rsidRPr="00E77497">
          <w:rPr>
            <w:i/>
          </w:rPr>
          <w:t>k</w:t>
        </w:r>
        <w:r w:rsidRPr="00E77497">
          <w:t xml:space="preserve"> be 0.</w:t>
        </w:r>
      </w:ins>
    </w:p>
    <w:p w14:paraId="534FC954" w14:textId="77777777" w:rsidR="00924A5A" w:rsidRPr="00E77497" w:rsidRDefault="00924A5A" w:rsidP="00924A5A">
      <w:pPr>
        <w:pStyle w:val="Alg4"/>
        <w:numPr>
          <w:ilvl w:val="0"/>
          <w:numId w:val="809"/>
        </w:numPr>
        <w:rPr>
          <w:ins w:id="21078" w:author="Rev 7 Allen Wirfs-Brock" w:date="2012-05-03T13:38:00Z"/>
        </w:rPr>
      </w:pPr>
      <w:ins w:id="21079" w:author="Rev 7 Allen Wirfs-Brock" w:date="2012-05-03T13:38:00Z">
        <w:r w:rsidRPr="00E77497">
          <w:t xml:space="preserve">Repeat, while </w:t>
        </w:r>
        <w:r w:rsidRPr="00E77497">
          <w:rPr>
            <w:i/>
          </w:rPr>
          <w:t xml:space="preserve">k </w:t>
        </w:r>
        <w:r w:rsidRPr="00E77497">
          <w:t xml:space="preserve">&lt; </w:t>
        </w:r>
        <w:r w:rsidRPr="00E77497">
          <w:rPr>
            <w:i/>
          </w:rPr>
          <w:t>len</w:t>
        </w:r>
      </w:ins>
    </w:p>
    <w:p w14:paraId="36EB73B5" w14:textId="77777777" w:rsidR="00924A5A" w:rsidRPr="00E77497" w:rsidRDefault="00924A5A" w:rsidP="00924A5A">
      <w:pPr>
        <w:pStyle w:val="Alg4"/>
        <w:numPr>
          <w:ilvl w:val="1"/>
          <w:numId w:val="809"/>
        </w:numPr>
        <w:rPr>
          <w:ins w:id="21080" w:author="Rev 7 Allen Wirfs-Brock" w:date="2012-05-03T13:38:00Z"/>
        </w:rPr>
      </w:pPr>
      <w:ins w:id="21081" w:author="Rev 7 Allen Wirfs-Brock" w:date="2012-05-03T13:38:00Z">
        <w:r w:rsidRPr="00E77497">
          <w:t xml:space="preserve">Let </w:t>
        </w:r>
        <w:r w:rsidRPr="00E77497">
          <w:rPr>
            <w:i/>
          </w:rPr>
          <w:t>Pk</w:t>
        </w:r>
        <w:r w:rsidRPr="00E77497">
          <w:t xml:space="preserve"> be ToString(</w:t>
        </w:r>
        <w:r w:rsidRPr="00E77497">
          <w:rPr>
            <w:i/>
          </w:rPr>
          <w:t>k</w:t>
        </w:r>
        <w:r w:rsidRPr="00E77497">
          <w:t>).</w:t>
        </w:r>
      </w:ins>
    </w:p>
    <w:p w14:paraId="01C2B894" w14:textId="77777777" w:rsidR="00C70ECC" w:rsidRPr="00E77497" w:rsidRDefault="00C70ECC" w:rsidP="00C70ECC">
      <w:pPr>
        <w:pStyle w:val="Alg4"/>
        <w:numPr>
          <w:ilvl w:val="1"/>
          <w:numId w:val="809"/>
        </w:numPr>
        <w:rPr>
          <w:ins w:id="21082" w:author="Rev 7 Allen Wirfs-Brock" w:date="2012-05-03T13:58:00Z"/>
        </w:rPr>
      </w:pPr>
      <w:ins w:id="21083" w:author="Rev 7 Allen Wirfs-Brock" w:date="2012-05-03T13:58:00Z">
        <w:r w:rsidRPr="00E77497">
          <w:t xml:space="preserve">Let </w:t>
        </w:r>
        <w:r w:rsidRPr="00E77497">
          <w:rPr>
            <w:i/>
          </w:rPr>
          <w:t>kPresent</w:t>
        </w:r>
        <w:r w:rsidRPr="00E77497">
          <w:t xml:space="preserve"> be the result of calling the [[HasProperty]] internal method of </w:t>
        </w:r>
      </w:ins>
      <w:ins w:id="21084" w:author="Rev 7 Allen Wirfs-Brock" w:date="2012-05-03T13:59:00Z">
        <w:r>
          <w:rPr>
            <w:i/>
          </w:rPr>
          <w:t>items</w:t>
        </w:r>
      </w:ins>
      <w:ins w:id="21085" w:author="Rev 7 Allen Wirfs-Brock" w:date="2012-05-03T13:58:00Z">
        <w:r w:rsidRPr="00E77497">
          <w:t xml:space="preserve"> with argument </w:t>
        </w:r>
        <w:r w:rsidRPr="00E77497">
          <w:rPr>
            <w:i/>
          </w:rPr>
          <w:t>Pk</w:t>
        </w:r>
        <w:r w:rsidRPr="00E77497">
          <w:t>.</w:t>
        </w:r>
      </w:ins>
    </w:p>
    <w:p w14:paraId="262FC6BB" w14:textId="77777777" w:rsidR="00C70ECC" w:rsidRPr="00E77497" w:rsidRDefault="00C70ECC" w:rsidP="00C70ECC">
      <w:pPr>
        <w:pStyle w:val="Alg4"/>
        <w:numPr>
          <w:ilvl w:val="1"/>
          <w:numId w:val="809"/>
        </w:numPr>
        <w:rPr>
          <w:ins w:id="21086" w:author="Rev 7 Allen Wirfs-Brock" w:date="2012-05-03T13:58:00Z"/>
        </w:rPr>
      </w:pPr>
      <w:ins w:id="21087" w:author="Rev 7 Allen Wirfs-Brock" w:date="2012-05-03T13:58:00Z">
        <w:r w:rsidRPr="00E77497">
          <w:t xml:space="preserve">If </w:t>
        </w:r>
        <w:r w:rsidRPr="00E77497">
          <w:rPr>
            <w:i/>
          </w:rPr>
          <w:t>kPresent</w:t>
        </w:r>
        <w:r w:rsidRPr="00E77497">
          <w:t xml:space="preserve"> is </w:t>
        </w:r>
        <w:r w:rsidRPr="00E77497">
          <w:rPr>
            <w:b/>
          </w:rPr>
          <w:t>true</w:t>
        </w:r>
        <w:r w:rsidRPr="00E77497">
          <w:t>, then</w:t>
        </w:r>
      </w:ins>
    </w:p>
    <w:p w14:paraId="11E7B9EC" w14:textId="77777777" w:rsidR="00924A5A" w:rsidRPr="00E77497" w:rsidRDefault="00924A5A" w:rsidP="00C70ECC">
      <w:pPr>
        <w:pStyle w:val="Alg4"/>
        <w:numPr>
          <w:ilvl w:val="2"/>
          <w:numId w:val="809"/>
        </w:numPr>
        <w:tabs>
          <w:tab w:val="left" w:pos="2520"/>
        </w:tabs>
        <w:rPr>
          <w:ins w:id="21088" w:author="Rev 7 Allen Wirfs-Brock" w:date="2012-05-03T13:38:00Z"/>
        </w:rPr>
      </w:pPr>
      <w:ins w:id="21089" w:author="Rev 7 Allen Wirfs-Brock" w:date="2012-05-03T13:38:00Z">
        <w:r w:rsidRPr="00E77497">
          <w:t xml:space="preserve">Let </w:t>
        </w:r>
        <w:r w:rsidRPr="00E77497">
          <w:rPr>
            <w:i/>
          </w:rPr>
          <w:t>kValue</w:t>
        </w:r>
        <w:r w:rsidRPr="00E77497">
          <w:t xml:space="preserve"> be the result of calling the [[Get]] internal method of </w:t>
        </w:r>
        <w:r>
          <w:rPr>
            <w:i/>
          </w:rPr>
          <w:t>items</w:t>
        </w:r>
        <w:r w:rsidRPr="00E77497">
          <w:t xml:space="preserve"> with argument </w:t>
        </w:r>
        <w:r w:rsidRPr="00E77497">
          <w:rPr>
            <w:i/>
          </w:rPr>
          <w:t>Pk</w:t>
        </w:r>
        <w:r w:rsidRPr="00E77497">
          <w:t>.</w:t>
        </w:r>
      </w:ins>
    </w:p>
    <w:p w14:paraId="01D44FE1" w14:textId="77777777" w:rsidR="00C70ECC" w:rsidRPr="00E77497" w:rsidRDefault="00C70ECC" w:rsidP="00C70ECC">
      <w:pPr>
        <w:pStyle w:val="Alg4"/>
        <w:numPr>
          <w:ilvl w:val="2"/>
          <w:numId w:val="809"/>
        </w:numPr>
        <w:contextualSpacing/>
        <w:rPr>
          <w:ins w:id="21090" w:author="Rev 7 Allen Wirfs-Brock" w:date="2012-05-03T14:00:00Z"/>
        </w:rPr>
      </w:pPr>
      <w:ins w:id="21091" w:author="Rev 7 Allen Wirfs-Brock" w:date="2012-05-03T14:00:00Z">
        <w:r>
          <w:t>ReturnIfAbrupt(</w:t>
        </w:r>
        <w:r w:rsidRPr="00E77497">
          <w:rPr>
            <w:i/>
          </w:rPr>
          <w:t>kValue</w:t>
        </w:r>
        <w:r>
          <w:t>).</w:t>
        </w:r>
      </w:ins>
    </w:p>
    <w:p w14:paraId="4909269B" w14:textId="77777777" w:rsidR="00924A5A" w:rsidRPr="00E77497" w:rsidRDefault="00924A5A" w:rsidP="00C70ECC">
      <w:pPr>
        <w:pStyle w:val="Alg4"/>
        <w:numPr>
          <w:ilvl w:val="2"/>
          <w:numId w:val="809"/>
        </w:numPr>
        <w:rPr>
          <w:ins w:id="21092" w:author="Rev 7 Allen Wirfs-Brock" w:date="2012-05-03T13:38:00Z"/>
        </w:rPr>
      </w:pPr>
      <w:ins w:id="21093" w:author="Rev 7 Allen Wirfs-Brock" w:date="2012-05-03T13:38: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7F1AE72B" w14:textId="77777777" w:rsidR="00924A5A" w:rsidRPr="00E77497" w:rsidRDefault="00924A5A" w:rsidP="00C70ECC">
      <w:pPr>
        <w:pStyle w:val="Alg4"/>
        <w:numPr>
          <w:ilvl w:val="2"/>
          <w:numId w:val="809"/>
        </w:numPr>
        <w:contextualSpacing/>
        <w:rPr>
          <w:ins w:id="21094" w:author="Rev 7 Allen Wirfs-Brock" w:date="2012-05-03T13:38:00Z"/>
        </w:rPr>
      </w:pPr>
      <w:ins w:id="21095" w:author="Rev 7 Allen Wirfs-Brock" w:date="2012-05-03T13:38:00Z">
        <w:r>
          <w:t>ReturnIfAbrupt(</w:t>
        </w:r>
        <w:r w:rsidRPr="00E1304F">
          <w:rPr>
            <w:i/>
          </w:rPr>
          <w:t>define</w:t>
        </w:r>
        <w:r>
          <w:rPr>
            <w:i/>
          </w:rPr>
          <w:t>Status</w:t>
        </w:r>
        <w:r>
          <w:t>).</w:t>
        </w:r>
      </w:ins>
    </w:p>
    <w:p w14:paraId="46234BD1" w14:textId="77777777" w:rsidR="00924A5A" w:rsidRPr="00E77497" w:rsidRDefault="00924A5A" w:rsidP="00924A5A">
      <w:pPr>
        <w:pStyle w:val="Alg4"/>
        <w:numPr>
          <w:ilvl w:val="1"/>
          <w:numId w:val="809"/>
        </w:numPr>
        <w:rPr>
          <w:ins w:id="21096" w:author="Rev 7 Allen Wirfs-Brock" w:date="2012-05-03T13:38:00Z"/>
        </w:rPr>
      </w:pPr>
      <w:ins w:id="21097" w:author="Rev 7 Allen Wirfs-Brock" w:date="2012-05-03T13:38:00Z">
        <w:r w:rsidRPr="00E77497">
          <w:t xml:space="preserve">Increase </w:t>
        </w:r>
        <w:r w:rsidRPr="00E77497">
          <w:rPr>
            <w:i/>
          </w:rPr>
          <w:t>k</w:t>
        </w:r>
        <w:r w:rsidRPr="00E77497">
          <w:t xml:space="preserve"> by 1.</w:t>
        </w:r>
      </w:ins>
    </w:p>
    <w:p w14:paraId="532059AE" w14:textId="77777777" w:rsidR="00924A5A" w:rsidRPr="00E77497" w:rsidRDefault="00924A5A" w:rsidP="00924A5A">
      <w:pPr>
        <w:pStyle w:val="Alg4"/>
        <w:numPr>
          <w:ilvl w:val="0"/>
          <w:numId w:val="809"/>
        </w:numPr>
        <w:rPr>
          <w:ins w:id="21098" w:author="Rev 7 Allen Wirfs-Brock" w:date="2012-05-03T13:38:00Z"/>
        </w:rPr>
      </w:pPr>
      <w:ins w:id="21099" w:author="Rev 7 Allen Wirfs-Brock" w:date="2012-05-03T13:38: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1B1D505D" w14:textId="77777777" w:rsidR="00924A5A" w:rsidRPr="00E77497" w:rsidRDefault="00924A5A" w:rsidP="00924A5A">
      <w:pPr>
        <w:pStyle w:val="Alg4"/>
        <w:numPr>
          <w:ilvl w:val="0"/>
          <w:numId w:val="809"/>
        </w:numPr>
        <w:contextualSpacing/>
        <w:rPr>
          <w:ins w:id="21100" w:author="Rev 7 Allen Wirfs-Brock" w:date="2012-05-03T13:38:00Z"/>
        </w:rPr>
      </w:pPr>
      <w:ins w:id="21101" w:author="Rev 7 Allen Wirfs-Brock" w:date="2012-05-03T13:38:00Z">
        <w:r>
          <w:t>ReturnIfAbrupt(</w:t>
        </w:r>
        <w:r>
          <w:rPr>
            <w:i/>
          </w:rPr>
          <w:t>putStatus</w:t>
        </w:r>
        <w:r>
          <w:t>).</w:t>
        </w:r>
      </w:ins>
    </w:p>
    <w:p w14:paraId="4EA0C5B1" w14:textId="77777777" w:rsidR="00924A5A" w:rsidRPr="00E77497" w:rsidRDefault="00924A5A" w:rsidP="00924A5A">
      <w:pPr>
        <w:pStyle w:val="Alg4"/>
        <w:numPr>
          <w:ilvl w:val="0"/>
          <w:numId w:val="809"/>
        </w:numPr>
        <w:spacing w:after="120"/>
        <w:rPr>
          <w:ins w:id="21102" w:author="Rev 7 Allen Wirfs-Brock" w:date="2012-05-03T13:38:00Z"/>
        </w:rPr>
      </w:pPr>
      <w:ins w:id="21103" w:author="Rev 7 Allen Wirfs-Brock" w:date="2012-05-03T13:38:00Z">
        <w:r w:rsidRPr="00E77497">
          <w:t xml:space="preserve">Return </w:t>
        </w:r>
        <w:r w:rsidRPr="00BE653C">
          <w:rPr>
            <w:b/>
            <w:i/>
          </w:rPr>
          <w:t>A</w:t>
        </w:r>
        <w:r w:rsidRPr="00E77497">
          <w:t>.</w:t>
        </w:r>
      </w:ins>
    </w:p>
    <w:p w14:paraId="08CD0334" w14:textId="77777777" w:rsidR="000F607A" w:rsidRPr="00E77497" w:rsidRDefault="000F607A" w:rsidP="000F607A">
      <w:pPr>
        <w:pStyle w:val="Note"/>
        <w:rPr>
          <w:ins w:id="21104" w:author="Rev 7 Allen Wirfs-Brock" w:date="2012-05-03T14:05:00Z"/>
        </w:rPr>
      </w:pPr>
      <w:ins w:id="21105" w:author="Rev 7 Allen Wirfs-Brock" w:date="2012-05-03T14:05:00Z">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herited by</w:t>
        </w:r>
        <w:r w:rsidRPr="00E77497">
          <w:t xml:space="preserve"> </w:t>
        </w:r>
      </w:ins>
      <w:ins w:id="21106" w:author="Rev 7 Allen Wirfs-Brock" w:date="2012-05-03T14:06:00Z">
        <w:r>
          <w:t xml:space="preserve">any </w:t>
        </w:r>
      </w:ins>
      <w:ins w:id="21107" w:author="Rev 7 Allen Wirfs-Brock" w:date="2012-05-03T14:05:00Z">
        <w:r w:rsidRPr="00E77497">
          <w:t xml:space="preserve">other </w:t>
        </w:r>
        <w:r>
          <w:t>constructors</w:t>
        </w:r>
        <w:r w:rsidRPr="00E77497">
          <w:t xml:space="preserve"> </w:t>
        </w:r>
        <w:r>
          <w:t>that may be called with a single numeric argument</w:t>
        </w:r>
        <w:r w:rsidRPr="00E77497">
          <w:t xml:space="preserve">. </w:t>
        </w:r>
      </w:ins>
    </w:p>
    <w:p w14:paraId="3C008495" w14:textId="77777777" w:rsidR="004C02EF" w:rsidRPr="00E77497" w:rsidRDefault="004C02EF" w:rsidP="00B43482">
      <w:pPr>
        <w:pStyle w:val="30"/>
        <w:numPr>
          <w:ilvl w:val="0"/>
          <w:numId w:val="0"/>
        </w:numPr>
      </w:pPr>
      <w:bookmarkStart w:id="21108" w:name="_Toc323907759"/>
      <w:r w:rsidRPr="00E77497">
        <w:t>15.4.4</w:t>
      </w:r>
      <w:r w:rsidRPr="00E77497">
        <w:tab/>
        <w:t>Properties of the Array Prototype Objec</w:t>
      </w:r>
      <w:bookmarkEnd w:id="20923"/>
      <w:bookmarkEnd w:id="20933"/>
      <w:bookmarkEnd w:id="20934"/>
      <w:bookmarkEnd w:id="20935"/>
      <w:bookmarkEnd w:id="20936"/>
      <w:r w:rsidRPr="00E77497">
        <w:t>t</w:t>
      </w:r>
      <w:bookmarkEnd w:id="20937"/>
      <w:bookmarkEnd w:id="20938"/>
      <w:bookmarkEnd w:id="20939"/>
      <w:bookmarkEnd w:id="20940"/>
      <w:bookmarkEnd w:id="20941"/>
      <w:bookmarkEnd w:id="20942"/>
      <w:bookmarkEnd w:id="21108"/>
    </w:p>
    <w:p w14:paraId="7AEB25C9" w14:textId="77777777" w:rsidR="004C02EF" w:rsidRPr="00E77497" w:rsidRDefault="004C02EF" w:rsidP="004C02EF">
      <w:r w:rsidRPr="00E77497">
        <w:t>The value of the [[Prototype]] internal property of the Array prototype object is the standard built-in Object prototype object (15.2.4).</w:t>
      </w:r>
    </w:p>
    <w:p w14:paraId="2A15922C" w14:textId="77777777" w:rsidR="004C02EF" w:rsidRPr="00E77497" w:rsidRDefault="004C02EF" w:rsidP="004C02EF">
      <w:r w:rsidRPr="00E77497">
        <w:t xml:space="preserve">The Array prototype object is itself an array; </w:t>
      </w:r>
      <w:del w:id="21109" w:author="Allen Wirfs-Brock" w:date="2011-07-02T13:59:00Z">
        <w:r w:rsidRPr="00E77497" w:rsidDel="00963019">
          <w:delText xml:space="preserve">its [[Class]] is </w:delText>
        </w:r>
        <w:r w:rsidRPr="00E77497" w:rsidDel="00963019">
          <w:rPr>
            <w:rFonts w:ascii="Courier New" w:hAnsi="Courier New"/>
            <w:b/>
          </w:rPr>
          <w:delText>"Array"</w:delText>
        </w:r>
      </w:del>
      <w:ins w:id="21110" w:author="Allen Wirfs-Brock" w:date="2011-07-02T13:59:00Z">
        <w:r w:rsidR="00963019" w:rsidRPr="00E77497">
          <w:t>it has an [[</w:t>
        </w:r>
      </w:ins>
      <w:ins w:id="21111" w:author="Rev 3 Allen Wirfs-Brock" w:date="2011-09-07T15:40:00Z">
        <w:r w:rsidR="009D141F" w:rsidRPr="00E77497">
          <w:t>NativeBrand</w:t>
        </w:r>
      </w:ins>
      <w:ins w:id="21112" w:author="Allen Wirfs-Brock" w:date="2011-07-02T13:59:00Z">
        <w:del w:id="21113" w:author="Rev 3 Allen Wirfs-Brock" w:date="2011-09-07T15:40:00Z">
          <w:r w:rsidR="00963019" w:rsidRPr="00E77497" w:rsidDel="009D141F">
            <w:delText>IsArray</w:delText>
          </w:r>
        </w:del>
        <w:r w:rsidR="00963019" w:rsidRPr="00E77497">
          <w:t>]] internal property</w:t>
        </w:r>
      </w:ins>
      <w:ins w:id="21114" w:author="Rev 3 Allen Wirfs-Brock" w:date="2011-09-07T15:40:00Z">
        <w:r w:rsidR="009D141F" w:rsidRPr="00E77497">
          <w:t xml:space="preserve"> with value NativeArray</w:t>
        </w:r>
      </w:ins>
      <w:r w:rsidRPr="00E77497">
        <w:t xml:space="preserve">, and it has a </w:t>
      </w:r>
      <w:r w:rsidRPr="00E77497">
        <w:rPr>
          <w:rFonts w:ascii="Courier New" w:hAnsi="Courier New"/>
          <w:b/>
        </w:rPr>
        <w:t>length</w:t>
      </w:r>
      <w:r w:rsidRPr="00E77497">
        <w:t xml:space="preserve"> property (whose initial value is </w:t>
      </w:r>
      <w:r w:rsidRPr="00E77497">
        <w:rPr>
          <w:b/>
        </w:rPr>
        <w:t>+0</w:t>
      </w:r>
      <w:r w:rsidRPr="00E77497">
        <w:t>) and the special [[DefineOwnProperty]] internal method described in 15.4.5.1.</w:t>
      </w:r>
    </w:p>
    <w:p w14:paraId="18956918" w14:textId="77777777" w:rsidR="004C02EF" w:rsidRPr="00E77497" w:rsidRDefault="004C02EF" w:rsidP="004C02EF">
      <w:r w:rsidRPr="00E77497">
        <w:t xml:space="preserve">In following descriptions of functions that are properties of the Array prototype object, the phrase “this object” refers to the object that is the </w:t>
      </w:r>
      <w:r w:rsidRPr="00E77497">
        <w:rPr>
          <w:b/>
        </w:rPr>
        <w:t>this</w:t>
      </w:r>
      <w:r w:rsidRPr="00E77497">
        <w:t xml:space="preserve"> value for the invocation of the function. It is permitted for the </w:t>
      </w:r>
      <w:r w:rsidRPr="00E77497">
        <w:rPr>
          <w:b/>
        </w:rPr>
        <w:t>this</w:t>
      </w:r>
      <w:r w:rsidRPr="00E77497">
        <w:t xml:space="preserve"> to be an object </w:t>
      </w:r>
      <w:del w:id="21115" w:author="Allen Wirfs-Brock" w:date="2011-07-02T13:59:00Z">
        <w:r w:rsidRPr="00E77497" w:rsidDel="00963019">
          <w:delText xml:space="preserve">for </w:delText>
        </w:r>
      </w:del>
      <w:r w:rsidRPr="00E77497">
        <w:t xml:space="preserve">which </w:t>
      </w:r>
      <w:del w:id="21116" w:author="Allen Wirfs-Brock" w:date="2011-07-02T14:00:00Z">
        <w:r w:rsidRPr="00E77497" w:rsidDel="00963019">
          <w:delText xml:space="preserve">the value of the [[Class]] internal property is not </w:delText>
        </w:r>
        <w:r w:rsidRPr="00E77497" w:rsidDel="00963019">
          <w:rPr>
            <w:rFonts w:ascii="Courier New" w:hAnsi="Courier New"/>
            <w:b/>
          </w:rPr>
          <w:delText>"Array"</w:delText>
        </w:r>
      </w:del>
      <w:ins w:id="21117" w:author="Allen Wirfs-Brock" w:date="2011-07-02T14:00:00Z">
        <w:r w:rsidR="00963019" w:rsidRPr="00E77497">
          <w:t>does not have an [[</w:t>
        </w:r>
        <w:del w:id="21118" w:author="Rev 3 Allen Wirfs-Brock" w:date="2011-09-07T15:41:00Z">
          <w:r w:rsidR="00963019" w:rsidRPr="00E77497" w:rsidDel="009D141F">
            <w:delText>IsArray</w:delText>
          </w:r>
        </w:del>
      </w:ins>
      <w:ins w:id="21119" w:author="Rev 3 Allen Wirfs-Brock" w:date="2011-09-07T15:41:00Z">
        <w:r w:rsidR="009D141F" w:rsidRPr="00E77497">
          <w:t>NativeBrand</w:t>
        </w:r>
      </w:ins>
      <w:ins w:id="21120" w:author="Allen Wirfs-Brock" w:date="2011-07-02T14:00:00Z">
        <w:r w:rsidR="00963019" w:rsidRPr="00E77497">
          <w:t>]] internal property</w:t>
        </w:r>
      </w:ins>
      <w:ins w:id="21121" w:author="Rev 3 Allen Wirfs-Brock" w:date="2011-09-07T15:41:00Z">
        <w:r w:rsidR="009D141F" w:rsidRPr="00E77497">
          <w:t xml:space="preserve"> with value NativeArray</w:t>
        </w:r>
      </w:ins>
      <w:r w:rsidRPr="00E77497">
        <w:t>.</w:t>
      </w:r>
      <w:bookmarkStart w:id="21122" w:name="_Toc385672293"/>
    </w:p>
    <w:p w14:paraId="36ED7FA8" w14:textId="77777777" w:rsidR="004C02EF" w:rsidRPr="00E77497" w:rsidRDefault="004C02EF" w:rsidP="004C02EF">
      <w:pPr>
        <w:pStyle w:val="Note"/>
      </w:pPr>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21123" w:name="_Toc393690410"/>
    </w:p>
    <w:p w14:paraId="504723E0" w14:textId="77777777" w:rsidR="004C02EF" w:rsidRPr="00E77497" w:rsidRDefault="004C02EF" w:rsidP="004C02EF">
      <w:pPr>
        <w:pStyle w:val="40"/>
        <w:numPr>
          <w:ilvl w:val="0"/>
          <w:numId w:val="0"/>
        </w:numPr>
      </w:pPr>
      <w:r w:rsidRPr="00E77497">
        <w:t>15.4.4.1</w:t>
      </w:r>
      <w:r w:rsidRPr="00E77497">
        <w:tab/>
        <w:t>Array.prototype.constructo</w:t>
      </w:r>
      <w:bookmarkEnd w:id="21122"/>
      <w:bookmarkEnd w:id="21123"/>
      <w:r w:rsidRPr="00E77497">
        <w:t>r</w:t>
      </w:r>
    </w:p>
    <w:p w14:paraId="54382C07"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21124" w:name="_Toc385672294"/>
      <w:bookmarkStart w:id="21125" w:name="_Toc393690411"/>
    </w:p>
    <w:p w14:paraId="09FDF8B7" w14:textId="77777777" w:rsidR="004C02EF" w:rsidRPr="00E77497" w:rsidRDefault="004C02EF" w:rsidP="004C02EF">
      <w:pPr>
        <w:pStyle w:val="40"/>
        <w:numPr>
          <w:ilvl w:val="0"/>
          <w:numId w:val="0"/>
        </w:numPr>
      </w:pPr>
      <w:bookmarkStart w:id="21126" w:name="_Hlt451680383"/>
      <w:bookmarkStart w:id="21127" w:name="_Ref451680376"/>
      <w:bookmarkEnd w:id="21126"/>
      <w:r w:rsidRPr="00E77497">
        <w:t>15.4.4.2</w:t>
      </w:r>
      <w:r w:rsidRPr="00E77497">
        <w:tab/>
        <w:t>Array.prototype.toString</w:t>
      </w:r>
      <w:bookmarkEnd w:id="21124"/>
      <w:bookmarkEnd w:id="21125"/>
      <w:r w:rsidRPr="00E77497">
        <w:t xml:space="preserve"> ( )</w:t>
      </w:r>
      <w:bookmarkEnd w:id="21127"/>
    </w:p>
    <w:p w14:paraId="6F3B34BB" w14:textId="77777777" w:rsidR="004C02EF" w:rsidRPr="00E77497" w:rsidRDefault="004C02EF" w:rsidP="004C02EF">
      <w:bookmarkStart w:id="21128" w:name="_Toc382291622"/>
      <w:bookmarkStart w:id="21129" w:name="_Toc385672296"/>
      <w:bookmarkStart w:id="21130" w:name="_Toc393690412"/>
      <w:r w:rsidRPr="00E77497">
        <w:t xml:space="preserve">When the </w:t>
      </w:r>
      <w:r w:rsidRPr="00E77497">
        <w:rPr>
          <w:rFonts w:ascii="Courier New" w:hAnsi="Courier New"/>
          <w:b/>
        </w:rPr>
        <w:t>toString</w:t>
      </w:r>
      <w:r w:rsidRPr="00E77497">
        <w:t xml:space="preserve"> method is called, the following steps are taken:</w:t>
      </w:r>
    </w:p>
    <w:p w14:paraId="4D62E93C" w14:textId="77777777" w:rsidR="004C02EF" w:rsidRPr="00E77497" w:rsidRDefault="004C02EF" w:rsidP="00EA71C5">
      <w:pPr>
        <w:pStyle w:val="Alg4"/>
        <w:numPr>
          <w:ilvl w:val="0"/>
          <w:numId w:val="810"/>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669A9403" w14:textId="77777777" w:rsidR="00954AD5" w:rsidRDefault="005C2F19" w:rsidP="00EA71C5">
      <w:pPr>
        <w:pStyle w:val="Alg4"/>
        <w:numPr>
          <w:ilvl w:val="0"/>
          <w:numId w:val="810"/>
        </w:numPr>
        <w:contextualSpacing/>
        <w:rPr>
          <w:ins w:id="21131" w:author="Rev 6 Allen Wirfs-Brock" w:date="2012-02-22T16:46:00Z"/>
        </w:rPr>
      </w:pPr>
      <w:ins w:id="21132" w:author="Rev 7 Allen Wirfs-Brock" w:date="2012-04-09T17:32:00Z">
        <w:r>
          <w:t>ReturnIfAbrupt(</w:t>
        </w:r>
        <w:r>
          <w:rPr>
            <w:i/>
          </w:rPr>
          <w:t>array</w:t>
        </w:r>
        <w:r>
          <w:t>).</w:t>
        </w:r>
      </w:ins>
      <w:ins w:id="21133" w:author="Rev 6 Allen Wirfs-Brock" w:date="2012-02-22T16:46:00Z">
        <w:del w:id="21134" w:author="Rev 7 Allen Wirfs-Brock" w:date="2012-04-09T17:32:00Z">
          <w:r w:rsidR="00954AD5" w:rsidDel="005C2F19">
            <w:delText xml:space="preserve">If </w:delText>
          </w:r>
          <w:r w:rsidR="00954AD5" w:rsidRPr="00E77497" w:rsidDel="005C2F19">
            <w:rPr>
              <w:i/>
            </w:rPr>
            <w:delText>array</w:delText>
          </w:r>
          <w:r w:rsidR="00954AD5" w:rsidRPr="00E77497" w:rsidDel="005C2F19">
            <w:delText xml:space="preserve"> </w:delText>
          </w:r>
          <w:r w:rsidR="00954AD5" w:rsidDel="005C2F19">
            <w:delText xml:space="preserve">is an abrupt completion, return </w:delText>
          </w:r>
          <w:r w:rsidR="00954AD5" w:rsidRPr="00E77497" w:rsidDel="005C2F19">
            <w:rPr>
              <w:i/>
            </w:rPr>
            <w:delText>array</w:delText>
          </w:r>
          <w:r w:rsidR="00954AD5" w:rsidDel="005C2F19">
            <w:delText>.</w:delText>
          </w:r>
        </w:del>
      </w:ins>
    </w:p>
    <w:p w14:paraId="532D2289" w14:textId="77777777" w:rsidR="004C02EF" w:rsidRPr="00E77497" w:rsidRDefault="004C02EF" w:rsidP="00EA71C5">
      <w:pPr>
        <w:pStyle w:val="Alg4"/>
        <w:numPr>
          <w:ilvl w:val="0"/>
          <w:numId w:val="810"/>
        </w:numPr>
      </w:pPr>
      <w:r w:rsidRPr="00E77497">
        <w:t xml:space="preserve">Let </w:t>
      </w:r>
      <w:r w:rsidRPr="00E77497">
        <w:rPr>
          <w:i/>
        </w:rPr>
        <w:t>func</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"join"</w:t>
      </w:r>
      <w:r w:rsidRPr="00E77497">
        <w:t>.</w:t>
      </w:r>
    </w:p>
    <w:p w14:paraId="0592CDBF" w14:textId="77777777" w:rsidR="00954AD5" w:rsidRDefault="005C2F19" w:rsidP="00EA71C5">
      <w:pPr>
        <w:pStyle w:val="Alg4"/>
        <w:numPr>
          <w:ilvl w:val="0"/>
          <w:numId w:val="810"/>
        </w:numPr>
        <w:contextualSpacing/>
        <w:rPr>
          <w:ins w:id="21135" w:author="Rev 6 Allen Wirfs-Brock" w:date="2012-02-22T16:46:00Z"/>
        </w:rPr>
      </w:pPr>
      <w:ins w:id="21136" w:author="Rev 7 Allen Wirfs-Brock" w:date="2012-04-09T17:32:00Z">
        <w:r>
          <w:t>ReturnIfAbrupt(</w:t>
        </w:r>
        <w:r>
          <w:rPr>
            <w:i/>
          </w:rPr>
          <w:t>func</w:t>
        </w:r>
        <w:r>
          <w:t>).</w:t>
        </w:r>
      </w:ins>
      <w:ins w:id="21137" w:author="Rev 6 Allen Wirfs-Brock" w:date="2012-02-22T16:46:00Z">
        <w:del w:id="21138" w:author="Rev 7 Allen Wirfs-Brock" w:date="2012-04-09T17:32:00Z">
          <w:r w:rsidR="00954AD5" w:rsidDel="005C2F19">
            <w:delText xml:space="preserve">If </w:delText>
          </w:r>
          <w:r w:rsidR="00954AD5" w:rsidRPr="00E77497" w:rsidDel="005C2F19">
            <w:rPr>
              <w:i/>
            </w:rPr>
            <w:delText>func</w:delText>
          </w:r>
          <w:r w:rsidR="00954AD5" w:rsidRPr="00E77497" w:rsidDel="005C2F19">
            <w:delText xml:space="preserve"> </w:delText>
          </w:r>
          <w:r w:rsidR="00954AD5" w:rsidDel="005C2F19">
            <w:delText xml:space="preserve">is an abrupt completion, return </w:delText>
          </w:r>
          <w:r w:rsidR="00954AD5" w:rsidRPr="00E77497" w:rsidDel="005C2F19">
            <w:rPr>
              <w:i/>
            </w:rPr>
            <w:delText>func</w:delText>
          </w:r>
          <w:r w:rsidR="00954AD5" w:rsidDel="005C2F19">
            <w:delText>.</w:delText>
          </w:r>
        </w:del>
      </w:ins>
    </w:p>
    <w:p w14:paraId="6BEBC20B" w14:textId="77777777" w:rsidR="004C02EF" w:rsidRPr="00E77497" w:rsidRDefault="004C02EF" w:rsidP="00EA71C5">
      <w:pPr>
        <w:pStyle w:val="Alg4"/>
        <w:numPr>
          <w:ilvl w:val="0"/>
          <w:numId w:val="810"/>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14:paraId="4E801FE6" w14:textId="77777777" w:rsidR="004C02EF" w:rsidRPr="00E77497" w:rsidRDefault="004C02EF" w:rsidP="00EA71C5">
      <w:pPr>
        <w:pStyle w:val="Alg4"/>
        <w:numPr>
          <w:ilvl w:val="0"/>
          <w:numId w:val="810"/>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the </w:t>
      </w:r>
      <w:r w:rsidRPr="00E77497">
        <w:rPr>
          <w:b/>
        </w:rPr>
        <w:t>this</w:t>
      </w:r>
      <w:r w:rsidRPr="00E77497">
        <w:t xml:space="preserve"> value and an empty arguments list.</w:t>
      </w:r>
    </w:p>
    <w:p w14:paraId="245496CB" w14:textId="77777777" w:rsidR="004C02EF" w:rsidRPr="00E77497" w:rsidRDefault="004C02EF" w:rsidP="004C02EF">
      <w:pPr>
        <w:pStyle w:val="Note"/>
      </w:pPr>
      <w:bookmarkStart w:id="21139" w:name="_Ref451680449"/>
      <w:bookmarkStart w:id="21140" w:name="_Hlk440446340"/>
      <w:bookmarkStart w:id="21141"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 host object is implementation-dependent.</w:t>
      </w:r>
    </w:p>
    <w:p w14:paraId="5C29B439" w14:textId="77777777" w:rsidR="004C02EF" w:rsidRPr="00E77497" w:rsidRDefault="004C02EF" w:rsidP="004C02EF">
      <w:pPr>
        <w:pStyle w:val="40"/>
        <w:numPr>
          <w:ilvl w:val="0"/>
          <w:numId w:val="0"/>
        </w:numPr>
      </w:pPr>
      <w:bookmarkStart w:id="21142" w:name="_Ref456011285"/>
      <w:r w:rsidRPr="00E77497">
        <w:t>15.4.4.3</w:t>
      </w:r>
      <w:r w:rsidRPr="00E77497">
        <w:tab/>
        <w:t>Array.prototype.toLocaleString ( )</w:t>
      </w:r>
      <w:bookmarkEnd w:id="21139"/>
      <w:bookmarkEnd w:id="21142"/>
    </w:p>
    <w:p w14:paraId="46F3DDAD" w14:textId="77777777"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148C1010" w14:textId="77777777" w:rsidR="004C02EF" w:rsidRPr="00E77497" w:rsidRDefault="004C02EF" w:rsidP="004C02EF">
      <w:r w:rsidRPr="00E77497">
        <w:t>The result is calculated as follows:</w:t>
      </w:r>
    </w:p>
    <w:p w14:paraId="5C5103F6" w14:textId="77777777"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2B11DF84" w14:textId="77777777" w:rsidR="00134DAD" w:rsidRDefault="00134DAD" w:rsidP="00834A33">
      <w:pPr>
        <w:pStyle w:val="Alg4"/>
        <w:numPr>
          <w:ilvl w:val="0"/>
          <w:numId w:val="200"/>
        </w:numPr>
        <w:rPr>
          <w:ins w:id="21143" w:author="Rev 7 Allen Wirfs-Brock" w:date="2012-04-10T12:02:00Z"/>
        </w:rPr>
      </w:pPr>
      <w:ins w:id="21144" w:author="Rev 7 Allen Wirfs-Brock" w:date="2012-04-10T12:02:00Z">
        <w:r>
          <w:t>ReturnIfAbrupt(</w:t>
        </w:r>
        <w:r>
          <w:rPr>
            <w:i/>
          </w:rPr>
          <w:t>array</w:t>
        </w:r>
        <w:r>
          <w:t>).</w:t>
        </w:r>
      </w:ins>
    </w:p>
    <w:p w14:paraId="67B89B0D" w14:textId="77777777" w:rsidR="004C02EF" w:rsidRPr="00E77497" w:rsidRDefault="004C02EF" w:rsidP="00834A33">
      <w:pPr>
        <w:pStyle w:val="Alg4"/>
        <w:numPr>
          <w:ilvl w:val="0"/>
          <w:numId w:val="200"/>
        </w:numPr>
      </w:pPr>
      <w:r w:rsidRPr="00E77497">
        <w:t xml:space="preserve">Let </w:t>
      </w:r>
      <w:r w:rsidRPr="00E77497">
        <w:rPr>
          <w:i/>
        </w:rPr>
        <w:t>arrayLen</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"length"</w:t>
      </w:r>
      <w:r w:rsidRPr="00E77497">
        <w:t>.</w:t>
      </w:r>
    </w:p>
    <w:p w14:paraId="3021223B" w14:textId="77777777" w:rsidR="004C02EF" w:rsidRPr="00E77497" w:rsidRDefault="004C02EF" w:rsidP="00834A33">
      <w:pPr>
        <w:pStyle w:val="Alg4"/>
        <w:numPr>
          <w:ilvl w:val="0"/>
          <w:numId w:val="200"/>
        </w:numPr>
      </w:pPr>
      <w:r w:rsidRPr="00E77497">
        <w:t xml:space="preserve">Let </w:t>
      </w:r>
      <w:r w:rsidRPr="00E77497">
        <w:rPr>
          <w:i/>
        </w:rPr>
        <w:t>len</w:t>
      </w:r>
      <w:r w:rsidRPr="00E77497">
        <w:t xml:space="preserve"> be ToUint32(</w:t>
      </w:r>
      <w:r w:rsidRPr="00E77497">
        <w:rPr>
          <w:i/>
        </w:rPr>
        <w:t>arrayLen</w:t>
      </w:r>
      <w:r w:rsidRPr="00E77497">
        <w:t>).</w:t>
      </w:r>
    </w:p>
    <w:p w14:paraId="022B097A" w14:textId="77777777" w:rsidR="00954AD5" w:rsidRDefault="00C82981" w:rsidP="00954AD5">
      <w:pPr>
        <w:pStyle w:val="Alg4"/>
        <w:numPr>
          <w:ilvl w:val="0"/>
          <w:numId w:val="200"/>
        </w:numPr>
        <w:contextualSpacing/>
        <w:rPr>
          <w:ins w:id="21145" w:author="Rev 6 Allen Wirfs-Brock" w:date="2012-02-22T16:49:00Z"/>
        </w:rPr>
      </w:pPr>
      <w:ins w:id="21146" w:author="Rev 6 Allen Wirfs-Brock" w:date="2012-02-26T09:01:00Z">
        <w:r>
          <w:t>ReturnIfAbrupt(</w:t>
        </w:r>
        <w:r w:rsidRPr="00E77497">
          <w:rPr>
            <w:i/>
          </w:rPr>
          <w:t>len</w:t>
        </w:r>
        <w:r>
          <w:t>).</w:t>
        </w:r>
      </w:ins>
    </w:p>
    <w:p w14:paraId="48175135" w14:textId="77777777"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41932776" w14:textId="77777777"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14:paraId="455DB61B" w14:textId="77777777" w:rsidR="004C02EF" w:rsidRPr="00E77497" w:rsidRDefault="004C02EF" w:rsidP="00834A33">
      <w:pPr>
        <w:pStyle w:val="Alg4"/>
        <w:numPr>
          <w:ilvl w:val="0"/>
          <w:numId w:val="200"/>
        </w:numPr>
      </w:pPr>
      <w:r w:rsidRPr="00E77497">
        <w:t xml:space="preserve">Let </w:t>
      </w:r>
      <w:r w:rsidRPr="00E77497">
        <w:rPr>
          <w:i/>
        </w:rPr>
        <w:t>firstElement</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"0"</w:t>
      </w:r>
      <w:r w:rsidRPr="00E77497">
        <w:t>.</w:t>
      </w:r>
    </w:p>
    <w:p w14:paraId="371FF44A" w14:textId="77777777" w:rsidR="005C2F19" w:rsidRDefault="005C2F19" w:rsidP="00834A33">
      <w:pPr>
        <w:pStyle w:val="Alg4"/>
        <w:numPr>
          <w:ilvl w:val="0"/>
          <w:numId w:val="200"/>
        </w:numPr>
        <w:rPr>
          <w:ins w:id="21147" w:author="Rev 7 Allen Wirfs-Brock" w:date="2012-04-09T17:33:00Z"/>
        </w:rPr>
      </w:pPr>
      <w:ins w:id="21148" w:author="Rev 7 Allen Wirfs-Brock" w:date="2012-04-09T17:34:00Z">
        <w:r>
          <w:t>ReturnIfAbrupt(</w:t>
        </w:r>
        <w:r>
          <w:rPr>
            <w:i/>
          </w:rPr>
          <w:t>firstElement</w:t>
        </w:r>
        <w:r>
          <w:t>).</w:t>
        </w:r>
      </w:ins>
    </w:p>
    <w:p w14:paraId="5FEB837D" w14:textId="77777777"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69202C9F"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14:paraId="125CC447" w14:textId="77777777" w:rsidR="004C02EF" w:rsidRPr="00E77497" w:rsidRDefault="004C02EF" w:rsidP="00834A33">
      <w:pPr>
        <w:pStyle w:val="Alg4"/>
        <w:numPr>
          <w:ilvl w:val="0"/>
          <w:numId w:val="200"/>
        </w:numPr>
      </w:pPr>
      <w:r w:rsidRPr="00E77497">
        <w:t xml:space="preserve">Else </w:t>
      </w:r>
    </w:p>
    <w:p w14:paraId="0BE29C95" w14:textId="77777777" w:rsidR="004C02EF" w:rsidRPr="00E77497" w:rsidDel="00954AD5" w:rsidRDefault="004C02EF" w:rsidP="00834A33">
      <w:pPr>
        <w:pStyle w:val="Alg4"/>
        <w:numPr>
          <w:ilvl w:val="1"/>
          <w:numId w:val="200"/>
        </w:numPr>
        <w:rPr>
          <w:del w:id="21149" w:author="Rev 6 Allen Wirfs-Brock" w:date="2012-02-22T16:53:00Z"/>
        </w:rPr>
      </w:pPr>
      <w:del w:id="21150" w:author="Rev 6 Allen Wirfs-Brock" w:date="2012-02-22T16:53:00Z">
        <w:r w:rsidRPr="00E77497" w:rsidDel="00954AD5">
          <w:delText xml:space="preserve">Let </w:delText>
        </w:r>
        <w:r w:rsidRPr="00E77497" w:rsidDel="00954AD5">
          <w:rPr>
            <w:i/>
          </w:rPr>
          <w:delText>elementObj</w:delText>
        </w:r>
        <w:r w:rsidRPr="00E77497" w:rsidDel="00954AD5">
          <w:delText xml:space="preserve"> be ToObject(</w:delText>
        </w:r>
        <w:r w:rsidRPr="00E77497" w:rsidDel="00954AD5">
          <w:rPr>
            <w:i/>
          </w:rPr>
          <w:delText>firstElement</w:delText>
        </w:r>
        <w:r w:rsidRPr="00E77497" w:rsidDel="00954AD5">
          <w:delText>).</w:delText>
        </w:r>
      </w:del>
    </w:p>
    <w:p w14:paraId="0F9DA9DE" w14:textId="77777777" w:rsidR="004C02EF" w:rsidRPr="00E77497" w:rsidDel="00954AD5" w:rsidRDefault="004C02EF" w:rsidP="00834A33">
      <w:pPr>
        <w:pStyle w:val="Alg4"/>
        <w:numPr>
          <w:ilvl w:val="1"/>
          <w:numId w:val="200"/>
        </w:numPr>
        <w:rPr>
          <w:del w:id="21151" w:author="Rev 6 Allen Wirfs-Brock" w:date="2012-02-22T16:53:00Z"/>
        </w:rPr>
      </w:pPr>
      <w:del w:id="21152" w:author="Rev 6 Allen Wirfs-Brock" w:date="2012-02-22T16:53:00Z">
        <w:r w:rsidRPr="00E77497" w:rsidDel="00954AD5">
          <w:delText xml:space="preserve">Let </w:delText>
        </w:r>
        <w:r w:rsidRPr="00E77497" w:rsidDel="00954AD5">
          <w:rPr>
            <w:i/>
          </w:rPr>
          <w:delText>func</w:delText>
        </w:r>
        <w:r w:rsidRPr="00E77497" w:rsidDel="00954AD5">
          <w:delText xml:space="preserve"> be the result of calling the [[Get]] internal method of </w:delText>
        </w:r>
        <w:r w:rsidRPr="00E77497" w:rsidDel="00954AD5">
          <w:rPr>
            <w:i/>
          </w:rPr>
          <w:delText>elementObj</w:delText>
        </w:r>
        <w:r w:rsidRPr="00E77497" w:rsidDel="00954AD5">
          <w:delText xml:space="preserve"> with argument </w:delText>
        </w:r>
        <w:r w:rsidRPr="00E77497" w:rsidDel="00954AD5">
          <w:rPr>
            <w:rFonts w:ascii="Courier New" w:hAnsi="Courier New"/>
            <w:b/>
          </w:rPr>
          <w:delText>"toLocaleString"</w:delText>
        </w:r>
        <w:r w:rsidRPr="00E77497" w:rsidDel="00954AD5">
          <w:delText>.</w:delText>
        </w:r>
      </w:del>
    </w:p>
    <w:p w14:paraId="2E8A63CB" w14:textId="77777777" w:rsidR="004C02EF" w:rsidRPr="00E77497" w:rsidDel="00954AD5" w:rsidRDefault="004C02EF" w:rsidP="00834A33">
      <w:pPr>
        <w:pStyle w:val="Alg4"/>
        <w:numPr>
          <w:ilvl w:val="1"/>
          <w:numId w:val="200"/>
        </w:numPr>
        <w:rPr>
          <w:del w:id="21153" w:author="Rev 6 Allen Wirfs-Brock" w:date="2012-02-22T16:53:00Z"/>
        </w:rPr>
      </w:pPr>
      <w:del w:id="21154" w:author="Rev 6 Allen Wirfs-Brock" w:date="2012-02-22T16:53:00Z">
        <w:r w:rsidRPr="00E77497" w:rsidDel="00954AD5">
          <w:delText>If IsCallable(</w:delText>
        </w:r>
        <w:r w:rsidRPr="00E77497" w:rsidDel="00954AD5">
          <w:rPr>
            <w:i/>
          </w:rPr>
          <w:delText>func</w:delText>
        </w:r>
        <w:r w:rsidRPr="00E77497" w:rsidDel="00954AD5">
          <w:delText xml:space="preserve">) is </w:delText>
        </w:r>
        <w:r w:rsidRPr="00E77497" w:rsidDel="00954AD5">
          <w:rPr>
            <w:b/>
          </w:rPr>
          <w:delText>false</w:delText>
        </w:r>
        <w:r w:rsidRPr="00E77497" w:rsidDel="00954AD5">
          <w:delText xml:space="preserve">, throw a </w:delText>
        </w:r>
        <w:r w:rsidRPr="00E77497" w:rsidDel="00954AD5">
          <w:rPr>
            <w:b/>
          </w:rPr>
          <w:delText>TypeError</w:delText>
        </w:r>
        <w:r w:rsidRPr="00E77497" w:rsidDel="00954AD5">
          <w:delText xml:space="preserve"> exception.</w:delText>
        </w:r>
      </w:del>
    </w:p>
    <w:p w14:paraId="0E233ACA" w14:textId="77777777" w:rsidR="00954AD5" w:rsidRDefault="00954AD5" w:rsidP="00834A33">
      <w:pPr>
        <w:pStyle w:val="Alg4"/>
        <w:numPr>
          <w:ilvl w:val="1"/>
          <w:numId w:val="200"/>
        </w:numPr>
        <w:rPr>
          <w:ins w:id="21155" w:author="Rev 6 Allen Wirfs-Brock" w:date="2012-02-22T16:51:00Z"/>
        </w:rPr>
      </w:pPr>
      <w:ins w:id="21156" w:author="Rev 6 Allen Wirfs-Brock" w:date="2012-02-22T16:52:00Z">
        <w:r w:rsidRPr="00E77497">
          <w:t xml:space="preserve">Let </w:t>
        </w:r>
        <w:r w:rsidRPr="00E77497">
          <w:rPr>
            <w:i/>
          </w:rPr>
          <w:t>R</w:t>
        </w:r>
        <w:r w:rsidRPr="00E77497">
          <w:t xml:space="preserve"> be </w:t>
        </w:r>
      </w:ins>
      <w:ins w:id="21157" w:author="Rev 6 Allen Wirfs-Brock" w:date="2012-02-22T16:51:00Z">
        <w:r w:rsidRPr="00E77497">
          <w:t xml:space="preserve">the result of calling </w:t>
        </w:r>
        <w:r>
          <w:t>Invoke</w:t>
        </w:r>
        <w:r w:rsidRPr="00E77497">
          <w:t xml:space="preserve"> </w:t>
        </w:r>
        <w:r>
          <w:t xml:space="preserve">with arguments </w:t>
        </w:r>
        <w:r w:rsidRPr="00557D63">
          <w:rPr>
            <w:rFonts w:ascii="Courier New" w:hAnsi="Courier New" w:cs="Courier New"/>
            <w:b/>
          </w:rPr>
          <w:t>"to</w:t>
        </w:r>
      </w:ins>
      <w:ins w:id="21158" w:author="Rev 6 Allen Wirfs-Brock" w:date="2012-02-22T16:53:00Z">
        <w:r>
          <w:rPr>
            <w:rFonts w:ascii="Courier New" w:hAnsi="Courier New" w:cs="Courier New"/>
            <w:b/>
          </w:rPr>
          <w:t>Locale</w:t>
        </w:r>
      </w:ins>
      <w:ins w:id="21159" w:author="Rev 6 Allen Wirfs-Brock" w:date="2012-02-22T16:51:00Z">
        <w:r w:rsidRPr="00557D63">
          <w:rPr>
            <w:rFonts w:ascii="Courier New" w:hAnsi="Courier New" w:cs="Courier New"/>
            <w:b/>
          </w:rPr>
          <w:t>String"</w:t>
        </w:r>
        <w:r>
          <w:rPr>
            <w:b/>
          </w:rPr>
          <w:t>,</w:t>
        </w:r>
        <w:r w:rsidRPr="00E77497">
          <w:t xml:space="preserve"> </w:t>
        </w:r>
      </w:ins>
      <w:ins w:id="21160" w:author="Rev 6 Allen Wirfs-Brock" w:date="2012-02-22T16:53:00Z">
        <w:r w:rsidRPr="00E77497">
          <w:rPr>
            <w:i/>
          </w:rPr>
          <w:t>firstElement</w:t>
        </w:r>
      </w:ins>
      <w:ins w:id="21161" w:author="Rev 6 Allen Wirfs-Brock" w:date="2012-02-22T16:51:00Z">
        <w:r>
          <w:t>,</w:t>
        </w:r>
        <w:r w:rsidRPr="00E77497">
          <w:rPr>
            <w:i/>
          </w:rPr>
          <w:t xml:space="preserve"> </w:t>
        </w:r>
        <w:r w:rsidRPr="00E77497">
          <w:t xml:space="preserve">and </w:t>
        </w:r>
        <w:r>
          <w:t>an empty</w:t>
        </w:r>
        <w:r w:rsidRPr="00E77497">
          <w:t xml:space="preserve"> arguments</w:t>
        </w:r>
        <w:r>
          <w:t xml:space="preserve"> List</w:t>
        </w:r>
        <w:r w:rsidRPr="00E77497">
          <w:t>.</w:t>
        </w:r>
      </w:ins>
    </w:p>
    <w:p w14:paraId="78931B44" w14:textId="77777777" w:rsidR="00610B3D" w:rsidRDefault="00610B3D" w:rsidP="0027695A">
      <w:pPr>
        <w:pStyle w:val="Alg4"/>
        <w:numPr>
          <w:ilvl w:val="1"/>
          <w:numId w:val="200"/>
        </w:numPr>
        <w:contextualSpacing/>
        <w:rPr>
          <w:ins w:id="21162" w:author="Rev 7 Allen Wirfs-Brock" w:date="2012-04-09T17:40:00Z"/>
        </w:rPr>
      </w:pPr>
      <w:commentRangeStart w:id="21163"/>
      <w:ins w:id="21164" w:author="Rev 7 Allen Wirfs-Brock" w:date="2012-04-09T17:41:00Z">
        <w:r>
          <w:t xml:space="preserve">Let </w:t>
        </w:r>
        <w:r w:rsidRPr="00610B3D">
          <w:rPr>
            <w:i/>
          </w:rPr>
          <w:t>R</w:t>
        </w:r>
        <w:r>
          <w:t xml:space="preserve"> be ToString(</w:t>
        </w:r>
        <w:r w:rsidRPr="00610B3D">
          <w:rPr>
            <w:i/>
          </w:rPr>
          <w:t>R</w:t>
        </w:r>
        <w:r>
          <w:t>).</w:t>
        </w:r>
      </w:ins>
      <w:commentRangeEnd w:id="21163"/>
      <w:ins w:id="21165" w:author="Rev 7 Allen Wirfs-Brock" w:date="2012-04-09T17:42:00Z">
        <w:r>
          <w:rPr>
            <w:rStyle w:val="af4"/>
            <w:rFonts w:ascii="Arial" w:eastAsia="MS Mincho" w:hAnsi="Arial"/>
            <w:spacing w:val="0"/>
            <w:lang w:eastAsia="ja-JP"/>
          </w:rPr>
          <w:commentReference w:id="21163"/>
        </w:r>
      </w:ins>
    </w:p>
    <w:p w14:paraId="3E89EF46" w14:textId="77777777" w:rsidR="004C02EF" w:rsidRPr="00E77497" w:rsidRDefault="005C2F19" w:rsidP="0027695A">
      <w:pPr>
        <w:pStyle w:val="Alg4"/>
        <w:numPr>
          <w:ilvl w:val="1"/>
          <w:numId w:val="200"/>
        </w:numPr>
        <w:contextualSpacing/>
      </w:pPr>
      <w:ins w:id="21166" w:author="Rev 7 Allen Wirfs-Brock" w:date="2012-04-09T17:34:00Z">
        <w:r>
          <w:t>ReturnIfAbrupt(</w:t>
        </w:r>
        <w:r>
          <w:rPr>
            <w:i/>
          </w:rPr>
          <w:t>R</w:t>
        </w:r>
        <w:r>
          <w:t>).</w:t>
        </w:r>
      </w:ins>
      <w:ins w:id="21167" w:author="Rev 6 Allen Wirfs-Brock" w:date="2012-02-22T16:54:00Z">
        <w:del w:id="21168" w:author="Rev 7 Allen Wirfs-Brock" w:date="2012-04-09T17:34:00Z">
          <w:r w:rsidR="00954AD5" w:rsidDel="005C2F19">
            <w:delText xml:space="preserve">If </w:delText>
          </w:r>
          <w:r w:rsidR="00954AD5" w:rsidRPr="00E77497" w:rsidDel="005C2F19">
            <w:rPr>
              <w:i/>
            </w:rPr>
            <w:delText>R</w:delText>
          </w:r>
          <w:r w:rsidR="00954AD5" w:rsidDel="005C2F19">
            <w:delText xml:space="preserve"> is an abrupt completion, return </w:delText>
          </w:r>
          <w:r w:rsidR="00954AD5" w:rsidRPr="00E77497" w:rsidDel="005C2F19">
            <w:rPr>
              <w:i/>
            </w:rPr>
            <w:delText>R</w:delText>
          </w:r>
          <w:r w:rsidR="00954AD5" w:rsidDel="005C2F19">
            <w:delText>.</w:delText>
          </w:r>
        </w:del>
      </w:ins>
      <w:del w:id="21169" w:author="Rev 6 Allen Wirfs-Brock" w:date="2012-02-22T16:52:00Z">
        <w:r w:rsidR="004C02EF" w:rsidRPr="00E77497" w:rsidDel="00954AD5">
          <w:delText xml:space="preserve">Let </w:delText>
        </w:r>
        <w:r w:rsidR="004C02EF" w:rsidRPr="00954AD5" w:rsidDel="00954AD5">
          <w:rPr>
            <w:i/>
          </w:rPr>
          <w:delText>R</w:delText>
        </w:r>
        <w:r w:rsidR="004C02EF" w:rsidRPr="00E77497" w:rsidDel="00954AD5">
          <w:delText xml:space="preserve"> be </w:delText>
        </w:r>
      </w:del>
      <w:del w:id="21170" w:author="Rev 6 Allen Wirfs-Brock" w:date="2012-02-22T16:54:00Z">
        <w:r w:rsidR="004C02EF" w:rsidRPr="00E77497" w:rsidDel="00954AD5">
          <w:delText xml:space="preserve">the result of calling the [[Call]] internal method of </w:delText>
        </w:r>
        <w:r w:rsidR="004C02EF" w:rsidRPr="00954AD5" w:rsidDel="00954AD5">
          <w:rPr>
            <w:i/>
          </w:rPr>
          <w:delText>func</w:delText>
        </w:r>
        <w:r w:rsidR="004C02EF" w:rsidRPr="00E77497" w:rsidDel="00954AD5">
          <w:delText xml:space="preserve"> providing </w:delText>
        </w:r>
        <w:r w:rsidR="004C02EF" w:rsidRPr="00954AD5" w:rsidDel="00954AD5">
          <w:rPr>
            <w:i/>
          </w:rPr>
          <w:delText>elementObj</w:delText>
        </w:r>
        <w:r w:rsidR="004C02EF" w:rsidRPr="00E77497" w:rsidDel="00954AD5">
          <w:delText xml:space="preserve"> as the </w:delText>
        </w:r>
        <w:r w:rsidR="004C02EF" w:rsidRPr="00954AD5" w:rsidDel="00954AD5">
          <w:rPr>
            <w:b/>
          </w:rPr>
          <w:delText>this</w:delText>
        </w:r>
        <w:r w:rsidR="004C02EF" w:rsidRPr="00E77497" w:rsidDel="00954AD5">
          <w:delText xml:space="preserve"> value and an empty arguments list. </w:delText>
        </w:r>
      </w:del>
    </w:p>
    <w:p w14:paraId="4CAD15BD" w14:textId="77777777"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2727CE2D" w14:textId="77777777"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14:paraId="3D1D5802" w14:textId="77777777"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29C61F64" w14:textId="77777777" w:rsidR="004C02EF" w:rsidRPr="00E77497" w:rsidRDefault="004C02EF" w:rsidP="00834A33">
      <w:pPr>
        <w:pStyle w:val="Alg4"/>
        <w:numPr>
          <w:ilvl w:val="1"/>
          <w:numId w:val="200"/>
        </w:numPr>
      </w:pPr>
      <w:r w:rsidRPr="00E77497">
        <w:t xml:space="preserve">Let </w:t>
      </w:r>
      <w:r w:rsidRPr="00E77497">
        <w:rPr>
          <w:i/>
        </w:rPr>
        <w:t>nextElement</w:t>
      </w:r>
      <w:r w:rsidRPr="00E77497">
        <w:t xml:space="preserve"> be the result of calling the [[Get]] internal method of </w:t>
      </w:r>
      <w:r w:rsidRPr="00E77497">
        <w:rPr>
          <w:i/>
        </w:rPr>
        <w:t>array</w:t>
      </w:r>
      <w:r w:rsidRPr="00E77497">
        <w:t xml:space="preserve"> with argument ToString(</w:t>
      </w:r>
      <w:r w:rsidRPr="00E77497">
        <w:rPr>
          <w:i/>
        </w:rPr>
        <w:t>k</w:t>
      </w:r>
      <w:r w:rsidRPr="00E77497">
        <w:t>).</w:t>
      </w:r>
    </w:p>
    <w:p w14:paraId="30AF10ED" w14:textId="77777777" w:rsidR="005C2F19" w:rsidRDefault="005C2F19" w:rsidP="00834A33">
      <w:pPr>
        <w:pStyle w:val="Alg4"/>
        <w:numPr>
          <w:ilvl w:val="1"/>
          <w:numId w:val="200"/>
        </w:numPr>
        <w:rPr>
          <w:ins w:id="21171" w:author="Rev 7 Allen Wirfs-Brock" w:date="2012-04-09T17:35:00Z"/>
        </w:rPr>
      </w:pPr>
      <w:ins w:id="21172" w:author="Rev 7 Allen Wirfs-Brock" w:date="2012-04-09T17:35:00Z">
        <w:r>
          <w:t>ReturnIfAbrupt(</w:t>
        </w:r>
        <w:r>
          <w:rPr>
            <w:i/>
          </w:rPr>
          <w:t>nextElement</w:t>
        </w:r>
        <w:r>
          <w:t>).</w:t>
        </w:r>
      </w:ins>
    </w:p>
    <w:p w14:paraId="47292685" w14:textId="77777777"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10B78EAA" w14:textId="77777777"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14:paraId="6CE8DB22" w14:textId="77777777" w:rsidR="004C02EF" w:rsidRPr="00E77497" w:rsidRDefault="004C02EF" w:rsidP="00834A33">
      <w:pPr>
        <w:pStyle w:val="Alg4"/>
        <w:numPr>
          <w:ilvl w:val="1"/>
          <w:numId w:val="200"/>
        </w:numPr>
      </w:pPr>
      <w:r w:rsidRPr="00E77497">
        <w:t xml:space="preserve">Else </w:t>
      </w:r>
    </w:p>
    <w:p w14:paraId="3C2B9D37" w14:textId="77777777" w:rsidR="004C02EF" w:rsidRPr="00E77497" w:rsidDel="008671DC" w:rsidRDefault="004C02EF" w:rsidP="00834A33">
      <w:pPr>
        <w:pStyle w:val="Alg4"/>
        <w:numPr>
          <w:ilvl w:val="2"/>
          <w:numId w:val="200"/>
        </w:numPr>
        <w:rPr>
          <w:del w:id="21173" w:author="Rev 6 Allen Wirfs-Brock" w:date="2012-02-22T16:57:00Z"/>
        </w:rPr>
      </w:pPr>
      <w:del w:id="21174" w:author="Rev 6 Allen Wirfs-Brock" w:date="2012-02-22T16:57:00Z">
        <w:r w:rsidRPr="00E77497" w:rsidDel="008671DC">
          <w:delText xml:space="preserve">Let </w:delText>
        </w:r>
        <w:r w:rsidRPr="00E77497" w:rsidDel="008671DC">
          <w:rPr>
            <w:i/>
          </w:rPr>
          <w:delText>elementObj</w:delText>
        </w:r>
        <w:r w:rsidRPr="00E77497" w:rsidDel="008671DC">
          <w:delText xml:space="preserve"> be ToObject(</w:delText>
        </w:r>
        <w:r w:rsidRPr="00E77497" w:rsidDel="008671DC">
          <w:rPr>
            <w:i/>
          </w:rPr>
          <w:delText>nextElement</w:delText>
        </w:r>
        <w:r w:rsidRPr="00E77497" w:rsidDel="008671DC">
          <w:delText>).</w:delText>
        </w:r>
      </w:del>
    </w:p>
    <w:p w14:paraId="703B162D" w14:textId="77777777" w:rsidR="008671DC" w:rsidRDefault="008671DC" w:rsidP="0027695A">
      <w:pPr>
        <w:pStyle w:val="Alg4"/>
        <w:numPr>
          <w:ilvl w:val="2"/>
          <w:numId w:val="200"/>
        </w:numPr>
        <w:rPr>
          <w:ins w:id="21175" w:author="Rev 6 Allen Wirfs-Brock" w:date="2012-02-22T16:56:00Z"/>
        </w:rPr>
      </w:pPr>
      <w:ins w:id="21176" w:author="Rev 6 Allen Wirfs-Brock" w:date="2012-02-22T16:56:00Z">
        <w:r w:rsidRPr="00E77497">
          <w:t xml:space="preserve">Let </w:t>
        </w:r>
        <w:r w:rsidRPr="00E77497">
          <w:rPr>
            <w:i/>
          </w:rPr>
          <w:t>R</w:t>
        </w:r>
        <w:r w:rsidRPr="00E77497">
          <w:t xml:space="preserve"> be the result of calling </w:t>
        </w:r>
        <w:r>
          <w:t>Invoke</w:t>
        </w:r>
        <w:r w:rsidRPr="00E77497">
          <w:t xml:space="preserve"> </w:t>
        </w:r>
        <w:r>
          <w:t xml:space="preserve">with arguments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Pr>
            <w:b/>
          </w:rPr>
          <w:t>,</w:t>
        </w:r>
        <w:r w:rsidRPr="00E77497">
          <w:t xml:space="preserve"> </w:t>
        </w:r>
      </w:ins>
      <w:ins w:id="21177" w:author="Rev 6 Allen Wirfs-Brock" w:date="2012-02-22T16:57:00Z">
        <w:r w:rsidRPr="00E77497">
          <w:rPr>
            <w:i/>
          </w:rPr>
          <w:t>nextElement</w:t>
        </w:r>
      </w:ins>
      <w:ins w:id="21178" w:author="Rev 6 Allen Wirfs-Brock" w:date="2012-02-22T16:56:00Z">
        <w:r>
          <w:t>,</w:t>
        </w:r>
        <w:r w:rsidRPr="00E77497">
          <w:rPr>
            <w:i/>
          </w:rPr>
          <w:t xml:space="preserve"> </w:t>
        </w:r>
        <w:r w:rsidRPr="00E77497">
          <w:t xml:space="preserve">and </w:t>
        </w:r>
        <w:r>
          <w:t>an empty</w:t>
        </w:r>
        <w:r w:rsidRPr="00E77497">
          <w:t xml:space="preserve"> arguments</w:t>
        </w:r>
        <w:r>
          <w:t xml:space="preserve"> List</w:t>
        </w:r>
        <w:r w:rsidRPr="00E77497">
          <w:t>.</w:t>
        </w:r>
      </w:ins>
    </w:p>
    <w:p w14:paraId="25CEBC54" w14:textId="77777777" w:rsidR="00610B3D" w:rsidRDefault="00610B3D" w:rsidP="0027695A">
      <w:pPr>
        <w:pStyle w:val="Alg4"/>
        <w:numPr>
          <w:ilvl w:val="2"/>
          <w:numId w:val="200"/>
        </w:numPr>
        <w:contextualSpacing/>
        <w:rPr>
          <w:ins w:id="21179" w:author="Rev 7 Allen Wirfs-Brock" w:date="2012-04-09T17:38:00Z"/>
        </w:rPr>
      </w:pPr>
      <w:commentRangeStart w:id="21180"/>
      <w:ins w:id="21181" w:author="Rev 7 Allen Wirfs-Brock" w:date="2012-04-09T17:38:00Z">
        <w:r>
          <w:t xml:space="preserve">Let </w:t>
        </w:r>
        <w:r w:rsidRPr="00610B3D">
          <w:rPr>
            <w:i/>
          </w:rPr>
          <w:t>R</w:t>
        </w:r>
        <w:r>
          <w:t xml:space="preserve"> be ToString</w:t>
        </w:r>
      </w:ins>
      <w:ins w:id="21182" w:author="Rev 7 Allen Wirfs-Brock" w:date="2012-04-09T17:39:00Z">
        <w:r>
          <w:t>(</w:t>
        </w:r>
        <w:r w:rsidRPr="00610B3D">
          <w:rPr>
            <w:i/>
          </w:rPr>
          <w:t>R</w:t>
        </w:r>
        <w:r>
          <w:t>).</w:t>
        </w:r>
      </w:ins>
      <w:commentRangeEnd w:id="21180"/>
      <w:ins w:id="21183" w:author="Rev 7 Allen Wirfs-Brock" w:date="2012-04-09T17:40:00Z">
        <w:r>
          <w:rPr>
            <w:rStyle w:val="af4"/>
            <w:rFonts w:ascii="Arial" w:eastAsia="MS Mincho" w:hAnsi="Arial"/>
            <w:spacing w:val="0"/>
            <w:lang w:eastAsia="ja-JP"/>
          </w:rPr>
          <w:commentReference w:id="21180"/>
        </w:r>
      </w:ins>
    </w:p>
    <w:p w14:paraId="071B9F49" w14:textId="77777777" w:rsidR="008671DC" w:rsidRPr="00E77497" w:rsidRDefault="00610B3D" w:rsidP="0027695A">
      <w:pPr>
        <w:pStyle w:val="Alg4"/>
        <w:numPr>
          <w:ilvl w:val="2"/>
          <w:numId w:val="200"/>
        </w:numPr>
        <w:contextualSpacing/>
        <w:rPr>
          <w:ins w:id="21184" w:author="Rev 6 Allen Wirfs-Brock" w:date="2012-02-22T16:56:00Z"/>
        </w:rPr>
      </w:pPr>
      <w:ins w:id="21185" w:author="Rev 7 Allen Wirfs-Brock" w:date="2012-04-09T17:39:00Z">
        <w:r>
          <w:t>ReturnIfAbrupt(</w:t>
        </w:r>
        <w:r>
          <w:rPr>
            <w:i/>
          </w:rPr>
          <w:t>R</w:t>
        </w:r>
        <w:r>
          <w:t>).</w:t>
        </w:r>
      </w:ins>
      <w:ins w:id="21186" w:author="Rev 6 Allen Wirfs-Brock" w:date="2012-02-22T16:56:00Z">
        <w:del w:id="21187" w:author="Rev 7 Allen Wirfs-Brock" w:date="2012-04-09T17:39:00Z">
          <w:r w:rsidR="008671DC" w:rsidDel="00610B3D">
            <w:delText xml:space="preserve">If </w:delText>
          </w:r>
          <w:r w:rsidR="008671DC" w:rsidRPr="00E77497" w:rsidDel="00610B3D">
            <w:rPr>
              <w:i/>
            </w:rPr>
            <w:delText>R</w:delText>
          </w:r>
          <w:r w:rsidR="008671DC" w:rsidDel="00610B3D">
            <w:delText xml:space="preserve"> is an abrupt completion, return </w:delText>
          </w:r>
          <w:r w:rsidR="008671DC" w:rsidRPr="00E77497" w:rsidDel="00610B3D">
            <w:rPr>
              <w:i/>
            </w:rPr>
            <w:delText>R</w:delText>
          </w:r>
          <w:r w:rsidR="008671DC" w:rsidDel="00610B3D">
            <w:delText>.</w:delText>
          </w:r>
        </w:del>
      </w:ins>
    </w:p>
    <w:p w14:paraId="49BA72E9" w14:textId="77777777" w:rsidR="004C02EF" w:rsidRPr="00E77497" w:rsidDel="008671DC" w:rsidRDefault="004C02EF" w:rsidP="00834A33">
      <w:pPr>
        <w:pStyle w:val="Alg4"/>
        <w:numPr>
          <w:ilvl w:val="2"/>
          <w:numId w:val="200"/>
        </w:numPr>
        <w:rPr>
          <w:del w:id="21188" w:author="Rev 6 Allen Wirfs-Brock" w:date="2012-02-22T16:57:00Z"/>
        </w:rPr>
      </w:pPr>
      <w:del w:id="21189" w:author="Rev 6 Allen Wirfs-Brock" w:date="2012-02-22T16:57:00Z">
        <w:r w:rsidRPr="00E77497" w:rsidDel="008671DC">
          <w:delText xml:space="preserve">Let </w:delText>
        </w:r>
        <w:r w:rsidRPr="00E77497" w:rsidDel="008671DC">
          <w:rPr>
            <w:i/>
          </w:rPr>
          <w:delText>func</w:delText>
        </w:r>
        <w:r w:rsidRPr="00E77497" w:rsidDel="008671DC">
          <w:delText xml:space="preserve"> be the result of calling the [[Get]] internal method of </w:delText>
        </w:r>
        <w:r w:rsidRPr="00E77497" w:rsidDel="008671DC">
          <w:rPr>
            <w:i/>
          </w:rPr>
          <w:delText>elementObj</w:delText>
        </w:r>
        <w:r w:rsidRPr="00E77497" w:rsidDel="008671DC">
          <w:delText xml:space="preserve"> with argument </w:delText>
        </w:r>
        <w:r w:rsidRPr="00E77497" w:rsidDel="008671DC">
          <w:rPr>
            <w:rFonts w:ascii="Courier New" w:hAnsi="Courier New"/>
            <w:b/>
          </w:rPr>
          <w:delText>"toLocaleString"</w:delText>
        </w:r>
        <w:r w:rsidRPr="00E77497" w:rsidDel="008671DC">
          <w:delText>.</w:delText>
        </w:r>
      </w:del>
    </w:p>
    <w:p w14:paraId="10D721C0" w14:textId="77777777" w:rsidR="004C02EF" w:rsidRPr="00E77497" w:rsidDel="008671DC" w:rsidRDefault="004C02EF" w:rsidP="00834A33">
      <w:pPr>
        <w:pStyle w:val="Alg4"/>
        <w:numPr>
          <w:ilvl w:val="2"/>
          <w:numId w:val="200"/>
        </w:numPr>
        <w:rPr>
          <w:del w:id="21190" w:author="Rev 6 Allen Wirfs-Brock" w:date="2012-02-22T16:57:00Z"/>
        </w:rPr>
      </w:pPr>
      <w:del w:id="21191" w:author="Rev 6 Allen Wirfs-Brock" w:date="2012-02-22T16:57:00Z">
        <w:r w:rsidRPr="00E77497" w:rsidDel="008671DC">
          <w:delText>If IsCallable(</w:delText>
        </w:r>
        <w:r w:rsidRPr="00E77497" w:rsidDel="008671DC">
          <w:rPr>
            <w:i/>
          </w:rPr>
          <w:delText>func</w:delText>
        </w:r>
        <w:r w:rsidRPr="00E77497" w:rsidDel="008671DC">
          <w:delText xml:space="preserve">) is </w:delText>
        </w:r>
        <w:r w:rsidRPr="00E77497" w:rsidDel="008671DC">
          <w:rPr>
            <w:b/>
          </w:rPr>
          <w:delText>false</w:delText>
        </w:r>
        <w:r w:rsidRPr="00E77497" w:rsidDel="008671DC">
          <w:delText xml:space="preserve">, throw a </w:delText>
        </w:r>
        <w:r w:rsidRPr="00E77497" w:rsidDel="008671DC">
          <w:rPr>
            <w:b/>
          </w:rPr>
          <w:delText>TypeError</w:delText>
        </w:r>
        <w:r w:rsidRPr="00E77497" w:rsidDel="008671DC">
          <w:delText xml:space="preserve"> exception.</w:delText>
        </w:r>
      </w:del>
    </w:p>
    <w:p w14:paraId="283672B5" w14:textId="77777777" w:rsidR="004C02EF" w:rsidRPr="00E77497" w:rsidDel="008671DC" w:rsidRDefault="004C02EF" w:rsidP="00834A33">
      <w:pPr>
        <w:pStyle w:val="Alg4"/>
        <w:numPr>
          <w:ilvl w:val="2"/>
          <w:numId w:val="200"/>
        </w:numPr>
        <w:rPr>
          <w:del w:id="21192" w:author="Rev 6 Allen Wirfs-Brock" w:date="2012-02-22T16:57:00Z"/>
        </w:rPr>
      </w:pPr>
      <w:del w:id="21193" w:author="Rev 6 Allen Wirfs-Brock" w:date="2012-02-22T16:57:00Z">
        <w:r w:rsidRPr="00E77497" w:rsidDel="008671DC">
          <w:delText xml:space="preserve">Let </w:delText>
        </w:r>
        <w:r w:rsidRPr="00E77497" w:rsidDel="008671DC">
          <w:rPr>
            <w:i/>
          </w:rPr>
          <w:delText>R</w:delText>
        </w:r>
        <w:r w:rsidRPr="00E77497" w:rsidDel="008671DC">
          <w:delText xml:space="preserve"> be the result of calling the [[Call]] internal method of </w:delText>
        </w:r>
        <w:r w:rsidRPr="00E77497" w:rsidDel="008671DC">
          <w:rPr>
            <w:i/>
          </w:rPr>
          <w:delText>func</w:delText>
        </w:r>
        <w:r w:rsidRPr="00E77497" w:rsidDel="008671DC">
          <w:delText xml:space="preserve"> providing </w:delText>
        </w:r>
        <w:r w:rsidRPr="00E77497" w:rsidDel="008671DC">
          <w:rPr>
            <w:i/>
          </w:rPr>
          <w:delText>elementObj</w:delText>
        </w:r>
        <w:r w:rsidRPr="00E77497" w:rsidDel="008671DC">
          <w:delText xml:space="preserve"> as the </w:delText>
        </w:r>
        <w:r w:rsidRPr="00E77497" w:rsidDel="008671DC">
          <w:rPr>
            <w:b/>
          </w:rPr>
          <w:delText>this</w:delText>
        </w:r>
        <w:r w:rsidRPr="00E77497" w:rsidDel="008671DC">
          <w:delText xml:space="preserve"> value and an empty arguments list. </w:delText>
        </w:r>
      </w:del>
    </w:p>
    <w:p w14:paraId="4BDB46D2"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3638C18D" w14:textId="77777777"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14:paraId="3A662134" w14:textId="77777777"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14:paraId="7B149FB4"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613FB818" w14:textId="77777777"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 host object is implementation-dependent.</w:t>
      </w:r>
    </w:p>
    <w:p w14:paraId="64866CB9" w14:textId="77777777" w:rsidR="004C02EF" w:rsidRPr="00E77497" w:rsidRDefault="004C02EF" w:rsidP="004C02EF">
      <w:pPr>
        <w:pStyle w:val="40"/>
        <w:numPr>
          <w:ilvl w:val="0"/>
          <w:numId w:val="0"/>
        </w:numPr>
      </w:pPr>
      <w:bookmarkStart w:id="21194" w:name="_Ref456028287"/>
      <w:r w:rsidRPr="00E77497">
        <w:t>15.4.4.4</w:t>
      </w:r>
      <w:r w:rsidRPr="00E77497">
        <w:tab/>
        <w:t xml:space="preserve">Array.prototype.concat </w:t>
      </w:r>
      <w:bookmarkEnd w:id="21140"/>
      <w:r w:rsidRPr="00E77497">
        <w:t>( [ item1 [ , item2 [ , … ] ] ] )</w:t>
      </w:r>
      <w:bookmarkEnd w:id="21141"/>
      <w:bookmarkEnd w:id="21194"/>
    </w:p>
    <w:p w14:paraId="1405E6A7"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416E484B" w14:textId="77777777" w:rsidR="004C02EF" w:rsidRPr="00E77497" w:rsidRDefault="004C02EF" w:rsidP="004C02EF">
      <w:r w:rsidRPr="00E77497">
        <w:t>The following steps are taken:</w:t>
      </w:r>
    </w:p>
    <w:p w14:paraId="3ED844DB" w14:textId="77777777"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9D656B6" w14:textId="77777777" w:rsidR="00134DAD" w:rsidRDefault="00134DAD" w:rsidP="00834A33">
      <w:pPr>
        <w:pStyle w:val="Alg4"/>
        <w:numPr>
          <w:ilvl w:val="0"/>
          <w:numId w:val="201"/>
        </w:numPr>
        <w:rPr>
          <w:ins w:id="21195" w:author="Rev 7 Allen Wirfs-Brock" w:date="2012-04-10T12:03:00Z"/>
        </w:rPr>
      </w:pPr>
      <w:ins w:id="21196" w:author="Rev 7 Allen Wirfs-Brock" w:date="2012-04-10T12:03:00Z">
        <w:r>
          <w:t>ReturnIfAbrupt(</w:t>
        </w:r>
        <w:r>
          <w:rPr>
            <w:i/>
          </w:rPr>
          <w:t>O</w:t>
        </w:r>
        <w:r>
          <w:t>).</w:t>
        </w:r>
      </w:ins>
    </w:p>
    <w:p w14:paraId="7EC92CBA" w14:textId="77777777" w:rsidR="004C02EF" w:rsidRPr="00E77497" w:rsidRDefault="004C02EF" w:rsidP="00834A33">
      <w:pPr>
        <w:pStyle w:val="Alg4"/>
        <w:numPr>
          <w:ilvl w:val="0"/>
          <w:numId w:val="201"/>
        </w:numPr>
      </w:pPr>
      <w:r w:rsidRPr="00E77497">
        <w:t xml:space="preserve">Let </w:t>
      </w:r>
      <w:r w:rsidRPr="00E77497">
        <w:rPr>
          <w:i/>
        </w:rPr>
        <w:t>A</w:t>
      </w:r>
      <w:r w:rsidRPr="00E77497">
        <w:t xml:space="preserve"> be </w:t>
      </w:r>
      <w:ins w:id="21197" w:author="Rev 7 Allen Wirfs-Brock" w:date="2012-04-11T16:20:00Z">
        <w:r w:rsidR="00F44A1F">
          <w:t>the result of the abstraction operation ArrayCreate (15.4) with argument 0</w:t>
        </w:r>
      </w:ins>
      <w:del w:id="21198" w:author="Rev 7 Allen Wirfs-Brock" w:date="2012-04-11T16:20: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06C5C6A6" w14:textId="77777777" w:rsidR="004C02EF" w:rsidRPr="00E77497" w:rsidRDefault="004C02EF" w:rsidP="00834A33">
      <w:pPr>
        <w:pStyle w:val="Alg4"/>
        <w:numPr>
          <w:ilvl w:val="0"/>
          <w:numId w:val="201"/>
        </w:numPr>
      </w:pPr>
      <w:r w:rsidRPr="00E77497">
        <w:t xml:space="preserve">Let </w:t>
      </w:r>
      <w:r w:rsidRPr="00E77497">
        <w:rPr>
          <w:i/>
        </w:rPr>
        <w:t>n</w:t>
      </w:r>
      <w:r w:rsidRPr="00E77497">
        <w:t xml:space="preserve"> be 0.</w:t>
      </w:r>
    </w:p>
    <w:p w14:paraId="6C627125" w14:textId="77777777" w:rsidR="004C02EF" w:rsidRPr="00E77497" w:rsidRDefault="004C02EF" w:rsidP="00834A33">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179B840B" w14:textId="77777777"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14:paraId="4425472E" w14:textId="77777777"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6528777E" w14:textId="77777777" w:rsidR="004C02EF" w:rsidRPr="00E77497" w:rsidRDefault="004C02EF" w:rsidP="00834A33">
      <w:pPr>
        <w:pStyle w:val="Alg4"/>
        <w:numPr>
          <w:ilvl w:val="1"/>
          <w:numId w:val="201"/>
        </w:numPr>
        <w:tabs>
          <w:tab w:val="left" w:pos="2160"/>
        </w:tabs>
      </w:pPr>
      <w:r w:rsidRPr="00E77497">
        <w:t xml:space="preserve">If </w:t>
      </w:r>
      <w:del w:id="21199" w:author="Allen Wirfs-Brock" w:date="2011-07-02T14:01:00Z">
        <w:r w:rsidRPr="00E77497" w:rsidDel="00963019">
          <w:delText xml:space="preserve">the value of the [[Class]] internal property of </w:delText>
        </w:r>
      </w:del>
      <w:r w:rsidRPr="00E77497">
        <w:rPr>
          <w:i/>
        </w:rPr>
        <w:t>E</w:t>
      </w:r>
      <w:r w:rsidRPr="00E77497">
        <w:t xml:space="preserve"> </w:t>
      </w:r>
      <w:del w:id="21200" w:author="Allen Wirfs-Brock" w:date="2011-07-02T14:01:00Z">
        <w:r w:rsidRPr="00E77497" w:rsidDel="00963019">
          <w:delText xml:space="preserve">is </w:delText>
        </w:r>
        <w:r w:rsidRPr="00E77497" w:rsidDel="00963019">
          <w:rPr>
            <w:rFonts w:ascii="Courier New" w:hAnsi="Courier New" w:cs="Courier New"/>
            <w:b/>
          </w:rPr>
          <w:delText>"Array"</w:delText>
        </w:r>
      </w:del>
      <w:ins w:id="21201" w:author="Allen Wirfs-Brock" w:date="2011-07-02T14:01:00Z">
        <w:r w:rsidR="00963019" w:rsidRPr="00E77497">
          <w:t>has the [[</w:t>
        </w:r>
        <w:del w:id="21202" w:author="Rev 3 Allen Wirfs-Brock" w:date="2011-09-07T15:42:00Z">
          <w:r w:rsidR="00963019" w:rsidRPr="00E77497" w:rsidDel="009D141F">
            <w:delText>IsArray</w:delText>
          </w:r>
        </w:del>
      </w:ins>
      <w:ins w:id="21203" w:author="Rev 3 Allen Wirfs-Brock" w:date="2011-09-07T15:42:00Z">
        <w:r w:rsidR="009D141F" w:rsidRPr="00E77497">
          <w:t>NativeBrand</w:t>
        </w:r>
      </w:ins>
      <w:ins w:id="21204" w:author="Allen Wirfs-Brock" w:date="2011-07-02T14:01:00Z">
        <w:r w:rsidR="00963019" w:rsidRPr="00E77497">
          <w:t>]] internal property</w:t>
        </w:r>
      </w:ins>
      <w:ins w:id="21205" w:author="Rev 3 Allen Wirfs-Brock" w:date="2011-09-07T15:42:00Z">
        <w:r w:rsidR="009D141F" w:rsidRPr="00E77497">
          <w:t xml:space="preserve"> with value NativeArray</w:t>
        </w:r>
      </w:ins>
      <w:r w:rsidRPr="00E77497">
        <w:t>, then</w:t>
      </w:r>
    </w:p>
    <w:p w14:paraId="5C7CF710" w14:textId="77777777"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14:paraId="411EF5EE" w14:textId="77777777" w:rsidR="004C02EF" w:rsidRPr="00E77497" w:rsidRDefault="004C02EF" w:rsidP="00834A33">
      <w:pPr>
        <w:pStyle w:val="Alg4"/>
        <w:numPr>
          <w:ilvl w:val="2"/>
          <w:numId w:val="201"/>
        </w:numPr>
        <w:tabs>
          <w:tab w:val="left" w:pos="2520"/>
        </w:tabs>
      </w:pPr>
      <w:r w:rsidRPr="00E77497">
        <w:t xml:space="preserve">Let </w:t>
      </w:r>
      <w:r w:rsidRPr="00E77497">
        <w:rPr>
          <w:i/>
        </w:rPr>
        <w:t>len</w:t>
      </w:r>
      <w:r w:rsidRPr="00E77497">
        <w:t xml:space="preserve"> be the result of calling the [[Get]] internal method of </w:t>
      </w:r>
      <w:r w:rsidRPr="00E77497">
        <w:rPr>
          <w:i/>
        </w:rPr>
        <w:t>E</w:t>
      </w:r>
      <w:r w:rsidRPr="00E77497">
        <w:t xml:space="preserve"> with argument </w:t>
      </w:r>
      <w:r w:rsidRPr="00E77497">
        <w:rPr>
          <w:rFonts w:ascii="Courier New" w:hAnsi="Courier New"/>
          <w:b/>
        </w:rPr>
        <w:t>"length"</w:t>
      </w:r>
      <w:r w:rsidRPr="00E77497">
        <w:t>.</w:t>
      </w:r>
    </w:p>
    <w:p w14:paraId="5BCD927C" w14:textId="77777777" w:rsidR="00610B3D" w:rsidRDefault="00610B3D" w:rsidP="00834A33">
      <w:pPr>
        <w:pStyle w:val="Alg4"/>
        <w:numPr>
          <w:ilvl w:val="2"/>
          <w:numId w:val="201"/>
        </w:numPr>
        <w:tabs>
          <w:tab w:val="left" w:pos="2520"/>
        </w:tabs>
        <w:rPr>
          <w:ins w:id="21206" w:author="Rev 7 Allen Wirfs-Brock" w:date="2012-04-09T17:43:00Z"/>
        </w:rPr>
      </w:pPr>
      <w:ins w:id="21207" w:author="Rev 7 Allen Wirfs-Brock" w:date="2012-04-09T17:43:00Z">
        <w:r>
          <w:t>ReturnIfAbrupt(</w:t>
        </w:r>
        <w:r>
          <w:rPr>
            <w:i/>
          </w:rPr>
          <w:t>len</w:t>
        </w:r>
        <w:r>
          <w:t>).</w:t>
        </w:r>
      </w:ins>
    </w:p>
    <w:p w14:paraId="787995E1" w14:textId="77777777"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14:paraId="6B77DC16" w14:textId="77777777"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14:paraId="704321DD" w14:textId="77777777" w:rsidR="004C02EF" w:rsidRPr="00E77497" w:rsidRDefault="004C02EF" w:rsidP="00834A33">
      <w:pPr>
        <w:pStyle w:val="Alg4"/>
        <w:numPr>
          <w:ilvl w:val="3"/>
          <w:numId w:val="201"/>
        </w:numPr>
      </w:pPr>
      <w:r w:rsidRPr="00E77497">
        <w:t xml:space="preserve">Let </w:t>
      </w:r>
      <w:r w:rsidRPr="00E77497">
        <w:rPr>
          <w:i/>
        </w:rPr>
        <w:t>exists</w:t>
      </w:r>
      <w:r w:rsidRPr="00E77497">
        <w:t xml:space="preserve"> be the result of calling the [[HasProperty]] internal method of </w:t>
      </w:r>
      <w:r w:rsidRPr="00E77497">
        <w:rPr>
          <w:i/>
        </w:rPr>
        <w:t>E</w:t>
      </w:r>
      <w:r w:rsidRPr="00E77497">
        <w:t xml:space="preserve"> with </w:t>
      </w:r>
      <w:r w:rsidRPr="00E77497">
        <w:rPr>
          <w:i/>
        </w:rPr>
        <w:t>P</w:t>
      </w:r>
      <w:r w:rsidRPr="00E77497">
        <w:t>.</w:t>
      </w:r>
    </w:p>
    <w:p w14:paraId="5A770E73" w14:textId="77777777"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14:paraId="247232A9" w14:textId="77777777" w:rsidR="004C02EF" w:rsidRPr="00E77497" w:rsidRDefault="004C02EF" w:rsidP="00834A33">
      <w:pPr>
        <w:pStyle w:val="Alg4"/>
        <w:numPr>
          <w:ilvl w:val="4"/>
          <w:numId w:val="201"/>
        </w:numPr>
      </w:pPr>
      <w:r w:rsidRPr="00E77497">
        <w:t xml:space="preserve">Let </w:t>
      </w:r>
      <w:r w:rsidRPr="00E77497">
        <w:rPr>
          <w:i/>
        </w:rPr>
        <w:t>subElement</w:t>
      </w:r>
      <w:r w:rsidRPr="00E77497">
        <w:t xml:space="preserve"> be the result of calling the [[Get]] internal method of </w:t>
      </w:r>
      <w:r w:rsidRPr="00E77497">
        <w:rPr>
          <w:i/>
        </w:rPr>
        <w:t>E</w:t>
      </w:r>
      <w:r w:rsidRPr="00E77497">
        <w:t xml:space="preserve"> with argument </w:t>
      </w:r>
      <w:r w:rsidRPr="00E77497">
        <w:rPr>
          <w:i/>
        </w:rPr>
        <w:t>P</w:t>
      </w:r>
      <w:r w:rsidRPr="00E77497">
        <w:t>.</w:t>
      </w:r>
    </w:p>
    <w:p w14:paraId="4C0E51EA" w14:textId="77777777" w:rsidR="004C02EF" w:rsidRPr="00E77497" w:rsidRDefault="004C02EF" w:rsidP="00834A33">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C6953A6" w14:textId="77777777"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14:paraId="4FBAF8BF" w14:textId="77777777"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14:paraId="52E59160" w14:textId="77777777" w:rsidR="004C02EF" w:rsidRPr="00E77497" w:rsidRDefault="004C02EF" w:rsidP="00834A33">
      <w:pPr>
        <w:pStyle w:val="Alg4"/>
        <w:numPr>
          <w:ilvl w:val="1"/>
          <w:numId w:val="201"/>
        </w:numPr>
        <w:tabs>
          <w:tab w:val="left" w:pos="2160"/>
        </w:tabs>
      </w:pPr>
      <w:r w:rsidRPr="00E77497">
        <w:t xml:space="preserve">Else, </w:t>
      </w:r>
      <w:r w:rsidRPr="00E77497">
        <w:rPr>
          <w:i/>
        </w:rPr>
        <w:t>E</w:t>
      </w:r>
      <w:r w:rsidRPr="00E77497">
        <w:t xml:space="preserve"> is not an Array</w:t>
      </w:r>
    </w:p>
    <w:p w14:paraId="4C06EF7C" w14:textId="77777777" w:rsidR="004C02EF" w:rsidRPr="00E77497" w:rsidRDefault="004C02EF" w:rsidP="00834A33">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11E3932" w14:textId="77777777"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14:paraId="3F850224" w14:textId="77777777" w:rsidR="008A687B" w:rsidRPr="00E77497" w:rsidRDefault="008A687B" w:rsidP="00CA3654">
      <w:pPr>
        <w:pStyle w:val="Alg4"/>
        <w:numPr>
          <w:ilvl w:val="0"/>
          <w:numId w:val="201"/>
        </w:numPr>
        <w:rPr>
          <w:ins w:id="21208" w:author="Allen Wirfs-Brock rev2" w:date="2011-07-20T14:06:00Z"/>
        </w:rPr>
      </w:pPr>
      <w:ins w:id="21209" w:author="Allen Wirfs-Brock rev2" w:date="2011-07-20T14:06:00Z">
        <w:del w:id="21210" w:author="Rev 6 Allen Wirfs-Brock" w:date="2012-02-22T17:36:00Z">
          <w:r w:rsidRPr="00E77497" w:rsidDel="00CA3654">
            <w:delText>Call</w:delText>
          </w:r>
        </w:del>
      </w:ins>
      <w:ins w:id="21211" w:author="Rev 6 Allen Wirfs-Brock" w:date="2012-02-22T17:36:00Z">
        <w:r w:rsidR="00CA3654">
          <w:t xml:space="preserve">Let </w:t>
        </w:r>
        <w:r w:rsidR="00CA3654" w:rsidRPr="00CA3654">
          <w:rPr>
            <w:i/>
          </w:rPr>
          <w:t>put</w:t>
        </w:r>
      </w:ins>
      <w:ins w:id="21212" w:author="Rev 6 Allen Wirfs-Brock" w:date="2012-02-22T17:37:00Z">
        <w:r w:rsidR="00CA3654" w:rsidRPr="00CA3654">
          <w:rPr>
            <w:i/>
          </w:rPr>
          <w:t>Status</w:t>
        </w:r>
        <w:r w:rsidR="00CA3654">
          <w:t xml:space="preserve"> be the result of calling</w:t>
        </w:r>
      </w:ins>
      <w:ins w:id="21213" w:author="Allen Wirfs-Brock rev2" w:date="2011-07-20T14:06:00Z">
        <w:r w:rsidRPr="00E77497">
          <w:t xml:space="preserve"> the [[Put]] internal method of </w:t>
        </w:r>
      </w:ins>
      <w:ins w:id="21214" w:author="Allen Wirfs-Brock rev2" w:date="2011-07-20T14:07:00Z">
        <w:r w:rsidRPr="00CA3654">
          <w:rPr>
            <w:i/>
          </w:rPr>
          <w:t>A</w:t>
        </w:r>
      </w:ins>
      <w:ins w:id="21215" w:author="Allen Wirfs-Brock rev2" w:date="2011-07-20T14:06:00Z">
        <w:r w:rsidRPr="00E77497">
          <w:t xml:space="preserve"> with arguments </w:t>
        </w:r>
        <w:r w:rsidRPr="00CA3654">
          <w:rPr>
            <w:rFonts w:ascii="Courier New" w:hAnsi="Courier New"/>
            <w:sz w:val="18"/>
          </w:rPr>
          <w:t>"</w:t>
        </w:r>
        <w:r w:rsidRPr="00CA3654">
          <w:rPr>
            <w:rFonts w:ascii="Courier New" w:hAnsi="Courier New"/>
            <w:b/>
          </w:rPr>
          <w:t>length</w:t>
        </w:r>
        <w:r w:rsidRPr="00CA3654">
          <w:rPr>
            <w:rFonts w:ascii="Courier New" w:hAnsi="Courier New"/>
            <w:sz w:val="18"/>
          </w:rPr>
          <w:t>"</w:t>
        </w:r>
        <w:r w:rsidRPr="00E77497">
          <w:t xml:space="preserve">, </w:t>
        </w:r>
        <w:r w:rsidRPr="00CA3654">
          <w:rPr>
            <w:i/>
          </w:rPr>
          <w:t>n</w:t>
        </w:r>
        <w:r w:rsidRPr="00E77497">
          <w:t xml:space="preserve">, and </w:t>
        </w:r>
        <w:r w:rsidRPr="00CA3654">
          <w:rPr>
            <w:b/>
          </w:rPr>
          <w:t>true</w:t>
        </w:r>
        <w:r w:rsidRPr="00E77497">
          <w:t>.</w:t>
        </w:r>
      </w:ins>
    </w:p>
    <w:p w14:paraId="6CAFE3C9" w14:textId="77777777" w:rsidR="00CA3654" w:rsidRPr="00E77497" w:rsidRDefault="00610B3D" w:rsidP="00CA3654">
      <w:pPr>
        <w:pStyle w:val="Alg4"/>
        <w:numPr>
          <w:ilvl w:val="0"/>
          <w:numId w:val="201"/>
        </w:numPr>
        <w:contextualSpacing/>
        <w:rPr>
          <w:ins w:id="21216" w:author="Rev 6 Allen Wirfs-Brock" w:date="2012-02-22T17:36:00Z"/>
        </w:rPr>
      </w:pPr>
      <w:ins w:id="21217" w:author="Rev 7 Allen Wirfs-Brock" w:date="2012-04-09T17:44:00Z">
        <w:r>
          <w:t>ReturnIfAbrupt(</w:t>
        </w:r>
        <w:r>
          <w:rPr>
            <w:i/>
          </w:rPr>
          <w:t>putStatus</w:t>
        </w:r>
        <w:r>
          <w:t>).</w:t>
        </w:r>
      </w:ins>
      <w:ins w:id="21218" w:author="Rev 6 Allen Wirfs-Brock" w:date="2012-02-22T17:36:00Z">
        <w:del w:id="21219" w:author="Rev 7 Allen Wirfs-Brock" w:date="2012-04-09T17:44:00Z">
          <w:r w:rsidR="00CA3654" w:rsidDel="00610B3D">
            <w:delText xml:space="preserve">If </w:delText>
          </w:r>
          <w:r w:rsidR="00CA3654" w:rsidDel="00610B3D">
            <w:rPr>
              <w:i/>
            </w:rPr>
            <w:delText>putStatus</w:delText>
          </w:r>
          <w:r w:rsidR="00CA3654" w:rsidRPr="00E77497" w:rsidDel="00610B3D">
            <w:delText xml:space="preserve"> </w:delText>
          </w:r>
          <w:r w:rsidR="00CA3654" w:rsidDel="00610B3D">
            <w:delText xml:space="preserve">is an abrupt completion, return </w:delText>
          </w:r>
          <w:r w:rsidR="00CA3654" w:rsidDel="00610B3D">
            <w:rPr>
              <w:i/>
            </w:rPr>
            <w:delText>putStatus</w:delText>
          </w:r>
          <w:r w:rsidR="00CA3654" w:rsidDel="00610B3D">
            <w:delText>.</w:delText>
          </w:r>
        </w:del>
      </w:ins>
    </w:p>
    <w:p w14:paraId="32C28584" w14:textId="77777777"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14:paraId="6B88D73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7BB55702"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 host object is implementation-dependent.</w:t>
      </w:r>
    </w:p>
    <w:p w14:paraId="76D7D5A5" w14:textId="77777777" w:rsidR="004C02EF" w:rsidRPr="00E77497" w:rsidRDefault="004C02EF" w:rsidP="004C02EF">
      <w:pPr>
        <w:pStyle w:val="40"/>
        <w:numPr>
          <w:ilvl w:val="0"/>
          <w:numId w:val="0"/>
        </w:numPr>
      </w:pPr>
      <w:bookmarkStart w:id="21220" w:name="_Ref457793676"/>
      <w:r w:rsidRPr="00E77497">
        <w:t>15.4.4.5</w:t>
      </w:r>
      <w:r w:rsidRPr="00E77497">
        <w:tab/>
        <w:t>Array.prototype.joi</w:t>
      </w:r>
      <w:bookmarkEnd w:id="21128"/>
      <w:r w:rsidRPr="00E77497">
        <w:t>n (separator</w:t>
      </w:r>
      <w:bookmarkEnd w:id="21129"/>
      <w:bookmarkEnd w:id="21130"/>
      <w:r w:rsidRPr="00E77497">
        <w:t>)</w:t>
      </w:r>
      <w:bookmarkEnd w:id="21220"/>
    </w:p>
    <w:p w14:paraId="512C06C3" w14:textId="77777777"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21221" w:name="_Toc382291623"/>
    </w:p>
    <w:p w14:paraId="210C4F5E" w14:textId="77777777"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704D8B88" w14:textId="77777777" w:rsidR="004C02EF" w:rsidRPr="00E77497" w:rsidRDefault="004C02EF" w:rsidP="00834A33">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9EEDE0F" w14:textId="77777777" w:rsidR="00134DAD" w:rsidRDefault="00134DAD" w:rsidP="00134DAD">
      <w:pPr>
        <w:pStyle w:val="Alg4"/>
        <w:numPr>
          <w:ilvl w:val="0"/>
          <w:numId w:val="203"/>
        </w:numPr>
        <w:rPr>
          <w:ins w:id="21222" w:author="Rev 7 Allen Wirfs-Brock" w:date="2012-04-10T12:04:00Z"/>
        </w:rPr>
      </w:pPr>
      <w:ins w:id="21223" w:author="Rev 7 Allen Wirfs-Brock" w:date="2012-04-10T12:04:00Z">
        <w:r>
          <w:t>ReturnIfAbrupt(</w:t>
        </w:r>
        <w:r>
          <w:rPr>
            <w:i/>
          </w:rPr>
          <w:t>O</w:t>
        </w:r>
        <w:r>
          <w:t>).</w:t>
        </w:r>
      </w:ins>
    </w:p>
    <w:p w14:paraId="0BC9D6D2" w14:textId="77777777" w:rsidR="004C02EF" w:rsidRPr="00E77497" w:rsidRDefault="004C02EF" w:rsidP="00834A33">
      <w:pPr>
        <w:pStyle w:val="Alg4"/>
        <w:numPr>
          <w:ilvl w:val="0"/>
          <w:numId w:val="203"/>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"length"</w:t>
      </w:r>
      <w:r w:rsidRPr="00E77497">
        <w:t>.</w:t>
      </w:r>
    </w:p>
    <w:p w14:paraId="5942E2F2" w14:textId="77777777" w:rsidR="004C02EF" w:rsidRPr="00E77497" w:rsidRDefault="004C02EF" w:rsidP="00834A33">
      <w:pPr>
        <w:pStyle w:val="Alg4"/>
        <w:numPr>
          <w:ilvl w:val="0"/>
          <w:numId w:val="203"/>
        </w:numPr>
      </w:pPr>
      <w:r w:rsidRPr="00E77497">
        <w:t xml:space="preserve">Let </w:t>
      </w:r>
      <w:r w:rsidRPr="00E77497">
        <w:rPr>
          <w:i/>
        </w:rPr>
        <w:t>len</w:t>
      </w:r>
      <w:r w:rsidRPr="00E77497">
        <w:t xml:space="preserve"> be ToUint32(</w:t>
      </w:r>
      <w:r w:rsidRPr="00E77497">
        <w:rPr>
          <w:i/>
        </w:rPr>
        <w:t>lenVal</w:t>
      </w:r>
      <w:r w:rsidRPr="00E77497">
        <w:t>).</w:t>
      </w:r>
    </w:p>
    <w:p w14:paraId="760941A4" w14:textId="77777777" w:rsidR="00CA3654" w:rsidRPr="00E77497" w:rsidRDefault="00C82981" w:rsidP="00CA3654">
      <w:pPr>
        <w:pStyle w:val="Alg4"/>
        <w:numPr>
          <w:ilvl w:val="0"/>
          <w:numId w:val="203"/>
        </w:numPr>
        <w:contextualSpacing/>
        <w:rPr>
          <w:ins w:id="21224" w:author="Rev 6 Allen Wirfs-Brock" w:date="2012-02-22T17:34:00Z"/>
        </w:rPr>
      </w:pPr>
      <w:ins w:id="21225" w:author="Rev 6 Allen Wirfs-Brock" w:date="2012-02-26T09:02:00Z">
        <w:r>
          <w:t>ReturnIfAbrupt(</w:t>
        </w:r>
        <w:r w:rsidRPr="00E77497">
          <w:rPr>
            <w:i/>
          </w:rPr>
          <w:t>len</w:t>
        </w:r>
        <w:r>
          <w:t>).</w:t>
        </w:r>
      </w:ins>
    </w:p>
    <w:p w14:paraId="5C2827B6" w14:textId="77777777"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0B886A21" w14:textId="77777777"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14:paraId="0B5C34E1" w14:textId="77777777"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14:paraId="6B655AC0" w14:textId="77777777" w:rsidR="004C02EF" w:rsidRPr="00E77497" w:rsidRDefault="004C02EF" w:rsidP="00834A33">
      <w:pPr>
        <w:pStyle w:val="Alg4"/>
        <w:numPr>
          <w:ilvl w:val="0"/>
          <w:numId w:val="203"/>
        </w:numPr>
      </w:pPr>
      <w:r w:rsidRPr="00E77497">
        <w:t xml:space="preserve">Let </w:t>
      </w:r>
      <w:r w:rsidRPr="00E77497">
        <w:rPr>
          <w:i/>
        </w:rPr>
        <w:t>element0</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"0"</w:t>
      </w:r>
      <w:r w:rsidRPr="00E77497">
        <w:t>.</w:t>
      </w:r>
    </w:p>
    <w:p w14:paraId="2A576EBD" w14:textId="77777777" w:rsidR="004C02EF" w:rsidRPr="00E77497" w:rsidRDefault="004C02EF" w:rsidP="00834A33">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Let </w:t>
      </w:r>
      <w:r w:rsidRPr="00E77497">
        <w:rPr>
          <w:i/>
        </w:rPr>
        <w:t>R</w:t>
      </w:r>
      <w:r w:rsidRPr="00E77497">
        <w:t xml:space="preserve"> be ToString(</w:t>
      </w:r>
      <w:r w:rsidRPr="00E77497">
        <w:rPr>
          <w:i/>
        </w:rPr>
        <w:t>element0</w:t>
      </w:r>
      <w:r w:rsidRPr="00E77497">
        <w:t>).</w:t>
      </w:r>
    </w:p>
    <w:p w14:paraId="77400D37" w14:textId="77777777" w:rsidR="00377713" w:rsidRPr="00E77497" w:rsidRDefault="00377713" w:rsidP="00377713">
      <w:pPr>
        <w:pStyle w:val="Alg4"/>
        <w:numPr>
          <w:ilvl w:val="0"/>
          <w:numId w:val="203"/>
        </w:numPr>
        <w:contextualSpacing/>
        <w:rPr>
          <w:ins w:id="21226" w:author="Rev 6 Allen Wirfs-Brock" w:date="2012-02-22T17:43:00Z"/>
        </w:rPr>
      </w:pPr>
      <w:ins w:id="21227" w:author="Rev 6 Allen Wirfs-Brock" w:date="2012-02-22T17:43:00Z">
        <w:r>
          <w:t xml:space="preserve">If </w:t>
        </w:r>
        <w:r>
          <w:rPr>
            <w:i/>
          </w:rPr>
          <w:t>R</w:t>
        </w:r>
        <w:r w:rsidRPr="00E77497">
          <w:t xml:space="preserve"> </w:t>
        </w:r>
        <w:r>
          <w:t xml:space="preserve">is an abrupt completion, return </w:t>
        </w:r>
      </w:ins>
      <w:ins w:id="21228" w:author="Rev 6 Allen Wirfs-Brock" w:date="2012-02-22T17:44:00Z">
        <w:r>
          <w:rPr>
            <w:i/>
          </w:rPr>
          <w:t>R</w:t>
        </w:r>
      </w:ins>
      <w:ins w:id="21229" w:author="Rev 6 Allen Wirfs-Brock" w:date="2012-02-22T17:43:00Z">
        <w:r>
          <w:t>.</w:t>
        </w:r>
      </w:ins>
    </w:p>
    <w:p w14:paraId="6F47FEE6" w14:textId="77777777"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380AAA93" w14:textId="77777777" w:rsidR="004C02EF" w:rsidRPr="00E77497" w:rsidRDefault="004C02EF" w:rsidP="00834A33">
      <w:pPr>
        <w:pStyle w:val="Alg4"/>
        <w:numPr>
          <w:ilvl w:val="0"/>
          <w:numId w:val="203"/>
        </w:numPr>
      </w:pPr>
      <w:r w:rsidRPr="00E77497">
        <w:t xml:space="preserve">Repeat, while </w:t>
      </w:r>
      <w:r w:rsidRPr="00E77497">
        <w:rPr>
          <w:i/>
        </w:rPr>
        <w:t>k</w:t>
      </w:r>
      <w:r w:rsidRPr="00E77497">
        <w:t xml:space="preserve"> &lt; </w:t>
      </w:r>
      <w:r w:rsidRPr="00E77497">
        <w:rPr>
          <w:i/>
        </w:rPr>
        <w:t>len</w:t>
      </w:r>
    </w:p>
    <w:p w14:paraId="0C3EAE56" w14:textId="77777777"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5BB2C00E" w14:textId="77777777" w:rsidR="004C02EF" w:rsidRPr="00E77497" w:rsidRDefault="004C02EF" w:rsidP="00834A33">
      <w:pPr>
        <w:pStyle w:val="Alg4"/>
        <w:numPr>
          <w:ilvl w:val="1"/>
          <w:numId w:val="203"/>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ToString(</w:t>
      </w:r>
      <w:r w:rsidRPr="00E77497">
        <w:rPr>
          <w:i/>
        </w:rPr>
        <w:t>k</w:t>
      </w:r>
      <w:r w:rsidRPr="00E77497">
        <w:t>).</w:t>
      </w:r>
    </w:p>
    <w:p w14:paraId="737EB65E" w14:textId="77777777"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5F2739D2" w14:textId="77777777" w:rsidR="00377713" w:rsidRPr="00E77497" w:rsidRDefault="00610B3D" w:rsidP="0027695A">
      <w:pPr>
        <w:pStyle w:val="Alg4"/>
        <w:numPr>
          <w:ilvl w:val="1"/>
          <w:numId w:val="203"/>
        </w:numPr>
        <w:contextualSpacing/>
        <w:rPr>
          <w:ins w:id="21230" w:author="Rev 6 Allen Wirfs-Brock" w:date="2012-02-22T17:44:00Z"/>
        </w:rPr>
      </w:pPr>
      <w:ins w:id="21231" w:author="Rev 7 Allen Wirfs-Brock" w:date="2012-04-09T17:46:00Z">
        <w:r>
          <w:t>ReturnIfAbrupt(</w:t>
        </w:r>
        <w:r>
          <w:rPr>
            <w:i/>
          </w:rPr>
          <w:t>next</w:t>
        </w:r>
        <w:r>
          <w:t>).</w:t>
        </w:r>
      </w:ins>
      <w:ins w:id="21232" w:author="Rev 6 Allen Wirfs-Brock" w:date="2012-02-22T17:44:00Z">
        <w:del w:id="21233" w:author="Rev 7 Allen Wirfs-Brock" w:date="2012-04-09T17:46:00Z">
          <w:r w:rsidR="00377713" w:rsidDel="00610B3D">
            <w:delText xml:space="preserve">If </w:delText>
          </w:r>
        </w:del>
      </w:ins>
      <w:ins w:id="21234" w:author="Rev 6 Allen Wirfs-Brock" w:date="2012-02-22T17:45:00Z">
        <w:del w:id="21235" w:author="Rev 7 Allen Wirfs-Brock" w:date="2012-04-09T17:46:00Z">
          <w:r w:rsidR="00377713" w:rsidRPr="00E77497" w:rsidDel="00610B3D">
            <w:rPr>
              <w:i/>
            </w:rPr>
            <w:delText>next</w:delText>
          </w:r>
          <w:r w:rsidR="00377713" w:rsidRPr="00E77497" w:rsidDel="00610B3D">
            <w:delText xml:space="preserve"> </w:delText>
          </w:r>
        </w:del>
      </w:ins>
      <w:ins w:id="21236" w:author="Rev 6 Allen Wirfs-Brock" w:date="2012-02-22T17:44:00Z">
        <w:del w:id="21237" w:author="Rev 7 Allen Wirfs-Brock" w:date="2012-04-09T17:46:00Z">
          <w:r w:rsidR="00377713" w:rsidDel="00610B3D">
            <w:delText xml:space="preserve">is an abrupt completion, return </w:delText>
          </w:r>
        </w:del>
      </w:ins>
      <w:ins w:id="21238" w:author="Rev 6 Allen Wirfs-Brock" w:date="2012-02-22T17:45:00Z">
        <w:del w:id="21239" w:author="Rev 7 Allen Wirfs-Brock" w:date="2012-04-09T17:46:00Z">
          <w:r w:rsidR="00377713" w:rsidRPr="00E77497" w:rsidDel="00610B3D">
            <w:rPr>
              <w:i/>
            </w:rPr>
            <w:delText>next</w:delText>
          </w:r>
        </w:del>
      </w:ins>
      <w:ins w:id="21240" w:author="Rev 6 Allen Wirfs-Brock" w:date="2012-02-22T17:44:00Z">
        <w:del w:id="21241" w:author="Rev 7 Allen Wirfs-Brock" w:date="2012-04-09T17:46:00Z">
          <w:r w:rsidR="00377713" w:rsidDel="00610B3D">
            <w:delText>.</w:delText>
          </w:r>
        </w:del>
      </w:ins>
    </w:p>
    <w:p w14:paraId="7EE208EC" w14:textId="77777777"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407D4B8E" w14:textId="77777777"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14:paraId="21C87050" w14:textId="77777777"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14:paraId="21896BD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2FFB6C4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 host object is implementation-dependent.</w:t>
      </w:r>
      <w:bookmarkStart w:id="21242" w:name="_Toc385672297"/>
      <w:bookmarkStart w:id="21243" w:name="_Toc393690413"/>
    </w:p>
    <w:p w14:paraId="5B75B0B7" w14:textId="77777777" w:rsidR="004C02EF" w:rsidRPr="00E77497" w:rsidRDefault="004C02EF" w:rsidP="004C02EF">
      <w:pPr>
        <w:pStyle w:val="40"/>
        <w:numPr>
          <w:ilvl w:val="0"/>
          <w:numId w:val="0"/>
        </w:numPr>
      </w:pPr>
      <w:r w:rsidRPr="00E77497">
        <w:t>15.4.4.6</w:t>
      </w:r>
      <w:r w:rsidRPr="00E77497">
        <w:tab/>
        <w:t>Array.prototype.pop ( )</w:t>
      </w:r>
    </w:p>
    <w:p w14:paraId="4D093CEA" w14:textId="77777777" w:rsidR="004C02EF" w:rsidRPr="00E77497" w:rsidRDefault="004C02EF" w:rsidP="004C02EF">
      <w:r w:rsidRPr="00E77497">
        <w:t>The last element of the array is removed from the array and returned.</w:t>
      </w:r>
    </w:p>
    <w:p w14:paraId="7672AE14" w14:textId="77777777"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88D23A3" w14:textId="77777777" w:rsidR="00134DAD" w:rsidRDefault="00134DAD" w:rsidP="00134DAD">
      <w:pPr>
        <w:pStyle w:val="Alg4"/>
        <w:numPr>
          <w:ilvl w:val="0"/>
          <w:numId w:val="202"/>
        </w:numPr>
        <w:rPr>
          <w:ins w:id="21244" w:author="Rev 7 Allen Wirfs-Brock" w:date="2012-04-10T12:04:00Z"/>
        </w:rPr>
      </w:pPr>
      <w:ins w:id="21245" w:author="Rev 7 Allen Wirfs-Brock" w:date="2012-04-10T12:04:00Z">
        <w:r>
          <w:t>ReturnIfAbrupt(</w:t>
        </w:r>
        <w:r>
          <w:rPr>
            <w:i/>
          </w:rPr>
          <w:t>O</w:t>
        </w:r>
        <w:r>
          <w:t>).</w:t>
        </w:r>
      </w:ins>
    </w:p>
    <w:p w14:paraId="499CED1F" w14:textId="77777777" w:rsidR="004C02EF" w:rsidRPr="00E77497" w:rsidRDefault="004C02EF" w:rsidP="00834A33">
      <w:pPr>
        <w:pStyle w:val="Alg4"/>
        <w:numPr>
          <w:ilvl w:val="0"/>
          <w:numId w:val="20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24418DFD" w14:textId="77777777" w:rsidR="004C02EF" w:rsidRPr="00E77497" w:rsidRDefault="004C02EF" w:rsidP="00834A33">
      <w:pPr>
        <w:pStyle w:val="Alg4"/>
        <w:numPr>
          <w:ilvl w:val="0"/>
          <w:numId w:val="202"/>
        </w:numPr>
      </w:pPr>
      <w:r w:rsidRPr="00E77497">
        <w:t xml:space="preserve">Let </w:t>
      </w:r>
      <w:r w:rsidRPr="00E77497">
        <w:rPr>
          <w:i/>
        </w:rPr>
        <w:t>len</w:t>
      </w:r>
      <w:r w:rsidRPr="00E77497">
        <w:t xml:space="preserve"> be ToUint32(</w:t>
      </w:r>
      <w:r w:rsidRPr="00E77497">
        <w:rPr>
          <w:i/>
        </w:rPr>
        <w:t>lenVal</w:t>
      </w:r>
      <w:r w:rsidRPr="00E77497">
        <w:t>).</w:t>
      </w:r>
    </w:p>
    <w:p w14:paraId="01F0E095" w14:textId="77777777" w:rsidR="00CA3654" w:rsidRPr="00E77497" w:rsidRDefault="00C82981" w:rsidP="00CA3654">
      <w:pPr>
        <w:pStyle w:val="Alg4"/>
        <w:numPr>
          <w:ilvl w:val="0"/>
          <w:numId w:val="202"/>
        </w:numPr>
        <w:contextualSpacing/>
        <w:rPr>
          <w:ins w:id="21246" w:author="Rev 6 Allen Wirfs-Brock" w:date="2012-02-22T17:34:00Z"/>
        </w:rPr>
      </w:pPr>
      <w:ins w:id="21247" w:author="Rev 6 Allen Wirfs-Brock" w:date="2012-02-26T09:02:00Z">
        <w:r>
          <w:t>ReturnIfAbrupt(</w:t>
        </w:r>
        <w:r w:rsidRPr="00E77497">
          <w:rPr>
            <w:i/>
          </w:rPr>
          <w:t>len</w:t>
        </w:r>
        <w:r>
          <w:t>).</w:t>
        </w:r>
      </w:ins>
    </w:p>
    <w:p w14:paraId="10E4540D" w14:textId="77777777"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14:paraId="227938BD" w14:textId="77777777" w:rsidR="004C02EF" w:rsidRPr="00E77497" w:rsidRDefault="004C02EF" w:rsidP="00834A33">
      <w:pPr>
        <w:pStyle w:val="Alg4"/>
        <w:numPr>
          <w:ilvl w:val="1"/>
          <w:numId w:val="202"/>
        </w:numPr>
      </w:pPr>
      <w:del w:id="21248" w:author="Rev 6 Allen Wirfs-Brock" w:date="2012-02-22T17:46:00Z">
        <w:r w:rsidRPr="00E77497" w:rsidDel="00377713">
          <w:delText xml:space="preserve">Call </w:delText>
        </w:r>
      </w:del>
      <w:ins w:id="21249" w:author="Rev 6 Allen Wirfs-Brock" w:date="2012-02-22T17:46:00Z">
        <w:r w:rsidR="00377713">
          <w:t xml:space="preserve">Let </w:t>
        </w:r>
        <w:r w:rsidR="00377713" w:rsidRPr="00377713">
          <w:rPr>
            <w:i/>
          </w:rPr>
          <w:t>putStatus</w:t>
        </w:r>
        <w:r w:rsidR="00377713">
          <w:t xml:space="preserve"> be the result of calling</w:t>
        </w:r>
        <w:r w:rsidR="00377713" w:rsidRPr="00E77497">
          <w:t xml:space="preserve"> </w:t>
        </w:r>
      </w:ins>
      <w:r w:rsidRPr="00E77497">
        <w:t xml:space="preserve">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1F82761E" w14:textId="77777777" w:rsidR="00377713" w:rsidRPr="00E77497" w:rsidRDefault="0002527B" w:rsidP="00377713">
      <w:pPr>
        <w:pStyle w:val="Alg4"/>
        <w:numPr>
          <w:ilvl w:val="1"/>
          <w:numId w:val="202"/>
        </w:numPr>
        <w:contextualSpacing/>
        <w:rPr>
          <w:ins w:id="21250" w:author="Rev 6 Allen Wirfs-Brock" w:date="2012-02-22T17:46:00Z"/>
        </w:rPr>
      </w:pPr>
      <w:ins w:id="21251" w:author="Rev 7 Allen Wirfs-Brock" w:date="2012-04-09T17:46:00Z">
        <w:r>
          <w:t>ReturnIfAbrupt(</w:t>
        </w:r>
        <w:r>
          <w:rPr>
            <w:i/>
          </w:rPr>
          <w:t>putStatus</w:t>
        </w:r>
        <w:r>
          <w:t>).</w:t>
        </w:r>
      </w:ins>
      <w:ins w:id="21252" w:author="Rev 6 Allen Wirfs-Brock" w:date="2012-02-22T17:46:00Z">
        <w:del w:id="21253" w:author="Rev 7 Allen Wirfs-Brock" w:date="2012-04-09T17:46:00Z">
          <w:r w:rsidR="00377713" w:rsidDel="0002527B">
            <w:delText xml:space="preserve">If </w:delText>
          </w:r>
        </w:del>
      </w:ins>
      <w:ins w:id="21254" w:author="Rev 6 Allen Wirfs-Brock" w:date="2012-02-22T17:47:00Z">
        <w:del w:id="21255" w:author="Rev 7 Allen Wirfs-Brock" w:date="2012-04-09T17:46:00Z">
          <w:r w:rsidR="00377713" w:rsidRPr="006A5E27" w:rsidDel="0002527B">
            <w:rPr>
              <w:i/>
            </w:rPr>
            <w:delText>putStatus</w:delText>
          </w:r>
          <w:r w:rsidR="00377713" w:rsidDel="0002527B">
            <w:delText xml:space="preserve"> </w:delText>
          </w:r>
        </w:del>
      </w:ins>
      <w:ins w:id="21256" w:author="Rev 6 Allen Wirfs-Brock" w:date="2012-02-22T17:46:00Z">
        <w:del w:id="21257" w:author="Rev 7 Allen Wirfs-Brock" w:date="2012-04-09T17:46:00Z">
          <w:r w:rsidR="00377713" w:rsidDel="0002527B">
            <w:delText xml:space="preserve">is an abrupt completion, return </w:delText>
          </w:r>
        </w:del>
      </w:ins>
      <w:ins w:id="21258" w:author="Rev 6 Allen Wirfs-Brock" w:date="2012-02-22T17:47:00Z">
        <w:del w:id="21259" w:author="Rev 7 Allen Wirfs-Brock" w:date="2012-04-09T17:46:00Z">
          <w:r w:rsidR="00377713" w:rsidRPr="006A5E27" w:rsidDel="0002527B">
            <w:rPr>
              <w:i/>
            </w:rPr>
            <w:delText>putStatus</w:delText>
          </w:r>
        </w:del>
      </w:ins>
      <w:ins w:id="21260" w:author="Rev 6 Allen Wirfs-Brock" w:date="2012-02-22T17:46:00Z">
        <w:del w:id="21261" w:author="Rev 7 Allen Wirfs-Brock" w:date="2012-04-09T17:46:00Z">
          <w:r w:rsidR="00377713" w:rsidDel="0002527B">
            <w:delText>.</w:delText>
          </w:r>
        </w:del>
      </w:ins>
    </w:p>
    <w:p w14:paraId="6AFA0D00" w14:textId="77777777" w:rsidR="004C02EF" w:rsidRPr="00E77497" w:rsidRDefault="004C02EF" w:rsidP="00834A33">
      <w:pPr>
        <w:pStyle w:val="Alg4"/>
        <w:numPr>
          <w:ilvl w:val="1"/>
          <w:numId w:val="202"/>
        </w:numPr>
      </w:pPr>
      <w:r w:rsidRPr="00E77497">
        <w:t xml:space="preserve">Return </w:t>
      </w:r>
      <w:r w:rsidRPr="00E77497">
        <w:rPr>
          <w:b/>
        </w:rPr>
        <w:t>undefined</w:t>
      </w:r>
      <w:r w:rsidRPr="00E77497">
        <w:t>.</w:t>
      </w:r>
    </w:p>
    <w:p w14:paraId="15D1AA5F" w14:textId="77777777" w:rsidR="004C02EF" w:rsidRPr="00E77497" w:rsidRDefault="004C02EF" w:rsidP="00834A33">
      <w:pPr>
        <w:pStyle w:val="Alg4"/>
        <w:numPr>
          <w:ilvl w:val="0"/>
          <w:numId w:val="202"/>
        </w:numPr>
      </w:pPr>
      <w:r w:rsidRPr="00E77497">
        <w:t xml:space="preserve">Else, </w:t>
      </w:r>
      <w:r w:rsidRPr="00E77497">
        <w:rPr>
          <w:i/>
        </w:rPr>
        <w:t>len</w:t>
      </w:r>
      <w:r w:rsidRPr="00E77497">
        <w:t xml:space="preserve"> &gt; 0</w:t>
      </w:r>
    </w:p>
    <w:p w14:paraId="2781AB3F" w14:textId="77777777" w:rsidR="004C02EF" w:rsidRPr="00E77497" w:rsidRDefault="004C02EF" w:rsidP="00834A33">
      <w:pPr>
        <w:pStyle w:val="Alg4"/>
        <w:numPr>
          <w:ilvl w:val="1"/>
          <w:numId w:val="202"/>
        </w:numPr>
      </w:pPr>
      <w:r w:rsidRPr="00E77497">
        <w:t xml:space="preserve">Let </w:t>
      </w:r>
      <w:del w:id="21262" w:author="Allen Wirfs-Brock rev2" w:date="2011-07-21T09:47:00Z">
        <w:r w:rsidRPr="00E77497" w:rsidDel="007112EC">
          <w:rPr>
            <w:i/>
          </w:rPr>
          <w:delText>indx</w:delText>
        </w:r>
        <w:r w:rsidRPr="00E77497" w:rsidDel="007112EC">
          <w:delText xml:space="preserve"> </w:delText>
        </w:r>
      </w:del>
      <w:ins w:id="21263" w:author="Allen Wirfs-Brock rev2" w:date="2011-07-21T09:47:00Z">
        <w:r w:rsidR="007112EC" w:rsidRPr="00E77497">
          <w:rPr>
            <w:i/>
          </w:rPr>
          <w:t>newLen</w:t>
        </w:r>
        <w:r w:rsidR="007112EC" w:rsidRPr="00E77497">
          <w:t xml:space="preserve"> </w:t>
        </w:r>
      </w:ins>
      <w:r w:rsidRPr="00E77497">
        <w:t xml:space="preserve">be </w:t>
      </w:r>
      <w:del w:id="21264" w:author="Allen Wirfs-Brock rev2" w:date="2011-07-21T09:47:00Z">
        <w:r w:rsidRPr="00E77497" w:rsidDel="007112EC">
          <w:delText>ToString(</w:delText>
        </w:r>
      </w:del>
      <w:r w:rsidRPr="00E77497">
        <w:rPr>
          <w:i/>
        </w:rPr>
        <w:t>len</w:t>
      </w:r>
      <w:r w:rsidRPr="00E77497">
        <w:t>–1</w:t>
      </w:r>
      <w:del w:id="21265" w:author="Allen Wirfs-Brock rev2" w:date="2011-07-21T09:47:00Z">
        <w:r w:rsidRPr="00E77497" w:rsidDel="007112EC">
          <w:delText>)</w:delText>
        </w:r>
      </w:del>
      <w:r w:rsidRPr="00E77497">
        <w:t>.</w:t>
      </w:r>
    </w:p>
    <w:p w14:paraId="34935439" w14:textId="77777777" w:rsidR="007112EC" w:rsidRPr="00E77497" w:rsidRDefault="007112EC" w:rsidP="00834A33">
      <w:pPr>
        <w:pStyle w:val="Alg4"/>
        <w:numPr>
          <w:ilvl w:val="1"/>
          <w:numId w:val="202"/>
        </w:numPr>
        <w:rPr>
          <w:ins w:id="21266" w:author="Allen Wirfs-Brock rev2" w:date="2011-07-21T09:46:00Z"/>
        </w:rPr>
      </w:pPr>
      <w:ins w:id="21267" w:author="Allen Wirfs-Brock rev2" w:date="2011-07-21T09:47:00Z">
        <w:r w:rsidRPr="00E77497">
          <w:t xml:space="preserve">Let </w:t>
        </w:r>
        <w:r w:rsidRPr="00E77497">
          <w:rPr>
            <w:i/>
          </w:rPr>
          <w:t>indx</w:t>
        </w:r>
        <w:r w:rsidRPr="00E77497">
          <w:t xml:space="preserve"> be ToString(</w:t>
        </w:r>
        <w:r w:rsidRPr="00E77497">
          <w:rPr>
            <w:i/>
          </w:rPr>
          <w:t>newLen</w:t>
        </w:r>
        <w:r w:rsidRPr="00E77497">
          <w:t>).</w:t>
        </w:r>
      </w:ins>
    </w:p>
    <w:p w14:paraId="1312DB5D" w14:textId="77777777" w:rsidR="004C02EF" w:rsidRPr="00E77497" w:rsidRDefault="004C02EF" w:rsidP="00834A33">
      <w:pPr>
        <w:pStyle w:val="Alg4"/>
        <w:numPr>
          <w:ilvl w:val="1"/>
          <w:numId w:val="202"/>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w:t>
      </w:r>
      <w:r w:rsidRPr="00E77497">
        <w:rPr>
          <w:i/>
        </w:rPr>
        <w:t>indx</w:t>
      </w:r>
      <w:r w:rsidRPr="00E77497">
        <w:t>.</w:t>
      </w:r>
    </w:p>
    <w:p w14:paraId="55762B4B" w14:textId="77777777" w:rsidR="0083511A" w:rsidRPr="00E77497" w:rsidRDefault="0002527B" w:rsidP="0083511A">
      <w:pPr>
        <w:pStyle w:val="Alg4"/>
        <w:numPr>
          <w:ilvl w:val="1"/>
          <w:numId w:val="202"/>
        </w:numPr>
        <w:contextualSpacing/>
        <w:rPr>
          <w:ins w:id="21268" w:author="Rev 6 Allen Wirfs-Brock" w:date="2012-02-22T17:48:00Z"/>
        </w:rPr>
      </w:pPr>
      <w:ins w:id="21269" w:author="Rev 7 Allen Wirfs-Brock" w:date="2012-04-09T17:47:00Z">
        <w:r>
          <w:t>ReturnIfAbrupt(</w:t>
        </w:r>
        <w:r>
          <w:rPr>
            <w:i/>
          </w:rPr>
          <w:t>element</w:t>
        </w:r>
        <w:r>
          <w:t>).</w:t>
        </w:r>
      </w:ins>
      <w:ins w:id="21270" w:author="Rev 6 Allen Wirfs-Brock" w:date="2012-02-22T17:48:00Z">
        <w:del w:id="21271" w:author="Rev 7 Allen Wirfs-Brock" w:date="2012-04-09T17:47:00Z">
          <w:r w:rsidR="0083511A" w:rsidDel="0002527B">
            <w:delText xml:space="preserve">If </w:delText>
          </w:r>
        </w:del>
      </w:ins>
      <w:ins w:id="21272" w:author="Rev 6 Allen Wirfs-Brock" w:date="2012-02-22T17:49:00Z">
        <w:del w:id="21273" w:author="Rev 7 Allen Wirfs-Brock" w:date="2012-04-09T17:47:00Z">
          <w:r w:rsidR="0083511A" w:rsidRPr="00E77497" w:rsidDel="0002527B">
            <w:rPr>
              <w:i/>
            </w:rPr>
            <w:delText>element</w:delText>
          </w:r>
          <w:r w:rsidR="0083511A" w:rsidRPr="00E77497" w:rsidDel="0002527B">
            <w:delText xml:space="preserve"> </w:delText>
          </w:r>
        </w:del>
      </w:ins>
      <w:ins w:id="21274" w:author="Rev 6 Allen Wirfs-Brock" w:date="2012-02-22T17:48:00Z">
        <w:del w:id="21275" w:author="Rev 7 Allen Wirfs-Brock" w:date="2012-04-09T17:47:00Z">
          <w:r w:rsidR="0083511A" w:rsidDel="0002527B">
            <w:delText xml:space="preserve">is an abrupt completion, return </w:delText>
          </w:r>
        </w:del>
      </w:ins>
      <w:ins w:id="21276" w:author="Rev 6 Allen Wirfs-Brock" w:date="2012-02-22T17:49:00Z">
        <w:del w:id="21277" w:author="Rev 7 Allen Wirfs-Brock" w:date="2012-04-09T17:47:00Z">
          <w:r w:rsidR="0083511A" w:rsidRPr="00E77497" w:rsidDel="0002527B">
            <w:rPr>
              <w:i/>
            </w:rPr>
            <w:delText>element</w:delText>
          </w:r>
        </w:del>
      </w:ins>
      <w:ins w:id="21278" w:author="Rev 6 Allen Wirfs-Brock" w:date="2012-02-22T17:48:00Z">
        <w:del w:id="21279" w:author="Rev 7 Allen Wirfs-Brock" w:date="2012-04-09T17:47:00Z">
          <w:r w:rsidR="0083511A" w:rsidDel="0002527B">
            <w:delText>.</w:delText>
          </w:r>
        </w:del>
      </w:ins>
    </w:p>
    <w:p w14:paraId="3167B20A" w14:textId="77777777" w:rsidR="004C02EF" w:rsidRPr="00E77497" w:rsidRDefault="0083511A" w:rsidP="00834A33">
      <w:pPr>
        <w:pStyle w:val="Alg4"/>
        <w:numPr>
          <w:ilvl w:val="1"/>
          <w:numId w:val="202"/>
        </w:numPr>
      </w:pPr>
      <w:ins w:id="21280" w:author="Rev 6 Allen Wirfs-Brock" w:date="2012-02-22T17:49:00Z">
        <w:r>
          <w:t xml:space="preserve">Let </w:t>
        </w:r>
        <w:r>
          <w:rPr>
            <w:i/>
          </w:rPr>
          <w:t>delete</w:t>
        </w:r>
        <w:r w:rsidRPr="00377713">
          <w:rPr>
            <w:i/>
          </w:rPr>
          <w:t>Status</w:t>
        </w:r>
        <w:r>
          <w:t xml:space="preserve"> be the result of calling</w:t>
        </w:r>
        <w:r w:rsidRPr="00E77497">
          <w:t xml:space="preserve"> </w:t>
        </w:r>
      </w:ins>
      <w:del w:id="21281" w:author="Rev 6 Allen Wirfs-Brock" w:date="2012-02-22T17:49: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indx</w:t>
      </w:r>
      <w:r w:rsidR="004C02EF" w:rsidRPr="00E77497">
        <w:t xml:space="preserve"> and </w:t>
      </w:r>
      <w:r w:rsidR="004C02EF" w:rsidRPr="00E77497">
        <w:rPr>
          <w:b/>
        </w:rPr>
        <w:t>true</w:t>
      </w:r>
      <w:r w:rsidR="004C02EF" w:rsidRPr="00E77497">
        <w:t>.</w:t>
      </w:r>
    </w:p>
    <w:p w14:paraId="722602A5" w14:textId="77777777" w:rsidR="0083511A" w:rsidRPr="00E77497" w:rsidRDefault="0002527B" w:rsidP="0083511A">
      <w:pPr>
        <w:pStyle w:val="Alg4"/>
        <w:numPr>
          <w:ilvl w:val="1"/>
          <w:numId w:val="202"/>
        </w:numPr>
        <w:contextualSpacing/>
        <w:rPr>
          <w:ins w:id="21282" w:author="Rev 6 Allen Wirfs-Brock" w:date="2012-02-22T17:48:00Z"/>
        </w:rPr>
      </w:pPr>
      <w:ins w:id="21283" w:author="Rev 7 Allen Wirfs-Brock" w:date="2012-04-09T17:48:00Z">
        <w:r>
          <w:t>ReturnIfAbrupt(</w:t>
        </w:r>
        <w:r>
          <w:rPr>
            <w:i/>
          </w:rPr>
          <w:t>deleteStatus</w:t>
        </w:r>
        <w:r>
          <w:t>).</w:t>
        </w:r>
      </w:ins>
      <w:ins w:id="21284" w:author="Rev 6 Allen Wirfs-Brock" w:date="2012-02-22T17:48:00Z">
        <w:del w:id="21285" w:author="Rev 7 Allen Wirfs-Brock" w:date="2012-04-09T17:48:00Z">
          <w:r w:rsidR="0083511A" w:rsidDel="0002527B">
            <w:delText xml:space="preserve">If </w:delText>
          </w:r>
        </w:del>
      </w:ins>
      <w:ins w:id="21286" w:author="Rev 6 Allen Wirfs-Brock" w:date="2012-02-22T17:49:00Z">
        <w:del w:id="21287" w:author="Rev 7 Allen Wirfs-Brock" w:date="2012-04-09T17:48:00Z">
          <w:r w:rsidR="0083511A" w:rsidDel="0002527B">
            <w:rPr>
              <w:i/>
            </w:rPr>
            <w:delText>delete</w:delText>
          </w:r>
          <w:r w:rsidR="0083511A" w:rsidRPr="00377713" w:rsidDel="0002527B">
            <w:rPr>
              <w:i/>
            </w:rPr>
            <w:delText>Status</w:delText>
          </w:r>
          <w:r w:rsidR="0083511A" w:rsidDel="0002527B">
            <w:delText xml:space="preserve"> </w:delText>
          </w:r>
        </w:del>
      </w:ins>
      <w:ins w:id="21288" w:author="Rev 6 Allen Wirfs-Brock" w:date="2012-02-22T17:48:00Z">
        <w:del w:id="21289" w:author="Rev 7 Allen Wirfs-Brock" w:date="2012-04-09T17:48:00Z">
          <w:r w:rsidR="0083511A" w:rsidDel="0002527B">
            <w:delText xml:space="preserve">is an abrupt completion, return </w:delText>
          </w:r>
        </w:del>
      </w:ins>
      <w:ins w:id="21290" w:author="Rev 6 Allen Wirfs-Brock" w:date="2012-02-22T17:49:00Z">
        <w:del w:id="21291" w:author="Rev 7 Allen Wirfs-Brock" w:date="2012-04-09T17:48:00Z">
          <w:r w:rsidR="0083511A" w:rsidDel="0002527B">
            <w:rPr>
              <w:i/>
            </w:rPr>
            <w:delText>delete</w:delText>
          </w:r>
          <w:r w:rsidR="0083511A" w:rsidRPr="00377713" w:rsidDel="0002527B">
            <w:rPr>
              <w:i/>
            </w:rPr>
            <w:delText>Status</w:delText>
          </w:r>
        </w:del>
      </w:ins>
      <w:ins w:id="21292" w:author="Rev 6 Allen Wirfs-Brock" w:date="2012-02-22T17:48:00Z">
        <w:del w:id="21293" w:author="Rev 7 Allen Wirfs-Brock" w:date="2012-04-09T17:48:00Z">
          <w:r w:rsidR="0083511A" w:rsidDel="0002527B">
            <w:delText>.</w:delText>
          </w:r>
        </w:del>
      </w:ins>
    </w:p>
    <w:p w14:paraId="37406C0D" w14:textId="77777777" w:rsidR="004C02EF" w:rsidRPr="00E77497" w:rsidRDefault="0083511A" w:rsidP="00834A33">
      <w:pPr>
        <w:pStyle w:val="Alg4"/>
        <w:numPr>
          <w:ilvl w:val="1"/>
          <w:numId w:val="202"/>
        </w:numPr>
      </w:pPr>
      <w:ins w:id="21294" w:author="Rev 6 Allen Wirfs-Brock" w:date="2012-02-22T17:49:00Z">
        <w:r>
          <w:t xml:space="preserve">Let </w:t>
        </w:r>
        <w:r w:rsidRPr="00377713">
          <w:rPr>
            <w:i/>
          </w:rPr>
          <w:t>putStatus</w:t>
        </w:r>
        <w:r>
          <w:t xml:space="preserve"> be the result of calling</w:t>
        </w:r>
        <w:r w:rsidRPr="00E77497">
          <w:t xml:space="preserve"> </w:t>
        </w:r>
      </w:ins>
      <w:del w:id="21295" w:author="Rev 6 Allen Wirfs-Brock" w:date="2012-02-22T17:49: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del w:id="21296" w:author="Allen Wirfs-Brock rev2" w:date="2011-07-21T09:48:00Z">
        <w:r w:rsidR="004C02EF" w:rsidRPr="00E77497" w:rsidDel="007112EC">
          <w:rPr>
            <w:i/>
          </w:rPr>
          <w:delText>indx</w:delText>
        </w:r>
      </w:del>
      <w:ins w:id="21297" w:author="Allen Wirfs-Brock rev2" w:date="2011-07-21T09:48:00Z">
        <w:r w:rsidR="007112EC" w:rsidRPr="00E77497">
          <w:rPr>
            <w:i/>
          </w:rPr>
          <w:t>newLen</w:t>
        </w:r>
      </w:ins>
      <w:r w:rsidR="004C02EF" w:rsidRPr="00E77497">
        <w:t xml:space="preserve">, and </w:t>
      </w:r>
      <w:r w:rsidR="004C02EF" w:rsidRPr="00E77497">
        <w:rPr>
          <w:b/>
        </w:rPr>
        <w:t>true</w:t>
      </w:r>
      <w:r w:rsidR="004C02EF" w:rsidRPr="00E77497">
        <w:t>.</w:t>
      </w:r>
    </w:p>
    <w:p w14:paraId="3D7E0F28" w14:textId="77777777" w:rsidR="0083511A" w:rsidRPr="00E77497" w:rsidRDefault="0002527B" w:rsidP="0083511A">
      <w:pPr>
        <w:pStyle w:val="Alg4"/>
        <w:numPr>
          <w:ilvl w:val="1"/>
          <w:numId w:val="202"/>
        </w:numPr>
        <w:contextualSpacing/>
        <w:rPr>
          <w:ins w:id="21298" w:author="Rev 6 Allen Wirfs-Brock" w:date="2012-02-22T17:48:00Z"/>
        </w:rPr>
      </w:pPr>
      <w:ins w:id="21299" w:author="Rev 7 Allen Wirfs-Brock" w:date="2012-04-09T17:48:00Z">
        <w:r>
          <w:t>ReturnIfAbrupt(</w:t>
        </w:r>
        <w:r>
          <w:rPr>
            <w:i/>
          </w:rPr>
          <w:t>putStatus</w:t>
        </w:r>
        <w:r>
          <w:t>).</w:t>
        </w:r>
      </w:ins>
      <w:ins w:id="21300" w:author="Rev 6 Allen Wirfs-Brock" w:date="2012-02-22T17:48:00Z">
        <w:del w:id="21301" w:author="Rev 7 Allen Wirfs-Brock" w:date="2012-04-09T17:48: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2818429B" w14:textId="77777777"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14:paraId="45BFFC51"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 host object is implementation-dependent.</w:t>
      </w:r>
    </w:p>
    <w:p w14:paraId="713F7841" w14:textId="77777777" w:rsidR="004C02EF" w:rsidRPr="00E77497" w:rsidRDefault="004C02EF" w:rsidP="004C02EF">
      <w:pPr>
        <w:pStyle w:val="40"/>
        <w:numPr>
          <w:ilvl w:val="0"/>
          <w:numId w:val="0"/>
        </w:numPr>
      </w:pPr>
      <w:bookmarkStart w:id="21302" w:name="_Ref457709102"/>
      <w:r w:rsidRPr="00E77497">
        <w:t>15.4.4.7</w:t>
      </w:r>
      <w:r w:rsidRPr="00E77497">
        <w:tab/>
        <w:t>Array.prototype.push ( [ item1 [ , item2 [ , … ] ] ] )</w:t>
      </w:r>
      <w:bookmarkEnd w:id="21302"/>
    </w:p>
    <w:p w14:paraId="2AF544BC"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1E5AA229"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160BCBC6" w14:textId="77777777"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D952C57" w14:textId="77777777" w:rsidR="00134DAD" w:rsidRDefault="00134DAD" w:rsidP="00134DAD">
      <w:pPr>
        <w:pStyle w:val="Alg4"/>
        <w:numPr>
          <w:ilvl w:val="0"/>
          <w:numId w:val="204"/>
        </w:numPr>
        <w:rPr>
          <w:ins w:id="21303" w:author="Rev 7 Allen Wirfs-Brock" w:date="2012-04-10T12:04:00Z"/>
        </w:rPr>
      </w:pPr>
      <w:ins w:id="21304" w:author="Rev 7 Allen Wirfs-Brock" w:date="2012-04-10T12:04:00Z">
        <w:r>
          <w:t>ReturnIfAbrupt(</w:t>
        </w:r>
        <w:r>
          <w:rPr>
            <w:i/>
          </w:rPr>
          <w:t>O</w:t>
        </w:r>
        <w:r>
          <w:t>).</w:t>
        </w:r>
      </w:ins>
    </w:p>
    <w:p w14:paraId="3ED2F566" w14:textId="77777777" w:rsidR="004C02EF" w:rsidRPr="00E77497" w:rsidRDefault="004C02EF" w:rsidP="00834A33">
      <w:pPr>
        <w:pStyle w:val="Alg4"/>
        <w:numPr>
          <w:ilvl w:val="0"/>
          <w:numId w:val="204"/>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3E1D2432" w14:textId="77777777" w:rsidR="004C02EF" w:rsidRPr="00E77497" w:rsidRDefault="004C02EF" w:rsidP="00834A33">
      <w:pPr>
        <w:pStyle w:val="Alg4"/>
        <w:numPr>
          <w:ilvl w:val="0"/>
          <w:numId w:val="204"/>
        </w:numPr>
      </w:pPr>
      <w:r w:rsidRPr="00E77497">
        <w:t xml:space="preserve">Let </w:t>
      </w:r>
      <w:r w:rsidRPr="00E77497">
        <w:rPr>
          <w:i/>
        </w:rPr>
        <w:t>n</w:t>
      </w:r>
      <w:r w:rsidRPr="00E77497">
        <w:t xml:space="preserve"> be ToUint32(</w:t>
      </w:r>
      <w:r w:rsidRPr="00E77497">
        <w:rPr>
          <w:i/>
        </w:rPr>
        <w:t>lenVal</w:t>
      </w:r>
      <w:r w:rsidRPr="00E77497">
        <w:t>).</w:t>
      </w:r>
    </w:p>
    <w:p w14:paraId="7F025958" w14:textId="77777777" w:rsidR="00CA3654" w:rsidRPr="00E77497" w:rsidRDefault="00C82981" w:rsidP="00CA3654">
      <w:pPr>
        <w:pStyle w:val="Alg4"/>
        <w:numPr>
          <w:ilvl w:val="0"/>
          <w:numId w:val="204"/>
        </w:numPr>
        <w:contextualSpacing/>
        <w:rPr>
          <w:ins w:id="21305" w:author="Rev 6 Allen Wirfs-Brock" w:date="2012-02-22T17:33:00Z"/>
        </w:rPr>
      </w:pPr>
      <w:ins w:id="21306" w:author="Rev 6 Allen Wirfs-Brock" w:date="2012-02-26T09:03:00Z">
        <w:r>
          <w:t>ReturnIfAbrupt(</w:t>
        </w:r>
        <w:del w:id="21307" w:author="Rev 7 Allen Wirfs-Brock" w:date="2012-04-09T17:49:00Z">
          <w:r w:rsidRPr="00E77497" w:rsidDel="0002527B">
            <w:rPr>
              <w:i/>
            </w:rPr>
            <w:delText>len</w:delText>
          </w:r>
        </w:del>
      </w:ins>
      <w:ins w:id="21308" w:author="Rev 7 Allen Wirfs-Brock" w:date="2012-04-09T17:49:00Z">
        <w:r w:rsidR="0002527B">
          <w:rPr>
            <w:i/>
          </w:rPr>
          <w:t>n</w:t>
        </w:r>
      </w:ins>
      <w:ins w:id="21309" w:author="Rev 6 Allen Wirfs-Brock" w:date="2012-02-26T09:03:00Z">
        <w:r>
          <w:t>).</w:t>
        </w:r>
      </w:ins>
    </w:p>
    <w:p w14:paraId="182A743D" w14:textId="77777777"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2FBA17F6" w14:textId="77777777"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14:paraId="1135FD01" w14:textId="77777777"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5F37D186" w14:textId="77777777" w:rsidR="004C02EF" w:rsidRPr="00E77497" w:rsidRDefault="0083511A" w:rsidP="00834A33">
      <w:pPr>
        <w:pStyle w:val="Alg4"/>
        <w:numPr>
          <w:ilvl w:val="1"/>
          <w:numId w:val="204"/>
        </w:numPr>
      </w:pPr>
      <w:ins w:id="21310" w:author="Rev 6 Allen Wirfs-Brock" w:date="2012-02-22T17:50:00Z">
        <w:r>
          <w:t xml:space="preserve">Let </w:t>
        </w:r>
        <w:r w:rsidRPr="00377713">
          <w:rPr>
            <w:i/>
          </w:rPr>
          <w:t>putStatus</w:t>
        </w:r>
        <w:r>
          <w:t xml:space="preserve"> be the result of calling</w:t>
        </w:r>
        <w:r w:rsidRPr="00E77497">
          <w:t xml:space="preserve"> </w:t>
        </w:r>
      </w:ins>
      <w:del w:id="21311" w:author="Rev 6 Allen Wirfs-Brock" w:date="2012-02-22T17:50: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n</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7B6DEA6D" w14:textId="77777777" w:rsidR="0083511A" w:rsidRPr="00E77497" w:rsidRDefault="0002527B" w:rsidP="0083511A">
      <w:pPr>
        <w:pStyle w:val="Alg4"/>
        <w:numPr>
          <w:ilvl w:val="1"/>
          <w:numId w:val="204"/>
        </w:numPr>
        <w:contextualSpacing/>
        <w:rPr>
          <w:ins w:id="21312" w:author="Rev 6 Allen Wirfs-Brock" w:date="2012-02-22T17:50:00Z"/>
        </w:rPr>
      </w:pPr>
      <w:ins w:id="21313" w:author="Rev 7 Allen Wirfs-Brock" w:date="2012-04-09T17:49:00Z">
        <w:r>
          <w:t>ReturnIfAbrupt(</w:t>
        </w:r>
        <w:r>
          <w:rPr>
            <w:i/>
          </w:rPr>
          <w:t>putStatus</w:t>
        </w:r>
        <w:r>
          <w:t>).</w:t>
        </w:r>
      </w:ins>
      <w:ins w:id="21314" w:author="Rev 6 Allen Wirfs-Brock" w:date="2012-02-22T17:50:00Z">
        <w:del w:id="21315" w:author="Rev 7 Allen Wirfs-Brock" w:date="2012-04-09T17:49: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42C75541" w14:textId="77777777"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14:paraId="741E699D" w14:textId="77777777" w:rsidR="004C02EF" w:rsidRPr="00E77497" w:rsidRDefault="0083511A" w:rsidP="00834A33">
      <w:pPr>
        <w:pStyle w:val="Alg4"/>
        <w:numPr>
          <w:ilvl w:val="0"/>
          <w:numId w:val="204"/>
        </w:numPr>
      </w:pPr>
      <w:ins w:id="21316" w:author="Rev 6 Allen Wirfs-Brock" w:date="2012-02-22T17:51:00Z">
        <w:r>
          <w:t xml:space="preserve">Let </w:t>
        </w:r>
        <w:r w:rsidRPr="00377713">
          <w:rPr>
            <w:i/>
          </w:rPr>
          <w:t>putStatus</w:t>
        </w:r>
        <w:r>
          <w:t xml:space="preserve"> be the result of calling</w:t>
        </w:r>
        <w:r w:rsidRPr="00E77497">
          <w:t xml:space="preserve"> </w:t>
        </w:r>
      </w:ins>
      <w:del w:id="21317" w:author="Rev 6 Allen Wirfs-Brock" w:date="2012-02-22T17:51: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n</w:t>
      </w:r>
      <w:r w:rsidR="004C02EF" w:rsidRPr="00E77497">
        <w:t xml:space="preserve">, and </w:t>
      </w:r>
      <w:r w:rsidR="004C02EF" w:rsidRPr="00E77497">
        <w:rPr>
          <w:b/>
        </w:rPr>
        <w:t>true</w:t>
      </w:r>
      <w:r w:rsidR="004C02EF" w:rsidRPr="00E77497">
        <w:t>.</w:t>
      </w:r>
    </w:p>
    <w:p w14:paraId="4DC6A56B" w14:textId="77777777" w:rsidR="0083511A" w:rsidRPr="00E77497" w:rsidRDefault="0002527B" w:rsidP="0083511A">
      <w:pPr>
        <w:pStyle w:val="Alg4"/>
        <w:numPr>
          <w:ilvl w:val="0"/>
          <w:numId w:val="204"/>
        </w:numPr>
        <w:contextualSpacing/>
        <w:rPr>
          <w:ins w:id="21318" w:author="Rev 6 Allen Wirfs-Brock" w:date="2012-02-22T17:51:00Z"/>
        </w:rPr>
      </w:pPr>
      <w:ins w:id="21319" w:author="Rev 7 Allen Wirfs-Brock" w:date="2012-04-09T17:50:00Z">
        <w:r>
          <w:t>ReturnIfAbrupt(</w:t>
        </w:r>
        <w:r>
          <w:rPr>
            <w:i/>
          </w:rPr>
          <w:t>putStatus</w:t>
        </w:r>
        <w:r>
          <w:t>)</w:t>
        </w:r>
      </w:ins>
      <w:ins w:id="21320" w:author="Rev 6 Allen Wirfs-Brock" w:date="2012-02-22T17:51:00Z">
        <w:del w:id="21321" w:author="Rev 7 Allen Wirfs-Brock" w:date="2012-04-09T17:50: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58C4DD99" w14:textId="77777777"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14:paraId="13762DB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37C4BE5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 host object is implementation-dependent.</w:t>
      </w:r>
    </w:p>
    <w:p w14:paraId="11C6E8EC" w14:textId="77777777" w:rsidR="004C02EF" w:rsidRPr="00E77497" w:rsidRDefault="004C02EF" w:rsidP="004C02EF">
      <w:pPr>
        <w:pStyle w:val="40"/>
        <w:numPr>
          <w:ilvl w:val="0"/>
          <w:numId w:val="0"/>
        </w:numPr>
      </w:pPr>
      <w:bookmarkStart w:id="21322" w:name="_Ref440446490"/>
      <w:r w:rsidRPr="00E77497">
        <w:t>15.4.4.8</w:t>
      </w:r>
      <w:r w:rsidRPr="00E77497">
        <w:tab/>
        <w:t>Array.prototype.revers</w:t>
      </w:r>
      <w:bookmarkEnd w:id="21221"/>
      <w:r w:rsidRPr="00E77497">
        <w:t>e</w:t>
      </w:r>
      <w:bookmarkEnd w:id="21242"/>
      <w:bookmarkEnd w:id="21243"/>
      <w:r w:rsidRPr="00E77497">
        <w:t xml:space="preserve"> ( )</w:t>
      </w:r>
      <w:bookmarkEnd w:id="21322"/>
    </w:p>
    <w:p w14:paraId="16E26CFE" w14:textId="77777777" w:rsidR="004C02EF" w:rsidRPr="00E77497" w:rsidRDefault="004C02EF" w:rsidP="004C02EF">
      <w:r w:rsidRPr="00E77497">
        <w:t>The elements of the array are rearranged so as to reverse their order. The object is returned as the result of the call.</w:t>
      </w:r>
      <w:bookmarkStart w:id="21323" w:name="_Toc382291624"/>
    </w:p>
    <w:p w14:paraId="077C1C27" w14:textId="77777777"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F50A968" w14:textId="77777777" w:rsidR="00134DAD" w:rsidRDefault="00134DAD" w:rsidP="00134DAD">
      <w:pPr>
        <w:pStyle w:val="Alg4"/>
        <w:numPr>
          <w:ilvl w:val="0"/>
          <w:numId w:val="205"/>
        </w:numPr>
        <w:rPr>
          <w:ins w:id="21324" w:author="Rev 7 Allen Wirfs-Brock" w:date="2012-04-10T12:04:00Z"/>
        </w:rPr>
      </w:pPr>
      <w:ins w:id="21325" w:author="Rev 7 Allen Wirfs-Brock" w:date="2012-04-10T12:04:00Z">
        <w:r>
          <w:t>ReturnIfAbrupt(</w:t>
        </w:r>
        <w:r>
          <w:rPr>
            <w:i/>
          </w:rPr>
          <w:t>O</w:t>
        </w:r>
        <w:r>
          <w:t>).</w:t>
        </w:r>
      </w:ins>
    </w:p>
    <w:p w14:paraId="147FDF30" w14:textId="77777777" w:rsidR="004C02EF" w:rsidRPr="00E77497" w:rsidRDefault="004C02EF" w:rsidP="00834A33">
      <w:pPr>
        <w:pStyle w:val="Alg4"/>
        <w:numPr>
          <w:ilvl w:val="0"/>
          <w:numId w:val="205"/>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b/>
        </w:rPr>
        <w:t>"length"</w:t>
      </w:r>
      <w:r w:rsidRPr="00E77497">
        <w:t>.</w:t>
      </w:r>
    </w:p>
    <w:p w14:paraId="08A1F734" w14:textId="77777777" w:rsidR="004C02EF" w:rsidRPr="00E77497" w:rsidRDefault="004C02EF" w:rsidP="00834A33">
      <w:pPr>
        <w:pStyle w:val="Alg4"/>
        <w:numPr>
          <w:ilvl w:val="0"/>
          <w:numId w:val="205"/>
        </w:numPr>
      </w:pPr>
      <w:r w:rsidRPr="00E77497">
        <w:t xml:space="preserve">Let </w:t>
      </w:r>
      <w:r w:rsidRPr="00E77497">
        <w:rPr>
          <w:i/>
        </w:rPr>
        <w:t>len</w:t>
      </w:r>
      <w:r w:rsidRPr="00E77497">
        <w:t xml:space="preserve"> be ToUint32(</w:t>
      </w:r>
      <w:r w:rsidRPr="00E77497">
        <w:rPr>
          <w:i/>
        </w:rPr>
        <w:t>lenVal</w:t>
      </w:r>
      <w:r w:rsidRPr="00E77497">
        <w:t>).</w:t>
      </w:r>
    </w:p>
    <w:p w14:paraId="4895334C" w14:textId="77777777" w:rsidR="00CA3654" w:rsidRPr="00E77497" w:rsidRDefault="00C82981" w:rsidP="00CA3654">
      <w:pPr>
        <w:pStyle w:val="Alg4"/>
        <w:numPr>
          <w:ilvl w:val="0"/>
          <w:numId w:val="205"/>
        </w:numPr>
        <w:contextualSpacing/>
        <w:rPr>
          <w:ins w:id="21326" w:author="Rev 6 Allen Wirfs-Brock" w:date="2012-02-22T17:33:00Z"/>
        </w:rPr>
      </w:pPr>
      <w:ins w:id="21327" w:author="Rev 6 Allen Wirfs-Brock" w:date="2012-02-26T09:03:00Z">
        <w:r>
          <w:t>ReturnIfAbrupt(</w:t>
        </w:r>
        <w:r w:rsidRPr="00E77497">
          <w:rPr>
            <w:i/>
          </w:rPr>
          <w:t>len</w:t>
        </w:r>
        <w:r>
          <w:t>).</w:t>
        </w:r>
      </w:ins>
    </w:p>
    <w:p w14:paraId="1EDDC74C" w14:textId="77777777"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14:paraId="3D337C89" w14:textId="77777777"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14:paraId="7B3D6A02" w14:textId="77777777"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7E18D18C" w14:textId="77777777"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192BEDC2" w14:textId="77777777"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14:paraId="454CF5BB" w14:textId="77777777"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14:paraId="347BE100" w14:textId="77777777" w:rsidR="004C02EF" w:rsidRPr="00E77497" w:rsidRDefault="004C02EF" w:rsidP="00834A33">
      <w:pPr>
        <w:pStyle w:val="Alg4"/>
        <w:numPr>
          <w:ilvl w:val="1"/>
          <w:numId w:val="205"/>
        </w:numPr>
      </w:pPr>
      <w:r w:rsidRPr="00E77497">
        <w:t xml:space="preserve">Let </w:t>
      </w:r>
      <w:r w:rsidRPr="00E77497">
        <w:rPr>
          <w:i/>
        </w:rPr>
        <w:t>lowerValue</w:t>
      </w:r>
      <w:r w:rsidRPr="00E77497">
        <w:t xml:space="preserve"> be the result of calling the [[Get]] internal method of </w:t>
      </w:r>
      <w:r w:rsidRPr="00E77497">
        <w:rPr>
          <w:i/>
        </w:rPr>
        <w:t>O</w:t>
      </w:r>
      <w:r w:rsidRPr="00E77497" w:rsidDel="00246A75">
        <w:t xml:space="preserve"> </w:t>
      </w:r>
      <w:r w:rsidRPr="00E77497">
        <w:t xml:space="preserve">with argument </w:t>
      </w:r>
      <w:r w:rsidRPr="00E77497">
        <w:rPr>
          <w:i/>
        </w:rPr>
        <w:t xml:space="preserve"> lowerP</w:t>
      </w:r>
      <w:r w:rsidRPr="00E77497">
        <w:t>.</w:t>
      </w:r>
    </w:p>
    <w:p w14:paraId="0F737D38" w14:textId="77777777" w:rsidR="0083511A" w:rsidRPr="00E77497" w:rsidRDefault="0002527B" w:rsidP="0083511A">
      <w:pPr>
        <w:pStyle w:val="Alg4"/>
        <w:numPr>
          <w:ilvl w:val="1"/>
          <w:numId w:val="205"/>
        </w:numPr>
        <w:contextualSpacing/>
        <w:rPr>
          <w:ins w:id="21328" w:author="Rev 6 Allen Wirfs-Brock" w:date="2012-02-22T17:52:00Z"/>
        </w:rPr>
      </w:pPr>
      <w:ins w:id="21329" w:author="Rev 7 Allen Wirfs-Brock" w:date="2012-04-09T17:50:00Z">
        <w:r>
          <w:t>ReturnIfAbrupt(</w:t>
        </w:r>
        <w:r>
          <w:rPr>
            <w:i/>
          </w:rPr>
          <w:t>lowerValue</w:t>
        </w:r>
        <w:r>
          <w:t>)</w:t>
        </w:r>
      </w:ins>
      <w:ins w:id="21330" w:author="Rev 6 Allen Wirfs-Brock" w:date="2012-02-22T17:52:00Z">
        <w:del w:id="21331" w:author="Rev 7 Allen Wirfs-Brock" w:date="2012-04-09T17:50:00Z">
          <w:r w:rsidR="0083511A" w:rsidDel="0002527B">
            <w:delText xml:space="preserve">If </w:delText>
          </w:r>
        </w:del>
      </w:ins>
      <w:ins w:id="21332" w:author="Rev 6 Allen Wirfs-Brock" w:date="2012-02-22T17:57:00Z">
        <w:del w:id="21333" w:author="Rev 7 Allen Wirfs-Brock" w:date="2012-04-09T17:50:00Z">
          <w:r w:rsidR="0083511A" w:rsidRPr="00E77497" w:rsidDel="0002527B">
            <w:rPr>
              <w:i/>
            </w:rPr>
            <w:delText>lowerValue</w:delText>
          </w:r>
          <w:r w:rsidR="0083511A" w:rsidRPr="00E77497" w:rsidDel="0002527B">
            <w:delText xml:space="preserve"> </w:delText>
          </w:r>
        </w:del>
      </w:ins>
      <w:ins w:id="21334" w:author="Rev 6 Allen Wirfs-Brock" w:date="2012-02-22T17:52:00Z">
        <w:del w:id="21335" w:author="Rev 7 Allen Wirfs-Brock" w:date="2012-04-09T17:50:00Z">
          <w:r w:rsidR="0083511A" w:rsidDel="0002527B">
            <w:delText xml:space="preserve">is an abrupt completion, return </w:delText>
          </w:r>
        </w:del>
      </w:ins>
      <w:ins w:id="21336" w:author="Rev 6 Allen Wirfs-Brock" w:date="2012-02-22T17:57:00Z">
        <w:del w:id="21337" w:author="Rev 7 Allen Wirfs-Brock" w:date="2012-04-09T17:50:00Z">
          <w:r w:rsidR="0083511A" w:rsidRPr="00E77497" w:rsidDel="0002527B">
            <w:rPr>
              <w:i/>
            </w:rPr>
            <w:delText>lowerValue</w:delText>
          </w:r>
        </w:del>
      </w:ins>
      <w:ins w:id="21338" w:author="Rev 6 Allen Wirfs-Brock" w:date="2012-02-22T17:52:00Z">
        <w:r w:rsidR="0083511A">
          <w:t>.</w:t>
        </w:r>
      </w:ins>
    </w:p>
    <w:p w14:paraId="5C977401" w14:textId="77777777" w:rsidR="004C02EF" w:rsidRPr="00E77497" w:rsidRDefault="004C02EF" w:rsidP="00834A33">
      <w:pPr>
        <w:pStyle w:val="Alg4"/>
        <w:numPr>
          <w:ilvl w:val="1"/>
          <w:numId w:val="205"/>
        </w:numPr>
      </w:pPr>
      <w:r w:rsidRPr="00E77497">
        <w:t xml:space="preserve">Let </w:t>
      </w:r>
      <w:r w:rsidRPr="00E77497">
        <w:rPr>
          <w:i/>
        </w:rPr>
        <w:t>upperValue</w:t>
      </w:r>
      <w:r w:rsidRPr="00E77497">
        <w:t xml:space="preserve"> be the result of calling the [[Get]] internal method of </w:t>
      </w:r>
      <w:r w:rsidRPr="00E77497">
        <w:rPr>
          <w:i/>
        </w:rPr>
        <w:t>O</w:t>
      </w:r>
      <w:r w:rsidRPr="00E77497">
        <w:t xml:space="preserve"> with argument </w:t>
      </w:r>
      <w:r w:rsidRPr="00E77497">
        <w:rPr>
          <w:i/>
        </w:rPr>
        <w:t>upperP</w:t>
      </w:r>
      <w:r w:rsidRPr="00E77497">
        <w:t xml:space="preserve"> .</w:t>
      </w:r>
    </w:p>
    <w:p w14:paraId="394A4014" w14:textId="77777777" w:rsidR="0083511A" w:rsidRPr="00E77497" w:rsidRDefault="0002527B" w:rsidP="0083511A">
      <w:pPr>
        <w:pStyle w:val="Alg4"/>
        <w:numPr>
          <w:ilvl w:val="1"/>
          <w:numId w:val="205"/>
        </w:numPr>
        <w:contextualSpacing/>
        <w:rPr>
          <w:ins w:id="21339" w:author="Rev 6 Allen Wirfs-Brock" w:date="2012-02-22T17:52:00Z"/>
        </w:rPr>
      </w:pPr>
      <w:ins w:id="21340" w:author="Rev 7 Allen Wirfs-Brock" w:date="2012-04-09T17:51:00Z">
        <w:r>
          <w:t>ReturnIfAbrupt(</w:t>
        </w:r>
        <w:r>
          <w:rPr>
            <w:i/>
          </w:rPr>
          <w:t>upperValue</w:t>
        </w:r>
        <w:r>
          <w:t>)</w:t>
        </w:r>
      </w:ins>
      <w:ins w:id="21341" w:author="Rev 6 Allen Wirfs-Brock" w:date="2012-02-22T17:52:00Z">
        <w:del w:id="21342" w:author="Rev 7 Allen Wirfs-Brock" w:date="2012-04-09T17:51:00Z">
          <w:r w:rsidR="0083511A" w:rsidDel="0002527B">
            <w:delText xml:space="preserve">If </w:delText>
          </w:r>
        </w:del>
      </w:ins>
      <w:ins w:id="21343" w:author="Rev 6 Allen Wirfs-Brock" w:date="2012-02-22T17:57:00Z">
        <w:del w:id="21344" w:author="Rev 7 Allen Wirfs-Brock" w:date="2012-04-09T17:51:00Z">
          <w:r w:rsidR="0083511A" w:rsidRPr="00E77497" w:rsidDel="0002527B">
            <w:rPr>
              <w:i/>
            </w:rPr>
            <w:delText>upperValue</w:delText>
          </w:r>
          <w:r w:rsidR="0083511A" w:rsidRPr="00E77497" w:rsidDel="0002527B">
            <w:delText xml:space="preserve"> </w:delText>
          </w:r>
        </w:del>
      </w:ins>
      <w:ins w:id="21345" w:author="Rev 6 Allen Wirfs-Brock" w:date="2012-02-22T17:52:00Z">
        <w:del w:id="21346" w:author="Rev 7 Allen Wirfs-Brock" w:date="2012-04-09T17:51:00Z">
          <w:r w:rsidR="0083511A" w:rsidDel="0002527B">
            <w:delText xml:space="preserve">is an abrupt completion, return </w:delText>
          </w:r>
        </w:del>
      </w:ins>
      <w:ins w:id="21347" w:author="Rev 6 Allen Wirfs-Brock" w:date="2012-02-22T17:57:00Z">
        <w:del w:id="21348" w:author="Rev 7 Allen Wirfs-Brock" w:date="2012-04-09T17:51:00Z">
          <w:r w:rsidR="0083511A" w:rsidRPr="00E77497" w:rsidDel="0002527B">
            <w:rPr>
              <w:i/>
            </w:rPr>
            <w:delText>upperValue</w:delText>
          </w:r>
        </w:del>
      </w:ins>
      <w:ins w:id="21349" w:author="Rev 6 Allen Wirfs-Brock" w:date="2012-02-22T17:52:00Z">
        <w:r w:rsidR="0083511A">
          <w:t>.</w:t>
        </w:r>
      </w:ins>
    </w:p>
    <w:p w14:paraId="70890073" w14:textId="77777777" w:rsidR="004C02EF" w:rsidRPr="00E77497" w:rsidRDefault="004C02EF" w:rsidP="00834A33">
      <w:pPr>
        <w:pStyle w:val="Alg4"/>
        <w:numPr>
          <w:ilvl w:val="1"/>
          <w:numId w:val="205"/>
        </w:numPr>
      </w:pPr>
      <w:r w:rsidRPr="00E77497">
        <w:t xml:space="preserve">Let </w:t>
      </w:r>
      <w:r w:rsidRPr="00E77497">
        <w:rPr>
          <w:i/>
        </w:rPr>
        <w:t>lowerExists</w:t>
      </w:r>
      <w:r w:rsidRPr="00E77497">
        <w:t xml:space="preserve"> be the result of calling the [[HasProperty]] internal method of </w:t>
      </w:r>
      <w:r w:rsidRPr="00E77497">
        <w:rPr>
          <w:i/>
        </w:rPr>
        <w:t>O</w:t>
      </w:r>
      <w:r w:rsidRPr="00E77497">
        <w:t xml:space="preserve"> with argument </w:t>
      </w:r>
      <w:r w:rsidRPr="00E77497">
        <w:rPr>
          <w:i/>
        </w:rPr>
        <w:t>lowerP</w:t>
      </w:r>
      <w:r w:rsidRPr="00E77497">
        <w:t>.</w:t>
      </w:r>
    </w:p>
    <w:p w14:paraId="52E33D07" w14:textId="77777777" w:rsidR="004C02EF" w:rsidRPr="00E77497" w:rsidRDefault="004C02EF" w:rsidP="00834A33">
      <w:pPr>
        <w:pStyle w:val="Alg4"/>
        <w:numPr>
          <w:ilvl w:val="1"/>
          <w:numId w:val="205"/>
        </w:numPr>
      </w:pPr>
      <w:r w:rsidRPr="00E77497">
        <w:t xml:space="preserve">Let </w:t>
      </w:r>
      <w:r w:rsidRPr="00E77497">
        <w:rPr>
          <w:i/>
        </w:rPr>
        <w:t>upperExists</w:t>
      </w:r>
      <w:r w:rsidRPr="00E77497">
        <w:t xml:space="preserve"> be the result of calling the [[HasProperty]] internal method of </w:t>
      </w:r>
      <w:r w:rsidRPr="00E77497">
        <w:rPr>
          <w:i/>
        </w:rPr>
        <w:t>O</w:t>
      </w:r>
      <w:r w:rsidRPr="00E77497">
        <w:t xml:space="preserve"> with argument </w:t>
      </w:r>
      <w:r w:rsidRPr="00E77497">
        <w:rPr>
          <w:i/>
        </w:rPr>
        <w:t>upperP</w:t>
      </w:r>
      <w:r w:rsidRPr="00E77497">
        <w:t>.</w:t>
      </w:r>
    </w:p>
    <w:p w14:paraId="72A91C1E" w14:textId="77777777"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5CA89E49" w14:textId="77777777" w:rsidR="004C02EF" w:rsidRPr="00E77497" w:rsidRDefault="0083511A" w:rsidP="00834A33">
      <w:pPr>
        <w:pStyle w:val="Alg4"/>
        <w:numPr>
          <w:ilvl w:val="2"/>
          <w:numId w:val="205"/>
        </w:numPr>
      </w:pPr>
      <w:ins w:id="21350" w:author="Rev 6 Allen Wirfs-Brock" w:date="2012-02-22T17:55:00Z">
        <w:r>
          <w:t xml:space="preserve">Let </w:t>
        </w:r>
        <w:r w:rsidRPr="00377713">
          <w:rPr>
            <w:i/>
          </w:rPr>
          <w:t>putStatus</w:t>
        </w:r>
        <w:r>
          <w:t xml:space="preserve"> be the result of calling</w:t>
        </w:r>
        <w:r w:rsidRPr="00E77497">
          <w:t xml:space="preserve"> </w:t>
        </w:r>
      </w:ins>
      <w:del w:id="21351" w:author="Rev 6 Allen Wirfs-Brock" w:date="2012-02-22T17:55: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4BCD4C3B" w14:textId="77777777" w:rsidR="0083511A" w:rsidRPr="00E77497" w:rsidRDefault="0002527B" w:rsidP="0083511A">
      <w:pPr>
        <w:pStyle w:val="Alg4"/>
        <w:numPr>
          <w:ilvl w:val="2"/>
          <w:numId w:val="205"/>
        </w:numPr>
        <w:contextualSpacing/>
        <w:rPr>
          <w:ins w:id="21352" w:author="Rev 6 Allen Wirfs-Brock" w:date="2012-02-22T17:52:00Z"/>
        </w:rPr>
      </w:pPr>
      <w:ins w:id="21353" w:author="Rev 7 Allen Wirfs-Brock" w:date="2012-04-09T17:51:00Z">
        <w:r>
          <w:t>ReturnIfAbrupt(</w:t>
        </w:r>
        <w:r>
          <w:rPr>
            <w:i/>
          </w:rPr>
          <w:t>putStatus</w:t>
        </w:r>
        <w:r>
          <w:t>)</w:t>
        </w:r>
      </w:ins>
      <w:ins w:id="21354" w:author="Rev 6 Allen Wirfs-Brock" w:date="2012-02-22T17:52:00Z">
        <w:del w:id="21355"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1DF25AFD" w14:textId="77777777" w:rsidR="004C02EF" w:rsidRPr="00E77497" w:rsidRDefault="0083511A" w:rsidP="00834A33">
      <w:pPr>
        <w:pStyle w:val="Alg4"/>
        <w:numPr>
          <w:ilvl w:val="2"/>
          <w:numId w:val="205"/>
        </w:numPr>
      </w:pPr>
      <w:ins w:id="21356" w:author="Rev 6 Allen Wirfs-Brock" w:date="2012-02-22T17:56:00Z">
        <w:r>
          <w:t xml:space="preserve">Let </w:t>
        </w:r>
        <w:r w:rsidRPr="00377713">
          <w:rPr>
            <w:i/>
          </w:rPr>
          <w:t>putStatus</w:t>
        </w:r>
        <w:r>
          <w:t xml:space="preserve"> be the result of calling</w:t>
        </w:r>
        <w:r w:rsidRPr="00E77497">
          <w:t xml:space="preserve"> </w:t>
        </w:r>
      </w:ins>
      <w:del w:id="21357"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7A0A03">
        <w:t xml:space="preserve"> </w:t>
      </w:r>
      <w:r w:rsidR="004C02EF" w:rsidRPr="00E77497">
        <w:t>.</w:t>
      </w:r>
    </w:p>
    <w:p w14:paraId="7599506F" w14:textId="77777777" w:rsidR="0083511A" w:rsidRPr="00E77497" w:rsidRDefault="0002527B" w:rsidP="0083511A">
      <w:pPr>
        <w:pStyle w:val="Alg4"/>
        <w:numPr>
          <w:ilvl w:val="2"/>
          <w:numId w:val="205"/>
        </w:numPr>
        <w:contextualSpacing/>
        <w:rPr>
          <w:ins w:id="21358" w:author="Rev 6 Allen Wirfs-Brock" w:date="2012-02-22T17:54:00Z"/>
        </w:rPr>
      </w:pPr>
      <w:ins w:id="21359" w:author="Rev 7 Allen Wirfs-Brock" w:date="2012-04-09T17:51:00Z">
        <w:r>
          <w:t>ReturnIfAbrupt(</w:t>
        </w:r>
        <w:r>
          <w:rPr>
            <w:i/>
          </w:rPr>
          <w:t>putStatus</w:t>
        </w:r>
        <w:r>
          <w:t>)</w:t>
        </w:r>
      </w:ins>
      <w:ins w:id="21360" w:author="Rev 6 Allen Wirfs-Brock" w:date="2012-02-22T17:54:00Z">
        <w:del w:id="21361"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15AF98D4"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0C86C314" w14:textId="77777777" w:rsidR="004C02EF" w:rsidRPr="00E77497" w:rsidRDefault="0083511A" w:rsidP="00834A33">
      <w:pPr>
        <w:pStyle w:val="Alg4"/>
        <w:numPr>
          <w:ilvl w:val="2"/>
          <w:numId w:val="205"/>
        </w:numPr>
      </w:pPr>
      <w:ins w:id="21362" w:author="Rev 6 Allen Wirfs-Brock" w:date="2012-02-22T17:56:00Z">
        <w:r>
          <w:t xml:space="preserve">Let </w:t>
        </w:r>
        <w:r w:rsidRPr="00377713">
          <w:rPr>
            <w:i/>
          </w:rPr>
          <w:t>putStatus</w:t>
        </w:r>
        <w:r>
          <w:t xml:space="preserve"> be the result of calling</w:t>
        </w:r>
        <w:r w:rsidRPr="00E77497">
          <w:t xml:space="preserve"> </w:t>
        </w:r>
      </w:ins>
      <w:del w:id="21363"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28F68360" w14:textId="77777777" w:rsidR="0083511A" w:rsidRPr="00E77497" w:rsidRDefault="0002527B" w:rsidP="0083511A">
      <w:pPr>
        <w:pStyle w:val="Alg4"/>
        <w:numPr>
          <w:ilvl w:val="2"/>
          <w:numId w:val="205"/>
        </w:numPr>
        <w:contextualSpacing/>
        <w:rPr>
          <w:ins w:id="21364" w:author="Rev 6 Allen Wirfs-Brock" w:date="2012-02-22T17:53:00Z"/>
        </w:rPr>
      </w:pPr>
      <w:ins w:id="21365" w:author="Rev 7 Allen Wirfs-Brock" w:date="2012-04-09T17:52:00Z">
        <w:r>
          <w:t>ReturnIfAbrupt(</w:t>
        </w:r>
        <w:r>
          <w:rPr>
            <w:i/>
          </w:rPr>
          <w:t>putStatus</w:t>
        </w:r>
        <w:r>
          <w:t>)</w:t>
        </w:r>
      </w:ins>
      <w:ins w:id="21366" w:author="Rev 6 Allen Wirfs-Brock" w:date="2012-02-22T17:53:00Z">
        <w:del w:id="21367"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141ABAB1" w14:textId="77777777" w:rsidR="004C02EF" w:rsidRPr="00E77497" w:rsidRDefault="0083511A" w:rsidP="00834A33">
      <w:pPr>
        <w:pStyle w:val="Alg4"/>
        <w:numPr>
          <w:ilvl w:val="2"/>
          <w:numId w:val="205"/>
        </w:numPr>
      </w:pPr>
      <w:ins w:id="21368" w:author="Rev 6 Allen Wirfs-Brock" w:date="2012-02-22T17:56:00Z">
        <w:r>
          <w:t xml:space="preserve">Let </w:t>
        </w:r>
        <w:r>
          <w:rPr>
            <w:i/>
          </w:rPr>
          <w:t>delete</w:t>
        </w:r>
        <w:r w:rsidRPr="00377713">
          <w:rPr>
            <w:i/>
          </w:rPr>
          <w:t>Status</w:t>
        </w:r>
        <w:r>
          <w:t xml:space="preserve"> be the result of calling</w:t>
        </w:r>
        <w:r w:rsidRPr="00E77497">
          <w:t xml:space="preserve"> </w:t>
        </w:r>
      </w:ins>
      <w:del w:id="21369"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upperP</w:t>
      </w:r>
      <w:r w:rsidR="004C02EF" w:rsidRPr="00E77497">
        <w:t xml:space="preserve"> and </w:t>
      </w:r>
      <w:r w:rsidR="004C02EF" w:rsidRPr="00E77497">
        <w:rPr>
          <w:b/>
        </w:rPr>
        <w:t>true</w:t>
      </w:r>
      <w:r w:rsidR="004C02EF" w:rsidRPr="00E77497">
        <w:t>.</w:t>
      </w:r>
    </w:p>
    <w:p w14:paraId="6078D058" w14:textId="77777777" w:rsidR="0083511A" w:rsidRPr="00E77497" w:rsidRDefault="0002527B" w:rsidP="0083511A">
      <w:pPr>
        <w:pStyle w:val="Alg4"/>
        <w:numPr>
          <w:ilvl w:val="2"/>
          <w:numId w:val="205"/>
        </w:numPr>
        <w:contextualSpacing/>
        <w:rPr>
          <w:ins w:id="21370" w:author="Rev 6 Allen Wirfs-Brock" w:date="2012-02-22T17:54:00Z"/>
        </w:rPr>
      </w:pPr>
      <w:ins w:id="21371" w:author="Rev 7 Allen Wirfs-Brock" w:date="2012-04-09T17:52:00Z">
        <w:r>
          <w:t>ReturnIfAbrupt(</w:t>
        </w:r>
        <w:r>
          <w:rPr>
            <w:i/>
          </w:rPr>
          <w:t>deleteStatus</w:t>
        </w:r>
        <w:r>
          <w:t>)</w:t>
        </w:r>
      </w:ins>
      <w:ins w:id="21372" w:author="Rev 6 Allen Wirfs-Brock" w:date="2012-02-22T17:54:00Z">
        <w:del w:id="21373"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del>
      </w:ins>
      <w:ins w:id="21374" w:author="Rev 6 Allen Wirfs-Brock" w:date="2012-02-22T17:55:00Z">
        <w:del w:id="21375" w:author="Rev 7 Allen Wirfs-Brock" w:date="2012-04-09T17:52:00Z">
          <w:r w:rsidR="0083511A" w:rsidDel="0002527B">
            <w:rPr>
              <w:i/>
            </w:rPr>
            <w:delText>delete</w:delText>
          </w:r>
          <w:r w:rsidR="0083511A" w:rsidRPr="006A5E27" w:rsidDel="0002527B">
            <w:rPr>
              <w:i/>
            </w:rPr>
            <w:delText>Status</w:delText>
          </w:r>
        </w:del>
      </w:ins>
      <w:ins w:id="21376" w:author="Rev 6 Allen Wirfs-Brock" w:date="2012-02-22T17:54:00Z">
        <w:r w:rsidR="0083511A">
          <w:t>.</w:t>
        </w:r>
      </w:ins>
    </w:p>
    <w:p w14:paraId="15DDBB14"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765EB273" w14:textId="77777777" w:rsidR="004C02EF" w:rsidRPr="00E77497" w:rsidRDefault="0083511A" w:rsidP="00834A33">
      <w:pPr>
        <w:pStyle w:val="Alg4"/>
        <w:numPr>
          <w:ilvl w:val="2"/>
          <w:numId w:val="205"/>
        </w:numPr>
      </w:pPr>
      <w:ins w:id="21377" w:author="Rev 6 Allen Wirfs-Brock" w:date="2012-02-22T17:56:00Z">
        <w:r>
          <w:t xml:space="preserve">Let </w:t>
        </w:r>
        <w:r>
          <w:rPr>
            <w:i/>
          </w:rPr>
          <w:t>delete</w:t>
        </w:r>
        <w:r w:rsidRPr="00377713">
          <w:rPr>
            <w:i/>
          </w:rPr>
          <w:t>Status</w:t>
        </w:r>
        <w:r>
          <w:t xml:space="preserve"> be the result of calling</w:t>
        </w:r>
        <w:r w:rsidRPr="00E77497">
          <w:t xml:space="preserve"> </w:t>
        </w:r>
      </w:ins>
      <w:del w:id="21378"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lowerP</w:t>
      </w:r>
      <w:r w:rsidR="004C02EF" w:rsidRPr="00E77497">
        <w:t xml:space="preserve"> and </w:t>
      </w:r>
      <w:r w:rsidR="004C02EF" w:rsidRPr="00E77497">
        <w:rPr>
          <w:b/>
        </w:rPr>
        <w:t>true</w:t>
      </w:r>
      <w:r w:rsidR="004C02EF" w:rsidRPr="00E77497">
        <w:t xml:space="preserve"> .</w:t>
      </w:r>
    </w:p>
    <w:p w14:paraId="29F0CADB" w14:textId="77777777" w:rsidR="0083511A" w:rsidRPr="00E77497" w:rsidRDefault="0002527B" w:rsidP="0083511A">
      <w:pPr>
        <w:pStyle w:val="Alg4"/>
        <w:numPr>
          <w:ilvl w:val="2"/>
          <w:numId w:val="205"/>
        </w:numPr>
        <w:contextualSpacing/>
        <w:rPr>
          <w:ins w:id="21379" w:author="Rev 6 Allen Wirfs-Brock" w:date="2012-02-22T17:55:00Z"/>
        </w:rPr>
      </w:pPr>
      <w:ins w:id="21380" w:author="Rev 7 Allen Wirfs-Brock" w:date="2012-04-09T17:52:00Z">
        <w:r>
          <w:t>ReturnIfAbrupt(</w:t>
        </w:r>
        <w:r>
          <w:rPr>
            <w:i/>
          </w:rPr>
          <w:t>deleteStatus</w:t>
        </w:r>
        <w:r>
          <w:t>)</w:t>
        </w:r>
      </w:ins>
      <w:ins w:id="21381" w:author="Rev 6 Allen Wirfs-Brock" w:date="2012-02-22T17:55:00Z">
        <w:del w:id="21382"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r w:rsidR="0083511A" w:rsidDel="0002527B">
            <w:rPr>
              <w:i/>
            </w:rPr>
            <w:delText>delete</w:delText>
          </w:r>
          <w:r w:rsidR="0083511A" w:rsidRPr="006A5E27" w:rsidDel="0002527B">
            <w:rPr>
              <w:i/>
            </w:rPr>
            <w:delText>Status</w:delText>
          </w:r>
        </w:del>
        <w:r w:rsidR="0083511A">
          <w:t>.</w:t>
        </w:r>
      </w:ins>
    </w:p>
    <w:p w14:paraId="15A30EC0" w14:textId="77777777" w:rsidR="004C02EF" w:rsidRPr="00E77497" w:rsidRDefault="0083511A" w:rsidP="00834A33">
      <w:pPr>
        <w:pStyle w:val="Alg4"/>
        <w:numPr>
          <w:ilvl w:val="2"/>
          <w:numId w:val="205"/>
        </w:numPr>
      </w:pPr>
      <w:ins w:id="21383" w:author="Rev 6 Allen Wirfs-Brock" w:date="2012-02-22T17:56:00Z">
        <w:r>
          <w:t xml:space="preserve">Let </w:t>
        </w:r>
        <w:r w:rsidRPr="00377713">
          <w:rPr>
            <w:i/>
          </w:rPr>
          <w:t>putStatus</w:t>
        </w:r>
        <w:r>
          <w:t xml:space="preserve"> be the result of calling</w:t>
        </w:r>
        <w:r w:rsidRPr="00E77497">
          <w:t xml:space="preserve"> </w:t>
        </w:r>
      </w:ins>
      <w:del w:id="21384"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157E06">
        <w:t xml:space="preserve"> </w:t>
      </w:r>
      <w:r w:rsidR="004C02EF" w:rsidRPr="00E77497">
        <w:t>.</w:t>
      </w:r>
    </w:p>
    <w:p w14:paraId="2B799166" w14:textId="77777777" w:rsidR="0083511A" w:rsidRPr="00E77497" w:rsidRDefault="0002527B" w:rsidP="0083511A">
      <w:pPr>
        <w:pStyle w:val="Alg4"/>
        <w:numPr>
          <w:ilvl w:val="2"/>
          <w:numId w:val="205"/>
        </w:numPr>
        <w:contextualSpacing/>
        <w:rPr>
          <w:ins w:id="21385" w:author="Rev 6 Allen Wirfs-Brock" w:date="2012-02-22T17:54:00Z"/>
        </w:rPr>
      </w:pPr>
      <w:ins w:id="21386" w:author="Rev 7 Allen Wirfs-Brock" w:date="2012-04-09T17:52:00Z">
        <w:r>
          <w:t>ReturnIfAbrupt(</w:t>
        </w:r>
        <w:r>
          <w:rPr>
            <w:i/>
          </w:rPr>
          <w:t>putStatus</w:t>
        </w:r>
        <w:r>
          <w:t>)</w:t>
        </w:r>
      </w:ins>
      <w:ins w:id="21387" w:author="Rev 6 Allen Wirfs-Brock" w:date="2012-02-22T17:54:00Z">
        <w:del w:id="21388"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71CBD1FD" w14:textId="77777777" w:rsidR="004C02EF" w:rsidRPr="00E77497" w:rsidRDefault="004C02EF" w:rsidP="00834A33">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p>
    <w:p w14:paraId="3343D23E" w14:textId="77777777" w:rsidR="004C02EF" w:rsidRPr="00E77497" w:rsidRDefault="004C02EF" w:rsidP="00834A33">
      <w:pPr>
        <w:pStyle w:val="Alg4"/>
        <w:numPr>
          <w:ilvl w:val="2"/>
          <w:numId w:val="205"/>
        </w:numPr>
      </w:pPr>
      <w:r w:rsidRPr="00E77497">
        <w:t>No action is required.</w:t>
      </w:r>
    </w:p>
    <w:p w14:paraId="4BE56DC3" w14:textId="77777777"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14:paraId="3BB0B87E" w14:textId="77777777"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14:paraId="05A28DC6"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 host object is implementation-dependent.</w:t>
      </w:r>
      <w:bookmarkStart w:id="21389" w:name="_Toc385672298"/>
      <w:bookmarkStart w:id="21390" w:name="_Toc393690414"/>
    </w:p>
    <w:p w14:paraId="482589CB" w14:textId="77777777" w:rsidR="004C02EF" w:rsidRPr="00E77497" w:rsidRDefault="004C02EF" w:rsidP="004C02EF">
      <w:pPr>
        <w:pStyle w:val="40"/>
        <w:numPr>
          <w:ilvl w:val="0"/>
          <w:numId w:val="0"/>
        </w:numPr>
      </w:pPr>
      <w:bookmarkStart w:id="21391" w:name="_Ref440446538"/>
      <w:r w:rsidRPr="00E77497">
        <w:t>15.4.4.9</w:t>
      </w:r>
      <w:r w:rsidRPr="00E77497">
        <w:tab/>
        <w:t>Array.prototype.shift ( )</w:t>
      </w:r>
      <w:bookmarkEnd w:id="21391"/>
    </w:p>
    <w:p w14:paraId="632418AB" w14:textId="77777777" w:rsidR="004C02EF" w:rsidRPr="00E77497" w:rsidRDefault="004C02EF" w:rsidP="004C02EF">
      <w:r w:rsidRPr="00E77497">
        <w:t>The first element of the array is removed from the array and returned.</w:t>
      </w:r>
    </w:p>
    <w:p w14:paraId="7AD355D9" w14:textId="77777777"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8915E18" w14:textId="77777777" w:rsidR="00134DAD" w:rsidRDefault="00134DAD" w:rsidP="00134DAD">
      <w:pPr>
        <w:pStyle w:val="Alg4"/>
        <w:numPr>
          <w:ilvl w:val="0"/>
          <w:numId w:val="206"/>
        </w:numPr>
        <w:rPr>
          <w:ins w:id="21392" w:author="Rev 7 Allen Wirfs-Brock" w:date="2012-04-10T12:04:00Z"/>
        </w:rPr>
      </w:pPr>
      <w:ins w:id="21393" w:author="Rev 7 Allen Wirfs-Brock" w:date="2012-04-10T12:04:00Z">
        <w:r>
          <w:t>ReturnIfAbrupt(</w:t>
        </w:r>
        <w:r>
          <w:rPr>
            <w:i/>
          </w:rPr>
          <w:t>O</w:t>
        </w:r>
        <w:r>
          <w:t>).</w:t>
        </w:r>
      </w:ins>
    </w:p>
    <w:p w14:paraId="1BD386BA" w14:textId="77777777" w:rsidR="004C02EF" w:rsidRPr="00E77497" w:rsidRDefault="004C02EF" w:rsidP="00834A33">
      <w:pPr>
        <w:pStyle w:val="Alg4"/>
        <w:numPr>
          <w:ilvl w:val="0"/>
          <w:numId w:val="206"/>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CE45667" w14:textId="77777777" w:rsidR="004C02EF" w:rsidRPr="00E77497" w:rsidRDefault="004C02EF" w:rsidP="00834A33">
      <w:pPr>
        <w:pStyle w:val="Alg4"/>
        <w:numPr>
          <w:ilvl w:val="0"/>
          <w:numId w:val="206"/>
        </w:numPr>
      </w:pPr>
      <w:r w:rsidRPr="00E77497">
        <w:t xml:space="preserve">Let </w:t>
      </w:r>
      <w:r w:rsidRPr="00E77497">
        <w:rPr>
          <w:i/>
        </w:rPr>
        <w:t>len</w:t>
      </w:r>
      <w:r w:rsidRPr="00E77497">
        <w:t xml:space="preserve"> be ToUint32(</w:t>
      </w:r>
      <w:r w:rsidRPr="00E77497">
        <w:rPr>
          <w:i/>
        </w:rPr>
        <w:t>lenVal</w:t>
      </w:r>
      <w:r w:rsidRPr="00E77497">
        <w:t>).</w:t>
      </w:r>
    </w:p>
    <w:p w14:paraId="7ED3762B" w14:textId="77777777" w:rsidR="00CA3654" w:rsidRPr="00E77497" w:rsidRDefault="00C82981" w:rsidP="00CA3654">
      <w:pPr>
        <w:pStyle w:val="Alg4"/>
        <w:numPr>
          <w:ilvl w:val="0"/>
          <w:numId w:val="206"/>
        </w:numPr>
        <w:contextualSpacing/>
        <w:rPr>
          <w:ins w:id="21394" w:author="Rev 6 Allen Wirfs-Brock" w:date="2012-02-22T17:33:00Z"/>
        </w:rPr>
      </w:pPr>
      <w:ins w:id="21395" w:author="Rev 6 Allen Wirfs-Brock" w:date="2012-02-26T09:03:00Z">
        <w:r>
          <w:t>ReturnIfAbrupt(</w:t>
        </w:r>
        <w:r w:rsidRPr="00E77497">
          <w:rPr>
            <w:i/>
          </w:rPr>
          <w:t>len</w:t>
        </w:r>
        <w:r>
          <w:t>).</w:t>
        </w:r>
      </w:ins>
    </w:p>
    <w:p w14:paraId="11695E23" w14:textId="77777777"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14:paraId="124D2AC7" w14:textId="77777777" w:rsidR="004C02EF" w:rsidRPr="00E77497" w:rsidRDefault="008537DE" w:rsidP="00834A33">
      <w:pPr>
        <w:pStyle w:val="Alg4"/>
        <w:numPr>
          <w:ilvl w:val="1"/>
          <w:numId w:val="206"/>
        </w:numPr>
      </w:pPr>
      <w:ins w:id="21396" w:author="Rev 6 Allen Wirfs-Brock" w:date="2012-02-22T17:58:00Z">
        <w:r>
          <w:t xml:space="preserve">Let </w:t>
        </w:r>
        <w:r w:rsidRPr="00377713">
          <w:rPr>
            <w:i/>
          </w:rPr>
          <w:t>putStatus</w:t>
        </w:r>
        <w:r>
          <w:t xml:space="preserve"> be the result of calling</w:t>
        </w:r>
        <w:r w:rsidRPr="00E77497">
          <w:t xml:space="preserve"> </w:t>
        </w:r>
      </w:ins>
      <w:del w:id="21397" w:author="Rev 6 Allen Wirfs-Brock" w:date="2012-02-22T17:58: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0, and </w:t>
      </w:r>
      <w:r w:rsidR="004C02EF" w:rsidRPr="00E77497">
        <w:rPr>
          <w:b/>
        </w:rPr>
        <w:t>true</w:t>
      </w:r>
      <w:r w:rsidR="004C02EF" w:rsidRPr="00E77497">
        <w:t>.</w:t>
      </w:r>
    </w:p>
    <w:p w14:paraId="356EC167" w14:textId="77777777" w:rsidR="008537DE" w:rsidRPr="00E77497" w:rsidRDefault="006B4102" w:rsidP="008537DE">
      <w:pPr>
        <w:pStyle w:val="Alg4"/>
        <w:numPr>
          <w:ilvl w:val="1"/>
          <w:numId w:val="206"/>
        </w:numPr>
        <w:contextualSpacing/>
        <w:rPr>
          <w:ins w:id="21398" w:author="Rev 6 Allen Wirfs-Brock" w:date="2012-02-22T17:58:00Z"/>
        </w:rPr>
      </w:pPr>
      <w:ins w:id="21399" w:author="Rev 7 Allen Wirfs-Brock" w:date="2012-04-09T17:56:00Z">
        <w:r>
          <w:t>ReturnIfAbrupt(</w:t>
        </w:r>
        <w:r>
          <w:rPr>
            <w:i/>
          </w:rPr>
          <w:t>putStatus</w:t>
        </w:r>
        <w:r>
          <w:t>)</w:t>
        </w:r>
      </w:ins>
      <w:ins w:id="21400" w:author="Rev 6 Allen Wirfs-Brock" w:date="2012-02-22T17:58:00Z">
        <w:del w:id="21401" w:author="Rev 7 Allen Wirfs-Brock" w:date="2012-04-09T17:56: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74FE4D3A" w14:textId="77777777" w:rsidR="004C02EF" w:rsidRPr="00E77497" w:rsidRDefault="004C02EF" w:rsidP="00834A33">
      <w:pPr>
        <w:pStyle w:val="Alg4"/>
        <w:numPr>
          <w:ilvl w:val="1"/>
          <w:numId w:val="206"/>
        </w:numPr>
      </w:pPr>
      <w:r w:rsidRPr="00E77497">
        <w:t xml:space="preserve">Return </w:t>
      </w:r>
      <w:r w:rsidRPr="00E77497">
        <w:rPr>
          <w:b/>
        </w:rPr>
        <w:t>undefined</w:t>
      </w:r>
      <w:r w:rsidRPr="00E77497">
        <w:t>.</w:t>
      </w:r>
    </w:p>
    <w:p w14:paraId="5AE5AED8" w14:textId="77777777" w:rsidR="004C02EF" w:rsidRPr="00E77497" w:rsidRDefault="004C02EF" w:rsidP="00834A33">
      <w:pPr>
        <w:pStyle w:val="Alg4"/>
        <w:numPr>
          <w:ilvl w:val="0"/>
          <w:numId w:val="206"/>
        </w:numPr>
      </w:pPr>
      <w:r w:rsidRPr="00E77497">
        <w:t xml:space="preserve">Let </w:t>
      </w:r>
      <w:r w:rsidRPr="00E77497">
        <w:rPr>
          <w:i/>
        </w:rPr>
        <w:t>first</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0</w:t>
      </w:r>
      <w:r w:rsidRPr="00E77497">
        <w:rPr>
          <w:rFonts w:ascii="Courier New" w:hAnsi="Courier New"/>
          <w:sz w:val="18"/>
        </w:rPr>
        <w:t>"</w:t>
      </w:r>
      <w:r w:rsidRPr="00E77497">
        <w:t>.</w:t>
      </w:r>
    </w:p>
    <w:p w14:paraId="38716937" w14:textId="77777777" w:rsidR="008537DE" w:rsidRPr="00E77497" w:rsidRDefault="0002527B" w:rsidP="008537DE">
      <w:pPr>
        <w:pStyle w:val="Alg4"/>
        <w:numPr>
          <w:ilvl w:val="0"/>
          <w:numId w:val="206"/>
        </w:numPr>
        <w:contextualSpacing/>
        <w:rPr>
          <w:ins w:id="21402" w:author="Rev 6 Allen Wirfs-Brock" w:date="2012-02-22T17:59:00Z"/>
        </w:rPr>
      </w:pPr>
      <w:ins w:id="21403" w:author="Rev 7 Allen Wirfs-Brock" w:date="2012-04-09T17:53:00Z">
        <w:r>
          <w:t>ReturnIfAbrupt(</w:t>
        </w:r>
        <w:r>
          <w:rPr>
            <w:i/>
          </w:rPr>
          <w:t>first</w:t>
        </w:r>
        <w:r>
          <w:t>)</w:t>
        </w:r>
      </w:ins>
      <w:ins w:id="21404" w:author="Rev 6 Allen Wirfs-Brock" w:date="2012-02-22T17:59:00Z">
        <w:del w:id="21405" w:author="Rev 7 Allen Wirfs-Brock" w:date="2012-04-09T17:53:00Z">
          <w:r w:rsidR="008537DE" w:rsidDel="0002527B">
            <w:delText xml:space="preserve">If </w:delText>
          </w:r>
          <w:r w:rsidR="008537DE" w:rsidRPr="00E77497" w:rsidDel="0002527B">
            <w:rPr>
              <w:i/>
            </w:rPr>
            <w:delText>first</w:delText>
          </w:r>
          <w:r w:rsidR="008537DE" w:rsidRPr="00E77497" w:rsidDel="0002527B">
            <w:delText xml:space="preserve"> </w:delText>
          </w:r>
          <w:r w:rsidR="008537DE" w:rsidDel="0002527B">
            <w:delText xml:space="preserve">is an abrupt completion, return </w:delText>
          </w:r>
          <w:r w:rsidR="008537DE" w:rsidRPr="00E77497" w:rsidDel="0002527B">
            <w:rPr>
              <w:i/>
            </w:rPr>
            <w:delText>first</w:delText>
          </w:r>
        </w:del>
        <w:r w:rsidR="008537DE">
          <w:t>.</w:t>
        </w:r>
      </w:ins>
    </w:p>
    <w:p w14:paraId="71DE272A" w14:textId="77777777"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14:paraId="72915B55" w14:textId="77777777"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14:paraId="4D69CD6E" w14:textId="77777777"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14:paraId="6EFAD10C" w14:textId="77777777"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14:paraId="27329C44" w14:textId="77777777" w:rsidR="004C02EF" w:rsidRPr="00E77497" w:rsidRDefault="004C02EF" w:rsidP="00834A33">
      <w:pPr>
        <w:pStyle w:val="Alg4"/>
        <w:numPr>
          <w:ilvl w:val="1"/>
          <w:numId w:val="206"/>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5BA1AD8D" w14:textId="77777777"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14:paraId="648BD3AF" w14:textId="77777777" w:rsidR="004C02EF" w:rsidRPr="00E77497" w:rsidRDefault="004C02EF" w:rsidP="00834A33">
      <w:pPr>
        <w:pStyle w:val="Alg4"/>
        <w:numPr>
          <w:ilvl w:val="2"/>
          <w:numId w:val="206"/>
        </w:numPr>
      </w:pPr>
      <w:r w:rsidRPr="00E77497">
        <w:t xml:space="preserve">Let </w:t>
      </w:r>
      <w:r w:rsidRPr="00E77497">
        <w:rPr>
          <w:i/>
        </w:rPr>
        <w:t>fromVal</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6344DC21" w14:textId="77777777" w:rsidR="008537DE" w:rsidRPr="00E77497" w:rsidRDefault="0002527B" w:rsidP="008537DE">
      <w:pPr>
        <w:pStyle w:val="Alg4"/>
        <w:numPr>
          <w:ilvl w:val="2"/>
          <w:numId w:val="206"/>
        </w:numPr>
        <w:contextualSpacing/>
        <w:rPr>
          <w:ins w:id="21406" w:author="Rev 6 Allen Wirfs-Brock" w:date="2012-02-22T18:00:00Z"/>
        </w:rPr>
      </w:pPr>
      <w:ins w:id="21407" w:author="Rev 7 Allen Wirfs-Brock" w:date="2012-04-09T17:54:00Z">
        <w:r>
          <w:t>ReturnIfAbrupt(</w:t>
        </w:r>
        <w:r>
          <w:rPr>
            <w:i/>
          </w:rPr>
          <w:t>fromVal</w:t>
        </w:r>
        <w:r>
          <w:t>)</w:t>
        </w:r>
      </w:ins>
      <w:ins w:id="21408" w:author="Rev 6 Allen Wirfs-Brock" w:date="2012-02-22T18:00:00Z">
        <w:del w:id="21409" w:author="Rev 7 Allen Wirfs-Brock" w:date="2012-04-09T17:54:00Z">
          <w:r w:rsidR="008537DE" w:rsidDel="0002527B">
            <w:delText xml:space="preserve">If </w:delText>
          </w:r>
          <w:r w:rsidR="008537DE" w:rsidRPr="00E77497" w:rsidDel="0002527B">
            <w:rPr>
              <w:i/>
            </w:rPr>
            <w:delText>fromVal</w:delText>
          </w:r>
          <w:r w:rsidR="008537DE" w:rsidRPr="00E77497" w:rsidDel="0002527B">
            <w:delText xml:space="preserve"> </w:delText>
          </w:r>
          <w:r w:rsidR="008537DE" w:rsidDel="0002527B">
            <w:delText xml:space="preserve">is an abrupt completion, return </w:delText>
          </w:r>
          <w:r w:rsidR="008537DE" w:rsidRPr="00E77497" w:rsidDel="0002527B">
            <w:rPr>
              <w:i/>
            </w:rPr>
            <w:delText>fromVal</w:delText>
          </w:r>
        </w:del>
        <w:r w:rsidR="008537DE">
          <w:t>.</w:t>
        </w:r>
      </w:ins>
    </w:p>
    <w:p w14:paraId="63BDCBFB" w14:textId="77777777" w:rsidR="004C02EF" w:rsidRPr="00E77497" w:rsidRDefault="008537DE" w:rsidP="00834A33">
      <w:pPr>
        <w:pStyle w:val="Alg4"/>
        <w:numPr>
          <w:ilvl w:val="2"/>
          <w:numId w:val="206"/>
        </w:numPr>
      </w:pPr>
      <w:ins w:id="21410" w:author="Rev 6 Allen Wirfs-Brock" w:date="2012-02-22T18:00:00Z">
        <w:r>
          <w:t xml:space="preserve">Let </w:t>
        </w:r>
        <w:r w:rsidRPr="00377713">
          <w:rPr>
            <w:i/>
          </w:rPr>
          <w:t>putStatus</w:t>
        </w:r>
        <w:r>
          <w:t xml:space="preserve"> be the result of calling</w:t>
        </w:r>
        <w:r w:rsidRPr="00E77497">
          <w:t xml:space="preserve"> </w:t>
        </w:r>
      </w:ins>
      <w:del w:id="21411" w:author="Rev 6 Allen Wirfs-Brock" w:date="2012-02-22T18:00: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w:t>
      </w:r>
      <w:r w:rsidR="004C02EF" w:rsidRPr="00E77497">
        <w:t xml:space="preserve">, and </w:t>
      </w:r>
      <w:r w:rsidR="004C02EF" w:rsidRPr="00E77497">
        <w:rPr>
          <w:b/>
        </w:rPr>
        <w:t>true</w:t>
      </w:r>
      <w:r w:rsidR="004C02EF" w:rsidRPr="00E77497">
        <w:t>.</w:t>
      </w:r>
    </w:p>
    <w:p w14:paraId="03474EE7" w14:textId="77777777" w:rsidR="008537DE" w:rsidRPr="00E77497" w:rsidRDefault="0002527B" w:rsidP="008537DE">
      <w:pPr>
        <w:pStyle w:val="Alg4"/>
        <w:numPr>
          <w:ilvl w:val="2"/>
          <w:numId w:val="206"/>
        </w:numPr>
        <w:contextualSpacing/>
        <w:rPr>
          <w:ins w:id="21412" w:author="Rev 6 Allen Wirfs-Brock" w:date="2012-02-22T18:00:00Z"/>
        </w:rPr>
      </w:pPr>
      <w:ins w:id="21413" w:author="Rev 7 Allen Wirfs-Brock" w:date="2012-04-09T17:53:00Z">
        <w:r>
          <w:t>ReturnIfAbrupt(</w:t>
        </w:r>
        <w:r>
          <w:rPr>
            <w:i/>
          </w:rPr>
          <w:t>putStatus</w:t>
        </w:r>
        <w:r>
          <w:t>)</w:t>
        </w:r>
      </w:ins>
      <w:ins w:id="21414" w:author="Rev 6 Allen Wirfs-Brock" w:date="2012-02-22T18:00:00Z">
        <w:del w:id="21415" w:author="Rev 7 Allen Wirfs-Brock" w:date="2012-04-09T17:53:00Z">
          <w:r w:rsidR="008537DE" w:rsidDel="0002527B">
            <w:delText xml:space="preserve">If </w:delText>
          </w:r>
          <w:r w:rsidR="008537DE" w:rsidRPr="006A5E27" w:rsidDel="0002527B">
            <w:rPr>
              <w:i/>
            </w:rPr>
            <w:delText>putStatus</w:delText>
          </w:r>
          <w:r w:rsidR="008537DE" w:rsidDel="0002527B">
            <w:delText xml:space="preserve"> is an abrupt completion, return </w:delText>
          </w:r>
          <w:r w:rsidR="008537DE" w:rsidRPr="006A5E27" w:rsidDel="0002527B">
            <w:rPr>
              <w:i/>
            </w:rPr>
            <w:delText>putStatus</w:delText>
          </w:r>
        </w:del>
        <w:r w:rsidR="008537DE">
          <w:t>.</w:t>
        </w:r>
      </w:ins>
    </w:p>
    <w:p w14:paraId="61AAAAEA" w14:textId="77777777" w:rsidR="004C02EF" w:rsidRPr="00E77497" w:rsidRDefault="004C02EF" w:rsidP="00834A33">
      <w:pPr>
        <w:pStyle w:val="Alg4"/>
        <w:numPr>
          <w:ilvl w:val="1"/>
          <w:numId w:val="206"/>
        </w:numPr>
      </w:pPr>
      <w:r w:rsidRPr="00E77497">
        <w:t xml:space="preserve">Else, </w:t>
      </w:r>
      <w:r w:rsidRPr="00E77497">
        <w:rPr>
          <w:i/>
        </w:rPr>
        <w:t>fromPresent</w:t>
      </w:r>
      <w:r w:rsidRPr="00E77497">
        <w:t xml:space="preserve"> is </w:t>
      </w:r>
      <w:r w:rsidRPr="00E77497">
        <w:rPr>
          <w:b/>
        </w:rPr>
        <w:t>false</w:t>
      </w:r>
    </w:p>
    <w:p w14:paraId="6B6BB949" w14:textId="77777777" w:rsidR="004C02EF" w:rsidRPr="00E77497" w:rsidRDefault="008537DE" w:rsidP="00834A33">
      <w:pPr>
        <w:pStyle w:val="Alg4"/>
        <w:numPr>
          <w:ilvl w:val="2"/>
          <w:numId w:val="206"/>
        </w:numPr>
      </w:pPr>
      <w:ins w:id="21416" w:author="Rev 6 Allen Wirfs-Brock" w:date="2012-02-22T18:01:00Z">
        <w:r>
          <w:t xml:space="preserve">Let </w:t>
        </w:r>
        <w:r>
          <w:rPr>
            <w:i/>
          </w:rPr>
          <w:t>delete</w:t>
        </w:r>
        <w:r w:rsidRPr="00377713">
          <w:rPr>
            <w:i/>
          </w:rPr>
          <w:t>Status</w:t>
        </w:r>
        <w:r>
          <w:t xml:space="preserve"> be the result of calling</w:t>
        </w:r>
        <w:r w:rsidRPr="00E77497">
          <w:t xml:space="preserve"> </w:t>
        </w:r>
      </w:ins>
      <w:del w:id="21417"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1EB0140B" w14:textId="77777777" w:rsidR="008537DE" w:rsidRPr="00E77497" w:rsidRDefault="006B4102" w:rsidP="008537DE">
      <w:pPr>
        <w:pStyle w:val="Alg4"/>
        <w:numPr>
          <w:ilvl w:val="2"/>
          <w:numId w:val="206"/>
        </w:numPr>
        <w:contextualSpacing/>
        <w:rPr>
          <w:ins w:id="21418" w:author="Rev 6 Allen Wirfs-Brock" w:date="2012-02-22T18:01:00Z"/>
        </w:rPr>
      </w:pPr>
      <w:ins w:id="21419" w:author="Rev 7 Allen Wirfs-Brock" w:date="2012-04-09T17:57:00Z">
        <w:r>
          <w:t>ReturnIfAbrupt(</w:t>
        </w:r>
        <w:r>
          <w:rPr>
            <w:i/>
          </w:rPr>
          <w:t>deleteStatus</w:t>
        </w:r>
        <w:r>
          <w:t>)</w:t>
        </w:r>
      </w:ins>
      <w:ins w:id="21420" w:author="Rev 6 Allen Wirfs-Brock" w:date="2012-02-22T18:01:00Z">
        <w:del w:id="21421"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63FD9A79" w14:textId="77777777"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14:paraId="131C01CE" w14:textId="77777777" w:rsidR="004C02EF" w:rsidRPr="00E77497" w:rsidRDefault="008537DE" w:rsidP="00834A33">
      <w:pPr>
        <w:pStyle w:val="Alg4"/>
        <w:numPr>
          <w:ilvl w:val="0"/>
          <w:numId w:val="206"/>
        </w:numPr>
      </w:pPr>
      <w:ins w:id="21422" w:author="Rev 6 Allen Wirfs-Brock" w:date="2012-02-22T18:01:00Z">
        <w:r>
          <w:t xml:space="preserve">Let </w:t>
        </w:r>
        <w:r>
          <w:rPr>
            <w:i/>
          </w:rPr>
          <w:t>delete</w:t>
        </w:r>
        <w:r w:rsidRPr="00377713">
          <w:rPr>
            <w:i/>
          </w:rPr>
          <w:t>Status</w:t>
        </w:r>
        <w:r>
          <w:t xml:space="preserve"> be the result of calling</w:t>
        </w:r>
        <w:r w:rsidRPr="00E77497">
          <w:t xml:space="preserve"> </w:t>
        </w:r>
      </w:ins>
      <w:del w:id="21423"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len</w:t>
      </w:r>
      <w:r w:rsidR="004C02EF" w:rsidRPr="00E77497">
        <w:t xml:space="preserve">–1) and </w:t>
      </w:r>
      <w:r w:rsidR="004C02EF" w:rsidRPr="00E77497">
        <w:rPr>
          <w:b/>
        </w:rPr>
        <w:t>true</w:t>
      </w:r>
      <w:r w:rsidR="004C02EF" w:rsidRPr="00E77497">
        <w:t>.</w:t>
      </w:r>
    </w:p>
    <w:p w14:paraId="347DFA41" w14:textId="77777777" w:rsidR="008537DE" w:rsidRPr="00E77497" w:rsidRDefault="006B4102" w:rsidP="008537DE">
      <w:pPr>
        <w:pStyle w:val="Alg4"/>
        <w:numPr>
          <w:ilvl w:val="0"/>
          <w:numId w:val="206"/>
        </w:numPr>
        <w:contextualSpacing/>
        <w:rPr>
          <w:ins w:id="21424" w:author="Rev 6 Allen Wirfs-Brock" w:date="2012-02-22T18:01:00Z"/>
        </w:rPr>
      </w:pPr>
      <w:ins w:id="21425" w:author="Rev 7 Allen Wirfs-Brock" w:date="2012-04-09T17:57:00Z">
        <w:r>
          <w:t>ReturnIfAbrupt(</w:t>
        </w:r>
        <w:r>
          <w:rPr>
            <w:i/>
          </w:rPr>
          <w:t>deleteStatus</w:t>
        </w:r>
        <w:r>
          <w:t>)</w:t>
        </w:r>
      </w:ins>
      <w:ins w:id="21426" w:author="Rev 6 Allen Wirfs-Brock" w:date="2012-02-22T18:01:00Z">
        <w:del w:id="21427"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5FF64EDA" w14:textId="77777777" w:rsidR="004C02EF" w:rsidRPr="00E77497" w:rsidRDefault="004403FF" w:rsidP="00834A33">
      <w:pPr>
        <w:pStyle w:val="Alg4"/>
        <w:numPr>
          <w:ilvl w:val="0"/>
          <w:numId w:val="206"/>
        </w:numPr>
      </w:pPr>
      <w:ins w:id="21428" w:author="Rev 7 Allen Wirfs-Brock" w:date="2012-05-03T13:10:00Z">
        <w:r>
          <w:t xml:space="preserve">Let </w:t>
        </w:r>
        <w:r w:rsidRPr="00250FC6">
          <w:rPr>
            <w:i/>
          </w:rPr>
          <w:t>putStatus</w:t>
        </w:r>
        <w:r>
          <w:t xml:space="preserve"> be the result of calling</w:t>
        </w:r>
        <w:r w:rsidRPr="00E77497">
          <w:t xml:space="preserve"> </w:t>
        </w:r>
      </w:ins>
      <w:del w:id="21429" w:author="Rev 7 Allen Wirfs-Brock" w:date="2012-05-03T13:10:00Z">
        <w:r w:rsidR="004C02EF" w:rsidRPr="00E77497" w:rsidDel="004403FF">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len</w:t>
      </w:r>
      <w:r w:rsidR="004C02EF" w:rsidRPr="00E77497">
        <w:t xml:space="preserve">–1) , and </w:t>
      </w:r>
      <w:r w:rsidR="004C02EF" w:rsidRPr="00E77497">
        <w:rPr>
          <w:b/>
        </w:rPr>
        <w:t>true</w:t>
      </w:r>
      <w:r w:rsidR="004C02EF" w:rsidRPr="00E77497">
        <w:t>.</w:t>
      </w:r>
    </w:p>
    <w:p w14:paraId="073BE6BA" w14:textId="77777777" w:rsidR="008537DE" w:rsidRPr="00E77497" w:rsidRDefault="006B4102" w:rsidP="008537DE">
      <w:pPr>
        <w:pStyle w:val="Alg4"/>
        <w:numPr>
          <w:ilvl w:val="0"/>
          <w:numId w:val="206"/>
        </w:numPr>
        <w:contextualSpacing/>
        <w:rPr>
          <w:ins w:id="21430" w:author="Rev 6 Allen Wirfs-Brock" w:date="2012-02-22T18:02:00Z"/>
        </w:rPr>
      </w:pPr>
      <w:ins w:id="21431" w:author="Rev 7 Allen Wirfs-Brock" w:date="2012-04-09T17:57:00Z">
        <w:r>
          <w:t>ReturnIfAbrupt(</w:t>
        </w:r>
        <w:r>
          <w:rPr>
            <w:i/>
          </w:rPr>
          <w:t>putStatus</w:t>
        </w:r>
        <w:r>
          <w:t>)</w:t>
        </w:r>
      </w:ins>
      <w:ins w:id="21432" w:author="Rev 6 Allen Wirfs-Brock" w:date="2012-02-22T18:02:00Z">
        <w:del w:id="21433" w:author="Rev 7 Allen Wirfs-Brock" w:date="2012-04-09T17:57: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200F25C5" w14:textId="77777777"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14:paraId="0028B2E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 host object is implementation-dependent.</w:t>
      </w:r>
    </w:p>
    <w:p w14:paraId="34636A69" w14:textId="77777777" w:rsidR="004C02EF" w:rsidRPr="00E77497" w:rsidRDefault="004C02EF" w:rsidP="004C02EF">
      <w:pPr>
        <w:pStyle w:val="40"/>
        <w:numPr>
          <w:ilvl w:val="0"/>
          <w:numId w:val="0"/>
        </w:numPr>
      </w:pPr>
      <w:bookmarkStart w:id="21434" w:name="_Ref440446605"/>
      <w:r w:rsidRPr="00E77497">
        <w:t>15.4.4.10</w:t>
      </w:r>
      <w:r w:rsidRPr="00E77497">
        <w:tab/>
        <w:t>Array.prototype.slice (start, end)</w:t>
      </w:r>
      <w:bookmarkEnd w:id="21434"/>
    </w:p>
    <w:p w14:paraId="64F5FD9C"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4C0F2C21" w14:textId="77777777"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D1CBB63" w14:textId="77777777" w:rsidR="00134DAD" w:rsidRDefault="00134DAD" w:rsidP="00134DAD">
      <w:pPr>
        <w:pStyle w:val="Alg4"/>
        <w:numPr>
          <w:ilvl w:val="0"/>
          <w:numId w:val="207"/>
        </w:numPr>
        <w:rPr>
          <w:ins w:id="21435" w:author="Rev 7 Allen Wirfs-Brock" w:date="2012-04-10T12:04:00Z"/>
        </w:rPr>
      </w:pPr>
      <w:ins w:id="21436" w:author="Rev 7 Allen Wirfs-Brock" w:date="2012-04-10T12:04:00Z">
        <w:r>
          <w:t>ReturnIfAbrupt(</w:t>
        </w:r>
        <w:r>
          <w:rPr>
            <w:i/>
          </w:rPr>
          <w:t>O</w:t>
        </w:r>
        <w:r>
          <w:t>).</w:t>
        </w:r>
      </w:ins>
    </w:p>
    <w:p w14:paraId="524DB728" w14:textId="77777777" w:rsidR="004C02EF" w:rsidRPr="00E77497" w:rsidRDefault="004C02EF" w:rsidP="00834A33">
      <w:pPr>
        <w:pStyle w:val="Alg4"/>
        <w:numPr>
          <w:ilvl w:val="0"/>
          <w:numId w:val="207"/>
        </w:numPr>
      </w:pPr>
      <w:r w:rsidRPr="00E77497">
        <w:t xml:space="preserve">Let </w:t>
      </w:r>
      <w:r w:rsidRPr="00E77497">
        <w:rPr>
          <w:i/>
        </w:rPr>
        <w:t>A</w:t>
      </w:r>
      <w:r w:rsidRPr="00E77497">
        <w:t xml:space="preserve"> be </w:t>
      </w:r>
      <w:ins w:id="21437" w:author="Rev 7 Allen Wirfs-Brock" w:date="2012-04-11T16:20:00Z">
        <w:r w:rsidR="00F44A1F">
          <w:t>the result of the abstraction operation ArrayCreate (15.4) with argument 0</w:t>
        </w:r>
      </w:ins>
      <w:del w:id="21438" w:author="Rev 7 Allen Wirfs-Brock" w:date="2012-04-11T16:20:00Z">
        <w:r w:rsidRPr="00E77497" w:rsidDel="00F44A1F">
          <w:delText xml:space="preserve">a new array created as if by the expression </w:delText>
        </w:r>
        <w:r w:rsidRPr="00E77497" w:rsidDel="00F44A1F">
          <w:rPr>
            <w:rFonts w:ascii="Courier New" w:hAnsi="Courier New"/>
            <w:b/>
          </w:rPr>
          <w:delText xml:space="preserve">new Array()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0A784C7B" w14:textId="77777777" w:rsidR="004C02EF" w:rsidRPr="00E77497" w:rsidRDefault="004C02EF" w:rsidP="00834A33">
      <w:pPr>
        <w:pStyle w:val="Alg4"/>
        <w:numPr>
          <w:ilvl w:val="0"/>
          <w:numId w:val="207"/>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441AC115" w14:textId="77777777" w:rsidR="004C02EF" w:rsidRPr="00E77497" w:rsidRDefault="004C02EF" w:rsidP="00834A33">
      <w:pPr>
        <w:pStyle w:val="Alg4"/>
        <w:numPr>
          <w:ilvl w:val="0"/>
          <w:numId w:val="207"/>
        </w:numPr>
      </w:pPr>
      <w:r w:rsidRPr="00E77497">
        <w:t xml:space="preserve">Let </w:t>
      </w:r>
      <w:r w:rsidRPr="00E77497">
        <w:rPr>
          <w:i/>
        </w:rPr>
        <w:t>len</w:t>
      </w:r>
      <w:r w:rsidRPr="00E77497">
        <w:t xml:space="preserve"> be ToUint32(</w:t>
      </w:r>
      <w:r w:rsidRPr="00E77497">
        <w:rPr>
          <w:i/>
        </w:rPr>
        <w:t>lenVal</w:t>
      </w:r>
      <w:r w:rsidRPr="00E77497">
        <w:t>).</w:t>
      </w:r>
    </w:p>
    <w:p w14:paraId="516E1786" w14:textId="77777777" w:rsidR="00CA3654" w:rsidRPr="00E77497" w:rsidRDefault="00C82981" w:rsidP="00CA3654">
      <w:pPr>
        <w:pStyle w:val="Alg4"/>
        <w:numPr>
          <w:ilvl w:val="0"/>
          <w:numId w:val="207"/>
        </w:numPr>
        <w:contextualSpacing/>
        <w:rPr>
          <w:ins w:id="21439" w:author="Rev 6 Allen Wirfs-Brock" w:date="2012-02-22T17:32:00Z"/>
        </w:rPr>
      </w:pPr>
      <w:ins w:id="21440" w:author="Rev 6 Allen Wirfs-Brock" w:date="2012-02-26T09:03:00Z">
        <w:r>
          <w:t>ReturnIfAbrupt(</w:t>
        </w:r>
        <w:r w:rsidRPr="00E77497">
          <w:rPr>
            <w:i/>
          </w:rPr>
          <w:t>len</w:t>
        </w:r>
        <w:r>
          <w:t>).</w:t>
        </w:r>
      </w:ins>
    </w:p>
    <w:p w14:paraId="078941CE" w14:textId="77777777"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14:paraId="37AE324F" w14:textId="77777777" w:rsidR="008537DE" w:rsidRPr="00E77497" w:rsidRDefault="006B4102" w:rsidP="008537DE">
      <w:pPr>
        <w:pStyle w:val="Alg4"/>
        <w:numPr>
          <w:ilvl w:val="0"/>
          <w:numId w:val="207"/>
        </w:numPr>
        <w:contextualSpacing/>
        <w:rPr>
          <w:ins w:id="21441" w:author="Rev 6 Allen Wirfs-Brock" w:date="2012-02-22T18:03:00Z"/>
        </w:rPr>
      </w:pPr>
      <w:ins w:id="21442" w:author="Rev 7 Allen Wirfs-Brock" w:date="2012-04-09T17:58:00Z">
        <w:r>
          <w:t>ReturnIfAbrupt(</w:t>
        </w:r>
        <w:r>
          <w:rPr>
            <w:i/>
          </w:rPr>
          <w:t>relativeStart</w:t>
        </w:r>
        <w:r>
          <w:t>)</w:t>
        </w:r>
      </w:ins>
      <w:ins w:id="21443" w:author="Rev 6 Allen Wirfs-Brock" w:date="2012-02-22T18:03:00Z">
        <w:del w:id="21444" w:author="Rev 7 Allen Wirfs-Brock" w:date="2012-04-09T17:58:00Z">
          <w:r w:rsidR="008537DE" w:rsidDel="006B4102">
            <w:delText xml:space="preserve">If </w:delText>
          </w:r>
          <w:r w:rsidR="008537DE" w:rsidRPr="00E77497" w:rsidDel="006B4102">
            <w:rPr>
              <w:i/>
            </w:rPr>
            <w:delText>relativeStart</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relativeStart</w:delText>
          </w:r>
        </w:del>
        <w:r w:rsidR="008537DE">
          <w:t>.</w:t>
        </w:r>
      </w:ins>
    </w:p>
    <w:p w14:paraId="30CCDC90" w14:textId="77777777"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3E364E50" w14:textId="77777777"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44673046" w14:textId="77777777" w:rsidR="008537DE" w:rsidRPr="00E77497" w:rsidRDefault="006B4102" w:rsidP="008537DE">
      <w:pPr>
        <w:pStyle w:val="Alg4"/>
        <w:numPr>
          <w:ilvl w:val="0"/>
          <w:numId w:val="207"/>
        </w:numPr>
        <w:contextualSpacing/>
        <w:rPr>
          <w:ins w:id="21445" w:author="Rev 6 Allen Wirfs-Brock" w:date="2012-02-22T18:04:00Z"/>
        </w:rPr>
      </w:pPr>
      <w:ins w:id="21446" w:author="Rev 7 Allen Wirfs-Brock" w:date="2012-04-09T17:58:00Z">
        <w:r>
          <w:t>ReturnIfAbrupt(</w:t>
        </w:r>
        <w:r>
          <w:rPr>
            <w:i/>
          </w:rPr>
          <w:t>relativeEnd</w:t>
        </w:r>
        <w:r>
          <w:t>)</w:t>
        </w:r>
      </w:ins>
      <w:ins w:id="21447" w:author="Rev 6 Allen Wirfs-Brock" w:date="2012-02-22T18:04:00Z">
        <w:del w:id="21448" w:author="Rev 7 Allen Wirfs-Brock" w:date="2012-04-09T17:58:00Z">
          <w:r w:rsidR="008537DE" w:rsidDel="006B4102">
            <w:delText xml:space="preserve">If </w:delText>
          </w:r>
          <w:r w:rsidR="008537DE" w:rsidRPr="00E77497" w:rsidDel="006B4102">
            <w:rPr>
              <w:i/>
            </w:rPr>
            <w:delText>relativeEnd</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relativeEnd</w:delText>
          </w:r>
        </w:del>
        <w:r w:rsidR="008537DE">
          <w:t>.</w:t>
        </w:r>
      </w:ins>
    </w:p>
    <w:p w14:paraId="45B3C5C5" w14:textId="77777777"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1CB6F654" w14:textId="77777777"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14:paraId="3214AD3D" w14:textId="77777777"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14:paraId="5E46C3E4" w14:textId="77777777"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14:paraId="5BD5EDA6" w14:textId="77777777" w:rsidR="004C02EF" w:rsidRPr="00E77497" w:rsidRDefault="004C02EF" w:rsidP="00834A33">
      <w:pPr>
        <w:pStyle w:val="Alg4"/>
        <w:numPr>
          <w:ilvl w:val="1"/>
          <w:numId w:val="20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390AE1C1" w14:textId="77777777"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14:paraId="71838AE4" w14:textId="77777777" w:rsidR="004C02EF" w:rsidRPr="00E77497" w:rsidRDefault="004C02EF" w:rsidP="00834A33">
      <w:pPr>
        <w:pStyle w:val="Alg4"/>
        <w:numPr>
          <w:ilvl w:val="2"/>
          <w:numId w:val="207"/>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E744E9A" w14:textId="77777777" w:rsidR="008537DE" w:rsidRPr="00E77497" w:rsidRDefault="006B4102" w:rsidP="008537DE">
      <w:pPr>
        <w:pStyle w:val="Alg4"/>
        <w:numPr>
          <w:ilvl w:val="2"/>
          <w:numId w:val="207"/>
        </w:numPr>
        <w:contextualSpacing/>
        <w:rPr>
          <w:ins w:id="21449" w:author="Rev 6 Allen Wirfs-Brock" w:date="2012-02-22T18:05:00Z"/>
        </w:rPr>
      </w:pPr>
      <w:ins w:id="21450" w:author="Rev 7 Allen Wirfs-Brock" w:date="2012-04-09T17:58:00Z">
        <w:r>
          <w:t>ReturnIfAbrupt(</w:t>
        </w:r>
        <w:r>
          <w:rPr>
            <w:i/>
          </w:rPr>
          <w:t>kValue</w:t>
        </w:r>
        <w:r>
          <w:t>)</w:t>
        </w:r>
      </w:ins>
      <w:ins w:id="21451" w:author="Rev 6 Allen Wirfs-Brock" w:date="2012-02-22T18:05:00Z">
        <w:del w:id="21452" w:author="Rev 7 Allen Wirfs-Brock" w:date="2012-04-09T17:58:00Z">
          <w:r w:rsidR="008537DE" w:rsidDel="006B4102">
            <w:delText xml:space="preserve">If </w:delText>
          </w:r>
          <w:r w:rsidR="008537DE" w:rsidRPr="00E77497" w:rsidDel="006B4102">
            <w:rPr>
              <w:i/>
            </w:rPr>
            <w:delText>kValue</w:delText>
          </w:r>
          <w:r w:rsidR="008537DE" w:rsidRPr="00E77497" w:rsidDel="006B4102">
            <w:delText xml:space="preserve"> </w:delText>
          </w:r>
          <w:r w:rsidR="008537DE" w:rsidDel="006B4102">
            <w:delText xml:space="preserve">is an abrupt completion, return </w:delText>
          </w:r>
          <w:r w:rsidR="008537DE" w:rsidRPr="00E77497" w:rsidDel="006B4102">
            <w:rPr>
              <w:i/>
            </w:rPr>
            <w:delText>kValue</w:delText>
          </w:r>
        </w:del>
        <w:r w:rsidR="008537DE">
          <w:t>.</w:t>
        </w:r>
      </w:ins>
    </w:p>
    <w:p w14:paraId="2EF85ADD" w14:textId="77777777" w:rsidR="004C02EF" w:rsidRPr="00E77497" w:rsidRDefault="004C02EF" w:rsidP="00834A33">
      <w:pPr>
        <w:pStyle w:val="Alg4"/>
        <w:numPr>
          <w:ilvl w:val="2"/>
          <w:numId w:val="207"/>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8C29FDD" w14:textId="77777777"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14:paraId="2D7B9104" w14:textId="77777777"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14:paraId="787714FA" w14:textId="77777777"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14:paraId="0B6CA27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61A0D15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 host object is implementation-dependent.</w:t>
      </w:r>
    </w:p>
    <w:p w14:paraId="718C0651" w14:textId="77777777" w:rsidR="004C02EF" w:rsidRPr="00E77497" w:rsidRDefault="004C02EF" w:rsidP="004C02EF">
      <w:pPr>
        <w:pStyle w:val="40"/>
        <w:numPr>
          <w:ilvl w:val="0"/>
          <w:numId w:val="0"/>
        </w:numPr>
      </w:pPr>
      <w:bookmarkStart w:id="21453" w:name="_Ref440446657"/>
      <w:r w:rsidRPr="00E77497">
        <w:t>15.4.4.11</w:t>
      </w:r>
      <w:r w:rsidRPr="00E77497">
        <w:tab/>
        <w:t>Array.prototype.sor</w:t>
      </w:r>
      <w:bookmarkEnd w:id="21323"/>
      <w:r w:rsidRPr="00E77497">
        <w:t>t (comparefn</w:t>
      </w:r>
      <w:bookmarkEnd w:id="21389"/>
      <w:bookmarkEnd w:id="21390"/>
      <w:r w:rsidRPr="00E77497">
        <w:t>)</w:t>
      </w:r>
      <w:bookmarkEnd w:id="21453"/>
    </w:p>
    <w:p w14:paraId="23DB3A1A"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2C50C7D8" w14:textId="77777777" w:rsidR="004C02EF" w:rsidRPr="00E77497" w:rsidRDefault="004C02EF" w:rsidP="004C02EF">
      <w:commentRangeStart w:id="21454"/>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320F7F7D" w14:textId="77777777" w:rsidR="004C02EF" w:rsidRPr="00E77497" w:rsidRDefault="004C02EF" w:rsidP="004C02EF">
      <w:r w:rsidRPr="00E77497">
        <w:t xml:space="preserve">Let </w:t>
      </w:r>
      <w:r w:rsidRPr="00E77497">
        <w:rPr>
          <w:rFonts w:ascii="Times New Roman" w:hAnsi="Times New Roman"/>
          <w:i/>
        </w:rPr>
        <w:t>len</w:t>
      </w:r>
      <w:r w:rsidRPr="00E77497">
        <w:t xml:space="preserve"> be the result of applying Uint32 to the result of calling the [[Get]] internal method of </w:t>
      </w:r>
      <w:r w:rsidRPr="00E77497">
        <w:rPr>
          <w:rFonts w:ascii="Times New Roman" w:hAnsi="Times New Roman"/>
          <w:i/>
        </w:rPr>
        <w:t>obj</w:t>
      </w:r>
      <w:r w:rsidRPr="00E77497">
        <w:t xml:space="preserve"> with argument "</w:t>
      </w:r>
      <w:r w:rsidRPr="00E77497">
        <w:rPr>
          <w:rFonts w:ascii="Courier New" w:hAnsi="Courier New" w:cs="Courier New"/>
          <w:b/>
        </w:rPr>
        <w:t>length</w:t>
      </w:r>
      <w:r w:rsidRPr="00E77497">
        <w:t>".</w:t>
      </w:r>
      <w:commentRangeEnd w:id="21454"/>
      <w:r w:rsidR="006B4102">
        <w:rPr>
          <w:rStyle w:val="af4"/>
        </w:rPr>
        <w:commentReference w:id="21454"/>
      </w:r>
    </w:p>
    <w:p w14:paraId="179AA5F8"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22DDE07B" w14:textId="77777777" w:rsidR="004C02EF" w:rsidRPr="00E77497" w:rsidRDefault="004C02EF" w:rsidP="004C02EF">
      <w:r w:rsidRPr="00E77497">
        <w:t xml:space="preserve">Let </w:t>
      </w:r>
      <w:r w:rsidRPr="00E77497">
        <w:rPr>
          <w:rFonts w:ascii="Times New Roman" w:hAnsi="Times New Roman"/>
          <w:i/>
        </w:rPr>
        <w:t>proto</w:t>
      </w:r>
      <w:r w:rsidRPr="00E77497">
        <w:t xml:space="preserve"> be the value of the [[Prototype]] internal property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34F989CE" w14:textId="77777777"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14:paraId="64286360" w14:textId="77777777"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7C7934E9" w14:textId="77777777" w:rsidR="004C02EF" w:rsidRPr="00E77497" w:rsidRDefault="004C02EF" w:rsidP="00834A33">
      <w:pPr>
        <w:numPr>
          <w:ilvl w:val="0"/>
          <w:numId w:val="208"/>
        </w:numPr>
      </w:pPr>
      <w:r w:rsidRPr="00E65A34">
        <w:t xml:space="preserve">The result of calling the [[HasProperty]] internal method of </w:t>
      </w:r>
      <w:r w:rsidRPr="00546435">
        <w:rPr>
          <w:rFonts w:ascii="Times New Roman" w:hAnsi="Times New Roman"/>
          <w:i/>
        </w:rPr>
        <w:t>proto</w:t>
      </w:r>
      <w:r w:rsidRPr="00A67AF2">
        <w:t xml:space="preserve"> with argument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Pr="00675B74">
        <w:t xml:space="preserve"> is </w:t>
      </w:r>
      <w:r w:rsidRPr="00E77497">
        <w:rPr>
          <w:b/>
        </w:rPr>
        <w:t>true</w:t>
      </w:r>
      <w:r w:rsidRPr="00E77497">
        <w:t>.</w:t>
      </w:r>
    </w:p>
    <w:p w14:paraId="50EFC315"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191BE0F6" w14:textId="77777777" w:rsidR="004C02EF" w:rsidRPr="00E77497" w:rsidRDefault="004C02EF" w:rsidP="00834A33">
      <w:pPr>
        <w:numPr>
          <w:ilvl w:val="0"/>
          <w:numId w:val="208"/>
        </w:numPr>
        <w:contextualSpacing/>
      </w:pPr>
      <w:r w:rsidRPr="00E77497">
        <w:t xml:space="preserve">The [[Extensible]] internal property of </w:t>
      </w:r>
      <w:r w:rsidRPr="00E77497">
        <w:rPr>
          <w:rFonts w:ascii="Times New Roman" w:hAnsi="Times New Roman"/>
          <w:i/>
        </w:rPr>
        <w:t>obj</w:t>
      </w:r>
      <w:r w:rsidRPr="00E77497">
        <w:t xml:space="preserve"> is </w:t>
      </w:r>
      <w:r w:rsidRPr="00E77497">
        <w:rPr>
          <w:b/>
        </w:rPr>
        <w:t>false</w:t>
      </w:r>
      <w:r w:rsidRPr="00E77497">
        <w:t>.</w:t>
      </w:r>
    </w:p>
    <w:p w14:paraId="5D91F929" w14:textId="77777777"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441071C9"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45EA0855" w14:textId="77777777" w:rsidR="004C02EF" w:rsidRPr="00E77497" w:rsidRDefault="004C02EF" w:rsidP="004C02EF">
      <w:r w:rsidRPr="00E77497">
        <w:t>Otherwise, the following steps are taken</w:t>
      </w:r>
      <w:bookmarkStart w:id="21455" w:name="_Toc382291625"/>
      <w:r w:rsidRPr="00E77497">
        <w:t>.</w:t>
      </w:r>
    </w:p>
    <w:p w14:paraId="3E4E7654" w14:textId="77777777" w:rsidR="004C02EF" w:rsidRPr="00E77497" w:rsidRDefault="004C02EF" w:rsidP="00834A33">
      <w:pPr>
        <w:pStyle w:val="Alg4"/>
        <w:numPr>
          <w:ilvl w:val="0"/>
          <w:numId w:val="209"/>
        </w:numPr>
      </w:pPr>
      <w:r w:rsidRPr="00E77497">
        <w:t xml:space="preserve">Perform an implementation-dependent sequence of calls to the [[Get]] , [[Put]], and [[Delete]] internal methods of </w:t>
      </w:r>
      <w:r w:rsidRPr="00E77497">
        <w:rPr>
          <w:i/>
        </w:rPr>
        <w:t>obj</w:t>
      </w:r>
      <w:r w:rsidRPr="00E77497">
        <w:t xml:space="preserve"> and to SortCompare (described below), where the first argument for each call to [[Get]], [[Put]], or [[Delete]] is a nonnegative integer less than </w:t>
      </w:r>
      <w:r w:rsidRPr="00E77497">
        <w:rPr>
          <w:i/>
        </w:rPr>
        <w:t xml:space="preserve">len </w:t>
      </w:r>
      <w:r w:rsidRPr="00E77497">
        <w:t xml:space="preserve">and where the arguments for calls to SortCompare are results of previous calls to the [[Get]] internal method. The throw argument to the [[Put]] and [[Delete]] internal methods will be the value </w:t>
      </w:r>
      <w:r w:rsidRPr="00E77497">
        <w:rPr>
          <w:b/>
        </w:rPr>
        <w:t>true</w:t>
      </w:r>
      <w:r w:rsidRPr="00E77497">
        <w:t xml:space="preserve">. If </w:t>
      </w:r>
      <w:r w:rsidRPr="00E77497">
        <w:rPr>
          <w:i/>
        </w:rPr>
        <w:t>obj</w:t>
      </w:r>
      <w:r w:rsidRPr="00E77497">
        <w:t xml:space="preserve"> is not sparse then [[Delete]] must not be called.</w:t>
      </w:r>
      <w:ins w:id="21456" w:author="Rev 7 Allen Wirfs-Brock" w:date="2012-04-09T18:01:00Z">
        <w:r w:rsidR="006B4102">
          <w:t xml:space="preserve"> If an abrupt completion is returned from any of these operations, it is immediately returned as the value</w:t>
        </w:r>
      </w:ins>
      <w:ins w:id="21457" w:author="Rev 7 Allen Wirfs-Brock" w:date="2012-04-09T18:02:00Z">
        <w:r w:rsidR="006B4102">
          <w:t xml:space="preserve"> of this function.</w:t>
        </w:r>
      </w:ins>
    </w:p>
    <w:p w14:paraId="631E3900" w14:textId="77777777"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14:paraId="197D8F97" w14:textId="77777777" w:rsidR="004C02EF" w:rsidRPr="00E77497" w:rsidRDefault="004C02EF" w:rsidP="004C02EF">
      <w:pPr>
        <w:keepNext/>
      </w:pPr>
      <w:r w:rsidRPr="00E77497">
        <w:t>The returned object must have the following two properties.</w:t>
      </w:r>
    </w:p>
    <w:p w14:paraId="00FA5E7D" w14:textId="77777777"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20079197" w14:textId="77777777"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5D691FD4" w14:textId="77777777" w:rsidR="004C02EF" w:rsidRPr="00E77497" w:rsidRDefault="004C02EF" w:rsidP="004C02EF">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24F6E26B"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2E58EF4D"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24E11AF1"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the </w:t>
      </w:r>
      <w:r w:rsidRPr="00E77497">
        <w:rPr>
          <w:rFonts w:ascii="Times New Roman" w:hAnsi="Times New Roman"/>
          <w:b/>
        </w:rPr>
        <w:t>this</w:t>
      </w:r>
      <w:r w:rsidRPr="00E77497">
        <w:rPr>
          <w:rFonts w:ascii="Times New Roman" w:hAnsi="Times New Roman"/>
        </w:rPr>
        <w:t xml:space="preserve"> object.</w:t>
      </w:r>
    </w:p>
    <w:p w14:paraId="6AD34B57"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46FE46DC"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23F1424F"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7989A91D"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3129A443"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258F7961"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0C304C51"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33EC7D3E" w14:textId="77777777"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14:paraId="128D87BF" w14:textId="77777777"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14:paraId="5A9D6428" w14:textId="77777777" w:rsidR="004C02EF" w:rsidRPr="00E77497" w:rsidRDefault="004C02EF" w:rsidP="00834A33">
      <w:pPr>
        <w:pStyle w:val="Alg4"/>
        <w:numPr>
          <w:ilvl w:val="0"/>
          <w:numId w:val="210"/>
        </w:numPr>
      </w:pPr>
      <w:r w:rsidRPr="00E77497">
        <w:t xml:space="preserve">Let </w:t>
      </w:r>
      <w:r w:rsidRPr="00E77497">
        <w:rPr>
          <w:i/>
        </w:rPr>
        <w:t>hasj</w:t>
      </w:r>
      <w:r w:rsidRPr="00E77497">
        <w:t xml:space="preserve"> be the result of calling the [[HasProperty]] internal method of </w:t>
      </w:r>
      <w:r w:rsidRPr="00E77497">
        <w:rPr>
          <w:i/>
        </w:rPr>
        <w:t>obj</w:t>
      </w:r>
      <w:r w:rsidRPr="00E77497">
        <w:t xml:space="preserve"> with argument </w:t>
      </w:r>
      <w:r w:rsidRPr="00E77497">
        <w:rPr>
          <w:i/>
        </w:rPr>
        <w:t>jString</w:t>
      </w:r>
      <w:r w:rsidRPr="00E77497">
        <w:t>.</w:t>
      </w:r>
    </w:p>
    <w:p w14:paraId="63182E18" w14:textId="77777777" w:rsidR="004C02EF" w:rsidRPr="00E77497" w:rsidRDefault="004C02EF" w:rsidP="00834A33">
      <w:pPr>
        <w:pStyle w:val="Alg4"/>
        <w:numPr>
          <w:ilvl w:val="0"/>
          <w:numId w:val="210"/>
        </w:numPr>
      </w:pPr>
      <w:r w:rsidRPr="00E77497">
        <w:t xml:space="preserve">Let </w:t>
      </w:r>
      <w:r w:rsidRPr="00E77497">
        <w:rPr>
          <w:i/>
        </w:rPr>
        <w:t>hask</w:t>
      </w:r>
      <w:r w:rsidRPr="00E77497">
        <w:t xml:space="preserve"> be the result of calling the [[HasProperty]] internal method of </w:t>
      </w:r>
      <w:r w:rsidRPr="00E77497">
        <w:rPr>
          <w:i/>
        </w:rPr>
        <w:t>obj</w:t>
      </w:r>
      <w:r w:rsidRPr="00E77497">
        <w:t xml:space="preserve"> with argument </w:t>
      </w:r>
      <w:r w:rsidRPr="00E77497">
        <w:rPr>
          <w:i/>
        </w:rPr>
        <w:t>kString</w:t>
      </w:r>
      <w:r w:rsidRPr="00E77497">
        <w:t>.</w:t>
      </w:r>
    </w:p>
    <w:p w14:paraId="31AD2736"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5AC609F3"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14:paraId="7A78861E" w14:textId="77777777"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14:paraId="7CBE1ABD" w14:textId="77777777" w:rsidR="004C02EF" w:rsidRPr="00E77497" w:rsidRDefault="004C02EF" w:rsidP="00834A33">
      <w:pPr>
        <w:pStyle w:val="Alg4"/>
        <w:numPr>
          <w:ilvl w:val="0"/>
          <w:numId w:val="210"/>
        </w:numPr>
      </w:pPr>
      <w:r w:rsidRPr="00E77497">
        <w:t xml:space="preserve">Let </w:t>
      </w:r>
      <w:r w:rsidRPr="00E77497">
        <w:rPr>
          <w:i/>
        </w:rPr>
        <w:t>x</w:t>
      </w:r>
      <w:r w:rsidRPr="00E77497">
        <w:t xml:space="preserve"> be the result of calling the [[Get]] internal method of </w:t>
      </w:r>
      <w:r w:rsidRPr="00E77497">
        <w:rPr>
          <w:i/>
        </w:rPr>
        <w:t>obj</w:t>
      </w:r>
      <w:r w:rsidRPr="00E77497">
        <w:t xml:space="preserve"> with argument </w:t>
      </w:r>
      <w:r w:rsidRPr="00E77497">
        <w:rPr>
          <w:i/>
        </w:rPr>
        <w:t>jString</w:t>
      </w:r>
      <w:r w:rsidRPr="00E77497">
        <w:t>.</w:t>
      </w:r>
    </w:p>
    <w:p w14:paraId="2414CFF4" w14:textId="77777777" w:rsidR="006B4102" w:rsidRDefault="006B4102" w:rsidP="00834A33">
      <w:pPr>
        <w:pStyle w:val="Alg4"/>
        <w:numPr>
          <w:ilvl w:val="0"/>
          <w:numId w:val="210"/>
        </w:numPr>
        <w:rPr>
          <w:ins w:id="21458" w:author="Rev 7 Allen Wirfs-Brock" w:date="2012-04-09T18:03:00Z"/>
        </w:rPr>
      </w:pPr>
      <w:ins w:id="21459" w:author="Rev 7 Allen Wirfs-Brock" w:date="2012-04-09T18:03:00Z">
        <w:r>
          <w:t>ReturnIfAbrupt(</w:t>
        </w:r>
        <w:r>
          <w:rPr>
            <w:i/>
          </w:rPr>
          <w:t>x</w:t>
        </w:r>
        <w:r>
          <w:t>)</w:t>
        </w:r>
      </w:ins>
      <w:ins w:id="21460" w:author="Rev 7 Allen Wirfs-Brock" w:date="2012-04-09T18:05:00Z">
        <w:r>
          <w:t>.</w:t>
        </w:r>
      </w:ins>
    </w:p>
    <w:p w14:paraId="4D7A90E4" w14:textId="77777777" w:rsidR="004C02EF" w:rsidRPr="00E77497" w:rsidRDefault="004C02EF" w:rsidP="00834A33">
      <w:pPr>
        <w:pStyle w:val="Alg4"/>
        <w:numPr>
          <w:ilvl w:val="0"/>
          <w:numId w:val="210"/>
        </w:numPr>
      </w:pPr>
      <w:r w:rsidRPr="00E77497">
        <w:t xml:space="preserve">Let </w:t>
      </w:r>
      <w:r w:rsidRPr="00E77497">
        <w:rPr>
          <w:i/>
        </w:rPr>
        <w:t>y</w:t>
      </w:r>
      <w:r w:rsidRPr="00E77497">
        <w:t xml:space="preserve"> be the result of calling the [[Get]] internal method of </w:t>
      </w:r>
      <w:r w:rsidRPr="00E77497">
        <w:rPr>
          <w:i/>
        </w:rPr>
        <w:t>obj</w:t>
      </w:r>
      <w:r w:rsidRPr="00E77497">
        <w:t xml:space="preserve"> with argument </w:t>
      </w:r>
      <w:r w:rsidRPr="00E77497">
        <w:rPr>
          <w:i/>
        </w:rPr>
        <w:t>kString</w:t>
      </w:r>
      <w:r w:rsidRPr="00E77497">
        <w:t>.</w:t>
      </w:r>
    </w:p>
    <w:p w14:paraId="72155F14" w14:textId="77777777" w:rsidR="006B4102" w:rsidRDefault="006B4102" w:rsidP="00834A33">
      <w:pPr>
        <w:pStyle w:val="Alg4"/>
        <w:numPr>
          <w:ilvl w:val="0"/>
          <w:numId w:val="210"/>
        </w:numPr>
        <w:rPr>
          <w:ins w:id="21461" w:author="Rev 7 Allen Wirfs-Brock" w:date="2012-04-09T18:03:00Z"/>
        </w:rPr>
      </w:pPr>
      <w:ins w:id="21462" w:author="Rev 7 Allen Wirfs-Brock" w:date="2012-04-09T18:03:00Z">
        <w:r>
          <w:t>ReturnIfAbrupt(</w:t>
        </w:r>
        <w:r>
          <w:rPr>
            <w:i/>
          </w:rPr>
          <w:t>y</w:t>
        </w:r>
        <w:r>
          <w:t>)</w:t>
        </w:r>
      </w:ins>
      <w:ins w:id="21463" w:author="Rev 7 Allen Wirfs-Brock" w:date="2012-04-09T18:05:00Z">
        <w:r>
          <w:t>.</w:t>
        </w:r>
      </w:ins>
    </w:p>
    <w:p w14:paraId="38ED83D1"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0AE6C504"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14:paraId="5220E6FF" w14:textId="77777777"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534A957C" w14:textId="77777777"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14:paraId="6F558F82" w14:textId="77777777"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406F69C9" w14:textId="77777777" w:rsidR="004C02EF" w:rsidRPr="00E77497" w:rsidRDefault="004C02EF" w:rsidP="00834A33">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the </w:t>
      </w:r>
      <w:r w:rsidRPr="00E77497">
        <w:rPr>
          <w:b/>
        </w:rPr>
        <w:t>this</w:t>
      </w:r>
      <w:r w:rsidRPr="00E77497">
        <w:t xml:space="preserve"> value and with arguments </w:t>
      </w:r>
      <w:r w:rsidRPr="00E77497">
        <w:rPr>
          <w:i/>
        </w:rPr>
        <w:t>x</w:t>
      </w:r>
      <w:r w:rsidRPr="00E77497">
        <w:t xml:space="preserve"> and </w:t>
      </w:r>
      <w:r w:rsidRPr="00E77497">
        <w:rPr>
          <w:i/>
        </w:rPr>
        <w:t>y</w:t>
      </w:r>
      <w:r w:rsidRPr="00E77497">
        <w:t>.</w:t>
      </w:r>
    </w:p>
    <w:p w14:paraId="0D3A0BBB" w14:textId="77777777"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14:paraId="06E0B1E5" w14:textId="77777777" w:rsidR="006B4102" w:rsidRDefault="006B4102" w:rsidP="00834A33">
      <w:pPr>
        <w:pStyle w:val="Alg4"/>
        <w:numPr>
          <w:ilvl w:val="0"/>
          <w:numId w:val="210"/>
        </w:numPr>
        <w:rPr>
          <w:ins w:id="21464" w:author="Rev 7 Allen Wirfs-Brock" w:date="2012-04-09T18:05:00Z"/>
        </w:rPr>
      </w:pPr>
      <w:ins w:id="21465" w:author="Rev 7 Allen Wirfs-Brock" w:date="2012-04-09T18:05:00Z">
        <w:r>
          <w:t>ReturnIfAbrupt(</w:t>
        </w:r>
        <w:r>
          <w:rPr>
            <w:i/>
          </w:rPr>
          <w:t>xString</w:t>
        </w:r>
        <w:r>
          <w:t>).</w:t>
        </w:r>
      </w:ins>
    </w:p>
    <w:p w14:paraId="75155111" w14:textId="77777777"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14:paraId="4DD3DFD4" w14:textId="77777777" w:rsidR="006B4102" w:rsidRDefault="006B4102" w:rsidP="00834A33">
      <w:pPr>
        <w:pStyle w:val="Alg4"/>
        <w:numPr>
          <w:ilvl w:val="0"/>
          <w:numId w:val="210"/>
        </w:numPr>
        <w:rPr>
          <w:ins w:id="21466" w:author="Rev 7 Allen Wirfs-Brock" w:date="2012-04-09T18:05:00Z"/>
        </w:rPr>
      </w:pPr>
      <w:ins w:id="21467" w:author="Rev 7 Allen Wirfs-Brock" w:date="2012-04-09T18:05:00Z">
        <w:r>
          <w:t>ReturnIfAbrupt(</w:t>
        </w:r>
        <w:r>
          <w:rPr>
            <w:i/>
          </w:rPr>
          <w:t>yString</w:t>
        </w:r>
        <w:r>
          <w:t>).</w:t>
        </w:r>
      </w:ins>
    </w:p>
    <w:p w14:paraId="543E9C29" w14:textId="77777777"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00F9AA10" w14:textId="77777777"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04FDE123" w14:textId="77777777"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14:paraId="1AB2AD79"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undefined property values always sort to the end of the result, followed by non-existent property values.</w:t>
      </w:r>
    </w:p>
    <w:p w14:paraId="53B5AAF1"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 host object is implementation-dependent.</w:t>
      </w:r>
      <w:bookmarkStart w:id="21468" w:name="_Toc385672299"/>
      <w:bookmarkStart w:id="21469" w:name="_Toc393690415"/>
      <w:bookmarkStart w:id="21470" w:name="_Ref457709104"/>
    </w:p>
    <w:p w14:paraId="7B6BD200" w14:textId="77777777" w:rsidR="004C02EF" w:rsidRPr="00E77497" w:rsidRDefault="004C02EF" w:rsidP="004C02EF">
      <w:pPr>
        <w:pStyle w:val="40"/>
        <w:numPr>
          <w:ilvl w:val="0"/>
          <w:numId w:val="0"/>
        </w:numPr>
      </w:pPr>
      <w:r w:rsidRPr="00E77497">
        <w:t>15.4.4.12</w:t>
      </w:r>
      <w:r w:rsidRPr="00E77497">
        <w:tab/>
        <w:t>Array.prototype.splice (start, deleteCount [ , item1 [ , item2 [ , … ] ] ] )</w:t>
      </w:r>
      <w:bookmarkEnd w:id="21470"/>
    </w:p>
    <w:p w14:paraId="7264487A" w14:textId="77777777" w:rsidR="004C02EF" w:rsidRPr="00E77497" w:rsidRDefault="004C02EF" w:rsidP="004C02EF">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array 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0C3D618A" w14:textId="77777777"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9D3B04B" w14:textId="77777777" w:rsidR="00134DAD" w:rsidRDefault="00134DAD" w:rsidP="00134DAD">
      <w:pPr>
        <w:pStyle w:val="Alg4"/>
        <w:numPr>
          <w:ilvl w:val="0"/>
          <w:numId w:val="211"/>
        </w:numPr>
        <w:rPr>
          <w:ins w:id="21471" w:author="Rev 7 Allen Wirfs-Brock" w:date="2012-04-10T12:05:00Z"/>
        </w:rPr>
      </w:pPr>
      <w:ins w:id="21472" w:author="Rev 7 Allen Wirfs-Brock" w:date="2012-04-10T12:05:00Z">
        <w:r>
          <w:t>ReturnIfAbrupt(</w:t>
        </w:r>
        <w:r>
          <w:rPr>
            <w:i/>
          </w:rPr>
          <w:t>O</w:t>
        </w:r>
        <w:r>
          <w:t>).</w:t>
        </w:r>
      </w:ins>
    </w:p>
    <w:p w14:paraId="391EF9D3" w14:textId="77777777" w:rsidR="004C02EF" w:rsidRPr="00E77497" w:rsidRDefault="004C02EF" w:rsidP="00834A33">
      <w:pPr>
        <w:pStyle w:val="Alg4"/>
        <w:numPr>
          <w:ilvl w:val="0"/>
          <w:numId w:val="211"/>
        </w:numPr>
      </w:pPr>
      <w:r w:rsidRPr="00E77497">
        <w:t xml:space="preserve">Let </w:t>
      </w:r>
      <w:r w:rsidRPr="00E77497">
        <w:rPr>
          <w:i/>
        </w:rPr>
        <w:t>A</w:t>
      </w:r>
      <w:r w:rsidRPr="00E77497">
        <w:t xml:space="preserve"> be </w:t>
      </w:r>
      <w:ins w:id="21473" w:author="Rev 7 Allen Wirfs-Brock" w:date="2012-04-11T16:19:00Z">
        <w:r w:rsidR="00F44A1F">
          <w:t>the result of the abstraction operation ArrayCreate (15.4) with argument 0</w:t>
        </w:r>
      </w:ins>
      <w:del w:id="21474" w:author="Rev 7 Allen Wirfs-Brock" w:date="2012-04-11T16:19: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7462DF8D" w14:textId="77777777" w:rsidR="004C02EF" w:rsidRPr="00E77497" w:rsidRDefault="004C02EF" w:rsidP="00834A33">
      <w:pPr>
        <w:pStyle w:val="Alg4"/>
        <w:numPr>
          <w:ilvl w:val="0"/>
          <w:numId w:val="211"/>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0272481" w14:textId="77777777" w:rsidR="004C02EF" w:rsidRPr="00E77497" w:rsidRDefault="004C02EF" w:rsidP="00834A33">
      <w:pPr>
        <w:pStyle w:val="Alg4"/>
        <w:numPr>
          <w:ilvl w:val="0"/>
          <w:numId w:val="211"/>
        </w:numPr>
      </w:pPr>
      <w:r w:rsidRPr="00E77497">
        <w:t xml:space="preserve">Let </w:t>
      </w:r>
      <w:r w:rsidRPr="00E77497">
        <w:rPr>
          <w:i/>
        </w:rPr>
        <w:t>len</w:t>
      </w:r>
      <w:r w:rsidRPr="00E77497">
        <w:t xml:space="preserve"> be ToUint32(</w:t>
      </w:r>
      <w:r w:rsidRPr="00E77497">
        <w:rPr>
          <w:i/>
        </w:rPr>
        <w:t>lenVal</w:t>
      </w:r>
      <w:r w:rsidRPr="00E77497">
        <w:t>).</w:t>
      </w:r>
    </w:p>
    <w:p w14:paraId="48B01B24" w14:textId="77777777" w:rsidR="00CA3654" w:rsidRPr="00E77497" w:rsidRDefault="00C82981" w:rsidP="00CA3654">
      <w:pPr>
        <w:pStyle w:val="Alg4"/>
        <w:numPr>
          <w:ilvl w:val="0"/>
          <w:numId w:val="211"/>
        </w:numPr>
        <w:contextualSpacing/>
        <w:rPr>
          <w:ins w:id="21475" w:author="Rev 6 Allen Wirfs-Brock" w:date="2012-02-22T17:32:00Z"/>
        </w:rPr>
      </w:pPr>
      <w:ins w:id="21476" w:author="Rev 6 Allen Wirfs-Brock" w:date="2012-02-26T09:04:00Z">
        <w:r>
          <w:t>ReturnIfAbrupt(</w:t>
        </w:r>
        <w:r w:rsidRPr="00E77497">
          <w:rPr>
            <w:i/>
          </w:rPr>
          <w:t>len</w:t>
        </w:r>
        <w:r>
          <w:t>).</w:t>
        </w:r>
      </w:ins>
    </w:p>
    <w:p w14:paraId="270E0959" w14:textId="77777777"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14:paraId="608969EE" w14:textId="77777777" w:rsidR="000A12EF" w:rsidRDefault="000A12EF" w:rsidP="00834A33">
      <w:pPr>
        <w:pStyle w:val="Alg4"/>
        <w:numPr>
          <w:ilvl w:val="0"/>
          <w:numId w:val="211"/>
        </w:numPr>
        <w:rPr>
          <w:ins w:id="21477" w:author="Rev 7 Allen Wirfs-Brock" w:date="2012-04-09T18:07:00Z"/>
        </w:rPr>
      </w:pPr>
      <w:ins w:id="21478" w:author="Rev 7 Allen Wirfs-Brock" w:date="2012-04-09T18:07:00Z">
        <w:r>
          <w:t>ReturnIfAbrupt(</w:t>
        </w:r>
        <w:r>
          <w:rPr>
            <w:i/>
          </w:rPr>
          <w:t>relativeStart</w:t>
        </w:r>
        <w:r>
          <w:t>).</w:t>
        </w:r>
      </w:ins>
    </w:p>
    <w:p w14:paraId="12B1BE0F" w14:textId="77777777"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47D4FCD2" w14:textId="77777777" w:rsidR="004C02EF" w:rsidRPr="00E77497" w:rsidRDefault="004C02EF" w:rsidP="00834A33">
      <w:pPr>
        <w:pStyle w:val="Alg4"/>
        <w:numPr>
          <w:ilvl w:val="0"/>
          <w:numId w:val="211"/>
        </w:numPr>
      </w:pPr>
      <w:r w:rsidRPr="00E77497">
        <w:t xml:space="preserve">Let </w:t>
      </w:r>
      <w:r w:rsidRPr="00E77497">
        <w:rPr>
          <w:i/>
        </w:rPr>
        <w:t>actualDeleteCount</w:t>
      </w:r>
      <w:r w:rsidRPr="00E77497">
        <w:t xml:space="preserve"> be min(max(ToInteger(</w:t>
      </w:r>
      <w:r w:rsidRPr="00E77497">
        <w:rPr>
          <w:i/>
        </w:rPr>
        <w:t>deleteCount</w:t>
      </w:r>
      <w:r w:rsidRPr="00E77497">
        <w:t>),0),</w:t>
      </w:r>
      <w:r w:rsidRPr="00E77497">
        <w:rPr>
          <w:i/>
        </w:rPr>
        <w:t xml:space="preserve"> len</w:t>
      </w:r>
      <w:r w:rsidRPr="00E77497">
        <w:t xml:space="preserve"> –</w:t>
      </w:r>
      <w:r w:rsidRPr="00E77497">
        <w:rPr>
          <w:i/>
        </w:rPr>
        <w:t xml:space="preserve"> actualStart</w:t>
      </w:r>
      <w:r w:rsidRPr="00E77497">
        <w:t>).</w:t>
      </w:r>
    </w:p>
    <w:p w14:paraId="50F3E70B"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14:paraId="37F37A45" w14:textId="77777777"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14:paraId="12A68AC7" w14:textId="77777777"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1A26A260" w14:textId="77777777" w:rsidR="004C02EF" w:rsidRPr="00E77497" w:rsidRDefault="004C02EF" w:rsidP="00834A33">
      <w:pPr>
        <w:pStyle w:val="Alg4"/>
        <w:numPr>
          <w:ilvl w:val="1"/>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57300B8C" w14:textId="77777777"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14:paraId="6937EF6B" w14:textId="77777777" w:rsidR="004C02EF" w:rsidRPr="00E77497" w:rsidRDefault="004C02EF" w:rsidP="00834A33">
      <w:pPr>
        <w:pStyle w:val="Alg4"/>
        <w:numPr>
          <w:ilvl w:val="2"/>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21E8DBDA" w14:textId="77777777" w:rsidR="000A12EF" w:rsidRDefault="000A12EF" w:rsidP="00834A33">
      <w:pPr>
        <w:pStyle w:val="Alg4"/>
        <w:numPr>
          <w:ilvl w:val="2"/>
          <w:numId w:val="211"/>
        </w:numPr>
        <w:rPr>
          <w:ins w:id="21479" w:author="Rev 7 Allen Wirfs-Brock" w:date="2012-04-09T18:09:00Z"/>
        </w:rPr>
      </w:pPr>
      <w:ins w:id="21480" w:author="Rev 7 Allen Wirfs-Brock" w:date="2012-04-09T18:09:00Z">
        <w:r>
          <w:t>ReturnIfAbrupt(</w:t>
        </w:r>
        <w:r>
          <w:rPr>
            <w:i/>
          </w:rPr>
          <w:t>fromValue</w:t>
        </w:r>
        <w:r>
          <w:t>).</w:t>
        </w:r>
      </w:ins>
    </w:p>
    <w:p w14:paraId="7D46F6F5" w14:textId="77777777" w:rsidR="004C02EF" w:rsidRPr="00E77497" w:rsidRDefault="004C02EF" w:rsidP="00834A33">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Pr="00E77497">
        <w:t xml:space="preserve">), 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67D211F" w14:textId="77777777"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14:paraId="296C6F84" w14:textId="77777777" w:rsidR="000A12EF" w:rsidRDefault="000A12EF" w:rsidP="00834A33">
      <w:pPr>
        <w:pStyle w:val="Alg4"/>
        <w:numPr>
          <w:ilvl w:val="0"/>
          <w:numId w:val="211"/>
        </w:numPr>
        <w:rPr>
          <w:ins w:id="21481" w:author="Rev 7 Allen Wirfs-Brock" w:date="2012-04-09T18:10:00Z"/>
        </w:rPr>
      </w:pPr>
      <w:ins w:id="21482" w:author="Rev 7 Allen Wirfs-Brock" w:date="2012-04-09T18:10:00Z">
        <w:r>
          <w:t xml:space="preserve">Let </w:t>
        </w:r>
        <w:r w:rsidRPr="000A12EF">
          <w:rPr>
            <w:i/>
          </w:rPr>
          <w:t>putStatus</w:t>
        </w:r>
        <w:r>
          <w:t xml:space="preserve"> be the result of calling the [[Put]] internal</w:t>
        </w:r>
      </w:ins>
      <w:ins w:id="21483" w:author="Rev 7 Allen Wirfs-Brock" w:date="2012-04-09T18:13:00Z">
        <w:r>
          <w:t xml:space="preserve"> m</w:t>
        </w:r>
      </w:ins>
      <w:ins w:id="21484" w:author="Rev 7 Allen Wirfs-Brock" w:date="2012-04-09T18:10:00Z">
        <w:r>
          <w:t xml:space="preserve">ethod of </w:t>
        </w:r>
        <w:r w:rsidRPr="000A12EF">
          <w:rPr>
            <w:i/>
          </w:rPr>
          <w:t>A</w:t>
        </w:r>
        <w:r>
          <w:t xml:space="preserve"> with arguments </w:t>
        </w:r>
      </w:ins>
      <w:ins w:id="21485" w:author="Rev 7 Allen Wirfs-Brock" w:date="2012-04-09T18:12:00Z">
        <w:r w:rsidRPr="00E77497">
          <w:rPr>
            <w:rFonts w:ascii="Courier New" w:hAnsi="Courier New"/>
            <w:sz w:val="18"/>
          </w:rPr>
          <w:t>"</w:t>
        </w:r>
        <w:r w:rsidRPr="00E77497">
          <w:rPr>
            <w:rFonts w:ascii="Courier New" w:hAnsi="Courier New"/>
            <w:b/>
          </w:rPr>
          <w:t>length</w:t>
        </w:r>
        <w:r w:rsidRPr="00E77497">
          <w:rPr>
            <w:rFonts w:ascii="Courier New" w:hAnsi="Courier New"/>
            <w:sz w:val="18"/>
          </w:rPr>
          <w:t>"</w:t>
        </w:r>
      </w:ins>
      <w:ins w:id="21486" w:author="Rev 7 Allen Wirfs-Brock" w:date="2012-04-09T18:10:00Z">
        <w:r>
          <w:t>,</w:t>
        </w:r>
      </w:ins>
      <w:ins w:id="21487" w:author="Rev 7 Allen Wirfs-Brock" w:date="2012-04-09T18:12:00Z">
        <w:r>
          <w:t xml:space="preserve"> </w:t>
        </w:r>
        <w:r w:rsidRPr="000A12EF">
          <w:rPr>
            <w:i/>
          </w:rPr>
          <w:t>actualDeleteCount</w:t>
        </w:r>
        <w:r>
          <w:t xml:space="preserve">, and </w:t>
        </w:r>
        <w:r w:rsidRPr="000A12EF">
          <w:rPr>
            <w:b/>
          </w:rPr>
          <w:t>true</w:t>
        </w:r>
        <w:r>
          <w:t>.</w:t>
        </w:r>
      </w:ins>
    </w:p>
    <w:p w14:paraId="3FFED8D8" w14:textId="77777777" w:rsidR="000A12EF" w:rsidRDefault="000A12EF" w:rsidP="00834A33">
      <w:pPr>
        <w:pStyle w:val="Alg4"/>
        <w:numPr>
          <w:ilvl w:val="0"/>
          <w:numId w:val="211"/>
        </w:numPr>
        <w:rPr>
          <w:ins w:id="21488" w:author="Rev 7 Allen Wirfs-Brock" w:date="2012-04-09T18:13:00Z"/>
        </w:rPr>
      </w:pPr>
      <w:ins w:id="21489" w:author="Rev 7 Allen Wirfs-Brock" w:date="2012-04-09T18:13:00Z">
        <w:r>
          <w:t>ReturnIfAbrupt(</w:t>
        </w:r>
        <w:r>
          <w:rPr>
            <w:i/>
          </w:rPr>
          <w:t>putStatus</w:t>
        </w:r>
        <w:r>
          <w:t>).</w:t>
        </w:r>
      </w:ins>
    </w:p>
    <w:p w14:paraId="2ED1B1A8" w14:textId="77777777"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3D99560B" w14:textId="77777777"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14:paraId="3E86BFEF" w14:textId="77777777"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14:paraId="527E08CB"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14:paraId="48242CD6"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2ED8E675"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520DF2BD"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7C262D80"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5FAC7678"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7649B3E1"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0486BA39" w14:textId="77777777" w:rsidR="00F726FB" w:rsidRDefault="00F726FB" w:rsidP="00834A33">
      <w:pPr>
        <w:pStyle w:val="Alg4"/>
        <w:numPr>
          <w:ilvl w:val="3"/>
          <w:numId w:val="211"/>
        </w:numPr>
        <w:rPr>
          <w:ins w:id="21490" w:author="Rev 7 Allen Wirfs-Brock" w:date="2012-04-09T18:16:00Z"/>
        </w:rPr>
      </w:pPr>
      <w:ins w:id="21491" w:author="Rev 7 Allen Wirfs-Brock" w:date="2012-04-09T18:16:00Z">
        <w:r>
          <w:t>ReturnIfAbrupt(</w:t>
        </w:r>
        <w:r>
          <w:rPr>
            <w:i/>
          </w:rPr>
          <w:t>fromValue</w:t>
        </w:r>
        <w:r>
          <w:t>).</w:t>
        </w:r>
      </w:ins>
    </w:p>
    <w:p w14:paraId="3FA2DD5F" w14:textId="77777777" w:rsidR="004C02EF" w:rsidRPr="00E77497" w:rsidRDefault="004C02EF" w:rsidP="00834A33">
      <w:pPr>
        <w:pStyle w:val="Alg4"/>
        <w:numPr>
          <w:ilvl w:val="3"/>
          <w:numId w:val="211"/>
        </w:numPr>
      </w:pPr>
      <w:del w:id="21492" w:author="Rev 7 Allen Wirfs-Brock" w:date="2012-04-09T18:15:00Z">
        <w:r w:rsidRPr="00E77497" w:rsidDel="000A12EF">
          <w:delText xml:space="preserve">Call </w:delText>
        </w:r>
      </w:del>
      <w:ins w:id="21493" w:author="Rev 7 Allen Wirfs-Brock" w:date="2012-04-09T18:15:00Z">
        <w:r w:rsidR="000A12EF">
          <w:t xml:space="preserve">Let </w:t>
        </w:r>
        <w:r w:rsidR="000A12EF" w:rsidRPr="000A12EF">
          <w:rPr>
            <w:i/>
          </w:rPr>
          <w:t>putStatus</w:t>
        </w:r>
        <w:r w:rsidR="000A12EF">
          <w:t xml:space="preserve"> be the result of calling</w:t>
        </w:r>
        <w:r w:rsidR="000A12EF" w:rsidRPr="00E77497">
          <w:t xml:space="preserve"> </w:t>
        </w:r>
      </w:ins>
      <w:r w:rsidRPr="00E77497">
        <w:t xml:space="preserve">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661355FC" w14:textId="77777777" w:rsidR="000A12EF" w:rsidRDefault="000A12EF" w:rsidP="00F726FB">
      <w:pPr>
        <w:pStyle w:val="Alg4"/>
        <w:numPr>
          <w:ilvl w:val="3"/>
          <w:numId w:val="211"/>
        </w:numPr>
        <w:rPr>
          <w:ins w:id="21494" w:author="Rev 7 Allen Wirfs-Brock" w:date="2012-04-09T18:14:00Z"/>
        </w:rPr>
      </w:pPr>
      <w:ins w:id="21495" w:author="Rev 7 Allen Wirfs-Brock" w:date="2012-04-09T18:15:00Z">
        <w:r>
          <w:t>ReturnIfAbrupt(</w:t>
        </w:r>
        <w:r>
          <w:rPr>
            <w:i/>
          </w:rPr>
          <w:t>putStatus</w:t>
        </w:r>
        <w:r>
          <w:t>).</w:t>
        </w:r>
      </w:ins>
    </w:p>
    <w:p w14:paraId="0ED68189"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56342834" w14:textId="77777777" w:rsidR="004C02EF" w:rsidRPr="00E77497" w:rsidRDefault="004C02EF" w:rsidP="00834A33">
      <w:pPr>
        <w:pStyle w:val="Alg4"/>
        <w:numPr>
          <w:ilvl w:val="3"/>
          <w:numId w:val="211"/>
        </w:numPr>
        <w:tabs>
          <w:tab w:val="num" w:pos="3060"/>
        </w:tabs>
      </w:pPr>
      <w:del w:id="21496" w:author="Rev 7 Allen Wirfs-Brock" w:date="2012-04-09T18:17:00Z">
        <w:r w:rsidRPr="00E77497" w:rsidDel="00F726FB">
          <w:delText xml:space="preserve">Call </w:delText>
        </w:r>
      </w:del>
      <w:ins w:id="21497" w:author="Rev 7 Allen Wirfs-Brock" w:date="2012-04-09T18:17:00Z">
        <w:r w:rsidR="00F726FB">
          <w:t xml:space="preserve">Let </w:t>
        </w:r>
        <w:r w:rsidR="00F726FB" w:rsidRPr="00F726FB">
          <w:rPr>
            <w:i/>
          </w:rPr>
          <w:t>deleteStatus</w:t>
        </w:r>
        <w:r w:rsidR="00F726FB">
          <w:t xml:space="preserve"> be the result of calling</w:t>
        </w:r>
        <w:r w:rsidR="00F726FB" w:rsidRPr="00E77497">
          <w:t xml:space="preserve"> </w:t>
        </w:r>
      </w:ins>
      <w:r w:rsidRPr="00E77497">
        <w:t xml:space="preserve">the [[Delete]] internal method of </w:t>
      </w:r>
      <w:r w:rsidRPr="00E77497">
        <w:rPr>
          <w:i/>
        </w:rPr>
        <w:t>O</w:t>
      </w:r>
      <w:r w:rsidRPr="00E77497" w:rsidDel="00275DFF">
        <w:t xml:space="preserve"> </w:t>
      </w:r>
      <w:r w:rsidRPr="00E77497">
        <w:t xml:space="preserve">with arguments </w:t>
      </w:r>
      <w:r w:rsidRPr="00E77497">
        <w:rPr>
          <w:i/>
        </w:rPr>
        <w:t>to</w:t>
      </w:r>
      <w:r w:rsidRPr="00E77497">
        <w:t xml:space="preserve"> and </w:t>
      </w:r>
      <w:r w:rsidRPr="00E77497">
        <w:rPr>
          <w:b/>
        </w:rPr>
        <w:t>true</w:t>
      </w:r>
      <w:r w:rsidRPr="00E77497">
        <w:t>.</w:t>
      </w:r>
    </w:p>
    <w:p w14:paraId="29F73F04" w14:textId="77777777" w:rsidR="00F726FB" w:rsidRDefault="00F726FB" w:rsidP="00F726FB">
      <w:pPr>
        <w:pStyle w:val="Alg4"/>
        <w:numPr>
          <w:ilvl w:val="3"/>
          <w:numId w:val="211"/>
        </w:numPr>
        <w:rPr>
          <w:ins w:id="21498" w:author="Rev 7 Allen Wirfs-Brock" w:date="2012-04-09T18:17:00Z"/>
        </w:rPr>
      </w:pPr>
      <w:ins w:id="21499" w:author="Rev 7 Allen Wirfs-Brock" w:date="2012-04-09T18:17:00Z">
        <w:r>
          <w:t>ReturnIfAbrupt(</w:t>
        </w:r>
        <w:r>
          <w:rPr>
            <w:i/>
          </w:rPr>
          <w:t>deleteStatus</w:t>
        </w:r>
        <w:r>
          <w:t>).</w:t>
        </w:r>
      </w:ins>
    </w:p>
    <w:p w14:paraId="0D39340E" w14:textId="77777777" w:rsidR="004C02EF" w:rsidRPr="00E77497" w:rsidRDefault="004C02EF" w:rsidP="00834A33">
      <w:pPr>
        <w:pStyle w:val="Alg4"/>
        <w:numPr>
          <w:ilvl w:val="2"/>
          <w:numId w:val="211"/>
        </w:numPr>
      </w:pPr>
      <w:r w:rsidRPr="00E77497">
        <w:t>Increase k by 1.</w:t>
      </w:r>
    </w:p>
    <w:p w14:paraId="668EA805"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14:paraId="09D0A4BB"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244C5667" w14:textId="77777777" w:rsidR="004C02EF" w:rsidRPr="00E77497" w:rsidRDefault="00F726FB" w:rsidP="00834A33">
      <w:pPr>
        <w:pStyle w:val="Alg4"/>
        <w:numPr>
          <w:ilvl w:val="2"/>
          <w:numId w:val="211"/>
        </w:numPr>
        <w:tabs>
          <w:tab w:val="num" w:pos="2700"/>
        </w:tabs>
      </w:pPr>
      <w:ins w:id="21500" w:author="Rev 7 Allen Wirfs-Brock" w:date="2012-04-09T18:18:00Z">
        <w:r>
          <w:t xml:space="preserve">Let </w:t>
        </w:r>
        <w:r w:rsidRPr="00F726FB">
          <w:rPr>
            <w:i/>
          </w:rPr>
          <w:t>deleteStatus</w:t>
        </w:r>
        <w:r>
          <w:t xml:space="preserve"> be the result of calling</w:t>
        </w:r>
        <w:r w:rsidRPr="00E77497">
          <w:t xml:space="preserve"> </w:t>
        </w:r>
      </w:ins>
      <w:del w:id="21501" w:author="Rev 7 Allen Wirfs-Brock" w:date="2012-04-09T18:18: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k</w:t>
      </w:r>
      <w:r w:rsidR="004C02EF" w:rsidRPr="00E77497">
        <w:t xml:space="preserve">–1) and </w:t>
      </w:r>
      <w:r w:rsidR="004C02EF" w:rsidRPr="00E77497">
        <w:rPr>
          <w:b/>
        </w:rPr>
        <w:t>true</w:t>
      </w:r>
      <w:r w:rsidR="004C02EF" w:rsidRPr="00E77497">
        <w:t>.</w:t>
      </w:r>
    </w:p>
    <w:p w14:paraId="1F9B774D" w14:textId="77777777" w:rsidR="00F726FB" w:rsidRDefault="00F726FB" w:rsidP="00834A33">
      <w:pPr>
        <w:pStyle w:val="Alg4"/>
        <w:numPr>
          <w:ilvl w:val="2"/>
          <w:numId w:val="211"/>
        </w:numPr>
        <w:tabs>
          <w:tab w:val="num" w:pos="2700"/>
        </w:tabs>
        <w:rPr>
          <w:ins w:id="21502" w:author="Rev 7 Allen Wirfs-Brock" w:date="2012-04-09T18:18:00Z"/>
        </w:rPr>
      </w:pPr>
      <w:ins w:id="21503" w:author="Rev 7 Allen Wirfs-Brock" w:date="2012-04-09T18:18:00Z">
        <w:r>
          <w:t>ReturnIfAbrupt(</w:t>
        </w:r>
        <w:r>
          <w:rPr>
            <w:i/>
          </w:rPr>
          <w:t>deleteStatus</w:t>
        </w:r>
        <w:r>
          <w:t>).</w:t>
        </w:r>
      </w:ins>
    </w:p>
    <w:p w14:paraId="2A3C7C32" w14:textId="77777777"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14:paraId="6D755EFB" w14:textId="77777777"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14:paraId="4AC9B4B3"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3726180F"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14:paraId="4B75D9E8"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033566B0"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32B11367"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4E42295E"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5B39C88C"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52CF950D" w14:textId="77777777" w:rsidR="00F726FB" w:rsidRDefault="00F726FB" w:rsidP="00F726FB">
      <w:pPr>
        <w:pStyle w:val="Alg4"/>
        <w:numPr>
          <w:ilvl w:val="3"/>
          <w:numId w:val="211"/>
        </w:numPr>
        <w:rPr>
          <w:ins w:id="21504" w:author="Rev 7 Allen Wirfs-Brock" w:date="2012-04-09T18:19:00Z"/>
        </w:rPr>
      </w:pPr>
      <w:ins w:id="21505" w:author="Rev 7 Allen Wirfs-Brock" w:date="2012-04-09T18:19:00Z">
        <w:r>
          <w:t>ReturnIfAbrupt(</w:t>
        </w:r>
        <w:r>
          <w:rPr>
            <w:i/>
          </w:rPr>
          <w:t>fromValue</w:t>
        </w:r>
        <w:r>
          <w:t>).</w:t>
        </w:r>
      </w:ins>
    </w:p>
    <w:p w14:paraId="0095E6AC" w14:textId="77777777" w:rsidR="004C02EF" w:rsidRPr="00E77497" w:rsidRDefault="00F726FB" w:rsidP="00834A33">
      <w:pPr>
        <w:pStyle w:val="Alg4"/>
        <w:numPr>
          <w:ilvl w:val="3"/>
          <w:numId w:val="211"/>
        </w:numPr>
      </w:pPr>
      <w:ins w:id="21506" w:author="Rev 7 Allen Wirfs-Brock" w:date="2012-04-09T18:19:00Z">
        <w:r>
          <w:t xml:space="preserve">Let </w:t>
        </w:r>
        <w:r w:rsidRPr="000A12EF">
          <w:rPr>
            <w:i/>
          </w:rPr>
          <w:t>putStatus</w:t>
        </w:r>
        <w:r>
          <w:t xml:space="preserve"> be the result of calling</w:t>
        </w:r>
        <w:r w:rsidRPr="00E77497">
          <w:t xml:space="preserve"> </w:t>
        </w:r>
      </w:ins>
      <w:del w:id="21507" w:author="Rev 7 Allen Wirfs-Brock" w:date="2012-04-09T18:19: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11BF0AE3" w14:textId="77777777" w:rsidR="00F726FB" w:rsidRDefault="00F726FB" w:rsidP="00F726FB">
      <w:pPr>
        <w:pStyle w:val="Alg4"/>
        <w:numPr>
          <w:ilvl w:val="3"/>
          <w:numId w:val="211"/>
        </w:numPr>
        <w:rPr>
          <w:ins w:id="21508" w:author="Rev 7 Allen Wirfs-Brock" w:date="2012-04-09T18:20:00Z"/>
        </w:rPr>
      </w:pPr>
      <w:ins w:id="21509" w:author="Rev 7 Allen Wirfs-Brock" w:date="2012-04-09T18:20:00Z">
        <w:r>
          <w:t>ReturnIfAbrupt(</w:t>
        </w:r>
        <w:r>
          <w:rPr>
            <w:i/>
          </w:rPr>
          <w:t>putStatus</w:t>
        </w:r>
        <w:r>
          <w:t>).</w:t>
        </w:r>
      </w:ins>
    </w:p>
    <w:p w14:paraId="691154FF"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58F69842" w14:textId="77777777" w:rsidR="004C02EF" w:rsidRPr="00E77497" w:rsidRDefault="00F726FB" w:rsidP="00834A33">
      <w:pPr>
        <w:pStyle w:val="Alg4"/>
        <w:numPr>
          <w:ilvl w:val="3"/>
          <w:numId w:val="211"/>
        </w:numPr>
        <w:tabs>
          <w:tab w:val="num" w:pos="3060"/>
        </w:tabs>
      </w:pPr>
      <w:ins w:id="21510" w:author="Rev 7 Allen Wirfs-Brock" w:date="2012-04-09T18:20:00Z">
        <w:r>
          <w:t xml:space="preserve">Let </w:t>
        </w:r>
        <w:r w:rsidRPr="00F726FB">
          <w:rPr>
            <w:i/>
          </w:rPr>
          <w:t>deleteStatus</w:t>
        </w:r>
        <w:r>
          <w:t xml:space="preserve"> be the result of calling</w:t>
        </w:r>
        <w:r w:rsidRPr="00E77497">
          <w:t xml:space="preserve"> </w:t>
        </w:r>
      </w:ins>
      <w:del w:id="21511" w:author="Rev 7 Allen Wirfs-Brock" w:date="2012-04-09T18:20: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rsidDel="00582B35">
        <w:t xml:space="preserve"> </w:t>
      </w:r>
      <w:r w:rsidR="004C02EF" w:rsidRPr="00E77497">
        <w:t xml:space="preserve">with argument </w:t>
      </w:r>
      <w:r w:rsidR="004C02EF" w:rsidRPr="00E77497">
        <w:rPr>
          <w:i/>
        </w:rPr>
        <w:t>to</w:t>
      </w:r>
      <w:r w:rsidR="004C02EF" w:rsidRPr="00E77497">
        <w:t xml:space="preserve"> and </w:t>
      </w:r>
      <w:r w:rsidR="004C02EF" w:rsidRPr="00E77497">
        <w:rPr>
          <w:b/>
        </w:rPr>
        <w:t>true</w:t>
      </w:r>
      <w:r w:rsidR="004C02EF" w:rsidRPr="00E77497">
        <w:t>.</w:t>
      </w:r>
    </w:p>
    <w:p w14:paraId="073C076D" w14:textId="77777777" w:rsidR="00F726FB" w:rsidRDefault="00F726FB" w:rsidP="00F726FB">
      <w:pPr>
        <w:pStyle w:val="Alg4"/>
        <w:numPr>
          <w:ilvl w:val="3"/>
          <w:numId w:val="211"/>
        </w:numPr>
        <w:rPr>
          <w:ins w:id="21512" w:author="Rev 7 Allen Wirfs-Brock" w:date="2012-04-09T18:20:00Z"/>
        </w:rPr>
      </w:pPr>
      <w:ins w:id="21513" w:author="Rev 7 Allen Wirfs-Brock" w:date="2012-04-09T18:20:00Z">
        <w:r>
          <w:t>ReturnIfAbrupt(</w:t>
        </w:r>
        <w:r>
          <w:rPr>
            <w:i/>
          </w:rPr>
          <w:t>deleteStatus</w:t>
        </w:r>
        <w:r>
          <w:t>).</w:t>
        </w:r>
      </w:ins>
    </w:p>
    <w:p w14:paraId="24F5A635" w14:textId="77777777"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14:paraId="7EF60F46"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14:paraId="40B4F055" w14:textId="77777777"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14:paraId="7874C91D" w14:textId="77777777"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33544E61" w14:textId="77777777" w:rsidR="004C02EF" w:rsidRPr="00E77497" w:rsidRDefault="00F726FB" w:rsidP="00834A33">
      <w:pPr>
        <w:pStyle w:val="Alg4"/>
        <w:numPr>
          <w:ilvl w:val="1"/>
          <w:numId w:val="211"/>
        </w:numPr>
      </w:pPr>
      <w:ins w:id="21514" w:author="Rev 7 Allen Wirfs-Brock" w:date="2012-04-09T18:21:00Z">
        <w:r>
          <w:t xml:space="preserve">Let </w:t>
        </w:r>
        <w:r w:rsidRPr="000A12EF">
          <w:rPr>
            <w:i/>
          </w:rPr>
          <w:t>putStatus</w:t>
        </w:r>
        <w:r>
          <w:t xml:space="preserve"> be the result of calling</w:t>
        </w:r>
        <w:r w:rsidRPr="00E77497">
          <w:t xml:space="preserve"> </w:t>
        </w:r>
      </w:ins>
      <w:del w:id="21515" w:author="Rev 7 Allen Wirfs-Brock" w:date="2012-04-09T18:21: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k</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444FA7FE" w14:textId="77777777" w:rsidR="00F726FB" w:rsidRDefault="00F726FB" w:rsidP="00834A33">
      <w:pPr>
        <w:pStyle w:val="Alg4"/>
        <w:numPr>
          <w:ilvl w:val="1"/>
          <w:numId w:val="211"/>
        </w:numPr>
        <w:rPr>
          <w:ins w:id="21516" w:author="Rev 7 Allen Wirfs-Brock" w:date="2012-04-09T18:21:00Z"/>
        </w:rPr>
      </w:pPr>
      <w:ins w:id="21517" w:author="Rev 7 Allen Wirfs-Brock" w:date="2012-04-09T18:21:00Z">
        <w:r>
          <w:t>ReturnIfAbrupt(</w:t>
        </w:r>
        <w:r>
          <w:rPr>
            <w:i/>
          </w:rPr>
          <w:t>putStatus</w:t>
        </w:r>
        <w:r>
          <w:t>).</w:t>
        </w:r>
      </w:ins>
    </w:p>
    <w:p w14:paraId="3EECA36D" w14:textId="77777777"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14:paraId="17465282" w14:textId="77777777" w:rsidR="004C02EF" w:rsidRPr="00E77497" w:rsidRDefault="00F726FB" w:rsidP="00834A33">
      <w:pPr>
        <w:pStyle w:val="Alg4"/>
        <w:numPr>
          <w:ilvl w:val="0"/>
          <w:numId w:val="211"/>
        </w:numPr>
      </w:pPr>
      <w:ins w:id="21518" w:author="Rev 7 Allen Wirfs-Brock" w:date="2012-04-09T18:22:00Z">
        <w:r>
          <w:t xml:space="preserve">Let </w:t>
        </w:r>
        <w:r w:rsidRPr="000A12EF">
          <w:rPr>
            <w:i/>
          </w:rPr>
          <w:t>putStatus</w:t>
        </w:r>
        <w:r>
          <w:t xml:space="preserve"> be the result of calling</w:t>
        </w:r>
        <w:r w:rsidRPr="00E77497">
          <w:t xml:space="preserve"> </w:t>
        </w:r>
      </w:ins>
      <w:del w:id="21519" w:author="Rev 7 Allen Wirfs-Brock" w:date="2012-04-09T18:22: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and </w:t>
      </w:r>
      <w:r w:rsidR="004C02EF" w:rsidRPr="00E77497">
        <w:rPr>
          <w:b/>
        </w:rPr>
        <w:t>true</w:t>
      </w:r>
      <w:r w:rsidR="004C02EF" w:rsidRPr="00E77497">
        <w:t>.</w:t>
      </w:r>
    </w:p>
    <w:p w14:paraId="7FD80AC2" w14:textId="77777777" w:rsidR="00F726FB" w:rsidRDefault="00F726FB" w:rsidP="00F726FB">
      <w:pPr>
        <w:pStyle w:val="Alg4"/>
        <w:numPr>
          <w:ilvl w:val="0"/>
          <w:numId w:val="211"/>
        </w:numPr>
        <w:spacing w:after="120"/>
        <w:contextualSpacing/>
        <w:rPr>
          <w:ins w:id="21520" w:author="Rev 7 Allen Wirfs-Brock" w:date="2012-04-09T18:21:00Z"/>
        </w:rPr>
      </w:pPr>
      <w:ins w:id="21521" w:author="Rev 7 Allen Wirfs-Brock" w:date="2012-04-09T18:22:00Z">
        <w:r>
          <w:t>ReturnIfAbrupt(</w:t>
        </w:r>
        <w:r>
          <w:rPr>
            <w:i/>
          </w:rPr>
          <w:t>putStatus</w:t>
        </w:r>
        <w:r>
          <w:t>).</w:t>
        </w:r>
      </w:ins>
    </w:p>
    <w:p w14:paraId="1E21A3E6" w14:textId="77777777"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14:paraId="0B9965E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16E817D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 host object is implementation-dependent.</w:t>
      </w:r>
    </w:p>
    <w:p w14:paraId="60E7EF78" w14:textId="77777777" w:rsidR="004C02EF" w:rsidRPr="00E77497" w:rsidRDefault="004C02EF" w:rsidP="004C02EF">
      <w:pPr>
        <w:pStyle w:val="40"/>
        <w:numPr>
          <w:ilvl w:val="0"/>
          <w:numId w:val="0"/>
        </w:numPr>
      </w:pPr>
      <w:bookmarkStart w:id="21522" w:name="_Ref440446838"/>
      <w:r w:rsidRPr="00E77497">
        <w:t>15.4.4.13</w:t>
      </w:r>
      <w:r w:rsidRPr="00E77497">
        <w:tab/>
        <w:t>Array.prototype.unshift ( [ item1 [ , item2 [ , … ] ] ] )</w:t>
      </w:r>
      <w:bookmarkEnd w:id="21522"/>
    </w:p>
    <w:p w14:paraId="3CDAB04D" w14:textId="77777777" w:rsidR="004C02EF" w:rsidRPr="00E77497" w:rsidRDefault="004C02EF" w:rsidP="004C02EF">
      <w:r w:rsidRPr="00E77497">
        <w:t>The arguments are prepended to the start of the array, such that their order within the array is the same as the order in which they appear in the argument list.</w:t>
      </w:r>
    </w:p>
    <w:p w14:paraId="2CAA4E6B" w14:textId="77777777"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1C8F2D8C" w14:textId="77777777"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BD3230F" w14:textId="77777777" w:rsidR="00134DAD" w:rsidRDefault="00134DAD" w:rsidP="00134DAD">
      <w:pPr>
        <w:pStyle w:val="Alg4"/>
        <w:numPr>
          <w:ilvl w:val="0"/>
          <w:numId w:val="212"/>
        </w:numPr>
        <w:rPr>
          <w:ins w:id="21523" w:author="Rev 7 Allen Wirfs-Brock" w:date="2012-04-10T12:05:00Z"/>
        </w:rPr>
      </w:pPr>
      <w:ins w:id="21524" w:author="Rev 7 Allen Wirfs-Brock" w:date="2012-04-10T12:05:00Z">
        <w:r>
          <w:t>ReturnIfAbrupt(</w:t>
        </w:r>
        <w:r>
          <w:rPr>
            <w:i/>
          </w:rPr>
          <w:t>O</w:t>
        </w:r>
        <w:r>
          <w:t>).</w:t>
        </w:r>
      </w:ins>
    </w:p>
    <w:p w14:paraId="2DF4D011" w14:textId="77777777" w:rsidR="004C02EF" w:rsidRPr="00E77497" w:rsidRDefault="004C02EF" w:rsidP="00834A33">
      <w:pPr>
        <w:pStyle w:val="Alg4"/>
        <w:numPr>
          <w:ilvl w:val="0"/>
          <w:numId w:val="21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23DED8F2" w14:textId="77777777" w:rsidR="004C02EF" w:rsidRPr="00E77497" w:rsidRDefault="004C02EF" w:rsidP="00834A33">
      <w:pPr>
        <w:pStyle w:val="Alg4"/>
        <w:numPr>
          <w:ilvl w:val="0"/>
          <w:numId w:val="212"/>
        </w:numPr>
      </w:pPr>
      <w:r w:rsidRPr="00E77497">
        <w:t xml:space="preserve">Let </w:t>
      </w:r>
      <w:r w:rsidRPr="00E77497">
        <w:rPr>
          <w:i/>
        </w:rPr>
        <w:t>len</w:t>
      </w:r>
      <w:r w:rsidRPr="00E77497">
        <w:t xml:space="preserve"> be ToUint32(</w:t>
      </w:r>
      <w:r w:rsidRPr="00E77497">
        <w:rPr>
          <w:i/>
        </w:rPr>
        <w:t>lenVal</w:t>
      </w:r>
      <w:r w:rsidRPr="00E77497">
        <w:t>).</w:t>
      </w:r>
    </w:p>
    <w:p w14:paraId="37357B4E" w14:textId="77777777" w:rsidR="00CA3654" w:rsidRPr="00E77497" w:rsidRDefault="00C82981" w:rsidP="00CA3654">
      <w:pPr>
        <w:pStyle w:val="Alg4"/>
        <w:numPr>
          <w:ilvl w:val="0"/>
          <w:numId w:val="212"/>
        </w:numPr>
        <w:contextualSpacing/>
        <w:rPr>
          <w:ins w:id="21525" w:author="Rev 6 Allen Wirfs-Brock" w:date="2012-02-22T17:32:00Z"/>
        </w:rPr>
      </w:pPr>
      <w:ins w:id="21526" w:author="Rev 6 Allen Wirfs-Brock" w:date="2012-02-26T09:04:00Z">
        <w:r>
          <w:t>ReturnIfAbrupt(</w:t>
        </w:r>
        <w:r w:rsidRPr="00E77497">
          <w:rPr>
            <w:i/>
          </w:rPr>
          <w:t>len</w:t>
        </w:r>
        <w:r>
          <w:t>).</w:t>
        </w:r>
      </w:ins>
    </w:p>
    <w:p w14:paraId="19C82C71" w14:textId="77777777"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14:paraId="2F5D9B02" w14:textId="77777777"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14:paraId="351058CB" w14:textId="77777777"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14:paraId="4F2B3F02" w14:textId="77777777"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14:paraId="491D12B5" w14:textId="77777777"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7B638191" w14:textId="77777777" w:rsidR="004C02EF" w:rsidRPr="00E77497" w:rsidRDefault="004C02EF" w:rsidP="00834A33">
      <w:pPr>
        <w:pStyle w:val="Alg4"/>
        <w:numPr>
          <w:ilvl w:val="1"/>
          <w:numId w:val="212"/>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336E9362" w14:textId="77777777"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14:paraId="3418EC3F" w14:textId="77777777" w:rsidR="004C02EF" w:rsidRPr="00E77497" w:rsidRDefault="004C02EF" w:rsidP="00834A33">
      <w:pPr>
        <w:pStyle w:val="Alg4"/>
        <w:numPr>
          <w:ilvl w:val="2"/>
          <w:numId w:val="212"/>
        </w:numPr>
        <w:tabs>
          <w:tab w:val="left" w:pos="2340"/>
        </w:tabs>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3B2BF7F7" w14:textId="77777777" w:rsidR="00134DAD" w:rsidRDefault="00134DAD" w:rsidP="00834A33">
      <w:pPr>
        <w:pStyle w:val="Alg4"/>
        <w:numPr>
          <w:ilvl w:val="2"/>
          <w:numId w:val="212"/>
        </w:numPr>
        <w:tabs>
          <w:tab w:val="left" w:pos="2340"/>
        </w:tabs>
        <w:rPr>
          <w:ins w:id="21527" w:author="Rev 7 Allen Wirfs-Brock" w:date="2012-04-10T11:32:00Z"/>
        </w:rPr>
      </w:pPr>
      <w:ins w:id="21528" w:author="Rev 7 Allen Wirfs-Brock" w:date="2012-04-10T11:33:00Z">
        <w:r>
          <w:t>ReturnIfAbrupt(</w:t>
        </w:r>
        <w:r>
          <w:rPr>
            <w:i/>
          </w:rPr>
          <w:t>fromValue</w:t>
        </w:r>
        <w:r>
          <w:t>).</w:t>
        </w:r>
      </w:ins>
    </w:p>
    <w:p w14:paraId="20D498B9" w14:textId="77777777" w:rsidR="004C02EF" w:rsidRPr="00E77497" w:rsidRDefault="00134DAD" w:rsidP="00834A33">
      <w:pPr>
        <w:pStyle w:val="Alg4"/>
        <w:numPr>
          <w:ilvl w:val="2"/>
          <w:numId w:val="212"/>
        </w:numPr>
        <w:tabs>
          <w:tab w:val="left" w:pos="2340"/>
        </w:tabs>
      </w:pPr>
      <w:ins w:id="21529" w:author="Rev 7 Allen Wirfs-Brock" w:date="2012-04-10T11:35:00Z">
        <w:r>
          <w:t xml:space="preserve">Let </w:t>
        </w:r>
        <w:r>
          <w:rPr>
            <w:i/>
          </w:rPr>
          <w:t>put</w:t>
        </w:r>
        <w:r w:rsidRPr="00F726FB">
          <w:rPr>
            <w:i/>
          </w:rPr>
          <w:t>Status</w:t>
        </w:r>
        <w:r>
          <w:t xml:space="preserve"> be the result of calling</w:t>
        </w:r>
        <w:r w:rsidRPr="00E77497" w:rsidDel="00134DAD">
          <w:t xml:space="preserve"> </w:t>
        </w:r>
      </w:ins>
      <w:del w:id="21530" w:author="Rev 7 Allen Wirfs-Brock" w:date="2012-04-10T11:35: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16F3AA75" w14:textId="77777777" w:rsidR="00134DAD" w:rsidRDefault="00134DAD" w:rsidP="00134DAD">
      <w:pPr>
        <w:pStyle w:val="Alg4"/>
        <w:numPr>
          <w:ilvl w:val="2"/>
          <w:numId w:val="212"/>
        </w:numPr>
        <w:rPr>
          <w:ins w:id="21531" w:author="Rev 7 Allen Wirfs-Brock" w:date="2012-04-10T11:33:00Z"/>
        </w:rPr>
      </w:pPr>
      <w:ins w:id="21532" w:author="Rev 7 Allen Wirfs-Brock" w:date="2012-04-10T11:33:00Z">
        <w:r>
          <w:t>ReturnIfAbrupt(</w:t>
        </w:r>
        <w:r>
          <w:rPr>
            <w:i/>
          </w:rPr>
          <w:t>putStatus</w:t>
        </w:r>
        <w:r>
          <w:t>).</w:t>
        </w:r>
      </w:ins>
    </w:p>
    <w:p w14:paraId="1CDEF54A" w14:textId="77777777" w:rsidR="004C02EF" w:rsidRPr="00E77497" w:rsidRDefault="004C02EF" w:rsidP="00834A33">
      <w:pPr>
        <w:pStyle w:val="Alg4"/>
        <w:numPr>
          <w:ilvl w:val="1"/>
          <w:numId w:val="212"/>
        </w:numPr>
      </w:pPr>
      <w:r w:rsidRPr="00E77497">
        <w:t xml:space="preserve">Else, </w:t>
      </w:r>
      <w:r w:rsidRPr="00E77497">
        <w:rPr>
          <w:i/>
        </w:rPr>
        <w:t>fromPresent</w:t>
      </w:r>
      <w:r w:rsidRPr="00E77497">
        <w:t xml:space="preserve"> is </w:t>
      </w:r>
      <w:r w:rsidRPr="00E77497">
        <w:rPr>
          <w:b/>
        </w:rPr>
        <w:t>false</w:t>
      </w:r>
    </w:p>
    <w:p w14:paraId="3074E6DC" w14:textId="77777777" w:rsidR="004C02EF" w:rsidRPr="00E77497" w:rsidRDefault="00134DAD" w:rsidP="00834A33">
      <w:pPr>
        <w:pStyle w:val="Alg4"/>
        <w:numPr>
          <w:ilvl w:val="2"/>
          <w:numId w:val="212"/>
        </w:numPr>
        <w:tabs>
          <w:tab w:val="left" w:pos="2340"/>
        </w:tabs>
      </w:pPr>
      <w:ins w:id="21533" w:author="Rev 7 Allen Wirfs-Brock" w:date="2012-04-10T11:34:00Z">
        <w:r>
          <w:t xml:space="preserve">Let </w:t>
        </w:r>
        <w:r w:rsidRPr="00F726FB">
          <w:rPr>
            <w:i/>
          </w:rPr>
          <w:t>deleteStatus</w:t>
        </w:r>
        <w:r>
          <w:t xml:space="preserve"> be the result of calling</w:t>
        </w:r>
        <w:r w:rsidRPr="00E77497">
          <w:t xml:space="preserve"> </w:t>
        </w:r>
      </w:ins>
      <w:del w:id="21534" w:author="Rev 7 Allen Wirfs-Brock" w:date="2012-04-10T11:34:00Z">
        <w:r w:rsidR="004C02EF" w:rsidRPr="00E77497" w:rsidDel="00134DAD">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0FC94AA2" w14:textId="77777777" w:rsidR="00134DAD" w:rsidRDefault="00134DAD" w:rsidP="00134DAD">
      <w:pPr>
        <w:pStyle w:val="Alg4"/>
        <w:numPr>
          <w:ilvl w:val="2"/>
          <w:numId w:val="212"/>
        </w:numPr>
        <w:rPr>
          <w:ins w:id="21535" w:author="Rev 7 Allen Wirfs-Brock" w:date="2012-04-10T11:33:00Z"/>
        </w:rPr>
      </w:pPr>
      <w:ins w:id="21536" w:author="Rev 7 Allen Wirfs-Brock" w:date="2012-04-10T11:34:00Z">
        <w:r>
          <w:t>ReturnIfAbrupt(</w:t>
        </w:r>
        <w:r>
          <w:rPr>
            <w:i/>
          </w:rPr>
          <w:t>deleteStatus</w:t>
        </w:r>
        <w:r>
          <w:t>).</w:t>
        </w:r>
      </w:ins>
    </w:p>
    <w:p w14:paraId="3840F1FB" w14:textId="77777777"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14:paraId="2E900ED0" w14:textId="77777777"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14:paraId="6795193A" w14:textId="77777777"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5DF5B3D7" w14:textId="77777777"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14:paraId="36011CEB" w14:textId="77777777"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63BF26BB" w14:textId="77777777" w:rsidR="004C02EF" w:rsidRPr="00E77497" w:rsidRDefault="00134DAD" w:rsidP="00834A33">
      <w:pPr>
        <w:pStyle w:val="Alg4"/>
        <w:numPr>
          <w:ilvl w:val="1"/>
          <w:numId w:val="212"/>
        </w:numPr>
      </w:pPr>
      <w:ins w:id="21537"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21538"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j</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373DB916" w14:textId="77777777" w:rsidR="00134DAD" w:rsidRDefault="00134DAD" w:rsidP="00834A33">
      <w:pPr>
        <w:pStyle w:val="Alg4"/>
        <w:numPr>
          <w:ilvl w:val="1"/>
          <w:numId w:val="212"/>
        </w:numPr>
        <w:rPr>
          <w:ins w:id="21539" w:author="Rev 7 Allen Wirfs-Brock" w:date="2012-04-10T11:35:00Z"/>
        </w:rPr>
      </w:pPr>
      <w:ins w:id="21540" w:author="Rev 7 Allen Wirfs-Brock" w:date="2012-04-10T11:35:00Z">
        <w:r>
          <w:t>ReturnIfAbrupt(</w:t>
        </w:r>
        <w:r>
          <w:rPr>
            <w:i/>
          </w:rPr>
          <w:t>putStatus</w:t>
        </w:r>
        <w:r>
          <w:t>).</w:t>
        </w:r>
      </w:ins>
    </w:p>
    <w:p w14:paraId="55F26313" w14:textId="77777777"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14:paraId="4ECFA0D3" w14:textId="77777777" w:rsidR="004C02EF" w:rsidRPr="00E77497" w:rsidRDefault="00134DAD" w:rsidP="00834A33">
      <w:pPr>
        <w:pStyle w:val="Alg4"/>
        <w:numPr>
          <w:ilvl w:val="0"/>
          <w:numId w:val="212"/>
        </w:numPr>
      </w:pPr>
      <w:ins w:id="21541"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21542"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len</w:t>
      </w:r>
      <w:r w:rsidR="004C02EF" w:rsidRPr="00E77497">
        <w:t>+</w:t>
      </w:r>
      <w:r w:rsidR="004C02EF" w:rsidRPr="00E77497">
        <w:rPr>
          <w:i/>
        </w:rPr>
        <w:t>argCount</w:t>
      </w:r>
      <w:r w:rsidR="004C02EF" w:rsidRPr="00E77497">
        <w:t xml:space="preserve">, and </w:t>
      </w:r>
      <w:r w:rsidR="004C02EF" w:rsidRPr="00E77497">
        <w:rPr>
          <w:b/>
        </w:rPr>
        <w:t>true</w:t>
      </w:r>
      <w:r w:rsidR="004C02EF" w:rsidRPr="00E77497">
        <w:t>.</w:t>
      </w:r>
    </w:p>
    <w:p w14:paraId="0E599F17" w14:textId="77777777" w:rsidR="00134DAD" w:rsidRDefault="00134DAD" w:rsidP="00134DAD">
      <w:pPr>
        <w:pStyle w:val="Alg4"/>
        <w:numPr>
          <w:ilvl w:val="0"/>
          <w:numId w:val="212"/>
        </w:numPr>
        <w:spacing w:after="120"/>
        <w:contextualSpacing/>
        <w:rPr>
          <w:ins w:id="21543" w:author="Rev 7 Allen Wirfs-Brock" w:date="2012-04-10T11:36:00Z"/>
        </w:rPr>
      </w:pPr>
      <w:ins w:id="21544" w:author="Rev 7 Allen Wirfs-Brock" w:date="2012-04-10T11:36:00Z">
        <w:r>
          <w:t>ReturnIfAbrupt(</w:t>
        </w:r>
        <w:r>
          <w:rPr>
            <w:i/>
          </w:rPr>
          <w:t>putStatus</w:t>
        </w:r>
        <w:r>
          <w:t>).</w:t>
        </w:r>
      </w:ins>
    </w:p>
    <w:p w14:paraId="1F38E011" w14:textId="77777777"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14:paraId="63F8B42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572537E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 host object is implementation-dependent.</w:t>
      </w:r>
    </w:p>
    <w:p w14:paraId="49DE8809" w14:textId="77777777" w:rsidR="004C02EF" w:rsidRPr="00E77497" w:rsidRDefault="004C02EF" w:rsidP="004C02EF">
      <w:pPr>
        <w:pStyle w:val="40"/>
        <w:numPr>
          <w:ilvl w:val="0"/>
          <w:numId w:val="0"/>
        </w:numPr>
      </w:pPr>
      <w:r w:rsidRPr="00E77497">
        <w:t>15.4.4.14</w:t>
      </w:r>
      <w:r w:rsidRPr="00E77497">
        <w:tab/>
        <w:t>Array.prototype.indexOf ( searchElement [ , fromIndex ] )</w:t>
      </w:r>
    </w:p>
    <w:p w14:paraId="7915A96B" w14:textId="77777777" w:rsidR="004C02EF" w:rsidRPr="00E77497" w:rsidRDefault="004C02EF" w:rsidP="004C02EF">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internal Strict Equality Comparison Algorithm</w:t>
      </w:r>
      <w:r w:rsidRPr="00E77497" w:rsidDel="00B35B81">
        <w:t xml:space="preserve"> </w:t>
      </w:r>
      <w:r w:rsidRPr="00E77497">
        <w:t>(11.9.</w:t>
      </w:r>
      <w:del w:id="21545" w:author="Rev 4 Allen Wirfs-Brock" w:date="2011-10-15T13:05:00Z">
        <w:r w:rsidRPr="00E77497" w:rsidDel="00E5271E">
          <w:delText>6</w:delText>
        </w:r>
      </w:del>
      <w:ins w:id="21546" w:author="Rev 4 Allen Wirfs-Brock" w:date="2011-10-15T13:05:00Z">
        <w:r w:rsidR="00E5271E" w:rsidRPr="00E77497">
          <w:t>1</w:t>
        </w:r>
      </w:ins>
      <w:r w:rsidRPr="00E77497">
        <w:t>), and if found at one or more positions, returns the index of the first such position; otherwise, -1 is returned.</w:t>
      </w:r>
    </w:p>
    <w:p w14:paraId="4F115A24"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67BC030C" w14:textId="77777777"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32CDD9BF" w14:textId="77777777"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E274DEE" w14:textId="77777777" w:rsidR="00134DAD" w:rsidRDefault="00134DAD" w:rsidP="00134DAD">
      <w:pPr>
        <w:pStyle w:val="Alg4"/>
        <w:numPr>
          <w:ilvl w:val="0"/>
          <w:numId w:val="391"/>
        </w:numPr>
        <w:rPr>
          <w:ins w:id="21547" w:author="Rev 7 Allen Wirfs-Brock" w:date="2012-04-10T12:05:00Z"/>
        </w:rPr>
      </w:pPr>
      <w:ins w:id="21548" w:author="Rev 7 Allen Wirfs-Brock" w:date="2012-04-10T12:05:00Z">
        <w:r>
          <w:t>ReturnIfAbrupt(</w:t>
        </w:r>
        <w:r>
          <w:rPr>
            <w:i/>
          </w:rPr>
          <w:t>O</w:t>
        </w:r>
        <w:r>
          <w:t>).</w:t>
        </w:r>
      </w:ins>
    </w:p>
    <w:p w14:paraId="64E55942" w14:textId="77777777" w:rsidR="004C02EF" w:rsidRPr="00E77497" w:rsidRDefault="004C02EF" w:rsidP="00834A33">
      <w:pPr>
        <w:pStyle w:val="Alg4"/>
        <w:numPr>
          <w:ilvl w:val="0"/>
          <w:numId w:val="391"/>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4D9E22DA" w14:textId="77777777" w:rsidR="004C02EF" w:rsidRPr="00E77497" w:rsidRDefault="004C02EF" w:rsidP="00834A33">
      <w:pPr>
        <w:pStyle w:val="Alg4"/>
        <w:numPr>
          <w:ilvl w:val="0"/>
          <w:numId w:val="391"/>
        </w:numPr>
      </w:pPr>
      <w:r w:rsidRPr="00E77497">
        <w:t xml:space="preserve">Let </w:t>
      </w:r>
      <w:r w:rsidRPr="00E77497">
        <w:rPr>
          <w:i/>
        </w:rPr>
        <w:t>len</w:t>
      </w:r>
      <w:r w:rsidRPr="00E77497">
        <w:t xml:space="preserve"> be ToUint32(</w:t>
      </w:r>
      <w:r w:rsidRPr="00E77497">
        <w:rPr>
          <w:i/>
        </w:rPr>
        <w:t>lenValue</w:t>
      </w:r>
      <w:r w:rsidRPr="00E77497">
        <w:t>).</w:t>
      </w:r>
    </w:p>
    <w:p w14:paraId="46ABD1EC" w14:textId="77777777" w:rsidR="00CA3654" w:rsidRPr="00E77497" w:rsidRDefault="00C82981" w:rsidP="00CA3654">
      <w:pPr>
        <w:pStyle w:val="Alg4"/>
        <w:numPr>
          <w:ilvl w:val="0"/>
          <w:numId w:val="391"/>
        </w:numPr>
        <w:contextualSpacing/>
        <w:rPr>
          <w:ins w:id="21549" w:author="Rev 6 Allen Wirfs-Brock" w:date="2012-02-22T17:27:00Z"/>
        </w:rPr>
      </w:pPr>
      <w:ins w:id="21550" w:author="Rev 6 Allen Wirfs-Brock" w:date="2012-02-26T09:04:00Z">
        <w:r>
          <w:t>ReturnIfAbrupt(</w:t>
        </w:r>
        <w:r w:rsidRPr="00E77497">
          <w:rPr>
            <w:i/>
          </w:rPr>
          <w:t>len</w:t>
        </w:r>
        <w:r>
          <w:t>).</w:t>
        </w:r>
      </w:ins>
    </w:p>
    <w:p w14:paraId="48A12493" w14:textId="77777777"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14:paraId="6904ED12" w14:textId="77777777"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7D07CB4A" w14:textId="77777777" w:rsidR="00CA3654" w:rsidRPr="00E77497" w:rsidRDefault="00134DAD" w:rsidP="00CA3654">
      <w:pPr>
        <w:pStyle w:val="Alg4"/>
        <w:numPr>
          <w:ilvl w:val="0"/>
          <w:numId w:val="391"/>
        </w:numPr>
        <w:contextualSpacing/>
        <w:rPr>
          <w:ins w:id="21551" w:author="Rev 6 Allen Wirfs-Brock" w:date="2012-02-22T17:28:00Z"/>
        </w:rPr>
      </w:pPr>
      <w:ins w:id="21552" w:author="Rev 7 Allen Wirfs-Brock" w:date="2012-04-10T11:38:00Z">
        <w:r>
          <w:t>ReturnIfAbrupt(</w:t>
        </w:r>
        <w:r>
          <w:rPr>
            <w:i/>
          </w:rPr>
          <w:t>n</w:t>
        </w:r>
        <w:r>
          <w:t>).</w:t>
        </w:r>
      </w:ins>
      <w:ins w:id="21553" w:author="Rev 6 Allen Wirfs-Brock" w:date="2012-02-22T17:28:00Z">
        <w:del w:id="21554" w:author="Rev 7 Allen Wirfs-Brock" w:date="2012-04-10T11:38:00Z">
          <w:r w:rsidR="00CA3654" w:rsidDel="00134DAD">
            <w:delText xml:space="preserve">If </w:delText>
          </w:r>
          <w:r w:rsidR="00CA3654" w:rsidRPr="00E77497" w:rsidDel="00134DAD">
            <w:rPr>
              <w:i/>
            </w:rPr>
            <w:delText>n</w:delText>
          </w:r>
          <w:r w:rsidR="00CA3654" w:rsidRPr="00E77497" w:rsidDel="00134DAD">
            <w:delText xml:space="preserve"> </w:delText>
          </w:r>
          <w:r w:rsidR="00CA3654" w:rsidDel="00134DAD">
            <w:delText xml:space="preserve">is an abrupt completion, return </w:delText>
          </w:r>
          <w:r w:rsidR="00CA3654" w:rsidRPr="00E77497" w:rsidDel="00134DAD">
            <w:rPr>
              <w:i/>
            </w:rPr>
            <w:delText>n</w:delText>
          </w:r>
          <w:r w:rsidR="00CA3654" w:rsidDel="00134DAD">
            <w:delText>.</w:delText>
          </w:r>
        </w:del>
      </w:ins>
    </w:p>
    <w:p w14:paraId="2F0ECA79"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14:paraId="657A4FB5"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14:paraId="2050C519"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14:paraId="55A60A9A" w14:textId="77777777" w:rsidR="004C02EF" w:rsidRPr="00E77497" w:rsidRDefault="004C02EF" w:rsidP="00834A33">
      <w:pPr>
        <w:pStyle w:val="Alg4"/>
        <w:numPr>
          <w:ilvl w:val="0"/>
          <w:numId w:val="391"/>
        </w:numPr>
      </w:pPr>
      <w:r w:rsidRPr="00E77497">
        <w:t xml:space="preserve">Else, </w:t>
      </w:r>
      <w:r w:rsidRPr="00E77497">
        <w:rPr>
          <w:i/>
        </w:rPr>
        <w:t>n</w:t>
      </w:r>
      <w:r w:rsidRPr="00E77497">
        <w:t>&lt;0</w:t>
      </w:r>
    </w:p>
    <w:p w14:paraId="5DF18A77"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1659CCE0" w14:textId="77777777" w:rsidR="004C02EF" w:rsidRPr="00E77497" w:rsidRDefault="004C02EF" w:rsidP="00834A33">
      <w:pPr>
        <w:pStyle w:val="Alg4"/>
        <w:numPr>
          <w:ilvl w:val="1"/>
          <w:numId w:val="391"/>
        </w:numPr>
      </w:pPr>
      <w:r w:rsidRPr="00E77497">
        <w:t xml:space="preserve">If </w:t>
      </w:r>
      <w:r w:rsidRPr="00E77497">
        <w:rPr>
          <w:i/>
        </w:rPr>
        <w:t xml:space="preserve">k </w:t>
      </w:r>
      <w:del w:id="21555" w:author="Rev 7 Allen Wirfs-Brock" w:date="2012-04-10T11:38:00Z">
        <w:r w:rsidRPr="00E77497" w:rsidDel="00134DAD">
          <w:delText>is less than</w:delText>
        </w:r>
      </w:del>
      <w:ins w:id="21556" w:author="Rev 7 Allen Wirfs-Brock" w:date="2012-04-10T11:38:00Z">
        <w:r w:rsidR="00134DAD">
          <w:t>&lt;</w:t>
        </w:r>
      </w:ins>
      <w:r w:rsidRPr="00E77497">
        <w:t xml:space="preserve"> 0, then let </w:t>
      </w:r>
      <w:r w:rsidRPr="00E77497">
        <w:rPr>
          <w:i/>
        </w:rPr>
        <w:t>k</w:t>
      </w:r>
      <w:r w:rsidRPr="00E77497">
        <w:t xml:space="preserve"> be 0.</w:t>
      </w:r>
    </w:p>
    <w:p w14:paraId="0E157875" w14:textId="77777777"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14:paraId="68BAD421" w14:textId="77777777" w:rsidR="004C02EF" w:rsidRPr="00E77497" w:rsidRDefault="004C02EF" w:rsidP="00834A33">
      <w:pPr>
        <w:pStyle w:val="Alg4"/>
        <w:numPr>
          <w:ilvl w:val="1"/>
          <w:numId w:val="391"/>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6268D598" w14:textId="77777777"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14:paraId="6AD71FBA" w14:textId="77777777" w:rsidR="004C02EF" w:rsidRPr="00E77497" w:rsidRDefault="004C02EF" w:rsidP="00834A33">
      <w:pPr>
        <w:pStyle w:val="Alg4"/>
        <w:numPr>
          <w:ilvl w:val="2"/>
          <w:numId w:val="391"/>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59E917E8" w14:textId="77777777" w:rsidR="00CA3654" w:rsidRPr="00E77497" w:rsidRDefault="00134DAD" w:rsidP="00CA3654">
      <w:pPr>
        <w:pStyle w:val="Alg4"/>
        <w:numPr>
          <w:ilvl w:val="2"/>
          <w:numId w:val="391"/>
        </w:numPr>
        <w:contextualSpacing/>
        <w:rPr>
          <w:ins w:id="21557" w:author="Rev 6 Allen Wirfs-Brock" w:date="2012-02-22T17:28:00Z"/>
        </w:rPr>
      </w:pPr>
      <w:ins w:id="21558" w:author="Rev 7 Allen Wirfs-Brock" w:date="2012-04-10T11:40:00Z">
        <w:r>
          <w:t>ReturnIfAbrupt(</w:t>
        </w:r>
        <w:r>
          <w:rPr>
            <w:i/>
          </w:rPr>
          <w:t>elementK</w:t>
        </w:r>
        <w:r>
          <w:t>).</w:t>
        </w:r>
      </w:ins>
      <w:ins w:id="21559" w:author="Rev 6 Allen Wirfs-Brock" w:date="2012-02-22T17:28:00Z">
        <w:del w:id="21560" w:author="Rev 7 Allen Wirfs-Brock" w:date="2012-04-10T11:40:00Z">
          <w:r w:rsidR="00CA3654" w:rsidDel="00134DAD">
            <w:delText xml:space="preserve">If </w:delText>
          </w:r>
          <w:r w:rsidR="00CA3654" w:rsidRPr="00E77497" w:rsidDel="00134DAD">
            <w:rPr>
              <w:i/>
            </w:rPr>
            <w:delText>elementK</w:delText>
          </w:r>
          <w:r w:rsidR="00CA3654" w:rsidRPr="00E77497" w:rsidDel="00134DAD">
            <w:delText xml:space="preserve"> </w:delText>
          </w:r>
          <w:r w:rsidR="00CA3654" w:rsidDel="00134DAD">
            <w:delText xml:space="preserve">is an abrupt completion, return </w:delText>
          </w:r>
          <w:r w:rsidR="00CA3654" w:rsidRPr="00E77497" w:rsidDel="00134DAD">
            <w:rPr>
              <w:i/>
            </w:rPr>
            <w:delText>elementK</w:delText>
          </w:r>
          <w:r w:rsidR="00CA3654" w:rsidDel="00134DAD">
            <w:delText>.</w:delText>
          </w:r>
        </w:del>
      </w:ins>
    </w:p>
    <w:p w14:paraId="5E470A81" w14:textId="77777777" w:rsidR="004C02EF" w:rsidRPr="00E77497" w:rsidRDefault="004C02EF" w:rsidP="00834A33">
      <w:pPr>
        <w:pStyle w:val="Alg4"/>
        <w:numPr>
          <w:ilvl w:val="2"/>
          <w:numId w:val="391"/>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666ACDEE" w14:textId="77777777" w:rsidR="004C02EF" w:rsidRPr="00E77497" w:rsidRDefault="004C02EF" w:rsidP="00834A33">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2A6AFFD9" w14:textId="77777777"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14:paraId="65E6003F" w14:textId="77777777" w:rsidR="004C02EF" w:rsidRPr="00E77497" w:rsidRDefault="004C02EF" w:rsidP="00834A33">
      <w:pPr>
        <w:pStyle w:val="Alg4"/>
        <w:numPr>
          <w:ilvl w:val="0"/>
          <w:numId w:val="391"/>
        </w:numPr>
        <w:spacing w:after="120"/>
      </w:pPr>
      <w:r w:rsidRPr="00E77497">
        <w:t>Return -1.</w:t>
      </w:r>
    </w:p>
    <w:p w14:paraId="43A4579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12C1FD00"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 host object is implementation-dependent.</w:t>
      </w:r>
    </w:p>
    <w:p w14:paraId="3713B01C" w14:textId="77777777" w:rsidR="004C02EF" w:rsidRPr="00E77497" w:rsidRDefault="004C02EF" w:rsidP="004C02EF">
      <w:pPr>
        <w:pStyle w:val="40"/>
        <w:numPr>
          <w:ilvl w:val="0"/>
          <w:numId w:val="0"/>
        </w:numPr>
      </w:pPr>
      <w:r w:rsidRPr="00E77497">
        <w:t>15.4.4.15</w:t>
      </w:r>
      <w:r w:rsidRPr="00E77497">
        <w:tab/>
        <w:t>Array.prototype.lastIndexOf ( searchElement [ , fromIndex ] )</w:t>
      </w:r>
    </w:p>
    <w:p w14:paraId="0957E41D" w14:textId="77777777" w:rsidR="004C02EF" w:rsidRPr="00E77497" w:rsidRDefault="004C02EF" w:rsidP="004C02EF">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internal Strict Equality Comparison Algorithm</w:t>
      </w:r>
      <w:r w:rsidRPr="00E77497" w:rsidDel="00B35B81">
        <w:t xml:space="preserve"> </w:t>
      </w:r>
      <w:r w:rsidRPr="00E77497">
        <w:t>(11.9.</w:t>
      </w:r>
      <w:del w:id="21561" w:author="Rev 4 Allen Wirfs-Brock" w:date="2011-10-15T13:05:00Z">
        <w:r w:rsidRPr="00E77497" w:rsidDel="00E5271E">
          <w:delText>6</w:delText>
        </w:r>
      </w:del>
      <w:ins w:id="21562" w:author="Rev 4 Allen Wirfs-Brock" w:date="2011-10-15T13:05:00Z">
        <w:r w:rsidR="00E5271E" w:rsidRPr="00E77497">
          <w:t>1</w:t>
        </w:r>
      </w:ins>
      <w:r w:rsidRPr="00E77497">
        <w:t>), and if found at one or more positions, returns the index of the last such position; otherwise, -1 is returned.</w:t>
      </w:r>
    </w:p>
    <w:p w14:paraId="0BD6DA05"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4C76AF1B" w14:textId="77777777"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00288EFB" w14:textId="77777777"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F01E370" w14:textId="77777777" w:rsidR="00134DAD" w:rsidRDefault="00134DAD" w:rsidP="00134DAD">
      <w:pPr>
        <w:pStyle w:val="Alg4"/>
        <w:numPr>
          <w:ilvl w:val="0"/>
          <w:numId w:val="213"/>
        </w:numPr>
        <w:rPr>
          <w:ins w:id="21563" w:author="Rev 7 Allen Wirfs-Brock" w:date="2012-04-10T12:05:00Z"/>
        </w:rPr>
      </w:pPr>
      <w:ins w:id="21564" w:author="Rev 7 Allen Wirfs-Brock" w:date="2012-04-10T12:05:00Z">
        <w:r>
          <w:t>ReturnIfAbrupt(</w:t>
        </w:r>
        <w:r>
          <w:rPr>
            <w:i/>
          </w:rPr>
          <w:t>O</w:t>
        </w:r>
        <w:r>
          <w:t>).</w:t>
        </w:r>
      </w:ins>
    </w:p>
    <w:p w14:paraId="767F18A0" w14:textId="77777777" w:rsidR="004C02EF" w:rsidRPr="00E77497" w:rsidRDefault="004C02EF" w:rsidP="00834A33">
      <w:pPr>
        <w:pStyle w:val="Alg4"/>
        <w:numPr>
          <w:ilvl w:val="0"/>
          <w:numId w:val="213"/>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04E0B1A8" w14:textId="77777777" w:rsidR="004C02EF" w:rsidRPr="00E77497" w:rsidRDefault="004C02EF" w:rsidP="00834A33">
      <w:pPr>
        <w:pStyle w:val="Alg4"/>
        <w:numPr>
          <w:ilvl w:val="0"/>
          <w:numId w:val="213"/>
        </w:numPr>
      </w:pPr>
      <w:r w:rsidRPr="00E77497">
        <w:t xml:space="preserve">Let </w:t>
      </w:r>
      <w:r w:rsidRPr="00E77497">
        <w:rPr>
          <w:i/>
        </w:rPr>
        <w:t>len</w:t>
      </w:r>
      <w:r w:rsidRPr="00E77497">
        <w:t xml:space="preserve"> be ToUint32(</w:t>
      </w:r>
      <w:r w:rsidRPr="00E77497">
        <w:rPr>
          <w:i/>
        </w:rPr>
        <w:t>lenValue</w:t>
      </w:r>
      <w:r w:rsidRPr="00E77497">
        <w:t>).</w:t>
      </w:r>
    </w:p>
    <w:p w14:paraId="3B0C3380" w14:textId="77777777" w:rsidR="00E1304F" w:rsidRPr="00E77497" w:rsidRDefault="00C82981" w:rsidP="00E1304F">
      <w:pPr>
        <w:pStyle w:val="Alg4"/>
        <w:numPr>
          <w:ilvl w:val="0"/>
          <w:numId w:val="213"/>
        </w:numPr>
        <w:contextualSpacing/>
        <w:rPr>
          <w:ins w:id="21565" w:author="Rev 6 Allen Wirfs-Brock" w:date="2012-02-22T17:10:00Z"/>
        </w:rPr>
      </w:pPr>
      <w:ins w:id="21566" w:author="Rev 6 Allen Wirfs-Brock" w:date="2012-02-26T09:04:00Z">
        <w:r>
          <w:t>ReturnIfAbrupt(</w:t>
        </w:r>
        <w:r w:rsidRPr="00E77497">
          <w:rPr>
            <w:i/>
          </w:rPr>
          <w:t>len</w:t>
        </w:r>
        <w:r>
          <w:t>).</w:t>
        </w:r>
      </w:ins>
    </w:p>
    <w:p w14:paraId="5E209B8D" w14:textId="77777777"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14:paraId="23FC5933" w14:textId="77777777"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22F6BF5D" w14:textId="77777777" w:rsidR="00E1304F" w:rsidRPr="00E77497" w:rsidRDefault="00134DAD" w:rsidP="00E1304F">
      <w:pPr>
        <w:pStyle w:val="Alg4"/>
        <w:numPr>
          <w:ilvl w:val="0"/>
          <w:numId w:val="213"/>
        </w:numPr>
        <w:contextualSpacing/>
        <w:rPr>
          <w:ins w:id="21567" w:author="Rev 6 Allen Wirfs-Brock" w:date="2012-02-22T17:10:00Z"/>
        </w:rPr>
      </w:pPr>
      <w:ins w:id="21568" w:author="Rev 7 Allen Wirfs-Brock" w:date="2012-04-10T11:40:00Z">
        <w:r>
          <w:t>ReturnIfAbrupt(</w:t>
        </w:r>
        <w:r>
          <w:rPr>
            <w:i/>
          </w:rPr>
          <w:t>n</w:t>
        </w:r>
        <w:r>
          <w:t>).</w:t>
        </w:r>
      </w:ins>
      <w:ins w:id="21569" w:author="Rev 6 Allen Wirfs-Brock" w:date="2012-02-22T17:10:00Z">
        <w:del w:id="21570" w:author="Rev 7 Allen Wirfs-Brock" w:date="2012-04-10T11:40:00Z">
          <w:r w:rsidR="00E1304F" w:rsidDel="00134DAD">
            <w:delText xml:space="preserve">If </w:delText>
          </w:r>
          <w:r w:rsidR="00E1304F" w:rsidRPr="00E77497" w:rsidDel="00134DAD">
            <w:rPr>
              <w:i/>
            </w:rPr>
            <w:delText>n</w:delText>
          </w:r>
          <w:r w:rsidR="00E1304F" w:rsidRPr="00E77497" w:rsidDel="00134DAD">
            <w:delText xml:space="preserve"> </w:delText>
          </w:r>
          <w:r w:rsidR="00E1304F" w:rsidDel="00134DAD">
            <w:delText xml:space="preserve">is an abrupt completion, return </w:delText>
          </w:r>
          <w:r w:rsidR="00E1304F" w:rsidRPr="00E77497" w:rsidDel="00134DAD">
            <w:rPr>
              <w:i/>
            </w:rPr>
            <w:delText>n</w:delText>
          </w:r>
          <w:r w:rsidR="00E1304F" w:rsidDel="00134DAD">
            <w:delText>.</w:delText>
          </w:r>
        </w:del>
      </w:ins>
    </w:p>
    <w:p w14:paraId="6F181159" w14:textId="77777777"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E77497">
        <w:rPr>
          <w:i/>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095E76E0" w14:textId="77777777" w:rsidR="004C02EF" w:rsidRPr="00E77497" w:rsidRDefault="004C02EF" w:rsidP="00834A33">
      <w:pPr>
        <w:pStyle w:val="Alg4"/>
        <w:numPr>
          <w:ilvl w:val="0"/>
          <w:numId w:val="213"/>
        </w:numPr>
      </w:pPr>
      <w:r w:rsidRPr="00E77497">
        <w:t xml:space="preserve">Else,  </w:t>
      </w:r>
      <w:r w:rsidRPr="00E77497">
        <w:rPr>
          <w:i/>
        </w:rPr>
        <w:t>n</w:t>
      </w:r>
      <w:r w:rsidRPr="00E77497">
        <w:t xml:space="preserve"> &lt; 0</w:t>
      </w:r>
    </w:p>
    <w:p w14:paraId="08032673" w14:textId="77777777"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7BE6D0A8" w14:textId="77777777"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E77497">
        <w:rPr>
          <w:i/>
        </w:rPr>
        <w:t>0</w:t>
      </w:r>
    </w:p>
    <w:p w14:paraId="60DFB6CA" w14:textId="77777777" w:rsidR="004C02EF" w:rsidRPr="00E77497" w:rsidRDefault="004C02EF" w:rsidP="00834A33">
      <w:pPr>
        <w:pStyle w:val="Alg4"/>
        <w:numPr>
          <w:ilvl w:val="1"/>
          <w:numId w:val="213"/>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017443AB" w14:textId="77777777"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14:paraId="6454BA41" w14:textId="77777777" w:rsidR="004C02EF" w:rsidRPr="00E77497" w:rsidRDefault="004C02EF" w:rsidP="00834A33">
      <w:pPr>
        <w:pStyle w:val="Alg4"/>
        <w:numPr>
          <w:ilvl w:val="2"/>
          <w:numId w:val="213"/>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217A463A" w14:textId="77777777" w:rsidR="00E1304F" w:rsidRPr="00E77497" w:rsidRDefault="00134DAD" w:rsidP="0027695A">
      <w:pPr>
        <w:pStyle w:val="Alg4"/>
        <w:numPr>
          <w:ilvl w:val="2"/>
          <w:numId w:val="213"/>
        </w:numPr>
        <w:contextualSpacing/>
        <w:rPr>
          <w:ins w:id="21571" w:author="Rev 6 Allen Wirfs-Brock" w:date="2012-02-22T17:11:00Z"/>
        </w:rPr>
      </w:pPr>
      <w:ins w:id="21572" w:author="Rev 7 Allen Wirfs-Brock" w:date="2012-04-10T11:40:00Z">
        <w:r>
          <w:t>ReturnIfAbrupt(</w:t>
        </w:r>
        <w:r>
          <w:rPr>
            <w:i/>
          </w:rPr>
          <w:t>elementK</w:t>
        </w:r>
        <w:r>
          <w:t>).</w:t>
        </w:r>
      </w:ins>
      <w:ins w:id="21573" w:author="Rev 6 Allen Wirfs-Brock" w:date="2012-02-22T17:11:00Z">
        <w:del w:id="21574" w:author="Rev 7 Allen Wirfs-Brock" w:date="2012-04-10T11:40:00Z">
          <w:r w:rsidR="00E1304F" w:rsidDel="00134DAD">
            <w:delText xml:space="preserve">If </w:delText>
          </w:r>
        </w:del>
      </w:ins>
      <w:ins w:id="21575" w:author="Rev 6 Allen Wirfs-Brock" w:date="2012-02-22T17:12:00Z">
        <w:del w:id="21576" w:author="Rev 7 Allen Wirfs-Brock" w:date="2012-04-10T11:40:00Z">
          <w:r w:rsidR="00E1304F" w:rsidRPr="00E77497" w:rsidDel="00134DAD">
            <w:rPr>
              <w:i/>
            </w:rPr>
            <w:delText>elementK</w:delText>
          </w:r>
          <w:r w:rsidR="00E1304F" w:rsidRPr="00E77497" w:rsidDel="00134DAD">
            <w:delText xml:space="preserve"> </w:delText>
          </w:r>
        </w:del>
      </w:ins>
      <w:ins w:id="21577" w:author="Rev 6 Allen Wirfs-Brock" w:date="2012-02-22T17:11:00Z">
        <w:del w:id="21578" w:author="Rev 7 Allen Wirfs-Brock" w:date="2012-04-10T11:40:00Z">
          <w:r w:rsidR="00E1304F" w:rsidDel="00134DAD">
            <w:delText xml:space="preserve">is an abrupt completion, return </w:delText>
          </w:r>
        </w:del>
      </w:ins>
      <w:ins w:id="21579" w:author="Rev 6 Allen Wirfs-Brock" w:date="2012-02-22T17:12:00Z">
        <w:del w:id="21580" w:author="Rev 7 Allen Wirfs-Brock" w:date="2012-04-10T11:40:00Z">
          <w:r w:rsidR="00E1304F" w:rsidRPr="00E77497" w:rsidDel="00134DAD">
            <w:rPr>
              <w:i/>
            </w:rPr>
            <w:delText>elementK</w:delText>
          </w:r>
        </w:del>
      </w:ins>
      <w:ins w:id="21581" w:author="Rev 6 Allen Wirfs-Brock" w:date="2012-02-22T17:11:00Z">
        <w:del w:id="21582" w:author="Rev 7 Allen Wirfs-Brock" w:date="2012-04-10T11:40:00Z">
          <w:r w:rsidR="00E1304F" w:rsidDel="00134DAD">
            <w:delText>.</w:delText>
          </w:r>
        </w:del>
      </w:ins>
    </w:p>
    <w:p w14:paraId="6AE4F29D" w14:textId="77777777" w:rsidR="004C02EF" w:rsidRPr="00E77497" w:rsidRDefault="004C02EF" w:rsidP="00834A33">
      <w:pPr>
        <w:pStyle w:val="Alg4"/>
        <w:numPr>
          <w:ilvl w:val="2"/>
          <w:numId w:val="213"/>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6C3C5F2D" w14:textId="77777777"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631C4226" w14:textId="77777777"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14:paraId="4E228EEF" w14:textId="77777777" w:rsidR="004C02EF" w:rsidRPr="00E77497" w:rsidRDefault="004C02EF" w:rsidP="00834A33">
      <w:pPr>
        <w:pStyle w:val="Alg4"/>
        <w:numPr>
          <w:ilvl w:val="0"/>
          <w:numId w:val="213"/>
        </w:numPr>
        <w:spacing w:after="120"/>
      </w:pPr>
      <w:r w:rsidRPr="00E77497">
        <w:t>Return -1.</w:t>
      </w:r>
    </w:p>
    <w:p w14:paraId="1ED24C94"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04D096DF"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 host object is implementation-dependent.</w:t>
      </w:r>
    </w:p>
    <w:p w14:paraId="513898F7" w14:textId="77777777" w:rsidR="004C02EF" w:rsidRPr="00E77497" w:rsidRDefault="004C02EF" w:rsidP="004C02EF">
      <w:pPr>
        <w:pStyle w:val="40"/>
        <w:numPr>
          <w:ilvl w:val="0"/>
          <w:numId w:val="0"/>
        </w:numPr>
      </w:pPr>
      <w:r w:rsidRPr="00E77497">
        <w:t>15.4.4.16</w:t>
      </w:r>
      <w:r w:rsidRPr="00E77497">
        <w:tab/>
        <w:t>Array.prototype.every ( callbackfn [ , thisArg ] )</w:t>
      </w:r>
    </w:p>
    <w:p w14:paraId="03511F2A"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5A254328"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28E3883"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051AE86A" w14:textId="77777777"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7452D06B" w14:textId="77777777"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281295A1" w14:textId="77777777"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6C030599" w14:textId="77777777" w:rsidR="004C02EF" w:rsidRPr="00E77497" w:rsidRDefault="004C02EF" w:rsidP="00834A33">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AFA9CB1" w14:textId="77777777" w:rsidR="00134DAD" w:rsidRDefault="00134DAD" w:rsidP="00134DAD">
      <w:pPr>
        <w:pStyle w:val="Alg4"/>
        <w:numPr>
          <w:ilvl w:val="0"/>
          <w:numId w:val="214"/>
        </w:numPr>
        <w:rPr>
          <w:ins w:id="21583" w:author="Rev 7 Allen Wirfs-Brock" w:date="2012-04-10T12:05:00Z"/>
        </w:rPr>
      </w:pPr>
      <w:ins w:id="21584" w:author="Rev 7 Allen Wirfs-Brock" w:date="2012-04-10T12:05:00Z">
        <w:r>
          <w:t>ReturnIfAbrupt(</w:t>
        </w:r>
        <w:r>
          <w:rPr>
            <w:i/>
          </w:rPr>
          <w:t>O</w:t>
        </w:r>
        <w:r>
          <w:t>).</w:t>
        </w:r>
      </w:ins>
    </w:p>
    <w:p w14:paraId="0B5A118A" w14:textId="77777777" w:rsidR="004C02EF" w:rsidRPr="00E77497" w:rsidRDefault="004C02EF" w:rsidP="00834A33">
      <w:pPr>
        <w:pStyle w:val="Alg4"/>
        <w:numPr>
          <w:ilvl w:val="0"/>
          <w:numId w:val="21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195F8971" w14:textId="77777777" w:rsidR="004C02EF" w:rsidRPr="00E77497" w:rsidRDefault="004C02EF" w:rsidP="00834A33">
      <w:pPr>
        <w:pStyle w:val="Alg4"/>
        <w:numPr>
          <w:ilvl w:val="0"/>
          <w:numId w:val="214"/>
        </w:numPr>
      </w:pPr>
      <w:r w:rsidRPr="00E77497">
        <w:t xml:space="preserve">Let </w:t>
      </w:r>
      <w:r w:rsidRPr="00E77497">
        <w:rPr>
          <w:i/>
        </w:rPr>
        <w:t>len</w:t>
      </w:r>
      <w:r w:rsidRPr="00E77497">
        <w:t xml:space="preserve"> be ToUint32(</w:t>
      </w:r>
      <w:r w:rsidRPr="00E77497">
        <w:rPr>
          <w:i/>
        </w:rPr>
        <w:t>lenValue</w:t>
      </w:r>
      <w:r w:rsidRPr="00E77497">
        <w:t>).</w:t>
      </w:r>
    </w:p>
    <w:p w14:paraId="01287145" w14:textId="77777777" w:rsidR="00E1304F" w:rsidRPr="00E77497" w:rsidRDefault="00C82981" w:rsidP="00E1304F">
      <w:pPr>
        <w:pStyle w:val="Alg4"/>
        <w:numPr>
          <w:ilvl w:val="0"/>
          <w:numId w:val="214"/>
        </w:numPr>
        <w:contextualSpacing/>
        <w:rPr>
          <w:ins w:id="21585" w:author="Rev 6 Allen Wirfs-Brock" w:date="2012-02-22T17:10:00Z"/>
        </w:rPr>
      </w:pPr>
      <w:ins w:id="21586" w:author="Rev 6 Allen Wirfs-Brock" w:date="2012-02-26T09:05:00Z">
        <w:r>
          <w:t>ReturnIfAbrupt(</w:t>
        </w:r>
        <w:r w:rsidRPr="00E77497">
          <w:rPr>
            <w:i/>
          </w:rPr>
          <w:t>len</w:t>
        </w:r>
        <w:r>
          <w:t>).</w:t>
        </w:r>
      </w:ins>
    </w:p>
    <w:p w14:paraId="078E26E8" w14:textId="77777777"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37746A8" w14:textId="77777777"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1DE7F19" w14:textId="77777777"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14:paraId="0FBEBF12" w14:textId="77777777"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14:paraId="23B4D8FA" w14:textId="77777777"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14:paraId="6BF4B494" w14:textId="77777777" w:rsidR="004C02EF" w:rsidRPr="00E77497" w:rsidRDefault="004C02EF" w:rsidP="00834A33">
      <w:pPr>
        <w:pStyle w:val="Alg4"/>
        <w:numPr>
          <w:ilvl w:val="1"/>
          <w:numId w:val="21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25C06FBA" w14:textId="77777777"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14:paraId="628B0404" w14:textId="77777777" w:rsidR="004C02EF" w:rsidRPr="00E77497" w:rsidRDefault="004C02EF" w:rsidP="00834A33">
      <w:pPr>
        <w:pStyle w:val="Alg4"/>
        <w:numPr>
          <w:ilvl w:val="2"/>
          <w:numId w:val="214"/>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A25F84E" w14:textId="77777777" w:rsidR="00E30F6D" w:rsidRPr="00E77497" w:rsidRDefault="00134DAD" w:rsidP="00E30F6D">
      <w:pPr>
        <w:pStyle w:val="Alg4"/>
        <w:numPr>
          <w:ilvl w:val="2"/>
          <w:numId w:val="214"/>
        </w:numPr>
        <w:contextualSpacing/>
        <w:rPr>
          <w:ins w:id="21587" w:author="Rev 6 Allen Wirfs-Brock" w:date="2012-02-22T17:17:00Z"/>
        </w:rPr>
      </w:pPr>
      <w:ins w:id="21588" w:author="Rev 7 Allen Wirfs-Brock" w:date="2012-04-10T11:41:00Z">
        <w:r>
          <w:t>ReturnIfAbrupt(</w:t>
        </w:r>
        <w:r>
          <w:rPr>
            <w:i/>
          </w:rPr>
          <w:t>kValue</w:t>
        </w:r>
        <w:r>
          <w:t>).</w:t>
        </w:r>
      </w:ins>
      <w:ins w:id="21589" w:author="Rev 6 Allen Wirfs-Brock" w:date="2012-02-22T17:17:00Z">
        <w:del w:id="21590" w:author="Rev 7 Allen Wirfs-Brock" w:date="2012-04-10T11:41: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6DB37C8F" w14:textId="77777777" w:rsidR="004C02EF" w:rsidRPr="00E77497" w:rsidRDefault="004C02EF" w:rsidP="00834A33">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19BE6AF2" w14:textId="77777777" w:rsidR="008671DC" w:rsidRPr="00E77497" w:rsidRDefault="00134DAD" w:rsidP="0027695A">
      <w:pPr>
        <w:pStyle w:val="Alg4"/>
        <w:numPr>
          <w:ilvl w:val="2"/>
          <w:numId w:val="214"/>
        </w:numPr>
        <w:contextualSpacing/>
        <w:rPr>
          <w:ins w:id="21591" w:author="Rev 6 Allen Wirfs-Brock" w:date="2012-02-22T17:02:00Z"/>
        </w:rPr>
      </w:pPr>
      <w:ins w:id="21592" w:author="Rev 7 Allen Wirfs-Brock" w:date="2012-04-10T11:42:00Z">
        <w:r>
          <w:t>ReturnIfAbrupt(</w:t>
        </w:r>
        <w:r>
          <w:rPr>
            <w:i/>
          </w:rPr>
          <w:t>testResult</w:t>
        </w:r>
        <w:r>
          <w:t>).</w:t>
        </w:r>
      </w:ins>
      <w:ins w:id="21593" w:author="Rev 6 Allen Wirfs-Brock" w:date="2012-02-22T17:02:00Z">
        <w:del w:id="21594" w:author="Rev 7 Allen Wirfs-Brock" w:date="2012-04-10T11:42: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39197618" w14:textId="77777777"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20D448B1" w14:textId="77777777"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14:paraId="0AF57D34" w14:textId="77777777"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14:paraId="06D0F1A3"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18D2A11B"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 host object is implementation-dependent.</w:t>
      </w:r>
    </w:p>
    <w:p w14:paraId="637B46B3" w14:textId="77777777" w:rsidR="004C02EF" w:rsidRPr="00E77497" w:rsidRDefault="004C02EF" w:rsidP="004C02EF">
      <w:pPr>
        <w:pStyle w:val="40"/>
        <w:numPr>
          <w:ilvl w:val="0"/>
          <w:numId w:val="0"/>
        </w:numPr>
      </w:pPr>
      <w:r w:rsidRPr="00E77497">
        <w:t>15.4.4.17</w:t>
      </w:r>
      <w:r w:rsidRPr="00E77497">
        <w:tab/>
        <w:t>Array.prototype.some ( callbackfn [ , thisArg ] )</w:t>
      </w:r>
    </w:p>
    <w:p w14:paraId="0B541C38"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34CB45FE"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7548FD35"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0C26D597" w14:textId="77777777" w:rsidR="004C02EF" w:rsidRPr="00E77497" w:rsidRDefault="004C02EF" w:rsidP="004C02EF">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8DCB4BB" w14:textId="77777777"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560E5096" w14:textId="77777777" w:rsidR="004C02EF" w:rsidRPr="00E77497" w:rsidRDefault="004C02EF" w:rsidP="004C02EF">
      <w:r w:rsidRPr="00E77497">
        <w:t xml:space="preserve">When the </w:t>
      </w:r>
      <w:r w:rsidRPr="00E77497">
        <w:rPr>
          <w:rFonts w:ascii="Courier New" w:hAnsi="Courier New" w:cs="Courier New"/>
          <w:b/>
        </w:rPr>
        <w:t>some</w:t>
      </w:r>
      <w:r w:rsidRPr="00E77497">
        <w:t xml:space="preserve"> method is called with one or two arguments, the following steps are taken:</w:t>
      </w:r>
    </w:p>
    <w:p w14:paraId="7E365E7C" w14:textId="77777777" w:rsidR="004C02EF" w:rsidRPr="00E77497" w:rsidRDefault="004C02EF" w:rsidP="00834A33">
      <w:pPr>
        <w:pStyle w:val="Alg4"/>
        <w:numPr>
          <w:ilvl w:val="0"/>
          <w:numId w:val="21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6D3ACA4" w14:textId="77777777" w:rsidR="00134DAD" w:rsidRDefault="00134DAD" w:rsidP="00134DAD">
      <w:pPr>
        <w:pStyle w:val="Alg4"/>
        <w:numPr>
          <w:ilvl w:val="0"/>
          <w:numId w:val="215"/>
        </w:numPr>
        <w:rPr>
          <w:ins w:id="21595" w:author="Rev 7 Allen Wirfs-Brock" w:date="2012-04-10T12:06:00Z"/>
        </w:rPr>
      </w:pPr>
      <w:ins w:id="21596" w:author="Rev 7 Allen Wirfs-Brock" w:date="2012-04-10T12:06:00Z">
        <w:r>
          <w:t>ReturnIfAbrupt(</w:t>
        </w:r>
        <w:r>
          <w:rPr>
            <w:i/>
          </w:rPr>
          <w:t>O</w:t>
        </w:r>
        <w:r>
          <w:t>).</w:t>
        </w:r>
      </w:ins>
    </w:p>
    <w:p w14:paraId="0192D125" w14:textId="77777777" w:rsidR="004C02EF" w:rsidRPr="00E77497" w:rsidRDefault="004C02EF" w:rsidP="00834A33">
      <w:pPr>
        <w:pStyle w:val="Alg4"/>
        <w:numPr>
          <w:ilvl w:val="0"/>
          <w:numId w:val="215"/>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786E2971" w14:textId="77777777" w:rsidR="004C02EF" w:rsidRPr="00E77497" w:rsidRDefault="004C02EF" w:rsidP="00834A33">
      <w:pPr>
        <w:pStyle w:val="Alg4"/>
        <w:numPr>
          <w:ilvl w:val="0"/>
          <w:numId w:val="215"/>
        </w:numPr>
      </w:pPr>
      <w:r w:rsidRPr="00E77497">
        <w:t xml:space="preserve">Let </w:t>
      </w:r>
      <w:r w:rsidRPr="00E77497">
        <w:rPr>
          <w:i/>
        </w:rPr>
        <w:t>len</w:t>
      </w:r>
      <w:r w:rsidRPr="00E77497">
        <w:t xml:space="preserve"> be ToUint32(</w:t>
      </w:r>
      <w:r w:rsidRPr="00E77497">
        <w:rPr>
          <w:i/>
        </w:rPr>
        <w:t>lenValue</w:t>
      </w:r>
      <w:r w:rsidRPr="00E77497">
        <w:t>).</w:t>
      </w:r>
    </w:p>
    <w:p w14:paraId="3538CC50" w14:textId="77777777" w:rsidR="00E1304F" w:rsidRPr="00E77497" w:rsidRDefault="00C82981" w:rsidP="00E1304F">
      <w:pPr>
        <w:pStyle w:val="Alg4"/>
        <w:numPr>
          <w:ilvl w:val="0"/>
          <w:numId w:val="215"/>
        </w:numPr>
        <w:contextualSpacing/>
        <w:rPr>
          <w:ins w:id="21597" w:author="Rev 6 Allen Wirfs-Brock" w:date="2012-02-22T17:09:00Z"/>
        </w:rPr>
      </w:pPr>
      <w:ins w:id="21598" w:author="Rev 6 Allen Wirfs-Brock" w:date="2012-02-26T09:05:00Z">
        <w:r>
          <w:t>ReturnIfAbrupt(</w:t>
        </w:r>
        <w:r w:rsidRPr="00E77497">
          <w:rPr>
            <w:i/>
          </w:rPr>
          <w:t>len</w:t>
        </w:r>
        <w:r>
          <w:t>).</w:t>
        </w:r>
      </w:ins>
    </w:p>
    <w:p w14:paraId="5F02EC9B" w14:textId="77777777" w:rsidR="004C02EF" w:rsidRPr="00E77497" w:rsidRDefault="004C02EF" w:rsidP="00834A33">
      <w:pPr>
        <w:pStyle w:val="Alg4"/>
        <w:numPr>
          <w:ilvl w:val="0"/>
          <w:numId w:val="21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E3BE475" w14:textId="77777777" w:rsidR="004C02EF" w:rsidRPr="00E77497" w:rsidRDefault="004C02EF" w:rsidP="00834A33">
      <w:pPr>
        <w:pStyle w:val="Alg4"/>
        <w:numPr>
          <w:ilvl w:val="0"/>
          <w:numId w:val="215"/>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2AB8106E" w14:textId="77777777" w:rsidR="004C02EF" w:rsidRPr="00E77497" w:rsidRDefault="004C02EF" w:rsidP="00834A33">
      <w:pPr>
        <w:pStyle w:val="Alg4"/>
        <w:numPr>
          <w:ilvl w:val="0"/>
          <w:numId w:val="215"/>
        </w:numPr>
      </w:pPr>
      <w:r w:rsidRPr="00E77497">
        <w:t xml:space="preserve">Let </w:t>
      </w:r>
      <w:r w:rsidRPr="00E77497">
        <w:rPr>
          <w:i/>
        </w:rPr>
        <w:t>k</w:t>
      </w:r>
      <w:r w:rsidRPr="00E77497">
        <w:t xml:space="preserve"> be 0.</w:t>
      </w:r>
    </w:p>
    <w:p w14:paraId="725B2114" w14:textId="77777777" w:rsidR="004C02EF" w:rsidRPr="00E77497" w:rsidRDefault="004C02EF" w:rsidP="00834A33">
      <w:pPr>
        <w:pStyle w:val="Alg4"/>
        <w:numPr>
          <w:ilvl w:val="0"/>
          <w:numId w:val="215"/>
        </w:numPr>
      </w:pPr>
      <w:r w:rsidRPr="00E77497">
        <w:t xml:space="preserve">Repeat, while </w:t>
      </w:r>
      <w:r w:rsidRPr="00E77497">
        <w:rPr>
          <w:i/>
        </w:rPr>
        <w:t xml:space="preserve">k </w:t>
      </w:r>
      <w:r w:rsidRPr="00E77497">
        <w:t xml:space="preserve">&lt; </w:t>
      </w:r>
      <w:r w:rsidRPr="00E77497">
        <w:rPr>
          <w:i/>
        </w:rPr>
        <w:t>len</w:t>
      </w:r>
    </w:p>
    <w:p w14:paraId="2D10E34B" w14:textId="77777777" w:rsidR="004C02EF" w:rsidRPr="00E77497" w:rsidRDefault="004C02EF" w:rsidP="00834A33">
      <w:pPr>
        <w:pStyle w:val="Alg4"/>
        <w:numPr>
          <w:ilvl w:val="1"/>
          <w:numId w:val="215"/>
        </w:numPr>
      </w:pPr>
      <w:r w:rsidRPr="00E77497">
        <w:t xml:space="preserve">Let </w:t>
      </w:r>
      <w:r w:rsidRPr="00E77497">
        <w:rPr>
          <w:i/>
        </w:rPr>
        <w:t>Pk</w:t>
      </w:r>
      <w:r w:rsidRPr="00E77497">
        <w:t xml:space="preserve"> be ToString(</w:t>
      </w:r>
      <w:r w:rsidRPr="00E77497">
        <w:rPr>
          <w:i/>
        </w:rPr>
        <w:t>k</w:t>
      </w:r>
      <w:r w:rsidRPr="00E77497">
        <w:t>).</w:t>
      </w:r>
    </w:p>
    <w:p w14:paraId="7BEC84CA" w14:textId="77777777" w:rsidR="004C02EF" w:rsidRPr="00E77497" w:rsidRDefault="004C02EF" w:rsidP="00834A33">
      <w:pPr>
        <w:pStyle w:val="Alg4"/>
        <w:numPr>
          <w:ilvl w:val="1"/>
          <w:numId w:val="215"/>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3BAF43B3" w14:textId="77777777" w:rsidR="004C02EF" w:rsidRPr="00E77497" w:rsidRDefault="004C02EF" w:rsidP="00834A33">
      <w:pPr>
        <w:pStyle w:val="Alg4"/>
        <w:numPr>
          <w:ilvl w:val="1"/>
          <w:numId w:val="215"/>
        </w:numPr>
      </w:pPr>
      <w:r w:rsidRPr="00E77497">
        <w:t xml:space="preserve">If </w:t>
      </w:r>
      <w:r w:rsidRPr="00E77497">
        <w:rPr>
          <w:i/>
        </w:rPr>
        <w:t>kPresent</w:t>
      </w:r>
      <w:r w:rsidRPr="00E77497">
        <w:t xml:space="preserve"> is </w:t>
      </w:r>
      <w:r w:rsidRPr="00E77497">
        <w:rPr>
          <w:b/>
        </w:rPr>
        <w:t>true</w:t>
      </w:r>
      <w:r w:rsidRPr="00E77497">
        <w:t>, then</w:t>
      </w:r>
    </w:p>
    <w:p w14:paraId="4DC50FDB" w14:textId="77777777" w:rsidR="004C02EF" w:rsidRPr="00E77497" w:rsidRDefault="004C02EF" w:rsidP="00834A33">
      <w:pPr>
        <w:pStyle w:val="Alg4"/>
        <w:numPr>
          <w:ilvl w:val="2"/>
          <w:numId w:val="215"/>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1BFE18A1" w14:textId="77777777" w:rsidR="00E30F6D" w:rsidRPr="00E77497" w:rsidRDefault="00134DAD" w:rsidP="00E30F6D">
      <w:pPr>
        <w:pStyle w:val="Alg4"/>
        <w:numPr>
          <w:ilvl w:val="2"/>
          <w:numId w:val="215"/>
        </w:numPr>
        <w:contextualSpacing/>
        <w:rPr>
          <w:ins w:id="21599" w:author="Rev 6 Allen Wirfs-Brock" w:date="2012-02-22T17:17:00Z"/>
        </w:rPr>
      </w:pPr>
      <w:ins w:id="21600" w:author="Rev 7 Allen Wirfs-Brock" w:date="2012-04-10T11:43:00Z">
        <w:r>
          <w:t>ReturnIfAbrupt(</w:t>
        </w:r>
        <w:r>
          <w:rPr>
            <w:i/>
          </w:rPr>
          <w:t>kValue</w:t>
        </w:r>
        <w:r>
          <w:t>).</w:t>
        </w:r>
      </w:ins>
      <w:ins w:id="21601" w:author="Rev 6 Allen Wirfs-Brock" w:date="2012-02-22T17:17:00Z">
        <w:del w:id="21602"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7E03AAAE" w14:textId="77777777" w:rsidR="004C02EF" w:rsidRPr="00E77497" w:rsidRDefault="004C02EF" w:rsidP="00834A33">
      <w:pPr>
        <w:pStyle w:val="Alg4"/>
        <w:numPr>
          <w:ilvl w:val="2"/>
          <w:numId w:val="215"/>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6DB7DF60" w14:textId="77777777" w:rsidR="008671DC" w:rsidRPr="00E77497" w:rsidRDefault="00134DAD" w:rsidP="008671DC">
      <w:pPr>
        <w:pStyle w:val="Alg4"/>
        <w:numPr>
          <w:ilvl w:val="2"/>
          <w:numId w:val="215"/>
        </w:numPr>
        <w:contextualSpacing/>
        <w:rPr>
          <w:ins w:id="21603" w:author="Rev 6 Allen Wirfs-Brock" w:date="2012-02-22T17:02:00Z"/>
        </w:rPr>
      </w:pPr>
      <w:ins w:id="21604" w:author="Rev 7 Allen Wirfs-Brock" w:date="2012-04-10T11:43:00Z">
        <w:r>
          <w:t>ReturnIfAbrupt(</w:t>
        </w:r>
        <w:r>
          <w:rPr>
            <w:i/>
          </w:rPr>
          <w:t>testResult</w:t>
        </w:r>
        <w:r>
          <w:t>).</w:t>
        </w:r>
      </w:ins>
      <w:ins w:id="21605" w:author="Rev 6 Allen Wirfs-Brock" w:date="2012-02-22T17:02:00Z">
        <w:del w:id="21606" w:author="Rev 7 Allen Wirfs-Brock" w:date="2012-04-10T11:43: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420163FB" w14:textId="77777777" w:rsidR="004C02EF" w:rsidRPr="00E77497" w:rsidRDefault="004C02EF" w:rsidP="00834A33">
      <w:pPr>
        <w:pStyle w:val="Alg4"/>
        <w:numPr>
          <w:ilvl w:val="2"/>
          <w:numId w:val="215"/>
        </w:numPr>
      </w:pPr>
      <w:r w:rsidRPr="00E77497">
        <w:t>If ToBoolean(</w:t>
      </w:r>
      <w:r w:rsidRPr="00E77497">
        <w:rPr>
          <w:i/>
        </w:rPr>
        <w:t>testResult)</w:t>
      </w:r>
      <w:r w:rsidRPr="00E77497">
        <w:t xml:space="preserve"> is </w:t>
      </w:r>
      <w:r w:rsidRPr="00E77497">
        <w:rPr>
          <w:b/>
        </w:rPr>
        <w:t>true</w:t>
      </w:r>
      <w:r w:rsidRPr="00E77497">
        <w:t xml:space="preserve">, return </w:t>
      </w:r>
      <w:r w:rsidRPr="00E77497">
        <w:rPr>
          <w:b/>
        </w:rPr>
        <w:t>true</w:t>
      </w:r>
      <w:r w:rsidRPr="00E77497">
        <w:t>.</w:t>
      </w:r>
    </w:p>
    <w:p w14:paraId="4A6562A2" w14:textId="77777777" w:rsidR="004C02EF" w:rsidRPr="00E77497" w:rsidRDefault="004C02EF" w:rsidP="00834A33">
      <w:pPr>
        <w:pStyle w:val="Alg4"/>
        <w:numPr>
          <w:ilvl w:val="1"/>
          <w:numId w:val="215"/>
        </w:numPr>
      </w:pPr>
      <w:r w:rsidRPr="00E77497">
        <w:t xml:space="preserve">Increase </w:t>
      </w:r>
      <w:r w:rsidRPr="00E77497">
        <w:rPr>
          <w:i/>
        </w:rPr>
        <w:t>k</w:t>
      </w:r>
      <w:r w:rsidRPr="00E77497">
        <w:t xml:space="preserve"> by 1.</w:t>
      </w:r>
    </w:p>
    <w:p w14:paraId="2E85C183" w14:textId="77777777" w:rsidR="004C02EF" w:rsidRPr="00E77497" w:rsidRDefault="004C02EF" w:rsidP="00834A33">
      <w:pPr>
        <w:pStyle w:val="Alg4"/>
        <w:numPr>
          <w:ilvl w:val="0"/>
          <w:numId w:val="215"/>
        </w:numPr>
        <w:spacing w:after="120"/>
      </w:pPr>
      <w:r w:rsidRPr="00E77497">
        <w:t xml:space="preserve">Return </w:t>
      </w:r>
      <w:r w:rsidRPr="00E77497">
        <w:rPr>
          <w:b/>
        </w:rPr>
        <w:t>false</w:t>
      </w:r>
      <w:r w:rsidRPr="00E77497">
        <w:t>.</w:t>
      </w:r>
    </w:p>
    <w:p w14:paraId="5C5D7E34"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p>
    <w:p w14:paraId="09BF72E7"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 host object is implementation-dependent.</w:t>
      </w:r>
    </w:p>
    <w:p w14:paraId="10A7AB83" w14:textId="77777777" w:rsidR="004C02EF" w:rsidRPr="00E77497" w:rsidRDefault="004C02EF" w:rsidP="004C02EF">
      <w:pPr>
        <w:pStyle w:val="40"/>
        <w:numPr>
          <w:ilvl w:val="0"/>
          <w:numId w:val="0"/>
        </w:numPr>
      </w:pPr>
      <w:r w:rsidRPr="00E77497">
        <w:t>15.4.4.18</w:t>
      </w:r>
      <w:r w:rsidRPr="00E77497">
        <w:tab/>
        <w:t>Array.prototype.forEach ( callbackfn [ , thisArg ] )</w:t>
      </w:r>
    </w:p>
    <w:p w14:paraId="0B6B7EC9"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35EB8F5B"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8E76197"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14:paraId="4F9794ED" w14:textId="77777777"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05393559" w14:textId="77777777"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7EC0445C" w14:textId="77777777" w:rsidR="004C02EF" w:rsidRPr="00E77497" w:rsidRDefault="004C02EF" w:rsidP="004C02EF">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310B83FF" w14:textId="77777777" w:rsidR="004C02EF" w:rsidRPr="00E77497" w:rsidRDefault="004C02EF" w:rsidP="006C6097">
      <w:pPr>
        <w:pStyle w:val="Alg4"/>
        <w:numPr>
          <w:ilvl w:val="0"/>
          <w:numId w:val="80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1D389CE" w14:textId="77777777" w:rsidR="00134DAD" w:rsidRDefault="00134DAD" w:rsidP="006C6097">
      <w:pPr>
        <w:pStyle w:val="Alg4"/>
        <w:numPr>
          <w:ilvl w:val="0"/>
          <w:numId w:val="809"/>
        </w:numPr>
        <w:rPr>
          <w:ins w:id="21607" w:author="Rev 7 Allen Wirfs-Brock" w:date="2012-04-10T12:06:00Z"/>
        </w:rPr>
      </w:pPr>
      <w:ins w:id="21608" w:author="Rev 7 Allen Wirfs-Brock" w:date="2012-04-10T12:06:00Z">
        <w:r>
          <w:t>ReturnIfAbrupt(</w:t>
        </w:r>
        <w:r>
          <w:rPr>
            <w:i/>
          </w:rPr>
          <w:t>O</w:t>
        </w:r>
        <w:r>
          <w:t>).</w:t>
        </w:r>
      </w:ins>
    </w:p>
    <w:p w14:paraId="4B5A7834" w14:textId="77777777" w:rsidR="004C02EF" w:rsidRPr="00E77497" w:rsidRDefault="004C02EF" w:rsidP="006C6097">
      <w:pPr>
        <w:pStyle w:val="Alg4"/>
        <w:numPr>
          <w:ilvl w:val="0"/>
          <w:numId w:val="809"/>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68C250F5" w14:textId="77777777" w:rsidR="004C02EF" w:rsidRPr="00E77497" w:rsidRDefault="004C02EF" w:rsidP="006C6097">
      <w:pPr>
        <w:pStyle w:val="Alg4"/>
        <w:numPr>
          <w:ilvl w:val="0"/>
          <w:numId w:val="809"/>
        </w:numPr>
      </w:pPr>
      <w:r w:rsidRPr="00E77497">
        <w:t xml:space="preserve">Let </w:t>
      </w:r>
      <w:r w:rsidRPr="00E77497">
        <w:rPr>
          <w:i/>
        </w:rPr>
        <w:t>len</w:t>
      </w:r>
      <w:r w:rsidRPr="00E77497">
        <w:t xml:space="preserve"> be ToUint32(</w:t>
      </w:r>
      <w:r w:rsidRPr="00E77497">
        <w:rPr>
          <w:i/>
        </w:rPr>
        <w:t>lenValue</w:t>
      </w:r>
      <w:r w:rsidRPr="00E77497">
        <w:t>).</w:t>
      </w:r>
    </w:p>
    <w:p w14:paraId="01A8C0B1" w14:textId="77777777" w:rsidR="00E1304F" w:rsidRPr="00E77497" w:rsidRDefault="00C82981" w:rsidP="006C6097">
      <w:pPr>
        <w:pStyle w:val="Alg4"/>
        <w:numPr>
          <w:ilvl w:val="0"/>
          <w:numId w:val="809"/>
        </w:numPr>
        <w:contextualSpacing/>
        <w:rPr>
          <w:ins w:id="21609" w:author="Rev 6 Allen Wirfs-Brock" w:date="2012-02-22T17:09:00Z"/>
        </w:rPr>
      </w:pPr>
      <w:ins w:id="21610" w:author="Rev 6 Allen Wirfs-Brock" w:date="2012-02-26T09:05:00Z">
        <w:r>
          <w:t>ReturnIfAbrupt(</w:t>
        </w:r>
        <w:r w:rsidRPr="00E77497">
          <w:rPr>
            <w:i/>
          </w:rPr>
          <w:t>len</w:t>
        </w:r>
        <w:r>
          <w:t>).</w:t>
        </w:r>
      </w:ins>
    </w:p>
    <w:p w14:paraId="41F4F92D" w14:textId="77777777" w:rsidR="004C02EF" w:rsidRPr="00E77497" w:rsidRDefault="004C02EF" w:rsidP="006C6097">
      <w:pPr>
        <w:pStyle w:val="Alg4"/>
        <w:numPr>
          <w:ilvl w:val="0"/>
          <w:numId w:val="80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6E081A00" w14:textId="77777777" w:rsidR="004C02EF" w:rsidRPr="00E77497" w:rsidRDefault="004C02EF" w:rsidP="006C6097">
      <w:pPr>
        <w:pStyle w:val="Alg4"/>
        <w:numPr>
          <w:ilvl w:val="0"/>
          <w:numId w:val="80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7DA5175" w14:textId="77777777" w:rsidR="004C02EF" w:rsidRPr="00E77497" w:rsidRDefault="004C02EF" w:rsidP="006C6097">
      <w:pPr>
        <w:pStyle w:val="Alg4"/>
        <w:numPr>
          <w:ilvl w:val="0"/>
          <w:numId w:val="809"/>
        </w:numPr>
      </w:pPr>
      <w:r w:rsidRPr="00E77497">
        <w:t xml:space="preserve">Let </w:t>
      </w:r>
      <w:r w:rsidRPr="00E77497">
        <w:rPr>
          <w:i/>
        </w:rPr>
        <w:t>k</w:t>
      </w:r>
      <w:r w:rsidRPr="00E77497">
        <w:t xml:space="preserve"> be 0.</w:t>
      </w:r>
    </w:p>
    <w:p w14:paraId="1D73DF3B" w14:textId="77777777" w:rsidR="004C02EF" w:rsidRPr="00E77497" w:rsidRDefault="004C02EF" w:rsidP="006C6097">
      <w:pPr>
        <w:pStyle w:val="Alg4"/>
        <w:numPr>
          <w:ilvl w:val="0"/>
          <w:numId w:val="809"/>
        </w:numPr>
      </w:pPr>
      <w:r w:rsidRPr="00E77497">
        <w:t xml:space="preserve">Repeat, while </w:t>
      </w:r>
      <w:r w:rsidRPr="00E77497">
        <w:rPr>
          <w:i/>
        </w:rPr>
        <w:t xml:space="preserve">k </w:t>
      </w:r>
      <w:r w:rsidRPr="00E77497">
        <w:t xml:space="preserve">&lt; </w:t>
      </w:r>
      <w:r w:rsidRPr="00E77497">
        <w:rPr>
          <w:i/>
        </w:rPr>
        <w:t>len</w:t>
      </w:r>
    </w:p>
    <w:p w14:paraId="0147993A" w14:textId="77777777" w:rsidR="004C02EF" w:rsidRPr="00E77497" w:rsidRDefault="004C02EF" w:rsidP="006C6097">
      <w:pPr>
        <w:pStyle w:val="Alg4"/>
        <w:numPr>
          <w:ilvl w:val="1"/>
          <w:numId w:val="809"/>
        </w:numPr>
      </w:pPr>
      <w:r w:rsidRPr="00E77497">
        <w:t xml:space="preserve">Let </w:t>
      </w:r>
      <w:r w:rsidRPr="00E77497">
        <w:rPr>
          <w:i/>
        </w:rPr>
        <w:t>Pk</w:t>
      </w:r>
      <w:r w:rsidRPr="00E77497">
        <w:t xml:space="preserve"> be ToString(</w:t>
      </w:r>
      <w:r w:rsidRPr="00E77497">
        <w:rPr>
          <w:i/>
        </w:rPr>
        <w:t>k</w:t>
      </w:r>
      <w:r w:rsidRPr="00E77497">
        <w:t>).</w:t>
      </w:r>
    </w:p>
    <w:p w14:paraId="32CE01CA" w14:textId="77777777" w:rsidR="004C02EF" w:rsidRPr="00E77497" w:rsidRDefault="004C02EF" w:rsidP="006C6097">
      <w:pPr>
        <w:pStyle w:val="Alg4"/>
        <w:numPr>
          <w:ilvl w:val="1"/>
          <w:numId w:val="80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2427734F" w14:textId="77777777" w:rsidR="004C02EF" w:rsidRPr="00E77497" w:rsidRDefault="004C02EF" w:rsidP="006C6097">
      <w:pPr>
        <w:pStyle w:val="Alg4"/>
        <w:numPr>
          <w:ilvl w:val="1"/>
          <w:numId w:val="809"/>
        </w:numPr>
      </w:pPr>
      <w:r w:rsidRPr="00E77497">
        <w:t xml:space="preserve">If </w:t>
      </w:r>
      <w:r w:rsidRPr="00E77497">
        <w:rPr>
          <w:i/>
        </w:rPr>
        <w:t>kPresent</w:t>
      </w:r>
      <w:r w:rsidRPr="00E77497">
        <w:t xml:space="preserve"> is </w:t>
      </w:r>
      <w:r w:rsidRPr="00E77497">
        <w:rPr>
          <w:b/>
        </w:rPr>
        <w:t>true</w:t>
      </w:r>
      <w:r w:rsidRPr="00E77497">
        <w:t>, then</w:t>
      </w:r>
    </w:p>
    <w:p w14:paraId="187F6346" w14:textId="77777777" w:rsidR="004C02EF" w:rsidRPr="00E77497" w:rsidRDefault="004C02EF" w:rsidP="006C6097">
      <w:pPr>
        <w:pStyle w:val="Alg4"/>
        <w:numPr>
          <w:ilvl w:val="2"/>
          <w:numId w:val="809"/>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A102DC9" w14:textId="77777777" w:rsidR="00E30F6D" w:rsidRPr="00E77497" w:rsidRDefault="00134DAD" w:rsidP="006C6097">
      <w:pPr>
        <w:pStyle w:val="Alg4"/>
        <w:numPr>
          <w:ilvl w:val="2"/>
          <w:numId w:val="809"/>
        </w:numPr>
        <w:contextualSpacing/>
        <w:rPr>
          <w:ins w:id="21611" w:author="Rev 6 Allen Wirfs-Brock" w:date="2012-02-22T17:18:00Z"/>
        </w:rPr>
      </w:pPr>
      <w:ins w:id="21612" w:author="Rev 7 Allen Wirfs-Brock" w:date="2012-04-10T11:43:00Z">
        <w:r>
          <w:t>ReturnIfAbrupt(</w:t>
        </w:r>
        <w:r>
          <w:rPr>
            <w:i/>
          </w:rPr>
          <w:t>kValue</w:t>
        </w:r>
        <w:r>
          <w:t>).</w:t>
        </w:r>
      </w:ins>
      <w:ins w:id="21613" w:author="Rev 6 Allen Wirfs-Brock" w:date="2012-02-22T17:18:00Z">
        <w:del w:id="21614"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09B966CE" w14:textId="77777777" w:rsidR="004C02EF" w:rsidRPr="00E77497" w:rsidRDefault="004C02EF" w:rsidP="006C6097">
      <w:pPr>
        <w:pStyle w:val="Alg4"/>
        <w:numPr>
          <w:ilvl w:val="2"/>
          <w:numId w:val="809"/>
        </w:numPr>
        <w:tabs>
          <w:tab w:val="left" w:pos="2520"/>
        </w:tabs>
      </w:pPr>
      <w:del w:id="21615" w:author="Rev 6 Allen Wirfs-Brock" w:date="2012-02-22T17:03:00Z">
        <w:r w:rsidRPr="00E77497" w:rsidDel="008671DC">
          <w:delText xml:space="preserve">Call </w:delText>
        </w:r>
      </w:del>
      <w:ins w:id="21616" w:author="Rev 6 Allen Wirfs-Brock" w:date="2012-02-22T17:03:00Z">
        <w:r w:rsidR="008671DC">
          <w:t xml:space="preserve">Let </w:t>
        </w:r>
        <w:r w:rsidR="008671DC" w:rsidRPr="008671DC">
          <w:rPr>
            <w:i/>
          </w:rPr>
          <w:t>funcResult</w:t>
        </w:r>
        <w:r w:rsidR="008671DC">
          <w:t xml:space="preserve"> be </w:t>
        </w:r>
        <w:r w:rsidR="008671DC" w:rsidRPr="00E77497">
          <w:t xml:space="preserve"> </w:t>
        </w:r>
      </w:ins>
      <w:r w:rsidRPr="00E77497">
        <w:t>the</w:t>
      </w:r>
      <w:ins w:id="21617" w:author="Rev 6 Allen Wirfs-Brock" w:date="2012-02-22T17:03:00Z">
        <w:r w:rsidR="008671DC">
          <w:t xml:space="preserve"> result of calling</w:t>
        </w:r>
      </w:ins>
      <w:r w:rsidRPr="00E77497">
        <w:t xml:space="preserv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28A9A27D" w14:textId="77777777" w:rsidR="008671DC" w:rsidRPr="00E77497" w:rsidRDefault="00134DAD" w:rsidP="006C6097">
      <w:pPr>
        <w:pStyle w:val="Alg4"/>
        <w:numPr>
          <w:ilvl w:val="2"/>
          <w:numId w:val="809"/>
        </w:numPr>
        <w:contextualSpacing/>
        <w:rPr>
          <w:ins w:id="21618" w:author="Rev 6 Allen Wirfs-Brock" w:date="2012-02-22T17:03:00Z"/>
        </w:rPr>
      </w:pPr>
      <w:ins w:id="21619" w:author="Rev 7 Allen Wirfs-Brock" w:date="2012-04-10T11:44:00Z">
        <w:r>
          <w:t>ReturnIfAbrupt(</w:t>
        </w:r>
        <w:r>
          <w:rPr>
            <w:i/>
          </w:rPr>
          <w:t>funcResult</w:t>
        </w:r>
        <w:r>
          <w:t>).</w:t>
        </w:r>
      </w:ins>
      <w:ins w:id="21620" w:author="Rev 6 Allen Wirfs-Brock" w:date="2012-02-22T17:03:00Z">
        <w:del w:id="21621" w:author="Rev 7 Allen Wirfs-Brock" w:date="2012-04-10T11:44:00Z">
          <w:r w:rsidR="008671DC" w:rsidDel="00134DAD">
            <w:delText xml:space="preserve">If </w:delText>
          </w:r>
        </w:del>
      </w:ins>
      <w:ins w:id="21622" w:author="Rev 6 Allen Wirfs-Brock" w:date="2012-02-22T17:04:00Z">
        <w:del w:id="21623" w:author="Rev 7 Allen Wirfs-Brock" w:date="2012-04-10T11:44:00Z">
          <w:r w:rsidR="008671DC" w:rsidDel="00134DAD">
            <w:rPr>
              <w:i/>
            </w:rPr>
            <w:delText>func</w:delText>
          </w:r>
        </w:del>
      </w:ins>
      <w:ins w:id="21624" w:author="Rev 6 Allen Wirfs-Brock" w:date="2012-02-22T17:03:00Z">
        <w:del w:id="21625" w:author="Rev 7 Allen Wirfs-Brock" w:date="2012-04-10T11:44:00Z">
          <w:r w:rsidR="008671DC" w:rsidRPr="00E77497" w:rsidDel="00134DAD">
            <w:rPr>
              <w:i/>
            </w:rPr>
            <w:delText>Result</w:delText>
          </w:r>
          <w:r w:rsidR="008671DC" w:rsidRPr="00E77497" w:rsidDel="00134DAD">
            <w:delText xml:space="preserve"> </w:delText>
          </w:r>
          <w:r w:rsidR="008671DC" w:rsidDel="00134DAD">
            <w:delText xml:space="preserve">is an abrupt completion, return </w:delText>
          </w:r>
        </w:del>
      </w:ins>
      <w:ins w:id="21626" w:author="Rev 6 Allen Wirfs-Brock" w:date="2012-02-22T17:04:00Z">
        <w:del w:id="21627" w:author="Rev 7 Allen Wirfs-Brock" w:date="2012-04-10T11:44:00Z">
          <w:r w:rsidR="008671DC" w:rsidDel="00134DAD">
            <w:rPr>
              <w:i/>
            </w:rPr>
            <w:delText>func</w:delText>
          </w:r>
        </w:del>
      </w:ins>
      <w:ins w:id="21628" w:author="Rev 6 Allen Wirfs-Brock" w:date="2012-02-22T17:03:00Z">
        <w:del w:id="21629" w:author="Rev 7 Allen Wirfs-Brock" w:date="2012-04-10T11:44:00Z">
          <w:r w:rsidR="008671DC" w:rsidRPr="00E77497" w:rsidDel="00134DAD">
            <w:rPr>
              <w:i/>
            </w:rPr>
            <w:delText>Result</w:delText>
          </w:r>
          <w:r w:rsidR="008671DC" w:rsidDel="00134DAD">
            <w:delText>.</w:delText>
          </w:r>
        </w:del>
      </w:ins>
    </w:p>
    <w:p w14:paraId="0ECB4AFD" w14:textId="77777777" w:rsidR="004C02EF" w:rsidRPr="00E77497" w:rsidRDefault="004C02EF" w:rsidP="006C6097">
      <w:pPr>
        <w:pStyle w:val="Alg4"/>
        <w:numPr>
          <w:ilvl w:val="1"/>
          <w:numId w:val="809"/>
        </w:numPr>
      </w:pPr>
      <w:r w:rsidRPr="00E77497">
        <w:t xml:space="preserve">Increase </w:t>
      </w:r>
      <w:r w:rsidRPr="00E77497">
        <w:rPr>
          <w:i/>
        </w:rPr>
        <w:t>k</w:t>
      </w:r>
      <w:r w:rsidRPr="00E77497">
        <w:t xml:space="preserve"> by 1.</w:t>
      </w:r>
    </w:p>
    <w:p w14:paraId="28087A84" w14:textId="77777777" w:rsidR="004C02EF" w:rsidRPr="00E77497" w:rsidRDefault="004C02EF" w:rsidP="006C6097">
      <w:pPr>
        <w:pStyle w:val="Alg4"/>
        <w:numPr>
          <w:ilvl w:val="0"/>
          <w:numId w:val="809"/>
        </w:numPr>
        <w:spacing w:after="120"/>
      </w:pPr>
      <w:r w:rsidRPr="00E77497">
        <w:t xml:space="preserve">Return </w:t>
      </w:r>
      <w:r w:rsidRPr="00E77497">
        <w:rPr>
          <w:b/>
        </w:rPr>
        <w:t>undefined</w:t>
      </w:r>
      <w:r w:rsidRPr="00E77497">
        <w:t>.</w:t>
      </w:r>
    </w:p>
    <w:p w14:paraId="6850F30A"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p>
    <w:p w14:paraId="0488C5B7"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 host object is implementation-dependent.</w:t>
      </w:r>
    </w:p>
    <w:p w14:paraId="0E15B35B" w14:textId="77777777" w:rsidR="004C02EF" w:rsidRPr="00E77497" w:rsidRDefault="004C02EF" w:rsidP="004C02EF">
      <w:pPr>
        <w:pStyle w:val="40"/>
        <w:numPr>
          <w:ilvl w:val="0"/>
          <w:numId w:val="0"/>
        </w:numPr>
      </w:pPr>
      <w:r w:rsidRPr="00E77497">
        <w:t>15.4.4.19</w:t>
      </w:r>
      <w:r w:rsidRPr="00E77497">
        <w:tab/>
        <w:t>Array.prototype.map ( callbackfn [ , thisArg ] )</w:t>
      </w:r>
    </w:p>
    <w:p w14:paraId="718E7489"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1199ABE"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4E521EF3"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3F7A2566" w14:textId="77777777"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BF9862E" w14:textId="77777777"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3E9D8188" w14:textId="77777777"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3B7F0AAF" w14:textId="77777777"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3C9B1F8" w14:textId="77777777" w:rsidR="00134DAD" w:rsidRDefault="00134DAD" w:rsidP="00134DAD">
      <w:pPr>
        <w:pStyle w:val="Alg4"/>
        <w:numPr>
          <w:ilvl w:val="0"/>
          <w:numId w:val="217"/>
        </w:numPr>
        <w:rPr>
          <w:ins w:id="21630" w:author="Rev 7 Allen Wirfs-Brock" w:date="2012-04-10T12:06:00Z"/>
        </w:rPr>
      </w:pPr>
      <w:ins w:id="21631" w:author="Rev 7 Allen Wirfs-Brock" w:date="2012-04-10T12:06:00Z">
        <w:r>
          <w:t>ReturnIfAbrupt(</w:t>
        </w:r>
        <w:r>
          <w:rPr>
            <w:i/>
          </w:rPr>
          <w:t>O</w:t>
        </w:r>
        <w:r>
          <w:t>).</w:t>
        </w:r>
      </w:ins>
    </w:p>
    <w:p w14:paraId="3BBD3B21" w14:textId="77777777" w:rsidR="004C02EF" w:rsidRPr="00E77497" w:rsidRDefault="004C02EF" w:rsidP="00834A33">
      <w:pPr>
        <w:pStyle w:val="Alg4"/>
        <w:numPr>
          <w:ilvl w:val="0"/>
          <w:numId w:val="217"/>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65923821" w14:textId="77777777" w:rsidR="004C02EF" w:rsidRPr="00E77497" w:rsidRDefault="004C02EF" w:rsidP="00834A33">
      <w:pPr>
        <w:pStyle w:val="Alg4"/>
        <w:numPr>
          <w:ilvl w:val="0"/>
          <w:numId w:val="217"/>
        </w:numPr>
      </w:pPr>
      <w:r w:rsidRPr="00E77497">
        <w:t xml:space="preserve">Let </w:t>
      </w:r>
      <w:r w:rsidRPr="00E77497">
        <w:rPr>
          <w:i/>
        </w:rPr>
        <w:t>len</w:t>
      </w:r>
      <w:r w:rsidRPr="00E77497">
        <w:t xml:space="preserve"> be ToUint32(</w:t>
      </w:r>
      <w:r w:rsidRPr="00E77497">
        <w:rPr>
          <w:i/>
        </w:rPr>
        <w:t>lenValue</w:t>
      </w:r>
      <w:r w:rsidRPr="00E77497">
        <w:t>).</w:t>
      </w:r>
    </w:p>
    <w:p w14:paraId="35802D58" w14:textId="77777777" w:rsidR="00E1304F" w:rsidRPr="00E77497" w:rsidRDefault="00C82981" w:rsidP="00E1304F">
      <w:pPr>
        <w:pStyle w:val="Alg4"/>
        <w:numPr>
          <w:ilvl w:val="0"/>
          <w:numId w:val="217"/>
        </w:numPr>
        <w:contextualSpacing/>
        <w:rPr>
          <w:ins w:id="21632" w:author="Rev 6 Allen Wirfs-Brock" w:date="2012-02-22T17:12:00Z"/>
        </w:rPr>
      </w:pPr>
      <w:ins w:id="21633" w:author="Rev 6 Allen Wirfs-Brock" w:date="2012-02-26T08:57:00Z">
        <w:r>
          <w:t>ReturnIfAbrupt(</w:t>
        </w:r>
      </w:ins>
      <w:ins w:id="21634" w:author="Rev 6 Allen Wirfs-Brock" w:date="2012-02-22T17:12:00Z">
        <w:r w:rsidR="00E1304F" w:rsidRPr="00E77497">
          <w:rPr>
            <w:i/>
          </w:rPr>
          <w:t>len</w:t>
        </w:r>
      </w:ins>
      <w:ins w:id="21635" w:author="Rev 6 Allen Wirfs-Brock" w:date="2012-02-26T08:58:00Z">
        <w:r>
          <w:t>)</w:t>
        </w:r>
      </w:ins>
      <w:ins w:id="21636" w:author="Rev 6 Allen Wirfs-Brock" w:date="2012-02-22T17:12:00Z">
        <w:r w:rsidR="00E1304F">
          <w:t>.</w:t>
        </w:r>
      </w:ins>
    </w:p>
    <w:p w14:paraId="11585D44" w14:textId="77777777"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5FEBA72" w14:textId="77777777"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843587F" w14:textId="77777777" w:rsidR="004C02EF" w:rsidRPr="00E77497" w:rsidRDefault="004C02EF" w:rsidP="00834A33">
      <w:pPr>
        <w:pStyle w:val="Alg4"/>
        <w:numPr>
          <w:ilvl w:val="0"/>
          <w:numId w:val="217"/>
        </w:numPr>
      </w:pPr>
      <w:r w:rsidRPr="00E77497">
        <w:t xml:space="preserve">Let </w:t>
      </w:r>
      <w:r w:rsidRPr="00E77497">
        <w:rPr>
          <w:i/>
        </w:rPr>
        <w:t>A</w:t>
      </w:r>
      <w:r w:rsidRPr="00E77497">
        <w:t xml:space="preserve"> be </w:t>
      </w:r>
      <w:ins w:id="21637" w:author="Rev 7 Allen Wirfs-Brock" w:date="2012-04-11T16:14:00Z">
        <w:r w:rsidR="00F44A1F">
          <w:t>the result of the abstraction operation ArrayCreate (15.4) with argument</w:t>
        </w:r>
      </w:ins>
      <w:del w:id="21638" w:author="Rev 7 Allen Wirfs-Brock" w:date="2012-04-11T16:14: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rPr>
            <w:i/>
          </w:rPr>
          <w:delText>len</w:delText>
        </w:r>
        <w:r w:rsidRPr="00E77497" w:rsidDel="00F44A1F">
          <w:rPr>
            <w:rFonts w:ascii="Courier New" w:hAnsi="Courier New"/>
            <w:b/>
          </w:rPr>
          <w:delText>)</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 and </w:delText>
        </w:r>
        <w:r w:rsidRPr="00E77497" w:rsidDel="00F44A1F">
          <w:rPr>
            <w:i/>
          </w:rPr>
          <w:delText>len</w:delText>
        </w:r>
        <w:r w:rsidRPr="00E77497" w:rsidDel="00F44A1F">
          <w:delText xml:space="preserve"> is the value of</w:delText>
        </w:r>
      </w:del>
      <w:r w:rsidRPr="00E77497">
        <w:t xml:space="preserve"> </w:t>
      </w:r>
      <w:r w:rsidRPr="00E77497">
        <w:rPr>
          <w:i/>
        </w:rPr>
        <w:t>len</w:t>
      </w:r>
      <w:r w:rsidRPr="00E77497">
        <w:t>.</w:t>
      </w:r>
    </w:p>
    <w:p w14:paraId="6AA6B2A3" w14:textId="77777777"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14:paraId="18200164" w14:textId="77777777"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14:paraId="1EE21B91" w14:textId="77777777"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14:paraId="63485307" w14:textId="77777777" w:rsidR="004C02EF" w:rsidRPr="00E77497" w:rsidRDefault="004C02EF" w:rsidP="00834A33">
      <w:pPr>
        <w:pStyle w:val="Alg4"/>
        <w:numPr>
          <w:ilvl w:val="1"/>
          <w:numId w:val="21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68A62D13" w14:textId="77777777"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14:paraId="4A1C2391" w14:textId="77777777" w:rsidR="004C02EF" w:rsidRPr="00E77497" w:rsidRDefault="004C02EF" w:rsidP="00834A33">
      <w:pPr>
        <w:pStyle w:val="Alg4"/>
        <w:numPr>
          <w:ilvl w:val="2"/>
          <w:numId w:val="217"/>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48D6092" w14:textId="77777777" w:rsidR="00E30F6D" w:rsidRPr="00E77497" w:rsidRDefault="00C82981" w:rsidP="00E30F6D">
      <w:pPr>
        <w:pStyle w:val="Alg4"/>
        <w:numPr>
          <w:ilvl w:val="2"/>
          <w:numId w:val="217"/>
        </w:numPr>
        <w:contextualSpacing/>
        <w:rPr>
          <w:ins w:id="21639" w:author="Rev 6 Allen Wirfs-Brock" w:date="2012-02-22T17:18:00Z"/>
        </w:rPr>
      </w:pPr>
      <w:ins w:id="21640" w:author="Rev 6 Allen Wirfs-Brock" w:date="2012-02-26T08:58:00Z">
        <w:r>
          <w:t>ReturnIfAbrupt(</w:t>
        </w:r>
      </w:ins>
      <w:ins w:id="21641" w:author="Rev 6 Allen Wirfs-Brock" w:date="2012-02-22T17:18:00Z">
        <w:r w:rsidR="00E30F6D" w:rsidRPr="00E77497">
          <w:rPr>
            <w:i/>
          </w:rPr>
          <w:t>kValue</w:t>
        </w:r>
      </w:ins>
      <w:ins w:id="21642" w:author="Rev 6 Allen Wirfs-Brock" w:date="2012-02-26T08:59:00Z">
        <w:r>
          <w:t>)</w:t>
        </w:r>
      </w:ins>
      <w:ins w:id="21643" w:author="Rev 6 Allen Wirfs-Brock" w:date="2012-02-22T17:18:00Z">
        <w:r w:rsidR="00E30F6D">
          <w:t>.</w:t>
        </w:r>
      </w:ins>
    </w:p>
    <w:p w14:paraId="2EBE9449" w14:textId="77777777" w:rsidR="004C02EF" w:rsidRPr="00E77497" w:rsidRDefault="004C02EF" w:rsidP="00834A33">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w:t>
      </w:r>
      <w:del w:id="21644" w:author="Rev 6 Allen Wirfs-Brock" w:date="2012-02-22T17:06:00Z">
        <w:r w:rsidRPr="00E77497" w:rsidDel="00E1304F">
          <w:delText xml:space="preserve">list </w:delText>
        </w:r>
      </w:del>
      <w:ins w:id="21645" w:author="Rev 6 Allen Wirfs-Brock" w:date="2012-02-22T17:06:00Z">
        <w:r w:rsidR="00E1304F">
          <w:t>L</w:t>
        </w:r>
        <w:r w:rsidR="00E1304F"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604B86CA" w14:textId="77777777" w:rsidR="00E1304F" w:rsidRPr="00E77497" w:rsidRDefault="00C82981" w:rsidP="00E1304F">
      <w:pPr>
        <w:pStyle w:val="Alg4"/>
        <w:numPr>
          <w:ilvl w:val="2"/>
          <w:numId w:val="217"/>
        </w:numPr>
        <w:contextualSpacing/>
        <w:rPr>
          <w:ins w:id="21646" w:author="Rev 6 Allen Wirfs-Brock" w:date="2012-02-22T17:06:00Z"/>
        </w:rPr>
      </w:pPr>
      <w:ins w:id="21647" w:author="Rev 6 Allen Wirfs-Brock" w:date="2012-02-26T08:58:00Z">
        <w:r>
          <w:t>ReturnIfAbrupt(</w:t>
        </w:r>
      </w:ins>
      <w:ins w:id="21648" w:author="Rev 6 Allen Wirfs-Brock" w:date="2012-02-22T17:06:00Z">
        <w:r w:rsidR="00E1304F">
          <w:rPr>
            <w:i/>
          </w:rPr>
          <w:t>mappedValue</w:t>
        </w:r>
      </w:ins>
      <w:ins w:id="21649" w:author="Rev 6 Allen Wirfs-Brock" w:date="2012-02-26T08:59:00Z">
        <w:r>
          <w:t>)</w:t>
        </w:r>
      </w:ins>
      <w:ins w:id="21650" w:author="Rev 6 Allen Wirfs-Brock" w:date="2012-02-22T17:06:00Z">
        <w:r w:rsidR="00E1304F">
          <w:t>.</w:t>
        </w:r>
      </w:ins>
    </w:p>
    <w:p w14:paraId="4C7EDE28" w14:textId="77777777" w:rsidR="004C02EF" w:rsidRPr="00E77497" w:rsidRDefault="004C02EF" w:rsidP="00834A33">
      <w:pPr>
        <w:pStyle w:val="Alg4"/>
        <w:numPr>
          <w:ilvl w:val="2"/>
          <w:numId w:val="217"/>
        </w:numPr>
      </w:pPr>
      <w:del w:id="21651" w:author="Rev 6 Allen Wirfs-Brock" w:date="2012-02-22T17:06:00Z">
        <w:r w:rsidRPr="00E77497" w:rsidDel="00E1304F">
          <w:delText xml:space="preserve">Call </w:delText>
        </w:r>
      </w:del>
      <w:ins w:id="21652" w:author="Rev 6 Allen Wirfs-Brock" w:date="2012-02-22T17:06:00Z">
        <w:r w:rsidR="00E1304F">
          <w:t>Let</w:t>
        </w:r>
      </w:ins>
      <w:ins w:id="21653" w:author="Rev 6 Allen Wirfs-Brock" w:date="2012-02-22T17:07:00Z">
        <w:r w:rsidR="00E1304F">
          <w:t xml:space="preserve"> </w:t>
        </w:r>
      </w:ins>
      <w:ins w:id="21654" w:author="Rev 7 Allen Wirfs-Brock" w:date="2012-04-10T11:48:00Z">
        <w:r w:rsidR="00134DAD" w:rsidRPr="00E1304F">
          <w:rPr>
            <w:i/>
          </w:rPr>
          <w:t>define</w:t>
        </w:r>
        <w:r w:rsidR="00134DAD">
          <w:rPr>
            <w:i/>
          </w:rPr>
          <w:t>Status</w:t>
        </w:r>
        <w:r w:rsidR="00134DAD">
          <w:t xml:space="preserve"> </w:t>
        </w:r>
      </w:ins>
      <w:ins w:id="21655" w:author="Rev 6 Allen Wirfs-Brock" w:date="2012-02-22T17:07:00Z">
        <w:del w:id="21656" w:author="Rev 7 Allen Wirfs-Brock" w:date="2012-04-10T11:48:00Z">
          <w:r w:rsidR="00E1304F" w:rsidRPr="00E1304F" w:rsidDel="00134DAD">
            <w:rPr>
              <w:i/>
            </w:rPr>
            <w:delText>defineResult</w:delText>
          </w:r>
          <w:r w:rsidR="00E1304F" w:rsidDel="00134DAD">
            <w:delText xml:space="preserve"> </w:delText>
          </w:r>
        </w:del>
        <w:r w:rsidR="00E1304F">
          <w:t>be the result of calling</w:t>
        </w:r>
      </w:ins>
      <w:ins w:id="21657" w:author="Rev 6 Allen Wirfs-Brock" w:date="2012-02-22T17:06:00Z">
        <w:r w:rsidR="00E1304F" w:rsidRPr="00E77497">
          <w:t xml:space="preserve"> </w:t>
        </w:r>
      </w:ins>
      <w:r w:rsidRPr="00E77497">
        <w:t xml:space="preserve">the [[DefineOwnProperty]] internal method of </w:t>
      </w:r>
      <w:r w:rsidRPr="00E77497">
        <w:rPr>
          <w:i/>
        </w:rPr>
        <w:t>A</w:t>
      </w:r>
      <w:r w:rsidRPr="00E77497">
        <w:t xml:space="preserve"> with arguments </w:t>
      </w:r>
      <w:r w:rsidRPr="00E77497">
        <w:rPr>
          <w:i/>
        </w:rPr>
        <w:t>Pk</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A1D7827" w14:textId="77777777" w:rsidR="00E1304F" w:rsidRPr="00E77497" w:rsidRDefault="00C82981" w:rsidP="00E1304F">
      <w:pPr>
        <w:pStyle w:val="Alg4"/>
        <w:numPr>
          <w:ilvl w:val="2"/>
          <w:numId w:val="217"/>
        </w:numPr>
        <w:contextualSpacing/>
        <w:rPr>
          <w:ins w:id="21658" w:author="Rev 6 Allen Wirfs-Brock" w:date="2012-02-22T17:07:00Z"/>
        </w:rPr>
      </w:pPr>
      <w:ins w:id="21659" w:author="Rev 6 Allen Wirfs-Brock" w:date="2012-02-26T08:58:00Z">
        <w:r>
          <w:t>ReturnIfAbrupt(</w:t>
        </w:r>
      </w:ins>
      <w:ins w:id="21660" w:author="Rev 7 Allen Wirfs-Brock" w:date="2012-04-10T11:48:00Z">
        <w:r w:rsidR="00134DAD" w:rsidRPr="00E1304F">
          <w:rPr>
            <w:i/>
          </w:rPr>
          <w:t>define</w:t>
        </w:r>
        <w:r w:rsidR="00134DAD">
          <w:rPr>
            <w:i/>
          </w:rPr>
          <w:t>Status</w:t>
        </w:r>
      </w:ins>
      <w:ins w:id="21661" w:author="Rev 6 Allen Wirfs-Brock" w:date="2012-02-22T17:08:00Z">
        <w:del w:id="21662" w:author="Rev 7 Allen Wirfs-Brock" w:date="2012-04-10T11:48:00Z">
          <w:r w:rsidR="00E1304F" w:rsidRPr="006A5E27" w:rsidDel="00134DAD">
            <w:rPr>
              <w:i/>
            </w:rPr>
            <w:delText>defineResult</w:delText>
          </w:r>
        </w:del>
      </w:ins>
      <w:ins w:id="21663" w:author="Rev 6 Allen Wirfs-Brock" w:date="2012-02-26T08:59:00Z">
        <w:r>
          <w:t>)</w:t>
        </w:r>
      </w:ins>
      <w:ins w:id="21664" w:author="Rev 6 Allen Wirfs-Brock" w:date="2012-02-22T17:07:00Z">
        <w:r w:rsidR="00E1304F">
          <w:t>.</w:t>
        </w:r>
      </w:ins>
    </w:p>
    <w:p w14:paraId="17973EEC" w14:textId="77777777"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14:paraId="2055938A" w14:textId="77777777"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14:paraId="0E09EAA1"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2D7ADFA2"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 host object is implementation-dependent.</w:t>
      </w:r>
    </w:p>
    <w:p w14:paraId="5DE205B8" w14:textId="77777777" w:rsidR="004C02EF" w:rsidRPr="00E77497" w:rsidRDefault="004C02EF" w:rsidP="004C02EF">
      <w:pPr>
        <w:pStyle w:val="40"/>
        <w:numPr>
          <w:ilvl w:val="0"/>
          <w:numId w:val="0"/>
        </w:numPr>
      </w:pPr>
      <w:r w:rsidRPr="00E77497">
        <w:t>15.4.4.20</w:t>
      </w:r>
      <w:r w:rsidRPr="00E77497">
        <w:tab/>
        <w:t>Array.prototype.filter ( callbackfn [ , thisArg ] )</w:t>
      </w:r>
    </w:p>
    <w:p w14:paraId="430242B4"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48C5CB95"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71FE4F3"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4D9F259A" w14:textId="77777777"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6D72714A" w14:textId="77777777"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5A7116BF" w14:textId="77777777"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3F8288C2" w14:textId="77777777"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DC55F7C" w14:textId="77777777" w:rsidR="00134DAD" w:rsidRDefault="00134DAD" w:rsidP="00134DAD">
      <w:pPr>
        <w:pStyle w:val="Alg4"/>
        <w:numPr>
          <w:ilvl w:val="0"/>
          <w:numId w:val="218"/>
        </w:numPr>
        <w:rPr>
          <w:ins w:id="21665" w:author="Rev 7 Allen Wirfs-Brock" w:date="2012-04-10T12:06:00Z"/>
        </w:rPr>
      </w:pPr>
      <w:ins w:id="21666" w:author="Rev 7 Allen Wirfs-Brock" w:date="2012-04-10T12:06:00Z">
        <w:r>
          <w:t>ReturnIfAbrupt(</w:t>
        </w:r>
        <w:r>
          <w:rPr>
            <w:i/>
          </w:rPr>
          <w:t>O</w:t>
        </w:r>
        <w:r>
          <w:t>).</w:t>
        </w:r>
      </w:ins>
    </w:p>
    <w:p w14:paraId="67ECC5D3" w14:textId="77777777" w:rsidR="004C02EF" w:rsidRPr="00E77497" w:rsidRDefault="004C02EF" w:rsidP="00834A33">
      <w:pPr>
        <w:pStyle w:val="Alg4"/>
        <w:numPr>
          <w:ilvl w:val="0"/>
          <w:numId w:val="218"/>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16E2F2F" w14:textId="77777777" w:rsidR="004C02EF" w:rsidRPr="00E77497" w:rsidRDefault="004C02EF" w:rsidP="00834A33">
      <w:pPr>
        <w:pStyle w:val="Alg4"/>
        <w:numPr>
          <w:ilvl w:val="0"/>
          <w:numId w:val="218"/>
        </w:numPr>
      </w:pPr>
      <w:r w:rsidRPr="00E77497">
        <w:t xml:space="preserve">Let </w:t>
      </w:r>
      <w:r w:rsidRPr="00E77497">
        <w:rPr>
          <w:i/>
        </w:rPr>
        <w:t>len</w:t>
      </w:r>
      <w:r w:rsidRPr="00E77497">
        <w:t xml:space="preserve"> be ToUint32(</w:t>
      </w:r>
      <w:r w:rsidRPr="00E77497">
        <w:rPr>
          <w:i/>
        </w:rPr>
        <w:t>lenValue</w:t>
      </w:r>
      <w:r w:rsidRPr="00E77497">
        <w:t>).</w:t>
      </w:r>
    </w:p>
    <w:p w14:paraId="7B14D764" w14:textId="77777777" w:rsidR="00E1304F" w:rsidRPr="00E77497" w:rsidRDefault="00C82981" w:rsidP="00E1304F">
      <w:pPr>
        <w:pStyle w:val="Alg4"/>
        <w:numPr>
          <w:ilvl w:val="0"/>
          <w:numId w:val="218"/>
        </w:numPr>
        <w:contextualSpacing/>
        <w:rPr>
          <w:ins w:id="21667" w:author="Rev 6 Allen Wirfs-Brock" w:date="2012-02-22T17:12:00Z"/>
        </w:rPr>
      </w:pPr>
      <w:ins w:id="21668" w:author="Rev 6 Allen Wirfs-Brock" w:date="2012-02-26T09:05:00Z">
        <w:r>
          <w:t>ReturnIfAbrupt(</w:t>
        </w:r>
        <w:r w:rsidRPr="00E77497">
          <w:rPr>
            <w:i/>
          </w:rPr>
          <w:t>len</w:t>
        </w:r>
        <w:r>
          <w:t>).</w:t>
        </w:r>
      </w:ins>
    </w:p>
    <w:p w14:paraId="699815CE" w14:textId="77777777"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A897C98" w14:textId="77777777" w:rsidR="004C02EF" w:rsidRPr="00E77497" w:rsidRDefault="004C02EF" w:rsidP="00834A33">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577D9741" w14:textId="77777777" w:rsidR="004C02EF" w:rsidRPr="00E77497" w:rsidRDefault="004C02EF" w:rsidP="00834A33">
      <w:pPr>
        <w:pStyle w:val="Alg4"/>
        <w:numPr>
          <w:ilvl w:val="0"/>
          <w:numId w:val="218"/>
        </w:numPr>
      </w:pPr>
      <w:r w:rsidRPr="00E77497">
        <w:t xml:space="preserve">Let </w:t>
      </w:r>
      <w:r w:rsidRPr="00E77497">
        <w:rPr>
          <w:i/>
        </w:rPr>
        <w:t>A</w:t>
      </w:r>
      <w:r w:rsidRPr="00E77497">
        <w:t xml:space="preserve"> be </w:t>
      </w:r>
      <w:ins w:id="21669" w:author="Rev 7 Allen Wirfs-Brock" w:date="2012-04-11T16:15:00Z">
        <w:r w:rsidR="00F44A1F">
          <w:t>the result of the abstraction operation ArrayCreate (15.4) with argument 0</w:t>
        </w:r>
      </w:ins>
      <w:del w:id="21670" w:author="Rev 7 Allen Wirfs-Brock" w:date="2012-04-11T16:15: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08206FC2" w14:textId="77777777"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14:paraId="5F6C2277" w14:textId="77777777"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14:paraId="527329E3" w14:textId="77777777"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14:paraId="271AD091" w14:textId="77777777"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14:paraId="4AC0221E" w14:textId="77777777" w:rsidR="004C02EF" w:rsidRPr="00E77497" w:rsidRDefault="004C02EF" w:rsidP="00834A33">
      <w:pPr>
        <w:pStyle w:val="Alg4"/>
        <w:numPr>
          <w:ilvl w:val="1"/>
          <w:numId w:val="218"/>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47E9B1C3" w14:textId="77777777"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14:paraId="6B557003" w14:textId="77777777" w:rsidR="004C02EF" w:rsidRPr="00E77497" w:rsidRDefault="004C02EF" w:rsidP="00834A33">
      <w:pPr>
        <w:pStyle w:val="Alg4"/>
        <w:numPr>
          <w:ilvl w:val="2"/>
          <w:numId w:val="218"/>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47B70BB1" w14:textId="77777777" w:rsidR="00E30F6D" w:rsidRPr="00E77497" w:rsidRDefault="00E30F6D" w:rsidP="00E30F6D">
      <w:pPr>
        <w:pStyle w:val="Alg4"/>
        <w:numPr>
          <w:ilvl w:val="2"/>
          <w:numId w:val="218"/>
        </w:numPr>
        <w:contextualSpacing/>
        <w:rPr>
          <w:ins w:id="21671" w:author="Rev 6 Allen Wirfs-Brock" w:date="2012-02-22T17:18:00Z"/>
        </w:rPr>
      </w:pPr>
      <w:ins w:id="21672" w:author="Rev 6 Allen Wirfs-Brock" w:date="2012-02-22T17:18:00Z">
        <w:r>
          <w:t xml:space="preserve">If </w:t>
        </w:r>
        <w:r w:rsidRPr="00E77497">
          <w:rPr>
            <w:i/>
          </w:rPr>
          <w:t>kValue</w:t>
        </w:r>
        <w:r w:rsidRPr="00E77497">
          <w:t xml:space="preserve"> </w:t>
        </w:r>
        <w:r>
          <w:t xml:space="preserve">is an abrupt completion, return </w:t>
        </w:r>
        <w:r w:rsidRPr="00E77497">
          <w:rPr>
            <w:i/>
          </w:rPr>
          <w:t>kValue</w:t>
        </w:r>
        <w:r>
          <w:t>.</w:t>
        </w:r>
      </w:ins>
    </w:p>
    <w:p w14:paraId="54484EA8" w14:textId="77777777" w:rsidR="004C02EF" w:rsidRPr="00E77497" w:rsidRDefault="004C02EF" w:rsidP="00834A33">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74FE5633" w14:textId="77777777" w:rsidR="00E30F6D" w:rsidRPr="00E77497" w:rsidRDefault="00134DAD" w:rsidP="00E30F6D">
      <w:pPr>
        <w:pStyle w:val="Alg4"/>
        <w:numPr>
          <w:ilvl w:val="2"/>
          <w:numId w:val="218"/>
        </w:numPr>
        <w:contextualSpacing/>
        <w:rPr>
          <w:ins w:id="21673" w:author="Rev 6 Allen Wirfs-Brock" w:date="2012-02-22T17:21:00Z"/>
        </w:rPr>
      </w:pPr>
      <w:ins w:id="21674" w:author="Rev 7 Allen Wirfs-Brock" w:date="2012-04-10T11:46:00Z">
        <w:r>
          <w:t>ReturnIfAbrupt(</w:t>
        </w:r>
        <w:r>
          <w:rPr>
            <w:i/>
          </w:rPr>
          <w:t>selected</w:t>
        </w:r>
        <w:r>
          <w:t>).</w:t>
        </w:r>
      </w:ins>
      <w:ins w:id="21675" w:author="Rev 6 Allen Wirfs-Brock" w:date="2012-02-22T17:21:00Z">
        <w:del w:id="21676" w:author="Rev 7 Allen Wirfs-Brock" w:date="2012-04-10T11:46:00Z">
          <w:r w:rsidR="00E30F6D" w:rsidDel="00134DAD">
            <w:delText xml:space="preserve">If </w:delText>
          </w:r>
          <w:r w:rsidR="00E30F6D" w:rsidRPr="00E77497" w:rsidDel="00134DAD">
            <w:rPr>
              <w:i/>
            </w:rPr>
            <w:delText>selected</w:delText>
          </w:r>
          <w:r w:rsidR="00E30F6D" w:rsidRPr="00E77497" w:rsidDel="00134DAD">
            <w:delText xml:space="preserve"> </w:delText>
          </w:r>
          <w:r w:rsidR="00E30F6D" w:rsidDel="00134DAD">
            <w:delText xml:space="preserve">is an abrupt completion, return </w:delText>
          </w:r>
          <w:r w:rsidR="00E30F6D" w:rsidRPr="00E77497" w:rsidDel="00134DAD">
            <w:rPr>
              <w:i/>
            </w:rPr>
            <w:delText>selected</w:delText>
          </w:r>
          <w:r w:rsidR="00E30F6D" w:rsidDel="00134DAD">
            <w:delText>.</w:delText>
          </w:r>
        </w:del>
      </w:ins>
    </w:p>
    <w:p w14:paraId="5C3DD431" w14:textId="77777777"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14:paraId="4B024AC5" w14:textId="77777777" w:rsidR="004C02EF" w:rsidRPr="00E77497" w:rsidRDefault="00134DAD" w:rsidP="00834A33">
      <w:pPr>
        <w:pStyle w:val="Alg4"/>
        <w:numPr>
          <w:ilvl w:val="3"/>
          <w:numId w:val="218"/>
        </w:numPr>
      </w:pPr>
      <w:ins w:id="21677" w:author="Rev 7 Allen Wirfs-Brock" w:date="2012-04-10T11:47:00Z">
        <w:r>
          <w:t xml:space="preserve">Let </w:t>
        </w:r>
        <w:r w:rsidRPr="00E1304F">
          <w:rPr>
            <w:i/>
          </w:rPr>
          <w:t>define</w:t>
        </w:r>
        <w:r>
          <w:rPr>
            <w:i/>
          </w:rPr>
          <w:t>Status</w:t>
        </w:r>
        <w:r>
          <w:t xml:space="preserve"> be the result of calling</w:t>
        </w:r>
        <w:r w:rsidRPr="00E77497">
          <w:t xml:space="preserve"> </w:t>
        </w:r>
      </w:ins>
      <w:del w:id="21678" w:author="Rev 7 Allen Wirfs-Brock" w:date="2012-04-10T11:47:00Z">
        <w:r w:rsidR="004C02EF" w:rsidRPr="00E77497" w:rsidDel="00134DAD">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to</w:t>
      </w:r>
      <w:r w:rsidR="004C02EF" w:rsidRPr="00E77497">
        <w:t xml:space="preserve">), Property Descriptor {[[Value]]: </w:t>
      </w:r>
      <w:r w:rsidR="004C02EF" w:rsidRPr="00E77497">
        <w:rPr>
          <w:i/>
        </w:rPr>
        <w:t>kValue</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31FB41C8" w14:textId="77777777" w:rsidR="00134DAD" w:rsidRDefault="00134DAD" w:rsidP="00834A33">
      <w:pPr>
        <w:pStyle w:val="Alg4"/>
        <w:numPr>
          <w:ilvl w:val="3"/>
          <w:numId w:val="218"/>
        </w:numPr>
        <w:rPr>
          <w:ins w:id="21679" w:author="Rev 7 Allen Wirfs-Brock" w:date="2012-04-10T11:47:00Z"/>
        </w:rPr>
      </w:pPr>
      <w:ins w:id="21680" w:author="Rev 7 Allen Wirfs-Brock" w:date="2012-04-10T11:47:00Z">
        <w:r>
          <w:t>ReturnIfAbrupt(</w:t>
        </w:r>
        <w:r>
          <w:rPr>
            <w:i/>
          </w:rPr>
          <w:t>defineStatus</w:t>
        </w:r>
        <w:r>
          <w:t>).</w:t>
        </w:r>
      </w:ins>
    </w:p>
    <w:p w14:paraId="0F1763CF" w14:textId="77777777"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14:paraId="0F5CC0FD" w14:textId="77777777"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14:paraId="746453A4" w14:textId="77777777"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14:paraId="47E9C173"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6DAF30D1"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 host object is implementation-dependent.</w:t>
      </w:r>
    </w:p>
    <w:p w14:paraId="74F0AC2C" w14:textId="77777777" w:rsidR="004C02EF" w:rsidRPr="00E77497" w:rsidRDefault="004C02EF" w:rsidP="004C02EF">
      <w:pPr>
        <w:pStyle w:val="40"/>
        <w:numPr>
          <w:ilvl w:val="0"/>
          <w:numId w:val="0"/>
        </w:numPr>
      </w:pPr>
      <w:r w:rsidRPr="00E77497">
        <w:t>15.4.4.21</w:t>
      </w:r>
      <w:r w:rsidRPr="00E77497">
        <w:tab/>
        <w:t>Array.prototype.reduce ( callbackfn [ , initialValue ] )</w:t>
      </w:r>
    </w:p>
    <w:p w14:paraId="500A03B4"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2B3CE3A3"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59F5B67C" w14:textId="77777777"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2669DD2" w14:textId="77777777"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75C154E8" w14:textId="77777777"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14E33D66" w14:textId="77777777" w:rsidR="004C02EF" w:rsidRPr="00E77497" w:rsidRDefault="004C02EF" w:rsidP="00834A33">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CB721EE" w14:textId="77777777" w:rsidR="00134DAD" w:rsidRDefault="00134DAD" w:rsidP="00134DAD">
      <w:pPr>
        <w:pStyle w:val="Alg4"/>
        <w:numPr>
          <w:ilvl w:val="0"/>
          <w:numId w:val="219"/>
        </w:numPr>
        <w:rPr>
          <w:ins w:id="21681" w:author="Rev 7 Allen Wirfs-Brock" w:date="2012-04-10T12:06:00Z"/>
        </w:rPr>
      </w:pPr>
      <w:ins w:id="21682" w:author="Rev 7 Allen Wirfs-Brock" w:date="2012-04-10T12:06:00Z">
        <w:r>
          <w:t>ReturnIfAbrupt(</w:t>
        </w:r>
        <w:r>
          <w:rPr>
            <w:i/>
          </w:rPr>
          <w:t>O</w:t>
        </w:r>
        <w:r>
          <w:t>).</w:t>
        </w:r>
      </w:ins>
    </w:p>
    <w:p w14:paraId="489DAA49" w14:textId="77777777" w:rsidR="004C02EF" w:rsidRPr="00E77497" w:rsidRDefault="004C02EF" w:rsidP="00834A33">
      <w:pPr>
        <w:pStyle w:val="Alg4"/>
        <w:numPr>
          <w:ilvl w:val="0"/>
          <w:numId w:val="219"/>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639A920D" w14:textId="77777777" w:rsidR="004C02EF" w:rsidRPr="00E77497" w:rsidRDefault="004C02EF" w:rsidP="00834A33">
      <w:pPr>
        <w:pStyle w:val="Alg4"/>
        <w:numPr>
          <w:ilvl w:val="0"/>
          <w:numId w:val="219"/>
        </w:numPr>
      </w:pPr>
      <w:r w:rsidRPr="00E77497">
        <w:t xml:space="preserve">Let </w:t>
      </w:r>
      <w:r w:rsidRPr="00E77497">
        <w:rPr>
          <w:i/>
        </w:rPr>
        <w:t>len</w:t>
      </w:r>
      <w:r w:rsidRPr="00E77497">
        <w:t xml:space="preserve"> be ToUint32(</w:t>
      </w:r>
      <w:r w:rsidRPr="00E77497">
        <w:rPr>
          <w:i/>
        </w:rPr>
        <w:t>lenValue</w:t>
      </w:r>
      <w:r w:rsidRPr="00E77497">
        <w:t>).</w:t>
      </w:r>
    </w:p>
    <w:p w14:paraId="3BE1ED44" w14:textId="77777777" w:rsidR="00E1304F" w:rsidRPr="00E77497" w:rsidRDefault="00C82981" w:rsidP="00E1304F">
      <w:pPr>
        <w:pStyle w:val="Alg4"/>
        <w:numPr>
          <w:ilvl w:val="0"/>
          <w:numId w:val="219"/>
        </w:numPr>
        <w:contextualSpacing/>
        <w:rPr>
          <w:ins w:id="21683" w:author="Rev 6 Allen Wirfs-Brock" w:date="2012-02-22T17:13:00Z"/>
        </w:rPr>
      </w:pPr>
      <w:ins w:id="21684" w:author="Rev 6 Allen Wirfs-Brock" w:date="2012-02-26T09:05:00Z">
        <w:r>
          <w:t>ReturnIfAbrupt(</w:t>
        </w:r>
        <w:r w:rsidRPr="00E77497">
          <w:rPr>
            <w:i/>
          </w:rPr>
          <w:t>len</w:t>
        </w:r>
        <w:r>
          <w:t>).</w:t>
        </w:r>
      </w:ins>
    </w:p>
    <w:p w14:paraId="65581CCC" w14:textId="77777777"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055A8D0" w14:textId="77777777" w:rsidR="004C02EF" w:rsidRPr="00E77497" w:rsidRDefault="004C02EF" w:rsidP="00834A33">
      <w:pPr>
        <w:pStyle w:val="Alg4"/>
        <w:numPr>
          <w:ilvl w:val="0"/>
          <w:numId w:val="219"/>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7139D9D9" w14:textId="77777777"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14:paraId="53675311" w14:textId="77777777"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14:paraId="3DEA975B" w14:textId="77777777"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14:paraId="6BBD5247" w14:textId="77777777" w:rsidR="004C02EF" w:rsidRPr="00E77497" w:rsidRDefault="004C02EF" w:rsidP="00834A33">
      <w:pPr>
        <w:pStyle w:val="Alg4"/>
        <w:numPr>
          <w:ilvl w:val="0"/>
          <w:numId w:val="219"/>
        </w:numPr>
      </w:pPr>
      <w:r w:rsidRPr="00E77497">
        <w:t xml:space="preserve">Else, </w:t>
      </w:r>
      <w:r w:rsidRPr="00E77497">
        <w:rPr>
          <w:i/>
        </w:rPr>
        <w:t>initialValue</w:t>
      </w:r>
      <w:r w:rsidRPr="00E77497">
        <w:t xml:space="preserve"> is not present</w:t>
      </w:r>
    </w:p>
    <w:p w14:paraId="590A4DED"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14:paraId="7B5C58BB" w14:textId="77777777"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20C503C2" w14:textId="77777777"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14:paraId="412DECD6" w14:textId="77777777" w:rsidR="004C02EF" w:rsidRPr="00E77497" w:rsidRDefault="004C02EF" w:rsidP="00834A33">
      <w:pPr>
        <w:pStyle w:val="Alg4"/>
        <w:numPr>
          <w:ilvl w:val="2"/>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9E3B2E6" w14:textId="77777777"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14:paraId="4F52DD46" w14:textId="77777777" w:rsidR="004C02EF" w:rsidRPr="00E77497" w:rsidRDefault="004C02EF" w:rsidP="00834A33">
      <w:pPr>
        <w:pStyle w:val="Alg4"/>
        <w:numPr>
          <w:ilvl w:val="3"/>
          <w:numId w:val="219"/>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8FF975A" w14:textId="77777777" w:rsidR="00E30F6D" w:rsidRPr="00E77497" w:rsidRDefault="00134DAD" w:rsidP="00E30F6D">
      <w:pPr>
        <w:pStyle w:val="Alg4"/>
        <w:numPr>
          <w:ilvl w:val="3"/>
          <w:numId w:val="219"/>
        </w:numPr>
        <w:contextualSpacing/>
        <w:rPr>
          <w:ins w:id="21685" w:author="Rev 6 Allen Wirfs-Brock" w:date="2012-02-22T17:23:00Z"/>
        </w:rPr>
      </w:pPr>
      <w:ins w:id="21686" w:author="Rev 7 Allen Wirfs-Brock" w:date="2012-04-10T11:49:00Z">
        <w:r>
          <w:t>ReturnIfAbrupt(</w:t>
        </w:r>
        <w:r w:rsidRPr="00E77497">
          <w:rPr>
            <w:i/>
          </w:rPr>
          <w:t>accumulator</w:t>
        </w:r>
        <w:r>
          <w:t>).</w:t>
        </w:r>
      </w:ins>
      <w:ins w:id="21687" w:author="Rev 6 Allen Wirfs-Brock" w:date="2012-02-22T17:23:00Z">
        <w:del w:id="21688"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r w:rsidR="00E30F6D" w:rsidDel="00134DAD">
            <w:delText>.</w:delText>
          </w:r>
        </w:del>
      </w:ins>
    </w:p>
    <w:p w14:paraId="405E3821" w14:textId="77777777"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14:paraId="799C1B0F"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74C6FCD1" w14:textId="77777777"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14:paraId="10DDCD33" w14:textId="77777777"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14:paraId="2815C6F7"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667EB65D"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14:paraId="2626F650" w14:textId="77777777" w:rsidR="004C02EF" w:rsidRPr="00E77497" w:rsidRDefault="004C02EF" w:rsidP="00834A33">
      <w:pPr>
        <w:pStyle w:val="Alg4"/>
        <w:numPr>
          <w:ilvl w:val="2"/>
          <w:numId w:val="219"/>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FC41D73" w14:textId="77777777" w:rsidR="00E30F6D" w:rsidRPr="00E77497" w:rsidRDefault="00134DAD" w:rsidP="00E30F6D">
      <w:pPr>
        <w:pStyle w:val="Alg4"/>
        <w:numPr>
          <w:ilvl w:val="2"/>
          <w:numId w:val="219"/>
        </w:numPr>
        <w:contextualSpacing/>
        <w:rPr>
          <w:ins w:id="21689" w:author="Rev 6 Allen Wirfs-Brock" w:date="2012-02-22T17:19:00Z"/>
        </w:rPr>
      </w:pPr>
      <w:ins w:id="21690" w:author="Rev 7 Allen Wirfs-Brock" w:date="2012-04-10T11:50:00Z">
        <w:r>
          <w:t>ReturnIfAbrupt(</w:t>
        </w:r>
        <w:r>
          <w:rPr>
            <w:i/>
          </w:rPr>
          <w:t>kValue</w:t>
        </w:r>
        <w:r>
          <w:t>)</w:t>
        </w:r>
      </w:ins>
      <w:ins w:id="21691" w:author="Rev 6 Allen Wirfs-Brock" w:date="2012-02-22T17:19:00Z">
        <w:del w:id="21692" w:author="Rev 7 Allen Wirfs-Brock" w:date="2012-04-10T11:50: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61AA9C11" w14:textId="77777777" w:rsidR="004C02EF" w:rsidRPr="00E77497" w:rsidRDefault="004C02EF" w:rsidP="00834A33">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69322977" w14:textId="77777777" w:rsidR="00E30F6D" w:rsidRPr="00E77497" w:rsidRDefault="00134DAD" w:rsidP="00E30F6D">
      <w:pPr>
        <w:pStyle w:val="Alg4"/>
        <w:numPr>
          <w:ilvl w:val="2"/>
          <w:numId w:val="219"/>
        </w:numPr>
        <w:contextualSpacing/>
        <w:rPr>
          <w:ins w:id="21693" w:author="Rev 6 Allen Wirfs-Brock" w:date="2012-02-22T17:23:00Z"/>
        </w:rPr>
      </w:pPr>
      <w:ins w:id="21694" w:author="Rev 7 Allen Wirfs-Brock" w:date="2012-04-10T11:49:00Z">
        <w:r>
          <w:t>ReturnIfAbrupt(</w:t>
        </w:r>
        <w:r w:rsidRPr="00E77497">
          <w:rPr>
            <w:i/>
          </w:rPr>
          <w:t>accumulator</w:t>
        </w:r>
        <w:r>
          <w:t>)</w:t>
        </w:r>
      </w:ins>
      <w:ins w:id="21695" w:author="Rev 6 Allen Wirfs-Brock" w:date="2012-02-22T17:23:00Z">
        <w:del w:id="21696"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446DACA5" w14:textId="77777777"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14:paraId="3E851DCB" w14:textId="77777777"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14:paraId="13D4C526"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649BF275"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 host object is implementation-dependent.</w:t>
      </w:r>
    </w:p>
    <w:p w14:paraId="4DB1606C" w14:textId="77777777" w:rsidR="004C02EF" w:rsidRPr="00E77497" w:rsidRDefault="004C02EF" w:rsidP="004C02EF">
      <w:pPr>
        <w:pStyle w:val="40"/>
        <w:numPr>
          <w:ilvl w:val="0"/>
          <w:numId w:val="0"/>
        </w:numPr>
      </w:pPr>
      <w:r w:rsidRPr="00E77497">
        <w:t>15.4.4.22</w:t>
      </w:r>
      <w:r w:rsidRPr="00E77497">
        <w:tab/>
        <w:t>Array.prototype.reduceRight ( callbackfn [ , initialValue ] )</w:t>
      </w:r>
    </w:p>
    <w:p w14:paraId="28CCFAFC"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5AC550AA"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5EB46FA9" w14:textId="77777777"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4B2C816F" w14:textId="77777777"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056E4D67" w14:textId="77777777"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739C263B" w14:textId="77777777"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873A004" w14:textId="77777777" w:rsidR="00134DAD" w:rsidRDefault="00134DAD" w:rsidP="00134DAD">
      <w:pPr>
        <w:pStyle w:val="Alg4"/>
        <w:numPr>
          <w:ilvl w:val="0"/>
          <w:numId w:val="220"/>
        </w:numPr>
        <w:rPr>
          <w:ins w:id="21697" w:author="Rev 7 Allen Wirfs-Brock" w:date="2012-04-10T12:06:00Z"/>
        </w:rPr>
      </w:pPr>
      <w:ins w:id="21698" w:author="Rev 7 Allen Wirfs-Brock" w:date="2012-04-10T12:06:00Z">
        <w:r>
          <w:t>ReturnIfAbrupt(</w:t>
        </w:r>
        <w:r>
          <w:rPr>
            <w:i/>
          </w:rPr>
          <w:t>O</w:t>
        </w:r>
        <w:r>
          <w:t>).</w:t>
        </w:r>
      </w:ins>
    </w:p>
    <w:p w14:paraId="16CE9997" w14:textId="77777777" w:rsidR="004C02EF" w:rsidRPr="00E77497" w:rsidRDefault="004C02EF" w:rsidP="00834A33">
      <w:pPr>
        <w:pStyle w:val="Alg4"/>
        <w:numPr>
          <w:ilvl w:val="0"/>
          <w:numId w:val="220"/>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EE6EB0F" w14:textId="77777777" w:rsidR="004C02EF" w:rsidRPr="00E77497" w:rsidRDefault="004C02EF" w:rsidP="00834A33">
      <w:pPr>
        <w:pStyle w:val="Alg4"/>
        <w:numPr>
          <w:ilvl w:val="0"/>
          <w:numId w:val="220"/>
        </w:numPr>
      </w:pPr>
      <w:r w:rsidRPr="00E77497">
        <w:t xml:space="preserve">Let </w:t>
      </w:r>
      <w:r w:rsidRPr="00E77497">
        <w:rPr>
          <w:i/>
        </w:rPr>
        <w:t>len</w:t>
      </w:r>
      <w:r w:rsidRPr="00E77497">
        <w:t xml:space="preserve"> be ToUint32(</w:t>
      </w:r>
      <w:r w:rsidRPr="00E77497">
        <w:rPr>
          <w:i/>
        </w:rPr>
        <w:t>lenValue</w:t>
      </w:r>
      <w:r w:rsidRPr="00E77497">
        <w:t>).</w:t>
      </w:r>
    </w:p>
    <w:p w14:paraId="4BD45093" w14:textId="77777777" w:rsidR="00E1304F" w:rsidRPr="00E77497" w:rsidRDefault="00C82981" w:rsidP="00E1304F">
      <w:pPr>
        <w:pStyle w:val="Alg4"/>
        <w:numPr>
          <w:ilvl w:val="0"/>
          <w:numId w:val="220"/>
        </w:numPr>
        <w:contextualSpacing/>
        <w:rPr>
          <w:ins w:id="21699" w:author="Rev 6 Allen Wirfs-Brock" w:date="2012-02-22T17:13:00Z"/>
        </w:rPr>
      </w:pPr>
      <w:ins w:id="21700" w:author="Rev 6 Allen Wirfs-Brock" w:date="2012-02-26T09:06:00Z">
        <w:r>
          <w:t>ReturnIfAbrupt(</w:t>
        </w:r>
        <w:r w:rsidRPr="00E77497">
          <w:rPr>
            <w:i/>
          </w:rPr>
          <w:t>len</w:t>
        </w:r>
        <w:r>
          <w:t>).</w:t>
        </w:r>
      </w:ins>
    </w:p>
    <w:p w14:paraId="2B240519" w14:textId="77777777"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FE466ED" w14:textId="77777777" w:rsidR="004C02EF" w:rsidRPr="00E77497" w:rsidRDefault="004C02EF" w:rsidP="00834A33">
      <w:pPr>
        <w:pStyle w:val="Alg4"/>
        <w:numPr>
          <w:ilvl w:val="0"/>
          <w:numId w:val="220"/>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184D5995" w14:textId="77777777"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14:paraId="6A72678B" w14:textId="77777777"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14:paraId="41FB2519" w14:textId="77777777"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14:paraId="5ACB159C" w14:textId="77777777" w:rsidR="004C02EF" w:rsidRPr="00E77497" w:rsidRDefault="004C02EF" w:rsidP="00834A33">
      <w:pPr>
        <w:pStyle w:val="Alg4"/>
        <w:numPr>
          <w:ilvl w:val="0"/>
          <w:numId w:val="220"/>
        </w:numPr>
      </w:pPr>
      <w:r w:rsidRPr="00E77497">
        <w:t xml:space="preserve">Else, </w:t>
      </w:r>
      <w:r w:rsidRPr="00E77497">
        <w:rPr>
          <w:i/>
        </w:rPr>
        <w:t>initialValue</w:t>
      </w:r>
      <w:r w:rsidRPr="00E77497">
        <w:t xml:space="preserve"> is not present</w:t>
      </w:r>
    </w:p>
    <w:p w14:paraId="3C08E03B"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14:paraId="3B8F1A1D" w14:textId="77777777"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7BE9ACD6" w14:textId="77777777"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14:paraId="4E9899EF" w14:textId="77777777" w:rsidR="004C02EF" w:rsidRPr="00E77497" w:rsidRDefault="004C02EF" w:rsidP="00834A33">
      <w:pPr>
        <w:pStyle w:val="Alg4"/>
        <w:numPr>
          <w:ilvl w:val="2"/>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4F5639F8" w14:textId="77777777"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14:paraId="39FAB842" w14:textId="77777777" w:rsidR="004C02EF" w:rsidRPr="00E77497" w:rsidRDefault="004C02EF" w:rsidP="00834A33">
      <w:pPr>
        <w:pStyle w:val="Alg4"/>
        <w:numPr>
          <w:ilvl w:val="3"/>
          <w:numId w:val="220"/>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27B9BA9" w14:textId="77777777" w:rsidR="00E30F6D" w:rsidRPr="00E77497" w:rsidRDefault="00134DAD" w:rsidP="00E30F6D">
      <w:pPr>
        <w:pStyle w:val="Alg4"/>
        <w:numPr>
          <w:ilvl w:val="3"/>
          <w:numId w:val="220"/>
        </w:numPr>
        <w:contextualSpacing/>
        <w:rPr>
          <w:ins w:id="21701" w:author="Rev 6 Allen Wirfs-Brock" w:date="2012-02-22T17:24:00Z"/>
        </w:rPr>
      </w:pPr>
      <w:ins w:id="21702" w:author="Rev 7 Allen Wirfs-Brock" w:date="2012-04-10T11:52:00Z">
        <w:r>
          <w:t>ReturnIfAbrupt(</w:t>
        </w:r>
        <w:r w:rsidRPr="00E77497">
          <w:rPr>
            <w:i/>
          </w:rPr>
          <w:t>accumulator</w:t>
        </w:r>
        <w:r>
          <w:t>)</w:t>
        </w:r>
      </w:ins>
      <w:ins w:id="21703" w:author="Rev 6 Allen Wirfs-Brock" w:date="2012-02-22T17:24:00Z">
        <w:del w:id="21704"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3B0F7A83" w14:textId="77777777"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14:paraId="5BDBBE71"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1825E080" w14:textId="77777777"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14:paraId="0022541D" w14:textId="77777777"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14:paraId="40018632"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58605B5"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14:paraId="5195B4F0" w14:textId="77777777" w:rsidR="004C02EF" w:rsidRPr="00E77497" w:rsidRDefault="004C02EF" w:rsidP="00834A33">
      <w:pPr>
        <w:pStyle w:val="Alg4"/>
        <w:numPr>
          <w:ilvl w:val="2"/>
          <w:numId w:val="220"/>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774B4043" w14:textId="77777777" w:rsidR="00E30F6D" w:rsidRPr="00E77497" w:rsidRDefault="00134DAD" w:rsidP="00E30F6D">
      <w:pPr>
        <w:pStyle w:val="Alg4"/>
        <w:numPr>
          <w:ilvl w:val="2"/>
          <w:numId w:val="220"/>
        </w:numPr>
        <w:contextualSpacing/>
        <w:rPr>
          <w:ins w:id="21705" w:author="Rev 6 Allen Wirfs-Brock" w:date="2012-02-22T17:19:00Z"/>
        </w:rPr>
      </w:pPr>
      <w:ins w:id="21706" w:author="Rev 7 Allen Wirfs-Brock" w:date="2012-04-10T11:53:00Z">
        <w:r>
          <w:t>ReturnIfAbrupt(</w:t>
        </w:r>
        <w:r>
          <w:rPr>
            <w:i/>
          </w:rPr>
          <w:t>kValue</w:t>
        </w:r>
        <w:r>
          <w:t>)</w:t>
        </w:r>
      </w:ins>
      <w:ins w:id="21707" w:author="Rev 6 Allen Wirfs-Brock" w:date="2012-02-22T17:19:00Z">
        <w:del w:id="21708" w:author="Rev 7 Allen Wirfs-Brock" w:date="2012-04-10T11:5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1CED4BD2" w14:textId="77777777" w:rsidR="004C02EF" w:rsidRPr="00E77497" w:rsidRDefault="004C02EF" w:rsidP="00834A33">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568265F8" w14:textId="77777777" w:rsidR="00E30F6D" w:rsidRPr="00E77497" w:rsidRDefault="00134DAD" w:rsidP="00E30F6D">
      <w:pPr>
        <w:pStyle w:val="Alg4"/>
        <w:numPr>
          <w:ilvl w:val="2"/>
          <w:numId w:val="220"/>
        </w:numPr>
        <w:contextualSpacing/>
        <w:rPr>
          <w:ins w:id="21709" w:author="Rev 6 Allen Wirfs-Brock" w:date="2012-02-22T17:25:00Z"/>
        </w:rPr>
      </w:pPr>
      <w:ins w:id="21710" w:author="Rev 7 Allen Wirfs-Brock" w:date="2012-04-10T11:52:00Z">
        <w:r>
          <w:t>ReturnIfAbrupt(</w:t>
        </w:r>
        <w:r w:rsidRPr="00E77497">
          <w:rPr>
            <w:i/>
          </w:rPr>
          <w:t>accumulator</w:t>
        </w:r>
        <w:r>
          <w:t>)</w:t>
        </w:r>
      </w:ins>
      <w:ins w:id="21711" w:author="Rev 6 Allen Wirfs-Brock" w:date="2012-02-22T17:25:00Z">
        <w:del w:id="21712"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638EBB26" w14:textId="77777777"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14:paraId="75AE9BC2" w14:textId="77777777"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14:paraId="469A6473"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2C0C7D19"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 host object is implementation-dependent.</w:t>
      </w:r>
    </w:p>
    <w:p w14:paraId="76280271" w14:textId="77777777" w:rsidR="004C02EF" w:rsidRPr="00E77497" w:rsidRDefault="004C02EF" w:rsidP="00B43482">
      <w:pPr>
        <w:pStyle w:val="30"/>
        <w:numPr>
          <w:ilvl w:val="0"/>
          <w:numId w:val="0"/>
        </w:numPr>
      </w:pPr>
      <w:bookmarkStart w:id="21713" w:name="_Toc472818925"/>
      <w:bookmarkStart w:id="21714" w:name="_Toc235503503"/>
      <w:bookmarkStart w:id="21715" w:name="_Toc241509278"/>
      <w:bookmarkStart w:id="21716" w:name="_Toc244416765"/>
      <w:bookmarkStart w:id="21717" w:name="_Toc276631129"/>
      <w:bookmarkStart w:id="21718" w:name="_Toc323907760"/>
      <w:r w:rsidRPr="00E77497">
        <w:t>15.4.5</w:t>
      </w:r>
      <w:r w:rsidRPr="00E77497">
        <w:tab/>
        <w:t>Properties of Array Instance</w:t>
      </w:r>
      <w:bookmarkEnd w:id="21455"/>
      <w:bookmarkEnd w:id="21468"/>
      <w:bookmarkEnd w:id="21469"/>
      <w:r w:rsidRPr="00E77497">
        <w:t>s</w:t>
      </w:r>
      <w:bookmarkEnd w:id="21713"/>
      <w:bookmarkEnd w:id="21714"/>
      <w:bookmarkEnd w:id="21715"/>
      <w:bookmarkEnd w:id="21716"/>
      <w:bookmarkEnd w:id="21717"/>
      <w:bookmarkEnd w:id="21718"/>
    </w:p>
    <w:p w14:paraId="77F2AB7F" w14:textId="77777777" w:rsidR="004C02EF" w:rsidRPr="00E77497" w:rsidRDefault="004C02EF" w:rsidP="004C02EF">
      <w:r w:rsidRPr="00E77497">
        <w:t xml:space="preserve">Array instances inherit properties from the Array prototype object and </w:t>
      </w:r>
      <w:del w:id="21719" w:author="Allen Wirfs-Brock" w:date="2011-07-02T14:01:00Z">
        <w:r w:rsidRPr="00E77497" w:rsidDel="00963019">
          <w:delText xml:space="preserve">their [[Class]] </w:delText>
        </w:r>
      </w:del>
      <w:ins w:id="21720" w:author="Allen Wirfs-Brock" w:date="2011-07-02T14:01:00Z">
        <w:r w:rsidR="00963019" w:rsidRPr="00E77497">
          <w:t>have the [[</w:t>
        </w:r>
        <w:del w:id="21721" w:author="Rev 3 Allen Wirfs-Brock" w:date="2011-09-07T15:42:00Z">
          <w:r w:rsidR="00963019" w:rsidRPr="00E77497" w:rsidDel="009D141F">
            <w:delText>IsArray</w:delText>
          </w:r>
        </w:del>
      </w:ins>
      <w:ins w:id="21722" w:author="Rev 3 Allen Wirfs-Brock" w:date="2011-09-07T15:42:00Z">
        <w:r w:rsidR="009D141F" w:rsidRPr="00E77497">
          <w:t>NativeBrand</w:t>
        </w:r>
      </w:ins>
      <w:ins w:id="21723" w:author="Allen Wirfs-Brock" w:date="2011-07-02T14:01:00Z">
        <w:r w:rsidR="00963019" w:rsidRPr="00E77497">
          <w:t xml:space="preserve">]] </w:t>
        </w:r>
      </w:ins>
      <w:r w:rsidRPr="00E77497">
        <w:t>internal property</w:t>
      </w:r>
      <w:ins w:id="21724" w:author="Rev 3 Allen Wirfs-Brock" w:date="2011-09-07T15:42:00Z">
        <w:r w:rsidR="009D141F" w:rsidRPr="00E77497">
          <w:t xml:space="preserve"> with value NativeArray</w:t>
        </w:r>
      </w:ins>
      <w:del w:id="21725" w:author="Allen Wirfs-Brock" w:date="2011-07-02T14:02:00Z">
        <w:r w:rsidRPr="00E77497" w:rsidDel="00963019">
          <w:delText xml:space="preserve"> value is </w:delText>
        </w:r>
        <w:r w:rsidRPr="00E77497" w:rsidDel="00963019">
          <w:rPr>
            <w:rFonts w:ascii="Courier New" w:hAnsi="Courier New" w:cs="Courier New"/>
            <w:b/>
          </w:rPr>
          <w:delText>"Array"</w:delText>
        </w:r>
      </w:del>
      <w:r w:rsidRPr="00E77497">
        <w:t>. Array instances also have the following properties.</w:t>
      </w:r>
      <w:bookmarkStart w:id="21726" w:name="_Hlt424531027"/>
      <w:bookmarkStart w:id="21727" w:name="_Ref384024926"/>
      <w:bookmarkStart w:id="21728" w:name="_Ref385487297"/>
      <w:bookmarkStart w:id="21729" w:name="_Toc385672300"/>
      <w:bookmarkStart w:id="21730" w:name="_Toc393690416"/>
      <w:bookmarkEnd w:id="21726"/>
    </w:p>
    <w:p w14:paraId="33AA307B" w14:textId="77777777" w:rsidR="004C02EF" w:rsidRPr="00E77497" w:rsidRDefault="004C02EF" w:rsidP="004C02EF">
      <w:pPr>
        <w:pStyle w:val="40"/>
        <w:numPr>
          <w:ilvl w:val="0"/>
          <w:numId w:val="0"/>
        </w:numPr>
      </w:pPr>
      <w:bookmarkStart w:id="21731" w:name="_Ref424531062"/>
      <w:r w:rsidRPr="00E77497">
        <w:t>15.4.5.1</w:t>
      </w:r>
      <w:r w:rsidRPr="00E77497">
        <w:tab/>
        <w:t>[[DefineOwnProperty]</w:t>
      </w:r>
      <w:bookmarkEnd w:id="21727"/>
      <w:r w:rsidRPr="00E77497">
        <w:t xml:space="preserve">] ( P, </w:t>
      </w:r>
      <w:bookmarkEnd w:id="21728"/>
      <w:bookmarkEnd w:id="21729"/>
      <w:bookmarkEnd w:id="21730"/>
      <w:r w:rsidRPr="00E77497">
        <w:t>Desc, Throw )</w:t>
      </w:r>
      <w:bookmarkEnd w:id="21731"/>
    </w:p>
    <w:p w14:paraId="2312B694" w14:textId="77777777" w:rsidR="004C02EF" w:rsidRPr="00E77497" w:rsidRDefault="004C02EF" w:rsidP="004C02EF">
      <w:r w:rsidRPr="00E77497">
        <w:t>Array objects use a variation of the [[DefineOwnProperty]] internal method used for other native ECMAScript objects (8.12.9).</w:t>
      </w:r>
      <w:bookmarkStart w:id="21732" w:name="_Toc382291626"/>
    </w:p>
    <w:p w14:paraId="1FF301B7" w14:textId="77777777" w:rsidR="004C02EF" w:rsidRPr="00E77497" w:rsidRDefault="004C02EF" w:rsidP="004C02EF">
      <w:r w:rsidRPr="00E77497">
        <w:t xml:space="preserve">Assume </w:t>
      </w:r>
      <w:r w:rsidRPr="00E77497">
        <w:rPr>
          <w:rFonts w:ascii="Times New Roman" w:hAnsi="Times New Roman"/>
          <w:i/>
        </w:rPr>
        <w:t xml:space="preserve">A </w:t>
      </w:r>
      <w:r w:rsidRPr="00E77497">
        <w:t xml:space="preserve">is an Array object, </w:t>
      </w:r>
      <w:r w:rsidRPr="00E77497">
        <w:rPr>
          <w:rFonts w:ascii="Times New Roman" w:hAnsi="Times New Roman"/>
          <w:i/>
        </w:rPr>
        <w:t>Desc</w:t>
      </w:r>
      <w:r w:rsidRPr="00E77497">
        <w:t xml:space="preserve"> is a Property Descriptor, and </w:t>
      </w:r>
      <w:r w:rsidRPr="00E77497">
        <w:rPr>
          <w:rFonts w:ascii="Times New Roman" w:hAnsi="Times New Roman"/>
          <w:i/>
        </w:rPr>
        <w:t xml:space="preserve">Throw </w:t>
      </w:r>
      <w:r w:rsidRPr="00E77497">
        <w:t>is a Boolean flag.</w:t>
      </w:r>
    </w:p>
    <w:p w14:paraId="48959AED" w14:textId="77777777" w:rsidR="004C02EF" w:rsidRPr="00E77497" w:rsidRDefault="004C02EF" w:rsidP="004C02EF">
      <w:r w:rsidRPr="00E77497">
        <w:t>In the following algorithm, the term “</w:t>
      </w:r>
      <w:r w:rsidRPr="00E77497">
        <w:rPr>
          <w:rFonts w:ascii="Times New Roman" w:hAnsi="Times New Roman"/>
        </w:rPr>
        <w:t>Reject</w:t>
      </w:r>
      <w:r w:rsidRPr="00E77497">
        <w:t>” means “</w:t>
      </w:r>
      <w:r w:rsidRPr="00E77497">
        <w:rPr>
          <w:rFonts w:ascii="Times New Roman" w:hAnsi="Times New Roman"/>
        </w:rPr>
        <w:t xml:space="preserve">If </w:t>
      </w:r>
      <w:r w:rsidRPr="00E77497">
        <w:rPr>
          <w:rFonts w:ascii="Times New Roman" w:hAnsi="Times New Roman"/>
          <w:i/>
        </w:rPr>
        <w:t xml:space="preserve">Throw </w:t>
      </w:r>
      <w:r w:rsidRPr="00E77497">
        <w:rPr>
          <w:rFonts w:ascii="Times New Roman" w:hAnsi="Times New Roman"/>
        </w:rPr>
        <w:t xml:space="preserve">is </w:t>
      </w:r>
      <w:r w:rsidRPr="00E77497">
        <w:rPr>
          <w:rFonts w:ascii="Times New Roman" w:hAnsi="Times New Roman"/>
          <w:b/>
        </w:rPr>
        <w:t>true</w:t>
      </w:r>
      <w:r w:rsidRPr="00E77497">
        <w:rPr>
          <w:rFonts w:ascii="Times New Roman" w:hAnsi="Times New Roman"/>
        </w:rPr>
        <w:t xml:space="preserve">, then throw a </w:t>
      </w:r>
      <w:r w:rsidRPr="00E77497">
        <w:rPr>
          <w:rFonts w:ascii="Times New Roman" w:hAnsi="Times New Roman"/>
          <w:b/>
        </w:rPr>
        <w:t>TypeError</w:t>
      </w:r>
      <w:r w:rsidRPr="00E77497">
        <w:rPr>
          <w:rFonts w:ascii="Times New Roman" w:hAnsi="Times New Roman"/>
        </w:rPr>
        <w:t xml:space="preserve"> exception, otherwise return </w:t>
      </w:r>
      <w:r w:rsidRPr="00E77497">
        <w:rPr>
          <w:rFonts w:ascii="Times New Roman" w:hAnsi="Times New Roman"/>
          <w:b/>
        </w:rPr>
        <w:t>false</w:t>
      </w:r>
      <w:r w:rsidRPr="00E77497">
        <w:rPr>
          <w:rFonts w:ascii="Times New Roman" w:hAnsi="Times New Roman"/>
        </w:rPr>
        <w:t>.</w:t>
      </w:r>
      <w:r w:rsidRPr="00E77497">
        <w:t>”</w:t>
      </w:r>
    </w:p>
    <w:p w14:paraId="2E6560F2" w14:textId="77777777" w:rsidR="004C02EF" w:rsidRPr="00E77497" w:rsidRDefault="004C02EF" w:rsidP="004C02EF">
      <w:r w:rsidRPr="00E77497">
        <w:t xml:space="preserve">When the [[DefineOwnProperty]] internal method of </w:t>
      </w:r>
      <w:r w:rsidRPr="00E77497">
        <w:rPr>
          <w:rFonts w:ascii="Times New Roman" w:hAnsi="Times New Roman"/>
          <w:i/>
        </w:rPr>
        <w:t>A</w:t>
      </w:r>
      <w:r w:rsidRPr="00E77497">
        <w:t xml:space="preserve"> is called with property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0244FE82" w14:textId="77777777" w:rsidR="00C82981" w:rsidDel="008F79D4" w:rsidRDefault="00C82981" w:rsidP="00C82981">
      <w:pPr>
        <w:pStyle w:val="Alg4"/>
        <w:numPr>
          <w:ilvl w:val="0"/>
          <w:numId w:val="221"/>
        </w:numPr>
        <w:rPr>
          <w:ins w:id="21733" w:author="Rev 6 Allen Wirfs-Brock" w:date="2012-02-26T09:07:00Z"/>
          <w:del w:id="21734" w:author="Rev 7 Allen Wirfs-Brock" w:date="2012-04-09T16:34:00Z"/>
        </w:rPr>
      </w:pPr>
      <w:ins w:id="21735" w:author="Rev 6 Allen Wirfs-Brock" w:date="2012-02-26T09:07:00Z">
        <w:del w:id="21736" w:author="Rev 7 Allen Wirfs-Brock" w:date="2012-04-09T16:34:00Z">
          <w:r w:rsidDel="008F79D4">
            <w:delText>ReturnIfAbrupt(</w:delText>
          </w:r>
          <w:r w:rsidDel="008F79D4">
            <w:rPr>
              <w:i/>
            </w:rPr>
            <w:delText>A</w:delText>
          </w:r>
          <w:r w:rsidDel="008F79D4">
            <w:delText>).</w:delText>
          </w:r>
        </w:del>
      </w:ins>
    </w:p>
    <w:p w14:paraId="2BE4657E" w14:textId="77777777" w:rsidR="004C02EF" w:rsidRPr="00E77497" w:rsidRDefault="004C02EF" w:rsidP="00834A33">
      <w:pPr>
        <w:pStyle w:val="Alg4"/>
        <w:numPr>
          <w:ilvl w:val="0"/>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74166951" w14:textId="77777777" w:rsidR="004C02EF" w:rsidRPr="00E77497" w:rsidRDefault="004C02EF" w:rsidP="00834A33">
      <w:pPr>
        <w:pStyle w:val="Alg4"/>
        <w:numPr>
          <w:ilvl w:val="0"/>
          <w:numId w:val="221"/>
        </w:numPr>
      </w:pPr>
      <w:r w:rsidRPr="00E77497">
        <w:t xml:space="preserve">Let </w:t>
      </w:r>
      <w:r w:rsidRPr="00E77497">
        <w:rPr>
          <w:i/>
        </w:rPr>
        <w:t>oldLen</w:t>
      </w:r>
      <w:r w:rsidRPr="00E77497">
        <w:t xml:space="preserve"> be </w:t>
      </w:r>
      <w:r w:rsidRPr="00E77497">
        <w:rPr>
          <w:i/>
        </w:rPr>
        <w:t>oldLenDesc</w:t>
      </w:r>
      <w:r w:rsidRPr="00E77497">
        <w:t>.[[Value]].</w:t>
      </w:r>
    </w:p>
    <w:p w14:paraId="1AD33167" w14:textId="77777777" w:rsidR="004C02EF" w:rsidRPr="00E77497" w:rsidRDefault="004C02EF" w:rsidP="00834A33">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331B0254" w14:textId="77777777" w:rsidR="004C02EF" w:rsidRPr="00E77497" w:rsidRDefault="004C02EF" w:rsidP="00834A33">
      <w:pPr>
        <w:pStyle w:val="Alg4"/>
        <w:numPr>
          <w:ilvl w:val="1"/>
          <w:numId w:val="221"/>
        </w:numPr>
      </w:pPr>
      <w:r w:rsidRPr="00E77497">
        <w:t xml:space="preserve">If the [[Value]] field of </w:t>
      </w:r>
      <w:r w:rsidRPr="00E77497">
        <w:rPr>
          <w:i/>
        </w:rPr>
        <w:t>Desc</w:t>
      </w:r>
      <w:r w:rsidRPr="00E77497">
        <w:t xml:space="preserve"> is absent, then</w:t>
      </w:r>
    </w:p>
    <w:p w14:paraId="2E35160D"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Desc</w:t>
      </w:r>
      <w:r w:rsidRPr="00E77497">
        <w:t xml:space="preserve">, and </w:t>
      </w:r>
      <w:r w:rsidRPr="00E77497">
        <w:rPr>
          <w:i/>
        </w:rPr>
        <w:t>Throw</w:t>
      </w:r>
      <w:r w:rsidRPr="00E77497">
        <w:t xml:space="preserve"> as arguments.</w:t>
      </w:r>
    </w:p>
    <w:p w14:paraId="459BB9C7" w14:textId="77777777" w:rsidR="004C02EF" w:rsidRPr="00E77497" w:rsidRDefault="004C02EF" w:rsidP="00834A33">
      <w:pPr>
        <w:pStyle w:val="Alg4"/>
        <w:numPr>
          <w:ilvl w:val="1"/>
          <w:numId w:val="221"/>
        </w:numPr>
      </w:pPr>
      <w:r w:rsidRPr="00E77497">
        <w:t xml:space="preserve">Let </w:t>
      </w:r>
      <w:r w:rsidRPr="00E77497">
        <w:rPr>
          <w:i/>
        </w:rPr>
        <w:t>newLenDesc</w:t>
      </w:r>
      <w:r w:rsidRPr="00E77497">
        <w:t xml:space="preserve"> be a copy of </w:t>
      </w:r>
      <w:r w:rsidRPr="00E77497">
        <w:rPr>
          <w:i/>
        </w:rPr>
        <w:t>Desc</w:t>
      </w:r>
      <w:r w:rsidRPr="00E77497">
        <w:t>.</w:t>
      </w:r>
    </w:p>
    <w:p w14:paraId="0232E4F5" w14:textId="77777777" w:rsidR="004C02EF" w:rsidRPr="00E77497" w:rsidRDefault="004C02EF" w:rsidP="00834A33">
      <w:pPr>
        <w:pStyle w:val="Alg4"/>
        <w:numPr>
          <w:ilvl w:val="1"/>
          <w:numId w:val="221"/>
        </w:numPr>
      </w:pPr>
      <w:r w:rsidRPr="00E77497">
        <w:t xml:space="preserve">Let </w:t>
      </w:r>
      <w:r w:rsidRPr="00E77497">
        <w:rPr>
          <w:i/>
        </w:rPr>
        <w:t>newLen</w:t>
      </w:r>
      <w:r w:rsidRPr="00E77497">
        <w:t xml:space="preserve"> be ToUint32(</w:t>
      </w:r>
      <w:r w:rsidRPr="00E77497">
        <w:rPr>
          <w:i/>
        </w:rPr>
        <w:t>Desc</w:t>
      </w:r>
      <w:r w:rsidRPr="00E77497">
        <w:t>.[[Value]]).</w:t>
      </w:r>
    </w:p>
    <w:p w14:paraId="7586406D"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3A6282FF" w14:textId="77777777" w:rsidR="004C02EF" w:rsidRPr="00E77497" w:rsidRDefault="004C02EF" w:rsidP="00834A33">
      <w:pPr>
        <w:pStyle w:val="Alg4"/>
        <w:numPr>
          <w:ilvl w:val="1"/>
          <w:numId w:val="221"/>
        </w:numPr>
      </w:pPr>
      <w:r w:rsidRPr="00E77497">
        <w:t xml:space="preserve">Set </w:t>
      </w:r>
      <w:r w:rsidRPr="00E77497">
        <w:rPr>
          <w:i/>
        </w:rPr>
        <w:t>newLenDesc</w:t>
      </w:r>
      <w:r w:rsidRPr="00E77497">
        <w:t>.[[Value]</w:t>
      </w:r>
      <w:r w:rsidR="00245531" w:rsidRPr="00E77497">
        <w:t>]</w:t>
      </w:r>
      <w:r w:rsidRPr="00E77497">
        <w:t xml:space="preserve"> to </w:t>
      </w:r>
      <w:r w:rsidRPr="00E77497">
        <w:rPr>
          <w:i/>
        </w:rPr>
        <w:t>newLen</w:t>
      </w:r>
      <w:r w:rsidRPr="00E77497">
        <w:t>.</w:t>
      </w:r>
    </w:p>
    <w:p w14:paraId="704842AE"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w:t>
      </w:r>
      <w:r w:rsidRPr="00E77497">
        <w:rPr>
          <w:i/>
        </w:rPr>
        <w:t>oldLen</w:t>
      </w:r>
      <w:r w:rsidRPr="00E77497">
        <w:t>, then</w:t>
      </w:r>
    </w:p>
    <w:p w14:paraId="1F330972"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03FE1430" w14:textId="77777777" w:rsidR="004C02EF" w:rsidRPr="00E77497" w:rsidRDefault="004C02EF" w:rsidP="00834A33">
      <w:pPr>
        <w:pStyle w:val="Alg4"/>
        <w:numPr>
          <w:ilvl w:val="1"/>
          <w:numId w:val="221"/>
        </w:numPr>
      </w:pPr>
      <w:r w:rsidRPr="00E77497">
        <w:t xml:space="preserve">Reject if </w:t>
      </w:r>
      <w:r w:rsidRPr="00E77497">
        <w:rPr>
          <w:i/>
        </w:rPr>
        <w:t>oldLenDesc</w:t>
      </w:r>
      <w:r w:rsidRPr="00E77497">
        <w:t xml:space="preserve">.[[Writable]] is </w:t>
      </w:r>
      <w:r w:rsidRPr="00E77497">
        <w:rPr>
          <w:b/>
        </w:rPr>
        <w:t>false</w:t>
      </w:r>
      <w:r w:rsidRPr="00E77497">
        <w:t>.</w:t>
      </w:r>
    </w:p>
    <w:p w14:paraId="45592AA3" w14:textId="77777777" w:rsidR="004C02EF" w:rsidRPr="00E77497" w:rsidRDefault="004C02EF" w:rsidP="00834A33">
      <w:pPr>
        <w:pStyle w:val="Alg4"/>
        <w:numPr>
          <w:ilvl w:val="1"/>
          <w:numId w:val="22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08C587B5" w14:textId="77777777" w:rsidR="004C02EF" w:rsidRPr="00E77497" w:rsidRDefault="004C02EF" w:rsidP="00834A33">
      <w:pPr>
        <w:pStyle w:val="Alg4"/>
        <w:numPr>
          <w:ilvl w:val="1"/>
          <w:numId w:val="221"/>
        </w:numPr>
      </w:pPr>
      <w:r w:rsidRPr="00E77497">
        <w:t>Else,</w:t>
      </w:r>
    </w:p>
    <w:p w14:paraId="1CF3F217" w14:textId="77777777" w:rsidR="004C02EF" w:rsidRPr="00E77497" w:rsidRDefault="004C02EF" w:rsidP="00834A33">
      <w:pPr>
        <w:pStyle w:val="Alg4"/>
        <w:numPr>
          <w:ilvl w:val="2"/>
          <w:numId w:val="221"/>
        </w:numPr>
      </w:pPr>
      <w:r w:rsidRPr="00E77497">
        <w:t xml:space="preserve">Need to defer setting the [[Writable]] attribute to </w:t>
      </w:r>
      <w:r w:rsidRPr="00E77497">
        <w:rPr>
          <w:b/>
        </w:rPr>
        <w:t>false</w:t>
      </w:r>
      <w:r w:rsidRPr="00E77497">
        <w:t xml:space="preserve"> in case any elements cannot be deleted.</w:t>
      </w:r>
    </w:p>
    <w:p w14:paraId="559B0CD5" w14:textId="77777777" w:rsidR="004C02EF" w:rsidRPr="00E77497" w:rsidRDefault="004C02EF" w:rsidP="00834A33">
      <w:pPr>
        <w:pStyle w:val="Alg4"/>
        <w:numPr>
          <w:ilvl w:val="2"/>
          <w:numId w:val="221"/>
        </w:numPr>
      </w:pPr>
      <w:r w:rsidRPr="00E77497">
        <w:t xml:space="preserve">Let </w:t>
      </w:r>
      <w:r w:rsidRPr="00E77497">
        <w:rPr>
          <w:i/>
        </w:rPr>
        <w:t>newWritable</w:t>
      </w:r>
      <w:r w:rsidRPr="00E77497">
        <w:t xml:space="preserve"> be </w:t>
      </w:r>
      <w:r w:rsidRPr="00E77497">
        <w:rPr>
          <w:b/>
        </w:rPr>
        <w:t>false</w:t>
      </w:r>
      <w:r w:rsidRPr="00E77497">
        <w:t>.</w:t>
      </w:r>
    </w:p>
    <w:p w14:paraId="38483539" w14:textId="77777777" w:rsidR="004C02EF" w:rsidRPr="00E77497" w:rsidRDefault="004C02EF" w:rsidP="00834A33">
      <w:pPr>
        <w:pStyle w:val="Alg4"/>
        <w:numPr>
          <w:ilvl w:val="2"/>
          <w:numId w:val="221"/>
        </w:numPr>
      </w:pPr>
      <w:r w:rsidRPr="00E77497">
        <w:t xml:space="preserve">Set </w:t>
      </w:r>
      <w:r w:rsidRPr="00E77497">
        <w:rPr>
          <w:i/>
        </w:rPr>
        <w:t>newLenDesc</w:t>
      </w:r>
      <w:r w:rsidRPr="00E77497">
        <w:t>.[[Writable]</w:t>
      </w:r>
      <w:r w:rsidR="00245531" w:rsidRPr="00E77497">
        <w:t>]</w:t>
      </w:r>
      <w:r w:rsidRPr="00E77497">
        <w:t xml:space="preserve"> to </w:t>
      </w:r>
      <w:r w:rsidRPr="00E77497">
        <w:rPr>
          <w:b/>
        </w:rPr>
        <w:t>true</w:t>
      </w:r>
      <w:r w:rsidRPr="00E77497">
        <w:t>.</w:t>
      </w:r>
    </w:p>
    <w:p w14:paraId="452EB07C"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2B356AA7" w14:textId="77777777" w:rsidR="004C02EF" w:rsidRPr="00E77497" w:rsidRDefault="004C02EF" w:rsidP="00834A33">
      <w:pPr>
        <w:pStyle w:val="Alg4"/>
        <w:numPr>
          <w:ilvl w:val="1"/>
          <w:numId w:val="22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3B4947D5" w14:textId="77777777" w:rsidR="004C02EF" w:rsidRPr="00E77497" w:rsidRDefault="004C02EF" w:rsidP="00834A33">
      <w:pPr>
        <w:pStyle w:val="Alg4"/>
        <w:numPr>
          <w:ilvl w:val="1"/>
          <w:numId w:val="221"/>
        </w:numPr>
      </w:pPr>
      <w:r w:rsidRPr="00E77497">
        <w:t xml:space="preserve">While </w:t>
      </w:r>
      <w:r w:rsidRPr="00E77497">
        <w:rPr>
          <w:i/>
        </w:rPr>
        <w:t>newLen</w:t>
      </w:r>
      <w:r w:rsidRPr="00E77497">
        <w:t xml:space="preserve"> &lt; </w:t>
      </w:r>
      <w:r w:rsidRPr="00E77497">
        <w:rPr>
          <w:i/>
        </w:rPr>
        <w:t>oldLen</w:t>
      </w:r>
      <w:r w:rsidRPr="00E77497">
        <w:t xml:space="preserve"> repeat,</w:t>
      </w:r>
    </w:p>
    <w:p w14:paraId="055594F1" w14:textId="77777777" w:rsidR="004C02EF" w:rsidRPr="00E77497" w:rsidRDefault="004C02EF" w:rsidP="00834A33">
      <w:pPr>
        <w:pStyle w:val="Alg4"/>
        <w:numPr>
          <w:ilvl w:val="2"/>
          <w:numId w:val="221"/>
        </w:numPr>
      </w:pPr>
      <w:r w:rsidRPr="00E77497">
        <w:t xml:space="preserve">Set </w:t>
      </w:r>
      <w:r w:rsidRPr="00E77497">
        <w:rPr>
          <w:i/>
        </w:rPr>
        <w:t>oldLen</w:t>
      </w:r>
      <w:r w:rsidRPr="00E77497">
        <w:t xml:space="preserve"> to </w:t>
      </w:r>
      <w:r w:rsidRPr="00E77497">
        <w:rPr>
          <w:i/>
        </w:rPr>
        <w:t>oldLen</w:t>
      </w:r>
      <w:r w:rsidRPr="00E77497">
        <w:t xml:space="preserve"> – 1.</w:t>
      </w:r>
    </w:p>
    <w:p w14:paraId="3F3F9DDE" w14:textId="77777777" w:rsidR="004C02EF" w:rsidRPr="00E77497" w:rsidRDefault="004C02EF" w:rsidP="00834A33">
      <w:pPr>
        <w:pStyle w:val="Alg4"/>
        <w:numPr>
          <w:ilvl w:val="2"/>
          <w:numId w:val="22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 xml:space="preserve">) and </w:t>
      </w:r>
      <w:r w:rsidRPr="00E77497">
        <w:rPr>
          <w:b/>
        </w:rPr>
        <w:t>false</w:t>
      </w:r>
      <w:r w:rsidRPr="00E77497">
        <w:t xml:space="preserve"> as arguments.</w:t>
      </w:r>
    </w:p>
    <w:p w14:paraId="06982FF5" w14:textId="77777777" w:rsidR="004C02EF" w:rsidRPr="00E77497" w:rsidRDefault="004C02EF" w:rsidP="00834A33">
      <w:pPr>
        <w:pStyle w:val="Alg4"/>
        <w:numPr>
          <w:ilvl w:val="2"/>
          <w:numId w:val="221"/>
        </w:numPr>
      </w:pPr>
      <w:r w:rsidRPr="00E77497">
        <w:t xml:space="preserve">If </w:t>
      </w:r>
      <w:r w:rsidRPr="00E77497">
        <w:rPr>
          <w:i/>
        </w:rPr>
        <w:t>deleteSucceeded</w:t>
      </w:r>
      <w:r w:rsidRPr="00E77497">
        <w:t xml:space="preserve"> is </w:t>
      </w:r>
      <w:r w:rsidRPr="00E77497">
        <w:rPr>
          <w:b/>
        </w:rPr>
        <w:t>false</w:t>
      </w:r>
      <w:r w:rsidRPr="00E77497">
        <w:t>, then</w:t>
      </w:r>
    </w:p>
    <w:p w14:paraId="17748979" w14:textId="77777777" w:rsidR="004C02EF" w:rsidRPr="00E77497" w:rsidRDefault="004C02EF" w:rsidP="00834A33">
      <w:pPr>
        <w:pStyle w:val="Alg4"/>
        <w:numPr>
          <w:ilvl w:val="3"/>
          <w:numId w:val="221"/>
        </w:numPr>
      </w:pPr>
      <w:r w:rsidRPr="00E77497">
        <w:t xml:space="preserve">Set </w:t>
      </w:r>
      <w:r w:rsidRPr="00E77497">
        <w:rPr>
          <w:i/>
        </w:rPr>
        <w:t>newLenDesc</w:t>
      </w:r>
      <w:r w:rsidRPr="00E77497">
        <w:t>.[[Value]</w:t>
      </w:r>
      <w:ins w:id="21737" w:author="Allen Wirfs-Brock rev2" w:date="2011-07-25T17:11:00Z">
        <w:r w:rsidR="00245531" w:rsidRPr="00E77497">
          <w:t>]</w:t>
        </w:r>
      </w:ins>
      <w:r w:rsidRPr="00E77497">
        <w:t xml:space="preserve"> to </w:t>
      </w:r>
      <w:r w:rsidRPr="00E77497">
        <w:rPr>
          <w:i/>
        </w:rPr>
        <w:t>oldLen+1</w:t>
      </w:r>
      <w:r w:rsidRPr="00E77497">
        <w:t>.</w:t>
      </w:r>
    </w:p>
    <w:p w14:paraId="6CCA94A9" w14:textId="77777777" w:rsidR="004C02EF" w:rsidRPr="00E77497" w:rsidRDefault="004C02EF" w:rsidP="00834A33">
      <w:pPr>
        <w:pStyle w:val="Alg4"/>
        <w:numPr>
          <w:ilvl w:val="3"/>
          <w:numId w:val="22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.[[Writable]</w:t>
      </w:r>
      <w:ins w:id="21738" w:author="Allen Wirfs-Brock rev2" w:date="2011-07-25T17:11:00Z">
        <w:r w:rsidR="00245531" w:rsidRPr="00E77497">
          <w:t>]</w:t>
        </w:r>
      </w:ins>
      <w:r w:rsidRPr="00E77497">
        <w:t xml:space="preserve"> to </w:t>
      </w:r>
      <w:r w:rsidRPr="00E77497">
        <w:rPr>
          <w:b/>
        </w:rPr>
        <w:t>false</w:t>
      </w:r>
      <w:r w:rsidRPr="00E77497">
        <w:t>.</w:t>
      </w:r>
    </w:p>
    <w:p w14:paraId="32B60FF5" w14:textId="77777777" w:rsidR="004C02EF" w:rsidRPr="00E77497" w:rsidRDefault="004C02EF" w:rsidP="00834A33">
      <w:pPr>
        <w:pStyle w:val="Alg4"/>
        <w:numPr>
          <w:ilvl w:val="3"/>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b/>
        </w:rPr>
        <w:t>false</w:t>
      </w:r>
      <w:r w:rsidRPr="00E77497">
        <w:t xml:space="preserve"> as arguments. </w:t>
      </w:r>
    </w:p>
    <w:p w14:paraId="0D8EE786" w14:textId="77777777" w:rsidR="004C02EF" w:rsidRPr="00E77497" w:rsidRDefault="004C02EF" w:rsidP="00834A33">
      <w:pPr>
        <w:pStyle w:val="Alg4"/>
        <w:numPr>
          <w:ilvl w:val="3"/>
          <w:numId w:val="221"/>
        </w:numPr>
      </w:pPr>
      <w:r w:rsidRPr="00E77497">
        <w:t>Reject.</w:t>
      </w:r>
    </w:p>
    <w:p w14:paraId="3E54B807" w14:textId="77777777" w:rsidR="004C02EF" w:rsidRPr="00E77497" w:rsidRDefault="004C02EF" w:rsidP="00834A33">
      <w:pPr>
        <w:pStyle w:val="Alg4"/>
        <w:numPr>
          <w:ilvl w:val="1"/>
          <w:numId w:val="221"/>
        </w:numPr>
      </w:pPr>
      <w:r w:rsidRPr="00E77497">
        <w:t xml:space="preserve">If </w:t>
      </w:r>
      <w:r w:rsidRPr="00E77497">
        <w:rPr>
          <w:i/>
        </w:rPr>
        <w:t>newWritable</w:t>
      </w:r>
      <w:r w:rsidRPr="00E77497">
        <w:t xml:space="preserve"> is </w:t>
      </w:r>
      <w:r w:rsidRPr="00E77497">
        <w:rPr>
          <w:b/>
        </w:rPr>
        <w:t>false</w:t>
      </w:r>
      <w:r w:rsidRPr="00E77497">
        <w:t>, then</w:t>
      </w:r>
    </w:p>
    <w:p w14:paraId="5324AECC"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Property Descriptor{[[Writable]]: </w:t>
      </w:r>
      <w:r w:rsidRPr="00E77497">
        <w:rPr>
          <w:b/>
        </w:rPr>
        <w:t>false</w:t>
      </w:r>
      <w:r w:rsidRPr="00E77497">
        <w:t xml:space="preserve">}, and </w:t>
      </w:r>
      <w:r w:rsidRPr="00E77497">
        <w:rPr>
          <w:b/>
        </w:rPr>
        <w:t>false</w:t>
      </w:r>
      <w:r w:rsidRPr="00E77497">
        <w:t xml:space="preserve"> as arguments. This call will always return </w:t>
      </w:r>
      <w:r w:rsidRPr="00E77497">
        <w:rPr>
          <w:b/>
        </w:rPr>
        <w:t>true</w:t>
      </w:r>
      <w:r w:rsidRPr="00E77497">
        <w:t>.</w:t>
      </w:r>
    </w:p>
    <w:p w14:paraId="4152A22C"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1A245890" w14:textId="77777777" w:rsidR="004C02EF" w:rsidRPr="00E77497" w:rsidRDefault="004C02EF" w:rsidP="00834A33">
      <w:pPr>
        <w:pStyle w:val="Alg4"/>
        <w:numPr>
          <w:ilvl w:val="0"/>
          <w:numId w:val="221"/>
        </w:numPr>
      </w:pPr>
      <w:r w:rsidRPr="00E77497">
        <w:t xml:space="preserve">Else if </w:t>
      </w:r>
      <w:r w:rsidRPr="00E77497">
        <w:rPr>
          <w:i/>
        </w:rPr>
        <w:t>P</w:t>
      </w:r>
      <w:r w:rsidRPr="00E77497">
        <w:t xml:space="preserve"> is an array index (15.4), then</w:t>
      </w:r>
    </w:p>
    <w:p w14:paraId="7F665956" w14:textId="77777777" w:rsidR="004C02EF" w:rsidRPr="00E77497" w:rsidRDefault="004C02EF" w:rsidP="00834A33">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14:paraId="147E2DF5" w14:textId="77777777" w:rsidR="0080491B" w:rsidRDefault="0080491B" w:rsidP="00834A33">
      <w:pPr>
        <w:pStyle w:val="Alg4"/>
        <w:numPr>
          <w:ilvl w:val="1"/>
          <w:numId w:val="221"/>
        </w:numPr>
        <w:rPr>
          <w:ins w:id="21739" w:author="Rev 7 Allen Wirfs-Brock" w:date="2012-04-09T16:46:00Z"/>
        </w:rPr>
      </w:pPr>
      <w:ins w:id="21740" w:author="Rev 7 Allen Wirfs-Brock" w:date="2012-04-09T16:46:00Z">
        <w:r>
          <w:t>ReturnIfAbrupt(</w:t>
        </w:r>
        <w:r w:rsidRPr="0080491B">
          <w:rPr>
            <w:i/>
            <w:rPrChange w:id="21741" w:author="Rev 7 Allen Wirfs-Brock" w:date="2012-04-09T16:46:00Z">
              <w:rPr/>
            </w:rPrChange>
          </w:rPr>
          <w:t>index</w:t>
        </w:r>
        <w:r>
          <w:t>).</w:t>
        </w:r>
      </w:ins>
    </w:p>
    <w:p w14:paraId="47B5D144" w14:textId="77777777" w:rsidR="004C02EF" w:rsidRPr="00E77497" w:rsidRDefault="004C02EF" w:rsidP="00834A33">
      <w:pPr>
        <w:pStyle w:val="Alg4"/>
        <w:numPr>
          <w:ilvl w:val="1"/>
          <w:numId w:val="221"/>
        </w:numPr>
      </w:pPr>
      <w:r w:rsidRPr="00E77497">
        <w:t xml:space="preserve">Reject if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sidRPr="00E77497">
        <w:t>.</w:t>
      </w:r>
    </w:p>
    <w:p w14:paraId="2529FF90"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b/>
        </w:rPr>
        <w:t>false</w:t>
      </w:r>
      <w:r w:rsidRPr="00E77497">
        <w:t xml:space="preserve"> as arguments.</w:t>
      </w:r>
    </w:p>
    <w:p w14:paraId="573DF354" w14:textId="77777777" w:rsidR="004C02EF" w:rsidRPr="00E77497" w:rsidRDefault="004C02EF" w:rsidP="00834A33">
      <w:pPr>
        <w:pStyle w:val="Alg4"/>
        <w:numPr>
          <w:ilvl w:val="1"/>
          <w:numId w:val="221"/>
        </w:numPr>
      </w:pPr>
      <w:r w:rsidRPr="00E77497">
        <w:t xml:space="preserve">Reject if </w:t>
      </w:r>
      <w:r w:rsidRPr="00E77497">
        <w:rPr>
          <w:i/>
        </w:rPr>
        <w:t>succeeded</w:t>
      </w:r>
      <w:r w:rsidRPr="00E77497">
        <w:t xml:space="preserve"> is </w:t>
      </w:r>
      <w:r w:rsidRPr="00E77497">
        <w:rPr>
          <w:b/>
        </w:rPr>
        <w:t>false</w:t>
      </w:r>
      <w:r w:rsidRPr="00E77497">
        <w:t>.</w:t>
      </w:r>
    </w:p>
    <w:p w14:paraId="7EACCA4F" w14:textId="77777777" w:rsidR="004C02EF" w:rsidRPr="00E77497" w:rsidRDefault="004C02EF" w:rsidP="00834A33">
      <w:pPr>
        <w:pStyle w:val="Alg4"/>
        <w:numPr>
          <w:ilvl w:val="1"/>
          <w:numId w:val="221"/>
        </w:numPr>
      </w:pPr>
      <w:r w:rsidRPr="00E77497">
        <w:t xml:space="preserve">If  </w:t>
      </w:r>
      <w:r w:rsidRPr="00E77497">
        <w:rPr>
          <w:i/>
        </w:rPr>
        <w:t>index</w:t>
      </w:r>
      <w:r w:rsidRPr="00E77497">
        <w:t xml:space="preserve"> ≥ </w:t>
      </w:r>
      <w:r w:rsidRPr="00E77497">
        <w:rPr>
          <w:i/>
        </w:rPr>
        <w:t>oldLen</w:t>
      </w:r>
    </w:p>
    <w:p w14:paraId="45DA2F03" w14:textId="77777777" w:rsidR="004C02EF" w:rsidRPr="00E77497" w:rsidRDefault="004C02EF" w:rsidP="00834A33">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14:paraId="5E4A58BC"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oldLenDesc</w:t>
      </w:r>
      <w:r w:rsidRPr="00E77497">
        <w:t xml:space="preserve">, and </w:t>
      </w:r>
      <w:r w:rsidRPr="00E77497">
        <w:rPr>
          <w:b/>
        </w:rPr>
        <w:t>false</w:t>
      </w:r>
      <w:r w:rsidRPr="00E77497">
        <w:t xml:space="preserve"> as arguments. This call will always return </w:t>
      </w:r>
      <w:r w:rsidRPr="00E77497">
        <w:rPr>
          <w:b/>
        </w:rPr>
        <w:t>true</w:t>
      </w:r>
      <w:r w:rsidRPr="00E77497">
        <w:t>.</w:t>
      </w:r>
    </w:p>
    <w:p w14:paraId="653B0B8C"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2536DF3D" w14:textId="77777777" w:rsidR="004C02EF" w:rsidRPr="00E77497" w:rsidRDefault="004C02EF" w:rsidP="00834A33">
      <w:pPr>
        <w:pStyle w:val="Alg4"/>
        <w:numPr>
          <w:ilvl w:val="0"/>
          <w:numId w:val="221"/>
        </w:numPr>
        <w:spacing w:after="120"/>
      </w:pPr>
      <w:r w:rsidRPr="00E77497">
        <w:t xml:space="preserve">Return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i/>
        </w:rPr>
        <w:t>Throw</w:t>
      </w:r>
      <w:r w:rsidRPr="00E77497">
        <w:t xml:space="preserve"> as arguments.</w:t>
      </w:r>
    </w:p>
    <w:p w14:paraId="451EF7C8" w14:textId="77777777" w:rsidR="004C02EF" w:rsidRPr="00E77497" w:rsidRDefault="004C02EF" w:rsidP="004C02EF">
      <w:pPr>
        <w:pStyle w:val="40"/>
        <w:numPr>
          <w:ilvl w:val="0"/>
          <w:numId w:val="0"/>
        </w:numPr>
      </w:pPr>
      <w:bookmarkStart w:id="21742" w:name="_Toc385672301"/>
      <w:bookmarkStart w:id="21743" w:name="_Toc393690417"/>
      <w:r w:rsidRPr="00E77497">
        <w:t>15.4.5.2</w:t>
      </w:r>
      <w:r w:rsidRPr="00E77497">
        <w:tab/>
        <w:t>lengt</w:t>
      </w:r>
      <w:bookmarkEnd w:id="21732"/>
      <w:bookmarkEnd w:id="21742"/>
      <w:bookmarkEnd w:id="21743"/>
      <w:r w:rsidRPr="00E77497">
        <w:t>h</w:t>
      </w:r>
    </w:p>
    <w:p w14:paraId="50149E9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42147553"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21744" w:name="_Toc382291627"/>
      <w:bookmarkStart w:id="21745" w:name="_Ref383601992"/>
      <w:bookmarkStart w:id="21746" w:name="_Toc385672302"/>
      <w:bookmarkStart w:id="21747" w:name="_Toc393690418"/>
      <w:bookmarkStart w:id="21748" w:name="_Ref404493357"/>
    </w:p>
    <w:p w14:paraId="25E5B7A9" w14:textId="77777777" w:rsidR="004C02EF" w:rsidRPr="00E77497" w:rsidRDefault="004C02EF" w:rsidP="004C02EF">
      <w:pPr>
        <w:pStyle w:val="Note"/>
      </w:pPr>
      <w:r w:rsidRPr="00E77497">
        <w:t>NOTE</w:t>
      </w:r>
      <w:r w:rsidRPr="00E77497">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78C3A54F" w14:textId="77777777" w:rsidR="004C02EF" w:rsidRPr="00E77497" w:rsidRDefault="004C02EF" w:rsidP="00B43482">
      <w:pPr>
        <w:pStyle w:val="20"/>
        <w:numPr>
          <w:ilvl w:val="0"/>
          <w:numId w:val="0"/>
        </w:numPr>
      </w:pPr>
      <w:bookmarkStart w:id="21749" w:name="_Ref424531349"/>
      <w:bookmarkStart w:id="21750" w:name="_Toc472818926"/>
      <w:bookmarkStart w:id="21751" w:name="_Toc235503504"/>
      <w:bookmarkStart w:id="21752" w:name="_Toc241509279"/>
      <w:bookmarkStart w:id="21753" w:name="_Toc244416766"/>
      <w:bookmarkStart w:id="21754" w:name="_Toc276631130"/>
      <w:bookmarkStart w:id="21755" w:name="_Toc323907761"/>
      <w:r w:rsidRPr="00E77497">
        <w:t>15.5</w:t>
      </w:r>
      <w:r w:rsidRPr="00E77497">
        <w:tab/>
        <w:t>String Object</w:t>
      </w:r>
      <w:bookmarkEnd w:id="21744"/>
      <w:bookmarkEnd w:id="21745"/>
      <w:bookmarkEnd w:id="21746"/>
      <w:bookmarkEnd w:id="21747"/>
      <w:bookmarkEnd w:id="21748"/>
      <w:r w:rsidRPr="00E77497">
        <w:t>s</w:t>
      </w:r>
      <w:bookmarkStart w:id="21756" w:name="_Toc385672303"/>
      <w:bookmarkStart w:id="21757" w:name="_Ref393527560"/>
      <w:bookmarkStart w:id="21758" w:name="_Toc393690419"/>
      <w:bookmarkStart w:id="21759" w:name="_Ref404501479"/>
      <w:bookmarkStart w:id="21760" w:name="_Toc382212251"/>
      <w:bookmarkStart w:id="21761" w:name="_Toc382212814"/>
      <w:bookmarkStart w:id="21762" w:name="_Toc382291628"/>
      <w:bookmarkEnd w:id="21749"/>
      <w:bookmarkEnd w:id="21750"/>
      <w:bookmarkEnd w:id="21751"/>
      <w:bookmarkEnd w:id="21752"/>
      <w:bookmarkEnd w:id="21753"/>
      <w:bookmarkEnd w:id="21754"/>
      <w:bookmarkEnd w:id="21755"/>
    </w:p>
    <w:p w14:paraId="04A9BC84" w14:textId="77777777" w:rsidR="004C02EF" w:rsidRPr="00E77497" w:rsidRDefault="004C02EF" w:rsidP="00B43482">
      <w:pPr>
        <w:pStyle w:val="30"/>
        <w:numPr>
          <w:ilvl w:val="0"/>
          <w:numId w:val="0"/>
        </w:numPr>
      </w:pPr>
      <w:bookmarkStart w:id="21763" w:name="_Ref424531760"/>
      <w:bookmarkStart w:id="21764" w:name="_Toc472818927"/>
      <w:bookmarkStart w:id="21765" w:name="_Toc235503505"/>
      <w:bookmarkStart w:id="21766" w:name="_Toc241509280"/>
      <w:bookmarkStart w:id="21767" w:name="_Toc244416767"/>
      <w:bookmarkStart w:id="21768" w:name="_Toc276631131"/>
      <w:bookmarkStart w:id="21769" w:name="_Toc323907762"/>
      <w:r w:rsidRPr="00E77497">
        <w:t>15.5.1</w:t>
      </w:r>
      <w:r w:rsidRPr="00E77497">
        <w:tab/>
        <w:t>The String Constructor Called as a Functio</w:t>
      </w:r>
      <w:bookmarkEnd w:id="21756"/>
      <w:bookmarkEnd w:id="21757"/>
      <w:bookmarkEnd w:id="21758"/>
      <w:bookmarkEnd w:id="21759"/>
      <w:r w:rsidRPr="00E77497">
        <w:t>n</w:t>
      </w:r>
      <w:bookmarkEnd w:id="21763"/>
      <w:bookmarkEnd w:id="21764"/>
      <w:bookmarkEnd w:id="21765"/>
      <w:bookmarkEnd w:id="21766"/>
      <w:bookmarkEnd w:id="21767"/>
      <w:bookmarkEnd w:id="21768"/>
      <w:bookmarkEnd w:id="21769"/>
    </w:p>
    <w:p w14:paraId="7EB1CE52"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a function rather than as a constructor, it performs a type conversion.</w:t>
      </w:r>
      <w:bookmarkStart w:id="21770" w:name="_Toc385672304"/>
      <w:bookmarkStart w:id="21771" w:name="_Toc393690420"/>
    </w:p>
    <w:p w14:paraId="06450CBD" w14:textId="77777777" w:rsidR="004C02EF" w:rsidRPr="00E77497" w:rsidRDefault="004C02EF" w:rsidP="004C02EF">
      <w:pPr>
        <w:pStyle w:val="40"/>
        <w:numPr>
          <w:ilvl w:val="0"/>
          <w:numId w:val="0"/>
        </w:numPr>
      </w:pPr>
      <w:bookmarkStart w:id="21772" w:name="_Ref457704072"/>
      <w:r w:rsidRPr="00E77497">
        <w:t>15.5.1.1</w:t>
      </w:r>
      <w:r w:rsidRPr="00E77497">
        <w:tab/>
        <w:t>String ( [ value</w:t>
      </w:r>
      <w:bookmarkEnd w:id="21770"/>
      <w:bookmarkEnd w:id="21771"/>
      <w:r w:rsidRPr="00E77497">
        <w:t xml:space="preserve"> ] )</w:t>
      </w:r>
      <w:bookmarkEnd w:id="21772"/>
    </w:p>
    <w:p w14:paraId="22066656" w14:textId="77777777"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21773" w:name="_Toc385672305"/>
      <w:bookmarkStart w:id="21774"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14:paraId="6A90A324" w14:textId="77777777" w:rsidR="004C02EF" w:rsidRPr="00E77497" w:rsidRDefault="004C02EF" w:rsidP="00B43482">
      <w:pPr>
        <w:pStyle w:val="30"/>
        <w:numPr>
          <w:ilvl w:val="0"/>
          <w:numId w:val="0"/>
        </w:numPr>
      </w:pPr>
      <w:bookmarkStart w:id="21775" w:name="_Toc385672306"/>
      <w:bookmarkStart w:id="21776" w:name="_Ref393527562"/>
      <w:bookmarkStart w:id="21777" w:name="_Toc393690422"/>
      <w:bookmarkStart w:id="21778" w:name="_Ref404501493"/>
      <w:bookmarkStart w:id="21779" w:name="_Ref424531774"/>
      <w:bookmarkStart w:id="21780" w:name="_Toc472818928"/>
      <w:bookmarkStart w:id="21781" w:name="_Toc235503506"/>
      <w:bookmarkStart w:id="21782" w:name="_Toc241509281"/>
      <w:bookmarkStart w:id="21783" w:name="_Toc244416768"/>
      <w:bookmarkStart w:id="21784" w:name="_Toc276631132"/>
      <w:bookmarkStart w:id="21785" w:name="_Toc323907763"/>
      <w:bookmarkEnd w:id="21773"/>
      <w:bookmarkEnd w:id="21774"/>
      <w:r w:rsidRPr="00E77497">
        <w:t>15.5.2</w:t>
      </w:r>
      <w:r w:rsidRPr="00E77497">
        <w:tab/>
        <w:t>The String Constructo</w:t>
      </w:r>
      <w:bookmarkEnd w:id="21760"/>
      <w:bookmarkEnd w:id="21761"/>
      <w:bookmarkEnd w:id="21762"/>
      <w:bookmarkEnd w:id="21775"/>
      <w:bookmarkEnd w:id="21776"/>
      <w:bookmarkEnd w:id="21777"/>
      <w:bookmarkEnd w:id="21778"/>
      <w:r w:rsidRPr="00E77497">
        <w:t>r</w:t>
      </w:r>
      <w:bookmarkEnd w:id="21779"/>
      <w:bookmarkEnd w:id="21780"/>
      <w:bookmarkEnd w:id="21781"/>
      <w:bookmarkEnd w:id="21782"/>
      <w:bookmarkEnd w:id="21783"/>
      <w:bookmarkEnd w:id="21784"/>
      <w:bookmarkEnd w:id="21785"/>
    </w:p>
    <w:p w14:paraId="49CF9B3B"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1786" w:name="_Toc385672307"/>
      <w:bookmarkStart w:id="21787" w:name="_Toc393690423"/>
    </w:p>
    <w:p w14:paraId="3C8309A4" w14:textId="77777777" w:rsidR="004C02EF" w:rsidRPr="00E77497" w:rsidRDefault="004C02EF" w:rsidP="004C02EF">
      <w:pPr>
        <w:pStyle w:val="40"/>
        <w:numPr>
          <w:ilvl w:val="0"/>
          <w:numId w:val="0"/>
        </w:numPr>
      </w:pPr>
      <w:r w:rsidRPr="00E77497">
        <w:t>15.5.2.1</w:t>
      </w:r>
      <w:r w:rsidRPr="00E77497">
        <w:tab/>
        <w:t>new String ( [ value</w:t>
      </w:r>
      <w:bookmarkEnd w:id="21786"/>
      <w:bookmarkEnd w:id="21787"/>
      <w:r w:rsidRPr="00E77497">
        <w:t xml:space="preserve"> ] )</w:t>
      </w:r>
    </w:p>
    <w:p w14:paraId="0A159EF0" w14:textId="77777777" w:rsidR="004C02EF" w:rsidRPr="00E77497" w:rsidRDefault="004C02EF" w:rsidP="004C02EF">
      <w:r w:rsidRPr="00E77497">
        <w:t xml:space="preserve">The </w:t>
      </w:r>
      <w:r w:rsidRPr="00E77497">
        <w:rPr>
          <w:rFonts w:ascii="Times New Roman" w:hAnsi="Times New Roman"/>
        </w:rPr>
        <w:t>[[Prototype]]</w:t>
      </w:r>
      <w:r w:rsidRPr="00E77497">
        <w:t xml:space="preserve"> internal property of the newly constructed object is set to the standard built-in String prototype object that is the initial value of </w:t>
      </w:r>
      <w:r w:rsidRPr="00E77497">
        <w:rPr>
          <w:rFonts w:ascii="Courier New" w:hAnsi="Courier New"/>
          <w:b/>
        </w:rPr>
        <w:t>String.prototype</w:t>
      </w:r>
      <w:r w:rsidRPr="00E77497">
        <w:t xml:space="preserve"> (15.5.3.1).</w:t>
      </w:r>
    </w:p>
    <w:p w14:paraId="7A7F262A" w14:textId="77777777" w:rsidR="004C02EF" w:rsidRPr="00E77497" w:rsidRDefault="004C02EF" w:rsidP="004C02EF">
      <w:r w:rsidRPr="00E77497">
        <w:t xml:space="preserve">The </w:t>
      </w:r>
      <w:del w:id="21788" w:author="Allen Wirfs-Brock" w:date="2011-07-02T14:02:00Z">
        <w:r w:rsidRPr="00E77497" w:rsidDel="00963019">
          <w:rPr>
            <w:rFonts w:ascii="Times New Roman" w:hAnsi="Times New Roman"/>
          </w:rPr>
          <w:delText>[[Class]]</w:delText>
        </w:r>
        <w:r w:rsidRPr="00E77497" w:rsidDel="00963019">
          <w:delText xml:space="preserve"> internal property of the </w:delText>
        </w:r>
      </w:del>
      <w:r w:rsidRPr="00E77497">
        <w:t xml:space="preserve">newly constructed object </w:t>
      </w:r>
      <w:del w:id="21789" w:author="Allen Wirfs-Brock" w:date="2011-07-02T14:02:00Z">
        <w:r w:rsidRPr="00E77497" w:rsidDel="00963019">
          <w:delText xml:space="preserve">is set to </w:delText>
        </w:r>
        <w:r w:rsidRPr="00E77497" w:rsidDel="00963019">
          <w:rPr>
            <w:rFonts w:ascii="Courier New" w:hAnsi="Courier New"/>
            <w:b/>
          </w:rPr>
          <w:delText>"String"</w:delText>
        </w:r>
      </w:del>
      <w:ins w:id="21790" w:author="Allen Wirfs-Brock" w:date="2011-07-02T14:02:00Z">
        <w:r w:rsidR="00963019" w:rsidRPr="00E77497">
          <w:t>has the [[</w:t>
        </w:r>
        <w:del w:id="21791" w:author="Rev 3 Allen Wirfs-Brock" w:date="2011-09-07T17:54:00Z">
          <w:r w:rsidR="00963019" w:rsidRPr="00E77497" w:rsidDel="00065D08">
            <w:delText>IsString</w:delText>
          </w:r>
        </w:del>
      </w:ins>
      <w:ins w:id="21792" w:author="Rev 3 Allen Wirfs-Brock" w:date="2011-09-07T17:54:00Z">
        <w:r w:rsidR="00065D08" w:rsidRPr="00E77497">
          <w:t>NativeBrand</w:t>
        </w:r>
      </w:ins>
      <w:ins w:id="21793" w:author="Allen Wirfs-Brock" w:date="2011-07-02T14:02:00Z">
        <w:r w:rsidR="00963019" w:rsidRPr="00E77497">
          <w:t>]]</w:t>
        </w:r>
      </w:ins>
      <w:ins w:id="21794" w:author="Allen Wirfs-Brock" w:date="2011-07-02T14:03:00Z">
        <w:r w:rsidR="00963019" w:rsidRPr="00E77497">
          <w:t xml:space="preserve"> internal property</w:t>
        </w:r>
      </w:ins>
      <w:ins w:id="21795" w:author="Rev 3 Allen Wirfs-Brock" w:date="2011-09-07T17:54:00Z">
        <w:r w:rsidR="00065D08" w:rsidRPr="00E77497">
          <w:t xml:space="preserve"> with value StringWrapper</w:t>
        </w:r>
      </w:ins>
      <w:r w:rsidRPr="00E77497">
        <w:t>.</w:t>
      </w:r>
    </w:p>
    <w:p w14:paraId="7AE8164F" w14:textId="77777777" w:rsidR="004C02EF" w:rsidRPr="00E77497" w:rsidRDefault="004C02EF" w:rsidP="004C02EF">
      <w:r w:rsidRPr="00E77497">
        <w:t xml:space="preserve">The </w:t>
      </w:r>
      <w:r w:rsidRPr="00E77497">
        <w:rPr>
          <w:rFonts w:ascii="Times New Roman" w:hAnsi="Times New Roman"/>
        </w:rPr>
        <w:t>[[Extensible]]</w:t>
      </w:r>
      <w:r w:rsidRPr="00E77497">
        <w:t xml:space="preserve"> internal property of the newly constructed object is set to </w:t>
      </w:r>
      <w:r w:rsidRPr="00E77497">
        <w:rPr>
          <w:rFonts w:ascii="Times New Roman" w:hAnsi="Times New Roman"/>
          <w:b/>
        </w:rPr>
        <w:t>true</w:t>
      </w:r>
      <w:r w:rsidRPr="00E77497">
        <w:t>.</w:t>
      </w:r>
    </w:p>
    <w:p w14:paraId="34ACDB0C" w14:textId="77777777" w:rsidR="004C02EF" w:rsidRPr="00E77497" w:rsidRDefault="004C02EF" w:rsidP="004C02EF">
      <w:r w:rsidRPr="00E77497">
        <w:t xml:space="preserve">The </w:t>
      </w:r>
      <w:r w:rsidRPr="00E77497">
        <w:rPr>
          <w:rFonts w:ascii="Times New Roman" w:hAnsi="Times New Roman"/>
        </w:rPr>
        <w:t xml:space="preserve">[[PrimitiveValue]] </w:t>
      </w:r>
      <w:r w:rsidRPr="00E77497">
        <w:t xml:space="preserve">internal property of the newly constructed object is set to </w:t>
      </w:r>
      <w:r w:rsidRPr="00E77497">
        <w:rPr>
          <w:rFonts w:ascii="Times New Roman" w:hAnsi="Times New Roman"/>
        </w:rPr>
        <w:t>ToString(</w:t>
      </w:r>
      <w:r w:rsidRPr="00E77497">
        <w:rPr>
          <w:rFonts w:ascii="Times New Roman" w:hAnsi="Times New Roman"/>
          <w:i/>
        </w:rPr>
        <w:t>value</w:t>
      </w:r>
      <w:bookmarkStart w:id="21796" w:name="_Toc385672308"/>
      <w:bookmarkStart w:id="21797" w:name="_Toc393690424"/>
      <w:r w:rsidRPr="00E77497">
        <w:rPr>
          <w:rFonts w:ascii="Times New Roman" w:hAnsi="Times New Roman"/>
        </w:rPr>
        <w:t>)</w:t>
      </w:r>
      <w:r w:rsidRPr="00E77497">
        <w:t xml:space="preserve">, or to the empty String if </w:t>
      </w:r>
      <w:r w:rsidRPr="00E77497">
        <w:rPr>
          <w:rFonts w:ascii="Times New Roman" w:hAnsi="Times New Roman"/>
          <w:i/>
        </w:rPr>
        <w:t>value</w:t>
      </w:r>
      <w:r w:rsidRPr="00E77497">
        <w:t xml:space="preserve"> is not supplied.</w:t>
      </w:r>
    </w:p>
    <w:p w14:paraId="665C290F" w14:textId="77777777" w:rsidR="004C02EF" w:rsidRPr="00E77497" w:rsidRDefault="004C02EF" w:rsidP="00B43482">
      <w:pPr>
        <w:pStyle w:val="30"/>
        <w:numPr>
          <w:ilvl w:val="0"/>
          <w:numId w:val="0"/>
        </w:numPr>
      </w:pPr>
      <w:bookmarkStart w:id="21798" w:name="_Toc382212252"/>
      <w:bookmarkStart w:id="21799" w:name="_Toc382212815"/>
      <w:bookmarkStart w:id="21800" w:name="_Toc382291629"/>
      <w:bookmarkStart w:id="21801" w:name="_Toc385672309"/>
      <w:bookmarkStart w:id="21802" w:name="_Ref393609337"/>
      <w:bookmarkStart w:id="21803" w:name="_Toc393690425"/>
      <w:bookmarkStart w:id="21804" w:name="_Ref457709106"/>
      <w:bookmarkStart w:id="21805" w:name="_Toc472818929"/>
      <w:bookmarkStart w:id="21806" w:name="_Toc235503507"/>
      <w:bookmarkStart w:id="21807" w:name="_Toc241509282"/>
      <w:bookmarkStart w:id="21808" w:name="_Toc244416769"/>
      <w:bookmarkStart w:id="21809" w:name="_Toc276631133"/>
      <w:bookmarkStart w:id="21810" w:name="_Toc323907764"/>
      <w:bookmarkEnd w:id="21796"/>
      <w:bookmarkEnd w:id="21797"/>
      <w:r w:rsidRPr="00E77497">
        <w:t>15.5.3</w:t>
      </w:r>
      <w:r w:rsidRPr="00E77497">
        <w:tab/>
        <w:t>Properties of the String</w:t>
      </w:r>
      <w:bookmarkEnd w:id="21798"/>
      <w:bookmarkEnd w:id="21799"/>
      <w:r w:rsidRPr="00E77497">
        <w:t xml:space="preserve"> Constructo</w:t>
      </w:r>
      <w:bookmarkEnd w:id="21800"/>
      <w:bookmarkEnd w:id="21801"/>
      <w:bookmarkEnd w:id="21802"/>
      <w:bookmarkEnd w:id="21803"/>
      <w:r w:rsidRPr="00E77497">
        <w:t>r</w:t>
      </w:r>
      <w:bookmarkEnd w:id="21804"/>
      <w:bookmarkEnd w:id="21805"/>
      <w:bookmarkEnd w:id="21806"/>
      <w:bookmarkEnd w:id="21807"/>
      <w:bookmarkEnd w:id="21808"/>
      <w:bookmarkEnd w:id="21809"/>
      <w:bookmarkEnd w:id="21810"/>
    </w:p>
    <w:p w14:paraId="78A00C26" w14:textId="77777777" w:rsidR="004C02EF" w:rsidRPr="00E77497" w:rsidRDefault="004C02EF" w:rsidP="004C02EF">
      <w:r w:rsidRPr="00E77497">
        <w:t>The value of the [[Prototype]] internal property of the String constructor is the standard built-in Function prototype object (15.3.4).</w:t>
      </w:r>
    </w:p>
    <w:p w14:paraId="2EFEF6A1"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21811" w:name="_Hlt424534372"/>
      <w:bookmarkStart w:id="21812" w:name="_Toc382291630"/>
      <w:bookmarkStart w:id="21813" w:name="_Toc385672310"/>
      <w:bookmarkStart w:id="21814" w:name="_Ref393613870"/>
      <w:bookmarkStart w:id="21815" w:name="_Toc393690426"/>
      <w:bookmarkStart w:id="21816" w:name="_Ref404502444"/>
      <w:bookmarkStart w:id="21817" w:name="_Ref404502469"/>
      <w:bookmarkEnd w:id="21811"/>
    </w:p>
    <w:p w14:paraId="06485CD4" w14:textId="77777777" w:rsidR="004C02EF" w:rsidRPr="00E77497" w:rsidRDefault="004C02EF" w:rsidP="004C02EF">
      <w:pPr>
        <w:pStyle w:val="40"/>
        <w:numPr>
          <w:ilvl w:val="0"/>
          <w:numId w:val="0"/>
        </w:numPr>
      </w:pPr>
      <w:bookmarkStart w:id="21818" w:name="_Hlt424535880"/>
      <w:bookmarkStart w:id="21819" w:name="_Ref424534397"/>
      <w:bookmarkEnd w:id="21818"/>
      <w:r w:rsidRPr="00E77497">
        <w:t>15.5.3.1</w:t>
      </w:r>
      <w:r w:rsidRPr="00E77497">
        <w:tab/>
        <w:t>String.prototyp</w:t>
      </w:r>
      <w:bookmarkEnd w:id="21812"/>
      <w:bookmarkEnd w:id="21813"/>
      <w:bookmarkEnd w:id="21814"/>
      <w:bookmarkEnd w:id="21815"/>
      <w:bookmarkEnd w:id="21816"/>
      <w:bookmarkEnd w:id="21817"/>
      <w:r w:rsidRPr="00E77497">
        <w:t>e</w:t>
      </w:r>
      <w:bookmarkEnd w:id="21819"/>
    </w:p>
    <w:p w14:paraId="211DD86E" w14:textId="77777777"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14:paraId="1104BC45"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1820" w:name="_Toc393690427"/>
    </w:p>
    <w:p w14:paraId="7DB76167" w14:textId="77777777" w:rsidR="004C02EF" w:rsidRPr="00E77497" w:rsidRDefault="004C02EF" w:rsidP="004C02EF">
      <w:pPr>
        <w:pStyle w:val="40"/>
        <w:numPr>
          <w:ilvl w:val="0"/>
          <w:numId w:val="0"/>
        </w:numPr>
      </w:pPr>
      <w:bookmarkStart w:id="21821" w:name="_Ref457705192"/>
      <w:r w:rsidRPr="00E77497">
        <w:t>15.5.3.2</w:t>
      </w:r>
      <w:r w:rsidRPr="00E77497">
        <w:tab/>
        <w:t xml:space="preserve">String.fromCharCode ( [ char0 [ , char1 [ , </w:t>
      </w:r>
      <w:bookmarkEnd w:id="21820"/>
      <w:r w:rsidRPr="00E77497">
        <w:rPr>
          <w:snapToGrid w:val="0"/>
        </w:rPr>
        <w:t xml:space="preserve">… ] ] ] </w:t>
      </w:r>
      <w:r w:rsidRPr="00E77497">
        <w:t>)</w:t>
      </w:r>
      <w:bookmarkEnd w:id="21821"/>
    </w:p>
    <w:p w14:paraId="7F20B16A" w14:textId="77777777" w:rsidR="004C02EF" w:rsidRPr="00E77497" w:rsidRDefault="004C02EF" w:rsidP="004C02EF">
      <w:r w:rsidRPr="00E77497">
        <w:t>Returns a String value containing as many characters 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t>
      </w:r>
      <w:bookmarkStart w:id="21822" w:name="_Toc385672312"/>
      <w:bookmarkStart w:id="21823" w:name="_Ref393609348"/>
      <w:bookmarkStart w:id="21824" w:name="_Toc393690428"/>
      <w:bookmarkStart w:id="21825" w:name="_Ref404502484"/>
    </w:p>
    <w:p w14:paraId="2443193C" w14:textId="77777777" w:rsidR="004C02EF" w:rsidRPr="00E77497" w:rsidRDefault="004C02EF" w:rsidP="004C02EF">
      <w:bookmarkStart w:id="21826" w:name="_Ref424535900"/>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3D2BD1AA" w14:textId="77777777" w:rsidR="004C02EF" w:rsidRPr="00E77497" w:rsidRDefault="004C02EF" w:rsidP="00B43482">
      <w:pPr>
        <w:pStyle w:val="30"/>
        <w:numPr>
          <w:ilvl w:val="0"/>
          <w:numId w:val="0"/>
        </w:numPr>
      </w:pPr>
      <w:bookmarkStart w:id="21827" w:name="_Ref457704247"/>
      <w:bookmarkStart w:id="21828" w:name="_Toc472818930"/>
      <w:bookmarkStart w:id="21829" w:name="_Toc235503508"/>
      <w:bookmarkStart w:id="21830" w:name="_Toc241509283"/>
      <w:bookmarkStart w:id="21831" w:name="_Toc244416770"/>
      <w:bookmarkStart w:id="21832" w:name="_Toc276631134"/>
      <w:bookmarkStart w:id="21833" w:name="_Toc323907765"/>
      <w:r w:rsidRPr="00E77497">
        <w:t>15.5.4</w:t>
      </w:r>
      <w:r w:rsidRPr="00E77497">
        <w:tab/>
        <w:t>Properties of the String Prototype Objec</w:t>
      </w:r>
      <w:bookmarkEnd w:id="21822"/>
      <w:bookmarkEnd w:id="21823"/>
      <w:bookmarkEnd w:id="21824"/>
      <w:bookmarkEnd w:id="21825"/>
      <w:r w:rsidRPr="00E77497">
        <w:t>t</w:t>
      </w:r>
      <w:bookmarkEnd w:id="21826"/>
      <w:bookmarkEnd w:id="21827"/>
      <w:bookmarkEnd w:id="21828"/>
      <w:bookmarkEnd w:id="21829"/>
      <w:bookmarkEnd w:id="21830"/>
      <w:bookmarkEnd w:id="21831"/>
      <w:bookmarkEnd w:id="21832"/>
      <w:bookmarkEnd w:id="21833"/>
    </w:p>
    <w:p w14:paraId="55172971" w14:textId="77777777" w:rsidR="004C02EF" w:rsidRPr="00E77497" w:rsidRDefault="004C02EF" w:rsidP="004C02EF">
      <w:r w:rsidRPr="00E77497">
        <w:t>The String prototype object is itself a String object</w:t>
      </w:r>
      <w:del w:id="21834" w:author="Allen Wirfs-Brock" w:date="2011-07-02T14:04:00Z">
        <w:r w:rsidRPr="00E77497" w:rsidDel="00963019">
          <w:delText xml:space="preserve"> (its [[Class]] is </w:delText>
        </w:r>
        <w:r w:rsidRPr="00E77497" w:rsidDel="00963019">
          <w:rPr>
            <w:rFonts w:ascii="Courier New" w:hAnsi="Courier New"/>
            <w:b/>
          </w:rPr>
          <w:delText>"String"</w:delText>
        </w:r>
        <w:r w:rsidRPr="00E77497" w:rsidDel="00963019">
          <w:delText>)</w:delText>
        </w:r>
      </w:del>
      <w:r w:rsidRPr="00E77497">
        <w:t xml:space="preserve"> whose value is an empty String.</w:t>
      </w:r>
      <w:ins w:id="21835" w:author="Allen Wirfs-Brock" w:date="2011-07-02T14:04:00Z">
        <w:r w:rsidR="00963019" w:rsidRPr="00E77497">
          <w:t xml:space="preserve"> The </w:t>
        </w:r>
        <w:r w:rsidR="00141138" w:rsidRPr="00E77497">
          <w:t xml:space="preserve">String prototype object </w:t>
        </w:r>
        <w:r w:rsidR="00963019" w:rsidRPr="00E77497">
          <w:t>has the [[</w:t>
        </w:r>
        <w:del w:id="21836" w:author="Rev 3 Allen Wirfs-Brock" w:date="2011-09-07T17:55:00Z">
          <w:r w:rsidR="00963019" w:rsidRPr="00E77497" w:rsidDel="00065D08">
            <w:delText>IsString</w:delText>
          </w:r>
        </w:del>
      </w:ins>
      <w:ins w:id="21837" w:author="Rev 3 Allen Wirfs-Brock" w:date="2011-09-07T17:55:00Z">
        <w:r w:rsidR="00065D08" w:rsidRPr="00E77497">
          <w:t>NativeBrand</w:t>
        </w:r>
      </w:ins>
      <w:ins w:id="21838" w:author="Allen Wirfs-Brock" w:date="2011-07-02T14:04:00Z">
        <w:r w:rsidR="00963019" w:rsidRPr="00E77497">
          <w:t>]] internal property</w:t>
        </w:r>
      </w:ins>
      <w:ins w:id="21839" w:author="Rev 3 Allen Wirfs-Brock" w:date="2011-09-07T17:55:00Z">
        <w:r w:rsidR="00065D08" w:rsidRPr="00E77497">
          <w:t xml:space="preserve"> with value StringWrapper</w:t>
        </w:r>
      </w:ins>
      <w:ins w:id="21840" w:author="Allen Wirfs-Brock" w:date="2011-07-02T14:04:00Z">
        <w:r w:rsidR="00963019" w:rsidRPr="00E77497">
          <w:t>.</w:t>
        </w:r>
      </w:ins>
    </w:p>
    <w:p w14:paraId="749DC736" w14:textId="77777777" w:rsidR="004C02EF" w:rsidRPr="00E77497" w:rsidRDefault="004C02EF" w:rsidP="004C02EF">
      <w:r w:rsidRPr="00E77497">
        <w:t>The value of the [[Prototype]] internal property of the String prototype object is the standard built-in Object prototype object (15.2.4).</w:t>
      </w:r>
      <w:bookmarkStart w:id="21841" w:name="_Toc385672313"/>
      <w:bookmarkStart w:id="21842" w:name="_Toc393690429"/>
      <w:bookmarkStart w:id="21843" w:name="_Toc382291632"/>
      <w:bookmarkStart w:id="21844" w:name="_Toc382212254"/>
      <w:bookmarkStart w:id="21845" w:name="_Toc382212817"/>
    </w:p>
    <w:p w14:paraId="63F069C9" w14:textId="77777777" w:rsidR="004C02EF" w:rsidRPr="00E77497" w:rsidRDefault="004C02EF" w:rsidP="004C02EF">
      <w:pPr>
        <w:pStyle w:val="40"/>
        <w:numPr>
          <w:ilvl w:val="0"/>
          <w:numId w:val="0"/>
        </w:numPr>
      </w:pPr>
      <w:r w:rsidRPr="00E77497">
        <w:t>15.5.4.1</w:t>
      </w:r>
      <w:r w:rsidRPr="00E77497">
        <w:tab/>
        <w:t>String.prototype.constructo</w:t>
      </w:r>
      <w:bookmarkEnd w:id="21841"/>
      <w:bookmarkEnd w:id="21842"/>
      <w:r w:rsidRPr="00E77497">
        <w:t>r</w:t>
      </w:r>
    </w:p>
    <w:p w14:paraId="191737F0" w14:textId="77777777"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21846" w:name="_Toc385672314"/>
      <w:bookmarkStart w:id="21847" w:name="_Toc393690430"/>
    </w:p>
    <w:p w14:paraId="2AC9A597" w14:textId="77777777" w:rsidR="004C02EF" w:rsidRPr="00E77497" w:rsidRDefault="004C02EF" w:rsidP="004C02EF">
      <w:pPr>
        <w:pStyle w:val="40"/>
        <w:numPr>
          <w:ilvl w:val="0"/>
          <w:numId w:val="0"/>
        </w:numPr>
      </w:pPr>
      <w:bookmarkStart w:id="21848" w:name="_Ref455972324"/>
      <w:r w:rsidRPr="00E77497">
        <w:t>15.5.4.2</w:t>
      </w:r>
      <w:r w:rsidRPr="00E77497">
        <w:tab/>
        <w:t>String.prototype.toString</w:t>
      </w:r>
      <w:bookmarkEnd w:id="21843"/>
      <w:bookmarkEnd w:id="21846"/>
      <w:bookmarkEnd w:id="21847"/>
      <w:r w:rsidRPr="00E77497">
        <w:t xml:space="preserve"> ( )</w:t>
      </w:r>
      <w:bookmarkEnd w:id="21848"/>
    </w:p>
    <w:p w14:paraId="14E25C90" w14:textId="77777777" w:rsidR="004C02EF" w:rsidRPr="00E77497" w:rsidRDefault="004C02EF" w:rsidP="004C02EF">
      <w:r w:rsidRPr="00E77497">
        <w:t xml:space="preserve">Returns this String value. (Note that, for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21849" w:name="_Toc382291633"/>
      <w:bookmarkStart w:id="21850" w:name="_Toc385672315"/>
    </w:p>
    <w:p w14:paraId="4B05B776"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a String object. Therefore, it cannot be transferred to other kinds of objects for use as a method.</w:t>
      </w:r>
      <w:bookmarkStart w:id="21851" w:name="_Toc393690431"/>
    </w:p>
    <w:p w14:paraId="355BF7B8" w14:textId="77777777" w:rsidR="004C02EF" w:rsidRPr="00E77497" w:rsidRDefault="004C02EF" w:rsidP="004C02EF">
      <w:pPr>
        <w:pStyle w:val="40"/>
        <w:numPr>
          <w:ilvl w:val="0"/>
          <w:numId w:val="0"/>
        </w:numPr>
      </w:pPr>
      <w:bookmarkStart w:id="21852" w:name="_Ref455972327"/>
      <w:r w:rsidRPr="00E77497">
        <w:t>15.5.4.3</w:t>
      </w:r>
      <w:r w:rsidRPr="00E77497">
        <w:tab/>
        <w:t>String.prototype.valueOf</w:t>
      </w:r>
      <w:bookmarkEnd w:id="21849"/>
      <w:bookmarkEnd w:id="21850"/>
      <w:bookmarkEnd w:id="21851"/>
      <w:r w:rsidRPr="00E77497">
        <w:t xml:space="preserve"> ( )</w:t>
      </w:r>
      <w:bookmarkStart w:id="21853" w:name="_Toc382291634"/>
      <w:bookmarkEnd w:id="21852"/>
    </w:p>
    <w:p w14:paraId="243B1D1F" w14:textId="77777777" w:rsidR="004C02EF" w:rsidRPr="00E77497" w:rsidRDefault="004C02EF" w:rsidP="004C02EF">
      <w:r w:rsidRPr="00E77497">
        <w:t>Returns this String value.</w:t>
      </w:r>
      <w:bookmarkStart w:id="21854" w:name="_Toc385672316"/>
    </w:p>
    <w:p w14:paraId="0AD8E87C"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String object. Therefore, it cannot be transferred to other kinds of objects for use as a method.</w:t>
      </w:r>
      <w:bookmarkStart w:id="21855" w:name="_Toc393690432"/>
    </w:p>
    <w:p w14:paraId="3E5B95B1" w14:textId="77777777" w:rsidR="004C02EF" w:rsidRPr="00E77497" w:rsidRDefault="004C02EF" w:rsidP="004C02EF">
      <w:pPr>
        <w:pStyle w:val="40"/>
        <w:numPr>
          <w:ilvl w:val="0"/>
          <w:numId w:val="0"/>
        </w:numPr>
      </w:pPr>
      <w:bookmarkStart w:id="21856" w:name="_Ref457704263"/>
      <w:r w:rsidRPr="00E77497">
        <w:t>15.5.4.4</w:t>
      </w:r>
      <w:r w:rsidRPr="00E77497">
        <w:tab/>
        <w:t>String.prototype.charA</w:t>
      </w:r>
      <w:bookmarkEnd w:id="21853"/>
      <w:r w:rsidRPr="00E77497">
        <w:t>t (pos</w:t>
      </w:r>
      <w:bookmarkEnd w:id="21854"/>
      <w:bookmarkEnd w:id="21855"/>
      <w:r w:rsidRPr="00E77497">
        <w:t>)</w:t>
      </w:r>
      <w:bookmarkStart w:id="21857" w:name="_Toc382291635"/>
      <w:bookmarkEnd w:id="21856"/>
    </w:p>
    <w:p w14:paraId="5A8A8D6D" w14:textId="77777777" w:rsidR="004C02EF" w:rsidRPr="00E77497" w:rsidRDefault="004C02EF" w:rsidP="004C02EF">
      <w:r w:rsidRPr="00E77497">
        <w:t xml:space="preserve">Returns a String containing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the empty String. The result is a String value, not a String object.</w:t>
      </w:r>
    </w:p>
    <w:p w14:paraId="10607E8B" w14:textId="77777777" w:rsidR="004C02EF" w:rsidRPr="00E77497" w:rsidRDefault="004C02EF" w:rsidP="004C02EF">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60E35C35" w14:textId="77777777"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0D55428F" w14:textId="77777777" w:rsidR="004C02EF" w:rsidRPr="00E77497" w:rsidRDefault="00134DAD" w:rsidP="00834A33">
      <w:pPr>
        <w:pStyle w:val="Alg4"/>
        <w:numPr>
          <w:ilvl w:val="0"/>
          <w:numId w:val="222"/>
        </w:numPr>
      </w:pPr>
      <w:ins w:id="21858" w:author="Rev 7 Allen Wirfs-Brock" w:date="2012-04-10T11:57:00Z">
        <w:r>
          <w:t>ReturnIfAbrupt(</w:t>
        </w:r>
      </w:ins>
      <w:del w:id="21859" w:author="Rev 7 Allen Wirfs-Brock" w:date="2012-04-10T11:57:00Z">
        <w:r w:rsidR="004C02EF" w:rsidRPr="00E77497" w:rsidDel="00134DAD">
          <w:delText xml:space="preserve">Call </w:delText>
        </w:r>
      </w:del>
      <w:r w:rsidR="004C02EF" w:rsidRPr="00E77497">
        <w:t>CheckObjectCoercible</w:t>
      </w:r>
      <w:del w:id="21860" w:author="Rev 7 Allen Wirfs-Brock" w:date="2012-04-10T11:57:00Z">
        <w:r w:rsidR="004C02EF" w:rsidRPr="00E77497" w:rsidDel="00134DAD">
          <w:delText xml:space="preserve"> passing the </w:delText>
        </w:r>
      </w:del>
      <w:ins w:id="21861" w:author="Rev 7 Allen Wirfs-Brock" w:date="2012-04-10T11:57:00Z">
        <w:r>
          <w:t>(</w:t>
        </w:r>
      </w:ins>
      <w:r w:rsidR="004C02EF" w:rsidRPr="00E77497">
        <w:rPr>
          <w:b/>
        </w:rPr>
        <w:t>this</w:t>
      </w:r>
      <w:r w:rsidR="004C02EF" w:rsidRPr="00E77497">
        <w:t xml:space="preserve"> value</w:t>
      </w:r>
      <w:del w:id="21862" w:author="Rev 7 Allen Wirfs-Brock" w:date="2012-04-10T11:57:00Z">
        <w:r w:rsidR="004C02EF" w:rsidRPr="00E77497" w:rsidDel="00134DAD">
          <w:delText xml:space="preserve"> as its argument</w:delText>
        </w:r>
      </w:del>
      <w:ins w:id="21863" w:author="Rev 7 Allen Wirfs-Brock" w:date="2012-04-10T11:57:00Z">
        <w:r>
          <w:t>))</w:t>
        </w:r>
      </w:ins>
      <w:r w:rsidR="004C02EF" w:rsidRPr="00E77497">
        <w:t>.</w:t>
      </w:r>
    </w:p>
    <w:p w14:paraId="1AE7319B" w14:textId="77777777" w:rsidR="004C02EF" w:rsidRPr="00E77497" w:rsidRDefault="004C02EF" w:rsidP="00834A33">
      <w:pPr>
        <w:pStyle w:val="Alg4"/>
        <w:numPr>
          <w:ilvl w:val="0"/>
          <w:numId w:val="222"/>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266CFFD" w14:textId="77777777" w:rsidR="00134DAD" w:rsidRPr="00E77497" w:rsidRDefault="00134DAD" w:rsidP="00134DAD">
      <w:pPr>
        <w:pStyle w:val="Alg4"/>
        <w:numPr>
          <w:ilvl w:val="0"/>
          <w:numId w:val="222"/>
        </w:numPr>
        <w:contextualSpacing/>
        <w:rPr>
          <w:ins w:id="21864" w:author="Rev 7 Allen Wirfs-Brock" w:date="2012-04-10T12:14:00Z"/>
        </w:rPr>
      </w:pPr>
      <w:ins w:id="21865" w:author="Rev 7 Allen Wirfs-Brock" w:date="2012-04-10T12:14:00Z">
        <w:r>
          <w:t>ReturnIfAbrupt(</w:t>
        </w:r>
        <w:r>
          <w:rPr>
            <w:i/>
          </w:rPr>
          <w:t>s</w:t>
        </w:r>
        <w:r>
          <w:t>).</w:t>
        </w:r>
      </w:ins>
    </w:p>
    <w:p w14:paraId="2D45FE18" w14:textId="77777777" w:rsidR="004C02EF" w:rsidRPr="00E77497" w:rsidRDefault="004C02EF" w:rsidP="00834A33">
      <w:pPr>
        <w:pStyle w:val="Alg4"/>
        <w:numPr>
          <w:ilvl w:val="0"/>
          <w:numId w:val="222"/>
        </w:numPr>
      </w:pPr>
      <w:r w:rsidRPr="00E77497">
        <w:t xml:space="preserve">Let </w:t>
      </w:r>
      <w:r w:rsidRPr="00E77497">
        <w:rPr>
          <w:i/>
        </w:rPr>
        <w:t>position</w:t>
      </w:r>
      <w:r w:rsidRPr="00E77497">
        <w:t xml:space="preserve"> be ToInteger(</w:t>
      </w:r>
      <w:r w:rsidRPr="00E77497">
        <w:rPr>
          <w:i/>
        </w:rPr>
        <w:t>pos</w:t>
      </w:r>
      <w:r w:rsidRPr="00E77497">
        <w:t>).</w:t>
      </w:r>
    </w:p>
    <w:p w14:paraId="7131A8BF" w14:textId="77777777" w:rsidR="00134DAD" w:rsidRPr="00E77497" w:rsidRDefault="00134DAD" w:rsidP="00134DAD">
      <w:pPr>
        <w:pStyle w:val="Alg4"/>
        <w:numPr>
          <w:ilvl w:val="0"/>
          <w:numId w:val="222"/>
        </w:numPr>
        <w:contextualSpacing/>
        <w:rPr>
          <w:ins w:id="21866" w:author="Rev 7 Allen Wirfs-Brock" w:date="2012-04-10T12:14:00Z"/>
        </w:rPr>
      </w:pPr>
      <w:ins w:id="21867" w:author="Rev 7 Allen Wirfs-Brock" w:date="2012-04-10T12:14:00Z">
        <w:r>
          <w:t>ReturnIfAbrupt(</w:t>
        </w:r>
        <w:r>
          <w:rPr>
            <w:i/>
          </w:rPr>
          <w:t>position</w:t>
        </w:r>
        <w:r>
          <w:t>).</w:t>
        </w:r>
      </w:ins>
    </w:p>
    <w:p w14:paraId="192392E9" w14:textId="77777777" w:rsidR="004C02EF" w:rsidRPr="00E77497" w:rsidRDefault="004C02EF" w:rsidP="00834A33">
      <w:pPr>
        <w:pStyle w:val="Alg4"/>
        <w:numPr>
          <w:ilvl w:val="0"/>
          <w:numId w:val="222"/>
        </w:numPr>
      </w:pPr>
      <w:r w:rsidRPr="00E77497">
        <w:t xml:space="preserve">Let </w:t>
      </w:r>
      <w:r w:rsidRPr="00E77497">
        <w:rPr>
          <w:i/>
        </w:rPr>
        <w:t>size</w:t>
      </w:r>
      <w:r w:rsidRPr="00E77497">
        <w:t xml:space="preserve"> be the number of characters in </w:t>
      </w:r>
      <w:r w:rsidRPr="00E77497">
        <w:rPr>
          <w:i/>
        </w:rPr>
        <w:t>S</w:t>
      </w:r>
      <w:r w:rsidRPr="00E77497">
        <w:t>.</w:t>
      </w:r>
    </w:p>
    <w:p w14:paraId="04C7C14D" w14:textId="77777777" w:rsidR="004C02EF" w:rsidRPr="00E77497" w:rsidRDefault="004C02EF" w:rsidP="00834A33">
      <w:pPr>
        <w:pStyle w:val="Alg4"/>
        <w:numPr>
          <w:ilvl w:val="0"/>
          <w:numId w:val="222"/>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7E4F537A" w14:textId="77777777" w:rsidR="004C02EF" w:rsidRPr="00E77497" w:rsidRDefault="004C02EF" w:rsidP="00834A33">
      <w:pPr>
        <w:pStyle w:val="Alg4"/>
        <w:numPr>
          <w:ilvl w:val="0"/>
          <w:numId w:val="222"/>
        </w:numPr>
        <w:spacing w:after="220"/>
      </w:pPr>
      <w:r w:rsidRPr="00E77497">
        <w:t xml:space="preserve">Return a String of length 1, containing one character from </w:t>
      </w:r>
      <w:r w:rsidRPr="00E77497">
        <w:rPr>
          <w:i/>
        </w:rPr>
        <w:t>S</w:t>
      </w:r>
      <w:r w:rsidRPr="00E77497">
        <w:t xml:space="preserve">, namely the character at position </w:t>
      </w:r>
      <w:r w:rsidRPr="00E77497">
        <w:rPr>
          <w:i/>
        </w:rPr>
        <w:t>position</w:t>
      </w:r>
      <w:r w:rsidRPr="00E77497">
        <w:t xml:space="preserve">, where the first (leftmost) character in </w:t>
      </w:r>
      <w:r w:rsidRPr="00E77497">
        <w:rPr>
          <w:i/>
        </w:rPr>
        <w:t>S</w:t>
      </w:r>
      <w:r w:rsidRPr="00E77497">
        <w:t xml:space="preserve"> is considered to be at position 0, the next one at position 1, and so on.</w:t>
      </w:r>
    </w:p>
    <w:p w14:paraId="44426B7A"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1868" w:name="_Toc385672317"/>
      <w:bookmarkStart w:id="21869" w:name="_Toc393690433"/>
    </w:p>
    <w:p w14:paraId="43220069" w14:textId="77777777" w:rsidR="004C02EF" w:rsidRPr="00E77497" w:rsidRDefault="004C02EF" w:rsidP="004C02EF">
      <w:pPr>
        <w:pStyle w:val="40"/>
        <w:numPr>
          <w:ilvl w:val="0"/>
          <w:numId w:val="0"/>
        </w:numPr>
      </w:pPr>
      <w:bookmarkStart w:id="21870" w:name="_Ref451681117"/>
      <w:r w:rsidRPr="00E77497">
        <w:t>15.5.4.5</w:t>
      </w:r>
      <w:r w:rsidRPr="00E77497">
        <w:tab/>
        <w:t>String.prototype.charCodeAt (pos</w:t>
      </w:r>
      <w:bookmarkEnd w:id="21868"/>
      <w:bookmarkEnd w:id="21869"/>
      <w:r w:rsidRPr="00E77497">
        <w:t>)</w:t>
      </w:r>
      <w:bookmarkEnd w:id="21870"/>
    </w:p>
    <w:p w14:paraId="0A7694DD" w14:textId="77777777" w:rsidR="004C02EF" w:rsidRPr="00E77497" w:rsidRDefault="004C02EF" w:rsidP="004C02EF">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representing the code unit value of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w:t>
      </w:r>
      <w:r w:rsidRPr="00E77497">
        <w:rPr>
          <w:b/>
        </w:rPr>
        <w:t>NaN</w:t>
      </w:r>
      <w:r w:rsidRPr="00E77497">
        <w:t>.</w:t>
      </w:r>
    </w:p>
    <w:p w14:paraId="0239982A" w14:textId="77777777"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768F275F" w14:textId="77777777" w:rsidR="004C02EF" w:rsidRPr="00E77497" w:rsidRDefault="00134DAD" w:rsidP="00834A33">
      <w:pPr>
        <w:pStyle w:val="Alg4"/>
        <w:numPr>
          <w:ilvl w:val="0"/>
          <w:numId w:val="223"/>
        </w:numPr>
      </w:pPr>
      <w:ins w:id="21871"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21872"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CE6567B" w14:textId="77777777" w:rsidR="004C02EF" w:rsidRPr="00E77497" w:rsidRDefault="004C02EF" w:rsidP="00834A33">
      <w:pPr>
        <w:pStyle w:val="Alg4"/>
        <w:numPr>
          <w:ilvl w:val="0"/>
          <w:numId w:val="22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B909DE6" w14:textId="77777777" w:rsidR="00134DAD" w:rsidRPr="00E77497" w:rsidRDefault="00134DAD" w:rsidP="00134DAD">
      <w:pPr>
        <w:pStyle w:val="Alg4"/>
        <w:numPr>
          <w:ilvl w:val="0"/>
          <w:numId w:val="223"/>
        </w:numPr>
        <w:contextualSpacing/>
        <w:rPr>
          <w:ins w:id="21873" w:author="Rev 7 Allen Wirfs-Brock" w:date="2012-04-10T12:15:00Z"/>
        </w:rPr>
      </w:pPr>
      <w:ins w:id="21874" w:author="Rev 7 Allen Wirfs-Brock" w:date="2012-04-10T12:15:00Z">
        <w:r>
          <w:t>ReturnIfAbrupt(</w:t>
        </w:r>
        <w:r>
          <w:rPr>
            <w:i/>
          </w:rPr>
          <w:t>S</w:t>
        </w:r>
        <w:r>
          <w:t>).</w:t>
        </w:r>
      </w:ins>
    </w:p>
    <w:p w14:paraId="56066C13" w14:textId="77777777"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14:paraId="4F6D07D7" w14:textId="77777777" w:rsidR="00134DAD" w:rsidRPr="00E77497" w:rsidRDefault="00134DAD" w:rsidP="00134DAD">
      <w:pPr>
        <w:pStyle w:val="Alg4"/>
        <w:numPr>
          <w:ilvl w:val="0"/>
          <w:numId w:val="223"/>
        </w:numPr>
        <w:contextualSpacing/>
        <w:rPr>
          <w:ins w:id="21875" w:author="Rev 7 Allen Wirfs-Brock" w:date="2012-04-10T12:16:00Z"/>
        </w:rPr>
      </w:pPr>
      <w:ins w:id="21876" w:author="Rev 7 Allen Wirfs-Brock" w:date="2012-04-10T12:16:00Z">
        <w:r>
          <w:t>ReturnIfAbrupt(</w:t>
        </w:r>
        <w:r>
          <w:rPr>
            <w:i/>
          </w:rPr>
          <w:t>position</w:t>
        </w:r>
        <w:r>
          <w:t>).</w:t>
        </w:r>
      </w:ins>
    </w:p>
    <w:p w14:paraId="24D2B560" w14:textId="77777777"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characters in </w:t>
      </w:r>
      <w:r w:rsidRPr="00E77497">
        <w:rPr>
          <w:i/>
        </w:rPr>
        <w:t>S</w:t>
      </w:r>
      <w:r w:rsidRPr="00E77497">
        <w:t>.</w:t>
      </w:r>
    </w:p>
    <w:p w14:paraId="4284D76D" w14:textId="77777777"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7D49493C" w14:textId="77777777" w:rsidR="004C02EF" w:rsidRPr="00E77497" w:rsidRDefault="004C02EF" w:rsidP="00834A33">
      <w:pPr>
        <w:pStyle w:val="Alg4"/>
        <w:numPr>
          <w:ilvl w:val="0"/>
          <w:numId w:val="223"/>
        </w:numPr>
        <w:spacing w:after="220"/>
      </w:pPr>
      <w:r w:rsidRPr="00E77497">
        <w:t xml:space="preserve">Return a value of Number type, whose value is the code unit value of the character at position </w:t>
      </w:r>
      <w:r w:rsidRPr="00E77497">
        <w:rPr>
          <w:i/>
        </w:rPr>
        <w:t>position</w:t>
      </w:r>
      <w:r w:rsidRPr="00E77497">
        <w:t xml:space="preserve"> in the String </w:t>
      </w:r>
      <w:r w:rsidRPr="00E77497">
        <w:rPr>
          <w:i/>
        </w:rPr>
        <w:t>S</w:t>
      </w:r>
      <w:r w:rsidRPr="00E77497">
        <w:t xml:space="preserve">, where the first (leftmost) character in </w:t>
      </w:r>
      <w:r w:rsidRPr="00E77497">
        <w:rPr>
          <w:i/>
        </w:rPr>
        <w:t>S</w:t>
      </w:r>
      <w:r w:rsidRPr="00E77497">
        <w:t xml:space="preserve"> is considered to be at position 0, the next one at position 1, and so on.</w:t>
      </w:r>
      <w:bookmarkStart w:id="21877" w:name="_Ref385475601"/>
    </w:p>
    <w:p w14:paraId="7F8B7E6D"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57E10B6" w14:textId="77777777" w:rsidR="004C02EF" w:rsidRPr="00E77497" w:rsidRDefault="004C02EF" w:rsidP="004C02EF">
      <w:pPr>
        <w:pStyle w:val="40"/>
        <w:numPr>
          <w:ilvl w:val="0"/>
          <w:numId w:val="0"/>
        </w:numPr>
      </w:pPr>
      <w:bookmarkStart w:id="21878" w:name="_Ref457709108"/>
      <w:r w:rsidRPr="00E77497">
        <w:t>15.5.4.6</w:t>
      </w:r>
      <w:r w:rsidRPr="00E77497">
        <w:tab/>
        <w:t>String.prototype.concat ( [ string1 [ , string2 [ , … ] ] ] )</w:t>
      </w:r>
      <w:bookmarkEnd w:id="21878"/>
    </w:p>
    <w:p w14:paraId="7053EC5B"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string1</w:t>
      </w:r>
      <w:r w:rsidRPr="00E77497">
        <w:t xml:space="preserve">, </w:t>
      </w:r>
      <w:r w:rsidRPr="00E77497">
        <w:rPr>
          <w:rFonts w:ascii="Times New Roman" w:hAnsi="Times New Roman"/>
          <w:i/>
        </w:rPr>
        <w:t>string2</w:t>
      </w:r>
      <w:r w:rsidRPr="00E77497">
        <w:t xml:space="preserve">, etc., it returns a String consisting of the characters of this object (converted to a String) followed by the characters of each of </w:t>
      </w:r>
      <w:r w:rsidRPr="00E77497">
        <w:rPr>
          <w:rFonts w:ascii="Times New Roman" w:hAnsi="Times New Roman"/>
          <w:i/>
        </w:rPr>
        <w:t>string1</w:t>
      </w:r>
      <w:r w:rsidRPr="00E77497">
        <w:t xml:space="preserve">, </w:t>
      </w:r>
      <w:r w:rsidRPr="00E77497">
        <w:rPr>
          <w:rFonts w:ascii="Times New Roman" w:hAnsi="Times New Roman"/>
          <w:i/>
        </w:rPr>
        <w:t>string2</w:t>
      </w:r>
      <w:r w:rsidRPr="00E77497">
        <w:t>, etc. (where each argument is converted to a String). The result is a String value, not a String object. The following steps are taken:</w:t>
      </w:r>
    </w:p>
    <w:p w14:paraId="5E9F61E2" w14:textId="77777777" w:rsidR="004C02EF" w:rsidRPr="00E77497" w:rsidRDefault="00134DAD" w:rsidP="00834A33">
      <w:pPr>
        <w:pStyle w:val="Alg4"/>
        <w:numPr>
          <w:ilvl w:val="0"/>
          <w:numId w:val="224"/>
        </w:numPr>
      </w:pPr>
      <w:ins w:id="21879"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21880"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37AFAA3" w14:textId="77777777" w:rsidR="004C02EF" w:rsidRPr="00E77497" w:rsidRDefault="004C02EF" w:rsidP="00834A33">
      <w:pPr>
        <w:pStyle w:val="Alg4"/>
        <w:numPr>
          <w:ilvl w:val="0"/>
          <w:numId w:val="22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FEE0965" w14:textId="77777777" w:rsidR="00134DAD" w:rsidRPr="00E77497" w:rsidRDefault="00134DAD" w:rsidP="00134DAD">
      <w:pPr>
        <w:pStyle w:val="Alg4"/>
        <w:numPr>
          <w:ilvl w:val="0"/>
          <w:numId w:val="224"/>
        </w:numPr>
        <w:contextualSpacing/>
        <w:rPr>
          <w:ins w:id="21881" w:author="Rev 7 Allen Wirfs-Brock" w:date="2012-04-10T12:16:00Z"/>
        </w:rPr>
      </w:pPr>
      <w:ins w:id="21882" w:author="Rev 7 Allen Wirfs-Brock" w:date="2012-04-10T12:16:00Z">
        <w:r>
          <w:t>ReturnIfAbrupt(</w:t>
        </w:r>
        <w:r>
          <w:rPr>
            <w:i/>
          </w:rPr>
          <w:t>S</w:t>
        </w:r>
        <w:r>
          <w:t>).</w:t>
        </w:r>
      </w:ins>
    </w:p>
    <w:p w14:paraId="29EB3ACA" w14:textId="77777777"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14:paraId="403B1BB8" w14:textId="77777777"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14:paraId="36A32E7F" w14:textId="77777777"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14:paraId="2D3B9102" w14:textId="77777777"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6136CF85" w14:textId="77777777" w:rsidR="00134DAD" w:rsidRDefault="00134DAD" w:rsidP="00834A33">
      <w:pPr>
        <w:pStyle w:val="Alg4"/>
        <w:numPr>
          <w:ilvl w:val="1"/>
          <w:numId w:val="224"/>
        </w:numPr>
        <w:tabs>
          <w:tab w:val="num" w:pos="2070"/>
        </w:tabs>
        <w:rPr>
          <w:ins w:id="21883" w:author="Rev 7 Allen Wirfs-Brock" w:date="2012-04-10T12:17:00Z"/>
        </w:rPr>
      </w:pPr>
      <w:ins w:id="21884" w:author="Rev 7 Allen Wirfs-Brock" w:date="2012-04-10T12:18:00Z">
        <w:r>
          <w:t xml:space="preserve">Let </w:t>
        </w:r>
        <w:r w:rsidRPr="00134DAD">
          <w:rPr>
            <w:i/>
          </w:rPr>
          <w:t>nextString</w:t>
        </w:r>
        <w:r>
          <w:t xml:space="preserve"> be ToString(</w:t>
        </w:r>
        <w:r w:rsidRPr="00134DAD">
          <w:rPr>
            <w:i/>
          </w:rPr>
          <w:t>next</w:t>
        </w:r>
        <w:r>
          <w:t>)</w:t>
        </w:r>
      </w:ins>
    </w:p>
    <w:p w14:paraId="0EC3FA56" w14:textId="77777777" w:rsidR="00134DAD" w:rsidRPr="00E77497" w:rsidRDefault="00134DAD" w:rsidP="00134DAD">
      <w:pPr>
        <w:pStyle w:val="Alg4"/>
        <w:numPr>
          <w:ilvl w:val="1"/>
          <w:numId w:val="224"/>
        </w:numPr>
        <w:contextualSpacing/>
        <w:rPr>
          <w:ins w:id="21885" w:author="Rev 7 Allen Wirfs-Brock" w:date="2012-04-10T12:18:00Z"/>
        </w:rPr>
      </w:pPr>
      <w:ins w:id="21886" w:author="Rev 7 Allen Wirfs-Brock" w:date="2012-04-10T12:18:00Z">
        <w:r>
          <w:t>ReturnIfAbrupt(</w:t>
        </w:r>
        <w:r>
          <w:rPr>
            <w:i/>
          </w:rPr>
          <w:t>nextString</w:t>
        </w:r>
        <w:r>
          <w:t>).</w:t>
        </w:r>
      </w:ins>
    </w:p>
    <w:p w14:paraId="0F6760A1" w14:textId="77777777"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characters in the previous value of </w:t>
      </w:r>
      <w:r w:rsidRPr="00E77497">
        <w:rPr>
          <w:i/>
        </w:rPr>
        <w:t>R</w:t>
      </w:r>
      <w:r w:rsidRPr="00E77497">
        <w:t xml:space="preserve"> followed by the characters of </w:t>
      </w:r>
      <w:del w:id="21887" w:author="Rev 7 Allen Wirfs-Brock" w:date="2012-04-10T12:19:00Z">
        <w:r w:rsidRPr="00E77497" w:rsidDel="00134DAD">
          <w:delText>ToString(</w:delText>
        </w:r>
      </w:del>
      <w:r w:rsidRPr="00E77497">
        <w:rPr>
          <w:i/>
        </w:rPr>
        <w:t>next</w:t>
      </w:r>
      <w:ins w:id="21888" w:author="Rev 7 Allen Wirfs-Brock" w:date="2012-04-10T12:19:00Z">
        <w:r w:rsidR="00134DAD">
          <w:rPr>
            <w:i/>
          </w:rPr>
          <w:t>String</w:t>
        </w:r>
      </w:ins>
      <w:del w:id="21889" w:author="Rev 7 Allen Wirfs-Brock" w:date="2012-04-10T12:19:00Z">
        <w:r w:rsidRPr="00E77497" w:rsidDel="00134DAD">
          <w:delText>)</w:delText>
        </w:r>
      </w:del>
      <w:r w:rsidRPr="00E77497">
        <w:t>.</w:t>
      </w:r>
    </w:p>
    <w:p w14:paraId="0BF2BA7C" w14:textId="77777777"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14:paraId="79E8F12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7878314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1890" w:name="_Toc385672318"/>
      <w:bookmarkStart w:id="21891" w:name="_Toc393690434"/>
    </w:p>
    <w:p w14:paraId="3607F911" w14:textId="77777777" w:rsidR="004C02EF" w:rsidRPr="00E77497" w:rsidRDefault="004C02EF" w:rsidP="004C02EF">
      <w:pPr>
        <w:pStyle w:val="40"/>
        <w:numPr>
          <w:ilvl w:val="0"/>
          <w:numId w:val="0"/>
        </w:numPr>
      </w:pPr>
      <w:bookmarkStart w:id="21892" w:name="_Ref457704269"/>
      <w:r w:rsidRPr="00E77497">
        <w:t>15.5.4.7</w:t>
      </w:r>
      <w:r w:rsidRPr="00E77497">
        <w:tab/>
        <w:t>String.prototype.indexO</w:t>
      </w:r>
      <w:bookmarkEnd w:id="21857"/>
      <w:r w:rsidRPr="00E77497">
        <w:t>f (searchString, position</w:t>
      </w:r>
      <w:bookmarkEnd w:id="21877"/>
      <w:bookmarkEnd w:id="21890"/>
      <w:bookmarkEnd w:id="21891"/>
      <w:r w:rsidRPr="00E77497">
        <w:t>)</w:t>
      </w:r>
      <w:bookmarkEnd w:id="21892"/>
    </w:p>
    <w:p w14:paraId="6AEACD87"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21893" w:name="_Toc382291636"/>
    </w:p>
    <w:p w14:paraId="4CDB9167" w14:textId="77777777"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1E6602D9" w14:textId="77777777" w:rsidR="004C02EF" w:rsidRPr="00E77497" w:rsidRDefault="00134DAD" w:rsidP="00834A33">
      <w:pPr>
        <w:pStyle w:val="Alg4"/>
        <w:numPr>
          <w:ilvl w:val="0"/>
          <w:numId w:val="400"/>
        </w:numPr>
      </w:pPr>
      <w:ins w:id="21894"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1895"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4A87FDEC" w14:textId="77777777" w:rsidR="004C02EF" w:rsidRPr="00E77497" w:rsidRDefault="004C02EF" w:rsidP="00834A33">
      <w:pPr>
        <w:pStyle w:val="Alg4"/>
        <w:numPr>
          <w:ilvl w:val="0"/>
          <w:numId w:val="40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E251E53" w14:textId="77777777" w:rsidR="00134DAD" w:rsidRPr="00E77497" w:rsidRDefault="00134DAD" w:rsidP="00134DAD">
      <w:pPr>
        <w:pStyle w:val="Alg4"/>
        <w:numPr>
          <w:ilvl w:val="0"/>
          <w:numId w:val="400"/>
        </w:numPr>
        <w:contextualSpacing/>
        <w:rPr>
          <w:ins w:id="21896" w:author="Rev 7 Allen Wirfs-Brock" w:date="2012-04-10T12:20:00Z"/>
        </w:rPr>
      </w:pPr>
      <w:ins w:id="21897" w:author="Rev 7 Allen Wirfs-Brock" w:date="2012-04-10T12:20:00Z">
        <w:r>
          <w:t>ReturnIfAbrupt(</w:t>
        </w:r>
        <w:r>
          <w:rPr>
            <w:i/>
          </w:rPr>
          <w:t>S</w:t>
        </w:r>
        <w:r>
          <w:t>).</w:t>
        </w:r>
      </w:ins>
    </w:p>
    <w:p w14:paraId="51093CF4" w14:textId="77777777"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14:paraId="6A743E92" w14:textId="77777777" w:rsidR="00134DAD" w:rsidRPr="00E77497" w:rsidRDefault="00134DAD" w:rsidP="00134DAD">
      <w:pPr>
        <w:pStyle w:val="Alg4"/>
        <w:numPr>
          <w:ilvl w:val="0"/>
          <w:numId w:val="400"/>
        </w:numPr>
        <w:contextualSpacing/>
        <w:rPr>
          <w:ins w:id="21898" w:author="Rev 7 Allen Wirfs-Brock" w:date="2012-04-10T12:20:00Z"/>
        </w:rPr>
      </w:pPr>
      <w:ins w:id="21899" w:author="Rev 7 Allen Wirfs-Brock" w:date="2012-04-10T12:20:00Z">
        <w:r>
          <w:t>ReturnIfAbrupt(</w:t>
        </w:r>
        <w:r>
          <w:rPr>
            <w:i/>
          </w:rPr>
          <w:t>searchString</w:t>
        </w:r>
        <w:r>
          <w:t>).</w:t>
        </w:r>
      </w:ins>
    </w:p>
    <w:p w14:paraId="08915064" w14:textId="77777777"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49C5CEA4" w14:textId="77777777" w:rsidR="00134DAD" w:rsidRPr="00E77497" w:rsidRDefault="00134DAD" w:rsidP="00134DAD">
      <w:pPr>
        <w:pStyle w:val="Alg4"/>
        <w:numPr>
          <w:ilvl w:val="0"/>
          <w:numId w:val="400"/>
        </w:numPr>
        <w:contextualSpacing/>
        <w:rPr>
          <w:ins w:id="21900" w:author="Rev 7 Allen Wirfs-Brock" w:date="2012-04-10T12:20:00Z"/>
        </w:rPr>
      </w:pPr>
      <w:ins w:id="21901" w:author="Rev 7 Allen Wirfs-Brock" w:date="2012-04-10T12:20:00Z">
        <w:r>
          <w:t>ReturnIfAbrupt(</w:t>
        </w:r>
        <w:r>
          <w:rPr>
            <w:i/>
          </w:rPr>
          <w:t>pos</w:t>
        </w:r>
        <w:r>
          <w:t>).</w:t>
        </w:r>
      </w:ins>
    </w:p>
    <w:p w14:paraId="449539E7" w14:textId="77777777"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characters in </w:t>
      </w:r>
      <w:r w:rsidRPr="00E77497">
        <w:rPr>
          <w:i/>
        </w:rPr>
        <w:t>S</w:t>
      </w:r>
      <w:r w:rsidRPr="00E77497">
        <w:t>.</w:t>
      </w:r>
    </w:p>
    <w:p w14:paraId="2BDB21F8" w14:textId="77777777"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10B2F2C6" w14:textId="77777777"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characters in </w:t>
      </w:r>
      <w:r w:rsidRPr="00E77497">
        <w:rPr>
          <w:i/>
        </w:rPr>
        <w:t>searchStr</w:t>
      </w:r>
      <w:r w:rsidRPr="00E77497">
        <w:t>.</w:t>
      </w:r>
    </w:p>
    <w:p w14:paraId="3C185AF0" w14:textId="77777777"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0D658E3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0C0CC1F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1902" w:name="_Toc385672319"/>
      <w:bookmarkStart w:id="21903" w:name="_Toc393690435"/>
    </w:p>
    <w:p w14:paraId="60793A14" w14:textId="77777777" w:rsidR="004C02EF" w:rsidRPr="00E77497" w:rsidRDefault="004C02EF" w:rsidP="004C02EF">
      <w:pPr>
        <w:pStyle w:val="40"/>
        <w:numPr>
          <w:ilvl w:val="0"/>
          <w:numId w:val="0"/>
        </w:numPr>
      </w:pPr>
      <w:bookmarkStart w:id="21904" w:name="_Ref457704276"/>
      <w:r w:rsidRPr="00E77497">
        <w:t>15.5.4.8</w:t>
      </w:r>
      <w:r w:rsidRPr="00E77497">
        <w:tab/>
        <w:t>String.prototype.lastIndexO</w:t>
      </w:r>
      <w:bookmarkEnd w:id="21893"/>
      <w:r w:rsidRPr="00E77497">
        <w:t>f (searchString, position</w:t>
      </w:r>
      <w:bookmarkEnd w:id="21902"/>
      <w:bookmarkEnd w:id="21903"/>
      <w:r w:rsidRPr="00E77497">
        <w:t>)</w:t>
      </w:r>
      <w:bookmarkStart w:id="21905" w:name="_Toc382291637"/>
      <w:bookmarkEnd w:id="21904"/>
    </w:p>
    <w:p w14:paraId="25B5F0F3"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4FE97264" w14:textId="77777777"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49D6578B" w14:textId="77777777" w:rsidR="004C02EF" w:rsidRPr="00E77497" w:rsidRDefault="00134DAD" w:rsidP="00834A33">
      <w:pPr>
        <w:pStyle w:val="Alg4"/>
        <w:numPr>
          <w:ilvl w:val="0"/>
          <w:numId w:val="225"/>
        </w:numPr>
      </w:pPr>
      <w:ins w:id="21906"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1907"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3EE95AF2" w14:textId="77777777" w:rsidR="004C02EF" w:rsidRPr="00E77497" w:rsidRDefault="004C02EF" w:rsidP="00834A33">
      <w:pPr>
        <w:pStyle w:val="Alg4"/>
        <w:numPr>
          <w:ilvl w:val="0"/>
          <w:numId w:val="22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952BB86" w14:textId="77777777" w:rsidR="00134DAD" w:rsidRPr="00E77497" w:rsidRDefault="00134DAD" w:rsidP="00134DAD">
      <w:pPr>
        <w:pStyle w:val="Alg4"/>
        <w:numPr>
          <w:ilvl w:val="0"/>
          <w:numId w:val="225"/>
        </w:numPr>
        <w:contextualSpacing/>
        <w:rPr>
          <w:ins w:id="21908" w:author="Rev 7 Allen Wirfs-Brock" w:date="2012-04-10T12:21:00Z"/>
        </w:rPr>
      </w:pPr>
      <w:ins w:id="21909" w:author="Rev 7 Allen Wirfs-Brock" w:date="2012-04-10T12:21:00Z">
        <w:r>
          <w:t>ReturnIfAbrupt(</w:t>
        </w:r>
        <w:r>
          <w:rPr>
            <w:i/>
          </w:rPr>
          <w:t>S</w:t>
        </w:r>
        <w:r>
          <w:t>).</w:t>
        </w:r>
      </w:ins>
    </w:p>
    <w:p w14:paraId="15F0D3B5" w14:textId="77777777"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14:paraId="52F679EE" w14:textId="77777777" w:rsidR="00134DAD" w:rsidRPr="00E77497" w:rsidRDefault="00134DAD" w:rsidP="00134DAD">
      <w:pPr>
        <w:pStyle w:val="Alg4"/>
        <w:numPr>
          <w:ilvl w:val="0"/>
          <w:numId w:val="225"/>
        </w:numPr>
        <w:contextualSpacing/>
        <w:rPr>
          <w:ins w:id="21910" w:author="Rev 7 Allen Wirfs-Brock" w:date="2012-04-10T12:21:00Z"/>
        </w:rPr>
      </w:pPr>
      <w:ins w:id="21911" w:author="Rev 7 Allen Wirfs-Brock" w:date="2012-04-10T12:21:00Z">
        <w:r>
          <w:t>ReturnIfAbrupt(</w:t>
        </w:r>
        <w:r>
          <w:rPr>
            <w:i/>
          </w:rPr>
          <w:t>searchString</w:t>
        </w:r>
        <w:r>
          <w:t>).</w:t>
        </w:r>
      </w:ins>
    </w:p>
    <w:p w14:paraId="54B07B9F" w14:textId="77777777"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11836CA3" w14:textId="77777777" w:rsidR="00134DAD" w:rsidRPr="00E77497" w:rsidRDefault="00134DAD" w:rsidP="00134DAD">
      <w:pPr>
        <w:pStyle w:val="Alg4"/>
        <w:numPr>
          <w:ilvl w:val="0"/>
          <w:numId w:val="225"/>
        </w:numPr>
        <w:contextualSpacing/>
        <w:rPr>
          <w:ins w:id="21912" w:author="Rev 7 Allen Wirfs-Brock" w:date="2012-04-10T12:21:00Z"/>
        </w:rPr>
      </w:pPr>
      <w:ins w:id="21913" w:author="Rev 7 Allen Wirfs-Brock" w:date="2012-04-10T12:21:00Z">
        <w:r>
          <w:t>ReturnIfAbrupt(</w:t>
        </w:r>
      </w:ins>
      <w:ins w:id="21914" w:author="Rev 7 Allen Wirfs-Brock" w:date="2012-04-10T12:22:00Z">
        <w:r>
          <w:rPr>
            <w:i/>
          </w:rPr>
          <w:t>numPos</w:t>
        </w:r>
      </w:ins>
      <w:ins w:id="21915" w:author="Rev 7 Allen Wirfs-Brock" w:date="2012-04-10T12:21:00Z">
        <w:r>
          <w:t>).</w:t>
        </w:r>
      </w:ins>
    </w:p>
    <w:p w14:paraId="79EB75F0" w14:textId="77777777"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59187863" w14:textId="77777777"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characters in </w:t>
      </w:r>
      <w:r w:rsidRPr="00B820AB">
        <w:rPr>
          <w:i/>
        </w:rPr>
        <w:t>S</w:t>
      </w:r>
      <w:r w:rsidRPr="00675B74">
        <w:t>.</w:t>
      </w:r>
    </w:p>
    <w:p w14:paraId="1ACF6614" w14:textId="77777777" w:rsidR="004C02EF" w:rsidRPr="00E77497" w:rsidRDefault="004C02EF" w:rsidP="00834A33">
      <w:pPr>
        <w:pStyle w:val="Alg4"/>
        <w:numPr>
          <w:ilvl w:val="0"/>
          <w:numId w:val="225"/>
        </w:numPr>
      </w:pPr>
      <w:r w:rsidRPr="00E77497">
        <w:t xml:space="preserve">Let </w:t>
      </w:r>
      <w:r w:rsidRPr="00E77497">
        <w:rPr>
          <w:i/>
        </w:rPr>
        <w:t>start</w:t>
      </w:r>
      <w:r w:rsidRPr="00E77497">
        <w:t xml:space="preserve"> min(max(</w:t>
      </w:r>
      <w:r w:rsidRPr="00E77497">
        <w:rPr>
          <w:i/>
        </w:rPr>
        <w:t>pos</w:t>
      </w:r>
      <w:r w:rsidRPr="00E77497">
        <w:t xml:space="preserve">, 0), </w:t>
      </w:r>
      <w:r w:rsidRPr="00E77497">
        <w:rPr>
          <w:i/>
        </w:rPr>
        <w:t>len</w:t>
      </w:r>
      <w:r w:rsidRPr="00E77497">
        <w:t>).</w:t>
      </w:r>
    </w:p>
    <w:p w14:paraId="218BC743" w14:textId="77777777"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characters in </w:t>
      </w:r>
      <w:r w:rsidRPr="00E77497">
        <w:rPr>
          <w:i/>
        </w:rPr>
        <w:t>searchStr</w:t>
      </w:r>
      <w:r w:rsidRPr="00E77497">
        <w:t>.</w:t>
      </w:r>
    </w:p>
    <w:p w14:paraId="0A681F73" w14:textId="77777777"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578B248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1005B0F4"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1916" w:name="_Toc385672320"/>
      <w:bookmarkStart w:id="21917" w:name="_Toc393690436"/>
    </w:p>
    <w:p w14:paraId="45624CEB" w14:textId="77777777" w:rsidR="004C02EF" w:rsidRPr="00E77497" w:rsidRDefault="004C02EF" w:rsidP="004C02EF">
      <w:pPr>
        <w:pStyle w:val="40"/>
        <w:numPr>
          <w:ilvl w:val="0"/>
          <w:numId w:val="0"/>
        </w:numPr>
      </w:pPr>
      <w:bookmarkStart w:id="21918" w:name="_Ref456012385"/>
      <w:r w:rsidRPr="00E77497">
        <w:t>15.5.4.9</w:t>
      </w:r>
      <w:r w:rsidRPr="00E77497">
        <w:tab/>
        <w:t>String.prototype.localeCompare (that)</w:t>
      </w:r>
      <w:bookmarkEnd w:id="21918"/>
    </w:p>
    <w:p w14:paraId="672DA9C3" w14:textId="77777777"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this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5DD6883D" w14:textId="77777777" w:rsidR="004C02EF" w:rsidRPr="00E77497" w:rsidRDefault="004C02EF" w:rsidP="004C02EF">
      <w:r w:rsidRPr="00E77497">
        <w:t>Before perform the comparisons the following steps are performed to prepare the Strings:</w:t>
      </w:r>
    </w:p>
    <w:p w14:paraId="0A35634E" w14:textId="77777777" w:rsidR="004C02EF" w:rsidRPr="00E77497" w:rsidRDefault="00134DAD" w:rsidP="00834A33">
      <w:pPr>
        <w:pStyle w:val="Alg4"/>
        <w:numPr>
          <w:ilvl w:val="0"/>
          <w:numId w:val="226"/>
        </w:numPr>
      </w:pPr>
      <w:ins w:id="21919"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1920"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3D2F6454" w14:textId="77777777" w:rsidR="004C02EF" w:rsidRPr="00E77497" w:rsidRDefault="004C02EF" w:rsidP="00834A33">
      <w:pPr>
        <w:pStyle w:val="Alg4"/>
        <w:numPr>
          <w:ilvl w:val="0"/>
          <w:numId w:val="226"/>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E28BECF" w14:textId="77777777" w:rsidR="00134DAD" w:rsidRPr="00E77497" w:rsidRDefault="00134DAD" w:rsidP="00134DAD">
      <w:pPr>
        <w:pStyle w:val="Alg4"/>
        <w:numPr>
          <w:ilvl w:val="0"/>
          <w:numId w:val="226"/>
        </w:numPr>
        <w:contextualSpacing/>
        <w:rPr>
          <w:ins w:id="21921" w:author="Rev 7 Allen Wirfs-Brock" w:date="2012-04-10T12:22:00Z"/>
        </w:rPr>
      </w:pPr>
      <w:ins w:id="21922" w:author="Rev 7 Allen Wirfs-Brock" w:date="2012-04-10T12:22:00Z">
        <w:r>
          <w:t>ReturnIfAbrupt(</w:t>
        </w:r>
        <w:r>
          <w:rPr>
            <w:i/>
          </w:rPr>
          <w:t>S</w:t>
        </w:r>
        <w:r>
          <w:t>).</w:t>
        </w:r>
      </w:ins>
    </w:p>
    <w:p w14:paraId="5C2CF24D" w14:textId="77777777" w:rsidR="004C02EF" w:rsidRDefault="004C02EF" w:rsidP="00134DAD">
      <w:pPr>
        <w:pStyle w:val="Alg4"/>
        <w:numPr>
          <w:ilvl w:val="0"/>
          <w:numId w:val="226"/>
        </w:numPr>
        <w:contextualSpacing/>
        <w:rPr>
          <w:ins w:id="21923" w:author="Rev 7 Allen Wirfs-Brock" w:date="2012-04-10T12:23:00Z"/>
        </w:rPr>
      </w:pPr>
      <w:r w:rsidRPr="00E77497">
        <w:t xml:space="preserve">Let </w:t>
      </w:r>
      <w:r w:rsidRPr="00E77497">
        <w:rPr>
          <w:i/>
        </w:rPr>
        <w:t>That</w:t>
      </w:r>
      <w:r w:rsidRPr="00E77497">
        <w:t xml:space="preserve"> be ToString(</w:t>
      </w:r>
      <w:r w:rsidRPr="00E77497">
        <w:rPr>
          <w:i/>
        </w:rPr>
        <w:t>that</w:t>
      </w:r>
      <w:r w:rsidRPr="00E77497">
        <w:t>).</w:t>
      </w:r>
    </w:p>
    <w:p w14:paraId="43584B6A" w14:textId="77777777" w:rsidR="00134DAD" w:rsidRPr="00134DAD" w:rsidRDefault="00134DAD" w:rsidP="00C75147">
      <w:pPr>
        <w:pStyle w:val="Alg4"/>
        <w:numPr>
          <w:ilvl w:val="0"/>
          <w:numId w:val="226"/>
        </w:numPr>
        <w:spacing w:after="220"/>
      </w:pPr>
      <w:ins w:id="21924" w:author="Rev 7 Allen Wirfs-Brock" w:date="2012-04-10T12:23:00Z">
        <w:r>
          <w:t>ReturnIfAbrupt(</w:t>
        </w:r>
      </w:ins>
      <w:ins w:id="21925" w:author="Rev 7 Allen Wirfs-Brock" w:date="2012-04-10T12:24:00Z">
        <w:r>
          <w:rPr>
            <w:i/>
          </w:rPr>
          <w:t>That</w:t>
        </w:r>
      </w:ins>
      <w:ins w:id="21926" w:author="Rev 7 Allen Wirfs-Brock" w:date="2012-04-10T12:23:00Z">
        <w:r>
          <w:t>).</w:t>
        </w:r>
      </w:ins>
    </w:p>
    <w:p w14:paraId="2D51FA60" w14:textId="77777777"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15.4.4.11) on the set of all Strings. </w:t>
      </w:r>
    </w:p>
    <w:p w14:paraId="3CFEF8B0" w14:textId="77777777"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1C973A2D" w14:textId="77777777" w:rsidR="004C02EF" w:rsidRPr="00E77497" w:rsidRDefault="004C02EF" w:rsidP="004C02EF">
      <w:r w:rsidRPr="00E77497">
        <w:t>If no language-sensitive comparison at all is available from the host environment, this function may perform a bitwise comparison.</w:t>
      </w:r>
    </w:p>
    <w:p w14:paraId="709F99B3"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35D86190" w14:textId="77777777" w:rsidR="004C02EF" w:rsidRPr="00E77497" w:rsidRDefault="004C02EF" w:rsidP="004C02EF">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49239CC4" w14:textId="77777777"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7641E1AB" w14:textId="77777777"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87B4E7D" w14:textId="77777777" w:rsidR="004C02EF" w:rsidRPr="00E77497" w:rsidRDefault="004C02EF" w:rsidP="004C02EF">
      <w:pPr>
        <w:pStyle w:val="40"/>
        <w:numPr>
          <w:ilvl w:val="0"/>
          <w:numId w:val="0"/>
        </w:numPr>
      </w:pPr>
      <w:bookmarkStart w:id="21927" w:name="_Ref456010579"/>
      <w:r w:rsidRPr="00E77497">
        <w:t>15.5.4.10</w:t>
      </w:r>
      <w:r w:rsidRPr="00E77497">
        <w:tab/>
        <w:t>String.prototype.match (regexp)</w:t>
      </w:r>
      <w:bookmarkEnd w:id="21927"/>
    </w:p>
    <w:p w14:paraId="0D7EE482" w14:textId="77777777"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5811138F" w14:textId="77777777" w:rsidR="004C02EF" w:rsidRPr="00E77497" w:rsidRDefault="00134DAD" w:rsidP="00834A33">
      <w:pPr>
        <w:pStyle w:val="Alg4"/>
        <w:numPr>
          <w:ilvl w:val="0"/>
          <w:numId w:val="227"/>
        </w:numPr>
      </w:pPr>
      <w:ins w:id="21928"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1929"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22847F7" w14:textId="77777777" w:rsidR="004C02EF" w:rsidRPr="00E77497" w:rsidRDefault="004C02EF" w:rsidP="00834A33">
      <w:pPr>
        <w:pStyle w:val="Alg4"/>
        <w:numPr>
          <w:ilvl w:val="0"/>
          <w:numId w:val="227"/>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E5DA199" w14:textId="77777777" w:rsidR="00134DAD" w:rsidRPr="00E77497" w:rsidRDefault="00134DAD" w:rsidP="00134DAD">
      <w:pPr>
        <w:pStyle w:val="Alg4"/>
        <w:numPr>
          <w:ilvl w:val="0"/>
          <w:numId w:val="227"/>
        </w:numPr>
        <w:contextualSpacing/>
        <w:rPr>
          <w:ins w:id="21930" w:author="Rev 7 Allen Wirfs-Brock" w:date="2012-04-10T12:25:00Z"/>
        </w:rPr>
      </w:pPr>
      <w:ins w:id="21931" w:author="Rev 7 Allen Wirfs-Brock" w:date="2012-04-10T12:25:00Z">
        <w:r>
          <w:t>ReturnIfAbrupt(</w:t>
        </w:r>
        <w:r>
          <w:rPr>
            <w:i/>
          </w:rPr>
          <w:t>S</w:t>
        </w:r>
        <w:r>
          <w:t>).</w:t>
        </w:r>
      </w:ins>
    </w:p>
    <w:p w14:paraId="690D66BC" w14:textId="77777777" w:rsidR="004C02EF" w:rsidRPr="00E77497" w:rsidRDefault="004C02EF" w:rsidP="00834A33">
      <w:pPr>
        <w:pStyle w:val="Alg4"/>
        <w:numPr>
          <w:ilvl w:val="0"/>
          <w:numId w:val="227"/>
        </w:numPr>
      </w:pPr>
      <w:r w:rsidRPr="00E77497">
        <w:t>If Type(</w:t>
      </w:r>
      <w:r w:rsidRPr="00E77497">
        <w:rPr>
          <w:i/>
        </w:rPr>
        <w:t>regexp</w:t>
      </w:r>
      <w:r w:rsidRPr="00E77497">
        <w:t xml:space="preserve">) is Object and </w:t>
      </w:r>
      <w:del w:id="21932" w:author="Allen Wirfs-Brock" w:date="2011-07-02T14:05:00Z">
        <w:r w:rsidRPr="00E77497" w:rsidDel="00141138">
          <w:delText xml:space="preserve">the value of the [[Class]] internal property of </w:delText>
        </w:r>
      </w:del>
      <w:r w:rsidRPr="00E77497">
        <w:rPr>
          <w:i/>
        </w:rPr>
        <w:t>regexp</w:t>
      </w:r>
      <w:r w:rsidRPr="00E77497">
        <w:t xml:space="preserve"> </w:t>
      </w:r>
      <w:del w:id="21933" w:author="Allen Wirfs-Brock" w:date="2011-07-02T14:06:00Z">
        <w:r w:rsidRPr="00E77497" w:rsidDel="00141138">
          <w:delText xml:space="preserve">is </w:delText>
        </w:r>
        <w:r w:rsidRPr="00E77497" w:rsidDel="00141138">
          <w:rPr>
            <w:rFonts w:ascii="Courier New" w:hAnsi="Courier New"/>
            <w:b/>
          </w:rPr>
          <w:delText>"RegExp"</w:delText>
        </w:r>
      </w:del>
      <w:ins w:id="21934" w:author="Allen Wirfs-Brock" w:date="2011-07-02T14:06:00Z">
        <w:r w:rsidR="00141138" w:rsidRPr="00E77497">
          <w:t xml:space="preserve">has </w:t>
        </w:r>
        <w:del w:id="21935" w:author="Rev 3 Allen Wirfs-Brock" w:date="2011-09-08T14:49:00Z">
          <w:r w:rsidR="00141138" w:rsidRPr="00E77497" w:rsidDel="00FA2A04">
            <w:delText>the</w:delText>
          </w:r>
        </w:del>
      </w:ins>
      <w:ins w:id="21936" w:author="Rev 3 Allen Wirfs-Brock" w:date="2011-09-08T14:49:00Z">
        <w:r w:rsidR="00FA2A04" w:rsidRPr="00E77497">
          <w:t>a</w:t>
        </w:r>
      </w:ins>
      <w:ins w:id="21937" w:author="Allen Wirfs-Brock" w:date="2011-07-02T14:06:00Z">
        <w:r w:rsidR="00141138" w:rsidRPr="00E77497">
          <w:t xml:space="preserve"> [[</w:t>
        </w:r>
        <w:del w:id="21938" w:author="Rev 3 Allen Wirfs-Brock" w:date="2011-09-08T14:49:00Z">
          <w:r w:rsidR="00141138" w:rsidRPr="00E77497" w:rsidDel="00FA2A04">
            <w:delText>IsRegExp</w:delText>
          </w:r>
        </w:del>
      </w:ins>
      <w:ins w:id="21939" w:author="Rev 3 Allen Wirfs-Brock" w:date="2011-09-08T14:49:00Z">
        <w:r w:rsidR="00FA2A04" w:rsidRPr="00E77497">
          <w:t>NativeBrand</w:t>
        </w:r>
      </w:ins>
      <w:ins w:id="21940" w:author="Allen Wirfs-Brock" w:date="2011-07-02T14:06:00Z">
        <w:r w:rsidR="00141138" w:rsidRPr="00E77497">
          <w:t>]] internal property</w:t>
        </w:r>
      </w:ins>
      <w:ins w:id="21941" w:author="Rev 3 Allen Wirfs-Brock" w:date="2011-09-08T14:49:00Z">
        <w:r w:rsidR="00FA2A04" w:rsidRPr="00E77497">
          <w:t xml:space="preserve"> whose value is NativeRegExp</w:t>
        </w:r>
      </w:ins>
      <w:r w:rsidRPr="00E77497">
        <w:t xml:space="preserve">, then let </w:t>
      </w:r>
      <w:r w:rsidRPr="00E77497">
        <w:rPr>
          <w:i/>
        </w:rPr>
        <w:t>rx</w:t>
      </w:r>
      <w:r w:rsidRPr="00E77497">
        <w:t xml:space="preserve"> be </w:t>
      </w:r>
      <w:r w:rsidRPr="00E77497">
        <w:rPr>
          <w:i/>
        </w:rPr>
        <w:t>regexp</w:t>
      </w:r>
      <w:r w:rsidRPr="00E77497">
        <w:t>;</w:t>
      </w:r>
    </w:p>
    <w:p w14:paraId="422B39C0" w14:textId="77777777" w:rsidR="004C02EF" w:rsidRPr="00E77497" w:rsidRDefault="004C02EF" w:rsidP="00834A33">
      <w:pPr>
        <w:pStyle w:val="Alg4"/>
        <w:numPr>
          <w:ilvl w:val="0"/>
          <w:numId w:val="227"/>
        </w:numPr>
      </w:pPr>
      <w:r w:rsidRPr="00E77497">
        <w:t xml:space="preserve">Else, let </w:t>
      </w:r>
      <w:r w:rsidRPr="00E77497">
        <w:rPr>
          <w:i/>
        </w:rPr>
        <w:t>rx</w:t>
      </w:r>
      <w:r w:rsidRPr="00E77497">
        <w:t xml:space="preserve"> be </w:t>
      </w:r>
      <w:ins w:id="21942" w:author="Rev 7 Allen Wirfs-Brock" w:date="2012-04-10T13:25:00Z">
        <w:r w:rsidR="00134DAD">
          <w:t>the result of the abstraction operation</w:t>
        </w:r>
      </w:ins>
      <w:ins w:id="21943" w:author="Rev 7 Allen Wirfs-Brock" w:date="2012-04-10T13:26:00Z">
        <w:r w:rsidR="00134DAD" w:rsidRPr="00134DAD">
          <w:t xml:space="preserve"> </w:t>
        </w:r>
        <w:r w:rsidR="00134DAD">
          <w:t>RegExp</w:t>
        </w:r>
      </w:ins>
      <w:ins w:id="21944" w:author="Rev 7 Allen Wirfs-Brock" w:date="2012-04-10T15:16:00Z">
        <w:r w:rsidR="00C75147">
          <w:t>Create</w:t>
        </w:r>
      </w:ins>
      <w:ins w:id="21945" w:author="Rev 7 Allen Wirfs-Brock" w:date="2012-04-10T13:26:00Z">
        <w:r w:rsidR="00134DAD">
          <w:t xml:space="preserve"> (15</w:t>
        </w:r>
      </w:ins>
      <w:ins w:id="21946" w:author="Rev 7 Allen Wirfs-Brock" w:date="2012-04-10T13:27:00Z">
        <w:r w:rsidR="00134DAD">
          <w:t>.</w:t>
        </w:r>
      </w:ins>
      <w:ins w:id="21947" w:author="Rev 7 Allen Wirfs-Brock" w:date="2012-04-10T13:26:00Z">
        <w:r w:rsidR="00134DAD">
          <w:t>10.4.1)</w:t>
        </w:r>
      </w:ins>
      <w:ins w:id="21948" w:author="Rev 7 Allen Wirfs-Brock" w:date="2012-04-10T13:25:00Z">
        <w:r w:rsidR="00134DAD">
          <w:t xml:space="preserve"> with arguments </w:t>
        </w:r>
        <w:r w:rsidR="00134DAD">
          <w:rPr>
            <w:i/>
          </w:rPr>
          <w:t>regexp</w:t>
        </w:r>
        <w:r w:rsidR="00134DAD">
          <w:t xml:space="preserve"> and </w:t>
        </w:r>
        <w:r w:rsidR="00134DAD" w:rsidRPr="00C75147">
          <w:rPr>
            <w:b/>
          </w:rPr>
          <w:t>undefined</w:t>
        </w:r>
        <w:r w:rsidR="00134DAD" w:rsidRPr="00E77497">
          <w:t>.</w:t>
        </w:r>
      </w:ins>
      <w:del w:id="21949" w:author="Rev 7 Allen Wirfs-Brock" w:date="2012-04-10T13:26:00Z">
        <w:r w:rsidRPr="00E77497" w:rsidDel="00134DAD">
          <w:delText xml:space="preserve">a new RegExp object created as if by the expression </w:delText>
        </w:r>
        <w:r w:rsidRPr="00E77497" w:rsidDel="00134DAD">
          <w:rPr>
            <w:rFonts w:ascii="Courier New" w:hAnsi="Courier New"/>
            <w:b/>
          </w:rPr>
          <w:delText>new RegExp(</w:delText>
        </w:r>
        <w:r w:rsidRPr="00E77497" w:rsidDel="00134DAD">
          <w:rPr>
            <w:i/>
          </w:rPr>
          <w:delText>regexp</w:delText>
        </w:r>
        <w:r w:rsidRPr="00E77497" w:rsidDel="00134DAD">
          <w:rPr>
            <w:rFonts w:ascii="Courier New" w:hAnsi="Courier New"/>
            <w:b/>
          </w:rPr>
          <w:delText>)</w:delText>
        </w:r>
        <w:r w:rsidRPr="00E77497" w:rsidDel="00134DAD">
          <w:delText xml:space="preserve"> where </w:delText>
        </w:r>
        <w:r w:rsidRPr="00E77497" w:rsidDel="00134DAD">
          <w:rPr>
            <w:rFonts w:ascii="Courier New" w:hAnsi="Courier New"/>
            <w:b/>
          </w:rPr>
          <w:delText>RegExp</w:delText>
        </w:r>
        <w:r w:rsidRPr="00E77497" w:rsidDel="00134DAD">
          <w:delText xml:space="preserve"> is the standard built-in constructor with that name.</w:delText>
        </w:r>
      </w:del>
    </w:p>
    <w:p w14:paraId="0F535378" w14:textId="77777777" w:rsidR="00134DAD" w:rsidRPr="00E77497" w:rsidRDefault="00134DAD" w:rsidP="00134DAD">
      <w:pPr>
        <w:pStyle w:val="Alg4"/>
        <w:numPr>
          <w:ilvl w:val="0"/>
          <w:numId w:val="227"/>
        </w:numPr>
        <w:contextualSpacing/>
        <w:rPr>
          <w:ins w:id="21950" w:author="Rev 7 Allen Wirfs-Brock" w:date="2012-04-10T13:27:00Z"/>
        </w:rPr>
      </w:pPr>
      <w:ins w:id="21951" w:author="Rev 7 Allen Wirfs-Brock" w:date="2012-04-10T13:27:00Z">
        <w:r>
          <w:t>ReturnIfAbrupt(</w:t>
        </w:r>
      </w:ins>
      <w:ins w:id="21952" w:author="Rev 7 Allen Wirfs-Brock" w:date="2012-04-10T15:15:00Z">
        <w:r w:rsidR="00C75147">
          <w:rPr>
            <w:i/>
          </w:rPr>
          <w:t>rx</w:t>
        </w:r>
      </w:ins>
      <w:ins w:id="21953" w:author="Rev 7 Allen Wirfs-Brock" w:date="2012-04-10T13:27:00Z">
        <w:r>
          <w:t>).</w:t>
        </w:r>
      </w:ins>
    </w:p>
    <w:p w14:paraId="0AB5D879" w14:textId="77777777" w:rsidR="004C02EF" w:rsidRPr="00E77497" w:rsidRDefault="004C02EF" w:rsidP="00834A33">
      <w:pPr>
        <w:pStyle w:val="Alg4"/>
        <w:numPr>
          <w:ilvl w:val="0"/>
          <w:numId w:val="227"/>
        </w:numPr>
      </w:pPr>
      <w:r w:rsidRPr="00E77497">
        <w:t xml:space="preserve">Let </w:t>
      </w:r>
      <w:r w:rsidRPr="00E77497">
        <w:rPr>
          <w:i/>
        </w:rPr>
        <w:t>global</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"global"</w:t>
      </w:r>
      <w:r w:rsidRPr="00E77497">
        <w:t>.</w:t>
      </w:r>
    </w:p>
    <w:p w14:paraId="7D3E3E12" w14:textId="77777777" w:rsidR="00134DAD" w:rsidRPr="00E77497" w:rsidRDefault="00134DAD" w:rsidP="00134DAD">
      <w:pPr>
        <w:pStyle w:val="Alg4"/>
        <w:numPr>
          <w:ilvl w:val="0"/>
          <w:numId w:val="227"/>
        </w:numPr>
        <w:contextualSpacing/>
        <w:rPr>
          <w:ins w:id="21954" w:author="Rev 7 Allen Wirfs-Brock" w:date="2012-04-10T12:29:00Z"/>
        </w:rPr>
      </w:pPr>
      <w:ins w:id="21955" w:author="Rev 7 Allen Wirfs-Brock" w:date="2012-04-10T12:29:00Z">
        <w:r>
          <w:t>ReturnIfAbrupt(</w:t>
        </w:r>
      </w:ins>
      <w:ins w:id="21956" w:author="Rev 7 Allen Wirfs-Brock" w:date="2012-04-10T15:15:00Z">
        <w:r w:rsidR="00C75147">
          <w:rPr>
            <w:i/>
          </w:rPr>
          <w:t>global</w:t>
        </w:r>
      </w:ins>
      <w:ins w:id="21957" w:author="Rev 7 Allen Wirfs-Brock" w:date="2012-04-10T12:29:00Z">
        <w:r>
          <w:t>).</w:t>
        </w:r>
      </w:ins>
    </w:p>
    <w:p w14:paraId="57E02782" w14:textId="77777777" w:rsidR="004C02EF" w:rsidRPr="00E77497" w:rsidDel="00134DAD" w:rsidRDefault="004C02EF" w:rsidP="00834A33">
      <w:pPr>
        <w:pStyle w:val="Alg4"/>
        <w:numPr>
          <w:ilvl w:val="0"/>
          <w:numId w:val="227"/>
        </w:numPr>
        <w:rPr>
          <w:del w:id="21958" w:author="Rev 7 Allen Wirfs-Brock" w:date="2012-04-10T12:40:00Z"/>
        </w:rPr>
      </w:pPr>
      <w:del w:id="21959" w:author="Rev 7 Allen Wirfs-Brock" w:date="2012-04-10T12:40:00Z">
        <w:r w:rsidRPr="00E77497" w:rsidDel="00134DAD">
          <w:delText xml:space="preserve">Let </w:delText>
        </w:r>
        <w:r w:rsidRPr="00E77497" w:rsidDel="00134DAD">
          <w:rPr>
            <w:i/>
          </w:rPr>
          <w:delText>exec</w:delText>
        </w:r>
        <w:r w:rsidRPr="00E77497" w:rsidDel="00134DAD">
          <w:delText xml:space="preserve"> be the standard built-in function </w:delText>
        </w:r>
        <w:r w:rsidRPr="00E77497" w:rsidDel="00134DAD">
          <w:rPr>
            <w:rFonts w:ascii="Courier New" w:hAnsi="Courier New"/>
            <w:b/>
          </w:rPr>
          <w:delText>RegExp.prototype.exec</w:delText>
        </w:r>
        <w:r w:rsidRPr="00E77497" w:rsidDel="00134DAD">
          <w:delText xml:space="preserve"> (see 15.10.6.2)</w:delText>
        </w:r>
      </w:del>
    </w:p>
    <w:p w14:paraId="4D588084" w14:textId="77777777" w:rsidR="004C02EF" w:rsidRPr="00E77497" w:rsidRDefault="004C02EF" w:rsidP="00834A33">
      <w:pPr>
        <w:pStyle w:val="Alg4"/>
        <w:numPr>
          <w:ilvl w:val="0"/>
          <w:numId w:val="227"/>
        </w:numPr>
      </w:pPr>
      <w:r w:rsidRPr="00E77497">
        <w:t xml:space="preserve">If </w:t>
      </w:r>
      <w:r w:rsidRPr="00E77497">
        <w:rPr>
          <w:i/>
        </w:rPr>
        <w:t>global</w:t>
      </w:r>
      <w:r w:rsidRPr="00E77497">
        <w:t xml:space="preserve"> is not </w:t>
      </w:r>
      <w:r w:rsidRPr="00E77497">
        <w:rPr>
          <w:b/>
        </w:rPr>
        <w:t>true</w:t>
      </w:r>
      <w:r w:rsidRPr="00E77497">
        <w:t>, then</w:t>
      </w:r>
    </w:p>
    <w:p w14:paraId="57471D12" w14:textId="77777777" w:rsidR="004C02EF" w:rsidRPr="00E77497" w:rsidRDefault="004C02EF" w:rsidP="00834A33">
      <w:pPr>
        <w:pStyle w:val="Alg4"/>
        <w:numPr>
          <w:ilvl w:val="1"/>
          <w:numId w:val="227"/>
        </w:numPr>
      </w:pPr>
      <w:r w:rsidRPr="00E77497">
        <w:t xml:space="preserve">Return the result of calling the </w:t>
      </w:r>
      <w:del w:id="21960" w:author="Rev 7 Allen Wirfs-Brock" w:date="2012-04-10T12:39:00Z">
        <w:r w:rsidRPr="00E77497" w:rsidDel="00134DAD">
          <w:delText xml:space="preserve">[[Call]] internal method of </w:delText>
        </w:r>
        <w:r w:rsidRPr="00E77497" w:rsidDel="00134DAD">
          <w:rPr>
            <w:i/>
          </w:rPr>
          <w:delText>exec</w:delText>
        </w:r>
      </w:del>
      <w:ins w:id="21961" w:author="Rev 7 Allen Wirfs-Brock" w:date="2012-04-10T12:39:00Z">
        <w:r w:rsidR="00134DAD">
          <w:t>abstract operation RegExpExec</w:t>
        </w:r>
      </w:ins>
      <w:r w:rsidRPr="00E77497">
        <w:t xml:space="preserve"> </w:t>
      </w:r>
      <w:ins w:id="21962" w:author="Rev 7 Allen Wirfs-Brock" w:date="2012-04-10T12:39:00Z">
        <w:r w:rsidR="00134DAD" w:rsidRPr="00E77497">
          <w:t>(see 15.10.6.2)</w:t>
        </w:r>
        <w:r w:rsidR="00134DAD">
          <w:t xml:space="preserve"> </w:t>
        </w:r>
      </w:ins>
      <w:r w:rsidRPr="00E77497">
        <w:t>with</w:t>
      </w:r>
      <w:ins w:id="21963" w:author="Rev 7 Allen Wirfs-Brock" w:date="2012-04-10T12:39:00Z">
        <w:r w:rsidR="00134DAD">
          <w:t xml:space="preserve"> arguments</w:t>
        </w:r>
      </w:ins>
      <w:r w:rsidRPr="00E77497">
        <w:t xml:space="preserve"> </w:t>
      </w:r>
      <w:r w:rsidRPr="00E77497">
        <w:rPr>
          <w:i/>
        </w:rPr>
        <w:t>rx</w:t>
      </w:r>
      <w:r w:rsidRPr="00E77497">
        <w:t xml:space="preserve"> </w:t>
      </w:r>
      <w:del w:id="21964" w:author="Rev 7 Allen Wirfs-Brock" w:date="2012-04-10T12:39:00Z">
        <w:r w:rsidRPr="00E77497" w:rsidDel="00134DAD">
          <w:delText xml:space="preserve">as </w:delText>
        </w:r>
      </w:del>
      <w:ins w:id="21965" w:author="Rev 7 Allen Wirfs-Brock" w:date="2012-04-10T12:39:00Z">
        <w:r w:rsidR="00134DAD">
          <w:t>and</w:t>
        </w:r>
        <w:r w:rsidR="00134DAD" w:rsidRPr="00E77497">
          <w:t xml:space="preserve"> </w:t>
        </w:r>
      </w:ins>
      <w:del w:id="21966" w:author="Rev 7 Allen Wirfs-Brock" w:date="2012-04-10T12:39:00Z">
        <w:r w:rsidRPr="00E77497" w:rsidDel="00134DAD">
          <w:delText xml:space="preserve">the </w:delText>
        </w:r>
        <w:r w:rsidRPr="00E77497" w:rsidDel="00134DAD">
          <w:rPr>
            <w:b/>
          </w:rPr>
          <w:delText>this</w:delText>
        </w:r>
        <w:r w:rsidRPr="00E77497" w:rsidDel="00134DAD">
          <w:delText xml:space="preserve"> value and argument list containing </w:delText>
        </w:r>
      </w:del>
      <w:r w:rsidRPr="00E77497">
        <w:rPr>
          <w:i/>
        </w:rPr>
        <w:t>S</w:t>
      </w:r>
      <w:r w:rsidRPr="00E77497">
        <w:t>.</w:t>
      </w:r>
    </w:p>
    <w:p w14:paraId="5E332290" w14:textId="77777777" w:rsidR="004C02EF" w:rsidRPr="00E77497" w:rsidRDefault="004C02EF" w:rsidP="00834A33">
      <w:pPr>
        <w:pStyle w:val="Alg4"/>
        <w:numPr>
          <w:ilvl w:val="0"/>
          <w:numId w:val="227"/>
        </w:numPr>
      </w:pPr>
      <w:r w:rsidRPr="00E77497">
        <w:t xml:space="preserve">Else, </w:t>
      </w:r>
      <w:r w:rsidRPr="00E77497">
        <w:rPr>
          <w:i/>
        </w:rPr>
        <w:t>global</w:t>
      </w:r>
      <w:r w:rsidRPr="00E77497">
        <w:t xml:space="preserve"> is </w:t>
      </w:r>
      <w:r w:rsidRPr="00E77497">
        <w:rPr>
          <w:b/>
        </w:rPr>
        <w:t>true</w:t>
      </w:r>
    </w:p>
    <w:p w14:paraId="6AC1E525" w14:textId="77777777" w:rsidR="004C02EF" w:rsidRPr="00E77497" w:rsidRDefault="00FA34E7" w:rsidP="00834A33">
      <w:pPr>
        <w:pStyle w:val="Alg4"/>
        <w:numPr>
          <w:ilvl w:val="1"/>
          <w:numId w:val="227"/>
        </w:numPr>
      </w:pPr>
      <w:ins w:id="21967" w:author="Rev 7 Allen Wirfs-Brock" w:date="2012-04-10T16:20:00Z">
        <w:r>
          <w:t xml:space="preserve">Let </w:t>
        </w:r>
        <w:r>
          <w:rPr>
            <w:i/>
          </w:rPr>
          <w:t>put</w:t>
        </w:r>
        <w:r w:rsidRPr="00F726FB">
          <w:rPr>
            <w:i/>
          </w:rPr>
          <w:t>Status</w:t>
        </w:r>
        <w:r>
          <w:t xml:space="preserve"> be the result of calling</w:t>
        </w:r>
        <w:r w:rsidRPr="00E77497" w:rsidDel="00134DAD">
          <w:t xml:space="preserve"> </w:t>
        </w:r>
      </w:ins>
      <w:del w:id="21968" w:author="Rev 7 Allen Wirfs-Brock" w:date="2012-04-10T16:20: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r w:rsidR="004C02EF" w:rsidRPr="00E77497">
        <w:t xml:space="preserve"> and 0.</w:t>
      </w:r>
    </w:p>
    <w:p w14:paraId="2B80BFCB" w14:textId="77777777" w:rsidR="00FA34E7" w:rsidRDefault="00FA34E7" w:rsidP="00834A33">
      <w:pPr>
        <w:pStyle w:val="Alg4"/>
        <w:numPr>
          <w:ilvl w:val="1"/>
          <w:numId w:val="227"/>
        </w:numPr>
        <w:rPr>
          <w:ins w:id="21969" w:author="Rev 7 Allen Wirfs-Brock" w:date="2012-04-10T16:20:00Z"/>
        </w:rPr>
      </w:pPr>
      <w:ins w:id="21970" w:author="Rev 7 Allen Wirfs-Brock" w:date="2012-04-10T16:20:00Z">
        <w:r>
          <w:t>ReturnIfAbrupt(</w:t>
        </w:r>
        <w:r>
          <w:rPr>
            <w:i/>
          </w:rPr>
          <w:t>putStatus</w:t>
        </w:r>
        <w:r>
          <w:t>).</w:t>
        </w:r>
      </w:ins>
    </w:p>
    <w:p w14:paraId="054A922F" w14:textId="77777777" w:rsidR="004C02EF" w:rsidRPr="00E77497" w:rsidRDefault="004C02EF" w:rsidP="00834A33">
      <w:pPr>
        <w:pStyle w:val="Alg4"/>
        <w:numPr>
          <w:ilvl w:val="1"/>
          <w:numId w:val="227"/>
        </w:numPr>
      </w:pPr>
      <w:r w:rsidRPr="00E77497">
        <w:t xml:space="preserve">Let </w:t>
      </w:r>
      <w:r w:rsidRPr="00E77497">
        <w:rPr>
          <w:i/>
        </w:rPr>
        <w:t>A</w:t>
      </w:r>
      <w:r w:rsidRPr="00E77497">
        <w:t xml:space="preserve"> be </w:t>
      </w:r>
      <w:del w:id="21971" w:author="Rev 7 Allen Wirfs-Brock" w:date="2012-04-10T16:17:00Z">
        <w:r w:rsidRPr="00E77497" w:rsidDel="00FA34E7">
          <w:delText xml:space="preserve">a new array created as if by the expression </w:delText>
        </w:r>
        <w:r w:rsidRPr="00E77497" w:rsidDel="00FA34E7">
          <w:rPr>
            <w:rFonts w:ascii="Courier New" w:hAnsi="Courier New"/>
            <w:b/>
          </w:rPr>
          <w:delText>new Array()</w:delText>
        </w:r>
        <w:r w:rsidRPr="00E77497" w:rsidDel="00FA34E7">
          <w:delText xml:space="preserve"> 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21972" w:author="Rev 7 Allen Wirfs-Brock" w:date="2012-04-10T16:17:00Z">
        <w:r w:rsidR="00FA34E7">
          <w:t>the result of the abstraction operation ArrayCreate (</w:t>
        </w:r>
      </w:ins>
      <w:ins w:id="21973" w:author="Rev 7 Allen Wirfs-Brock" w:date="2012-04-10T16:18:00Z">
        <w:r w:rsidR="00FA34E7">
          <w:t>15.4) with argument 0</w:t>
        </w:r>
      </w:ins>
      <w:r w:rsidRPr="00E77497">
        <w:t>.</w:t>
      </w:r>
    </w:p>
    <w:p w14:paraId="18D6DAD6" w14:textId="77777777" w:rsidR="004C02EF" w:rsidRPr="00E77497" w:rsidRDefault="004C02EF" w:rsidP="00834A33">
      <w:pPr>
        <w:pStyle w:val="Alg4"/>
        <w:numPr>
          <w:ilvl w:val="1"/>
          <w:numId w:val="227"/>
        </w:numPr>
      </w:pPr>
      <w:r w:rsidRPr="00E77497">
        <w:t xml:space="preserve">Let </w:t>
      </w:r>
      <w:r w:rsidRPr="00E77497">
        <w:rPr>
          <w:i/>
        </w:rPr>
        <w:t>previousLastIndex</w:t>
      </w:r>
      <w:r w:rsidRPr="00E77497">
        <w:t xml:space="preserve"> be 0.</w:t>
      </w:r>
    </w:p>
    <w:p w14:paraId="0595FB58" w14:textId="77777777" w:rsidR="004C02EF" w:rsidRPr="00E77497" w:rsidRDefault="004C02EF" w:rsidP="00834A33">
      <w:pPr>
        <w:pStyle w:val="Alg4"/>
        <w:numPr>
          <w:ilvl w:val="1"/>
          <w:numId w:val="227"/>
        </w:numPr>
      </w:pPr>
      <w:r w:rsidRPr="00E77497">
        <w:t xml:space="preserve">Let </w:t>
      </w:r>
      <w:r w:rsidRPr="00E77497">
        <w:rPr>
          <w:i/>
        </w:rPr>
        <w:t>n</w:t>
      </w:r>
      <w:r w:rsidRPr="00E77497">
        <w:t xml:space="preserve"> be 0.</w:t>
      </w:r>
    </w:p>
    <w:p w14:paraId="65D809E7" w14:textId="77777777" w:rsidR="004C02EF" w:rsidRPr="00E77497" w:rsidRDefault="004C02EF" w:rsidP="00834A33">
      <w:pPr>
        <w:pStyle w:val="Alg4"/>
        <w:numPr>
          <w:ilvl w:val="1"/>
          <w:numId w:val="227"/>
        </w:numPr>
      </w:pPr>
      <w:r w:rsidRPr="00E77497">
        <w:t xml:space="preserve">Let </w:t>
      </w:r>
      <w:r w:rsidRPr="00E77497">
        <w:rPr>
          <w:i/>
        </w:rPr>
        <w:t>lastMatch</w:t>
      </w:r>
      <w:r w:rsidRPr="00E77497">
        <w:t xml:space="preserve"> be </w:t>
      </w:r>
      <w:r w:rsidRPr="00E77497">
        <w:rPr>
          <w:b/>
        </w:rPr>
        <w:t>true</w:t>
      </w:r>
      <w:r w:rsidRPr="00E77497">
        <w:t>.</w:t>
      </w:r>
    </w:p>
    <w:p w14:paraId="2C00BFD5" w14:textId="77777777" w:rsidR="004C02EF" w:rsidRPr="00E77497" w:rsidRDefault="004C02EF" w:rsidP="00834A33">
      <w:pPr>
        <w:pStyle w:val="Alg4"/>
        <w:numPr>
          <w:ilvl w:val="1"/>
          <w:numId w:val="227"/>
        </w:numPr>
      </w:pPr>
      <w:r w:rsidRPr="00E77497">
        <w:t xml:space="preserve">Repeat, while </w:t>
      </w:r>
      <w:r w:rsidRPr="00E77497">
        <w:rPr>
          <w:i/>
        </w:rPr>
        <w:t>lastMatch</w:t>
      </w:r>
      <w:r w:rsidRPr="00E77497">
        <w:t xml:space="preserve"> is </w:t>
      </w:r>
      <w:r w:rsidRPr="00E77497">
        <w:rPr>
          <w:b/>
        </w:rPr>
        <w:t>true</w:t>
      </w:r>
    </w:p>
    <w:p w14:paraId="33CC0AD9" w14:textId="77777777" w:rsidR="004C02EF" w:rsidRPr="00E77497" w:rsidRDefault="004C02EF" w:rsidP="00834A33">
      <w:pPr>
        <w:pStyle w:val="Alg4"/>
        <w:numPr>
          <w:ilvl w:val="2"/>
          <w:numId w:val="227"/>
        </w:numPr>
      </w:pPr>
      <w:r w:rsidRPr="00E77497">
        <w:t xml:space="preserve">Let </w:t>
      </w:r>
      <w:r w:rsidRPr="00E77497">
        <w:rPr>
          <w:i/>
        </w:rPr>
        <w:t>result</w:t>
      </w:r>
      <w:r w:rsidRPr="00E77497">
        <w:t xml:space="preserve"> be the result of calling the </w:t>
      </w:r>
      <w:ins w:id="21974" w:author="Rev 7 Allen Wirfs-Brock" w:date="2012-04-10T12:41:00Z">
        <w:r w:rsidR="00134DAD">
          <w:t>abstract operation RegExpExec</w:t>
        </w:r>
        <w:r w:rsidR="00134DAD" w:rsidRPr="00E77497">
          <w:t xml:space="preserve"> (see 15.10.6.2)</w:t>
        </w:r>
      </w:ins>
      <w:del w:id="21975" w:author="Rev 7 Allen Wirfs-Brock" w:date="2012-04-10T12:41:00Z">
        <w:r w:rsidRPr="00E77497" w:rsidDel="00134DAD">
          <w:delText xml:space="preserve">[[Call]] internal method of </w:delText>
        </w:r>
        <w:r w:rsidRPr="00E77497" w:rsidDel="00134DAD">
          <w:rPr>
            <w:i/>
          </w:rPr>
          <w:delText>exec</w:delText>
        </w:r>
      </w:del>
      <w:r w:rsidRPr="00E77497">
        <w:t xml:space="preserve"> with</w:t>
      </w:r>
      <w:ins w:id="21976" w:author="Rev 7 Allen Wirfs-Brock" w:date="2012-04-10T12:41:00Z">
        <w:r w:rsidR="00134DAD">
          <w:t xml:space="preserve"> arguments</w:t>
        </w:r>
      </w:ins>
      <w:r w:rsidRPr="00E77497">
        <w:t xml:space="preserve"> </w:t>
      </w:r>
      <w:r w:rsidRPr="00E77497">
        <w:rPr>
          <w:i/>
        </w:rPr>
        <w:t>rx</w:t>
      </w:r>
      <w:r w:rsidRPr="00E77497">
        <w:t xml:space="preserve"> </w:t>
      </w:r>
      <w:del w:id="21977" w:author="Rev 7 Allen Wirfs-Brock" w:date="2012-04-10T12:41:00Z">
        <w:r w:rsidRPr="00E77497" w:rsidDel="00134DAD">
          <w:delText xml:space="preserve">as the </w:delText>
        </w:r>
        <w:r w:rsidRPr="00E77497" w:rsidDel="00134DAD">
          <w:rPr>
            <w:b/>
          </w:rPr>
          <w:delText>this</w:delText>
        </w:r>
        <w:r w:rsidRPr="00E77497" w:rsidDel="00134DAD">
          <w:delText xml:space="preserve"> value and argument list containing</w:delText>
        </w:r>
      </w:del>
      <w:ins w:id="21978" w:author="Rev 7 Allen Wirfs-Brock" w:date="2012-04-10T12:41:00Z">
        <w:r w:rsidR="00134DAD">
          <w:t>and</w:t>
        </w:r>
      </w:ins>
      <w:r w:rsidRPr="00E77497">
        <w:t xml:space="preserve"> </w:t>
      </w:r>
      <w:r w:rsidRPr="00E77497">
        <w:rPr>
          <w:i/>
        </w:rPr>
        <w:t>S</w:t>
      </w:r>
      <w:r w:rsidRPr="00E77497">
        <w:t>.</w:t>
      </w:r>
    </w:p>
    <w:p w14:paraId="35C8F0B6" w14:textId="77777777" w:rsidR="00134DAD" w:rsidRDefault="00134DAD" w:rsidP="00834A33">
      <w:pPr>
        <w:pStyle w:val="Alg4"/>
        <w:numPr>
          <w:ilvl w:val="2"/>
          <w:numId w:val="227"/>
        </w:numPr>
        <w:rPr>
          <w:ins w:id="21979" w:author="Rev 7 Allen Wirfs-Brock" w:date="2012-04-10T12:42:00Z"/>
        </w:rPr>
      </w:pPr>
      <w:ins w:id="21980" w:author="Rev 7 Allen Wirfs-Brock" w:date="2012-04-10T12:42:00Z">
        <w:r>
          <w:t>ReturnIfAbrupt(</w:t>
        </w:r>
        <w:r>
          <w:rPr>
            <w:i/>
          </w:rPr>
          <w:t>result</w:t>
        </w:r>
        <w:r>
          <w:t>).</w:t>
        </w:r>
      </w:ins>
    </w:p>
    <w:p w14:paraId="78C753B3" w14:textId="77777777" w:rsidR="004C02EF" w:rsidRPr="00E77497" w:rsidRDefault="004C02EF" w:rsidP="00834A33">
      <w:pPr>
        <w:pStyle w:val="Alg4"/>
        <w:numPr>
          <w:ilvl w:val="2"/>
          <w:numId w:val="227"/>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11E2F536" w14:textId="77777777" w:rsidR="004C02EF" w:rsidRPr="00E77497" w:rsidRDefault="004C02EF" w:rsidP="00834A33">
      <w:pPr>
        <w:pStyle w:val="Alg4"/>
        <w:numPr>
          <w:ilvl w:val="2"/>
          <w:numId w:val="227"/>
        </w:numPr>
        <w:rPr>
          <w:b/>
        </w:rPr>
      </w:pPr>
      <w:r w:rsidRPr="00E77497">
        <w:t xml:space="preserve">Else, </w:t>
      </w:r>
      <w:r w:rsidRPr="00E77497">
        <w:rPr>
          <w:i/>
        </w:rPr>
        <w:t>result</w:t>
      </w:r>
      <w:r w:rsidRPr="00E77497">
        <w:t xml:space="preserve"> is not </w:t>
      </w:r>
      <w:r w:rsidRPr="00E77497">
        <w:rPr>
          <w:b/>
        </w:rPr>
        <w:t>null</w:t>
      </w:r>
    </w:p>
    <w:p w14:paraId="4AE5E3C5" w14:textId="77777777" w:rsidR="004C02EF" w:rsidRPr="00E77497" w:rsidRDefault="004C02EF" w:rsidP="00834A33">
      <w:pPr>
        <w:pStyle w:val="Alg4"/>
        <w:numPr>
          <w:ilvl w:val="3"/>
          <w:numId w:val="227"/>
        </w:numPr>
      </w:pPr>
      <w:r w:rsidRPr="00E77497">
        <w:t xml:space="preserve">Let </w:t>
      </w:r>
      <w:r w:rsidRPr="00E77497">
        <w:rPr>
          <w:i/>
        </w:rPr>
        <w:t>thisIndex</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"lastIndex"</w:t>
      </w:r>
      <w:r w:rsidRPr="00E77497">
        <w:t>.</w:t>
      </w:r>
    </w:p>
    <w:p w14:paraId="705FDD85" w14:textId="77777777" w:rsidR="00FA34E7" w:rsidRDefault="00FA34E7" w:rsidP="00834A33">
      <w:pPr>
        <w:pStyle w:val="Alg4"/>
        <w:numPr>
          <w:ilvl w:val="3"/>
          <w:numId w:val="227"/>
        </w:numPr>
        <w:rPr>
          <w:ins w:id="21981" w:author="Rev 7 Allen Wirfs-Brock" w:date="2012-04-10T16:23:00Z"/>
        </w:rPr>
      </w:pPr>
      <w:ins w:id="21982" w:author="Rev 7 Allen Wirfs-Brock" w:date="2012-04-10T16:24:00Z">
        <w:r>
          <w:t>ReturnIfAbrupt(</w:t>
        </w:r>
        <w:r w:rsidRPr="00E77497">
          <w:rPr>
            <w:i/>
          </w:rPr>
          <w:t>thisIndex</w:t>
        </w:r>
        <w:r>
          <w:t>).</w:t>
        </w:r>
      </w:ins>
    </w:p>
    <w:p w14:paraId="28C2392B" w14:textId="77777777" w:rsidR="004C02EF" w:rsidRPr="00E77497" w:rsidRDefault="004C02EF" w:rsidP="00834A33">
      <w:pPr>
        <w:pStyle w:val="Alg4"/>
        <w:numPr>
          <w:ilvl w:val="3"/>
          <w:numId w:val="227"/>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3E17F838" w14:textId="77777777" w:rsidR="004C02EF" w:rsidRPr="00E77497" w:rsidRDefault="00FA34E7" w:rsidP="00834A33">
      <w:pPr>
        <w:pStyle w:val="Alg4"/>
        <w:numPr>
          <w:ilvl w:val="4"/>
          <w:numId w:val="227"/>
        </w:numPr>
      </w:pPr>
      <w:ins w:id="21983" w:author="Rev 7 Allen Wirfs-Brock" w:date="2012-04-10T16:24:00Z">
        <w:r>
          <w:t xml:space="preserve">Let </w:t>
        </w:r>
        <w:r>
          <w:rPr>
            <w:i/>
          </w:rPr>
          <w:t>put</w:t>
        </w:r>
        <w:r w:rsidRPr="00F726FB">
          <w:rPr>
            <w:i/>
          </w:rPr>
          <w:t>Status</w:t>
        </w:r>
        <w:r>
          <w:t xml:space="preserve"> be the result of calling</w:t>
        </w:r>
        <w:r w:rsidRPr="00E77497" w:rsidDel="00134DAD">
          <w:t xml:space="preserve"> </w:t>
        </w:r>
      </w:ins>
      <w:del w:id="21984" w:author="Rev 7 Allen Wirfs-Brock" w:date="2012-04-10T16:24: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r w:rsidR="004C02EF" w:rsidRPr="00E77497">
        <w:t xml:space="preserve"> and </w:t>
      </w:r>
      <w:r w:rsidR="004C02EF" w:rsidRPr="00E77497">
        <w:rPr>
          <w:i/>
        </w:rPr>
        <w:t>thisIndex</w:t>
      </w:r>
      <w:r w:rsidR="004C02EF" w:rsidRPr="00E77497">
        <w:t>+1.</w:t>
      </w:r>
    </w:p>
    <w:p w14:paraId="389A4EC4" w14:textId="77777777" w:rsidR="00FA34E7" w:rsidRDefault="00FA34E7" w:rsidP="00834A33">
      <w:pPr>
        <w:pStyle w:val="Alg4"/>
        <w:numPr>
          <w:ilvl w:val="4"/>
          <w:numId w:val="227"/>
        </w:numPr>
        <w:rPr>
          <w:ins w:id="21985" w:author="Rev 7 Allen Wirfs-Brock" w:date="2012-04-10T16:24:00Z"/>
        </w:rPr>
      </w:pPr>
      <w:ins w:id="21986" w:author="Rev 7 Allen Wirfs-Brock" w:date="2012-04-10T16:25:00Z">
        <w:r>
          <w:t>ReturnIfAbrupt(</w:t>
        </w:r>
        <w:r>
          <w:rPr>
            <w:i/>
          </w:rPr>
          <w:t>putStatus</w:t>
        </w:r>
        <w:r>
          <w:t>).</w:t>
        </w:r>
      </w:ins>
    </w:p>
    <w:p w14:paraId="12CC878D" w14:textId="77777777" w:rsidR="004C02EF" w:rsidRPr="00E77497" w:rsidRDefault="004C02EF" w:rsidP="00834A33">
      <w:pPr>
        <w:pStyle w:val="Alg4"/>
        <w:numPr>
          <w:ilvl w:val="4"/>
          <w:numId w:val="227"/>
        </w:numPr>
      </w:pPr>
      <w:r w:rsidRPr="00E77497">
        <w:t xml:space="preserve">Set </w:t>
      </w:r>
      <w:r w:rsidRPr="00E77497">
        <w:rPr>
          <w:i/>
        </w:rPr>
        <w:t>previousLastIndex</w:t>
      </w:r>
      <w:r w:rsidRPr="00E77497">
        <w:t xml:space="preserve"> to </w:t>
      </w:r>
      <w:r w:rsidRPr="00E77497">
        <w:rPr>
          <w:i/>
        </w:rPr>
        <w:t>thisIndex</w:t>
      </w:r>
      <w:r w:rsidRPr="00E77497">
        <w:t>+1.</w:t>
      </w:r>
    </w:p>
    <w:p w14:paraId="4B78F79A" w14:textId="77777777" w:rsidR="004C02EF" w:rsidRPr="00E77497" w:rsidRDefault="004C02EF" w:rsidP="00834A33">
      <w:pPr>
        <w:pStyle w:val="Alg4"/>
        <w:numPr>
          <w:ilvl w:val="3"/>
          <w:numId w:val="227"/>
        </w:numPr>
      </w:pPr>
      <w:r w:rsidRPr="00E77497">
        <w:t xml:space="preserve">Else, set </w:t>
      </w:r>
      <w:r w:rsidRPr="00E77497">
        <w:rPr>
          <w:i/>
        </w:rPr>
        <w:t>previousLastIndex</w:t>
      </w:r>
      <w:r w:rsidRPr="00E77497">
        <w:t xml:space="preserve"> to </w:t>
      </w:r>
      <w:r w:rsidRPr="00E77497">
        <w:rPr>
          <w:i/>
        </w:rPr>
        <w:t>thisIndex</w:t>
      </w:r>
      <w:r w:rsidRPr="00E77497">
        <w:t>.</w:t>
      </w:r>
    </w:p>
    <w:p w14:paraId="7ABF9E71" w14:textId="77777777" w:rsidR="004C02EF" w:rsidRPr="00E77497" w:rsidRDefault="004C02EF" w:rsidP="00834A33">
      <w:pPr>
        <w:pStyle w:val="Alg4"/>
        <w:numPr>
          <w:ilvl w:val="3"/>
          <w:numId w:val="227"/>
        </w:numPr>
      </w:pPr>
      <w:r w:rsidRPr="00E77497">
        <w:t xml:space="preserve">Let </w:t>
      </w:r>
      <w:r w:rsidRPr="00E77497">
        <w:rPr>
          <w:i/>
        </w:rPr>
        <w:t>matchStr</w:t>
      </w:r>
      <w:r w:rsidRPr="00E77497">
        <w:t xml:space="preserve"> be the result of calling the [[Get]] internal method of </w:t>
      </w:r>
      <w:r w:rsidRPr="00E77497">
        <w:rPr>
          <w:i/>
        </w:rPr>
        <w:t>result</w:t>
      </w:r>
      <w:r w:rsidRPr="00E77497">
        <w:t xml:space="preserve"> with argument </w:t>
      </w:r>
      <w:r w:rsidRPr="00E77497">
        <w:rPr>
          <w:rFonts w:ascii="Courier New" w:hAnsi="Courier New"/>
          <w:b/>
        </w:rPr>
        <w:t>"0"</w:t>
      </w:r>
      <w:r w:rsidRPr="00E77497">
        <w:t>.</w:t>
      </w:r>
    </w:p>
    <w:p w14:paraId="242E4A8A" w14:textId="77777777" w:rsidR="00FA34E7" w:rsidRDefault="00FA34E7" w:rsidP="00834A33">
      <w:pPr>
        <w:pStyle w:val="Alg4"/>
        <w:numPr>
          <w:ilvl w:val="3"/>
          <w:numId w:val="227"/>
        </w:numPr>
        <w:rPr>
          <w:ins w:id="21987" w:author="Rev 7 Allen Wirfs-Brock" w:date="2012-04-10T16:25:00Z"/>
        </w:rPr>
      </w:pPr>
      <w:ins w:id="21988" w:author="Rev 7 Allen Wirfs-Brock" w:date="2012-04-10T16:25:00Z">
        <w:r>
          <w:t>ReturnIfAbrupt(</w:t>
        </w:r>
        <w:r w:rsidRPr="00E77497">
          <w:rPr>
            <w:i/>
          </w:rPr>
          <w:t>matchStr</w:t>
        </w:r>
        <w:r>
          <w:t>).</w:t>
        </w:r>
      </w:ins>
    </w:p>
    <w:p w14:paraId="1EEE62C8" w14:textId="77777777" w:rsidR="004C02EF" w:rsidRPr="00E77497" w:rsidRDefault="00FA34E7" w:rsidP="00834A33">
      <w:pPr>
        <w:pStyle w:val="Alg4"/>
        <w:numPr>
          <w:ilvl w:val="3"/>
          <w:numId w:val="227"/>
        </w:numPr>
      </w:pPr>
      <w:ins w:id="21989" w:author="Rev 7 Allen Wirfs-Brock" w:date="2012-04-10T16:26:00Z">
        <w:r w:rsidRPr="00E77497">
          <w:t xml:space="preserve">Let </w:t>
        </w:r>
        <w:r>
          <w:rPr>
            <w:i/>
          </w:rPr>
          <w:t>defineStatus</w:t>
        </w:r>
        <w:r w:rsidRPr="00E77497">
          <w:t xml:space="preserve"> be the result of calling </w:t>
        </w:r>
      </w:ins>
      <w:del w:id="21990" w:author="Rev 7 Allen Wirfs-Brock" w:date="2012-04-10T16:26:00Z">
        <w:r w:rsidR="004C02EF" w:rsidRPr="00E77497" w:rsidDel="00FA34E7">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n</w:t>
      </w:r>
      <w:r w:rsidR="004C02EF" w:rsidRPr="00E77497">
        <w:t xml:space="preserve">), the Property Descriptor {[[Value]]: </w:t>
      </w:r>
      <w:r w:rsidR="004C02EF" w:rsidRPr="00E77497">
        <w:rPr>
          <w:i/>
        </w:rPr>
        <w:t>matchStr</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3A50538B" w14:textId="77777777" w:rsidR="00FA34E7" w:rsidRDefault="00FA34E7" w:rsidP="00834A33">
      <w:pPr>
        <w:pStyle w:val="Alg4"/>
        <w:numPr>
          <w:ilvl w:val="3"/>
          <w:numId w:val="227"/>
        </w:numPr>
        <w:rPr>
          <w:ins w:id="21991" w:author="Rev 7 Allen Wirfs-Brock" w:date="2012-04-10T16:25:00Z"/>
        </w:rPr>
      </w:pPr>
      <w:ins w:id="21992" w:author="Rev 7 Allen Wirfs-Brock" w:date="2012-04-10T16:26:00Z">
        <w:r>
          <w:t>ReturnIfAbrupt(</w:t>
        </w:r>
        <w:r>
          <w:rPr>
            <w:i/>
          </w:rPr>
          <w:t>defineStatus</w:t>
        </w:r>
        <w:r>
          <w:t>).</w:t>
        </w:r>
      </w:ins>
    </w:p>
    <w:p w14:paraId="36A1E0E0" w14:textId="77777777" w:rsidR="004C02EF" w:rsidRPr="00E77497" w:rsidRDefault="004C02EF" w:rsidP="00834A33">
      <w:pPr>
        <w:pStyle w:val="Alg4"/>
        <w:numPr>
          <w:ilvl w:val="3"/>
          <w:numId w:val="227"/>
        </w:numPr>
      </w:pPr>
      <w:r w:rsidRPr="00E77497">
        <w:t xml:space="preserve">Increment </w:t>
      </w:r>
      <w:r w:rsidRPr="00E77497">
        <w:rPr>
          <w:i/>
        </w:rPr>
        <w:t>n</w:t>
      </w:r>
      <w:r w:rsidRPr="00E77497">
        <w:t>.</w:t>
      </w:r>
    </w:p>
    <w:p w14:paraId="7B3CC1FF" w14:textId="77777777" w:rsidR="004C02EF" w:rsidRPr="00E77497" w:rsidRDefault="004C02EF" w:rsidP="00834A33">
      <w:pPr>
        <w:pStyle w:val="Alg4"/>
        <w:numPr>
          <w:ilvl w:val="1"/>
          <w:numId w:val="227"/>
        </w:numPr>
      </w:pPr>
      <w:r w:rsidRPr="00E77497">
        <w:t xml:space="preserve">If </w:t>
      </w:r>
      <w:r w:rsidRPr="00E77497">
        <w:rPr>
          <w:i/>
        </w:rPr>
        <w:t>n</w:t>
      </w:r>
      <w:r w:rsidRPr="00E77497">
        <w:t xml:space="preserve"> = 0, then return </w:t>
      </w:r>
      <w:r w:rsidRPr="00E77497">
        <w:rPr>
          <w:b/>
        </w:rPr>
        <w:t>null</w:t>
      </w:r>
      <w:r w:rsidRPr="00E77497">
        <w:t>.</w:t>
      </w:r>
    </w:p>
    <w:p w14:paraId="64EB3E8F" w14:textId="77777777" w:rsidR="004C02EF" w:rsidRPr="00E77497" w:rsidRDefault="004C02EF" w:rsidP="00834A33">
      <w:pPr>
        <w:pStyle w:val="Alg4"/>
        <w:numPr>
          <w:ilvl w:val="1"/>
          <w:numId w:val="227"/>
        </w:numPr>
        <w:spacing w:after="220"/>
      </w:pPr>
      <w:r w:rsidRPr="00E77497">
        <w:t xml:space="preserve">Return </w:t>
      </w:r>
      <w:r w:rsidRPr="00E77497">
        <w:rPr>
          <w:i/>
        </w:rPr>
        <w:t>A</w:t>
      </w:r>
      <w:r w:rsidRPr="00E77497">
        <w:t>.</w:t>
      </w:r>
    </w:p>
    <w:p w14:paraId="2FCBD59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9CD829B" w14:textId="77777777" w:rsidR="004C02EF" w:rsidRPr="00E77497" w:rsidRDefault="004C02EF" w:rsidP="004C02EF">
      <w:pPr>
        <w:pStyle w:val="40"/>
        <w:numPr>
          <w:ilvl w:val="0"/>
          <w:numId w:val="0"/>
        </w:numPr>
      </w:pPr>
      <w:bookmarkStart w:id="21993" w:name="_Ref456010585"/>
      <w:r w:rsidRPr="00E77497">
        <w:t>15.5.4.11</w:t>
      </w:r>
      <w:r w:rsidRPr="00E77497">
        <w:tab/>
        <w:t>String.prototype.replace (searchValue, replaceValue)</w:t>
      </w:r>
      <w:bookmarkEnd w:id="21993"/>
    </w:p>
    <w:p w14:paraId="1C18471B" w14:textId="77777777" w:rsidR="004C02EF" w:rsidRPr="00E77497" w:rsidRDefault="004C02EF" w:rsidP="004C02EF">
      <w:r w:rsidRPr="00E77497">
        <w:t xml:space="preserve">First set </w:t>
      </w:r>
      <w:r w:rsidRPr="00E77497">
        <w:rPr>
          <w:i/>
        </w:rPr>
        <w:t>string</w:t>
      </w:r>
      <w:r w:rsidRPr="00E77497">
        <w:t xml:space="preserve"> according to the following steps:</w:t>
      </w:r>
    </w:p>
    <w:p w14:paraId="6A6CA5A2" w14:textId="77777777" w:rsidR="004C02EF" w:rsidRPr="00E77497" w:rsidRDefault="00134DAD" w:rsidP="00834A33">
      <w:pPr>
        <w:pStyle w:val="Alg4"/>
        <w:numPr>
          <w:ilvl w:val="0"/>
          <w:numId w:val="228"/>
        </w:numPr>
      </w:pPr>
      <w:ins w:id="21994"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1995"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51B14FC" w14:textId="77777777" w:rsidR="00FA34E7" w:rsidRDefault="004C02EF" w:rsidP="00FA34E7">
      <w:pPr>
        <w:pStyle w:val="Alg4"/>
        <w:numPr>
          <w:ilvl w:val="0"/>
          <w:numId w:val="228"/>
        </w:numPr>
        <w:spacing w:after="120"/>
        <w:contextualSpacing/>
        <w:rPr>
          <w:ins w:id="21996" w:author="Rev 7 Allen Wirfs-Brock" w:date="2012-04-10T16:28:00Z"/>
        </w:r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ins w:id="21997" w:author="Rev 7 Allen Wirfs-Brock" w:date="2012-04-10T16:28:00Z">
        <w:r w:rsidR="00FA34E7">
          <w:t>.</w:t>
        </w:r>
      </w:ins>
    </w:p>
    <w:p w14:paraId="5B00FF48" w14:textId="77777777" w:rsidR="004C02EF" w:rsidRPr="00E77497" w:rsidRDefault="00FA34E7" w:rsidP="00834A33">
      <w:pPr>
        <w:pStyle w:val="Alg4"/>
        <w:numPr>
          <w:ilvl w:val="0"/>
          <w:numId w:val="228"/>
        </w:numPr>
        <w:spacing w:after="120"/>
      </w:pPr>
      <w:ins w:id="21998" w:author="Rev 7 Allen Wirfs-Brock" w:date="2012-04-10T16:28:00Z">
        <w:r>
          <w:t>ReturnIfAbrupt(</w:t>
        </w:r>
        <w:r>
          <w:rPr>
            <w:i/>
          </w:rPr>
          <w:t>string</w:t>
        </w:r>
        <w:r>
          <w:t>)</w:t>
        </w:r>
      </w:ins>
      <w:r w:rsidR="004C02EF" w:rsidRPr="00E77497">
        <w:t>.</w:t>
      </w:r>
    </w:p>
    <w:p w14:paraId="504E5109" w14:textId="77777777" w:rsidR="004C02EF" w:rsidRPr="00E77497" w:rsidRDefault="004C02EF" w:rsidP="004C02EF">
      <w:commentRangeStart w:id="21999"/>
      <w:r w:rsidRPr="00E77497">
        <w:t xml:space="preserve">If </w:t>
      </w:r>
      <w:r w:rsidRPr="00E77497">
        <w:rPr>
          <w:rFonts w:ascii="Times New Roman" w:hAnsi="Times New Roman"/>
          <w:i/>
        </w:rPr>
        <w:t>searchValue</w:t>
      </w:r>
      <w:r w:rsidRPr="00E77497">
        <w:t xml:space="preserve"> is a regular expression (an object </w:t>
      </w:r>
      <w:del w:id="22000" w:author="Allen Wirfs-Brock" w:date="2011-07-02T14:06:00Z">
        <w:r w:rsidRPr="00E77497" w:rsidDel="00141138">
          <w:delText>whose [[Class]]</w:delText>
        </w:r>
      </w:del>
      <w:ins w:id="22001" w:author="Allen Wirfs-Brock" w:date="2011-07-02T14:06:00Z">
        <w:r w:rsidR="00141138" w:rsidRPr="00E77497">
          <w:t xml:space="preserve">that has </w:t>
        </w:r>
        <w:del w:id="22002" w:author="Rev 3 Allen Wirfs-Brock" w:date="2011-09-08T14:50:00Z">
          <w:r w:rsidR="00141138" w:rsidRPr="00E77497" w:rsidDel="00FA2A04">
            <w:delText>the</w:delText>
          </w:r>
        </w:del>
      </w:ins>
      <w:ins w:id="22003" w:author="Rev 3 Allen Wirfs-Brock" w:date="2011-09-08T14:50:00Z">
        <w:r w:rsidR="00FA2A04" w:rsidRPr="00E77497">
          <w:t>a</w:t>
        </w:r>
      </w:ins>
      <w:ins w:id="22004" w:author="Allen Wirfs-Brock" w:date="2011-07-02T14:06:00Z">
        <w:r w:rsidR="00141138" w:rsidRPr="00E77497">
          <w:t xml:space="preserve"> [[</w:t>
        </w:r>
        <w:del w:id="22005" w:author="Rev 3 Allen Wirfs-Brock" w:date="2011-09-08T14:50:00Z">
          <w:r w:rsidR="00141138" w:rsidRPr="00E77497" w:rsidDel="00FA2A04">
            <w:delText>IsRegExp</w:delText>
          </w:r>
        </w:del>
      </w:ins>
      <w:ins w:id="22006" w:author="Rev 3 Allen Wirfs-Brock" w:date="2011-09-08T14:50:00Z">
        <w:r w:rsidR="00FA2A04" w:rsidRPr="00E77497">
          <w:t>NativeBrand</w:t>
        </w:r>
      </w:ins>
      <w:ins w:id="22007" w:author="Allen Wirfs-Brock" w:date="2011-07-02T14:06:00Z">
        <w:r w:rsidR="00141138" w:rsidRPr="00E77497">
          <w:t>]]</w:t>
        </w:r>
      </w:ins>
      <w:r w:rsidRPr="00E77497">
        <w:t xml:space="preserve"> internal property</w:t>
      </w:r>
      <w:ins w:id="22008" w:author="Rev 3 Allen Wirfs-Brock" w:date="2011-09-08T14:49:00Z">
        <w:r w:rsidR="00FA2A04" w:rsidRPr="00E77497">
          <w:t xml:space="preserve"> whose value is NativeRegExp</w:t>
        </w:r>
      </w:ins>
      <w:del w:id="22009" w:author="Allen Wirfs-Brock" w:date="2011-07-02T14:07:00Z">
        <w:r w:rsidRPr="00E77497" w:rsidDel="00141138">
          <w:delText xml:space="preserve"> is </w:delText>
        </w:r>
        <w:r w:rsidRPr="00E77497" w:rsidDel="00141138">
          <w:rPr>
            <w:rFonts w:ascii="Courier New" w:hAnsi="Courier New"/>
            <w:b/>
          </w:rPr>
          <w:delText>"RegExp"</w:delText>
        </w:r>
      </w:del>
      <w:r w:rsidRPr="00E77497">
        <w:t xml:space="preserve">), do the following: If </w:t>
      </w:r>
      <w:r w:rsidRPr="00E77497">
        <w:rPr>
          <w:rFonts w:ascii="Times New Roman" w:hAnsi="Times New Roman"/>
          <w:i/>
        </w:rPr>
        <w:t>searchValue</w:t>
      </w:r>
      <w:r w:rsidRPr="00E77497">
        <w:t xml:space="preserve">.global is </w:t>
      </w:r>
      <w:r w:rsidRPr="00E77497">
        <w:rPr>
          <w:b/>
        </w:rPr>
        <w:t>false</w:t>
      </w:r>
      <w:r w:rsidRPr="00E77497">
        <w:t xml:space="preserve">, then search </w:t>
      </w:r>
      <w:r w:rsidRPr="00E77497">
        <w:rPr>
          <w:rFonts w:ascii="Times New Roman" w:hAnsi="Times New Roman"/>
          <w:i/>
        </w:rPr>
        <w:t>string</w:t>
      </w:r>
      <w:r w:rsidRPr="00E77497">
        <w:t xml:space="preserve"> for the first match of the regular expression </w:t>
      </w:r>
      <w:r w:rsidRPr="00E77497">
        <w:rPr>
          <w:rFonts w:ascii="Times New Roman" w:hAnsi="Times New Roman"/>
          <w:i/>
        </w:rPr>
        <w:t>searchValue</w:t>
      </w:r>
      <w:r w:rsidRPr="00E77497">
        <w:t xml:space="preserve">. If </w:t>
      </w:r>
      <w:r w:rsidRPr="00E77497">
        <w:rPr>
          <w:rFonts w:ascii="Times New Roman" w:hAnsi="Times New Roman"/>
          <w:i/>
        </w:rPr>
        <w:t>searchValue</w:t>
      </w:r>
      <w:r w:rsidRPr="00E77497">
        <w:t xml:space="preserve">.global is </w:t>
      </w:r>
      <w:r w:rsidRPr="00E77497">
        <w:rPr>
          <w:b/>
        </w:rPr>
        <w:t>true</w:t>
      </w:r>
      <w:r w:rsidRPr="00E77497">
        <w:t xml:space="preserve">, then search </w:t>
      </w:r>
      <w:r w:rsidRPr="00E77497">
        <w:rPr>
          <w:rFonts w:ascii="Times New Roman" w:hAnsi="Times New Roman"/>
          <w:i/>
        </w:rPr>
        <w:t>string</w:t>
      </w:r>
      <w:r w:rsidRPr="00E77497">
        <w:t xml:space="preserve"> for all matches of the regular expression </w:t>
      </w:r>
      <w:r w:rsidRPr="00E77497">
        <w:rPr>
          <w:rFonts w:ascii="Times New Roman" w:hAnsi="Times New Roman"/>
          <w:i/>
        </w:rPr>
        <w:t>searchValue</w:t>
      </w:r>
      <w:r w:rsidRPr="00E77497">
        <w:t xml:space="preserve">. Do the search in the same manner as in </w:t>
      </w:r>
      <w:r w:rsidRPr="00E77497">
        <w:rPr>
          <w:rFonts w:ascii="Courier New" w:hAnsi="Courier New"/>
          <w:b/>
        </w:rPr>
        <w:t>String.prototype.match</w:t>
      </w:r>
      <w:r w:rsidRPr="00E77497">
        <w:t xml:space="preserve">, including the update of </w:t>
      </w:r>
      <w:r w:rsidRPr="00E77497">
        <w:rPr>
          <w:rFonts w:ascii="Times New Roman" w:hAnsi="Times New Roman"/>
          <w:i/>
        </w:rPr>
        <w:t>searchValue</w:t>
      </w:r>
      <w:r w:rsidRPr="00E77497">
        <w:t>.</w:t>
      </w:r>
      <w:r w:rsidRPr="00E77497">
        <w:rPr>
          <w:rFonts w:ascii="Courier New" w:hAnsi="Courier New"/>
          <w:b/>
        </w:rPr>
        <w:t>lastIndex</w:t>
      </w:r>
      <w:r w:rsidRPr="00E77497">
        <w:t xml:space="preserve">. Let </w:t>
      </w:r>
      <w:r w:rsidRPr="00E77497">
        <w:rPr>
          <w:rFonts w:ascii="Times New Roman" w:hAnsi="Times New Roman"/>
          <w:i/>
        </w:rPr>
        <w:t>m</w:t>
      </w:r>
      <w:r w:rsidRPr="00E77497">
        <w:t xml:space="preserve"> be the number of left capturing parentheses in </w:t>
      </w:r>
      <w:r w:rsidRPr="00E77497">
        <w:rPr>
          <w:rFonts w:ascii="Times New Roman" w:hAnsi="Times New Roman"/>
          <w:i/>
        </w:rPr>
        <w:t>searchValue</w:t>
      </w:r>
      <w:r w:rsidRPr="00E77497">
        <w:t xml:space="preserve"> (using </w:t>
      </w:r>
      <w:r w:rsidRPr="00E77497">
        <w:rPr>
          <w:rFonts w:ascii="Times New Roman" w:hAnsi="Times New Roman"/>
          <w:i/>
        </w:rPr>
        <w:t>NcapturingParens</w:t>
      </w:r>
      <w:r w:rsidRPr="00E77497">
        <w:t xml:space="preserve"> as specified in 15.10.2.1).</w:t>
      </w:r>
    </w:p>
    <w:p w14:paraId="6787A4FA"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not a regular expression, let </w:t>
      </w:r>
      <w:r w:rsidRPr="00E77497">
        <w:rPr>
          <w:rFonts w:ascii="Times New Roman" w:hAnsi="Times New Roman"/>
          <w:i/>
        </w:rPr>
        <w:t>searchString</w:t>
      </w:r>
      <w:r w:rsidRPr="00E77497">
        <w:t xml:space="preserve"> be </w:t>
      </w:r>
      <w:r w:rsidRPr="00E77497">
        <w:rPr>
          <w:rFonts w:ascii="Times New Roman" w:hAnsi="Times New Roman"/>
        </w:rPr>
        <w:t>ToString(</w:t>
      </w:r>
      <w:r w:rsidRPr="00E77497">
        <w:rPr>
          <w:rFonts w:ascii="Times New Roman" w:hAnsi="Times New Roman"/>
          <w:i/>
        </w:rPr>
        <w:t>searchValue</w:t>
      </w:r>
      <w:r w:rsidRPr="00E77497">
        <w:rPr>
          <w:rFonts w:ascii="Times New Roman" w:hAnsi="Times New Roman"/>
        </w:rPr>
        <w:t>)</w:t>
      </w:r>
      <w:r w:rsidRPr="00E77497">
        <w:t xml:space="preserve"> and search </w:t>
      </w:r>
      <w:r w:rsidRPr="00E77497">
        <w:rPr>
          <w:rFonts w:ascii="Times New Roman" w:hAnsi="Times New Roman"/>
          <w:i/>
        </w:rPr>
        <w:t>string</w:t>
      </w:r>
      <w:r w:rsidRPr="00E77497">
        <w:t xml:space="preserve"> for the first occurrence of </w:t>
      </w:r>
      <w:r w:rsidRPr="00E77497">
        <w:rPr>
          <w:rFonts w:ascii="Times New Roman" w:hAnsi="Times New Roman"/>
          <w:i/>
        </w:rPr>
        <w:t>searchString</w:t>
      </w:r>
      <w:r w:rsidRPr="00E77497">
        <w:t xml:space="preserve">. Let </w:t>
      </w:r>
      <w:r w:rsidRPr="00E77497">
        <w:rPr>
          <w:rFonts w:ascii="Times New Roman" w:hAnsi="Times New Roman"/>
          <w:i/>
        </w:rPr>
        <w:t>m</w:t>
      </w:r>
      <w:r w:rsidRPr="00E77497">
        <w:t xml:space="preserve"> be 0.</w:t>
      </w:r>
    </w:p>
    <w:p w14:paraId="59D0FB70" w14:textId="77777777" w:rsidR="004C02EF" w:rsidRPr="00E77497" w:rsidRDefault="004C02EF" w:rsidP="004C02EF">
      <w:r w:rsidRPr="00E77497">
        <w:t xml:space="preserve">If </w:t>
      </w:r>
      <w:r w:rsidRPr="00E77497">
        <w:rPr>
          <w:rFonts w:ascii="Times New Roman" w:hAnsi="Times New Roman"/>
          <w:i/>
        </w:rPr>
        <w:t>replaceValue</w:t>
      </w:r>
      <w:r w:rsidRPr="00E77497">
        <w:t xml:space="preserve"> is a function, then for each matched substring, call the function with the following </w:t>
      </w:r>
      <w:r w:rsidRPr="00E77497">
        <w:rPr>
          <w:rFonts w:ascii="Times New Roman" w:hAnsi="Times New Roman"/>
          <w:i/>
        </w:rPr>
        <w:t>m</w:t>
      </w:r>
      <w:r w:rsidRPr="00E77497">
        <w:t xml:space="preserve"> + 3 arguments. Argument 1 is the substring that matched. If </w:t>
      </w:r>
      <w:r w:rsidRPr="00E77497">
        <w:rPr>
          <w:rFonts w:ascii="Times New Roman" w:hAnsi="Times New Roman"/>
          <w:i/>
        </w:rPr>
        <w:t>searchValue</w:t>
      </w:r>
      <w:r w:rsidRPr="00E77497">
        <w:t xml:space="preserve"> is a regular expression, the next </w:t>
      </w:r>
      <w:r w:rsidRPr="00E77497">
        <w:rPr>
          <w:rFonts w:ascii="Times New Roman" w:hAnsi="Times New Roman"/>
          <w:i/>
        </w:rPr>
        <w:t>m</w:t>
      </w:r>
      <w:r w:rsidRPr="00E77497">
        <w:t xml:space="preserve"> arguments are all of the captures in the MatchResult (see 15.10.2.1). Argument </w:t>
      </w:r>
      <w:r w:rsidRPr="00E77497">
        <w:rPr>
          <w:rFonts w:ascii="Times New Roman" w:hAnsi="Times New Roman"/>
          <w:i/>
        </w:rPr>
        <w:t>m</w:t>
      </w:r>
      <w:r w:rsidRPr="00E77497">
        <w:t xml:space="preserve"> + 2 is the offset within </w:t>
      </w:r>
      <w:r w:rsidRPr="00E77497">
        <w:rPr>
          <w:rFonts w:ascii="Times New Roman" w:hAnsi="Times New Roman"/>
          <w:i/>
        </w:rPr>
        <w:t>string</w:t>
      </w:r>
      <w:r w:rsidRPr="00E77497">
        <w:t xml:space="preserve"> where the match occurred, and argument </w:t>
      </w:r>
      <w:r w:rsidRPr="00E77497">
        <w:rPr>
          <w:rFonts w:ascii="Times New Roman" w:hAnsi="Times New Roman"/>
          <w:i/>
        </w:rPr>
        <w:t>m</w:t>
      </w:r>
      <w:r w:rsidRPr="00E77497">
        <w:t xml:space="preserve"> + 3 is </w:t>
      </w:r>
      <w:r w:rsidRPr="00E77497">
        <w:rPr>
          <w:rFonts w:ascii="Times New Roman" w:hAnsi="Times New Roman"/>
          <w:i/>
        </w:rPr>
        <w:t>string</w:t>
      </w:r>
      <w:r w:rsidRPr="00E77497">
        <w:t>. The result is a String value derived from the original input by replacing each matched substring with the corresponding return value of the function call, converted to a String if need be.</w:t>
      </w:r>
    </w:p>
    <w:p w14:paraId="414AD1C0" w14:textId="77777777" w:rsidR="004C02EF" w:rsidRPr="00E77497" w:rsidRDefault="004C02EF" w:rsidP="004C02EF">
      <w:r w:rsidRPr="00E77497">
        <w:t xml:space="preserve">Otherwise, let </w:t>
      </w:r>
      <w:r w:rsidRPr="00E77497">
        <w:rPr>
          <w:rFonts w:ascii="Times New Roman" w:hAnsi="Times New Roman"/>
          <w:i/>
        </w:rPr>
        <w:t>newstring</w:t>
      </w:r>
      <w:r w:rsidRPr="00E77497">
        <w:t xml:space="preserve"> denote the result of converting </w:t>
      </w:r>
      <w:r w:rsidRPr="00E77497">
        <w:rPr>
          <w:rFonts w:ascii="Times New Roman" w:hAnsi="Times New Roman"/>
          <w:i/>
        </w:rPr>
        <w:t>replaceValue</w:t>
      </w:r>
      <w:r w:rsidRPr="00E77497">
        <w:t xml:space="preserve"> to a String. The result is a String value derived from the original input String by replacing each matched substring with a String derived from </w:t>
      </w:r>
      <w:r w:rsidRPr="00E77497">
        <w:rPr>
          <w:rFonts w:ascii="Times New Roman" w:hAnsi="Times New Roman"/>
          <w:i/>
        </w:rPr>
        <w:t>newstring</w:t>
      </w:r>
      <w:r w:rsidRPr="00E77497">
        <w:t xml:space="preserve"> by replacing characters in </w:t>
      </w:r>
      <w:r w:rsidRPr="00E77497">
        <w:rPr>
          <w:rFonts w:ascii="Times New Roman" w:hAnsi="Times New Roman"/>
          <w:i/>
        </w:rPr>
        <w:t>newstring</w:t>
      </w:r>
      <w:r w:rsidRPr="00E77497">
        <w:t xml:space="preserve"> by replacement text as specified in Table </w:t>
      </w:r>
      <w:del w:id="22010" w:author="Allen Wirfs-Brock" w:date="2011-07-02T13:32:00Z">
        <w:r w:rsidRPr="00E77497" w:rsidDel="008962D8">
          <w:delText>22</w:delText>
        </w:r>
      </w:del>
      <w:ins w:id="22011" w:author="Allen Wirfs-Brock" w:date="2011-07-02T13:43:00Z">
        <w:r w:rsidR="005761C4" w:rsidRPr="00E77497">
          <w:t>24</w:t>
        </w:r>
      </w:ins>
      <w:r w:rsidRPr="00E77497">
        <w:t xml:space="preserve">. These </w:t>
      </w:r>
      <w:r w:rsidRPr="00E77497">
        <w:rPr>
          <w:rFonts w:ascii="Courier New" w:hAnsi="Courier New"/>
          <w:b/>
        </w:rPr>
        <w:t>$</w:t>
      </w:r>
      <w:r w:rsidRPr="00E77497">
        <w:t xml:space="preserve"> replacements are done left-to-right, and, once such a replacement is performed, the new replacement text is not subject to further replacements. For example, </w:t>
      </w:r>
      <w:r w:rsidRPr="00E77497">
        <w:rPr>
          <w:rFonts w:ascii="Courier New" w:hAnsi="Courier New"/>
          <w:b/>
        </w:rPr>
        <w:t>"$1,$2".replace(/(\$(\d))/g, "$$1-$1$2")</w:t>
      </w:r>
      <w:r w:rsidRPr="00E77497">
        <w:t xml:space="preserve"> returns </w:t>
      </w:r>
      <w:r w:rsidRPr="00E77497">
        <w:rPr>
          <w:rFonts w:ascii="Courier New" w:hAnsi="Courier New"/>
          <w:b/>
        </w:rPr>
        <w:t>"$1-$11,$1-$22"</w:t>
      </w:r>
      <w:r w:rsidRPr="00E77497">
        <w:t xml:space="preserve">. A </w:t>
      </w:r>
      <w:r w:rsidRPr="00E77497">
        <w:rPr>
          <w:rFonts w:ascii="Courier New" w:hAnsi="Courier New"/>
          <w:b/>
        </w:rPr>
        <w:t>$</w:t>
      </w:r>
      <w:r w:rsidRPr="00E77497">
        <w:t xml:space="preserve"> in </w:t>
      </w:r>
      <w:r w:rsidRPr="00E77497">
        <w:rPr>
          <w:rFonts w:ascii="Times New Roman" w:hAnsi="Times New Roman"/>
          <w:i/>
        </w:rPr>
        <w:t>newstring</w:t>
      </w:r>
      <w:r w:rsidRPr="00E77497">
        <w:t xml:space="preserve"> that does not match any of the forms below is left as is.</w:t>
      </w:r>
      <w:commentRangeEnd w:id="21999"/>
      <w:r w:rsidR="00FA34E7">
        <w:rPr>
          <w:rStyle w:val="af4"/>
        </w:rPr>
        <w:commentReference w:id="21999"/>
      </w:r>
    </w:p>
    <w:p w14:paraId="6E5D9953" w14:textId="77777777" w:rsidR="004C02EF" w:rsidRPr="00E77497" w:rsidRDefault="004C02EF" w:rsidP="004C02EF">
      <w:pPr>
        <w:pStyle w:val="Tabletitle"/>
        <w:keepNext w:val="0"/>
        <w:widowControl w:val="0"/>
      </w:pPr>
      <w:r w:rsidRPr="00E77497">
        <w:rPr>
          <w:rFonts w:eastAsia="Arial Unicode MS"/>
        </w:rPr>
        <w:t>Table </w:t>
      </w:r>
      <w:del w:id="22012" w:author="Allen Wirfs-Brock" w:date="2011-07-02T13:32:00Z">
        <w:r w:rsidRPr="00E77497" w:rsidDel="008962D8">
          <w:rPr>
            <w:rFonts w:eastAsia="Arial Unicode MS"/>
          </w:rPr>
          <w:delText xml:space="preserve">22 </w:delText>
        </w:r>
      </w:del>
      <w:ins w:id="22013" w:author="Allen Wirfs-Brock" w:date="2011-07-02T13:43:00Z">
        <w:r w:rsidR="005761C4" w:rsidRPr="00E77497">
          <w:rPr>
            <w:rFonts w:eastAsia="Arial Unicode MS"/>
          </w:rPr>
          <w:t>24</w:t>
        </w:r>
      </w:ins>
      <w:ins w:id="22014" w:author="Allen Wirfs-Brock" w:date="2011-07-02T13:32:00Z">
        <w:r w:rsidR="008962D8" w:rsidRPr="00E77497">
          <w:rPr>
            <w:rFonts w:eastAsia="Arial Unicode MS"/>
          </w:rPr>
          <w:t xml:space="preserve"> </w:t>
        </w:r>
      </w:ins>
      <w:r w:rsidRPr="00E77497">
        <w:rPr>
          <w:rFonts w:eastAsia="Arial Unicode MS"/>
        </w:rPr>
        <w:t>— Replacement Text Symbol Substitutions</w:t>
      </w:r>
    </w:p>
    <w:tbl>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10"/>
        <w:gridCol w:w="7380"/>
      </w:tblGrid>
      <w:tr w:rsidR="004C02EF" w:rsidRPr="00E77497" w14:paraId="38F93505" w14:textId="77777777" w:rsidTr="0027695A">
        <w:tc>
          <w:tcPr>
            <w:tcW w:w="1710" w:type="dxa"/>
            <w:tcBorders>
              <w:top w:val="single" w:sz="12" w:space="0" w:color="000000"/>
              <w:left w:val="single" w:sz="6" w:space="0" w:color="000000"/>
              <w:bottom w:val="single" w:sz="6" w:space="0" w:color="000000"/>
              <w:right w:val="nil"/>
            </w:tcBorders>
            <w:shd w:val="solid" w:color="C0C0C0" w:fill="FFFFFF"/>
          </w:tcPr>
          <w:p w14:paraId="17CFF88B" w14:textId="77777777" w:rsidR="004C02EF" w:rsidRPr="00E77497" w:rsidRDefault="004C02EF" w:rsidP="003A4B22">
            <w:pPr>
              <w:spacing w:after="120"/>
              <w:rPr>
                <w:shd w:val="solid" w:color="C0C0C0" w:fill="FFFFFF"/>
              </w:rPr>
            </w:pPr>
            <w:r w:rsidRPr="00E77497">
              <w:rPr>
                <w:shd w:val="solid" w:color="C0C0C0" w:fill="FFFFFF"/>
              </w:rPr>
              <w:t>Characters</w:t>
            </w:r>
          </w:p>
        </w:tc>
        <w:tc>
          <w:tcPr>
            <w:tcW w:w="7380" w:type="dxa"/>
            <w:tcBorders>
              <w:top w:val="single" w:sz="12" w:space="0" w:color="000000"/>
              <w:left w:val="nil"/>
              <w:bottom w:val="single" w:sz="6" w:space="0" w:color="000000"/>
              <w:right w:val="single" w:sz="6" w:space="0" w:color="000000"/>
            </w:tcBorders>
            <w:shd w:val="solid" w:color="C0C0C0" w:fill="FFFFFF"/>
          </w:tcPr>
          <w:p w14:paraId="207EBBD9" w14:textId="77777777" w:rsidR="004C02EF" w:rsidRPr="00E77497" w:rsidRDefault="004C02EF" w:rsidP="003A4B22">
            <w:pPr>
              <w:spacing w:after="120"/>
              <w:rPr>
                <w:shd w:val="solid" w:color="C0C0C0" w:fill="FFFFFF"/>
              </w:rPr>
            </w:pPr>
            <w:r w:rsidRPr="00E77497">
              <w:rPr>
                <w:shd w:val="solid" w:color="C0C0C0" w:fill="FFFFFF"/>
              </w:rPr>
              <w:t>Replacement text</w:t>
            </w:r>
          </w:p>
        </w:tc>
      </w:tr>
      <w:tr w:rsidR="004C02EF" w:rsidRPr="00E77497" w14:paraId="0F6B0D41" w14:textId="77777777" w:rsidTr="0027695A">
        <w:tc>
          <w:tcPr>
            <w:tcW w:w="1710" w:type="dxa"/>
            <w:tcBorders>
              <w:top w:val="nil"/>
            </w:tcBorders>
          </w:tcPr>
          <w:p w14:paraId="4B73DBB4"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Borders>
              <w:top w:val="nil"/>
            </w:tcBorders>
          </w:tcPr>
          <w:p w14:paraId="36C06EE5"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r>
      <w:tr w:rsidR="004C02EF" w:rsidRPr="00E77497" w14:paraId="07F86B3B" w14:textId="77777777" w:rsidTr="0027695A">
        <w:tc>
          <w:tcPr>
            <w:tcW w:w="1710" w:type="dxa"/>
            <w:tcBorders>
              <w:top w:val="nil"/>
            </w:tcBorders>
          </w:tcPr>
          <w:p w14:paraId="18E823B9" w14:textId="77777777" w:rsidR="004C02EF" w:rsidRPr="00E77497" w:rsidRDefault="004C02EF" w:rsidP="003A4B22">
            <w:pPr>
              <w:spacing w:after="0"/>
              <w:contextualSpacing/>
              <w:rPr>
                <w:rFonts w:ascii="Courier New" w:hAnsi="Courier New" w:cs="Courier New"/>
                <w:b/>
                <w:i/>
              </w:rPr>
            </w:pPr>
            <w:r w:rsidRPr="00E77497">
              <w:rPr>
                <w:rFonts w:ascii="Courier New" w:hAnsi="Courier New" w:cs="Courier New"/>
                <w:b/>
              </w:rPr>
              <w:t>$&amp;</w:t>
            </w:r>
          </w:p>
        </w:tc>
        <w:tc>
          <w:tcPr>
            <w:tcW w:w="7380" w:type="dxa"/>
            <w:tcBorders>
              <w:top w:val="nil"/>
            </w:tcBorders>
          </w:tcPr>
          <w:p w14:paraId="1CAF3106" w14:textId="77777777" w:rsidR="004C02EF" w:rsidRPr="00E77497" w:rsidRDefault="004C02EF" w:rsidP="003A4B22">
            <w:pPr>
              <w:spacing w:after="0"/>
              <w:contextualSpacing/>
            </w:pPr>
            <w:r w:rsidRPr="00E77497">
              <w:t>The matched substring.</w:t>
            </w:r>
          </w:p>
        </w:tc>
      </w:tr>
      <w:tr w:rsidR="004C02EF" w:rsidRPr="00E77497" w14:paraId="53E19940" w14:textId="77777777" w:rsidTr="0027695A">
        <w:tc>
          <w:tcPr>
            <w:tcW w:w="1710" w:type="dxa"/>
          </w:tcPr>
          <w:p w14:paraId="603664D0"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
          <w:p w14:paraId="21C66A1D"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precedes the matched substring.</w:t>
            </w:r>
          </w:p>
        </w:tc>
      </w:tr>
      <w:tr w:rsidR="004C02EF" w:rsidRPr="00E77497" w14:paraId="4FB75813" w14:textId="77777777" w:rsidTr="0027695A">
        <w:tc>
          <w:tcPr>
            <w:tcW w:w="1710" w:type="dxa"/>
          </w:tcPr>
          <w:p w14:paraId="10C1075E"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
          <w:p w14:paraId="58444FD4"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follows the matched substring.</w:t>
            </w:r>
          </w:p>
        </w:tc>
      </w:tr>
      <w:tr w:rsidR="004C02EF" w:rsidRPr="00E77497" w14:paraId="69F3EDB4" w14:textId="77777777" w:rsidTr="0027695A">
        <w:tc>
          <w:tcPr>
            <w:tcW w:w="1710" w:type="dxa"/>
          </w:tcPr>
          <w:p w14:paraId="47BAA57F"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w:t>
            </w:r>
          </w:p>
        </w:tc>
        <w:tc>
          <w:tcPr>
            <w:tcW w:w="7380" w:type="dxa"/>
          </w:tcPr>
          <w:p w14:paraId="5E6BD5BF" w14:textId="77777777" w:rsidR="004C02EF" w:rsidRPr="00B820AB" w:rsidRDefault="004C02EF" w:rsidP="003A4B22">
            <w:pPr>
              <w:spacing w:after="0"/>
              <w:contextualSpacing/>
            </w:pPr>
            <w:r w:rsidRPr="00E77497">
              <w:t xml:space="preserve">The </w:t>
            </w:r>
            <w:r w:rsidRPr="00E77497">
              <w:rPr>
                <w:rFonts w:ascii="Times New Roman" w:hAnsi="Times New Roman"/>
                <w:i/>
              </w:rPr>
              <w:t>n</w:t>
            </w:r>
            <w:r w:rsidRPr="00E77497">
              <w:rPr>
                <w:rFonts w:ascii="Times New Roman" w:hAnsi="Times New Roman"/>
                <w:vertAlign w:val="superscript"/>
              </w:rPr>
              <w:t>th</w:t>
            </w:r>
            <w:r w:rsidRPr="00E77497">
              <w:t xml:space="preserve"> capture, where </w:t>
            </w:r>
            <w:r w:rsidRPr="00E77497">
              <w:rPr>
                <w:rFonts w:ascii="Times New Roman" w:hAnsi="Times New Roman"/>
                <w:i/>
              </w:rPr>
              <w:t>n</w:t>
            </w:r>
            <w:r w:rsidRPr="00E77497">
              <w:t xml:space="preserve"> is a single digit in the range </w:t>
            </w:r>
            <w:r w:rsidRPr="00E77497">
              <w:rPr>
                <w:rFonts w:ascii="Times New Roman" w:hAnsi="Times New Roman"/>
              </w:rPr>
              <w:t>1</w:t>
            </w:r>
            <w:r w:rsidRPr="00E77497">
              <w:t xml:space="preserve"> to </w:t>
            </w:r>
            <w:r w:rsidRPr="00E77497">
              <w:rPr>
                <w:rFonts w:ascii="Times New Roman" w:hAnsi="Times New Roman"/>
              </w:rPr>
              <w:t>9</w:t>
            </w:r>
            <w:r w:rsidRPr="00E77497">
              <w:t xml:space="preserve"> and </w:t>
            </w:r>
            <w:r w:rsidRPr="00E77497">
              <w:rPr>
                <w:rFonts w:ascii="Courier New" w:hAnsi="Courier New"/>
                <w:b/>
              </w:rPr>
              <w:t>$</w:t>
            </w:r>
            <w:r w:rsidRPr="00E77497">
              <w:rPr>
                <w:rFonts w:ascii="Times New Roman" w:hAnsi="Times New Roman"/>
                <w:i/>
              </w:rPr>
              <w:t>n</w:t>
            </w:r>
            <w:r w:rsidRPr="00E77497">
              <w:t xml:space="preserve"> is not followed by a decimal digit. If </w:t>
            </w:r>
            <w:r w:rsidRPr="00E77497">
              <w:rPr>
                <w:rFonts w:ascii="Times New Roman" w:hAnsi="Times New Roman"/>
                <w:i/>
              </w:rPr>
              <w:t>n</w:t>
            </w:r>
            <w:r w:rsidRPr="004D1BD1">
              <w:rPr>
                <w:rFonts w:ascii="Times New Roman" w:hAnsi="Times New Roman"/>
              </w:rPr>
              <w:sym w:font="Symbol" w:char="F0A3"/>
            </w:r>
            <w:r w:rsidRPr="004D1BD1">
              <w:rPr>
                <w:rFonts w:ascii="Times New Roman" w:hAnsi="Times New Roman"/>
                <w:i/>
              </w:rPr>
              <w:t>m</w:t>
            </w:r>
            <w:r w:rsidRPr="008B7F6F">
              <w:t xml:space="preserve"> and the </w:t>
            </w:r>
            <w:r w:rsidRPr="006B6D0A">
              <w:rPr>
                <w:rFonts w:ascii="Times New Roman" w:hAnsi="Times New Roman"/>
                <w:i/>
              </w:rPr>
              <w:t>n</w:t>
            </w:r>
            <w:r w:rsidRPr="006B6D0A">
              <w:t xml:space="preserve">th capture is </w:t>
            </w:r>
            <w:r w:rsidRPr="00E65A34">
              <w:rPr>
                <w:b/>
              </w:rPr>
              <w:t>undefined</w:t>
            </w:r>
            <w:r w:rsidRPr="00546435">
              <w:t xml:space="preserve">, use the empty String instead. If </w:t>
            </w:r>
            <w:r w:rsidRPr="00A67AF2">
              <w:rPr>
                <w:rFonts w:ascii="Times New Roman" w:hAnsi="Times New Roman"/>
                <w:i/>
              </w:rPr>
              <w:t>n</w:t>
            </w:r>
            <w:r w:rsidRPr="00A67AF2">
              <w:rPr>
                <w:rFonts w:ascii="Times New Roman" w:hAnsi="Times New Roman"/>
              </w:rPr>
              <w:t>&gt;</w:t>
            </w:r>
            <w:r w:rsidRPr="00A67AF2">
              <w:rPr>
                <w:rFonts w:ascii="Times New Roman" w:hAnsi="Times New Roman"/>
                <w:i/>
              </w:rPr>
              <w:t>m</w:t>
            </w:r>
            <w:r w:rsidRPr="00B820AB">
              <w:t>, the result is implementation-defined.</w:t>
            </w:r>
          </w:p>
        </w:tc>
      </w:tr>
      <w:tr w:rsidR="004C02EF" w:rsidRPr="00E77497" w14:paraId="59BD4373" w14:textId="77777777" w:rsidTr="0027695A">
        <w:tc>
          <w:tcPr>
            <w:tcW w:w="1710" w:type="dxa"/>
          </w:tcPr>
          <w:p w14:paraId="4DF3131E"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$nn</w:t>
            </w:r>
          </w:p>
        </w:tc>
        <w:tc>
          <w:tcPr>
            <w:tcW w:w="7380" w:type="dxa"/>
          </w:tcPr>
          <w:p w14:paraId="013141FD" w14:textId="77777777" w:rsidR="004C02EF" w:rsidRPr="00B820AB" w:rsidRDefault="004C02EF" w:rsidP="003A4B22">
            <w:pPr>
              <w:spacing w:after="0"/>
              <w:contextualSpacing/>
            </w:pPr>
            <w:r w:rsidRPr="00E77497">
              <w:t xml:space="preserve">The </w:t>
            </w:r>
            <w:r w:rsidRPr="00E77497">
              <w:rPr>
                <w:rFonts w:ascii="Times New Roman" w:hAnsi="Times New Roman"/>
                <w:i/>
              </w:rPr>
              <w:t>nn</w:t>
            </w:r>
            <w:r w:rsidRPr="00E77497">
              <w:rPr>
                <w:rFonts w:ascii="Times New Roman" w:hAnsi="Times New Roman"/>
                <w:vertAlign w:val="superscript"/>
              </w:rPr>
              <w:t>th</w:t>
            </w:r>
            <w:r w:rsidRPr="00E77497">
              <w:t xml:space="preserve"> capture, where </w:t>
            </w:r>
            <w:r w:rsidRPr="00E77497">
              <w:rPr>
                <w:rFonts w:ascii="Times New Roman" w:hAnsi="Times New Roman"/>
                <w:i/>
              </w:rPr>
              <w:t>nn</w:t>
            </w:r>
            <w:r w:rsidRPr="00E77497">
              <w:t xml:space="preserve"> is a two-digit decimal number in the range </w:t>
            </w:r>
            <w:r w:rsidRPr="00E77497">
              <w:rPr>
                <w:rFonts w:ascii="Times New Roman" w:hAnsi="Times New Roman"/>
              </w:rPr>
              <w:t>01</w:t>
            </w:r>
            <w:r w:rsidRPr="00E77497">
              <w:t xml:space="preserve"> to </w:t>
            </w:r>
            <w:r w:rsidRPr="00E77497">
              <w:rPr>
                <w:rFonts w:ascii="Times New Roman" w:hAnsi="Times New Roman"/>
              </w:rPr>
              <w:t>99</w:t>
            </w:r>
            <w:r w:rsidRPr="00E77497">
              <w:t xml:space="preserve">. If </w:t>
            </w:r>
            <w:r w:rsidRPr="00E77497">
              <w:rPr>
                <w:rFonts w:ascii="Times New Roman" w:hAnsi="Times New Roman"/>
                <w:i/>
              </w:rPr>
              <w:t>nn</w:t>
            </w:r>
            <w:r w:rsidRPr="004D1BD1">
              <w:sym w:font="Symbol" w:char="F0A3"/>
            </w:r>
            <w:r w:rsidRPr="004D1BD1">
              <w:rPr>
                <w:rFonts w:ascii="Times New Roman" w:hAnsi="Times New Roman"/>
                <w:i/>
              </w:rPr>
              <w:t>m</w:t>
            </w:r>
            <w:r w:rsidRPr="008B7F6F">
              <w:t xml:space="preserve"> and the </w:t>
            </w:r>
            <w:r w:rsidRPr="006B6D0A">
              <w:rPr>
                <w:rFonts w:ascii="Times New Roman" w:hAnsi="Times New Roman"/>
                <w:i/>
              </w:rPr>
              <w:t>nn</w:t>
            </w:r>
            <w:r w:rsidRPr="006B6D0A">
              <w:rPr>
                <w:rFonts w:ascii="Times New Roman" w:hAnsi="Times New Roman"/>
                <w:vertAlign w:val="superscript"/>
              </w:rPr>
              <w:t>th</w:t>
            </w:r>
            <w:r w:rsidRPr="006B6D0A">
              <w:t xml:space="preserve"> capture is </w:t>
            </w:r>
            <w:r w:rsidRPr="00E65A34">
              <w:rPr>
                <w:b/>
              </w:rPr>
              <w:t>undefined</w:t>
            </w:r>
            <w:r w:rsidRPr="00546435">
              <w:t xml:space="preserve">, use the empty String instead. If </w:t>
            </w:r>
            <w:r w:rsidRPr="00A67AF2">
              <w:rPr>
                <w:rFonts w:ascii="Times New Roman" w:hAnsi="Times New Roman"/>
                <w:i/>
              </w:rPr>
              <w:t>nn</w:t>
            </w:r>
            <w:r w:rsidRPr="00A67AF2">
              <w:rPr>
                <w:rFonts w:ascii="Times New Roman" w:hAnsi="Times New Roman"/>
              </w:rPr>
              <w:t>&gt;</w:t>
            </w:r>
            <w:r w:rsidRPr="00A67AF2">
              <w:rPr>
                <w:rFonts w:ascii="Times New Roman" w:hAnsi="Times New Roman"/>
                <w:i/>
              </w:rPr>
              <w:t>m</w:t>
            </w:r>
            <w:r w:rsidRPr="00B820AB">
              <w:t>, the result is implementation-defined.</w:t>
            </w:r>
          </w:p>
        </w:tc>
      </w:tr>
    </w:tbl>
    <w:p w14:paraId="4CD189FD" w14:textId="77777777" w:rsidR="004C02EF" w:rsidRPr="00E77497" w:rsidRDefault="004C02EF" w:rsidP="004C02EF">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DA793D7" w14:textId="77777777" w:rsidR="004C02EF" w:rsidRPr="00E77497" w:rsidRDefault="004C02EF" w:rsidP="004C02EF">
      <w:pPr>
        <w:pStyle w:val="40"/>
        <w:numPr>
          <w:ilvl w:val="0"/>
          <w:numId w:val="0"/>
        </w:numPr>
      </w:pPr>
      <w:bookmarkStart w:id="22015" w:name="_Ref456010590"/>
      <w:r w:rsidRPr="00E77497">
        <w:t>15.5.4.12</w:t>
      </w:r>
      <w:r w:rsidRPr="00E77497">
        <w:tab/>
        <w:t>String.prototype.search (regexp)</w:t>
      </w:r>
      <w:bookmarkEnd w:id="22015"/>
    </w:p>
    <w:p w14:paraId="40DF6C48" w14:textId="77777777"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14:paraId="5649E371" w14:textId="77777777" w:rsidR="004C02EF" w:rsidRPr="00E77497" w:rsidRDefault="00C75147" w:rsidP="00834A33">
      <w:pPr>
        <w:pStyle w:val="Alg4"/>
        <w:numPr>
          <w:ilvl w:val="0"/>
          <w:numId w:val="229"/>
        </w:numPr>
      </w:pPr>
      <w:ins w:id="22016" w:author="Rev 7 Allen Wirfs-Brock" w:date="2012-04-10T13:34:00Z">
        <w:r>
          <w:t>ReturnIfAbrupt(</w:t>
        </w:r>
        <w:r w:rsidRPr="00E77497">
          <w:t>CheckObjectCoercible</w:t>
        </w:r>
        <w:r>
          <w:t>(</w:t>
        </w:r>
        <w:r w:rsidRPr="00E77497">
          <w:rPr>
            <w:b/>
          </w:rPr>
          <w:t>this</w:t>
        </w:r>
        <w:r w:rsidRPr="00E77497">
          <w:t xml:space="preserve"> value</w:t>
        </w:r>
        <w:r>
          <w:t>))</w:t>
        </w:r>
        <w:r w:rsidRPr="00E77497">
          <w:t>.</w:t>
        </w:r>
      </w:ins>
      <w:del w:id="22017" w:author="Rev 7 Allen Wirfs-Brock" w:date="2012-04-10T13:34:00Z">
        <w:r w:rsidR="004C02EF" w:rsidRPr="00E77497" w:rsidDel="00C75147">
          <w:delText xml:space="preserve">Call CheckObjectCoercible passing the </w:delText>
        </w:r>
        <w:r w:rsidR="004C02EF" w:rsidRPr="00E77497" w:rsidDel="00C75147">
          <w:rPr>
            <w:b/>
          </w:rPr>
          <w:delText>this</w:delText>
        </w:r>
        <w:r w:rsidR="004C02EF" w:rsidRPr="00E77497" w:rsidDel="00C75147">
          <w:delText xml:space="preserve"> value as its argument.</w:delText>
        </w:r>
      </w:del>
    </w:p>
    <w:p w14:paraId="6BA7455B" w14:textId="77777777" w:rsidR="004C02EF" w:rsidRPr="00E77497" w:rsidRDefault="004C02EF" w:rsidP="00834A33">
      <w:pPr>
        <w:pStyle w:val="Alg4"/>
        <w:numPr>
          <w:ilvl w:val="0"/>
          <w:numId w:val="229"/>
        </w:num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0B1CB610" w14:textId="77777777" w:rsidR="00FA34E7" w:rsidRPr="00E77497" w:rsidRDefault="00FA34E7" w:rsidP="00FA34E7">
      <w:pPr>
        <w:pStyle w:val="Alg4"/>
        <w:numPr>
          <w:ilvl w:val="0"/>
          <w:numId w:val="229"/>
        </w:numPr>
        <w:contextualSpacing/>
        <w:rPr>
          <w:ins w:id="22018" w:author="Rev 7 Allen Wirfs-Brock" w:date="2012-04-10T16:31:00Z"/>
        </w:rPr>
      </w:pPr>
      <w:ins w:id="22019" w:author="Rev 7 Allen Wirfs-Brock" w:date="2012-04-10T16:31:00Z">
        <w:r>
          <w:t>ReturnIfAbrupt(</w:t>
        </w:r>
        <w:r>
          <w:rPr>
            <w:i/>
          </w:rPr>
          <w:t>S</w:t>
        </w:r>
        <w:r>
          <w:t>).</w:t>
        </w:r>
      </w:ins>
    </w:p>
    <w:p w14:paraId="67813CFB" w14:textId="77777777" w:rsidR="004C02EF" w:rsidRPr="00E77497" w:rsidRDefault="004C02EF" w:rsidP="00834A33">
      <w:pPr>
        <w:pStyle w:val="Alg4"/>
        <w:numPr>
          <w:ilvl w:val="0"/>
          <w:numId w:val="229"/>
        </w:numPr>
      </w:pPr>
      <w:r w:rsidRPr="00E77497">
        <w:t>If Type(</w:t>
      </w:r>
      <w:r w:rsidRPr="00E77497">
        <w:rPr>
          <w:i/>
        </w:rPr>
        <w:t>regexp</w:t>
      </w:r>
      <w:r w:rsidRPr="00E77497">
        <w:t xml:space="preserve">) is Object and </w:t>
      </w:r>
      <w:del w:id="22020" w:author="Allen Wirfs-Brock" w:date="2011-07-02T14:08:00Z">
        <w:r w:rsidRPr="00E77497" w:rsidDel="00141138">
          <w:delText xml:space="preserve">the value of the [[Class]] internal property of </w:delText>
        </w:r>
      </w:del>
      <w:r w:rsidRPr="00E77497">
        <w:rPr>
          <w:i/>
        </w:rPr>
        <w:t>regexp</w:t>
      </w:r>
      <w:r w:rsidRPr="00E77497">
        <w:t xml:space="preserve"> </w:t>
      </w:r>
      <w:ins w:id="22021" w:author="Allen Wirfs-Brock" w:date="2011-07-02T14:08:00Z">
        <w:r w:rsidR="00141138" w:rsidRPr="00E77497">
          <w:t xml:space="preserve">has </w:t>
        </w:r>
        <w:del w:id="22022" w:author="Rev 3 Allen Wirfs-Brock" w:date="2011-09-08T14:51:00Z">
          <w:r w:rsidR="00141138" w:rsidRPr="00E77497" w:rsidDel="00BA3B3B">
            <w:delText>the</w:delText>
          </w:r>
        </w:del>
      </w:ins>
      <w:ins w:id="22023" w:author="Rev 3 Allen Wirfs-Brock" w:date="2011-09-08T14:51:00Z">
        <w:r w:rsidR="00BA3B3B" w:rsidRPr="00E77497">
          <w:t>a</w:t>
        </w:r>
      </w:ins>
      <w:ins w:id="22024" w:author="Allen Wirfs-Brock" w:date="2011-07-02T14:08:00Z">
        <w:r w:rsidR="00141138" w:rsidRPr="00E77497">
          <w:t xml:space="preserve"> [[</w:t>
        </w:r>
        <w:del w:id="22025" w:author="Rev 3 Allen Wirfs-Brock" w:date="2011-09-08T14:51:00Z">
          <w:r w:rsidR="00141138" w:rsidRPr="00E77497" w:rsidDel="00BA3B3B">
            <w:delText>IsRegExp</w:delText>
          </w:r>
        </w:del>
      </w:ins>
      <w:ins w:id="22026" w:author="Rev 3 Allen Wirfs-Brock" w:date="2011-09-08T14:51:00Z">
        <w:r w:rsidR="00BA3B3B" w:rsidRPr="00E77497">
          <w:t>NativeBrand</w:t>
        </w:r>
      </w:ins>
      <w:ins w:id="22027" w:author="Allen Wirfs-Brock" w:date="2011-07-02T14:08:00Z">
        <w:r w:rsidR="00141138" w:rsidRPr="00E77497">
          <w:t>]] internal property</w:t>
        </w:r>
      </w:ins>
      <w:ins w:id="22028" w:author="Rev 3 Allen Wirfs-Brock" w:date="2011-09-08T14:51:00Z">
        <w:r w:rsidR="00BA3B3B" w:rsidRPr="00E77497">
          <w:t xml:space="preserve"> whose value is NativeRegExp</w:t>
        </w:r>
        <w:r w:rsidR="00BA3B3B" w:rsidRPr="00E77497" w:rsidDel="00141138">
          <w:t xml:space="preserve"> </w:t>
        </w:r>
      </w:ins>
      <w:del w:id="22029" w:author="Allen Wirfs-Brock" w:date="2011-07-02T14:08:00Z">
        <w:r w:rsidRPr="00E77497" w:rsidDel="00141138">
          <w:delText xml:space="preserve">is </w:delText>
        </w:r>
        <w:r w:rsidRPr="00E77497" w:rsidDel="00141138">
          <w:rPr>
            <w:rFonts w:ascii="Courier New" w:hAnsi="Courier New"/>
            <w:b/>
          </w:rPr>
          <w:delText>"RegExp"</w:delText>
        </w:r>
      </w:del>
      <w:r w:rsidRPr="00E77497">
        <w:t xml:space="preserve">, then let </w:t>
      </w:r>
      <w:r w:rsidRPr="00E77497">
        <w:rPr>
          <w:i/>
        </w:rPr>
        <w:t>rx</w:t>
      </w:r>
      <w:r w:rsidRPr="00E77497">
        <w:t xml:space="preserve"> be </w:t>
      </w:r>
      <w:r w:rsidRPr="00E77497">
        <w:rPr>
          <w:i/>
        </w:rPr>
        <w:t>regexp</w:t>
      </w:r>
      <w:r w:rsidRPr="00E77497">
        <w:t>;</w:t>
      </w:r>
    </w:p>
    <w:p w14:paraId="640D59B9" w14:textId="77777777" w:rsidR="004C02EF" w:rsidRPr="00E77497" w:rsidRDefault="004C02EF" w:rsidP="00834A33">
      <w:pPr>
        <w:pStyle w:val="Alg4"/>
        <w:numPr>
          <w:ilvl w:val="0"/>
          <w:numId w:val="229"/>
        </w:numPr>
      </w:pPr>
      <w:r w:rsidRPr="00E77497">
        <w:t xml:space="preserve">Else, let </w:t>
      </w:r>
      <w:r w:rsidRPr="00E77497">
        <w:rPr>
          <w:i/>
        </w:rPr>
        <w:t>rx</w:t>
      </w:r>
      <w:r w:rsidRPr="00E77497">
        <w:t xml:space="preserve"> be </w:t>
      </w:r>
      <w:ins w:id="22030" w:author="Rev 7 Allen Wirfs-Brock" w:date="2012-04-10T16:33:00Z">
        <w:r w:rsidR="00FA34E7">
          <w:t>the result of the abstraction operation</w:t>
        </w:r>
        <w:r w:rsidR="00FA34E7" w:rsidRPr="00134DAD">
          <w:t xml:space="preserve"> </w:t>
        </w:r>
        <w:r w:rsidR="00FA34E7">
          <w:t xml:space="preserve">RegExpCreate (15.10.4.1) with arguments </w:t>
        </w:r>
        <w:r w:rsidR="00FA34E7">
          <w:rPr>
            <w:i/>
          </w:rPr>
          <w:t>regexp</w:t>
        </w:r>
        <w:r w:rsidR="00FA34E7">
          <w:t xml:space="preserve"> and </w:t>
        </w:r>
        <w:r w:rsidR="00FA34E7" w:rsidRPr="00C75147">
          <w:rPr>
            <w:b/>
          </w:rPr>
          <w:t>undefined</w:t>
        </w:r>
      </w:ins>
      <w:del w:id="22031" w:author="Rev 7 Allen Wirfs-Brock" w:date="2012-04-10T16:33:00Z">
        <w:r w:rsidRPr="00E77497" w:rsidDel="00FA34E7">
          <w:delText xml:space="preserve">a new RegExp object created as if by the expression </w:delText>
        </w:r>
        <w:r w:rsidRPr="00E77497" w:rsidDel="00FA34E7">
          <w:rPr>
            <w:rFonts w:ascii="Courier New" w:hAnsi="Courier New"/>
            <w:b/>
          </w:rPr>
          <w:delText>new RegExp(</w:delText>
        </w:r>
        <w:r w:rsidRPr="00E77497" w:rsidDel="00FA34E7">
          <w:rPr>
            <w:i/>
          </w:rPr>
          <w:delText>regexp</w:delText>
        </w:r>
        <w:r w:rsidRPr="00E77497" w:rsidDel="00FA34E7">
          <w:rPr>
            <w:rFonts w:ascii="Courier New" w:hAnsi="Courier New"/>
            <w:b/>
          </w:rPr>
          <w:delText>)</w:delText>
        </w:r>
        <w:r w:rsidRPr="00E77497" w:rsidDel="00FA34E7">
          <w:delText xml:space="preserve"> where </w:delText>
        </w:r>
        <w:r w:rsidRPr="00E77497" w:rsidDel="00FA34E7">
          <w:rPr>
            <w:rFonts w:ascii="Courier New" w:hAnsi="Courier New"/>
            <w:b/>
          </w:rPr>
          <w:delText>RegExp</w:delText>
        </w:r>
        <w:r w:rsidRPr="00E77497" w:rsidDel="00FA34E7">
          <w:delText xml:space="preserve"> is the standard built-in constructor with that name</w:delText>
        </w:r>
      </w:del>
      <w:r w:rsidRPr="00E77497">
        <w:t>.</w:t>
      </w:r>
    </w:p>
    <w:p w14:paraId="6F3807AA" w14:textId="77777777" w:rsidR="00FA34E7" w:rsidRPr="00E77497" w:rsidRDefault="00FA34E7" w:rsidP="00FA34E7">
      <w:pPr>
        <w:pStyle w:val="Alg4"/>
        <w:numPr>
          <w:ilvl w:val="0"/>
          <w:numId w:val="229"/>
        </w:numPr>
        <w:contextualSpacing/>
        <w:rPr>
          <w:ins w:id="22032" w:author="Rev 7 Allen Wirfs-Brock" w:date="2012-04-10T16:33:00Z"/>
        </w:rPr>
      </w:pPr>
      <w:ins w:id="22033" w:author="Rev 7 Allen Wirfs-Brock" w:date="2012-04-10T16:33:00Z">
        <w:r>
          <w:t>ReturnIfAbrupt(</w:t>
        </w:r>
        <w:r>
          <w:rPr>
            <w:i/>
          </w:rPr>
          <w:t>rx</w:t>
        </w:r>
        <w:r>
          <w:t>).</w:t>
        </w:r>
      </w:ins>
    </w:p>
    <w:p w14:paraId="538AEF74" w14:textId="77777777" w:rsidR="004C02EF" w:rsidRPr="00E77497" w:rsidRDefault="004C02EF" w:rsidP="00834A33">
      <w:pPr>
        <w:pStyle w:val="Alg4"/>
        <w:numPr>
          <w:ilvl w:val="0"/>
          <w:numId w:val="229"/>
        </w:numPr>
      </w:pPr>
      <w:commentRangeStart w:id="22034"/>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ins w:id="22035" w:author="Rev 7 Allen Wirfs-Brock" w:date="2012-04-10T16:37:00Z">
        <w:r w:rsidR="00FA34E7">
          <w:t xml:space="preserve"> If an abrupt completion </w:t>
        </w:r>
      </w:ins>
      <w:ins w:id="22036" w:author="Rev 7 Allen Wirfs-Brock" w:date="2012-04-10T16:38:00Z">
        <w:r w:rsidR="00FA34E7">
          <w:t xml:space="preserve">occurs during the search, </w:t>
        </w:r>
        <w:r w:rsidR="00FA34E7" w:rsidRPr="00FA34E7">
          <w:rPr>
            <w:i/>
          </w:rPr>
          <w:t>result</w:t>
        </w:r>
        <w:r w:rsidR="00FA34E7">
          <w:t xml:space="preserve"> is that Completion Record.</w:t>
        </w:r>
      </w:ins>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22034"/>
      <w:r w:rsidR="00FA34E7">
        <w:rPr>
          <w:rStyle w:val="af4"/>
          <w:rFonts w:ascii="Arial" w:eastAsia="MS Mincho" w:hAnsi="Arial"/>
          <w:spacing w:val="0"/>
          <w:lang w:eastAsia="ja-JP"/>
        </w:rPr>
        <w:commentReference w:id="22034"/>
      </w:r>
    </w:p>
    <w:p w14:paraId="14112829" w14:textId="77777777" w:rsidR="004C02EF" w:rsidRPr="00E77497" w:rsidRDefault="004C02EF" w:rsidP="00834A33">
      <w:pPr>
        <w:pStyle w:val="Alg4"/>
        <w:numPr>
          <w:ilvl w:val="0"/>
          <w:numId w:val="229"/>
        </w:numPr>
        <w:spacing w:after="120"/>
      </w:pPr>
      <w:r w:rsidRPr="00E77497">
        <w:t xml:space="preserve">Return </w:t>
      </w:r>
      <w:r w:rsidRPr="00E77497">
        <w:rPr>
          <w:i/>
        </w:rPr>
        <w:t>result</w:t>
      </w:r>
      <w:r w:rsidRPr="00E77497">
        <w:t>.</w:t>
      </w:r>
    </w:p>
    <w:p w14:paraId="713E5966"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FF89A35" w14:textId="77777777" w:rsidR="004C02EF" w:rsidRPr="00E77497" w:rsidRDefault="004C02EF" w:rsidP="004C02EF">
      <w:pPr>
        <w:pStyle w:val="40"/>
        <w:numPr>
          <w:ilvl w:val="0"/>
          <w:numId w:val="0"/>
        </w:numPr>
      </w:pPr>
      <w:bookmarkStart w:id="22037" w:name="_Ref457709109"/>
      <w:r w:rsidRPr="00E77497">
        <w:t>15.5.4.13</w:t>
      </w:r>
      <w:r w:rsidRPr="00E77497">
        <w:tab/>
        <w:t>String.prototype.slice (start, end)</w:t>
      </w:r>
      <w:bookmarkEnd w:id="22037"/>
    </w:p>
    <w:p w14:paraId="7F40E2B4"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7746128A" w14:textId="77777777" w:rsidR="004C02EF" w:rsidRPr="00E77497" w:rsidRDefault="00134DAD" w:rsidP="00834A33">
      <w:pPr>
        <w:pStyle w:val="Alg4"/>
        <w:numPr>
          <w:ilvl w:val="0"/>
          <w:numId w:val="230"/>
        </w:numPr>
      </w:pPr>
      <w:ins w:id="22038"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2039"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564241C6" w14:textId="77777777" w:rsidR="004C02EF" w:rsidRPr="00E77497" w:rsidRDefault="004C02EF" w:rsidP="00834A33">
      <w:pPr>
        <w:pStyle w:val="Alg4"/>
        <w:numPr>
          <w:ilvl w:val="0"/>
          <w:numId w:val="23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6E23CB2" w14:textId="77777777" w:rsidR="00FA34E7" w:rsidRPr="00E77497" w:rsidRDefault="00FA34E7" w:rsidP="00FA34E7">
      <w:pPr>
        <w:pStyle w:val="Alg4"/>
        <w:numPr>
          <w:ilvl w:val="0"/>
          <w:numId w:val="230"/>
        </w:numPr>
        <w:contextualSpacing/>
        <w:rPr>
          <w:ins w:id="22040" w:author="Rev 7 Allen Wirfs-Brock" w:date="2012-04-10T16:39:00Z"/>
        </w:rPr>
      </w:pPr>
      <w:ins w:id="22041" w:author="Rev 7 Allen Wirfs-Brock" w:date="2012-04-10T16:39:00Z">
        <w:r>
          <w:t>ReturnIfAbrupt(</w:t>
        </w:r>
        <w:r>
          <w:rPr>
            <w:i/>
          </w:rPr>
          <w:t>S</w:t>
        </w:r>
        <w:r>
          <w:t>).</w:t>
        </w:r>
      </w:ins>
    </w:p>
    <w:p w14:paraId="703F447D" w14:textId="77777777"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characters in </w:t>
      </w:r>
      <w:r w:rsidRPr="00E77497">
        <w:rPr>
          <w:i/>
        </w:rPr>
        <w:t>S</w:t>
      </w:r>
      <w:r w:rsidRPr="00E77497">
        <w:t>.</w:t>
      </w:r>
    </w:p>
    <w:p w14:paraId="463368B8" w14:textId="77777777"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14:paraId="3D4537AE" w14:textId="77777777"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2375EA13" w14:textId="77777777"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7DA1A8E6" w14:textId="77777777"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3DD98321" w14:textId="77777777"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5C886154" w14:textId="77777777" w:rsidR="004C02EF" w:rsidRPr="00E77497" w:rsidRDefault="004C02EF" w:rsidP="00834A33">
      <w:pPr>
        <w:pStyle w:val="Alg4"/>
        <w:numPr>
          <w:ilvl w:val="0"/>
          <w:numId w:val="230"/>
        </w:numPr>
        <w:spacing w:after="220"/>
      </w:pPr>
      <w:r w:rsidRPr="00E77497">
        <w:t>Return a String</w:t>
      </w:r>
      <w:ins w:id="22042" w:author="Rev 7 Allen Wirfs-Brock" w:date="2012-04-10T16:40:00Z">
        <w:r w:rsidR="00FA34E7">
          <w:t xml:space="preserve"> value</w:t>
        </w:r>
      </w:ins>
      <w:r w:rsidRPr="00E77497">
        <w:t xml:space="preserve"> containing </w:t>
      </w:r>
      <w:r w:rsidRPr="00E77497">
        <w:rPr>
          <w:i/>
        </w:rPr>
        <w:t>span</w:t>
      </w:r>
      <w:r w:rsidRPr="00E77497">
        <w:t xml:space="preserve"> consecutive characters from </w:t>
      </w:r>
      <w:r w:rsidRPr="00E77497">
        <w:rPr>
          <w:i/>
        </w:rPr>
        <w:t>S</w:t>
      </w:r>
      <w:r w:rsidRPr="00E77497">
        <w:t xml:space="preserve"> beginning with the character at position </w:t>
      </w:r>
      <w:r w:rsidRPr="00E77497">
        <w:rPr>
          <w:i/>
        </w:rPr>
        <w:t>from</w:t>
      </w:r>
      <w:r w:rsidRPr="00E77497">
        <w:t>.</w:t>
      </w:r>
    </w:p>
    <w:p w14:paraId="770AB34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708C638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4D285C2" w14:textId="77777777" w:rsidR="004C02EF" w:rsidRPr="00E77497" w:rsidRDefault="004C02EF" w:rsidP="004C02EF">
      <w:pPr>
        <w:pStyle w:val="40"/>
        <w:numPr>
          <w:ilvl w:val="0"/>
          <w:numId w:val="0"/>
        </w:numPr>
      </w:pPr>
      <w:bookmarkStart w:id="22043" w:name="_Ref456010446"/>
      <w:r w:rsidRPr="00E77497">
        <w:t>15.5.4.14</w:t>
      </w:r>
      <w:r w:rsidRPr="00E77497">
        <w:tab/>
        <w:t>String.prototype.spli</w:t>
      </w:r>
      <w:bookmarkEnd w:id="21905"/>
      <w:r w:rsidRPr="00E77497">
        <w:t>t (separator</w:t>
      </w:r>
      <w:bookmarkEnd w:id="21916"/>
      <w:bookmarkEnd w:id="21917"/>
      <w:r w:rsidRPr="00E77497">
        <w:t>, limit)</w:t>
      </w:r>
      <w:bookmarkEnd w:id="22043"/>
    </w:p>
    <w:p w14:paraId="2B625658" w14:textId="77777777" w:rsidR="004C02EF" w:rsidRPr="00E77497" w:rsidRDefault="004C02EF" w:rsidP="004C02EF">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22044" w:name="_Toc385672321"/>
      <w:bookmarkStart w:id="22045" w:name="_Toc393690437"/>
      <w:bookmarkStart w:id="22046" w:name="_Toc382291638"/>
      <w:r w:rsidRPr="00E77497">
        <w:t xml:space="preserve"> or it may be a RegExp object (i.e., an object </w:t>
      </w:r>
      <w:ins w:id="22047" w:author="Allen Wirfs-Brock" w:date="2011-07-02T14:09:00Z">
        <w:r w:rsidR="00141138" w:rsidRPr="00E77497">
          <w:t xml:space="preserve">with </w:t>
        </w:r>
        <w:del w:id="22048" w:author="Rev 3 Allen Wirfs-Brock" w:date="2011-09-08T14:51:00Z">
          <w:r w:rsidR="00141138" w:rsidRPr="00E77497" w:rsidDel="00BA3B3B">
            <w:delText>the</w:delText>
          </w:r>
        </w:del>
      </w:ins>
      <w:ins w:id="22049" w:author="Rev 3 Allen Wirfs-Brock" w:date="2011-09-08T14:51:00Z">
        <w:r w:rsidR="00BA3B3B" w:rsidRPr="00E77497">
          <w:t>a</w:t>
        </w:r>
      </w:ins>
      <w:ins w:id="22050" w:author="Allen Wirfs-Brock" w:date="2011-07-02T14:09:00Z">
        <w:r w:rsidR="00141138" w:rsidRPr="00E77497">
          <w:t xml:space="preserve"> [[</w:t>
        </w:r>
        <w:del w:id="22051" w:author="Rev 3 Allen Wirfs-Brock" w:date="2011-09-08T14:51:00Z">
          <w:r w:rsidR="00141138" w:rsidRPr="00E77497" w:rsidDel="00BA3B3B">
            <w:delText>IsRegExp</w:delText>
          </w:r>
        </w:del>
      </w:ins>
      <w:ins w:id="22052" w:author="Rev 3 Allen Wirfs-Brock" w:date="2011-09-08T14:51:00Z">
        <w:r w:rsidR="00BA3B3B" w:rsidRPr="00E77497">
          <w:t>NativeBrand</w:t>
        </w:r>
      </w:ins>
      <w:ins w:id="22053" w:author="Allen Wirfs-Brock" w:date="2011-07-02T14:09:00Z">
        <w:r w:rsidR="00141138" w:rsidRPr="00E77497">
          <w:t>]] internal property</w:t>
        </w:r>
      </w:ins>
      <w:ins w:id="22054" w:author="Rev 3 Allen Wirfs-Brock" w:date="2011-09-08T14:51:00Z">
        <w:r w:rsidR="00BA3B3B" w:rsidRPr="00E77497">
          <w:t xml:space="preserve"> whose value is NativeRegExp</w:t>
        </w:r>
        <w:r w:rsidR="00BA3B3B" w:rsidRPr="00E77497" w:rsidDel="00141138">
          <w:t xml:space="preserve"> </w:t>
        </w:r>
      </w:ins>
      <w:del w:id="22055" w:author="Allen Wirfs-Brock" w:date="2011-07-02T14:09:00Z">
        <w:r w:rsidRPr="00E77497" w:rsidDel="00141138">
          <w:delText xml:space="preserve">whose [[Class]] internal property is </w:delText>
        </w:r>
        <w:r w:rsidRPr="00E77497" w:rsidDel="00141138">
          <w:rPr>
            <w:rFonts w:ascii="Courier New" w:hAnsi="Courier New"/>
            <w:b/>
          </w:rPr>
          <w:delText>"RegExp"</w:delText>
        </w:r>
      </w:del>
      <w:r w:rsidRPr="00E77497">
        <w:t>; see 15.10).</w:t>
      </w:r>
    </w:p>
    <w:p w14:paraId="769732E6" w14:textId="77777777"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characters; the length of the result array equals the length of the String, and each substring contains one character.)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2188A5F5" w14:textId="77777777"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125359FC" w14:textId="77777777"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22AFD1F2" w14:textId="77777777"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4E15E9A2" w14:textId="77777777" w:rsidR="004C02EF" w:rsidRPr="00E77497" w:rsidRDefault="004C02EF" w:rsidP="004C02EF">
      <w:pPr>
        <w:spacing w:after="60"/>
      </w:pPr>
      <w:r w:rsidRPr="00E77497">
        <w:t>evaluates to the array</w:t>
      </w:r>
    </w:p>
    <w:p w14:paraId="39B0D8F3" w14:textId="77777777"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507FA7BC" w14:textId="77777777"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4C52BFBF" w14:textId="77777777" w:rsidR="004C02EF" w:rsidRPr="00E77497" w:rsidRDefault="004C02EF" w:rsidP="004C02EF">
      <w:r w:rsidRPr="00E77497">
        <w:t xml:space="preserve">When the </w:t>
      </w:r>
      <w:r w:rsidRPr="00E77497">
        <w:rPr>
          <w:rFonts w:ascii="Courier New" w:hAnsi="Courier New"/>
          <w:b/>
        </w:rPr>
        <w:t>split</w:t>
      </w:r>
      <w:r w:rsidRPr="00E77497">
        <w:t xml:space="preserve"> method is called, the following steps are taken:</w:t>
      </w:r>
    </w:p>
    <w:p w14:paraId="1D92E42C" w14:textId="77777777" w:rsidR="004C02EF" w:rsidRPr="00E77497" w:rsidRDefault="00134DAD" w:rsidP="00834A33">
      <w:pPr>
        <w:pStyle w:val="Alg4"/>
        <w:numPr>
          <w:ilvl w:val="0"/>
          <w:numId w:val="231"/>
        </w:numPr>
        <w:tabs>
          <w:tab w:val="left" w:pos="1710"/>
        </w:tabs>
      </w:pPr>
      <w:ins w:id="22056"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2057"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7482109" w14:textId="77777777" w:rsidR="004C02EF" w:rsidRPr="00E77497" w:rsidRDefault="004C02EF" w:rsidP="00834A33">
      <w:pPr>
        <w:pStyle w:val="Alg4"/>
        <w:numPr>
          <w:ilvl w:val="0"/>
          <w:numId w:val="231"/>
        </w:numPr>
        <w:tabs>
          <w:tab w:val="left" w:pos="1710"/>
        </w:tabs>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52820D3" w14:textId="77777777" w:rsidR="00FA34E7" w:rsidRPr="00E77497" w:rsidRDefault="00FA34E7" w:rsidP="00FA34E7">
      <w:pPr>
        <w:pStyle w:val="Alg4"/>
        <w:numPr>
          <w:ilvl w:val="0"/>
          <w:numId w:val="231"/>
        </w:numPr>
        <w:contextualSpacing/>
        <w:rPr>
          <w:ins w:id="22058" w:author="Rev 7 Allen Wirfs-Brock" w:date="2012-04-10T17:12:00Z"/>
        </w:rPr>
      </w:pPr>
      <w:ins w:id="22059" w:author="Rev 7 Allen Wirfs-Brock" w:date="2012-04-10T17:12:00Z">
        <w:r>
          <w:t>ReturnIfAbrupt(</w:t>
        </w:r>
        <w:r>
          <w:rPr>
            <w:i/>
          </w:rPr>
          <w:t>S</w:t>
        </w:r>
        <w:r>
          <w:t>).</w:t>
        </w:r>
      </w:ins>
    </w:p>
    <w:p w14:paraId="3F800E3A" w14:textId="77777777" w:rsidR="004C02EF" w:rsidRPr="00E77497" w:rsidRDefault="004C02EF" w:rsidP="00834A33">
      <w:pPr>
        <w:pStyle w:val="Alg4"/>
        <w:numPr>
          <w:ilvl w:val="0"/>
          <w:numId w:val="231"/>
        </w:numPr>
      </w:pPr>
      <w:r w:rsidRPr="00E77497">
        <w:t xml:space="preserve">Let </w:t>
      </w:r>
      <w:r w:rsidRPr="00E77497">
        <w:rPr>
          <w:i/>
        </w:rPr>
        <w:t>A</w:t>
      </w:r>
      <w:r w:rsidRPr="00E77497">
        <w:t xml:space="preserve"> be </w:t>
      </w:r>
      <w:del w:id="22060" w:author="Rev 7 Allen Wirfs-Brock" w:date="2012-04-10T17:13:00Z">
        <w:r w:rsidRPr="00E77497" w:rsidDel="00FA34E7">
          <w:delText xml:space="preserve">a </w:delText>
        </w:r>
      </w:del>
      <w:del w:id="22061" w:author="Rev 7 Allen Wirfs-Brock" w:date="2012-04-10T17:12:00Z">
        <w:r w:rsidRPr="00E77497" w:rsidDel="00FA34E7">
          <w:delText xml:space="preserve">new array created as if by the expression </w:delText>
        </w:r>
        <w:r w:rsidRPr="00E77497" w:rsidDel="00FA34E7">
          <w:rPr>
            <w:rFonts w:ascii="Courier New" w:hAnsi="Courier New"/>
            <w:b/>
          </w:rPr>
          <w:delText>new Array()</w:delText>
        </w:r>
        <w:r w:rsidRPr="00E77497" w:rsidDel="00FA34E7">
          <w:delText xml:space="preserve">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22062" w:author="Rev 7 Allen Wirfs-Brock" w:date="2012-04-10T17:12:00Z">
        <w:r w:rsidR="00FA34E7">
          <w:t>the result of the abstract operation ArrayCreate with argument 0</w:t>
        </w:r>
      </w:ins>
      <w:r w:rsidRPr="00E77497">
        <w:t>.</w:t>
      </w:r>
    </w:p>
    <w:p w14:paraId="2EAE9D2A" w14:textId="77777777"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14:paraId="7BD022C8" w14:textId="77777777"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7AD33A47" w14:textId="77777777"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characters in </w:t>
      </w:r>
      <w:r w:rsidRPr="00E77497">
        <w:rPr>
          <w:i/>
        </w:rPr>
        <w:t>S</w:t>
      </w:r>
      <w:r w:rsidRPr="00E77497">
        <w:t>.</w:t>
      </w:r>
    </w:p>
    <w:p w14:paraId="146FBE17" w14:textId="77777777"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14:paraId="1DDC3B6B"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w:t>
      </w:r>
      <w:ins w:id="22063" w:author="Allen Wirfs-Brock" w:date="2011-07-02T14:10:00Z">
        <w:r w:rsidR="00141138" w:rsidRPr="00E77497">
          <w:t xml:space="preserve">has </w:t>
        </w:r>
        <w:del w:id="22064" w:author="Rev 3 Allen Wirfs-Brock" w:date="2011-09-08T14:52:00Z">
          <w:r w:rsidR="00141138" w:rsidRPr="00E77497" w:rsidDel="00BA3B3B">
            <w:delText>the</w:delText>
          </w:r>
        </w:del>
      </w:ins>
      <w:ins w:id="22065" w:author="Rev 3 Allen Wirfs-Brock" w:date="2011-09-08T14:52:00Z">
        <w:r w:rsidR="00BA3B3B" w:rsidRPr="00E77497">
          <w:t>a</w:t>
        </w:r>
      </w:ins>
      <w:ins w:id="22066" w:author="Allen Wirfs-Brock" w:date="2011-07-02T14:10:00Z">
        <w:r w:rsidR="00141138" w:rsidRPr="00E77497">
          <w:t xml:space="preserve"> [[</w:t>
        </w:r>
        <w:del w:id="22067" w:author="Rev 3 Allen Wirfs-Brock" w:date="2011-09-08T14:52:00Z">
          <w:r w:rsidR="00141138" w:rsidRPr="00E77497" w:rsidDel="00BA3B3B">
            <w:delText>IsRegExp</w:delText>
          </w:r>
        </w:del>
      </w:ins>
      <w:ins w:id="22068" w:author="Rev 3 Allen Wirfs-Brock" w:date="2011-09-08T14:52:00Z">
        <w:r w:rsidR="00BA3B3B" w:rsidRPr="00E77497">
          <w:t>NativeBrand</w:t>
        </w:r>
      </w:ins>
      <w:ins w:id="22069" w:author="Allen Wirfs-Brock" w:date="2011-07-02T14:10:00Z">
        <w:r w:rsidR="00141138" w:rsidRPr="00E77497">
          <w:t>]] internal property</w:t>
        </w:r>
      </w:ins>
      <w:ins w:id="22070" w:author="Rev 3 Allen Wirfs-Brock" w:date="2011-09-08T14:52:00Z">
        <w:r w:rsidR="00BA3B3B" w:rsidRPr="00E77497">
          <w:t xml:space="preserve"> whose value is NativeRegExp</w:t>
        </w:r>
        <w:r w:rsidR="00BA3B3B" w:rsidRPr="00E77497" w:rsidDel="00141138">
          <w:t xml:space="preserve"> </w:t>
        </w:r>
      </w:ins>
      <w:del w:id="22071"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xml:space="preserve">, let </w:t>
      </w:r>
      <w:r w:rsidRPr="00E77497">
        <w:rPr>
          <w:i/>
        </w:rPr>
        <w:t>R</w:t>
      </w:r>
      <w:r w:rsidRPr="00E77497">
        <w:t xml:space="preserve"> </w:t>
      </w:r>
      <w:del w:id="22072" w:author="Rev 7 Allen Wirfs-Brock" w:date="2012-04-10T17:14:00Z">
        <w:r w:rsidRPr="00E77497" w:rsidDel="00FA34E7">
          <w:delText xml:space="preserve">= </w:delText>
        </w:r>
      </w:del>
      <w:ins w:id="22073" w:author="Rev 7 Allen Wirfs-Brock" w:date="2012-04-10T17:14:00Z">
        <w:r w:rsidR="00FA34E7">
          <w:t>be</w:t>
        </w:r>
        <w:r w:rsidR="00FA34E7" w:rsidRPr="00E77497">
          <w:t xml:space="preserve"> </w:t>
        </w:r>
      </w:ins>
      <w:r w:rsidRPr="00E77497">
        <w:rPr>
          <w:i/>
        </w:rPr>
        <w:t>separator</w:t>
      </w:r>
      <w:r w:rsidRPr="00E77497">
        <w:t xml:space="preserve">; otherwise let </w:t>
      </w:r>
      <w:r w:rsidRPr="00E77497">
        <w:rPr>
          <w:i/>
        </w:rPr>
        <w:t>R</w:t>
      </w:r>
      <w:r w:rsidRPr="00E77497">
        <w:t xml:space="preserve"> </w:t>
      </w:r>
      <w:del w:id="22074" w:author="Rev 7 Allen Wirfs-Brock" w:date="2012-04-10T17:14:00Z">
        <w:r w:rsidRPr="00E77497" w:rsidDel="00FA34E7">
          <w:delText xml:space="preserve">= </w:delText>
        </w:r>
      </w:del>
      <w:ins w:id="22075" w:author="Rev 7 Allen Wirfs-Brock" w:date="2012-04-10T17:14:00Z">
        <w:r w:rsidR="00FA34E7">
          <w:t>be</w:t>
        </w:r>
        <w:r w:rsidR="00FA34E7" w:rsidRPr="00E77497">
          <w:t xml:space="preserve"> </w:t>
        </w:r>
      </w:ins>
      <w:r w:rsidRPr="00E77497">
        <w:t>ToString(</w:t>
      </w:r>
      <w:r w:rsidRPr="00E77497">
        <w:rPr>
          <w:i/>
        </w:rPr>
        <w:t>separator</w:t>
      </w:r>
      <w:r w:rsidRPr="00E77497">
        <w:t>).</w:t>
      </w:r>
    </w:p>
    <w:p w14:paraId="24E04127" w14:textId="77777777" w:rsidR="00FA34E7" w:rsidRPr="00E77497" w:rsidRDefault="00FA34E7" w:rsidP="00FA34E7">
      <w:pPr>
        <w:pStyle w:val="Alg4"/>
        <w:numPr>
          <w:ilvl w:val="0"/>
          <w:numId w:val="231"/>
        </w:numPr>
        <w:contextualSpacing/>
        <w:rPr>
          <w:ins w:id="22076" w:author="Rev 7 Allen Wirfs-Brock" w:date="2012-04-10T17:14:00Z"/>
        </w:rPr>
      </w:pPr>
      <w:ins w:id="22077" w:author="Rev 7 Allen Wirfs-Brock" w:date="2012-04-10T17:14:00Z">
        <w:r>
          <w:t>ReturnIfAbrupt(</w:t>
        </w:r>
        <w:r>
          <w:rPr>
            <w:i/>
          </w:rPr>
          <w:t>seperator</w:t>
        </w:r>
        <w:r>
          <w:t>).</w:t>
        </w:r>
      </w:ins>
    </w:p>
    <w:p w14:paraId="4A30415F" w14:textId="77777777"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14:paraId="3848A8F0"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14:paraId="5685C758"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653D51BC" w14:textId="77777777" w:rsidR="00FA34E7" w:rsidRDefault="00FA34E7" w:rsidP="00834A33">
      <w:pPr>
        <w:pStyle w:val="Alg4"/>
        <w:numPr>
          <w:ilvl w:val="1"/>
          <w:numId w:val="231"/>
        </w:numPr>
        <w:spacing w:after="120"/>
        <w:contextualSpacing/>
        <w:rPr>
          <w:ins w:id="22078" w:author="Rev 7 Allen Wirfs-Brock" w:date="2012-04-10T17:17:00Z"/>
        </w:rPr>
      </w:pPr>
      <w:ins w:id="22079" w:author="Rev 7 Allen Wirfs-Brock" w:date="2012-04-10T17:17:00Z">
        <w:r>
          <w:t>Assert: the previous step will never result in an abrupt completion.</w:t>
        </w:r>
      </w:ins>
    </w:p>
    <w:p w14:paraId="7C75802C"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42C300E2" w14:textId="77777777"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14:paraId="4E05C354" w14:textId="77777777" w:rsidR="004C02EF" w:rsidRPr="00E77497" w:rsidRDefault="004C02EF" w:rsidP="00834A33">
      <w:pPr>
        <w:pStyle w:val="Alg4"/>
        <w:numPr>
          <w:ilvl w:val="1"/>
          <w:numId w:val="231"/>
        </w:numPr>
      </w:pPr>
      <w:r w:rsidRPr="00E77497">
        <w:t xml:space="preserve">Call </w:t>
      </w:r>
      <w:r w:rsidRPr="00E77497">
        <w:rPr>
          <w:i/>
        </w:rPr>
        <w:t>SplitMatch</w:t>
      </w:r>
      <w:r w:rsidRPr="00E77497">
        <w:t>(</w:t>
      </w:r>
      <w:r w:rsidRPr="00E77497">
        <w:rPr>
          <w:i/>
        </w:rPr>
        <w:t>S</w:t>
      </w:r>
      <w:r w:rsidRPr="00E77497">
        <w:t xml:space="preserve">, 0, </w:t>
      </w:r>
      <w:r w:rsidRPr="00E77497">
        <w:rPr>
          <w:i/>
        </w:rPr>
        <w:t>R</w:t>
      </w:r>
      <w:r w:rsidRPr="00E77497">
        <w:t xml:space="preserve">) and let </w:t>
      </w:r>
      <w:r w:rsidRPr="00E77497">
        <w:rPr>
          <w:i/>
        </w:rPr>
        <w:t>z</w:t>
      </w:r>
      <w:r w:rsidRPr="00E77497">
        <w:t xml:space="preserve"> be its MatchResult result.</w:t>
      </w:r>
    </w:p>
    <w:p w14:paraId="4E235691"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3CBCC57A"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0F0BA21" w14:textId="77777777" w:rsidR="00FA34E7" w:rsidRDefault="00FA34E7" w:rsidP="00FA34E7">
      <w:pPr>
        <w:pStyle w:val="Alg4"/>
        <w:numPr>
          <w:ilvl w:val="1"/>
          <w:numId w:val="231"/>
        </w:numPr>
        <w:spacing w:after="120"/>
        <w:contextualSpacing/>
        <w:rPr>
          <w:ins w:id="22080" w:author="Rev 7 Allen Wirfs-Brock" w:date="2012-04-10T17:19:00Z"/>
        </w:rPr>
      </w:pPr>
      <w:ins w:id="22081" w:author="Rev 7 Allen Wirfs-Brock" w:date="2012-04-10T17:19:00Z">
        <w:r>
          <w:t>Assert: the previous step will never result in an abrupt completion.</w:t>
        </w:r>
      </w:ins>
    </w:p>
    <w:p w14:paraId="1E21518B"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7F41F4E5" w14:textId="77777777"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14:paraId="205CE643" w14:textId="77777777"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26FA4F90" w14:textId="77777777" w:rsidR="004C02EF" w:rsidRPr="00E77497" w:rsidRDefault="004C02EF" w:rsidP="00834A33">
      <w:pPr>
        <w:pStyle w:val="Alg4"/>
        <w:numPr>
          <w:ilvl w:val="1"/>
          <w:numId w:val="231"/>
        </w:numPr>
      </w:pPr>
      <w:r w:rsidRPr="00546435">
        <w:t xml:space="preserve">Call </w:t>
      </w:r>
      <w:r w:rsidRPr="00A67AF2">
        <w:rPr>
          <w:i/>
        </w:rPr>
        <w:t>SplitMatch</w:t>
      </w:r>
      <w:r w:rsidRPr="00A67AF2">
        <w:t>(</w:t>
      </w:r>
      <w:r w:rsidRPr="00A67AF2">
        <w:rPr>
          <w:i/>
        </w:rPr>
        <w:t>S, q, R</w:t>
      </w:r>
      <w:r w:rsidRPr="00B820AB">
        <w:t xml:space="preserve">) and let </w:t>
      </w:r>
      <w:r w:rsidRPr="00675B74">
        <w:rPr>
          <w:i/>
        </w:rPr>
        <w:t>z</w:t>
      </w:r>
      <w:r w:rsidRPr="00E77497">
        <w:t xml:space="preserve"> be its MatchResult result.</w:t>
      </w:r>
    </w:p>
    <w:p w14:paraId="6BCB1C21"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6A030F81" w14:textId="77777777" w:rsidR="004C02EF" w:rsidRPr="00E77497" w:rsidRDefault="004C02EF" w:rsidP="00834A33">
      <w:pPr>
        <w:pStyle w:val="Alg4"/>
        <w:numPr>
          <w:ilvl w:val="1"/>
          <w:numId w:val="231"/>
        </w:numPr>
      </w:pPr>
      <w:r w:rsidRPr="00E77497">
        <w:t xml:space="preserve">Else,  </w:t>
      </w:r>
      <w:r w:rsidRPr="00E77497">
        <w:rPr>
          <w:i/>
        </w:rPr>
        <w:t>z</w:t>
      </w:r>
      <w:r w:rsidRPr="00E77497">
        <w:t xml:space="preserve"> is not </w:t>
      </w:r>
      <w:r w:rsidRPr="00E77497">
        <w:rPr>
          <w:b/>
        </w:rPr>
        <w:t>failure</w:t>
      </w:r>
    </w:p>
    <w:p w14:paraId="1276A8E6" w14:textId="77777777" w:rsidR="004C02EF" w:rsidRPr="00E77497" w:rsidRDefault="004C02EF" w:rsidP="00834A33">
      <w:pPr>
        <w:pStyle w:val="Alg4"/>
        <w:numPr>
          <w:ilvl w:val="2"/>
          <w:numId w:val="231"/>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array.</w:t>
      </w:r>
    </w:p>
    <w:p w14:paraId="6D3A3BA5" w14:textId="77777777"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6E0F1CB4" w14:textId="77777777" w:rsidR="004C02EF" w:rsidRPr="00E65A34" w:rsidRDefault="004C02EF" w:rsidP="00834A33">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p>
    <w:p w14:paraId="54CD17A8" w14:textId="77777777" w:rsidR="004C02EF" w:rsidRPr="00E77497" w:rsidRDefault="004C02EF" w:rsidP="00834A33">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characters at positions </w:t>
      </w:r>
      <w:r w:rsidRPr="00675B74">
        <w:rPr>
          <w:i/>
        </w:rPr>
        <w:t>p</w:t>
      </w:r>
      <w:r w:rsidRPr="00E77497">
        <w:t xml:space="preserve"> (inclusive) through </w:t>
      </w:r>
      <w:r w:rsidRPr="00E77497">
        <w:rPr>
          <w:i/>
        </w:rPr>
        <w:t>q</w:t>
      </w:r>
      <w:r w:rsidRPr="00E77497">
        <w:t xml:space="preserve"> (exclusive).</w:t>
      </w:r>
    </w:p>
    <w:p w14:paraId="5B116205" w14:textId="77777777" w:rsidR="004C02EF" w:rsidRPr="00E77497" w:rsidRDefault="004C02EF" w:rsidP="00834A33">
      <w:pPr>
        <w:pStyle w:val="Alg4"/>
        <w:numPr>
          <w:ilvl w:val="3"/>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4EA396D" w14:textId="77777777" w:rsidR="00FA34E7" w:rsidRDefault="00FA34E7" w:rsidP="00834A33">
      <w:pPr>
        <w:pStyle w:val="Alg4"/>
        <w:numPr>
          <w:ilvl w:val="3"/>
          <w:numId w:val="231"/>
        </w:numPr>
        <w:rPr>
          <w:ins w:id="22082" w:author="Rev 7 Allen Wirfs-Brock" w:date="2012-04-10T17:21:00Z"/>
        </w:rPr>
      </w:pPr>
      <w:ins w:id="22083" w:author="Rev 7 Allen Wirfs-Brock" w:date="2012-04-10T17:21:00Z">
        <w:r>
          <w:t>Assert: the previous step will never result in an abrupt completion.</w:t>
        </w:r>
      </w:ins>
    </w:p>
    <w:p w14:paraId="68A9DBBE" w14:textId="77777777"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14:paraId="575FFD5C" w14:textId="77777777"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18879D7F" w14:textId="77777777" w:rsidR="004C02EF" w:rsidRPr="00E77497" w:rsidRDefault="004C02EF" w:rsidP="00834A33">
      <w:pPr>
        <w:pStyle w:val="Alg4"/>
        <w:numPr>
          <w:ilvl w:val="3"/>
          <w:numId w:val="231"/>
        </w:numPr>
      </w:pPr>
      <w:r w:rsidRPr="00E77497">
        <w:t>Let p = e.</w:t>
      </w:r>
    </w:p>
    <w:p w14:paraId="25B1DA45" w14:textId="77777777" w:rsidR="004C02EF" w:rsidRPr="00E77497" w:rsidRDefault="004C02EF" w:rsidP="00834A33">
      <w:pPr>
        <w:pStyle w:val="Alg4"/>
        <w:numPr>
          <w:ilvl w:val="3"/>
          <w:numId w:val="231"/>
        </w:numPr>
      </w:pPr>
      <w:r w:rsidRPr="00E77497">
        <w:t xml:space="preserve">Let </w:t>
      </w:r>
      <w:r w:rsidRPr="00E77497">
        <w:rPr>
          <w:i/>
        </w:rPr>
        <w:t>i</w:t>
      </w:r>
      <w:r w:rsidRPr="00E77497">
        <w:t xml:space="preserve"> = 0.</w:t>
      </w:r>
    </w:p>
    <w:p w14:paraId="330F4755" w14:textId="77777777" w:rsidR="004C02EF" w:rsidRPr="00E77497" w:rsidRDefault="004C02EF" w:rsidP="00834A33">
      <w:pPr>
        <w:pStyle w:val="Alg4"/>
        <w:numPr>
          <w:ilvl w:val="3"/>
          <w:numId w:val="231"/>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6C305F8B" w14:textId="77777777" w:rsidR="004C02EF" w:rsidRPr="00E77497" w:rsidRDefault="004C02EF" w:rsidP="00834A33">
      <w:pPr>
        <w:pStyle w:val="Alg4"/>
        <w:numPr>
          <w:ilvl w:val="4"/>
          <w:numId w:val="231"/>
        </w:numPr>
      </w:pPr>
      <w:r w:rsidRPr="00E77497">
        <w:t xml:space="preserve">Let </w:t>
      </w:r>
      <w:r w:rsidRPr="00E77497">
        <w:rPr>
          <w:i/>
        </w:rPr>
        <w:t>i</w:t>
      </w:r>
      <w:r w:rsidRPr="00E77497">
        <w:t xml:space="preserve"> = </w:t>
      </w:r>
      <w:r w:rsidRPr="00E77497">
        <w:rPr>
          <w:i/>
        </w:rPr>
        <w:t>i</w:t>
      </w:r>
      <w:r w:rsidRPr="00E77497">
        <w:t>+1.</w:t>
      </w:r>
    </w:p>
    <w:p w14:paraId="16CE4545" w14:textId="77777777" w:rsidR="004C02EF" w:rsidRPr="00E77497" w:rsidRDefault="004C02EF" w:rsidP="00834A33">
      <w:pPr>
        <w:pStyle w:val="Alg4"/>
        <w:numPr>
          <w:ilvl w:val="4"/>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2441F98" w14:textId="77777777" w:rsidR="00FA34E7" w:rsidRDefault="00FA34E7" w:rsidP="00834A33">
      <w:pPr>
        <w:pStyle w:val="Alg4"/>
        <w:numPr>
          <w:ilvl w:val="4"/>
          <w:numId w:val="231"/>
        </w:numPr>
        <w:rPr>
          <w:ins w:id="22084" w:author="Rev 7 Allen Wirfs-Brock" w:date="2012-04-10T17:21:00Z"/>
        </w:rPr>
      </w:pPr>
      <w:ins w:id="22085" w:author="Rev 7 Allen Wirfs-Brock" w:date="2012-04-10T17:21:00Z">
        <w:r>
          <w:t>Assert: the previous step will never result in an abrupt completion.</w:t>
        </w:r>
      </w:ins>
    </w:p>
    <w:p w14:paraId="0A7CAE30" w14:textId="77777777" w:rsidR="004C02EF" w:rsidRPr="00E77497" w:rsidRDefault="004C02EF" w:rsidP="00834A33">
      <w:pPr>
        <w:pStyle w:val="Alg4"/>
        <w:numPr>
          <w:ilvl w:val="4"/>
          <w:numId w:val="231"/>
        </w:numPr>
      </w:pPr>
      <w:r w:rsidRPr="00E77497">
        <w:t xml:space="preserve">Increment </w:t>
      </w:r>
      <w:r w:rsidRPr="00E77497">
        <w:rPr>
          <w:i/>
        </w:rPr>
        <w:t>lengthA</w:t>
      </w:r>
      <w:r w:rsidRPr="00E77497">
        <w:t xml:space="preserve"> by 1.</w:t>
      </w:r>
    </w:p>
    <w:p w14:paraId="6C33221B" w14:textId="77777777" w:rsidR="004C02EF" w:rsidRPr="00E77497" w:rsidRDefault="004C02EF" w:rsidP="00834A33">
      <w:pPr>
        <w:pStyle w:val="Alg4"/>
        <w:numPr>
          <w:ilvl w:val="4"/>
          <w:numId w:val="231"/>
        </w:numPr>
      </w:pPr>
      <w:r w:rsidRPr="00E77497">
        <w:t xml:space="preserve">If </w:t>
      </w:r>
      <w:r w:rsidRPr="00E77497">
        <w:rPr>
          <w:i/>
        </w:rPr>
        <w:t>lengthA</w:t>
      </w:r>
      <w:r w:rsidR="00330F2A" w:rsidRPr="00E77497">
        <w:rPr>
          <w:i/>
        </w:rPr>
        <w:t xml:space="preserve"> </w:t>
      </w:r>
      <w:r w:rsidRPr="00E77497">
        <w:t xml:space="preserve">= </w:t>
      </w:r>
      <w:r w:rsidRPr="00E77497">
        <w:rPr>
          <w:i/>
        </w:rPr>
        <w:t>lim</w:t>
      </w:r>
      <w:r w:rsidRPr="00E77497">
        <w:t xml:space="preserve">, return </w:t>
      </w:r>
      <w:r w:rsidRPr="00E77497">
        <w:rPr>
          <w:i/>
        </w:rPr>
        <w:t>A</w:t>
      </w:r>
      <w:r w:rsidRPr="00E77497">
        <w:t>.</w:t>
      </w:r>
    </w:p>
    <w:p w14:paraId="00B05F43" w14:textId="77777777"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14:paraId="09434278" w14:textId="77777777" w:rsidR="004C02EF" w:rsidRPr="00E77497" w:rsidRDefault="004C02EF" w:rsidP="00834A33">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characters at positions </w:t>
      </w:r>
      <w:r w:rsidRPr="00E77497">
        <w:rPr>
          <w:i/>
        </w:rPr>
        <w:t>p</w:t>
      </w:r>
      <w:r w:rsidRPr="00E77497">
        <w:t xml:space="preserve"> (inclusive) through </w:t>
      </w:r>
      <w:r w:rsidRPr="00E77497">
        <w:rPr>
          <w:i/>
        </w:rPr>
        <w:t>s</w:t>
      </w:r>
      <w:r w:rsidRPr="00E77497">
        <w:t xml:space="preserve"> (exclusive).</w:t>
      </w:r>
    </w:p>
    <w:p w14:paraId="7459A0C0" w14:textId="77777777" w:rsidR="004C02EF" w:rsidRPr="00E77497" w:rsidRDefault="004C02EF" w:rsidP="00834A33">
      <w:pPr>
        <w:pStyle w:val="Alg4"/>
        <w:numPr>
          <w:ilvl w:val="0"/>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D78E312" w14:textId="77777777" w:rsidR="00FA34E7" w:rsidRDefault="00FA34E7" w:rsidP="00FA34E7">
      <w:pPr>
        <w:pStyle w:val="Alg4"/>
        <w:numPr>
          <w:ilvl w:val="0"/>
          <w:numId w:val="231"/>
        </w:numPr>
        <w:spacing w:after="220"/>
        <w:contextualSpacing/>
        <w:rPr>
          <w:ins w:id="22086" w:author="Rev 7 Allen Wirfs-Brock" w:date="2012-04-10T17:21:00Z"/>
        </w:rPr>
        <w:pPrChange w:id="22087" w:author="Rev 7 Allen Wirfs-Brock" w:date="2012-04-10T17:21:00Z">
          <w:pPr>
            <w:pStyle w:val="Alg4"/>
            <w:numPr>
              <w:numId w:val="231"/>
            </w:numPr>
            <w:tabs>
              <w:tab w:val="num" w:pos="360"/>
            </w:tabs>
            <w:spacing w:after="220"/>
            <w:ind w:left="360" w:hanging="360"/>
          </w:pPr>
        </w:pPrChange>
      </w:pPr>
      <w:ins w:id="22088" w:author="Rev 7 Allen Wirfs-Brock" w:date="2012-04-10T17:21:00Z">
        <w:r>
          <w:t>Assert: the previous step will never result in an abrupt completion.</w:t>
        </w:r>
      </w:ins>
    </w:p>
    <w:p w14:paraId="11ABE868" w14:textId="77777777"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14:paraId="0AFFA079" w14:textId="77777777" w:rsidR="004C02EF" w:rsidRPr="00E77497" w:rsidRDefault="004C02EF" w:rsidP="004C02EF">
      <w:r w:rsidRPr="00E77497">
        <w:t xml:space="preserve">The abstract operation </w:t>
      </w:r>
      <w:r w:rsidRPr="00E77497">
        <w:rPr>
          <w:rFonts w:ascii="Times New Roman" w:hAnsi="Times New Roman"/>
          <w:i/>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or RegExp </w:t>
      </w:r>
      <w:r w:rsidRPr="00E77497">
        <w:rPr>
          <w:rFonts w:ascii="Times New Roman" w:hAnsi="Times New Roman"/>
          <w:i/>
        </w:rPr>
        <w:t>R</w:t>
      </w:r>
      <w:r w:rsidRPr="00E77497">
        <w:t>, and performs the following in order to return a MatchResult (see 15.10.2.1):</w:t>
      </w:r>
    </w:p>
    <w:p w14:paraId="0BBBE866" w14:textId="77777777" w:rsidR="004C02EF" w:rsidRPr="00E77497" w:rsidRDefault="004C02EF" w:rsidP="00834A33">
      <w:pPr>
        <w:pStyle w:val="Alg4"/>
        <w:numPr>
          <w:ilvl w:val="0"/>
          <w:numId w:val="232"/>
        </w:numPr>
      </w:pPr>
      <w:commentRangeStart w:id="22089"/>
      <w:r w:rsidRPr="00E77497">
        <w:t xml:space="preserve">If </w:t>
      </w:r>
      <w:r w:rsidRPr="00E77497">
        <w:rPr>
          <w:i/>
        </w:rPr>
        <w:t>R</w:t>
      </w:r>
      <w:r w:rsidRPr="00E77497">
        <w:t xml:space="preserve"> </w:t>
      </w:r>
      <w:ins w:id="22090" w:author="Allen Wirfs-Brock" w:date="2011-07-02T14:10:00Z">
        <w:r w:rsidR="00141138" w:rsidRPr="00E77497">
          <w:t xml:space="preserve">has </w:t>
        </w:r>
        <w:del w:id="22091" w:author="Rev 3 Allen Wirfs-Brock" w:date="2011-09-08T14:52:00Z">
          <w:r w:rsidR="00141138" w:rsidRPr="00E77497" w:rsidDel="00BA3B3B">
            <w:delText>the</w:delText>
          </w:r>
        </w:del>
      </w:ins>
      <w:ins w:id="22092" w:author="Rev 3 Allen Wirfs-Brock" w:date="2011-09-08T14:52:00Z">
        <w:r w:rsidR="00BA3B3B" w:rsidRPr="00E77497">
          <w:t>a</w:t>
        </w:r>
      </w:ins>
      <w:ins w:id="22093" w:author="Allen Wirfs-Brock" w:date="2011-07-02T14:10:00Z">
        <w:r w:rsidR="00141138" w:rsidRPr="00E77497">
          <w:t xml:space="preserve"> [[</w:t>
        </w:r>
        <w:del w:id="22094" w:author="Rev 3 Allen Wirfs-Brock" w:date="2011-09-08T14:53:00Z">
          <w:r w:rsidR="00141138" w:rsidRPr="00E77497" w:rsidDel="00BA3B3B">
            <w:delText>IsRegExp</w:delText>
          </w:r>
        </w:del>
      </w:ins>
      <w:ins w:id="22095" w:author="Rev 3 Allen Wirfs-Brock" w:date="2011-09-08T14:53:00Z">
        <w:r w:rsidR="00BA3B3B" w:rsidRPr="00E77497">
          <w:t>NativeBrand</w:t>
        </w:r>
      </w:ins>
      <w:ins w:id="22096" w:author="Allen Wirfs-Brock" w:date="2011-07-02T14:10:00Z">
        <w:r w:rsidR="00141138" w:rsidRPr="00E77497">
          <w:t>]] internal property</w:t>
        </w:r>
      </w:ins>
      <w:ins w:id="22097" w:author="Rev 3 Allen Wirfs-Brock" w:date="2011-09-08T14:52:00Z">
        <w:r w:rsidR="00BA3B3B" w:rsidRPr="00E77497">
          <w:t xml:space="preserve"> whose value is NativeRegExp</w:t>
        </w:r>
        <w:r w:rsidR="00BA3B3B" w:rsidRPr="00E77497" w:rsidDel="00141138">
          <w:t xml:space="preserve"> </w:t>
        </w:r>
      </w:ins>
      <w:del w:id="22098"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then</w:t>
      </w:r>
    </w:p>
    <w:p w14:paraId="42CF4B80" w14:textId="77777777" w:rsidR="004C02EF" w:rsidRPr="00E77497" w:rsidRDefault="004C02EF" w:rsidP="00834A33">
      <w:pPr>
        <w:pStyle w:val="Alg4"/>
        <w:numPr>
          <w:ilvl w:val="1"/>
          <w:numId w:val="232"/>
        </w:numPr>
      </w:pPr>
      <w:r w:rsidRPr="00E77497">
        <w:t xml:space="preserve">Call the [[Match]] internal method of </w:t>
      </w:r>
      <w:r w:rsidRPr="00E77497">
        <w:rPr>
          <w:i/>
        </w:rPr>
        <w:t>R</w:t>
      </w:r>
      <w:r w:rsidRPr="00E77497">
        <w:t xml:space="preserve"> giving it the arguments </w:t>
      </w:r>
      <w:r w:rsidRPr="00E77497">
        <w:rPr>
          <w:i/>
        </w:rPr>
        <w:t>S</w:t>
      </w:r>
      <w:r w:rsidRPr="00E77497">
        <w:t xml:space="preserve"> and </w:t>
      </w:r>
      <w:r w:rsidRPr="00E77497">
        <w:rPr>
          <w:i/>
        </w:rPr>
        <w:t>q</w:t>
      </w:r>
      <w:r w:rsidRPr="00E77497">
        <w:t>, and return the MatchResult result.</w:t>
      </w:r>
    </w:p>
    <w:p w14:paraId="25903B0D" w14:textId="77777777" w:rsidR="004C02EF" w:rsidRPr="00E77497" w:rsidRDefault="004C02EF" w:rsidP="00834A33">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characters in </w:t>
      </w:r>
      <w:r w:rsidRPr="00E77497">
        <w:rPr>
          <w:i/>
        </w:rPr>
        <w:t>R</w:t>
      </w:r>
      <w:r w:rsidRPr="00E77497">
        <w:t>.</w:t>
      </w:r>
    </w:p>
    <w:p w14:paraId="29363B7D" w14:textId="77777777" w:rsidR="004C02EF" w:rsidRPr="00E77497" w:rsidRDefault="004C02EF" w:rsidP="00834A33">
      <w:pPr>
        <w:pStyle w:val="Alg4"/>
        <w:numPr>
          <w:ilvl w:val="0"/>
          <w:numId w:val="232"/>
        </w:numPr>
      </w:pPr>
      <w:r w:rsidRPr="00E77497">
        <w:t xml:space="preserve">Let </w:t>
      </w:r>
      <w:r w:rsidRPr="00E77497">
        <w:rPr>
          <w:i/>
        </w:rPr>
        <w:t>s</w:t>
      </w:r>
      <w:r w:rsidRPr="00E77497">
        <w:t xml:space="preserve"> be the number of characters in </w:t>
      </w:r>
      <w:r w:rsidRPr="00E77497">
        <w:rPr>
          <w:i/>
        </w:rPr>
        <w:t>S</w:t>
      </w:r>
      <w:r w:rsidRPr="00E77497">
        <w:t>.</w:t>
      </w:r>
    </w:p>
    <w:p w14:paraId="2094F51E" w14:textId="77777777" w:rsidR="004C02EF" w:rsidRPr="00E77497" w:rsidRDefault="004C02EF" w:rsidP="00834A33">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the MatchResult </w:t>
      </w:r>
      <w:r w:rsidRPr="00E77497">
        <w:rPr>
          <w:b/>
        </w:rPr>
        <w:t>failure</w:t>
      </w:r>
      <w:r w:rsidRPr="00E77497">
        <w:t>.</w:t>
      </w:r>
    </w:p>
    <w:p w14:paraId="0D8C370D" w14:textId="77777777" w:rsidR="004C02EF" w:rsidRPr="00E77497" w:rsidRDefault="004C02EF" w:rsidP="00834A33">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character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character at position </w:t>
      </w:r>
      <w:r w:rsidRPr="00E77497">
        <w:rPr>
          <w:i/>
        </w:rPr>
        <w:t>i</w:t>
      </w:r>
      <w:r w:rsidRPr="00E77497">
        <w:t xml:space="preserve"> of </w:t>
      </w:r>
      <w:r w:rsidRPr="00E77497">
        <w:rPr>
          <w:i/>
        </w:rPr>
        <w:t>R</w:t>
      </w:r>
      <w:r w:rsidRPr="00E77497">
        <w:t xml:space="preserve">, then return </w:t>
      </w:r>
      <w:r w:rsidRPr="00E77497">
        <w:rPr>
          <w:b/>
        </w:rPr>
        <w:t>failure</w:t>
      </w:r>
      <w:r w:rsidRPr="00E77497">
        <w:t>.</w:t>
      </w:r>
    </w:p>
    <w:p w14:paraId="57289535" w14:textId="77777777" w:rsidR="004C02EF" w:rsidRPr="00E77497" w:rsidRDefault="004C02EF" w:rsidP="00834A33">
      <w:pPr>
        <w:pStyle w:val="Alg4"/>
        <w:numPr>
          <w:ilvl w:val="0"/>
          <w:numId w:val="232"/>
        </w:numPr>
      </w:pPr>
      <w:r w:rsidRPr="00E77497">
        <w:t xml:space="preserve">Let </w:t>
      </w:r>
      <w:r w:rsidRPr="00E77497">
        <w:rPr>
          <w:i/>
        </w:rPr>
        <w:t>cap</w:t>
      </w:r>
      <w:r w:rsidRPr="00E77497">
        <w:t xml:space="preserve"> be an empty array of captures (see 15.10.2.1).</w:t>
      </w:r>
    </w:p>
    <w:p w14:paraId="4AF107E4" w14:textId="77777777" w:rsidR="004C02EF" w:rsidRPr="00E77497" w:rsidRDefault="004C02EF" w:rsidP="00834A33">
      <w:pPr>
        <w:pStyle w:val="Alg4"/>
        <w:numPr>
          <w:ilvl w:val="0"/>
          <w:numId w:val="232"/>
        </w:numPr>
        <w:spacing w:after="220"/>
      </w:pPr>
      <w:r w:rsidRPr="00E77497">
        <w:t>Return the State (</w:t>
      </w:r>
      <w:r w:rsidRPr="00E77497">
        <w:rPr>
          <w:i/>
        </w:rPr>
        <w:t>q</w:t>
      </w:r>
      <w:r w:rsidRPr="00E77497">
        <w:t>+</w:t>
      </w:r>
      <w:r w:rsidRPr="00E77497">
        <w:rPr>
          <w:i/>
        </w:rPr>
        <w:t>r</w:t>
      </w:r>
      <w:r w:rsidRPr="00E77497">
        <w:t xml:space="preserve">, </w:t>
      </w:r>
      <w:r w:rsidRPr="00E77497">
        <w:rPr>
          <w:i/>
        </w:rPr>
        <w:t>cap</w:t>
      </w:r>
      <w:r w:rsidRPr="00E77497">
        <w:t>). (see 15.10.2.1)</w:t>
      </w:r>
      <w:commentRangeEnd w:id="22089"/>
      <w:r w:rsidR="00FA34E7">
        <w:rPr>
          <w:rStyle w:val="af4"/>
          <w:rFonts w:ascii="Arial" w:eastAsia="MS Mincho" w:hAnsi="Arial"/>
          <w:spacing w:val="0"/>
          <w:lang w:eastAsia="ja-JP"/>
        </w:rPr>
        <w:commentReference w:id="22089"/>
      </w:r>
    </w:p>
    <w:p w14:paraId="1BC8966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793F1927"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split</w:t>
      </w:r>
      <w:r w:rsidRPr="00E77497">
        <w:t xml:space="preserve"> method ignores the value of separator</w:t>
      </w:r>
      <w:r w:rsidRPr="00E77497">
        <w:rPr>
          <w:rFonts w:ascii="Courier New" w:hAnsi="Courier New"/>
          <w:b/>
        </w:rPr>
        <w:t>.global</w:t>
      </w:r>
      <w:r w:rsidRPr="00E77497">
        <w:t xml:space="preserve"> for separators that are RegExp objects.</w:t>
      </w:r>
    </w:p>
    <w:p w14:paraId="04B4D34D"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81AD444" w14:textId="77777777" w:rsidR="004C02EF" w:rsidRPr="00E77497" w:rsidRDefault="004C02EF" w:rsidP="004C02EF">
      <w:pPr>
        <w:pStyle w:val="40"/>
        <w:numPr>
          <w:ilvl w:val="0"/>
          <w:numId w:val="0"/>
        </w:numPr>
      </w:pPr>
      <w:bookmarkStart w:id="22099" w:name="_Toc385672322"/>
      <w:bookmarkStart w:id="22100" w:name="_Toc393690438"/>
      <w:bookmarkStart w:id="22101" w:name="_Ref457704308"/>
      <w:bookmarkEnd w:id="22044"/>
      <w:bookmarkEnd w:id="22045"/>
      <w:r w:rsidRPr="00E77497">
        <w:t>15.5.4.15</w:t>
      </w:r>
      <w:r w:rsidRPr="00E77497">
        <w:tab/>
        <w:t>String.prototype.substrin</w:t>
      </w:r>
      <w:bookmarkEnd w:id="22046"/>
      <w:r w:rsidRPr="00E77497">
        <w:t>g (start, end</w:t>
      </w:r>
      <w:bookmarkEnd w:id="22099"/>
      <w:bookmarkEnd w:id="22100"/>
      <w:r w:rsidRPr="00E77497">
        <w:t>)</w:t>
      </w:r>
      <w:bookmarkStart w:id="22102" w:name="_Toc382291639"/>
      <w:bookmarkEnd w:id="22101"/>
    </w:p>
    <w:p w14:paraId="284DFD63" w14:textId="77777777"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52FE79C8" w14:textId="77777777"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0792DE0D" w14:textId="77777777"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285D5DE2" w14:textId="77777777" w:rsidR="004C02EF" w:rsidRPr="00E77497" w:rsidRDefault="004C02EF" w:rsidP="004C02EF">
      <w:r w:rsidRPr="00E77497">
        <w:t>The following steps are taken:</w:t>
      </w:r>
    </w:p>
    <w:p w14:paraId="20E773AE" w14:textId="77777777" w:rsidR="004C02EF" w:rsidRPr="00E77497" w:rsidRDefault="00134DAD" w:rsidP="00834A33">
      <w:pPr>
        <w:pStyle w:val="Alg4"/>
        <w:numPr>
          <w:ilvl w:val="0"/>
          <w:numId w:val="233"/>
        </w:numPr>
      </w:pPr>
      <w:ins w:id="22103"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2104"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A4DA61C" w14:textId="77777777" w:rsidR="004C02EF" w:rsidRPr="00E77497" w:rsidRDefault="004C02EF" w:rsidP="00834A33">
      <w:pPr>
        <w:pStyle w:val="Alg4"/>
        <w:numPr>
          <w:ilvl w:val="0"/>
          <w:numId w:val="23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FEA8073" w14:textId="77777777" w:rsidR="00FA34E7" w:rsidRPr="00E77497" w:rsidRDefault="00FA34E7" w:rsidP="00FA34E7">
      <w:pPr>
        <w:pStyle w:val="Alg4"/>
        <w:numPr>
          <w:ilvl w:val="0"/>
          <w:numId w:val="233"/>
        </w:numPr>
        <w:contextualSpacing/>
        <w:rPr>
          <w:ins w:id="22105" w:author="Rev 7 Allen Wirfs-Brock" w:date="2012-04-10T17:08:00Z"/>
        </w:rPr>
      </w:pPr>
      <w:ins w:id="22106" w:author="Rev 7 Allen Wirfs-Brock" w:date="2012-04-10T17:08:00Z">
        <w:r>
          <w:t>ReturnIfAbrupt(</w:t>
        </w:r>
        <w:r>
          <w:rPr>
            <w:i/>
          </w:rPr>
          <w:t>S</w:t>
        </w:r>
        <w:r>
          <w:t>).</w:t>
        </w:r>
      </w:ins>
    </w:p>
    <w:p w14:paraId="224E946B" w14:textId="77777777"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characters in </w:t>
      </w:r>
      <w:r w:rsidRPr="00E77497">
        <w:rPr>
          <w:i/>
        </w:rPr>
        <w:t>S</w:t>
      </w:r>
      <w:r w:rsidRPr="00E77497">
        <w:t>.</w:t>
      </w:r>
    </w:p>
    <w:p w14:paraId="3BA0A224" w14:textId="77777777"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14:paraId="1C790DAE" w14:textId="77777777"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6B0E9471" w14:textId="77777777"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296190CA" w14:textId="77777777"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1EFC51DA" w14:textId="77777777"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50DCE213" w14:textId="77777777"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44D9D07D" w14:textId="77777777"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characters from </w:t>
      </w:r>
      <w:r w:rsidRPr="00E77497">
        <w:rPr>
          <w:i/>
        </w:rPr>
        <w:t>S</w:t>
      </w:r>
      <w:r w:rsidRPr="00E77497">
        <w:t xml:space="preserve">, namely the characters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7320203A" w14:textId="77777777"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32814296" w14:textId="77777777"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2107" w:name="_Toc385672323"/>
      <w:bookmarkStart w:id="22108" w:name="_Toc393690439"/>
    </w:p>
    <w:p w14:paraId="23E45587" w14:textId="77777777" w:rsidR="004C02EF" w:rsidRPr="00E77497" w:rsidRDefault="004C02EF" w:rsidP="004C02EF">
      <w:pPr>
        <w:pStyle w:val="40"/>
        <w:numPr>
          <w:ilvl w:val="0"/>
          <w:numId w:val="0"/>
        </w:numPr>
      </w:pPr>
      <w:bookmarkStart w:id="22109" w:name="_Ref451681173"/>
      <w:bookmarkStart w:id="22110" w:name="_Toc382291640"/>
      <w:bookmarkStart w:id="22111" w:name="_Ref451681222"/>
      <w:bookmarkEnd w:id="22102"/>
      <w:bookmarkEnd w:id="22107"/>
      <w:bookmarkEnd w:id="22108"/>
      <w:r w:rsidRPr="00E77497">
        <w:t>15.5.4.16</w:t>
      </w:r>
      <w:r w:rsidRPr="00E77497">
        <w:tab/>
        <w:t>String.prototype.toLowerCase ( )</w:t>
      </w:r>
    </w:p>
    <w:p w14:paraId="09B1D824" w14:textId="77777777" w:rsidR="004C02EF" w:rsidRPr="00E77497" w:rsidRDefault="004C02EF" w:rsidP="004C02EF">
      <w:r w:rsidRPr="00E77497">
        <w:t>The following steps are taken:</w:t>
      </w:r>
    </w:p>
    <w:p w14:paraId="06BD841F" w14:textId="77777777" w:rsidR="004C02EF" w:rsidRPr="00E77497" w:rsidRDefault="00134DAD" w:rsidP="00834A33">
      <w:pPr>
        <w:pStyle w:val="Alg4"/>
        <w:numPr>
          <w:ilvl w:val="0"/>
          <w:numId w:val="234"/>
        </w:numPr>
      </w:pPr>
      <w:ins w:id="22112"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2113"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F823EBA" w14:textId="77777777" w:rsidR="004C02EF" w:rsidRPr="00E77497" w:rsidRDefault="004C02EF" w:rsidP="00834A33">
      <w:pPr>
        <w:pStyle w:val="Alg4"/>
        <w:numPr>
          <w:ilvl w:val="0"/>
          <w:numId w:val="23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2AD3884" w14:textId="77777777" w:rsidR="00FA34E7" w:rsidRPr="00E77497" w:rsidRDefault="00FA34E7" w:rsidP="00FA34E7">
      <w:pPr>
        <w:pStyle w:val="Alg4"/>
        <w:numPr>
          <w:ilvl w:val="0"/>
          <w:numId w:val="234"/>
        </w:numPr>
        <w:contextualSpacing/>
        <w:rPr>
          <w:ins w:id="22114" w:author="Rev 7 Allen Wirfs-Brock" w:date="2012-04-10T17:07:00Z"/>
        </w:rPr>
      </w:pPr>
      <w:ins w:id="22115" w:author="Rev 7 Allen Wirfs-Brock" w:date="2012-04-10T17:07:00Z">
        <w:r>
          <w:t>ReturnIfAbrupt(</w:t>
        </w:r>
        <w:r>
          <w:rPr>
            <w:i/>
          </w:rPr>
          <w:t>S</w:t>
        </w:r>
        <w:r>
          <w:t>).</w:t>
        </w:r>
      </w:ins>
    </w:p>
    <w:p w14:paraId="3A5DFCB7" w14:textId="77777777" w:rsidR="004C02EF" w:rsidRPr="00E77497" w:rsidRDefault="004C02EF" w:rsidP="00834A33">
      <w:pPr>
        <w:pStyle w:val="Alg4"/>
        <w:numPr>
          <w:ilvl w:val="0"/>
          <w:numId w:val="234"/>
        </w:numPr>
      </w:pPr>
      <w:r w:rsidRPr="00E77497">
        <w:t xml:space="preserve">Let </w:t>
      </w:r>
      <w:r w:rsidRPr="00E77497">
        <w:rPr>
          <w:i/>
        </w:rPr>
        <w:t>L</w:t>
      </w:r>
      <w:r w:rsidRPr="00E77497">
        <w:t xml:space="preserve"> be a String where each character of </w:t>
      </w:r>
      <w:r w:rsidRPr="00E77497">
        <w:rPr>
          <w:i/>
        </w:rPr>
        <w:t>L</w:t>
      </w:r>
      <w:r w:rsidRPr="00E77497">
        <w:t xml:space="preserve"> is either the Unicode lowercase equivalent of the corresponding character of </w:t>
      </w:r>
      <w:r w:rsidRPr="00E77497">
        <w:rPr>
          <w:i/>
        </w:rPr>
        <w:t>S</w:t>
      </w:r>
      <w:r w:rsidRPr="00E77497">
        <w:t xml:space="preserve"> or the actual corresponding character of </w:t>
      </w:r>
      <w:r w:rsidRPr="00E77497">
        <w:rPr>
          <w:i/>
        </w:rPr>
        <w:t>S</w:t>
      </w:r>
      <w:r w:rsidRPr="00E77497">
        <w:t xml:space="preserve"> if no Unicode lowercase equivalent exists.</w:t>
      </w:r>
    </w:p>
    <w:p w14:paraId="42B4CD60" w14:textId="77777777"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14:paraId="2D37ADFF" w14:textId="77777777" w:rsidR="004C02EF" w:rsidRPr="00E77497" w:rsidRDefault="004C02EF" w:rsidP="004C02EF">
      <w:r w:rsidRPr="00E77497">
        <w:t xml:space="preserve">For the purposes of this operation, the 16-bit code units of the Strings are treated as code points in the Unicode Basic Multilingual Plane. Surrogate code points are directly transferred from </w:t>
      </w:r>
      <w:r w:rsidRPr="00E77497">
        <w:rPr>
          <w:rFonts w:ascii="Times New Roman" w:hAnsi="Times New Roman"/>
          <w:i/>
        </w:rPr>
        <w:t>S</w:t>
      </w:r>
      <w:r w:rsidRPr="00E77497">
        <w:t xml:space="preserve"> to </w:t>
      </w:r>
      <w:r w:rsidRPr="00E77497">
        <w:rPr>
          <w:rFonts w:ascii="Times New Roman" w:hAnsi="Times New Roman"/>
          <w:i/>
        </w:rPr>
        <w:t>L</w:t>
      </w:r>
      <w:r w:rsidRPr="00E77497">
        <w:t xml:space="preserve"> without any mapping.</w:t>
      </w:r>
    </w:p>
    <w:p w14:paraId="4C1AEC79" w14:textId="77777777"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 in Unicode 2.1.8 and later).</w:t>
      </w:r>
    </w:p>
    <w:p w14:paraId="3FEEB9D2" w14:textId="77777777" w:rsidR="004C02EF" w:rsidRPr="00E77497" w:rsidRDefault="004C02EF" w:rsidP="004C02EF">
      <w:pPr>
        <w:pStyle w:val="Note"/>
      </w:pPr>
      <w:r w:rsidRPr="00E77497">
        <w:t>NOTE 1</w:t>
      </w:r>
      <w:r w:rsidRPr="00E77497">
        <w:tab/>
        <w:t xml:space="preserve">The case mapping of some characters may produce multiple characters.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445B7B4A"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495A319" w14:textId="77777777" w:rsidR="004C02EF" w:rsidRPr="00E77497" w:rsidRDefault="004C02EF" w:rsidP="004C02EF">
      <w:pPr>
        <w:pStyle w:val="40"/>
        <w:numPr>
          <w:ilvl w:val="0"/>
          <w:numId w:val="0"/>
        </w:numPr>
      </w:pPr>
      <w:bookmarkStart w:id="22116" w:name="_Ref457710640"/>
      <w:r w:rsidRPr="00E77497">
        <w:t>15.5.4.17</w:t>
      </w:r>
      <w:r w:rsidRPr="00E77497">
        <w:tab/>
        <w:t>String.prototype.toLocaleLowerCase ( )</w:t>
      </w:r>
      <w:bookmarkEnd w:id="22109"/>
      <w:bookmarkEnd w:id="22116"/>
    </w:p>
    <w:p w14:paraId="7B9EA80E" w14:textId="77777777"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10A22736"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37C6FB7D"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7AABF14" w14:textId="77777777" w:rsidR="004C02EF" w:rsidRPr="00E77497" w:rsidRDefault="004C02EF" w:rsidP="004C02EF">
      <w:pPr>
        <w:pStyle w:val="40"/>
        <w:numPr>
          <w:ilvl w:val="0"/>
          <w:numId w:val="0"/>
        </w:numPr>
      </w:pPr>
      <w:bookmarkStart w:id="22117" w:name="_Toc385672324"/>
      <w:bookmarkStart w:id="22118" w:name="_Toc393690440"/>
      <w:bookmarkStart w:id="22119" w:name="_Ref449966490"/>
      <w:bookmarkStart w:id="22120" w:name="_Ref451681188"/>
      <w:r w:rsidRPr="00E77497">
        <w:t>15.5.4.18</w:t>
      </w:r>
      <w:r w:rsidRPr="00E77497">
        <w:tab/>
        <w:t>String.prototype.toUpperCas</w:t>
      </w:r>
      <w:bookmarkEnd w:id="22117"/>
      <w:bookmarkEnd w:id="22118"/>
      <w:r w:rsidRPr="00E77497">
        <w:t>e ( )</w:t>
      </w:r>
      <w:bookmarkEnd w:id="22119"/>
    </w:p>
    <w:p w14:paraId="1C7145D9" w14:textId="77777777"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characters are mapped to their </w:t>
      </w:r>
      <w:r w:rsidRPr="00E77497">
        <w:rPr>
          <w:rFonts w:ascii="Times New Roman" w:hAnsi="Times New Roman"/>
          <w:i/>
        </w:rPr>
        <w:t>uppercase</w:t>
      </w:r>
      <w:r w:rsidRPr="00E77497">
        <w:t xml:space="preserve"> equivalents as specified in the Unicode Character Database.</w:t>
      </w:r>
    </w:p>
    <w:p w14:paraId="409158A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30372DD" w14:textId="77777777" w:rsidR="004C02EF" w:rsidRPr="00E77497" w:rsidRDefault="004C02EF" w:rsidP="004C02EF">
      <w:pPr>
        <w:pStyle w:val="40"/>
        <w:numPr>
          <w:ilvl w:val="0"/>
          <w:numId w:val="0"/>
        </w:numPr>
      </w:pPr>
      <w:bookmarkStart w:id="22121" w:name="_Ref457710642"/>
      <w:r w:rsidRPr="00E77497">
        <w:t>15.5.4.19</w:t>
      </w:r>
      <w:r w:rsidRPr="00E77497">
        <w:tab/>
        <w:t>String.prototype.toLocaleUpperCase ( )</w:t>
      </w:r>
      <w:bookmarkEnd w:id="22120"/>
      <w:bookmarkEnd w:id="22121"/>
    </w:p>
    <w:p w14:paraId="565A3A7C" w14:textId="77777777"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5E829BB5"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539C67D6"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2486AF6" w14:textId="77777777" w:rsidR="004C02EF" w:rsidRPr="00E77497" w:rsidRDefault="004C02EF" w:rsidP="004C02EF">
      <w:pPr>
        <w:pStyle w:val="40"/>
        <w:numPr>
          <w:ilvl w:val="0"/>
          <w:numId w:val="0"/>
        </w:numPr>
      </w:pPr>
      <w:r w:rsidRPr="00E77497">
        <w:t>15.5.4.20</w:t>
      </w:r>
      <w:r w:rsidRPr="00E77497">
        <w:tab/>
        <w:t>String.prototype.trim ( )</w:t>
      </w:r>
    </w:p>
    <w:p w14:paraId="1F3C40A0" w14:textId="77777777" w:rsidR="004C02EF" w:rsidRPr="00E77497" w:rsidRDefault="004C02EF" w:rsidP="004C02EF">
      <w:r w:rsidRPr="00E77497">
        <w:t>The following steps are taken:</w:t>
      </w:r>
    </w:p>
    <w:p w14:paraId="65880B1F" w14:textId="77777777" w:rsidR="004C02EF" w:rsidRPr="00E77497" w:rsidRDefault="00134DAD" w:rsidP="00834A33">
      <w:pPr>
        <w:pStyle w:val="Alg4"/>
        <w:numPr>
          <w:ilvl w:val="0"/>
          <w:numId w:val="235"/>
        </w:numPr>
      </w:pPr>
      <w:ins w:id="22122"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2123"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F1F8BAA" w14:textId="77777777" w:rsidR="004C02EF" w:rsidRPr="00E77497" w:rsidRDefault="004C02EF" w:rsidP="00834A33">
      <w:pPr>
        <w:pStyle w:val="Alg4"/>
        <w:numPr>
          <w:ilvl w:val="0"/>
          <w:numId w:val="23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83DC5B5" w14:textId="77777777" w:rsidR="00FA34E7" w:rsidRPr="00E77497" w:rsidRDefault="00FA34E7" w:rsidP="00FA34E7">
      <w:pPr>
        <w:pStyle w:val="Alg4"/>
        <w:numPr>
          <w:ilvl w:val="0"/>
          <w:numId w:val="235"/>
        </w:numPr>
        <w:contextualSpacing/>
        <w:rPr>
          <w:ins w:id="22124" w:author="Rev 7 Allen Wirfs-Brock" w:date="2012-04-10T17:05:00Z"/>
        </w:rPr>
      </w:pPr>
      <w:ins w:id="22125" w:author="Rev 7 Allen Wirfs-Brock" w:date="2012-04-10T17:05:00Z">
        <w:r>
          <w:t>ReturnIfAbrupt(</w:t>
        </w:r>
        <w:r>
          <w:rPr>
            <w:i/>
          </w:rPr>
          <w:t>S</w:t>
        </w:r>
        <w:r>
          <w:t>).</w:t>
        </w:r>
      </w:ins>
    </w:p>
    <w:p w14:paraId="24D69F80" w14:textId="77777777" w:rsidR="004C02EF" w:rsidRPr="00E77497" w:rsidRDefault="004C02EF" w:rsidP="00834A33">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p>
    <w:p w14:paraId="58B1B6CF" w14:textId="77777777"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14:paraId="34BEFDB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E181925"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2126" w:author="Rev 7 Allen Wirfs-Brock" w:date="2012-05-02T17:36:00Z"/>
          <w:rFonts w:cs="Arial"/>
          <w:b/>
        </w:rPr>
      </w:pPr>
      <w:bookmarkStart w:id="22127" w:name="_Toc382291641"/>
      <w:bookmarkStart w:id="22128" w:name="_Toc385672325"/>
      <w:bookmarkStart w:id="22129" w:name="_Toc393690441"/>
      <w:bookmarkStart w:id="22130" w:name="_Ref457704412"/>
      <w:bookmarkStart w:id="22131" w:name="_Toc472818931"/>
      <w:bookmarkStart w:id="22132" w:name="_Toc235503509"/>
      <w:bookmarkStart w:id="22133" w:name="_Toc241509284"/>
      <w:bookmarkStart w:id="22134" w:name="_Toc244416771"/>
      <w:bookmarkStart w:id="22135" w:name="_Toc276631135"/>
      <w:bookmarkEnd w:id="22110"/>
      <w:bookmarkEnd w:id="22111"/>
      <w:ins w:id="22136" w:author="Rev 7 Allen Wirfs-Brock" w:date="2012-05-02T17:36:00Z">
        <w:r w:rsidRPr="00762CE7">
          <w:rPr>
            <w:rFonts w:cs="Arial"/>
            <w:b/>
          </w:rPr>
          <w:t>15.5.4.21</w:t>
        </w:r>
        <w:r w:rsidRPr="00762CE7">
          <w:rPr>
            <w:rFonts w:cs="Arial"/>
            <w:b/>
          </w:rPr>
          <w:tab/>
          <w:t>String.prototype.repeat (count)</w:t>
        </w:r>
      </w:ins>
    </w:p>
    <w:p w14:paraId="1D8954BE" w14:textId="77777777" w:rsidR="00762CE7" w:rsidRPr="00762CE7" w:rsidRDefault="00762CE7" w:rsidP="00762CE7">
      <w:pPr>
        <w:rPr>
          <w:ins w:id="22137" w:author="Rev 7 Allen Wirfs-Brock" w:date="2012-05-02T17:36:00Z"/>
          <w:rFonts w:cs="Arial"/>
        </w:rPr>
      </w:pPr>
      <w:ins w:id="22138" w:author="Rev 7 Allen Wirfs-Brock" w:date="2012-05-02T17:36:00Z">
        <w:r w:rsidRPr="00762CE7">
          <w:rPr>
            <w:rFonts w:cs="Arial"/>
          </w:rPr>
          <w:t>The following steps are taken:</w:t>
        </w:r>
      </w:ins>
    </w:p>
    <w:p w14:paraId="3884CE9F" w14:textId="77777777" w:rsidR="00762CE7" w:rsidRPr="00762CE7" w:rsidRDefault="00762CE7" w:rsidP="005B26DC">
      <w:pPr>
        <w:numPr>
          <w:ilvl w:val="0"/>
          <w:numId w:val="805"/>
        </w:numPr>
        <w:spacing w:after="0" w:line="240" w:lineRule="auto"/>
        <w:jc w:val="left"/>
        <w:rPr>
          <w:ins w:id="22139" w:author="Rev 7 Allen Wirfs-Brock" w:date="2012-05-02T17:36:00Z"/>
          <w:rFonts w:ascii="Times New Roman" w:eastAsia="Times New Roman" w:hAnsi="Times New Roman"/>
          <w:spacing w:val="6"/>
          <w:lang w:eastAsia="en-US"/>
        </w:rPr>
      </w:pPr>
      <w:ins w:id="22140" w:author="Rev 7 Allen Wirfs-Brock" w:date="2012-05-02T17:38: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ins>
      <w:ins w:id="22141" w:author="Rev 7 Allen Wirfs-Brock" w:date="2012-05-02T17:36:00Z">
        <w:r w:rsidRPr="00762CE7">
          <w:rPr>
            <w:rFonts w:ascii="Times New Roman" w:eastAsia="Times New Roman" w:hAnsi="Times New Roman"/>
            <w:spacing w:val="6"/>
            <w:lang w:eastAsia="en-US"/>
          </w:rPr>
          <w:t>.</w:t>
        </w:r>
      </w:ins>
    </w:p>
    <w:p w14:paraId="59F77C2E" w14:textId="77777777" w:rsidR="00762CE7" w:rsidRPr="00762CE7" w:rsidRDefault="00762CE7" w:rsidP="005B26DC">
      <w:pPr>
        <w:numPr>
          <w:ilvl w:val="0"/>
          <w:numId w:val="805"/>
        </w:numPr>
        <w:spacing w:after="0" w:line="240" w:lineRule="auto"/>
        <w:jc w:val="left"/>
        <w:rPr>
          <w:ins w:id="22142" w:author="Rev 7 Allen Wirfs-Brock" w:date="2012-05-02T17:36:00Z"/>
          <w:rFonts w:ascii="Times New Roman" w:eastAsia="Times New Roman" w:hAnsi="Times New Roman"/>
          <w:spacing w:val="6"/>
          <w:lang w:eastAsia="en-US"/>
        </w:rPr>
      </w:pPr>
      <w:ins w:id="22143"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the result of calling ToString, giving it the </w:t>
        </w:r>
        <w:r w:rsidRPr="00762CE7">
          <w:rPr>
            <w:rFonts w:ascii="Times New Roman" w:eastAsia="Times New Roman" w:hAnsi="Times New Roman"/>
            <w:b/>
            <w:spacing w:val="6"/>
            <w:lang w:eastAsia="en-US"/>
          </w:rPr>
          <w:t>this</w:t>
        </w:r>
        <w:r w:rsidRPr="00762CE7">
          <w:rPr>
            <w:rFonts w:ascii="Times New Roman" w:eastAsia="Times New Roman" w:hAnsi="Times New Roman"/>
            <w:spacing w:val="6"/>
            <w:lang w:eastAsia="en-US"/>
          </w:rPr>
          <w:t xml:space="preserve"> value as its argument.</w:t>
        </w:r>
      </w:ins>
    </w:p>
    <w:p w14:paraId="0663E96D" w14:textId="77777777" w:rsidR="005B26DC" w:rsidRPr="00E77497" w:rsidRDefault="005B26DC" w:rsidP="005B26DC">
      <w:pPr>
        <w:pStyle w:val="Alg4"/>
        <w:numPr>
          <w:ilvl w:val="0"/>
          <w:numId w:val="805"/>
        </w:numPr>
        <w:contextualSpacing/>
        <w:rPr>
          <w:ins w:id="22144" w:author="Rev 7 Allen Wirfs-Brock" w:date="2012-05-02T17:39:00Z"/>
        </w:rPr>
      </w:pPr>
      <w:ins w:id="22145" w:author="Rev 7 Allen Wirfs-Brock" w:date="2012-05-02T17:39:00Z">
        <w:r>
          <w:t>ReturnIfAbrupt(</w:t>
        </w:r>
        <w:r>
          <w:rPr>
            <w:i/>
          </w:rPr>
          <w:t>S</w:t>
        </w:r>
        <w:r>
          <w:t>).</w:t>
        </w:r>
      </w:ins>
    </w:p>
    <w:p w14:paraId="41FE9F9D" w14:textId="77777777" w:rsidR="00762CE7" w:rsidRPr="00762CE7" w:rsidRDefault="00762CE7" w:rsidP="005B26DC">
      <w:pPr>
        <w:numPr>
          <w:ilvl w:val="0"/>
          <w:numId w:val="805"/>
        </w:numPr>
        <w:spacing w:after="0" w:line="240" w:lineRule="auto"/>
        <w:jc w:val="left"/>
        <w:rPr>
          <w:ins w:id="22146" w:author="Rev 7 Allen Wirfs-Brock" w:date="2012-05-02T17:36:00Z"/>
          <w:rFonts w:ascii="Times New Roman" w:eastAsia="Times New Roman" w:hAnsi="Times New Roman"/>
          <w:spacing w:val="6"/>
          <w:lang w:eastAsia="en-US"/>
        </w:rPr>
      </w:pPr>
      <w:ins w:id="22147"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ins>
      <w:ins w:id="22148" w:author="Rev 7 Allen Wirfs-Brock" w:date="2012-05-02T17:39:00Z">
        <w:r w:rsidR="005B26DC">
          <w:rPr>
            <w:rFonts w:ascii="Times New Roman" w:eastAsia="Times New Roman" w:hAnsi="Times New Roman"/>
            <w:spacing w:val="6"/>
            <w:lang w:eastAsia="en-US"/>
          </w:rPr>
          <w:t>Integer</w:t>
        </w:r>
      </w:ins>
      <w:ins w:id="22149" w:author="Rev 7 Allen Wirfs-Brock" w:date="2012-05-02T17:36:00Z">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ins>
    </w:p>
    <w:p w14:paraId="603E1988" w14:textId="77777777" w:rsidR="003757D7" w:rsidRPr="00E77497" w:rsidRDefault="003757D7" w:rsidP="003757D7">
      <w:pPr>
        <w:pStyle w:val="Alg4"/>
        <w:numPr>
          <w:ilvl w:val="0"/>
          <w:numId w:val="805"/>
        </w:numPr>
        <w:contextualSpacing/>
        <w:rPr>
          <w:ins w:id="22150" w:author="Rev 7 Allen Wirfs-Brock" w:date="2012-05-02T18:00:00Z"/>
        </w:rPr>
      </w:pPr>
      <w:ins w:id="22151" w:author="Rev 7 Allen Wirfs-Brock" w:date="2012-05-02T18:00:00Z">
        <w:r>
          <w:t>ReturnIfAbrupt(</w:t>
        </w:r>
        <w:r>
          <w:rPr>
            <w:i/>
          </w:rPr>
          <w:t>n</w:t>
        </w:r>
        <w:r>
          <w:t>).</w:t>
        </w:r>
      </w:ins>
    </w:p>
    <w:p w14:paraId="49666BE5" w14:textId="77777777" w:rsidR="005B26DC" w:rsidRDefault="005B26DC" w:rsidP="005B26DC">
      <w:pPr>
        <w:numPr>
          <w:ilvl w:val="0"/>
          <w:numId w:val="805"/>
        </w:numPr>
        <w:spacing w:after="0" w:line="240" w:lineRule="auto"/>
        <w:jc w:val="left"/>
        <w:rPr>
          <w:ins w:id="22152" w:author="Rev 7 Allen Wirfs-Brock" w:date="2012-05-02T17:43:00Z"/>
          <w:rFonts w:ascii="Times New Roman" w:eastAsia="Times New Roman" w:hAnsi="Times New Roman"/>
          <w:spacing w:val="6"/>
          <w:lang w:eastAsia="en-US"/>
        </w:rPr>
      </w:pPr>
      <w:commentRangeStart w:id="22153"/>
      <w:ins w:id="22154" w:author="Rev 7 Allen Wirfs-Brock" w:date="2012-05-02T17:43:00Z">
        <w:r>
          <w:rPr>
            <w:rFonts w:ascii="Times New Roman" w:eastAsia="Times New Roman" w:hAnsi="Times New Roman"/>
            <w:spacing w:val="6"/>
            <w:lang w:eastAsia="en-US"/>
          </w:rPr>
          <w:t>If n ≤ 0, then throw a RangeError exception.</w:t>
        </w:r>
      </w:ins>
      <w:commentRangeEnd w:id="22153"/>
      <w:ins w:id="22155" w:author="Rev 7 Allen Wirfs-Brock" w:date="2012-05-02T17:44:00Z">
        <w:r>
          <w:rPr>
            <w:rStyle w:val="af4"/>
          </w:rPr>
          <w:commentReference w:id="22153"/>
        </w:r>
      </w:ins>
    </w:p>
    <w:p w14:paraId="794602D6" w14:textId="77777777" w:rsidR="00762CE7" w:rsidRPr="00762CE7" w:rsidRDefault="00762CE7" w:rsidP="005B26DC">
      <w:pPr>
        <w:numPr>
          <w:ilvl w:val="0"/>
          <w:numId w:val="805"/>
        </w:numPr>
        <w:spacing w:after="0" w:line="240" w:lineRule="auto"/>
        <w:jc w:val="left"/>
        <w:rPr>
          <w:ins w:id="22156" w:author="Rev 7 Allen Wirfs-Brock" w:date="2012-05-02T17:36:00Z"/>
          <w:rFonts w:ascii="Times New Roman" w:eastAsia="Times New Roman" w:hAnsi="Times New Roman"/>
          <w:spacing w:val="6"/>
          <w:lang w:eastAsia="en-US"/>
        </w:rPr>
      </w:pPr>
      <w:ins w:id="22157"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ins>
    </w:p>
    <w:p w14:paraId="0DE7B2FF" w14:textId="77777777" w:rsidR="00762CE7" w:rsidRPr="00762CE7" w:rsidRDefault="00762CE7" w:rsidP="005B26DC">
      <w:pPr>
        <w:numPr>
          <w:ilvl w:val="0"/>
          <w:numId w:val="805"/>
        </w:numPr>
        <w:spacing w:after="220" w:line="240" w:lineRule="auto"/>
        <w:jc w:val="left"/>
        <w:rPr>
          <w:ins w:id="22158" w:author="Rev 7 Allen Wirfs-Brock" w:date="2012-05-02T17:36:00Z"/>
          <w:rFonts w:ascii="Times New Roman" w:eastAsia="Times New Roman" w:hAnsi="Times New Roman"/>
          <w:spacing w:val="6"/>
          <w:lang w:eastAsia="en-US"/>
        </w:rPr>
      </w:pPr>
      <w:ins w:id="22159" w:author="Rev 7 Allen Wirfs-Brock" w:date="2012-05-02T17:36:00Z">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ins>
    </w:p>
    <w:p w14:paraId="0CCA9FCE" w14:textId="77777777" w:rsidR="005B26DC" w:rsidRDefault="005B26DC" w:rsidP="005B26DC">
      <w:pPr>
        <w:pStyle w:val="Note"/>
        <w:rPr>
          <w:ins w:id="22160" w:author="Rev 7 Allen Wirfs-Brock" w:date="2012-05-02T17:45:00Z"/>
        </w:rPr>
      </w:pPr>
      <w:ins w:id="22161" w:author="Rev 7 Allen Wirfs-Brock" w:date="2012-05-02T17:45:00Z">
        <w:r>
          <w:t>NOTE</w:t>
        </w:r>
      </w:ins>
      <w:ins w:id="22162" w:author="Rev 7 Allen Wirfs-Brock" w:date="2012-05-02T17:47:00Z">
        <w:r>
          <w:t xml:space="preserve"> 1</w:t>
        </w:r>
      </w:ins>
      <w:ins w:id="22163" w:author="Rev 7 Allen Wirfs-Brock" w:date="2012-05-02T17:45:00Z">
        <w:r>
          <w:tab/>
        </w:r>
      </w:ins>
      <w:ins w:id="22164" w:author="Rev 7 Allen Wirfs-Brock" w:date="2012-05-02T17:46:00Z">
        <w:r>
          <w:t>This method</w:t>
        </w:r>
      </w:ins>
      <w:ins w:id="22165" w:author="Rev 7 Allen Wirfs-Brock" w:date="2012-05-02T17:47:00Z">
        <w:r>
          <w:t xml:space="preserve"> creates</w:t>
        </w:r>
      </w:ins>
      <w:ins w:id="22166" w:author="Rev 7 Allen Wirfs-Brock" w:date="2012-05-02T17:45:00Z">
        <w:r w:rsidRPr="00762CE7">
          <w:t xml:space="preserve"> a String consisting of the characters of this object (converted to String) repeated </w:t>
        </w:r>
        <w:r w:rsidRPr="005B26DC">
          <w:rPr>
            <w:rFonts w:ascii="Times New Roman" w:hAnsi="Times New Roman"/>
            <w:i/>
          </w:rPr>
          <w:t>count</w:t>
        </w:r>
        <w:r w:rsidRPr="00762CE7">
          <w:t xml:space="preserve"> time. </w:t>
        </w:r>
      </w:ins>
    </w:p>
    <w:p w14:paraId="54615A08" w14:textId="77777777" w:rsidR="005B26DC" w:rsidRPr="00E77497" w:rsidRDefault="005B26DC" w:rsidP="005B26DC">
      <w:pPr>
        <w:pStyle w:val="Note"/>
        <w:rPr>
          <w:ins w:id="22167" w:author="Rev 7 Allen Wirfs-Brock" w:date="2012-05-02T17:46:00Z"/>
        </w:rPr>
      </w:pPr>
      <w:ins w:id="22168" w:author="Rev 7 Allen Wirfs-Brock" w:date="2012-05-02T17:46:00Z">
        <w:r w:rsidRPr="00E77497">
          <w:t>NOTE</w:t>
        </w:r>
      </w:ins>
      <w:ins w:id="22169" w:author="Rev 7 Allen Wirfs-Brock" w:date="2012-05-02T17:47:00Z">
        <w:r>
          <w:t xml:space="preserve"> 2</w:t>
        </w:r>
      </w:ins>
      <w:ins w:id="22170" w:author="Rev 7 Allen Wirfs-Brock" w:date="2012-05-02T17:46:00Z">
        <w:r w:rsidRPr="00E77497">
          <w:tab/>
          <w:t xml:space="preserve">The </w:t>
        </w:r>
      </w:ins>
      <w:ins w:id="22171" w:author="Rev 7 Allen Wirfs-Brock" w:date="2012-05-02T17:47:00Z">
        <w:r>
          <w:rPr>
            <w:rFonts w:ascii="Courier New" w:hAnsi="Courier New"/>
            <w:b/>
          </w:rPr>
          <w:t>repeat</w:t>
        </w:r>
      </w:ins>
      <w:ins w:id="22172" w:author="Rev 7 Allen Wirfs-Brock" w:date="2012-05-02T17:46:00Z">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14:paraId="35C7C796"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2173" w:author="Rev 7 Allen Wirfs-Brock" w:date="2012-05-02T17:36:00Z"/>
          <w:rFonts w:cs="Arial"/>
          <w:b/>
        </w:rPr>
      </w:pPr>
      <w:ins w:id="22174" w:author="Rev 7 Allen Wirfs-Brock" w:date="2012-05-02T17:36:00Z">
        <w:r w:rsidRPr="00762CE7">
          <w:rPr>
            <w:rFonts w:cs="Arial"/>
            <w:b/>
          </w:rPr>
          <w:t>15.5.4.22</w:t>
        </w:r>
        <w:r w:rsidRPr="00762CE7">
          <w:rPr>
            <w:rFonts w:cs="Arial"/>
            <w:b/>
          </w:rPr>
          <w:tab/>
          <w:t>String.prototype.startsWith (searchString</w:t>
        </w:r>
      </w:ins>
      <w:ins w:id="22175" w:author="Rev 7 Allen Wirfs-Brock" w:date="2012-05-02T17:54:00Z">
        <w:r w:rsidR="003757D7">
          <w:rPr>
            <w:rFonts w:cs="Arial"/>
            <w:b/>
          </w:rPr>
          <w:t xml:space="preserve"> [</w:t>
        </w:r>
      </w:ins>
      <w:ins w:id="22176" w:author="Rev 7 Allen Wirfs-Brock" w:date="2012-05-02T17:36:00Z">
        <w:r w:rsidRPr="00762CE7">
          <w:rPr>
            <w:rFonts w:cs="Arial"/>
            <w:b/>
          </w:rPr>
          <w:t>, position</w:t>
        </w:r>
      </w:ins>
      <w:ins w:id="22177" w:author="Rev 7 Allen Wirfs-Brock" w:date="2012-05-02T17:54:00Z">
        <w:r w:rsidR="003757D7">
          <w:rPr>
            <w:rFonts w:cs="Arial"/>
            <w:b/>
          </w:rPr>
          <w:t xml:space="preserve"> ] </w:t>
        </w:r>
      </w:ins>
      <w:ins w:id="22178" w:author="Rev 7 Allen Wirfs-Brock" w:date="2012-05-02T17:36:00Z">
        <w:r w:rsidRPr="00762CE7">
          <w:rPr>
            <w:rFonts w:cs="Arial"/>
            <w:b/>
          </w:rPr>
          <w:t>)</w:t>
        </w:r>
      </w:ins>
    </w:p>
    <w:p w14:paraId="4C40A7CC" w14:textId="77777777" w:rsidR="00762CE7" w:rsidRPr="00762CE7" w:rsidRDefault="00762CE7" w:rsidP="00762CE7">
      <w:pPr>
        <w:rPr>
          <w:ins w:id="22179" w:author="Rev 7 Allen Wirfs-Brock" w:date="2012-05-02T17:36:00Z"/>
          <w:rFonts w:cs="Arial"/>
        </w:rPr>
      </w:pPr>
      <w:ins w:id="22180" w:author="Rev 7 Allen Wirfs-Brock" w:date="2012-05-02T17:36:00Z">
        <w:r w:rsidRPr="00762CE7">
          <w:rPr>
            <w:rFonts w:cs="Arial"/>
          </w:rPr>
          <w:t>The following steps are taken:</w:t>
        </w:r>
      </w:ins>
    </w:p>
    <w:p w14:paraId="677222EF" w14:textId="77777777" w:rsidR="00762CE7" w:rsidRPr="003757D7" w:rsidRDefault="003757D7" w:rsidP="003757D7">
      <w:pPr>
        <w:numPr>
          <w:ilvl w:val="0"/>
          <w:numId w:val="806"/>
        </w:numPr>
        <w:spacing w:after="0" w:line="240" w:lineRule="auto"/>
        <w:jc w:val="left"/>
        <w:rPr>
          <w:ins w:id="22181" w:author="Rev 7 Allen Wirfs-Brock" w:date="2012-05-02T17:36:00Z"/>
          <w:rFonts w:ascii="Times New Roman" w:eastAsia="Times New Roman" w:hAnsi="Times New Roman"/>
          <w:spacing w:val="6"/>
          <w:lang w:eastAsia="en-US"/>
        </w:rPr>
      </w:pPr>
      <w:ins w:id="22182" w:author="Rev 7 Allen Wirfs-Brock" w:date="2012-05-02T17:56: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20B32542" w14:textId="77777777" w:rsidR="00762CE7" w:rsidRPr="005B26DC" w:rsidRDefault="00762CE7" w:rsidP="003757D7">
      <w:pPr>
        <w:numPr>
          <w:ilvl w:val="0"/>
          <w:numId w:val="806"/>
        </w:numPr>
        <w:spacing w:after="0" w:line="240" w:lineRule="auto"/>
        <w:jc w:val="left"/>
        <w:rPr>
          <w:ins w:id="22183" w:author="Rev 7 Allen Wirfs-Brock" w:date="2012-05-02T17:36:00Z"/>
          <w:rFonts w:ascii="Times New Roman" w:eastAsia="Times New Roman" w:hAnsi="Times New Roman"/>
          <w:spacing w:val="6"/>
          <w:lang w:eastAsia="en-US"/>
        </w:rPr>
      </w:pPr>
      <w:ins w:id="22184"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the result of calling ToString, giving it the </w:t>
        </w:r>
        <w:r w:rsidRPr="005B26DC">
          <w:rPr>
            <w:rFonts w:ascii="Times New Roman" w:eastAsia="Times New Roman" w:hAnsi="Times New Roman"/>
            <w:b/>
            <w:spacing w:val="6"/>
            <w:lang w:eastAsia="en-US"/>
          </w:rPr>
          <w:t>this</w:t>
        </w:r>
        <w:r w:rsidRPr="005B26DC">
          <w:rPr>
            <w:rFonts w:ascii="Times New Roman" w:eastAsia="Times New Roman" w:hAnsi="Times New Roman"/>
            <w:spacing w:val="6"/>
            <w:lang w:eastAsia="en-US"/>
          </w:rPr>
          <w:t xml:space="preserve"> value as its argument.</w:t>
        </w:r>
      </w:ins>
    </w:p>
    <w:p w14:paraId="13A9272D" w14:textId="77777777" w:rsidR="005B26DC" w:rsidRPr="00E77497" w:rsidRDefault="005B26DC" w:rsidP="003757D7">
      <w:pPr>
        <w:pStyle w:val="Alg4"/>
        <w:numPr>
          <w:ilvl w:val="0"/>
          <w:numId w:val="806"/>
        </w:numPr>
        <w:contextualSpacing/>
        <w:rPr>
          <w:ins w:id="22185" w:author="Rev 7 Allen Wirfs-Brock" w:date="2012-05-02T17:49:00Z"/>
        </w:rPr>
      </w:pPr>
      <w:ins w:id="22186" w:author="Rev 7 Allen Wirfs-Brock" w:date="2012-05-02T17:49:00Z">
        <w:r>
          <w:t>ReturnIfAbrupt(</w:t>
        </w:r>
        <w:r>
          <w:rPr>
            <w:i/>
          </w:rPr>
          <w:t>S</w:t>
        </w:r>
        <w:r>
          <w:t>).</w:t>
        </w:r>
      </w:ins>
    </w:p>
    <w:p w14:paraId="5B50A6CA" w14:textId="77777777" w:rsidR="00762CE7" w:rsidRPr="005B26DC" w:rsidRDefault="00762CE7" w:rsidP="003757D7">
      <w:pPr>
        <w:numPr>
          <w:ilvl w:val="0"/>
          <w:numId w:val="806"/>
        </w:numPr>
        <w:spacing w:after="0" w:line="240" w:lineRule="auto"/>
        <w:jc w:val="left"/>
        <w:rPr>
          <w:ins w:id="22187" w:author="Rev 7 Allen Wirfs-Brock" w:date="2012-05-02T17:36:00Z"/>
          <w:rFonts w:ascii="Times New Roman" w:eastAsia="Times New Roman" w:hAnsi="Times New Roman"/>
          <w:spacing w:val="6"/>
          <w:lang w:eastAsia="en-US"/>
        </w:rPr>
      </w:pPr>
      <w:ins w:id="22188"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401B6B20" w14:textId="77777777" w:rsidR="003757D7" w:rsidRPr="00E77497" w:rsidRDefault="003757D7" w:rsidP="003757D7">
      <w:pPr>
        <w:pStyle w:val="Alg4"/>
        <w:numPr>
          <w:ilvl w:val="0"/>
          <w:numId w:val="806"/>
        </w:numPr>
        <w:contextualSpacing/>
        <w:rPr>
          <w:ins w:id="22189" w:author="Rev 7 Allen Wirfs-Brock" w:date="2012-05-02T17:51:00Z"/>
        </w:rPr>
      </w:pPr>
      <w:ins w:id="22190" w:author="Rev 7 Allen Wirfs-Brock" w:date="2012-05-02T17:51:00Z">
        <w:r>
          <w:t>ReturnIfAbrupt(</w:t>
        </w:r>
        <w:r w:rsidRPr="005B26DC">
          <w:rPr>
            <w:i/>
          </w:rPr>
          <w:t>searchStr</w:t>
        </w:r>
        <w:r>
          <w:t>).</w:t>
        </w:r>
      </w:ins>
    </w:p>
    <w:p w14:paraId="76E978FF" w14:textId="77777777" w:rsidR="00762CE7" w:rsidRPr="005B26DC" w:rsidRDefault="00762CE7" w:rsidP="003757D7">
      <w:pPr>
        <w:numPr>
          <w:ilvl w:val="0"/>
          <w:numId w:val="806"/>
        </w:numPr>
        <w:spacing w:after="0" w:line="240" w:lineRule="auto"/>
        <w:jc w:val="left"/>
        <w:rPr>
          <w:ins w:id="22191" w:author="Rev 7 Allen Wirfs-Brock" w:date="2012-05-02T17:36:00Z"/>
          <w:rFonts w:ascii="Times New Roman" w:eastAsia="Times New Roman" w:hAnsi="Times New Roman"/>
          <w:spacing w:val="6"/>
          <w:lang w:eastAsia="en-US"/>
        </w:rPr>
      </w:pPr>
      <w:ins w:id="22192"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ins>
    </w:p>
    <w:p w14:paraId="75D3CEB0" w14:textId="77777777" w:rsidR="003757D7" w:rsidRPr="00E77497" w:rsidRDefault="003757D7" w:rsidP="003757D7">
      <w:pPr>
        <w:pStyle w:val="Alg4"/>
        <w:numPr>
          <w:ilvl w:val="0"/>
          <w:numId w:val="806"/>
        </w:numPr>
        <w:contextualSpacing/>
        <w:rPr>
          <w:ins w:id="22193" w:author="Rev 7 Allen Wirfs-Brock" w:date="2012-05-02T18:00:00Z"/>
        </w:rPr>
      </w:pPr>
      <w:ins w:id="22194" w:author="Rev 7 Allen Wirfs-Brock" w:date="2012-05-02T18:00:00Z">
        <w:r>
          <w:t>ReturnIfAbrupt(</w:t>
        </w:r>
        <w:r>
          <w:rPr>
            <w:i/>
          </w:rPr>
          <w:t>pos</w:t>
        </w:r>
        <w:r>
          <w:t>).</w:t>
        </w:r>
      </w:ins>
    </w:p>
    <w:p w14:paraId="59AD201C" w14:textId="77777777" w:rsidR="00762CE7" w:rsidRPr="005B26DC" w:rsidRDefault="00762CE7" w:rsidP="003757D7">
      <w:pPr>
        <w:numPr>
          <w:ilvl w:val="0"/>
          <w:numId w:val="806"/>
        </w:numPr>
        <w:spacing w:after="0" w:line="240" w:lineRule="auto"/>
        <w:jc w:val="left"/>
        <w:rPr>
          <w:ins w:id="22195" w:author="Rev 7 Allen Wirfs-Brock" w:date="2012-05-02T17:36:00Z"/>
          <w:rFonts w:ascii="Times New Roman" w:eastAsia="Times New Roman" w:hAnsi="Times New Roman"/>
          <w:spacing w:val="6"/>
          <w:lang w:eastAsia="en-US"/>
        </w:rPr>
      </w:pPr>
      <w:ins w:id="22196"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characters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ins>
    </w:p>
    <w:p w14:paraId="61B5BAD8" w14:textId="77777777" w:rsidR="00762CE7" w:rsidRPr="005B26DC" w:rsidRDefault="00762CE7" w:rsidP="003757D7">
      <w:pPr>
        <w:numPr>
          <w:ilvl w:val="0"/>
          <w:numId w:val="806"/>
        </w:numPr>
        <w:spacing w:after="0" w:line="240" w:lineRule="auto"/>
        <w:jc w:val="left"/>
        <w:rPr>
          <w:ins w:id="22197" w:author="Rev 7 Allen Wirfs-Brock" w:date="2012-05-02T17:36:00Z"/>
          <w:rFonts w:ascii="Times New Roman" w:eastAsia="Times New Roman" w:hAnsi="Times New Roman"/>
          <w:spacing w:val="6"/>
          <w:lang w:eastAsia="en-US"/>
        </w:rPr>
      </w:pPr>
      <w:ins w:id="22198"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ins>
    </w:p>
    <w:p w14:paraId="13CDE728" w14:textId="77777777" w:rsidR="00762CE7" w:rsidRPr="005B26DC" w:rsidRDefault="00762CE7" w:rsidP="003757D7">
      <w:pPr>
        <w:numPr>
          <w:ilvl w:val="0"/>
          <w:numId w:val="806"/>
        </w:numPr>
        <w:spacing w:after="0" w:line="240" w:lineRule="auto"/>
        <w:jc w:val="left"/>
        <w:rPr>
          <w:ins w:id="22199" w:author="Rev 7 Allen Wirfs-Brock" w:date="2012-05-02T17:36:00Z"/>
          <w:rFonts w:ascii="Times New Roman" w:eastAsia="Times New Roman" w:hAnsi="Times New Roman"/>
          <w:spacing w:val="6"/>
          <w:lang w:eastAsia="en-US"/>
        </w:rPr>
      </w:pPr>
      <w:ins w:id="22200"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characters in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5D29B894" w14:textId="77777777" w:rsidR="00762CE7" w:rsidRPr="005B26DC" w:rsidRDefault="00762CE7" w:rsidP="003757D7">
      <w:pPr>
        <w:numPr>
          <w:ilvl w:val="0"/>
          <w:numId w:val="806"/>
        </w:numPr>
        <w:spacing w:after="0" w:line="240" w:lineRule="auto"/>
        <w:jc w:val="left"/>
        <w:rPr>
          <w:ins w:id="22201" w:author="Rev 7 Allen Wirfs-Brock" w:date="2012-05-02T17:36:00Z"/>
          <w:rFonts w:ascii="Times New Roman" w:eastAsia="Times New Roman" w:hAnsi="Times New Roman"/>
          <w:spacing w:val="6"/>
          <w:lang w:eastAsia="en-US"/>
        </w:rPr>
      </w:pPr>
      <w:ins w:id="22202" w:author="Rev 7 Allen Wirfs-Brock" w:date="2012-05-02T17:36:00Z">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ins>
    </w:p>
    <w:p w14:paraId="249AF7CF" w14:textId="77777777" w:rsidR="00762CE7" w:rsidRPr="005B26DC" w:rsidRDefault="00762CE7" w:rsidP="003757D7">
      <w:pPr>
        <w:numPr>
          <w:ilvl w:val="0"/>
          <w:numId w:val="806"/>
        </w:numPr>
        <w:spacing w:after="0" w:line="240" w:lineRule="auto"/>
        <w:jc w:val="left"/>
        <w:rPr>
          <w:ins w:id="22203" w:author="Rev 7 Allen Wirfs-Brock" w:date="2012-05-02T17:36:00Z"/>
          <w:rFonts w:ascii="Times New Roman" w:eastAsia="Times New Roman" w:hAnsi="Times New Roman"/>
          <w:spacing w:val="6"/>
          <w:lang w:eastAsia="en-US"/>
        </w:rPr>
      </w:pPr>
      <w:ins w:id="22204" w:author="Rev 7 Allen Wirfs-Brock" w:date="2012-05-02T17:36:00Z">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ins>
      <w:ins w:id="22205" w:author="Rev 7 Allen Wirfs-Brock" w:date="2012-05-03T15:53:00Z">
        <w:r w:rsidR="00EB7776">
          <w:rPr>
            <w:rFonts w:ascii="Times New Roman" w:eastAsia="Times New Roman" w:hAnsi="Times New Roman"/>
            <w:spacing w:val="6"/>
            <w:lang w:eastAsia="en-US"/>
          </w:rPr>
          <w:t xml:space="preserve">sequence of </w:t>
        </w:r>
      </w:ins>
      <w:ins w:id="22206" w:author="Rev 7 Allen Wirfs-Brock" w:date="2012-05-02T17:36:00Z">
        <w:r w:rsidRPr="005B26DC">
          <w:rPr>
            <w:rFonts w:ascii="Times New Roman" w:eastAsia="Times New Roman" w:hAnsi="Times New Roman"/>
            <w:spacing w:val="6"/>
            <w:lang w:eastAsia="en-US"/>
          </w:rPr>
          <w:t xml:space="preserve">characters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ins>
      <w:ins w:id="22207" w:author="Rev 7 Allen Wirfs-Brock" w:date="2012-05-03T15:58:00Z">
        <w:r w:rsidR="00EB7776">
          <w:rPr>
            <w:rFonts w:ascii="Times New Roman" w:eastAsia="Times New Roman" w:hAnsi="Times New Roman"/>
            <w:spacing w:val="6"/>
            <w:lang w:eastAsia="en-US"/>
          </w:rPr>
          <w:t>is the same</w:t>
        </w:r>
      </w:ins>
      <w:ins w:id="22208" w:author="Rev 7 Allen Wirfs-Brock" w:date="2012-05-03T15:55:00Z">
        <w:r w:rsidR="00EB7776">
          <w:rPr>
            <w:rFonts w:ascii="Times New Roman" w:eastAsia="Times New Roman" w:hAnsi="Times New Roman"/>
            <w:spacing w:val="6"/>
            <w:lang w:eastAsia="en-US"/>
          </w:rPr>
          <w:t xml:space="preserve"> </w:t>
        </w:r>
      </w:ins>
      <w:ins w:id="22209" w:author="Rev 7 Allen Wirfs-Brock" w:date="2012-05-03T15:58:00Z">
        <w:r w:rsidR="00EB7776">
          <w:rPr>
            <w:rFonts w:ascii="Times New Roman" w:eastAsia="Times New Roman" w:hAnsi="Times New Roman"/>
            <w:spacing w:val="6"/>
            <w:lang w:eastAsia="en-US"/>
          </w:rPr>
          <w:t xml:space="preserve">as the full character </w:t>
        </w:r>
      </w:ins>
      <w:ins w:id="22210" w:author="Rev 7 Allen Wirfs-Brock" w:date="2012-05-03T15:55:00Z">
        <w:r w:rsidR="00EB7776">
          <w:rPr>
            <w:rFonts w:ascii="Times New Roman" w:eastAsia="Times New Roman" w:hAnsi="Times New Roman"/>
            <w:spacing w:val="6"/>
            <w:lang w:eastAsia="en-US"/>
          </w:rPr>
          <w:t>sequence</w:t>
        </w:r>
      </w:ins>
      <w:ins w:id="22211"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ins>
    </w:p>
    <w:p w14:paraId="68218535" w14:textId="77777777" w:rsidR="00762CE7" w:rsidRPr="005B26DC" w:rsidRDefault="00762CE7" w:rsidP="003757D7">
      <w:pPr>
        <w:numPr>
          <w:ilvl w:val="0"/>
          <w:numId w:val="806"/>
        </w:numPr>
        <w:spacing w:after="220" w:line="240" w:lineRule="auto"/>
        <w:jc w:val="left"/>
        <w:rPr>
          <w:ins w:id="22212" w:author="Rev 7 Allen Wirfs-Brock" w:date="2012-05-02T17:36:00Z"/>
          <w:rFonts w:ascii="Times New Roman" w:eastAsia="Times New Roman" w:hAnsi="Times New Roman"/>
          <w:spacing w:val="6"/>
          <w:lang w:eastAsia="en-US"/>
        </w:rPr>
      </w:pPr>
      <w:ins w:id="22213" w:author="Rev 7 Allen Wirfs-Brock" w:date="2012-05-02T17:36:00Z">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ins>
    </w:p>
    <w:p w14:paraId="69002741" w14:textId="77777777" w:rsidR="00762CE7" w:rsidRPr="00762CE7" w:rsidRDefault="00762CE7" w:rsidP="00762CE7">
      <w:pPr>
        <w:rPr>
          <w:ins w:id="22214" w:author="Rev 7 Allen Wirfs-Brock" w:date="2012-05-02T17:36:00Z"/>
          <w:rFonts w:cs="Arial"/>
        </w:rPr>
      </w:pPr>
      <w:ins w:id="22215"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ins>
    </w:p>
    <w:p w14:paraId="45EEE31F" w14:textId="77777777" w:rsidR="003757D7" w:rsidRDefault="003757D7" w:rsidP="003757D7">
      <w:pPr>
        <w:pStyle w:val="Note"/>
        <w:rPr>
          <w:ins w:id="22216" w:author="Rev 7 Allen Wirfs-Brock" w:date="2012-05-02T17:53:00Z"/>
        </w:rPr>
      </w:pPr>
      <w:ins w:id="22217" w:author="Rev 7 Allen Wirfs-Brock" w:date="2012-05-02T17:53:00Z">
        <w:r>
          <w:t>NOTE 1</w:t>
        </w:r>
        <w:r>
          <w:tab/>
          <w:t>This method</w:t>
        </w:r>
      </w:ins>
      <w:ins w:id="22218" w:author="Rev 7 Allen Wirfs-Brock" w:date="2012-05-03T15:50:00Z">
        <w:r w:rsidR="00EB7776">
          <w:t xml:space="preserve"> returns</w:t>
        </w:r>
      </w:ins>
      <w:ins w:id="22219" w:author="Rev 7 Allen Wirfs-Brock" w:date="2012-05-02T17:52:00Z">
        <w:r w:rsidRPr="00762CE7">
          <w:t xml:space="preserve"> </w:t>
        </w:r>
        <w:r w:rsidRPr="00762CE7">
          <w:rPr>
            <w:b/>
          </w:rPr>
          <w:t>true</w:t>
        </w:r>
        <w:r w:rsidRPr="00762CE7">
          <w:t xml:space="preserve"> if the sequence of characters of </w:t>
        </w:r>
        <w:r w:rsidRPr="00762CE7">
          <w:rPr>
            <w:i/>
          </w:rPr>
          <w:t>searchString</w:t>
        </w:r>
        <w:r w:rsidRPr="00762CE7">
          <w:t xml:space="preserve"> converted to a String </w:t>
        </w:r>
      </w:ins>
      <w:ins w:id="22220" w:author="Rev 7 Allen Wirfs-Brock" w:date="2012-05-03T15:50:00Z">
        <w:r w:rsidR="00EB7776">
          <w:t>is the same as</w:t>
        </w:r>
      </w:ins>
      <w:ins w:id="22221" w:author="Rev 7 Allen Wirfs-Brock" w:date="2012-05-02T17:52:00Z">
        <w:r w:rsidRPr="00762CE7">
          <w:t xml:space="preserve"> the corresponding characters of this object (converted to a String) starting at </w:t>
        </w:r>
        <w:r w:rsidRPr="00762CE7">
          <w:rPr>
            <w:i/>
          </w:rPr>
          <w:t>position</w:t>
        </w:r>
        <w:r w:rsidRPr="00762CE7">
          <w:t xml:space="preserve">.  Otherwise returns </w:t>
        </w:r>
        <w:r w:rsidRPr="00762CE7">
          <w:rPr>
            <w:b/>
          </w:rPr>
          <w:t>false</w:t>
        </w:r>
        <w:r w:rsidRPr="00762CE7">
          <w:t xml:space="preserve">.  </w:t>
        </w:r>
      </w:ins>
    </w:p>
    <w:p w14:paraId="788BF56C" w14:textId="77777777" w:rsidR="00762CE7" w:rsidRPr="00762CE7" w:rsidRDefault="00762CE7" w:rsidP="003757D7">
      <w:pPr>
        <w:pStyle w:val="Note"/>
        <w:rPr>
          <w:ins w:id="22222" w:author="Rev 7 Allen Wirfs-Brock" w:date="2012-05-02T17:36:00Z"/>
        </w:rPr>
      </w:pPr>
      <w:ins w:id="22223" w:author="Rev 7 Allen Wirfs-Brock" w:date="2012-05-02T17:36:00Z">
        <w:r w:rsidRPr="00762CE7">
          <w:t>NOTE</w:t>
        </w:r>
      </w:ins>
      <w:ins w:id="22224" w:author="Rev 7 Allen Wirfs-Brock" w:date="2012-05-02T17:53:00Z">
        <w:r w:rsidR="003757D7">
          <w:t xml:space="preserve"> 2</w:t>
        </w:r>
      </w:ins>
      <w:ins w:id="22225" w:author="Rev 7 Allen Wirfs-Brock" w:date="2012-05-02T17:36:00Z">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2C533648"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2226" w:author="Rev 7 Allen Wirfs-Brock" w:date="2012-05-02T17:36:00Z"/>
          <w:rFonts w:cs="Arial"/>
          <w:b/>
        </w:rPr>
      </w:pPr>
      <w:ins w:id="22227" w:author="Rev 7 Allen Wirfs-Brock" w:date="2012-05-02T17:36:00Z">
        <w:r w:rsidRPr="00762CE7">
          <w:rPr>
            <w:rFonts w:cs="Arial"/>
            <w:b/>
          </w:rPr>
          <w:t>15.5.4.23</w:t>
        </w:r>
        <w:r w:rsidRPr="00762CE7">
          <w:rPr>
            <w:rFonts w:cs="Arial"/>
            <w:b/>
          </w:rPr>
          <w:tab/>
          <w:t>String.prototype.endsWith (searchString</w:t>
        </w:r>
      </w:ins>
      <w:ins w:id="22228" w:author="Rev 7 Allen Wirfs-Brock" w:date="2012-05-02T17:55:00Z">
        <w:r w:rsidR="003757D7">
          <w:rPr>
            <w:rFonts w:cs="Arial"/>
            <w:b/>
          </w:rPr>
          <w:t xml:space="preserve"> [</w:t>
        </w:r>
      </w:ins>
      <w:ins w:id="22229" w:author="Rev 7 Allen Wirfs-Brock" w:date="2012-05-02T17:36:00Z">
        <w:r w:rsidRPr="00762CE7">
          <w:rPr>
            <w:rFonts w:cs="Arial"/>
            <w:b/>
          </w:rPr>
          <w:t>, endPosition</w:t>
        </w:r>
      </w:ins>
      <w:ins w:id="22230" w:author="Rev 7 Allen Wirfs-Brock" w:date="2012-05-02T17:55:00Z">
        <w:r w:rsidR="003757D7">
          <w:rPr>
            <w:rFonts w:cs="Arial"/>
            <w:b/>
          </w:rPr>
          <w:t xml:space="preserve">] </w:t>
        </w:r>
      </w:ins>
      <w:ins w:id="22231" w:author="Rev 7 Allen Wirfs-Brock" w:date="2012-05-02T17:36:00Z">
        <w:r w:rsidRPr="00762CE7">
          <w:rPr>
            <w:rFonts w:cs="Arial"/>
            <w:b/>
          </w:rPr>
          <w:t>)</w:t>
        </w:r>
      </w:ins>
    </w:p>
    <w:p w14:paraId="0F56405A" w14:textId="77777777" w:rsidR="00762CE7" w:rsidRPr="00762CE7" w:rsidRDefault="00762CE7" w:rsidP="00762CE7">
      <w:pPr>
        <w:rPr>
          <w:ins w:id="22232" w:author="Rev 7 Allen Wirfs-Brock" w:date="2012-05-02T17:36:00Z"/>
          <w:rFonts w:cs="Arial"/>
        </w:rPr>
      </w:pPr>
      <w:ins w:id="22233" w:author="Rev 7 Allen Wirfs-Brock" w:date="2012-05-02T17:36:00Z">
        <w:r w:rsidRPr="00762CE7">
          <w:rPr>
            <w:rFonts w:cs="Arial"/>
          </w:rPr>
          <w:t>The following steps are taken:</w:t>
        </w:r>
      </w:ins>
    </w:p>
    <w:p w14:paraId="7AEF6827" w14:textId="77777777" w:rsidR="00762CE7" w:rsidRPr="003757D7" w:rsidRDefault="000316BA" w:rsidP="00762CE7">
      <w:pPr>
        <w:numPr>
          <w:ilvl w:val="0"/>
          <w:numId w:val="804"/>
        </w:numPr>
        <w:spacing w:after="0" w:line="240" w:lineRule="auto"/>
        <w:jc w:val="left"/>
        <w:rPr>
          <w:ins w:id="22234" w:author="Rev 7 Allen Wirfs-Brock" w:date="2012-05-02T17:36:00Z"/>
          <w:rFonts w:ascii="Times New Roman" w:eastAsia="Times New Roman" w:hAnsi="Times New Roman"/>
          <w:spacing w:val="6"/>
          <w:lang w:eastAsia="en-US"/>
        </w:rPr>
      </w:pPr>
      <w:ins w:id="22235"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4D7B877E" w14:textId="77777777" w:rsidR="00762CE7" w:rsidRPr="003757D7" w:rsidRDefault="00762CE7" w:rsidP="00762CE7">
      <w:pPr>
        <w:numPr>
          <w:ilvl w:val="0"/>
          <w:numId w:val="804"/>
        </w:numPr>
        <w:spacing w:after="0" w:line="240" w:lineRule="auto"/>
        <w:jc w:val="left"/>
        <w:rPr>
          <w:ins w:id="22236" w:author="Rev 7 Allen Wirfs-Brock" w:date="2012-05-02T17:36:00Z"/>
          <w:rFonts w:ascii="Times New Roman" w:eastAsia="Times New Roman" w:hAnsi="Times New Roman"/>
          <w:spacing w:val="6"/>
          <w:lang w:eastAsia="en-US"/>
        </w:rPr>
      </w:pPr>
      <w:ins w:id="22237"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the result of calling ToString, giving it the </w:t>
        </w:r>
        <w:r w:rsidRPr="003757D7">
          <w:rPr>
            <w:rFonts w:ascii="Times New Roman" w:eastAsia="Times New Roman" w:hAnsi="Times New Roman"/>
            <w:b/>
            <w:spacing w:val="6"/>
            <w:lang w:eastAsia="en-US"/>
          </w:rPr>
          <w:t>this</w:t>
        </w:r>
        <w:r w:rsidRPr="003757D7">
          <w:rPr>
            <w:rFonts w:ascii="Times New Roman" w:eastAsia="Times New Roman" w:hAnsi="Times New Roman"/>
            <w:spacing w:val="6"/>
            <w:lang w:eastAsia="en-US"/>
          </w:rPr>
          <w:t xml:space="preserve"> value as its argument.</w:t>
        </w:r>
      </w:ins>
    </w:p>
    <w:p w14:paraId="1709D933" w14:textId="77777777" w:rsidR="003757D7" w:rsidRPr="00E77497" w:rsidRDefault="003757D7" w:rsidP="003757D7">
      <w:pPr>
        <w:pStyle w:val="Alg4"/>
        <w:numPr>
          <w:ilvl w:val="0"/>
          <w:numId w:val="804"/>
        </w:numPr>
        <w:contextualSpacing/>
        <w:rPr>
          <w:ins w:id="22238" w:author="Rev 7 Allen Wirfs-Brock" w:date="2012-05-02T17:57:00Z"/>
        </w:rPr>
      </w:pPr>
      <w:ins w:id="22239" w:author="Rev 7 Allen Wirfs-Brock" w:date="2012-05-02T17:57:00Z">
        <w:r>
          <w:t>ReturnIfAbrupt(</w:t>
        </w:r>
        <w:r>
          <w:rPr>
            <w:i/>
          </w:rPr>
          <w:t>S</w:t>
        </w:r>
        <w:r>
          <w:t>).</w:t>
        </w:r>
      </w:ins>
    </w:p>
    <w:p w14:paraId="6FDE26A2" w14:textId="77777777" w:rsidR="00762CE7" w:rsidRPr="003757D7" w:rsidRDefault="00762CE7" w:rsidP="00762CE7">
      <w:pPr>
        <w:numPr>
          <w:ilvl w:val="0"/>
          <w:numId w:val="804"/>
        </w:numPr>
        <w:spacing w:after="0" w:line="240" w:lineRule="auto"/>
        <w:jc w:val="left"/>
        <w:rPr>
          <w:ins w:id="22240" w:author="Rev 7 Allen Wirfs-Brock" w:date="2012-05-02T17:36:00Z"/>
          <w:rFonts w:ascii="Times New Roman" w:eastAsia="Times New Roman" w:hAnsi="Times New Roman"/>
          <w:spacing w:val="6"/>
          <w:lang w:eastAsia="en-US"/>
        </w:rPr>
      </w:pPr>
      <w:ins w:id="22241"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387CFC07" w14:textId="77777777" w:rsidR="003757D7" w:rsidRPr="00E77497" w:rsidRDefault="003757D7" w:rsidP="003757D7">
      <w:pPr>
        <w:pStyle w:val="Alg4"/>
        <w:numPr>
          <w:ilvl w:val="0"/>
          <w:numId w:val="804"/>
        </w:numPr>
        <w:contextualSpacing/>
        <w:rPr>
          <w:ins w:id="22242" w:author="Rev 7 Allen Wirfs-Brock" w:date="2012-05-02T17:58:00Z"/>
        </w:rPr>
      </w:pPr>
      <w:ins w:id="22243" w:author="Rev 7 Allen Wirfs-Brock" w:date="2012-05-02T17:58:00Z">
        <w:r>
          <w:t>ReturnIfAbrupt(</w:t>
        </w:r>
        <w:r w:rsidRPr="005B26DC">
          <w:rPr>
            <w:i/>
          </w:rPr>
          <w:t>searchStr</w:t>
        </w:r>
        <w:r>
          <w:t>).</w:t>
        </w:r>
      </w:ins>
    </w:p>
    <w:p w14:paraId="2DDD7707" w14:textId="77777777" w:rsidR="00762CE7" w:rsidRPr="003757D7" w:rsidRDefault="00762CE7" w:rsidP="00762CE7">
      <w:pPr>
        <w:numPr>
          <w:ilvl w:val="0"/>
          <w:numId w:val="804"/>
        </w:numPr>
        <w:spacing w:after="0" w:line="240" w:lineRule="auto"/>
        <w:jc w:val="left"/>
        <w:rPr>
          <w:ins w:id="22244" w:author="Rev 7 Allen Wirfs-Brock" w:date="2012-05-02T17:36:00Z"/>
          <w:rFonts w:ascii="Times New Roman" w:eastAsia="Times New Roman" w:hAnsi="Times New Roman"/>
          <w:spacing w:val="6"/>
          <w:lang w:eastAsia="en-US"/>
        </w:rPr>
      </w:pPr>
      <w:ins w:id="22245"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characters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ins>
    </w:p>
    <w:p w14:paraId="242C2342" w14:textId="77777777" w:rsidR="00762CE7" w:rsidRPr="003757D7" w:rsidRDefault="00762CE7" w:rsidP="00762CE7">
      <w:pPr>
        <w:numPr>
          <w:ilvl w:val="0"/>
          <w:numId w:val="804"/>
        </w:numPr>
        <w:spacing w:after="0" w:line="240" w:lineRule="auto"/>
        <w:jc w:val="left"/>
        <w:rPr>
          <w:ins w:id="22246" w:author="Rev 7 Allen Wirfs-Brock" w:date="2012-05-02T17:36:00Z"/>
          <w:rFonts w:ascii="Times New Roman" w:eastAsia="Times New Roman" w:hAnsi="Times New Roman"/>
          <w:spacing w:val="6"/>
          <w:lang w:eastAsia="en-US"/>
        </w:rPr>
      </w:pPr>
      <w:ins w:id="22247"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ins>
    </w:p>
    <w:p w14:paraId="4C515B0A" w14:textId="77777777" w:rsidR="003757D7" w:rsidRPr="00E77497" w:rsidRDefault="003757D7" w:rsidP="003757D7">
      <w:pPr>
        <w:pStyle w:val="Alg4"/>
        <w:numPr>
          <w:ilvl w:val="0"/>
          <w:numId w:val="804"/>
        </w:numPr>
        <w:contextualSpacing/>
        <w:rPr>
          <w:ins w:id="22248" w:author="Rev 7 Allen Wirfs-Brock" w:date="2012-05-02T17:59:00Z"/>
        </w:rPr>
      </w:pPr>
      <w:ins w:id="22249" w:author="Rev 7 Allen Wirfs-Brock" w:date="2012-05-02T17:59:00Z">
        <w:r>
          <w:t>ReturnIfAbrupt(</w:t>
        </w:r>
        <w:r>
          <w:rPr>
            <w:i/>
          </w:rPr>
          <w:t>pos</w:t>
        </w:r>
        <w:r>
          <w:t>).</w:t>
        </w:r>
      </w:ins>
    </w:p>
    <w:p w14:paraId="681E7415" w14:textId="77777777" w:rsidR="00762CE7" w:rsidRPr="003757D7" w:rsidRDefault="00762CE7" w:rsidP="00762CE7">
      <w:pPr>
        <w:numPr>
          <w:ilvl w:val="0"/>
          <w:numId w:val="804"/>
        </w:numPr>
        <w:spacing w:after="0" w:line="240" w:lineRule="auto"/>
        <w:jc w:val="left"/>
        <w:rPr>
          <w:ins w:id="22250" w:author="Rev 7 Allen Wirfs-Brock" w:date="2012-05-02T17:36:00Z"/>
          <w:rFonts w:ascii="Times New Roman" w:eastAsia="Times New Roman" w:hAnsi="Times New Roman"/>
          <w:spacing w:val="6"/>
          <w:lang w:eastAsia="en-US"/>
        </w:rPr>
      </w:pPr>
      <w:ins w:id="22251"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ins>
    </w:p>
    <w:p w14:paraId="73584795" w14:textId="77777777" w:rsidR="00762CE7" w:rsidRPr="003757D7" w:rsidRDefault="00762CE7" w:rsidP="00762CE7">
      <w:pPr>
        <w:numPr>
          <w:ilvl w:val="0"/>
          <w:numId w:val="804"/>
        </w:numPr>
        <w:spacing w:after="0" w:line="240" w:lineRule="auto"/>
        <w:jc w:val="left"/>
        <w:rPr>
          <w:ins w:id="22252" w:author="Rev 7 Allen Wirfs-Brock" w:date="2012-05-02T17:36:00Z"/>
          <w:rFonts w:ascii="Times New Roman" w:eastAsia="Times New Roman" w:hAnsi="Times New Roman"/>
          <w:spacing w:val="6"/>
          <w:lang w:eastAsia="en-US"/>
        </w:rPr>
      </w:pPr>
      <w:ins w:id="22253"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characters in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1CBF05EF" w14:textId="77777777" w:rsidR="00762CE7" w:rsidRPr="003757D7" w:rsidRDefault="00762CE7" w:rsidP="00762CE7">
      <w:pPr>
        <w:numPr>
          <w:ilvl w:val="0"/>
          <w:numId w:val="804"/>
        </w:numPr>
        <w:spacing w:after="0" w:line="240" w:lineRule="auto"/>
        <w:jc w:val="left"/>
        <w:rPr>
          <w:ins w:id="22254" w:author="Rev 7 Allen Wirfs-Brock" w:date="2012-05-02T17:36:00Z"/>
          <w:rFonts w:ascii="Times New Roman" w:eastAsia="Times New Roman" w:hAnsi="Times New Roman"/>
          <w:spacing w:val="6"/>
          <w:lang w:eastAsia="en-US"/>
        </w:rPr>
      </w:pPr>
      <w:ins w:id="22255"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ins>
    </w:p>
    <w:p w14:paraId="67535D64" w14:textId="77777777" w:rsidR="00762CE7" w:rsidRPr="003757D7" w:rsidRDefault="00762CE7" w:rsidP="00762CE7">
      <w:pPr>
        <w:numPr>
          <w:ilvl w:val="0"/>
          <w:numId w:val="804"/>
        </w:numPr>
        <w:spacing w:after="0" w:line="240" w:lineRule="auto"/>
        <w:jc w:val="left"/>
        <w:rPr>
          <w:ins w:id="22256" w:author="Rev 7 Allen Wirfs-Brock" w:date="2012-05-02T17:36:00Z"/>
          <w:rFonts w:ascii="Times New Roman" w:eastAsia="Times New Roman" w:hAnsi="Times New Roman"/>
          <w:spacing w:val="6"/>
          <w:lang w:eastAsia="en-US"/>
        </w:rPr>
      </w:pPr>
      <w:ins w:id="22257"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ins>
    </w:p>
    <w:p w14:paraId="0432AEAE" w14:textId="77777777" w:rsidR="00762CE7" w:rsidRPr="003757D7" w:rsidRDefault="00762CE7" w:rsidP="00762CE7">
      <w:pPr>
        <w:numPr>
          <w:ilvl w:val="0"/>
          <w:numId w:val="804"/>
        </w:numPr>
        <w:spacing w:after="0" w:line="240" w:lineRule="auto"/>
        <w:jc w:val="left"/>
        <w:rPr>
          <w:ins w:id="22258" w:author="Rev 7 Allen Wirfs-Brock" w:date="2012-05-02T17:36:00Z"/>
          <w:rFonts w:ascii="Times New Roman" w:eastAsia="Times New Roman" w:hAnsi="Times New Roman"/>
          <w:spacing w:val="6"/>
          <w:lang w:eastAsia="en-US"/>
        </w:rPr>
      </w:pPr>
      <w:ins w:id="22259" w:author="Rev 7 Allen Wirfs-Brock" w:date="2012-05-02T17:36:00Z">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ins>
      <w:ins w:id="22260" w:author="Rev 7 Allen Wirfs-Brock" w:date="2012-05-03T15:59:00Z">
        <w:r w:rsidR="00EB7776">
          <w:rPr>
            <w:rFonts w:ascii="Times New Roman" w:eastAsia="Times New Roman" w:hAnsi="Times New Roman"/>
            <w:spacing w:val="6"/>
            <w:lang w:eastAsia="en-US"/>
          </w:rPr>
          <w:t xml:space="preserve">sequence of </w:t>
        </w:r>
      </w:ins>
      <w:ins w:id="22261" w:author="Rev 7 Allen Wirfs-Brock" w:date="2012-05-02T17:36:00Z">
        <w:r w:rsidRPr="003757D7">
          <w:rPr>
            <w:rFonts w:ascii="Times New Roman" w:eastAsia="Times New Roman" w:hAnsi="Times New Roman"/>
            <w:spacing w:val="6"/>
            <w:lang w:eastAsia="en-US"/>
          </w:rPr>
          <w:t xml:space="preserve">characters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ins>
      <w:ins w:id="22262" w:author="Rev 7 Allen Wirfs-Brock" w:date="2012-05-03T15:58:00Z">
        <w:r w:rsidR="00EB7776">
          <w:rPr>
            <w:rFonts w:ascii="Times New Roman" w:eastAsia="Times New Roman" w:hAnsi="Times New Roman"/>
            <w:spacing w:val="6"/>
            <w:lang w:eastAsia="en-US"/>
          </w:rPr>
          <w:t>is the same as</w:t>
        </w:r>
      </w:ins>
      <w:ins w:id="22263" w:author="Rev 7 Allen Wirfs-Brock" w:date="2012-05-02T17:36:00Z">
        <w:r w:rsidRPr="003757D7">
          <w:rPr>
            <w:rFonts w:ascii="Times New Roman" w:eastAsia="Times New Roman" w:hAnsi="Times New Roman"/>
            <w:spacing w:val="6"/>
            <w:lang w:eastAsia="en-US"/>
          </w:rPr>
          <w:t xml:space="preserve"> the </w:t>
        </w:r>
      </w:ins>
      <w:ins w:id="22264" w:author="Rev 7 Allen Wirfs-Brock" w:date="2012-05-03T15:57:00Z">
        <w:r w:rsidR="00EB7776">
          <w:rPr>
            <w:rFonts w:ascii="Times New Roman" w:eastAsia="Times New Roman" w:hAnsi="Times New Roman"/>
            <w:spacing w:val="6"/>
            <w:lang w:eastAsia="en-US"/>
          </w:rPr>
          <w:t>full</w:t>
        </w:r>
      </w:ins>
      <w:ins w:id="22265" w:author="Rev 7 Allen Wirfs-Brock" w:date="2012-05-02T17:36:00Z">
        <w:r w:rsidRPr="003757D7">
          <w:rPr>
            <w:rFonts w:ascii="Times New Roman" w:eastAsia="Times New Roman" w:hAnsi="Times New Roman"/>
            <w:spacing w:val="6"/>
            <w:lang w:eastAsia="en-US"/>
          </w:rPr>
          <w:t xml:space="preserve"> character</w:t>
        </w:r>
      </w:ins>
      <w:ins w:id="22266" w:author="Rev 7 Allen Wirfs-Brock" w:date="2012-05-03T15:57:00Z">
        <w:r w:rsidR="00EB7776">
          <w:rPr>
            <w:rFonts w:ascii="Times New Roman" w:eastAsia="Times New Roman" w:hAnsi="Times New Roman"/>
            <w:spacing w:val="6"/>
            <w:lang w:eastAsia="en-US"/>
          </w:rPr>
          <w:t xml:space="preserve"> sequence</w:t>
        </w:r>
      </w:ins>
      <w:ins w:id="22267"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ins>
    </w:p>
    <w:p w14:paraId="27640B86" w14:textId="77777777" w:rsidR="00762CE7" w:rsidRPr="003757D7" w:rsidRDefault="00762CE7" w:rsidP="00762CE7">
      <w:pPr>
        <w:numPr>
          <w:ilvl w:val="0"/>
          <w:numId w:val="804"/>
        </w:numPr>
        <w:spacing w:after="220" w:line="240" w:lineRule="auto"/>
        <w:jc w:val="left"/>
        <w:rPr>
          <w:ins w:id="22268" w:author="Rev 7 Allen Wirfs-Brock" w:date="2012-05-02T17:36:00Z"/>
          <w:rFonts w:ascii="Times New Roman" w:eastAsia="Times New Roman" w:hAnsi="Times New Roman"/>
          <w:spacing w:val="6"/>
          <w:lang w:eastAsia="en-US"/>
        </w:rPr>
      </w:pPr>
      <w:ins w:id="22269" w:author="Rev 7 Allen Wirfs-Brock" w:date="2012-05-02T17:36:00Z">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ins>
    </w:p>
    <w:p w14:paraId="441AE401" w14:textId="77777777" w:rsidR="00762CE7" w:rsidRPr="00762CE7" w:rsidRDefault="00762CE7" w:rsidP="00762CE7">
      <w:pPr>
        <w:rPr>
          <w:ins w:id="22270" w:author="Rev 7 Allen Wirfs-Brock" w:date="2012-05-02T17:36:00Z"/>
          <w:rFonts w:cs="Arial"/>
        </w:rPr>
      </w:pPr>
      <w:ins w:id="22271"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ins>
    </w:p>
    <w:p w14:paraId="56A9C969" w14:textId="77777777" w:rsidR="000316BA" w:rsidRDefault="000316BA" w:rsidP="000316BA">
      <w:pPr>
        <w:pStyle w:val="Note"/>
        <w:rPr>
          <w:ins w:id="22272" w:author="Rev 7 Allen Wirfs-Brock" w:date="2012-05-02T18:02:00Z"/>
        </w:rPr>
      </w:pPr>
      <w:ins w:id="22273" w:author="Rev 7 Allen Wirfs-Brock" w:date="2012-05-02T18:02:00Z">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characters of </w:t>
        </w:r>
        <w:r w:rsidRPr="00762CE7">
          <w:rPr>
            <w:rFonts w:cs="Arial"/>
            <w:i/>
          </w:rPr>
          <w:t>searchString</w:t>
        </w:r>
        <w:r w:rsidRPr="00762CE7">
          <w:rPr>
            <w:rFonts w:cs="Arial"/>
          </w:rPr>
          <w:t xml:space="preserve"> converted to a String </w:t>
        </w:r>
      </w:ins>
      <w:ins w:id="22274" w:author="Rev 7 Allen Wirfs-Brock" w:date="2012-05-03T15:56:00Z">
        <w:r w:rsidR="00EB7776">
          <w:rPr>
            <w:rFonts w:cs="Arial"/>
          </w:rPr>
          <w:t>is the same as</w:t>
        </w:r>
      </w:ins>
      <w:ins w:id="22275" w:author="Rev 7 Allen Wirfs-Brock" w:date="2012-05-02T18:02:00Z">
        <w:r w:rsidRPr="00762CE7">
          <w:rPr>
            <w:rFonts w:cs="Arial"/>
          </w:rPr>
          <w:t xml:space="preserve"> the corresponding characters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ins>
    </w:p>
    <w:p w14:paraId="4AA0B32F" w14:textId="77777777" w:rsidR="00762CE7" w:rsidRPr="00762CE7" w:rsidRDefault="00762CE7" w:rsidP="000316BA">
      <w:pPr>
        <w:pStyle w:val="Note"/>
        <w:rPr>
          <w:ins w:id="22276" w:author="Rev 7 Allen Wirfs-Brock" w:date="2012-05-02T17:36:00Z"/>
        </w:rPr>
      </w:pPr>
      <w:ins w:id="22277" w:author="Rev 7 Allen Wirfs-Brock" w:date="2012-05-02T17:36:00Z">
        <w:r w:rsidRPr="00762CE7">
          <w:t>NOTE</w:t>
        </w:r>
      </w:ins>
      <w:ins w:id="22278" w:author="Rev 7 Allen Wirfs-Brock" w:date="2012-05-02T18:01:00Z">
        <w:r w:rsidR="000316BA">
          <w:t xml:space="preserve"> 2</w:t>
        </w:r>
      </w:ins>
      <w:ins w:id="22279" w:author="Rev 7 Allen Wirfs-Brock" w:date="2012-05-02T17:36:00Z">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1206FD73"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2280" w:author="Rev 7 Allen Wirfs-Brock" w:date="2012-05-02T17:36:00Z"/>
          <w:rFonts w:cs="Arial"/>
          <w:b/>
        </w:rPr>
      </w:pPr>
      <w:ins w:id="22281" w:author="Rev 7 Allen Wirfs-Brock" w:date="2012-05-02T17:36:00Z">
        <w:r w:rsidRPr="00762CE7">
          <w:rPr>
            <w:rFonts w:cs="Arial"/>
            <w:b/>
          </w:rPr>
          <w:t>15.5.4.24</w:t>
        </w:r>
        <w:r w:rsidRPr="00762CE7">
          <w:rPr>
            <w:rFonts w:cs="Arial"/>
            <w:b/>
          </w:rPr>
          <w:tab/>
          <w:t>String.prototype.contains (searchString</w:t>
        </w:r>
      </w:ins>
      <w:ins w:id="22282" w:author="Rev 7 Allen Wirfs-Brock" w:date="2012-05-02T18:02:00Z">
        <w:r w:rsidR="000316BA">
          <w:rPr>
            <w:rFonts w:cs="Arial"/>
            <w:b/>
          </w:rPr>
          <w:t xml:space="preserve"> [</w:t>
        </w:r>
      </w:ins>
      <w:ins w:id="22283" w:author="Rev 7 Allen Wirfs-Brock" w:date="2012-05-02T17:36:00Z">
        <w:r w:rsidRPr="00762CE7">
          <w:rPr>
            <w:rFonts w:cs="Arial"/>
            <w:b/>
          </w:rPr>
          <w:t>, position</w:t>
        </w:r>
      </w:ins>
      <w:ins w:id="22284" w:author="Rev 7 Allen Wirfs-Brock" w:date="2012-05-02T18:03:00Z">
        <w:r w:rsidR="000316BA">
          <w:rPr>
            <w:rFonts w:cs="Arial"/>
            <w:b/>
          </w:rPr>
          <w:t xml:space="preserve"> ] </w:t>
        </w:r>
      </w:ins>
      <w:ins w:id="22285" w:author="Rev 7 Allen Wirfs-Brock" w:date="2012-05-02T17:36:00Z">
        <w:r w:rsidRPr="00762CE7">
          <w:rPr>
            <w:rFonts w:cs="Arial"/>
            <w:b/>
          </w:rPr>
          <w:t>)</w:t>
        </w:r>
      </w:ins>
    </w:p>
    <w:p w14:paraId="3135E36B" w14:textId="77777777" w:rsidR="00762CE7" w:rsidRPr="00762CE7" w:rsidRDefault="00762CE7" w:rsidP="00762CE7">
      <w:pPr>
        <w:rPr>
          <w:ins w:id="22286" w:author="Rev 7 Allen Wirfs-Brock" w:date="2012-05-02T17:36:00Z"/>
          <w:rFonts w:cs="Arial"/>
        </w:rPr>
      </w:pPr>
      <w:ins w:id="22287" w:author="Rev 7 Allen Wirfs-Brock" w:date="2012-05-02T17:36:00Z">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ins>
    </w:p>
    <w:p w14:paraId="7B625403" w14:textId="77777777" w:rsidR="00762CE7" w:rsidRPr="000316BA" w:rsidRDefault="000316BA" w:rsidP="00762CE7">
      <w:pPr>
        <w:numPr>
          <w:ilvl w:val="0"/>
          <w:numId w:val="803"/>
        </w:numPr>
        <w:spacing w:after="0" w:line="240" w:lineRule="auto"/>
        <w:jc w:val="left"/>
        <w:rPr>
          <w:ins w:id="22288" w:author="Rev 7 Allen Wirfs-Brock" w:date="2012-05-02T17:36:00Z"/>
          <w:rFonts w:ascii="Times New Roman" w:eastAsia="Times New Roman" w:hAnsi="Times New Roman"/>
          <w:spacing w:val="6"/>
          <w:lang w:eastAsia="en-US"/>
        </w:rPr>
      </w:pPr>
      <w:ins w:id="22289"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063DF69F" w14:textId="77777777" w:rsidR="00762CE7" w:rsidRPr="000316BA" w:rsidRDefault="00762CE7" w:rsidP="00762CE7">
      <w:pPr>
        <w:numPr>
          <w:ilvl w:val="0"/>
          <w:numId w:val="803"/>
        </w:numPr>
        <w:spacing w:after="0" w:line="240" w:lineRule="auto"/>
        <w:jc w:val="left"/>
        <w:rPr>
          <w:ins w:id="22290" w:author="Rev 7 Allen Wirfs-Brock" w:date="2012-05-02T17:36:00Z"/>
          <w:rFonts w:ascii="Times New Roman" w:eastAsia="Times New Roman" w:hAnsi="Times New Roman"/>
          <w:spacing w:val="6"/>
          <w:lang w:eastAsia="en-US"/>
        </w:rPr>
      </w:pPr>
      <w:ins w:id="22291"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the result of calling ToString, giving it the </w:t>
        </w:r>
        <w:r w:rsidRPr="000316BA">
          <w:rPr>
            <w:rFonts w:ascii="Times New Roman" w:eastAsia="Times New Roman" w:hAnsi="Times New Roman"/>
            <w:b/>
            <w:spacing w:val="6"/>
            <w:lang w:eastAsia="en-US"/>
          </w:rPr>
          <w:t>this</w:t>
        </w:r>
        <w:r w:rsidRPr="000316BA">
          <w:rPr>
            <w:rFonts w:ascii="Times New Roman" w:eastAsia="Times New Roman" w:hAnsi="Times New Roman"/>
            <w:spacing w:val="6"/>
            <w:lang w:eastAsia="en-US"/>
          </w:rPr>
          <w:t xml:space="preserve"> value as its argument.</w:t>
        </w:r>
      </w:ins>
    </w:p>
    <w:p w14:paraId="122AEB3C" w14:textId="77777777" w:rsidR="000316BA" w:rsidRPr="00E77497" w:rsidRDefault="000316BA" w:rsidP="000316BA">
      <w:pPr>
        <w:pStyle w:val="Alg4"/>
        <w:numPr>
          <w:ilvl w:val="0"/>
          <w:numId w:val="803"/>
        </w:numPr>
        <w:contextualSpacing/>
        <w:rPr>
          <w:ins w:id="22292" w:author="Rev 7 Allen Wirfs-Brock" w:date="2012-05-02T18:06:00Z"/>
        </w:rPr>
      </w:pPr>
      <w:ins w:id="22293" w:author="Rev 7 Allen Wirfs-Brock" w:date="2012-05-02T18:06:00Z">
        <w:r>
          <w:t>ReturnIfAbrupt(</w:t>
        </w:r>
        <w:r>
          <w:rPr>
            <w:i/>
          </w:rPr>
          <w:t>S</w:t>
        </w:r>
        <w:r>
          <w:t>).</w:t>
        </w:r>
      </w:ins>
    </w:p>
    <w:p w14:paraId="138F1C7D" w14:textId="77777777" w:rsidR="00762CE7" w:rsidRPr="000316BA" w:rsidRDefault="00762CE7" w:rsidP="00762CE7">
      <w:pPr>
        <w:numPr>
          <w:ilvl w:val="0"/>
          <w:numId w:val="803"/>
        </w:numPr>
        <w:spacing w:after="0" w:line="240" w:lineRule="auto"/>
        <w:jc w:val="left"/>
        <w:rPr>
          <w:ins w:id="22294" w:author="Rev 7 Allen Wirfs-Brock" w:date="2012-05-02T17:36:00Z"/>
          <w:rFonts w:ascii="Times New Roman" w:eastAsia="Times New Roman" w:hAnsi="Times New Roman"/>
          <w:spacing w:val="6"/>
          <w:lang w:eastAsia="en-US"/>
        </w:rPr>
      </w:pPr>
      <w:ins w:id="22295"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ins>
    </w:p>
    <w:p w14:paraId="7444AA05" w14:textId="77777777" w:rsidR="000316BA" w:rsidRPr="00E77497" w:rsidRDefault="000316BA" w:rsidP="000316BA">
      <w:pPr>
        <w:pStyle w:val="Alg4"/>
        <w:numPr>
          <w:ilvl w:val="0"/>
          <w:numId w:val="803"/>
        </w:numPr>
        <w:contextualSpacing/>
        <w:rPr>
          <w:ins w:id="22296" w:author="Rev 7 Allen Wirfs-Brock" w:date="2012-05-02T18:06:00Z"/>
        </w:rPr>
      </w:pPr>
      <w:ins w:id="22297" w:author="Rev 7 Allen Wirfs-Brock" w:date="2012-05-02T18:06:00Z">
        <w:r>
          <w:t>ReturnIfAbrupt(</w:t>
        </w:r>
        <w:r w:rsidRPr="005B26DC">
          <w:rPr>
            <w:i/>
          </w:rPr>
          <w:t>searchStr</w:t>
        </w:r>
        <w:r>
          <w:t>).</w:t>
        </w:r>
      </w:ins>
    </w:p>
    <w:p w14:paraId="093B6E04" w14:textId="77777777" w:rsidR="00762CE7" w:rsidRPr="000316BA" w:rsidRDefault="00762CE7" w:rsidP="00762CE7">
      <w:pPr>
        <w:numPr>
          <w:ilvl w:val="0"/>
          <w:numId w:val="803"/>
        </w:numPr>
        <w:spacing w:after="0" w:line="240" w:lineRule="auto"/>
        <w:jc w:val="left"/>
        <w:rPr>
          <w:ins w:id="22298" w:author="Rev 7 Allen Wirfs-Brock" w:date="2012-05-02T17:36:00Z"/>
          <w:rFonts w:ascii="Times New Roman" w:eastAsia="Times New Roman" w:hAnsi="Times New Roman"/>
          <w:spacing w:val="6"/>
          <w:lang w:eastAsia="en-US"/>
        </w:rPr>
      </w:pPr>
      <w:ins w:id="22299"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ins>
    </w:p>
    <w:p w14:paraId="47F84E05" w14:textId="77777777" w:rsidR="000316BA" w:rsidRPr="00E77497" w:rsidRDefault="000316BA" w:rsidP="000316BA">
      <w:pPr>
        <w:pStyle w:val="Alg4"/>
        <w:numPr>
          <w:ilvl w:val="0"/>
          <w:numId w:val="803"/>
        </w:numPr>
        <w:contextualSpacing/>
        <w:rPr>
          <w:ins w:id="22300" w:author="Rev 7 Allen Wirfs-Brock" w:date="2012-05-02T18:07:00Z"/>
        </w:rPr>
      </w:pPr>
      <w:ins w:id="22301" w:author="Rev 7 Allen Wirfs-Brock" w:date="2012-05-02T18:07:00Z">
        <w:r>
          <w:t>ReturnIfAbrupt(</w:t>
        </w:r>
        <w:r>
          <w:rPr>
            <w:i/>
          </w:rPr>
          <w:t>pos</w:t>
        </w:r>
        <w:r>
          <w:t>).</w:t>
        </w:r>
      </w:ins>
    </w:p>
    <w:p w14:paraId="1BD5E2FF" w14:textId="77777777" w:rsidR="00762CE7" w:rsidRPr="000316BA" w:rsidRDefault="00762CE7" w:rsidP="00762CE7">
      <w:pPr>
        <w:numPr>
          <w:ilvl w:val="0"/>
          <w:numId w:val="803"/>
        </w:numPr>
        <w:spacing w:after="0" w:line="240" w:lineRule="auto"/>
        <w:jc w:val="left"/>
        <w:rPr>
          <w:ins w:id="22302" w:author="Rev 7 Allen Wirfs-Brock" w:date="2012-05-02T17:36:00Z"/>
          <w:rFonts w:ascii="Times New Roman" w:eastAsia="Times New Roman" w:hAnsi="Times New Roman"/>
          <w:spacing w:val="6"/>
          <w:lang w:eastAsia="en-US"/>
        </w:rPr>
      </w:pPr>
      <w:ins w:id="22303"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characters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ins>
    </w:p>
    <w:p w14:paraId="7772078E" w14:textId="77777777" w:rsidR="00762CE7" w:rsidRPr="000316BA" w:rsidRDefault="00762CE7" w:rsidP="00762CE7">
      <w:pPr>
        <w:numPr>
          <w:ilvl w:val="0"/>
          <w:numId w:val="803"/>
        </w:numPr>
        <w:spacing w:after="0" w:line="240" w:lineRule="auto"/>
        <w:jc w:val="left"/>
        <w:rPr>
          <w:ins w:id="22304" w:author="Rev 7 Allen Wirfs-Brock" w:date="2012-05-02T17:36:00Z"/>
          <w:rFonts w:ascii="Times New Roman" w:eastAsia="Times New Roman" w:hAnsi="Times New Roman"/>
          <w:spacing w:val="6"/>
          <w:lang w:eastAsia="en-US"/>
        </w:rPr>
      </w:pPr>
      <w:ins w:id="22305"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ins>
    </w:p>
    <w:p w14:paraId="6C98D841" w14:textId="77777777" w:rsidR="00762CE7" w:rsidRPr="000316BA" w:rsidRDefault="00762CE7" w:rsidP="00762CE7">
      <w:pPr>
        <w:numPr>
          <w:ilvl w:val="0"/>
          <w:numId w:val="803"/>
        </w:numPr>
        <w:spacing w:after="0" w:line="240" w:lineRule="auto"/>
        <w:jc w:val="left"/>
        <w:rPr>
          <w:ins w:id="22306" w:author="Rev 7 Allen Wirfs-Brock" w:date="2012-05-02T17:36:00Z"/>
          <w:rFonts w:ascii="Times New Roman" w:eastAsia="Times New Roman" w:hAnsi="Times New Roman"/>
          <w:spacing w:val="6"/>
          <w:lang w:eastAsia="en-US"/>
        </w:rPr>
      </w:pPr>
      <w:ins w:id="22307"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characters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ins>
    </w:p>
    <w:p w14:paraId="3EAD379D" w14:textId="77777777" w:rsidR="00762CE7" w:rsidRPr="000316BA" w:rsidRDefault="00762CE7" w:rsidP="00762CE7">
      <w:pPr>
        <w:numPr>
          <w:ilvl w:val="0"/>
          <w:numId w:val="803"/>
        </w:numPr>
        <w:spacing w:after="220" w:line="240" w:lineRule="auto"/>
        <w:jc w:val="left"/>
        <w:rPr>
          <w:ins w:id="22308" w:author="Rev 7 Allen Wirfs-Brock" w:date="2012-05-02T17:36:00Z"/>
          <w:rFonts w:ascii="Times New Roman" w:eastAsia="Times New Roman" w:hAnsi="Times New Roman"/>
          <w:spacing w:val="6"/>
          <w:lang w:eastAsia="en-US"/>
        </w:rPr>
      </w:pPr>
      <w:ins w:id="22309" w:author="Rev 7 Allen Wirfs-Brock" w:date="2012-05-02T17:36:00Z">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ins>
    </w:p>
    <w:p w14:paraId="163B6192" w14:textId="77777777" w:rsidR="00762CE7" w:rsidRPr="00762CE7" w:rsidRDefault="00762CE7" w:rsidP="00762CE7">
      <w:pPr>
        <w:rPr>
          <w:ins w:id="22310" w:author="Rev 7 Allen Wirfs-Brock" w:date="2012-05-02T17:36:00Z"/>
          <w:rFonts w:cs="Arial"/>
        </w:rPr>
      </w:pPr>
      <w:ins w:id="22311"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ins>
    </w:p>
    <w:p w14:paraId="7F1AE837" w14:textId="77777777" w:rsidR="000316BA" w:rsidRPr="000316BA" w:rsidRDefault="000316BA" w:rsidP="000316BA">
      <w:pPr>
        <w:pStyle w:val="Note"/>
        <w:rPr>
          <w:ins w:id="22312" w:author="Rev 7 Allen Wirfs-Brock" w:date="2012-05-02T18:04:00Z"/>
        </w:rPr>
      </w:pPr>
      <w:ins w:id="22313" w:author="Rev 7 Allen Wirfs-Brock" w:date="2012-05-02T18:04:00Z">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ins>
    </w:p>
    <w:p w14:paraId="464B7F70" w14:textId="77777777" w:rsidR="00762CE7" w:rsidRPr="00762CE7" w:rsidRDefault="00762CE7" w:rsidP="000316BA">
      <w:pPr>
        <w:pStyle w:val="Note"/>
        <w:rPr>
          <w:ins w:id="22314" w:author="Rev 7 Allen Wirfs-Brock" w:date="2012-05-02T17:36:00Z"/>
        </w:rPr>
      </w:pPr>
      <w:ins w:id="22315" w:author="Rev 7 Allen Wirfs-Brock" w:date="2012-05-02T17:36:00Z">
        <w:r w:rsidRPr="00762CE7">
          <w:t>NOTE</w:t>
        </w:r>
      </w:ins>
      <w:ins w:id="22316" w:author="Rev 7 Allen Wirfs-Brock" w:date="2012-05-02T18:04:00Z">
        <w:r w:rsidR="000316BA">
          <w:t xml:space="preserve"> 2</w:t>
        </w:r>
      </w:ins>
      <w:ins w:id="22317" w:author="Rev 7 Allen Wirfs-Brock" w:date="2012-05-02T17:36:00Z">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5964D676"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2318" w:author="Rev 7 Allen Wirfs-Brock" w:date="2012-05-02T17:36:00Z"/>
          <w:rFonts w:cs="Arial"/>
          <w:b/>
        </w:rPr>
      </w:pPr>
      <w:ins w:id="22319" w:author="Rev 7 Allen Wirfs-Brock" w:date="2012-05-02T17:36:00Z">
        <w:r w:rsidRPr="00762CE7">
          <w:rPr>
            <w:rFonts w:cs="Arial"/>
            <w:b/>
          </w:rPr>
          <w:t>15.5.4.25</w:t>
        </w:r>
        <w:r w:rsidRPr="00762CE7">
          <w:rPr>
            <w:rFonts w:cs="Arial"/>
            <w:b/>
          </w:rPr>
          <w:tab/>
          <w:t>String.prototype.toArray()</w:t>
        </w:r>
      </w:ins>
    </w:p>
    <w:p w14:paraId="0C84407E" w14:textId="77777777" w:rsidR="00762CE7" w:rsidRPr="00762CE7" w:rsidRDefault="00762CE7" w:rsidP="00762CE7">
      <w:pPr>
        <w:rPr>
          <w:ins w:id="22320" w:author="Rev 7 Allen Wirfs-Brock" w:date="2012-05-02T17:36:00Z"/>
          <w:rFonts w:cs="Arial"/>
        </w:rPr>
      </w:pPr>
      <w:ins w:id="22321" w:author="Rev 7 Allen Wirfs-Brock" w:date="2012-05-02T17:36:00Z">
        <w:r w:rsidRPr="00762CE7">
          <w:rPr>
            <w:rFonts w:cs="Arial"/>
          </w:rPr>
          <w:t>The following steps are taken:</w:t>
        </w:r>
      </w:ins>
    </w:p>
    <w:p w14:paraId="48AACA29" w14:textId="77777777" w:rsidR="00762CE7" w:rsidRPr="00786F5E" w:rsidRDefault="000316BA" w:rsidP="00762CE7">
      <w:pPr>
        <w:numPr>
          <w:ilvl w:val="0"/>
          <w:numId w:val="802"/>
        </w:numPr>
        <w:spacing w:after="0" w:line="240" w:lineRule="auto"/>
        <w:jc w:val="left"/>
        <w:rPr>
          <w:ins w:id="22322" w:author="Rev 7 Allen Wirfs-Brock" w:date="2012-05-02T17:36:00Z"/>
          <w:rFonts w:ascii="Times New Roman" w:eastAsia="Times New Roman" w:hAnsi="Times New Roman"/>
          <w:spacing w:val="6"/>
          <w:lang w:eastAsia="en-US"/>
        </w:rPr>
      </w:pPr>
      <w:ins w:id="22323" w:author="Rev 7 Allen Wirfs-Brock" w:date="2012-05-02T18:11: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5B1A5D10" w14:textId="77777777" w:rsidR="00762CE7" w:rsidRPr="00786F5E" w:rsidRDefault="00762CE7" w:rsidP="00762CE7">
      <w:pPr>
        <w:numPr>
          <w:ilvl w:val="0"/>
          <w:numId w:val="802"/>
        </w:numPr>
        <w:spacing w:after="0" w:line="240" w:lineRule="auto"/>
        <w:jc w:val="left"/>
        <w:rPr>
          <w:ins w:id="22324" w:author="Rev 7 Allen Wirfs-Brock" w:date="2012-05-02T17:36:00Z"/>
          <w:rFonts w:ascii="Times New Roman" w:eastAsia="Times New Roman" w:hAnsi="Times New Roman"/>
          <w:spacing w:val="6"/>
          <w:lang w:eastAsia="en-US"/>
        </w:rPr>
      </w:pPr>
      <w:ins w:id="22325" w:author="Rev 7 Allen Wirfs-Brock" w:date="2012-05-02T17:36: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the result of calling ToString, giving it the </w:t>
        </w:r>
        <w:r w:rsidRPr="00786F5E">
          <w:rPr>
            <w:rFonts w:ascii="Times New Roman" w:eastAsia="Times New Roman" w:hAnsi="Times New Roman"/>
            <w:b/>
            <w:spacing w:val="6"/>
            <w:lang w:eastAsia="en-US"/>
          </w:rPr>
          <w:t>this</w:t>
        </w:r>
        <w:r w:rsidRPr="00786F5E">
          <w:rPr>
            <w:rFonts w:ascii="Times New Roman" w:eastAsia="Times New Roman" w:hAnsi="Times New Roman"/>
            <w:spacing w:val="6"/>
            <w:lang w:eastAsia="en-US"/>
          </w:rPr>
          <w:t xml:space="preserve"> value as its argument.</w:t>
        </w:r>
      </w:ins>
    </w:p>
    <w:p w14:paraId="1D71044F" w14:textId="77777777" w:rsidR="00786F5E" w:rsidRPr="00E77497" w:rsidRDefault="00786F5E" w:rsidP="00786F5E">
      <w:pPr>
        <w:pStyle w:val="Alg4"/>
        <w:numPr>
          <w:ilvl w:val="0"/>
          <w:numId w:val="802"/>
        </w:numPr>
        <w:contextualSpacing/>
        <w:rPr>
          <w:ins w:id="22326" w:author="Rev 7 Allen Wirfs-Brock" w:date="2012-05-02T18:14:00Z"/>
        </w:rPr>
      </w:pPr>
      <w:ins w:id="22327" w:author="Rev 7 Allen Wirfs-Brock" w:date="2012-05-02T18:14:00Z">
        <w:r>
          <w:t>ReturnIfAbrupt(</w:t>
        </w:r>
        <w:r>
          <w:rPr>
            <w:i/>
          </w:rPr>
          <w:t>S</w:t>
        </w:r>
        <w:r>
          <w:t>).</w:t>
        </w:r>
      </w:ins>
    </w:p>
    <w:p w14:paraId="13BF07D8" w14:textId="77777777" w:rsidR="00786F5E" w:rsidRPr="00250FC6" w:rsidRDefault="00786F5E" w:rsidP="00786F5E">
      <w:pPr>
        <w:numPr>
          <w:ilvl w:val="0"/>
          <w:numId w:val="802"/>
        </w:numPr>
        <w:spacing w:after="0" w:line="240" w:lineRule="auto"/>
        <w:jc w:val="left"/>
        <w:rPr>
          <w:ins w:id="22328" w:author="Rev 7 Allen Wirfs-Brock" w:date="2012-05-02T18:15:00Z"/>
          <w:rFonts w:ascii="Times New Roman" w:eastAsia="Times New Roman" w:hAnsi="Times New Roman"/>
          <w:spacing w:val="6"/>
          <w:lang w:eastAsia="en-US"/>
        </w:rPr>
      </w:pPr>
      <w:ins w:id="22329" w:author="Rev 7 Allen Wirfs-Brock" w:date="2012-05-02T18:15: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14:paraId="229CA557" w14:textId="77777777" w:rsidR="00786F5E" w:rsidRPr="00E77497" w:rsidRDefault="00786F5E" w:rsidP="00786F5E">
      <w:pPr>
        <w:pStyle w:val="Alg4"/>
        <w:numPr>
          <w:ilvl w:val="0"/>
          <w:numId w:val="802"/>
        </w:numPr>
        <w:rPr>
          <w:ins w:id="22330" w:author="Rev 7 Allen Wirfs-Brock" w:date="2012-05-02T18:14:00Z"/>
        </w:rPr>
      </w:pPr>
      <w:ins w:id="22331" w:author="Rev 7 Allen Wirfs-Brock" w:date="2012-05-02T18:14:00Z">
        <w:r w:rsidRPr="00E77497">
          <w:t xml:space="preserve">Let </w:t>
        </w:r>
        <w:r w:rsidRPr="000316BA">
          <w:rPr>
            <w:i/>
          </w:rPr>
          <w:t>array</w:t>
        </w:r>
        <w:r w:rsidRPr="00E77497">
          <w:t xml:space="preserve"> be </w:t>
        </w:r>
        <w:r>
          <w:t xml:space="preserve">the result of the abstraction operation ArrayCreate (15.4) with argument </w:t>
        </w:r>
      </w:ins>
      <w:ins w:id="22332" w:author="Rev 7 Allen Wirfs-Brock" w:date="2012-05-02T18:15:00Z">
        <w:r w:rsidRPr="00250FC6">
          <w:rPr>
            <w:i/>
          </w:rPr>
          <w:t>len</w:t>
        </w:r>
      </w:ins>
      <w:ins w:id="22333" w:author="Rev 7 Allen Wirfs-Brock" w:date="2012-05-02T18:14:00Z">
        <w:r w:rsidRPr="00E77497">
          <w:t>.</w:t>
        </w:r>
      </w:ins>
    </w:p>
    <w:p w14:paraId="6E7FB319" w14:textId="77777777" w:rsidR="00762CE7" w:rsidRPr="00786F5E" w:rsidRDefault="00762CE7" w:rsidP="00762CE7">
      <w:pPr>
        <w:numPr>
          <w:ilvl w:val="0"/>
          <w:numId w:val="802"/>
        </w:numPr>
        <w:spacing w:after="0" w:line="240" w:lineRule="auto"/>
        <w:jc w:val="left"/>
        <w:rPr>
          <w:ins w:id="22334" w:author="Rev 7 Allen Wirfs-Brock" w:date="2012-05-02T17:36:00Z"/>
          <w:rFonts w:ascii="Times New Roman" w:eastAsia="Times New Roman" w:hAnsi="Times New Roman"/>
          <w:spacing w:val="6"/>
          <w:lang w:eastAsia="en-US"/>
        </w:rPr>
      </w:pPr>
      <w:ins w:id="22335" w:author="Rev 7 Allen Wirfs-Brock" w:date="2012-05-02T17:36: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14:paraId="3406C4A3" w14:textId="77777777" w:rsidR="00762CE7" w:rsidRPr="00786F5E" w:rsidRDefault="00762CE7" w:rsidP="00762CE7">
      <w:pPr>
        <w:numPr>
          <w:ilvl w:val="0"/>
          <w:numId w:val="802"/>
        </w:numPr>
        <w:spacing w:after="0" w:line="240" w:lineRule="auto"/>
        <w:jc w:val="left"/>
        <w:rPr>
          <w:ins w:id="22336" w:author="Rev 7 Allen Wirfs-Brock" w:date="2012-05-02T17:36:00Z"/>
          <w:rFonts w:ascii="Times New Roman" w:eastAsia="Times New Roman" w:hAnsi="Times New Roman"/>
          <w:spacing w:val="6"/>
          <w:lang w:eastAsia="en-US"/>
        </w:rPr>
      </w:pPr>
      <w:ins w:id="22337" w:author="Rev 7 Allen Wirfs-Brock" w:date="2012-05-02T17:36: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14:paraId="02B2731E" w14:textId="77777777" w:rsidR="00762CE7" w:rsidRPr="00786F5E" w:rsidRDefault="00762CE7" w:rsidP="00762CE7">
      <w:pPr>
        <w:numPr>
          <w:ilvl w:val="1"/>
          <w:numId w:val="802"/>
        </w:numPr>
        <w:spacing w:after="0" w:line="240" w:lineRule="auto"/>
        <w:jc w:val="left"/>
        <w:rPr>
          <w:ins w:id="22338" w:author="Rev 7 Allen Wirfs-Brock" w:date="2012-05-02T17:36:00Z"/>
          <w:rFonts w:ascii="Times New Roman" w:eastAsia="Times New Roman" w:hAnsi="Times New Roman"/>
          <w:spacing w:val="6"/>
          <w:lang w:eastAsia="en-US"/>
        </w:rPr>
      </w:pPr>
      <w:ins w:id="22339" w:author="Rev 7 Allen Wirfs-Brock" w:date="2012-05-02T17:36: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14:paraId="12F6E778" w14:textId="77777777" w:rsidR="00762CE7" w:rsidRPr="00786F5E" w:rsidRDefault="00762CE7" w:rsidP="00762CE7">
      <w:pPr>
        <w:numPr>
          <w:ilvl w:val="1"/>
          <w:numId w:val="802"/>
        </w:numPr>
        <w:spacing w:after="0" w:line="240" w:lineRule="auto"/>
        <w:jc w:val="left"/>
        <w:rPr>
          <w:ins w:id="22340" w:author="Rev 7 Allen Wirfs-Brock" w:date="2012-05-02T17:36:00Z"/>
          <w:rFonts w:ascii="Times New Roman" w:eastAsia="Times New Roman" w:hAnsi="Times New Roman"/>
          <w:spacing w:val="6"/>
          <w:lang w:eastAsia="en-US"/>
        </w:rPr>
      </w:pPr>
      <w:ins w:id="22341" w:author="Rev 7 Allen Wirfs-Brock" w:date="2012-05-02T17:36: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14:paraId="251AA876" w14:textId="77777777" w:rsidR="00762CE7" w:rsidRPr="00786F5E" w:rsidRDefault="00762CE7" w:rsidP="00762CE7">
      <w:pPr>
        <w:numPr>
          <w:ilvl w:val="1"/>
          <w:numId w:val="802"/>
        </w:numPr>
        <w:spacing w:after="0" w:line="240" w:lineRule="auto"/>
        <w:jc w:val="left"/>
        <w:rPr>
          <w:ins w:id="22342" w:author="Rev 7 Allen Wirfs-Brock" w:date="2012-05-02T17:36:00Z"/>
          <w:rFonts w:ascii="Times New Roman" w:eastAsia="Times New Roman" w:hAnsi="Times New Roman"/>
          <w:spacing w:val="6"/>
          <w:lang w:eastAsia="en-US"/>
        </w:rPr>
      </w:pPr>
      <w:ins w:id="22343" w:author="Rev 7 Allen Wirfs-Brock" w:date="2012-05-02T17:36: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14:paraId="0ABD7463" w14:textId="77777777" w:rsidR="00762CE7" w:rsidRPr="00786F5E" w:rsidRDefault="00762CE7" w:rsidP="00762CE7">
      <w:pPr>
        <w:numPr>
          <w:ilvl w:val="0"/>
          <w:numId w:val="802"/>
        </w:numPr>
        <w:spacing w:after="220" w:line="240" w:lineRule="auto"/>
        <w:jc w:val="left"/>
        <w:rPr>
          <w:ins w:id="22344" w:author="Rev 7 Allen Wirfs-Brock" w:date="2012-05-02T17:36:00Z"/>
          <w:rFonts w:ascii="Times New Roman" w:eastAsia="Times New Roman" w:hAnsi="Times New Roman"/>
          <w:spacing w:val="6"/>
          <w:lang w:eastAsia="en-US"/>
        </w:rPr>
      </w:pPr>
      <w:ins w:id="22345" w:author="Rev 7 Allen Wirfs-Brock" w:date="2012-05-02T17:36: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14:paraId="2126B250" w14:textId="77777777" w:rsidR="00762CE7" w:rsidRPr="00762CE7" w:rsidRDefault="00762CE7" w:rsidP="00762CE7">
      <w:pPr>
        <w:rPr>
          <w:ins w:id="22346" w:author="Rev 7 Allen Wirfs-Brock" w:date="2012-05-02T17:36:00Z"/>
          <w:rFonts w:cs="Arial"/>
        </w:rPr>
      </w:pPr>
      <w:ins w:id="22347"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14:paraId="64937151" w14:textId="77777777" w:rsidR="000316BA" w:rsidRPr="00762CE7" w:rsidRDefault="000316BA" w:rsidP="000316BA">
      <w:pPr>
        <w:pStyle w:val="Note"/>
        <w:rPr>
          <w:ins w:id="22348" w:author="Rev 7 Allen Wirfs-Brock" w:date="2012-05-02T18:10:00Z"/>
        </w:rPr>
      </w:pPr>
      <w:ins w:id="22349" w:author="Rev 7 Allen Wirfs-Brock" w:date="2012-05-02T18:10:00Z">
        <w:r>
          <w:t>NOTE 1</w:t>
        </w:r>
        <w:r>
          <w:tab/>
        </w:r>
        <w:r w:rsidRPr="00762CE7">
          <w:t>Returns an Array object with elements corresponding to the characters of this object (converted to a String).</w:t>
        </w:r>
      </w:ins>
    </w:p>
    <w:p w14:paraId="076F0A7E" w14:textId="77777777" w:rsidR="00762CE7" w:rsidRPr="00762CE7" w:rsidRDefault="00762CE7" w:rsidP="000316BA">
      <w:pPr>
        <w:pStyle w:val="Note"/>
        <w:rPr>
          <w:ins w:id="22350" w:author="Rev 7 Allen Wirfs-Brock" w:date="2012-05-02T17:36:00Z"/>
        </w:rPr>
      </w:pPr>
      <w:ins w:id="22351" w:author="Rev 7 Allen Wirfs-Brock" w:date="2012-05-02T17:36:00Z">
        <w:r w:rsidRPr="00762CE7">
          <w:t>NOTE</w:t>
        </w:r>
      </w:ins>
      <w:ins w:id="22352" w:author="Rev 7 Allen Wirfs-Brock" w:date="2012-05-02T18:09:00Z">
        <w:r w:rsidR="000316BA">
          <w:t xml:space="preserve"> 2</w:t>
        </w:r>
      </w:ins>
      <w:ins w:id="22353" w:author="Rev 7 Allen Wirfs-Brock" w:date="2012-05-02T17:36:00Z">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49F243FD" w14:textId="77777777" w:rsidR="004C02EF" w:rsidRPr="00E77497" w:rsidRDefault="004C02EF" w:rsidP="00B43482">
      <w:pPr>
        <w:pStyle w:val="30"/>
        <w:numPr>
          <w:ilvl w:val="0"/>
          <w:numId w:val="0"/>
        </w:numPr>
      </w:pPr>
      <w:bookmarkStart w:id="22354" w:name="_Toc323907766"/>
      <w:r w:rsidRPr="00E77497">
        <w:t>15.5.5</w:t>
      </w:r>
      <w:r w:rsidRPr="00E77497">
        <w:tab/>
        <w:t>Properties of String Instance</w:t>
      </w:r>
      <w:bookmarkEnd w:id="21844"/>
      <w:bookmarkEnd w:id="21845"/>
      <w:bookmarkEnd w:id="22127"/>
      <w:bookmarkEnd w:id="22128"/>
      <w:bookmarkEnd w:id="22129"/>
      <w:r w:rsidRPr="00E77497">
        <w:t>s</w:t>
      </w:r>
      <w:bookmarkEnd w:id="22130"/>
      <w:bookmarkEnd w:id="22131"/>
      <w:bookmarkEnd w:id="22132"/>
      <w:bookmarkEnd w:id="22133"/>
      <w:bookmarkEnd w:id="22134"/>
      <w:bookmarkEnd w:id="22135"/>
      <w:bookmarkEnd w:id="22354"/>
    </w:p>
    <w:p w14:paraId="6E270DEF" w14:textId="77777777" w:rsidR="004C02EF" w:rsidRPr="00E77497" w:rsidRDefault="004C02EF" w:rsidP="004C02EF">
      <w:r w:rsidRPr="00E77497">
        <w:t xml:space="preserve">String instances inherit properties from the String prototype object and </w:t>
      </w:r>
      <w:del w:id="22355" w:author="Allen Wirfs-Brock" w:date="2011-07-02T14:11:00Z">
        <w:r w:rsidRPr="00E77497" w:rsidDel="00141138">
          <w:delText>their [[Class]]</w:delText>
        </w:r>
      </w:del>
      <w:ins w:id="22356" w:author="Allen Wirfs-Brock" w:date="2011-07-02T14:11:00Z">
        <w:r w:rsidR="00141138" w:rsidRPr="00E77497">
          <w:t>have a [[</w:t>
        </w:r>
        <w:del w:id="22357" w:author="Rev 3 Allen Wirfs-Brock" w:date="2011-09-07T17:55:00Z">
          <w:r w:rsidR="00141138" w:rsidRPr="00E77497" w:rsidDel="00065D08">
            <w:delText>IsString</w:delText>
          </w:r>
        </w:del>
      </w:ins>
      <w:ins w:id="22358" w:author="Rev 3 Allen Wirfs-Brock" w:date="2011-09-07T17:55:00Z">
        <w:r w:rsidR="00065D08" w:rsidRPr="00E77497">
          <w:t>NativeBrand</w:t>
        </w:r>
      </w:ins>
      <w:ins w:id="22359" w:author="Allen Wirfs-Brock" w:date="2011-07-02T14:11:00Z">
        <w:r w:rsidR="00141138" w:rsidRPr="00E77497">
          <w:t>]]</w:t>
        </w:r>
      </w:ins>
      <w:r w:rsidRPr="00E77497">
        <w:t xml:space="preserve"> internal property</w:t>
      </w:r>
      <w:ins w:id="22360" w:author="Rev 3 Allen Wirfs-Brock" w:date="2011-09-07T17:55:00Z">
        <w:r w:rsidR="00065D08" w:rsidRPr="00E77497">
          <w:t xml:space="preserve"> with value StringWrapper</w:t>
        </w:r>
      </w:ins>
      <w:del w:id="22361" w:author="Allen Wirfs-Brock" w:date="2011-07-02T14:12:00Z">
        <w:r w:rsidRPr="00E77497" w:rsidDel="00141138">
          <w:delText xml:space="preserve"> value is </w:delText>
        </w:r>
        <w:r w:rsidRPr="00E77497" w:rsidDel="00141138">
          <w:rPr>
            <w:rFonts w:ascii="Courier New" w:hAnsi="Courier New" w:cs="Courier New"/>
            <w:b/>
          </w:rPr>
          <w:delText>"String"</w:delText>
        </w:r>
      </w:del>
      <w:r w:rsidRPr="00E77497">
        <w:t xml:space="preserve">. String instances also have a [[PrimitiveValue]] internal property, a </w:t>
      </w:r>
      <w:r w:rsidRPr="00E77497">
        <w:rPr>
          <w:rFonts w:ascii="Courier New" w:hAnsi="Courier New"/>
          <w:b/>
        </w:rPr>
        <w:t>length</w:t>
      </w:r>
      <w:r w:rsidRPr="00E77497">
        <w:t xml:space="preserve"> property, and a set of enumerable properties with array index names.</w:t>
      </w:r>
    </w:p>
    <w:p w14:paraId="6B4E7F89" w14:textId="77777777" w:rsidR="004C02EF" w:rsidRPr="00E77497" w:rsidRDefault="004C02EF" w:rsidP="004C02EF">
      <w:r w:rsidRPr="00E77497">
        <w:t>The [[PrimitiveValue]] internal property is the String value represented by this String object.</w:t>
      </w:r>
      <w:bookmarkStart w:id="22362" w:name="_Toc382291642"/>
      <w:bookmarkStart w:id="22363" w:name="_Toc385672326"/>
      <w:bookmarkStart w:id="22364" w:name="_Toc393690442"/>
      <w:r w:rsidRPr="00E77497">
        <w:t xml:space="preserve"> The array index named properties correspond to the individual characters of the String value. A special [[GetOwnProperty]] internal method is used to specify the number, values, and attributes of the array index named properties. </w:t>
      </w:r>
    </w:p>
    <w:p w14:paraId="3D7F9265" w14:textId="77777777" w:rsidR="004C02EF" w:rsidRPr="00E77497" w:rsidRDefault="004C02EF" w:rsidP="004C02EF">
      <w:pPr>
        <w:pStyle w:val="40"/>
        <w:numPr>
          <w:ilvl w:val="0"/>
          <w:numId w:val="0"/>
        </w:numPr>
      </w:pPr>
      <w:bookmarkStart w:id="22365" w:name="_Ref457704420"/>
      <w:r w:rsidRPr="00E77497">
        <w:t>15.5.5.1</w:t>
      </w:r>
      <w:r w:rsidRPr="00E77497">
        <w:tab/>
        <w:t>lengt</w:t>
      </w:r>
      <w:bookmarkEnd w:id="22362"/>
      <w:bookmarkEnd w:id="22363"/>
      <w:bookmarkEnd w:id="22364"/>
      <w:r w:rsidRPr="00E77497">
        <w:t>h</w:t>
      </w:r>
      <w:bookmarkEnd w:id="22365"/>
    </w:p>
    <w:p w14:paraId="62200E9F" w14:textId="77777777" w:rsidR="004C02EF" w:rsidRPr="00E77497" w:rsidRDefault="004C02EF" w:rsidP="004C02EF">
      <w:r w:rsidRPr="00E77497">
        <w:t>The number of characters in the String value represented by this String object.</w:t>
      </w:r>
    </w:p>
    <w:p w14:paraId="02DDD31D" w14:textId="77777777" w:rsidR="004C02EF" w:rsidRPr="00E77497" w:rsidRDefault="004C02EF" w:rsidP="004C02EF">
      <w:r w:rsidRPr="00E77497">
        <w:t xml:space="preserve">Once a String object is created,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366" w:name="_Toc382212260"/>
      <w:bookmarkStart w:id="22367" w:name="_Toc382212823"/>
      <w:bookmarkStart w:id="22368" w:name="_Toc382291643"/>
      <w:bookmarkStart w:id="22369" w:name="_Ref383601928"/>
      <w:bookmarkStart w:id="22370" w:name="_Toc385672327"/>
      <w:bookmarkStart w:id="22371" w:name="_Toc393690443"/>
      <w:bookmarkStart w:id="22372" w:name="_Ref404493316"/>
    </w:p>
    <w:p w14:paraId="12F8C1DA" w14:textId="77777777" w:rsidR="004C02EF" w:rsidRPr="00E77497" w:rsidRDefault="004C02EF" w:rsidP="004C02EF">
      <w:pPr>
        <w:pStyle w:val="40"/>
        <w:numPr>
          <w:ilvl w:val="0"/>
          <w:numId w:val="0"/>
        </w:numPr>
      </w:pPr>
      <w:r w:rsidRPr="00E77497">
        <w:t>15.5.5.2</w:t>
      </w:r>
      <w:r w:rsidRPr="00E77497">
        <w:tab/>
        <w:t>[[GetOwnProperty]] ( P )</w:t>
      </w:r>
    </w:p>
    <w:p w14:paraId="6C317228" w14:textId="77777777" w:rsidR="004C02EF" w:rsidRPr="00E77497" w:rsidRDefault="004C02EF" w:rsidP="004C02EF">
      <w:r w:rsidRPr="00E77497">
        <w:t>String objects use a variation of the [[GetOwnProperty]] internal method used for other native ECMAScript objects (8.12.1). This special internal method provides access to named properties corresponding to the individual characters of String objects.</w:t>
      </w:r>
    </w:p>
    <w:p w14:paraId="3FF54E95" w14:textId="77777777" w:rsidR="004C02EF" w:rsidRPr="00E77497" w:rsidRDefault="004C02EF" w:rsidP="004C02EF">
      <w:r w:rsidRPr="00E77497">
        <w:t xml:space="preserve">Assume </w:t>
      </w:r>
      <w:r w:rsidRPr="00E77497">
        <w:rPr>
          <w:rFonts w:ascii="Times New Roman" w:hAnsi="Times New Roman"/>
          <w:i/>
        </w:rPr>
        <w:t xml:space="preserve">S </w:t>
      </w:r>
      <w:r w:rsidRPr="00E77497">
        <w:t xml:space="preserve">is a String object and </w:t>
      </w:r>
      <w:r w:rsidRPr="00E77497">
        <w:rPr>
          <w:rFonts w:ascii="Times New Roman" w:hAnsi="Times New Roman"/>
          <w:i/>
        </w:rPr>
        <w:t xml:space="preserve">P </w:t>
      </w:r>
      <w:r w:rsidRPr="00E77497">
        <w:t>is a String.</w:t>
      </w:r>
    </w:p>
    <w:p w14:paraId="40D49341" w14:textId="77777777" w:rsidR="004C02EF" w:rsidRPr="00E77497" w:rsidRDefault="004C02EF" w:rsidP="004C02EF">
      <w:r w:rsidRPr="00E77497">
        <w:t xml:space="preserve">When the [[GetOwnProperty]] internal method of </w:t>
      </w:r>
      <w:r w:rsidRPr="00E77497">
        <w:rPr>
          <w:rFonts w:ascii="Times New Roman" w:hAnsi="Times New Roman"/>
          <w:i/>
        </w:rPr>
        <w:t xml:space="preserve">S </w:t>
      </w:r>
      <w:r w:rsidRPr="00E77497">
        <w:t xml:space="preserve">is called with property name </w:t>
      </w:r>
      <w:r w:rsidRPr="00E77497">
        <w:rPr>
          <w:rFonts w:ascii="Times New Roman" w:hAnsi="Times New Roman"/>
          <w:i/>
        </w:rPr>
        <w:t>P</w:t>
      </w:r>
      <w:r w:rsidRPr="00E77497">
        <w:t>, the following steps are taken:</w:t>
      </w:r>
    </w:p>
    <w:p w14:paraId="3621F862" w14:textId="77777777" w:rsidR="004C02EF" w:rsidRPr="00E77497" w:rsidRDefault="004C02EF" w:rsidP="00834A33">
      <w:pPr>
        <w:pStyle w:val="Alg4"/>
        <w:numPr>
          <w:ilvl w:val="0"/>
          <w:numId w:val="236"/>
        </w:numPr>
      </w:pPr>
      <w:r w:rsidRPr="00E77497">
        <w:t xml:space="preserve">Let </w:t>
      </w:r>
      <w:r w:rsidRPr="00E77497">
        <w:rPr>
          <w:i/>
        </w:rPr>
        <w:t>desc</w:t>
      </w:r>
      <w:r w:rsidRPr="00E77497">
        <w:t xml:space="preserve"> be the result of calling the default [[GetOwnProperty]] internal method (8.12.1) on </w:t>
      </w:r>
      <w:r w:rsidRPr="00E77497">
        <w:rPr>
          <w:i/>
        </w:rPr>
        <w:t xml:space="preserve">S </w:t>
      </w:r>
      <w:r w:rsidRPr="00E77497">
        <w:t xml:space="preserve">with argument </w:t>
      </w:r>
      <w:r w:rsidRPr="00E77497">
        <w:rPr>
          <w:i/>
        </w:rPr>
        <w:t>P</w:t>
      </w:r>
      <w:r w:rsidRPr="00E77497">
        <w:t>.</w:t>
      </w:r>
    </w:p>
    <w:p w14:paraId="5042A44A" w14:textId="77777777" w:rsidR="004C02EF" w:rsidRPr="00E77497" w:rsidRDefault="004C02EF" w:rsidP="00834A33">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27A578CF" w14:textId="77777777" w:rsidR="004C02EF" w:rsidRPr="00E77497" w:rsidRDefault="004C02EF" w:rsidP="00834A33">
      <w:pPr>
        <w:pStyle w:val="Alg4"/>
        <w:numPr>
          <w:ilvl w:val="0"/>
          <w:numId w:val="236"/>
        </w:numPr>
      </w:pPr>
      <w:r w:rsidRPr="00E77497">
        <w:t>If ToString(abs(ToInteger(</w:t>
      </w:r>
      <w:r w:rsidRPr="00E77497">
        <w:rPr>
          <w:i/>
        </w:rPr>
        <w:t>P</w:t>
      </w:r>
      <w:r w:rsidRPr="00E77497">
        <w:t xml:space="preserve">))) is not the same value as </w:t>
      </w:r>
      <w:r w:rsidRPr="00E77497">
        <w:rPr>
          <w:i/>
        </w:rPr>
        <w:t>P</w:t>
      </w:r>
      <w:r w:rsidRPr="00E77497">
        <w:t xml:space="preserve">, return </w:t>
      </w:r>
      <w:r w:rsidRPr="00E77497">
        <w:rPr>
          <w:b/>
        </w:rPr>
        <w:t>undefined</w:t>
      </w:r>
      <w:r w:rsidRPr="00E77497">
        <w:t>.</w:t>
      </w:r>
    </w:p>
    <w:p w14:paraId="12187372" w14:textId="77777777" w:rsidR="004C02EF" w:rsidRPr="00E77497" w:rsidRDefault="004C02EF" w:rsidP="00834A33">
      <w:pPr>
        <w:pStyle w:val="Alg4"/>
        <w:numPr>
          <w:ilvl w:val="0"/>
          <w:numId w:val="236"/>
        </w:numPr>
      </w:pPr>
      <w:r w:rsidRPr="00E77497">
        <w:t xml:space="preserve">Let </w:t>
      </w:r>
      <w:r w:rsidRPr="00E77497">
        <w:rPr>
          <w:i/>
        </w:rPr>
        <w:t>str</w:t>
      </w:r>
      <w:r w:rsidRPr="00E77497">
        <w:t xml:space="preserve"> be the String value of the [[PrimitiveValue]] internal property of </w:t>
      </w:r>
      <w:r w:rsidRPr="00E77497">
        <w:rPr>
          <w:i/>
        </w:rPr>
        <w:t>S</w:t>
      </w:r>
      <w:r w:rsidRPr="00E77497">
        <w:t>.</w:t>
      </w:r>
    </w:p>
    <w:p w14:paraId="4F119283" w14:textId="77777777" w:rsidR="004C02EF" w:rsidRPr="00E77497" w:rsidRDefault="004C02EF" w:rsidP="00834A33">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14:paraId="702E8AF9" w14:textId="77777777" w:rsidR="004C02EF" w:rsidRPr="00E77497" w:rsidRDefault="004C02EF" w:rsidP="00834A33">
      <w:pPr>
        <w:pStyle w:val="Alg4"/>
        <w:numPr>
          <w:ilvl w:val="0"/>
          <w:numId w:val="236"/>
        </w:numPr>
      </w:pPr>
      <w:r w:rsidRPr="00E77497">
        <w:t xml:space="preserve">Let </w:t>
      </w:r>
      <w:r w:rsidRPr="00E77497">
        <w:rPr>
          <w:i/>
        </w:rPr>
        <w:t>len</w:t>
      </w:r>
      <w:r w:rsidRPr="00E77497">
        <w:t xml:space="preserve"> be the number of characters in </w:t>
      </w:r>
      <w:r w:rsidRPr="00E77497">
        <w:rPr>
          <w:i/>
        </w:rPr>
        <w:t>str</w:t>
      </w:r>
      <w:r w:rsidRPr="00E77497">
        <w:t>.</w:t>
      </w:r>
    </w:p>
    <w:p w14:paraId="44965510" w14:textId="77777777" w:rsidR="004C02EF" w:rsidRPr="00E77497" w:rsidRDefault="004C02EF" w:rsidP="00834A33">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564A2226" w14:textId="77777777" w:rsidR="004C02EF" w:rsidRPr="00E77497" w:rsidRDefault="004C02EF" w:rsidP="00834A33">
      <w:pPr>
        <w:pStyle w:val="Alg4"/>
        <w:numPr>
          <w:ilvl w:val="0"/>
          <w:numId w:val="236"/>
        </w:numPr>
      </w:pPr>
      <w:r w:rsidRPr="00E77497">
        <w:t xml:space="preserve">Let </w:t>
      </w:r>
      <w:r w:rsidRPr="00E77497">
        <w:rPr>
          <w:i/>
        </w:rPr>
        <w:t>resultStr</w:t>
      </w:r>
      <w:r w:rsidRPr="00E77497">
        <w:t xml:space="preserve"> be a String of length 1, containing one character from </w:t>
      </w:r>
      <w:r w:rsidRPr="00E77497">
        <w:rPr>
          <w:i/>
        </w:rPr>
        <w:t>str</w:t>
      </w:r>
      <w:r w:rsidRPr="00E77497">
        <w:t xml:space="preserve">, specifically the character at position </w:t>
      </w:r>
      <w:r w:rsidRPr="00E77497">
        <w:rPr>
          <w:i/>
        </w:rPr>
        <w:t>index</w:t>
      </w:r>
      <w:r w:rsidRPr="00E77497">
        <w:t xml:space="preserve">, where the first (leftmost) character in </w:t>
      </w:r>
      <w:r w:rsidRPr="00E77497">
        <w:rPr>
          <w:i/>
        </w:rPr>
        <w:t>str</w:t>
      </w:r>
      <w:r w:rsidRPr="00E77497">
        <w:t xml:space="preserve"> is considered to be at position 0, the next one at position 1, and so on.</w:t>
      </w:r>
    </w:p>
    <w:p w14:paraId="750CF5C0" w14:textId="77777777" w:rsidR="004C02EF" w:rsidRPr="00E77497" w:rsidRDefault="004C02EF" w:rsidP="00834A33">
      <w:pPr>
        <w:pStyle w:val="Alg4"/>
        <w:numPr>
          <w:ilvl w:val="0"/>
          <w:numId w:val="236"/>
        </w:numPr>
        <w:spacing w:after="12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p>
    <w:p w14:paraId="0D3CC0D0" w14:textId="77777777" w:rsidR="004C02EF" w:rsidRPr="00E77497" w:rsidRDefault="004C02EF" w:rsidP="00B43482">
      <w:pPr>
        <w:pStyle w:val="20"/>
        <w:numPr>
          <w:ilvl w:val="0"/>
          <w:numId w:val="0"/>
        </w:numPr>
      </w:pPr>
      <w:bookmarkStart w:id="22373" w:name="_Ref424531301"/>
      <w:bookmarkStart w:id="22374" w:name="_Toc472818932"/>
      <w:bookmarkStart w:id="22375" w:name="_Toc235503510"/>
      <w:bookmarkStart w:id="22376" w:name="_Toc241509285"/>
      <w:bookmarkStart w:id="22377" w:name="_Toc244416772"/>
      <w:bookmarkStart w:id="22378" w:name="_Toc276631136"/>
      <w:bookmarkStart w:id="22379" w:name="_Toc323907767"/>
      <w:r w:rsidRPr="00E77497">
        <w:t>15.6</w:t>
      </w:r>
      <w:r w:rsidRPr="00E77497">
        <w:tab/>
        <w:t>Boolean</w:t>
      </w:r>
      <w:bookmarkEnd w:id="22366"/>
      <w:bookmarkEnd w:id="22367"/>
      <w:r w:rsidRPr="00E77497">
        <w:t xml:space="preserve"> Object</w:t>
      </w:r>
      <w:bookmarkEnd w:id="22368"/>
      <w:bookmarkEnd w:id="22369"/>
      <w:bookmarkEnd w:id="22370"/>
      <w:bookmarkEnd w:id="22371"/>
      <w:bookmarkEnd w:id="22372"/>
      <w:r w:rsidRPr="00E77497">
        <w:t>s</w:t>
      </w:r>
      <w:bookmarkStart w:id="22380" w:name="_Toc385672328"/>
      <w:bookmarkStart w:id="22381" w:name="_Ref393527597"/>
      <w:bookmarkStart w:id="22382" w:name="_Toc393690444"/>
      <w:bookmarkStart w:id="22383" w:name="_Ref404501506"/>
      <w:bookmarkStart w:id="22384" w:name="_Toc382291644"/>
      <w:bookmarkEnd w:id="22373"/>
      <w:bookmarkEnd w:id="22374"/>
      <w:bookmarkEnd w:id="22375"/>
      <w:bookmarkEnd w:id="22376"/>
      <w:bookmarkEnd w:id="22377"/>
      <w:bookmarkEnd w:id="22378"/>
      <w:bookmarkEnd w:id="22379"/>
    </w:p>
    <w:p w14:paraId="6EBD9AFD" w14:textId="77777777" w:rsidR="004C02EF" w:rsidRPr="00E77497" w:rsidRDefault="004C02EF" w:rsidP="00B43482">
      <w:pPr>
        <w:pStyle w:val="30"/>
        <w:numPr>
          <w:ilvl w:val="0"/>
          <w:numId w:val="0"/>
        </w:numPr>
      </w:pPr>
      <w:bookmarkStart w:id="22385" w:name="_Ref424531794"/>
      <w:bookmarkStart w:id="22386" w:name="_Toc472818933"/>
      <w:bookmarkStart w:id="22387" w:name="_Toc235503511"/>
      <w:bookmarkStart w:id="22388" w:name="_Toc241509286"/>
      <w:bookmarkStart w:id="22389" w:name="_Toc244416773"/>
      <w:bookmarkStart w:id="22390" w:name="_Toc276631137"/>
      <w:bookmarkStart w:id="22391" w:name="_Toc323907768"/>
      <w:r w:rsidRPr="00E77497">
        <w:t>15.6.1</w:t>
      </w:r>
      <w:r w:rsidRPr="00E77497">
        <w:tab/>
        <w:t>The Boolean Constructor Called as a Functio</w:t>
      </w:r>
      <w:bookmarkEnd w:id="22380"/>
      <w:bookmarkEnd w:id="22381"/>
      <w:bookmarkEnd w:id="22382"/>
      <w:bookmarkEnd w:id="22383"/>
      <w:r w:rsidRPr="00E77497">
        <w:t>n</w:t>
      </w:r>
      <w:bookmarkEnd w:id="22385"/>
      <w:bookmarkEnd w:id="22386"/>
      <w:bookmarkEnd w:id="22387"/>
      <w:bookmarkEnd w:id="22388"/>
      <w:bookmarkEnd w:id="22389"/>
      <w:bookmarkEnd w:id="22390"/>
      <w:bookmarkEnd w:id="22391"/>
    </w:p>
    <w:p w14:paraId="7AEFDB49"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a function rather than as a constructor, it performs a type conversion.</w:t>
      </w:r>
      <w:bookmarkStart w:id="22392" w:name="_Toc385672329"/>
      <w:bookmarkStart w:id="22393" w:name="_Toc393690445"/>
    </w:p>
    <w:p w14:paraId="5EBC77A1" w14:textId="77777777" w:rsidR="004C02EF" w:rsidRPr="00E77497" w:rsidRDefault="004C02EF" w:rsidP="004C02EF">
      <w:pPr>
        <w:pStyle w:val="40"/>
        <w:numPr>
          <w:ilvl w:val="0"/>
          <w:numId w:val="0"/>
        </w:numPr>
      </w:pPr>
      <w:bookmarkStart w:id="22394" w:name="_Ref457704428"/>
      <w:r w:rsidRPr="00E77497">
        <w:t>15.6.1.1</w:t>
      </w:r>
      <w:r w:rsidRPr="00E77497">
        <w:tab/>
        <w:t>Boolean (value</w:t>
      </w:r>
      <w:bookmarkEnd w:id="22392"/>
      <w:bookmarkEnd w:id="22393"/>
      <w:r w:rsidRPr="00E77497">
        <w:t>)</w:t>
      </w:r>
      <w:bookmarkEnd w:id="22394"/>
    </w:p>
    <w:p w14:paraId="7F463BEB" w14:textId="77777777" w:rsidR="004C02EF" w:rsidRPr="00E77497" w:rsidRDefault="004C02EF" w:rsidP="004C02EF">
      <w:r w:rsidRPr="00E77497">
        <w:t xml:space="preserve">Returns a Boolean value (not a Boolean object) computed by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rPr>
          <w:rFonts w:cs="Arial"/>
        </w:rPr>
        <w:t>.</w:t>
      </w:r>
      <w:bookmarkStart w:id="22395" w:name="_Toc385672330"/>
      <w:bookmarkStart w:id="22396" w:name="_Toc393690446"/>
    </w:p>
    <w:p w14:paraId="44759DCF" w14:textId="77777777" w:rsidR="004C02EF" w:rsidRPr="00E77497" w:rsidRDefault="004C02EF" w:rsidP="00B43482">
      <w:pPr>
        <w:pStyle w:val="30"/>
        <w:numPr>
          <w:ilvl w:val="0"/>
          <w:numId w:val="0"/>
        </w:numPr>
      </w:pPr>
      <w:bookmarkStart w:id="22397" w:name="_Toc385672331"/>
      <w:bookmarkStart w:id="22398" w:name="_Ref393527599"/>
      <w:bookmarkStart w:id="22399" w:name="_Toc393690447"/>
      <w:bookmarkStart w:id="22400" w:name="_Ref404501520"/>
      <w:bookmarkStart w:id="22401" w:name="_Ref424531804"/>
      <w:bookmarkStart w:id="22402" w:name="_Toc472818934"/>
      <w:bookmarkStart w:id="22403" w:name="_Toc235503512"/>
      <w:bookmarkStart w:id="22404" w:name="_Toc241509287"/>
      <w:bookmarkStart w:id="22405" w:name="_Toc244416774"/>
      <w:bookmarkStart w:id="22406" w:name="_Toc276631138"/>
      <w:bookmarkStart w:id="22407" w:name="_Toc323907769"/>
      <w:bookmarkEnd w:id="22395"/>
      <w:bookmarkEnd w:id="22396"/>
      <w:r w:rsidRPr="00E77497">
        <w:t>15.6.2</w:t>
      </w:r>
      <w:r w:rsidRPr="00E77497">
        <w:tab/>
        <w:t>The Boolean Constructo</w:t>
      </w:r>
      <w:bookmarkEnd w:id="22384"/>
      <w:bookmarkEnd w:id="22397"/>
      <w:bookmarkEnd w:id="22398"/>
      <w:bookmarkEnd w:id="22399"/>
      <w:bookmarkEnd w:id="22400"/>
      <w:r w:rsidRPr="00E77497">
        <w:t>r</w:t>
      </w:r>
      <w:bookmarkStart w:id="22408" w:name="_Toc382291645"/>
      <w:bookmarkEnd w:id="22401"/>
      <w:bookmarkEnd w:id="22402"/>
      <w:bookmarkEnd w:id="22403"/>
      <w:bookmarkEnd w:id="22404"/>
      <w:bookmarkEnd w:id="22405"/>
      <w:bookmarkEnd w:id="22406"/>
      <w:bookmarkEnd w:id="22407"/>
    </w:p>
    <w:p w14:paraId="6F33D65A"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2409" w:name="_Toc385672332"/>
      <w:bookmarkStart w:id="22410" w:name="_Toc393690448"/>
    </w:p>
    <w:p w14:paraId="32B337D4" w14:textId="77777777" w:rsidR="004C02EF" w:rsidRPr="00E77497" w:rsidRDefault="004C02EF" w:rsidP="004C02EF">
      <w:pPr>
        <w:pStyle w:val="40"/>
        <w:numPr>
          <w:ilvl w:val="0"/>
          <w:numId w:val="0"/>
        </w:numPr>
      </w:pPr>
      <w:bookmarkStart w:id="22411" w:name="_Ref457704435"/>
      <w:r w:rsidRPr="00E77497">
        <w:t>15.6.2.1</w:t>
      </w:r>
      <w:r w:rsidRPr="00E77497">
        <w:tab/>
        <w:t>new Boolean (value</w:t>
      </w:r>
      <w:bookmarkEnd w:id="22408"/>
      <w:bookmarkEnd w:id="22409"/>
      <w:bookmarkEnd w:id="22410"/>
      <w:r w:rsidRPr="00E77497">
        <w:t>)</w:t>
      </w:r>
      <w:bookmarkEnd w:id="22411"/>
    </w:p>
    <w:p w14:paraId="207180AE" w14:textId="77777777" w:rsidR="004C02EF" w:rsidRPr="00E77497" w:rsidRDefault="004C02EF" w:rsidP="004C02EF">
      <w:r w:rsidRPr="00E77497">
        <w:t xml:space="preserve">The [[Prototype]] internal property of the newly constructed object is set to the original Boolean prototype object, the one that is the initial value of </w:t>
      </w:r>
      <w:r w:rsidRPr="00E77497">
        <w:rPr>
          <w:rFonts w:ascii="Courier New" w:hAnsi="Courier New"/>
          <w:b/>
        </w:rPr>
        <w:t>Boolean.prototype</w:t>
      </w:r>
      <w:r w:rsidRPr="00E77497">
        <w:t xml:space="preserve"> (15.6.3.1).</w:t>
      </w:r>
    </w:p>
    <w:p w14:paraId="3D6263AF" w14:textId="77777777" w:rsidR="004C02EF" w:rsidRPr="00E77497" w:rsidRDefault="004C02EF" w:rsidP="004C02EF">
      <w:r w:rsidRPr="00E77497">
        <w:t xml:space="preserve">The </w:t>
      </w:r>
      <w:del w:id="22412" w:author="Allen Wirfs-Brock" w:date="2011-07-02T14:12:00Z">
        <w:r w:rsidRPr="00E77497" w:rsidDel="00141138">
          <w:delText xml:space="preserve">[[Class]] internal property of the </w:delText>
        </w:r>
      </w:del>
      <w:r w:rsidRPr="00E77497">
        <w:t xml:space="preserve">newly constructed Boolean object </w:t>
      </w:r>
      <w:del w:id="22413" w:author="Allen Wirfs-Brock" w:date="2011-07-02T14:12:00Z">
        <w:r w:rsidRPr="00E77497" w:rsidDel="00141138">
          <w:delText xml:space="preserve">is set to </w:delText>
        </w:r>
        <w:r w:rsidRPr="00E77497" w:rsidDel="00141138">
          <w:rPr>
            <w:rFonts w:ascii="Courier New" w:hAnsi="Courier New"/>
            <w:b/>
          </w:rPr>
          <w:delText>"Boolean"</w:delText>
        </w:r>
      </w:del>
      <w:ins w:id="22414" w:author="Allen Wirfs-Brock" w:date="2011-07-02T14:12:00Z">
        <w:r w:rsidR="00141138" w:rsidRPr="00E77497">
          <w:t>has a [[</w:t>
        </w:r>
        <w:del w:id="22415" w:author="Rev 3 Allen Wirfs-Brock" w:date="2011-09-07T17:59:00Z">
          <w:r w:rsidR="00141138" w:rsidRPr="00E77497" w:rsidDel="00065D08">
            <w:delText>IsBoolean</w:delText>
          </w:r>
        </w:del>
      </w:ins>
      <w:ins w:id="22416" w:author="Rev 3 Allen Wirfs-Brock" w:date="2011-09-07T17:59:00Z">
        <w:r w:rsidR="00065D08" w:rsidRPr="00E77497">
          <w:t>NativeBrand</w:t>
        </w:r>
      </w:ins>
      <w:ins w:id="22417" w:author="Allen Wirfs-Brock" w:date="2011-07-02T14:12:00Z">
        <w:r w:rsidR="00141138" w:rsidRPr="00E77497">
          <w:t>]] internal property</w:t>
        </w:r>
      </w:ins>
      <w:ins w:id="22418" w:author="Rev 3 Allen Wirfs-Brock" w:date="2011-09-07T17:59:00Z">
        <w:r w:rsidR="00065D08" w:rsidRPr="00E77497">
          <w:t xml:space="preserve"> with value BooleanWrapper</w:t>
        </w:r>
      </w:ins>
      <w:r w:rsidRPr="00E77497">
        <w:t>.</w:t>
      </w:r>
    </w:p>
    <w:p w14:paraId="02970D90" w14:textId="77777777" w:rsidR="004C02EF" w:rsidRPr="00E77497" w:rsidRDefault="004C02EF" w:rsidP="004C02EF">
      <w:r w:rsidRPr="00E77497">
        <w:t xml:space="preserve">The [[PrimitiveValue]] internal property of the newly constructed Boolean object is set to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t>.</w:t>
      </w:r>
      <w:bookmarkStart w:id="22419" w:name="_Toc382291646"/>
      <w:bookmarkStart w:id="22420" w:name="_Toc385672333"/>
      <w:bookmarkStart w:id="22421" w:name="_Toc393690449"/>
    </w:p>
    <w:p w14:paraId="77F010BF"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4FBF5B83" w14:textId="77777777" w:rsidR="004C02EF" w:rsidRPr="00E77497" w:rsidRDefault="004C02EF" w:rsidP="00B43482">
      <w:pPr>
        <w:pStyle w:val="30"/>
        <w:numPr>
          <w:ilvl w:val="0"/>
          <w:numId w:val="0"/>
        </w:numPr>
      </w:pPr>
      <w:bookmarkStart w:id="22422" w:name="_Toc382291647"/>
      <w:bookmarkStart w:id="22423" w:name="_Toc385672334"/>
      <w:bookmarkStart w:id="22424" w:name="_Toc393690450"/>
      <w:bookmarkStart w:id="22425" w:name="_Ref457709202"/>
      <w:bookmarkStart w:id="22426" w:name="_Toc472818935"/>
      <w:bookmarkStart w:id="22427" w:name="_Toc235503513"/>
      <w:bookmarkStart w:id="22428" w:name="_Toc241509288"/>
      <w:bookmarkStart w:id="22429" w:name="_Toc244416775"/>
      <w:bookmarkStart w:id="22430" w:name="_Toc276631139"/>
      <w:bookmarkStart w:id="22431" w:name="_Toc323907770"/>
      <w:bookmarkEnd w:id="22419"/>
      <w:bookmarkEnd w:id="22420"/>
      <w:bookmarkEnd w:id="22421"/>
      <w:r w:rsidRPr="00E77497">
        <w:t>15.6.3</w:t>
      </w:r>
      <w:r w:rsidRPr="00E77497">
        <w:tab/>
        <w:t>Properties of the Boolean Constructo</w:t>
      </w:r>
      <w:bookmarkEnd w:id="22422"/>
      <w:bookmarkEnd w:id="22423"/>
      <w:bookmarkEnd w:id="22424"/>
      <w:r w:rsidRPr="00E77497">
        <w:t>r</w:t>
      </w:r>
      <w:bookmarkEnd w:id="22425"/>
      <w:bookmarkEnd w:id="22426"/>
      <w:bookmarkEnd w:id="22427"/>
      <w:bookmarkEnd w:id="22428"/>
      <w:bookmarkEnd w:id="22429"/>
      <w:bookmarkEnd w:id="22430"/>
      <w:bookmarkEnd w:id="22431"/>
    </w:p>
    <w:p w14:paraId="7B267F30" w14:textId="77777777" w:rsidR="004C02EF" w:rsidRPr="00E77497" w:rsidRDefault="004C02EF" w:rsidP="004C02EF">
      <w:r w:rsidRPr="00E77497">
        <w:t>The value of the [[Prototype]] internal property of the Boolean constructor is the Function prototype object (15.3.4).</w:t>
      </w:r>
    </w:p>
    <w:p w14:paraId="0EEA4309"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22432" w:name="_Toc382291648"/>
      <w:bookmarkStart w:id="22433" w:name="_Toc385672335"/>
      <w:bookmarkStart w:id="22434" w:name="_Ref393613897"/>
      <w:bookmarkStart w:id="22435" w:name="_Toc393690451"/>
      <w:bookmarkStart w:id="22436" w:name="_Ref404502544"/>
    </w:p>
    <w:p w14:paraId="4C1A67A4" w14:textId="77777777" w:rsidR="004C02EF" w:rsidRPr="00E77497" w:rsidRDefault="004C02EF" w:rsidP="004C02EF">
      <w:pPr>
        <w:pStyle w:val="40"/>
        <w:numPr>
          <w:ilvl w:val="0"/>
          <w:numId w:val="0"/>
        </w:numPr>
      </w:pPr>
      <w:bookmarkStart w:id="22437" w:name="_Ref424534464"/>
      <w:r w:rsidRPr="00E77497">
        <w:t>15.6.3.1</w:t>
      </w:r>
      <w:r w:rsidRPr="00E77497">
        <w:tab/>
        <w:t>Boolean.prototyp</w:t>
      </w:r>
      <w:bookmarkEnd w:id="22432"/>
      <w:bookmarkEnd w:id="22433"/>
      <w:bookmarkEnd w:id="22434"/>
      <w:bookmarkEnd w:id="22435"/>
      <w:bookmarkEnd w:id="22436"/>
      <w:r w:rsidRPr="00E77497">
        <w:t>e</w:t>
      </w:r>
      <w:bookmarkEnd w:id="22437"/>
    </w:p>
    <w:p w14:paraId="2C06E156" w14:textId="77777777"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22438" w:name="_Toc382291649"/>
      <w:bookmarkStart w:id="22439" w:name="_Toc385672336"/>
    </w:p>
    <w:p w14:paraId="1EFF6328"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440" w:name="_Ref393609398"/>
      <w:bookmarkStart w:id="22441" w:name="_Toc393690452"/>
    </w:p>
    <w:p w14:paraId="468BB0E0" w14:textId="77777777" w:rsidR="004C02EF" w:rsidRPr="00E77497" w:rsidRDefault="004C02EF" w:rsidP="00B43482">
      <w:pPr>
        <w:pStyle w:val="30"/>
        <w:numPr>
          <w:ilvl w:val="0"/>
          <w:numId w:val="0"/>
        </w:numPr>
      </w:pPr>
      <w:bookmarkStart w:id="22442" w:name="_Ref424535986"/>
      <w:bookmarkStart w:id="22443" w:name="_Toc472818936"/>
      <w:bookmarkStart w:id="22444" w:name="_Toc235503514"/>
      <w:bookmarkStart w:id="22445" w:name="_Toc241509289"/>
      <w:bookmarkStart w:id="22446" w:name="_Toc244416776"/>
      <w:bookmarkStart w:id="22447" w:name="_Toc276631140"/>
      <w:bookmarkStart w:id="22448" w:name="_Toc323907771"/>
      <w:r w:rsidRPr="00E77497">
        <w:t>15.6.4</w:t>
      </w:r>
      <w:r w:rsidRPr="00E77497">
        <w:tab/>
        <w:t>Properties of the Boolean Prototype Objec</w:t>
      </w:r>
      <w:bookmarkEnd w:id="22438"/>
      <w:bookmarkEnd w:id="22439"/>
      <w:bookmarkEnd w:id="22440"/>
      <w:bookmarkEnd w:id="22441"/>
      <w:r w:rsidRPr="00E77497">
        <w:t>t</w:t>
      </w:r>
      <w:bookmarkEnd w:id="22442"/>
      <w:bookmarkEnd w:id="22443"/>
      <w:bookmarkEnd w:id="22444"/>
      <w:bookmarkEnd w:id="22445"/>
      <w:bookmarkEnd w:id="22446"/>
      <w:bookmarkEnd w:id="22447"/>
      <w:bookmarkEnd w:id="22448"/>
    </w:p>
    <w:p w14:paraId="780D55D1" w14:textId="77777777" w:rsidR="004C02EF" w:rsidRPr="00E77497" w:rsidRDefault="004C02EF" w:rsidP="004C02EF">
      <w:r w:rsidRPr="00E77497">
        <w:t xml:space="preserve">The Boolean prototype object is itself a Boolean object </w:t>
      </w:r>
      <w:del w:id="22449" w:author="Allen Wirfs-Brock" w:date="2011-07-02T14:13:00Z">
        <w:r w:rsidRPr="00E77497" w:rsidDel="00141138">
          <w:delText xml:space="preserve">(its [[Class]] is </w:delText>
        </w:r>
        <w:r w:rsidRPr="00E77497" w:rsidDel="00141138">
          <w:rPr>
            <w:rFonts w:ascii="Courier New" w:hAnsi="Courier New"/>
            <w:b/>
          </w:rPr>
          <w:delText>"Boolean"</w:delText>
        </w:r>
        <w:r w:rsidRPr="00E77497" w:rsidDel="00141138">
          <w:delText>)</w:delText>
        </w:r>
      </w:del>
      <w:r w:rsidRPr="00E77497">
        <w:t xml:space="preserve"> whose value is </w:t>
      </w:r>
      <w:r w:rsidRPr="00E77497">
        <w:rPr>
          <w:b/>
        </w:rPr>
        <w:t>false</w:t>
      </w:r>
      <w:r w:rsidRPr="00E77497">
        <w:t>.</w:t>
      </w:r>
      <w:ins w:id="22450" w:author="Allen Wirfs-Brock" w:date="2011-07-02T14:13:00Z">
        <w:r w:rsidR="00141138" w:rsidRPr="00E77497">
          <w:t xml:space="preserve"> The Boolean prototype object has a [[</w:t>
        </w:r>
        <w:del w:id="22451" w:author="Rev 3 Allen Wirfs-Brock" w:date="2011-09-07T18:00:00Z">
          <w:r w:rsidR="00141138" w:rsidRPr="00E77497" w:rsidDel="00187187">
            <w:delText>IsBoolean</w:delText>
          </w:r>
        </w:del>
      </w:ins>
      <w:ins w:id="22452" w:author="Rev 3 Allen Wirfs-Brock" w:date="2011-09-07T18:00:00Z">
        <w:r w:rsidR="00187187" w:rsidRPr="00E77497">
          <w:t>NativeBrand</w:t>
        </w:r>
      </w:ins>
      <w:ins w:id="22453" w:author="Allen Wirfs-Brock" w:date="2011-07-02T14:13:00Z">
        <w:r w:rsidR="00141138" w:rsidRPr="00E77497">
          <w:t>]] internal property</w:t>
        </w:r>
      </w:ins>
      <w:ins w:id="22454" w:author="Rev 3 Allen Wirfs-Brock" w:date="2011-09-07T18:00:00Z">
        <w:r w:rsidR="00187187" w:rsidRPr="00E77497">
          <w:t xml:space="preserve"> whose value is BooleanWrapper</w:t>
        </w:r>
      </w:ins>
      <w:ins w:id="22455" w:author="Allen Wirfs-Brock" w:date="2011-07-02T14:13:00Z">
        <w:r w:rsidR="00141138" w:rsidRPr="00E77497">
          <w:t>.</w:t>
        </w:r>
      </w:ins>
    </w:p>
    <w:p w14:paraId="32A227F7" w14:textId="77777777" w:rsidR="004C02EF" w:rsidRPr="00E77497" w:rsidRDefault="004C02EF" w:rsidP="004C02EF">
      <w:r w:rsidRPr="00E77497">
        <w:t>The value of the [[Prototype]] internal property of the Boolean prototype object is the standard built-in Object prototype object (15.2.4).</w:t>
      </w:r>
    </w:p>
    <w:p w14:paraId="11E3FE15" w14:textId="77777777" w:rsidR="004C02EF" w:rsidRPr="00E77497" w:rsidRDefault="004C02EF" w:rsidP="004C02EF">
      <w:pPr>
        <w:pStyle w:val="40"/>
        <w:numPr>
          <w:ilvl w:val="0"/>
          <w:numId w:val="0"/>
        </w:numPr>
      </w:pPr>
      <w:bookmarkStart w:id="22456" w:name="_Toc385672337"/>
      <w:bookmarkStart w:id="22457" w:name="_Toc393690453"/>
      <w:bookmarkStart w:id="22458" w:name="_Toc382291650"/>
      <w:r w:rsidRPr="00E77497">
        <w:t>15.6.4.1</w:t>
      </w:r>
      <w:r w:rsidRPr="00E77497">
        <w:tab/>
        <w:t>Boolean.prototype.constructo</w:t>
      </w:r>
      <w:bookmarkEnd w:id="22456"/>
      <w:bookmarkEnd w:id="22457"/>
      <w:r w:rsidRPr="00E77497">
        <w:t>r</w:t>
      </w:r>
    </w:p>
    <w:p w14:paraId="72972CD0" w14:textId="77777777"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22459" w:name="_Toc385672338"/>
      <w:bookmarkStart w:id="22460" w:name="_Toc393690454"/>
    </w:p>
    <w:p w14:paraId="2C9F28D1" w14:textId="77777777" w:rsidR="004C02EF" w:rsidRPr="00E77497" w:rsidRDefault="004C02EF" w:rsidP="004C02EF">
      <w:pPr>
        <w:pStyle w:val="40"/>
        <w:numPr>
          <w:ilvl w:val="0"/>
          <w:numId w:val="0"/>
        </w:numPr>
      </w:pPr>
      <w:bookmarkStart w:id="22461" w:name="_Ref455972335"/>
      <w:r w:rsidRPr="00E77497">
        <w:t>15.6.4.2</w:t>
      </w:r>
      <w:r w:rsidRPr="00E77497">
        <w:tab/>
        <w:t>Boolean.prototype.toString</w:t>
      </w:r>
      <w:bookmarkEnd w:id="22458"/>
      <w:bookmarkEnd w:id="22459"/>
      <w:bookmarkEnd w:id="22460"/>
      <w:r w:rsidRPr="00E77497">
        <w:t xml:space="preserve"> ( )</w:t>
      </w:r>
      <w:bookmarkEnd w:id="22461"/>
    </w:p>
    <w:p w14:paraId="70ED9A23" w14:textId="77777777" w:rsidR="004C02EF" w:rsidRPr="00E77497" w:rsidRDefault="004C02EF" w:rsidP="004C02EF">
      <w:bookmarkStart w:id="22462" w:name="_Toc382291651"/>
      <w:bookmarkStart w:id="22463" w:name="_Toc385672339"/>
      <w:r w:rsidRPr="00E77497">
        <w:t>The following steps are taken:</w:t>
      </w:r>
    </w:p>
    <w:p w14:paraId="663F241A" w14:textId="77777777" w:rsidR="004C02EF" w:rsidRPr="00E77497" w:rsidRDefault="004C02EF" w:rsidP="00834A33">
      <w:pPr>
        <w:pStyle w:val="Alg4"/>
        <w:numPr>
          <w:ilvl w:val="0"/>
          <w:numId w:val="237"/>
        </w:numPr>
      </w:pPr>
      <w:r w:rsidRPr="00E77497">
        <w:t xml:space="preserve">Let </w:t>
      </w:r>
      <w:r w:rsidRPr="00E77497">
        <w:rPr>
          <w:i/>
        </w:rPr>
        <w:t>B</w:t>
      </w:r>
      <w:r w:rsidRPr="00E77497">
        <w:t xml:space="preserve"> be the </w:t>
      </w:r>
      <w:r w:rsidRPr="00E77497">
        <w:rPr>
          <w:b/>
        </w:rPr>
        <w:t>this</w:t>
      </w:r>
      <w:r w:rsidRPr="00E77497">
        <w:t xml:space="preserve"> value.</w:t>
      </w:r>
    </w:p>
    <w:p w14:paraId="1F58EF29" w14:textId="77777777" w:rsidR="004C02EF" w:rsidRPr="00E77497" w:rsidRDefault="004C02EF" w:rsidP="00834A33">
      <w:pPr>
        <w:pStyle w:val="Alg4"/>
        <w:numPr>
          <w:ilvl w:val="0"/>
          <w:numId w:val="237"/>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31DBB915" w14:textId="77777777" w:rsidR="004C02EF" w:rsidRPr="00E77497" w:rsidRDefault="004C02EF" w:rsidP="00834A33">
      <w:pPr>
        <w:pStyle w:val="Alg4"/>
        <w:numPr>
          <w:ilvl w:val="0"/>
          <w:numId w:val="237"/>
        </w:numPr>
      </w:pPr>
      <w:r w:rsidRPr="00E77497">
        <w:t>Else if Type(</w:t>
      </w:r>
      <w:r w:rsidRPr="00E77497">
        <w:rPr>
          <w:i/>
        </w:rPr>
        <w:t>B</w:t>
      </w:r>
      <w:r w:rsidRPr="00E77497">
        <w:t xml:space="preserve">) is Object and </w:t>
      </w:r>
      <w:del w:id="22464" w:author="Allen Wirfs-Brock" w:date="2011-07-02T14:14:00Z">
        <w:r w:rsidRPr="00E77497" w:rsidDel="000625EF">
          <w:delText xml:space="preserve">the value of the [[Class]] internal property of </w:delText>
        </w:r>
      </w:del>
      <w:r w:rsidRPr="00E77497">
        <w:rPr>
          <w:i/>
        </w:rPr>
        <w:t>B</w:t>
      </w:r>
      <w:r w:rsidRPr="00E77497">
        <w:t xml:space="preserve"> </w:t>
      </w:r>
      <w:ins w:id="22465" w:author="Allen Wirfs-Brock rev2" w:date="2011-07-20T13:54:00Z">
        <w:r w:rsidR="002E2C0B" w:rsidRPr="00E77497">
          <w:t>h</w:t>
        </w:r>
      </w:ins>
      <w:del w:id="22466" w:author="Allen Wirfs-Brock" w:date="2011-07-02T14:15:00Z">
        <w:r w:rsidRPr="00E77497" w:rsidDel="000625EF">
          <w:delText xml:space="preserve">is </w:delText>
        </w:r>
        <w:r w:rsidRPr="00E77497" w:rsidDel="000625EF">
          <w:rPr>
            <w:rFonts w:ascii="Courier New" w:hAnsi="Courier New"/>
            <w:b/>
          </w:rPr>
          <w:delText>"Boolean"</w:delText>
        </w:r>
      </w:del>
      <w:ins w:id="22467" w:author="Allen Wirfs-Brock" w:date="2011-07-02T14:15:00Z">
        <w:r w:rsidR="000625EF" w:rsidRPr="00E77497">
          <w:t>as a [[</w:t>
        </w:r>
        <w:del w:id="22468" w:author="Rev 3 Allen Wirfs-Brock" w:date="2011-09-07T18:01:00Z">
          <w:r w:rsidR="000625EF" w:rsidRPr="00E77497" w:rsidDel="00187187">
            <w:delText>IsBoolean</w:delText>
          </w:r>
        </w:del>
      </w:ins>
      <w:ins w:id="22469" w:author="Rev 3 Allen Wirfs-Brock" w:date="2011-09-07T18:01:00Z">
        <w:r w:rsidR="00187187" w:rsidRPr="00E77497">
          <w:t>NativeWrapper</w:t>
        </w:r>
      </w:ins>
      <w:ins w:id="22470" w:author="Allen Wirfs-Brock" w:date="2011-07-02T14:15:00Z">
        <w:r w:rsidR="000625EF" w:rsidRPr="00E77497">
          <w:t>]] internal property</w:t>
        </w:r>
      </w:ins>
      <w:ins w:id="22471"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55583584" w14:textId="77777777" w:rsidR="004C02EF" w:rsidRPr="00E77497" w:rsidRDefault="004C02EF" w:rsidP="00834A33">
      <w:pPr>
        <w:pStyle w:val="Alg4"/>
        <w:numPr>
          <w:ilvl w:val="0"/>
          <w:numId w:val="237"/>
        </w:numPr>
      </w:pPr>
      <w:r w:rsidRPr="00E77497">
        <w:t xml:space="preserve">Else throw a </w:t>
      </w:r>
      <w:r w:rsidRPr="00E77497">
        <w:rPr>
          <w:b/>
        </w:rPr>
        <w:t>TypeError</w:t>
      </w:r>
      <w:r w:rsidRPr="00E77497">
        <w:t xml:space="preserve"> exception.</w:t>
      </w:r>
    </w:p>
    <w:p w14:paraId="3409EF75" w14:textId="77777777"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7C34218F" w14:textId="77777777" w:rsidR="004C02EF" w:rsidRPr="00E77497" w:rsidRDefault="004C02EF" w:rsidP="004C02EF">
      <w:pPr>
        <w:pStyle w:val="40"/>
        <w:numPr>
          <w:ilvl w:val="0"/>
          <w:numId w:val="0"/>
        </w:numPr>
      </w:pPr>
      <w:bookmarkStart w:id="22472" w:name="_Toc393690455"/>
      <w:bookmarkStart w:id="22473" w:name="_Ref455972337"/>
      <w:r w:rsidRPr="00E77497">
        <w:t>15.6.4.3</w:t>
      </w:r>
      <w:r w:rsidRPr="00E77497">
        <w:tab/>
        <w:t>Boolean.prototype.valueOf</w:t>
      </w:r>
      <w:bookmarkEnd w:id="22462"/>
      <w:bookmarkEnd w:id="22463"/>
      <w:bookmarkEnd w:id="22472"/>
      <w:r w:rsidRPr="00E77497">
        <w:t xml:space="preserve"> ( )</w:t>
      </w:r>
      <w:bookmarkEnd w:id="22473"/>
    </w:p>
    <w:p w14:paraId="76F864C8" w14:textId="77777777" w:rsidR="004C02EF" w:rsidRPr="00E77497" w:rsidRDefault="004C02EF" w:rsidP="004C02EF">
      <w:r w:rsidRPr="00E77497">
        <w:t>The following steps are taken:</w:t>
      </w:r>
    </w:p>
    <w:p w14:paraId="323F33FC" w14:textId="77777777" w:rsidR="004C02EF" w:rsidRPr="00E77497" w:rsidRDefault="004C02EF" w:rsidP="00834A33">
      <w:pPr>
        <w:pStyle w:val="Alg4"/>
        <w:numPr>
          <w:ilvl w:val="0"/>
          <w:numId w:val="238"/>
        </w:numPr>
      </w:pPr>
      <w:r w:rsidRPr="00E77497">
        <w:t xml:space="preserve">Let </w:t>
      </w:r>
      <w:r w:rsidRPr="00E77497">
        <w:rPr>
          <w:i/>
        </w:rPr>
        <w:t>B</w:t>
      </w:r>
      <w:r w:rsidRPr="00E77497">
        <w:t xml:space="preserve"> be the </w:t>
      </w:r>
      <w:r w:rsidRPr="00E77497">
        <w:rPr>
          <w:b/>
        </w:rPr>
        <w:t>this</w:t>
      </w:r>
      <w:r w:rsidRPr="00E77497">
        <w:t xml:space="preserve"> value.</w:t>
      </w:r>
    </w:p>
    <w:p w14:paraId="3DBA109B" w14:textId="77777777" w:rsidR="004C02EF" w:rsidRPr="00E77497" w:rsidRDefault="004C02EF" w:rsidP="00834A33">
      <w:pPr>
        <w:pStyle w:val="Alg4"/>
        <w:numPr>
          <w:ilvl w:val="0"/>
          <w:numId w:val="238"/>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261BDDC8" w14:textId="77777777" w:rsidR="004C02EF" w:rsidRPr="00E77497" w:rsidRDefault="004C02EF" w:rsidP="00834A33">
      <w:pPr>
        <w:pStyle w:val="Alg4"/>
        <w:numPr>
          <w:ilvl w:val="0"/>
          <w:numId w:val="238"/>
        </w:numPr>
      </w:pPr>
      <w:r w:rsidRPr="00E77497">
        <w:t>Else if Type(</w:t>
      </w:r>
      <w:r w:rsidRPr="00E77497">
        <w:rPr>
          <w:i/>
        </w:rPr>
        <w:t>B</w:t>
      </w:r>
      <w:r w:rsidRPr="00E77497">
        <w:t xml:space="preserve">) is Object and </w:t>
      </w:r>
      <w:del w:id="22474" w:author="Allen Wirfs-Brock" w:date="2011-07-02T14:15:00Z">
        <w:r w:rsidRPr="00E77497" w:rsidDel="000625EF">
          <w:delText xml:space="preserve">the value of the [[Class]] internal property of </w:delText>
        </w:r>
      </w:del>
      <w:r w:rsidRPr="00E77497">
        <w:rPr>
          <w:i/>
        </w:rPr>
        <w:t>B</w:t>
      </w:r>
      <w:r w:rsidRPr="00E77497">
        <w:t xml:space="preserve"> </w:t>
      </w:r>
      <w:del w:id="22475" w:author="Allen Wirfs-Brock" w:date="2011-07-02T14:16:00Z">
        <w:r w:rsidRPr="00E77497" w:rsidDel="000625EF">
          <w:delText xml:space="preserve">is </w:delText>
        </w:r>
        <w:r w:rsidRPr="00E77497" w:rsidDel="000625EF">
          <w:rPr>
            <w:rFonts w:ascii="Courier New" w:hAnsi="Courier New"/>
            <w:b/>
          </w:rPr>
          <w:delText>"Boolean"</w:delText>
        </w:r>
      </w:del>
      <w:ins w:id="22476" w:author="Allen Wirfs-Brock" w:date="2011-07-02T14:16:00Z">
        <w:r w:rsidR="000625EF" w:rsidRPr="00E77497">
          <w:t>has a [[</w:t>
        </w:r>
        <w:del w:id="22477" w:author="Rev 3 Allen Wirfs-Brock" w:date="2011-09-07T18:01:00Z">
          <w:r w:rsidR="000625EF" w:rsidRPr="00E77497" w:rsidDel="00187187">
            <w:delText>IsBoolean</w:delText>
          </w:r>
        </w:del>
      </w:ins>
      <w:ins w:id="22478" w:author="Rev 3 Allen Wirfs-Brock" w:date="2011-09-07T18:01:00Z">
        <w:r w:rsidR="00187187" w:rsidRPr="00E77497">
          <w:t>NativeWrapper</w:t>
        </w:r>
      </w:ins>
      <w:ins w:id="22479" w:author="Allen Wirfs-Brock" w:date="2011-07-02T14:16:00Z">
        <w:r w:rsidR="000625EF" w:rsidRPr="00E77497">
          <w:t>]] internal property</w:t>
        </w:r>
      </w:ins>
      <w:ins w:id="22480"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16180279" w14:textId="77777777" w:rsidR="004C02EF" w:rsidRPr="00E77497" w:rsidRDefault="004C02EF" w:rsidP="00834A33">
      <w:pPr>
        <w:pStyle w:val="Alg4"/>
        <w:numPr>
          <w:ilvl w:val="0"/>
          <w:numId w:val="238"/>
        </w:numPr>
      </w:pPr>
      <w:r w:rsidRPr="00E77497">
        <w:t xml:space="preserve">Else throw a </w:t>
      </w:r>
      <w:r w:rsidRPr="00E77497">
        <w:rPr>
          <w:b/>
        </w:rPr>
        <w:t>TypeError</w:t>
      </w:r>
      <w:r w:rsidRPr="00E77497">
        <w:t xml:space="preserve"> exception.</w:t>
      </w:r>
    </w:p>
    <w:p w14:paraId="32239401" w14:textId="77777777" w:rsidR="004C02EF" w:rsidRPr="00E77497" w:rsidRDefault="004C02EF" w:rsidP="00834A33">
      <w:pPr>
        <w:pStyle w:val="Alg4"/>
        <w:numPr>
          <w:ilvl w:val="0"/>
          <w:numId w:val="238"/>
        </w:numPr>
        <w:spacing w:after="220"/>
      </w:pPr>
      <w:r w:rsidRPr="00E77497">
        <w:t xml:space="preserve">Return </w:t>
      </w:r>
      <w:r w:rsidRPr="00E77497">
        <w:rPr>
          <w:i/>
        </w:rPr>
        <w:t>b</w:t>
      </w:r>
      <w:r w:rsidRPr="00E77497">
        <w:t>.</w:t>
      </w:r>
      <w:bookmarkStart w:id="22481" w:name="_Toc382291652"/>
      <w:bookmarkStart w:id="22482" w:name="_Toc385672340"/>
    </w:p>
    <w:p w14:paraId="19F1BF1C" w14:textId="77777777" w:rsidR="004C02EF" w:rsidRPr="00E77497" w:rsidRDefault="004C02EF" w:rsidP="00B43482">
      <w:pPr>
        <w:pStyle w:val="30"/>
        <w:numPr>
          <w:ilvl w:val="0"/>
          <w:numId w:val="0"/>
        </w:numPr>
      </w:pPr>
      <w:bookmarkStart w:id="22483" w:name="_Toc393690456"/>
      <w:bookmarkStart w:id="22484" w:name="_Toc472818937"/>
      <w:bookmarkStart w:id="22485" w:name="_Toc235503515"/>
      <w:bookmarkStart w:id="22486" w:name="_Toc241509290"/>
      <w:bookmarkStart w:id="22487" w:name="_Toc244416777"/>
      <w:bookmarkStart w:id="22488" w:name="_Toc276631141"/>
      <w:bookmarkStart w:id="22489" w:name="_Toc323907772"/>
      <w:r w:rsidRPr="00E77497">
        <w:t>15.6.5</w:t>
      </w:r>
      <w:r w:rsidRPr="00E77497">
        <w:tab/>
        <w:t>Properties of Boolean Instance</w:t>
      </w:r>
      <w:bookmarkEnd w:id="22481"/>
      <w:bookmarkEnd w:id="22482"/>
      <w:bookmarkEnd w:id="22483"/>
      <w:r w:rsidRPr="00E77497">
        <w:t>s</w:t>
      </w:r>
      <w:bookmarkEnd w:id="22484"/>
      <w:bookmarkEnd w:id="22485"/>
      <w:bookmarkEnd w:id="22486"/>
      <w:bookmarkEnd w:id="22487"/>
      <w:bookmarkEnd w:id="22488"/>
      <w:bookmarkEnd w:id="22489"/>
    </w:p>
    <w:p w14:paraId="6A3D595B" w14:textId="77777777" w:rsidR="004C02EF" w:rsidRPr="00E77497" w:rsidRDefault="004C02EF" w:rsidP="004C02EF">
      <w:r w:rsidRPr="00E77497">
        <w:t xml:space="preserve">Boolean instances inherit properties from the Boolean prototype object and </w:t>
      </w:r>
      <w:del w:id="22490" w:author="Allen Wirfs-Brock" w:date="2011-07-02T14:16:00Z">
        <w:r w:rsidRPr="00E77497" w:rsidDel="000625EF">
          <w:delText xml:space="preserve">their </w:delText>
        </w:r>
      </w:del>
      <w:ins w:id="22491" w:author="Allen Wirfs-Brock" w:date="2011-07-02T14:16:00Z">
        <w:r w:rsidR="000625EF" w:rsidRPr="00E77497">
          <w:t xml:space="preserve">have a </w:t>
        </w:r>
      </w:ins>
      <w:r w:rsidRPr="00E77497">
        <w:t>[[</w:t>
      </w:r>
      <w:del w:id="22492" w:author="Allen Wirfs-Brock" w:date="2011-07-02T14:16:00Z">
        <w:r w:rsidRPr="00E77497" w:rsidDel="000625EF">
          <w:delText>Class</w:delText>
        </w:r>
      </w:del>
      <w:ins w:id="22493" w:author="Allen Wirfs-Brock" w:date="2011-07-02T14:16:00Z">
        <w:del w:id="22494" w:author="Rev 3 Allen Wirfs-Brock" w:date="2011-09-07T18:02:00Z">
          <w:r w:rsidR="000625EF" w:rsidRPr="00E77497" w:rsidDel="00187187">
            <w:delText>IsBoolean</w:delText>
          </w:r>
        </w:del>
      </w:ins>
      <w:ins w:id="22495" w:author="Rev 3 Allen Wirfs-Brock" w:date="2011-09-07T18:02:00Z">
        <w:r w:rsidR="00187187" w:rsidRPr="00E77497">
          <w:t>NativeBrand</w:t>
        </w:r>
      </w:ins>
      <w:r w:rsidRPr="00E77497">
        <w:t>]] internal property</w:t>
      </w:r>
      <w:ins w:id="22496" w:author="Rev 3 Allen Wirfs-Brock" w:date="2011-09-07T18:02:00Z">
        <w:r w:rsidR="00187187" w:rsidRPr="00E77497">
          <w:t xml:space="preserve"> whose value is BooleanWrapper</w:t>
        </w:r>
      </w:ins>
      <w:del w:id="22497" w:author="Allen Wirfs-Brock" w:date="2011-07-02T14:16:00Z">
        <w:r w:rsidRPr="00E77497" w:rsidDel="000625EF">
          <w:delText xml:space="preserve"> value is </w:delText>
        </w:r>
        <w:r w:rsidRPr="00E77497" w:rsidDel="000625EF">
          <w:rPr>
            <w:rFonts w:ascii="Courier New" w:hAnsi="Courier New" w:cs="Courier New"/>
            <w:b/>
          </w:rPr>
          <w:delText>"Boolean"</w:delText>
        </w:r>
      </w:del>
      <w:r w:rsidRPr="00E77497">
        <w:t>. Boolean instances also have a [[PrimitiveValue]] internal property.</w:t>
      </w:r>
      <w:bookmarkStart w:id="22498" w:name="_Toc382212255"/>
      <w:bookmarkStart w:id="22499" w:name="_Toc382212818"/>
      <w:bookmarkStart w:id="22500" w:name="_Toc382291653"/>
      <w:bookmarkStart w:id="22501" w:name="_Ref383601961"/>
      <w:bookmarkStart w:id="22502" w:name="_Toc385672341"/>
      <w:bookmarkStart w:id="22503" w:name="_Toc393690457"/>
      <w:bookmarkStart w:id="22504" w:name="_Ref404493337"/>
      <w:bookmarkStart w:id="22505" w:name="_Toc382212263"/>
      <w:bookmarkStart w:id="22506" w:name="_Toc382212826"/>
    </w:p>
    <w:p w14:paraId="4E99DD23" w14:textId="77777777" w:rsidR="004C02EF" w:rsidRPr="00E77497" w:rsidRDefault="004C02EF" w:rsidP="004C02EF">
      <w:r w:rsidRPr="00E77497">
        <w:t>The [[PrimitiveValue]] internal property is the Boolean value represented by this Boolean object.</w:t>
      </w:r>
    </w:p>
    <w:p w14:paraId="7FC562D3" w14:textId="77777777" w:rsidR="004C02EF" w:rsidRPr="00E77497" w:rsidRDefault="004C02EF" w:rsidP="00B43482">
      <w:pPr>
        <w:pStyle w:val="20"/>
        <w:numPr>
          <w:ilvl w:val="0"/>
          <w:numId w:val="0"/>
        </w:numPr>
      </w:pPr>
      <w:bookmarkStart w:id="22507" w:name="_Ref424531326"/>
      <w:bookmarkStart w:id="22508" w:name="_Toc472818938"/>
      <w:bookmarkStart w:id="22509" w:name="_Toc235503516"/>
      <w:bookmarkStart w:id="22510" w:name="_Toc241509291"/>
      <w:bookmarkStart w:id="22511" w:name="_Toc244416778"/>
      <w:bookmarkStart w:id="22512" w:name="_Toc276631142"/>
      <w:bookmarkStart w:id="22513" w:name="_Toc323907773"/>
      <w:r w:rsidRPr="00E77497">
        <w:t>15.7</w:t>
      </w:r>
      <w:r w:rsidRPr="00E77497">
        <w:tab/>
        <w:t>Number</w:t>
      </w:r>
      <w:bookmarkEnd w:id="22498"/>
      <w:bookmarkEnd w:id="22499"/>
      <w:r w:rsidRPr="00E77497">
        <w:t xml:space="preserve"> Object</w:t>
      </w:r>
      <w:bookmarkEnd w:id="22500"/>
      <w:bookmarkEnd w:id="22501"/>
      <w:bookmarkEnd w:id="22502"/>
      <w:bookmarkEnd w:id="22503"/>
      <w:bookmarkEnd w:id="22504"/>
      <w:r w:rsidRPr="00E77497">
        <w:t>s</w:t>
      </w:r>
      <w:bookmarkStart w:id="22514" w:name="_Toc385672342"/>
      <w:bookmarkStart w:id="22515" w:name="_Ref393527624"/>
      <w:bookmarkStart w:id="22516" w:name="_Toc393690458"/>
      <w:bookmarkStart w:id="22517" w:name="_Ref404501532"/>
      <w:bookmarkStart w:id="22518" w:name="_Toc382212256"/>
      <w:bookmarkStart w:id="22519" w:name="_Toc382212819"/>
      <w:bookmarkStart w:id="22520" w:name="_Toc382291654"/>
      <w:bookmarkEnd w:id="22507"/>
      <w:bookmarkEnd w:id="22508"/>
      <w:bookmarkEnd w:id="22509"/>
      <w:bookmarkEnd w:id="22510"/>
      <w:bookmarkEnd w:id="22511"/>
      <w:bookmarkEnd w:id="22512"/>
      <w:bookmarkEnd w:id="22513"/>
    </w:p>
    <w:p w14:paraId="526D340F" w14:textId="77777777" w:rsidR="004C02EF" w:rsidRPr="00E77497" w:rsidRDefault="004C02EF" w:rsidP="00B43482">
      <w:pPr>
        <w:pStyle w:val="30"/>
        <w:numPr>
          <w:ilvl w:val="0"/>
          <w:numId w:val="0"/>
        </w:numPr>
      </w:pPr>
      <w:bookmarkStart w:id="22521" w:name="_Ref424531823"/>
      <w:bookmarkStart w:id="22522" w:name="_Toc472818939"/>
      <w:bookmarkStart w:id="22523" w:name="_Toc235503517"/>
      <w:bookmarkStart w:id="22524" w:name="_Toc241509292"/>
      <w:bookmarkStart w:id="22525" w:name="_Toc244416779"/>
      <w:bookmarkStart w:id="22526" w:name="_Toc276631143"/>
      <w:bookmarkStart w:id="22527" w:name="_Toc323907774"/>
      <w:r w:rsidRPr="00E77497">
        <w:t>15.7.1</w:t>
      </w:r>
      <w:r w:rsidRPr="00E77497">
        <w:tab/>
        <w:t>The Number Constructor Called as a Functio</w:t>
      </w:r>
      <w:bookmarkEnd w:id="22514"/>
      <w:bookmarkEnd w:id="22515"/>
      <w:bookmarkEnd w:id="22516"/>
      <w:bookmarkEnd w:id="22517"/>
      <w:r w:rsidRPr="00E77497">
        <w:t>n</w:t>
      </w:r>
      <w:bookmarkEnd w:id="22521"/>
      <w:bookmarkEnd w:id="22522"/>
      <w:bookmarkEnd w:id="22523"/>
      <w:bookmarkEnd w:id="22524"/>
      <w:bookmarkEnd w:id="22525"/>
      <w:bookmarkEnd w:id="22526"/>
      <w:bookmarkEnd w:id="22527"/>
    </w:p>
    <w:p w14:paraId="42730395"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a function rather than as a constructor, it performs a type conversion.</w:t>
      </w:r>
      <w:bookmarkStart w:id="22528" w:name="_Toc385672343"/>
      <w:bookmarkStart w:id="22529" w:name="_Toc393690459"/>
    </w:p>
    <w:p w14:paraId="515D46B1" w14:textId="77777777" w:rsidR="004C02EF" w:rsidRPr="00E77497" w:rsidRDefault="004C02EF" w:rsidP="004C02EF">
      <w:pPr>
        <w:pStyle w:val="40"/>
        <w:numPr>
          <w:ilvl w:val="0"/>
          <w:numId w:val="0"/>
        </w:numPr>
      </w:pPr>
      <w:bookmarkStart w:id="22530" w:name="_Ref457704661"/>
      <w:r w:rsidRPr="00E77497">
        <w:t>15.7.1.1</w:t>
      </w:r>
      <w:r w:rsidRPr="00E77497">
        <w:tab/>
        <w:t>Number ( [ value</w:t>
      </w:r>
      <w:bookmarkEnd w:id="22528"/>
      <w:bookmarkEnd w:id="22529"/>
      <w:r w:rsidRPr="00E77497">
        <w:t xml:space="preserve"> ] )</w:t>
      </w:r>
      <w:bookmarkEnd w:id="22530"/>
    </w:p>
    <w:p w14:paraId="026DCCCC" w14:textId="77777777" w:rsidR="004C02EF" w:rsidRPr="00E77497" w:rsidRDefault="004C02EF" w:rsidP="004C02EF">
      <w:r w:rsidRPr="00E77497">
        <w:t xml:space="preserve">Returns a Number value (not a </w:t>
      </w:r>
      <w:bookmarkStart w:id="22531" w:name="_Toc385672344"/>
      <w:bookmarkStart w:id="22532" w:name="_Toc393690460"/>
      <w:r w:rsidRPr="00E77497">
        <w:t xml:space="preserve">Number object) computed by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returns </w:t>
      </w:r>
      <w:r w:rsidRPr="00E77497">
        <w:rPr>
          <w:b/>
        </w:rPr>
        <w:t>+0</w:t>
      </w:r>
      <w:r w:rsidRPr="00E77497">
        <w:t>.</w:t>
      </w:r>
    </w:p>
    <w:p w14:paraId="49564F14" w14:textId="77777777" w:rsidR="004C02EF" w:rsidRPr="00E77497" w:rsidRDefault="004C02EF" w:rsidP="00B43482">
      <w:pPr>
        <w:pStyle w:val="30"/>
        <w:numPr>
          <w:ilvl w:val="0"/>
          <w:numId w:val="0"/>
        </w:numPr>
      </w:pPr>
      <w:bookmarkStart w:id="22533" w:name="_Toc385672345"/>
      <w:bookmarkStart w:id="22534" w:name="_Ref393527628"/>
      <w:bookmarkStart w:id="22535" w:name="_Toc393690461"/>
      <w:bookmarkStart w:id="22536" w:name="_Ref404501547"/>
      <w:bookmarkStart w:id="22537" w:name="_Ref424531834"/>
      <w:bookmarkStart w:id="22538" w:name="_Toc472818940"/>
      <w:bookmarkStart w:id="22539" w:name="_Toc235503518"/>
      <w:bookmarkStart w:id="22540" w:name="_Toc241509293"/>
      <w:bookmarkStart w:id="22541" w:name="_Toc244416780"/>
      <w:bookmarkStart w:id="22542" w:name="_Toc276631144"/>
      <w:bookmarkStart w:id="22543" w:name="_Toc323907775"/>
      <w:bookmarkEnd w:id="22531"/>
      <w:bookmarkEnd w:id="22532"/>
      <w:r w:rsidRPr="00E77497">
        <w:t>15.7.2</w:t>
      </w:r>
      <w:r w:rsidRPr="00E77497">
        <w:tab/>
        <w:t>The Number Constructo</w:t>
      </w:r>
      <w:bookmarkEnd w:id="22518"/>
      <w:bookmarkEnd w:id="22519"/>
      <w:bookmarkEnd w:id="22520"/>
      <w:bookmarkEnd w:id="22533"/>
      <w:bookmarkEnd w:id="22534"/>
      <w:bookmarkEnd w:id="22535"/>
      <w:bookmarkEnd w:id="22536"/>
      <w:r w:rsidRPr="00E77497">
        <w:t>r</w:t>
      </w:r>
      <w:bookmarkStart w:id="22544" w:name="_Toc382291655"/>
      <w:bookmarkEnd w:id="22537"/>
      <w:bookmarkEnd w:id="22538"/>
      <w:bookmarkEnd w:id="22539"/>
      <w:bookmarkEnd w:id="22540"/>
      <w:bookmarkEnd w:id="22541"/>
      <w:bookmarkEnd w:id="22542"/>
      <w:bookmarkEnd w:id="22543"/>
    </w:p>
    <w:p w14:paraId="0F24891D"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2545" w:name="_Toc385672346"/>
      <w:bookmarkStart w:id="22546" w:name="_Toc393690462"/>
    </w:p>
    <w:p w14:paraId="07ACD5A9" w14:textId="77777777" w:rsidR="004C02EF" w:rsidRPr="00E77497" w:rsidRDefault="004C02EF" w:rsidP="004C02EF">
      <w:pPr>
        <w:pStyle w:val="40"/>
        <w:numPr>
          <w:ilvl w:val="0"/>
          <w:numId w:val="0"/>
        </w:numPr>
      </w:pPr>
      <w:r w:rsidRPr="00E77497">
        <w:t>15.7.2.1</w:t>
      </w:r>
      <w:r w:rsidRPr="00E77497">
        <w:tab/>
        <w:t>new Number ( [ value</w:t>
      </w:r>
      <w:bookmarkEnd w:id="22544"/>
      <w:bookmarkEnd w:id="22545"/>
      <w:bookmarkEnd w:id="22546"/>
      <w:r w:rsidRPr="00E77497">
        <w:t xml:space="preserve"> ] )</w:t>
      </w:r>
      <w:bookmarkStart w:id="22547" w:name="_Toc382291656"/>
    </w:p>
    <w:p w14:paraId="0C8D69BF" w14:textId="77777777" w:rsidR="004C02EF" w:rsidRPr="00E77497" w:rsidRDefault="004C02EF" w:rsidP="004C02EF">
      <w:r w:rsidRPr="00E77497">
        <w:t xml:space="preserve">The [[Prototype]] internal property of the newly constructed object is set to the original Number prototype object, the one that is the initial value of </w:t>
      </w:r>
      <w:r w:rsidRPr="00E77497">
        <w:rPr>
          <w:rFonts w:ascii="Courier New" w:hAnsi="Courier New"/>
          <w:b/>
        </w:rPr>
        <w:t>Number.prototype</w:t>
      </w:r>
      <w:r w:rsidRPr="00E77497">
        <w:t xml:space="preserve"> (15.7.3.1).</w:t>
      </w:r>
    </w:p>
    <w:p w14:paraId="281E8474" w14:textId="77777777" w:rsidR="004C02EF" w:rsidRPr="00E77497" w:rsidRDefault="004C02EF" w:rsidP="004C02EF">
      <w:r w:rsidRPr="00E77497">
        <w:t xml:space="preserve">The </w:t>
      </w:r>
      <w:del w:id="22548" w:author="Allen Wirfs-Brock" w:date="2011-07-02T14:17:00Z">
        <w:r w:rsidRPr="00E77497" w:rsidDel="000625EF">
          <w:delText xml:space="preserve">[[Class]] internal property of the </w:delText>
        </w:r>
      </w:del>
      <w:r w:rsidRPr="00E77497">
        <w:t xml:space="preserve">newly constructed object is </w:t>
      </w:r>
      <w:del w:id="22549" w:author="Allen Wirfs-Brock" w:date="2011-07-02T14:17:00Z">
        <w:r w:rsidRPr="00E77497" w:rsidDel="000625EF">
          <w:delText xml:space="preserve">set to </w:delText>
        </w:r>
        <w:r w:rsidRPr="00E77497" w:rsidDel="000625EF">
          <w:rPr>
            <w:rFonts w:ascii="Courier New" w:hAnsi="Courier New"/>
            <w:b/>
          </w:rPr>
          <w:delText>"Number"</w:delText>
        </w:r>
      </w:del>
      <w:ins w:id="22550" w:author="Allen Wirfs-Brock" w:date="2011-07-02T14:17:00Z">
        <w:r w:rsidR="000625EF" w:rsidRPr="00E77497">
          <w:t>has a [[</w:t>
        </w:r>
        <w:del w:id="22551" w:author="Rev 3 Allen Wirfs-Brock" w:date="2011-09-07T18:03:00Z">
          <w:r w:rsidR="000625EF" w:rsidRPr="00E77497" w:rsidDel="00187187">
            <w:delText>IsNumber</w:delText>
          </w:r>
        </w:del>
      </w:ins>
      <w:ins w:id="22552" w:author="Rev 3 Allen Wirfs-Brock" w:date="2011-09-07T18:03:00Z">
        <w:r w:rsidR="00187187" w:rsidRPr="00E77497">
          <w:t>NativeBrand</w:t>
        </w:r>
      </w:ins>
      <w:ins w:id="22553" w:author="Allen Wirfs-Brock" w:date="2011-07-02T14:17:00Z">
        <w:r w:rsidR="000625EF" w:rsidRPr="00E77497">
          <w:t>]] internal property</w:t>
        </w:r>
      </w:ins>
      <w:ins w:id="22554" w:author="Rev 3 Allen Wirfs-Brock" w:date="2011-09-07T18:03:00Z">
        <w:r w:rsidR="00187187" w:rsidRPr="00E77497">
          <w:t xml:space="preserve"> whose value is NumberWrapper</w:t>
        </w:r>
      </w:ins>
      <w:r w:rsidRPr="00E77497">
        <w:t>.</w:t>
      </w:r>
    </w:p>
    <w:p w14:paraId="35CC153B" w14:textId="77777777" w:rsidR="004C02EF" w:rsidRPr="00E77497" w:rsidRDefault="004C02EF" w:rsidP="004C02EF">
      <w:r w:rsidRPr="00E77497">
        <w:t xml:space="preserve">The [[PrimitiveValue]] internal property of the newly constructed object is set to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to +0.</w:t>
      </w:r>
      <w:bookmarkStart w:id="22555" w:name="_Toc385672347"/>
      <w:bookmarkStart w:id="22556" w:name="_Toc393690463"/>
    </w:p>
    <w:p w14:paraId="71575006"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3DA5DCFB" w14:textId="77777777" w:rsidR="004C02EF" w:rsidRPr="00E77497" w:rsidRDefault="004C02EF" w:rsidP="00B43482">
      <w:pPr>
        <w:pStyle w:val="30"/>
        <w:numPr>
          <w:ilvl w:val="0"/>
          <w:numId w:val="0"/>
        </w:numPr>
      </w:pPr>
      <w:bookmarkStart w:id="22557" w:name="_Toc382212257"/>
      <w:bookmarkStart w:id="22558" w:name="_Toc382212820"/>
      <w:bookmarkStart w:id="22559" w:name="_Toc382291657"/>
      <w:bookmarkStart w:id="22560" w:name="_Toc385672348"/>
      <w:bookmarkStart w:id="22561" w:name="_Toc393690464"/>
      <w:bookmarkStart w:id="22562" w:name="_Ref457704674"/>
      <w:bookmarkStart w:id="22563" w:name="_Ref457709286"/>
      <w:bookmarkStart w:id="22564" w:name="_Toc472818941"/>
      <w:bookmarkStart w:id="22565" w:name="_Toc235503519"/>
      <w:bookmarkStart w:id="22566" w:name="_Toc241509294"/>
      <w:bookmarkStart w:id="22567" w:name="_Toc244416781"/>
      <w:bookmarkStart w:id="22568" w:name="_Toc276631145"/>
      <w:bookmarkStart w:id="22569" w:name="_Toc323907776"/>
      <w:bookmarkEnd w:id="22547"/>
      <w:bookmarkEnd w:id="22555"/>
      <w:bookmarkEnd w:id="22556"/>
      <w:r w:rsidRPr="00E77497">
        <w:t>15.7.3</w:t>
      </w:r>
      <w:r w:rsidRPr="00E77497">
        <w:tab/>
        <w:t>Properties of the Number</w:t>
      </w:r>
      <w:bookmarkEnd w:id="22557"/>
      <w:bookmarkEnd w:id="22558"/>
      <w:r w:rsidRPr="00E77497">
        <w:t xml:space="preserve"> Constructo</w:t>
      </w:r>
      <w:bookmarkEnd w:id="22559"/>
      <w:bookmarkEnd w:id="22560"/>
      <w:bookmarkEnd w:id="22561"/>
      <w:r w:rsidRPr="00E77497">
        <w:t>r</w:t>
      </w:r>
      <w:bookmarkEnd w:id="22562"/>
      <w:bookmarkEnd w:id="22563"/>
      <w:bookmarkEnd w:id="22564"/>
      <w:bookmarkEnd w:id="22565"/>
      <w:bookmarkEnd w:id="22566"/>
      <w:bookmarkEnd w:id="22567"/>
      <w:bookmarkEnd w:id="22568"/>
      <w:bookmarkEnd w:id="22569"/>
    </w:p>
    <w:p w14:paraId="1F1B6B1E" w14:textId="77777777" w:rsidR="004C02EF" w:rsidRPr="00E77497" w:rsidRDefault="004C02EF" w:rsidP="004C02EF">
      <w:r w:rsidRPr="00E77497">
        <w:t>The value of the [[Prototype]] internal property of the Number constructor is the Function prototype object (15.3.4).</w:t>
      </w:r>
    </w:p>
    <w:p w14:paraId="79E920E2"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22570" w:name="_Toc382291658"/>
      <w:bookmarkStart w:id="22571" w:name="_Toc385672349"/>
      <w:bookmarkStart w:id="22572" w:name="_Ref393613924"/>
      <w:bookmarkStart w:id="22573" w:name="_Toc393690465"/>
      <w:bookmarkStart w:id="22574" w:name="_Ref404502635"/>
      <w:bookmarkStart w:id="22575" w:name="_Toc382212258"/>
      <w:bookmarkStart w:id="22576" w:name="_Toc382212821"/>
    </w:p>
    <w:p w14:paraId="7F9F66C6" w14:textId="77777777" w:rsidR="004C02EF" w:rsidRPr="00E77497" w:rsidRDefault="004C02EF" w:rsidP="004C02EF">
      <w:pPr>
        <w:pStyle w:val="40"/>
        <w:numPr>
          <w:ilvl w:val="0"/>
          <w:numId w:val="0"/>
        </w:numPr>
      </w:pPr>
      <w:bookmarkStart w:id="22577" w:name="_Ref424534510"/>
      <w:r w:rsidRPr="00E77497">
        <w:t>15.7.3.1</w:t>
      </w:r>
      <w:r w:rsidRPr="00E77497">
        <w:tab/>
        <w:t>Number.prototyp</w:t>
      </w:r>
      <w:bookmarkEnd w:id="22570"/>
      <w:bookmarkEnd w:id="22571"/>
      <w:bookmarkEnd w:id="22572"/>
      <w:bookmarkEnd w:id="22573"/>
      <w:bookmarkEnd w:id="22574"/>
      <w:r w:rsidRPr="00E77497">
        <w:t>e</w:t>
      </w:r>
      <w:bookmarkEnd w:id="22577"/>
    </w:p>
    <w:p w14:paraId="2136B0B1" w14:textId="77777777" w:rsidR="004C02EF" w:rsidRPr="00E77497" w:rsidRDefault="004C02EF" w:rsidP="004C02EF">
      <w:r w:rsidRPr="00E77497">
        <w:t xml:space="preserve">The initial value of </w:t>
      </w:r>
      <w:r w:rsidRPr="00E77497">
        <w:rPr>
          <w:rFonts w:ascii="Courier New" w:hAnsi="Courier New"/>
          <w:b/>
        </w:rPr>
        <w:t>Number.prototype</w:t>
      </w:r>
      <w:r w:rsidRPr="00E77497">
        <w:t xml:space="preserve"> is the Number prototype object (15.7.4).</w:t>
      </w:r>
      <w:bookmarkStart w:id="22578" w:name="_Toc385672350"/>
      <w:bookmarkStart w:id="22579" w:name="_Toc382291659"/>
    </w:p>
    <w:p w14:paraId="4A254C65"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580" w:name="_Toc393690466"/>
    </w:p>
    <w:p w14:paraId="13F08D38" w14:textId="77777777" w:rsidR="004C02EF" w:rsidRPr="00E77497" w:rsidRDefault="004C02EF" w:rsidP="004C02EF">
      <w:pPr>
        <w:pStyle w:val="40"/>
        <w:numPr>
          <w:ilvl w:val="0"/>
          <w:numId w:val="0"/>
        </w:numPr>
      </w:pPr>
      <w:bookmarkStart w:id="22581" w:name="_Ref457704688"/>
      <w:r w:rsidRPr="00E77497">
        <w:t>15.7.3.2</w:t>
      </w:r>
      <w:r w:rsidRPr="00E77497">
        <w:tab/>
        <w:t>Number.MAX_VALU</w:t>
      </w:r>
      <w:bookmarkEnd w:id="22578"/>
      <w:bookmarkEnd w:id="22580"/>
      <w:r w:rsidRPr="00E77497">
        <w:t>E</w:t>
      </w:r>
      <w:bookmarkEnd w:id="22581"/>
    </w:p>
    <w:p w14:paraId="0E665E9C" w14:textId="77777777"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0848422B"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22582" w:name="_Toc385672351"/>
      <w:bookmarkStart w:id="22583" w:name="_Toc393690467"/>
    </w:p>
    <w:p w14:paraId="571F27A3" w14:textId="77777777" w:rsidR="004C02EF" w:rsidRPr="00B820AB" w:rsidRDefault="004C02EF" w:rsidP="004C02EF">
      <w:pPr>
        <w:pStyle w:val="40"/>
        <w:numPr>
          <w:ilvl w:val="0"/>
          <w:numId w:val="0"/>
        </w:numPr>
      </w:pPr>
      <w:r w:rsidRPr="00B820AB">
        <w:t>15.7.3.3</w:t>
      </w:r>
      <w:r w:rsidRPr="00B820AB">
        <w:tab/>
        <w:t>Number.MIN_VALU</w:t>
      </w:r>
      <w:bookmarkEnd w:id="22582"/>
      <w:bookmarkEnd w:id="22583"/>
      <w:r w:rsidRPr="00B820AB">
        <w:t>E</w:t>
      </w:r>
    </w:p>
    <w:p w14:paraId="61408502" w14:textId="77777777"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22584" w:name="_Toc385672352"/>
    </w:p>
    <w:p w14:paraId="033B940B" w14:textId="77777777" w:rsidR="008D3219" w:rsidRDefault="008D3219" w:rsidP="004C02EF">
      <w:pPr>
        <w:rPr>
          <w:ins w:id="22585" w:author="Rev 7 Allen Wirfs-Brock" w:date="2012-05-03T08:35:00Z"/>
        </w:rPr>
      </w:pPr>
      <w:ins w:id="22586" w:author="Rev 7 Allen Wirfs-Brock" w:date="2012-05-03T08:36:00Z">
        <w:r>
          <w:t>In</w:t>
        </w:r>
      </w:ins>
      <w:ins w:id="22587" w:author="Rev 7 Allen Wirfs-Brock" w:date="2012-05-03T08:38:00Z">
        <w:r>
          <w:t xml:space="preserve"> the</w:t>
        </w:r>
      </w:ins>
      <w:ins w:id="22588" w:author="Rev 7 Allen Wirfs-Brock" w:date="2012-05-03T08:36:00Z">
        <w:r>
          <w:t xml:space="preserve"> IEEE-</w:t>
        </w:r>
      </w:ins>
      <w:ins w:id="22589" w:author="Rev 7 Allen Wirfs-Brock" w:date="2012-05-03T08:37:00Z">
        <w:r>
          <w:t>764</w:t>
        </w:r>
      </w:ins>
      <w:ins w:id="22590" w:author="Rev 7 Allen Wirfs-Brock" w:date="2012-05-03T08:38:00Z">
        <w:r>
          <w:t xml:space="preserve"> double precission binary representation, the smallest possible value is a denormalized numbered. If an implementation does not support denormalized values, the value of</w:t>
        </w:r>
      </w:ins>
      <w:ins w:id="22591" w:author="Rev 7 Allen Wirfs-Brock" w:date="2012-05-03T08:40:00Z">
        <w:r>
          <w:t xml:space="preserve"> </w:t>
        </w:r>
        <w:r w:rsidRPr="00E77497">
          <w:rPr>
            <w:rFonts w:ascii="Courier New" w:hAnsi="Courier New"/>
            <w:b/>
          </w:rPr>
          <w:t>Number.MIN_VALUE</w:t>
        </w:r>
      </w:ins>
      <w:ins w:id="22592" w:author="Rev 7 Allen Wirfs-Brock" w:date="2012-05-03T08:38:00Z">
        <w:r>
          <w:t xml:space="preserve"> must be the smallest </w:t>
        </w:r>
      </w:ins>
      <w:ins w:id="22593" w:author="Rev 7 Allen Wirfs-Brock" w:date="2012-05-03T08:41:00Z">
        <w:r>
          <w:t xml:space="preserve">non-zero </w:t>
        </w:r>
      </w:ins>
      <w:ins w:id="22594" w:author="Rev 7 Allen Wirfs-Brock" w:date="2012-05-03T08:38:00Z">
        <w:r>
          <w:t xml:space="preserve">positive value that can actually be represented </w:t>
        </w:r>
      </w:ins>
      <w:ins w:id="22595" w:author="Rev 7 Allen Wirfs-Brock" w:date="2012-05-03T08:41:00Z">
        <w:r>
          <w:t>by the implementation.</w:t>
        </w:r>
      </w:ins>
      <w:ins w:id="22596" w:author="Rev 7 Allen Wirfs-Brock" w:date="2012-05-03T08:38:00Z">
        <w:r>
          <w:t xml:space="preserve"> </w:t>
        </w:r>
      </w:ins>
    </w:p>
    <w:p w14:paraId="1FAB1635"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22597" w:name="_Toc393690468"/>
    </w:p>
    <w:p w14:paraId="017FA92E" w14:textId="77777777" w:rsidR="004C02EF" w:rsidRPr="00B820AB" w:rsidRDefault="004C02EF" w:rsidP="004C02EF">
      <w:pPr>
        <w:pStyle w:val="40"/>
        <w:numPr>
          <w:ilvl w:val="0"/>
          <w:numId w:val="0"/>
        </w:numPr>
      </w:pPr>
      <w:bookmarkStart w:id="22598" w:name="_Ref457704701"/>
      <w:r w:rsidRPr="00B820AB">
        <w:t>15.7.3.4</w:t>
      </w:r>
      <w:r w:rsidRPr="00B820AB">
        <w:tab/>
        <w:t>Number.Na</w:t>
      </w:r>
      <w:bookmarkEnd w:id="22579"/>
      <w:bookmarkEnd w:id="22584"/>
      <w:bookmarkEnd w:id="22597"/>
      <w:r w:rsidRPr="00B820AB">
        <w:t>N</w:t>
      </w:r>
      <w:bookmarkEnd w:id="22598"/>
    </w:p>
    <w:p w14:paraId="1989FD7D" w14:textId="77777777"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22599" w:name="_Toc385672353"/>
      <w:bookmarkStart w:id="22600" w:name="_Toc382291660"/>
    </w:p>
    <w:p w14:paraId="5DCE6B97"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601" w:name="_Toc393690469"/>
    </w:p>
    <w:p w14:paraId="53027AA0" w14:textId="77777777" w:rsidR="004C02EF" w:rsidRPr="00E77497" w:rsidRDefault="004C02EF" w:rsidP="004C02EF">
      <w:pPr>
        <w:pStyle w:val="40"/>
        <w:numPr>
          <w:ilvl w:val="0"/>
          <w:numId w:val="0"/>
        </w:numPr>
      </w:pPr>
      <w:r w:rsidRPr="00E77497">
        <w:t>15.7.3.5</w:t>
      </w:r>
      <w:r w:rsidRPr="00E77497">
        <w:tab/>
        <w:t>Number.NEGATIVE_INFINIT</w:t>
      </w:r>
      <w:bookmarkEnd w:id="22599"/>
      <w:bookmarkEnd w:id="22601"/>
      <w:r w:rsidRPr="00E77497">
        <w:t>Y</w:t>
      </w:r>
    </w:p>
    <w:p w14:paraId="21272A89" w14:textId="77777777"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22602" w:name="_Toc385672354"/>
    </w:p>
    <w:p w14:paraId="76979E83"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22603" w:name="_Toc393690470"/>
    </w:p>
    <w:p w14:paraId="31A8F224" w14:textId="77777777" w:rsidR="004C02EF" w:rsidRPr="00A67AF2" w:rsidRDefault="004C02EF" w:rsidP="004C02EF">
      <w:pPr>
        <w:pStyle w:val="40"/>
        <w:numPr>
          <w:ilvl w:val="0"/>
          <w:numId w:val="0"/>
        </w:numPr>
      </w:pPr>
      <w:r w:rsidRPr="00A67AF2">
        <w:t>15.7.3.6</w:t>
      </w:r>
      <w:r w:rsidRPr="00A67AF2">
        <w:tab/>
        <w:t>Number.POSITIVE_INFINIT</w:t>
      </w:r>
      <w:bookmarkEnd w:id="22602"/>
      <w:bookmarkEnd w:id="22603"/>
      <w:r w:rsidRPr="00A67AF2">
        <w:t>Y</w:t>
      </w:r>
    </w:p>
    <w:p w14:paraId="395E0DF2" w14:textId="77777777" w:rsidR="004C02EF" w:rsidRPr="004D1BD1" w:rsidRDefault="004C02EF" w:rsidP="004C02EF">
      <w:r w:rsidRPr="00B820AB">
        <w:t>The value of Number.POSITIVE_INFINITY is +</w:t>
      </w:r>
      <w:r w:rsidRPr="004D1BD1">
        <w:sym w:font="Symbol" w:char="F0A5"/>
      </w:r>
      <w:r w:rsidRPr="004D1BD1">
        <w:t>.</w:t>
      </w:r>
      <w:bookmarkStart w:id="22604" w:name="_Toc385672355"/>
    </w:p>
    <w:p w14:paraId="6849BF99"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22605" w:name="_Ref393609442"/>
      <w:bookmarkStart w:id="22606" w:name="_Toc393690471"/>
    </w:p>
    <w:p w14:paraId="704843BF"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2607" w:author="Rev 7 Allen Wirfs-Brock" w:date="2012-05-02T17:12:00Z"/>
          <w:rFonts w:cs="Arial"/>
          <w:b/>
        </w:rPr>
      </w:pPr>
      <w:bookmarkStart w:id="22608" w:name="_Ref424536060"/>
      <w:bookmarkStart w:id="22609" w:name="_Toc472818942"/>
      <w:bookmarkStart w:id="22610" w:name="_Toc235503520"/>
      <w:bookmarkStart w:id="22611" w:name="_Toc241509295"/>
      <w:bookmarkStart w:id="22612" w:name="_Toc244416782"/>
      <w:bookmarkStart w:id="22613" w:name="_Toc276631146"/>
      <w:ins w:id="22614" w:author="Rev 7 Allen Wirfs-Brock" w:date="2012-05-02T17:12:00Z">
        <w:r w:rsidRPr="00640BCB">
          <w:rPr>
            <w:rFonts w:cs="Arial"/>
            <w:b/>
          </w:rPr>
          <w:t>15.7.3.7</w:t>
        </w:r>
        <w:r w:rsidRPr="00640BCB">
          <w:rPr>
            <w:rFonts w:cs="Arial"/>
            <w:b/>
          </w:rPr>
          <w:tab/>
          <w:t>Number.EPSILON</w:t>
        </w:r>
      </w:ins>
    </w:p>
    <w:p w14:paraId="1F5BD732" w14:textId="77777777" w:rsidR="00640BCB" w:rsidRPr="00640BCB" w:rsidRDefault="00640BCB" w:rsidP="00640BCB">
      <w:pPr>
        <w:autoSpaceDE w:val="0"/>
        <w:autoSpaceDN w:val="0"/>
        <w:adjustRightInd w:val="0"/>
        <w:spacing w:after="0" w:line="240" w:lineRule="auto"/>
        <w:jc w:val="left"/>
        <w:rPr>
          <w:ins w:id="22615" w:author="Rev 7 Allen Wirfs-Brock" w:date="2012-05-02T17:12:00Z"/>
          <w:rFonts w:cs="Arial"/>
        </w:rPr>
      </w:pPr>
      <w:ins w:id="22616" w:author="Rev 7 Allen Wirfs-Brock" w:date="2012-05-02T17:12:00Z">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ins>
    </w:p>
    <w:p w14:paraId="215B66B8" w14:textId="77777777" w:rsidR="00640BCB" w:rsidRPr="00640BCB" w:rsidRDefault="00640BCB" w:rsidP="00640BCB">
      <w:pPr>
        <w:rPr>
          <w:ins w:id="22617" w:author="Rev 7 Allen Wirfs-Brock" w:date="2012-05-02T17:12:00Z"/>
          <w:rFonts w:cs="Arial"/>
        </w:rPr>
      </w:pPr>
      <w:ins w:id="22618"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4A80543F"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2619" w:author="Rev 7 Allen Wirfs-Brock" w:date="2012-05-02T17:12:00Z"/>
          <w:rFonts w:cs="Arial"/>
          <w:b/>
        </w:rPr>
      </w:pPr>
      <w:ins w:id="22620" w:author="Rev 7 Allen Wirfs-Brock" w:date="2012-05-02T17:12:00Z">
        <w:r w:rsidRPr="00640BCB">
          <w:rPr>
            <w:rFonts w:cs="Arial"/>
            <w:b/>
          </w:rPr>
          <w:t>15.7.3.7</w:t>
        </w:r>
        <w:r w:rsidRPr="00640BCB">
          <w:rPr>
            <w:rFonts w:cs="Arial"/>
            <w:b/>
          </w:rPr>
          <w:tab/>
          <w:t>Number.MAX_INTEGER</w:t>
        </w:r>
      </w:ins>
    </w:p>
    <w:p w14:paraId="382CBF97" w14:textId="77777777" w:rsidR="00640BCB" w:rsidRPr="00640BCB" w:rsidRDefault="00A829B2" w:rsidP="00640BCB">
      <w:pPr>
        <w:autoSpaceDE w:val="0"/>
        <w:autoSpaceDN w:val="0"/>
        <w:adjustRightInd w:val="0"/>
        <w:spacing w:after="0" w:line="240" w:lineRule="auto"/>
        <w:jc w:val="left"/>
        <w:rPr>
          <w:ins w:id="22621" w:author="Rev 7 Allen Wirfs-Brock" w:date="2012-05-02T17:12:00Z"/>
          <w:rFonts w:cs="Arial"/>
        </w:rPr>
      </w:pPr>
      <w:ins w:id="22622" w:author="Rev 7 Allen Wirfs-Brock" w:date="2012-05-02T17:12:00Z">
        <w:r>
          <w:rPr>
            <w:rFonts w:cs="Arial"/>
          </w:rPr>
          <w:t>The value of Number.MAX_INTEGER</w:t>
        </w:r>
        <w:r w:rsidR="00640BCB" w:rsidRPr="00640BCB">
          <w:rPr>
            <w:rFonts w:cs="Arial"/>
          </w:rPr>
          <w:t xml:space="preserve"> is the largest integer value that can be represented as a Number value without losing precision, which is 9007199254740991. </w:t>
        </w:r>
      </w:ins>
    </w:p>
    <w:p w14:paraId="27BEE15E" w14:textId="77777777" w:rsidR="00640BCB" w:rsidRPr="00640BCB" w:rsidRDefault="00640BCB" w:rsidP="00640BCB">
      <w:pPr>
        <w:rPr>
          <w:ins w:id="22623" w:author="Rev 7 Allen Wirfs-Brock" w:date="2012-05-02T17:12:00Z"/>
          <w:rFonts w:cs="Arial"/>
        </w:rPr>
      </w:pPr>
      <w:ins w:id="22624"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60D8A0FF"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2625" w:author="Rev 7 Allen Wirfs-Brock" w:date="2012-05-02T17:12:00Z"/>
          <w:rFonts w:cs="Arial"/>
          <w:b/>
        </w:rPr>
      </w:pPr>
      <w:ins w:id="22626" w:author="Rev 7 Allen Wirfs-Brock" w:date="2012-05-02T17:12:00Z">
        <w:r w:rsidRPr="00640BCB">
          <w:rPr>
            <w:rFonts w:cs="Arial"/>
            <w:b/>
          </w:rPr>
          <w:t>15.7.3.8</w:t>
        </w:r>
        <w:r w:rsidRPr="00640BCB">
          <w:rPr>
            <w:rFonts w:cs="Arial"/>
            <w:b/>
          </w:rPr>
          <w:tab/>
          <w:t>Number.parseInt (string, radix)</w:t>
        </w:r>
      </w:ins>
    </w:p>
    <w:p w14:paraId="71A54C45" w14:textId="77777777" w:rsidR="00640BCB" w:rsidRPr="00640BCB" w:rsidRDefault="00640BCB" w:rsidP="00640BCB">
      <w:pPr>
        <w:rPr>
          <w:ins w:id="22627" w:author="Rev 7 Allen Wirfs-Brock" w:date="2012-05-02T17:12:00Z"/>
          <w:rFonts w:cs="Arial"/>
        </w:rPr>
      </w:pPr>
      <w:commentRangeStart w:id="22628"/>
      <w:ins w:id="22629" w:author="Rev 7 Allen Wirfs-Brock" w:date="2012-05-02T17:12:00Z">
        <w:r w:rsidRPr="00640BCB">
          <w:rPr>
            <w:rFonts w:cs="Arial"/>
          </w:rPr>
          <w:t>Same as 15.1.2.2.</w:t>
        </w:r>
      </w:ins>
      <w:commentRangeEnd w:id="22628"/>
      <w:ins w:id="22630" w:author="Rev 7 Allen Wirfs-Brock" w:date="2012-05-02T17:15:00Z">
        <w:r>
          <w:rPr>
            <w:rStyle w:val="af4"/>
          </w:rPr>
          <w:commentReference w:id="22628"/>
        </w:r>
      </w:ins>
    </w:p>
    <w:p w14:paraId="6D6BFA03"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2631" w:author="Rev 7 Allen Wirfs-Brock" w:date="2012-05-02T17:12:00Z"/>
          <w:rFonts w:cs="Arial"/>
          <w:b/>
        </w:rPr>
      </w:pPr>
      <w:ins w:id="22632" w:author="Rev 7 Allen Wirfs-Brock" w:date="2012-05-02T17:12:00Z">
        <w:r w:rsidRPr="00640BCB">
          <w:rPr>
            <w:rFonts w:cs="Arial"/>
            <w:b/>
          </w:rPr>
          <w:t>15.7.3.9</w:t>
        </w:r>
        <w:r w:rsidRPr="00640BCB">
          <w:rPr>
            <w:rFonts w:cs="Arial"/>
            <w:b/>
          </w:rPr>
          <w:tab/>
          <w:t>Number.parseFloat (string)</w:t>
        </w:r>
      </w:ins>
    </w:p>
    <w:p w14:paraId="6263242C" w14:textId="77777777" w:rsidR="00640BCB" w:rsidRPr="00640BCB" w:rsidRDefault="00640BCB" w:rsidP="00640BCB">
      <w:pPr>
        <w:rPr>
          <w:ins w:id="22633" w:author="Rev 7 Allen Wirfs-Brock" w:date="2012-05-02T17:12:00Z"/>
          <w:rFonts w:cs="Arial"/>
        </w:rPr>
      </w:pPr>
      <w:commentRangeStart w:id="22634"/>
      <w:ins w:id="22635" w:author="Rev 7 Allen Wirfs-Brock" w:date="2012-05-02T17:12:00Z">
        <w:r w:rsidRPr="00640BCB">
          <w:rPr>
            <w:rFonts w:cs="Arial"/>
          </w:rPr>
          <w:t>Same as 15.1.2.3.</w:t>
        </w:r>
      </w:ins>
      <w:commentRangeEnd w:id="22634"/>
      <w:ins w:id="22636" w:author="Rev 7 Allen Wirfs-Brock" w:date="2012-05-02T17:16:00Z">
        <w:r>
          <w:rPr>
            <w:rStyle w:val="af4"/>
          </w:rPr>
          <w:commentReference w:id="22634"/>
        </w:r>
      </w:ins>
    </w:p>
    <w:p w14:paraId="106F9928"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2637" w:author="Rev 7 Allen Wirfs-Brock" w:date="2012-05-02T17:12:00Z"/>
          <w:rFonts w:cs="Arial"/>
          <w:b/>
        </w:rPr>
      </w:pPr>
      <w:ins w:id="22638" w:author="Rev 7 Allen Wirfs-Brock" w:date="2012-05-02T17:12:00Z">
        <w:r w:rsidRPr="00640BCB">
          <w:rPr>
            <w:rFonts w:cs="Arial"/>
            <w:b/>
          </w:rPr>
          <w:t>15.7.3.10</w:t>
        </w:r>
        <w:r w:rsidRPr="00640BCB">
          <w:rPr>
            <w:rFonts w:cs="Arial"/>
            <w:b/>
          </w:rPr>
          <w:tab/>
          <w:t>Number.isNaN (number)</w:t>
        </w:r>
      </w:ins>
    </w:p>
    <w:p w14:paraId="24535FF6" w14:textId="77777777" w:rsidR="001A0D83" w:rsidRPr="00E77497" w:rsidRDefault="001A0D83" w:rsidP="001A0D83">
      <w:pPr>
        <w:rPr>
          <w:ins w:id="22639" w:author="Rev 7 Allen Wirfs-Brock" w:date="2012-05-02T17:25:00Z"/>
        </w:rPr>
      </w:pPr>
      <w:ins w:id="22640" w:author="Rev 7 Allen Wirfs-Brock" w:date="2012-05-02T17:25:00Z">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ins>
    </w:p>
    <w:p w14:paraId="2D951E56" w14:textId="77777777" w:rsidR="00640BCB" w:rsidRPr="001A0D83" w:rsidRDefault="00640BCB" w:rsidP="001A0D83">
      <w:pPr>
        <w:numPr>
          <w:ilvl w:val="0"/>
          <w:numId w:val="799"/>
        </w:numPr>
        <w:spacing w:after="0" w:line="240" w:lineRule="auto"/>
        <w:jc w:val="left"/>
        <w:rPr>
          <w:ins w:id="22641" w:author="Rev 7 Allen Wirfs-Brock" w:date="2012-05-02T17:12:00Z"/>
          <w:rFonts w:ascii="Times New Roman" w:eastAsia="Times New Roman" w:hAnsi="Times New Roman"/>
          <w:spacing w:val="6"/>
          <w:lang w:eastAsia="en-US"/>
        </w:rPr>
      </w:pPr>
      <w:ins w:id="22642"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4CB98509" w14:textId="77777777" w:rsidR="00640BCB" w:rsidRPr="001A0D83" w:rsidRDefault="00640BCB" w:rsidP="001A0D83">
      <w:pPr>
        <w:numPr>
          <w:ilvl w:val="0"/>
          <w:numId w:val="799"/>
        </w:numPr>
        <w:spacing w:after="0" w:line="240" w:lineRule="auto"/>
        <w:jc w:val="left"/>
        <w:rPr>
          <w:ins w:id="22643" w:author="Rev 7 Allen Wirfs-Brock" w:date="2012-05-02T17:12:00Z"/>
          <w:rFonts w:ascii="Times New Roman" w:eastAsia="Times New Roman" w:hAnsi="Times New Roman"/>
          <w:spacing w:val="6"/>
          <w:lang w:eastAsia="en-US"/>
        </w:rPr>
      </w:pPr>
      <w:ins w:id="22644"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0431822A" w14:textId="77777777" w:rsidR="00640BCB" w:rsidRPr="001A0D83" w:rsidRDefault="00640BCB" w:rsidP="001A0D83">
      <w:pPr>
        <w:numPr>
          <w:ilvl w:val="0"/>
          <w:numId w:val="799"/>
        </w:numPr>
        <w:spacing w:after="120" w:line="240" w:lineRule="auto"/>
        <w:jc w:val="left"/>
        <w:rPr>
          <w:ins w:id="22645" w:author="Rev 7 Allen Wirfs-Brock" w:date="2012-05-02T17:12:00Z"/>
          <w:rFonts w:ascii="Times New Roman" w:eastAsia="Times New Roman" w:hAnsi="Times New Roman"/>
          <w:spacing w:val="6"/>
          <w:lang w:eastAsia="en-US"/>
        </w:rPr>
      </w:pPr>
      <w:ins w:id="22646"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7A5B3B34" w14:textId="77777777" w:rsidR="001A0D83" w:rsidRDefault="001A0D83" w:rsidP="001A0D83">
      <w:pPr>
        <w:pStyle w:val="Note"/>
        <w:rPr>
          <w:ins w:id="22647" w:author="Rev 7 Allen Wirfs-Brock" w:date="2012-05-02T17:18:00Z"/>
        </w:rPr>
      </w:pPr>
      <w:ins w:id="22648" w:author="Rev 7 Allen Wirfs-Brock" w:date="2012-05-02T17:18:00Z">
        <w:r>
          <w:t>NOTE</w:t>
        </w:r>
        <w:r>
          <w:tab/>
          <w:t>This function differs from the global isNaN function (15.1.2.4) is that it does not convert its argument to a Number before determining whether it is N</w:t>
        </w:r>
      </w:ins>
      <w:ins w:id="22649" w:author="Rev 7 Allen Wirfs-Brock" w:date="2012-05-02T17:20:00Z">
        <w:r>
          <w:t>a</w:t>
        </w:r>
      </w:ins>
      <w:ins w:id="22650" w:author="Rev 7 Allen Wirfs-Brock" w:date="2012-05-02T17:18:00Z">
        <w:r>
          <w:t>N.</w:t>
        </w:r>
      </w:ins>
    </w:p>
    <w:p w14:paraId="18FB31B4"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2651" w:author="Rev 7 Allen Wirfs-Brock" w:date="2012-05-02T17:12:00Z"/>
          <w:rFonts w:cs="Arial"/>
          <w:b/>
        </w:rPr>
      </w:pPr>
      <w:ins w:id="22652" w:author="Rev 7 Allen Wirfs-Brock" w:date="2012-05-02T17:12:00Z">
        <w:r w:rsidRPr="00640BCB">
          <w:rPr>
            <w:rFonts w:cs="Arial"/>
            <w:b/>
          </w:rPr>
          <w:t>15.7.3.11</w:t>
        </w:r>
        <w:r w:rsidRPr="00640BCB">
          <w:rPr>
            <w:rFonts w:cs="Arial"/>
            <w:b/>
          </w:rPr>
          <w:tab/>
          <w:t>Number.isFinite (number)</w:t>
        </w:r>
      </w:ins>
    </w:p>
    <w:p w14:paraId="77AE8AF2" w14:textId="77777777" w:rsidR="001A0D83" w:rsidRPr="00E77497" w:rsidRDefault="001A0D83" w:rsidP="001A0D83">
      <w:pPr>
        <w:rPr>
          <w:ins w:id="22653" w:author="Rev 7 Allen Wirfs-Brock" w:date="2012-05-02T17:26:00Z"/>
        </w:rPr>
      </w:pPr>
      <w:ins w:id="22654" w:author="Rev 7 Allen Wirfs-Brock" w:date="2012-05-02T17:26:00Z">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ins>
    </w:p>
    <w:p w14:paraId="7E156DD5" w14:textId="77777777" w:rsidR="00640BCB" w:rsidRPr="001A0D83" w:rsidRDefault="00640BCB" w:rsidP="00640BCB">
      <w:pPr>
        <w:numPr>
          <w:ilvl w:val="0"/>
          <w:numId w:val="796"/>
        </w:numPr>
        <w:spacing w:after="0" w:line="240" w:lineRule="auto"/>
        <w:jc w:val="left"/>
        <w:rPr>
          <w:ins w:id="22655" w:author="Rev 7 Allen Wirfs-Brock" w:date="2012-05-02T17:12:00Z"/>
          <w:rFonts w:ascii="Times New Roman" w:eastAsia="Times New Roman" w:hAnsi="Times New Roman"/>
          <w:spacing w:val="6"/>
          <w:lang w:eastAsia="en-US"/>
        </w:rPr>
      </w:pPr>
      <w:ins w:id="22656"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17237167" w14:textId="77777777" w:rsidR="00640BCB" w:rsidRPr="001A0D83" w:rsidRDefault="00640BCB" w:rsidP="00640BCB">
      <w:pPr>
        <w:numPr>
          <w:ilvl w:val="0"/>
          <w:numId w:val="796"/>
        </w:numPr>
        <w:spacing w:after="0" w:line="240" w:lineRule="auto"/>
        <w:jc w:val="left"/>
        <w:rPr>
          <w:ins w:id="22657" w:author="Rev 7 Allen Wirfs-Brock" w:date="2012-05-02T17:12:00Z"/>
          <w:rFonts w:ascii="Times New Roman" w:eastAsia="Times New Roman" w:hAnsi="Times New Roman"/>
          <w:spacing w:val="6"/>
          <w:lang w:eastAsia="en-US"/>
        </w:rPr>
      </w:pPr>
      <w:ins w:id="22658"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45C23AFC" w14:textId="77777777" w:rsidR="00640BCB" w:rsidRPr="001A0D83" w:rsidRDefault="00640BCB" w:rsidP="00640BCB">
      <w:pPr>
        <w:numPr>
          <w:ilvl w:val="0"/>
          <w:numId w:val="796"/>
        </w:numPr>
        <w:spacing w:after="120" w:line="240" w:lineRule="auto"/>
        <w:jc w:val="left"/>
        <w:rPr>
          <w:ins w:id="22659" w:author="Rev 7 Allen Wirfs-Brock" w:date="2012-05-02T17:12:00Z"/>
          <w:rFonts w:ascii="Times New Roman" w:eastAsia="Times New Roman" w:hAnsi="Times New Roman"/>
          <w:spacing w:val="6"/>
          <w:lang w:eastAsia="en-US"/>
        </w:rPr>
      </w:pPr>
      <w:ins w:id="22660"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475DA2B9"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2661" w:author="Rev 7 Allen Wirfs-Brock" w:date="2012-05-02T17:12:00Z"/>
          <w:rFonts w:cs="Arial"/>
          <w:b/>
        </w:rPr>
      </w:pPr>
      <w:ins w:id="22662" w:author="Rev 7 Allen Wirfs-Brock" w:date="2012-05-02T17:12:00Z">
        <w:r w:rsidRPr="00640BCB">
          <w:rPr>
            <w:rFonts w:cs="Arial"/>
            <w:b/>
          </w:rPr>
          <w:t>15.7.3.12</w:t>
        </w:r>
        <w:r w:rsidRPr="00640BCB">
          <w:rPr>
            <w:rFonts w:cs="Arial"/>
            <w:b/>
          </w:rPr>
          <w:tab/>
          <w:t>Number.isInteger (number)</w:t>
        </w:r>
      </w:ins>
    </w:p>
    <w:p w14:paraId="6E38707E" w14:textId="77777777" w:rsidR="001A0D83" w:rsidRPr="00E77497" w:rsidRDefault="001A0D83" w:rsidP="001A0D83">
      <w:pPr>
        <w:rPr>
          <w:ins w:id="22663" w:author="Rev 7 Allen Wirfs-Brock" w:date="2012-05-02T17:26:00Z"/>
        </w:rPr>
      </w:pPr>
      <w:ins w:id="22664" w:author="Rev 7 Allen Wirfs-Brock" w:date="2012-05-02T17:26:00Z">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ins>
    </w:p>
    <w:p w14:paraId="06407116" w14:textId="77777777" w:rsidR="00640BCB" w:rsidRPr="001A0D83" w:rsidRDefault="00640BCB" w:rsidP="00640BCB">
      <w:pPr>
        <w:numPr>
          <w:ilvl w:val="0"/>
          <w:numId w:val="797"/>
        </w:numPr>
        <w:spacing w:after="0" w:line="240" w:lineRule="auto"/>
        <w:jc w:val="left"/>
        <w:rPr>
          <w:ins w:id="22665" w:author="Rev 7 Allen Wirfs-Brock" w:date="2012-05-02T17:12:00Z"/>
          <w:rFonts w:ascii="Times New Roman" w:eastAsia="Times New Roman" w:hAnsi="Times New Roman"/>
          <w:spacing w:val="6"/>
          <w:lang w:eastAsia="en-US"/>
        </w:rPr>
      </w:pPr>
      <w:ins w:id="22666"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713F0E43" w14:textId="77777777" w:rsidR="00640BCB" w:rsidRPr="001A0D83" w:rsidRDefault="00640BCB" w:rsidP="00640BCB">
      <w:pPr>
        <w:numPr>
          <w:ilvl w:val="0"/>
          <w:numId w:val="797"/>
        </w:numPr>
        <w:spacing w:after="0" w:line="240" w:lineRule="auto"/>
        <w:jc w:val="left"/>
        <w:rPr>
          <w:ins w:id="22667" w:author="Rev 7 Allen Wirfs-Brock" w:date="2012-05-02T17:12:00Z"/>
          <w:rFonts w:ascii="Times New Roman" w:eastAsia="Times New Roman" w:hAnsi="Times New Roman"/>
          <w:spacing w:val="6"/>
          <w:lang w:eastAsia="en-US"/>
        </w:rPr>
      </w:pPr>
      <w:ins w:id="22668" w:author="Rev 7 Allen Wirfs-Brock" w:date="2012-05-02T17:12:00Z">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1B13262A" w14:textId="77777777" w:rsidR="00640BCB" w:rsidRPr="001A0D83" w:rsidRDefault="00640BCB" w:rsidP="00640BCB">
      <w:pPr>
        <w:numPr>
          <w:ilvl w:val="0"/>
          <w:numId w:val="797"/>
        </w:numPr>
        <w:spacing w:after="0" w:line="240" w:lineRule="auto"/>
        <w:jc w:val="left"/>
        <w:rPr>
          <w:ins w:id="22669" w:author="Rev 7 Allen Wirfs-Brock" w:date="2012-05-02T17:12:00Z"/>
          <w:rFonts w:ascii="Times New Roman" w:eastAsia="Times New Roman" w:hAnsi="Times New Roman"/>
          <w:spacing w:val="6"/>
          <w:lang w:eastAsia="en-US"/>
        </w:rPr>
      </w:pPr>
      <w:ins w:id="22670"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48ABDC9E" w14:textId="77777777" w:rsidR="00640BCB" w:rsidRPr="001A0D83" w:rsidRDefault="00640BCB" w:rsidP="00640BCB">
      <w:pPr>
        <w:numPr>
          <w:ilvl w:val="0"/>
          <w:numId w:val="797"/>
        </w:numPr>
        <w:spacing w:after="0" w:line="240" w:lineRule="auto"/>
        <w:jc w:val="left"/>
        <w:rPr>
          <w:ins w:id="22671" w:author="Rev 7 Allen Wirfs-Brock" w:date="2012-05-02T17:12:00Z"/>
          <w:rFonts w:ascii="Times New Roman" w:eastAsia="Times New Roman" w:hAnsi="Times New Roman"/>
          <w:spacing w:val="6"/>
          <w:lang w:eastAsia="en-US"/>
        </w:rPr>
      </w:pPr>
      <w:ins w:id="22672"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043B7E8E"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2673" w:author="Rev 7 Allen Wirfs-Brock" w:date="2012-05-02T17:12:00Z"/>
          <w:rFonts w:cs="Arial"/>
          <w:b/>
        </w:rPr>
      </w:pPr>
      <w:ins w:id="22674" w:author="Rev 7 Allen Wirfs-Brock" w:date="2012-05-02T17:12:00Z">
        <w:r w:rsidRPr="00640BCB">
          <w:rPr>
            <w:rFonts w:cs="Arial"/>
            <w:b/>
          </w:rPr>
          <w:t>15.7.3.13</w:t>
        </w:r>
        <w:r w:rsidRPr="00640BCB">
          <w:rPr>
            <w:rFonts w:cs="Arial"/>
            <w:b/>
          </w:rPr>
          <w:tab/>
          <w:t>Number.</w:t>
        </w:r>
        <w:commentRangeStart w:id="22675"/>
        <w:r w:rsidRPr="00640BCB">
          <w:rPr>
            <w:rFonts w:cs="Arial"/>
            <w:b/>
          </w:rPr>
          <w:t xml:space="preserve">toInt </w:t>
        </w:r>
      </w:ins>
      <w:commentRangeEnd w:id="22675"/>
      <w:ins w:id="22676" w:author="Rev 7 Allen Wirfs-Brock" w:date="2012-05-03T08:43:00Z">
        <w:r w:rsidR="007B6CF2">
          <w:rPr>
            <w:rStyle w:val="af4"/>
          </w:rPr>
          <w:commentReference w:id="22675"/>
        </w:r>
      </w:ins>
      <w:ins w:id="22677" w:author="Rev 7 Allen Wirfs-Brock" w:date="2012-05-02T17:12:00Z">
        <w:r w:rsidRPr="00640BCB">
          <w:rPr>
            <w:rFonts w:cs="Arial"/>
            <w:b/>
          </w:rPr>
          <w:t>(number)</w:t>
        </w:r>
      </w:ins>
    </w:p>
    <w:p w14:paraId="7972C94D" w14:textId="77777777" w:rsidR="001A0D83" w:rsidRPr="00E77497" w:rsidRDefault="001A0D83" w:rsidP="001A0D83">
      <w:pPr>
        <w:rPr>
          <w:ins w:id="22678" w:author="Rev 7 Allen Wirfs-Brock" w:date="2012-05-02T17:27:00Z"/>
        </w:rPr>
      </w:pPr>
      <w:ins w:id="22679" w:author="Rev 7 Allen Wirfs-Brock" w:date="2012-05-02T17:27:00Z">
        <w:r w:rsidRPr="00E77497">
          <w:t xml:space="preserve">When the </w:t>
        </w:r>
        <w:r>
          <w:rPr>
            <w:rFonts w:ascii="Courier New" w:hAnsi="Courier New"/>
            <w:b/>
          </w:rPr>
          <w:t>Number.toInteger</w:t>
        </w:r>
        <w:r w:rsidRPr="00E77497">
          <w:t xml:space="preserve"> is called with one argument </w:t>
        </w:r>
        <w:r>
          <w:rPr>
            <w:rFonts w:ascii="Times New Roman" w:hAnsi="Times New Roman"/>
            <w:i/>
          </w:rPr>
          <w:t>number</w:t>
        </w:r>
        <w:r w:rsidRPr="00E77497">
          <w:t>, the following steps are taken:</w:t>
        </w:r>
      </w:ins>
    </w:p>
    <w:p w14:paraId="43A18642" w14:textId="77777777" w:rsidR="00640BCB" w:rsidRPr="001A0D83" w:rsidRDefault="00640BCB" w:rsidP="00640BCB">
      <w:pPr>
        <w:numPr>
          <w:ilvl w:val="0"/>
          <w:numId w:val="798"/>
        </w:numPr>
        <w:spacing w:after="0" w:line="240" w:lineRule="auto"/>
        <w:jc w:val="left"/>
        <w:rPr>
          <w:ins w:id="22680" w:author="Rev 7 Allen Wirfs-Brock" w:date="2012-05-02T17:12:00Z"/>
          <w:rFonts w:ascii="Times New Roman" w:eastAsia="Times New Roman" w:hAnsi="Times New Roman"/>
          <w:spacing w:val="6"/>
          <w:lang w:eastAsia="en-US"/>
        </w:rPr>
      </w:pPr>
      <w:ins w:id="22681" w:author="Rev 7 Allen Wirfs-Brock" w:date="2012-05-02T17:12:00Z">
        <w:r w:rsidRPr="001A0D83">
          <w:rPr>
            <w:rFonts w:ascii="Times New Roman" w:eastAsia="Times New Roman" w:hAnsi="Times New Roman"/>
            <w:spacing w:val="6"/>
            <w:lang w:eastAsia="en-US"/>
          </w:rPr>
          <w:t>Return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26A87269" w14:textId="77777777" w:rsidR="00640BCB" w:rsidRPr="00640BCB" w:rsidRDefault="00640BCB" w:rsidP="00640BCB">
      <w:pPr>
        <w:rPr>
          <w:ins w:id="22682" w:author="Rev 7 Allen Wirfs-Brock" w:date="2012-05-02T17:12:00Z"/>
          <w:rFonts w:cs="Arial"/>
        </w:rPr>
      </w:pPr>
    </w:p>
    <w:p w14:paraId="2739F738" w14:textId="77777777" w:rsidR="004C02EF" w:rsidRPr="00A67AF2" w:rsidRDefault="004C02EF" w:rsidP="00B43482">
      <w:pPr>
        <w:pStyle w:val="30"/>
        <w:numPr>
          <w:ilvl w:val="0"/>
          <w:numId w:val="0"/>
        </w:numPr>
      </w:pPr>
      <w:bookmarkStart w:id="22683" w:name="_Toc323907777"/>
      <w:r w:rsidRPr="00A67AF2">
        <w:t>15.7.4</w:t>
      </w:r>
      <w:r w:rsidRPr="00A67AF2">
        <w:tab/>
        <w:t>Properties of the Number Prototype Objec</w:t>
      </w:r>
      <w:bookmarkEnd w:id="22575"/>
      <w:bookmarkEnd w:id="22576"/>
      <w:bookmarkEnd w:id="22600"/>
      <w:bookmarkEnd w:id="22604"/>
      <w:bookmarkEnd w:id="22605"/>
      <w:bookmarkEnd w:id="22606"/>
      <w:r w:rsidRPr="00A67AF2">
        <w:t>t</w:t>
      </w:r>
      <w:bookmarkStart w:id="22684" w:name="_Toc382212259"/>
      <w:bookmarkStart w:id="22685" w:name="_Toc382212822"/>
      <w:bookmarkEnd w:id="22608"/>
      <w:bookmarkEnd w:id="22609"/>
      <w:bookmarkEnd w:id="22610"/>
      <w:bookmarkEnd w:id="22611"/>
      <w:bookmarkEnd w:id="22612"/>
      <w:bookmarkEnd w:id="22613"/>
      <w:bookmarkEnd w:id="22683"/>
    </w:p>
    <w:p w14:paraId="75CDE759" w14:textId="77777777" w:rsidR="004C02EF" w:rsidRPr="00E77497" w:rsidRDefault="004C02EF" w:rsidP="004C02EF">
      <w:r w:rsidRPr="00A67AF2">
        <w:t xml:space="preserve">The Number prototype object is itself a Number object </w:t>
      </w:r>
      <w:del w:id="22686" w:author="Allen Wirfs-Brock" w:date="2011-07-02T14:18:00Z">
        <w:r w:rsidRPr="00B820AB" w:rsidDel="000625EF">
          <w:delText xml:space="preserve">(its [[Class]] is </w:delText>
        </w:r>
        <w:r w:rsidRPr="00675B74" w:rsidDel="000625EF">
          <w:rPr>
            <w:rFonts w:ascii="Courier New" w:hAnsi="Courier New"/>
            <w:b/>
          </w:rPr>
          <w:delText>"Number"</w:delText>
        </w:r>
        <w:r w:rsidRPr="00E77497" w:rsidDel="000625EF">
          <w:delText>)</w:delText>
        </w:r>
      </w:del>
      <w:ins w:id="22687" w:author="Allen Wirfs-Brock" w:date="2011-07-02T14:18:00Z">
        <w:r w:rsidR="000625EF" w:rsidRPr="00E77497">
          <w:t>with a [[</w:t>
        </w:r>
        <w:del w:id="22688" w:author="Rev 3 Allen Wirfs-Brock" w:date="2011-09-07T18:03:00Z">
          <w:r w:rsidR="000625EF" w:rsidRPr="00E77497" w:rsidDel="00187187">
            <w:delText>IsNumber</w:delText>
          </w:r>
        </w:del>
      </w:ins>
      <w:ins w:id="22689" w:author="Rev 3 Allen Wirfs-Brock" w:date="2011-09-07T18:03:00Z">
        <w:r w:rsidR="00187187" w:rsidRPr="00E77497">
          <w:t>NativeBrand</w:t>
        </w:r>
      </w:ins>
      <w:ins w:id="22690" w:author="Allen Wirfs-Brock" w:date="2011-07-02T14:18:00Z">
        <w:r w:rsidR="000625EF" w:rsidRPr="00E77497">
          <w:t>]] internal property</w:t>
        </w:r>
      </w:ins>
      <w:ins w:id="22691" w:author="Rev 3 Allen Wirfs-Brock" w:date="2011-09-07T18:03:00Z">
        <w:r w:rsidR="00187187" w:rsidRPr="00E77497">
          <w:t xml:space="preserve"> whose value is NumberWrapper</w:t>
        </w:r>
      </w:ins>
      <w:ins w:id="22692" w:author="Allen Wirfs-Brock" w:date="2011-07-02T14:18:00Z">
        <w:r w:rsidR="000625EF" w:rsidRPr="00E77497">
          <w:t>.</w:t>
        </w:r>
      </w:ins>
      <w:r w:rsidRPr="00E77497">
        <w:t xml:space="preserve"> </w:t>
      </w:r>
      <w:del w:id="22693" w:author="Allen Wirfs-Brock" w:date="2011-07-02T14:18:00Z">
        <w:r w:rsidRPr="00E77497" w:rsidDel="000625EF">
          <w:delText xml:space="preserve">whose </w:delText>
        </w:r>
      </w:del>
      <w:ins w:id="22694" w:author="Allen Wirfs-Brock" w:date="2011-07-02T14:18:00Z">
        <w:r w:rsidR="000625EF" w:rsidRPr="00E77497">
          <w:t xml:space="preserve">Its </w:t>
        </w:r>
      </w:ins>
      <w:r w:rsidRPr="00E77497">
        <w:t>value is +0.</w:t>
      </w:r>
    </w:p>
    <w:p w14:paraId="77313086" w14:textId="77777777" w:rsidR="004C02EF" w:rsidRPr="00E77497" w:rsidRDefault="004C02EF" w:rsidP="004C02EF">
      <w:r w:rsidRPr="00E77497">
        <w:t>The value of the [[Prototype]] internal property of the Number prototype object is the standard built-in Object prototype object (15.2.4).</w:t>
      </w:r>
    </w:p>
    <w:p w14:paraId="351F73CD" w14:textId="77777777" w:rsidR="004C02EF" w:rsidRPr="00E77497" w:rsidRDefault="004C02EF" w:rsidP="004C02EF">
      <w:r w:rsidRPr="00E77497">
        <w:t xml:space="preserve">Unless explicitly stated otherwise, the methods of the Number prototype object defined below are not generic and the this value passed to them must be either a Number value or an </w:t>
      </w:r>
      <w:del w:id="22695" w:author="Allen Wirfs-Brock" w:date="2011-07-02T14:20:00Z">
        <w:r w:rsidRPr="00E77497" w:rsidDel="000625EF">
          <w:delText xml:space="preserve">Object </w:delText>
        </w:r>
      </w:del>
      <w:ins w:id="22696" w:author="Allen Wirfs-Brock" w:date="2011-07-02T14:20:00Z">
        <w:r w:rsidR="000625EF" w:rsidRPr="00E77497">
          <w:t xml:space="preserve">object </w:t>
        </w:r>
      </w:ins>
      <w:del w:id="22697" w:author="Allen Wirfs-Brock" w:date="2011-07-02T14:19:00Z">
        <w:r w:rsidRPr="00E77497" w:rsidDel="000625EF">
          <w:delText>for which the value of</w:delText>
        </w:r>
      </w:del>
      <w:ins w:id="22698" w:author="Allen Wirfs-Brock" w:date="2011-07-02T14:19:00Z">
        <w:r w:rsidR="000625EF" w:rsidRPr="00E77497">
          <w:t>that has</w:t>
        </w:r>
      </w:ins>
      <w:r w:rsidRPr="00E77497">
        <w:t xml:space="preserve"> </w:t>
      </w:r>
      <w:del w:id="22699" w:author="Rev 3 Allen Wirfs-Brock" w:date="2011-09-07T18:06:00Z">
        <w:r w:rsidRPr="00E77497" w:rsidDel="00187187">
          <w:delText xml:space="preserve">the </w:delText>
        </w:r>
      </w:del>
      <w:ins w:id="22700" w:author="Rev 3 Allen Wirfs-Brock" w:date="2011-09-07T18:06:00Z">
        <w:r w:rsidR="00187187" w:rsidRPr="00E77497">
          <w:t xml:space="preserve">a </w:t>
        </w:r>
      </w:ins>
      <w:r w:rsidRPr="00E77497">
        <w:t>[[</w:t>
      </w:r>
      <w:del w:id="22701" w:author="Allen Wirfs-Brock" w:date="2011-07-02T14:19:00Z">
        <w:r w:rsidRPr="00E77497" w:rsidDel="000625EF">
          <w:delText>Class</w:delText>
        </w:r>
      </w:del>
      <w:ins w:id="22702" w:author="Allen Wirfs-Brock" w:date="2011-07-02T14:19:00Z">
        <w:del w:id="22703" w:author="Rev 3 Allen Wirfs-Brock" w:date="2011-09-07T18:05:00Z">
          <w:r w:rsidR="000625EF" w:rsidRPr="00E77497" w:rsidDel="00187187">
            <w:delText>IsNumber</w:delText>
          </w:r>
        </w:del>
      </w:ins>
      <w:ins w:id="22704" w:author="Rev 3 Allen Wirfs-Brock" w:date="2011-09-07T18:05:00Z">
        <w:r w:rsidR="00187187" w:rsidRPr="00E77497">
          <w:t>NativeBrand</w:t>
        </w:r>
      </w:ins>
      <w:r w:rsidRPr="00E77497">
        <w:t>]] internal property</w:t>
      </w:r>
      <w:ins w:id="22705" w:author="Rev 3 Allen Wirfs-Brock" w:date="2011-09-07T18:05:00Z">
        <w:r w:rsidR="00187187" w:rsidRPr="00E77497">
          <w:t xml:space="preserve"> whose value is NumberWrapper</w:t>
        </w:r>
      </w:ins>
      <w:del w:id="22706" w:author="Allen Wirfs-Brock" w:date="2011-07-02T14:19:00Z">
        <w:r w:rsidRPr="00E77497" w:rsidDel="000625EF">
          <w:delText xml:space="preserve"> is </w:delText>
        </w:r>
        <w:r w:rsidRPr="00E77497" w:rsidDel="000625EF">
          <w:rPr>
            <w:rFonts w:ascii="Courier New" w:hAnsi="Courier New"/>
            <w:b/>
          </w:rPr>
          <w:delText>"Number"</w:delText>
        </w:r>
      </w:del>
      <w:r w:rsidRPr="00E77497">
        <w:t>.</w:t>
      </w:r>
    </w:p>
    <w:p w14:paraId="12AA4156" w14:textId="77777777" w:rsidR="004C02EF" w:rsidRPr="00E77497" w:rsidRDefault="004C02EF" w:rsidP="004C02EF">
      <w:r w:rsidRPr="00E77497">
        <w:t xml:space="preserve">In the following descriptions of functions that are properties of the Number prototype object, the phrase “this Number object” refers to either the object that is the </w:t>
      </w:r>
      <w:r w:rsidRPr="00E77497">
        <w:rPr>
          <w:b/>
        </w:rPr>
        <w:t>this</w:t>
      </w:r>
      <w:r w:rsidRPr="00E77497">
        <w:t xml:space="preserve"> value for the invocation of the function or, if Type(</w:t>
      </w:r>
      <w:r w:rsidRPr="00E77497">
        <w:rPr>
          <w:b/>
        </w:rPr>
        <w:t>this</w:t>
      </w:r>
      <w:r w:rsidRPr="00E77497">
        <w:t xml:space="preserve"> value) is Number,  an object that is created as if by the expression </w:t>
      </w:r>
      <w:r w:rsidRPr="00E77497">
        <w:rPr>
          <w:rFonts w:ascii="Courier New" w:hAnsi="Courier New" w:cs="Courier New"/>
          <w:b/>
        </w:rPr>
        <w:t>new Number(</w:t>
      </w:r>
      <w:r w:rsidRPr="00E77497">
        <w:rPr>
          <w:b/>
        </w:rPr>
        <w:t>this</w:t>
      </w:r>
      <w:r w:rsidRPr="00E77497">
        <w:t xml:space="preserve"> value</w:t>
      </w:r>
      <w:r w:rsidRPr="00E77497">
        <w:rPr>
          <w:rFonts w:ascii="Courier New" w:hAnsi="Courier New" w:cs="Courier New"/>
          <w:b/>
        </w:rPr>
        <w:t>)</w:t>
      </w:r>
      <w:r w:rsidRPr="00E77497">
        <w:t xml:space="preserve"> where </w:t>
      </w:r>
      <w:r w:rsidRPr="00E77497">
        <w:rPr>
          <w:rFonts w:ascii="Courier New" w:hAnsi="Courier New" w:cs="Courier New"/>
          <w:b/>
        </w:rPr>
        <w:t>Number</w:t>
      </w:r>
      <w:r w:rsidRPr="00E77497">
        <w:t xml:space="preserve"> is the standard built-in constructor with that name.  Also, the phrase “this Number value” refers to either the Number value represented by this Number object, that is, the value of the [[PrimitiveValue]] internal property of this Number object</w:t>
      </w:r>
      <w:bookmarkStart w:id="22707" w:name="_Toc385672356"/>
      <w:bookmarkStart w:id="22708" w:name="_Toc393690472"/>
      <w:bookmarkStart w:id="22709" w:name="_Toc382291661"/>
      <w:r w:rsidRPr="00E77497">
        <w:t xml:space="preserve"> or the </w:t>
      </w:r>
      <w:r w:rsidRPr="00E77497">
        <w:rPr>
          <w:b/>
        </w:rPr>
        <w:t>this</w:t>
      </w:r>
      <w:r w:rsidRPr="00E77497">
        <w:t xml:space="preserve"> value if its type is Number.  A </w:t>
      </w:r>
      <w:r w:rsidRPr="00E77497">
        <w:rPr>
          <w:b/>
        </w:rPr>
        <w:t>TypeError</w:t>
      </w:r>
      <w:r w:rsidRPr="00E77497">
        <w:t xml:space="preserve"> exception is thrown if the </w:t>
      </w:r>
      <w:r w:rsidRPr="00E77497">
        <w:rPr>
          <w:b/>
        </w:rPr>
        <w:t>this</w:t>
      </w:r>
      <w:r w:rsidRPr="00E77497">
        <w:t xml:space="preserve"> value is neither an object </w:t>
      </w:r>
      <w:del w:id="22710" w:author="Allen Wirfs-Brock" w:date="2011-07-02T14:20:00Z">
        <w:r w:rsidRPr="00E77497" w:rsidDel="000625EF">
          <w:delText>for which the value of the</w:delText>
        </w:r>
      </w:del>
      <w:ins w:id="22711" w:author="Allen Wirfs-Brock" w:date="2011-07-02T14:20:00Z">
        <w:r w:rsidR="000625EF" w:rsidRPr="00E77497">
          <w:t>that has a</w:t>
        </w:r>
      </w:ins>
      <w:ins w:id="22712" w:author="Allen Wirfs-Brock" w:date="2011-07-02T14:21:00Z">
        <w:del w:id="22713" w:author="Rev 3 Allen Wirfs-Brock" w:date="2011-09-07T18:05:00Z">
          <w:r w:rsidR="000625EF" w:rsidRPr="00E77497" w:rsidDel="00187187">
            <w:delText>n</w:delText>
          </w:r>
        </w:del>
      </w:ins>
      <w:r w:rsidRPr="00E77497">
        <w:t xml:space="preserve"> [[</w:t>
      </w:r>
      <w:del w:id="22714" w:author="Allen Wirfs-Brock" w:date="2011-07-02T14:20:00Z">
        <w:r w:rsidRPr="00E77497" w:rsidDel="000625EF">
          <w:delText>Class</w:delText>
        </w:r>
      </w:del>
      <w:ins w:id="22715" w:author="Allen Wirfs-Brock" w:date="2011-07-02T14:20:00Z">
        <w:del w:id="22716" w:author="Rev 3 Allen Wirfs-Brock" w:date="2011-09-07T18:04:00Z">
          <w:r w:rsidR="000625EF" w:rsidRPr="00E77497" w:rsidDel="00187187">
            <w:delText>IsNumber</w:delText>
          </w:r>
        </w:del>
      </w:ins>
      <w:ins w:id="22717" w:author="Rev 3 Allen Wirfs-Brock" w:date="2011-09-07T18:04:00Z">
        <w:r w:rsidR="00187187" w:rsidRPr="00E77497">
          <w:t>NativeBrand</w:t>
        </w:r>
      </w:ins>
      <w:r w:rsidRPr="00E77497">
        <w:t>]] internal property</w:t>
      </w:r>
      <w:ins w:id="22718" w:author="Rev 3 Allen Wirfs-Brock" w:date="2011-09-07T18:04:00Z">
        <w:r w:rsidR="00187187" w:rsidRPr="00E77497">
          <w:t xml:space="preserve"> whose value is NumberWrapper</w:t>
        </w:r>
      </w:ins>
      <w:r w:rsidRPr="00E77497">
        <w:t xml:space="preserve"> </w:t>
      </w:r>
      <w:del w:id="22719" w:author="Allen Wirfs-Brock" w:date="2011-07-02T14:21:00Z">
        <w:r w:rsidRPr="00E77497" w:rsidDel="000625EF">
          <w:delText xml:space="preserve">is </w:delText>
        </w:r>
        <w:r w:rsidRPr="00E77497" w:rsidDel="000625EF">
          <w:rPr>
            <w:rFonts w:ascii="Courier New" w:hAnsi="Courier New"/>
            <w:b/>
          </w:rPr>
          <w:delText>"Number"</w:delText>
        </w:r>
        <w:r w:rsidRPr="00E77497" w:rsidDel="000625EF">
          <w:delText xml:space="preserve"> </w:delText>
        </w:r>
      </w:del>
      <w:r w:rsidRPr="00E77497">
        <w:t>or a value whose type is Number.</w:t>
      </w:r>
    </w:p>
    <w:p w14:paraId="28994D1F" w14:textId="77777777" w:rsidR="004C02EF" w:rsidRPr="00E77497" w:rsidRDefault="004C02EF" w:rsidP="004C02EF">
      <w:pPr>
        <w:pStyle w:val="40"/>
        <w:numPr>
          <w:ilvl w:val="0"/>
          <w:numId w:val="0"/>
        </w:numPr>
      </w:pPr>
      <w:r w:rsidRPr="00E77497">
        <w:t>15.7.4.1</w:t>
      </w:r>
      <w:r w:rsidRPr="00E77497">
        <w:tab/>
        <w:t>Number.prototype.constructo</w:t>
      </w:r>
      <w:bookmarkEnd w:id="22707"/>
      <w:bookmarkEnd w:id="22708"/>
      <w:r w:rsidRPr="00E77497">
        <w:t>r</w:t>
      </w:r>
    </w:p>
    <w:p w14:paraId="1C305FAD" w14:textId="77777777"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22720" w:name="_Toc385672357"/>
      <w:bookmarkStart w:id="22721" w:name="_Toc393690473"/>
    </w:p>
    <w:p w14:paraId="06D33948" w14:textId="77777777" w:rsidR="004C02EF" w:rsidRPr="00E77497" w:rsidRDefault="004C02EF" w:rsidP="004C02EF">
      <w:pPr>
        <w:pStyle w:val="40"/>
        <w:numPr>
          <w:ilvl w:val="0"/>
          <w:numId w:val="0"/>
        </w:numPr>
      </w:pPr>
      <w:bookmarkStart w:id="22722" w:name="_Ref455972347"/>
      <w:r w:rsidRPr="00E77497">
        <w:t>15.7.4.2</w:t>
      </w:r>
      <w:r w:rsidRPr="00E77497">
        <w:tab/>
      </w:r>
      <w:commentRangeStart w:id="22723"/>
      <w:r w:rsidRPr="00E77497">
        <w:t>Number.prototype.toString ( [ radix</w:t>
      </w:r>
      <w:bookmarkEnd w:id="22709"/>
      <w:bookmarkEnd w:id="22720"/>
      <w:bookmarkEnd w:id="22721"/>
      <w:r w:rsidRPr="00E77497">
        <w:t xml:space="preserve"> ] )</w:t>
      </w:r>
      <w:bookmarkEnd w:id="22722"/>
      <w:commentRangeEnd w:id="22723"/>
      <w:r w:rsidR="003B0DD5">
        <w:rPr>
          <w:rStyle w:val="af4"/>
          <w:b w:val="0"/>
        </w:rPr>
        <w:commentReference w:id="22723"/>
      </w:r>
    </w:p>
    <w:p w14:paraId="704932EE" w14:textId="77777777"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4333C202" w14:textId="77777777"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9.8.1.</w:t>
      </w:r>
      <w:bookmarkStart w:id="22724" w:name="_Toc382291662"/>
      <w:bookmarkStart w:id="22725" w:name="_Toc385672358"/>
    </w:p>
    <w:p w14:paraId="33A68FC8"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22726" w:name="_Toc393690474"/>
    </w:p>
    <w:p w14:paraId="17E6C952" w14:textId="77777777" w:rsidR="004C02EF" w:rsidRPr="00E77497" w:rsidRDefault="004C02EF" w:rsidP="004C02EF">
      <w:pPr>
        <w:pStyle w:val="40"/>
        <w:numPr>
          <w:ilvl w:val="0"/>
          <w:numId w:val="0"/>
        </w:numPr>
      </w:pPr>
      <w:bookmarkStart w:id="22727" w:name="_Ref451681287"/>
      <w:r w:rsidRPr="00E77497">
        <w:t>15.7.4.3</w:t>
      </w:r>
      <w:r w:rsidRPr="00E77497">
        <w:tab/>
        <w:t>Number.prototype.toLocaleString()</w:t>
      </w:r>
      <w:bookmarkEnd w:id="22727"/>
    </w:p>
    <w:p w14:paraId="0BC60437" w14:textId="77777777"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469C7903"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7BDB496B" w14:textId="77777777" w:rsidR="004C02EF" w:rsidRPr="00E77497" w:rsidRDefault="004C02EF" w:rsidP="004C02EF">
      <w:pPr>
        <w:pStyle w:val="40"/>
        <w:numPr>
          <w:ilvl w:val="0"/>
          <w:numId w:val="0"/>
        </w:numPr>
      </w:pPr>
      <w:bookmarkStart w:id="22728" w:name="_Ref455972349"/>
      <w:r w:rsidRPr="00E77497">
        <w:t>15.7.4.4</w:t>
      </w:r>
      <w:r w:rsidRPr="00E77497">
        <w:tab/>
        <w:t>Number.prototype.valueOf</w:t>
      </w:r>
      <w:bookmarkEnd w:id="22724"/>
      <w:bookmarkEnd w:id="22725"/>
      <w:bookmarkEnd w:id="22726"/>
      <w:r w:rsidRPr="00E77497">
        <w:t xml:space="preserve"> ( )</w:t>
      </w:r>
      <w:bookmarkStart w:id="22729" w:name="_Toc382291663"/>
      <w:bookmarkEnd w:id="22728"/>
    </w:p>
    <w:p w14:paraId="269C8C34" w14:textId="77777777" w:rsidR="003B0DD5" w:rsidRPr="00E77497" w:rsidRDefault="003B0DD5" w:rsidP="003B0DD5">
      <w:pPr>
        <w:pStyle w:val="Alg4"/>
        <w:numPr>
          <w:ilvl w:val="0"/>
          <w:numId w:val="239"/>
        </w:numPr>
        <w:rPr>
          <w:ins w:id="22730" w:author="Rev 7 Allen Wirfs-Brock" w:date="2012-05-03T08:59:00Z"/>
        </w:rPr>
      </w:pPr>
      <w:ins w:id="22731" w:author="Rev 7 Allen Wirfs-Brock" w:date="2012-05-03T08:59:00Z">
        <w:r w:rsidRPr="00E77497">
          <w:t xml:space="preserve">Let </w:t>
        </w:r>
        <w:r w:rsidRPr="00E77497">
          <w:rPr>
            <w:i/>
          </w:rPr>
          <w:t>x</w:t>
        </w:r>
        <w:r w:rsidRPr="00E77497">
          <w:t xml:space="preserve"> be this Number value.</w:t>
        </w:r>
      </w:ins>
    </w:p>
    <w:p w14:paraId="5EBB63F5" w14:textId="77777777" w:rsidR="003B0DD5" w:rsidRDefault="003B0DD5" w:rsidP="003B0DD5">
      <w:pPr>
        <w:pStyle w:val="Alg4"/>
        <w:numPr>
          <w:ilvl w:val="0"/>
          <w:numId w:val="239"/>
        </w:numPr>
        <w:spacing w:after="220"/>
        <w:rPr>
          <w:ins w:id="22732" w:author="Rev 7 Allen Wirfs-Brock" w:date="2012-05-03T08:59:00Z"/>
        </w:rPr>
        <w:pPrChange w:id="22733" w:author="Rev 7 Allen Wirfs-Brock" w:date="2012-05-03T09:00:00Z">
          <w:pPr>
            <w:pStyle w:val="Alg4"/>
            <w:numPr>
              <w:numId w:val="239"/>
            </w:numPr>
            <w:tabs>
              <w:tab w:val="num" w:pos="360"/>
            </w:tabs>
            <w:ind w:left="360" w:hanging="360"/>
          </w:pPr>
        </w:pPrChange>
      </w:pPr>
      <w:ins w:id="22734" w:author="Rev 7 Allen Wirfs-Brock" w:date="2012-05-03T08:59:00Z">
        <w:r>
          <w:t>Return</w:t>
        </w:r>
      </w:ins>
      <w:ins w:id="22735" w:author="Rev 7 Allen Wirfs-Brock" w:date="2012-05-03T09:00:00Z">
        <w:r>
          <w:t xml:space="preserve">  </w:t>
        </w:r>
      </w:ins>
      <w:ins w:id="22736" w:author="Rev 7 Allen Wirfs-Brock" w:date="2012-05-03T08:59:00Z">
        <w:r>
          <w:rPr>
            <w:i/>
          </w:rPr>
          <w:t>x</w:t>
        </w:r>
        <w:r>
          <w:t>.</w:t>
        </w:r>
      </w:ins>
    </w:p>
    <w:p w14:paraId="55F68944" w14:textId="77777777" w:rsidR="004C02EF" w:rsidRPr="00E77497" w:rsidDel="003B0DD5" w:rsidRDefault="004C02EF" w:rsidP="004C02EF">
      <w:pPr>
        <w:rPr>
          <w:del w:id="22737" w:author="Rev 7 Allen Wirfs-Brock" w:date="2012-05-03T08:59:00Z"/>
        </w:rPr>
      </w:pPr>
      <w:del w:id="22738" w:author="Rev 7 Allen Wirfs-Brock" w:date="2012-05-03T08:59:00Z">
        <w:r w:rsidRPr="00E77497" w:rsidDel="003B0DD5">
          <w:delText>Returns this Number value.</w:delText>
        </w:r>
        <w:bookmarkStart w:id="22739" w:name="_Toc385672359"/>
      </w:del>
    </w:p>
    <w:p w14:paraId="6DFCD8AE"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22740" w:name="_Toc393690475"/>
    </w:p>
    <w:p w14:paraId="18118965" w14:textId="77777777" w:rsidR="004C02EF" w:rsidRPr="00E77497" w:rsidRDefault="004C02EF" w:rsidP="004C02EF">
      <w:pPr>
        <w:pStyle w:val="40"/>
        <w:numPr>
          <w:ilvl w:val="0"/>
          <w:numId w:val="0"/>
        </w:numPr>
      </w:pPr>
      <w:bookmarkStart w:id="22741" w:name="_Ref457790851"/>
      <w:r w:rsidRPr="00E77497">
        <w:t>15.7.4.5</w:t>
      </w:r>
      <w:r w:rsidRPr="00E77497">
        <w:tab/>
        <w:t>Number.prototype.toFixed (fractionDigits)</w:t>
      </w:r>
      <w:bookmarkEnd w:id="22741"/>
    </w:p>
    <w:p w14:paraId="73D096AB" w14:textId="77777777" w:rsidR="004C02EF" w:rsidRPr="00E77497" w:rsidRDefault="004C02EF" w:rsidP="004C02EF">
      <w:r w:rsidRPr="00E77497">
        <w:t xml:space="preserve">Return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 Specifically, perform the following steps:</w:t>
      </w:r>
    </w:p>
    <w:p w14:paraId="24311A0E" w14:textId="77777777" w:rsidR="004C02EF" w:rsidRPr="00E77497" w:rsidRDefault="004C02EF" w:rsidP="00834A33">
      <w:pPr>
        <w:pStyle w:val="Alg4"/>
        <w:numPr>
          <w:ilvl w:val="0"/>
          <w:numId w:val="239"/>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0AC14F59" w14:textId="77777777" w:rsidR="003B0DD5" w:rsidRDefault="003B0DD5" w:rsidP="003B0DD5">
      <w:pPr>
        <w:pStyle w:val="Alg4"/>
        <w:numPr>
          <w:ilvl w:val="0"/>
          <w:numId w:val="239"/>
        </w:numPr>
        <w:rPr>
          <w:ins w:id="22742" w:author="Rev 7 Allen Wirfs-Brock" w:date="2012-05-03T08:58:00Z"/>
        </w:rPr>
      </w:pPr>
      <w:ins w:id="22743" w:author="Rev 7 Allen Wirfs-Brock" w:date="2012-05-03T08:58:00Z">
        <w:r>
          <w:t>ReturnIfAbrupt(</w:t>
        </w:r>
        <w:r>
          <w:rPr>
            <w:i/>
          </w:rPr>
          <w:t>f</w:t>
        </w:r>
        <w:r>
          <w:t>).</w:t>
        </w:r>
      </w:ins>
    </w:p>
    <w:p w14:paraId="350DCF04" w14:textId="77777777" w:rsidR="004C02EF" w:rsidRPr="00E77497" w:rsidRDefault="004C02EF" w:rsidP="00834A33">
      <w:pPr>
        <w:pStyle w:val="Alg4"/>
        <w:numPr>
          <w:ilvl w:val="0"/>
          <w:numId w:val="239"/>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6DCBA371" w14:textId="77777777" w:rsidR="004C02EF" w:rsidRPr="00E77497" w:rsidRDefault="004C02EF" w:rsidP="00834A33">
      <w:pPr>
        <w:pStyle w:val="Alg4"/>
        <w:numPr>
          <w:ilvl w:val="0"/>
          <w:numId w:val="239"/>
        </w:numPr>
      </w:pPr>
      <w:r w:rsidRPr="00E77497">
        <w:t xml:space="preserve">Let </w:t>
      </w:r>
      <w:r w:rsidRPr="00E77497">
        <w:rPr>
          <w:i/>
        </w:rPr>
        <w:t>x</w:t>
      </w:r>
      <w:r w:rsidRPr="00E77497">
        <w:t xml:space="preserve"> be this Number value.</w:t>
      </w:r>
    </w:p>
    <w:p w14:paraId="384A21D5" w14:textId="77777777" w:rsidR="003B0DD5" w:rsidRDefault="003B0DD5" w:rsidP="003B0DD5">
      <w:pPr>
        <w:pStyle w:val="Alg4"/>
        <w:numPr>
          <w:ilvl w:val="0"/>
          <w:numId w:val="239"/>
        </w:numPr>
        <w:rPr>
          <w:ins w:id="22744" w:author="Rev 7 Allen Wirfs-Brock" w:date="2012-05-03T08:59:00Z"/>
        </w:rPr>
      </w:pPr>
      <w:ins w:id="22745" w:author="Rev 7 Allen Wirfs-Brock" w:date="2012-05-03T08:59:00Z">
        <w:r>
          <w:t>ReturnIfAbrupt(</w:t>
        </w:r>
        <w:r>
          <w:rPr>
            <w:i/>
          </w:rPr>
          <w:t>x</w:t>
        </w:r>
        <w:r>
          <w:t>).</w:t>
        </w:r>
      </w:ins>
    </w:p>
    <w:p w14:paraId="0F00C4EB"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2B8F2B5D" w14:textId="77777777" w:rsidR="004C02EF" w:rsidRPr="00E77497" w:rsidRDefault="004C02EF" w:rsidP="00834A33">
      <w:pPr>
        <w:pStyle w:val="Alg4"/>
        <w:numPr>
          <w:ilvl w:val="0"/>
          <w:numId w:val="239"/>
        </w:numPr>
      </w:pPr>
      <w:r w:rsidRPr="00E77497">
        <w:t xml:space="preserve">Let </w:t>
      </w:r>
      <w:r w:rsidRPr="00E77497">
        <w:rPr>
          <w:i/>
        </w:rPr>
        <w:t>s</w:t>
      </w:r>
      <w:r w:rsidRPr="00E77497">
        <w:t xml:space="preserve"> be the empty String.</w:t>
      </w:r>
    </w:p>
    <w:p w14:paraId="2E7F46E8"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&lt; 0, then</w:t>
      </w:r>
    </w:p>
    <w:p w14:paraId="63D00DFE" w14:textId="77777777" w:rsidR="004C02EF" w:rsidRPr="00E77497" w:rsidRDefault="004C02EF" w:rsidP="00834A33">
      <w:pPr>
        <w:pStyle w:val="Alg4"/>
        <w:numPr>
          <w:ilvl w:val="1"/>
          <w:numId w:val="239"/>
        </w:numPr>
      </w:pPr>
      <w:r w:rsidRPr="00E77497">
        <w:t>Let s be "</w:t>
      </w:r>
      <w:r w:rsidRPr="00E77497">
        <w:rPr>
          <w:rFonts w:ascii="Courier New" w:hAnsi="Courier New" w:cs="Courier New"/>
          <w:b/>
        </w:rPr>
        <w:t>-</w:t>
      </w:r>
      <w:r w:rsidRPr="00E77497">
        <w:t>".</w:t>
      </w:r>
    </w:p>
    <w:p w14:paraId="3FB5AFB3" w14:textId="77777777" w:rsidR="004C02EF" w:rsidRPr="00E77497" w:rsidRDefault="004C02EF" w:rsidP="00834A33">
      <w:pPr>
        <w:pStyle w:val="Alg4"/>
        <w:numPr>
          <w:ilvl w:val="1"/>
          <w:numId w:val="239"/>
        </w:numPr>
      </w:pPr>
      <w:r w:rsidRPr="00E77497">
        <w:t>Let x = –x.</w:t>
      </w:r>
    </w:p>
    <w:p w14:paraId="38224B7B" w14:textId="77777777" w:rsidR="004C02EF" w:rsidRPr="00E65A34" w:rsidRDefault="004C02EF" w:rsidP="00834A33">
      <w:pPr>
        <w:pStyle w:val="Alg4"/>
        <w:numPr>
          <w:ilvl w:val="0"/>
          <w:numId w:val="239"/>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16B68547" w14:textId="77777777" w:rsidR="004C02EF" w:rsidRPr="00B820AB" w:rsidRDefault="004C02EF" w:rsidP="00834A33">
      <w:pPr>
        <w:pStyle w:val="Alg4"/>
        <w:numPr>
          <w:ilvl w:val="1"/>
          <w:numId w:val="239"/>
        </w:numPr>
      </w:pPr>
      <w:r w:rsidRPr="00546435">
        <w:t xml:space="preserve">Let </w:t>
      </w:r>
      <w:r w:rsidRPr="00A67AF2">
        <w:rPr>
          <w:i/>
        </w:rPr>
        <w:t>m</w:t>
      </w:r>
      <w:r w:rsidRPr="00A67AF2">
        <w:t xml:space="preserve"> = ToString(</w:t>
      </w:r>
      <w:r w:rsidRPr="00A67AF2">
        <w:rPr>
          <w:i/>
        </w:rPr>
        <w:t>x</w:t>
      </w:r>
      <w:r w:rsidRPr="00B820AB">
        <w:t>).</w:t>
      </w:r>
    </w:p>
    <w:p w14:paraId="7323B53A" w14:textId="77777777" w:rsidR="004C02EF" w:rsidRPr="00E77497" w:rsidRDefault="004C02EF" w:rsidP="00834A33">
      <w:pPr>
        <w:pStyle w:val="Alg4"/>
        <w:numPr>
          <w:ilvl w:val="0"/>
          <w:numId w:val="239"/>
        </w:numPr>
        <w:spacing w:after="220"/>
        <w:contextualSpacing/>
      </w:pPr>
      <w:r w:rsidRPr="00675B74">
        <w:t xml:space="preserve">Else, </w:t>
      </w:r>
      <w:r w:rsidRPr="00E77497">
        <w:rPr>
          <w:i/>
        </w:rPr>
        <w:t>x</w:t>
      </w:r>
      <w:r w:rsidRPr="00E77497">
        <w:t xml:space="preserve"> &lt; 10</w:t>
      </w:r>
      <w:r w:rsidRPr="00E77497">
        <w:rPr>
          <w:vertAlign w:val="superscript"/>
        </w:rPr>
        <w:t>21</w:t>
      </w:r>
    </w:p>
    <w:p w14:paraId="3BEC7A5E" w14:textId="77777777" w:rsidR="004C02EF" w:rsidRPr="00E77497" w:rsidRDefault="004C02EF" w:rsidP="00834A33">
      <w:pPr>
        <w:pStyle w:val="Alg4"/>
        <w:numPr>
          <w:ilvl w:val="1"/>
          <w:numId w:val="239"/>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7A1F2B35" w14:textId="77777777" w:rsidR="004C02EF" w:rsidRPr="00E77497" w:rsidRDefault="004C02EF" w:rsidP="00834A33">
      <w:pPr>
        <w:pStyle w:val="Alg4"/>
        <w:numPr>
          <w:ilvl w:val="1"/>
          <w:numId w:val="239"/>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18C97FE6" w14:textId="77777777" w:rsidR="004C02EF" w:rsidRPr="006B6D0A" w:rsidRDefault="004C02EF" w:rsidP="00834A33">
      <w:pPr>
        <w:pStyle w:val="Alg4"/>
        <w:numPr>
          <w:ilvl w:val="1"/>
          <w:numId w:val="239"/>
        </w:numPr>
      </w:pPr>
      <w:r w:rsidRPr="00E77497">
        <w:t xml:space="preserve">If </w:t>
      </w:r>
      <w:r w:rsidRPr="00E77497">
        <w:rPr>
          <w:i/>
        </w:rPr>
        <w:t>f</w:t>
      </w:r>
      <w:r w:rsidRPr="00E77497">
        <w:t xml:space="preserve"> </w:t>
      </w:r>
      <w:r w:rsidRPr="006B6D0A">
        <w:sym w:font="Symbol" w:char="F0B9"/>
      </w:r>
      <w:r w:rsidRPr="006B6D0A">
        <w:t xml:space="preserve"> 0, then</w:t>
      </w:r>
    </w:p>
    <w:p w14:paraId="053C66E9" w14:textId="77777777" w:rsidR="004C02EF" w:rsidRPr="00A67AF2" w:rsidRDefault="004C02EF" w:rsidP="00834A33">
      <w:pPr>
        <w:pStyle w:val="Alg4"/>
        <w:numPr>
          <w:ilvl w:val="2"/>
          <w:numId w:val="239"/>
        </w:numPr>
      </w:pPr>
      <w:r w:rsidRPr="006B6D0A">
        <w:t xml:space="preserve">Let </w:t>
      </w:r>
      <w:r w:rsidRPr="00E65A34">
        <w:rPr>
          <w:i/>
        </w:rPr>
        <w:t>k</w:t>
      </w:r>
      <w:r w:rsidRPr="00546435">
        <w:t xml:space="preserve"> </w:t>
      </w:r>
      <w:r w:rsidRPr="00A67AF2">
        <w:t xml:space="preserve">be the number of characters in </w:t>
      </w:r>
      <w:r w:rsidRPr="00A67AF2">
        <w:rPr>
          <w:i/>
        </w:rPr>
        <w:t>m</w:t>
      </w:r>
      <w:r w:rsidRPr="00A67AF2">
        <w:t>.</w:t>
      </w:r>
    </w:p>
    <w:p w14:paraId="7944AFA4" w14:textId="77777777" w:rsidR="004C02EF" w:rsidRPr="00E77497" w:rsidRDefault="004C02EF" w:rsidP="00834A33">
      <w:pPr>
        <w:pStyle w:val="Alg4"/>
        <w:numPr>
          <w:ilvl w:val="2"/>
          <w:numId w:val="239"/>
        </w:numPr>
      </w:pPr>
      <w:r w:rsidRPr="00B820AB">
        <w:t xml:space="preserve">If </w:t>
      </w:r>
      <w:r w:rsidRPr="00675B74">
        <w:rPr>
          <w:i/>
        </w:rPr>
        <w:t>k</w:t>
      </w:r>
      <w:r w:rsidRPr="00E77497">
        <w:t xml:space="preserve"> ≤ </w:t>
      </w:r>
      <w:r w:rsidRPr="00E77497">
        <w:rPr>
          <w:i/>
        </w:rPr>
        <w:t>f</w:t>
      </w:r>
      <w:r w:rsidRPr="00E77497">
        <w:t>, then</w:t>
      </w:r>
    </w:p>
    <w:p w14:paraId="5B130CDB" w14:textId="77777777" w:rsidR="004C02EF" w:rsidRPr="00E77497" w:rsidRDefault="004C02EF" w:rsidP="00834A33">
      <w:pPr>
        <w:pStyle w:val="Alg4"/>
        <w:numPr>
          <w:ilvl w:val="3"/>
          <w:numId w:val="239"/>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character ‘</w:t>
      </w:r>
      <w:r w:rsidRPr="00E77497">
        <w:rPr>
          <w:rFonts w:ascii="Courier New" w:hAnsi="Courier New"/>
        </w:rPr>
        <w:t>0</w:t>
      </w:r>
      <w:r w:rsidRPr="00E77497">
        <w:t>’.</w:t>
      </w:r>
    </w:p>
    <w:p w14:paraId="04E10527" w14:textId="77777777" w:rsidR="004C02EF" w:rsidRPr="00E77497" w:rsidRDefault="004C02EF" w:rsidP="00834A33">
      <w:pPr>
        <w:pStyle w:val="Alg4"/>
        <w:numPr>
          <w:ilvl w:val="3"/>
          <w:numId w:val="239"/>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478F699B" w14:textId="77777777" w:rsidR="004C02EF" w:rsidRPr="00E77497" w:rsidRDefault="004C02EF" w:rsidP="00834A33">
      <w:pPr>
        <w:pStyle w:val="Alg4"/>
        <w:numPr>
          <w:ilvl w:val="3"/>
          <w:numId w:val="239"/>
        </w:numPr>
      </w:pPr>
      <w:r w:rsidRPr="00E77497">
        <w:t xml:space="preserve">Let </w:t>
      </w:r>
      <w:r w:rsidRPr="00E77497">
        <w:rPr>
          <w:i/>
        </w:rPr>
        <w:t>k</w:t>
      </w:r>
      <w:r w:rsidRPr="00E77497">
        <w:t xml:space="preserve"> = </w:t>
      </w:r>
      <w:r w:rsidRPr="00E77497">
        <w:rPr>
          <w:i/>
        </w:rPr>
        <w:t xml:space="preserve">f </w:t>
      </w:r>
      <w:r w:rsidRPr="00E77497">
        <w:t>+ 1.</w:t>
      </w:r>
    </w:p>
    <w:p w14:paraId="63D3413D" w14:textId="77777777" w:rsidR="004C02EF" w:rsidRPr="00E77497" w:rsidRDefault="004C02EF" w:rsidP="00834A33">
      <w:pPr>
        <w:pStyle w:val="Alg4"/>
        <w:numPr>
          <w:ilvl w:val="2"/>
          <w:numId w:val="239"/>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characters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characters of </w:t>
      </w:r>
      <w:r w:rsidRPr="00E77497">
        <w:rPr>
          <w:i/>
        </w:rPr>
        <w:t>m</w:t>
      </w:r>
      <w:r w:rsidRPr="00E77497">
        <w:t>.</w:t>
      </w:r>
    </w:p>
    <w:p w14:paraId="3A7AAA83" w14:textId="77777777" w:rsidR="004C02EF" w:rsidRPr="00E77497" w:rsidRDefault="004C02EF" w:rsidP="00834A33">
      <w:pPr>
        <w:pStyle w:val="Alg4"/>
        <w:numPr>
          <w:ilvl w:val="2"/>
          <w:numId w:val="239"/>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0EEC25E8" w14:textId="77777777" w:rsidR="004C02EF" w:rsidRPr="00E77497" w:rsidRDefault="004C02EF" w:rsidP="00834A33">
      <w:pPr>
        <w:pStyle w:val="Alg4"/>
        <w:numPr>
          <w:ilvl w:val="0"/>
          <w:numId w:val="239"/>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1476DF3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2F5F1C93" w14:textId="77777777"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14:paraId="6ED7FF14" w14:textId="77777777"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6F618DA3" w14:textId="77777777"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0C838B4C" w14:textId="77777777"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2D83976F" w14:textId="77777777" w:rsidR="004C02EF" w:rsidRPr="00E77497" w:rsidRDefault="004C02EF" w:rsidP="004C02EF">
      <w:pPr>
        <w:pStyle w:val="40"/>
        <w:numPr>
          <w:ilvl w:val="0"/>
          <w:numId w:val="0"/>
        </w:numPr>
      </w:pPr>
      <w:bookmarkStart w:id="22746" w:name="_Ref457790854"/>
      <w:r w:rsidRPr="00E77497">
        <w:t>15.7.4.6</w:t>
      </w:r>
      <w:r w:rsidRPr="00E77497">
        <w:tab/>
        <w:t>Number.prototype.toExponential (fractionDigits)</w:t>
      </w:r>
      <w:bookmarkEnd w:id="22746"/>
    </w:p>
    <w:p w14:paraId="2C555956" w14:textId="77777777"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6151142D" w14:textId="77777777" w:rsidR="004C02EF" w:rsidRPr="00E77497" w:rsidRDefault="004C02EF" w:rsidP="00834A33">
      <w:pPr>
        <w:pStyle w:val="Alg4"/>
        <w:numPr>
          <w:ilvl w:val="0"/>
          <w:numId w:val="240"/>
        </w:numPr>
      </w:pPr>
      <w:r w:rsidRPr="00E77497">
        <w:t xml:space="preserve">Let </w:t>
      </w:r>
      <w:r w:rsidRPr="00E77497">
        <w:rPr>
          <w:i/>
        </w:rPr>
        <w:t>x</w:t>
      </w:r>
      <w:r w:rsidRPr="00E77497">
        <w:t xml:space="preserve"> be this Number value.</w:t>
      </w:r>
    </w:p>
    <w:p w14:paraId="7E7FFDAD" w14:textId="77777777" w:rsidR="003B0DD5" w:rsidRDefault="003B0DD5" w:rsidP="003B0DD5">
      <w:pPr>
        <w:pStyle w:val="Alg4"/>
        <w:numPr>
          <w:ilvl w:val="0"/>
          <w:numId w:val="240"/>
        </w:numPr>
        <w:rPr>
          <w:ins w:id="22747" w:author="Rev 7 Allen Wirfs-Brock" w:date="2012-05-03T08:58:00Z"/>
        </w:rPr>
      </w:pPr>
      <w:ins w:id="22748" w:author="Rev 7 Allen Wirfs-Brock" w:date="2012-05-03T08:58:00Z">
        <w:r>
          <w:t>ReturnIfAbrupt(</w:t>
        </w:r>
        <w:r>
          <w:rPr>
            <w:i/>
          </w:rPr>
          <w:t>x</w:t>
        </w:r>
        <w:r>
          <w:t>).</w:t>
        </w:r>
      </w:ins>
    </w:p>
    <w:p w14:paraId="0F33D54E" w14:textId="77777777"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14:paraId="528AC3C3" w14:textId="77777777" w:rsidR="003B0DD5" w:rsidRDefault="003B0DD5" w:rsidP="003B0DD5">
      <w:pPr>
        <w:pStyle w:val="Alg4"/>
        <w:numPr>
          <w:ilvl w:val="0"/>
          <w:numId w:val="240"/>
        </w:numPr>
        <w:rPr>
          <w:ins w:id="22749" w:author="Rev 7 Allen Wirfs-Brock" w:date="2012-05-03T08:58:00Z"/>
        </w:rPr>
      </w:pPr>
      <w:ins w:id="22750" w:author="Rev 7 Allen Wirfs-Brock" w:date="2012-05-03T08:58:00Z">
        <w:r>
          <w:t>ReturnIfAbrupt(</w:t>
        </w:r>
        <w:r>
          <w:rPr>
            <w:i/>
          </w:rPr>
          <w:t>f</w:t>
        </w:r>
        <w:r>
          <w:t>).</w:t>
        </w:r>
      </w:ins>
    </w:p>
    <w:p w14:paraId="3084F30C"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776CD9B7" w14:textId="77777777"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14:paraId="25E930D3"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14:paraId="7E02E57E" w14:textId="77777777"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502B009E" w14:textId="77777777"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14:paraId="1CC39254" w14:textId="77777777"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14:paraId="15D16DB2" w14:textId="77777777"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1E69FC97" w14:textId="77777777" w:rsidR="004C02EF" w:rsidRPr="00E77497" w:rsidRDefault="004C02EF" w:rsidP="00834A33">
      <w:pPr>
        <w:pStyle w:val="Alg4"/>
        <w:numPr>
          <w:ilvl w:val="0"/>
          <w:numId w:val="240"/>
        </w:numPr>
      </w:pPr>
      <w:r w:rsidRPr="00B820AB">
        <w:t xml:space="preserve">If </w:t>
      </w:r>
      <w:r w:rsidRPr="00675B74">
        <w:rPr>
          <w:i/>
        </w:rPr>
        <w:t>fractionDigits</w:t>
      </w:r>
      <w:r w:rsidRPr="00E77497">
        <w:t xml:space="preserve"> is not </w:t>
      </w:r>
      <w:r w:rsidRPr="00E77497">
        <w:rPr>
          <w:b/>
        </w:rPr>
        <w:t>undefined</w:t>
      </w:r>
      <w:r w:rsidRPr="00E77497">
        <w:t xml:space="preserve"> and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630BE5CD"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14:paraId="5A7BC51C" w14:textId="77777777" w:rsidR="004C02EF" w:rsidRPr="00E77497" w:rsidRDefault="00A829B2" w:rsidP="00834A33">
      <w:pPr>
        <w:pStyle w:val="Alg4"/>
        <w:numPr>
          <w:ilvl w:val="1"/>
          <w:numId w:val="240"/>
        </w:numPr>
      </w:pPr>
      <w:ins w:id="22751" w:author="Rev 7 Allen Wirfs-Brock" w:date="2012-05-04T14:50:00Z">
        <w:r>
          <w:t xml:space="preserve">If </w:t>
        </w:r>
        <w:r w:rsidRPr="00A829B2">
          <w:rPr>
            <w:i/>
          </w:rPr>
          <w:t>fractionalDigits</w:t>
        </w:r>
        <w:r>
          <w:t xml:space="preserve"> is </w:t>
        </w:r>
        <w:r w:rsidRPr="00A829B2">
          <w:rPr>
            <w:b/>
          </w:rPr>
          <w:t>undefined</w:t>
        </w:r>
        <w:r>
          <w:t xml:space="preserve">, then </w:t>
        </w:r>
      </w:ins>
      <w:del w:id="22752" w:author="Rev 7 Allen Wirfs-Brock" w:date="2012-05-04T14:51:00Z">
        <w:r w:rsidR="004C02EF" w:rsidRPr="00E77497" w:rsidDel="00A829B2">
          <w:delText xml:space="preserve">Let </w:delText>
        </w:r>
      </w:del>
      <w:ins w:id="22753" w:author="Rev 7 Allen Wirfs-Brock" w:date="2012-05-04T14:51:00Z">
        <w:r>
          <w:t>l</w:t>
        </w:r>
        <w:r w:rsidRPr="00E77497">
          <w:t xml:space="preserve">et </w:t>
        </w:r>
      </w:ins>
      <w:r w:rsidR="004C02EF" w:rsidRPr="00E77497">
        <w:rPr>
          <w:i/>
        </w:rPr>
        <w:t>f</w:t>
      </w:r>
      <w:r w:rsidR="004C02EF" w:rsidRPr="00E77497">
        <w:t xml:space="preserve"> = 0.</w:t>
      </w:r>
    </w:p>
    <w:p w14:paraId="5945A2A1"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+1 occurrences of the character ‘</w:t>
      </w:r>
      <w:r w:rsidRPr="00E77497">
        <w:rPr>
          <w:rFonts w:ascii="Courier New" w:hAnsi="Courier New"/>
        </w:rPr>
        <w:t>0</w:t>
      </w:r>
      <w:r w:rsidRPr="00E77497">
        <w:t>’.</w:t>
      </w:r>
    </w:p>
    <w:p w14:paraId="5F7CE410" w14:textId="77777777"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14:paraId="55461107" w14:textId="77777777" w:rsidR="004C02EF" w:rsidRPr="006B6D0A" w:rsidRDefault="004C02EF" w:rsidP="00834A33">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p>
    <w:p w14:paraId="7C0823DD" w14:textId="77777777" w:rsidR="004C02EF" w:rsidRPr="00A67AF2" w:rsidRDefault="004C02EF" w:rsidP="00834A33">
      <w:pPr>
        <w:pStyle w:val="Alg4"/>
        <w:numPr>
          <w:ilvl w:val="1"/>
          <w:numId w:val="240"/>
        </w:numPr>
      </w:pPr>
      <w:r w:rsidRPr="006B6D0A">
        <w:t xml:space="preserve">If fractionDigits is not </w:t>
      </w:r>
      <w:r w:rsidRPr="00E65A34">
        <w:rPr>
          <w:b/>
        </w:rPr>
        <w:t>undef</w:t>
      </w:r>
      <w:r w:rsidRPr="00546435">
        <w:rPr>
          <w:b/>
        </w:rPr>
        <w:t>ined</w:t>
      </w:r>
      <w:r w:rsidRPr="00A67AF2">
        <w:t>, then</w:t>
      </w:r>
    </w:p>
    <w:p w14:paraId="5F54CBD2" w14:textId="77777777"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531C1EEA" w14:textId="77777777" w:rsidR="004C02EF" w:rsidRPr="00E77497" w:rsidRDefault="004C02EF" w:rsidP="00834A33">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E77497" w:rsidDel="00FB0E25">
        <w:t xml:space="preserve"> </w:t>
      </w:r>
    </w:p>
    <w:p w14:paraId="78DAD8DC"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7EBE78AA"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6C27FEA0" w14:textId="77777777"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14:paraId="55603D7B" w14:textId="77777777"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character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characters of </w:t>
      </w:r>
      <w:r w:rsidRPr="00E77497">
        <w:rPr>
          <w:i/>
        </w:rPr>
        <w:t>m</w:t>
      </w:r>
      <w:r w:rsidRPr="00E77497">
        <w:t>.</w:t>
      </w:r>
    </w:p>
    <w:p w14:paraId="68236D2D"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32203ADB" w14:textId="77777777"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14:paraId="197E9F6E" w14:textId="77777777"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14:paraId="29B6F775"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14:paraId="6B401BB1" w14:textId="77777777" w:rsidR="004C02EF" w:rsidRPr="00E77497" w:rsidRDefault="004C02EF" w:rsidP="00834A33">
      <w:pPr>
        <w:pStyle w:val="Alg4"/>
        <w:numPr>
          <w:ilvl w:val="0"/>
          <w:numId w:val="240"/>
        </w:numPr>
      </w:pPr>
      <w:r w:rsidRPr="00E77497">
        <w:t>Else</w:t>
      </w:r>
    </w:p>
    <w:p w14:paraId="15734D7D" w14:textId="77777777"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03707561" w14:textId="77777777" w:rsidR="004C02EF" w:rsidRPr="00E77497" w:rsidRDefault="004C02EF" w:rsidP="00834A33">
      <w:pPr>
        <w:pStyle w:val="Alg4"/>
        <w:numPr>
          <w:ilvl w:val="1"/>
          <w:numId w:val="240"/>
        </w:numPr>
      </w:pPr>
      <w:r w:rsidRPr="00E77497">
        <w:t xml:space="preserve">Else, </w:t>
      </w:r>
      <w:r w:rsidRPr="00E77497">
        <w:rPr>
          <w:i/>
        </w:rPr>
        <w:t>e</w:t>
      </w:r>
      <w:r w:rsidRPr="00E77497">
        <w:t xml:space="preserve"> ≤ 0</w:t>
      </w:r>
    </w:p>
    <w:p w14:paraId="0C53A9DD" w14:textId="77777777"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00A8296E"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14:paraId="4E49FF88"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07DCE272" w14:textId="77777777"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3FE7ECC8" w14:textId="77777777"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3F73856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4DD29F75" w14:textId="77777777"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14:paraId="243C24D2" w14:textId="77777777"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325D538C" w14:textId="77777777"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14:paraId="415AF1BC" w14:textId="77777777"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58F884E6" w14:textId="77777777" w:rsidR="004C02EF" w:rsidRPr="00B820AB" w:rsidRDefault="004C02EF" w:rsidP="004C02EF">
      <w:pPr>
        <w:pStyle w:val="40"/>
        <w:numPr>
          <w:ilvl w:val="0"/>
          <w:numId w:val="0"/>
        </w:numPr>
      </w:pPr>
      <w:bookmarkStart w:id="22754" w:name="_Hlt458401033"/>
      <w:bookmarkStart w:id="22755" w:name="_Ref457790874"/>
      <w:bookmarkEnd w:id="22754"/>
      <w:r w:rsidRPr="00B820AB">
        <w:t>15.7.4.7</w:t>
      </w:r>
      <w:r w:rsidRPr="00B820AB">
        <w:tab/>
        <w:t>Number.prototype.toPrecision (precision)</w:t>
      </w:r>
      <w:bookmarkEnd w:id="22755"/>
    </w:p>
    <w:p w14:paraId="510F4FF5" w14:textId="77777777"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14:paraId="537B5321" w14:textId="77777777" w:rsidR="004C02EF" w:rsidRPr="00E77497" w:rsidRDefault="004C02EF" w:rsidP="00834A33">
      <w:pPr>
        <w:pStyle w:val="Alg4"/>
        <w:numPr>
          <w:ilvl w:val="0"/>
          <w:numId w:val="242"/>
        </w:numPr>
      </w:pPr>
      <w:r w:rsidRPr="00E77497">
        <w:t xml:space="preserve">Let </w:t>
      </w:r>
      <w:r w:rsidRPr="00E77497">
        <w:rPr>
          <w:i/>
        </w:rPr>
        <w:t>x</w:t>
      </w:r>
      <w:r w:rsidRPr="00E77497">
        <w:t xml:space="preserve"> be this Number value.</w:t>
      </w:r>
    </w:p>
    <w:p w14:paraId="3D30ECC2" w14:textId="77777777" w:rsidR="003B0DD5" w:rsidRDefault="003B0DD5" w:rsidP="003B0DD5">
      <w:pPr>
        <w:pStyle w:val="Alg4"/>
        <w:numPr>
          <w:ilvl w:val="0"/>
          <w:numId w:val="242"/>
        </w:numPr>
        <w:rPr>
          <w:ins w:id="22756" w:author="Rev 7 Allen Wirfs-Brock" w:date="2012-05-03T08:57:00Z"/>
        </w:rPr>
      </w:pPr>
      <w:ins w:id="22757" w:author="Rev 7 Allen Wirfs-Brock" w:date="2012-05-03T08:57:00Z">
        <w:r>
          <w:t>ReturnIfAbrupt(</w:t>
        </w:r>
        <w:r>
          <w:rPr>
            <w:i/>
          </w:rPr>
          <w:t>x</w:t>
        </w:r>
        <w:r>
          <w:t>).</w:t>
        </w:r>
      </w:ins>
    </w:p>
    <w:p w14:paraId="18F7AB2A" w14:textId="77777777"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706E382E" w14:textId="77777777"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14:paraId="4F6E3951" w14:textId="77777777" w:rsidR="003B0DD5" w:rsidRDefault="003B0DD5" w:rsidP="003B0DD5">
      <w:pPr>
        <w:pStyle w:val="Alg4"/>
        <w:numPr>
          <w:ilvl w:val="0"/>
          <w:numId w:val="242"/>
        </w:numPr>
        <w:rPr>
          <w:ins w:id="22758" w:author="Rev 7 Allen Wirfs-Brock" w:date="2012-05-03T08:57:00Z"/>
        </w:rPr>
      </w:pPr>
      <w:ins w:id="22759" w:author="Rev 7 Allen Wirfs-Brock" w:date="2012-05-03T08:57:00Z">
        <w:r>
          <w:t>ReturnIfAbrupt(</w:t>
        </w:r>
        <w:r>
          <w:rPr>
            <w:i/>
          </w:rPr>
          <w:t>p</w:t>
        </w:r>
        <w:r>
          <w:t>).</w:t>
        </w:r>
      </w:ins>
    </w:p>
    <w:p w14:paraId="5299B4F6"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6DC027B7" w14:textId="77777777"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14:paraId="7FC09C53"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14:paraId="1B3A1E4E" w14:textId="77777777"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1FA95D72" w14:textId="77777777"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14:paraId="3F72A05A" w14:textId="77777777"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14:paraId="2B7E708B" w14:textId="77777777"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2CB041CA" w14:textId="77777777"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00D8AC31" w14:textId="77777777" w:rsidR="004C02EF" w:rsidRPr="00E77497" w:rsidRDefault="004C02EF" w:rsidP="00834A33">
      <w:pPr>
        <w:pStyle w:val="Alg4"/>
        <w:numPr>
          <w:ilvl w:val="0"/>
          <w:numId w:val="242"/>
        </w:numPr>
      </w:pPr>
      <w:bookmarkStart w:id="22760" w:name="_Hlt458401028"/>
      <w:r w:rsidRPr="00E77497">
        <w:t xml:space="preserve">If </w:t>
      </w:r>
      <w:r w:rsidRPr="00E77497">
        <w:rPr>
          <w:i/>
        </w:rPr>
        <w:t>x</w:t>
      </w:r>
      <w:r w:rsidRPr="00E77497">
        <w:t xml:space="preserve"> = 0, then</w:t>
      </w:r>
    </w:p>
    <w:bookmarkEnd w:id="22760"/>
    <w:p w14:paraId="1352840F" w14:textId="77777777"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character ‘</w:t>
      </w:r>
      <w:r w:rsidRPr="00E77497">
        <w:rPr>
          <w:rFonts w:ascii="Courier New" w:hAnsi="Courier New"/>
        </w:rPr>
        <w:t>0</w:t>
      </w:r>
      <w:r w:rsidRPr="00E77497">
        <w:t>’.</w:t>
      </w:r>
    </w:p>
    <w:p w14:paraId="5FA0E606" w14:textId="77777777"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14:paraId="3AA570D3" w14:textId="77777777"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14:paraId="77E61B60" w14:textId="77777777"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51B53214" w14:textId="77777777"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2F4EFB04" w14:textId="77777777" w:rsidR="004C02EF" w:rsidRPr="00E65A34" w:rsidRDefault="004C02EF" w:rsidP="00834A33">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04008274" w14:textId="77777777"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character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characters of </w:t>
      </w:r>
      <w:r w:rsidRPr="00E77497">
        <w:rPr>
          <w:i/>
        </w:rPr>
        <w:t>m</w:t>
      </w:r>
      <w:r w:rsidRPr="00E77497">
        <w:t>.</w:t>
      </w:r>
    </w:p>
    <w:p w14:paraId="22993FE2"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6C348D3A" w14:textId="77777777"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14:paraId="371AD8E4" w14:textId="77777777"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1BFF6F2F" w14:textId="77777777"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14:paraId="31591513" w14:textId="77777777"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14:paraId="418A39D1" w14:textId="77777777"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6ED8DE71" w14:textId="77777777"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14:paraId="10DA74E3" w14:textId="77777777" w:rsidR="004C02EF" w:rsidRPr="00E77497" w:rsidRDefault="004C02EF" w:rsidP="001F48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27C2E83B" w14:textId="77777777"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14:paraId="7B53E903" w14:textId="77777777"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5D1F002A"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095630A4" w14:textId="77777777"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4A94ADD6" w14:textId="77777777"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14:paraId="44DDD5AA" w14:textId="77777777"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characters of </w:t>
      </w:r>
      <w:r w:rsidRPr="00A67AF2">
        <w:rPr>
          <w:i/>
        </w:rPr>
        <w:t>m</w:t>
      </w:r>
      <w:r w:rsidRPr="00B820AB">
        <w:t>, the character ‘</w:t>
      </w:r>
      <w:r w:rsidRPr="00675B74">
        <w:rPr>
          <w:rFonts w:ascii="Courier New" w:hAnsi="Courier New"/>
        </w:rPr>
        <w:t>.</w:t>
      </w:r>
      <w:r w:rsidRPr="00E77497">
        <w:t xml:space="preserve">’, and the remaining </w:t>
      </w:r>
      <w:r w:rsidRPr="00E77497">
        <w:rPr>
          <w:i/>
        </w:rPr>
        <w:t>p</w:t>
      </w:r>
      <w:r w:rsidRPr="00E77497">
        <w:t>– (</w:t>
      </w:r>
      <w:r w:rsidRPr="00E77497">
        <w:rPr>
          <w:i/>
        </w:rPr>
        <w:t>e</w:t>
      </w:r>
      <w:r w:rsidRPr="00E77497">
        <w:t xml:space="preserve">+1) characters of </w:t>
      </w:r>
      <w:r w:rsidRPr="00E77497">
        <w:rPr>
          <w:i/>
        </w:rPr>
        <w:t>m</w:t>
      </w:r>
      <w:r w:rsidRPr="00E77497">
        <w:t>.</w:t>
      </w:r>
    </w:p>
    <w:p w14:paraId="0D5ABC51" w14:textId="77777777"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14:paraId="6CF735EE" w14:textId="77777777"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+1) occurrences of the character ‘</w:t>
      </w:r>
      <w:r w:rsidRPr="00E77497">
        <w:rPr>
          <w:rFonts w:ascii="Courier New" w:hAnsi="Courier New"/>
          <w:b/>
        </w:rPr>
        <w:t>0</w:t>
      </w:r>
      <w:r w:rsidRPr="00E77497">
        <w:t xml:space="preserve">’, and the String </w:t>
      </w:r>
      <w:r w:rsidRPr="00E77497">
        <w:rPr>
          <w:i/>
        </w:rPr>
        <w:t>m</w:t>
      </w:r>
      <w:r w:rsidRPr="00E77497">
        <w:t>.</w:t>
      </w:r>
    </w:p>
    <w:p w14:paraId="62DCE8BD" w14:textId="77777777"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4FD98F7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6861F59D" w14:textId="77777777"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11186E04" w14:textId="77777777"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71414B18" w14:textId="77777777" w:rsidR="007B6CF2" w:rsidRPr="00640BCB" w:rsidRDefault="007B6CF2" w:rsidP="007B6CF2">
      <w:pPr>
        <w:keepNext/>
        <w:tabs>
          <w:tab w:val="left" w:pos="709"/>
          <w:tab w:val="left" w:pos="940"/>
          <w:tab w:val="left" w:pos="1140"/>
          <w:tab w:val="left" w:pos="1360"/>
        </w:tabs>
        <w:suppressAutoHyphens/>
        <w:spacing w:before="120" w:line="230" w:lineRule="exact"/>
        <w:jc w:val="left"/>
        <w:outlineLvl w:val="3"/>
        <w:rPr>
          <w:ins w:id="22761" w:author="Rev 7 Allen Wirfs-Brock" w:date="2012-05-03T08:46:00Z"/>
          <w:rFonts w:cs="Arial"/>
          <w:b/>
        </w:rPr>
      </w:pPr>
      <w:bookmarkStart w:id="22762" w:name="_Ref457704457"/>
      <w:bookmarkStart w:id="22763" w:name="_Toc472818943"/>
      <w:bookmarkStart w:id="22764" w:name="_Toc235503521"/>
      <w:bookmarkStart w:id="22765" w:name="_Toc241509296"/>
      <w:bookmarkStart w:id="22766" w:name="_Toc244416783"/>
      <w:bookmarkStart w:id="22767" w:name="_Toc276631147"/>
      <w:ins w:id="22768" w:author="Rev 7 Allen Wirfs-Brock" w:date="2012-05-03T08:46:00Z">
        <w:r w:rsidRPr="00640BCB">
          <w:rPr>
            <w:rFonts w:cs="Arial"/>
            <w:b/>
          </w:rPr>
          <w:t>15.7.3.1</w:t>
        </w:r>
        <w:r>
          <w:rPr>
            <w:rFonts w:cs="Arial"/>
            <w:b/>
          </w:rPr>
          <w:t>4</w:t>
        </w:r>
        <w:r w:rsidRPr="00640BCB">
          <w:rPr>
            <w:rFonts w:cs="Arial"/>
            <w:b/>
          </w:rPr>
          <w:tab/>
          <w:t>Number.</w:t>
        </w:r>
        <w:r>
          <w:rPr>
            <w:rFonts w:cs="Arial"/>
            <w:b/>
          </w:rPr>
          <w:t>prototype.</w:t>
        </w:r>
        <w:commentRangeStart w:id="22769"/>
        <w:r>
          <w:rPr>
            <w:rFonts w:cs="Arial"/>
            <w:b/>
          </w:rPr>
          <w:t>clz</w:t>
        </w:r>
        <w:r w:rsidRPr="00640BCB">
          <w:rPr>
            <w:rFonts w:cs="Arial"/>
            <w:b/>
          </w:rPr>
          <w:t xml:space="preserve"> </w:t>
        </w:r>
        <w:commentRangeEnd w:id="22769"/>
        <w:r>
          <w:rPr>
            <w:rStyle w:val="af4"/>
          </w:rPr>
          <w:commentReference w:id="22769"/>
        </w:r>
        <w:r w:rsidRPr="00640BCB">
          <w:rPr>
            <w:rFonts w:cs="Arial"/>
            <w:b/>
          </w:rPr>
          <w:t>()</w:t>
        </w:r>
      </w:ins>
    </w:p>
    <w:p w14:paraId="70EAC809" w14:textId="77777777" w:rsidR="007B6CF2" w:rsidRPr="00E77497" w:rsidRDefault="007B6CF2" w:rsidP="007B6CF2">
      <w:pPr>
        <w:rPr>
          <w:ins w:id="22770" w:author="Rev 7 Allen Wirfs-Brock" w:date="2012-05-03T08:46:00Z"/>
        </w:rPr>
      </w:pPr>
      <w:ins w:id="22771" w:author="Rev 7 Allen Wirfs-Brock" w:date="2012-05-03T08:46:00Z">
        <w:r w:rsidRPr="00E77497">
          <w:t xml:space="preserve">When the </w:t>
        </w:r>
        <w:r>
          <w:rPr>
            <w:rFonts w:ascii="Courier New" w:hAnsi="Courier New"/>
            <w:b/>
          </w:rPr>
          <w:t>Number.</w:t>
        </w:r>
      </w:ins>
      <w:ins w:id="22772" w:author="Rev 7 Allen Wirfs-Brock" w:date="2012-05-03T08:49:00Z">
        <w:r>
          <w:rPr>
            <w:rFonts w:ascii="Courier New" w:hAnsi="Courier New"/>
            <w:b/>
          </w:rPr>
          <w:t>prototype.</w:t>
        </w:r>
      </w:ins>
      <w:ins w:id="22773" w:author="Rev 7 Allen Wirfs-Brock" w:date="2012-05-03T08:46:00Z">
        <w:r>
          <w:rPr>
            <w:rFonts w:ascii="Courier New" w:hAnsi="Courier New"/>
            <w:b/>
          </w:rPr>
          <w:t>clz</w:t>
        </w:r>
        <w:r w:rsidRPr="00E77497">
          <w:t xml:space="preserve"> is called with one argument </w:t>
        </w:r>
        <w:r>
          <w:rPr>
            <w:rFonts w:ascii="Times New Roman" w:hAnsi="Times New Roman"/>
            <w:i/>
          </w:rPr>
          <w:t>number</w:t>
        </w:r>
        <w:r w:rsidRPr="00E77497">
          <w:t>, the following steps are taken:</w:t>
        </w:r>
      </w:ins>
    </w:p>
    <w:p w14:paraId="7A08E5E5" w14:textId="77777777" w:rsidR="007B6CF2" w:rsidRPr="00E77497" w:rsidRDefault="007B6CF2" w:rsidP="007B6CF2">
      <w:pPr>
        <w:pStyle w:val="Alg4"/>
        <w:numPr>
          <w:ilvl w:val="0"/>
          <w:numId w:val="807"/>
        </w:numPr>
        <w:rPr>
          <w:ins w:id="22774" w:author="Rev 7 Allen Wirfs-Brock" w:date="2012-05-03T08:51:00Z"/>
        </w:rPr>
      </w:pPr>
      <w:ins w:id="22775" w:author="Rev 7 Allen Wirfs-Brock" w:date="2012-05-03T08:51:00Z">
        <w:r w:rsidRPr="00E77497">
          <w:t xml:space="preserve">Let </w:t>
        </w:r>
        <w:r w:rsidRPr="00E77497">
          <w:rPr>
            <w:i/>
          </w:rPr>
          <w:t>x</w:t>
        </w:r>
        <w:r w:rsidRPr="00E77497">
          <w:t xml:space="preserve"> be this Number value.</w:t>
        </w:r>
      </w:ins>
    </w:p>
    <w:p w14:paraId="4268804C" w14:textId="77777777" w:rsidR="007B6CF2" w:rsidRPr="00E77497" w:rsidRDefault="007B6CF2" w:rsidP="007B6CF2">
      <w:pPr>
        <w:pStyle w:val="Alg4"/>
        <w:numPr>
          <w:ilvl w:val="0"/>
          <w:numId w:val="807"/>
        </w:numPr>
        <w:rPr>
          <w:ins w:id="22776" w:author="Rev 7 Allen Wirfs-Brock" w:date="2012-05-03T08:51:00Z"/>
        </w:rPr>
      </w:pPr>
      <w:ins w:id="22777" w:author="Rev 7 Allen Wirfs-Brock" w:date="2012-05-03T08:51:00Z">
        <w:r w:rsidRPr="00E77497">
          <w:t xml:space="preserve">Let </w:t>
        </w:r>
      </w:ins>
      <w:ins w:id="22778" w:author="Rev 7 Allen Wirfs-Brock" w:date="2012-05-03T08:52:00Z">
        <w:r>
          <w:rPr>
            <w:i/>
          </w:rPr>
          <w:t>n</w:t>
        </w:r>
      </w:ins>
      <w:ins w:id="22779" w:author="Rev 7 Allen Wirfs-Brock" w:date="2012-05-03T08:51:00Z">
        <w:r w:rsidRPr="00E77497">
          <w:t xml:space="preserve"> be To</w:t>
        </w:r>
        <w:commentRangeStart w:id="22780"/>
        <w:r>
          <w:t>U</w:t>
        </w:r>
      </w:ins>
      <w:commentRangeEnd w:id="22780"/>
      <w:ins w:id="22781" w:author="Rev 7 Allen Wirfs-Brock" w:date="2012-05-03T09:04:00Z">
        <w:r w:rsidR="003B0DD5">
          <w:rPr>
            <w:rStyle w:val="af4"/>
            <w:rFonts w:ascii="Arial" w:eastAsia="MS Mincho" w:hAnsi="Arial"/>
            <w:spacing w:val="0"/>
            <w:lang w:eastAsia="ja-JP"/>
          </w:rPr>
          <w:commentReference w:id="22780"/>
        </w:r>
      </w:ins>
      <w:ins w:id="22782" w:author="Rev 7 Allen Wirfs-Brock" w:date="2012-05-03T08:51:00Z">
        <w:r>
          <w:t>int32</w:t>
        </w:r>
        <w:r w:rsidRPr="00E77497">
          <w:t>(</w:t>
        </w:r>
      </w:ins>
      <w:ins w:id="22783" w:author="Rev 7 Allen Wirfs-Brock" w:date="2012-05-03T08:52:00Z">
        <w:r>
          <w:rPr>
            <w:i/>
          </w:rPr>
          <w:t>x</w:t>
        </w:r>
      </w:ins>
      <w:ins w:id="22784" w:author="Rev 7 Allen Wirfs-Brock" w:date="2012-05-03T08:51:00Z">
        <w:r w:rsidRPr="00E77497">
          <w:t>).</w:t>
        </w:r>
      </w:ins>
    </w:p>
    <w:p w14:paraId="3E0EB20F" w14:textId="77777777" w:rsidR="003B0DD5" w:rsidRDefault="003B0DD5" w:rsidP="003B0DD5">
      <w:pPr>
        <w:pStyle w:val="Alg4"/>
        <w:numPr>
          <w:ilvl w:val="0"/>
          <w:numId w:val="807"/>
        </w:numPr>
        <w:rPr>
          <w:ins w:id="22785" w:author="Rev 7 Allen Wirfs-Brock" w:date="2012-05-03T08:56:00Z"/>
        </w:rPr>
      </w:pPr>
      <w:ins w:id="22786" w:author="Rev 7 Allen Wirfs-Brock" w:date="2012-05-03T08:56:00Z">
        <w:r>
          <w:t>ReturnIfAbrupt(</w:t>
        </w:r>
        <w:r>
          <w:rPr>
            <w:i/>
          </w:rPr>
          <w:t>n</w:t>
        </w:r>
        <w:r>
          <w:t>).</w:t>
        </w:r>
      </w:ins>
    </w:p>
    <w:p w14:paraId="54D1CA1B" w14:textId="77777777" w:rsidR="007B6CF2" w:rsidRPr="00E77497" w:rsidRDefault="003B0DD5" w:rsidP="007B6CF2">
      <w:pPr>
        <w:pStyle w:val="Alg4"/>
        <w:numPr>
          <w:ilvl w:val="0"/>
          <w:numId w:val="807"/>
        </w:numPr>
        <w:rPr>
          <w:ins w:id="22787" w:author="Rev 7 Allen Wirfs-Brock" w:date="2012-05-03T08:51:00Z"/>
        </w:rPr>
      </w:pPr>
      <w:ins w:id="22788" w:author="Rev 7 Allen Wirfs-Brock" w:date="2012-05-03T09:02:00Z">
        <w:r>
          <w:t xml:space="preserve">Let </w:t>
        </w:r>
        <w:r w:rsidRPr="00E81152">
          <w:rPr>
            <w:i/>
          </w:rPr>
          <w:t>p</w:t>
        </w:r>
        <w:r>
          <w:t xml:space="preserve"> be the </w:t>
        </w:r>
      </w:ins>
      <w:ins w:id="22789" w:author="Rev 7 Allen Wirfs-Brock" w:date="2012-05-03T15:36:00Z">
        <w:r w:rsidR="00E81152">
          <w:t xml:space="preserve">number of leading zero bits in the 32-bit binary representation of </w:t>
        </w:r>
        <w:r w:rsidR="00E81152" w:rsidRPr="00E81152">
          <w:rPr>
            <w:i/>
          </w:rPr>
          <w:t>n</w:t>
        </w:r>
        <w:r w:rsidR="00E81152">
          <w:t>.</w:t>
        </w:r>
      </w:ins>
    </w:p>
    <w:p w14:paraId="0F4353CA" w14:textId="77777777" w:rsidR="007B6CF2" w:rsidRPr="001A0D83" w:rsidRDefault="003B0DD5" w:rsidP="00E81152">
      <w:pPr>
        <w:numPr>
          <w:ilvl w:val="0"/>
          <w:numId w:val="807"/>
        </w:numPr>
        <w:spacing w:after="220" w:line="240" w:lineRule="auto"/>
        <w:jc w:val="left"/>
        <w:rPr>
          <w:ins w:id="22790" w:author="Rev 7 Allen Wirfs-Brock" w:date="2012-05-03T08:46:00Z"/>
          <w:rFonts w:ascii="Times New Roman" w:eastAsia="Times New Roman" w:hAnsi="Times New Roman"/>
          <w:spacing w:val="6"/>
          <w:lang w:eastAsia="en-US"/>
        </w:rPr>
      </w:pPr>
      <w:ins w:id="22791" w:author="Rev 7 Allen Wirfs-Brock" w:date="2012-05-03T09:03:00Z">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ins>
    </w:p>
    <w:p w14:paraId="24F22807" w14:textId="77777777" w:rsidR="00E81152" w:rsidRPr="00640BCB" w:rsidRDefault="00E81152" w:rsidP="00E81152">
      <w:pPr>
        <w:pStyle w:val="Note"/>
        <w:rPr>
          <w:ins w:id="22792" w:author="Rev 7 Allen Wirfs-Brock" w:date="2012-05-03T08:46:00Z"/>
        </w:rPr>
      </w:pPr>
      <w:ins w:id="22793" w:author="Rev 7 Allen Wirfs-Brock" w:date="2012-05-03T15:37:00Z">
        <w:r>
          <w:t xml:space="preserve">NOTE If </w:t>
        </w:r>
        <w:r w:rsidRPr="00E81152">
          <w:rPr>
            <w:rFonts w:ascii="Times New Roman" w:hAnsi="Times New Roman"/>
            <w:i/>
          </w:rPr>
          <w:t>n</w:t>
        </w:r>
        <w:r>
          <w:t xml:space="preserve"> if 0, </w:t>
        </w:r>
        <w:r w:rsidRPr="00E81152">
          <w:rPr>
            <w:rFonts w:ascii="Times New Roman" w:hAnsi="Times New Roman"/>
            <w:i/>
          </w:rPr>
          <w:t>p</w:t>
        </w:r>
        <w:r>
          <w:t xml:space="preserve"> will be 32.  If the most significant bit </w:t>
        </w:r>
      </w:ins>
      <w:ins w:id="22794" w:author="Rev 7 Allen Wirfs-Brock" w:date="2012-05-03T15:39:00Z">
        <w:r>
          <w:t xml:space="preserve">the 32-bit binary encoding </w:t>
        </w:r>
      </w:ins>
      <w:ins w:id="22795" w:author="Rev 7 Allen Wirfs-Brock" w:date="2012-05-03T15:37:00Z">
        <w:r>
          <w:t xml:space="preserve">of </w:t>
        </w:r>
        <w:r w:rsidRPr="00E81152">
          <w:rPr>
            <w:rFonts w:ascii="Times New Roman" w:hAnsi="Times New Roman"/>
            <w:i/>
          </w:rPr>
          <w:t>n</w:t>
        </w:r>
        <w:r>
          <w:t xml:space="preserve"> is 1, </w:t>
        </w:r>
        <w:r w:rsidRPr="00E81152">
          <w:rPr>
            <w:rFonts w:ascii="Times New Roman" w:hAnsi="Times New Roman"/>
            <w:i/>
          </w:rPr>
          <w:t>p</w:t>
        </w:r>
        <w:r>
          <w:t xml:space="preserve"> will be 0.</w:t>
        </w:r>
      </w:ins>
    </w:p>
    <w:p w14:paraId="78F65E7E" w14:textId="77777777" w:rsidR="004C02EF" w:rsidRPr="00E77497" w:rsidRDefault="004C02EF" w:rsidP="00B43482">
      <w:pPr>
        <w:pStyle w:val="30"/>
        <w:numPr>
          <w:ilvl w:val="0"/>
          <w:numId w:val="0"/>
        </w:numPr>
      </w:pPr>
      <w:bookmarkStart w:id="22796" w:name="_Toc323907778"/>
      <w:r w:rsidRPr="00E77497">
        <w:t>15.7.5</w:t>
      </w:r>
      <w:r w:rsidRPr="00E77497">
        <w:tab/>
        <w:t>Properties of Number Instance</w:t>
      </w:r>
      <w:bookmarkEnd w:id="22684"/>
      <w:bookmarkEnd w:id="22685"/>
      <w:bookmarkEnd w:id="22729"/>
      <w:bookmarkEnd w:id="22739"/>
      <w:bookmarkEnd w:id="22740"/>
      <w:r w:rsidRPr="00E77497">
        <w:t>s</w:t>
      </w:r>
      <w:bookmarkEnd w:id="22762"/>
      <w:bookmarkEnd w:id="22763"/>
      <w:bookmarkEnd w:id="22764"/>
      <w:bookmarkEnd w:id="22765"/>
      <w:bookmarkEnd w:id="22766"/>
      <w:bookmarkEnd w:id="22767"/>
      <w:bookmarkEnd w:id="22796"/>
    </w:p>
    <w:p w14:paraId="1E9412B1" w14:textId="77777777" w:rsidR="004C02EF" w:rsidRPr="00E77497" w:rsidRDefault="004C02EF" w:rsidP="004C02EF">
      <w:r w:rsidRPr="00E77497">
        <w:t xml:space="preserve">Number instances inherit properties from the Number prototype object and </w:t>
      </w:r>
      <w:del w:id="22797" w:author="Allen Wirfs-Brock" w:date="2011-07-02T14:21:00Z">
        <w:r w:rsidRPr="00E77497" w:rsidDel="000625EF">
          <w:delText xml:space="preserve">their </w:delText>
        </w:r>
      </w:del>
      <w:ins w:id="22798" w:author="Allen Wirfs-Brock" w:date="2011-07-02T14:21:00Z">
        <w:r w:rsidR="000625EF" w:rsidRPr="00E77497">
          <w:t>have a</w:t>
        </w:r>
        <w:del w:id="22799" w:author="Rev 3 Allen Wirfs-Brock" w:date="2011-09-07T18:05:00Z">
          <w:r w:rsidR="000625EF" w:rsidRPr="00E77497" w:rsidDel="00187187">
            <w:delText>n</w:delText>
          </w:r>
        </w:del>
        <w:r w:rsidR="000625EF" w:rsidRPr="00E77497">
          <w:t xml:space="preserve"> </w:t>
        </w:r>
      </w:ins>
      <w:r w:rsidRPr="00E77497">
        <w:t>[[</w:t>
      </w:r>
      <w:del w:id="22800" w:author="Allen Wirfs-Brock" w:date="2011-07-02T14:21:00Z">
        <w:r w:rsidRPr="00E77497" w:rsidDel="000625EF">
          <w:delText>Class</w:delText>
        </w:r>
      </w:del>
      <w:ins w:id="22801" w:author="Allen Wirfs-Brock" w:date="2011-07-02T14:21:00Z">
        <w:del w:id="22802" w:author="Rev 3 Allen Wirfs-Brock" w:date="2011-09-07T18:05:00Z">
          <w:r w:rsidR="000625EF" w:rsidRPr="00E77497" w:rsidDel="00187187">
            <w:delText>IsNumber</w:delText>
          </w:r>
        </w:del>
      </w:ins>
      <w:ins w:id="22803" w:author="Rev 3 Allen Wirfs-Brock" w:date="2011-09-07T18:05:00Z">
        <w:r w:rsidR="00187187" w:rsidRPr="00E77497">
          <w:t>NativeBrand</w:t>
        </w:r>
      </w:ins>
      <w:r w:rsidRPr="00E77497">
        <w:t>]] internal property</w:t>
      </w:r>
      <w:ins w:id="22804" w:author="Rev 3 Allen Wirfs-Brock" w:date="2011-09-07T18:05:00Z">
        <w:r w:rsidR="00187187" w:rsidRPr="00E77497">
          <w:t xml:space="preserve"> whose value is NumberWrapper</w:t>
        </w:r>
      </w:ins>
      <w:del w:id="22805" w:author="Allen Wirfs-Brock" w:date="2011-07-02T14:21:00Z">
        <w:r w:rsidRPr="00E77497" w:rsidDel="000625EF">
          <w:delText xml:space="preserve"> value is </w:delText>
        </w:r>
        <w:r w:rsidRPr="00E77497" w:rsidDel="000625EF">
          <w:rPr>
            <w:rFonts w:ascii="Courier New" w:hAnsi="Courier New" w:cs="Courier New"/>
            <w:b/>
          </w:rPr>
          <w:delText>"Number"</w:delText>
        </w:r>
      </w:del>
      <w:r w:rsidRPr="00E77497">
        <w:t>. Number instances also have a [[PrimitiveValue]] internal property.</w:t>
      </w:r>
    </w:p>
    <w:p w14:paraId="319DE126" w14:textId="77777777" w:rsidR="004C02EF" w:rsidRPr="00E77497" w:rsidRDefault="004C02EF" w:rsidP="004C02EF">
      <w:r w:rsidRPr="00E77497">
        <w:t>The [[PrimitiveValue]] internal property is the Number value represented by this Number object.</w:t>
      </w:r>
      <w:bookmarkStart w:id="22806" w:name="_Toc382291664"/>
      <w:bookmarkStart w:id="22807" w:name="_Toc385672360"/>
      <w:bookmarkStart w:id="22808" w:name="_Ref393527153"/>
      <w:bookmarkStart w:id="22809" w:name="_Toc393690476"/>
      <w:bookmarkStart w:id="22810" w:name="_Ref404504722"/>
    </w:p>
    <w:p w14:paraId="10D34846" w14:textId="77777777" w:rsidR="004C02EF" w:rsidRPr="00E77497" w:rsidRDefault="004C02EF" w:rsidP="00B43482">
      <w:pPr>
        <w:pStyle w:val="20"/>
        <w:numPr>
          <w:ilvl w:val="0"/>
          <w:numId w:val="0"/>
        </w:numPr>
      </w:pPr>
      <w:bookmarkStart w:id="22811" w:name="_Ref424531937"/>
      <w:bookmarkStart w:id="22812" w:name="_Toc472818944"/>
      <w:bookmarkStart w:id="22813" w:name="_Toc235503522"/>
      <w:bookmarkStart w:id="22814" w:name="_Toc241509297"/>
      <w:bookmarkStart w:id="22815" w:name="_Toc244416784"/>
      <w:bookmarkStart w:id="22816" w:name="_Toc276631148"/>
      <w:bookmarkStart w:id="22817" w:name="_Toc323907779"/>
      <w:r w:rsidRPr="00E77497">
        <w:t>15.8</w:t>
      </w:r>
      <w:r w:rsidRPr="00E77497">
        <w:tab/>
        <w:t>The Math Objec</w:t>
      </w:r>
      <w:bookmarkEnd w:id="22505"/>
      <w:bookmarkEnd w:id="22506"/>
      <w:bookmarkEnd w:id="22806"/>
      <w:bookmarkEnd w:id="22807"/>
      <w:bookmarkEnd w:id="22808"/>
      <w:bookmarkEnd w:id="22809"/>
      <w:bookmarkEnd w:id="22810"/>
      <w:r w:rsidRPr="00E77497">
        <w:t>t</w:t>
      </w:r>
      <w:bookmarkEnd w:id="22811"/>
      <w:bookmarkEnd w:id="22812"/>
      <w:bookmarkEnd w:id="22813"/>
      <w:bookmarkEnd w:id="22814"/>
      <w:bookmarkEnd w:id="22815"/>
      <w:bookmarkEnd w:id="22816"/>
      <w:bookmarkEnd w:id="22817"/>
    </w:p>
    <w:p w14:paraId="14885443" w14:textId="77777777" w:rsidR="004C02EF" w:rsidRPr="00E77497" w:rsidRDefault="004C02EF" w:rsidP="004C02EF">
      <w:r w:rsidRPr="00E77497">
        <w:t>The Math object is a single object that has some named properties, some of which are functions.</w:t>
      </w:r>
    </w:p>
    <w:p w14:paraId="4D1555F9" w14:textId="77777777" w:rsidR="004C02EF" w:rsidRPr="00E77497" w:rsidRDefault="004C02EF" w:rsidP="004C02EF">
      <w:r w:rsidRPr="00E77497">
        <w:t xml:space="preserve">The value of the [[Prototype]] internal property of the Math object is the standard built-in Object prototype object (15.2.4). The </w:t>
      </w:r>
      <w:del w:id="22818" w:author="Allen Wirfs-Brock" w:date="2011-07-02T14:24:00Z">
        <w:r w:rsidRPr="00E77497" w:rsidDel="006C3FCC">
          <w:delText xml:space="preserve">value of the [[Class]] internal property of the </w:delText>
        </w:r>
      </w:del>
      <w:r w:rsidRPr="00E77497">
        <w:t xml:space="preserve">Math object </w:t>
      </w:r>
      <w:del w:id="22819" w:author="Allen Wirfs-Brock" w:date="2011-07-02T14:24:00Z">
        <w:r w:rsidRPr="00E77497" w:rsidDel="006C3FCC">
          <w:delText xml:space="preserve">is </w:delText>
        </w:r>
        <w:r w:rsidRPr="00E77497" w:rsidDel="006C3FCC">
          <w:rPr>
            <w:rFonts w:ascii="Courier New" w:hAnsi="Courier New"/>
            <w:b/>
          </w:rPr>
          <w:delText>"Math"</w:delText>
        </w:r>
      </w:del>
      <w:ins w:id="22820" w:author="Allen Wirfs-Brock" w:date="2011-07-02T14:24:00Z">
        <w:r w:rsidR="006C3FCC" w:rsidRPr="00E77497">
          <w:t xml:space="preserve">has </w:t>
        </w:r>
        <w:del w:id="22821" w:author="Rev 3 Allen Wirfs-Brock" w:date="2011-09-07T18:07:00Z">
          <w:r w:rsidR="006C3FCC" w:rsidRPr="00E77497" w:rsidDel="00187187">
            <w:delText>the</w:delText>
          </w:r>
        </w:del>
      </w:ins>
      <w:ins w:id="22822" w:author="Rev 3 Allen Wirfs-Brock" w:date="2011-09-07T18:07:00Z">
        <w:r w:rsidR="00187187" w:rsidRPr="00E77497">
          <w:t>a</w:t>
        </w:r>
      </w:ins>
      <w:ins w:id="22823" w:author="Allen Wirfs-Brock" w:date="2011-07-02T14:24:00Z">
        <w:r w:rsidR="006C3FCC" w:rsidRPr="00E77497">
          <w:t xml:space="preserve"> [[</w:t>
        </w:r>
        <w:del w:id="22824" w:author="Rev 3 Allen Wirfs-Brock" w:date="2011-09-07T18:07:00Z">
          <w:r w:rsidR="006C3FCC" w:rsidRPr="00E77497" w:rsidDel="00187187">
            <w:delText>IsMath</w:delText>
          </w:r>
        </w:del>
      </w:ins>
      <w:ins w:id="22825" w:author="Rev 3 Allen Wirfs-Brock" w:date="2011-09-07T18:07:00Z">
        <w:r w:rsidR="00187187" w:rsidRPr="00E77497">
          <w:t>NativeBrand</w:t>
        </w:r>
      </w:ins>
      <w:ins w:id="22826" w:author="Allen Wirfs-Brock" w:date="2011-07-02T14:24:00Z">
        <w:r w:rsidR="006C3FCC" w:rsidRPr="00E77497">
          <w:t>]] internal property</w:t>
        </w:r>
      </w:ins>
      <w:ins w:id="22827" w:author="Rev 3 Allen Wirfs-Brock" w:date="2011-09-07T18:07:00Z">
        <w:r w:rsidR="00187187" w:rsidRPr="00E77497">
          <w:t xml:space="preserve"> whose value is NativeMath</w:t>
        </w:r>
      </w:ins>
      <w:r w:rsidRPr="00E77497">
        <w:t>.</w:t>
      </w:r>
    </w:p>
    <w:p w14:paraId="468FFDCF" w14:textId="77777777" w:rsidR="004C02EF" w:rsidRPr="00E77497" w:rsidRDefault="004C02EF" w:rsidP="004C02EF">
      <w:r w:rsidRPr="00E77497">
        <w:t xml:space="preserve">The Math object does not have a [[Construct]] internal property; it is not possible to use the Math object as a constructor with the </w:t>
      </w:r>
      <w:r w:rsidRPr="00E77497">
        <w:rPr>
          <w:rFonts w:ascii="Courier New" w:hAnsi="Courier New"/>
          <w:b/>
        </w:rPr>
        <w:t>new</w:t>
      </w:r>
      <w:r w:rsidRPr="00E77497">
        <w:t xml:space="preserve"> operator.</w:t>
      </w:r>
    </w:p>
    <w:p w14:paraId="1D08CB90" w14:textId="77777777" w:rsidR="004C02EF" w:rsidRPr="00E77497" w:rsidRDefault="004C02EF" w:rsidP="004C02EF">
      <w:r w:rsidRPr="00E77497">
        <w:t>The Math object does not have a [[Call]] internal property; it is not possible to invoke the Math object as a function.</w:t>
      </w:r>
    </w:p>
    <w:p w14:paraId="75761339" w14:textId="77777777" w:rsidR="004C02EF" w:rsidRPr="00E77497" w:rsidRDefault="004C02EF" w:rsidP="004C02EF">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22828" w:name="_Toc382212264"/>
      <w:bookmarkStart w:id="22829" w:name="_Toc382212827"/>
      <w:bookmarkStart w:id="22830" w:name="_Toc382291665"/>
      <w:bookmarkStart w:id="22831" w:name="_Toc385672361"/>
      <w:bookmarkStart w:id="22832" w:name="_Toc393690477"/>
      <w:r w:rsidRPr="00E77497">
        <w:t>8.5.</w:t>
      </w:r>
    </w:p>
    <w:p w14:paraId="4DCC6F96" w14:textId="77777777" w:rsidR="004C02EF" w:rsidRPr="00E77497" w:rsidRDefault="004C02EF" w:rsidP="00B43482">
      <w:pPr>
        <w:pStyle w:val="30"/>
        <w:numPr>
          <w:ilvl w:val="0"/>
          <w:numId w:val="0"/>
        </w:numPr>
      </w:pPr>
      <w:bookmarkStart w:id="22833" w:name="_Toc472818945"/>
      <w:bookmarkStart w:id="22834" w:name="_Toc235503523"/>
      <w:bookmarkStart w:id="22835" w:name="_Toc241509298"/>
      <w:bookmarkStart w:id="22836" w:name="_Toc244416785"/>
      <w:bookmarkStart w:id="22837" w:name="_Toc276631149"/>
      <w:bookmarkStart w:id="22838" w:name="_Toc323907780"/>
      <w:r w:rsidRPr="00E77497">
        <w:t>15.8.1</w:t>
      </w:r>
      <w:r w:rsidRPr="00E77497">
        <w:tab/>
        <w:t>Value Properties of the Math Objec</w:t>
      </w:r>
      <w:bookmarkEnd w:id="22828"/>
      <w:bookmarkEnd w:id="22829"/>
      <w:bookmarkEnd w:id="22830"/>
      <w:bookmarkEnd w:id="22831"/>
      <w:bookmarkEnd w:id="22832"/>
      <w:r w:rsidRPr="00E77497">
        <w:t>t</w:t>
      </w:r>
      <w:bookmarkStart w:id="22839" w:name="_Toc382291666"/>
      <w:bookmarkStart w:id="22840" w:name="_Toc385672362"/>
      <w:bookmarkStart w:id="22841" w:name="_Toc393690478"/>
      <w:bookmarkEnd w:id="22833"/>
      <w:bookmarkEnd w:id="22834"/>
      <w:bookmarkEnd w:id="22835"/>
      <w:bookmarkEnd w:id="22836"/>
      <w:bookmarkEnd w:id="22837"/>
      <w:bookmarkEnd w:id="22838"/>
    </w:p>
    <w:bookmarkEnd w:id="22839"/>
    <w:bookmarkEnd w:id="22840"/>
    <w:bookmarkEnd w:id="22841"/>
    <w:p w14:paraId="36E1AD54" w14:textId="77777777" w:rsidR="004C02EF" w:rsidRPr="00E77497" w:rsidRDefault="004C02EF" w:rsidP="004C02EF">
      <w:pPr>
        <w:pStyle w:val="40"/>
        <w:numPr>
          <w:ilvl w:val="0"/>
          <w:numId w:val="0"/>
        </w:numPr>
      </w:pPr>
      <w:r w:rsidRPr="00E77497">
        <w:t>15.8.1.1</w:t>
      </w:r>
      <w:r w:rsidRPr="00E77497">
        <w:tab/>
        <w:t>E</w:t>
      </w:r>
    </w:p>
    <w:p w14:paraId="0AC32F35" w14:textId="77777777"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22842" w:name="_Toc382291667"/>
      <w:bookmarkStart w:id="22843" w:name="_Toc385672363"/>
    </w:p>
    <w:p w14:paraId="7CF6C6D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844" w:name="_Toc393690479"/>
    </w:p>
    <w:p w14:paraId="2237F87C" w14:textId="77777777" w:rsidR="004C02EF" w:rsidRPr="00E77497" w:rsidRDefault="004C02EF" w:rsidP="004C02EF">
      <w:pPr>
        <w:pStyle w:val="40"/>
        <w:numPr>
          <w:ilvl w:val="0"/>
          <w:numId w:val="0"/>
        </w:numPr>
      </w:pPr>
      <w:r w:rsidRPr="00E77497">
        <w:t>15.8.1.2</w:t>
      </w:r>
      <w:r w:rsidRPr="00E77497">
        <w:tab/>
        <w:t>LN1</w:t>
      </w:r>
      <w:bookmarkEnd w:id="22842"/>
      <w:bookmarkEnd w:id="22843"/>
      <w:bookmarkEnd w:id="22844"/>
      <w:r w:rsidRPr="00E77497">
        <w:t>0</w:t>
      </w:r>
    </w:p>
    <w:p w14:paraId="58446B9C" w14:textId="77777777" w:rsidR="004C02EF" w:rsidRPr="00E77497" w:rsidRDefault="004C02EF" w:rsidP="004C02EF">
      <w:r w:rsidRPr="00E77497">
        <w:t>The Number value for the natural logarithm of 10, which is approximately 2.302585092994046.</w:t>
      </w:r>
      <w:bookmarkStart w:id="22845" w:name="_Toc382291668"/>
      <w:bookmarkStart w:id="22846" w:name="_Toc385672364"/>
    </w:p>
    <w:p w14:paraId="53E13336"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847" w:name="_Toc393690480"/>
    </w:p>
    <w:p w14:paraId="01767BE8" w14:textId="77777777" w:rsidR="004C02EF" w:rsidRPr="00E77497" w:rsidRDefault="004C02EF" w:rsidP="004C02EF">
      <w:pPr>
        <w:pStyle w:val="40"/>
        <w:numPr>
          <w:ilvl w:val="0"/>
          <w:numId w:val="0"/>
        </w:numPr>
      </w:pPr>
      <w:r w:rsidRPr="00E77497">
        <w:t>15.8.1.3</w:t>
      </w:r>
      <w:r w:rsidRPr="00E77497">
        <w:tab/>
        <w:t>LN</w:t>
      </w:r>
      <w:bookmarkEnd w:id="22845"/>
      <w:bookmarkEnd w:id="22846"/>
      <w:bookmarkEnd w:id="22847"/>
      <w:r w:rsidRPr="00E77497">
        <w:t>2</w:t>
      </w:r>
    </w:p>
    <w:p w14:paraId="397C2C3A" w14:textId="77777777" w:rsidR="004C02EF" w:rsidRPr="00E77497" w:rsidRDefault="004C02EF" w:rsidP="004C02EF">
      <w:r w:rsidRPr="00E77497">
        <w:t>The Number value for the natural logarithm of 2, which is approximately 0.6931471805599453.</w:t>
      </w:r>
      <w:bookmarkStart w:id="22848" w:name="_Toc382291669"/>
      <w:bookmarkStart w:id="22849" w:name="_Toc385672365"/>
    </w:p>
    <w:p w14:paraId="6BB988B5"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850" w:name="_Toc393690481"/>
    </w:p>
    <w:p w14:paraId="47BE72AD" w14:textId="77777777" w:rsidR="004C02EF" w:rsidRPr="00E77497" w:rsidRDefault="004C02EF" w:rsidP="004C02EF">
      <w:pPr>
        <w:pStyle w:val="40"/>
        <w:numPr>
          <w:ilvl w:val="0"/>
          <w:numId w:val="0"/>
        </w:numPr>
      </w:pPr>
      <w:r w:rsidRPr="00E77497">
        <w:t>15.8.1.4</w:t>
      </w:r>
      <w:r w:rsidRPr="00E77497">
        <w:tab/>
        <w:t>LOG2</w:t>
      </w:r>
      <w:bookmarkEnd w:id="22848"/>
      <w:bookmarkEnd w:id="22849"/>
      <w:bookmarkEnd w:id="22850"/>
      <w:r w:rsidRPr="00E77497">
        <w:t>E</w:t>
      </w:r>
    </w:p>
    <w:p w14:paraId="7042387A" w14:textId="77777777"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22851" w:name="_Toc382291670"/>
      <w:bookmarkStart w:id="22852" w:name="_Toc385672366"/>
    </w:p>
    <w:p w14:paraId="377D9429"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853" w:name="_Toc393690482"/>
    </w:p>
    <w:p w14:paraId="67A9BBD7"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759803DD" w14:textId="77777777" w:rsidR="004C02EF" w:rsidRPr="00E77497" w:rsidRDefault="004C02EF" w:rsidP="004C02EF">
      <w:pPr>
        <w:pStyle w:val="40"/>
        <w:numPr>
          <w:ilvl w:val="0"/>
          <w:numId w:val="0"/>
        </w:numPr>
      </w:pPr>
      <w:r w:rsidRPr="00E77497">
        <w:t>15.8.1.5</w:t>
      </w:r>
      <w:r w:rsidRPr="00E77497">
        <w:tab/>
        <w:t>LOG10</w:t>
      </w:r>
      <w:bookmarkEnd w:id="22851"/>
      <w:bookmarkEnd w:id="22852"/>
      <w:bookmarkEnd w:id="22853"/>
      <w:r w:rsidRPr="00E77497">
        <w:t>E</w:t>
      </w:r>
    </w:p>
    <w:p w14:paraId="63D9308A" w14:textId="77777777"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22854" w:name="_Toc382291671"/>
      <w:bookmarkStart w:id="22855" w:name="_Toc385672367"/>
    </w:p>
    <w:p w14:paraId="1E2816B2"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856" w:name="_Toc393690483"/>
    </w:p>
    <w:p w14:paraId="02FB681C"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01D5AB8E" w14:textId="77777777" w:rsidR="004C02EF" w:rsidRPr="00E77497" w:rsidRDefault="004C02EF" w:rsidP="004C02EF">
      <w:pPr>
        <w:pStyle w:val="40"/>
        <w:numPr>
          <w:ilvl w:val="0"/>
          <w:numId w:val="0"/>
        </w:numPr>
      </w:pPr>
      <w:r w:rsidRPr="00E77497">
        <w:t>15.8.1.6</w:t>
      </w:r>
      <w:r w:rsidRPr="00E77497">
        <w:tab/>
        <w:t>P</w:t>
      </w:r>
      <w:bookmarkEnd w:id="22854"/>
      <w:bookmarkEnd w:id="22855"/>
      <w:bookmarkEnd w:id="22856"/>
      <w:r w:rsidRPr="00E77497">
        <w:t>I</w:t>
      </w:r>
    </w:p>
    <w:p w14:paraId="7D230E99" w14:textId="77777777"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22857" w:name="_Toc382291672"/>
      <w:bookmarkStart w:id="22858" w:name="_Toc385672368"/>
    </w:p>
    <w:p w14:paraId="44F3F445" w14:textId="77777777"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22859" w:name="_Toc393690484"/>
    </w:p>
    <w:p w14:paraId="5DEED49B" w14:textId="77777777" w:rsidR="004C02EF" w:rsidRPr="00675B74" w:rsidRDefault="004C02EF" w:rsidP="004C02EF">
      <w:pPr>
        <w:pStyle w:val="40"/>
        <w:numPr>
          <w:ilvl w:val="0"/>
          <w:numId w:val="0"/>
        </w:numPr>
      </w:pPr>
      <w:r w:rsidRPr="00675B74">
        <w:t>15.8.1.7</w:t>
      </w:r>
      <w:r w:rsidRPr="00675B74">
        <w:tab/>
        <w:t>SQRT1_</w:t>
      </w:r>
      <w:bookmarkEnd w:id="22857"/>
      <w:bookmarkEnd w:id="22858"/>
      <w:bookmarkEnd w:id="22859"/>
      <w:r w:rsidRPr="00675B74">
        <w:t>2</w:t>
      </w:r>
    </w:p>
    <w:p w14:paraId="2E5F1A79" w14:textId="77777777"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22860" w:name="_Toc382291673"/>
      <w:bookmarkStart w:id="22861" w:name="_Toc385672369"/>
    </w:p>
    <w:p w14:paraId="11875778"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862" w:name="_Toc393690485"/>
    </w:p>
    <w:p w14:paraId="10336353"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1E761AA1" w14:textId="77777777" w:rsidR="004C02EF" w:rsidRPr="00E77497" w:rsidRDefault="004C02EF" w:rsidP="004C02EF">
      <w:pPr>
        <w:pStyle w:val="40"/>
        <w:numPr>
          <w:ilvl w:val="0"/>
          <w:numId w:val="0"/>
        </w:numPr>
      </w:pPr>
      <w:r w:rsidRPr="00E77497">
        <w:t>15.8.1.8</w:t>
      </w:r>
      <w:r w:rsidRPr="00E77497">
        <w:tab/>
        <w:t>SQRT</w:t>
      </w:r>
      <w:bookmarkEnd w:id="22860"/>
      <w:bookmarkEnd w:id="22861"/>
      <w:bookmarkEnd w:id="22862"/>
      <w:r w:rsidRPr="00E77497">
        <w:t>2</w:t>
      </w:r>
      <w:bookmarkStart w:id="22863" w:name="_Toc382212265"/>
      <w:bookmarkStart w:id="22864" w:name="_Toc382212828"/>
    </w:p>
    <w:p w14:paraId="33E86429" w14:textId="77777777"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22865" w:name="_Toc382291674"/>
      <w:bookmarkStart w:id="22866" w:name="_Toc385672370"/>
    </w:p>
    <w:p w14:paraId="75575248"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2867" w:name="_Toc393690486"/>
    </w:p>
    <w:p w14:paraId="31FC88BF" w14:textId="77777777" w:rsidR="004C02EF" w:rsidRPr="00E77497" w:rsidRDefault="004C02EF" w:rsidP="00B43482">
      <w:pPr>
        <w:pStyle w:val="30"/>
        <w:numPr>
          <w:ilvl w:val="0"/>
          <w:numId w:val="0"/>
        </w:numPr>
      </w:pPr>
      <w:bookmarkStart w:id="22868" w:name="_Ref457710673"/>
      <w:bookmarkStart w:id="22869" w:name="_Toc472818946"/>
      <w:bookmarkStart w:id="22870" w:name="_Toc235503524"/>
      <w:bookmarkStart w:id="22871" w:name="_Toc241509299"/>
      <w:bookmarkStart w:id="22872" w:name="_Toc244416786"/>
      <w:bookmarkStart w:id="22873" w:name="_Toc276631150"/>
      <w:bookmarkStart w:id="22874" w:name="_Toc323907781"/>
      <w:r w:rsidRPr="00E77497">
        <w:t>15.8.2</w:t>
      </w:r>
      <w:r w:rsidRPr="00E77497">
        <w:tab/>
        <w:t>Function Properties of the Math Objec</w:t>
      </w:r>
      <w:bookmarkEnd w:id="22863"/>
      <w:bookmarkEnd w:id="22864"/>
      <w:bookmarkEnd w:id="22865"/>
      <w:bookmarkEnd w:id="22866"/>
      <w:bookmarkEnd w:id="22867"/>
      <w:r w:rsidRPr="00E77497">
        <w:t>t</w:t>
      </w:r>
      <w:bookmarkEnd w:id="22868"/>
      <w:bookmarkEnd w:id="22869"/>
      <w:bookmarkEnd w:id="22870"/>
      <w:bookmarkEnd w:id="22871"/>
      <w:bookmarkEnd w:id="22872"/>
      <w:bookmarkEnd w:id="22873"/>
      <w:bookmarkEnd w:id="22874"/>
    </w:p>
    <w:p w14:paraId="4016D324" w14:textId="77777777" w:rsidR="004C02EF" w:rsidRPr="00E77497" w:rsidRDefault="004C02EF" w:rsidP="004C02EF">
      <w:r w:rsidRPr="00E77497">
        <w:t xml:space="preserve">Each of the following </w:t>
      </w:r>
      <w:r w:rsidRPr="00E77497">
        <w:rPr>
          <w:rFonts w:ascii="Courier New" w:hAnsi="Courier New" w:cs="Courier New"/>
          <w:b/>
        </w:rPr>
        <w:t>Math</w:t>
      </w:r>
      <w:r w:rsidRPr="00E77497">
        <w:t xml:space="preserve"> object functions applies the ToNumber abstract operator to each of its arguments (in left-to-right order if there is more than one)</w:t>
      </w:r>
      <w:ins w:id="22875" w:author="Rev 7 Allen Wirfs-Brock" w:date="2012-04-10T17:29:00Z">
        <w:r w:rsidR="00955A61">
          <w:t>. If ToNumber returns an abrupt completion, that completion record is immediately returned.  Otherwise,</w:t>
        </w:r>
      </w:ins>
      <w:r w:rsidRPr="00E77497">
        <w:t xml:space="preserve"> </w:t>
      </w:r>
      <w:del w:id="22876" w:author="Rev 7 Allen Wirfs-Brock" w:date="2012-04-10T17:30:00Z">
        <w:r w:rsidRPr="00E77497" w:rsidDel="00955A61">
          <w:delText>and then</w:delText>
        </w:r>
      </w:del>
      <w:ins w:id="22877" w:author="Rev 7 Allen Wirfs-Brock" w:date="2012-04-10T17:30:00Z">
        <w:r w:rsidR="00955A61">
          <w:t>functction</w:t>
        </w:r>
      </w:ins>
      <w:r w:rsidRPr="00E77497">
        <w:t xml:space="preserve"> performs a computation on the resulting Number value(s).</w:t>
      </w:r>
    </w:p>
    <w:p w14:paraId="46AED80E" w14:textId="77777777"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14:paraId="3CA371F8" w14:textId="77777777" w:rsidR="004C02EF" w:rsidRPr="00E77497" w:rsidRDefault="004C02EF" w:rsidP="004C02E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E65A34">
        <w:rPr>
          <w:rFonts w:ascii="Courier New" w:hAnsi="Courier New"/>
          <w:b/>
        </w:rPr>
        <w:t>asin</w:t>
      </w:r>
      <w:r w:rsidRPr="00546435">
        <w:t xml:space="preserve">, </w:t>
      </w:r>
      <w:r w:rsidRPr="00A67AF2">
        <w:rPr>
          <w:rFonts w:ascii="Courier New" w:hAnsi="Courier New"/>
          <w:b/>
        </w:rPr>
        <w:t>atan</w:t>
      </w:r>
      <w:r w:rsidRPr="00A67AF2">
        <w:t xml:space="preserve">, </w:t>
      </w:r>
      <w:r w:rsidRPr="00A67AF2">
        <w:rPr>
          <w:rFonts w:ascii="Courier New" w:hAnsi="Courier New"/>
          <w:b/>
        </w:rPr>
        <w:t>atan2</w:t>
      </w:r>
      <w:r w:rsidRPr="00B820AB">
        <w:t xml:space="preserve">, </w:t>
      </w:r>
      <w:r w:rsidRPr="00675B74">
        <w:rPr>
          <w:rFonts w:ascii="Courier New" w:hAnsi="Courier New"/>
          <w:b/>
        </w:rPr>
        <w:t>cos</w:t>
      </w:r>
      <w:r w:rsidRPr="00E77497">
        <w:t xml:space="preserve">, </w:t>
      </w:r>
      <w:r w:rsidRPr="00E77497">
        <w:rPr>
          <w:rFonts w:ascii="Courier New" w:hAnsi="Courier New"/>
          <w:b/>
        </w:rPr>
        <w:t>exp</w:t>
      </w:r>
      <w:r w:rsidRPr="00E77497">
        <w:t xml:space="preserve">, </w:t>
      </w:r>
      <w:r w:rsidRPr="00E77497">
        <w:rPr>
          <w:rFonts w:ascii="Courier New" w:hAnsi="Courier New"/>
          <w:b/>
        </w:rPr>
        <w:t>log</w:t>
      </w:r>
      <w:r w:rsidRPr="00E77497">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sqrt</w:t>
      </w:r>
      <w:r w:rsidRPr="00E77497">
        <w:t xml:space="preserve">, and </w:t>
      </w:r>
      <w:r w:rsidRPr="00E77497">
        <w:rPr>
          <w:rFonts w:ascii="Courier New" w:hAnsi="Courier New"/>
          <w:b/>
        </w:rPr>
        <w:t>tan</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65580B9C" w14:textId="77777777"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22878" w:name="_Toc382291675"/>
      <w:bookmarkStart w:id="22879" w:name="_Toc385672371"/>
      <w:bookmarkStart w:id="22880" w:name="_Toc393690487"/>
      <w:r w:rsidRPr="00E77497">
        <w:rPr>
          <w:sz w:val="18"/>
        </w:rPr>
        <w:t xml:space="preserve"> </w:t>
      </w:r>
    </w:p>
    <w:p w14:paraId="7DC25BAD" w14:textId="77777777" w:rsidR="004C02EF" w:rsidRPr="00E77497" w:rsidRDefault="004C02EF" w:rsidP="004C02EF">
      <w:pPr>
        <w:pStyle w:val="40"/>
        <w:numPr>
          <w:ilvl w:val="0"/>
          <w:numId w:val="0"/>
        </w:numPr>
      </w:pPr>
      <w:r w:rsidRPr="00E77497">
        <w:t>15.8.2.1</w:t>
      </w:r>
      <w:r w:rsidRPr="00E77497">
        <w:tab/>
        <w:t>abs (x</w:t>
      </w:r>
      <w:bookmarkEnd w:id="22878"/>
      <w:bookmarkEnd w:id="22879"/>
      <w:bookmarkEnd w:id="22880"/>
      <w:r w:rsidRPr="00E77497">
        <w:t>)</w:t>
      </w:r>
    </w:p>
    <w:p w14:paraId="2443ED4B" w14:textId="77777777"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5CF30A05"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72D44F5C"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55F56BB0"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22881" w:name="_Toc382291676"/>
      <w:bookmarkStart w:id="22882" w:name="_Toc385672372"/>
      <w:bookmarkStart w:id="22883" w:name="_Toc393690488"/>
    </w:p>
    <w:p w14:paraId="43313519" w14:textId="77777777" w:rsidR="004C02EF" w:rsidRPr="008B7F6F" w:rsidRDefault="004C02EF" w:rsidP="004C02EF">
      <w:pPr>
        <w:pStyle w:val="40"/>
        <w:numPr>
          <w:ilvl w:val="0"/>
          <w:numId w:val="0"/>
        </w:numPr>
      </w:pPr>
      <w:r w:rsidRPr="008B7F6F">
        <w:t>15.8.2.2</w:t>
      </w:r>
      <w:r w:rsidRPr="008B7F6F">
        <w:tab/>
        <w:t>acos (x</w:t>
      </w:r>
      <w:bookmarkEnd w:id="22881"/>
      <w:bookmarkEnd w:id="22882"/>
      <w:bookmarkEnd w:id="22883"/>
      <w:r w:rsidRPr="008B7F6F">
        <w:t>)</w:t>
      </w:r>
    </w:p>
    <w:p w14:paraId="51CEEB14" w14:textId="77777777"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0A1D46CB"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20319C23" w14:textId="77777777"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2A3F9BA5"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6542D3DE" w14:textId="77777777"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22884" w:name="_Toc382291677"/>
      <w:bookmarkStart w:id="22885" w:name="_Toc385672373"/>
      <w:bookmarkStart w:id="22886" w:name="_Toc393690489"/>
    </w:p>
    <w:p w14:paraId="4FC6DE10" w14:textId="77777777" w:rsidR="004C02EF" w:rsidRPr="006B6D0A" w:rsidRDefault="004C02EF" w:rsidP="004C02EF">
      <w:pPr>
        <w:pStyle w:val="40"/>
        <w:numPr>
          <w:ilvl w:val="0"/>
          <w:numId w:val="0"/>
        </w:numPr>
      </w:pPr>
      <w:r w:rsidRPr="006B6D0A">
        <w:t>15.8.2.3</w:t>
      </w:r>
      <w:r w:rsidRPr="006B6D0A">
        <w:tab/>
        <w:t>asin (x</w:t>
      </w:r>
      <w:bookmarkEnd w:id="22884"/>
      <w:bookmarkEnd w:id="22885"/>
      <w:bookmarkEnd w:id="22886"/>
      <w:r w:rsidRPr="006B6D0A">
        <w:t>)</w:t>
      </w:r>
    </w:p>
    <w:p w14:paraId="1B41F3AA" w14:textId="77777777"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4C2D9128" w14:textId="77777777"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0B26818D"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5F44C5C7"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6C644F0A"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5F39141D"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22887" w:name="_Toc382291678"/>
      <w:bookmarkStart w:id="22888" w:name="_Toc385672374"/>
      <w:bookmarkStart w:id="22889" w:name="_Toc393690490"/>
    </w:p>
    <w:p w14:paraId="2BC58284" w14:textId="77777777" w:rsidR="004C02EF" w:rsidRPr="008B7F6F" w:rsidRDefault="004C02EF" w:rsidP="004C02EF">
      <w:pPr>
        <w:pStyle w:val="40"/>
        <w:numPr>
          <w:ilvl w:val="0"/>
          <w:numId w:val="0"/>
        </w:numPr>
      </w:pPr>
      <w:r w:rsidRPr="008B7F6F">
        <w:t>15.8.2.4</w:t>
      </w:r>
      <w:r w:rsidRPr="008B7F6F">
        <w:tab/>
        <w:t>atan (x</w:t>
      </w:r>
      <w:bookmarkEnd w:id="22887"/>
      <w:bookmarkEnd w:id="22888"/>
      <w:bookmarkEnd w:id="22889"/>
      <w:r w:rsidRPr="008B7F6F">
        <w:t>)</w:t>
      </w:r>
    </w:p>
    <w:p w14:paraId="532CBD98" w14:textId="77777777"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76726089" w14:textId="77777777"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1CEE4C53" w14:textId="77777777"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7CF2DCFF"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C15227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21D8049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22890" w:name="_Toc382291679"/>
      <w:bookmarkStart w:id="22891" w:name="_Toc385672375"/>
      <w:bookmarkStart w:id="22892" w:name="_Toc393690491"/>
    </w:p>
    <w:p w14:paraId="773450F8" w14:textId="77777777" w:rsidR="004C02EF" w:rsidRPr="008B7F6F" w:rsidRDefault="004C02EF" w:rsidP="004C02EF">
      <w:pPr>
        <w:pStyle w:val="40"/>
        <w:numPr>
          <w:ilvl w:val="0"/>
          <w:numId w:val="0"/>
        </w:numPr>
      </w:pPr>
      <w:r w:rsidRPr="008B7F6F">
        <w:t>15.8.2.5</w:t>
      </w:r>
      <w:r w:rsidRPr="008B7F6F">
        <w:tab/>
        <w:t>atan2 (y, x</w:t>
      </w:r>
      <w:bookmarkEnd w:id="22890"/>
      <w:bookmarkEnd w:id="22891"/>
      <w:bookmarkEnd w:id="22892"/>
      <w:r w:rsidRPr="008B7F6F">
        <w:t>)</w:t>
      </w:r>
    </w:p>
    <w:p w14:paraId="2D132491" w14:textId="77777777"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526EACDC"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7AEA5A1F"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0B904E2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3A13D204"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256CA9BD" w14:textId="77777777"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54B879AC" w14:textId="77777777"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4420964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3132C12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032872A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41C210D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4D0D8C4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1BCAA3A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47F447A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016DCEA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6C9D8F3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738D2EA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0A441FC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7283DE0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47EA5A8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049F19A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66A7C8C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4DCE3B1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7BBE593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22893" w:name="_Toc382291680"/>
      <w:bookmarkStart w:id="22894" w:name="_Toc385672376"/>
      <w:bookmarkStart w:id="22895" w:name="_Toc393690492"/>
    </w:p>
    <w:p w14:paraId="50718E16" w14:textId="77777777" w:rsidR="004C02EF" w:rsidRPr="004D1BD1" w:rsidRDefault="004C02EF" w:rsidP="004C02EF">
      <w:pPr>
        <w:pStyle w:val="40"/>
        <w:numPr>
          <w:ilvl w:val="0"/>
          <w:numId w:val="0"/>
        </w:numPr>
      </w:pPr>
      <w:r w:rsidRPr="004D1BD1">
        <w:t>15.8.2.6</w:t>
      </w:r>
      <w:r w:rsidRPr="004D1BD1">
        <w:tab/>
        <w:t>ceil (x</w:t>
      </w:r>
      <w:bookmarkEnd w:id="22893"/>
      <w:bookmarkEnd w:id="22894"/>
      <w:bookmarkEnd w:id="22895"/>
      <w:r w:rsidRPr="004D1BD1">
        <w:t>)</w:t>
      </w:r>
    </w:p>
    <w:p w14:paraId="2F64CC9E" w14:textId="77777777"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490A8F15" w14:textId="77777777"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351FEF9F" w14:textId="77777777"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25387C2F"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300CD4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50CED03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291792A6"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0861B6A9" w14:textId="77777777"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22896" w:name="_Toc382291681"/>
      <w:bookmarkStart w:id="22897" w:name="_Toc385672377"/>
      <w:bookmarkStart w:id="22898" w:name="_Toc393690493"/>
    </w:p>
    <w:p w14:paraId="27A92865" w14:textId="77777777" w:rsidR="004C02EF" w:rsidRPr="00546435" w:rsidRDefault="004C02EF" w:rsidP="004C02EF">
      <w:pPr>
        <w:pStyle w:val="40"/>
        <w:numPr>
          <w:ilvl w:val="0"/>
          <w:numId w:val="0"/>
        </w:numPr>
      </w:pPr>
      <w:r w:rsidRPr="00546435">
        <w:t>15.8.2.7</w:t>
      </w:r>
      <w:r w:rsidRPr="00546435">
        <w:tab/>
        <w:t>cos (x</w:t>
      </w:r>
      <w:bookmarkEnd w:id="22896"/>
      <w:bookmarkEnd w:id="22897"/>
      <w:bookmarkEnd w:id="22898"/>
      <w:r w:rsidRPr="00546435">
        <w:t>)</w:t>
      </w:r>
    </w:p>
    <w:p w14:paraId="1F7F6A9C" w14:textId="77777777"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762993D2"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3418E57D"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3A28AC2D"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456203E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5C3D832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22899" w:name="_Toc382291682"/>
      <w:bookmarkStart w:id="22900" w:name="_Toc385672378"/>
      <w:bookmarkStart w:id="22901" w:name="_Toc393690494"/>
    </w:p>
    <w:p w14:paraId="3EDE144A" w14:textId="77777777" w:rsidR="004C02EF" w:rsidRPr="006B6D0A" w:rsidRDefault="004C02EF" w:rsidP="004C02EF">
      <w:pPr>
        <w:pStyle w:val="40"/>
        <w:numPr>
          <w:ilvl w:val="0"/>
          <w:numId w:val="0"/>
        </w:numPr>
      </w:pPr>
      <w:r w:rsidRPr="008B7F6F">
        <w:t>15.</w:t>
      </w:r>
      <w:r w:rsidRPr="006B6D0A">
        <w:t>8.2.8</w:t>
      </w:r>
      <w:r w:rsidRPr="006B6D0A">
        <w:tab/>
        <w:t>exp (x</w:t>
      </w:r>
      <w:bookmarkEnd w:id="22899"/>
      <w:bookmarkEnd w:id="22900"/>
      <w:bookmarkEnd w:id="22901"/>
      <w:r w:rsidRPr="006B6D0A">
        <w:t>)</w:t>
      </w:r>
    </w:p>
    <w:p w14:paraId="68BD2489" w14:textId="77777777"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3B2F8AD0"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29ED2EBF"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0B271F6B" w14:textId="77777777"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76ED1107"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FB32C7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22902" w:name="_Toc382291683"/>
      <w:bookmarkStart w:id="22903" w:name="_Toc385672379"/>
      <w:bookmarkStart w:id="22904" w:name="_Toc393690495"/>
    </w:p>
    <w:p w14:paraId="17BE5D1A" w14:textId="77777777" w:rsidR="004C02EF" w:rsidRPr="008B7F6F" w:rsidRDefault="004C02EF" w:rsidP="004C02EF">
      <w:pPr>
        <w:pStyle w:val="40"/>
        <w:numPr>
          <w:ilvl w:val="0"/>
          <w:numId w:val="0"/>
        </w:numPr>
      </w:pPr>
      <w:r w:rsidRPr="008B7F6F">
        <w:t>15.8.2.9</w:t>
      </w:r>
      <w:r w:rsidRPr="008B7F6F">
        <w:tab/>
        <w:t>floor (x</w:t>
      </w:r>
      <w:bookmarkEnd w:id="22902"/>
      <w:bookmarkEnd w:id="22903"/>
      <w:bookmarkEnd w:id="22904"/>
      <w:r w:rsidRPr="008B7F6F">
        <w:t>)</w:t>
      </w:r>
    </w:p>
    <w:p w14:paraId="7D067001" w14:textId="77777777"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7B03D417"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5CEC6EC4"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5622B25"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21E116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68E195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46F3402"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22905" w:name="_Toc382291684"/>
    </w:p>
    <w:p w14:paraId="692B3845" w14:textId="77777777"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22906" w:name="_Toc385672380"/>
      <w:bookmarkStart w:id="22907" w:name="_Toc393690496"/>
    </w:p>
    <w:p w14:paraId="3A1A9F89" w14:textId="77777777" w:rsidR="004C02EF" w:rsidRPr="00B820AB" w:rsidRDefault="004C02EF" w:rsidP="004C02EF">
      <w:pPr>
        <w:pStyle w:val="40"/>
        <w:numPr>
          <w:ilvl w:val="0"/>
          <w:numId w:val="0"/>
        </w:numPr>
      </w:pPr>
      <w:r w:rsidRPr="00B820AB">
        <w:t>15.8.2.10</w:t>
      </w:r>
      <w:r w:rsidRPr="00B820AB">
        <w:tab/>
        <w:t>log (x</w:t>
      </w:r>
      <w:bookmarkEnd w:id="22905"/>
      <w:bookmarkEnd w:id="22906"/>
      <w:bookmarkEnd w:id="22907"/>
      <w:r w:rsidRPr="00B820AB">
        <w:t>)</w:t>
      </w:r>
    </w:p>
    <w:p w14:paraId="2A6716E6"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14:paraId="4FE63E02"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4EE5C55E"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5FD17D8A"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2CA0189"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1AA9958D"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22908" w:name="_Toc382291685"/>
      <w:bookmarkStart w:id="22909" w:name="_Toc385672381"/>
      <w:bookmarkStart w:id="22910" w:name="_Toc393690497"/>
    </w:p>
    <w:p w14:paraId="76DAFF37" w14:textId="77777777" w:rsidR="004C02EF" w:rsidRPr="008B7F6F" w:rsidRDefault="004C02EF" w:rsidP="004C02EF">
      <w:pPr>
        <w:pStyle w:val="40"/>
        <w:numPr>
          <w:ilvl w:val="0"/>
          <w:numId w:val="0"/>
        </w:numPr>
      </w:pPr>
      <w:bookmarkStart w:id="22911" w:name="_Ref440446996"/>
      <w:r w:rsidRPr="008B7F6F">
        <w:t>15.8.2.11</w:t>
      </w:r>
      <w:r w:rsidRPr="008B7F6F">
        <w:tab/>
        <w:t>max (</w:t>
      </w:r>
      <w:bookmarkEnd w:id="22908"/>
      <w:bookmarkEnd w:id="22909"/>
      <w:bookmarkEnd w:id="22910"/>
      <w:r w:rsidRPr="008B7F6F">
        <w:t xml:space="preserve"> [ value1 [ , value2 [ , … ] ] ] )</w:t>
      </w:r>
      <w:bookmarkEnd w:id="22911"/>
    </w:p>
    <w:p w14:paraId="4A7DCC47" w14:textId="77777777" w:rsidR="004C02EF" w:rsidRPr="006B6D0A" w:rsidRDefault="004C02EF" w:rsidP="004C02EF">
      <w:bookmarkStart w:id="22912" w:name="_Toc382291686"/>
      <w:bookmarkStart w:id="22913" w:name="_Toc385672382"/>
      <w:bookmarkStart w:id="22914" w:name="_Toc393690498"/>
      <w:r w:rsidRPr="006B6D0A">
        <w:t>Given zero or more arguments, calls ToNumber on each of the arguments and returns the largest of the resulting values.</w:t>
      </w:r>
    </w:p>
    <w:p w14:paraId="57129DD4"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03DA649"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5820F0F2"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ins w:id="22915" w:author="Rev 4 Allen Wirfs-Brock" w:date="2011-10-15T12:30:00Z">
        <w:r w:rsidR="00AA0621" w:rsidRPr="006B6D0A">
          <w:rPr>
            <w:rFonts w:ascii="Times New Roman" w:hAnsi="Times New Roman"/>
          </w:rPr>
          <w:t>using the Abstract Rela</w:t>
        </w:r>
      </w:ins>
      <w:ins w:id="22916" w:author="Rev 4 Allen Wirfs-Brock" w:date="2011-10-15T12:32:00Z">
        <w:r w:rsidR="007813BC" w:rsidRPr="00E65A34">
          <w:rPr>
            <w:rFonts w:ascii="Times New Roman" w:hAnsi="Times New Roman"/>
          </w:rPr>
          <w:t>t</w:t>
        </w:r>
      </w:ins>
      <w:ins w:id="22917" w:author="Rev 4 Allen Wirfs-Brock" w:date="2011-10-15T12:30:00Z">
        <w:r w:rsidR="00AA0621" w:rsidRPr="00546435">
          <w:rPr>
            <w:rFonts w:ascii="Times New Roman" w:hAnsi="Times New Roman"/>
          </w:rPr>
          <w:t>ion</w:t>
        </w:r>
      </w:ins>
      <w:ins w:id="22918" w:author="Rev 4 Allen Wirfs-Brock" w:date="2011-10-15T12:32:00Z">
        <w:r w:rsidR="007813BC" w:rsidRPr="00A67AF2">
          <w:rPr>
            <w:rFonts w:ascii="Times New Roman" w:hAnsi="Times New Roman"/>
          </w:rPr>
          <w:t>al</w:t>
        </w:r>
      </w:ins>
      <w:ins w:id="22919" w:author="Rev 4 Allen Wirfs-Brock" w:date="2011-10-15T12:30:00Z">
        <w:r w:rsidR="00AA0621" w:rsidRPr="00A67AF2">
          <w:rPr>
            <w:rFonts w:ascii="Times New Roman" w:hAnsi="Times New Roman"/>
          </w:rPr>
          <w:t xml:space="preserve"> Comparision Alogrithm </w:t>
        </w:r>
      </w:ins>
      <w:del w:id="22920" w:author="Rev 4 Allen Wirfs-Brock" w:date="2011-10-15T12:31:00Z">
        <w:r w:rsidRPr="00A67AF2" w:rsidDel="00AA0621">
          <w:rPr>
            <w:rFonts w:ascii="Times New Roman" w:hAnsi="Times New Roman"/>
          </w:rPr>
          <w:delText>as in</w:delText>
        </w:r>
      </w:del>
      <w:ins w:id="22921" w:author="Rev 4 Allen Wirfs-Brock" w:date="2011-10-15T12:31:00Z">
        <w:r w:rsidR="00AA0621" w:rsidRPr="00B820AB">
          <w:rPr>
            <w:rFonts w:ascii="Times New Roman" w:hAnsi="Times New Roman"/>
          </w:rPr>
          <w:t>(</w:t>
        </w:r>
      </w:ins>
      <w:r w:rsidRPr="00675B74">
        <w:rPr>
          <w:rFonts w:ascii="Times New Roman" w:hAnsi="Times New Roman"/>
        </w:rPr>
        <w:t xml:space="preserve"> 11.8.</w:t>
      </w:r>
      <w:del w:id="22922" w:author="Rev 4 Allen Wirfs-Brock" w:date="2011-10-15T12:31:00Z">
        <w:r w:rsidRPr="00E77497" w:rsidDel="00AA0621">
          <w:rPr>
            <w:rFonts w:ascii="Times New Roman" w:hAnsi="Times New Roman"/>
          </w:rPr>
          <w:delText xml:space="preserve">5 </w:delText>
        </w:r>
      </w:del>
      <w:ins w:id="22923" w:author="Rev 4 Allen Wirfs-Brock" w:date="2011-10-15T12:31:00Z">
        <w:r w:rsidR="00AA0621" w:rsidRPr="00E77497">
          <w:rPr>
            <w:rFonts w:ascii="Times New Roman" w:hAnsi="Times New Roman"/>
          </w:rPr>
          <w:t xml:space="preserve">1) </w:t>
        </w:r>
      </w:ins>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02C85720" w14:textId="77777777" w:rsidR="004C02EF" w:rsidRPr="00A67AF2" w:rsidRDefault="004C02EF" w:rsidP="004C02EF">
      <w:bookmarkStart w:id="22924"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5AC31501" w14:textId="77777777" w:rsidR="004C02EF" w:rsidRPr="00A67AF2" w:rsidRDefault="004C02EF" w:rsidP="004C02EF">
      <w:pPr>
        <w:pStyle w:val="40"/>
        <w:numPr>
          <w:ilvl w:val="0"/>
          <w:numId w:val="0"/>
        </w:numPr>
      </w:pPr>
      <w:r w:rsidRPr="00A67AF2">
        <w:t>15.8.2.12</w:t>
      </w:r>
      <w:r w:rsidRPr="00A67AF2">
        <w:tab/>
        <w:t>min (</w:t>
      </w:r>
      <w:bookmarkEnd w:id="22912"/>
      <w:bookmarkEnd w:id="22913"/>
      <w:bookmarkEnd w:id="22914"/>
      <w:r w:rsidRPr="00A67AF2">
        <w:t xml:space="preserve"> [ value1 [ , value2 [ , … ] ] ] )</w:t>
      </w:r>
      <w:bookmarkEnd w:id="22924"/>
    </w:p>
    <w:p w14:paraId="0909B1EB" w14:textId="77777777" w:rsidR="004C02EF" w:rsidRPr="00A67AF2" w:rsidRDefault="004C02EF" w:rsidP="004C02EF">
      <w:bookmarkStart w:id="22925" w:name="_Toc382291687"/>
      <w:bookmarkStart w:id="22926" w:name="_Toc385672383"/>
      <w:bookmarkStart w:id="22927" w:name="_Toc393690499"/>
      <w:r w:rsidRPr="00A67AF2">
        <w:t>Given zero or more arguments, calls ToNumber on each of the arguments and returns the smallest of the resulting values.</w:t>
      </w:r>
    </w:p>
    <w:p w14:paraId="53FB33BA"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66FC389D"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7514DB43"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w:t>
      </w:r>
      <w:ins w:id="22928" w:author="Rev 4 Allen Wirfs-Brock" w:date="2011-10-15T12:32:00Z">
        <w:r w:rsidR="007813BC" w:rsidRPr="006B6D0A">
          <w:rPr>
            <w:rFonts w:ascii="Times New Roman" w:hAnsi="Times New Roman"/>
          </w:rPr>
          <w:t xml:space="preserve">using the Abstract Relational Comparision Alogrithm </w:t>
        </w:r>
      </w:ins>
      <w:del w:id="22929" w:author="Rev 4 Allen Wirfs-Brock" w:date="2011-10-15T12:32:00Z">
        <w:r w:rsidRPr="00E65A34" w:rsidDel="007813BC">
          <w:rPr>
            <w:rFonts w:ascii="Times New Roman" w:hAnsi="Times New Roman"/>
          </w:rPr>
          <w:delText>as in</w:delText>
        </w:r>
      </w:del>
      <w:ins w:id="22930" w:author="Rev 4 Allen Wirfs-Brock" w:date="2011-10-15T12:32:00Z">
        <w:r w:rsidR="007813BC" w:rsidRPr="00546435">
          <w:rPr>
            <w:rFonts w:ascii="Times New Roman" w:hAnsi="Times New Roman"/>
          </w:rPr>
          <w:t>(</w:t>
        </w:r>
      </w:ins>
      <w:r w:rsidRPr="00A67AF2">
        <w:rPr>
          <w:rFonts w:ascii="Times New Roman" w:hAnsi="Times New Roman"/>
        </w:rPr>
        <w:t>11.8.</w:t>
      </w:r>
      <w:del w:id="22931" w:author="Rev 4 Allen Wirfs-Brock" w:date="2011-10-15T12:33:00Z">
        <w:r w:rsidRPr="00A67AF2" w:rsidDel="007813BC">
          <w:rPr>
            <w:rFonts w:ascii="Times New Roman" w:hAnsi="Times New Roman"/>
          </w:rPr>
          <w:delText xml:space="preserve">5 </w:delText>
        </w:r>
      </w:del>
      <w:ins w:id="22932" w:author="Rev 4 Allen Wirfs-Brock" w:date="2011-10-15T12:33:00Z">
        <w:r w:rsidR="007813BC" w:rsidRPr="00A67AF2">
          <w:rPr>
            <w:rFonts w:ascii="Times New Roman" w:hAnsi="Times New Roman"/>
          </w:rPr>
          <w:t xml:space="preserve">1) </w:t>
        </w:r>
      </w:ins>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3C2C9FB0" w14:textId="77777777"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16F6F0A4" w14:textId="77777777" w:rsidR="004C02EF" w:rsidRPr="00A67AF2" w:rsidRDefault="004C02EF" w:rsidP="004C02EF">
      <w:pPr>
        <w:pStyle w:val="40"/>
        <w:numPr>
          <w:ilvl w:val="0"/>
          <w:numId w:val="0"/>
        </w:numPr>
      </w:pPr>
      <w:r w:rsidRPr="00A67AF2">
        <w:t>15.8.2.13</w:t>
      </w:r>
      <w:r w:rsidRPr="00A67AF2">
        <w:tab/>
        <w:t>pow (x, y</w:t>
      </w:r>
      <w:bookmarkEnd w:id="22925"/>
      <w:bookmarkEnd w:id="22926"/>
      <w:bookmarkEnd w:id="22927"/>
      <w:r w:rsidRPr="00A67AF2">
        <w:t>)</w:t>
      </w:r>
    </w:p>
    <w:p w14:paraId="1A7A84EB" w14:textId="77777777"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6949EDD5"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5435E2A3"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32447463" w14:textId="77777777"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0731C665" w14:textId="77777777"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1B94CEA9"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36C8E53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540D3A5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1A8384D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428B8A7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7E4BBBB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3A6D361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0AC01B3F"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06E1F70A"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25CEE21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0CC58E8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11F9FE5B"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3E9FA1B4"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0D0B5C85"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07E923E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1612F045"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6F984601"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3FC2846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245D6C5C" w14:textId="77777777"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22933" w:name="_Toc382291688"/>
      <w:bookmarkStart w:id="22934" w:name="_Toc385672384"/>
      <w:bookmarkStart w:id="22935" w:name="_Toc393690500"/>
    </w:p>
    <w:p w14:paraId="2F12C736" w14:textId="77777777" w:rsidR="004C02EF" w:rsidRPr="00B820AB" w:rsidRDefault="004C02EF" w:rsidP="004C02EF">
      <w:pPr>
        <w:pStyle w:val="40"/>
        <w:numPr>
          <w:ilvl w:val="0"/>
          <w:numId w:val="0"/>
        </w:numPr>
      </w:pPr>
      <w:r w:rsidRPr="00A67AF2">
        <w:t>15.8.2.1</w:t>
      </w:r>
      <w:r w:rsidRPr="00B820AB">
        <w:t>4</w:t>
      </w:r>
      <w:r w:rsidRPr="00B820AB">
        <w:tab/>
        <w:t>random</w:t>
      </w:r>
      <w:bookmarkEnd w:id="22933"/>
      <w:bookmarkEnd w:id="22934"/>
      <w:bookmarkEnd w:id="22935"/>
      <w:r w:rsidRPr="00B820AB">
        <w:t xml:space="preserve"> ( )</w:t>
      </w:r>
    </w:p>
    <w:p w14:paraId="7E712886" w14:textId="77777777"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22936" w:name="_Toc382291689"/>
      <w:bookmarkStart w:id="22937" w:name="_Toc385672385"/>
      <w:bookmarkStart w:id="22938" w:name="_Toc393690501"/>
    </w:p>
    <w:p w14:paraId="562C8893" w14:textId="77777777" w:rsidR="004C02EF" w:rsidRPr="00E77497" w:rsidRDefault="004C02EF" w:rsidP="004C02EF">
      <w:pPr>
        <w:pStyle w:val="40"/>
        <w:numPr>
          <w:ilvl w:val="0"/>
          <w:numId w:val="0"/>
        </w:numPr>
      </w:pPr>
      <w:r w:rsidRPr="00E77497">
        <w:t>15.8.2.15</w:t>
      </w:r>
      <w:r w:rsidRPr="00E77497">
        <w:tab/>
        <w:t>round (x</w:t>
      </w:r>
      <w:bookmarkEnd w:id="22936"/>
      <w:bookmarkEnd w:id="22937"/>
      <w:bookmarkEnd w:id="22938"/>
      <w:r w:rsidRPr="00E77497">
        <w:t>)</w:t>
      </w:r>
    </w:p>
    <w:p w14:paraId="05805ED3" w14:textId="77777777"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28C27BF3" w14:textId="77777777"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4819F510"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26DB5436"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73A569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418907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D6ABBC8"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62B2DB58"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0295AA32" w14:textId="77777777"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42AEF0DE" w14:textId="77777777" w:rsidR="004C02EF" w:rsidRPr="00E77497" w:rsidRDefault="004C02EF" w:rsidP="004C02EF">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22939" w:name="_Toc382291690"/>
      <w:bookmarkStart w:id="22940" w:name="_Toc385672386"/>
      <w:bookmarkStart w:id="22941" w:name="_Toc393690502"/>
    </w:p>
    <w:p w14:paraId="4C5B5109" w14:textId="77777777" w:rsidR="004C02EF" w:rsidRPr="00E77497" w:rsidRDefault="004C02EF" w:rsidP="004C02EF">
      <w:pPr>
        <w:pStyle w:val="40"/>
        <w:numPr>
          <w:ilvl w:val="0"/>
          <w:numId w:val="0"/>
        </w:numPr>
      </w:pPr>
      <w:r w:rsidRPr="00E77497">
        <w:t>15.8.2.16</w:t>
      </w:r>
      <w:r w:rsidRPr="00E77497">
        <w:tab/>
        <w:t>sin (x</w:t>
      </w:r>
      <w:bookmarkEnd w:id="22939"/>
      <w:bookmarkEnd w:id="22940"/>
      <w:bookmarkEnd w:id="22941"/>
      <w:r w:rsidRPr="00E77497">
        <w:t>)</w:t>
      </w:r>
    </w:p>
    <w:p w14:paraId="6640B5B0" w14:textId="77777777"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5B86FE99"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64E20F5E"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F74768B"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1F493D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22942" w:name="_Toc382291691"/>
      <w:bookmarkStart w:id="22943" w:name="_Toc385672387"/>
      <w:bookmarkStart w:id="22944" w:name="_Toc393690503"/>
    </w:p>
    <w:p w14:paraId="5ED803FB" w14:textId="77777777" w:rsidR="004C02EF" w:rsidRPr="008B7F6F" w:rsidRDefault="004C02EF" w:rsidP="004C02EF">
      <w:pPr>
        <w:pStyle w:val="40"/>
        <w:numPr>
          <w:ilvl w:val="0"/>
          <w:numId w:val="0"/>
        </w:numPr>
      </w:pPr>
      <w:r w:rsidRPr="008B7F6F">
        <w:t>15.8.2.17</w:t>
      </w:r>
      <w:r w:rsidRPr="008B7F6F">
        <w:tab/>
        <w:t>sqrt (x</w:t>
      </w:r>
      <w:bookmarkEnd w:id="22942"/>
      <w:bookmarkEnd w:id="22943"/>
      <w:bookmarkEnd w:id="22944"/>
      <w:r w:rsidRPr="008B7F6F">
        <w:t>)</w:t>
      </w:r>
    </w:p>
    <w:p w14:paraId="201D9777" w14:textId="77777777"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14:paraId="2A487D8F"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3A059BCF"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04372B45"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5383AC17"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D6DC6C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22945" w:name="_Toc382291692"/>
      <w:bookmarkStart w:id="22946" w:name="_Toc385672388"/>
      <w:bookmarkStart w:id="22947" w:name="_Toc393690504"/>
    </w:p>
    <w:p w14:paraId="776F5A4A" w14:textId="77777777" w:rsidR="004C02EF" w:rsidRPr="008B7F6F" w:rsidRDefault="004C02EF" w:rsidP="004C02EF">
      <w:pPr>
        <w:pStyle w:val="40"/>
        <w:numPr>
          <w:ilvl w:val="0"/>
          <w:numId w:val="0"/>
        </w:numPr>
      </w:pPr>
      <w:r w:rsidRPr="008B7F6F">
        <w:t>15.8.2.18</w:t>
      </w:r>
      <w:r w:rsidRPr="008B7F6F">
        <w:tab/>
        <w:t>tan (x</w:t>
      </w:r>
      <w:bookmarkEnd w:id="22945"/>
      <w:bookmarkEnd w:id="22946"/>
      <w:bookmarkEnd w:id="22947"/>
      <w:r w:rsidRPr="008B7F6F">
        <w:t>)</w:t>
      </w:r>
    </w:p>
    <w:p w14:paraId="05E7CA4A" w14:textId="77777777"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284820AC"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721A2B44"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70FAC629"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F9119D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22948" w:name="_Ref385215411"/>
      <w:bookmarkStart w:id="22949" w:name="_Toc385672389"/>
      <w:bookmarkStart w:id="22950" w:name="_Toc393690505"/>
    </w:p>
    <w:p w14:paraId="5C992C30" w14:textId="77777777" w:rsidR="00640BCB" w:rsidRPr="00D16450" w:rsidRDefault="00640BCB" w:rsidP="00640BCB">
      <w:pPr>
        <w:pStyle w:val="40"/>
        <w:numPr>
          <w:ilvl w:val="0"/>
          <w:numId w:val="0"/>
        </w:numPr>
        <w:rPr>
          <w:ins w:id="22951" w:author="Rev 7 Allen Wirfs-Brock" w:date="2012-05-02T17:09:00Z"/>
          <w:rFonts w:cs="Arial"/>
        </w:rPr>
      </w:pPr>
      <w:bookmarkStart w:id="22952" w:name="_Ref424532846"/>
      <w:bookmarkStart w:id="22953" w:name="_Toc472818947"/>
      <w:bookmarkStart w:id="22954" w:name="_Toc235503525"/>
      <w:bookmarkStart w:id="22955" w:name="_Toc241509300"/>
      <w:bookmarkStart w:id="22956" w:name="_Toc244416787"/>
      <w:bookmarkStart w:id="22957" w:name="_Toc276631151"/>
      <w:ins w:id="22958" w:author="Rev 7 Allen Wirfs-Brock" w:date="2012-05-02T17:09:00Z">
        <w:r w:rsidRPr="00D16450">
          <w:rPr>
            <w:rFonts w:cs="Arial"/>
          </w:rPr>
          <w:t>15.8.2.19</w:t>
        </w:r>
        <w:r w:rsidRPr="00D16450">
          <w:rPr>
            <w:rFonts w:cs="Arial"/>
          </w:rPr>
          <w:tab/>
          <w:t>log10 (x)</w:t>
        </w:r>
      </w:ins>
    </w:p>
    <w:p w14:paraId="7B411A88" w14:textId="77777777" w:rsidR="00640BCB" w:rsidRPr="00D16450" w:rsidRDefault="00640BCB" w:rsidP="00640BCB">
      <w:pPr>
        <w:rPr>
          <w:ins w:id="22959" w:author="Rev 7 Allen Wirfs-Brock" w:date="2012-05-02T17:09:00Z"/>
          <w:rFonts w:cs="Arial"/>
        </w:rPr>
      </w:pPr>
      <w:ins w:id="22960" w:author="Rev 7 Allen Wirfs-Brock" w:date="2012-05-02T17:09:00Z">
        <w:r w:rsidRPr="00D16450">
          <w:rPr>
            <w:rFonts w:cs="Arial"/>
          </w:rPr>
          <w:t xml:space="preserve">Returns an implementation-dependent approximation to the base 10 logarithm of </w:t>
        </w:r>
        <w:r w:rsidRPr="00D16450">
          <w:rPr>
            <w:rFonts w:cs="Arial"/>
            <w:i/>
          </w:rPr>
          <w:t>x</w:t>
        </w:r>
        <w:r w:rsidRPr="00D16450">
          <w:rPr>
            <w:rFonts w:cs="Arial"/>
          </w:rPr>
          <w:t>.</w:t>
        </w:r>
      </w:ins>
    </w:p>
    <w:p w14:paraId="0BA3BF3B" w14:textId="77777777" w:rsidR="00640BCB" w:rsidRPr="00D16450" w:rsidRDefault="00640BCB" w:rsidP="00640BCB">
      <w:pPr>
        <w:numPr>
          <w:ilvl w:val="0"/>
          <w:numId w:val="243"/>
        </w:numPr>
        <w:ind w:left="1080"/>
        <w:contextualSpacing/>
        <w:rPr>
          <w:ins w:id="22961" w:author="Rev 7 Allen Wirfs-Brock" w:date="2012-05-02T17:09:00Z"/>
          <w:rFonts w:cs="Arial"/>
        </w:rPr>
      </w:pPr>
      <w:ins w:id="22962"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3EBFC99" w14:textId="77777777" w:rsidR="00640BCB" w:rsidRPr="00D16450" w:rsidRDefault="00640BCB" w:rsidP="00640BCB">
      <w:pPr>
        <w:numPr>
          <w:ilvl w:val="0"/>
          <w:numId w:val="243"/>
        </w:numPr>
        <w:ind w:left="1080"/>
        <w:contextualSpacing/>
        <w:rPr>
          <w:ins w:id="22963" w:author="Rev 7 Allen Wirfs-Brock" w:date="2012-05-02T17:09:00Z"/>
          <w:rFonts w:cs="Arial"/>
        </w:rPr>
      </w:pPr>
      <w:ins w:id="22964"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2F463BF8" w14:textId="77777777" w:rsidR="00640BCB" w:rsidRDefault="00640BCB" w:rsidP="00640BCB">
      <w:pPr>
        <w:numPr>
          <w:ilvl w:val="0"/>
          <w:numId w:val="243"/>
        </w:numPr>
        <w:ind w:left="1080"/>
        <w:contextualSpacing/>
        <w:rPr>
          <w:ins w:id="22965" w:author="Rev 7 Allen Wirfs-Brock" w:date="2012-05-02T17:09:00Z"/>
          <w:rFonts w:cs="Arial"/>
        </w:rPr>
      </w:pPr>
      <w:ins w:id="22966"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34777063" w14:textId="77777777" w:rsidR="00640BCB" w:rsidRPr="00D16450" w:rsidRDefault="00640BCB" w:rsidP="00640BCB">
      <w:pPr>
        <w:numPr>
          <w:ilvl w:val="0"/>
          <w:numId w:val="243"/>
        </w:numPr>
        <w:ind w:left="1080"/>
        <w:contextualSpacing/>
        <w:rPr>
          <w:ins w:id="22967" w:author="Rev 7 Allen Wirfs-Brock" w:date="2012-05-02T17:09:00Z"/>
          <w:rFonts w:cs="Arial"/>
        </w:rPr>
      </w:pPr>
      <w:ins w:id="2296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651F50E4" w14:textId="77777777" w:rsidR="00640BCB" w:rsidRPr="00D16450" w:rsidRDefault="00640BCB" w:rsidP="00640BCB">
      <w:pPr>
        <w:numPr>
          <w:ilvl w:val="0"/>
          <w:numId w:val="243"/>
        </w:numPr>
        <w:ind w:left="1080"/>
        <w:contextualSpacing/>
        <w:rPr>
          <w:ins w:id="22969" w:author="Rev 7 Allen Wirfs-Brock" w:date="2012-05-02T17:09:00Z"/>
          <w:rFonts w:cs="Arial"/>
        </w:rPr>
      </w:pPr>
      <w:ins w:id="22970"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7D6F2D3D" w14:textId="77777777" w:rsidR="00640BCB" w:rsidRPr="00D16450" w:rsidRDefault="00640BCB" w:rsidP="00640BCB">
      <w:pPr>
        <w:numPr>
          <w:ilvl w:val="0"/>
          <w:numId w:val="243"/>
        </w:numPr>
        <w:ind w:left="1080"/>
        <w:contextualSpacing/>
        <w:rPr>
          <w:ins w:id="22971" w:author="Rev 7 Allen Wirfs-Brock" w:date="2012-05-02T17:09:00Z"/>
          <w:rFonts w:cs="Arial"/>
        </w:rPr>
      </w:pPr>
      <w:ins w:id="2297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2D278B60" w14:textId="77777777" w:rsidR="00640BCB" w:rsidRPr="00D16450" w:rsidRDefault="00640BCB" w:rsidP="00640BCB">
      <w:pPr>
        <w:rPr>
          <w:ins w:id="22973" w:author="Rev 7 Allen Wirfs-Brock" w:date="2012-05-02T17:09:00Z"/>
          <w:rFonts w:cs="Arial"/>
        </w:rPr>
      </w:pPr>
    </w:p>
    <w:p w14:paraId="611AB26C" w14:textId="77777777" w:rsidR="00640BCB" w:rsidRPr="00D16450" w:rsidRDefault="00640BCB" w:rsidP="00640BCB">
      <w:pPr>
        <w:pStyle w:val="40"/>
        <w:numPr>
          <w:ilvl w:val="0"/>
          <w:numId w:val="0"/>
        </w:numPr>
        <w:rPr>
          <w:ins w:id="22974" w:author="Rev 7 Allen Wirfs-Brock" w:date="2012-05-02T17:09:00Z"/>
          <w:rFonts w:cs="Arial"/>
        </w:rPr>
      </w:pPr>
      <w:ins w:id="22975" w:author="Rev 7 Allen Wirfs-Brock" w:date="2012-05-02T17:09:00Z">
        <w:r w:rsidRPr="00D16450">
          <w:rPr>
            <w:rFonts w:cs="Arial"/>
          </w:rPr>
          <w:t>15.8.2.20</w:t>
        </w:r>
        <w:r w:rsidRPr="00D16450">
          <w:rPr>
            <w:rFonts w:cs="Arial"/>
          </w:rPr>
          <w:tab/>
          <w:t>log2 (x)</w:t>
        </w:r>
      </w:ins>
    </w:p>
    <w:p w14:paraId="583BBD30" w14:textId="77777777" w:rsidR="00640BCB" w:rsidRPr="00D16450" w:rsidRDefault="00640BCB" w:rsidP="00640BCB">
      <w:pPr>
        <w:rPr>
          <w:ins w:id="22976" w:author="Rev 7 Allen Wirfs-Brock" w:date="2012-05-02T17:09:00Z"/>
          <w:rFonts w:cs="Arial"/>
        </w:rPr>
      </w:pPr>
      <w:ins w:id="22977" w:author="Rev 7 Allen Wirfs-Brock" w:date="2012-05-02T17:09:00Z">
        <w:r w:rsidRPr="00D16450">
          <w:rPr>
            <w:rFonts w:cs="Arial"/>
          </w:rPr>
          <w:t xml:space="preserve">Returns an implementation-dependent approximation to the base 2 logarithm of </w:t>
        </w:r>
        <w:r w:rsidRPr="00D16450">
          <w:rPr>
            <w:rFonts w:cs="Arial"/>
            <w:i/>
          </w:rPr>
          <w:t>x</w:t>
        </w:r>
        <w:r w:rsidRPr="00D16450">
          <w:rPr>
            <w:rFonts w:cs="Arial"/>
          </w:rPr>
          <w:t>.</w:t>
        </w:r>
      </w:ins>
    </w:p>
    <w:p w14:paraId="06D5C01E" w14:textId="77777777" w:rsidR="00640BCB" w:rsidRPr="00D16450" w:rsidRDefault="00640BCB" w:rsidP="00640BCB">
      <w:pPr>
        <w:numPr>
          <w:ilvl w:val="0"/>
          <w:numId w:val="243"/>
        </w:numPr>
        <w:ind w:left="1080"/>
        <w:contextualSpacing/>
        <w:rPr>
          <w:ins w:id="22978" w:author="Rev 7 Allen Wirfs-Brock" w:date="2012-05-02T17:09:00Z"/>
          <w:rFonts w:cs="Arial"/>
        </w:rPr>
      </w:pPr>
      <w:ins w:id="22979"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1380508" w14:textId="77777777" w:rsidR="00640BCB" w:rsidRPr="00D16450" w:rsidRDefault="00640BCB" w:rsidP="00640BCB">
      <w:pPr>
        <w:numPr>
          <w:ilvl w:val="0"/>
          <w:numId w:val="243"/>
        </w:numPr>
        <w:ind w:left="1080"/>
        <w:contextualSpacing/>
        <w:rPr>
          <w:ins w:id="22980" w:author="Rev 7 Allen Wirfs-Brock" w:date="2012-05-02T17:09:00Z"/>
          <w:rFonts w:cs="Arial"/>
        </w:rPr>
      </w:pPr>
      <w:ins w:id="22981"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6D25DE58" w14:textId="77777777" w:rsidR="00640BCB" w:rsidRDefault="00640BCB" w:rsidP="00640BCB">
      <w:pPr>
        <w:numPr>
          <w:ilvl w:val="0"/>
          <w:numId w:val="243"/>
        </w:numPr>
        <w:ind w:left="1080"/>
        <w:contextualSpacing/>
        <w:rPr>
          <w:ins w:id="22982" w:author="Rev 7 Allen Wirfs-Brock" w:date="2012-05-02T17:09:00Z"/>
          <w:rFonts w:cs="Arial"/>
        </w:rPr>
      </w:pPr>
      <w:ins w:id="22983"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60CFB906" w14:textId="77777777" w:rsidR="00640BCB" w:rsidRPr="00D16450" w:rsidRDefault="00640BCB" w:rsidP="00640BCB">
      <w:pPr>
        <w:numPr>
          <w:ilvl w:val="0"/>
          <w:numId w:val="243"/>
        </w:numPr>
        <w:ind w:left="1080"/>
        <w:contextualSpacing/>
        <w:rPr>
          <w:ins w:id="22984" w:author="Rev 7 Allen Wirfs-Brock" w:date="2012-05-02T17:09:00Z"/>
          <w:rFonts w:cs="Arial"/>
        </w:rPr>
      </w:pPr>
      <w:ins w:id="2298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1BF9FA1E" w14:textId="77777777" w:rsidR="00640BCB" w:rsidRPr="00D16450" w:rsidRDefault="00640BCB" w:rsidP="00640BCB">
      <w:pPr>
        <w:numPr>
          <w:ilvl w:val="0"/>
          <w:numId w:val="243"/>
        </w:numPr>
        <w:ind w:left="1080"/>
        <w:contextualSpacing/>
        <w:rPr>
          <w:ins w:id="22986" w:author="Rev 7 Allen Wirfs-Brock" w:date="2012-05-02T17:09:00Z"/>
          <w:rFonts w:cs="Arial"/>
        </w:rPr>
      </w:pPr>
      <w:ins w:id="22987"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5FFD09B1" w14:textId="77777777" w:rsidR="00640BCB" w:rsidRPr="00D16450" w:rsidRDefault="00640BCB" w:rsidP="00640BCB">
      <w:pPr>
        <w:numPr>
          <w:ilvl w:val="0"/>
          <w:numId w:val="243"/>
        </w:numPr>
        <w:ind w:left="1080"/>
        <w:contextualSpacing/>
        <w:rPr>
          <w:ins w:id="22988" w:author="Rev 7 Allen Wirfs-Brock" w:date="2012-05-02T17:09:00Z"/>
          <w:rFonts w:cs="Arial"/>
        </w:rPr>
      </w:pPr>
      <w:ins w:id="2298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0969BF5E" w14:textId="77777777" w:rsidR="00640BCB" w:rsidRPr="00D16450" w:rsidRDefault="00640BCB" w:rsidP="00640BCB">
      <w:pPr>
        <w:contextualSpacing/>
        <w:rPr>
          <w:ins w:id="22990" w:author="Rev 7 Allen Wirfs-Brock" w:date="2012-05-02T17:09:00Z"/>
          <w:rFonts w:cs="Arial"/>
        </w:rPr>
      </w:pPr>
    </w:p>
    <w:p w14:paraId="38DF3A7D" w14:textId="77777777" w:rsidR="00640BCB" w:rsidRPr="00D16450" w:rsidRDefault="00640BCB" w:rsidP="00640BCB">
      <w:pPr>
        <w:pStyle w:val="40"/>
        <w:numPr>
          <w:ilvl w:val="0"/>
          <w:numId w:val="0"/>
        </w:numPr>
        <w:rPr>
          <w:ins w:id="22991" w:author="Rev 7 Allen Wirfs-Brock" w:date="2012-05-02T17:09:00Z"/>
          <w:rFonts w:cs="Arial"/>
        </w:rPr>
      </w:pPr>
      <w:ins w:id="22992" w:author="Rev 7 Allen Wirfs-Brock" w:date="2012-05-02T17:09:00Z">
        <w:r w:rsidRPr="00D16450">
          <w:rPr>
            <w:rFonts w:cs="Arial"/>
          </w:rPr>
          <w:t>15.8.2.21</w:t>
        </w:r>
        <w:r w:rsidRPr="00D16450">
          <w:rPr>
            <w:rFonts w:cs="Arial"/>
          </w:rPr>
          <w:tab/>
          <w:t>log1p (x)</w:t>
        </w:r>
      </w:ins>
    </w:p>
    <w:p w14:paraId="66D38FDF" w14:textId="77777777" w:rsidR="00640BCB" w:rsidRPr="00D16450" w:rsidRDefault="00640BCB" w:rsidP="00640BCB">
      <w:pPr>
        <w:rPr>
          <w:ins w:id="22993" w:author="Rev 7 Allen Wirfs-Brock" w:date="2012-05-02T17:09:00Z"/>
          <w:rFonts w:cs="Arial"/>
        </w:rPr>
      </w:pPr>
      <w:ins w:id="22994" w:author="Rev 7 Allen Wirfs-Brock" w:date="2012-05-02T17:09:00Z">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ins>
    </w:p>
    <w:p w14:paraId="5D433C45" w14:textId="77777777" w:rsidR="00640BCB" w:rsidRPr="00D16450" w:rsidRDefault="00640BCB" w:rsidP="00640BCB">
      <w:pPr>
        <w:numPr>
          <w:ilvl w:val="0"/>
          <w:numId w:val="243"/>
        </w:numPr>
        <w:ind w:left="1080"/>
        <w:contextualSpacing/>
        <w:rPr>
          <w:ins w:id="22995" w:author="Rev 7 Allen Wirfs-Brock" w:date="2012-05-02T17:09:00Z"/>
          <w:rFonts w:cs="Arial"/>
        </w:rPr>
      </w:pPr>
      <w:ins w:id="22996"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776C103C" w14:textId="77777777" w:rsidR="00640BCB" w:rsidRPr="00D16450" w:rsidRDefault="00640BCB" w:rsidP="00640BCB">
      <w:pPr>
        <w:numPr>
          <w:ilvl w:val="0"/>
          <w:numId w:val="243"/>
        </w:numPr>
        <w:ind w:left="1080"/>
        <w:contextualSpacing/>
        <w:rPr>
          <w:ins w:id="22997" w:author="Rev 7 Allen Wirfs-Brock" w:date="2012-05-02T17:09:00Z"/>
          <w:rFonts w:cs="Arial"/>
        </w:rPr>
      </w:pPr>
      <w:ins w:id="22998" w:author="Rev 7 Allen Wirfs-Brock" w:date="2012-05-02T17:09:00Z">
        <w:r w:rsidRPr="00D16450">
          <w:rPr>
            <w:rFonts w:cs="Arial"/>
          </w:rPr>
          <w:t xml:space="preserve">If </w:t>
        </w:r>
        <w:r w:rsidRPr="00D16450">
          <w:rPr>
            <w:rFonts w:cs="Arial"/>
            <w:i/>
          </w:rPr>
          <w:t>x</w:t>
        </w:r>
        <w:r w:rsidRPr="00D16450">
          <w:rPr>
            <w:rFonts w:cs="Arial"/>
          </w:rPr>
          <w:t xml:space="preserve"> is less than -1, the result is NaN.</w:t>
        </w:r>
      </w:ins>
    </w:p>
    <w:p w14:paraId="07B7C097" w14:textId="77777777" w:rsidR="00640BCB" w:rsidRPr="00D16450" w:rsidRDefault="00640BCB" w:rsidP="00640BCB">
      <w:pPr>
        <w:numPr>
          <w:ilvl w:val="0"/>
          <w:numId w:val="243"/>
        </w:numPr>
        <w:ind w:left="1080"/>
        <w:contextualSpacing/>
        <w:rPr>
          <w:ins w:id="22999" w:author="Rev 7 Allen Wirfs-Brock" w:date="2012-05-02T17:09:00Z"/>
          <w:rFonts w:cs="Arial"/>
        </w:rPr>
      </w:pPr>
      <w:ins w:id="23000" w:author="Rev 7 Allen Wirfs-Brock" w:date="2012-05-02T17:09:00Z">
        <w:r w:rsidRPr="00D16450">
          <w:rPr>
            <w:rFonts w:cs="Arial"/>
          </w:rPr>
          <w:t>If x is -1, the result is -</w:t>
        </w:r>
        <w:r w:rsidRPr="00D16450">
          <w:rPr>
            <w:rFonts w:cs="Arial"/>
          </w:rPr>
          <w:sym w:font="Symbol" w:char="F0A5"/>
        </w:r>
        <w:r w:rsidRPr="00D16450">
          <w:rPr>
            <w:rFonts w:cs="Arial"/>
          </w:rPr>
          <w:t>.</w:t>
        </w:r>
      </w:ins>
    </w:p>
    <w:p w14:paraId="2F641ED3" w14:textId="77777777" w:rsidR="00640BCB" w:rsidRDefault="00640BCB" w:rsidP="00640BCB">
      <w:pPr>
        <w:numPr>
          <w:ilvl w:val="0"/>
          <w:numId w:val="243"/>
        </w:numPr>
        <w:ind w:left="1080"/>
        <w:contextualSpacing/>
        <w:rPr>
          <w:ins w:id="23001" w:author="Rev 7 Allen Wirfs-Brock" w:date="2012-05-02T17:09:00Z"/>
          <w:rFonts w:cs="Arial"/>
        </w:rPr>
      </w:pPr>
      <w:ins w:id="23002"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2EFF4072" w14:textId="77777777" w:rsidR="00640BCB" w:rsidRPr="00D16450" w:rsidRDefault="00640BCB" w:rsidP="00640BCB">
      <w:pPr>
        <w:numPr>
          <w:ilvl w:val="0"/>
          <w:numId w:val="243"/>
        </w:numPr>
        <w:ind w:left="1080"/>
        <w:contextualSpacing/>
        <w:rPr>
          <w:ins w:id="23003" w:author="Rev 7 Allen Wirfs-Brock" w:date="2012-05-02T17:09:00Z"/>
          <w:rFonts w:cs="Arial"/>
        </w:rPr>
      </w:pPr>
      <w:ins w:id="2300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11582D4F" w14:textId="77777777" w:rsidR="00640BCB" w:rsidRPr="00D16450" w:rsidRDefault="00640BCB" w:rsidP="00640BCB">
      <w:pPr>
        <w:numPr>
          <w:ilvl w:val="0"/>
          <w:numId w:val="243"/>
        </w:numPr>
        <w:ind w:left="1080"/>
        <w:contextualSpacing/>
        <w:rPr>
          <w:ins w:id="23005" w:author="Rev 7 Allen Wirfs-Brock" w:date="2012-05-02T17:09:00Z"/>
          <w:rFonts w:cs="Arial"/>
        </w:rPr>
      </w:pPr>
      <w:ins w:id="2300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7ECEE5A5" w14:textId="77777777" w:rsidR="00640BCB" w:rsidRPr="00D16450" w:rsidRDefault="00640BCB" w:rsidP="00640BCB">
      <w:pPr>
        <w:rPr>
          <w:ins w:id="23007" w:author="Rev 7 Allen Wirfs-Brock" w:date="2012-05-02T17:09:00Z"/>
          <w:rFonts w:cs="Arial"/>
        </w:rPr>
      </w:pPr>
    </w:p>
    <w:p w14:paraId="624CE2C0" w14:textId="77777777" w:rsidR="00640BCB" w:rsidRPr="00D16450" w:rsidRDefault="00640BCB" w:rsidP="00640BCB">
      <w:pPr>
        <w:pStyle w:val="40"/>
        <w:numPr>
          <w:ilvl w:val="0"/>
          <w:numId w:val="0"/>
        </w:numPr>
        <w:rPr>
          <w:ins w:id="23008" w:author="Rev 7 Allen Wirfs-Brock" w:date="2012-05-02T17:09:00Z"/>
          <w:rFonts w:cs="Arial"/>
        </w:rPr>
      </w:pPr>
      <w:ins w:id="23009" w:author="Rev 7 Allen Wirfs-Brock" w:date="2012-05-02T17:09:00Z">
        <w:r w:rsidRPr="00D16450">
          <w:rPr>
            <w:rFonts w:cs="Arial"/>
          </w:rPr>
          <w:t>15.8.2.22</w:t>
        </w:r>
        <w:r w:rsidRPr="00D16450">
          <w:rPr>
            <w:rFonts w:cs="Arial"/>
          </w:rPr>
          <w:tab/>
          <w:t>expm1 (x)</w:t>
        </w:r>
      </w:ins>
    </w:p>
    <w:p w14:paraId="3AA3CAAC" w14:textId="77777777" w:rsidR="00640BCB" w:rsidRPr="00D16450" w:rsidRDefault="00640BCB" w:rsidP="00640BCB">
      <w:pPr>
        <w:rPr>
          <w:ins w:id="23010" w:author="Rev 7 Allen Wirfs-Brock" w:date="2012-05-02T17:09:00Z"/>
          <w:rFonts w:cs="Arial"/>
        </w:rPr>
      </w:pPr>
      <w:ins w:id="23011" w:author="Rev 7 Allen Wirfs-Brock" w:date="2012-05-02T17:09:00Z">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ins>
    </w:p>
    <w:p w14:paraId="38A30A0B" w14:textId="77777777" w:rsidR="00640BCB" w:rsidRPr="00D16450" w:rsidRDefault="00640BCB" w:rsidP="00640BCB">
      <w:pPr>
        <w:numPr>
          <w:ilvl w:val="0"/>
          <w:numId w:val="243"/>
        </w:numPr>
        <w:ind w:left="1080"/>
        <w:contextualSpacing/>
        <w:rPr>
          <w:ins w:id="23012" w:author="Rev 7 Allen Wirfs-Brock" w:date="2012-05-02T17:09:00Z"/>
          <w:rFonts w:cs="Arial"/>
        </w:rPr>
      </w:pPr>
      <w:ins w:id="23013"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61C50E80" w14:textId="77777777" w:rsidR="00640BCB" w:rsidRPr="00D16450" w:rsidRDefault="00640BCB" w:rsidP="00640BCB">
      <w:pPr>
        <w:numPr>
          <w:ilvl w:val="0"/>
          <w:numId w:val="243"/>
        </w:numPr>
        <w:ind w:left="1080"/>
        <w:contextualSpacing/>
        <w:rPr>
          <w:ins w:id="23014" w:author="Rev 7 Allen Wirfs-Brock" w:date="2012-05-02T17:09:00Z"/>
          <w:rFonts w:cs="Arial"/>
        </w:rPr>
      </w:pPr>
      <w:ins w:id="23015"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5FCA41C7" w14:textId="77777777" w:rsidR="00640BCB" w:rsidRPr="00D16450" w:rsidRDefault="00640BCB" w:rsidP="00640BCB">
      <w:pPr>
        <w:numPr>
          <w:ilvl w:val="0"/>
          <w:numId w:val="243"/>
        </w:numPr>
        <w:ind w:left="1080"/>
        <w:contextualSpacing/>
        <w:rPr>
          <w:ins w:id="23016" w:author="Rev 7 Allen Wirfs-Brock" w:date="2012-05-02T17:09:00Z"/>
          <w:rFonts w:cs="Arial"/>
        </w:rPr>
      </w:pPr>
      <w:ins w:id="2301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6D4A641B" w14:textId="77777777" w:rsidR="00640BCB" w:rsidRPr="00D16450" w:rsidRDefault="00640BCB" w:rsidP="00640BCB">
      <w:pPr>
        <w:numPr>
          <w:ilvl w:val="0"/>
          <w:numId w:val="243"/>
        </w:numPr>
        <w:ind w:left="1080"/>
        <w:contextualSpacing/>
        <w:rPr>
          <w:ins w:id="23018" w:author="Rev 7 Allen Wirfs-Brock" w:date="2012-05-02T17:09:00Z"/>
          <w:rFonts w:cs="Arial"/>
        </w:rPr>
      </w:pPr>
      <w:ins w:id="2301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9EF4077" w14:textId="77777777" w:rsidR="00640BCB" w:rsidRPr="00D16450" w:rsidRDefault="00640BCB" w:rsidP="00640BCB">
      <w:pPr>
        <w:numPr>
          <w:ilvl w:val="0"/>
          <w:numId w:val="243"/>
        </w:numPr>
        <w:ind w:left="1080"/>
        <w:contextualSpacing/>
        <w:rPr>
          <w:ins w:id="23020" w:author="Rev 7 Allen Wirfs-Brock" w:date="2012-05-02T17:09:00Z"/>
          <w:rFonts w:cs="Arial"/>
        </w:rPr>
      </w:pPr>
      <w:ins w:id="2302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ins>
    </w:p>
    <w:p w14:paraId="4A88FB5B" w14:textId="77777777" w:rsidR="00640BCB" w:rsidRPr="00D16450" w:rsidRDefault="00640BCB" w:rsidP="00640BCB">
      <w:pPr>
        <w:pStyle w:val="40"/>
        <w:numPr>
          <w:ilvl w:val="0"/>
          <w:numId w:val="0"/>
        </w:numPr>
        <w:rPr>
          <w:ins w:id="23022" w:author="Rev 7 Allen Wirfs-Brock" w:date="2012-05-02T17:09:00Z"/>
          <w:rFonts w:cs="Arial"/>
        </w:rPr>
      </w:pPr>
      <w:ins w:id="23023" w:author="Rev 7 Allen Wirfs-Brock" w:date="2012-05-02T17:09:00Z">
        <w:r w:rsidRPr="00D16450">
          <w:rPr>
            <w:rFonts w:cs="Arial"/>
          </w:rPr>
          <w:t>15.8.2.23</w:t>
        </w:r>
        <w:r w:rsidRPr="00D16450">
          <w:rPr>
            <w:rFonts w:cs="Arial"/>
          </w:rPr>
          <w:tab/>
          <w:t>cosh(x)</w:t>
        </w:r>
      </w:ins>
    </w:p>
    <w:p w14:paraId="041FC201" w14:textId="77777777" w:rsidR="00640BCB" w:rsidRPr="00D16450" w:rsidRDefault="00640BCB" w:rsidP="00640BCB">
      <w:pPr>
        <w:rPr>
          <w:ins w:id="23024" w:author="Rev 7 Allen Wirfs-Brock" w:date="2012-05-02T17:09:00Z"/>
          <w:rFonts w:cs="Arial"/>
        </w:rPr>
      </w:pPr>
      <w:ins w:id="23025" w:author="Rev 7 Allen Wirfs-Brock" w:date="2012-05-02T17:09:00Z">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ins>
    </w:p>
    <w:p w14:paraId="51626213" w14:textId="77777777" w:rsidR="00640BCB" w:rsidRPr="00D16450" w:rsidRDefault="00640BCB" w:rsidP="00640BCB">
      <w:pPr>
        <w:numPr>
          <w:ilvl w:val="0"/>
          <w:numId w:val="243"/>
        </w:numPr>
        <w:ind w:left="1080"/>
        <w:contextualSpacing/>
        <w:rPr>
          <w:ins w:id="23026" w:author="Rev 7 Allen Wirfs-Brock" w:date="2012-05-02T17:09:00Z"/>
          <w:rFonts w:cs="Arial"/>
        </w:rPr>
      </w:pPr>
      <w:ins w:id="2302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46595835" w14:textId="77777777" w:rsidR="00640BCB" w:rsidRDefault="00640BCB" w:rsidP="00640BCB">
      <w:pPr>
        <w:numPr>
          <w:ilvl w:val="0"/>
          <w:numId w:val="243"/>
        </w:numPr>
        <w:ind w:left="1080"/>
        <w:contextualSpacing/>
        <w:rPr>
          <w:ins w:id="23028" w:author="Rev 7 Allen Wirfs-Brock" w:date="2012-05-02T17:09:00Z"/>
          <w:rFonts w:cs="Arial"/>
        </w:rPr>
      </w:pPr>
      <w:ins w:id="23029" w:author="Rev 7 Allen Wirfs-Brock" w:date="2012-05-02T17:09:00Z">
        <w:r w:rsidRPr="00D16450">
          <w:rPr>
            <w:rFonts w:cs="Arial"/>
          </w:rPr>
          <w:t xml:space="preserve">If </w:t>
        </w:r>
        <w:r w:rsidRPr="00D16450">
          <w:rPr>
            <w:rFonts w:cs="Arial"/>
            <w:i/>
          </w:rPr>
          <w:t>x</w:t>
        </w:r>
        <w:r w:rsidRPr="00D16450">
          <w:rPr>
            <w:rFonts w:cs="Arial"/>
          </w:rPr>
          <w:t xml:space="preserve"> is +0, the result is 1.</w:t>
        </w:r>
      </w:ins>
    </w:p>
    <w:p w14:paraId="6C99B2E8" w14:textId="77777777" w:rsidR="00640BCB" w:rsidRPr="00D16450" w:rsidRDefault="00640BCB" w:rsidP="00640BCB">
      <w:pPr>
        <w:numPr>
          <w:ilvl w:val="0"/>
          <w:numId w:val="243"/>
        </w:numPr>
        <w:ind w:left="1080"/>
        <w:contextualSpacing/>
        <w:rPr>
          <w:ins w:id="23030" w:author="Rev 7 Allen Wirfs-Brock" w:date="2012-05-02T17:09:00Z"/>
          <w:rFonts w:cs="Arial"/>
        </w:rPr>
      </w:pPr>
      <w:ins w:id="2303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ins>
    </w:p>
    <w:p w14:paraId="5F715D53" w14:textId="77777777" w:rsidR="00640BCB" w:rsidRDefault="00640BCB" w:rsidP="00640BCB">
      <w:pPr>
        <w:numPr>
          <w:ilvl w:val="0"/>
          <w:numId w:val="243"/>
        </w:numPr>
        <w:ind w:left="1080"/>
        <w:contextualSpacing/>
        <w:rPr>
          <w:ins w:id="23032" w:author="Rev 7 Allen Wirfs-Brock" w:date="2012-05-02T17:09:00Z"/>
          <w:rFonts w:cs="Arial"/>
        </w:rPr>
      </w:pPr>
      <w:ins w:id="2303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1B161A7D" w14:textId="77777777" w:rsidR="00640BCB" w:rsidRPr="00762CE7" w:rsidRDefault="00640BCB" w:rsidP="00762CE7">
      <w:pPr>
        <w:numPr>
          <w:ilvl w:val="0"/>
          <w:numId w:val="243"/>
        </w:numPr>
        <w:ind w:left="1080"/>
        <w:contextualSpacing/>
        <w:rPr>
          <w:ins w:id="23034" w:author="Rev 7 Allen Wirfs-Brock" w:date="2012-05-02T17:09:00Z"/>
          <w:rFonts w:cs="Arial"/>
        </w:rPr>
      </w:pPr>
      <w:ins w:id="2303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3A02DF03" w14:textId="77777777" w:rsidR="00640BCB" w:rsidRPr="00D16450" w:rsidRDefault="00762CE7" w:rsidP="00762CE7">
      <w:pPr>
        <w:pStyle w:val="Note"/>
        <w:rPr>
          <w:ins w:id="23036" w:author="Rev 7 Allen Wirfs-Brock" w:date="2012-05-02T17:09:00Z"/>
        </w:rPr>
      </w:pPr>
      <w:ins w:id="23037" w:author="Rev 7 Allen Wirfs-Brock" w:date="2012-05-02T17:29:00Z">
        <w:r>
          <w:t>NOTE</w:t>
        </w:r>
        <w:r>
          <w:tab/>
        </w:r>
      </w:ins>
      <w:ins w:id="23038" w:author="Rev 7 Allen Wirfs-Brock" w:date="2012-05-02T17:09:00Z">
        <w:r w:rsidR="00640BCB" w:rsidRPr="00D16450">
          <w:t xml:space="preserve">The value of cosh(x) is the same as </w:t>
        </w:r>
        <w:r w:rsidR="00640BCB" w:rsidRPr="00D16450">
          <w:rPr>
            <w:i/>
          </w:rPr>
          <w:t>(exp(x) + exp(-x))/2</w:t>
        </w:r>
        <w:r w:rsidR="00640BCB" w:rsidRPr="00D16450">
          <w:t>.</w:t>
        </w:r>
      </w:ins>
    </w:p>
    <w:p w14:paraId="1B32595F" w14:textId="77777777" w:rsidR="00640BCB" w:rsidRPr="00D16450" w:rsidRDefault="00640BCB" w:rsidP="00640BCB">
      <w:pPr>
        <w:pStyle w:val="40"/>
        <w:numPr>
          <w:ilvl w:val="0"/>
          <w:numId w:val="0"/>
        </w:numPr>
        <w:rPr>
          <w:ins w:id="23039" w:author="Rev 7 Allen Wirfs-Brock" w:date="2012-05-02T17:09:00Z"/>
          <w:rFonts w:cs="Arial"/>
        </w:rPr>
      </w:pPr>
      <w:ins w:id="23040" w:author="Rev 7 Allen Wirfs-Brock" w:date="2012-05-02T17:09:00Z">
        <w:r w:rsidRPr="00D16450">
          <w:rPr>
            <w:rFonts w:cs="Arial"/>
          </w:rPr>
          <w:t>15.8.2.24</w:t>
        </w:r>
        <w:r w:rsidRPr="00D16450">
          <w:rPr>
            <w:rFonts w:cs="Arial"/>
          </w:rPr>
          <w:tab/>
          <w:t>sinh(x)</w:t>
        </w:r>
      </w:ins>
    </w:p>
    <w:p w14:paraId="759B5ED6" w14:textId="77777777" w:rsidR="00640BCB" w:rsidRPr="00D16450" w:rsidRDefault="00640BCB" w:rsidP="00640BCB">
      <w:pPr>
        <w:rPr>
          <w:ins w:id="23041" w:author="Rev 7 Allen Wirfs-Brock" w:date="2012-05-02T17:09:00Z"/>
          <w:rFonts w:cs="Arial"/>
        </w:rPr>
      </w:pPr>
      <w:ins w:id="23042" w:author="Rev 7 Allen Wirfs-Brock" w:date="2012-05-02T17:09:00Z">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ins>
    </w:p>
    <w:p w14:paraId="649222F6" w14:textId="77777777" w:rsidR="00640BCB" w:rsidRPr="00D16450" w:rsidRDefault="00640BCB" w:rsidP="00640BCB">
      <w:pPr>
        <w:numPr>
          <w:ilvl w:val="0"/>
          <w:numId w:val="243"/>
        </w:numPr>
        <w:ind w:left="1080"/>
        <w:contextualSpacing/>
        <w:rPr>
          <w:ins w:id="23043" w:author="Rev 7 Allen Wirfs-Brock" w:date="2012-05-02T17:09:00Z"/>
          <w:rFonts w:cs="Arial"/>
        </w:rPr>
      </w:pPr>
      <w:ins w:id="23044"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55434DF" w14:textId="77777777" w:rsidR="00640BCB" w:rsidRDefault="00640BCB" w:rsidP="00640BCB">
      <w:pPr>
        <w:numPr>
          <w:ilvl w:val="0"/>
          <w:numId w:val="243"/>
        </w:numPr>
        <w:ind w:left="1080"/>
        <w:contextualSpacing/>
        <w:rPr>
          <w:ins w:id="23045" w:author="Rev 7 Allen Wirfs-Brock" w:date="2012-05-02T17:09:00Z"/>
          <w:rFonts w:cs="Arial"/>
        </w:rPr>
      </w:pPr>
      <w:ins w:id="23046"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1A7D325F" w14:textId="77777777" w:rsidR="00640BCB" w:rsidRPr="00D16450" w:rsidRDefault="00640BCB" w:rsidP="00640BCB">
      <w:pPr>
        <w:numPr>
          <w:ilvl w:val="0"/>
          <w:numId w:val="243"/>
        </w:numPr>
        <w:ind w:left="1080"/>
        <w:contextualSpacing/>
        <w:rPr>
          <w:ins w:id="23047" w:author="Rev 7 Allen Wirfs-Brock" w:date="2012-05-02T17:09:00Z"/>
          <w:rFonts w:cs="Arial"/>
        </w:rPr>
      </w:pPr>
      <w:ins w:id="2304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50021471" w14:textId="77777777" w:rsidR="00640BCB" w:rsidRPr="00D16450" w:rsidRDefault="00640BCB" w:rsidP="00640BCB">
      <w:pPr>
        <w:numPr>
          <w:ilvl w:val="0"/>
          <w:numId w:val="243"/>
        </w:numPr>
        <w:ind w:left="1080"/>
        <w:contextualSpacing/>
        <w:rPr>
          <w:ins w:id="23049" w:author="Rev 7 Allen Wirfs-Brock" w:date="2012-05-02T17:09:00Z"/>
          <w:rFonts w:cs="Arial"/>
        </w:rPr>
      </w:pPr>
      <w:ins w:id="2305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7AD71A26" w14:textId="77777777" w:rsidR="00640BCB" w:rsidRPr="00D16450" w:rsidRDefault="00640BCB" w:rsidP="00640BCB">
      <w:pPr>
        <w:numPr>
          <w:ilvl w:val="0"/>
          <w:numId w:val="243"/>
        </w:numPr>
        <w:ind w:left="1080"/>
        <w:contextualSpacing/>
        <w:rPr>
          <w:ins w:id="23051" w:author="Rev 7 Allen Wirfs-Brock" w:date="2012-05-02T17:09:00Z"/>
          <w:rFonts w:cs="Arial"/>
        </w:rPr>
      </w:pPr>
      <w:ins w:id="23052"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2913219C" w14:textId="77777777" w:rsidR="00640BCB" w:rsidRPr="00D16450" w:rsidRDefault="00762CE7" w:rsidP="00762CE7">
      <w:pPr>
        <w:pStyle w:val="Note"/>
        <w:rPr>
          <w:ins w:id="23053" w:author="Rev 7 Allen Wirfs-Brock" w:date="2012-05-02T17:09:00Z"/>
        </w:rPr>
      </w:pPr>
      <w:ins w:id="23054" w:author="Rev 7 Allen Wirfs-Brock" w:date="2012-05-02T17:30:00Z">
        <w:r>
          <w:t>NOTE</w:t>
        </w:r>
        <w:r>
          <w:tab/>
        </w:r>
      </w:ins>
      <w:ins w:id="23055" w:author="Rev 7 Allen Wirfs-Brock" w:date="2012-05-02T17:09:00Z">
        <w:r w:rsidR="00640BCB" w:rsidRPr="00D16450">
          <w:t xml:space="preserve">The value of cosh(x) is the same as </w:t>
        </w:r>
        <w:r w:rsidR="00640BCB" w:rsidRPr="00D16450">
          <w:rPr>
            <w:i/>
          </w:rPr>
          <w:t>(exp(x) - exp(-x))/2</w:t>
        </w:r>
        <w:r w:rsidR="00640BCB" w:rsidRPr="00D16450">
          <w:t>.</w:t>
        </w:r>
      </w:ins>
    </w:p>
    <w:p w14:paraId="5DFD369C" w14:textId="77777777" w:rsidR="00640BCB" w:rsidRPr="00D16450" w:rsidRDefault="00640BCB" w:rsidP="00640BCB">
      <w:pPr>
        <w:pStyle w:val="40"/>
        <w:numPr>
          <w:ilvl w:val="0"/>
          <w:numId w:val="0"/>
        </w:numPr>
        <w:rPr>
          <w:ins w:id="23056" w:author="Rev 7 Allen Wirfs-Brock" w:date="2012-05-02T17:09:00Z"/>
          <w:rFonts w:cs="Arial"/>
        </w:rPr>
      </w:pPr>
      <w:ins w:id="23057" w:author="Rev 7 Allen Wirfs-Brock" w:date="2012-05-02T17:09:00Z">
        <w:r w:rsidRPr="00D16450">
          <w:rPr>
            <w:rFonts w:cs="Arial"/>
          </w:rPr>
          <w:t>15.8.2.25</w:t>
        </w:r>
        <w:r w:rsidRPr="00D16450">
          <w:rPr>
            <w:rFonts w:cs="Arial"/>
          </w:rPr>
          <w:tab/>
          <w:t>tanh(x)</w:t>
        </w:r>
      </w:ins>
    </w:p>
    <w:p w14:paraId="5624EFD0" w14:textId="77777777" w:rsidR="00640BCB" w:rsidRPr="00D16450" w:rsidRDefault="00640BCB" w:rsidP="00640BCB">
      <w:pPr>
        <w:rPr>
          <w:ins w:id="23058" w:author="Rev 7 Allen Wirfs-Brock" w:date="2012-05-02T17:09:00Z"/>
          <w:rFonts w:cs="Arial"/>
        </w:rPr>
      </w:pPr>
      <w:ins w:id="23059" w:author="Rev 7 Allen Wirfs-Brock" w:date="2012-05-02T17:09:00Z">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ins>
    </w:p>
    <w:p w14:paraId="6210E30A" w14:textId="77777777" w:rsidR="00640BCB" w:rsidRPr="00D16450" w:rsidRDefault="00640BCB" w:rsidP="00640BCB">
      <w:pPr>
        <w:numPr>
          <w:ilvl w:val="0"/>
          <w:numId w:val="243"/>
        </w:numPr>
        <w:ind w:left="1080"/>
        <w:contextualSpacing/>
        <w:rPr>
          <w:ins w:id="23060" w:author="Rev 7 Allen Wirfs-Brock" w:date="2012-05-02T17:09:00Z"/>
          <w:rFonts w:cs="Arial"/>
        </w:rPr>
      </w:pPr>
      <w:ins w:id="23061"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3CE2E6BA" w14:textId="77777777" w:rsidR="00640BCB" w:rsidRDefault="00640BCB" w:rsidP="00640BCB">
      <w:pPr>
        <w:numPr>
          <w:ilvl w:val="0"/>
          <w:numId w:val="243"/>
        </w:numPr>
        <w:ind w:left="1080"/>
        <w:contextualSpacing/>
        <w:rPr>
          <w:ins w:id="23062" w:author="Rev 7 Allen Wirfs-Brock" w:date="2012-05-02T17:09:00Z"/>
          <w:rFonts w:cs="Arial"/>
        </w:rPr>
      </w:pPr>
      <w:ins w:id="23063"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67BA3D38" w14:textId="77777777" w:rsidR="00640BCB" w:rsidRPr="00D16450" w:rsidRDefault="00640BCB" w:rsidP="00640BCB">
      <w:pPr>
        <w:numPr>
          <w:ilvl w:val="0"/>
          <w:numId w:val="243"/>
        </w:numPr>
        <w:ind w:left="1080"/>
        <w:contextualSpacing/>
        <w:rPr>
          <w:ins w:id="23064" w:author="Rev 7 Allen Wirfs-Brock" w:date="2012-05-02T17:09:00Z"/>
          <w:rFonts w:cs="Arial"/>
        </w:rPr>
      </w:pPr>
      <w:ins w:id="2306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6ECB6A67" w14:textId="77777777" w:rsidR="00640BCB" w:rsidRPr="00D16450" w:rsidRDefault="00640BCB" w:rsidP="00640BCB">
      <w:pPr>
        <w:numPr>
          <w:ilvl w:val="0"/>
          <w:numId w:val="243"/>
        </w:numPr>
        <w:ind w:left="1080"/>
        <w:contextualSpacing/>
        <w:rPr>
          <w:ins w:id="23066" w:author="Rev 7 Allen Wirfs-Brock" w:date="2012-05-02T17:09:00Z"/>
          <w:rFonts w:cs="Arial"/>
        </w:rPr>
      </w:pPr>
      <w:ins w:id="2306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ins>
    </w:p>
    <w:p w14:paraId="0CBDE230" w14:textId="77777777" w:rsidR="00640BCB" w:rsidRPr="00D16450" w:rsidRDefault="00640BCB" w:rsidP="00640BCB">
      <w:pPr>
        <w:numPr>
          <w:ilvl w:val="0"/>
          <w:numId w:val="243"/>
        </w:numPr>
        <w:ind w:left="1080"/>
        <w:contextualSpacing/>
        <w:rPr>
          <w:ins w:id="23068" w:author="Rev 7 Allen Wirfs-Brock" w:date="2012-05-02T17:09:00Z"/>
          <w:rFonts w:cs="Arial"/>
        </w:rPr>
      </w:pPr>
      <w:ins w:id="2306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ins>
    </w:p>
    <w:p w14:paraId="6B9B0D26" w14:textId="77777777" w:rsidR="00640BCB" w:rsidRPr="00D16450" w:rsidRDefault="00762CE7" w:rsidP="00762CE7">
      <w:pPr>
        <w:pStyle w:val="Note"/>
        <w:rPr>
          <w:ins w:id="23070" w:author="Rev 7 Allen Wirfs-Brock" w:date="2012-05-02T17:09:00Z"/>
        </w:rPr>
      </w:pPr>
      <w:ins w:id="23071" w:author="Rev 7 Allen Wirfs-Brock" w:date="2012-05-02T17:31:00Z">
        <w:r>
          <w:t>NOTE</w:t>
        </w:r>
        <w:r>
          <w:tab/>
        </w:r>
      </w:ins>
      <w:ins w:id="23072" w:author="Rev 7 Allen Wirfs-Brock" w:date="2012-05-02T17:09:00Z">
        <w:r w:rsidR="00640BCB" w:rsidRPr="00D16450">
          <w:t xml:space="preserve">The value of tanh(x) is the same as </w:t>
        </w:r>
        <w:r w:rsidR="00640BCB" w:rsidRPr="00D16450">
          <w:rPr>
            <w:i/>
          </w:rPr>
          <w:t>(exp(x) - exp(-x))/(exp(x) + exp(-x))</w:t>
        </w:r>
        <w:r w:rsidR="00640BCB" w:rsidRPr="00D16450">
          <w:t>.</w:t>
        </w:r>
      </w:ins>
    </w:p>
    <w:p w14:paraId="3654501C" w14:textId="77777777" w:rsidR="00640BCB" w:rsidRPr="00D16450" w:rsidRDefault="00640BCB" w:rsidP="00640BCB">
      <w:pPr>
        <w:pStyle w:val="40"/>
        <w:numPr>
          <w:ilvl w:val="0"/>
          <w:numId w:val="0"/>
        </w:numPr>
        <w:rPr>
          <w:ins w:id="23073" w:author="Rev 7 Allen Wirfs-Brock" w:date="2012-05-02T17:09:00Z"/>
          <w:rFonts w:cs="Arial"/>
        </w:rPr>
      </w:pPr>
      <w:ins w:id="23074" w:author="Rev 7 Allen Wirfs-Brock" w:date="2012-05-02T17:09:00Z">
        <w:r w:rsidRPr="00D16450">
          <w:rPr>
            <w:rFonts w:cs="Arial"/>
          </w:rPr>
          <w:t>15.8.2.26</w:t>
        </w:r>
        <w:r w:rsidRPr="00D16450">
          <w:rPr>
            <w:rFonts w:cs="Arial"/>
          </w:rPr>
          <w:tab/>
          <w:t>acosh(x)</w:t>
        </w:r>
      </w:ins>
    </w:p>
    <w:p w14:paraId="5B920BD3" w14:textId="77777777" w:rsidR="00640BCB" w:rsidRPr="00D16450" w:rsidRDefault="00640BCB" w:rsidP="00640BCB">
      <w:pPr>
        <w:rPr>
          <w:ins w:id="23075" w:author="Rev 7 Allen Wirfs-Brock" w:date="2012-05-02T17:09:00Z"/>
          <w:rFonts w:cs="Arial"/>
        </w:rPr>
      </w:pPr>
      <w:ins w:id="23076" w:author="Rev 7 Allen Wirfs-Brock" w:date="2012-05-02T17:09:00Z">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ins>
    </w:p>
    <w:p w14:paraId="0CDC8CB3" w14:textId="77777777" w:rsidR="00640BCB" w:rsidRPr="00D16450" w:rsidRDefault="00640BCB" w:rsidP="00640BCB">
      <w:pPr>
        <w:numPr>
          <w:ilvl w:val="0"/>
          <w:numId w:val="243"/>
        </w:numPr>
        <w:ind w:left="1080"/>
        <w:contextualSpacing/>
        <w:rPr>
          <w:ins w:id="23077" w:author="Rev 7 Allen Wirfs-Brock" w:date="2012-05-02T17:09:00Z"/>
          <w:rFonts w:cs="Arial"/>
        </w:rPr>
      </w:pPr>
      <w:ins w:id="23078"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040E69DA" w14:textId="77777777" w:rsidR="00640BCB" w:rsidRPr="00D16450" w:rsidRDefault="00640BCB" w:rsidP="00640BCB">
      <w:pPr>
        <w:numPr>
          <w:ilvl w:val="0"/>
          <w:numId w:val="243"/>
        </w:numPr>
        <w:ind w:left="1080"/>
        <w:contextualSpacing/>
        <w:rPr>
          <w:ins w:id="23079" w:author="Rev 7 Allen Wirfs-Brock" w:date="2012-05-02T17:09:00Z"/>
          <w:rFonts w:cs="Arial"/>
        </w:rPr>
      </w:pPr>
      <w:ins w:id="23080" w:author="Rev 7 Allen Wirfs-Brock" w:date="2012-05-02T17:09:00Z">
        <w:r w:rsidRPr="00D16450">
          <w:rPr>
            <w:rFonts w:cs="Arial"/>
          </w:rPr>
          <w:t>If x is less than 1, the result is NaN.</w:t>
        </w:r>
      </w:ins>
    </w:p>
    <w:p w14:paraId="37FF73DD" w14:textId="77777777" w:rsidR="00640BCB" w:rsidRPr="00D16450" w:rsidRDefault="00640BCB" w:rsidP="00640BCB">
      <w:pPr>
        <w:numPr>
          <w:ilvl w:val="0"/>
          <w:numId w:val="243"/>
        </w:numPr>
        <w:ind w:left="1080"/>
        <w:contextualSpacing/>
        <w:rPr>
          <w:ins w:id="23081" w:author="Rev 7 Allen Wirfs-Brock" w:date="2012-05-02T17:09:00Z"/>
          <w:rFonts w:cs="Arial"/>
        </w:rPr>
      </w:pPr>
      <w:ins w:id="23082" w:author="Rev 7 Allen Wirfs-Brock" w:date="2012-05-02T17:09:00Z">
        <w:r w:rsidRPr="00D16450">
          <w:rPr>
            <w:rFonts w:cs="Arial"/>
          </w:rPr>
          <w:t>If x is 1, the result is +0.</w:t>
        </w:r>
      </w:ins>
    </w:p>
    <w:p w14:paraId="5E0CAA71" w14:textId="77777777" w:rsidR="00640BCB" w:rsidRPr="00D16450" w:rsidRDefault="00640BCB" w:rsidP="00640BCB">
      <w:pPr>
        <w:numPr>
          <w:ilvl w:val="0"/>
          <w:numId w:val="243"/>
        </w:numPr>
        <w:ind w:left="1080"/>
        <w:contextualSpacing/>
        <w:rPr>
          <w:ins w:id="23083" w:author="Rev 7 Allen Wirfs-Brock" w:date="2012-05-02T17:09:00Z"/>
          <w:rFonts w:cs="Arial"/>
        </w:rPr>
      </w:pPr>
      <w:ins w:id="2308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26F3A3FE" w14:textId="77777777" w:rsidR="00640BCB" w:rsidRPr="00D16450" w:rsidRDefault="00640BCB" w:rsidP="00640BCB">
      <w:pPr>
        <w:pStyle w:val="40"/>
        <w:numPr>
          <w:ilvl w:val="0"/>
          <w:numId w:val="0"/>
        </w:numPr>
        <w:rPr>
          <w:ins w:id="23085" w:author="Rev 7 Allen Wirfs-Brock" w:date="2012-05-02T17:09:00Z"/>
          <w:rFonts w:cs="Arial"/>
        </w:rPr>
      </w:pPr>
      <w:ins w:id="23086" w:author="Rev 7 Allen Wirfs-Brock" w:date="2012-05-02T17:09:00Z">
        <w:r w:rsidRPr="00D16450">
          <w:rPr>
            <w:rFonts w:cs="Arial"/>
          </w:rPr>
          <w:br/>
          <w:t>15.8.2.27</w:t>
        </w:r>
        <w:r w:rsidRPr="00D16450">
          <w:rPr>
            <w:rFonts w:cs="Arial"/>
          </w:rPr>
          <w:tab/>
          <w:t>asinh(x)</w:t>
        </w:r>
      </w:ins>
    </w:p>
    <w:p w14:paraId="6BE7132C" w14:textId="77777777" w:rsidR="00640BCB" w:rsidRPr="00D16450" w:rsidRDefault="00640BCB" w:rsidP="00640BCB">
      <w:pPr>
        <w:rPr>
          <w:ins w:id="23087" w:author="Rev 7 Allen Wirfs-Brock" w:date="2012-05-02T17:09:00Z"/>
          <w:rFonts w:cs="Arial"/>
        </w:rPr>
      </w:pPr>
      <w:ins w:id="23088" w:author="Rev 7 Allen Wirfs-Brock" w:date="2012-05-02T17:09:00Z">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ins>
    </w:p>
    <w:p w14:paraId="1AD77F44" w14:textId="77777777" w:rsidR="00640BCB" w:rsidRPr="00D16450" w:rsidRDefault="00640BCB" w:rsidP="00640BCB">
      <w:pPr>
        <w:numPr>
          <w:ilvl w:val="0"/>
          <w:numId w:val="243"/>
        </w:numPr>
        <w:ind w:left="1080"/>
        <w:contextualSpacing/>
        <w:rPr>
          <w:ins w:id="23089" w:author="Rev 7 Allen Wirfs-Brock" w:date="2012-05-02T17:09:00Z"/>
          <w:rFonts w:cs="Arial"/>
        </w:rPr>
      </w:pPr>
      <w:ins w:id="23090"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83A05FB" w14:textId="77777777" w:rsidR="00640BCB" w:rsidRDefault="00640BCB" w:rsidP="00640BCB">
      <w:pPr>
        <w:numPr>
          <w:ilvl w:val="0"/>
          <w:numId w:val="243"/>
        </w:numPr>
        <w:ind w:left="1080"/>
        <w:contextualSpacing/>
        <w:rPr>
          <w:ins w:id="23091" w:author="Rev 7 Allen Wirfs-Brock" w:date="2012-05-02T17:09:00Z"/>
          <w:rFonts w:cs="Arial"/>
        </w:rPr>
      </w:pPr>
      <w:ins w:id="23092"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45044374" w14:textId="77777777" w:rsidR="00640BCB" w:rsidRPr="00D16450" w:rsidRDefault="00640BCB" w:rsidP="00640BCB">
      <w:pPr>
        <w:numPr>
          <w:ilvl w:val="0"/>
          <w:numId w:val="243"/>
        </w:numPr>
        <w:ind w:left="1080"/>
        <w:contextualSpacing/>
        <w:rPr>
          <w:ins w:id="23093" w:author="Rev 7 Allen Wirfs-Brock" w:date="2012-05-02T17:09:00Z"/>
          <w:rFonts w:cs="Arial"/>
        </w:rPr>
      </w:pPr>
      <w:ins w:id="2309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4F9C87BD" w14:textId="77777777" w:rsidR="00640BCB" w:rsidRPr="00D16450" w:rsidRDefault="00640BCB" w:rsidP="00640BCB">
      <w:pPr>
        <w:numPr>
          <w:ilvl w:val="0"/>
          <w:numId w:val="243"/>
        </w:numPr>
        <w:ind w:left="1080"/>
        <w:contextualSpacing/>
        <w:rPr>
          <w:ins w:id="23095" w:author="Rev 7 Allen Wirfs-Brock" w:date="2012-05-02T17:09:00Z"/>
          <w:rFonts w:cs="Arial"/>
        </w:rPr>
      </w:pPr>
      <w:ins w:id="2309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43104C41" w14:textId="77777777" w:rsidR="00640BCB" w:rsidRPr="00D16450" w:rsidRDefault="00640BCB" w:rsidP="00640BCB">
      <w:pPr>
        <w:numPr>
          <w:ilvl w:val="0"/>
          <w:numId w:val="243"/>
        </w:numPr>
        <w:ind w:left="1080"/>
        <w:contextualSpacing/>
        <w:rPr>
          <w:ins w:id="23097" w:author="Rev 7 Allen Wirfs-Brock" w:date="2012-05-02T17:09:00Z"/>
          <w:rFonts w:cs="Arial"/>
        </w:rPr>
      </w:pPr>
      <w:ins w:id="23098"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634A3759" w14:textId="77777777" w:rsidR="00640BCB" w:rsidRPr="00D16450" w:rsidRDefault="00640BCB" w:rsidP="00640BCB">
      <w:pPr>
        <w:pStyle w:val="40"/>
        <w:numPr>
          <w:ilvl w:val="0"/>
          <w:numId w:val="0"/>
        </w:numPr>
        <w:rPr>
          <w:ins w:id="23099" w:author="Rev 7 Allen Wirfs-Brock" w:date="2012-05-02T17:09:00Z"/>
          <w:rFonts w:cs="Arial"/>
        </w:rPr>
      </w:pPr>
      <w:ins w:id="23100" w:author="Rev 7 Allen Wirfs-Brock" w:date="2012-05-02T17:09:00Z">
        <w:r w:rsidRPr="00D16450">
          <w:rPr>
            <w:rFonts w:cs="Arial"/>
          </w:rPr>
          <w:t>15.8.2.28</w:t>
        </w:r>
        <w:r w:rsidRPr="00D16450">
          <w:rPr>
            <w:rFonts w:cs="Arial"/>
          </w:rPr>
          <w:tab/>
          <w:t>atanh(x)</w:t>
        </w:r>
      </w:ins>
    </w:p>
    <w:p w14:paraId="313A3417" w14:textId="77777777" w:rsidR="00640BCB" w:rsidRPr="00D16450" w:rsidRDefault="00640BCB" w:rsidP="00640BCB">
      <w:pPr>
        <w:rPr>
          <w:ins w:id="23101" w:author="Rev 7 Allen Wirfs-Brock" w:date="2012-05-02T17:09:00Z"/>
          <w:rFonts w:cs="Arial"/>
        </w:rPr>
      </w:pPr>
      <w:ins w:id="23102" w:author="Rev 7 Allen Wirfs-Brock" w:date="2012-05-02T17:09:00Z">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ins>
    </w:p>
    <w:p w14:paraId="20ED1945" w14:textId="77777777" w:rsidR="00640BCB" w:rsidRPr="00D16450" w:rsidRDefault="00640BCB" w:rsidP="00640BCB">
      <w:pPr>
        <w:numPr>
          <w:ilvl w:val="0"/>
          <w:numId w:val="243"/>
        </w:numPr>
        <w:ind w:left="1080"/>
        <w:contextualSpacing/>
        <w:rPr>
          <w:ins w:id="23103" w:author="Rev 7 Allen Wirfs-Brock" w:date="2012-05-02T17:09:00Z"/>
          <w:rFonts w:cs="Arial"/>
        </w:rPr>
      </w:pPr>
      <w:ins w:id="23104"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42EF2769" w14:textId="77777777" w:rsidR="00640BCB" w:rsidRPr="00D16450" w:rsidRDefault="00640BCB" w:rsidP="00640BCB">
      <w:pPr>
        <w:numPr>
          <w:ilvl w:val="0"/>
          <w:numId w:val="243"/>
        </w:numPr>
        <w:ind w:left="1080"/>
        <w:contextualSpacing/>
        <w:rPr>
          <w:ins w:id="23105" w:author="Rev 7 Allen Wirfs-Brock" w:date="2012-05-02T17:09:00Z"/>
          <w:rFonts w:cs="Arial"/>
        </w:rPr>
      </w:pPr>
      <w:ins w:id="23106" w:author="Rev 7 Allen Wirfs-Brock" w:date="2012-05-02T17:09:00Z">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ins>
    </w:p>
    <w:p w14:paraId="6BC7BB96" w14:textId="77777777" w:rsidR="00640BCB" w:rsidRPr="00D16450" w:rsidRDefault="00640BCB" w:rsidP="00640BCB">
      <w:pPr>
        <w:numPr>
          <w:ilvl w:val="0"/>
          <w:numId w:val="243"/>
        </w:numPr>
        <w:ind w:left="1080"/>
        <w:contextualSpacing/>
        <w:rPr>
          <w:ins w:id="23107" w:author="Rev 7 Allen Wirfs-Brock" w:date="2012-05-02T17:09:00Z"/>
          <w:rFonts w:cs="Arial"/>
        </w:rPr>
      </w:pPr>
      <w:ins w:id="23108" w:author="Rev 7 Allen Wirfs-Brock" w:date="2012-05-02T17:09:00Z">
        <w:r w:rsidRPr="00D16450">
          <w:rPr>
            <w:rFonts w:cs="Arial"/>
          </w:rPr>
          <w:t xml:space="preserve">If </w:t>
        </w:r>
        <w:r w:rsidRPr="00D16450">
          <w:rPr>
            <w:rFonts w:cs="Arial"/>
            <w:i/>
          </w:rPr>
          <w:t>x</w:t>
        </w:r>
        <w:r w:rsidRPr="00D16450">
          <w:rPr>
            <w:rFonts w:cs="Arial"/>
          </w:rPr>
          <w:t xml:space="preserve"> is greater than 1, the result is NaN.</w:t>
        </w:r>
      </w:ins>
    </w:p>
    <w:p w14:paraId="68745E87" w14:textId="77777777" w:rsidR="00640BCB" w:rsidRPr="00D16450" w:rsidRDefault="00640BCB" w:rsidP="00640BCB">
      <w:pPr>
        <w:numPr>
          <w:ilvl w:val="0"/>
          <w:numId w:val="243"/>
        </w:numPr>
        <w:ind w:left="1080"/>
        <w:contextualSpacing/>
        <w:rPr>
          <w:ins w:id="23109" w:author="Rev 7 Allen Wirfs-Brock" w:date="2012-05-02T17:09:00Z"/>
          <w:rFonts w:cs="Arial"/>
        </w:rPr>
      </w:pPr>
      <w:ins w:id="2311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ins>
    </w:p>
    <w:p w14:paraId="535B56C1" w14:textId="77777777" w:rsidR="00640BCB" w:rsidRPr="00D16450" w:rsidRDefault="00640BCB" w:rsidP="00640BCB">
      <w:pPr>
        <w:numPr>
          <w:ilvl w:val="0"/>
          <w:numId w:val="243"/>
        </w:numPr>
        <w:ind w:left="1080"/>
        <w:contextualSpacing/>
        <w:rPr>
          <w:ins w:id="23111" w:author="Rev 7 Allen Wirfs-Brock" w:date="2012-05-02T17:09:00Z"/>
          <w:rFonts w:cs="Arial"/>
        </w:rPr>
      </w:pPr>
      <w:ins w:id="23112" w:author="Rev 7 Allen Wirfs-Brock" w:date="2012-05-02T17:09:00Z">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ins>
    </w:p>
    <w:p w14:paraId="721C11A9" w14:textId="77777777" w:rsidR="00640BCB" w:rsidRDefault="00640BCB" w:rsidP="00640BCB">
      <w:pPr>
        <w:numPr>
          <w:ilvl w:val="0"/>
          <w:numId w:val="243"/>
        </w:numPr>
        <w:ind w:left="1080"/>
        <w:contextualSpacing/>
        <w:rPr>
          <w:ins w:id="23113" w:author="Rev 7 Allen Wirfs-Brock" w:date="2012-05-02T17:09:00Z"/>
          <w:rFonts w:cs="Arial"/>
        </w:rPr>
      </w:pPr>
      <w:ins w:id="23114"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39DE81A6" w14:textId="77777777" w:rsidR="00640BCB" w:rsidRPr="00D16450" w:rsidRDefault="00640BCB" w:rsidP="00640BCB">
      <w:pPr>
        <w:numPr>
          <w:ilvl w:val="0"/>
          <w:numId w:val="243"/>
        </w:numPr>
        <w:ind w:left="1080"/>
        <w:contextualSpacing/>
        <w:rPr>
          <w:ins w:id="23115" w:author="Rev 7 Allen Wirfs-Brock" w:date="2012-05-02T17:09:00Z"/>
          <w:rFonts w:cs="Arial"/>
        </w:rPr>
      </w:pPr>
      <w:ins w:id="2311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28207D85" w14:textId="77777777" w:rsidR="00640BCB" w:rsidRPr="00D16450" w:rsidRDefault="00640BCB" w:rsidP="00640BCB">
      <w:pPr>
        <w:pStyle w:val="40"/>
        <w:numPr>
          <w:ilvl w:val="0"/>
          <w:numId w:val="0"/>
        </w:numPr>
        <w:rPr>
          <w:ins w:id="23117" w:author="Rev 7 Allen Wirfs-Brock" w:date="2012-05-02T17:09:00Z"/>
          <w:rFonts w:cs="Arial"/>
        </w:rPr>
      </w:pPr>
      <w:ins w:id="23118" w:author="Rev 7 Allen Wirfs-Brock" w:date="2012-05-02T17:09:00Z">
        <w:r w:rsidRPr="00D16450">
          <w:rPr>
            <w:rFonts w:cs="Arial"/>
          </w:rPr>
          <w:t>15.8.2.29</w:t>
        </w:r>
        <w:r>
          <w:rPr>
            <w:rFonts w:cs="Arial"/>
          </w:rPr>
          <w:tab/>
          <w:t xml:space="preserve">hypot( value1 </w:t>
        </w:r>
        <w:r w:rsidRPr="00D16450">
          <w:rPr>
            <w:rFonts w:cs="Arial"/>
          </w:rPr>
          <w:t xml:space="preserve">, value2 [, </w:t>
        </w:r>
        <w:r>
          <w:rPr>
            <w:rFonts w:cs="Arial"/>
          </w:rPr>
          <w:t xml:space="preserve">value3 </w:t>
        </w:r>
        <w:r w:rsidRPr="00D16450">
          <w:rPr>
            <w:rFonts w:cs="Arial"/>
          </w:rPr>
          <w:t>]  )</w:t>
        </w:r>
      </w:ins>
    </w:p>
    <w:p w14:paraId="017C2459" w14:textId="77777777" w:rsidR="00640BCB" w:rsidRPr="00D16450" w:rsidRDefault="00640BCB" w:rsidP="00640BCB">
      <w:pPr>
        <w:rPr>
          <w:ins w:id="23119" w:author="Rev 7 Allen Wirfs-Brock" w:date="2012-05-02T17:09:00Z"/>
          <w:rFonts w:cs="Arial"/>
        </w:rPr>
      </w:pPr>
      <w:ins w:id="23120" w:author="Rev 7 Allen Wirfs-Brock" w:date="2012-05-02T17:09:00Z">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its arguments. </w:t>
        </w:r>
      </w:ins>
    </w:p>
    <w:p w14:paraId="128B1352" w14:textId="77777777" w:rsidR="00640BCB" w:rsidRPr="00D16450" w:rsidRDefault="00640BCB" w:rsidP="00640BCB">
      <w:pPr>
        <w:numPr>
          <w:ilvl w:val="0"/>
          <w:numId w:val="243"/>
        </w:numPr>
        <w:ind w:left="1080"/>
        <w:contextualSpacing/>
        <w:rPr>
          <w:ins w:id="23121" w:author="Rev 7 Allen Wirfs-Brock" w:date="2012-05-02T17:09:00Z"/>
          <w:rFonts w:cs="Arial"/>
        </w:rPr>
      </w:pPr>
      <w:ins w:id="23122" w:author="Rev 7 Allen Wirfs-Brock" w:date="2012-05-02T17:09:00Z">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7C70F1F9" w14:textId="77777777" w:rsidR="00640BCB" w:rsidRPr="00D16450" w:rsidRDefault="00640BCB" w:rsidP="00640BCB">
      <w:pPr>
        <w:numPr>
          <w:ilvl w:val="0"/>
          <w:numId w:val="243"/>
        </w:numPr>
        <w:ind w:left="1080"/>
        <w:contextualSpacing/>
        <w:rPr>
          <w:ins w:id="23123" w:author="Rev 7 Allen Wirfs-Brock" w:date="2012-05-02T17:09:00Z"/>
          <w:rFonts w:cs="Arial"/>
        </w:rPr>
      </w:pPr>
      <w:ins w:id="23124" w:author="Rev 7 Allen Wirfs-Brock" w:date="2012-05-02T17:09:00Z">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13FFEA36" w14:textId="77777777" w:rsidR="00640BCB" w:rsidRPr="00D16450" w:rsidRDefault="00640BCB" w:rsidP="00640BCB">
      <w:pPr>
        <w:numPr>
          <w:ilvl w:val="0"/>
          <w:numId w:val="243"/>
        </w:numPr>
        <w:ind w:left="1080"/>
        <w:contextualSpacing/>
        <w:rPr>
          <w:ins w:id="23125" w:author="Rev 7 Allen Wirfs-Brock" w:date="2012-05-02T17:09:00Z"/>
          <w:rFonts w:cs="Arial"/>
        </w:rPr>
      </w:pPr>
      <w:ins w:id="23126" w:author="Rev 7 Allen Wirfs-Brock" w:date="2012-05-02T17:09:00Z">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ins>
    </w:p>
    <w:p w14:paraId="5BC8E884" w14:textId="77777777" w:rsidR="00640BCB" w:rsidRPr="00D16450" w:rsidRDefault="00640BCB" w:rsidP="00640BCB">
      <w:pPr>
        <w:numPr>
          <w:ilvl w:val="0"/>
          <w:numId w:val="243"/>
        </w:numPr>
        <w:ind w:left="1080"/>
        <w:contextualSpacing/>
        <w:rPr>
          <w:ins w:id="23127" w:author="Rev 7 Allen Wirfs-Brock" w:date="2012-05-02T17:09:00Z"/>
          <w:rFonts w:cs="Arial"/>
        </w:rPr>
      </w:pPr>
      <w:ins w:id="23128" w:author="Rev 7 Allen Wirfs-Brock" w:date="2012-05-02T17:09:00Z">
        <w:r w:rsidRPr="00D16450">
          <w:rPr>
            <w:rFonts w:cs="Arial"/>
          </w:rPr>
          <w:t>If all arguments are either +0 or -0, the result is +0.</w:t>
        </w:r>
      </w:ins>
    </w:p>
    <w:p w14:paraId="458CF40F" w14:textId="77777777" w:rsidR="00640BCB" w:rsidRPr="008D3219" w:rsidRDefault="00640BCB" w:rsidP="00640BCB">
      <w:pPr>
        <w:pStyle w:val="40"/>
        <w:numPr>
          <w:ilvl w:val="0"/>
          <w:numId w:val="0"/>
        </w:numPr>
        <w:rPr>
          <w:ins w:id="23129" w:author="Rev 7 Allen Wirfs-Brock" w:date="2012-05-02T17:09:00Z"/>
          <w:rFonts w:cs="Arial"/>
          <w:strike/>
        </w:rPr>
      </w:pPr>
      <w:commentRangeStart w:id="23130"/>
      <w:ins w:id="23131" w:author="Rev 7 Allen Wirfs-Brock" w:date="2012-05-02T17:09:00Z">
        <w:r w:rsidRPr="008D3219">
          <w:rPr>
            <w:rFonts w:cs="Arial"/>
            <w:strike/>
          </w:rPr>
          <w:t>15.8.2.30</w:t>
        </w:r>
        <w:r w:rsidRPr="008D3219">
          <w:rPr>
            <w:rFonts w:cs="Arial"/>
            <w:strike/>
          </w:rPr>
          <w:tab/>
          <w:t>hypot2( value1 , value2 [, value3 ] )</w:t>
        </w:r>
      </w:ins>
      <w:commentRangeEnd w:id="23130"/>
      <w:ins w:id="23132" w:author="Rev 7 Allen Wirfs-Brock" w:date="2012-05-03T08:33:00Z">
        <w:r w:rsidR="008D3219">
          <w:rPr>
            <w:rStyle w:val="af4"/>
            <w:b w:val="0"/>
          </w:rPr>
          <w:commentReference w:id="23130"/>
        </w:r>
      </w:ins>
    </w:p>
    <w:p w14:paraId="4B7BB0B3" w14:textId="77777777" w:rsidR="00640BCB" w:rsidRPr="008D3219" w:rsidRDefault="00640BCB" w:rsidP="00640BCB">
      <w:pPr>
        <w:rPr>
          <w:ins w:id="23133" w:author="Rev 7 Allen Wirfs-Brock" w:date="2012-05-02T17:09:00Z"/>
          <w:rFonts w:cs="Arial"/>
          <w:strike/>
        </w:rPr>
      </w:pPr>
      <w:ins w:id="23134" w:author="Rev 7 Allen Wirfs-Brock" w:date="2012-05-02T17:09:00Z">
        <w:r w:rsidRPr="008D3219">
          <w:rPr>
            <w:rFonts w:cs="Arial"/>
            <w:strike/>
          </w:rPr>
          <w:t xml:space="preserve">Given two or three arguments, hypot2 returns an implementation-dependent approximation of the sum of squares of its arguments. </w:t>
        </w:r>
      </w:ins>
    </w:p>
    <w:p w14:paraId="6336A748" w14:textId="77777777" w:rsidR="00640BCB" w:rsidRPr="008D3219" w:rsidRDefault="00640BCB" w:rsidP="00640BCB">
      <w:pPr>
        <w:numPr>
          <w:ilvl w:val="0"/>
          <w:numId w:val="243"/>
        </w:numPr>
        <w:ind w:left="1080"/>
        <w:contextualSpacing/>
        <w:rPr>
          <w:ins w:id="23135" w:author="Rev 7 Allen Wirfs-Brock" w:date="2012-05-02T17:09:00Z"/>
          <w:rFonts w:cs="Arial"/>
          <w:strike/>
        </w:rPr>
      </w:pPr>
      <w:ins w:id="23136" w:author="Rev 7 Allen Wirfs-Brock" w:date="2012-05-02T17:09:00Z">
        <w:r w:rsidRPr="008D3219">
          <w:rPr>
            <w:rFonts w:cs="Arial"/>
            <w:strike/>
          </w:rPr>
          <w:t>If no arguments are given, the result is +0.</w:t>
        </w:r>
      </w:ins>
    </w:p>
    <w:p w14:paraId="42BC5058" w14:textId="77777777" w:rsidR="00640BCB" w:rsidRPr="008D3219" w:rsidRDefault="00640BCB" w:rsidP="00640BCB">
      <w:pPr>
        <w:numPr>
          <w:ilvl w:val="0"/>
          <w:numId w:val="243"/>
        </w:numPr>
        <w:ind w:left="1080"/>
        <w:contextualSpacing/>
        <w:rPr>
          <w:ins w:id="23137" w:author="Rev 7 Allen Wirfs-Brock" w:date="2012-05-02T17:09:00Z"/>
          <w:rFonts w:cs="Arial"/>
          <w:strike/>
        </w:rPr>
      </w:pPr>
      <w:ins w:id="23138" w:author="Rev 7 Allen Wirfs-Brock" w:date="2012-05-02T17:09:00Z">
        <w:r w:rsidRPr="008D3219">
          <w:rPr>
            <w:rFonts w:cs="Arial"/>
            <w:strike/>
          </w:rPr>
          <w:t>If any argument is +</w:t>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4D631BFB" w14:textId="77777777" w:rsidR="00640BCB" w:rsidRPr="008D3219" w:rsidRDefault="00640BCB" w:rsidP="00640BCB">
      <w:pPr>
        <w:numPr>
          <w:ilvl w:val="0"/>
          <w:numId w:val="243"/>
        </w:numPr>
        <w:ind w:left="1080"/>
        <w:contextualSpacing/>
        <w:rPr>
          <w:ins w:id="23139" w:author="Rev 7 Allen Wirfs-Brock" w:date="2012-05-02T17:09:00Z"/>
          <w:rFonts w:cs="Arial"/>
          <w:strike/>
        </w:rPr>
      </w:pPr>
      <w:ins w:id="23140" w:author="Rev 7 Allen Wirfs-Brock" w:date="2012-05-02T17:09:00Z">
        <w:r w:rsidRPr="008D3219">
          <w:rPr>
            <w:rFonts w:cs="Arial"/>
            <w:strike/>
          </w:rPr>
          <w:t xml:space="preserve">If any argument is </w:t>
        </w:r>
        <w:r w:rsidRPr="008D3219">
          <w:rPr>
            <w:rFonts w:cs="Arial"/>
            <w:strike/>
          </w:rPr>
          <w:sym w:font="Symbol" w:char="F02D"/>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6E35481E" w14:textId="77777777" w:rsidR="00640BCB" w:rsidRPr="008D3219" w:rsidRDefault="00640BCB" w:rsidP="00640BCB">
      <w:pPr>
        <w:numPr>
          <w:ilvl w:val="0"/>
          <w:numId w:val="243"/>
        </w:numPr>
        <w:ind w:left="1080"/>
        <w:contextualSpacing/>
        <w:rPr>
          <w:ins w:id="23141" w:author="Rev 7 Allen Wirfs-Brock" w:date="2012-05-02T17:09:00Z"/>
          <w:rFonts w:cs="Arial"/>
          <w:strike/>
        </w:rPr>
      </w:pPr>
      <w:ins w:id="23142" w:author="Rev 7 Allen Wirfs-Brock" w:date="2012-05-02T17:09:00Z">
        <w:r w:rsidRPr="008D3219">
          <w:rPr>
            <w:rFonts w:cs="Arial"/>
            <w:strike/>
          </w:rPr>
          <w:t>If no argument is +</w:t>
        </w:r>
        <w:r w:rsidRPr="008D3219">
          <w:rPr>
            <w:rFonts w:cs="Arial"/>
            <w:strike/>
          </w:rPr>
          <w:sym w:font="Symbol" w:char="F0A5"/>
        </w:r>
        <w:r w:rsidRPr="008D3219">
          <w:rPr>
            <w:rFonts w:cs="Arial"/>
            <w:strike/>
          </w:rPr>
          <w:t xml:space="preserve"> or </w:t>
        </w:r>
        <w:r w:rsidRPr="008D3219">
          <w:rPr>
            <w:rFonts w:cs="Arial"/>
            <w:strike/>
          </w:rPr>
          <w:sym w:font="Symbol" w:char="F02D"/>
        </w:r>
        <w:r w:rsidRPr="008D3219">
          <w:rPr>
            <w:rFonts w:cs="Arial"/>
            <w:strike/>
          </w:rPr>
          <w:sym w:font="Symbol" w:char="F0A5"/>
        </w:r>
        <w:r w:rsidRPr="008D3219">
          <w:rPr>
            <w:rFonts w:cs="Arial"/>
            <w:strike/>
          </w:rPr>
          <w:t>, and any argument is NaN, the result is NaN.</w:t>
        </w:r>
      </w:ins>
    </w:p>
    <w:p w14:paraId="0D1CA23C" w14:textId="77777777" w:rsidR="00640BCB" w:rsidRPr="008D3219" w:rsidRDefault="00640BCB" w:rsidP="00640BCB">
      <w:pPr>
        <w:numPr>
          <w:ilvl w:val="0"/>
          <w:numId w:val="243"/>
        </w:numPr>
        <w:ind w:left="1080"/>
        <w:contextualSpacing/>
        <w:rPr>
          <w:ins w:id="23143" w:author="Rev 7 Allen Wirfs-Brock" w:date="2012-05-02T17:09:00Z"/>
          <w:rFonts w:cs="Arial"/>
          <w:strike/>
        </w:rPr>
      </w:pPr>
      <w:ins w:id="23144" w:author="Rev 7 Allen Wirfs-Brock" w:date="2012-05-02T17:09:00Z">
        <w:r w:rsidRPr="008D3219">
          <w:rPr>
            <w:rFonts w:cs="Arial"/>
            <w:strike/>
          </w:rPr>
          <w:t>If all arguments are either +0 or -0, the result is +0.</w:t>
        </w:r>
      </w:ins>
    </w:p>
    <w:p w14:paraId="1E888AAD" w14:textId="77777777" w:rsidR="00640BCB" w:rsidRPr="00D16450" w:rsidRDefault="00640BCB" w:rsidP="00640BCB">
      <w:pPr>
        <w:pStyle w:val="40"/>
        <w:numPr>
          <w:ilvl w:val="0"/>
          <w:numId w:val="0"/>
        </w:numPr>
        <w:rPr>
          <w:ins w:id="23145" w:author="Rev 7 Allen Wirfs-Brock" w:date="2012-05-02T17:09:00Z"/>
          <w:rFonts w:cs="Arial"/>
        </w:rPr>
      </w:pPr>
      <w:ins w:id="23146" w:author="Rev 7 Allen Wirfs-Brock" w:date="2012-05-02T17:09:00Z">
        <w:r w:rsidRPr="00D16450">
          <w:rPr>
            <w:rFonts w:cs="Arial"/>
          </w:rPr>
          <w:t>15.8.2.3</w:t>
        </w:r>
      </w:ins>
      <w:ins w:id="23147" w:author="Rev 7 Allen Wirfs-Brock" w:date="2012-05-04T15:09:00Z">
        <w:r w:rsidR="00CA68E0">
          <w:rPr>
            <w:rFonts w:cs="Arial"/>
          </w:rPr>
          <w:t>0</w:t>
        </w:r>
      </w:ins>
      <w:ins w:id="23148" w:author="Rev 7 Allen Wirfs-Brock" w:date="2012-05-02T17:09:00Z">
        <w:r w:rsidRPr="00D16450">
          <w:rPr>
            <w:rFonts w:cs="Arial"/>
          </w:rPr>
          <w:tab/>
          <w:t>trunc(x)</w:t>
        </w:r>
      </w:ins>
    </w:p>
    <w:p w14:paraId="773CCF22" w14:textId="77777777" w:rsidR="00640BCB" w:rsidRPr="00D16450" w:rsidRDefault="00640BCB" w:rsidP="00640BCB">
      <w:pPr>
        <w:rPr>
          <w:ins w:id="23149" w:author="Rev 7 Allen Wirfs-Brock" w:date="2012-05-02T17:09:00Z"/>
          <w:rFonts w:cs="Arial"/>
        </w:rPr>
      </w:pPr>
      <w:ins w:id="23150" w:author="Rev 7 Allen Wirfs-Brock" w:date="2012-05-02T17:09:00Z">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ins>
    </w:p>
    <w:p w14:paraId="72E345B5" w14:textId="77777777" w:rsidR="00640BCB" w:rsidRPr="00D16450" w:rsidRDefault="00640BCB" w:rsidP="00640BCB">
      <w:pPr>
        <w:numPr>
          <w:ilvl w:val="0"/>
          <w:numId w:val="243"/>
        </w:numPr>
        <w:ind w:left="1080"/>
        <w:contextualSpacing/>
        <w:rPr>
          <w:ins w:id="23151" w:author="Rev 7 Allen Wirfs-Brock" w:date="2012-05-02T17:09:00Z"/>
          <w:rFonts w:cs="Arial"/>
        </w:rPr>
      </w:pPr>
      <w:ins w:id="23152"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13F6226C" w14:textId="77777777" w:rsidR="00640BCB" w:rsidRPr="00D16450" w:rsidRDefault="00640BCB" w:rsidP="00640BCB">
      <w:pPr>
        <w:numPr>
          <w:ilvl w:val="0"/>
          <w:numId w:val="243"/>
        </w:numPr>
        <w:ind w:left="1080"/>
        <w:contextualSpacing/>
        <w:rPr>
          <w:ins w:id="23153" w:author="Rev 7 Allen Wirfs-Brock" w:date="2012-05-02T17:09:00Z"/>
          <w:rFonts w:cs="Arial"/>
        </w:rPr>
      </w:pPr>
      <w:ins w:id="2315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649351D7" w14:textId="77777777" w:rsidR="00640BCB" w:rsidRPr="00D16450" w:rsidRDefault="00640BCB" w:rsidP="00640BCB">
      <w:pPr>
        <w:numPr>
          <w:ilvl w:val="0"/>
          <w:numId w:val="243"/>
        </w:numPr>
        <w:ind w:left="1080"/>
        <w:contextualSpacing/>
        <w:rPr>
          <w:ins w:id="23155" w:author="Rev 7 Allen Wirfs-Brock" w:date="2012-05-02T17:09:00Z"/>
          <w:rFonts w:cs="Arial"/>
        </w:rPr>
      </w:pPr>
      <w:ins w:id="23156"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02B77F53" w14:textId="77777777" w:rsidR="00640BCB" w:rsidRPr="00D16450" w:rsidRDefault="00640BCB" w:rsidP="00640BCB">
      <w:pPr>
        <w:numPr>
          <w:ilvl w:val="0"/>
          <w:numId w:val="243"/>
        </w:numPr>
        <w:ind w:left="1080"/>
        <w:contextualSpacing/>
        <w:rPr>
          <w:ins w:id="23157" w:author="Rev 7 Allen Wirfs-Brock" w:date="2012-05-02T17:09:00Z"/>
          <w:rFonts w:cs="Arial"/>
        </w:rPr>
      </w:pPr>
      <w:ins w:id="2315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49C3AF0" w14:textId="77777777" w:rsidR="00640BCB" w:rsidRPr="00D16450" w:rsidRDefault="00640BCB" w:rsidP="00640BCB">
      <w:pPr>
        <w:numPr>
          <w:ilvl w:val="0"/>
          <w:numId w:val="243"/>
        </w:numPr>
        <w:ind w:left="1080"/>
        <w:contextualSpacing/>
        <w:rPr>
          <w:ins w:id="23159" w:author="Rev 7 Allen Wirfs-Brock" w:date="2012-05-02T17:09:00Z"/>
          <w:rFonts w:cs="Arial"/>
        </w:rPr>
      </w:pPr>
      <w:ins w:id="23160"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088DF457" w14:textId="77777777" w:rsidR="00640BCB" w:rsidRPr="00D16450" w:rsidRDefault="00640BCB" w:rsidP="00640BCB">
      <w:pPr>
        <w:pStyle w:val="40"/>
        <w:numPr>
          <w:ilvl w:val="0"/>
          <w:numId w:val="0"/>
        </w:numPr>
        <w:rPr>
          <w:ins w:id="23161" w:author="Rev 7 Allen Wirfs-Brock" w:date="2012-05-02T17:09:00Z"/>
          <w:rFonts w:cs="Arial"/>
        </w:rPr>
      </w:pPr>
      <w:ins w:id="23162" w:author="Rev 7 Allen Wirfs-Brock" w:date="2012-05-02T17:09:00Z">
        <w:r w:rsidRPr="00D16450">
          <w:rPr>
            <w:rFonts w:cs="Arial"/>
          </w:rPr>
          <w:t>15.8.2.3</w:t>
        </w:r>
      </w:ins>
      <w:ins w:id="23163" w:author="Rev 7 Allen Wirfs-Brock" w:date="2012-05-04T15:09:00Z">
        <w:r w:rsidR="00CA68E0">
          <w:rPr>
            <w:rFonts w:cs="Arial"/>
          </w:rPr>
          <w:t>1</w:t>
        </w:r>
      </w:ins>
      <w:ins w:id="23164" w:author="Rev 7 Allen Wirfs-Brock" w:date="2012-05-02T17:09:00Z">
        <w:r w:rsidRPr="00D16450">
          <w:rPr>
            <w:rFonts w:cs="Arial"/>
          </w:rPr>
          <w:tab/>
          <w:t>sign(x)</w:t>
        </w:r>
      </w:ins>
    </w:p>
    <w:p w14:paraId="48E36E58" w14:textId="77777777" w:rsidR="00640BCB" w:rsidRPr="00D16450" w:rsidRDefault="00640BCB" w:rsidP="00640BCB">
      <w:pPr>
        <w:rPr>
          <w:ins w:id="23165" w:author="Rev 7 Allen Wirfs-Brock" w:date="2012-05-02T17:09:00Z"/>
          <w:rFonts w:cs="Arial"/>
        </w:rPr>
      </w:pPr>
      <w:ins w:id="23166" w:author="Rev 7 Allen Wirfs-Brock" w:date="2012-05-02T17:09:00Z">
        <w:r w:rsidRPr="00D16450">
          <w:rPr>
            <w:rFonts w:cs="Arial"/>
          </w:rPr>
          <w:t>Returns the sign of the x, indicating whether x is positive, negative or zero.</w:t>
        </w:r>
      </w:ins>
    </w:p>
    <w:p w14:paraId="580CFD69" w14:textId="77777777" w:rsidR="00640BCB" w:rsidRPr="00D16450" w:rsidRDefault="00640BCB" w:rsidP="00640BCB">
      <w:pPr>
        <w:numPr>
          <w:ilvl w:val="0"/>
          <w:numId w:val="243"/>
        </w:numPr>
        <w:ind w:left="1080"/>
        <w:contextualSpacing/>
        <w:rPr>
          <w:ins w:id="23167" w:author="Rev 7 Allen Wirfs-Brock" w:date="2012-05-02T17:09:00Z"/>
          <w:rFonts w:cs="Arial"/>
        </w:rPr>
      </w:pPr>
      <w:ins w:id="23168"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05627E03" w14:textId="77777777" w:rsidR="00640BCB" w:rsidRPr="00D16450" w:rsidRDefault="00640BCB" w:rsidP="00640BCB">
      <w:pPr>
        <w:numPr>
          <w:ilvl w:val="0"/>
          <w:numId w:val="243"/>
        </w:numPr>
        <w:ind w:left="1080"/>
        <w:contextualSpacing/>
        <w:rPr>
          <w:ins w:id="23169" w:author="Rev 7 Allen Wirfs-Brock" w:date="2012-05-02T17:09:00Z"/>
          <w:rFonts w:cs="Arial"/>
        </w:rPr>
      </w:pPr>
      <w:ins w:id="2317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2E88FCE7" w14:textId="77777777" w:rsidR="00640BCB" w:rsidRPr="00D16450" w:rsidRDefault="00640BCB" w:rsidP="00640BCB">
      <w:pPr>
        <w:numPr>
          <w:ilvl w:val="0"/>
          <w:numId w:val="243"/>
        </w:numPr>
        <w:ind w:left="1080"/>
        <w:contextualSpacing/>
        <w:rPr>
          <w:ins w:id="23171" w:author="Rev 7 Allen Wirfs-Brock" w:date="2012-05-02T17:09:00Z"/>
          <w:rFonts w:cs="Arial"/>
        </w:rPr>
      </w:pPr>
      <w:ins w:id="23172"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585AEC27" w14:textId="77777777" w:rsidR="00640BCB" w:rsidRPr="00D16450" w:rsidRDefault="00640BCB" w:rsidP="00640BCB">
      <w:pPr>
        <w:numPr>
          <w:ilvl w:val="0"/>
          <w:numId w:val="243"/>
        </w:numPr>
        <w:ind w:left="1080"/>
        <w:contextualSpacing/>
        <w:rPr>
          <w:ins w:id="23173" w:author="Rev 7 Allen Wirfs-Brock" w:date="2012-05-02T17:09:00Z"/>
          <w:rFonts w:cs="Arial"/>
        </w:rPr>
      </w:pPr>
      <w:ins w:id="23174" w:author="Rev 7 Allen Wirfs-Brock" w:date="2012-05-02T17:09:00Z">
        <w:r w:rsidRPr="00D16450">
          <w:rPr>
            <w:rFonts w:cs="Arial"/>
          </w:rPr>
          <w:t xml:space="preserve">If </w:t>
        </w:r>
        <w:r w:rsidRPr="00D16450">
          <w:rPr>
            <w:rFonts w:cs="Arial"/>
            <w:i/>
          </w:rPr>
          <w:t>x</w:t>
        </w:r>
        <w:r w:rsidRPr="00D16450">
          <w:rPr>
            <w:rFonts w:cs="Arial"/>
          </w:rPr>
          <w:t xml:space="preserve"> is negative, the result is </w:t>
        </w:r>
        <w:r w:rsidRPr="00D16450">
          <w:rPr>
            <w:rFonts w:cs="Arial"/>
          </w:rPr>
          <w:sym w:font="Symbol" w:char="F02D"/>
        </w:r>
        <w:r w:rsidRPr="00D16450">
          <w:rPr>
            <w:rFonts w:cs="Arial"/>
          </w:rPr>
          <w:t>1.</w:t>
        </w:r>
      </w:ins>
    </w:p>
    <w:p w14:paraId="332283E3" w14:textId="77777777" w:rsidR="00640BCB" w:rsidRPr="00D16450" w:rsidRDefault="00640BCB" w:rsidP="00640BCB">
      <w:pPr>
        <w:numPr>
          <w:ilvl w:val="0"/>
          <w:numId w:val="243"/>
        </w:numPr>
        <w:ind w:left="1080"/>
        <w:contextualSpacing/>
        <w:rPr>
          <w:ins w:id="23175" w:author="Rev 7 Allen Wirfs-Brock" w:date="2012-05-02T17:09:00Z"/>
          <w:rFonts w:cs="Arial"/>
        </w:rPr>
      </w:pPr>
      <w:ins w:id="23176" w:author="Rev 7 Allen Wirfs-Brock" w:date="2012-05-02T17:09:00Z">
        <w:r w:rsidRPr="00D16450">
          <w:rPr>
            <w:rFonts w:cs="Arial"/>
          </w:rPr>
          <w:t xml:space="preserve">If </w:t>
        </w:r>
        <w:r w:rsidRPr="00D16450">
          <w:rPr>
            <w:rFonts w:cs="Arial"/>
            <w:i/>
          </w:rPr>
          <w:t>x</w:t>
        </w:r>
        <w:r w:rsidRPr="00D16450">
          <w:rPr>
            <w:rFonts w:cs="Arial"/>
          </w:rPr>
          <w:t xml:space="preserve"> is positive, the result is +1.</w:t>
        </w:r>
      </w:ins>
    </w:p>
    <w:p w14:paraId="4E2A6EA2" w14:textId="77777777" w:rsidR="00640BCB" w:rsidRPr="00D16450" w:rsidRDefault="00640BCB" w:rsidP="00640BCB">
      <w:pPr>
        <w:pStyle w:val="40"/>
        <w:numPr>
          <w:ilvl w:val="0"/>
          <w:numId w:val="0"/>
        </w:numPr>
        <w:rPr>
          <w:ins w:id="23177" w:author="Rev 7 Allen Wirfs-Brock" w:date="2012-05-02T17:09:00Z"/>
          <w:rFonts w:cs="Arial"/>
        </w:rPr>
      </w:pPr>
      <w:ins w:id="23178" w:author="Rev 7 Allen Wirfs-Brock" w:date="2012-05-02T17:09:00Z">
        <w:r w:rsidRPr="00D16450">
          <w:rPr>
            <w:rFonts w:cs="Arial"/>
          </w:rPr>
          <w:t>15.8.2.32</w:t>
        </w:r>
        <w:r w:rsidRPr="00D16450">
          <w:rPr>
            <w:rFonts w:cs="Arial"/>
          </w:rPr>
          <w:tab/>
          <w:t>cbrt(x)</w:t>
        </w:r>
      </w:ins>
    </w:p>
    <w:p w14:paraId="4CE32E84" w14:textId="77777777" w:rsidR="00640BCB" w:rsidRPr="00D16450" w:rsidRDefault="00640BCB" w:rsidP="00640BCB">
      <w:pPr>
        <w:rPr>
          <w:ins w:id="23179" w:author="Rev 7 Allen Wirfs-Brock" w:date="2012-05-02T17:09:00Z"/>
          <w:rFonts w:cs="Arial"/>
        </w:rPr>
      </w:pPr>
      <w:ins w:id="23180" w:author="Rev 7 Allen Wirfs-Brock" w:date="2012-05-02T17:09:00Z">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ins>
    </w:p>
    <w:p w14:paraId="427C6CD9" w14:textId="77777777" w:rsidR="00640BCB" w:rsidRPr="00D16450" w:rsidRDefault="00640BCB" w:rsidP="00640BCB">
      <w:pPr>
        <w:numPr>
          <w:ilvl w:val="0"/>
          <w:numId w:val="243"/>
        </w:numPr>
        <w:ind w:left="1080"/>
        <w:contextualSpacing/>
        <w:rPr>
          <w:ins w:id="23181" w:author="Rev 7 Allen Wirfs-Brock" w:date="2012-05-02T17:09:00Z"/>
          <w:rFonts w:cs="Arial"/>
        </w:rPr>
      </w:pPr>
      <w:ins w:id="23182"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3A689414" w14:textId="77777777" w:rsidR="00640BCB" w:rsidRPr="00D16450" w:rsidRDefault="00640BCB" w:rsidP="00640BCB">
      <w:pPr>
        <w:numPr>
          <w:ilvl w:val="0"/>
          <w:numId w:val="243"/>
        </w:numPr>
        <w:ind w:left="1080"/>
        <w:contextualSpacing/>
        <w:rPr>
          <w:ins w:id="23183" w:author="Rev 7 Allen Wirfs-Brock" w:date="2012-05-02T17:09:00Z"/>
          <w:rFonts w:cs="Arial"/>
        </w:rPr>
      </w:pPr>
      <w:ins w:id="23184"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59059589" w14:textId="77777777" w:rsidR="00640BCB" w:rsidRDefault="00640BCB" w:rsidP="00640BCB">
      <w:pPr>
        <w:numPr>
          <w:ilvl w:val="0"/>
          <w:numId w:val="243"/>
        </w:numPr>
        <w:ind w:left="1080"/>
        <w:contextualSpacing/>
        <w:rPr>
          <w:ins w:id="23185" w:author="Rev 7 Allen Wirfs-Brock" w:date="2012-05-02T17:09:00Z"/>
          <w:rFonts w:cs="Arial"/>
        </w:rPr>
      </w:pPr>
      <w:ins w:id="2318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4646938B" w14:textId="77777777" w:rsidR="00640BCB" w:rsidRPr="00D16450" w:rsidRDefault="00640BCB" w:rsidP="00640BCB">
      <w:pPr>
        <w:numPr>
          <w:ilvl w:val="0"/>
          <w:numId w:val="243"/>
        </w:numPr>
        <w:ind w:left="1080"/>
        <w:contextualSpacing/>
        <w:rPr>
          <w:ins w:id="23187" w:author="Rev 7 Allen Wirfs-Brock" w:date="2012-05-02T17:09:00Z"/>
          <w:rFonts w:cs="Arial"/>
        </w:rPr>
      </w:pPr>
      <w:ins w:id="2318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1C970F1E" w14:textId="77777777" w:rsidR="00640BCB" w:rsidRPr="00D16450" w:rsidRDefault="00640BCB" w:rsidP="00640BCB">
      <w:pPr>
        <w:numPr>
          <w:ilvl w:val="0"/>
          <w:numId w:val="243"/>
        </w:numPr>
        <w:ind w:left="1080"/>
        <w:contextualSpacing/>
        <w:rPr>
          <w:ins w:id="23189" w:author="Rev 7 Allen Wirfs-Brock" w:date="2012-05-02T17:09:00Z"/>
          <w:rFonts w:cs="Arial"/>
        </w:rPr>
      </w:pPr>
      <w:ins w:id="2319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6A2BC0A5" w14:textId="77777777" w:rsidR="004C02EF" w:rsidRPr="004D1BD1" w:rsidRDefault="004C02EF" w:rsidP="00B43482">
      <w:pPr>
        <w:pStyle w:val="20"/>
        <w:numPr>
          <w:ilvl w:val="0"/>
          <w:numId w:val="0"/>
        </w:numPr>
      </w:pPr>
      <w:bookmarkStart w:id="23191" w:name="_Toc323907782"/>
      <w:r w:rsidRPr="004D1BD1">
        <w:t>15.9</w:t>
      </w:r>
      <w:r w:rsidRPr="004D1BD1">
        <w:tab/>
        <w:t>Date Object</w:t>
      </w:r>
      <w:bookmarkEnd w:id="22948"/>
      <w:bookmarkEnd w:id="22949"/>
      <w:bookmarkEnd w:id="22950"/>
      <w:r w:rsidRPr="004D1BD1">
        <w:t>s</w:t>
      </w:r>
      <w:bookmarkStart w:id="23192" w:name="_Toc385672390"/>
      <w:bookmarkStart w:id="23193" w:name="_Toc393690506"/>
      <w:bookmarkEnd w:id="22952"/>
      <w:bookmarkEnd w:id="22953"/>
      <w:bookmarkEnd w:id="22954"/>
      <w:bookmarkEnd w:id="22955"/>
      <w:bookmarkEnd w:id="22956"/>
      <w:bookmarkEnd w:id="22957"/>
      <w:bookmarkEnd w:id="23191"/>
    </w:p>
    <w:p w14:paraId="2B8A7679" w14:textId="77777777" w:rsidR="004C02EF" w:rsidRPr="008B7F6F" w:rsidRDefault="004C02EF" w:rsidP="00B43482">
      <w:pPr>
        <w:pStyle w:val="30"/>
        <w:numPr>
          <w:ilvl w:val="0"/>
          <w:numId w:val="0"/>
        </w:numPr>
      </w:pPr>
      <w:bookmarkStart w:id="23194" w:name="_Toc472818948"/>
      <w:bookmarkStart w:id="23195" w:name="_Toc235503526"/>
      <w:bookmarkStart w:id="23196" w:name="_Toc241509301"/>
      <w:bookmarkStart w:id="23197" w:name="_Toc244416788"/>
      <w:bookmarkStart w:id="23198" w:name="_Toc276631152"/>
      <w:bookmarkStart w:id="23199" w:name="_Toc323907783"/>
      <w:r w:rsidRPr="008B7F6F">
        <w:t>15.9.1</w:t>
      </w:r>
      <w:r w:rsidRPr="008B7F6F">
        <w:tab/>
        <w:t>Overview of Date Object</w:t>
      </w:r>
      <w:bookmarkEnd w:id="23192"/>
      <w:r w:rsidRPr="008B7F6F">
        <w:t>s and Definitions of Abstract Operator</w:t>
      </w:r>
      <w:bookmarkEnd w:id="23193"/>
      <w:r w:rsidRPr="008B7F6F">
        <w:t>s</w:t>
      </w:r>
      <w:bookmarkEnd w:id="23194"/>
      <w:bookmarkEnd w:id="23195"/>
      <w:bookmarkEnd w:id="23196"/>
      <w:bookmarkEnd w:id="23197"/>
      <w:bookmarkEnd w:id="23198"/>
      <w:bookmarkEnd w:id="23199"/>
    </w:p>
    <w:p w14:paraId="79EFD572" w14:textId="77777777"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23200" w:name="_Toc385672391"/>
      <w:bookmarkStart w:id="23201" w:name="_Toc393690507"/>
    </w:p>
    <w:p w14:paraId="00DC8049" w14:textId="77777777" w:rsidR="004C02EF" w:rsidRPr="00A67AF2" w:rsidRDefault="004C02EF" w:rsidP="004C02EF">
      <w:pPr>
        <w:pStyle w:val="40"/>
        <w:numPr>
          <w:ilvl w:val="0"/>
          <w:numId w:val="0"/>
        </w:numPr>
      </w:pPr>
      <w:r w:rsidRPr="00A67AF2">
        <w:t>15.9.1.1</w:t>
      </w:r>
      <w:r w:rsidRPr="00A67AF2">
        <w:tab/>
        <w:t>Time Values and Time Rang</w:t>
      </w:r>
      <w:bookmarkEnd w:id="23200"/>
      <w:bookmarkEnd w:id="23201"/>
      <w:r w:rsidRPr="00A67AF2">
        <w:t>e</w:t>
      </w:r>
    </w:p>
    <w:p w14:paraId="26322C64" w14:textId="77777777"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6DDDB0D3" w14:textId="77777777" w:rsidR="004C02EF" w:rsidRPr="00E77497" w:rsidRDefault="004C02EF" w:rsidP="004C02E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23202" w:name="_Toc385672392"/>
    </w:p>
    <w:p w14:paraId="6CD57258" w14:textId="77777777"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53907A8D" w14:textId="77777777"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23203" w:name="_Toc393690508"/>
    </w:p>
    <w:p w14:paraId="68BA524E" w14:textId="77777777" w:rsidR="004C02EF" w:rsidRPr="00E77497" w:rsidRDefault="004C02EF" w:rsidP="004C02EF">
      <w:pPr>
        <w:pStyle w:val="40"/>
        <w:numPr>
          <w:ilvl w:val="0"/>
          <w:numId w:val="0"/>
        </w:numPr>
      </w:pPr>
      <w:r w:rsidRPr="00E77497">
        <w:t>15.9.1.2</w:t>
      </w:r>
      <w:r w:rsidRPr="00E77497">
        <w:tab/>
        <w:t>Day Number and Time within Da</w:t>
      </w:r>
      <w:bookmarkEnd w:id="23202"/>
      <w:bookmarkEnd w:id="23203"/>
      <w:r w:rsidRPr="00E77497">
        <w:t>y</w:t>
      </w:r>
    </w:p>
    <w:p w14:paraId="4EF4676E" w14:textId="77777777" w:rsidR="004C02EF" w:rsidRPr="00E77497" w:rsidRDefault="004C02EF" w:rsidP="004C02EF">
      <w:pPr>
        <w:spacing w:after="120"/>
      </w:pPr>
      <w:r w:rsidRPr="00E77497">
        <w:t xml:space="preserve">A given time value </w:t>
      </w:r>
      <w:r w:rsidRPr="00E77497">
        <w:rPr>
          <w:i/>
        </w:rPr>
        <w:t>t</w:t>
      </w:r>
      <w:r w:rsidRPr="00E77497">
        <w:t xml:space="preserve"> belongs to day number</w:t>
      </w:r>
    </w:p>
    <w:p w14:paraId="1130D2C9"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19132B1C" w14:textId="77777777" w:rsidR="004C02EF" w:rsidRPr="00E77497" w:rsidRDefault="004C02EF" w:rsidP="004C02EF">
      <w:pPr>
        <w:spacing w:after="120"/>
      </w:pPr>
      <w:r w:rsidRPr="00E77497">
        <w:t>where the number of milliseconds per day is</w:t>
      </w:r>
    </w:p>
    <w:p w14:paraId="0F698C98"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5F435844" w14:textId="77777777" w:rsidR="004C02EF" w:rsidRPr="00E77497" w:rsidRDefault="004C02EF" w:rsidP="004C02EF">
      <w:pPr>
        <w:spacing w:after="120"/>
      </w:pPr>
      <w:r w:rsidRPr="00E77497">
        <w:t>The remainder is called the time within the day:</w:t>
      </w:r>
    </w:p>
    <w:p w14:paraId="359E199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0D49B857" w14:textId="77777777" w:rsidR="004C02EF" w:rsidRPr="00E77497" w:rsidRDefault="004C02EF" w:rsidP="004C02EF">
      <w:pPr>
        <w:pStyle w:val="40"/>
        <w:numPr>
          <w:ilvl w:val="0"/>
          <w:numId w:val="0"/>
        </w:numPr>
      </w:pPr>
      <w:bookmarkStart w:id="23204" w:name="_Toc385672393"/>
      <w:bookmarkStart w:id="23205" w:name="_Toc393690509"/>
      <w:r w:rsidRPr="00E77497">
        <w:t>15.9.1.3</w:t>
      </w:r>
      <w:r w:rsidRPr="00E77497">
        <w:tab/>
        <w:t>Year Numbe</w:t>
      </w:r>
      <w:bookmarkEnd w:id="23204"/>
      <w:bookmarkEnd w:id="23205"/>
      <w:r w:rsidRPr="00E77497">
        <w:t>r</w:t>
      </w:r>
    </w:p>
    <w:p w14:paraId="60319155" w14:textId="77777777"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68A15EC4" w14:textId="77777777"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(y modulo 100) </w:t>
      </w:r>
      <w:r w:rsidRPr="00E77497">
        <w:sym w:font="Symbol" w:char="F0B9"/>
      </w:r>
      <w:r w:rsidRPr="00E77497">
        <w:t xml:space="preserve"> 0</w:t>
      </w:r>
      <w:r w:rsidRPr="00E77497">
        <w:br/>
        <w:t>= 365  if (</w:t>
      </w:r>
      <w:r w:rsidRPr="00E77497">
        <w:rPr>
          <w:i/>
        </w:rPr>
        <w:t>y</w:t>
      </w:r>
      <w:r w:rsidRPr="00E77497">
        <w:t xml:space="preserve"> modulo 100) = 0 and (y modulo 400) </w:t>
      </w:r>
      <w:r w:rsidRPr="00E77497">
        <w:sym w:font="Symbol" w:char="F0B9"/>
      </w:r>
      <w:r w:rsidRPr="00E77497">
        <w:t xml:space="preserve"> 0</w:t>
      </w:r>
      <w:r w:rsidRPr="00E77497">
        <w:br/>
        <w:t>= 366  if (</w:t>
      </w:r>
      <w:r w:rsidRPr="00E77497">
        <w:rPr>
          <w:i/>
        </w:rPr>
        <w:t>y</w:t>
      </w:r>
      <w:r w:rsidRPr="00E77497">
        <w:t xml:space="preserve"> modulo 400) = 0</w:t>
      </w:r>
    </w:p>
    <w:p w14:paraId="11BD6CD5" w14:textId="77777777"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2B04E2E0"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75806764" w14:textId="77777777" w:rsidR="004C02EF" w:rsidRPr="00E77497" w:rsidRDefault="004C02EF" w:rsidP="004C02EF">
      <w:pPr>
        <w:spacing w:after="120"/>
      </w:pPr>
      <w:r w:rsidRPr="00E77497">
        <w:t>The time value of the start of a year is:</w:t>
      </w:r>
    </w:p>
    <w:p w14:paraId="5A0B541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7FA71F92" w14:textId="77777777" w:rsidR="004C02EF" w:rsidRPr="00E77497" w:rsidRDefault="004C02EF" w:rsidP="004C02EF">
      <w:pPr>
        <w:spacing w:after="120"/>
      </w:pPr>
      <w:r w:rsidRPr="00E77497">
        <w:t>A time value determines a year by:</w:t>
      </w:r>
    </w:p>
    <w:p w14:paraId="49731CF9"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602B5CE3" w14:textId="77777777" w:rsidR="004C02EF" w:rsidRPr="00E77497" w:rsidRDefault="004C02EF" w:rsidP="004C02EF">
      <w:pPr>
        <w:spacing w:after="120"/>
      </w:pPr>
      <w:r w:rsidRPr="00E77497">
        <w:t>The leap-year function is 1 for a time within a leap year and otherwise is zero:</w:t>
      </w:r>
    </w:p>
    <w:p w14:paraId="7A9767E6" w14:textId="77777777"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1D79D0ED" w14:textId="77777777" w:rsidR="004C02EF" w:rsidRPr="00E77497" w:rsidRDefault="004C02EF" w:rsidP="004C02EF">
      <w:pPr>
        <w:pStyle w:val="40"/>
        <w:numPr>
          <w:ilvl w:val="0"/>
          <w:numId w:val="0"/>
        </w:numPr>
      </w:pPr>
      <w:bookmarkStart w:id="23206" w:name="_Toc385672394"/>
      <w:bookmarkStart w:id="23207" w:name="_Toc393690510"/>
      <w:r w:rsidRPr="00E77497">
        <w:t>15.9.1.4</w:t>
      </w:r>
      <w:r w:rsidRPr="00E77497">
        <w:tab/>
        <w:t>Month Numbe</w:t>
      </w:r>
      <w:bookmarkEnd w:id="23206"/>
      <w:bookmarkEnd w:id="23207"/>
      <w:r w:rsidRPr="00E77497">
        <w:t>r</w:t>
      </w:r>
    </w:p>
    <w:p w14:paraId="6550DD00" w14:textId="77777777"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6A3B3F16" w14:textId="77777777"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7DF01305" w14:textId="77777777" w:rsidR="004C02EF" w:rsidRPr="00E77497" w:rsidRDefault="004C02EF" w:rsidP="004C02EF">
      <w:pPr>
        <w:spacing w:after="60"/>
      </w:pPr>
      <w:r w:rsidRPr="00E77497">
        <w:t>where</w:t>
      </w:r>
    </w:p>
    <w:p w14:paraId="7E16937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4323FE64" w14:textId="77777777" w:rsidR="004C02EF" w:rsidRPr="00E77497" w:rsidRDefault="004C02EF" w:rsidP="004C02EF">
      <w:bookmarkStart w:id="23208"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56E32B27" w14:textId="77777777" w:rsidR="004C02EF" w:rsidRPr="00E77497" w:rsidRDefault="004C02EF" w:rsidP="004C02EF">
      <w:pPr>
        <w:pStyle w:val="40"/>
        <w:numPr>
          <w:ilvl w:val="0"/>
          <w:numId w:val="0"/>
        </w:numPr>
      </w:pPr>
      <w:bookmarkStart w:id="23209" w:name="_Toc393690511"/>
      <w:r w:rsidRPr="00E77497">
        <w:t>15.9.1.5</w:t>
      </w:r>
      <w:r w:rsidRPr="00E77497">
        <w:tab/>
        <w:t>Date Numbe</w:t>
      </w:r>
      <w:bookmarkEnd w:id="23208"/>
      <w:bookmarkEnd w:id="23209"/>
      <w:r w:rsidRPr="00E77497">
        <w:t>r</w:t>
      </w:r>
    </w:p>
    <w:p w14:paraId="63FB556D" w14:textId="77777777"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3C0923C5" w14:textId="77777777"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45AE08FE" w14:textId="77777777" w:rsidR="004C02EF" w:rsidRPr="00E77497" w:rsidRDefault="004C02EF" w:rsidP="004C02EF">
      <w:pPr>
        <w:pStyle w:val="40"/>
        <w:numPr>
          <w:ilvl w:val="0"/>
          <w:numId w:val="0"/>
        </w:numPr>
      </w:pPr>
      <w:bookmarkStart w:id="23210" w:name="_Toc385672396"/>
      <w:bookmarkStart w:id="23211" w:name="_Toc393690512"/>
      <w:r w:rsidRPr="00E77497">
        <w:t>15.9.1.6</w:t>
      </w:r>
      <w:r w:rsidRPr="00E77497">
        <w:tab/>
        <w:t>Week Da</w:t>
      </w:r>
      <w:bookmarkEnd w:id="23210"/>
      <w:bookmarkEnd w:id="23211"/>
      <w:r w:rsidRPr="00E77497">
        <w:t>y</w:t>
      </w:r>
    </w:p>
    <w:p w14:paraId="409BDC9A" w14:textId="77777777"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366AE21A"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3D70D756" w14:textId="77777777"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23212" w:name="_Toc385672397"/>
      <w:bookmarkStart w:id="23213" w:name="_Toc393690513"/>
    </w:p>
    <w:p w14:paraId="2D01DA8E" w14:textId="77777777" w:rsidR="004C02EF" w:rsidRPr="00E77497" w:rsidRDefault="004C02EF" w:rsidP="004C02EF">
      <w:pPr>
        <w:pStyle w:val="40"/>
        <w:numPr>
          <w:ilvl w:val="0"/>
          <w:numId w:val="0"/>
        </w:numPr>
      </w:pPr>
      <w:r w:rsidRPr="00E77497">
        <w:t>15.9.1.7</w:t>
      </w:r>
      <w:r w:rsidRPr="00E77497">
        <w:tab/>
        <w:t>Local Time Zone Adjustmen</w:t>
      </w:r>
      <w:bookmarkEnd w:id="23212"/>
      <w:bookmarkEnd w:id="23213"/>
      <w:r w:rsidRPr="00E77497">
        <w:t>t</w:t>
      </w:r>
    </w:p>
    <w:p w14:paraId="3B2A4B09" w14:textId="77777777"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The value LocalTZA does not vary with time but depends only on the geographic location.</w:t>
      </w:r>
      <w:bookmarkStart w:id="23214" w:name="_Toc385672398"/>
      <w:bookmarkStart w:id="23215" w:name="_Toc393690514"/>
    </w:p>
    <w:p w14:paraId="608D5CC1" w14:textId="77777777" w:rsidR="004C02EF" w:rsidRPr="00E77497" w:rsidRDefault="004C02EF" w:rsidP="004C02EF">
      <w:pPr>
        <w:pStyle w:val="40"/>
        <w:numPr>
          <w:ilvl w:val="0"/>
          <w:numId w:val="0"/>
        </w:numPr>
      </w:pPr>
      <w:r w:rsidRPr="00E77497">
        <w:t>15.9.1.8</w:t>
      </w:r>
      <w:r w:rsidRPr="00E77497">
        <w:tab/>
        <w:t>Daylight Saving Time Adjustmen</w:t>
      </w:r>
      <w:bookmarkEnd w:id="23214"/>
      <w:bookmarkEnd w:id="23215"/>
      <w:r w:rsidRPr="00E77497">
        <w:t>t</w:t>
      </w:r>
    </w:p>
    <w:p w14:paraId="2A2C32B4" w14:textId="77777777" w:rsidR="004C02EF" w:rsidRPr="00E77497" w:rsidRDefault="004C02EF" w:rsidP="004C02EF">
      <w:r w:rsidRPr="00E77497">
        <w:t>An implementation of ECMAScript is expected to determine the daylight saving time algorithm. The algorithm to determine the daylight saving time adjustment DaylightSavingTA(</w:t>
      </w:r>
      <w:r w:rsidRPr="00E77497">
        <w:rPr>
          <w:i/>
        </w:rPr>
        <w:t>t</w:t>
      </w:r>
      <w:r w:rsidRPr="00E77497">
        <w:t>), measured in milliseconds, must depend only on four things:</w:t>
      </w:r>
    </w:p>
    <w:p w14:paraId="7CA1EE04" w14:textId="77777777" w:rsidR="004C02EF" w:rsidRPr="00E77497" w:rsidRDefault="004C02EF" w:rsidP="004C02EF">
      <w:pPr>
        <w:spacing w:after="120"/>
      </w:pPr>
      <w:r w:rsidRPr="00E77497">
        <w:t>(1) the time since the beginning of the year</w:t>
      </w:r>
    </w:p>
    <w:p w14:paraId="6B350C5B"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rPr>
          <w:i/>
        </w:rPr>
        <w:t>t</w:t>
      </w:r>
      <w:r w:rsidRPr="00E77497">
        <w:t xml:space="preserve"> – TimeFromYear(YearFromTime(</w:t>
      </w:r>
      <w:r w:rsidRPr="00E77497">
        <w:rPr>
          <w:i/>
        </w:rPr>
        <w:t>t</w:t>
      </w:r>
      <w:r w:rsidRPr="00E77497">
        <w:t>))</w:t>
      </w:r>
    </w:p>
    <w:p w14:paraId="6D27F777" w14:textId="77777777" w:rsidR="004C02EF" w:rsidRPr="00E77497" w:rsidRDefault="004C02EF" w:rsidP="004C02EF">
      <w:pPr>
        <w:spacing w:after="120"/>
      </w:pPr>
      <w:r w:rsidRPr="00E77497">
        <w:t xml:space="preserve">(2) whether </w:t>
      </w:r>
      <w:r w:rsidRPr="00E77497">
        <w:rPr>
          <w:rFonts w:ascii="Times New Roman" w:hAnsi="Times New Roman"/>
          <w:i/>
        </w:rPr>
        <w:t>t</w:t>
      </w:r>
      <w:r w:rsidRPr="00E77497">
        <w:t xml:space="preserve"> is in a leap year</w:t>
      </w:r>
    </w:p>
    <w:p w14:paraId="314D8C8A"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rPr>
          <w:rFonts w:ascii="Arial" w:hAnsi="Arial"/>
        </w:rPr>
      </w:pPr>
      <w:r w:rsidRPr="00E77497">
        <w:t>InLeapYear</w:t>
      </w:r>
      <w:r w:rsidRPr="00E77497">
        <w:rPr>
          <w:rFonts w:ascii="Arial" w:hAnsi="Arial"/>
        </w:rPr>
        <w:t>(</w:t>
      </w:r>
      <w:r w:rsidRPr="00E77497">
        <w:rPr>
          <w:rFonts w:ascii="Arial" w:hAnsi="Arial"/>
          <w:i/>
        </w:rPr>
        <w:t>t</w:t>
      </w:r>
      <w:r w:rsidRPr="00E77497">
        <w:rPr>
          <w:rFonts w:ascii="Arial" w:hAnsi="Arial"/>
        </w:rPr>
        <w:t>)</w:t>
      </w:r>
    </w:p>
    <w:p w14:paraId="07154ACD" w14:textId="77777777" w:rsidR="004C02EF" w:rsidRPr="00E77497" w:rsidRDefault="004C02EF" w:rsidP="004C02EF">
      <w:pPr>
        <w:spacing w:after="120"/>
      </w:pPr>
      <w:r w:rsidRPr="00E77497">
        <w:t>(3) the week day of the beginning of the year</w:t>
      </w:r>
    </w:p>
    <w:p w14:paraId="56E3449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WeekDay(TimeFromYear(YearFromTime(</w:t>
      </w:r>
      <w:r w:rsidRPr="00E77497">
        <w:rPr>
          <w:i/>
        </w:rPr>
        <w:t>t</w:t>
      </w:r>
      <w:r w:rsidRPr="00E77497">
        <w:t>)))</w:t>
      </w:r>
    </w:p>
    <w:p w14:paraId="67CAE51D" w14:textId="77777777" w:rsidR="004C02EF" w:rsidRPr="00E77497" w:rsidRDefault="004C02EF" w:rsidP="004C02EF">
      <w:r w:rsidRPr="00E77497">
        <w:t>and (4) the geographic location.</w:t>
      </w:r>
    </w:p>
    <w:p w14:paraId="6DC47355" w14:textId="77777777" w:rsidR="004C02EF" w:rsidRPr="00E77497" w:rsidRDefault="004C02EF" w:rsidP="004C02EF">
      <w:r w:rsidRPr="00E77497">
        <w: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t>
      </w:r>
    </w:p>
    <w:p w14:paraId="24897001" w14:textId="77777777" w:rsidR="004C02EF" w:rsidRPr="00E77497" w:rsidRDefault="004C02EF" w:rsidP="004C02EF">
      <w:r w:rsidRPr="00E77497">
        <w: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t>
      </w:r>
      <w:bookmarkStart w:id="23216" w:name="_Toc385672399"/>
      <w:bookmarkStart w:id="23217" w:name="_Toc393690515"/>
    </w:p>
    <w:p w14:paraId="479A8E09" w14:textId="77777777" w:rsidR="004C02EF" w:rsidRPr="00E77497" w:rsidRDefault="004C02EF" w:rsidP="004C02EF">
      <w:pPr>
        <w:pStyle w:val="40"/>
        <w:numPr>
          <w:ilvl w:val="0"/>
          <w:numId w:val="0"/>
        </w:numPr>
      </w:pPr>
      <w:r w:rsidRPr="00E77497">
        <w:t>15.9.1.9</w:t>
      </w:r>
      <w:r w:rsidRPr="00E77497">
        <w:tab/>
        <w:t>Local Tim</w:t>
      </w:r>
      <w:bookmarkEnd w:id="23216"/>
      <w:bookmarkEnd w:id="23217"/>
      <w:r w:rsidRPr="00E77497">
        <w:t>e</w:t>
      </w:r>
    </w:p>
    <w:p w14:paraId="0F47C78A" w14:textId="77777777" w:rsidR="004C02EF" w:rsidRPr="00E77497" w:rsidRDefault="004C02EF" w:rsidP="004C02EF">
      <w:pPr>
        <w:spacing w:after="120"/>
      </w:pPr>
      <w:r w:rsidRPr="00E77497">
        <w:t>Conversion from UTC to local time is defined by</w:t>
      </w:r>
    </w:p>
    <w:p w14:paraId="4FBEAB8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60C87027" w14:textId="77777777" w:rsidR="004C02EF" w:rsidRPr="00E77497" w:rsidRDefault="004C02EF" w:rsidP="004C02EF">
      <w:pPr>
        <w:spacing w:after="120"/>
      </w:pPr>
      <w:r w:rsidRPr="00E77497">
        <w:t>Conversion from local time to UTC is defined by</w:t>
      </w:r>
    </w:p>
    <w:p w14:paraId="048374E5" w14:textId="77777777"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422817CF" w14:textId="77777777"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23218" w:name="_Toc385672400"/>
      <w:bookmarkStart w:id="23219" w:name="_Toc393690516"/>
    </w:p>
    <w:p w14:paraId="172636E5" w14:textId="77777777" w:rsidR="004C02EF" w:rsidRPr="00A67AF2" w:rsidRDefault="004C02EF" w:rsidP="004C02EF">
      <w:pPr>
        <w:pStyle w:val="40"/>
        <w:numPr>
          <w:ilvl w:val="0"/>
          <w:numId w:val="0"/>
        </w:numPr>
      </w:pPr>
      <w:r w:rsidRPr="00A67AF2">
        <w:t>15.9.1.10</w:t>
      </w:r>
      <w:r w:rsidRPr="00A67AF2">
        <w:tab/>
        <w:t>Hours, Minutes, Second, and Millisecond</w:t>
      </w:r>
      <w:bookmarkEnd w:id="23218"/>
      <w:bookmarkEnd w:id="23219"/>
      <w:r w:rsidRPr="00A67AF2">
        <w:t>s</w:t>
      </w:r>
    </w:p>
    <w:p w14:paraId="3014A8BD" w14:textId="77777777" w:rsidR="004C02EF" w:rsidRPr="00A67AF2" w:rsidRDefault="004C02EF" w:rsidP="004C02EF">
      <w:pPr>
        <w:spacing w:after="120"/>
      </w:pPr>
      <w:r w:rsidRPr="00A67AF2">
        <w:t>The following functions are useful in decomposing time values:</w:t>
      </w:r>
    </w:p>
    <w:p w14:paraId="239A215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6AFD0547"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07C0615E"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7A640E43"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t modulo msPerSecond</w:t>
      </w:r>
    </w:p>
    <w:p w14:paraId="6B842C9A" w14:textId="77777777" w:rsidR="004C02EF" w:rsidRPr="00E77497" w:rsidRDefault="004C02EF" w:rsidP="004C02EF">
      <w:pPr>
        <w:spacing w:after="120"/>
      </w:pPr>
      <w:r w:rsidRPr="00E77497">
        <w:t>where</w:t>
      </w:r>
    </w:p>
    <w:p w14:paraId="48B01159"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2596517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12C0C6D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0898A97B"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63AA8DD3"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210FD60F"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23220" w:name="_Toc385672401"/>
      <w:bookmarkStart w:id="23221" w:name="_Toc393690517"/>
    </w:p>
    <w:p w14:paraId="7793C155" w14:textId="77777777" w:rsidR="004C02EF" w:rsidRPr="00E77497" w:rsidRDefault="004C02EF" w:rsidP="004C02EF">
      <w:pPr>
        <w:pStyle w:val="40"/>
        <w:numPr>
          <w:ilvl w:val="0"/>
          <w:numId w:val="0"/>
        </w:numPr>
      </w:pPr>
      <w:r w:rsidRPr="00E77497">
        <w:t>15.9.1.11</w:t>
      </w:r>
      <w:r w:rsidRPr="00E77497">
        <w:tab/>
        <w:t>MakeTime (hour, min, sec, ms</w:t>
      </w:r>
      <w:bookmarkEnd w:id="23220"/>
      <w:bookmarkEnd w:id="23221"/>
      <w:r w:rsidRPr="00E77497">
        <w:t>)</w:t>
      </w:r>
    </w:p>
    <w:p w14:paraId="7A6CC972" w14:textId="77777777" w:rsidR="004C02EF" w:rsidRPr="00E77497" w:rsidRDefault="004C02EF" w:rsidP="004C02EF">
      <w:r w:rsidRPr="00E77497">
        <w:t>The operator MakeTime calculates a number of milliseconds from its four arguments, which must be ECMAScript Number values. This operator functions as follows:</w:t>
      </w:r>
    </w:p>
    <w:p w14:paraId="3A790616" w14:textId="77777777"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4FEB5494" w14:textId="77777777"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14:paraId="1218A2C3" w14:textId="77777777"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14:paraId="5628C305" w14:textId="77777777"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14:paraId="74CE68C9" w14:textId="77777777"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14:paraId="2D96DC49" w14:textId="77777777"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0F8D9A57" w14:textId="77777777"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23222" w:name="_Toc385672402"/>
      <w:bookmarkStart w:id="23223" w:name="_Toc393690518"/>
    </w:p>
    <w:p w14:paraId="4666A976" w14:textId="77777777" w:rsidR="004C02EF" w:rsidRPr="00E77497" w:rsidRDefault="004C02EF" w:rsidP="004C02EF">
      <w:pPr>
        <w:pStyle w:val="40"/>
        <w:numPr>
          <w:ilvl w:val="0"/>
          <w:numId w:val="0"/>
        </w:numPr>
      </w:pPr>
      <w:r w:rsidRPr="00E77497">
        <w:t>15.9.1.12</w:t>
      </w:r>
      <w:r w:rsidRPr="00E77497">
        <w:tab/>
        <w:t>MakeDay (year, month, date</w:t>
      </w:r>
      <w:bookmarkEnd w:id="23222"/>
      <w:bookmarkEnd w:id="23223"/>
      <w:r w:rsidRPr="00E77497">
        <w:t>)</w:t>
      </w:r>
    </w:p>
    <w:p w14:paraId="6B7FF3FF" w14:textId="77777777" w:rsidR="004C02EF" w:rsidRPr="00E77497" w:rsidRDefault="004C02EF" w:rsidP="004C02EF">
      <w:r w:rsidRPr="00E77497">
        <w:t>The operator MakeDay calculates a number of days from its three arguments, which must be ECMAScript Number values. This operator functions as follows:</w:t>
      </w:r>
    </w:p>
    <w:p w14:paraId="26C07F90" w14:textId="77777777"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41EA8FF4" w14:textId="77777777"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14:paraId="5EA158E8" w14:textId="77777777"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14:paraId="6EDCB13E" w14:textId="77777777"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14:paraId="2388861F" w14:textId="77777777"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478E0AA2" w14:textId="77777777"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14:paraId="2F3ACB9C" w14:textId="77777777" w:rsidR="004C02EF" w:rsidRPr="00E77497" w:rsidRDefault="004C02EF" w:rsidP="001F482D">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r w:rsidRPr="00E77497">
        <w:rPr>
          <w:rFonts w:ascii="Courier New" w:hAnsi="Courier New"/>
          <w:b/>
        </w:rPr>
        <w:t>==</w:t>
      </w:r>
      <w:r w:rsidRPr="00E77497">
        <w:t xml:space="preserve"> </w:t>
      </w:r>
      <w:r w:rsidRPr="00E77497">
        <w:rPr>
          <w:i/>
        </w:rPr>
        <w:t>ym</w:t>
      </w:r>
      <w:r w:rsidRPr="00E77497">
        <w:t xml:space="preserve"> and MonthFromTime(</w:t>
      </w:r>
      <w:r w:rsidRPr="00E77497">
        <w:rPr>
          <w:i/>
        </w:rPr>
        <w:t>t</w:t>
      </w:r>
      <w:r w:rsidRPr="00E77497">
        <w:t xml:space="preserve">) </w:t>
      </w:r>
      <w:r w:rsidRPr="00E77497">
        <w:rPr>
          <w:rFonts w:ascii="Courier New" w:hAnsi="Courier New"/>
          <w:b/>
        </w:rPr>
        <w:t>==</w:t>
      </w:r>
      <w:r w:rsidRPr="00E77497">
        <w:t xml:space="preserve"> </w:t>
      </w:r>
      <w:r w:rsidRPr="00E77497">
        <w:rPr>
          <w:i/>
        </w:rPr>
        <w:t>mn</w:t>
      </w:r>
      <w:r w:rsidRPr="00E77497">
        <w:t xml:space="preserve"> and DateFromTime(</w:t>
      </w:r>
      <w:r w:rsidRPr="00E77497">
        <w:rPr>
          <w:i/>
        </w:rPr>
        <w:t>t</w:t>
      </w:r>
      <w:r w:rsidRPr="00E77497">
        <w:t xml:space="preserve">) </w:t>
      </w:r>
      <w:r w:rsidRPr="00E77497">
        <w:rPr>
          <w:rFonts w:ascii="Courier New" w:hAnsi="Courier New"/>
          <w:b/>
        </w:rPr>
        <w:t>==</w:t>
      </w:r>
      <w:r w:rsidRPr="00E77497">
        <w:t xml:space="preserve"> 1; but if this is not possible (because some argument is out of range), return </w:t>
      </w:r>
      <w:r w:rsidRPr="00E77497">
        <w:rPr>
          <w:b/>
        </w:rPr>
        <w:t>NaN</w:t>
      </w:r>
      <w:r w:rsidRPr="00E77497">
        <w:t>.</w:t>
      </w:r>
    </w:p>
    <w:p w14:paraId="7DA1E294" w14:textId="77777777"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467E4FD6" w14:textId="77777777" w:rsidR="004C02EF" w:rsidRPr="006B6D0A" w:rsidRDefault="004C02EF" w:rsidP="004C02EF">
      <w:pPr>
        <w:pStyle w:val="40"/>
        <w:numPr>
          <w:ilvl w:val="0"/>
          <w:numId w:val="0"/>
        </w:numPr>
      </w:pPr>
      <w:bookmarkStart w:id="23224" w:name="_Toc385672403"/>
      <w:bookmarkStart w:id="23225" w:name="_Toc393690519"/>
      <w:r w:rsidRPr="006B6D0A">
        <w:t>15.9.1.13</w:t>
      </w:r>
      <w:r w:rsidRPr="006B6D0A">
        <w:tab/>
        <w:t>MakeDate (day, time</w:t>
      </w:r>
      <w:bookmarkEnd w:id="23224"/>
      <w:bookmarkEnd w:id="23225"/>
      <w:r w:rsidRPr="006B6D0A">
        <w:t>)</w:t>
      </w:r>
    </w:p>
    <w:p w14:paraId="76C9992F" w14:textId="77777777"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14:paraId="2F06951D" w14:textId="77777777"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2A9348E3" w14:textId="77777777"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6F5FEDA6" w14:textId="77777777" w:rsidR="004C02EF" w:rsidRPr="00E65A34" w:rsidRDefault="004C02EF" w:rsidP="004C02EF">
      <w:pPr>
        <w:pStyle w:val="40"/>
        <w:numPr>
          <w:ilvl w:val="0"/>
          <w:numId w:val="0"/>
        </w:numPr>
      </w:pPr>
      <w:bookmarkStart w:id="23226" w:name="_Toc385672404"/>
      <w:bookmarkStart w:id="23227" w:name="_Toc393690520"/>
      <w:r w:rsidRPr="00E65A34">
        <w:t>15.9.1.14</w:t>
      </w:r>
      <w:r w:rsidRPr="00E65A34">
        <w:tab/>
        <w:t>TimeClip (time</w:t>
      </w:r>
      <w:bookmarkEnd w:id="23226"/>
      <w:bookmarkEnd w:id="23227"/>
      <w:r w:rsidRPr="00E65A34">
        <w:t>)</w:t>
      </w:r>
    </w:p>
    <w:p w14:paraId="4E2CFA8E" w14:textId="77777777"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14:paraId="2E95002A" w14:textId="77777777"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14:paraId="25341849" w14:textId="77777777" w:rsidR="004C02EF" w:rsidRPr="00E77497" w:rsidRDefault="004C02EF" w:rsidP="001F482D">
      <w:pPr>
        <w:pStyle w:val="Alg4"/>
        <w:numPr>
          <w:ilvl w:val="0"/>
          <w:numId w:val="247"/>
        </w:numPr>
      </w:pPr>
      <w:r w:rsidRPr="00E77497">
        <w:t>If abs(</w:t>
      </w:r>
      <w:r w:rsidRPr="00E77497">
        <w:rPr>
          <w:i/>
        </w:rPr>
        <w:t>time</w:t>
      </w:r>
      <w:r w:rsidRPr="00E77497">
        <w:t>) &gt; 8.64 </w:t>
      </w:r>
      <w:r w:rsidRPr="00E77497">
        <w:rPr>
          <w:rFonts w:ascii="Arial" w:hAnsi="Arial" w:cs="Arial"/>
        </w:rPr>
        <w:t>x</w:t>
      </w:r>
      <w:r w:rsidRPr="00E77497">
        <w:t> 10</w:t>
      </w:r>
      <w:r w:rsidRPr="00E77497">
        <w:rPr>
          <w:vertAlign w:val="superscript"/>
        </w:rPr>
        <w:t>15</w:t>
      </w:r>
      <w:r w:rsidRPr="00E77497">
        <w:t xml:space="preserve">, return </w:t>
      </w:r>
      <w:r w:rsidRPr="00E77497">
        <w:rPr>
          <w:b/>
        </w:rPr>
        <w:t>NaN</w:t>
      </w:r>
      <w:r w:rsidRPr="00E77497">
        <w:t>.</w:t>
      </w:r>
    </w:p>
    <w:p w14:paraId="5A9477DE" w14:textId="77777777" w:rsidR="004C02EF" w:rsidRPr="00E65A34" w:rsidRDefault="004C02EF" w:rsidP="001F482D">
      <w:pPr>
        <w:pStyle w:val="Alg4"/>
        <w:numPr>
          <w:ilvl w:val="0"/>
          <w:numId w:val="247"/>
        </w:numPr>
        <w:spacing w:after="220"/>
      </w:pPr>
      <w:r w:rsidRPr="00E77497">
        <w:t>Return an implementation-dependent choice of either ToInteger(</w:t>
      </w:r>
      <w:r w:rsidRPr="00E77497">
        <w:rPr>
          <w:i/>
        </w:rPr>
        <w:t>time</w:t>
      </w:r>
      <w:r w:rsidRPr="00E77497">
        <w:t>) or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23228" w:name="_Toc393690521"/>
      <w:bookmarkStart w:id="23229" w:name="_Toc385672405"/>
      <w:bookmarkStart w:id="23230" w:name="_Ref393527655"/>
    </w:p>
    <w:p w14:paraId="0CC76734" w14:textId="77777777"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23231" w:name="_Ref404508246"/>
    </w:p>
    <w:p w14:paraId="58CEEA6A" w14:textId="77777777" w:rsidR="004C02EF" w:rsidRPr="00E77497" w:rsidRDefault="004C02EF" w:rsidP="004C02EF">
      <w:pPr>
        <w:pStyle w:val="40"/>
        <w:numPr>
          <w:ilvl w:val="0"/>
          <w:numId w:val="0"/>
        </w:numPr>
      </w:pPr>
      <w:r w:rsidRPr="00E77497">
        <w:t>15.9.1.15</w:t>
      </w:r>
      <w:r w:rsidRPr="00E77497">
        <w:tab/>
        <w:t>Date Time String Format</w:t>
      </w:r>
    </w:p>
    <w:p w14:paraId="1503CB03" w14:textId="77777777"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4D8FF826" w14:textId="77777777" w:rsidR="004C02EF" w:rsidRPr="00C7794D" w:rsidRDefault="004C02EF" w:rsidP="004C02EF">
      <w:r w:rsidRPr="00C7794D">
        <w:t>Where the fields are as follows:</w:t>
      </w:r>
    </w:p>
    <w:p w14:paraId="272F9D47" w14:textId="77777777"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68B16D9B"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79C6B1B7"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569CB496"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54C8C91D"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35D84995"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458BB01F"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1AF06AAF"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143971C0"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7ACD92BC"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3B833B25"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3480D63B" w14:textId="77777777"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4DA75C77" w14:textId="77777777" w:rsidR="004C02EF" w:rsidRPr="00C7794D" w:rsidRDefault="004C02EF" w:rsidP="004C02EF">
      <w:pPr>
        <w:pStyle w:val="Note"/>
        <w:rPr>
          <w:sz w:val="20"/>
        </w:rPr>
      </w:pPr>
      <w:r w:rsidRPr="00C7794D">
        <w:rPr>
          <w:sz w:val="20"/>
        </w:rPr>
        <w:t>This format includes date-only forms:</w:t>
      </w:r>
    </w:p>
    <w:p w14:paraId="28932290" w14:textId="77777777"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2FA1C648" w14:textId="77777777"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6C407512" w14:textId="77777777"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7FD8273A" w14:textId="77777777" w:rsidR="004C02EF" w:rsidRPr="00C7794D" w:rsidRDefault="004C02EF" w:rsidP="004C02E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del w:id="23232" w:author="Allen Wirfs-Brock rev2" w:date="2011-07-20T17:50:00Z">
        <w:r w:rsidRPr="00C7794D" w:rsidDel="0019140B">
          <w:rPr>
            <w:rFonts w:cs="Arial"/>
            <w:color w:val="000000"/>
          </w:rPr>
          <w:delText xml:space="preserve"> The value of an </w:delText>
        </w:r>
      </w:del>
      <w:ins w:id="23233" w:author="Allen Wirfs-Brock rev2" w:date="2011-07-20T17:52:00Z">
        <w:r w:rsidR="0019140B" w:rsidRPr="00C7794D">
          <w:rPr>
            <w:rFonts w:cs="Arial"/>
            <w:color w:val="000000"/>
          </w:rPr>
          <w:t>If the</w:t>
        </w:r>
      </w:ins>
      <w:ins w:id="23234" w:author="Allen Wirfs-Brock rev2" w:date="2011-07-20T17:50:00Z">
        <w:r w:rsidR="0019140B" w:rsidRPr="00C7794D">
          <w:rPr>
            <w:rFonts w:cs="Arial"/>
            <w:color w:val="000000"/>
          </w:rPr>
          <w:t xml:space="preserve"> </w:t>
        </w:r>
      </w:ins>
      <w:del w:id="23235" w:author="Allen Wirfs-Brock rev2" w:date="2011-07-25T15:44:00Z">
        <w:r w:rsidRPr="00C7794D" w:rsidDel="00B041AD">
          <w:rPr>
            <w:rFonts w:cs="Arial"/>
            <w:color w:val="000000"/>
          </w:rPr>
          <w:delText xml:space="preserve">absent </w:delText>
        </w:r>
      </w:del>
      <w:r w:rsidRPr="00C7794D">
        <w:rPr>
          <w:rFonts w:cs="Arial"/>
          <w:color w:val="000000"/>
        </w:rPr>
        <w:t>time zone offset</w:t>
      </w:r>
      <w:ins w:id="23236" w:author="Allen Wirfs-Brock rev2" w:date="2011-07-20T17:52:00Z">
        <w:r w:rsidR="0019140B" w:rsidRPr="00C7794D">
          <w:rPr>
            <w:rFonts w:cs="Arial"/>
            <w:color w:val="000000"/>
          </w:rPr>
          <w:t xml:space="preserve"> is absent, the </w:t>
        </w:r>
      </w:ins>
      <w:ins w:id="23237" w:author="Allen Wirfs-Brock rev2" w:date="2011-07-20T17:53:00Z">
        <w:r w:rsidR="0019140B" w:rsidRPr="00C7794D">
          <w:rPr>
            <w:rFonts w:cs="Arial"/>
            <w:color w:val="000000"/>
          </w:rPr>
          <w:t>date-</w:t>
        </w:r>
      </w:ins>
      <w:ins w:id="23238" w:author="Allen Wirfs-Brock rev2" w:date="2011-07-20T17:52:00Z">
        <w:r w:rsidR="0019140B" w:rsidRPr="00C7794D">
          <w:rPr>
            <w:rFonts w:cs="Arial"/>
            <w:color w:val="000000"/>
          </w:rPr>
          <w:t>time is</w:t>
        </w:r>
      </w:ins>
      <w:ins w:id="23239" w:author="Allen Wirfs-Brock rev2" w:date="2011-07-20T17:53:00Z">
        <w:r w:rsidR="0019140B" w:rsidRPr="00C7794D">
          <w:rPr>
            <w:rFonts w:cs="Arial"/>
            <w:color w:val="000000"/>
          </w:rPr>
          <w:t xml:space="preserve"> </w:t>
        </w:r>
      </w:ins>
      <w:ins w:id="23240" w:author="Allen Wirfs-Brock rev2" w:date="2011-07-20T17:54:00Z">
        <w:r w:rsidR="0019140B" w:rsidRPr="00C7794D">
          <w:rPr>
            <w:rFonts w:cs="Arial"/>
            <w:color w:val="000000"/>
          </w:rPr>
          <w:t>in interpre</w:t>
        </w:r>
      </w:ins>
      <w:ins w:id="23241" w:author="Allen Wirfs-Brock rev2" w:date="2011-07-20T17:55:00Z">
        <w:r w:rsidR="0019140B" w:rsidRPr="00C7794D">
          <w:rPr>
            <w:rFonts w:cs="Arial"/>
            <w:color w:val="000000"/>
          </w:rPr>
          <w:t>t</w:t>
        </w:r>
      </w:ins>
      <w:ins w:id="23242" w:author="Allen Wirfs-Brock rev2" w:date="2011-07-20T17:54:00Z">
        <w:r w:rsidR="0019140B" w:rsidRPr="00C7794D">
          <w:rPr>
            <w:rFonts w:cs="Arial"/>
            <w:color w:val="000000"/>
          </w:rPr>
          <w:t>ed as</w:t>
        </w:r>
      </w:ins>
      <w:ins w:id="23243" w:author="Allen Wirfs-Brock rev2" w:date="2011-07-20T17:53:00Z">
        <w:r w:rsidR="0019140B" w:rsidRPr="00C7794D">
          <w:rPr>
            <w:rFonts w:cs="Arial"/>
            <w:color w:val="000000"/>
          </w:rPr>
          <w:t xml:space="preserve"> a local time</w:t>
        </w:r>
      </w:ins>
      <w:del w:id="23244" w:author="Allen Wirfs-Brock rev2" w:date="2011-07-20T17:54:00Z">
        <w:r w:rsidRPr="00C7794D" w:rsidDel="0019140B">
          <w:rPr>
            <w:rFonts w:cs="Arial"/>
            <w:color w:val="000000"/>
          </w:rPr>
          <w:delText xml:space="preserve"> </w:delText>
        </w:r>
      </w:del>
      <w:del w:id="23245" w:author="Allen Wirfs-Brock rev2" w:date="2011-07-20T17:50:00Z">
        <w:r w:rsidRPr="00C7794D" w:rsidDel="0019140B">
          <w:rPr>
            <w:rFonts w:cs="Arial"/>
            <w:color w:val="000000"/>
          </w:rPr>
          <w:delText xml:space="preserve">is </w:delText>
        </w:r>
      </w:del>
      <w:del w:id="23246" w:author="Allen Wirfs-Brock rev2" w:date="2011-07-20T17:54:00Z">
        <w:r w:rsidRPr="004D1BD1" w:rsidDel="0019140B">
          <w:rPr>
            <w:color w:val="000000"/>
          </w:rPr>
          <w:delText>“</w:delText>
        </w:r>
        <w:r w:rsidRPr="008B7F6F" w:rsidDel="0019140B">
          <w:rPr>
            <w:rFonts w:ascii="Courier New" w:hAnsi="Courier New" w:cs="Courier New"/>
            <w:b/>
            <w:color w:val="000000"/>
          </w:rPr>
          <w:delText>Z</w:delText>
        </w:r>
        <w:r w:rsidRPr="006B6D0A" w:rsidDel="0019140B">
          <w:rPr>
            <w:color w:val="000000"/>
          </w:rPr>
          <w:delText>”</w:delText>
        </w:r>
      </w:del>
      <w:r w:rsidRPr="006B6D0A">
        <w:rPr>
          <w:color w:val="000000"/>
        </w:rPr>
        <w:t>.</w:t>
      </w:r>
    </w:p>
    <w:p w14:paraId="2265C74B" w14:textId="77777777" w:rsidR="004C02EF" w:rsidRPr="00C7794D" w:rsidRDefault="004C02EF" w:rsidP="004C02EF">
      <w:r w:rsidRPr="00C7794D">
        <w:t>Illegal values (out-of-bounds as well as syntax errors) in a format string means that the format string is not a valid instance of this format.</w:t>
      </w:r>
    </w:p>
    <w:p w14:paraId="359B5F63" w14:textId="77777777"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24A73C52" w14:textId="77777777"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3EC1EA15" w14:textId="77777777" w:rsidR="004C02EF" w:rsidRPr="006B6D0A" w:rsidRDefault="004C02EF" w:rsidP="004C02EF">
      <w:pPr>
        <w:pStyle w:val="51"/>
        <w:numPr>
          <w:ilvl w:val="0"/>
          <w:numId w:val="0"/>
        </w:numPr>
      </w:pPr>
      <w:r w:rsidRPr="004D1BD1">
        <w:t>15.9.1.15.1</w:t>
      </w:r>
      <w:r w:rsidRPr="004D1BD1">
        <w:tab/>
      </w:r>
      <w:r w:rsidRPr="008B7F6F">
        <w:t>Extended y</w:t>
      </w:r>
      <w:r w:rsidRPr="006B6D0A">
        <w:t>ears</w:t>
      </w:r>
    </w:p>
    <w:p w14:paraId="303E0EBB" w14:textId="77777777"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57C7F360" w14:textId="77777777" w:rsidR="004C02EF" w:rsidRPr="00C7794D" w:rsidRDefault="004C02EF" w:rsidP="004C02EF">
      <w:pPr>
        <w:pStyle w:val="Note"/>
      </w:pPr>
      <w:r w:rsidRPr="00E77497">
        <w:t>NOTE</w:t>
      </w:r>
      <w:r w:rsidRPr="00E77497">
        <w:tab/>
      </w:r>
      <w:r w:rsidRPr="00C7794D">
        <w:t>Examples of extended years:</w:t>
      </w:r>
    </w:p>
    <w:p w14:paraId="2CD082BE" w14:textId="77777777"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563476D5" w14:textId="77777777" w:rsidR="004C02EF" w:rsidRPr="004D1BD1" w:rsidRDefault="004C02EF" w:rsidP="00B43482">
      <w:pPr>
        <w:pStyle w:val="30"/>
        <w:numPr>
          <w:ilvl w:val="0"/>
          <w:numId w:val="0"/>
        </w:numPr>
      </w:pPr>
      <w:bookmarkStart w:id="23247" w:name="_Ref424531852"/>
      <w:bookmarkStart w:id="23248" w:name="_Toc472818949"/>
      <w:bookmarkStart w:id="23249" w:name="_Toc235503527"/>
      <w:bookmarkStart w:id="23250" w:name="_Toc241509302"/>
      <w:bookmarkStart w:id="23251" w:name="_Toc244416789"/>
      <w:bookmarkStart w:id="23252" w:name="_Toc276631153"/>
      <w:bookmarkStart w:id="23253" w:name="_Toc323907784"/>
      <w:r w:rsidRPr="004D1BD1">
        <w:t>15.9.2</w:t>
      </w:r>
      <w:r w:rsidRPr="004D1BD1">
        <w:tab/>
        <w:t>The Date Constructor Called as a Functio</w:t>
      </w:r>
      <w:bookmarkEnd w:id="23228"/>
      <w:bookmarkEnd w:id="23231"/>
      <w:r w:rsidRPr="004D1BD1">
        <w:t>n</w:t>
      </w:r>
      <w:bookmarkEnd w:id="23247"/>
      <w:bookmarkEnd w:id="23248"/>
      <w:bookmarkEnd w:id="23249"/>
      <w:bookmarkEnd w:id="23250"/>
      <w:bookmarkEnd w:id="23251"/>
      <w:bookmarkEnd w:id="23252"/>
      <w:bookmarkEnd w:id="23253"/>
    </w:p>
    <w:p w14:paraId="35BFB1FB" w14:textId="77777777" w:rsidR="004C02EF" w:rsidRPr="006B6D0A" w:rsidRDefault="004C02EF" w:rsidP="004C02EF">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p>
    <w:p w14:paraId="161BB38B" w14:textId="77777777" w:rsidR="004C02EF" w:rsidRPr="00E77497" w:rsidRDefault="004C02EF" w:rsidP="004C02EF">
      <w:pPr>
        <w:pStyle w:val="Note"/>
      </w:pPr>
      <w:r w:rsidRPr="00E65A34">
        <w:t>NOTE</w:t>
      </w:r>
      <w:r w:rsidRPr="00E65A34">
        <w:tab/>
        <w:t xml:space="preserve">The function call </w:t>
      </w:r>
      <w:r w:rsidRPr="00546435">
        <w:rPr>
          <w:rFonts w:ascii="Courier New" w:hAnsi="Courier New"/>
          <w:b/>
        </w:rPr>
        <w:t>Date(</w:t>
      </w:r>
      <w:r w:rsidRPr="00A67AF2">
        <w:rPr>
          <w:rFonts w:ascii="Courier New" w:hAnsi="Courier New"/>
          <w:snapToGrid w:val="0"/>
        </w:rPr>
        <w:t>…</w:t>
      </w:r>
      <w:r w:rsidRPr="00A67AF2">
        <w:rPr>
          <w:rFonts w:ascii="Courier New" w:hAnsi="Courier New"/>
          <w:b/>
        </w:rPr>
        <w:t>)</w:t>
      </w:r>
      <w:r w:rsidRPr="00A67AF2">
        <w:t xml:space="preserve"> is not equivalent to the object creation expression </w:t>
      </w:r>
      <w:r w:rsidRPr="00B820AB">
        <w:rPr>
          <w:rFonts w:ascii="Courier New" w:hAnsi="Courier New"/>
          <w:b/>
        </w:rPr>
        <w:t>new Date(</w:t>
      </w:r>
      <w:r w:rsidRPr="00675B74">
        <w:rPr>
          <w:rFonts w:ascii="Courier New" w:hAnsi="Courier New"/>
          <w:snapToGrid w:val="0"/>
        </w:rPr>
        <w:t>…</w:t>
      </w:r>
      <w:r w:rsidRPr="00E77497">
        <w:rPr>
          <w:rFonts w:ascii="Courier New" w:hAnsi="Courier New"/>
          <w:b/>
        </w:rPr>
        <w:t>)</w:t>
      </w:r>
      <w:r w:rsidRPr="00E77497">
        <w:t xml:space="preserve"> with the same arguments.</w:t>
      </w:r>
      <w:bookmarkStart w:id="23254" w:name="_Toc393690522"/>
    </w:p>
    <w:p w14:paraId="3FC3884E" w14:textId="77777777" w:rsidR="004C02EF" w:rsidRPr="00E77497" w:rsidRDefault="004C02EF" w:rsidP="004C02EF">
      <w:pPr>
        <w:pStyle w:val="40"/>
        <w:numPr>
          <w:ilvl w:val="0"/>
          <w:numId w:val="0"/>
        </w:numPr>
      </w:pPr>
      <w:r w:rsidRPr="00E77497">
        <w:t>15.9.2.1</w:t>
      </w:r>
      <w:r w:rsidRPr="00E77497">
        <w:tab/>
        <w:t>Date ( [ year [, month [, date [, hours [, minutes [, seconds [, ms</w:t>
      </w:r>
      <w:bookmarkEnd w:id="23254"/>
      <w:r w:rsidRPr="00E77497">
        <w:t xml:space="preserve"> ] ] ] ] ] ] ] )</w:t>
      </w:r>
    </w:p>
    <w:p w14:paraId="4B50E3A3" w14:textId="77777777" w:rsidR="004C02EF" w:rsidRPr="00E77497" w:rsidRDefault="004C02EF" w:rsidP="004C02EF">
      <w:r w:rsidRPr="00E77497">
        <w:t xml:space="preserve">All of the arguments are optional; any arguments supplied are accepted but are completely ignored. A String is created and returned 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the standard built-in constructor with that name and </w:t>
      </w:r>
      <w:r w:rsidRPr="00E77497">
        <w:rPr>
          <w:rFonts w:ascii="Courier New" w:hAnsi="Courier New" w:cs="Courier New"/>
          <w:b/>
        </w:rPr>
        <w:t>toString</w:t>
      </w:r>
      <w:r w:rsidRPr="00E77497">
        <w:t xml:space="preserve"> is the standard built-in method </w:t>
      </w:r>
      <w:r w:rsidRPr="00E77497">
        <w:rPr>
          <w:rFonts w:ascii="Courier New" w:hAnsi="Courier New" w:cs="Courier New"/>
          <w:b/>
        </w:rPr>
        <w:t>Date.prototype.toString</w:t>
      </w:r>
      <w:r w:rsidRPr="00E77497">
        <w:t>.</w:t>
      </w:r>
      <w:bookmarkStart w:id="23255" w:name="_Toc393690523"/>
    </w:p>
    <w:p w14:paraId="7939D31B" w14:textId="77777777" w:rsidR="004C02EF" w:rsidRPr="00E77497" w:rsidRDefault="004C02EF" w:rsidP="00B43482">
      <w:pPr>
        <w:pStyle w:val="30"/>
        <w:numPr>
          <w:ilvl w:val="0"/>
          <w:numId w:val="0"/>
        </w:numPr>
      </w:pPr>
      <w:bookmarkStart w:id="23256" w:name="_Toc393690530"/>
      <w:bookmarkStart w:id="23257" w:name="_Toc472818950"/>
      <w:bookmarkStart w:id="23258" w:name="_Toc235503528"/>
      <w:bookmarkStart w:id="23259" w:name="_Toc241509303"/>
      <w:bookmarkStart w:id="23260" w:name="_Toc244416790"/>
      <w:bookmarkStart w:id="23261" w:name="_Toc276631154"/>
      <w:bookmarkStart w:id="23262" w:name="_Toc323907785"/>
      <w:bookmarkEnd w:id="23255"/>
      <w:r w:rsidRPr="00E77497">
        <w:t>15.9.3</w:t>
      </w:r>
      <w:r w:rsidRPr="00E77497">
        <w:tab/>
        <w:t>The Date Constructo</w:t>
      </w:r>
      <w:bookmarkEnd w:id="23229"/>
      <w:bookmarkEnd w:id="23230"/>
      <w:bookmarkEnd w:id="23256"/>
      <w:r w:rsidRPr="00E77497">
        <w:t>r</w:t>
      </w:r>
      <w:bookmarkEnd w:id="23257"/>
      <w:bookmarkEnd w:id="23258"/>
      <w:bookmarkEnd w:id="23259"/>
      <w:bookmarkEnd w:id="23260"/>
      <w:bookmarkEnd w:id="23261"/>
      <w:bookmarkEnd w:id="23262"/>
    </w:p>
    <w:p w14:paraId="3A64AC6B" w14:textId="77777777" w:rsidR="004C02EF" w:rsidRPr="00E77497" w:rsidRDefault="004C02EF" w:rsidP="004C02EF">
      <w:r w:rsidRPr="00E77497">
        <w:t xml:space="preserve">When </w:t>
      </w:r>
      <w:r w:rsidRPr="00E77497">
        <w:rPr>
          <w:rFonts w:ascii="Courier New" w:hAnsi="Courier New"/>
          <w:b/>
        </w:rPr>
        <w:t>Date</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3263" w:name="_Toc393690531"/>
      <w:bookmarkStart w:id="23264" w:name="_Toc385672406"/>
    </w:p>
    <w:p w14:paraId="43375738" w14:textId="77777777" w:rsidR="004C02EF" w:rsidRPr="00E77497" w:rsidRDefault="004C02EF" w:rsidP="004C02EF">
      <w:pPr>
        <w:pStyle w:val="40"/>
        <w:numPr>
          <w:ilvl w:val="0"/>
          <w:numId w:val="0"/>
        </w:numPr>
      </w:pPr>
      <w:r w:rsidRPr="00E77497">
        <w:t>15.9.3.1</w:t>
      </w:r>
      <w:r w:rsidRPr="00E77497">
        <w:tab/>
        <w:t>new Date (year, month [, date [, hours [, minutes [, seconds [, ms</w:t>
      </w:r>
      <w:bookmarkEnd w:id="23263"/>
      <w:r w:rsidRPr="00E77497">
        <w:t xml:space="preserve"> ] ] ] ] ] )</w:t>
      </w:r>
    </w:p>
    <w:p w14:paraId="3D19CAB9" w14:textId="77777777" w:rsidR="004C02EF" w:rsidRPr="00E77497" w:rsidRDefault="004C02EF" w:rsidP="004C02EF">
      <w:r w:rsidRPr="00E77497">
        <w:t xml:space="preserve">When </w:t>
      </w:r>
      <w:r w:rsidRPr="00E77497">
        <w:rPr>
          <w:b/>
        </w:rPr>
        <w:t>Date</w:t>
      </w:r>
      <w:r w:rsidRPr="00E77497">
        <w:t xml:space="preserve"> is called with two to seven arguments, it computes the date from </w:t>
      </w:r>
      <w:r w:rsidRPr="00E77497">
        <w:rPr>
          <w:i/>
        </w:rPr>
        <w:t>year</w:t>
      </w:r>
      <w:r w:rsidRPr="00E77497">
        <w:t xml:space="preserve">, </w:t>
      </w:r>
      <w:r w:rsidRPr="00E77497">
        <w:rPr>
          <w:i/>
        </w:rPr>
        <w:t>month</w:t>
      </w:r>
      <w:r w:rsidRPr="00E77497">
        <w:t xml:space="preserve">, and (optionally) </w:t>
      </w:r>
      <w:r w:rsidRPr="00E77497">
        <w:rPr>
          <w:i/>
        </w:rPr>
        <w:t>date</w:t>
      </w:r>
      <w:r w:rsidRPr="00E77497">
        <w:t xml:space="preserve">, </w:t>
      </w:r>
      <w:r w:rsidRPr="00E77497">
        <w:rPr>
          <w:i/>
        </w:rPr>
        <w:t>hours</w:t>
      </w:r>
      <w:r w:rsidRPr="00E77497">
        <w:t xml:space="preserve">, </w:t>
      </w:r>
      <w:r w:rsidRPr="00E77497">
        <w:rPr>
          <w:i/>
        </w:rPr>
        <w:t>minutes</w:t>
      </w:r>
      <w:r w:rsidRPr="00E77497">
        <w:t xml:space="preserve">, </w:t>
      </w:r>
      <w:r w:rsidRPr="00E77497">
        <w:rPr>
          <w:i/>
        </w:rPr>
        <w:t>seconds</w:t>
      </w:r>
      <w:r w:rsidRPr="00E77497">
        <w:t xml:space="preserve"> and </w:t>
      </w:r>
      <w:r w:rsidRPr="00E77497">
        <w:rPr>
          <w:i/>
        </w:rPr>
        <w:t>ms</w:t>
      </w:r>
      <w:r w:rsidRPr="00E77497">
        <w:t>.</w:t>
      </w:r>
    </w:p>
    <w:p w14:paraId="2182EAB5"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3672F0E1" w14:textId="77777777" w:rsidR="004C02EF" w:rsidRPr="00E77497" w:rsidRDefault="004C02EF" w:rsidP="004C02EF">
      <w:r w:rsidRPr="00E77497">
        <w:t xml:space="preserve">The </w:t>
      </w:r>
      <w:del w:id="23265" w:author="Allen Wirfs-Brock" w:date="2011-07-02T14:25:00Z">
        <w:r w:rsidRPr="00E77497" w:rsidDel="0054023D">
          <w:delText xml:space="preserve">[[Class]] internal property of the </w:delText>
        </w:r>
      </w:del>
      <w:r w:rsidRPr="00E77497">
        <w:t xml:space="preserve">newly constructed object </w:t>
      </w:r>
      <w:del w:id="23266" w:author="Allen Wirfs-Brock" w:date="2011-07-02T14:25:00Z">
        <w:r w:rsidRPr="00E77497" w:rsidDel="0054023D">
          <w:delText xml:space="preserve">is set to </w:delText>
        </w:r>
        <w:r w:rsidRPr="00E77497" w:rsidDel="0054023D">
          <w:rPr>
            <w:rFonts w:ascii="Courier New" w:hAnsi="Courier New"/>
            <w:b/>
          </w:rPr>
          <w:delText>"Date"</w:delText>
        </w:r>
      </w:del>
      <w:ins w:id="23267" w:author="Allen Wirfs-Brock" w:date="2011-07-02T14:25:00Z">
        <w:r w:rsidR="0054023D" w:rsidRPr="00E77497">
          <w:t>has a [[</w:t>
        </w:r>
        <w:del w:id="23268" w:author="Rev 3 Allen Wirfs-Brock" w:date="2011-09-08T14:45:00Z">
          <w:r w:rsidR="0054023D" w:rsidRPr="00E77497" w:rsidDel="00FA2A04">
            <w:delText>IsDate</w:delText>
          </w:r>
        </w:del>
      </w:ins>
      <w:ins w:id="23269" w:author="Rev 3 Allen Wirfs-Brock" w:date="2011-09-08T14:45:00Z">
        <w:r w:rsidR="00FA2A04" w:rsidRPr="00E77497">
          <w:t>NativeBrand</w:t>
        </w:r>
      </w:ins>
      <w:ins w:id="23270" w:author="Allen Wirfs-Brock" w:date="2011-07-02T14:25:00Z">
        <w:r w:rsidR="0054023D" w:rsidRPr="00E77497">
          <w:t>]] internal property</w:t>
        </w:r>
      </w:ins>
      <w:ins w:id="23271" w:author="Rev 3 Allen Wirfs-Brock" w:date="2011-09-08T14:43:00Z">
        <w:r w:rsidR="00FA2A04" w:rsidRPr="00E77497">
          <w:t xml:space="preserve"> </w:t>
        </w:r>
      </w:ins>
      <w:ins w:id="23272" w:author="Rev 3 Allen Wirfs-Brock" w:date="2011-09-08T14:44:00Z">
        <w:r w:rsidR="00FA2A04" w:rsidRPr="00E77497">
          <w:t>whose value is NativeDate</w:t>
        </w:r>
      </w:ins>
      <w:r w:rsidRPr="00E77497">
        <w:t>.</w:t>
      </w:r>
    </w:p>
    <w:p w14:paraId="728FBA62"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EEE28DB" w14:textId="77777777" w:rsidR="004C02EF" w:rsidRPr="00E77497" w:rsidRDefault="004C02EF" w:rsidP="004C02EF">
      <w:r w:rsidRPr="00E77497">
        <w:t>The [[PrimitiveValue]] internal property of the newly constructed object is set as follows:</w:t>
      </w:r>
    </w:p>
    <w:p w14:paraId="61A218B9" w14:textId="77777777" w:rsidR="004C02EF" w:rsidRPr="00E77497" w:rsidRDefault="004C02EF" w:rsidP="001F482D">
      <w:pPr>
        <w:pStyle w:val="M4"/>
        <w:numPr>
          <w:ilvl w:val="0"/>
          <w:numId w:val="248"/>
        </w:numPr>
        <w:spacing w:after="0"/>
      </w:pPr>
      <w:bookmarkStart w:id="23273" w:name="_Toc393690537"/>
      <w:bookmarkEnd w:id="23264"/>
      <w:r w:rsidRPr="00E77497">
        <w:t xml:space="preserve">Let </w:t>
      </w:r>
      <w:r w:rsidRPr="00E77497">
        <w:rPr>
          <w:i/>
        </w:rPr>
        <w:t>y</w:t>
      </w:r>
      <w:r w:rsidRPr="00E77497">
        <w:t xml:space="preserve"> be ToNumber(</w:t>
      </w:r>
      <w:r w:rsidRPr="00E77497">
        <w:rPr>
          <w:i/>
        </w:rPr>
        <w:t>year</w:t>
      </w:r>
      <w:r w:rsidRPr="00E77497">
        <w:t>).</w:t>
      </w:r>
    </w:p>
    <w:p w14:paraId="229B4FC5" w14:textId="77777777" w:rsidR="009C5DEB" w:rsidRDefault="009C5DEB" w:rsidP="001F482D">
      <w:pPr>
        <w:pStyle w:val="M4"/>
        <w:numPr>
          <w:ilvl w:val="0"/>
          <w:numId w:val="248"/>
        </w:numPr>
        <w:spacing w:after="0"/>
        <w:rPr>
          <w:ins w:id="23274" w:author="Rev 7 Allen Wirfs-Brock" w:date="2012-04-11T15:18:00Z"/>
        </w:rPr>
      </w:pPr>
      <w:ins w:id="23275" w:author="Rev 7 Allen Wirfs-Brock" w:date="2012-04-11T15:18:00Z">
        <w:r>
          <w:t>ReturnIfAbrupt(</w:t>
        </w:r>
        <w:r w:rsidRPr="009C5DEB">
          <w:rPr>
            <w:i/>
          </w:rPr>
          <w:t>year</w:t>
        </w:r>
        <w:r>
          <w:t>).</w:t>
        </w:r>
      </w:ins>
    </w:p>
    <w:p w14:paraId="3B4FF4E2" w14:textId="77777777" w:rsidR="004C02EF" w:rsidRPr="00E77497" w:rsidRDefault="004C02EF" w:rsidP="001F482D">
      <w:pPr>
        <w:pStyle w:val="M4"/>
        <w:numPr>
          <w:ilvl w:val="0"/>
          <w:numId w:val="248"/>
        </w:numPr>
        <w:spacing w:after="0"/>
      </w:pPr>
      <w:r w:rsidRPr="00E77497">
        <w:t xml:space="preserve">Let </w:t>
      </w:r>
      <w:r w:rsidRPr="00E77497">
        <w:rPr>
          <w:i/>
        </w:rPr>
        <w:t>m</w:t>
      </w:r>
      <w:r w:rsidRPr="00E77497">
        <w:t xml:space="preserve"> be ToNumber(</w:t>
      </w:r>
      <w:r w:rsidRPr="00E77497">
        <w:rPr>
          <w:i/>
        </w:rPr>
        <w:t>month</w:t>
      </w:r>
      <w:r w:rsidRPr="00E77497">
        <w:t>).</w:t>
      </w:r>
    </w:p>
    <w:p w14:paraId="05726469" w14:textId="77777777" w:rsidR="009C5DEB" w:rsidRDefault="009C5DEB" w:rsidP="009C5DEB">
      <w:pPr>
        <w:pStyle w:val="M4"/>
        <w:numPr>
          <w:ilvl w:val="0"/>
          <w:numId w:val="248"/>
        </w:numPr>
        <w:spacing w:after="0"/>
        <w:rPr>
          <w:ins w:id="23276" w:author="Rev 7 Allen Wirfs-Brock" w:date="2012-04-11T15:19:00Z"/>
        </w:rPr>
      </w:pPr>
      <w:ins w:id="23277" w:author="Rev 7 Allen Wirfs-Brock" w:date="2012-04-11T15:19:00Z">
        <w:r>
          <w:t>ReturnIfAbrupt(</w:t>
        </w:r>
      </w:ins>
      <w:ins w:id="23278" w:author="Rev 7 Allen Wirfs-Brock" w:date="2012-04-11T15:20:00Z">
        <w:r w:rsidRPr="00E77497">
          <w:rPr>
            <w:i/>
          </w:rPr>
          <w:t>month</w:t>
        </w:r>
      </w:ins>
      <w:ins w:id="23279" w:author="Rev 7 Allen Wirfs-Brock" w:date="2012-04-11T15:19:00Z">
        <w:r>
          <w:t>).</w:t>
        </w:r>
      </w:ins>
    </w:p>
    <w:p w14:paraId="1082CF9D" w14:textId="77777777" w:rsidR="004C02EF" w:rsidRPr="00E77497" w:rsidRDefault="004C02EF" w:rsidP="001F482D">
      <w:pPr>
        <w:pStyle w:val="M4"/>
        <w:numPr>
          <w:ilvl w:val="0"/>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056367BF" w14:textId="77777777" w:rsidR="009C5DEB" w:rsidRDefault="009C5DEB" w:rsidP="009C5DEB">
      <w:pPr>
        <w:pStyle w:val="M4"/>
        <w:numPr>
          <w:ilvl w:val="0"/>
          <w:numId w:val="248"/>
        </w:numPr>
        <w:spacing w:after="0"/>
        <w:rPr>
          <w:ins w:id="23280" w:author="Rev 7 Allen Wirfs-Brock" w:date="2012-04-11T15:19:00Z"/>
        </w:rPr>
      </w:pPr>
      <w:ins w:id="23281" w:author="Rev 7 Allen Wirfs-Brock" w:date="2012-04-11T15:19:00Z">
        <w:r>
          <w:t>ReturnIfAbrupt(</w:t>
        </w:r>
      </w:ins>
      <w:ins w:id="23282" w:author="Rev 7 Allen Wirfs-Brock" w:date="2012-04-11T15:20:00Z">
        <w:r w:rsidRPr="00E77497">
          <w:rPr>
            <w:i/>
          </w:rPr>
          <w:t>dt</w:t>
        </w:r>
      </w:ins>
      <w:ins w:id="23283" w:author="Rev 7 Allen Wirfs-Brock" w:date="2012-04-11T15:19:00Z">
        <w:r>
          <w:t>).</w:t>
        </w:r>
      </w:ins>
    </w:p>
    <w:p w14:paraId="518FB638" w14:textId="77777777" w:rsidR="004C02EF" w:rsidRPr="00E77497" w:rsidRDefault="004C02EF" w:rsidP="001F482D">
      <w:pPr>
        <w:pStyle w:val="M4"/>
        <w:numPr>
          <w:ilvl w:val="0"/>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114E6627" w14:textId="77777777" w:rsidR="009C5DEB" w:rsidRDefault="009C5DEB" w:rsidP="009C5DEB">
      <w:pPr>
        <w:pStyle w:val="M4"/>
        <w:numPr>
          <w:ilvl w:val="0"/>
          <w:numId w:val="248"/>
        </w:numPr>
        <w:spacing w:after="0"/>
        <w:rPr>
          <w:ins w:id="23284" w:author="Rev 7 Allen Wirfs-Brock" w:date="2012-04-11T15:20:00Z"/>
        </w:rPr>
      </w:pPr>
      <w:ins w:id="23285" w:author="Rev 7 Allen Wirfs-Brock" w:date="2012-04-11T15:20:00Z">
        <w:r>
          <w:t>ReturnIfAbrupt(</w:t>
        </w:r>
        <w:r>
          <w:rPr>
            <w:i/>
          </w:rPr>
          <w:t>h</w:t>
        </w:r>
        <w:r>
          <w:t>).</w:t>
        </w:r>
      </w:ins>
    </w:p>
    <w:p w14:paraId="07B1978D" w14:textId="77777777" w:rsidR="004C02EF" w:rsidRPr="00E77497" w:rsidRDefault="004C02EF" w:rsidP="001F482D">
      <w:pPr>
        <w:pStyle w:val="M4"/>
        <w:numPr>
          <w:ilvl w:val="0"/>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430FA43C" w14:textId="77777777" w:rsidR="009C5DEB" w:rsidRDefault="009C5DEB" w:rsidP="009C5DEB">
      <w:pPr>
        <w:pStyle w:val="M4"/>
        <w:numPr>
          <w:ilvl w:val="0"/>
          <w:numId w:val="248"/>
        </w:numPr>
        <w:spacing w:after="0"/>
        <w:rPr>
          <w:ins w:id="23286" w:author="Rev 7 Allen Wirfs-Brock" w:date="2012-04-11T15:19:00Z"/>
        </w:rPr>
      </w:pPr>
      <w:ins w:id="23287" w:author="Rev 7 Allen Wirfs-Brock" w:date="2012-04-11T15:19:00Z">
        <w:r>
          <w:t>ReturnIfAbrupt(</w:t>
        </w:r>
      </w:ins>
      <w:ins w:id="23288" w:author="Rev 7 Allen Wirfs-Brock" w:date="2012-04-11T15:20:00Z">
        <w:r w:rsidRPr="00E77497">
          <w:rPr>
            <w:i/>
          </w:rPr>
          <w:t>min</w:t>
        </w:r>
      </w:ins>
      <w:ins w:id="23289" w:author="Rev 7 Allen Wirfs-Brock" w:date="2012-04-11T15:19:00Z">
        <w:r>
          <w:t>).</w:t>
        </w:r>
      </w:ins>
    </w:p>
    <w:p w14:paraId="4A1C6B7C" w14:textId="77777777" w:rsidR="004C02EF" w:rsidRPr="00E77497" w:rsidRDefault="004C02EF" w:rsidP="001F482D">
      <w:pPr>
        <w:pStyle w:val="M4"/>
        <w:numPr>
          <w:ilvl w:val="0"/>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3F545E25" w14:textId="77777777" w:rsidR="009C5DEB" w:rsidRDefault="009C5DEB" w:rsidP="009C5DEB">
      <w:pPr>
        <w:pStyle w:val="M4"/>
        <w:numPr>
          <w:ilvl w:val="0"/>
          <w:numId w:val="248"/>
        </w:numPr>
        <w:spacing w:after="0"/>
        <w:rPr>
          <w:ins w:id="23290" w:author="Rev 7 Allen Wirfs-Brock" w:date="2012-04-11T15:19:00Z"/>
        </w:rPr>
      </w:pPr>
      <w:ins w:id="23291" w:author="Rev 7 Allen Wirfs-Brock" w:date="2012-04-11T15:19:00Z">
        <w:r>
          <w:t>ReturnIfAbrupt(</w:t>
        </w:r>
      </w:ins>
      <w:ins w:id="23292" w:author="Rev 7 Allen Wirfs-Brock" w:date="2012-04-11T15:21:00Z">
        <w:r>
          <w:rPr>
            <w:i/>
          </w:rPr>
          <w:t>s</w:t>
        </w:r>
      </w:ins>
      <w:ins w:id="23293" w:author="Rev 7 Allen Wirfs-Brock" w:date="2012-04-11T15:19:00Z">
        <w:r>
          <w:t>).</w:t>
        </w:r>
      </w:ins>
    </w:p>
    <w:p w14:paraId="22AC9313" w14:textId="77777777" w:rsidR="004C02EF" w:rsidRPr="00E77497" w:rsidRDefault="004C02EF" w:rsidP="001F482D">
      <w:pPr>
        <w:pStyle w:val="M4"/>
        <w:numPr>
          <w:ilvl w:val="0"/>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51930D61" w14:textId="77777777" w:rsidR="009C5DEB" w:rsidRDefault="009C5DEB" w:rsidP="009C5DEB">
      <w:pPr>
        <w:pStyle w:val="M4"/>
        <w:numPr>
          <w:ilvl w:val="0"/>
          <w:numId w:val="248"/>
        </w:numPr>
        <w:spacing w:after="0"/>
        <w:rPr>
          <w:ins w:id="23294" w:author="Rev 7 Allen Wirfs-Brock" w:date="2012-04-11T15:19:00Z"/>
        </w:rPr>
      </w:pPr>
      <w:ins w:id="23295" w:author="Rev 7 Allen Wirfs-Brock" w:date="2012-04-11T15:19:00Z">
        <w:r>
          <w:t>ReturnIfAbrupt(</w:t>
        </w:r>
      </w:ins>
      <w:ins w:id="23296" w:author="Rev 7 Allen Wirfs-Brock" w:date="2012-04-11T15:21:00Z">
        <w:r w:rsidRPr="00E77497">
          <w:rPr>
            <w:i/>
          </w:rPr>
          <w:t>milli</w:t>
        </w:r>
      </w:ins>
      <w:ins w:id="23297" w:author="Rev 7 Allen Wirfs-Brock" w:date="2012-04-11T15:19:00Z">
        <w:r>
          <w:t>).</w:t>
        </w:r>
      </w:ins>
    </w:p>
    <w:p w14:paraId="1175150A" w14:textId="77777777" w:rsidR="004C02EF" w:rsidRPr="00E77497" w:rsidRDefault="004C02EF" w:rsidP="001F482D">
      <w:pPr>
        <w:pStyle w:val="M4"/>
        <w:numPr>
          <w:ilvl w:val="0"/>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53B4C918" w14:textId="77777777" w:rsidR="004C02EF" w:rsidRPr="00E77497" w:rsidRDefault="004C02EF" w:rsidP="001F482D">
      <w:pPr>
        <w:pStyle w:val="M4"/>
        <w:numPr>
          <w:ilvl w:val="0"/>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59937ADA" w14:textId="77777777" w:rsidR="004C02EF" w:rsidRPr="00E77497" w:rsidRDefault="004C02EF" w:rsidP="001F482D">
      <w:pPr>
        <w:pStyle w:val="M4"/>
        <w:numPr>
          <w:ilvl w:val="0"/>
          <w:numId w:val="248"/>
        </w:numPr>
      </w:pPr>
      <w:r w:rsidRPr="00E77497">
        <w:t>Set the [[PrimitiveValue]] internal property of the newly constructed object to TimeClip(UTC(</w:t>
      </w:r>
      <w:r w:rsidRPr="00E77497">
        <w:rPr>
          <w:i/>
        </w:rPr>
        <w:t>finalDate</w:t>
      </w:r>
      <w:r w:rsidRPr="00E77497">
        <w:t>)).</w:t>
      </w:r>
      <w:bookmarkStart w:id="23298" w:name="_Toc393690532"/>
    </w:p>
    <w:bookmarkEnd w:id="23298"/>
    <w:p w14:paraId="09DCF4EF" w14:textId="77777777" w:rsidR="004C02EF" w:rsidRPr="00E77497" w:rsidRDefault="004C02EF" w:rsidP="004C02EF">
      <w:pPr>
        <w:pStyle w:val="40"/>
        <w:numPr>
          <w:ilvl w:val="0"/>
          <w:numId w:val="0"/>
        </w:numPr>
      </w:pPr>
      <w:r w:rsidRPr="00E77497">
        <w:t>15.9.3.2</w:t>
      </w:r>
      <w:r w:rsidRPr="00E77497">
        <w:tab/>
        <w:t>new Date (value</w:t>
      </w:r>
      <w:bookmarkEnd w:id="23273"/>
      <w:r w:rsidRPr="00E77497">
        <w:t>)</w:t>
      </w:r>
    </w:p>
    <w:p w14:paraId="7CAD3256"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1B711251" w14:textId="77777777" w:rsidR="004C02EF" w:rsidRPr="00E77497" w:rsidRDefault="0054023D" w:rsidP="004C02EF">
      <w:ins w:id="23299" w:author="Allen Wirfs-Brock" w:date="2011-07-02T14:27:00Z">
        <w:r w:rsidRPr="00E77497">
          <w:t>The newly constructed object has a [[</w:t>
        </w:r>
        <w:del w:id="23300" w:author="Rev 3 Allen Wirfs-Brock" w:date="2011-09-08T14:45:00Z">
          <w:r w:rsidRPr="00E77497" w:rsidDel="00FA2A04">
            <w:delText>IsDate</w:delText>
          </w:r>
        </w:del>
      </w:ins>
      <w:ins w:id="23301" w:author="Rev 3 Allen Wirfs-Brock" w:date="2011-09-08T14:45:00Z">
        <w:r w:rsidR="00FA2A04" w:rsidRPr="00E77497">
          <w:t>NativeBrand</w:t>
        </w:r>
      </w:ins>
      <w:ins w:id="23302" w:author="Allen Wirfs-Brock" w:date="2011-07-02T14:27:00Z">
        <w:r w:rsidRPr="00E77497">
          <w:t>]] internal property</w:t>
        </w:r>
      </w:ins>
      <w:ins w:id="23303" w:author="Rev 3 Allen Wirfs-Brock" w:date="2011-09-08T14:45:00Z">
        <w:r w:rsidR="00FA2A04" w:rsidRPr="00E77497">
          <w:t xml:space="preserve"> whose value is NativeDate</w:t>
        </w:r>
      </w:ins>
      <w:ins w:id="23304" w:author="Allen Wirfs-Brock" w:date="2011-07-02T14:27:00Z">
        <w:r w:rsidRPr="00E77497">
          <w:t>.</w:t>
        </w:r>
      </w:ins>
      <w:del w:id="23305" w:author="Allen Wirfs-Brock" w:date="2011-07-02T14:27: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5BD877AE"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1A742847" w14:textId="77777777" w:rsidR="004C02EF" w:rsidRPr="00E77497" w:rsidRDefault="004C02EF" w:rsidP="004C02EF">
      <w:r w:rsidRPr="00E77497">
        <w:t>The [[PrimitiveValue]] internal property of the newly constructed object is set as follows:</w:t>
      </w:r>
    </w:p>
    <w:p w14:paraId="7539EC01" w14:textId="77777777" w:rsidR="004C02EF" w:rsidRPr="00E77497" w:rsidRDefault="004C02EF" w:rsidP="001F482D">
      <w:pPr>
        <w:pStyle w:val="Alg4"/>
        <w:numPr>
          <w:ilvl w:val="0"/>
          <w:numId w:val="249"/>
        </w:numPr>
      </w:pPr>
      <w:r w:rsidRPr="00E77497">
        <w:t xml:space="preserve">Let </w:t>
      </w:r>
      <w:r w:rsidRPr="00E77497">
        <w:rPr>
          <w:i/>
        </w:rPr>
        <w:t>v</w:t>
      </w:r>
      <w:r w:rsidRPr="00E77497">
        <w:t xml:space="preserve"> be ToPrimitive(</w:t>
      </w:r>
      <w:r w:rsidRPr="00E77497">
        <w:rPr>
          <w:i/>
        </w:rPr>
        <w:t>value</w:t>
      </w:r>
      <w:r w:rsidRPr="00E77497">
        <w:t>).</w:t>
      </w:r>
    </w:p>
    <w:p w14:paraId="4A1FD5C1" w14:textId="77777777" w:rsidR="004C02EF" w:rsidRPr="00E77497" w:rsidRDefault="004C02EF" w:rsidP="001F482D">
      <w:pPr>
        <w:pStyle w:val="Alg4"/>
        <w:numPr>
          <w:ilvl w:val="0"/>
          <w:numId w:val="249"/>
        </w:numPr>
      </w:pPr>
      <w:r w:rsidRPr="00E77497">
        <w:t>If Type(</w:t>
      </w:r>
      <w:r w:rsidRPr="00E77497">
        <w:rPr>
          <w:i/>
        </w:rPr>
        <w:t>v</w:t>
      </w:r>
      <w:r w:rsidRPr="00E77497">
        <w:t xml:space="preserve">) is String, then </w:t>
      </w:r>
    </w:p>
    <w:p w14:paraId="42581C76" w14:textId="77777777" w:rsidR="004C02EF" w:rsidRPr="00E77497" w:rsidRDefault="004C02EF" w:rsidP="001F482D">
      <w:pPr>
        <w:pStyle w:val="Alg4"/>
        <w:numPr>
          <w:ilvl w:val="1"/>
          <w:numId w:val="249"/>
        </w:numPr>
      </w:pPr>
      <w:r w:rsidRPr="00E77497">
        <w:t xml:space="preserve">Parse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(15.9.4.2); let </w:t>
      </w:r>
      <w:r w:rsidRPr="00E77497">
        <w:rPr>
          <w:i/>
        </w:rPr>
        <w:t>V</w:t>
      </w:r>
      <w:r w:rsidRPr="00E77497">
        <w:t xml:space="preserve"> be the time value for this date.</w:t>
      </w:r>
      <w:ins w:id="23306" w:author="Rev 7 Allen Wirfs-Brock" w:date="2012-04-11T15:22:00Z">
        <w:r w:rsidR="002B118D">
          <w:t xml:space="preserve"> If the parse resulted in an abrupt completion, return the Completion Record.</w:t>
        </w:r>
      </w:ins>
    </w:p>
    <w:p w14:paraId="4948C26B" w14:textId="77777777" w:rsidR="004C02EF" w:rsidRPr="00E77497" w:rsidRDefault="004C02EF" w:rsidP="001F482D">
      <w:pPr>
        <w:pStyle w:val="Alg4"/>
        <w:numPr>
          <w:ilvl w:val="0"/>
          <w:numId w:val="249"/>
        </w:numPr>
      </w:pPr>
      <w:r w:rsidRPr="00E77497">
        <w:t xml:space="preserve">Else, let </w:t>
      </w:r>
      <w:r w:rsidRPr="00E77497">
        <w:rPr>
          <w:i/>
        </w:rPr>
        <w:t>V</w:t>
      </w:r>
      <w:r w:rsidRPr="00E77497">
        <w:t xml:space="preserve"> be ToNumber(</w:t>
      </w:r>
      <w:r w:rsidRPr="00E77497">
        <w:rPr>
          <w:i/>
        </w:rPr>
        <w:t>v</w:t>
      </w:r>
      <w:r w:rsidRPr="00E77497">
        <w:t>).</w:t>
      </w:r>
    </w:p>
    <w:p w14:paraId="07575DC3" w14:textId="77777777" w:rsidR="002B118D" w:rsidRDefault="002B118D" w:rsidP="002B118D">
      <w:pPr>
        <w:pStyle w:val="M4"/>
        <w:numPr>
          <w:ilvl w:val="0"/>
          <w:numId w:val="249"/>
        </w:numPr>
        <w:spacing w:after="0"/>
        <w:rPr>
          <w:ins w:id="23307" w:author="Rev 7 Allen Wirfs-Brock" w:date="2012-04-11T15:23:00Z"/>
        </w:rPr>
      </w:pPr>
      <w:ins w:id="23308" w:author="Rev 7 Allen Wirfs-Brock" w:date="2012-04-11T15:23:00Z">
        <w:r>
          <w:t>ReturnIfAbrupt(</w:t>
        </w:r>
        <w:r>
          <w:rPr>
            <w:i/>
          </w:rPr>
          <w:t>V</w:t>
        </w:r>
        <w:r>
          <w:t>).</w:t>
        </w:r>
      </w:ins>
    </w:p>
    <w:p w14:paraId="3DB4C1FB" w14:textId="77777777" w:rsidR="004C02EF" w:rsidRPr="00E77497" w:rsidRDefault="004C02EF" w:rsidP="001F482D">
      <w:pPr>
        <w:pStyle w:val="Alg4"/>
        <w:numPr>
          <w:ilvl w:val="0"/>
          <w:numId w:val="249"/>
        </w:numPr>
        <w:spacing w:after="220"/>
      </w:pPr>
      <w:r w:rsidRPr="00E77497">
        <w:t>Set the [[PrimitiveValue]] internal property of the newly constructed object to TimeClip(</w:t>
      </w:r>
      <w:r w:rsidRPr="00E77497">
        <w:rPr>
          <w:i/>
        </w:rPr>
        <w:t>V</w:t>
      </w:r>
      <w:r w:rsidRPr="00E77497">
        <w:t>) and return.</w:t>
      </w:r>
    </w:p>
    <w:p w14:paraId="5A82803E" w14:textId="77777777" w:rsidR="004C02EF" w:rsidRPr="00E77497" w:rsidRDefault="004C02EF" w:rsidP="004C02EF">
      <w:pPr>
        <w:pStyle w:val="40"/>
        <w:numPr>
          <w:ilvl w:val="0"/>
          <w:numId w:val="0"/>
        </w:numPr>
      </w:pPr>
      <w:bookmarkStart w:id="23309" w:name="_Toc393690538"/>
      <w:r w:rsidRPr="00E77497">
        <w:t>15.9.3.3</w:t>
      </w:r>
      <w:r w:rsidRPr="00E77497">
        <w:tab/>
        <w:t>new Date (</w:t>
      </w:r>
      <w:bookmarkEnd w:id="23309"/>
      <w:r w:rsidRPr="00E77497">
        <w:t xml:space="preserve"> )</w:t>
      </w:r>
    </w:p>
    <w:p w14:paraId="5B7E9DFE"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23800074" w14:textId="77777777" w:rsidR="004C02EF" w:rsidRPr="00E77497" w:rsidRDefault="0054023D" w:rsidP="004C02EF">
      <w:ins w:id="23310" w:author="Allen Wirfs-Brock" w:date="2011-07-02T14:28:00Z">
        <w:r w:rsidRPr="00E77497">
          <w:t>The newly constructed object has a [[</w:t>
        </w:r>
        <w:del w:id="23311" w:author="Rev 3 Allen Wirfs-Brock" w:date="2011-09-08T14:46:00Z">
          <w:r w:rsidRPr="00E77497" w:rsidDel="00FA2A04">
            <w:delText>IsDate</w:delText>
          </w:r>
        </w:del>
      </w:ins>
      <w:ins w:id="23312" w:author="Rev 3 Allen Wirfs-Brock" w:date="2011-09-08T14:46:00Z">
        <w:r w:rsidR="00FA2A04" w:rsidRPr="00E77497">
          <w:t>NativeBrand</w:t>
        </w:r>
      </w:ins>
      <w:ins w:id="23313" w:author="Allen Wirfs-Brock" w:date="2011-07-02T14:28:00Z">
        <w:r w:rsidRPr="00E77497">
          <w:t>]] internal property</w:t>
        </w:r>
      </w:ins>
      <w:ins w:id="23314" w:author="Rev 3 Allen Wirfs-Brock" w:date="2011-09-08T14:46:00Z">
        <w:r w:rsidR="00FA2A04" w:rsidRPr="00E77497">
          <w:t xml:space="preserve"> whose value is NativeDate</w:t>
        </w:r>
      </w:ins>
      <w:ins w:id="23315" w:author="Allen Wirfs-Brock" w:date="2011-07-02T14:28:00Z">
        <w:r w:rsidRPr="00E77497">
          <w:t>.</w:t>
        </w:r>
      </w:ins>
      <w:del w:id="23316" w:author="Allen Wirfs-Brock" w:date="2011-07-02T14:28: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009E1A31"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4C5F782E" w14:textId="77777777" w:rsidR="004C02EF" w:rsidRPr="00E77497" w:rsidRDefault="004C02EF" w:rsidP="004C02EF">
      <w:r w:rsidRPr="00E77497">
        <w:t>The [[PrimitiveValue]] internal property of the newly constructed object is set to the time value (UTC) identifying the current time.</w:t>
      </w:r>
      <w:bookmarkStart w:id="23317" w:name="_Toc393690539"/>
    </w:p>
    <w:p w14:paraId="05926744" w14:textId="77777777" w:rsidR="004C02EF" w:rsidRPr="00E77497" w:rsidRDefault="004C02EF" w:rsidP="00B43482">
      <w:pPr>
        <w:pStyle w:val="30"/>
        <w:numPr>
          <w:ilvl w:val="0"/>
          <w:numId w:val="0"/>
        </w:numPr>
      </w:pPr>
      <w:bookmarkStart w:id="23318" w:name="_Ref457709552"/>
      <w:bookmarkStart w:id="23319" w:name="_Toc472818951"/>
      <w:bookmarkStart w:id="23320" w:name="_Toc235503529"/>
      <w:bookmarkStart w:id="23321" w:name="_Toc241509304"/>
      <w:bookmarkStart w:id="23322" w:name="_Toc244416791"/>
      <w:bookmarkStart w:id="23323" w:name="_Toc276631155"/>
      <w:bookmarkStart w:id="23324" w:name="_Toc323907786"/>
      <w:r w:rsidRPr="00E77497">
        <w:t>15.9.4</w:t>
      </w:r>
      <w:r w:rsidRPr="00E77497">
        <w:tab/>
        <w:t>Properties of the Date Constructo</w:t>
      </w:r>
      <w:bookmarkEnd w:id="23317"/>
      <w:r w:rsidRPr="00E77497">
        <w:t>r</w:t>
      </w:r>
      <w:bookmarkEnd w:id="23318"/>
      <w:bookmarkEnd w:id="23319"/>
      <w:bookmarkEnd w:id="23320"/>
      <w:bookmarkEnd w:id="23321"/>
      <w:bookmarkEnd w:id="23322"/>
      <w:bookmarkEnd w:id="23323"/>
      <w:bookmarkEnd w:id="23324"/>
    </w:p>
    <w:p w14:paraId="5C903F84" w14:textId="77777777" w:rsidR="004C02EF" w:rsidRPr="00E77497" w:rsidRDefault="004C02EF" w:rsidP="004C02EF">
      <w:r w:rsidRPr="00E77497">
        <w:t>The value of the [[Prototype]] internal property of the Date constructor is the Function prototype object (15.3.4).</w:t>
      </w:r>
    </w:p>
    <w:p w14:paraId="24E1A46A"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23325" w:name="_Ref393614089"/>
      <w:bookmarkStart w:id="23326" w:name="_Toc393690540"/>
    </w:p>
    <w:p w14:paraId="7F6D3AD7" w14:textId="77777777" w:rsidR="004C02EF" w:rsidRPr="00E77497" w:rsidRDefault="004C02EF" w:rsidP="004C02EF">
      <w:pPr>
        <w:pStyle w:val="40"/>
        <w:numPr>
          <w:ilvl w:val="0"/>
          <w:numId w:val="0"/>
        </w:numPr>
      </w:pPr>
      <w:bookmarkStart w:id="23327" w:name="_Ref424534620"/>
      <w:r w:rsidRPr="00E77497">
        <w:t>15.9.4.1</w:t>
      </w:r>
      <w:r w:rsidRPr="00E77497">
        <w:tab/>
        <w:t>Date.prototyp</w:t>
      </w:r>
      <w:bookmarkEnd w:id="23325"/>
      <w:bookmarkEnd w:id="23326"/>
      <w:r w:rsidRPr="00E77497">
        <w:t>e</w:t>
      </w:r>
      <w:bookmarkEnd w:id="23327"/>
    </w:p>
    <w:p w14:paraId="1C773D1F" w14:textId="77777777"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14:paraId="2570A136"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3328" w:name="_Ref387218744"/>
      <w:bookmarkStart w:id="23329" w:name="_Toc393690541"/>
    </w:p>
    <w:p w14:paraId="6CE54B03" w14:textId="77777777" w:rsidR="004C02EF" w:rsidRPr="00E77497" w:rsidRDefault="004C02EF" w:rsidP="004C02EF">
      <w:pPr>
        <w:pStyle w:val="40"/>
        <w:numPr>
          <w:ilvl w:val="0"/>
          <w:numId w:val="0"/>
        </w:numPr>
      </w:pPr>
      <w:bookmarkStart w:id="23330" w:name="_Ref424536114"/>
      <w:r w:rsidRPr="00E77497">
        <w:t>15.9.4.2</w:t>
      </w:r>
      <w:r w:rsidRPr="00E77497">
        <w:tab/>
        <w:t>Date.parse (string</w:t>
      </w:r>
      <w:bookmarkEnd w:id="23328"/>
      <w:bookmarkEnd w:id="23329"/>
      <w:r w:rsidRPr="00E77497">
        <w:t>)</w:t>
      </w:r>
      <w:bookmarkEnd w:id="23330"/>
    </w:p>
    <w:p w14:paraId="337BAD59" w14:textId="77777777"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w:t>
      </w:r>
      <w:ins w:id="23331" w:author="Rev 7 Allen Wirfs-Brock" w:date="2012-04-11T15:25:00Z">
        <w:r w:rsidR="002B118D">
          <w:t xml:space="preserve">.  If ToString results in an abrupt completion the Completion Record is immediately returned. Otherwise, </w:t>
        </w:r>
      </w:ins>
      <w:del w:id="23332" w:author="Rev 7 Allen Wirfs-Brock" w:date="2012-04-11T15:25:00Z">
        <w:r w:rsidRPr="00E77497" w:rsidDel="002B118D">
          <w:delText xml:space="preserve"> </w:delText>
        </w:r>
      </w:del>
      <w:ins w:id="23333" w:author="Rev 7 Allen Wirfs-Brock" w:date="2012-04-11T15:26:00Z">
        <w:r w:rsidR="002B118D" w:rsidRPr="00E77497">
          <w:rPr>
            <w:rFonts w:ascii="Courier New" w:hAnsi="Courier New"/>
            <w:b/>
          </w:rPr>
          <w:t>parse</w:t>
        </w:r>
        <w:r w:rsidR="002B118D" w:rsidRPr="00E77497">
          <w:t xml:space="preserve"> </w:t>
        </w:r>
      </w:ins>
      <w:del w:id="23334" w:author="Rev 7 Allen Wirfs-Brock" w:date="2012-04-11T15:26:00Z">
        <w:r w:rsidRPr="00E77497" w:rsidDel="002B118D">
          <w:delText xml:space="preserve">and </w:delText>
        </w:r>
      </w:del>
      <w:r w:rsidRPr="00E77497">
        <w:t xml:space="preserve">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2AB60188" w14:textId="77777777"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23657BD9" w14:textId="77777777"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074D0B94" w14:textId="77777777"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31C1D4C7" w14:textId="77777777"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740CAFFB" w14:textId="77777777"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25C81A49" w14:textId="77777777" w:rsidR="004C02EF" w:rsidRPr="00E77497" w:rsidRDefault="004C02EF" w:rsidP="004C02EF">
      <w:pPr>
        <w:spacing w:after="60"/>
      </w:pPr>
      <w:r w:rsidRPr="00E77497">
        <w:t>However, the expression</w:t>
      </w:r>
    </w:p>
    <w:p w14:paraId="08A51DCB" w14:textId="77777777" w:rsidR="004C02EF" w:rsidRPr="00E77497" w:rsidRDefault="004C02EF" w:rsidP="004C02EF">
      <w:pPr>
        <w:spacing w:after="60"/>
        <w:ind w:left="720"/>
      </w:pPr>
      <w:r w:rsidRPr="00E77497">
        <w:rPr>
          <w:rFonts w:ascii="Courier New" w:hAnsi="Courier New" w:cs="Courier New"/>
          <w:b/>
        </w:rPr>
        <w:t>Date.parse(</w:t>
      </w:r>
      <w:r w:rsidRPr="00E77497">
        <w:rPr>
          <w:rFonts w:ascii="Times New Roman" w:hAnsi="Times New Roman"/>
          <w:i/>
        </w:rPr>
        <w:t>x</w:t>
      </w:r>
      <w:r w:rsidRPr="00E77497">
        <w:rPr>
          <w:rFonts w:ascii="Courier New" w:hAnsi="Courier New" w:cs="Courier New"/>
          <w:b/>
        </w:rPr>
        <w:t>.toLocaleString())</w:t>
      </w:r>
    </w:p>
    <w:p w14:paraId="41749BDC" w14:textId="77777777"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23335" w:name="_Toc393690542"/>
    </w:p>
    <w:p w14:paraId="318C19B8" w14:textId="77777777" w:rsidR="004C02EF" w:rsidRPr="00E77497" w:rsidRDefault="004C02EF" w:rsidP="004C02EF">
      <w:pPr>
        <w:pStyle w:val="40"/>
        <w:numPr>
          <w:ilvl w:val="0"/>
          <w:numId w:val="0"/>
        </w:numPr>
      </w:pPr>
      <w:bookmarkStart w:id="23336" w:name="_Ref457709555"/>
      <w:r w:rsidRPr="00E77497">
        <w:t>15.9.4.3</w:t>
      </w:r>
      <w:r w:rsidRPr="00E77497">
        <w:tab/>
        <w:t>Date.UTC (year, month [, date [, hours [, minutes [, seconds [, ms</w:t>
      </w:r>
      <w:bookmarkEnd w:id="23335"/>
      <w:r w:rsidRPr="00E77497">
        <w:t xml:space="preserve"> ] ] ] ] ] )</w:t>
      </w:r>
      <w:bookmarkEnd w:id="23336"/>
    </w:p>
    <w:p w14:paraId="66C376AB" w14:textId="77777777"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73AC5B41" w14:textId="77777777"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14:paraId="3635C45A" w14:textId="77777777" w:rsidR="002B118D" w:rsidRDefault="002B118D" w:rsidP="002B118D">
      <w:pPr>
        <w:pStyle w:val="M4"/>
        <w:numPr>
          <w:ilvl w:val="0"/>
          <w:numId w:val="250"/>
        </w:numPr>
        <w:spacing w:after="0"/>
        <w:rPr>
          <w:ins w:id="23337" w:author="Rev 7 Allen Wirfs-Brock" w:date="2012-04-11T15:27:00Z"/>
        </w:rPr>
      </w:pPr>
      <w:ins w:id="23338" w:author="Rev 7 Allen Wirfs-Brock" w:date="2012-04-11T15:27:00Z">
        <w:r>
          <w:t>ReturnIfAbrupt(y</w:t>
        </w:r>
        <w:r>
          <w:rPr>
            <w:i/>
          </w:rPr>
          <w:t>s</w:t>
        </w:r>
        <w:r>
          <w:t>).</w:t>
        </w:r>
      </w:ins>
    </w:p>
    <w:p w14:paraId="47BA6E5C" w14:textId="77777777"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14:paraId="5628AC11" w14:textId="77777777" w:rsidR="002B118D" w:rsidRDefault="002B118D" w:rsidP="002B118D">
      <w:pPr>
        <w:pStyle w:val="M4"/>
        <w:numPr>
          <w:ilvl w:val="0"/>
          <w:numId w:val="250"/>
        </w:numPr>
        <w:spacing w:after="0"/>
        <w:rPr>
          <w:ins w:id="23339" w:author="Rev 7 Allen Wirfs-Brock" w:date="2012-04-11T15:28:00Z"/>
        </w:rPr>
      </w:pPr>
      <w:ins w:id="23340" w:author="Rev 7 Allen Wirfs-Brock" w:date="2012-04-11T15:28:00Z">
        <w:r>
          <w:t>ReturnIfAbrupt(</w:t>
        </w:r>
        <w:r>
          <w:rPr>
            <w:i/>
          </w:rPr>
          <w:t>m</w:t>
        </w:r>
        <w:r>
          <w:t>).</w:t>
        </w:r>
      </w:ins>
    </w:p>
    <w:p w14:paraId="715DF08C" w14:textId="77777777"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3BE22C09" w14:textId="77777777" w:rsidR="002B118D" w:rsidRDefault="002B118D" w:rsidP="002B118D">
      <w:pPr>
        <w:pStyle w:val="M4"/>
        <w:numPr>
          <w:ilvl w:val="0"/>
          <w:numId w:val="250"/>
        </w:numPr>
        <w:spacing w:after="0"/>
        <w:rPr>
          <w:ins w:id="23341" w:author="Rev 7 Allen Wirfs-Brock" w:date="2012-04-11T15:28:00Z"/>
        </w:rPr>
      </w:pPr>
      <w:ins w:id="23342" w:author="Rev 7 Allen Wirfs-Brock" w:date="2012-04-11T15:28:00Z">
        <w:r>
          <w:t>ReturnIfAbrupt(</w:t>
        </w:r>
        <w:r>
          <w:rPr>
            <w:i/>
          </w:rPr>
          <w:t>dt</w:t>
        </w:r>
        <w:r>
          <w:t>).</w:t>
        </w:r>
      </w:ins>
    </w:p>
    <w:p w14:paraId="6EC034CD" w14:textId="77777777"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5EB68D03" w14:textId="77777777" w:rsidR="002B118D" w:rsidRDefault="002B118D" w:rsidP="002B118D">
      <w:pPr>
        <w:pStyle w:val="M4"/>
        <w:numPr>
          <w:ilvl w:val="0"/>
          <w:numId w:val="250"/>
        </w:numPr>
        <w:spacing w:after="0"/>
        <w:rPr>
          <w:ins w:id="23343" w:author="Rev 7 Allen Wirfs-Brock" w:date="2012-04-11T15:28:00Z"/>
        </w:rPr>
      </w:pPr>
      <w:ins w:id="23344" w:author="Rev 7 Allen Wirfs-Brock" w:date="2012-04-11T15:28:00Z">
        <w:r>
          <w:t>ReturnIfAbrupt(</w:t>
        </w:r>
        <w:r>
          <w:rPr>
            <w:i/>
          </w:rPr>
          <w:t>h</w:t>
        </w:r>
        <w:r>
          <w:t>).</w:t>
        </w:r>
      </w:ins>
    </w:p>
    <w:p w14:paraId="1C4CA5B3" w14:textId="77777777"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437D964C" w14:textId="77777777" w:rsidR="002B118D" w:rsidRDefault="002B118D" w:rsidP="002B118D">
      <w:pPr>
        <w:pStyle w:val="M4"/>
        <w:numPr>
          <w:ilvl w:val="0"/>
          <w:numId w:val="250"/>
        </w:numPr>
        <w:spacing w:after="0"/>
        <w:rPr>
          <w:ins w:id="23345" w:author="Rev 7 Allen Wirfs-Brock" w:date="2012-04-11T15:28:00Z"/>
        </w:rPr>
      </w:pPr>
      <w:ins w:id="23346" w:author="Rev 7 Allen Wirfs-Brock" w:date="2012-04-11T15:28:00Z">
        <w:r>
          <w:t>ReturnIfAbrupt(</w:t>
        </w:r>
        <w:r>
          <w:rPr>
            <w:i/>
          </w:rPr>
          <w:t>min</w:t>
        </w:r>
        <w:r>
          <w:t>).</w:t>
        </w:r>
      </w:ins>
    </w:p>
    <w:p w14:paraId="43FBCC62" w14:textId="77777777"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2DDC9F39" w14:textId="77777777" w:rsidR="002B118D" w:rsidRDefault="002B118D" w:rsidP="002B118D">
      <w:pPr>
        <w:pStyle w:val="M4"/>
        <w:numPr>
          <w:ilvl w:val="0"/>
          <w:numId w:val="250"/>
        </w:numPr>
        <w:spacing w:after="0"/>
        <w:rPr>
          <w:ins w:id="23347" w:author="Rev 7 Allen Wirfs-Brock" w:date="2012-04-11T15:28:00Z"/>
        </w:rPr>
      </w:pPr>
      <w:ins w:id="23348" w:author="Rev 7 Allen Wirfs-Brock" w:date="2012-04-11T15:28:00Z">
        <w:r>
          <w:t>ReturnIfAbrupt(</w:t>
        </w:r>
        <w:r>
          <w:rPr>
            <w:i/>
          </w:rPr>
          <w:t>s</w:t>
        </w:r>
        <w:r>
          <w:t>).</w:t>
        </w:r>
      </w:ins>
    </w:p>
    <w:p w14:paraId="03D51C76" w14:textId="77777777"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21B18AAC" w14:textId="77777777" w:rsidR="002B118D" w:rsidRDefault="002B118D" w:rsidP="002B118D">
      <w:pPr>
        <w:pStyle w:val="M4"/>
        <w:numPr>
          <w:ilvl w:val="0"/>
          <w:numId w:val="250"/>
        </w:numPr>
        <w:spacing w:after="0"/>
        <w:rPr>
          <w:ins w:id="23349" w:author="Rev 7 Allen Wirfs-Brock" w:date="2012-04-11T15:28:00Z"/>
        </w:rPr>
      </w:pPr>
      <w:ins w:id="23350" w:author="Rev 7 Allen Wirfs-Brock" w:date="2012-04-11T15:28:00Z">
        <w:r>
          <w:t>ReturnIfAbrupt(</w:t>
        </w:r>
        <w:r>
          <w:rPr>
            <w:i/>
          </w:rPr>
          <w:t>milli</w:t>
        </w:r>
        <w:r>
          <w:t>).</w:t>
        </w:r>
      </w:ins>
    </w:p>
    <w:p w14:paraId="3321BDFB" w14:textId="77777777"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30820354" w14:textId="77777777"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06C6696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04C5B377"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2F828E0F" w14:textId="77777777" w:rsidR="004C02EF" w:rsidRPr="00E77497" w:rsidRDefault="004C02EF" w:rsidP="004C02EF">
      <w:pPr>
        <w:pStyle w:val="40"/>
        <w:numPr>
          <w:ilvl w:val="0"/>
          <w:numId w:val="0"/>
        </w:numPr>
      </w:pPr>
      <w:bookmarkStart w:id="23351" w:name="_Ref393609478"/>
      <w:bookmarkStart w:id="23352" w:name="_Toc393690550"/>
      <w:bookmarkStart w:id="23353" w:name="_Ref424536220"/>
      <w:bookmarkStart w:id="23354" w:name="_Toc472818952"/>
      <w:r w:rsidRPr="00E77497">
        <w:t>15.9.4.4</w:t>
      </w:r>
      <w:r w:rsidRPr="00E77497">
        <w:tab/>
        <w:t>Date.now ( )</w:t>
      </w:r>
    </w:p>
    <w:p w14:paraId="3E90A745" w14:textId="77777777"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4E6DE964" w14:textId="77777777" w:rsidR="004C02EF" w:rsidRPr="00E77497" w:rsidRDefault="004C02EF" w:rsidP="00B43482">
      <w:pPr>
        <w:pStyle w:val="30"/>
        <w:numPr>
          <w:ilvl w:val="0"/>
          <w:numId w:val="0"/>
        </w:numPr>
      </w:pPr>
      <w:bookmarkStart w:id="23355" w:name="_Toc235503530"/>
      <w:bookmarkStart w:id="23356" w:name="_Toc241509305"/>
      <w:bookmarkStart w:id="23357" w:name="_Toc244416792"/>
      <w:bookmarkStart w:id="23358" w:name="_Toc276631156"/>
      <w:bookmarkStart w:id="23359" w:name="_Toc323907787"/>
      <w:r w:rsidRPr="00E77497">
        <w:t>15.9.5</w:t>
      </w:r>
      <w:r w:rsidRPr="00E77497">
        <w:tab/>
        <w:t>Properties of the Date Prototype Objec</w:t>
      </w:r>
      <w:bookmarkEnd w:id="23351"/>
      <w:bookmarkEnd w:id="23352"/>
      <w:r w:rsidRPr="00E77497">
        <w:t>t</w:t>
      </w:r>
      <w:bookmarkEnd w:id="23353"/>
      <w:bookmarkEnd w:id="23354"/>
      <w:bookmarkEnd w:id="23355"/>
      <w:bookmarkEnd w:id="23356"/>
      <w:bookmarkEnd w:id="23357"/>
      <w:bookmarkEnd w:id="23358"/>
      <w:bookmarkEnd w:id="23359"/>
    </w:p>
    <w:p w14:paraId="699F8DAC" w14:textId="77777777" w:rsidR="004C02EF" w:rsidRPr="00E77497" w:rsidRDefault="004C02EF" w:rsidP="004C02EF">
      <w:r w:rsidRPr="00E77497">
        <w:t xml:space="preserve">The Date prototype object is itself a Date object </w:t>
      </w:r>
      <w:del w:id="23360" w:author="Allen Wirfs-Brock" w:date="2011-07-02T14:28:00Z">
        <w:r w:rsidRPr="00E77497" w:rsidDel="0054023D">
          <w:delText xml:space="preserve">(its [[Class]] is </w:delText>
        </w:r>
        <w:r w:rsidRPr="00E77497" w:rsidDel="0054023D">
          <w:rPr>
            <w:rFonts w:ascii="Courier New" w:hAnsi="Courier New"/>
            <w:b/>
          </w:rPr>
          <w:delText>"Date"</w:delText>
        </w:r>
        <w:r w:rsidRPr="00E77497" w:rsidDel="0054023D">
          <w:delText>)</w:delText>
        </w:r>
      </w:del>
      <w:ins w:id="23361" w:author="Allen Wirfs-Brock" w:date="2011-07-02T14:28:00Z">
        <w:r w:rsidR="0054023D" w:rsidRPr="00E77497">
          <w:t>and has a [[</w:t>
        </w:r>
        <w:del w:id="23362" w:author="Rev 3 Allen Wirfs-Brock" w:date="2011-09-08T14:46:00Z">
          <w:r w:rsidR="0054023D" w:rsidRPr="00E77497" w:rsidDel="00FA2A04">
            <w:delText>IsDate</w:delText>
          </w:r>
        </w:del>
      </w:ins>
      <w:ins w:id="23363" w:author="Rev 3 Allen Wirfs-Brock" w:date="2011-09-08T14:46:00Z">
        <w:r w:rsidR="00FA2A04" w:rsidRPr="00E77497">
          <w:t>NativeBrand</w:t>
        </w:r>
      </w:ins>
      <w:ins w:id="23364" w:author="Allen Wirfs-Brock" w:date="2011-07-02T14:28:00Z">
        <w:r w:rsidR="0054023D" w:rsidRPr="00E77497">
          <w:t>]] internal property</w:t>
        </w:r>
      </w:ins>
      <w:ins w:id="23365" w:author="Rev 3 Allen Wirfs-Brock" w:date="2011-09-08T14:46:00Z">
        <w:r w:rsidR="00FA2A04" w:rsidRPr="00E77497">
          <w:t xml:space="preserve"> whose value is NativeDate</w:t>
        </w:r>
      </w:ins>
      <w:ins w:id="23366" w:author="Allen Wirfs-Brock" w:date="2011-07-02T14:28:00Z">
        <w:r w:rsidR="0054023D" w:rsidRPr="00E77497">
          <w:t>.</w:t>
        </w:r>
      </w:ins>
      <w:r w:rsidRPr="00E77497">
        <w:t xml:space="preserve"> </w:t>
      </w:r>
      <w:del w:id="23367" w:author="Allen Wirfs-Brock" w:date="2011-07-02T14:29:00Z">
        <w:r w:rsidRPr="00E77497" w:rsidDel="0054023D">
          <w:delText xml:space="preserve">whose </w:delText>
        </w:r>
      </w:del>
      <w:ins w:id="23368" w:author="Allen Wirfs-Brock" w:date="2011-07-02T14:29:00Z">
        <w:r w:rsidR="0054023D" w:rsidRPr="00E77497">
          <w:t xml:space="preserve">Its </w:t>
        </w:r>
      </w:ins>
      <w:r w:rsidRPr="00E77497">
        <w:t xml:space="preserve">[[PrimitiveValue]] is </w:t>
      </w:r>
      <w:r w:rsidRPr="00E77497">
        <w:rPr>
          <w:b/>
        </w:rPr>
        <w:t>NaN</w:t>
      </w:r>
      <w:r w:rsidRPr="00E77497">
        <w:t>.</w:t>
      </w:r>
    </w:p>
    <w:p w14:paraId="290AF25A" w14:textId="77777777" w:rsidR="004C02EF" w:rsidRPr="00E77497" w:rsidRDefault="004C02EF" w:rsidP="004C02EF">
      <w:r w:rsidRPr="00E77497">
        <w:t>The value of the [[Prototype]] internal property of the Date prototype object is the standard built-in Object prototype object (15.2.4).</w:t>
      </w:r>
    </w:p>
    <w:p w14:paraId="24002BA2" w14:textId="77777777" w:rsidR="004C02EF" w:rsidRPr="00E77497" w:rsidRDefault="004C02EF" w:rsidP="004C02E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Unless explicitly noted otherwise, none of these functions are generic; a </w:t>
      </w:r>
      <w:r w:rsidRPr="00E77497">
        <w:rPr>
          <w:b/>
        </w:rPr>
        <w:t>TypeError</w:t>
      </w:r>
      <w:r w:rsidRPr="00E77497">
        <w:t xml:space="preserve"> exception is thrown if the </w:t>
      </w:r>
      <w:r w:rsidRPr="00E77497">
        <w:rPr>
          <w:b/>
        </w:rPr>
        <w:t>this</w:t>
      </w:r>
      <w:r w:rsidRPr="00E77497">
        <w:t xml:space="preserve"> value is not an object </w:t>
      </w:r>
      <w:del w:id="23369" w:author="Allen Wirfs-Brock" w:date="2011-07-02T14:29:00Z">
        <w:r w:rsidRPr="00E77497" w:rsidDel="0054023D">
          <w:delText>for which the value of the [[Class]]</w:delText>
        </w:r>
      </w:del>
      <w:ins w:id="23370" w:author="Allen Wirfs-Brock" w:date="2011-07-02T14:29:00Z">
        <w:r w:rsidR="0054023D" w:rsidRPr="00E77497">
          <w:t>with a [[</w:t>
        </w:r>
        <w:del w:id="23371" w:author="Rev 3 Allen Wirfs-Brock" w:date="2011-09-08T14:46:00Z">
          <w:r w:rsidR="0054023D" w:rsidRPr="00E77497" w:rsidDel="00FA2A04">
            <w:delText>IsDate</w:delText>
          </w:r>
        </w:del>
      </w:ins>
      <w:ins w:id="23372" w:author="Rev 3 Allen Wirfs-Brock" w:date="2011-09-08T14:46:00Z">
        <w:r w:rsidR="00FA2A04" w:rsidRPr="00E77497">
          <w:t>NativeBrand</w:t>
        </w:r>
      </w:ins>
      <w:ins w:id="23373" w:author="Allen Wirfs-Brock" w:date="2011-07-02T14:29:00Z">
        <w:r w:rsidR="0054023D" w:rsidRPr="00E77497">
          <w:t>]]</w:t>
        </w:r>
      </w:ins>
      <w:r w:rsidRPr="00E77497">
        <w:t xml:space="preserve"> internal property</w:t>
      </w:r>
      <w:ins w:id="23374" w:author="Rev 3 Allen Wirfs-Brock" w:date="2011-09-08T14:46:00Z">
        <w:r w:rsidR="00FA2A04" w:rsidRPr="00E77497">
          <w:t xml:space="preserve"> whose value is NativeDate</w:t>
        </w:r>
      </w:ins>
      <w:del w:id="23375" w:author="Allen Wirfs-Brock" w:date="2011-07-02T14:29:00Z">
        <w:r w:rsidRPr="00E77497" w:rsidDel="0054023D">
          <w:delText xml:space="preserve"> is </w:delText>
        </w:r>
        <w:r w:rsidRPr="00E77497" w:rsidDel="0054023D">
          <w:rPr>
            <w:rFonts w:ascii="Courier New" w:hAnsi="Courier New"/>
            <w:b/>
          </w:rPr>
          <w:delText>"Date"</w:delText>
        </w:r>
      </w:del>
      <w:r w:rsidRPr="00E77497">
        <w:t>. Also, the phrase “this time value” refers to the Number value for the time represented by this Date object, that is, the value of the [[PrimitiveValue]] internal property of this Date object.</w:t>
      </w:r>
      <w:bookmarkStart w:id="23376" w:name="_Toc393690551"/>
    </w:p>
    <w:p w14:paraId="35969D86" w14:textId="77777777" w:rsidR="004C02EF" w:rsidRPr="00E77497" w:rsidRDefault="004C02EF" w:rsidP="004C02EF">
      <w:pPr>
        <w:pStyle w:val="40"/>
        <w:numPr>
          <w:ilvl w:val="0"/>
          <w:numId w:val="0"/>
        </w:numPr>
      </w:pPr>
      <w:r w:rsidRPr="00E77497">
        <w:t>15.9.5.1</w:t>
      </w:r>
      <w:r w:rsidRPr="00E77497">
        <w:tab/>
        <w:t>Date.prototype.constructo</w:t>
      </w:r>
      <w:bookmarkEnd w:id="23376"/>
      <w:r w:rsidRPr="00E77497">
        <w:t>r</w:t>
      </w:r>
    </w:p>
    <w:p w14:paraId="6E25F5F1" w14:textId="77777777"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23377" w:name="_Toc393690552"/>
    </w:p>
    <w:p w14:paraId="41591DB4" w14:textId="77777777" w:rsidR="004C02EF" w:rsidRPr="00E77497" w:rsidRDefault="004C02EF" w:rsidP="004C02EF">
      <w:pPr>
        <w:pStyle w:val="40"/>
        <w:numPr>
          <w:ilvl w:val="0"/>
          <w:numId w:val="0"/>
        </w:numPr>
      </w:pPr>
      <w:bookmarkStart w:id="23378" w:name="_Hlt456012598"/>
      <w:bookmarkStart w:id="23379" w:name="_Ref451681328"/>
      <w:bookmarkEnd w:id="23378"/>
      <w:r w:rsidRPr="00E77497">
        <w:t>15.9.5.2</w:t>
      </w:r>
      <w:r w:rsidRPr="00E77497">
        <w:tab/>
        <w:t>Date.prototype.toString</w:t>
      </w:r>
      <w:bookmarkEnd w:id="23377"/>
      <w:r w:rsidRPr="00E77497">
        <w:t xml:space="preserve"> ( )</w:t>
      </w:r>
      <w:bookmarkEnd w:id="23379"/>
    </w:p>
    <w:p w14:paraId="12D565AC" w14:textId="77777777" w:rsidR="004C02EF" w:rsidRPr="00E77497" w:rsidRDefault="004C02EF" w:rsidP="004C02EF">
      <w:r w:rsidRPr="00E77497">
        <w:t xml:space="preserve">This function returns a String value. </w:t>
      </w:r>
      <w:ins w:id="23380" w:author="Rev 6 Allen Wirfs-Brock" w:date="2012-02-27T16:59:00Z">
        <w:r w:rsidR="009C14D5">
          <w:t xml:space="preserve">If this time value is NaN, the String value is </w:t>
        </w:r>
      </w:ins>
      <w:ins w:id="23381" w:author="Rev 6 Allen Wirfs-Brock" w:date="2012-02-28T09:02:00Z">
        <w:r w:rsidR="0027695A" w:rsidRPr="0027695A">
          <w:rPr>
            <w:rFonts w:ascii="Courier New" w:hAnsi="Courier New" w:cs="Courier New"/>
            <w:b/>
          </w:rPr>
          <w:t>"</w:t>
        </w:r>
      </w:ins>
      <w:ins w:id="23382" w:author="Rev 6 Allen Wirfs-Brock" w:date="2012-02-27T17:00:00Z">
        <w:r w:rsidR="009C14D5" w:rsidRPr="0027695A">
          <w:rPr>
            <w:rFonts w:ascii="Courier New" w:hAnsi="Courier New" w:cs="Courier New"/>
            <w:b/>
          </w:rPr>
          <w:t>Invalid Date"</w:t>
        </w:r>
        <w:r w:rsidR="009C14D5">
          <w:rPr>
            <w:rFonts w:cs="Arial"/>
          </w:rPr>
          <w:t xml:space="preserve">, otherwise </w:t>
        </w:r>
      </w:ins>
      <w:del w:id="23383" w:author="Rev 6 Allen Wirfs-Brock" w:date="2012-02-27T17:00:00Z">
        <w:r w:rsidRPr="00E77497" w:rsidDel="009C14D5">
          <w:delText xml:space="preserve">The </w:delText>
        </w:r>
      </w:del>
      <w:ins w:id="23384" w:author="Rev 6 Allen Wirfs-Brock" w:date="2012-02-27T17:00:00Z">
        <w:r w:rsidR="009C14D5">
          <w:t>t</w:t>
        </w:r>
        <w:r w:rsidR="009C14D5" w:rsidRPr="00E77497">
          <w:t xml:space="preserve">he </w:t>
        </w:r>
      </w:ins>
      <w:r w:rsidRPr="00E77497">
        <w:t>contents of the String are implementation-dependent, but are intended to represent the Date in the current time zone in a convenient, human-readable form.</w:t>
      </w:r>
    </w:p>
    <w:p w14:paraId="1FAA44D0" w14:textId="77777777"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14:paraId="621EA46B" w14:textId="77777777" w:rsidR="004C02EF" w:rsidRPr="008B7F6F" w:rsidRDefault="004C02EF" w:rsidP="004C02EF">
      <w:pPr>
        <w:pStyle w:val="40"/>
        <w:numPr>
          <w:ilvl w:val="0"/>
          <w:numId w:val="0"/>
        </w:numPr>
      </w:pPr>
      <w:bookmarkStart w:id="23385" w:name="_Ref456012533"/>
      <w:bookmarkStart w:id="23386" w:name="_Toc393690589"/>
      <w:bookmarkStart w:id="23387" w:name="_Ref451681497"/>
      <w:bookmarkStart w:id="23388" w:name="_Toc393690553"/>
      <w:bookmarkStart w:id="23389" w:name="_Ref455972363"/>
      <w:r w:rsidRPr="008B7F6F">
        <w:t>15.9.5.3</w:t>
      </w:r>
      <w:r w:rsidRPr="008B7F6F">
        <w:tab/>
        <w:t>Date.prototype.toDateString ( )</w:t>
      </w:r>
      <w:bookmarkEnd w:id="23385"/>
    </w:p>
    <w:p w14:paraId="4C969A4D" w14:textId="77777777"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14:paraId="48AA585C" w14:textId="77777777" w:rsidR="004C02EF" w:rsidRPr="006B6D0A" w:rsidRDefault="004C02EF" w:rsidP="004C02EF">
      <w:pPr>
        <w:pStyle w:val="40"/>
        <w:numPr>
          <w:ilvl w:val="0"/>
          <w:numId w:val="0"/>
        </w:numPr>
      </w:pPr>
      <w:bookmarkStart w:id="23390" w:name="_Ref456012539"/>
      <w:r w:rsidRPr="006B6D0A">
        <w:t>15.9.5.4</w:t>
      </w:r>
      <w:r w:rsidRPr="006B6D0A">
        <w:tab/>
        <w:t>Date.prototype.toTimeString ( )</w:t>
      </w:r>
      <w:bookmarkEnd w:id="23390"/>
    </w:p>
    <w:p w14:paraId="4A0C99D6" w14:textId="77777777"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60768D78" w14:textId="77777777" w:rsidR="004C02EF" w:rsidRPr="00A67AF2" w:rsidRDefault="004C02EF" w:rsidP="004C02EF">
      <w:pPr>
        <w:pStyle w:val="40"/>
        <w:numPr>
          <w:ilvl w:val="0"/>
          <w:numId w:val="0"/>
        </w:numPr>
      </w:pPr>
      <w:bookmarkStart w:id="23391" w:name="_Ref456012565"/>
      <w:r w:rsidRPr="00A67AF2">
        <w:t>15.9.5.5</w:t>
      </w:r>
      <w:r w:rsidRPr="00A67AF2">
        <w:tab/>
        <w:t>Date.prototype.toLocaleString</w:t>
      </w:r>
      <w:bookmarkEnd w:id="23386"/>
      <w:r w:rsidRPr="00A67AF2">
        <w:t xml:space="preserve"> ( )</w:t>
      </w:r>
      <w:bookmarkEnd w:id="23387"/>
      <w:bookmarkEnd w:id="23391"/>
    </w:p>
    <w:p w14:paraId="3F1E0F8F" w14:textId="77777777"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7F47A80D" w14:textId="77777777"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7B070962" w14:textId="77777777" w:rsidR="004C02EF" w:rsidRPr="00E77497" w:rsidRDefault="004C02EF" w:rsidP="004C02EF">
      <w:pPr>
        <w:pStyle w:val="40"/>
        <w:numPr>
          <w:ilvl w:val="0"/>
          <w:numId w:val="0"/>
        </w:numPr>
      </w:pPr>
      <w:bookmarkStart w:id="23392" w:name="_Ref456012548"/>
      <w:r w:rsidRPr="00E77497">
        <w:t>15.9.5.6</w:t>
      </w:r>
      <w:r w:rsidRPr="00E77497">
        <w:tab/>
        <w:t>Date.prototype.toLocaleDateString ( )</w:t>
      </w:r>
      <w:bookmarkEnd w:id="23392"/>
    </w:p>
    <w:p w14:paraId="57FFEECF" w14:textId="77777777"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10795EEF"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1B3BA13C" w14:textId="77777777" w:rsidR="004C02EF" w:rsidRPr="00E77497" w:rsidRDefault="004C02EF" w:rsidP="004C02EF">
      <w:pPr>
        <w:pStyle w:val="40"/>
        <w:numPr>
          <w:ilvl w:val="0"/>
          <w:numId w:val="0"/>
        </w:numPr>
      </w:pPr>
      <w:bookmarkStart w:id="23393" w:name="_Ref456012554"/>
      <w:r w:rsidRPr="00E77497">
        <w:t>15.9.5.7</w:t>
      </w:r>
      <w:r w:rsidRPr="00E77497">
        <w:tab/>
        <w:t>Date.prototype.toLocaleTimeString ( )</w:t>
      </w:r>
      <w:bookmarkEnd w:id="23393"/>
    </w:p>
    <w:p w14:paraId="59A54D4B" w14:textId="77777777"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35930F90"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65C8CE91" w14:textId="77777777" w:rsidR="004C02EF" w:rsidRPr="00E77497" w:rsidRDefault="004C02EF" w:rsidP="004C02EF">
      <w:pPr>
        <w:pStyle w:val="40"/>
        <w:numPr>
          <w:ilvl w:val="0"/>
          <w:numId w:val="0"/>
        </w:numPr>
      </w:pPr>
      <w:bookmarkStart w:id="23394" w:name="_Ref456012407"/>
      <w:r w:rsidRPr="00E77497">
        <w:t>15.9.5.8</w:t>
      </w:r>
      <w:r w:rsidRPr="00E77497">
        <w:tab/>
        <w:t>Date.prototype.valueOf</w:t>
      </w:r>
      <w:bookmarkEnd w:id="23388"/>
      <w:r w:rsidRPr="00E77497">
        <w:t xml:space="preserve"> ( )</w:t>
      </w:r>
      <w:bookmarkEnd w:id="23389"/>
      <w:bookmarkEnd w:id="23394"/>
    </w:p>
    <w:p w14:paraId="63A986E9" w14:textId="77777777"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14:paraId="79A98A9B" w14:textId="77777777" w:rsidR="004C02EF" w:rsidRPr="00E77497" w:rsidRDefault="004C02EF" w:rsidP="004C02EF">
      <w:pPr>
        <w:pStyle w:val="40"/>
        <w:numPr>
          <w:ilvl w:val="0"/>
          <w:numId w:val="0"/>
        </w:numPr>
      </w:pPr>
      <w:bookmarkStart w:id="23395" w:name="_Toc393690554"/>
      <w:bookmarkStart w:id="23396" w:name="_Ref455972366"/>
      <w:bookmarkStart w:id="23397" w:name="_Ref456028512"/>
      <w:r w:rsidRPr="00E77497">
        <w:t>15.9.5.9</w:t>
      </w:r>
      <w:r w:rsidRPr="00E77497">
        <w:tab/>
        <w:t>Date.prototype.getTime</w:t>
      </w:r>
      <w:bookmarkEnd w:id="23395"/>
      <w:r w:rsidRPr="00E77497">
        <w:t xml:space="preserve"> ( )</w:t>
      </w:r>
      <w:bookmarkEnd w:id="23396"/>
      <w:bookmarkEnd w:id="23397"/>
    </w:p>
    <w:p w14:paraId="78376713" w14:textId="77777777" w:rsidR="004C02EF" w:rsidRPr="00E77497" w:rsidRDefault="004C02EF" w:rsidP="001F482D">
      <w:pPr>
        <w:pStyle w:val="Alg4"/>
        <w:numPr>
          <w:ilvl w:val="0"/>
          <w:numId w:val="251"/>
        </w:numPr>
        <w:spacing w:after="220"/>
      </w:pPr>
      <w:r w:rsidRPr="00E77497">
        <w:t>Return this time value.</w:t>
      </w:r>
      <w:bookmarkStart w:id="23398" w:name="_Toc393690555"/>
    </w:p>
    <w:p w14:paraId="007A2D08" w14:textId="77777777" w:rsidR="004C02EF" w:rsidRPr="00E77497" w:rsidRDefault="004C02EF" w:rsidP="004C02EF">
      <w:pPr>
        <w:pStyle w:val="40"/>
        <w:numPr>
          <w:ilvl w:val="0"/>
          <w:numId w:val="0"/>
        </w:numPr>
      </w:pPr>
      <w:bookmarkStart w:id="23399" w:name="_Toc393690556"/>
      <w:bookmarkEnd w:id="23398"/>
      <w:r w:rsidRPr="00E77497">
        <w:t>15.9.5.10</w:t>
      </w:r>
      <w:r w:rsidRPr="00E77497">
        <w:tab/>
        <w:t>Date.prototype.getFullYear</w:t>
      </w:r>
      <w:bookmarkEnd w:id="23399"/>
      <w:r w:rsidRPr="00E77497">
        <w:t xml:space="preserve"> ( )</w:t>
      </w:r>
    </w:p>
    <w:p w14:paraId="6A1E3963" w14:textId="77777777"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14:paraId="248C6E9F" w14:textId="77777777"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A7C9F08" w14:textId="77777777"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23400" w:name="_Toc393690557"/>
    </w:p>
    <w:p w14:paraId="59EDC481" w14:textId="77777777" w:rsidR="004C02EF" w:rsidRPr="00E77497" w:rsidRDefault="004C02EF" w:rsidP="004C02EF">
      <w:pPr>
        <w:pStyle w:val="40"/>
        <w:numPr>
          <w:ilvl w:val="0"/>
          <w:numId w:val="0"/>
        </w:numPr>
      </w:pPr>
      <w:r w:rsidRPr="00E77497">
        <w:t>15.9.5.11</w:t>
      </w:r>
      <w:r w:rsidRPr="00E77497">
        <w:tab/>
        <w:t>Date.prototype.getUTCFullYear</w:t>
      </w:r>
      <w:bookmarkEnd w:id="23400"/>
      <w:r w:rsidRPr="00E77497">
        <w:t xml:space="preserve"> ( )</w:t>
      </w:r>
    </w:p>
    <w:p w14:paraId="11987776" w14:textId="77777777"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14:paraId="212BA13E" w14:textId="77777777"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1D583EB" w14:textId="77777777"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23401" w:name="_Toc393690558"/>
    </w:p>
    <w:p w14:paraId="17329149" w14:textId="77777777" w:rsidR="004C02EF" w:rsidRPr="00E77497" w:rsidRDefault="004C02EF" w:rsidP="004C02EF">
      <w:pPr>
        <w:pStyle w:val="40"/>
        <w:numPr>
          <w:ilvl w:val="0"/>
          <w:numId w:val="0"/>
        </w:numPr>
      </w:pPr>
      <w:r w:rsidRPr="00E77497">
        <w:t>15.9.5.12</w:t>
      </w:r>
      <w:r w:rsidRPr="00E77497">
        <w:tab/>
        <w:t>Date.prototype.getMonth</w:t>
      </w:r>
      <w:bookmarkEnd w:id="23401"/>
      <w:r w:rsidRPr="00E77497">
        <w:t xml:space="preserve"> ( )</w:t>
      </w:r>
    </w:p>
    <w:p w14:paraId="09FC58DE" w14:textId="77777777"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14:paraId="30E9EABB" w14:textId="77777777"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8DED69C" w14:textId="77777777"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23402" w:name="_Toc393690559"/>
    </w:p>
    <w:p w14:paraId="37DBEDDF" w14:textId="77777777" w:rsidR="004C02EF" w:rsidRPr="00E77497" w:rsidRDefault="004C02EF" w:rsidP="004C02EF">
      <w:pPr>
        <w:pStyle w:val="40"/>
        <w:numPr>
          <w:ilvl w:val="0"/>
          <w:numId w:val="0"/>
        </w:numPr>
      </w:pPr>
      <w:r w:rsidRPr="00E77497">
        <w:t>15.9.5.13</w:t>
      </w:r>
      <w:r w:rsidRPr="00E77497">
        <w:tab/>
        <w:t>Date.prototype.getUTCMonth</w:t>
      </w:r>
      <w:bookmarkEnd w:id="23402"/>
      <w:r w:rsidRPr="00E77497">
        <w:t xml:space="preserve"> ( )</w:t>
      </w:r>
    </w:p>
    <w:p w14:paraId="0B415DA1" w14:textId="77777777"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14:paraId="65B1A641" w14:textId="77777777"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B43F15D" w14:textId="77777777"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23403" w:name="_Toc393690560"/>
    </w:p>
    <w:p w14:paraId="288F7040" w14:textId="77777777" w:rsidR="004C02EF" w:rsidRPr="00E77497" w:rsidRDefault="004C02EF" w:rsidP="004C02EF">
      <w:pPr>
        <w:pStyle w:val="40"/>
        <w:numPr>
          <w:ilvl w:val="0"/>
          <w:numId w:val="0"/>
        </w:numPr>
      </w:pPr>
      <w:r w:rsidRPr="00E77497">
        <w:t>15.9.5.14</w:t>
      </w:r>
      <w:r w:rsidRPr="00E77497">
        <w:tab/>
        <w:t>Date.prototype.getDate</w:t>
      </w:r>
      <w:bookmarkEnd w:id="23403"/>
      <w:r w:rsidRPr="00E77497">
        <w:t xml:space="preserve"> ( )</w:t>
      </w:r>
    </w:p>
    <w:p w14:paraId="21D21DA5" w14:textId="77777777"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14:paraId="14C806FB" w14:textId="77777777"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8C07BF6" w14:textId="77777777"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23404" w:name="_Toc393690561"/>
    </w:p>
    <w:p w14:paraId="6B606FB8" w14:textId="77777777" w:rsidR="004C02EF" w:rsidRPr="00E77497" w:rsidRDefault="004C02EF" w:rsidP="004C02EF">
      <w:pPr>
        <w:pStyle w:val="40"/>
        <w:numPr>
          <w:ilvl w:val="0"/>
          <w:numId w:val="0"/>
        </w:numPr>
      </w:pPr>
      <w:r w:rsidRPr="00E77497">
        <w:t>15.9.5.15</w:t>
      </w:r>
      <w:r w:rsidRPr="00E77497">
        <w:tab/>
        <w:t>Date.prototype.getUTCDate</w:t>
      </w:r>
      <w:bookmarkEnd w:id="23404"/>
      <w:r w:rsidRPr="00E77497">
        <w:t xml:space="preserve"> ( )</w:t>
      </w:r>
    </w:p>
    <w:p w14:paraId="6DAAE080" w14:textId="77777777"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14:paraId="4F7375AD" w14:textId="77777777"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B764C56" w14:textId="77777777"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23405" w:name="_Toc393690562"/>
    </w:p>
    <w:p w14:paraId="245B3498" w14:textId="77777777" w:rsidR="004C02EF" w:rsidRPr="00E77497" w:rsidRDefault="004C02EF" w:rsidP="004C02EF">
      <w:pPr>
        <w:pStyle w:val="40"/>
        <w:numPr>
          <w:ilvl w:val="0"/>
          <w:numId w:val="0"/>
        </w:numPr>
      </w:pPr>
      <w:r w:rsidRPr="00E77497">
        <w:t>15.9.5.16</w:t>
      </w:r>
      <w:r w:rsidRPr="00E77497">
        <w:tab/>
        <w:t>Date.prototype.getDay</w:t>
      </w:r>
      <w:bookmarkEnd w:id="23405"/>
      <w:r w:rsidRPr="00E77497">
        <w:t xml:space="preserve"> ( )</w:t>
      </w:r>
    </w:p>
    <w:p w14:paraId="59FD6B48" w14:textId="77777777"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14:paraId="6A098E9B" w14:textId="77777777"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BB0CE44" w14:textId="77777777"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23406" w:name="_Toc393690563"/>
    </w:p>
    <w:p w14:paraId="18E5C725" w14:textId="77777777" w:rsidR="004C02EF" w:rsidRPr="00E77497" w:rsidRDefault="004C02EF" w:rsidP="004C02EF">
      <w:pPr>
        <w:pStyle w:val="40"/>
        <w:numPr>
          <w:ilvl w:val="0"/>
          <w:numId w:val="0"/>
        </w:numPr>
      </w:pPr>
      <w:r w:rsidRPr="00E77497">
        <w:t>15.9.5.17</w:t>
      </w:r>
      <w:r w:rsidRPr="00E77497">
        <w:tab/>
        <w:t>Date.prototype.getUTCDay</w:t>
      </w:r>
      <w:bookmarkEnd w:id="23406"/>
      <w:r w:rsidRPr="00E77497">
        <w:t xml:space="preserve"> ( )</w:t>
      </w:r>
    </w:p>
    <w:p w14:paraId="42159202" w14:textId="77777777"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14:paraId="508F4013" w14:textId="77777777"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29A0194" w14:textId="77777777"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23407" w:name="_Toc393690564"/>
    </w:p>
    <w:p w14:paraId="093B5B18" w14:textId="77777777" w:rsidR="004C02EF" w:rsidRPr="00E77497" w:rsidRDefault="004C02EF" w:rsidP="004C02EF">
      <w:pPr>
        <w:pStyle w:val="40"/>
        <w:numPr>
          <w:ilvl w:val="0"/>
          <w:numId w:val="0"/>
        </w:numPr>
      </w:pPr>
      <w:r w:rsidRPr="00E77497">
        <w:t>15.9.5.18</w:t>
      </w:r>
      <w:r w:rsidRPr="00E77497">
        <w:tab/>
        <w:t>Date.prototype.getHours</w:t>
      </w:r>
      <w:bookmarkEnd w:id="23407"/>
      <w:r w:rsidRPr="00E77497">
        <w:t xml:space="preserve"> ( )</w:t>
      </w:r>
    </w:p>
    <w:p w14:paraId="45225068" w14:textId="77777777"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14:paraId="50737175" w14:textId="77777777"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7D480E0" w14:textId="77777777"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23408" w:name="_Toc393690565"/>
    </w:p>
    <w:p w14:paraId="2E60F661" w14:textId="77777777" w:rsidR="004C02EF" w:rsidRPr="00E77497" w:rsidRDefault="004C02EF" w:rsidP="004C02EF">
      <w:pPr>
        <w:pStyle w:val="40"/>
        <w:numPr>
          <w:ilvl w:val="0"/>
          <w:numId w:val="0"/>
        </w:numPr>
      </w:pPr>
      <w:r w:rsidRPr="00E77497">
        <w:t>15.9.5.19</w:t>
      </w:r>
      <w:r w:rsidRPr="00E77497">
        <w:tab/>
        <w:t>Date.prototype.getUTCHours</w:t>
      </w:r>
      <w:bookmarkEnd w:id="23408"/>
      <w:r w:rsidRPr="00E77497">
        <w:t xml:space="preserve"> ( )</w:t>
      </w:r>
    </w:p>
    <w:p w14:paraId="58D8BB62" w14:textId="77777777"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14:paraId="0D9977C5" w14:textId="77777777"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39479E3" w14:textId="77777777"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23409" w:name="_Toc393690566"/>
    </w:p>
    <w:p w14:paraId="0214D196" w14:textId="77777777" w:rsidR="004C02EF" w:rsidRPr="00E77497" w:rsidRDefault="004C02EF" w:rsidP="004C02EF">
      <w:pPr>
        <w:pStyle w:val="40"/>
        <w:numPr>
          <w:ilvl w:val="0"/>
          <w:numId w:val="0"/>
        </w:numPr>
      </w:pPr>
      <w:r w:rsidRPr="00E77497">
        <w:t>15.9.5.20</w:t>
      </w:r>
      <w:r w:rsidRPr="00E77497">
        <w:tab/>
        <w:t>Date.prototype.getMinutes</w:t>
      </w:r>
      <w:bookmarkEnd w:id="23409"/>
      <w:r w:rsidRPr="00E77497">
        <w:t xml:space="preserve"> ( )</w:t>
      </w:r>
    </w:p>
    <w:p w14:paraId="73B90BFB" w14:textId="77777777"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14:paraId="1D0D87A3" w14:textId="77777777"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B192E8A" w14:textId="77777777"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23410" w:name="_Toc393690567"/>
    </w:p>
    <w:p w14:paraId="001B3210" w14:textId="77777777" w:rsidR="004C02EF" w:rsidRPr="00E77497" w:rsidRDefault="004C02EF" w:rsidP="004C02EF">
      <w:pPr>
        <w:pStyle w:val="40"/>
        <w:numPr>
          <w:ilvl w:val="0"/>
          <w:numId w:val="0"/>
        </w:numPr>
      </w:pPr>
      <w:r w:rsidRPr="00E77497">
        <w:t>15.9.5.21</w:t>
      </w:r>
      <w:r w:rsidRPr="00E77497">
        <w:tab/>
        <w:t>Date.prototype.getUTCMinutes</w:t>
      </w:r>
      <w:bookmarkEnd w:id="23410"/>
      <w:r w:rsidRPr="00E77497">
        <w:t xml:space="preserve"> ( )</w:t>
      </w:r>
    </w:p>
    <w:p w14:paraId="2E5C3FB1" w14:textId="77777777"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14:paraId="240445C4" w14:textId="77777777"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2F5379C" w14:textId="77777777"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23411" w:name="_Toc393690568"/>
    </w:p>
    <w:p w14:paraId="2463397C" w14:textId="77777777" w:rsidR="004C02EF" w:rsidRPr="00E77497" w:rsidRDefault="004C02EF" w:rsidP="004C02EF">
      <w:pPr>
        <w:pStyle w:val="40"/>
        <w:numPr>
          <w:ilvl w:val="0"/>
          <w:numId w:val="0"/>
        </w:numPr>
      </w:pPr>
      <w:r w:rsidRPr="00E77497">
        <w:t>15.9.5.22</w:t>
      </w:r>
      <w:r w:rsidRPr="00E77497">
        <w:tab/>
        <w:t>Date.prototype.getSeconds</w:t>
      </w:r>
      <w:bookmarkEnd w:id="23411"/>
      <w:r w:rsidRPr="00E77497">
        <w:t xml:space="preserve"> ( )</w:t>
      </w:r>
    </w:p>
    <w:p w14:paraId="0DA10D69" w14:textId="77777777"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14:paraId="768C33EE" w14:textId="77777777"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BB139E7" w14:textId="77777777"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23412" w:name="_Toc393690569"/>
    </w:p>
    <w:p w14:paraId="59074A47" w14:textId="77777777" w:rsidR="004C02EF" w:rsidRPr="00E77497" w:rsidRDefault="004C02EF" w:rsidP="004C02EF">
      <w:pPr>
        <w:pStyle w:val="40"/>
        <w:numPr>
          <w:ilvl w:val="0"/>
          <w:numId w:val="0"/>
        </w:numPr>
      </w:pPr>
      <w:r w:rsidRPr="00E77497">
        <w:t>15.9.5.23</w:t>
      </w:r>
      <w:r w:rsidRPr="00E77497">
        <w:tab/>
        <w:t>Date.prototype.getUTCSeconds</w:t>
      </w:r>
      <w:bookmarkEnd w:id="23412"/>
      <w:r w:rsidRPr="00E77497">
        <w:t xml:space="preserve"> ( )</w:t>
      </w:r>
    </w:p>
    <w:p w14:paraId="07B96D46" w14:textId="77777777"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14:paraId="6FA1C3FC" w14:textId="77777777"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BE8852C" w14:textId="77777777"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23413" w:name="_Toc393690570"/>
    </w:p>
    <w:p w14:paraId="1249AEBF" w14:textId="77777777" w:rsidR="004C02EF" w:rsidRPr="00E77497" w:rsidRDefault="004C02EF" w:rsidP="004C02EF">
      <w:pPr>
        <w:pStyle w:val="40"/>
        <w:numPr>
          <w:ilvl w:val="0"/>
          <w:numId w:val="0"/>
        </w:numPr>
      </w:pPr>
      <w:r w:rsidRPr="00E77497">
        <w:t>15.9.5.24</w:t>
      </w:r>
      <w:r w:rsidRPr="00E77497">
        <w:tab/>
        <w:t>Date.prototype.getMilliseconds</w:t>
      </w:r>
      <w:bookmarkEnd w:id="23413"/>
      <w:r w:rsidRPr="00E77497">
        <w:t xml:space="preserve"> ( )</w:t>
      </w:r>
    </w:p>
    <w:p w14:paraId="2FC18CFC" w14:textId="77777777"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14:paraId="2F4A70D8" w14:textId="77777777" w:rsidR="004C02EF" w:rsidRPr="00E77497" w:rsidRDefault="004C02EF" w:rsidP="001F482D">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5D7EB61" w14:textId="77777777"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23414" w:name="_Toc393690571"/>
    </w:p>
    <w:p w14:paraId="576DCB11" w14:textId="77777777" w:rsidR="004C02EF" w:rsidRPr="00E77497" w:rsidRDefault="004C02EF" w:rsidP="004C02EF">
      <w:pPr>
        <w:pStyle w:val="40"/>
        <w:numPr>
          <w:ilvl w:val="0"/>
          <w:numId w:val="0"/>
        </w:numPr>
      </w:pPr>
      <w:r w:rsidRPr="00E77497">
        <w:t>15.9.5.25</w:t>
      </w:r>
      <w:r w:rsidRPr="00E77497">
        <w:tab/>
        <w:t>Date.prototype.getUTCMilliseconds</w:t>
      </w:r>
      <w:bookmarkEnd w:id="23414"/>
      <w:r w:rsidRPr="00E77497">
        <w:t xml:space="preserve"> ( )</w:t>
      </w:r>
    </w:p>
    <w:p w14:paraId="2A143B6C" w14:textId="77777777"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14:paraId="65385574" w14:textId="77777777"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D333E53" w14:textId="77777777"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23415" w:name="_Toc393690572"/>
    </w:p>
    <w:p w14:paraId="71EAC14D" w14:textId="77777777" w:rsidR="004C02EF" w:rsidRPr="00E77497" w:rsidRDefault="004C02EF" w:rsidP="004C02EF">
      <w:pPr>
        <w:pStyle w:val="40"/>
        <w:numPr>
          <w:ilvl w:val="0"/>
          <w:numId w:val="0"/>
        </w:numPr>
      </w:pPr>
      <w:r w:rsidRPr="00E77497">
        <w:t>15.9.5.26</w:t>
      </w:r>
      <w:r w:rsidRPr="00E77497">
        <w:tab/>
        <w:t>Date.prototype.getTimezoneOffset</w:t>
      </w:r>
      <w:bookmarkEnd w:id="23415"/>
      <w:r w:rsidRPr="00E77497">
        <w:t xml:space="preserve"> ( )</w:t>
      </w:r>
    </w:p>
    <w:p w14:paraId="5606AE4B" w14:textId="77777777" w:rsidR="004C02EF" w:rsidRPr="00E77497" w:rsidRDefault="004C02EF" w:rsidP="004C02EF">
      <w:r w:rsidRPr="00E77497">
        <w:t>Returns the difference between local time and UTC time in minutes.</w:t>
      </w:r>
    </w:p>
    <w:p w14:paraId="59594EE2" w14:textId="77777777" w:rsidR="004C02EF" w:rsidRPr="00E77497" w:rsidRDefault="004C02EF" w:rsidP="001F482D">
      <w:pPr>
        <w:pStyle w:val="Alg4"/>
        <w:numPr>
          <w:ilvl w:val="0"/>
          <w:numId w:val="268"/>
        </w:numPr>
      </w:pPr>
      <w:r w:rsidRPr="00E77497">
        <w:t xml:space="preserve">Let </w:t>
      </w:r>
      <w:r w:rsidRPr="00E77497">
        <w:rPr>
          <w:i/>
        </w:rPr>
        <w:t>t</w:t>
      </w:r>
      <w:r w:rsidRPr="00E77497">
        <w:t xml:space="preserve"> be this time value.</w:t>
      </w:r>
    </w:p>
    <w:p w14:paraId="5234138F" w14:textId="77777777"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2DF3E86" w14:textId="77777777"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23416" w:name="_Toc393690573"/>
    </w:p>
    <w:p w14:paraId="396E71E6" w14:textId="77777777" w:rsidR="004C02EF" w:rsidRPr="00E65A34" w:rsidRDefault="004C02EF" w:rsidP="004C02EF">
      <w:pPr>
        <w:pStyle w:val="40"/>
        <w:numPr>
          <w:ilvl w:val="0"/>
          <w:numId w:val="0"/>
        </w:numPr>
      </w:pPr>
      <w:bookmarkStart w:id="23417" w:name="_Hlt455975912"/>
      <w:bookmarkStart w:id="23418" w:name="_Ref455972372"/>
      <w:bookmarkEnd w:id="23417"/>
      <w:r w:rsidRPr="00E65A34">
        <w:t>15.9.5.27</w:t>
      </w:r>
      <w:r w:rsidRPr="00E65A34">
        <w:tab/>
        <w:t>Date.prototype.setTime (time</w:t>
      </w:r>
      <w:bookmarkEnd w:id="23416"/>
      <w:r w:rsidRPr="00E65A34">
        <w:t>)</w:t>
      </w:r>
      <w:bookmarkEnd w:id="23418"/>
    </w:p>
    <w:p w14:paraId="5D144883" w14:textId="77777777"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14:paraId="6E2EC020" w14:textId="77777777" w:rsidR="004C02EF" w:rsidRPr="00E77497" w:rsidRDefault="004C02EF" w:rsidP="001F482D">
      <w:pPr>
        <w:pStyle w:val="Alg4"/>
        <w:numPr>
          <w:ilvl w:val="0"/>
          <w:numId w:val="269"/>
        </w:numPr>
      </w:pPr>
      <w:r w:rsidRPr="00675B74">
        <w:t xml:space="preserve">Set the [[PrimitiveValue]] internal property of this Date object to </w:t>
      </w:r>
      <w:r w:rsidRPr="00E77497">
        <w:rPr>
          <w:i/>
        </w:rPr>
        <w:t>v</w:t>
      </w:r>
      <w:r w:rsidRPr="00E77497">
        <w:t>.</w:t>
      </w:r>
    </w:p>
    <w:p w14:paraId="128D731B" w14:textId="77777777"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23419" w:name="_Toc393690574"/>
    </w:p>
    <w:p w14:paraId="57858070" w14:textId="77777777" w:rsidR="004C02EF" w:rsidRPr="00E77497" w:rsidRDefault="004C02EF" w:rsidP="004C02EF">
      <w:pPr>
        <w:pStyle w:val="40"/>
        <w:numPr>
          <w:ilvl w:val="0"/>
          <w:numId w:val="0"/>
        </w:numPr>
      </w:pPr>
      <w:r w:rsidRPr="00E77497">
        <w:t>15.9.5.28</w:t>
      </w:r>
      <w:r w:rsidRPr="00E77497">
        <w:tab/>
        <w:t>Date.prototype.setMilliseconds (ms</w:t>
      </w:r>
      <w:bookmarkEnd w:id="23419"/>
      <w:r w:rsidRPr="00E77497">
        <w:t>)</w:t>
      </w:r>
    </w:p>
    <w:p w14:paraId="379D3A48" w14:textId="77777777"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14:paraId="25D19DB8" w14:textId="77777777"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759C7335" w14:textId="77777777"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0DFCB084" w14:textId="77777777" w:rsidR="004C02EF" w:rsidRPr="00E77497" w:rsidRDefault="004C02EF" w:rsidP="001F482D">
      <w:pPr>
        <w:pStyle w:val="Alg4"/>
        <w:numPr>
          <w:ilvl w:val="0"/>
          <w:numId w:val="270"/>
        </w:numPr>
      </w:pPr>
      <w:r w:rsidRPr="00E77497">
        <w:t xml:space="preserve">Set the [[PrimitiveValue]] internal property of this Date object to </w:t>
      </w:r>
      <w:r w:rsidRPr="00E77497">
        <w:rPr>
          <w:i/>
        </w:rPr>
        <w:t>u</w:t>
      </w:r>
      <w:r w:rsidRPr="00E77497">
        <w:t>.</w:t>
      </w:r>
    </w:p>
    <w:p w14:paraId="320C7FF6" w14:textId="77777777"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23420" w:name="_Toc393690575"/>
    </w:p>
    <w:p w14:paraId="2495C933" w14:textId="77777777" w:rsidR="004C02EF" w:rsidRPr="00E77497" w:rsidRDefault="004C02EF" w:rsidP="004C02EF">
      <w:pPr>
        <w:pStyle w:val="40"/>
        <w:numPr>
          <w:ilvl w:val="0"/>
          <w:numId w:val="0"/>
        </w:numPr>
      </w:pPr>
      <w:r w:rsidRPr="00E77497">
        <w:t>15.9.5.29</w:t>
      </w:r>
      <w:r w:rsidRPr="00E77497">
        <w:tab/>
        <w:t>Date.prototype.setUTCMilliseconds (ms</w:t>
      </w:r>
      <w:bookmarkEnd w:id="23420"/>
      <w:r w:rsidRPr="00E77497">
        <w:t>)</w:t>
      </w:r>
    </w:p>
    <w:p w14:paraId="21547249" w14:textId="77777777"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14:paraId="3FB11C4F" w14:textId="77777777"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0897C89C" w14:textId="77777777"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41F7CE35" w14:textId="77777777" w:rsidR="004C02EF" w:rsidRPr="00E77497" w:rsidRDefault="004C02EF" w:rsidP="001F482D">
      <w:pPr>
        <w:pStyle w:val="Alg4"/>
        <w:numPr>
          <w:ilvl w:val="0"/>
          <w:numId w:val="271"/>
        </w:numPr>
      </w:pPr>
      <w:r w:rsidRPr="00E77497">
        <w:t xml:space="preserve">Set the [[PrimitiveValue]] internal property of this Date object to </w:t>
      </w:r>
      <w:r w:rsidRPr="00E77497">
        <w:rPr>
          <w:i/>
        </w:rPr>
        <w:t>v</w:t>
      </w:r>
      <w:r w:rsidRPr="00E77497">
        <w:t>.</w:t>
      </w:r>
    </w:p>
    <w:p w14:paraId="5AAE904F" w14:textId="77777777"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23421" w:name="_Toc393690576"/>
    </w:p>
    <w:p w14:paraId="75E3045B" w14:textId="77777777" w:rsidR="004C02EF" w:rsidRPr="00E77497" w:rsidRDefault="004C02EF" w:rsidP="004C02EF">
      <w:pPr>
        <w:pStyle w:val="40"/>
        <w:numPr>
          <w:ilvl w:val="0"/>
          <w:numId w:val="0"/>
        </w:numPr>
      </w:pPr>
      <w:bookmarkStart w:id="23422" w:name="_Ref457709556"/>
      <w:r w:rsidRPr="00E77497">
        <w:t>15.9.5.30</w:t>
      </w:r>
      <w:r w:rsidRPr="00E77497">
        <w:tab/>
        <w:t xml:space="preserve">Date.prototype.setSeconds (sec [, ms ] </w:t>
      </w:r>
      <w:bookmarkEnd w:id="23421"/>
      <w:r w:rsidRPr="00E77497">
        <w:t>)</w:t>
      </w:r>
      <w:bookmarkEnd w:id="23422"/>
    </w:p>
    <w:p w14:paraId="212B1936"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0D72F3BA" w14:textId="77777777"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14:paraId="0DFCE883" w14:textId="77777777"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14:paraId="3A709712" w14:textId="77777777"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C607132" w14:textId="77777777"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6AE354F7" w14:textId="77777777"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14:paraId="2E3F84B6" w14:textId="77777777" w:rsidR="004C02EF" w:rsidRPr="00E77497" w:rsidRDefault="004C02EF" w:rsidP="001F482D">
      <w:pPr>
        <w:pStyle w:val="Alg4"/>
        <w:numPr>
          <w:ilvl w:val="0"/>
          <w:numId w:val="272"/>
        </w:numPr>
      </w:pPr>
      <w:r w:rsidRPr="00E77497">
        <w:t xml:space="preserve">Set the [[PrimitiveValue]] internal property of this Date object to </w:t>
      </w:r>
      <w:r w:rsidRPr="00E77497">
        <w:rPr>
          <w:i/>
        </w:rPr>
        <w:t>u</w:t>
      </w:r>
      <w:r w:rsidRPr="00E77497">
        <w:t>.</w:t>
      </w:r>
    </w:p>
    <w:p w14:paraId="55D3130E" w14:textId="77777777"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23423" w:name="_Toc393690577"/>
    </w:p>
    <w:p w14:paraId="1D8EF13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0FC9228D" w14:textId="77777777" w:rsidR="004C02EF" w:rsidRPr="00E77497" w:rsidRDefault="004C02EF" w:rsidP="004C02EF">
      <w:pPr>
        <w:pStyle w:val="40"/>
        <w:numPr>
          <w:ilvl w:val="0"/>
          <w:numId w:val="0"/>
        </w:numPr>
      </w:pPr>
      <w:bookmarkStart w:id="23424" w:name="_Ref457709563"/>
      <w:r w:rsidRPr="00E77497">
        <w:t>15.9.5.31</w:t>
      </w:r>
      <w:r w:rsidRPr="00E77497">
        <w:tab/>
        <w:t xml:space="preserve">Date.prototype.setUTCSeconds (sec [, ms ] </w:t>
      </w:r>
      <w:bookmarkEnd w:id="23423"/>
      <w:r w:rsidRPr="00E77497">
        <w:t>)</w:t>
      </w:r>
      <w:bookmarkEnd w:id="23424"/>
    </w:p>
    <w:p w14:paraId="323F44F4"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4045144A" w14:textId="77777777"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14:paraId="352837F2" w14:textId="77777777"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14:paraId="62F70951" w14:textId="77777777"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3A2D506D" w14:textId="77777777"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777343EE" w14:textId="77777777"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14:paraId="1C01F59A" w14:textId="77777777" w:rsidR="004C02EF" w:rsidRPr="00E77497" w:rsidRDefault="004C02EF" w:rsidP="001F482D">
      <w:pPr>
        <w:pStyle w:val="Alg4"/>
        <w:numPr>
          <w:ilvl w:val="0"/>
          <w:numId w:val="273"/>
        </w:numPr>
      </w:pPr>
      <w:r w:rsidRPr="00E77497">
        <w:t xml:space="preserve">Set the [[PrimitiveValue]] internal property of this Date object to </w:t>
      </w:r>
      <w:r w:rsidRPr="00E77497">
        <w:rPr>
          <w:i/>
        </w:rPr>
        <w:t>v</w:t>
      </w:r>
      <w:r w:rsidRPr="00E77497">
        <w:t>.</w:t>
      </w:r>
    </w:p>
    <w:p w14:paraId="1237DD67" w14:textId="77777777"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23425" w:name="_Toc393690578"/>
    </w:p>
    <w:p w14:paraId="043584B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1430770F" w14:textId="77777777" w:rsidR="004C02EF" w:rsidRPr="00C7794D" w:rsidRDefault="004C02EF" w:rsidP="004C02EF">
      <w:pPr>
        <w:pStyle w:val="40"/>
        <w:numPr>
          <w:ilvl w:val="0"/>
          <w:numId w:val="0"/>
        </w:numPr>
      </w:pPr>
      <w:bookmarkStart w:id="23426" w:name="_Ref457709571"/>
      <w:r w:rsidRPr="00C7794D">
        <w:t>15.9.5.32</w:t>
      </w:r>
      <w:r w:rsidRPr="00C7794D">
        <w:tab/>
        <w:t xml:space="preserve">Date.prototype.setMinutes (min [, sec [, ms ] ] </w:t>
      </w:r>
      <w:bookmarkEnd w:id="23425"/>
      <w:r w:rsidRPr="00C7794D">
        <w:t>)</w:t>
      </w:r>
      <w:bookmarkEnd w:id="23426"/>
    </w:p>
    <w:p w14:paraId="22543E7C" w14:textId="77777777"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14EDF231" w14:textId="77777777"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0770FECC" w14:textId="77777777"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14:paraId="14EB860B" w14:textId="77777777"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14:paraId="2A8214BC" w14:textId="77777777"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5B6247BD" w14:textId="77777777"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6466F686" w14:textId="77777777"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5D0C5CDA" w14:textId="77777777"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14:paraId="3E52FFCC" w14:textId="77777777" w:rsidR="004C02EF" w:rsidRPr="00E77497" w:rsidRDefault="004C02EF" w:rsidP="001F482D">
      <w:pPr>
        <w:pStyle w:val="Alg4"/>
        <w:numPr>
          <w:ilvl w:val="0"/>
          <w:numId w:val="274"/>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112BFE78" w14:textId="77777777"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23427" w:name="_Toc393690579"/>
    </w:p>
    <w:p w14:paraId="5FCDEE6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7A3FB0B8" w14:textId="77777777" w:rsidR="004C02EF" w:rsidRPr="00E77497" w:rsidRDefault="004C02EF" w:rsidP="004C02EF">
      <w:pPr>
        <w:pStyle w:val="40"/>
        <w:numPr>
          <w:ilvl w:val="0"/>
          <w:numId w:val="0"/>
        </w:numPr>
      </w:pPr>
      <w:bookmarkStart w:id="23428" w:name="_Ref457709617"/>
      <w:r w:rsidRPr="00E77497">
        <w:t>15.9.5.33</w:t>
      </w:r>
      <w:r w:rsidRPr="00E77497">
        <w:tab/>
        <w:t xml:space="preserve">Date.prototype.setUTCMinutes (min [, sec [, ms ] ] </w:t>
      </w:r>
      <w:bookmarkEnd w:id="23427"/>
      <w:r w:rsidRPr="00E77497">
        <w:t>)</w:t>
      </w:r>
      <w:bookmarkEnd w:id="23428"/>
    </w:p>
    <w:p w14:paraId="786B71BC"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4CF732E8"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4268C0A1" w14:textId="77777777"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14:paraId="47B2ABDE" w14:textId="77777777"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14:paraId="2C783326" w14:textId="77777777"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1A4F07EE" w14:textId="77777777"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64F0081B" w14:textId="77777777"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6773DB0F" w14:textId="77777777"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14:paraId="62A7B3D3" w14:textId="77777777" w:rsidR="004C02EF" w:rsidRPr="00E77497" w:rsidRDefault="004C02EF" w:rsidP="001F482D">
      <w:pPr>
        <w:pStyle w:val="Alg4"/>
        <w:numPr>
          <w:ilvl w:val="0"/>
          <w:numId w:val="275"/>
        </w:numPr>
      </w:pPr>
      <w:r w:rsidRPr="00E77497">
        <w:t xml:space="preserve">Set the [[PrimitiveValue]] internal property of this Date object to </w:t>
      </w:r>
      <w:r w:rsidRPr="00E77497">
        <w:rPr>
          <w:i/>
        </w:rPr>
        <w:t>v</w:t>
      </w:r>
      <w:r w:rsidRPr="00E77497">
        <w:t>.</w:t>
      </w:r>
    </w:p>
    <w:p w14:paraId="56AA9CA3" w14:textId="77777777"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23429" w:name="_Toc393690580"/>
    </w:p>
    <w:p w14:paraId="6A48042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67D39445" w14:textId="77777777" w:rsidR="004C02EF" w:rsidRPr="00E77497" w:rsidRDefault="004C02EF" w:rsidP="004C02EF">
      <w:pPr>
        <w:pStyle w:val="40"/>
        <w:numPr>
          <w:ilvl w:val="0"/>
          <w:numId w:val="0"/>
        </w:numPr>
      </w:pPr>
      <w:bookmarkStart w:id="23430" w:name="_Ref457709619"/>
      <w:r w:rsidRPr="00E77497">
        <w:t>15.9.5.34</w:t>
      </w:r>
      <w:r w:rsidRPr="00E77497">
        <w:tab/>
        <w:t xml:space="preserve">Date.prototype.setHours (hour [, min [, sec [, ms ] ] ] </w:t>
      </w:r>
      <w:bookmarkEnd w:id="23429"/>
      <w:r w:rsidRPr="00E77497">
        <w:t>)</w:t>
      </w:r>
      <w:bookmarkEnd w:id="23430"/>
    </w:p>
    <w:p w14:paraId="3AEC07F0"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0BF9591C"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77DC2F41"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550DD7A2" w14:textId="77777777" w:rsidR="004C02EF" w:rsidRPr="00E77497" w:rsidRDefault="004C02EF" w:rsidP="001F482D">
      <w:pPr>
        <w:pStyle w:val="Alg4"/>
        <w:numPr>
          <w:ilvl w:val="0"/>
          <w:numId w:val="276"/>
        </w:numPr>
      </w:pPr>
      <w:r w:rsidRPr="00E77497">
        <w:t xml:space="preserve">Let </w:t>
      </w:r>
      <w:r w:rsidRPr="00E77497">
        <w:rPr>
          <w:i/>
        </w:rPr>
        <w:t>t</w:t>
      </w:r>
      <w:r w:rsidRPr="00E77497">
        <w:t xml:space="preserve"> be the result of LocalTime(this time value).</w:t>
      </w:r>
    </w:p>
    <w:p w14:paraId="0F1647FB" w14:textId="77777777"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14:paraId="64D431C3" w14:textId="77777777"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3B85EDEA" w14:textId="77777777" w:rsidR="004C02EF" w:rsidRPr="00E77497" w:rsidRDefault="004C02EF" w:rsidP="001F482D">
      <w:pPr>
        <w:pStyle w:val="Alg4"/>
        <w:numPr>
          <w:ilvl w:val="0"/>
          <w:numId w:val="276"/>
        </w:numPr>
      </w:pPr>
      <w:r w:rsidRPr="00E77497">
        <w:t xml:space="preserve">If 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1C050F50" w14:textId="77777777"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92939B8" w14:textId="77777777"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0D981087" w14:textId="77777777"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14:paraId="1DBEC5DD" w14:textId="77777777" w:rsidR="004C02EF" w:rsidRPr="00E77497" w:rsidRDefault="004C02EF" w:rsidP="001F482D">
      <w:pPr>
        <w:pStyle w:val="Alg4"/>
        <w:numPr>
          <w:ilvl w:val="0"/>
          <w:numId w:val="276"/>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3AB97951" w14:textId="77777777"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23431" w:name="_Toc393690581"/>
    </w:p>
    <w:p w14:paraId="786FDD9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76949011" w14:textId="77777777" w:rsidR="004C02EF" w:rsidRPr="00E77497" w:rsidRDefault="004C02EF" w:rsidP="004C02EF">
      <w:pPr>
        <w:pStyle w:val="40"/>
        <w:numPr>
          <w:ilvl w:val="0"/>
          <w:numId w:val="0"/>
        </w:numPr>
      </w:pPr>
      <w:bookmarkStart w:id="23432" w:name="_Ref457709621"/>
      <w:r w:rsidRPr="00E77497">
        <w:t>15.9.5.35</w:t>
      </w:r>
      <w:r w:rsidRPr="00E77497">
        <w:tab/>
        <w:t xml:space="preserve">Date.prototype.setUTCHours (hour [, min [, sec [, ms ] ] ] </w:t>
      </w:r>
      <w:bookmarkEnd w:id="23431"/>
      <w:r w:rsidRPr="00E77497">
        <w:t>)</w:t>
      </w:r>
      <w:bookmarkEnd w:id="23432"/>
    </w:p>
    <w:p w14:paraId="3C67CE98"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756D5EC7"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7FD9F605" w14:textId="77777777"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67C01639" w14:textId="77777777"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14:paraId="4F218503" w14:textId="77777777"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14:paraId="53F8AB0A" w14:textId="77777777"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05C68E81" w14:textId="77777777"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2D55A59C" w14:textId="77777777"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9BF14BC" w14:textId="77777777"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428B3994" w14:textId="77777777"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14:paraId="722CAEF7" w14:textId="77777777" w:rsidR="004C02EF" w:rsidRPr="00E77497" w:rsidRDefault="004C02EF" w:rsidP="001F482D">
      <w:pPr>
        <w:pStyle w:val="Alg4"/>
        <w:numPr>
          <w:ilvl w:val="0"/>
          <w:numId w:val="277"/>
        </w:numPr>
      </w:pPr>
      <w:r w:rsidRPr="00E77497">
        <w:t xml:space="preserve">Set the [[PrimitiveValue]] internal property of this Date object to </w:t>
      </w:r>
      <w:r w:rsidRPr="00E77497">
        <w:rPr>
          <w:i/>
        </w:rPr>
        <w:t>v</w:t>
      </w:r>
      <w:r w:rsidRPr="00E77497">
        <w:t>.</w:t>
      </w:r>
    </w:p>
    <w:p w14:paraId="37412F85" w14:textId="77777777"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23433" w:name="_Toc393690582"/>
    </w:p>
    <w:p w14:paraId="5AC8C97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63E5FDB9" w14:textId="77777777" w:rsidR="004C02EF" w:rsidRPr="00E77497" w:rsidRDefault="004C02EF" w:rsidP="004C02EF">
      <w:pPr>
        <w:pStyle w:val="40"/>
        <w:numPr>
          <w:ilvl w:val="0"/>
          <w:numId w:val="0"/>
        </w:numPr>
      </w:pPr>
      <w:r w:rsidRPr="00E77497">
        <w:t>15.9.5.36</w:t>
      </w:r>
      <w:r w:rsidRPr="00E77497">
        <w:tab/>
        <w:t>Date.prototype.setDate (date</w:t>
      </w:r>
      <w:bookmarkEnd w:id="23433"/>
      <w:r w:rsidRPr="00E77497">
        <w:t>)</w:t>
      </w:r>
    </w:p>
    <w:p w14:paraId="09438916" w14:textId="77777777"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14:paraId="7EEED386" w14:textId="77777777"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14:paraId="2B35C746" w14:textId="77777777"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492A8B31" w14:textId="77777777"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14:paraId="002AAA93" w14:textId="77777777" w:rsidR="004C02EF" w:rsidRPr="00E77497" w:rsidRDefault="004C02EF" w:rsidP="001F482D">
      <w:pPr>
        <w:pStyle w:val="Alg4"/>
        <w:numPr>
          <w:ilvl w:val="0"/>
          <w:numId w:val="278"/>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7FDE7FB9" w14:textId="77777777"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23434" w:name="_Toc393690583"/>
    </w:p>
    <w:p w14:paraId="15D6D080" w14:textId="77777777" w:rsidR="004C02EF" w:rsidRPr="00E77497" w:rsidRDefault="004C02EF" w:rsidP="004C02EF">
      <w:pPr>
        <w:pStyle w:val="40"/>
        <w:numPr>
          <w:ilvl w:val="0"/>
          <w:numId w:val="0"/>
        </w:numPr>
      </w:pPr>
      <w:r w:rsidRPr="00E77497">
        <w:t>15.9.5.37</w:t>
      </w:r>
      <w:r w:rsidRPr="00E77497">
        <w:tab/>
        <w:t>Date.prototype.setUTCDate (date</w:t>
      </w:r>
      <w:bookmarkEnd w:id="23434"/>
      <w:r w:rsidRPr="00E77497">
        <w:t>)</w:t>
      </w:r>
    </w:p>
    <w:p w14:paraId="6D097CC3" w14:textId="77777777"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14:paraId="200442DF" w14:textId="77777777"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14:paraId="5E862C91" w14:textId="77777777"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5C68A26C" w14:textId="77777777"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14:paraId="352BEAB8" w14:textId="77777777" w:rsidR="004C02EF" w:rsidRPr="00E77497" w:rsidRDefault="004C02EF" w:rsidP="001F482D">
      <w:pPr>
        <w:pStyle w:val="Alg4"/>
        <w:numPr>
          <w:ilvl w:val="0"/>
          <w:numId w:val="279"/>
        </w:numPr>
      </w:pPr>
      <w:r w:rsidRPr="00E77497">
        <w:t xml:space="preserve">Set the [[PrimitiveValue]] internal property of this Date object to </w:t>
      </w:r>
      <w:r w:rsidRPr="00E77497">
        <w:rPr>
          <w:i/>
        </w:rPr>
        <w:t>v</w:t>
      </w:r>
      <w:r w:rsidRPr="00E77497">
        <w:t>.</w:t>
      </w:r>
    </w:p>
    <w:p w14:paraId="70D85461" w14:textId="77777777"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23435" w:name="_Toc393690584"/>
    </w:p>
    <w:p w14:paraId="362A0EA4" w14:textId="77777777" w:rsidR="004C02EF" w:rsidRPr="00E77497" w:rsidRDefault="004C02EF" w:rsidP="004C02EF">
      <w:pPr>
        <w:pStyle w:val="40"/>
        <w:numPr>
          <w:ilvl w:val="0"/>
          <w:numId w:val="0"/>
        </w:numPr>
      </w:pPr>
      <w:bookmarkStart w:id="23436" w:name="_Ref457709622"/>
      <w:r w:rsidRPr="00E77497">
        <w:t>15.9.5.38</w:t>
      </w:r>
      <w:r w:rsidRPr="00E77497">
        <w:tab/>
        <w:t xml:space="preserve">Date.prototype.setMonth (month [, date ] </w:t>
      </w:r>
      <w:bookmarkEnd w:id="23435"/>
      <w:r w:rsidRPr="00E77497">
        <w:t>)</w:t>
      </w:r>
      <w:bookmarkEnd w:id="23436"/>
    </w:p>
    <w:p w14:paraId="068077BB"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097E05B9" w14:textId="77777777"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14:paraId="42AE33F1" w14:textId="77777777"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14:paraId="300B850F" w14:textId="77777777"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44FC687D" w14:textId="77777777" w:rsidR="004C02EF" w:rsidRPr="00E77497" w:rsidRDefault="004C02EF" w:rsidP="001F482D">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22416DA9" w14:textId="77777777"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14:paraId="4318B59A" w14:textId="77777777" w:rsidR="004C02EF" w:rsidRPr="00E77497" w:rsidRDefault="004C02EF" w:rsidP="001F482D">
      <w:pPr>
        <w:pStyle w:val="Alg4"/>
        <w:numPr>
          <w:ilvl w:val="0"/>
          <w:numId w:val="280"/>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25FB9A2E" w14:textId="77777777"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23437" w:name="_Toc393690585"/>
    </w:p>
    <w:p w14:paraId="4056AA4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57CE6DC2" w14:textId="77777777" w:rsidR="004C02EF" w:rsidRPr="00E77497" w:rsidRDefault="004C02EF" w:rsidP="004C02EF">
      <w:pPr>
        <w:pStyle w:val="40"/>
        <w:numPr>
          <w:ilvl w:val="0"/>
          <w:numId w:val="0"/>
        </w:numPr>
      </w:pPr>
      <w:bookmarkStart w:id="23438" w:name="_Ref457709667"/>
      <w:r w:rsidRPr="00E77497">
        <w:t>15.9.5.39</w:t>
      </w:r>
      <w:r w:rsidRPr="00E77497">
        <w:tab/>
        <w:t xml:space="preserve">Date.prototype.setUTCMonth (month [, date ] </w:t>
      </w:r>
      <w:bookmarkEnd w:id="23437"/>
      <w:r w:rsidRPr="00E77497">
        <w:t>)</w:t>
      </w:r>
      <w:bookmarkEnd w:id="23438"/>
    </w:p>
    <w:p w14:paraId="255585C4"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5CF98552" w14:textId="77777777"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14:paraId="6B7C81D0" w14:textId="77777777"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14:paraId="228CFF67" w14:textId="77777777"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162EC932" w14:textId="77777777"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1BE92E2D" w14:textId="77777777"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14:paraId="5B9D31DD" w14:textId="77777777" w:rsidR="004C02EF" w:rsidRPr="00E77497" w:rsidRDefault="004C02EF" w:rsidP="001F482D">
      <w:pPr>
        <w:pStyle w:val="Alg4"/>
        <w:numPr>
          <w:ilvl w:val="0"/>
          <w:numId w:val="281"/>
        </w:numPr>
      </w:pPr>
      <w:r w:rsidRPr="00E77497">
        <w:t xml:space="preserve">Set the [[PrimitiveValue]] internal property of this Date object to </w:t>
      </w:r>
      <w:r w:rsidRPr="00E77497">
        <w:rPr>
          <w:i/>
        </w:rPr>
        <w:t>v</w:t>
      </w:r>
      <w:r w:rsidRPr="00E77497">
        <w:t>.</w:t>
      </w:r>
    </w:p>
    <w:p w14:paraId="388EC9FF" w14:textId="77777777"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23439" w:name="_Toc393690586"/>
    </w:p>
    <w:p w14:paraId="58E805E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5836D5E4" w14:textId="77777777" w:rsidR="004C02EF" w:rsidRPr="00E77497" w:rsidRDefault="004C02EF" w:rsidP="004C02EF">
      <w:pPr>
        <w:pStyle w:val="40"/>
        <w:numPr>
          <w:ilvl w:val="0"/>
          <w:numId w:val="0"/>
        </w:numPr>
      </w:pPr>
      <w:bookmarkStart w:id="23440" w:name="_Ref457709669"/>
      <w:r w:rsidRPr="00E77497">
        <w:t>15.9.5.40</w:t>
      </w:r>
      <w:r w:rsidRPr="00E77497">
        <w:tab/>
        <w:t xml:space="preserve">Date.prototype.setFullYear (year [, month [, date ] ] </w:t>
      </w:r>
      <w:bookmarkEnd w:id="23439"/>
      <w:r w:rsidRPr="00E77497">
        <w:t>)</w:t>
      </w:r>
      <w:bookmarkEnd w:id="23440"/>
    </w:p>
    <w:p w14:paraId="4AB87268"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2109CCCF"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1002F08D" w14:textId="77777777"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5BD31269" w14:textId="77777777"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14:paraId="4B762108" w14:textId="77777777"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0DDE1669" w14:textId="77777777"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1C0E8034" w14:textId="77777777"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73591E5C" w14:textId="77777777"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14:paraId="3CEE9699" w14:textId="77777777" w:rsidR="004C02EF" w:rsidRPr="00E77497" w:rsidRDefault="004C02EF" w:rsidP="001F482D">
      <w:pPr>
        <w:pStyle w:val="Alg4"/>
        <w:numPr>
          <w:ilvl w:val="0"/>
          <w:numId w:val="282"/>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28144A12" w14:textId="77777777"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23441" w:name="_Toc393690587"/>
    </w:p>
    <w:p w14:paraId="2D6A49E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61A16FE4" w14:textId="77777777" w:rsidR="004C02EF" w:rsidRPr="00E77497" w:rsidRDefault="004C02EF" w:rsidP="004C02EF">
      <w:pPr>
        <w:pStyle w:val="40"/>
        <w:numPr>
          <w:ilvl w:val="0"/>
          <w:numId w:val="0"/>
        </w:numPr>
      </w:pPr>
      <w:bookmarkStart w:id="23442" w:name="_Ref457709670"/>
      <w:r w:rsidRPr="00E77497">
        <w:t>15.9.5.41</w:t>
      </w:r>
      <w:r w:rsidRPr="00E77497">
        <w:tab/>
        <w:t xml:space="preserve">Date.prototype.setUTCFullYear (year [, month [, date ] ] </w:t>
      </w:r>
      <w:bookmarkEnd w:id="23441"/>
      <w:r w:rsidRPr="00E77497">
        <w:t>)</w:t>
      </w:r>
      <w:bookmarkEnd w:id="23442"/>
    </w:p>
    <w:p w14:paraId="094E6349"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1F4398C0"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7F47BE2F" w14:textId="77777777"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7E58195E" w14:textId="77777777"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14:paraId="14D21493" w14:textId="77777777"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5A6C14C1" w14:textId="77777777"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7F6529A5" w14:textId="77777777"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66FB909B" w14:textId="77777777"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14:paraId="5BE77947" w14:textId="77777777" w:rsidR="004C02EF" w:rsidRPr="00E77497" w:rsidRDefault="004C02EF" w:rsidP="001F482D">
      <w:pPr>
        <w:pStyle w:val="Alg4"/>
        <w:numPr>
          <w:ilvl w:val="0"/>
          <w:numId w:val="283"/>
        </w:numPr>
      </w:pPr>
      <w:r w:rsidRPr="00E77497">
        <w:t xml:space="preserve">Set the [[PrimitiveValue]] internal property of this Date object to </w:t>
      </w:r>
      <w:r w:rsidRPr="00E77497">
        <w:rPr>
          <w:i/>
        </w:rPr>
        <w:t>v</w:t>
      </w:r>
      <w:r w:rsidRPr="00E77497">
        <w:t>.</w:t>
      </w:r>
    </w:p>
    <w:p w14:paraId="5A247301" w14:textId="77777777"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23443" w:name="_Toc393690588"/>
    </w:p>
    <w:p w14:paraId="435CE1E0" w14:textId="77777777" w:rsidR="004C02EF" w:rsidRPr="00E77497" w:rsidRDefault="004C02EF" w:rsidP="004C02EF">
      <w:bookmarkStart w:id="23444" w:name="_Toc393690590"/>
      <w:bookmarkEnd w:id="23443"/>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5D523985" w14:textId="77777777" w:rsidR="004C02EF" w:rsidRPr="00E77497" w:rsidRDefault="004C02EF" w:rsidP="004C02EF">
      <w:pPr>
        <w:pStyle w:val="40"/>
        <w:numPr>
          <w:ilvl w:val="0"/>
          <w:numId w:val="0"/>
        </w:numPr>
      </w:pPr>
      <w:r w:rsidRPr="00E77497">
        <w:t>15.9.5.42</w:t>
      </w:r>
      <w:r w:rsidRPr="00E77497">
        <w:tab/>
        <w:t>Date.prototype.toUTCString</w:t>
      </w:r>
      <w:bookmarkEnd w:id="23444"/>
      <w:r w:rsidRPr="00E77497">
        <w:t xml:space="preserve"> ( )</w:t>
      </w:r>
    </w:p>
    <w:p w14:paraId="367599C7" w14:textId="77777777" w:rsidR="004C02EF" w:rsidRPr="00E77497" w:rsidRDefault="004C02EF" w:rsidP="004C02EF">
      <w:r w:rsidRPr="00E77497">
        <w:t>This function returns a String value. The contents of the String are implementation-dependent, but are intended to represent the Date in a convenient, human-readable form in UTC.</w:t>
      </w:r>
      <w:bookmarkStart w:id="23445" w:name="_Toc393690591"/>
    </w:p>
    <w:p w14:paraId="589947CD" w14:textId="77777777"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14:paraId="0B645B84" w14:textId="77777777" w:rsidR="004C02EF" w:rsidRPr="00E77497" w:rsidRDefault="004C02EF" w:rsidP="004C02EF">
      <w:pPr>
        <w:pStyle w:val="40"/>
        <w:numPr>
          <w:ilvl w:val="0"/>
          <w:numId w:val="0"/>
        </w:numPr>
      </w:pPr>
      <w:r w:rsidRPr="00E77497">
        <w:t>15.9.5.43</w:t>
      </w:r>
      <w:r w:rsidRPr="00E77497">
        <w:tab/>
        <w:t>Date.prototype.toISOString ( )</w:t>
      </w:r>
    </w:p>
    <w:p w14:paraId="24179AD7" w14:textId="77777777" w:rsidR="004C02EF" w:rsidRPr="00E77497" w:rsidRDefault="004C02EF" w:rsidP="004C02EF">
      <w:r w:rsidRPr="00E77497">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E77497">
        <w:rPr>
          <w:b/>
        </w:rPr>
        <w:t>RangeError</w:t>
      </w:r>
      <w:r w:rsidRPr="00E77497">
        <w:t xml:space="preserve"> exception is thrown.</w:t>
      </w:r>
    </w:p>
    <w:p w14:paraId="389BF350" w14:textId="77777777" w:rsidR="004C02EF" w:rsidRPr="00E77497" w:rsidRDefault="004C02EF" w:rsidP="004C02EF">
      <w:pPr>
        <w:pStyle w:val="40"/>
        <w:numPr>
          <w:ilvl w:val="0"/>
          <w:numId w:val="0"/>
        </w:numPr>
      </w:pPr>
      <w:r w:rsidRPr="00E77497">
        <w:t>15.9.5.44</w:t>
      </w:r>
      <w:r w:rsidRPr="00E77497">
        <w:tab/>
        <w:t>Date.prototype.toJSON ( key )</w:t>
      </w:r>
    </w:p>
    <w:p w14:paraId="51D2094C" w14:textId="77777777"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14:paraId="01BB7C29" w14:textId="77777777"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1096D251" w14:textId="77777777"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050F215B" w14:textId="77777777"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14:paraId="307F65D1" w14:textId="77777777"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14:paraId="2271E0E3" w14:textId="77777777" w:rsidR="004C02EF" w:rsidRPr="00E77497" w:rsidRDefault="004C02EF" w:rsidP="001F482D">
      <w:pPr>
        <w:pStyle w:val="Alg4"/>
        <w:numPr>
          <w:ilvl w:val="0"/>
          <w:numId w:val="284"/>
        </w:numPr>
      </w:pPr>
      <w:r w:rsidRPr="00E77497">
        <w:t xml:space="preserve">Let </w:t>
      </w:r>
      <w:r w:rsidRPr="00E77497">
        <w:rPr>
          <w:i/>
        </w:rPr>
        <w:t>toISO</w:t>
      </w:r>
      <w:r w:rsidRPr="00E77497">
        <w:t xml:space="preserve"> be the result of calling the [[Get]] internal method of </w:t>
      </w:r>
      <w:r w:rsidRPr="00E77497">
        <w:rPr>
          <w:i/>
        </w:rPr>
        <w:t xml:space="preserve">O </w:t>
      </w:r>
      <w:r w:rsidRPr="00E77497">
        <w:t>with argument "</w:t>
      </w:r>
      <w:r w:rsidRPr="00E77497">
        <w:rPr>
          <w:rFonts w:ascii="Courier New" w:hAnsi="Courier New" w:cs="Courier New"/>
          <w:b/>
        </w:rPr>
        <w:t>toISOString</w:t>
      </w:r>
      <w:r w:rsidRPr="00E77497">
        <w:t>".</w:t>
      </w:r>
    </w:p>
    <w:p w14:paraId="05CD35C4" w14:textId="77777777" w:rsidR="00E614CD" w:rsidRDefault="00E614CD" w:rsidP="001F482D">
      <w:pPr>
        <w:pStyle w:val="Alg4"/>
        <w:numPr>
          <w:ilvl w:val="0"/>
          <w:numId w:val="284"/>
        </w:numPr>
        <w:rPr>
          <w:ins w:id="23446" w:author="Rev 7 Allen Wirfs-Brock" w:date="2012-04-11T12:55:00Z"/>
        </w:rPr>
      </w:pPr>
      <w:ins w:id="23447" w:author="Rev 7 Allen Wirfs-Brock" w:date="2012-04-11T12:55:00Z">
        <w:r>
          <w:t>ReturnIfAbrupt(</w:t>
        </w:r>
      </w:ins>
      <w:ins w:id="23448" w:author="Rev 7 Allen Wirfs-Brock" w:date="2012-04-11T12:56:00Z">
        <w:r w:rsidRPr="00E77497">
          <w:rPr>
            <w:i/>
          </w:rPr>
          <w:t>toISO</w:t>
        </w:r>
      </w:ins>
      <w:ins w:id="23449" w:author="Rev 7 Allen Wirfs-Brock" w:date="2012-04-11T12:55:00Z">
        <w:r>
          <w:t>).</w:t>
        </w:r>
      </w:ins>
    </w:p>
    <w:p w14:paraId="2C9456C1" w14:textId="77777777"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51D0E694" w14:textId="77777777" w:rsidR="004C02EF" w:rsidRPr="00E77497" w:rsidRDefault="004C02EF" w:rsidP="001F482D">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the </w:t>
      </w:r>
      <w:r w:rsidRPr="00E77497">
        <w:rPr>
          <w:b/>
        </w:rPr>
        <w:t xml:space="preserve">this </w:t>
      </w:r>
      <w:r w:rsidRPr="00E77497">
        <w:t>value and an empty argument list.</w:t>
      </w:r>
    </w:p>
    <w:p w14:paraId="562AAC02" w14:textId="77777777" w:rsidR="004C02EF" w:rsidRPr="00E77497" w:rsidRDefault="004C02EF" w:rsidP="004C02EF">
      <w:pPr>
        <w:pStyle w:val="Note"/>
      </w:pPr>
      <w:r w:rsidRPr="00E77497">
        <w:t>NOTE 1</w:t>
      </w:r>
      <w:r w:rsidRPr="00E77497">
        <w:tab/>
        <w:t>The argument is ignored.</w:t>
      </w:r>
    </w:p>
    <w:p w14:paraId="3E15A650"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5F9A1FE1" w14:textId="77777777" w:rsidR="004C02EF" w:rsidRPr="00E77497" w:rsidRDefault="004C02EF" w:rsidP="00B43482">
      <w:pPr>
        <w:pStyle w:val="30"/>
        <w:numPr>
          <w:ilvl w:val="0"/>
          <w:numId w:val="0"/>
        </w:numPr>
      </w:pPr>
      <w:bookmarkStart w:id="23450" w:name="_Toc393690592"/>
      <w:bookmarkStart w:id="23451" w:name="_Toc472818953"/>
      <w:bookmarkStart w:id="23452" w:name="_Toc235503531"/>
      <w:bookmarkStart w:id="23453" w:name="_Toc241509306"/>
      <w:bookmarkStart w:id="23454" w:name="_Toc244416793"/>
      <w:bookmarkStart w:id="23455" w:name="_Toc276631157"/>
      <w:bookmarkStart w:id="23456" w:name="_Toc323907788"/>
      <w:bookmarkEnd w:id="23445"/>
      <w:r w:rsidRPr="00E77497">
        <w:t>15.9.6</w:t>
      </w:r>
      <w:r w:rsidRPr="00E77497">
        <w:tab/>
        <w:t>Properties of Date Instance</w:t>
      </w:r>
      <w:bookmarkEnd w:id="23450"/>
      <w:r w:rsidRPr="00E77497">
        <w:t>s</w:t>
      </w:r>
      <w:bookmarkEnd w:id="23451"/>
      <w:bookmarkEnd w:id="23452"/>
      <w:bookmarkEnd w:id="23453"/>
      <w:bookmarkEnd w:id="23454"/>
      <w:bookmarkEnd w:id="23455"/>
      <w:bookmarkEnd w:id="23456"/>
    </w:p>
    <w:p w14:paraId="36C5EC41" w14:textId="77777777" w:rsidR="004C02EF" w:rsidRPr="00E77497" w:rsidRDefault="004C02EF" w:rsidP="004C02EF">
      <w:r w:rsidRPr="00E77497">
        <w:t xml:space="preserve">Date instances inherit properties from the Date prototype object and </w:t>
      </w:r>
      <w:del w:id="23457" w:author="Allen Wirfs-Brock" w:date="2011-07-02T14:30:00Z">
        <w:r w:rsidRPr="00E77497" w:rsidDel="0054023D">
          <w:delText xml:space="preserve">their </w:delText>
        </w:r>
      </w:del>
      <w:ins w:id="23458" w:author="Allen Wirfs-Brock" w:date="2011-07-02T14:30:00Z">
        <w:r w:rsidR="0054023D" w:rsidRPr="00E77497">
          <w:t xml:space="preserve">have a </w:t>
        </w:r>
      </w:ins>
      <w:r w:rsidRPr="00E77497">
        <w:t>[[</w:t>
      </w:r>
      <w:del w:id="23459" w:author="Allen Wirfs-Brock" w:date="2011-07-02T14:30:00Z">
        <w:r w:rsidRPr="00E77497" w:rsidDel="0054023D">
          <w:delText>Class</w:delText>
        </w:r>
      </w:del>
      <w:ins w:id="23460" w:author="Allen Wirfs-Brock" w:date="2011-07-02T14:30:00Z">
        <w:del w:id="23461" w:author="Rev 3 Allen Wirfs-Brock" w:date="2011-09-08T14:47:00Z">
          <w:r w:rsidR="0054023D" w:rsidRPr="00E77497" w:rsidDel="00FA2A04">
            <w:delText>IsDate</w:delText>
          </w:r>
        </w:del>
      </w:ins>
      <w:ins w:id="23462" w:author="Rev 3 Allen Wirfs-Brock" w:date="2011-09-08T14:47:00Z">
        <w:r w:rsidR="00FA2A04" w:rsidRPr="00E77497">
          <w:t>NativeBrand</w:t>
        </w:r>
      </w:ins>
      <w:r w:rsidRPr="00E77497">
        <w:t>]] internal</w:t>
      </w:r>
      <w:ins w:id="23463" w:author="Rev 3 Allen Wirfs-Brock" w:date="2011-09-08T14:47:00Z">
        <w:r w:rsidR="00FA2A04" w:rsidRPr="00E77497">
          <w:t xml:space="preserve"> whose value is NativeDate</w:t>
        </w:r>
      </w:ins>
      <w:del w:id="23464" w:author="Allen Wirfs-Brock" w:date="2011-07-02T14:30:00Z">
        <w:r w:rsidRPr="00E77497" w:rsidDel="0054023D">
          <w:delText xml:space="preserve"> property value is </w:delText>
        </w:r>
        <w:r w:rsidRPr="00E77497" w:rsidDel="0054023D">
          <w:rPr>
            <w:rFonts w:ascii="Courier New" w:hAnsi="Courier New" w:cs="Courier New"/>
            <w:b/>
          </w:rPr>
          <w:delText>"Date"</w:delText>
        </w:r>
      </w:del>
      <w:r w:rsidRPr="00E77497">
        <w:t>. Date instances also have a [[PrimitiveValue]] internal property.</w:t>
      </w:r>
    </w:p>
    <w:p w14:paraId="62055A92" w14:textId="77777777" w:rsidR="004C02EF" w:rsidRPr="00E77497" w:rsidRDefault="004C02EF" w:rsidP="004C02EF">
      <w:r w:rsidRPr="00E77497">
        <w:t>The [[PrimitiveValue]] internal property is time value represented by this Date object.</w:t>
      </w:r>
      <w:bookmarkStart w:id="23465" w:name="_Toc393690593"/>
    </w:p>
    <w:p w14:paraId="02706E88" w14:textId="77777777" w:rsidR="004C02EF" w:rsidRPr="00E77497" w:rsidRDefault="004C02EF" w:rsidP="00F710D2">
      <w:pPr>
        <w:pStyle w:val="20"/>
        <w:numPr>
          <w:ilvl w:val="0"/>
          <w:numId w:val="0"/>
        </w:numPr>
      </w:pPr>
      <w:bookmarkStart w:id="23466" w:name="_Ref404565288"/>
      <w:bookmarkStart w:id="23467" w:name="_Toc417706280"/>
      <w:bookmarkStart w:id="23468" w:name="_Toc432237645"/>
      <w:bookmarkStart w:id="23469" w:name="_Toc432984854"/>
      <w:bookmarkStart w:id="23470" w:name="_Toc472818954"/>
      <w:bookmarkStart w:id="23471" w:name="_Toc235503532"/>
      <w:bookmarkStart w:id="23472" w:name="_Toc241509307"/>
      <w:bookmarkStart w:id="23473" w:name="_Toc244416794"/>
      <w:bookmarkStart w:id="23474" w:name="_Toc276631158"/>
      <w:bookmarkStart w:id="23475" w:name="_Toc323907789"/>
      <w:r w:rsidRPr="00E77497">
        <w:t>15.10</w:t>
      </w:r>
      <w:r w:rsidRPr="00E77497">
        <w:tab/>
        <w:t>RegExp (Regular Expression) Objects</w:t>
      </w:r>
      <w:bookmarkEnd w:id="23466"/>
      <w:bookmarkEnd w:id="23467"/>
      <w:bookmarkEnd w:id="23468"/>
      <w:bookmarkEnd w:id="23469"/>
      <w:bookmarkEnd w:id="23470"/>
      <w:bookmarkEnd w:id="23471"/>
      <w:bookmarkEnd w:id="23472"/>
      <w:bookmarkEnd w:id="23473"/>
      <w:bookmarkEnd w:id="23474"/>
      <w:bookmarkEnd w:id="23475"/>
    </w:p>
    <w:p w14:paraId="2E4D0291" w14:textId="77777777" w:rsidR="004C02EF" w:rsidRPr="00E77497" w:rsidRDefault="004C02EF" w:rsidP="004C02EF">
      <w:r w:rsidRPr="00E77497">
        <w:t>A RegExp object contains a regular expression and the associated flags.</w:t>
      </w:r>
    </w:p>
    <w:p w14:paraId="5B684021" w14:textId="77777777"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14:paraId="49711F75" w14:textId="77777777" w:rsidR="004C02EF" w:rsidRPr="00E77497" w:rsidRDefault="004C02EF" w:rsidP="00F710D2">
      <w:pPr>
        <w:pStyle w:val="30"/>
        <w:numPr>
          <w:ilvl w:val="0"/>
          <w:numId w:val="0"/>
        </w:numPr>
      </w:pPr>
      <w:bookmarkStart w:id="23476" w:name="_Hlt457446511"/>
      <w:bookmarkStart w:id="23477" w:name="_Toc417706281"/>
      <w:bookmarkStart w:id="23478" w:name="_Toc432237646"/>
      <w:bookmarkStart w:id="23479" w:name="_Toc432984855"/>
      <w:bookmarkStart w:id="23480" w:name="_Ref457437739"/>
      <w:bookmarkStart w:id="23481" w:name="_Ref457437740"/>
      <w:bookmarkStart w:id="23482" w:name="_Ref457437745"/>
      <w:bookmarkStart w:id="23483" w:name="_Ref457437746"/>
      <w:bookmarkStart w:id="23484" w:name="_Ref457437747"/>
      <w:bookmarkStart w:id="23485" w:name="_Ref457437748"/>
      <w:bookmarkStart w:id="23486" w:name="_Ref457437749"/>
      <w:bookmarkStart w:id="23487" w:name="_Ref457437753"/>
      <w:bookmarkStart w:id="23488" w:name="_Ref457437754"/>
      <w:bookmarkStart w:id="23489" w:name="_Ref457437755"/>
      <w:bookmarkStart w:id="23490" w:name="_Ref457437756"/>
      <w:bookmarkStart w:id="23491" w:name="_Ref457437757"/>
      <w:bookmarkStart w:id="23492" w:name="_Ref457437761"/>
      <w:bookmarkStart w:id="23493" w:name="_Ref457437762"/>
      <w:bookmarkStart w:id="23494" w:name="_Ref457437763"/>
      <w:bookmarkStart w:id="23495" w:name="_Ref457437764"/>
      <w:bookmarkStart w:id="23496" w:name="_Ref457437765"/>
      <w:bookmarkStart w:id="23497" w:name="_Ref457437769"/>
      <w:bookmarkStart w:id="23498" w:name="_Ref457437770"/>
      <w:bookmarkStart w:id="23499" w:name="_Ref457437771"/>
      <w:bookmarkStart w:id="23500" w:name="_Ref457437772"/>
      <w:bookmarkStart w:id="23501" w:name="_Ref457437773"/>
      <w:bookmarkStart w:id="23502" w:name="_Ref457437777"/>
      <w:bookmarkStart w:id="23503" w:name="_Ref457446600"/>
      <w:bookmarkStart w:id="23504" w:name="_Ref463778805"/>
      <w:bookmarkStart w:id="23505" w:name="_Toc472818955"/>
      <w:bookmarkStart w:id="23506" w:name="_Toc235503533"/>
      <w:bookmarkStart w:id="23507" w:name="_Toc241509308"/>
      <w:bookmarkStart w:id="23508" w:name="_Toc244416795"/>
      <w:bookmarkStart w:id="23509" w:name="_Toc276631159"/>
      <w:bookmarkStart w:id="23510" w:name="_Toc323907790"/>
      <w:bookmarkEnd w:id="23476"/>
      <w:r w:rsidRPr="00E77497">
        <w:t>15.10.1</w:t>
      </w:r>
      <w:r w:rsidRPr="00E77497">
        <w:tab/>
        <w:t>Patterns</w:t>
      </w:r>
      <w:bookmarkEnd w:id="23477"/>
      <w:bookmarkEnd w:id="23478"/>
      <w:bookmarkEnd w:id="23479"/>
      <w:bookmarkEnd w:id="23480"/>
      <w:bookmarkEnd w:id="23481"/>
      <w:bookmarkEnd w:id="23482"/>
      <w:bookmarkEnd w:id="23483"/>
      <w:bookmarkEnd w:id="23484"/>
      <w:bookmarkEnd w:id="23485"/>
      <w:bookmarkEnd w:id="23486"/>
      <w:bookmarkEnd w:id="23487"/>
      <w:bookmarkEnd w:id="23488"/>
      <w:bookmarkEnd w:id="23489"/>
      <w:bookmarkEnd w:id="23490"/>
      <w:bookmarkEnd w:id="23491"/>
      <w:bookmarkEnd w:id="23492"/>
      <w:bookmarkEnd w:id="23493"/>
      <w:bookmarkEnd w:id="23494"/>
      <w:bookmarkEnd w:id="23495"/>
      <w:bookmarkEnd w:id="23496"/>
      <w:bookmarkEnd w:id="23497"/>
      <w:bookmarkEnd w:id="23498"/>
      <w:bookmarkEnd w:id="23499"/>
      <w:bookmarkEnd w:id="23500"/>
      <w:bookmarkEnd w:id="23501"/>
      <w:bookmarkEnd w:id="23502"/>
      <w:bookmarkEnd w:id="23503"/>
      <w:bookmarkEnd w:id="23504"/>
      <w:bookmarkEnd w:id="23505"/>
      <w:bookmarkEnd w:id="23506"/>
      <w:bookmarkEnd w:id="23507"/>
      <w:bookmarkEnd w:id="23508"/>
      <w:bookmarkEnd w:id="23509"/>
      <w:bookmarkEnd w:id="23510"/>
    </w:p>
    <w:p w14:paraId="13D0B3CF" w14:textId="77777777"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488EB9AE" w14:textId="77777777" w:rsidR="004C02EF" w:rsidRPr="00E77497" w:rsidRDefault="004C02EF" w:rsidP="004C02EF">
      <w:pPr>
        <w:pStyle w:val="Syntax"/>
      </w:pPr>
      <w:r w:rsidRPr="00E77497">
        <w:t>Syntax</w:t>
      </w:r>
    </w:p>
    <w:p w14:paraId="26762BDE" w14:textId="77777777" w:rsidR="004C02EF" w:rsidRPr="00E77497" w:rsidRDefault="004C02EF" w:rsidP="004C02EF">
      <w:pPr>
        <w:pStyle w:val="SyntaxRule"/>
      </w:pPr>
      <w:r w:rsidRPr="00E77497">
        <w:t xml:space="preserve">Pattern </w:t>
      </w:r>
      <w:r w:rsidRPr="00E77497">
        <w:rPr>
          <w:rFonts w:ascii="Arial" w:hAnsi="Arial"/>
          <w:b/>
          <w:i w:val="0"/>
        </w:rPr>
        <w:t>::</w:t>
      </w:r>
    </w:p>
    <w:p w14:paraId="1E7DAD75" w14:textId="77777777" w:rsidR="004C02EF" w:rsidRPr="00E77497" w:rsidRDefault="004C02EF" w:rsidP="004C02EF">
      <w:pPr>
        <w:pStyle w:val="SyntaxDefinition"/>
      </w:pPr>
      <w:r w:rsidRPr="00E77497">
        <w:t>Disjunction</w:t>
      </w:r>
    </w:p>
    <w:p w14:paraId="567411C2" w14:textId="77777777" w:rsidR="004C02EF" w:rsidRPr="00E77497" w:rsidRDefault="004C02EF" w:rsidP="004C02EF">
      <w:pPr>
        <w:pStyle w:val="SyntaxRule"/>
      </w:pPr>
      <w:r w:rsidRPr="00E77497">
        <w:t xml:space="preserve">Disjunction </w:t>
      </w:r>
      <w:r w:rsidRPr="00E77497">
        <w:rPr>
          <w:rFonts w:ascii="Arial" w:hAnsi="Arial"/>
          <w:b/>
          <w:i w:val="0"/>
        </w:rPr>
        <w:t>::</w:t>
      </w:r>
    </w:p>
    <w:p w14:paraId="3DDA186B" w14:textId="77777777"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72E78BA6" w14:textId="77777777" w:rsidR="004C02EF" w:rsidRPr="00E77497" w:rsidRDefault="004C02EF" w:rsidP="004C02EF">
      <w:pPr>
        <w:pStyle w:val="SyntaxRule"/>
      </w:pPr>
      <w:r w:rsidRPr="00E77497">
        <w:t xml:space="preserve">Alternative </w:t>
      </w:r>
      <w:r w:rsidRPr="00E77497">
        <w:rPr>
          <w:rFonts w:ascii="Arial" w:hAnsi="Arial"/>
          <w:b/>
          <w:i w:val="0"/>
        </w:rPr>
        <w:t>::</w:t>
      </w:r>
    </w:p>
    <w:p w14:paraId="37E543C9"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14:paraId="71663FD2" w14:textId="77777777" w:rsidR="004C02EF" w:rsidRPr="00E77497" w:rsidRDefault="004C02EF" w:rsidP="004C02EF">
      <w:pPr>
        <w:pStyle w:val="SyntaxRule"/>
      </w:pPr>
      <w:r w:rsidRPr="00E77497">
        <w:t xml:space="preserve">Term </w:t>
      </w:r>
      <w:r w:rsidRPr="00E77497">
        <w:rPr>
          <w:rFonts w:ascii="Arial" w:hAnsi="Arial"/>
          <w:b/>
          <w:i w:val="0"/>
        </w:rPr>
        <w:t>::</w:t>
      </w:r>
    </w:p>
    <w:p w14:paraId="7AAB5844" w14:textId="77777777" w:rsidR="004C02EF" w:rsidRPr="00C7794D" w:rsidRDefault="004C02EF" w:rsidP="004C02EF">
      <w:pPr>
        <w:pStyle w:val="SyntaxDefinition"/>
        <w:rPr>
          <w:vertAlign w:val="subscript"/>
        </w:rPr>
      </w:pPr>
      <w:r w:rsidRPr="00C7794D">
        <w:t>Assertion</w:t>
      </w:r>
      <w:r w:rsidRPr="00C7794D">
        <w:br/>
        <w:t>Atom</w:t>
      </w:r>
      <w:r w:rsidRPr="00C7794D">
        <w:br/>
        <w:t>Atom Quantifier</w:t>
      </w:r>
    </w:p>
    <w:p w14:paraId="1A662802" w14:textId="77777777" w:rsidR="004C02EF" w:rsidRPr="00C7794D" w:rsidRDefault="004C02EF" w:rsidP="004C02EF">
      <w:pPr>
        <w:pStyle w:val="SyntaxRule"/>
      </w:pPr>
      <w:r w:rsidRPr="00C7794D">
        <w:t xml:space="preserve">Assertion </w:t>
      </w:r>
      <w:r w:rsidRPr="00C7794D">
        <w:rPr>
          <w:rFonts w:ascii="Arial" w:hAnsi="Arial"/>
          <w:b/>
          <w:i w:val="0"/>
        </w:rPr>
        <w:t>::</w:t>
      </w:r>
    </w:p>
    <w:p w14:paraId="5C199F94" w14:textId="77777777"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5E0BDC36" w14:textId="77777777" w:rsidR="004C02EF" w:rsidRPr="00C7794D" w:rsidRDefault="004C02EF" w:rsidP="004C02EF">
      <w:pPr>
        <w:pStyle w:val="SyntaxRule"/>
      </w:pPr>
      <w:r w:rsidRPr="00C7794D">
        <w:t xml:space="preserve">Quantifier </w:t>
      </w:r>
      <w:r w:rsidRPr="00C7794D">
        <w:rPr>
          <w:rFonts w:ascii="Arial" w:hAnsi="Arial"/>
          <w:b/>
          <w:i w:val="0"/>
        </w:rPr>
        <w:t>::</w:t>
      </w:r>
    </w:p>
    <w:p w14:paraId="080BEF98" w14:textId="77777777"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14:paraId="4CF343E1" w14:textId="77777777" w:rsidR="004C02EF" w:rsidRPr="00C7794D" w:rsidRDefault="004C02EF" w:rsidP="004C02EF">
      <w:pPr>
        <w:pStyle w:val="SyntaxRule"/>
      </w:pPr>
      <w:r w:rsidRPr="00C7794D">
        <w:t xml:space="preserve">QuantifierPrefix </w:t>
      </w:r>
      <w:r w:rsidRPr="00C7794D">
        <w:rPr>
          <w:rFonts w:ascii="Arial" w:hAnsi="Arial"/>
          <w:b/>
          <w:i w:val="0"/>
        </w:rPr>
        <w:t>::</w:t>
      </w:r>
    </w:p>
    <w:p w14:paraId="2B7FE847" w14:textId="77777777"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64FEC7F4" w14:textId="77777777" w:rsidR="004C02EF" w:rsidRPr="006B6D0A" w:rsidRDefault="004C02EF" w:rsidP="004C02EF">
      <w:pPr>
        <w:pStyle w:val="SyntaxRule"/>
      </w:pPr>
      <w:r w:rsidRPr="004D1BD1">
        <w:t xml:space="preserve">Atom </w:t>
      </w:r>
      <w:r w:rsidRPr="008B7F6F">
        <w:rPr>
          <w:rFonts w:ascii="Arial" w:hAnsi="Arial"/>
          <w:b/>
          <w:i w:val="0"/>
        </w:rPr>
        <w:t>::</w:t>
      </w:r>
    </w:p>
    <w:p w14:paraId="1D49C584" w14:textId="77777777"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322B25AE" w14:textId="77777777"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14:paraId="3C515E0D"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1891EA66" w14:textId="77777777" w:rsidR="004C02EF" w:rsidRPr="00E77497" w:rsidRDefault="004C02EF" w:rsidP="004C02EF">
      <w:pPr>
        <w:pStyle w:val="SyntaxRule"/>
      </w:pPr>
      <w:r w:rsidRPr="00E77497">
        <w:t xml:space="preserve">AtomEscape </w:t>
      </w:r>
      <w:r w:rsidRPr="00E77497">
        <w:rPr>
          <w:rFonts w:ascii="Arial" w:hAnsi="Arial"/>
          <w:b/>
          <w:i w:val="0"/>
        </w:rPr>
        <w:t>::</w:t>
      </w:r>
    </w:p>
    <w:p w14:paraId="30D9FE15" w14:textId="77777777" w:rsidR="004C02EF" w:rsidRPr="00E77497" w:rsidRDefault="004C02EF" w:rsidP="004C02EF">
      <w:pPr>
        <w:pStyle w:val="SyntaxDefinition"/>
      </w:pPr>
      <w:r w:rsidRPr="00E77497">
        <w:t>DecimalEscape</w:t>
      </w:r>
      <w:r w:rsidRPr="00E77497">
        <w:br/>
        <w:t>CharacterEscape</w:t>
      </w:r>
      <w:r w:rsidRPr="00E77497">
        <w:br/>
        <w:t>CharacterClassEscape</w:t>
      </w:r>
    </w:p>
    <w:p w14:paraId="35F539DB" w14:textId="77777777" w:rsidR="004C02EF" w:rsidRPr="00E77497" w:rsidRDefault="004C02EF" w:rsidP="004C02EF">
      <w:pPr>
        <w:pStyle w:val="SyntaxRule"/>
      </w:pPr>
      <w:r w:rsidRPr="00E77497">
        <w:t xml:space="preserve">CharacterEscape </w:t>
      </w:r>
      <w:r w:rsidRPr="00E77497">
        <w:rPr>
          <w:rFonts w:ascii="Arial" w:hAnsi="Arial"/>
          <w:b/>
          <w:i w:val="0"/>
        </w:rPr>
        <w:t>::</w:t>
      </w:r>
    </w:p>
    <w:p w14:paraId="1BB95250" w14:textId="77777777"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2F97930B" w14:textId="77777777"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64F0C78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14:paraId="0422E77A" w14:textId="77777777"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4A16E29A"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6AFFF905" w14:textId="77777777" w:rsidR="004C02EF" w:rsidRPr="00E77497" w:rsidRDefault="004C02EF" w:rsidP="004C02EF">
      <w:pPr>
        <w:pStyle w:val="SyntaxRule"/>
      </w:pPr>
      <w:r w:rsidRPr="00E77497">
        <w:t xml:space="preserve">IdentityEscape </w:t>
      </w:r>
      <w:r w:rsidRPr="00E77497">
        <w:rPr>
          <w:rFonts w:ascii="Arial" w:hAnsi="Arial"/>
          <w:b/>
          <w:i w:val="0"/>
        </w:rPr>
        <w:t>::</w:t>
      </w:r>
    </w:p>
    <w:p w14:paraId="7901352A" w14:textId="77777777"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3E61924E" w14:textId="77777777" w:rsidR="004C02EF" w:rsidRPr="00E77497" w:rsidRDefault="004C02EF" w:rsidP="004C02EF">
      <w:pPr>
        <w:pStyle w:val="SyntaxRule"/>
      </w:pPr>
      <w:r w:rsidRPr="00E77497">
        <w:t xml:space="preserve">DecimalEscape </w:t>
      </w:r>
      <w:r w:rsidRPr="00E77497">
        <w:rPr>
          <w:rFonts w:ascii="Arial" w:hAnsi="Arial"/>
          <w:b/>
          <w:i w:val="0"/>
        </w:rPr>
        <w:t>::</w:t>
      </w:r>
    </w:p>
    <w:p w14:paraId="40369287" w14:textId="77777777"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08A016DE" w14:textId="77777777"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009A039E"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14:paraId="2F896405" w14:textId="77777777" w:rsidR="004C02EF" w:rsidRPr="00E77497" w:rsidRDefault="004C02EF" w:rsidP="004C02EF">
      <w:pPr>
        <w:pStyle w:val="SyntaxRule"/>
      </w:pPr>
      <w:r w:rsidRPr="00E77497">
        <w:t xml:space="preserve">CharacterClass  </w:t>
      </w:r>
      <w:r w:rsidRPr="00E77497">
        <w:rPr>
          <w:rFonts w:ascii="Arial" w:hAnsi="Arial"/>
          <w:b/>
          <w:i w:val="0"/>
        </w:rPr>
        <w:t>::</w:t>
      </w:r>
    </w:p>
    <w:p w14:paraId="44CEE052" w14:textId="77777777"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4F807A39" w14:textId="77777777" w:rsidR="004C02EF" w:rsidRPr="00E77497" w:rsidRDefault="004C02EF" w:rsidP="004C02EF">
      <w:pPr>
        <w:pStyle w:val="SyntaxRule"/>
      </w:pPr>
      <w:r w:rsidRPr="00E77497">
        <w:t xml:space="preserve">ClassRanges </w:t>
      </w:r>
      <w:r w:rsidRPr="00E77497">
        <w:rPr>
          <w:rFonts w:ascii="Arial" w:hAnsi="Arial"/>
          <w:b/>
          <w:i w:val="0"/>
        </w:rPr>
        <w:t>::</w:t>
      </w:r>
    </w:p>
    <w:p w14:paraId="0EDDC95B"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14:paraId="6D826A11" w14:textId="77777777" w:rsidR="004C02EF" w:rsidRPr="00E77497" w:rsidRDefault="004C02EF" w:rsidP="004C02EF">
      <w:pPr>
        <w:pStyle w:val="SyntaxRule"/>
      </w:pPr>
      <w:r w:rsidRPr="00E77497">
        <w:t xml:space="preserve">NonemptyClassRanges </w:t>
      </w:r>
      <w:r w:rsidRPr="00E77497">
        <w:rPr>
          <w:rFonts w:ascii="Arial" w:hAnsi="Arial"/>
          <w:b/>
          <w:i w:val="0"/>
        </w:rPr>
        <w:t>::</w:t>
      </w:r>
    </w:p>
    <w:p w14:paraId="3F2C0F5A" w14:textId="77777777"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1855CF3B" w14:textId="77777777" w:rsidR="004C02EF" w:rsidRPr="00E77497" w:rsidRDefault="004C02EF" w:rsidP="004C02EF">
      <w:pPr>
        <w:pStyle w:val="SyntaxRule"/>
      </w:pPr>
      <w:r w:rsidRPr="00E77497">
        <w:t xml:space="preserve">NonemptyClassRangesNoDash </w:t>
      </w:r>
      <w:r w:rsidRPr="00E77497">
        <w:rPr>
          <w:rFonts w:ascii="Arial" w:hAnsi="Arial"/>
          <w:b/>
          <w:i w:val="0"/>
        </w:rPr>
        <w:t>::</w:t>
      </w:r>
    </w:p>
    <w:p w14:paraId="2EFBD49D" w14:textId="77777777"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0E185E22" w14:textId="77777777" w:rsidR="004C02EF" w:rsidRPr="00E77497" w:rsidRDefault="004C02EF" w:rsidP="004C02EF">
      <w:pPr>
        <w:pStyle w:val="SyntaxRule"/>
      </w:pPr>
      <w:r w:rsidRPr="00E77497">
        <w:t xml:space="preserve">ClassAtom </w:t>
      </w:r>
      <w:r w:rsidRPr="00E77497">
        <w:rPr>
          <w:rFonts w:ascii="Arial" w:hAnsi="Arial"/>
          <w:b/>
          <w:i w:val="0"/>
        </w:rPr>
        <w:t>::</w:t>
      </w:r>
    </w:p>
    <w:p w14:paraId="57E002AF" w14:textId="77777777" w:rsidR="004C02EF" w:rsidRPr="00E77497" w:rsidRDefault="004C02EF" w:rsidP="004C02EF">
      <w:pPr>
        <w:pStyle w:val="SyntaxDefinition"/>
      </w:pPr>
      <w:r w:rsidRPr="00E77497">
        <w:rPr>
          <w:rFonts w:ascii="Courier New" w:hAnsi="Courier New"/>
          <w:b/>
          <w:i w:val="0"/>
        </w:rPr>
        <w:t>-</w:t>
      </w:r>
      <w:r w:rsidRPr="00E77497">
        <w:br/>
        <w:t>ClassAtomNoDash</w:t>
      </w:r>
    </w:p>
    <w:p w14:paraId="47D3E697" w14:textId="77777777" w:rsidR="004C02EF" w:rsidRPr="00E77497" w:rsidRDefault="004C02EF" w:rsidP="004C02EF">
      <w:pPr>
        <w:pStyle w:val="SyntaxRule"/>
      </w:pPr>
      <w:r w:rsidRPr="00E77497">
        <w:t xml:space="preserve">ClassAtomNoDash </w:t>
      </w:r>
      <w:r w:rsidRPr="00E77497">
        <w:rPr>
          <w:rFonts w:ascii="Arial" w:hAnsi="Arial"/>
          <w:b/>
          <w:i w:val="0"/>
        </w:rPr>
        <w:t>::</w:t>
      </w:r>
    </w:p>
    <w:p w14:paraId="274201BA" w14:textId="77777777"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2A49125D" w14:textId="77777777" w:rsidR="004C02EF" w:rsidRPr="00E77497" w:rsidRDefault="004C02EF" w:rsidP="004C02EF">
      <w:pPr>
        <w:pStyle w:val="SyntaxRule"/>
      </w:pPr>
      <w:r w:rsidRPr="00E77497">
        <w:t xml:space="preserve">ClassEscape </w:t>
      </w:r>
      <w:r w:rsidRPr="00E77497">
        <w:rPr>
          <w:rFonts w:ascii="Arial" w:hAnsi="Arial"/>
          <w:b/>
          <w:i w:val="0"/>
        </w:rPr>
        <w:t>::</w:t>
      </w:r>
    </w:p>
    <w:p w14:paraId="505252CD" w14:textId="77777777"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013F5439" w14:textId="77777777" w:rsidR="004C02EF" w:rsidRPr="00E77497" w:rsidRDefault="004C02EF" w:rsidP="00F710D2">
      <w:pPr>
        <w:pStyle w:val="30"/>
        <w:numPr>
          <w:ilvl w:val="0"/>
          <w:numId w:val="0"/>
        </w:numPr>
      </w:pPr>
      <w:bookmarkStart w:id="23511" w:name="_Ref455931092"/>
      <w:bookmarkStart w:id="23512" w:name="_Toc472818956"/>
      <w:bookmarkStart w:id="23513" w:name="_Toc235503534"/>
      <w:bookmarkStart w:id="23514" w:name="_Toc241509309"/>
      <w:bookmarkStart w:id="23515" w:name="_Toc244416796"/>
      <w:bookmarkStart w:id="23516" w:name="_Toc276631160"/>
      <w:bookmarkStart w:id="23517" w:name="_Toc323907791"/>
      <w:r w:rsidRPr="00E77497">
        <w:t>15.10.2</w:t>
      </w:r>
      <w:r w:rsidRPr="00E77497">
        <w:tab/>
        <w:t>Pattern Semantics</w:t>
      </w:r>
      <w:bookmarkEnd w:id="23511"/>
      <w:bookmarkEnd w:id="23512"/>
      <w:bookmarkEnd w:id="23513"/>
      <w:bookmarkEnd w:id="23514"/>
      <w:bookmarkEnd w:id="23515"/>
      <w:bookmarkEnd w:id="23516"/>
      <w:bookmarkEnd w:id="23517"/>
    </w:p>
    <w:p w14:paraId="758EC8B3" w14:textId="77777777" w:rsidR="004C02EF" w:rsidRPr="00E77497" w:rsidRDefault="004C02EF" w:rsidP="004C02EF">
      <w:r w:rsidRPr="00E77497">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01B66B80" w14:textId="77777777" w:rsidR="004C02EF" w:rsidRPr="00E77497" w:rsidRDefault="004C02EF" w:rsidP="004C02EF">
      <w:pPr>
        <w:pStyle w:val="40"/>
        <w:numPr>
          <w:ilvl w:val="0"/>
          <w:numId w:val="0"/>
        </w:numPr>
      </w:pPr>
      <w:bookmarkStart w:id="23518" w:name="_Ref455931278"/>
      <w:r w:rsidRPr="00E77497">
        <w:t>15.10.2.1</w:t>
      </w:r>
      <w:r w:rsidRPr="00E77497">
        <w:tab/>
        <w:t>Notation</w:t>
      </w:r>
      <w:bookmarkEnd w:id="23518"/>
    </w:p>
    <w:p w14:paraId="4E46BEE1" w14:textId="77777777" w:rsidR="004C02EF" w:rsidRPr="00E77497" w:rsidRDefault="004C02EF" w:rsidP="004C02EF">
      <w:pPr>
        <w:spacing w:after="120"/>
      </w:pPr>
      <w:r w:rsidRPr="00E77497">
        <w:t>The descriptions below use the following variables:</w:t>
      </w:r>
    </w:p>
    <w:p w14:paraId="0B158C1F" w14:textId="77777777"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54AD253A" w14:textId="77777777"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117A031B" w14:textId="77777777"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10D5DEE7" w14:textId="77777777" w:rsidR="004C02EF" w:rsidRPr="00E77497" w:rsidRDefault="004C02EF" w:rsidP="001F482D">
      <w:pPr>
        <w:numPr>
          <w:ilvl w:val="0"/>
          <w:numId w:val="285"/>
        </w:numPr>
        <w:spacing w:after="60"/>
        <w:ind w:left="1080"/>
      </w:pPr>
      <w:r w:rsidRPr="00E77497">
        <w:rPr>
          <w:rFonts w:ascii="Times New Roman" w:hAnsi="Times New Roman"/>
          <w:i/>
        </w:rPr>
        <w:t>IgnoreCase</w:t>
      </w:r>
      <w:r w:rsidRPr="00E77497">
        <w:t xml:space="preserve"> is the setting of the RegExp object's </w:t>
      </w:r>
      <w:r w:rsidRPr="00E77497">
        <w:rPr>
          <w:rFonts w:ascii="Courier New" w:hAnsi="Courier New"/>
          <w:b/>
        </w:rPr>
        <w:t>ignoreCase</w:t>
      </w:r>
      <w:r w:rsidRPr="00E77497">
        <w:t xml:space="preserve"> property.</w:t>
      </w:r>
    </w:p>
    <w:p w14:paraId="77D51151" w14:textId="77777777" w:rsidR="004C02EF" w:rsidRPr="00E77497" w:rsidRDefault="004C02EF" w:rsidP="001F482D">
      <w:pPr>
        <w:numPr>
          <w:ilvl w:val="0"/>
          <w:numId w:val="285"/>
        </w:numPr>
        <w:ind w:left="1080"/>
      </w:pPr>
      <w:r w:rsidRPr="00E77497">
        <w:rPr>
          <w:rFonts w:ascii="Times New Roman" w:hAnsi="Times New Roman"/>
          <w:i/>
        </w:rPr>
        <w:t>Multiline</w:t>
      </w:r>
      <w:r w:rsidRPr="00E77497">
        <w:t xml:space="preserve"> is the setting of the RegExp object’s </w:t>
      </w:r>
      <w:r w:rsidRPr="00E77497">
        <w:rPr>
          <w:rFonts w:ascii="Courier New" w:hAnsi="Courier New"/>
          <w:b/>
        </w:rPr>
        <w:t>multiline</w:t>
      </w:r>
      <w:r w:rsidRPr="00E77497">
        <w:t xml:space="preserve"> property.</w:t>
      </w:r>
    </w:p>
    <w:p w14:paraId="4406429E" w14:textId="77777777" w:rsidR="004C02EF" w:rsidRPr="00E77497" w:rsidRDefault="004C02EF" w:rsidP="004C02EF">
      <w:r w:rsidRPr="00E77497">
        <w:t>Furthermore, the descriptions below use the following internal data structures:</w:t>
      </w:r>
    </w:p>
    <w:p w14:paraId="3F367A58"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14:paraId="28005EBB"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an internal array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313F00D4"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590F9723"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4625F68D"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39705B16" w14:textId="77777777"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266328FF" w14:textId="77777777"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4528757C" w14:textId="77777777" w:rsidR="004C02EF" w:rsidRPr="00E77497" w:rsidRDefault="004C02EF" w:rsidP="004C02EF">
      <w:pPr>
        <w:pStyle w:val="40"/>
        <w:numPr>
          <w:ilvl w:val="0"/>
          <w:numId w:val="0"/>
        </w:numPr>
      </w:pPr>
      <w:r w:rsidRPr="00E77497">
        <w:t>15.10.2.2</w:t>
      </w:r>
      <w:r w:rsidRPr="00E77497">
        <w:tab/>
        <w:t>Pattern</w:t>
      </w:r>
    </w:p>
    <w:p w14:paraId="3C2FEE63" w14:textId="77777777"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15D92BBA" w14:textId="77777777"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14:paraId="476F374A" w14:textId="77777777"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10A8FEFB" w14:textId="77777777"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14:paraId="3E4AA8A4" w14:textId="77777777"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14:paraId="51348407" w14:textId="77777777"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14:paraId="66B9E253" w14:textId="77777777" w:rsidR="004C02EF" w:rsidRPr="00E77497" w:rsidRDefault="004C02EF" w:rsidP="001F482D">
      <w:pPr>
        <w:pStyle w:val="Alg40"/>
        <w:numPr>
          <w:ilvl w:val="0"/>
          <w:numId w:val="402"/>
        </w:numPr>
        <w:ind w:left="1800" w:hanging="270"/>
      </w:pPr>
      <w:r w:rsidRPr="00E77497">
        <w:t xml:space="preserve">Let </w:t>
      </w:r>
      <w:r w:rsidRPr="00E77497">
        <w:rPr>
          <w:i/>
        </w:rPr>
        <w:t>cap</w:t>
      </w:r>
      <w:r w:rsidRPr="00E77497">
        <w:t xml:space="preserve"> be an internal array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042C6592" w14:textId="77777777"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3641363B" w14:textId="77777777"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7ECA4501" w14:textId="77777777"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30C633D2" w14:textId="77777777" w:rsidR="004C02EF" w:rsidRPr="00E77497" w:rsidRDefault="004C02EF" w:rsidP="004C02EF">
      <w:pPr>
        <w:pStyle w:val="40"/>
        <w:numPr>
          <w:ilvl w:val="0"/>
          <w:numId w:val="0"/>
        </w:numPr>
      </w:pPr>
      <w:r w:rsidRPr="00E77497">
        <w:t>15.10.2.3</w:t>
      </w:r>
      <w:r w:rsidRPr="00E77497">
        <w:tab/>
        <w:t>Disjunction</w:t>
      </w:r>
    </w:p>
    <w:p w14:paraId="3EBECDE4"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E77497">
        <w:rPr>
          <w:rFonts w:ascii="Times New Roman" w:hAnsi="Times New Roman"/>
          <w:i/>
        </w:rPr>
        <w:t>Matcher</w:t>
      </w:r>
      <w:r w:rsidRPr="00E77497">
        <w:t xml:space="preserve"> and returning that </w:t>
      </w:r>
      <w:r w:rsidRPr="00E77497">
        <w:rPr>
          <w:rFonts w:ascii="Times New Roman" w:hAnsi="Times New Roman"/>
          <w:i/>
        </w:rPr>
        <w:t>Matcher</w:t>
      </w:r>
      <w:r w:rsidRPr="00E77497">
        <w:t>.</w:t>
      </w:r>
    </w:p>
    <w:p w14:paraId="38ED6C0F"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07575930" w14:textId="77777777"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14:paraId="3D0542D5" w14:textId="77777777"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14:paraId="0DE1A84B" w14:textId="77777777"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25020097" w14:textId="77777777"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58DD754C" w14:textId="77777777"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42E9D9A6" w14:textId="77777777"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204F8482" w14:textId="77777777"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259B227B" w14:textId="77777777" w:rsidR="004C02EF" w:rsidRPr="00E77497" w:rsidRDefault="004C02EF" w:rsidP="004C02EF">
      <w:pPr>
        <w:pStyle w:val="CodeSample4"/>
        <w:spacing w:after="60"/>
        <w:ind w:left="2059"/>
        <w:rPr>
          <w:sz w:val="18"/>
          <w:szCs w:val="18"/>
        </w:rPr>
      </w:pPr>
      <w:r w:rsidRPr="00E77497">
        <w:rPr>
          <w:sz w:val="18"/>
          <w:szCs w:val="18"/>
        </w:rPr>
        <w:t>/a|ab/.exec("abc")</w:t>
      </w:r>
    </w:p>
    <w:p w14:paraId="4B868573" w14:textId="77777777"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02BA7289" w14:textId="77777777" w:rsidR="004C02EF" w:rsidRPr="00E77497" w:rsidRDefault="004C02EF" w:rsidP="004C02EF">
      <w:pPr>
        <w:pStyle w:val="CodeSample4"/>
        <w:spacing w:after="60"/>
        <w:ind w:left="2059"/>
        <w:rPr>
          <w:sz w:val="18"/>
          <w:szCs w:val="18"/>
        </w:rPr>
      </w:pPr>
      <w:r w:rsidRPr="00E77497">
        <w:rPr>
          <w:sz w:val="18"/>
          <w:szCs w:val="18"/>
        </w:rPr>
        <w:t>/((a)|(ab))((c)|(bc))/.exec("abc")</w:t>
      </w:r>
    </w:p>
    <w:p w14:paraId="45C89882" w14:textId="77777777" w:rsidR="004C02EF" w:rsidRPr="00E77497" w:rsidRDefault="004C02EF" w:rsidP="004C02EF">
      <w:pPr>
        <w:pStyle w:val="Note"/>
        <w:spacing w:after="60"/>
      </w:pPr>
      <w:r w:rsidRPr="00E77497">
        <w:t>returns the array</w:t>
      </w:r>
    </w:p>
    <w:p w14:paraId="3B8F898C" w14:textId="77777777" w:rsidR="004C02EF" w:rsidRPr="00E77497" w:rsidRDefault="004C02EF" w:rsidP="004C02EF">
      <w:pPr>
        <w:pStyle w:val="CodeSample4"/>
        <w:spacing w:after="60"/>
        <w:ind w:left="2059"/>
        <w:rPr>
          <w:sz w:val="18"/>
          <w:szCs w:val="18"/>
        </w:rPr>
      </w:pPr>
      <w:r w:rsidRPr="00E77497">
        <w:rPr>
          <w:sz w:val="18"/>
          <w:szCs w:val="18"/>
        </w:rPr>
        <w:t>["abc", "a", "a", undefined, "bc", undefined, "bc"]</w:t>
      </w:r>
    </w:p>
    <w:p w14:paraId="0C9C93EF" w14:textId="77777777" w:rsidR="004C02EF" w:rsidRPr="00E77497" w:rsidRDefault="004C02EF" w:rsidP="004C02EF">
      <w:pPr>
        <w:pStyle w:val="Note"/>
        <w:spacing w:after="60"/>
      </w:pPr>
      <w:r w:rsidRPr="00E77497">
        <w:t>and not</w:t>
      </w:r>
    </w:p>
    <w:p w14:paraId="6DE3E3A8" w14:textId="77777777" w:rsidR="004C02EF" w:rsidRPr="00E77497" w:rsidRDefault="004C02EF" w:rsidP="004C02EF">
      <w:pPr>
        <w:pStyle w:val="CodeSample4"/>
        <w:ind w:left="2058" w:hanging="357"/>
        <w:rPr>
          <w:sz w:val="18"/>
          <w:szCs w:val="18"/>
        </w:rPr>
      </w:pPr>
      <w:r w:rsidRPr="00E77497">
        <w:rPr>
          <w:sz w:val="18"/>
          <w:szCs w:val="18"/>
        </w:rPr>
        <w:t>["abc", "ab", undefined, "ab", "c", "c", undefined]</w:t>
      </w:r>
    </w:p>
    <w:p w14:paraId="5AA187D6" w14:textId="77777777" w:rsidR="004C02EF" w:rsidRPr="00E77497" w:rsidRDefault="004C02EF" w:rsidP="004C02EF">
      <w:pPr>
        <w:pStyle w:val="40"/>
        <w:numPr>
          <w:ilvl w:val="0"/>
          <w:numId w:val="0"/>
        </w:numPr>
      </w:pPr>
      <w:r w:rsidRPr="00E77497">
        <w:t>15.10.2.4</w:t>
      </w:r>
      <w:r w:rsidRPr="00E77497">
        <w:tab/>
        <w:t>Alternative</w:t>
      </w:r>
    </w:p>
    <w:p w14:paraId="01E4F47D"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4784076C"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2F1D93ED" w14:textId="77777777"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14:paraId="1CC0C5D7" w14:textId="77777777"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14:paraId="2A727B4F" w14:textId="77777777"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04F15401" w14:textId="77777777"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393056B9" w14:textId="77777777"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0E7BBF11" w14:textId="77777777"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3C5DAA12" w14:textId="77777777" w:rsidR="004C02EF" w:rsidRPr="00E77497" w:rsidRDefault="004C02EF" w:rsidP="004C02EF">
      <w:pPr>
        <w:pStyle w:val="40"/>
        <w:numPr>
          <w:ilvl w:val="0"/>
          <w:numId w:val="0"/>
        </w:numPr>
      </w:pPr>
      <w:bookmarkStart w:id="23519" w:name="_Hlt463788138"/>
      <w:bookmarkStart w:id="23520" w:name="_Ref457710778"/>
      <w:bookmarkEnd w:id="23519"/>
      <w:r w:rsidRPr="00E77497">
        <w:t>15.10.2.5</w:t>
      </w:r>
      <w:r w:rsidRPr="00E77497">
        <w:tab/>
        <w:t>Term</w:t>
      </w:r>
      <w:bookmarkEnd w:id="23520"/>
    </w:p>
    <w:p w14:paraId="70524589"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1F42802C" w14:textId="77777777"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14:paraId="553BE4EF" w14:textId="77777777"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75CA9391" w14:textId="77777777"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778C0D58" w14:textId="77777777"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14:paraId="52E8E9EB"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4C62CD70"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05701F34" w14:textId="77777777"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14:paraId="3969B561" w14:textId="77777777"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27601984" w14:textId="77777777"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2CBF972D" w14:textId="77777777"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4D1751FE" w14:textId="77777777"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12B16367" w14:textId="77777777"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3A3F3000" w14:textId="77777777"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252131B7" w14:textId="77777777" w:rsidR="004C02EF" w:rsidRPr="00E77497" w:rsidRDefault="004C02EF" w:rsidP="004C02EF">
      <w:r w:rsidRPr="00E77497">
        <w:t xml:space="preserve">The abstract operation </w:t>
      </w:r>
      <w:r w:rsidRPr="00E77497">
        <w:rPr>
          <w:i/>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057CF86D" w14:textId="77777777"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265310E4" w14:textId="77777777"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5BBBC382" w14:textId="77777777"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4D483368"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65E90D2C"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38AB3C82" w14:textId="77777777"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1C3D13CE" w14:textId="77777777" w:rsidR="004C02EF" w:rsidRPr="00E77497" w:rsidRDefault="004C02EF" w:rsidP="001F48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internal array.</w:t>
      </w:r>
    </w:p>
    <w:p w14:paraId="6E2D91BC" w14:textId="77777777"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653CD992" w14:textId="77777777"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6A73B50A" w14:textId="77777777"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73F53C43" w14:textId="77777777"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2215CB4E" w14:textId="77777777"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14:paraId="392537A4" w14:textId="77777777"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63D47348" w14:textId="77777777"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68576FCA" w14:textId="77777777"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7D688207" w14:textId="77777777"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2D514B18" w14:textId="77777777"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22BA97A2" w14:textId="77777777"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14:paraId="6B57F95E" w14:textId="77777777"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29066AFC" w14:textId="77777777"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7643054F" w14:textId="77777777" w:rsidR="004C02EF" w:rsidRPr="00E77497" w:rsidRDefault="004C02EF" w:rsidP="004C02EF">
      <w:pPr>
        <w:pStyle w:val="Note"/>
        <w:spacing w:after="60"/>
      </w:pPr>
      <w:r w:rsidRPr="00E77497">
        <w:t>Compare</w:t>
      </w:r>
    </w:p>
    <w:p w14:paraId="042F97A5" w14:textId="77777777" w:rsidR="004C02EF" w:rsidRPr="00E77497" w:rsidRDefault="004C02EF" w:rsidP="004C02EF">
      <w:pPr>
        <w:pStyle w:val="CodeSample4"/>
        <w:spacing w:after="60"/>
        <w:ind w:left="2059"/>
        <w:rPr>
          <w:sz w:val="18"/>
        </w:rPr>
      </w:pPr>
      <w:r w:rsidRPr="00E77497">
        <w:rPr>
          <w:sz w:val="18"/>
        </w:rPr>
        <w:t>/a[a-z]{2,4}/.exec("abcdefghi")</w:t>
      </w:r>
    </w:p>
    <w:p w14:paraId="30D956CE" w14:textId="77777777"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14:paraId="1CE3E9B7" w14:textId="77777777" w:rsidR="004C02EF" w:rsidRPr="00E77497" w:rsidRDefault="004C02EF" w:rsidP="004C02EF">
      <w:pPr>
        <w:pStyle w:val="CodeSample4"/>
        <w:spacing w:after="60"/>
        <w:ind w:left="2059"/>
        <w:rPr>
          <w:sz w:val="18"/>
        </w:rPr>
      </w:pPr>
      <w:r w:rsidRPr="00E77497">
        <w:rPr>
          <w:sz w:val="18"/>
        </w:rPr>
        <w:t>/a[a-z]{2,4}?/.exec("abcdefghi")</w:t>
      </w:r>
    </w:p>
    <w:p w14:paraId="6E89D2E4" w14:textId="77777777" w:rsidR="004C02EF" w:rsidRPr="00E77497" w:rsidRDefault="004C02EF" w:rsidP="004C02EF">
      <w:pPr>
        <w:pStyle w:val="Note"/>
      </w:pPr>
      <w:r w:rsidRPr="00E77497">
        <w:t xml:space="preserve">which returns </w:t>
      </w:r>
      <w:r w:rsidRPr="00E77497">
        <w:rPr>
          <w:rFonts w:ascii="Courier New" w:hAnsi="Courier New"/>
          <w:b/>
        </w:rPr>
        <w:t>"abc"</w:t>
      </w:r>
      <w:r w:rsidRPr="00E77497">
        <w:t>.</w:t>
      </w:r>
    </w:p>
    <w:p w14:paraId="386C649F" w14:textId="77777777" w:rsidR="004C02EF" w:rsidRPr="00E77497" w:rsidRDefault="004C02EF" w:rsidP="004C02EF">
      <w:pPr>
        <w:pStyle w:val="Note"/>
        <w:spacing w:after="60"/>
      </w:pPr>
      <w:r w:rsidRPr="00E77497">
        <w:t>Consider also</w:t>
      </w:r>
    </w:p>
    <w:p w14:paraId="315D01E7" w14:textId="77777777" w:rsidR="004C02EF" w:rsidRPr="00E77497" w:rsidRDefault="004C02EF" w:rsidP="004C02EF">
      <w:pPr>
        <w:pStyle w:val="CodeSample4"/>
        <w:spacing w:after="60"/>
        <w:ind w:left="2059"/>
        <w:rPr>
          <w:sz w:val="18"/>
        </w:rPr>
      </w:pPr>
      <w:r w:rsidRPr="00E77497">
        <w:rPr>
          <w:sz w:val="18"/>
        </w:rPr>
        <w:t>/(aa|aabaac|ba|b|c)*/.exec("aabaac")</w:t>
      </w:r>
    </w:p>
    <w:p w14:paraId="581EC219" w14:textId="77777777" w:rsidR="004C02EF" w:rsidRPr="00E77497" w:rsidRDefault="004C02EF" w:rsidP="004C02EF">
      <w:pPr>
        <w:pStyle w:val="Note"/>
        <w:spacing w:after="60"/>
      </w:pPr>
      <w:r w:rsidRPr="00E77497">
        <w:t>which, by the choice point ordering above, returns the array</w:t>
      </w:r>
    </w:p>
    <w:p w14:paraId="2F09285A" w14:textId="77777777" w:rsidR="004C02EF" w:rsidRPr="00E77497" w:rsidRDefault="004C02EF" w:rsidP="004C02EF">
      <w:pPr>
        <w:pStyle w:val="CodeSample4"/>
        <w:spacing w:after="60"/>
        <w:ind w:left="2059"/>
        <w:rPr>
          <w:sz w:val="18"/>
        </w:rPr>
      </w:pPr>
      <w:r w:rsidRPr="00E77497">
        <w:rPr>
          <w:sz w:val="18"/>
        </w:rPr>
        <w:t>["aaba", "ba"]</w:t>
      </w:r>
    </w:p>
    <w:p w14:paraId="0D5DD46C" w14:textId="77777777" w:rsidR="004C02EF" w:rsidRPr="00E77497" w:rsidRDefault="004C02EF" w:rsidP="004C02EF">
      <w:pPr>
        <w:pStyle w:val="Note"/>
        <w:spacing w:after="60"/>
      </w:pPr>
      <w:r w:rsidRPr="00E77497">
        <w:t>and not any of:</w:t>
      </w:r>
    </w:p>
    <w:p w14:paraId="63AAF0E6" w14:textId="77777777" w:rsidR="004C02EF" w:rsidRPr="00E77497" w:rsidRDefault="004C02EF" w:rsidP="004C02EF">
      <w:pPr>
        <w:pStyle w:val="CodeSample4"/>
        <w:spacing w:after="60"/>
        <w:ind w:left="2059"/>
        <w:contextualSpacing/>
        <w:rPr>
          <w:sz w:val="18"/>
        </w:rPr>
      </w:pPr>
      <w:r w:rsidRPr="00E77497">
        <w:rPr>
          <w:sz w:val="18"/>
        </w:rPr>
        <w:t>["aabaac", "aabaac"]</w:t>
      </w:r>
    </w:p>
    <w:p w14:paraId="2FE89434" w14:textId="77777777" w:rsidR="004C02EF" w:rsidRPr="00E77497" w:rsidRDefault="004C02EF" w:rsidP="004C02EF">
      <w:pPr>
        <w:pStyle w:val="CodeSample4"/>
        <w:spacing w:after="60"/>
        <w:ind w:left="2059"/>
        <w:rPr>
          <w:sz w:val="18"/>
        </w:rPr>
      </w:pPr>
      <w:r w:rsidRPr="00E77497">
        <w:rPr>
          <w:sz w:val="18"/>
        </w:rPr>
        <w:t>["aabaac", "c"]</w:t>
      </w:r>
    </w:p>
    <w:p w14:paraId="088A50E8" w14:textId="77777777"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3D4E88BB" w14:textId="77777777" w:rsidR="004C02EF" w:rsidRPr="00E77497" w:rsidRDefault="004C02EF" w:rsidP="004C02EF">
      <w:pPr>
        <w:pStyle w:val="CodeSample4"/>
        <w:spacing w:after="60"/>
        <w:ind w:left="2059"/>
        <w:rPr>
          <w:sz w:val="18"/>
        </w:rPr>
      </w:pPr>
      <w:r w:rsidRPr="00E77497">
        <w:rPr>
          <w:sz w:val="18"/>
        </w:rPr>
        <w:t>"aaaaaaaaaa,aaaaaaaaaaaaaaa".replace(/^(a+)\1*,\1+$/,"$1")</w:t>
      </w:r>
    </w:p>
    <w:p w14:paraId="08E04D79" w14:textId="77777777"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2008BEC6" w14:textId="77777777"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0A8B8507" w14:textId="77777777" w:rsidR="004C02EF" w:rsidRPr="00E77497" w:rsidRDefault="004C02EF" w:rsidP="004C02EF">
      <w:pPr>
        <w:pStyle w:val="CodeSample4"/>
        <w:spacing w:after="60"/>
        <w:ind w:left="2059"/>
        <w:rPr>
          <w:sz w:val="18"/>
        </w:rPr>
      </w:pPr>
      <w:r w:rsidRPr="00E77497">
        <w:rPr>
          <w:sz w:val="18"/>
        </w:rPr>
        <w:t>/(z)((a+)?(b+)?(c))*/.exec("zaacbbbcac")</w:t>
      </w:r>
    </w:p>
    <w:p w14:paraId="257B21E1" w14:textId="77777777" w:rsidR="004C02EF" w:rsidRPr="00E77497" w:rsidRDefault="004C02EF" w:rsidP="004C02EF">
      <w:pPr>
        <w:pStyle w:val="Note"/>
        <w:spacing w:after="60"/>
      </w:pPr>
      <w:r w:rsidRPr="00E77497">
        <w:t>which returns the array</w:t>
      </w:r>
    </w:p>
    <w:p w14:paraId="7FCF8163" w14:textId="77777777" w:rsidR="004C02EF" w:rsidRPr="00E77497" w:rsidRDefault="004C02EF" w:rsidP="004C02EF">
      <w:pPr>
        <w:pStyle w:val="CodeSample4"/>
        <w:spacing w:after="60"/>
        <w:ind w:left="2059"/>
        <w:rPr>
          <w:sz w:val="18"/>
        </w:rPr>
      </w:pPr>
      <w:r w:rsidRPr="00E77497">
        <w:rPr>
          <w:sz w:val="18"/>
        </w:rPr>
        <w:t>["zaacbbbcac", "z", "ac", "a", undefined, "c"]</w:t>
      </w:r>
    </w:p>
    <w:p w14:paraId="56A3AC33" w14:textId="77777777" w:rsidR="004C02EF" w:rsidRPr="00E77497" w:rsidRDefault="004C02EF" w:rsidP="004C02EF">
      <w:pPr>
        <w:pStyle w:val="Note"/>
        <w:spacing w:after="60"/>
      </w:pPr>
      <w:r w:rsidRPr="00E77497">
        <w:t>and not</w:t>
      </w:r>
    </w:p>
    <w:p w14:paraId="6011F678" w14:textId="77777777" w:rsidR="004C02EF" w:rsidRPr="00E77497" w:rsidRDefault="004C02EF" w:rsidP="004C02EF">
      <w:pPr>
        <w:pStyle w:val="CodeSample4"/>
        <w:spacing w:after="60"/>
        <w:ind w:left="2059"/>
        <w:rPr>
          <w:sz w:val="18"/>
        </w:rPr>
      </w:pPr>
      <w:r w:rsidRPr="00E77497">
        <w:rPr>
          <w:sz w:val="18"/>
        </w:rPr>
        <w:t>["zaacbbbcac", "z", "ac", "a", "bbb", "c"]</w:t>
      </w:r>
    </w:p>
    <w:p w14:paraId="2C29408C" w14:textId="77777777"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459E045D" w14:textId="77777777"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5A1A44E4" w14:textId="77777777" w:rsidR="004C02EF" w:rsidRPr="00E77497" w:rsidRDefault="004C02EF" w:rsidP="004C02EF">
      <w:pPr>
        <w:pStyle w:val="CodeSample4"/>
        <w:spacing w:after="60"/>
        <w:ind w:left="2059"/>
        <w:rPr>
          <w:sz w:val="18"/>
        </w:rPr>
      </w:pPr>
      <w:r w:rsidRPr="00E77497">
        <w:rPr>
          <w:sz w:val="18"/>
        </w:rPr>
        <w:t>/(a*)*/.exec("b")</w:t>
      </w:r>
    </w:p>
    <w:p w14:paraId="3CD1C841" w14:textId="77777777" w:rsidR="004C02EF" w:rsidRPr="00E77497" w:rsidRDefault="004C02EF" w:rsidP="004C02EF">
      <w:pPr>
        <w:pStyle w:val="Note"/>
        <w:spacing w:after="60"/>
      </w:pPr>
      <w:r w:rsidRPr="00E77497">
        <w:t>or the slightly more complicated:</w:t>
      </w:r>
    </w:p>
    <w:p w14:paraId="56FC2EE4" w14:textId="77777777" w:rsidR="004C02EF" w:rsidRPr="00E77497" w:rsidRDefault="004C02EF" w:rsidP="004C02EF">
      <w:pPr>
        <w:pStyle w:val="CodeSample4"/>
        <w:spacing w:after="60"/>
        <w:ind w:left="2059"/>
        <w:rPr>
          <w:sz w:val="18"/>
        </w:rPr>
      </w:pPr>
      <w:r w:rsidRPr="00E77497">
        <w:rPr>
          <w:sz w:val="18"/>
        </w:rPr>
        <w:t>/(a*)b\1+/.exec("baaaac")</w:t>
      </w:r>
    </w:p>
    <w:p w14:paraId="239FD365" w14:textId="77777777" w:rsidR="004C02EF" w:rsidRPr="00E77497" w:rsidRDefault="004C02EF" w:rsidP="004C02EF">
      <w:pPr>
        <w:pStyle w:val="Note"/>
        <w:spacing w:after="60"/>
      </w:pPr>
      <w:r w:rsidRPr="00E77497">
        <w:t>which returns the array</w:t>
      </w:r>
    </w:p>
    <w:p w14:paraId="457D991E" w14:textId="77777777" w:rsidR="004C02EF" w:rsidRPr="00E77497" w:rsidRDefault="004C02EF" w:rsidP="004C02EF">
      <w:pPr>
        <w:pStyle w:val="CodeSample4"/>
        <w:ind w:left="2058" w:hanging="357"/>
        <w:rPr>
          <w:sz w:val="18"/>
        </w:rPr>
      </w:pPr>
      <w:r w:rsidRPr="00E77497">
        <w:rPr>
          <w:sz w:val="18"/>
        </w:rPr>
        <w:t>["b", ""]</w:t>
      </w:r>
    </w:p>
    <w:p w14:paraId="7E67DC0D" w14:textId="77777777" w:rsidR="004C02EF" w:rsidRPr="00E77497" w:rsidRDefault="004C02EF" w:rsidP="004C02EF">
      <w:pPr>
        <w:pStyle w:val="40"/>
        <w:numPr>
          <w:ilvl w:val="0"/>
          <w:numId w:val="0"/>
        </w:numPr>
      </w:pPr>
      <w:r w:rsidRPr="00E77497">
        <w:t>15.10.2.6</w:t>
      </w:r>
      <w:r w:rsidRPr="00E77497">
        <w:tab/>
        <w:t>Assertion</w:t>
      </w:r>
    </w:p>
    <w:p w14:paraId="7171DBDA"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380C2139" w14:textId="77777777"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4635841" w14:textId="77777777"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14:paraId="323D9992" w14:textId="77777777"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0039355C" w14:textId="77777777"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2DC0AA31" w14:textId="77777777"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14:paraId="534DF43D"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709FB999" w14:textId="77777777"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AA022EF" w14:textId="77777777"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2C690A82" w14:textId="77777777" w:rsidR="004C02EF" w:rsidRPr="00E77497" w:rsidRDefault="004C02EF" w:rsidP="001F482D">
      <w:pPr>
        <w:pStyle w:val="Alg4"/>
        <w:numPr>
          <w:ilvl w:val="0"/>
          <w:numId w:val="293"/>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54C4F557" w14:textId="77777777"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2304FBD3" w14:textId="77777777"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14:paraId="113D92BD"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02332246" w14:textId="77777777"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7EB68116"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3A8328E6"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 and let </w:t>
      </w:r>
      <w:r w:rsidRPr="00E77497">
        <w:rPr>
          <w:i/>
        </w:rPr>
        <w:t>b</w:t>
      </w:r>
      <w:r w:rsidRPr="00E77497">
        <w:t xml:space="preserve"> be the Boolean result.</w:t>
      </w:r>
    </w:p>
    <w:p w14:paraId="54C4CC5B"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1CE09FDE"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7061D532" w14:textId="77777777"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14:paraId="743CDF4A"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5E4F0B19" w14:textId="77777777"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1969A99B"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059C6BE4"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and let b be the Boolean result.</w:t>
      </w:r>
    </w:p>
    <w:p w14:paraId="5CE3AF5E" w14:textId="77777777" w:rsidR="004C02EF" w:rsidRPr="00E77497" w:rsidRDefault="004C02EF" w:rsidP="001F482D">
      <w:pPr>
        <w:pStyle w:val="Alg4"/>
        <w:numPr>
          <w:ilvl w:val="0"/>
          <w:numId w:val="298"/>
        </w:numPr>
      </w:pPr>
      <w:r w:rsidRPr="00E77497">
        <w:t xml:space="preserve">If a is </w:t>
      </w:r>
      <w:r w:rsidRPr="00E77497">
        <w:rPr>
          <w:b/>
        </w:rPr>
        <w:t>true</w:t>
      </w:r>
      <w:r w:rsidRPr="00E77497">
        <w:t xml:space="preserve"> and b is </w:t>
      </w:r>
      <w:r w:rsidRPr="00E77497">
        <w:rPr>
          <w:b/>
        </w:rPr>
        <w:t>false</w:t>
      </w:r>
      <w:r w:rsidRPr="00E77497">
        <w:t xml:space="preserve">, return </w:t>
      </w:r>
      <w:r w:rsidRPr="00E77497">
        <w:rPr>
          <w:b/>
        </w:rPr>
        <w:t>false</w:t>
      </w:r>
      <w:r w:rsidRPr="00E77497">
        <w:t>.</w:t>
      </w:r>
    </w:p>
    <w:p w14:paraId="25CB8310" w14:textId="77777777" w:rsidR="004C02EF" w:rsidRPr="00E77497" w:rsidRDefault="004C02EF" w:rsidP="001F482D">
      <w:pPr>
        <w:pStyle w:val="Alg4"/>
        <w:numPr>
          <w:ilvl w:val="0"/>
          <w:numId w:val="298"/>
        </w:numPr>
      </w:pPr>
      <w:r w:rsidRPr="00E77497">
        <w:t xml:space="preserve">If a is </w:t>
      </w:r>
      <w:r w:rsidRPr="00E77497">
        <w:rPr>
          <w:b/>
        </w:rPr>
        <w:t>false</w:t>
      </w:r>
      <w:r w:rsidRPr="00E77497">
        <w:t xml:space="preserve"> and b is </w:t>
      </w:r>
      <w:r w:rsidRPr="00E77497">
        <w:rPr>
          <w:b/>
        </w:rPr>
        <w:t>true</w:t>
      </w:r>
      <w:r w:rsidRPr="00E77497">
        <w:t xml:space="preserve">, return </w:t>
      </w:r>
      <w:r w:rsidRPr="00E77497">
        <w:rPr>
          <w:b/>
        </w:rPr>
        <w:t>false</w:t>
      </w:r>
      <w:r w:rsidRPr="00E77497">
        <w:t>.</w:t>
      </w:r>
    </w:p>
    <w:p w14:paraId="0B6FD575" w14:textId="77777777"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14:paraId="5C5C9868"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674FC2BE" w14:textId="77777777"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14:paraId="79EEE19D" w14:textId="77777777" w:rsidR="004C02EF" w:rsidRPr="00E77497" w:rsidRDefault="004C02EF" w:rsidP="001F48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5C524822" w14:textId="77777777"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5BA6232E" w14:textId="77777777"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0FA08BF5" w14:textId="77777777"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1D25ED3A"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14:paraId="530A9EE3"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internal array.</w:t>
      </w:r>
    </w:p>
    <w:p w14:paraId="597E5BFB"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5F9B8D24"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6D827990" w14:textId="77777777"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14:paraId="417E8133" w14:textId="77777777"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2D2F4CFB" w14:textId="77777777"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14:paraId="0AA90FA8" w14:textId="77777777"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12CA44AD" w14:textId="77777777"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74B94D81" w14:textId="77777777"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03DF3199" w14:textId="77777777"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247E6512" w14:textId="77777777"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14:paraId="1FF816A4" w14:textId="77777777" w:rsidR="004C02EF" w:rsidRPr="00E77497" w:rsidRDefault="004C02EF" w:rsidP="004C02EF">
      <w:r w:rsidRPr="00E77497">
        <w:t xml:space="preserve">The abstract operation </w:t>
      </w:r>
      <w:r w:rsidRPr="00E77497">
        <w:rPr>
          <w:rFonts w:ascii="Times New Roman" w:hAnsi="Times New Roman"/>
          <w:i/>
        </w:rPr>
        <w:t>IsWordChar</w:t>
      </w:r>
      <w:r w:rsidRPr="00E77497">
        <w:t xml:space="preserve"> takes an integer parameter </w:t>
      </w:r>
      <w:r w:rsidRPr="00E77497">
        <w:rPr>
          <w:rFonts w:ascii="Times New Roman" w:hAnsi="Times New Roman"/>
          <w:i/>
        </w:rPr>
        <w:t>e</w:t>
      </w:r>
      <w:r w:rsidRPr="00E77497">
        <w:t xml:space="preserve"> and performs the following:</w:t>
      </w:r>
    </w:p>
    <w:p w14:paraId="0B8966C6" w14:textId="77777777" w:rsidR="004C02EF" w:rsidRPr="00E77497" w:rsidRDefault="004C02EF" w:rsidP="001F482D">
      <w:pPr>
        <w:pStyle w:val="Alg4"/>
        <w:numPr>
          <w:ilvl w:val="0"/>
          <w:numId w:val="295"/>
        </w:numPr>
      </w:pPr>
      <w:r w:rsidRPr="00E77497">
        <w:t xml:space="preserve">If </w:t>
      </w:r>
      <w:r w:rsidRPr="00E77497">
        <w:rPr>
          <w:i/>
        </w:rPr>
        <w:t>e</w:t>
      </w:r>
      <w:r w:rsidRPr="00E77497">
        <w:t xml:space="preserve"> == –1 or </w:t>
      </w:r>
      <w:r w:rsidRPr="00E77497">
        <w:rPr>
          <w:i/>
        </w:rPr>
        <w:t>e</w:t>
      </w:r>
      <w:r w:rsidRPr="00E77497">
        <w:t xml:space="preserve"> == </w:t>
      </w:r>
      <w:r w:rsidRPr="00E77497">
        <w:rPr>
          <w:i/>
        </w:rPr>
        <w:t>InputLength</w:t>
      </w:r>
      <w:r w:rsidRPr="00E77497">
        <w:t xml:space="preserve">, return </w:t>
      </w:r>
      <w:r w:rsidRPr="00E77497">
        <w:rPr>
          <w:b/>
        </w:rPr>
        <w:t>false</w:t>
      </w:r>
      <w:r w:rsidRPr="00E77497">
        <w:t>.</w:t>
      </w:r>
    </w:p>
    <w:p w14:paraId="31388190" w14:textId="77777777"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5FCF3DAA" w14:textId="77777777"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056F47CE" w14:textId="77777777" w:rsidTr="006E1632">
        <w:trPr>
          <w:tblHeader/>
        </w:trPr>
        <w:tc>
          <w:tcPr>
            <w:tcW w:w="288" w:type="dxa"/>
          </w:tcPr>
          <w:p w14:paraId="2C7D801F"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65A8E52C"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1B6CC6DE"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3715EC1F"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5F1020F3"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08CCF341"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399CCA72"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4F0F5C58"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1B566926"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5D0C8DBA"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45A5F7E1"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0B234E61"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64829855"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011ADE75"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7ED4DF5B"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47899062"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0374DB65"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3511525C"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749174C0"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0B38E815"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212C2AB3"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366EC9ED"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53456C14"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29501315"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7FF8E1F8"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0A01E307"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4E94624D" w14:textId="77777777" w:rsidTr="006E1632">
        <w:trPr>
          <w:tblHeader/>
        </w:trPr>
        <w:tc>
          <w:tcPr>
            <w:tcW w:w="288" w:type="dxa"/>
          </w:tcPr>
          <w:p w14:paraId="19226F86"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591D184F"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4C3A641E"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771FAF6F"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159A1BAE"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54249A7B"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1B474A56"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18FB7D11"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02F9B505"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40A22B00"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285882F5"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66A4C752"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5A7F7838"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6733D79B"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4AE3384A"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09F346B4"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54EC165F"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00231016"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5C2CB9BD"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3ADE65C6"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00F32431"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0AC01551"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05FE69AC"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0C288EAB"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0AF5E12C"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15CC02CE"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5D99EED0" w14:textId="77777777" w:rsidTr="006E1632">
        <w:trPr>
          <w:tblHeader/>
        </w:trPr>
        <w:tc>
          <w:tcPr>
            <w:tcW w:w="288" w:type="dxa"/>
          </w:tcPr>
          <w:p w14:paraId="2D8C14C7" w14:textId="77777777" w:rsidR="004C02EF" w:rsidRPr="00E77497" w:rsidRDefault="004C02EF" w:rsidP="003A4B22">
            <w:pPr>
              <w:pStyle w:val="SyntaxOneOf"/>
              <w:spacing w:after="60"/>
              <w:rPr>
                <w:rFonts w:cs="Courier New"/>
              </w:rPr>
            </w:pPr>
            <w:r w:rsidRPr="00E77497">
              <w:rPr>
                <w:rFonts w:cs="Courier New"/>
              </w:rPr>
              <w:t>0</w:t>
            </w:r>
          </w:p>
        </w:tc>
        <w:tc>
          <w:tcPr>
            <w:tcW w:w="288" w:type="dxa"/>
          </w:tcPr>
          <w:p w14:paraId="7205EE8E" w14:textId="77777777" w:rsidR="004C02EF" w:rsidRPr="00E77497" w:rsidRDefault="004C02EF" w:rsidP="003A4B22">
            <w:pPr>
              <w:pStyle w:val="SyntaxOneOf"/>
              <w:spacing w:after="60"/>
              <w:rPr>
                <w:rFonts w:cs="Courier New"/>
              </w:rPr>
            </w:pPr>
            <w:r w:rsidRPr="00E77497">
              <w:rPr>
                <w:rFonts w:cs="Courier New"/>
              </w:rPr>
              <w:t>1</w:t>
            </w:r>
          </w:p>
        </w:tc>
        <w:tc>
          <w:tcPr>
            <w:tcW w:w="288" w:type="dxa"/>
          </w:tcPr>
          <w:p w14:paraId="689DBCBD" w14:textId="77777777" w:rsidR="004C02EF" w:rsidRPr="00E77497" w:rsidRDefault="004C02EF" w:rsidP="003A4B22">
            <w:pPr>
              <w:pStyle w:val="SyntaxOneOf"/>
              <w:spacing w:after="60"/>
              <w:rPr>
                <w:rFonts w:cs="Courier New"/>
              </w:rPr>
            </w:pPr>
            <w:r w:rsidRPr="00E77497">
              <w:rPr>
                <w:rFonts w:cs="Courier New"/>
              </w:rPr>
              <w:t>2</w:t>
            </w:r>
          </w:p>
        </w:tc>
        <w:tc>
          <w:tcPr>
            <w:tcW w:w="288" w:type="dxa"/>
          </w:tcPr>
          <w:p w14:paraId="065E81F2" w14:textId="77777777" w:rsidR="004C02EF" w:rsidRPr="00E77497" w:rsidRDefault="004C02EF" w:rsidP="003A4B22">
            <w:pPr>
              <w:pStyle w:val="SyntaxOneOf"/>
              <w:spacing w:after="60"/>
              <w:rPr>
                <w:rFonts w:cs="Courier New"/>
              </w:rPr>
            </w:pPr>
            <w:r w:rsidRPr="00E77497">
              <w:rPr>
                <w:rFonts w:cs="Courier New"/>
              </w:rPr>
              <w:t>3</w:t>
            </w:r>
          </w:p>
        </w:tc>
        <w:tc>
          <w:tcPr>
            <w:tcW w:w="288" w:type="dxa"/>
          </w:tcPr>
          <w:p w14:paraId="72ABC7E0" w14:textId="77777777" w:rsidR="004C02EF" w:rsidRPr="00E77497" w:rsidRDefault="004C02EF" w:rsidP="003A4B22">
            <w:pPr>
              <w:pStyle w:val="SyntaxOneOf"/>
              <w:spacing w:after="60"/>
              <w:rPr>
                <w:rFonts w:cs="Courier New"/>
              </w:rPr>
            </w:pPr>
            <w:r w:rsidRPr="00E77497">
              <w:rPr>
                <w:rFonts w:cs="Courier New"/>
              </w:rPr>
              <w:t>4</w:t>
            </w:r>
          </w:p>
        </w:tc>
        <w:tc>
          <w:tcPr>
            <w:tcW w:w="288" w:type="dxa"/>
          </w:tcPr>
          <w:p w14:paraId="431FC799" w14:textId="77777777" w:rsidR="004C02EF" w:rsidRPr="00E77497" w:rsidRDefault="004C02EF" w:rsidP="003A4B22">
            <w:pPr>
              <w:pStyle w:val="SyntaxOneOf"/>
              <w:spacing w:after="60"/>
              <w:rPr>
                <w:rFonts w:cs="Courier New"/>
              </w:rPr>
            </w:pPr>
            <w:r w:rsidRPr="00E77497">
              <w:rPr>
                <w:rFonts w:cs="Courier New"/>
              </w:rPr>
              <w:t>5</w:t>
            </w:r>
          </w:p>
        </w:tc>
        <w:tc>
          <w:tcPr>
            <w:tcW w:w="288" w:type="dxa"/>
          </w:tcPr>
          <w:p w14:paraId="35390FBA" w14:textId="77777777" w:rsidR="004C02EF" w:rsidRPr="00E77497" w:rsidRDefault="004C02EF" w:rsidP="003A4B22">
            <w:pPr>
              <w:pStyle w:val="SyntaxOneOf"/>
              <w:spacing w:after="60"/>
              <w:rPr>
                <w:rFonts w:cs="Courier New"/>
              </w:rPr>
            </w:pPr>
            <w:r w:rsidRPr="00E77497">
              <w:rPr>
                <w:rFonts w:cs="Courier New"/>
              </w:rPr>
              <w:t>6</w:t>
            </w:r>
          </w:p>
        </w:tc>
        <w:tc>
          <w:tcPr>
            <w:tcW w:w="288" w:type="dxa"/>
          </w:tcPr>
          <w:p w14:paraId="691D0F8F" w14:textId="77777777" w:rsidR="004C02EF" w:rsidRPr="00E77497" w:rsidRDefault="004C02EF" w:rsidP="003A4B22">
            <w:pPr>
              <w:pStyle w:val="SyntaxOneOf"/>
              <w:spacing w:after="60"/>
              <w:rPr>
                <w:rFonts w:cs="Courier New"/>
              </w:rPr>
            </w:pPr>
            <w:r w:rsidRPr="00E77497">
              <w:rPr>
                <w:rFonts w:cs="Courier New"/>
              </w:rPr>
              <w:t>7</w:t>
            </w:r>
          </w:p>
        </w:tc>
        <w:tc>
          <w:tcPr>
            <w:tcW w:w="288" w:type="dxa"/>
          </w:tcPr>
          <w:p w14:paraId="1AEADB9C" w14:textId="77777777" w:rsidR="004C02EF" w:rsidRPr="00E77497" w:rsidRDefault="004C02EF" w:rsidP="003A4B22">
            <w:pPr>
              <w:pStyle w:val="SyntaxOneOf"/>
              <w:spacing w:after="60"/>
              <w:rPr>
                <w:rFonts w:cs="Courier New"/>
              </w:rPr>
            </w:pPr>
            <w:r w:rsidRPr="00E77497">
              <w:rPr>
                <w:rFonts w:cs="Courier New"/>
              </w:rPr>
              <w:t>8</w:t>
            </w:r>
          </w:p>
        </w:tc>
        <w:tc>
          <w:tcPr>
            <w:tcW w:w="288" w:type="dxa"/>
          </w:tcPr>
          <w:p w14:paraId="3EF7B069" w14:textId="77777777" w:rsidR="004C02EF" w:rsidRPr="00E77497" w:rsidRDefault="004C02EF" w:rsidP="003A4B22">
            <w:pPr>
              <w:pStyle w:val="SyntaxOneOf"/>
              <w:spacing w:after="60"/>
              <w:rPr>
                <w:rFonts w:cs="Courier New"/>
              </w:rPr>
            </w:pPr>
            <w:r w:rsidRPr="00E77497">
              <w:rPr>
                <w:rFonts w:cs="Courier New"/>
              </w:rPr>
              <w:t>9</w:t>
            </w:r>
          </w:p>
        </w:tc>
        <w:tc>
          <w:tcPr>
            <w:tcW w:w="288" w:type="dxa"/>
          </w:tcPr>
          <w:p w14:paraId="3F378396" w14:textId="77777777" w:rsidR="004C02EF" w:rsidRPr="00E77497" w:rsidRDefault="004C02EF" w:rsidP="003A4B22">
            <w:pPr>
              <w:pStyle w:val="SyntaxOneOf"/>
              <w:spacing w:after="60"/>
              <w:rPr>
                <w:rFonts w:cs="Courier New"/>
              </w:rPr>
            </w:pPr>
            <w:r w:rsidRPr="00E77497">
              <w:rPr>
                <w:rFonts w:cs="Courier New"/>
              </w:rPr>
              <w:t>_</w:t>
            </w:r>
          </w:p>
        </w:tc>
        <w:tc>
          <w:tcPr>
            <w:tcW w:w="288" w:type="dxa"/>
          </w:tcPr>
          <w:p w14:paraId="4FBFEA5B" w14:textId="77777777" w:rsidR="004C02EF" w:rsidRPr="00E77497" w:rsidRDefault="004C02EF" w:rsidP="003A4B22">
            <w:pPr>
              <w:pStyle w:val="SyntaxOneOf"/>
              <w:spacing w:after="60"/>
              <w:rPr>
                <w:rFonts w:cs="Courier New"/>
              </w:rPr>
            </w:pPr>
          </w:p>
        </w:tc>
        <w:tc>
          <w:tcPr>
            <w:tcW w:w="288" w:type="dxa"/>
          </w:tcPr>
          <w:p w14:paraId="108E8F3C" w14:textId="77777777" w:rsidR="004C02EF" w:rsidRPr="00E77497" w:rsidRDefault="004C02EF" w:rsidP="003A4B22">
            <w:pPr>
              <w:pStyle w:val="SyntaxOneOf"/>
              <w:spacing w:after="60"/>
              <w:rPr>
                <w:rFonts w:cs="Courier New"/>
              </w:rPr>
            </w:pPr>
          </w:p>
        </w:tc>
        <w:tc>
          <w:tcPr>
            <w:tcW w:w="288" w:type="dxa"/>
          </w:tcPr>
          <w:p w14:paraId="4819B309" w14:textId="77777777" w:rsidR="004C02EF" w:rsidRPr="00E77497" w:rsidRDefault="004C02EF" w:rsidP="003A4B22">
            <w:pPr>
              <w:pStyle w:val="SyntaxOneOf"/>
              <w:spacing w:after="60"/>
              <w:rPr>
                <w:rFonts w:cs="Courier New"/>
              </w:rPr>
            </w:pPr>
          </w:p>
        </w:tc>
        <w:tc>
          <w:tcPr>
            <w:tcW w:w="288" w:type="dxa"/>
          </w:tcPr>
          <w:p w14:paraId="1CF629A0" w14:textId="77777777" w:rsidR="004C02EF" w:rsidRPr="00E77497" w:rsidRDefault="004C02EF" w:rsidP="003A4B22">
            <w:pPr>
              <w:pStyle w:val="SyntaxOneOf"/>
              <w:spacing w:after="60"/>
              <w:rPr>
                <w:rFonts w:cs="Courier New"/>
              </w:rPr>
            </w:pPr>
          </w:p>
        </w:tc>
        <w:tc>
          <w:tcPr>
            <w:tcW w:w="288" w:type="dxa"/>
          </w:tcPr>
          <w:p w14:paraId="2AA7B24C" w14:textId="77777777" w:rsidR="004C02EF" w:rsidRPr="00E77497" w:rsidRDefault="004C02EF" w:rsidP="003A4B22">
            <w:pPr>
              <w:pStyle w:val="SyntaxOneOf"/>
              <w:spacing w:after="60"/>
              <w:rPr>
                <w:rFonts w:cs="Courier New"/>
              </w:rPr>
            </w:pPr>
          </w:p>
        </w:tc>
        <w:tc>
          <w:tcPr>
            <w:tcW w:w="288" w:type="dxa"/>
          </w:tcPr>
          <w:p w14:paraId="7E6FD8E9" w14:textId="77777777" w:rsidR="004C02EF" w:rsidRPr="00E77497" w:rsidRDefault="004C02EF" w:rsidP="003A4B22">
            <w:pPr>
              <w:pStyle w:val="SyntaxOneOf"/>
              <w:spacing w:after="60"/>
              <w:rPr>
                <w:rFonts w:cs="Courier New"/>
              </w:rPr>
            </w:pPr>
          </w:p>
        </w:tc>
        <w:tc>
          <w:tcPr>
            <w:tcW w:w="288" w:type="dxa"/>
          </w:tcPr>
          <w:p w14:paraId="23E1518A" w14:textId="77777777" w:rsidR="004C02EF" w:rsidRPr="00E77497" w:rsidRDefault="004C02EF" w:rsidP="003A4B22">
            <w:pPr>
              <w:pStyle w:val="SyntaxOneOf"/>
              <w:spacing w:after="60"/>
              <w:rPr>
                <w:rFonts w:cs="Courier New"/>
              </w:rPr>
            </w:pPr>
          </w:p>
        </w:tc>
        <w:tc>
          <w:tcPr>
            <w:tcW w:w="288" w:type="dxa"/>
          </w:tcPr>
          <w:p w14:paraId="1601EE62" w14:textId="77777777" w:rsidR="004C02EF" w:rsidRPr="00E77497" w:rsidRDefault="004C02EF" w:rsidP="003A4B22">
            <w:pPr>
              <w:pStyle w:val="SyntaxOneOf"/>
              <w:spacing w:after="60"/>
              <w:rPr>
                <w:rFonts w:cs="Courier New"/>
              </w:rPr>
            </w:pPr>
          </w:p>
        </w:tc>
        <w:tc>
          <w:tcPr>
            <w:tcW w:w="288" w:type="dxa"/>
          </w:tcPr>
          <w:p w14:paraId="6322D182" w14:textId="77777777" w:rsidR="004C02EF" w:rsidRPr="00E77497" w:rsidRDefault="004C02EF" w:rsidP="003A4B22">
            <w:pPr>
              <w:pStyle w:val="SyntaxOneOf"/>
              <w:spacing w:after="60"/>
              <w:rPr>
                <w:rFonts w:cs="Courier New"/>
              </w:rPr>
            </w:pPr>
          </w:p>
        </w:tc>
        <w:tc>
          <w:tcPr>
            <w:tcW w:w="288" w:type="dxa"/>
          </w:tcPr>
          <w:p w14:paraId="49CC5300" w14:textId="77777777" w:rsidR="004C02EF" w:rsidRPr="00E77497" w:rsidRDefault="004C02EF" w:rsidP="003A4B22">
            <w:pPr>
              <w:pStyle w:val="SyntaxOneOf"/>
              <w:spacing w:after="60"/>
              <w:rPr>
                <w:rFonts w:cs="Courier New"/>
              </w:rPr>
            </w:pPr>
          </w:p>
        </w:tc>
        <w:tc>
          <w:tcPr>
            <w:tcW w:w="288" w:type="dxa"/>
          </w:tcPr>
          <w:p w14:paraId="3E98FA9F" w14:textId="77777777" w:rsidR="004C02EF" w:rsidRPr="00E77497" w:rsidRDefault="004C02EF" w:rsidP="003A4B22">
            <w:pPr>
              <w:pStyle w:val="SyntaxOneOf"/>
              <w:spacing w:after="60"/>
              <w:rPr>
                <w:rFonts w:cs="Courier New"/>
              </w:rPr>
            </w:pPr>
          </w:p>
        </w:tc>
        <w:tc>
          <w:tcPr>
            <w:tcW w:w="288" w:type="dxa"/>
          </w:tcPr>
          <w:p w14:paraId="0DD37484" w14:textId="77777777" w:rsidR="004C02EF" w:rsidRPr="00E77497" w:rsidRDefault="004C02EF" w:rsidP="003A4B22">
            <w:pPr>
              <w:pStyle w:val="SyntaxOneOf"/>
              <w:spacing w:after="60"/>
              <w:rPr>
                <w:rFonts w:cs="Courier New"/>
              </w:rPr>
            </w:pPr>
          </w:p>
        </w:tc>
        <w:tc>
          <w:tcPr>
            <w:tcW w:w="288" w:type="dxa"/>
          </w:tcPr>
          <w:p w14:paraId="04299BC3" w14:textId="77777777" w:rsidR="004C02EF" w:rsidRPr="00E77497" w:rsidRDefault="004C02EF" w:rsidP="003A4B22">
            <w:pPr>
              <w:pStyle w:val="SyntaxOneOf"/>
              <w:spacing w:after="60"/>
              <w:rPr>
                <w:rFonts w:cs="Courier New"/>
              </w:rPr>
            </w:pPr>
          </w:p>
        </w:tc>
        <w:tc>
          <w:tcPr>
            <w:tcW w:w="288" w:type="dxa"/>
          </w:tcPr>
          <w:p w14:paraId="4B4936F8" w14:textId="77777777" w:rsidR="004C02EF" w:rsidRPr="00E77497" w:rsidRDefault="004C02EF" w:rsidP="003A4B22">
            <w:pPr>
              <w:pStyle w:val="SyntaxOneOf"/>
              <w:spacing w:after="60"/>
              <w:rPr>
                <w:rFonts w:cs="Courier New"/>
              </w:rPr>
            </w:pPr>
          </w:p>
        </w:tc>
        <w:tc>
          <w:tcPr>
            <w:tcW w:w="288" w:type="dxa"/>
          </w:tcPr>
          <w:p w14:paraId="52CEAB99" w14:textId="77777777" w:rsidR="004C02EF" w:rsidRPr="00E77497" w:rsidRDefault="004C02EF" w:rsidP="003A4B22">
            <w:pPr>
              <w:pStyle w:val="SyntaxOneOf"/>
              <w:spacing w:after="60"/>
              <w:rPr>
                <w:rFonts w:cs="Courier New"/>
              </w:rPr>
            </w:pPr>
          </w:p>
        </w:tc>
      </w:tr>
    </w:tbl>
    <w:p w14:paraId="756B806B" w14:textId="77777777"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14:paraId="382A876D" w14:textId="77777777" w:rsidR="004C02EF" w:rsidRPr="00E77497" w:rsidRDefault="004C02EF" w:rsidP="004C02EF">
      <w:pPr>
        <w:pStyle w:val="40"/>
        <w:numPr>
          <w:ilvl w:val="0"/>
          <w:numId w:val="0"/>
        </w:numPr>
      </w:pPr>
      <w:r w:rsidRPr="00E77497">
        <w:t>15.10.2.7</w:t>
      </w:r>
      <w:r w:rsidRPr="00E77497">
        <w:tab/>
        <w:t>Quantifier</w:t>
      </w:r>
    </w:p>
    <w:p w14:paraId="529A327E"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008FFA12" w14:textId="77777777"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2E794667" w14:textId="77777777"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7D8EAA4B"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6527F285" w14:textId="77777777" w:rsidR="004C02EF" w:rsidRPr="00E77497" w:rsidRDefault="004C02EF" w:rsidP="001F48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488FD6DF" w14:textId="77777777"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5132FAD5" w14:textId="77777777"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2BCDA4B5" w14:textId="77777777"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0B3479BE" w14:textId="77777777"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772F1429" w14:textId="77777777"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64255431" w14:textId="77777777"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14:paraId="071BB9D7" w14:textId="77777777"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14:paraId="4DB51F02"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38736884" w14:textId="77777777" w:rsidR="004C02EF" w:rsidRPr="00E77497" w:rsidRDefault="004C02EF" w:rsidP="001F48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14:paraId="3E7D7329" w14:textId="77777777"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14:paraId="6DB7B240"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3B3E3098" w14:textId="77777777"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14:paraId="5BDB0E0F" w14:textId="77777777"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14:paraId="7DB7434A" w14:textId="77777777"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14:paraId="7A9D7905" w14:textId="77777777" w:rsidR="004C02EF" w:rsidRPr="00E77497" w:rsidRDefault="004C02EF" w:rsidP="004C02EF">
      <w:pPr>
        <w:pStyle w:val="40"/>
        <w:numPr>
          <w:ilvl w:val="0"/>
          <w:numId w:val="0"/>
        </w:numPr>
      </w:pPr>
      <w:bookmarkStart w:id="23521" w:name="_Ref457798373"/>
      <w:r w:rsidRPr="00E77497">
        <w:t>15.10.2.8</w:t>
      </w:r>
      <w:r w:rsidRPr="00E77497">
        <w:tab/>
        <w:t>Atom</w:t>
      </w:r>
      <w:bookmarkEnd w:id="23521"/>
    </w:p>
    <w:p w14:paraId="0638C0DC"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4A4B7E21" w14:textId="77777777"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4D329965" w14:textId="77777777"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293396A1" w14:textId="77777777" w:rsidR="004C02EF" w:rsidRPr="00E77497" w:rsidRDefault="004C02EF" w:rsidP="001F482D">
      <w:pPr>
        <w:pStyle w:val="Alg4"/>
        <w:numPr>
          <w:ilvl w:val="0"/>
          <w:numId w:val="304"/>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3B265749"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48EF5938" w14:textId="77777777"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14:paraId="213EA10C" w14:textId="77777777" w:rsidR="004C02EF" w:rsidRPr="00E77497" w:rsidRDefault="004C02EF" w:rsidP="001F482D">
      <w:pPr>
        <w:pStyle w:val="Alg4"/>
        <w:numPr>
          <w:ilvl w:val="0"/>
          <w:numId w:val="305"/>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7AB50BD1"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0E93558D"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4545C92E" w14:textId="77777777"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2143C414" w14:textId="77777777" w:rsidR="004C02EF" w:rsidRPr="00E77497" w:rsidRDefault="004C02EF" w:rsidP="001F482D">
      <w:pPr>
        <w:pStyle w:val="Alg4"/>
        <w:numPr>
          <w:ilvl w:val="0"/>
          <w:numId w:val="306"/>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i/>
        </w:rPr>
        <w:t>invert</w:t>
      </w:r>
      <w:r w:rsidRPr="00E77497">
        <w:t>) and return its Matcher result.</w:t>
      </w:r>
    </w:p>
    <w:p w14:paraId="3FC5E8FD"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268814D1" w14:textId="77777777"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14:paraId="4D9366C6" w14:textId="77777777"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2ADA9365" w14:textId="77777777"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1E555EE3" w14:textId="77777777"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4C25F219"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internal array.</w:t>
      </w:r>
    </w:p>
    <w:p w14:paraId="66C5756F"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403700AF"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19221FDB"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4D2CC5B6" w14:textId="77777777"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49A9B6F3"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0EDC6E55" w14:textId="77777777"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14:paraId="3981757E" w14:textId="77777777"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3685289C"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2D73A73D" w14:textId="77777777" w:rsidR="004C02EF" w:rsidRPr="00E77497" w:rsidRDefault="004C02EF" w:rsidP="004C02EF">
      <w:r w:rsidRPr="00E77497">
        <w:t xml:space="preserve">The abstract operation </w:t>
      </w:r>
      <w:r w:rsidRPr="00E77497">
        <w:rPr>
          <w:rFonts w:ascii="Times New Roman" w:hAnsi="Times New Roman"/>
          <w:i/>
        </w:rPr>
        <w:t xml:space="preserve">CharacterSetMatcher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48E39C56" w14:textId="77777777" w:rsidR="004C02EF" w:rsidRPr="00E77497" w:rsidRDefault="004C02EF" w:rsidP="001F48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5EF16C87" w14:textId="77777777"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6EDD5659"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e</w:t>
      </w:r>
      <w:r w:rsidRPr="00E77497">
        <w:t xml:space="preserve"> == </w:t>
      </w:r>
      <w:r w:rsidRPr="00E77497">
        <w:rPr>
          <w:i/>
        </w:rPr>
        <w:t>InputLength</w:t>
      </w:r>
      <w:r w:rsidRPr="00E77497">
        <w:t xml:space="preserve">, return </w:t>
      </w:r>
      <w:r w:rsidRPr="00E77497">
        <w:rPr>
          <w:b/>
        </w:rPr>
        <w:t>failure</w:t>
      </w:r>
      <w:r w:rsidRPr="00E77497">
        <w:t>.</w:t>
      </w:r>
    </w:p>
    <w:p w14:paraId="3C469655"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7B021A69"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E77497">
        <w:rPr>
          <w:i/>
        </w:rPr>
        <w:t>Canonicalize</w:t>
      </w:r>
      <w:r w:rsidRPr="00E77497">
        <w:t>(</w:t>
      </w:r>
      <w:r w:rsidRPr="00E77497">
        <w:rPr>
          <w:i/>
        </w:rPr>
        <w:t>ch</w:t>
      </w:r>
      <w:r w:rsidRPr="00E77497">
        <w:t>).</w:t>
      </w:r>
    </w:p>
    <w:p w14:paraId="1ABC1EB0"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14:paraId="3DF2192F" w14:textId="77777777" w:rsidR="004C02EF" w:rsidRPr="00E77497" w:rsidRDefault="004C02EF" w:rsidP="001F48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xml:space="preserve">, return </w:t>
      </w:r>
      <w:r w:rsidRPr="00E77497">
        <w:rPr>
          <w:b/>
        </w:rPr>
        <w:t>failure</w:t>
      </w:r>
      <w:r w:rsidRPr="00E77497">
        <w:t>.</w:t>
      </w:r>
    </w:p>
    <w:p w14:paraId="0BBCF259" w14:textId="77777777"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14:paraId="6AAA04BD" w14:textId="77777777" w:rsidR="004C02EF" w:rsidRPr="00E77497" w:rsidRDefault="004C02EF" w:rsidP="001F48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return</w:t>
      </w:r>
      <w:r w:rsidRPr="00E77497">
        <w:rPr>
          <w:b/>
        </w:rPr>
        <w:t xml:space="preserve"> failure.</w:t>
      </w:r>
    </w:p>
    <w:p w14:paraId="1784C0A5"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5ADF48B1"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42F48478" w14:textId="77777777"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398AC516" w14:textId="77777777" w:rsidR="004C02EF" w:rsidRPr="00E77497" w:rsidRDefault="004C02EF" w:rsidP="004C02EF">
      <w:r w:rsidRPr="00E77497">
        <w:t xml:space="preserve">The abstract operation </w:t>
      </w:r>
      <w:r w:rsidRPr="00E77497">
        <w:rPr>
          <w:rFonts w:ascii="Times New Roman" w:hAnsi="Times New Roman"/>
          <w:i/>
        </w:rPr>
        <w:t xml:space="preserve">Canonicalize </w:t>
      </w:r>
      <w:r w:rsidRPr="00E77497">
        <w:t xml:space="preserve">takes a character parameter </w:t>
      </w:r>
      <w:r w:rsidRPr="00E77497">
        <w:rPr>
          <w:rFonts w:ascii="Times New Roman" w:hAnsi="Times New Roman"/>
          <w:i/>
        </w:rPr>
        <w:t>ch</w:t>
      </w:r>
      <w:r w:rsidRPr="00E77497">
        <w:t xml:space="preserve"> and performs the following steps:</w:t>
      </w:r>
    </w:p>
    <w:p w14:paraId="1BB7C080" w14:textId="77777777"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7360AA5D" w14:textId="77777777"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5E74B702" w14:textId="77777777"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14:paraId="3E9DA011" w14:textId="77777777"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14:paraId="40128BEF" w14:textId="77777777"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228F2EE9" w14:textId="77777777"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14:paraId="6A076760" w14:textId="77777777"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3915B9B3" w14:textId="77777777"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1181CA1E" w14:textId="77777777" w:rsidR="004C02EF" w:rsidRPr="00E77497" w:rsidRDefault="004C02EF" w:rsidP="004C02EF">
      <w:pPr>
        <w:pStyle w:val="Note"/>
        <w:spacing w:after="60"/>
      </w:pPr>
      <w:r w:rsidRPr="00E77497">
        <w:t>For example,</w:t>
      </w:r>
    </w:p>
    <w:p w14:paraId="3B339C51" w14:textId="77777777" w:rsidR="004C02EF" w:rsidRPr="00E77497" w:rsidRDefault="004C02EF" w:rsidP="004C02EF">
      <w:pPr>
        <w:pStyle w:val="CodeSample4"/>
        <w:spacing w:after="60"/>
        <w:ind w:left="2059"/>
        <w:rPr>
          <w:sz w:val="18"/>
        </w:rPr>
      </w:pPr>
      <w:r w:rsidRPr="00E77497">
        <w:rPr>
          <w:sz w:val="18"/>
        </w:rPr>
        <w:t>/(?=(a+))/.exec("baaabac")</w:t>
      </w:r>
    </w:p>
    <w:p w14:paraId="4600AAD7" w14:textId="77777777"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22A6C4A9" w14:textId="77777777" w:rsidR="004C02EF" w:rsidRPr="00E77497" w:rsidRDefault="004C02EF" w:rsidP="004C02EF">
      <w:pPr>
        <w:pStyle w:val="CodeSample4"/>
        <w:spacing w:after="240"/>
        <w:ind w:left="2059"/>
        <w:rPr>
          <w:sz w:val="18"/>
        </w:rPr>
      </w:pPr>
      <w:r w:rsidRPr="00E77497">
        <w:rPr>
          <w:sz w:val="18"/>
        </w:rPr>
        <w:t>["", "aaa"]</w:t>
      </w:r>
    </w:p>
    <w:p w14:paraId="72D356F7" w14:textId="77777777" w:rsidR="004C02EF" w:rsidRPr="00E77497" w:rsidRDefault="004C02EF" w:rsidP="004C02EF">
      <w:pPr>
        <w:pStyle w:val="Note"/>
        <w:spacing w:after="60"/>
      </w:pPr>
      <w:r w:rsidRPr="00E77497">
        <w:t>To illustrate the lack of backtracking into the lookahead, consider:</w:t>
      </w:r>
    </w:p>
    <w:p w14:paraId="30BC3E30" w14:textId="77777777" w:rsidR="004C02EF" w:rsidRPr="00E77497" w:rsidRDefault="004C02EF" w:rsidP="004C02EF">
      <w:pPr>
        <w:pStyle w:val="CodeSample4"/>
        <w:spacing w:after="240"/>
        <w:ind w:left="2059"/>
        <w:rPr>
          <w:sz w:val="18"/>
        </w:rPr>
      </w:pPr>
      <w:r w:rsidRPr="00E77497">
        <w:rPr>
          <w:sz w:val="18"/>
        </w:rPr>
        <w:t>/(?=(a+))a*b\1/.exec("baaabac")</w:t>
      </w:r>
    </w:p>
    <w:p w14:paraId="40AA860A" w14:textId="77777777" w:rsidR="004C02EF" w:rsidRPr="00E77497" w:rsidRDefault="004C02EF" w:rsidP="004C02EF">
      <w:pPr>
        <w:pStyle w:val="Note"/>
        <w:spacing w:after="60"/>
      </w:pPr>
      <w:r w:rsidRPr="00E77497">
        <w:t>This expression returns</w:t>
      </w:r>
    </w:p>
    <w:p w14:paraId="68E4F5DD" w14:textId="77777777" w:rsidR="004C02EF" w:rsidRPr="00E77497" w:rsidRDefault="004C02EF" w:rsidP="004C02EF">
      <w:pPr>
        <w:pStyle w:val="CodeSample4"/>
        <w:spacing w:after="60"/>
        <w:ind w:left="2059"/>
        <w:rPr>
          <w:sz w:val="18"/>
        </w:rPr>
      </w:pPr>
      <w:r w:rsidRPr="00E77497">
        <w:rPr>
          <w:sz w:val="18"/>
        </w:rPr>
        <w:t>["aba", "a"]</w:t>
      </w:r>
    </w:p>
    <w:p w14:paraId="32B8FD06" w14:textId="77777777" w:rsidR="004C02EF" w:rsidRPr="00E77497" w:rsidRDefault="004C02EF" w:rsidP="004C02EF">
      <w:pPr>
        <w:pStyle w:val="Note"/>
        <w:spacing w:after="60"/>
      </w:pPr>
      <w:r w:rsidRPr="00E77497">
        <w:t>and not:</w:t>
      </w:r>
    </w:p>
    <w:p w14:paraId="7DCF8B92" w14:textId="77777777" w:rsidR="004C02EF" w:rsidRPr="00E77497" w:rsidRDefault="004C02EF" w:rsidP="004C02EF">
      <w:pPr>
        <w:pStyle w:val="CodeSample4"/>
        <w:spacing w:after="240"/>
        <w:ind w:left="2059"/>
        <w:rPr>
          <w:sz w:val="18"/>
        </w:rPr>
      </w:pPr>
      <w:r w:rsidRPr="00E77497">
        <w:rPr>
          <w:sz w:val="18"/>
        </w:rPr>
        <w:t>["aaaba", "a"]</w:t>
      </w:r>
    </w:p>
    <w:p w14:paraId="1E2A4951" w14:textId="77777777"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574B63D8" w14:textId="77777777" w:rsidR="004C02EF" w:rsidRPr="00E77497" w:rsidRDefault="004C02EF" w:rsidP="004C02EF">
      <w:pPr>
        <w:pStyle w:val="CodeSample4"/>
        <w:spacing w:after="60"/>
        <w:ind w:left="2059"/>
        <w:rPr>
          <w:sz w:val="18"/>
        </w:rPr>
      </w:pPr>
      <w:r w:rsidRPr="00E77497">
        <w:rPr>
          <w:sz w:val="18"/>
        </w:rPr>
        <w:t>/(.*?)a(?!(a+)b\2c)\2(.*)/.exec("baaabaac")</w:t>
      </w:r>
    </w:p>
    <w:p w14:paraId="024230E3" w14:textId="77777777" w:rsidR="004C02EF" w:rsidRPr="00E77497" w:rsidRDefault="004C02EF" w:rsidP="004C02EF">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405A18A8" w14:textId="77777777" w:rsidR="004C02EF" w:rsidRPr="00E77497" w:rsidRDefault="004C02EF" w:rsidP="004C02EF">
      <w:pPr>
        <w:pStyle w:val="CodeSample4"/>
        <w:spacing w:after="60"/>
        <w:ind w:left="2059"/>
        <w:rPr>
          <w:sz w:val="18"/>
        </w:rPr>
      </w:pPr>
      <w:r w:rsidRPr="00E77497">
        <w:rPr>
          <w:sz w:val="18"/>
        </w:rPr>
        <w:t>["baaabaac", "ba", undefined, "abaac"]</w:t>
      </w:r>
    </w:p>
    <w:p w14:paraId="5B70B49B" w14:textId="77777777"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0DCD8B68" w14:textId="77777777" w:rsidR="004C02EF" w:rsidRPr="00E77497" w:rsidRDefault="004C02EF" w:rsidP="004C02EF">
      <w:pPr>
        <w:pStyle w:val="40"/>
        <w:numPr>
          <w:ilvl w:val="0"/>
          <w:numId w:val="0"/>
        </w:numPr>
      </w:pPr>
      <w:bookmarkStart w:id="23522" w:name="_Ref463788107"/>
      <w:r w:rsidRPr="00E77497">
        <w:t>15.10.2.9</w:t>
      </w:r>
      <w:r w:rsidRPr="00E77497">
        <w:tab/>
        <w:t>AtomEscape</w:t>
      </w:r>
      <w:bookmarkEnd w:id="23522"/>
    </w:p>
    <w:p w14:paraId="2169DA3E"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74E63E9B" w14:textId="77777777"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14:paraId="3FFCC874" w14:textId="77777777"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14:paraId="5FA2E5A0" w14:textId="77777777"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14:paraId="07502304" w14:textId="77777777"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285BF58B" w14:textId="77777777" w:rsidR="004C02EF" w:rsidRPr="00E77497" w:rsidRDefault="004C02EF" w:rsidP="001F482D">
      <w:pPr>
        <w:pStyle w:val="Alg4"/>
        <w:numPr>
          <w:ilvl w:val="1"/>
          <w:numId w:val="314"/>
        </w:numPr>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6AE7ABF6" w14:textId="77777777"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14:paraId="54BCEDBC" w14:textId="77777777" w:rsidR="004C02EF" w:rsidRPr="00E77497" w:rsidRDefault="004C02EF" w:rsidP="001F48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NCapturingParens</w:t>
      </w:r>
      <w:r w:rsidRPr="00E77497">
        <w:t xml:space="preserve"> then throw a </w:t>
      </w:r>
      <w:r w:rsidRPr="00E77497">
        <w:rPr>
          <w:b/>
        </w:rPr>
        <w:t>SyntaxError</w:t>
      </w:r>
      <w:r w:rsidRPr="00E77497">
        <w:t xml:space="preserve"> exception.</w:t>
      </w:r>
    </w:p>
    <w:p w14:paraId="6EF91864" w14:textId="77777777"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65299F06" w14:textId="77777777" w:rsidR="004C02EF" w:rsidRPr="00E77497" w:rsidRDefault="004C02EF" w:rsidP="001F48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08C69C33"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4662FD09"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5E921810"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5B1F6D4"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14:paraId="3756F4C3"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1DF8BD33"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6A7F17A1" w14:textId="77777777"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E77497">
        <w:rPr>
          <w:i/>
        </w:rPr>
        <w:t>Canonicalize</w:t>
      </w:r>
      <w:r w:rsidRPr="00E77497">
        <w:t>(</w:t>
      </w:r>
      <w:r w:rsidRPr="00E77497">
        <w:rPr>
          <w:i/>
        </w:rPr>
        <w:t>s</w:t>
      </w:r>
      <w:r w:rsidRPr="00E77497">
        <w:t>[</w:t>
      </w:r>
      <w:r w:rsidRPr="00E77497">
        <w:rPr>
          <w:i/>
        </w:rPr>
        <w:t>i</w:t>
      </w:r>
      <w:r w:rsidRPr="00E77497">
        <w:t xml:space="preserve">]) is not the same character as </w:t>
      </w:r>
      <w:r w:rsidRPr="00E77497">
        <w:rPr>
          <w:i/>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28BA6DFB"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1319FEA4" w14:textId="77777777"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674AA5DA"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35C998F4" w14:textId="77777777"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14:paraId="11FD8CAE" w14:textId="77777777"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470A9FFD" w14:textId="77777777" w:rsidR="004C02EF" w:rsidRPr="00E77497" w:rsidRDefault="004C02EF" w:rsidP="001F482D">
      <w:pPr>
        <w:pStyle w:val="Alg4"/>
        <w:numPr>
          <w:ilvl w:val="0"/>
          <w:numId w:val="313"/>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7DA89043"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46B354FF" w14:textId="77777777" w:rsidR="004C02EF" w:rsidRPr="00E77497" w:rsidRDefault="004C02EF" w:rsidP="001F48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14:paraId="68D0A1D0" w14:textId="77777777" w:rsidR="004C02EF" w:rsidRPr="00E77497" w:rsidRDefault="004C02EF" w:rsidP="001F482D">
      <w:pPr>
        <w:pStyle w:val="Alg4"/>
        <w:numPr>
          <w:ilvl w:val="0"/>
          <w:numId w:val="312"/>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26DC86F9" w14:textId="77777777"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7532D333" w14:textId="77777777" w:rsidR="004C02EF" w:rsidRPr="00E77497" w:rsidRDefault="004C02EF" w:rsidP="004C02EF">
      <w:pPr>
        <w:pStyle w:val="40"/>
        <w:numPr>
          <w:ilvl w:val="0"/>
          <w:numId w:val="0"/>
        </w:numPr>
      </w:pPr>
      <w:r w:rsidRPr="00E77497">
        <w:t>15.10.2.10</w:t>
      </w:r>
      <w:r w:rsidRPr="00E77497">
        <w:tab/>
        <w:t>CharacterEscape</w:t>
      </w:r>
    </w:p>
    <w:p w14:paraId="39DD3613" w14:textId="77777777"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Table </w:t>
      </w:r>
      <w:del w:id="23523" w:author="Allen Wirfs-Brock" w:date="2011-07-02T13:32:00Z">
        <w:r w:rsidRPr="00E77497" w:rsidDel="008962D8">
          <w:delText>23</w:delText>
        </w:r>
      </w:del>
      <w:ins w:id="23524" w:author="Allen Wirfs-Brock" w:date="2011-07-02T13:44:00Z">
        <w:r w:rsidR="005761C4" w:rsidRPr="00E77497">
          <w:t>25</w:t>
        </w:r>
      </w:ins>
      <w:r w:rsidRPr="00E77497">
        <w:t xml:space="preserve">. </w:t>
      </w:r>
    </w:p>
    <w:p w14:paraId="76705C21" w14:textId="77777777" w:rsidR="004C02EF" w:rsidRPr="00E77497" w:rsidRDefault="004C02EF" w:rsidP="004C02EF">
      <w:pPr>
        <w:pStyle w:val="Tabletitle"/>
        <w:widowControl w:val="0"/>
      </w:pPr>
      <w:r w:rsidRPr="00E77497">
        <w:rPr>
          <w:rFonts w:eastAsia="Arial Unicode MS"/>
        </w:rPr>
        <w:t>Table </w:t>
      </w:r>
      <w:del w:id="23525" w:author="Allen Wirfs-Brock" w:date="2011-07-02T13:32:00Z">
        <w:r w:rsidRPr="00E77497" w:rsidDel="008962D8">
          <w:rPr>
            <w:rFonts w:eastAsia="Arial Unicode MS"/>
          </w:rPr>
          <w:delText xml:space="preserve">23 </w:delText>
        </w:r>
      </w:del>
      <w:ins w:id="23526" w:author="Allen Wirfs-Brock" w:date="2011-07-02T13:44:00Z">
        <w:r w:rsidR="005761C4" w:rsidRPr="00E77497">
          <w:rPr>
            <w:rFonts w:eastAsia="Arial Unicode MS"/>
          </w:rPr>
          <w:t>25</w:t>
        </w:r>
      </w:ins>
      <w:ins w:id="23527" w:author="Allen Wirfs-Brock" w:date="2011-07-02T13:32:00Z">
        <w:r w:rsidR="008962D8" w:rsidRPr="00E77497">
          <w:rPr>
            <w:rFonts w:eastAsia="Arial Unicode MS"/>
          </w:rPr>
          <w:t xml:space="preserve"> </w:t>
        </w:r>
      </w:ins>
      <w:r w:rsidRPr="00E77497">
        <w:rPr>
          <w:rFonts w:eastAsia="Arial Unicode MS"/>
        </w:rPr>
        <w:t>— ControlEscape Character Values</w:t>
      </w:r>
    </w:p>
    <w:tbl>
      <w:tblPr>
        <w:tblW w:w="0" w:type="auto"/>
        <w:jc w:val="center"/>
        <w:tblLook w:val="0000" w:firstRow="0" w:lastRow="0" w:firstColumn="0" w:lastColumn="0" w:noHBand="0" w:noVBand="0"/>
        <w:tblPrChange w:id="23528" w:author="Rev 6 Allen Wirfs-Brock" w:date="2012-02-23T16:42:00Z">
          <w:tblPr>
            <w:tblW w:w="0" w:type="auto"/>
            <w:jc w:val="center"/>
            <w:tblLayout w:type="fixed"/>
            <w:tblLook w:val="0000" w:firstRow="0" w:lastRow="0" w:firstColumn="0" w:lastColumn="0" w:noHBand="0" w:noVBand="0"/>
          </w:tblPr>
        </w:tblPrChange>
      </w:tblPr>
      <w:tblGrid>
        <w:gridCol w:w="1896"/>
        <w:gridCol w:w="1709"/>
        <w:gridCol w:w="1896"/>
        <w:gridCol w:w="1003"/>
        <w:tblGridChange w:id="23529">
          <w:tblGrid>
            <w:gridCol w:w="1896"/>
            <w:gridCol w:w="1709"/>
            <w:gridCol w:w="1896"/>
            <w:gridCol w:w="1003"/>
          </w:tblGrid>
        </w:tblGridChange>
      </w:tblGrid>
      <w:tr w:rsidR="004C02EF" w:rsidRPr="00E77497" w14:paraId="21169717" w14:textId="77777777" w:rsidTr="00550FEB">
        <w:trPr>
          <w:jc w:val="center"/>
          <w:trPrChange w:id="23530" w:author="Rev 6 Allen Wirfs-Brock" w:date="2012-02-23T16:42:00Z">
            <w:trPr>
              <w:jc w:val="center"/>
            </w:trPr>
          </w:trPrChange>
        </w:trPr>
        <w:tc>
          <w:tcPr>
            <w:tcW w:w="1896" w:type="dxa"/>
            <w:tcBorders>
              <w:top w:val="single" w:sz="12" w:space="0" w:color="000000"/>
              <w:left w:val="single" w:sz="6" w:space="0" w:color="000000"/>
              <w:bottom w:val="single" w:sz="6" w:space="0" w:color="000000"/>
            </w:tcBorders>
            <w:shd w:val="solid" w:color="C0C0C0" w:fill="FFFFFF"/>
            <w:tcPrChange w:id="23531" w:author="Rev 6 Allen Wirfs-Brock" w:date="2012-02-23T16:42:00Z">
              <w:tcPr>
                <w:tcW w:w="1896" w:type="dxa"/>
                <w:tcBorders>
                  <w:top w:val="single" w:sz="12" w:space="0" w:color="000000"/>
                  <w:left w:val="single" w:sz="6" w:space="0" w:color="000000"/>
                  <w:bottom w:val="single" w:sz="6" w:space="0" w:color="000000"/>
                </w:tcBorders>
                <w:shd w:val="solid" w:color="C0C0C0" w:fill="FFFFFF"/>
              </w:tcPr>
            </w:tcPrChange>
          </w:tcPr>
          <w:p w14:paraId="4F8B470A" w14:textId="77777777" w:rsidR="004C02EF" w:rsidRPr="006B6D0A" w:rsidRDefault="004C02EF" w:rsidP="003A4B22">
            <w:pPr>
              <w:keepNext/>
              <w:keepLines/>
              <w:spacing w:after="120"/>
              <w:rPr>
                <w:rFonts w:ascii="Times New Roman" w:hAnsi="Times New Roman"/>
                <w:b/>
                <w:i/>
                <w:color w:val="000000"/>
                <w:shd w:val="solid" w:color="C0C0C0" w:fill="FFFFFF"/>
              </w:rPr>
            </w:pPr>
            <w:r w:rsidRPr="006B6D0A">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Change w:id="23532" w:author="Rev 6 Allen Wirfs-Brock" w:date="2012-02-23T16:42:00Z">
              <w:tcPr>
                <w:tcW w:w="1709" w:type="dxa"/>
                <w:tcBorders>
                  <w:top w:val="single" w:sz="12" w:space="0" w:color="000000"/>
                  <w:bottom w:val="single" w:sz="6" w:space="0" w:color="000000"/>
                </w:tcBorders>
                <w:shd w:val="solid" w:color="C0C0C0" w:fill="FFFFFF"/>
              </w:tcPr>
            </w:tcPrChange>
          </w:tcPr>
          <w:p w14:paraId="2D311796" w14:textId="77777777" w:rsidR="004C02EF" w:rsidRPr="00E65A34" w:rsidRDefault="004C02EF" w:rsidP="003A4B22">
            <w:pPr>
              <w:keepNext/>
              <w:keepLines/>
              <w:spacing w:after="120"/>
              <w:rPr>
                <w:rFonts w:ascii="Times New Roman" w:hAnsi="Times New Roman"/>
                <w:b/>
                <w:i/>
                <w:color w:val="000000"/>
                <w:shd w:val="solid" w:color="C0C0C0" w:fill="FFFFFF"/>
              </w:rPr>
            </w:pPr>
            <w:r w:rsidRPr="00E65A34">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Change w:id="23533" w:author="Rev 6 Allen Wirfs-Brock" w:date="2012-02-23T16:42:00Z">
              <w:tcPr>
                <w:tcW w:w="1896" w:type="dxa"/>
                <w:tcBorders>
                  <w:top w:val="single" w:sz="12" w:space="0" w:color="000000"/>
                  <w:bottom w:val="single" w:sz="6" w:space="0" w:color="000000"/>
                </w:tcBorders>
                <w:shd w:val="solid" w:color="C0C0C0" w:fill="FFFFFF"/>
              </w:tcPr>
            </w:tcPrChange>
          </w:tcPr>
          <w:p w14:paraId="4F629DDF" w14:textId="77777777" w:rsidR="004C02EF" w:rsidRPr="00546435" w:rsidRDefault="004C02EF" w:rsidP="003A4B22">
            <w:pPr>
              <w:keepNext/>
              <w:keepLines/>
              <w:spacing w:after="120"/>
              <w:rPr>
                <w:rFonts w:ascii="Times New Roman" w:hAnsi="Times New Roman"/>
                <w:b/>
                <w:i/>
                <w:color w:val="000000"/>
                <w:shd w:val="solid" w:color="C0C0C0" w:fill="FFFFFF"/>
              </w:rPr>
            </w:pPr>
            <w:r w:rsidRPr="00546435">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Change w:id="23534" w:author="Rev 6 Allen Wirfs-Brock" w:date="2012-02-23T16:42:00Z">
              <w:tcPr>
                <w:tcW w:w="1003" w:type="dxa"/>
                <w:tcBorders>
                  <w:top w:val="single" w:sz="12" w:space="0" w:color="000000"/>
                  <w:bottom w:val="single" w:sz="6" w:space="0" w:color="000000"/>
                  <w:right w:val="single" w:sz="6" w:space="0" w:color="000000"/>
                </w:tcBorders>
                <w:shd w:val="solid" w:color="C0C0C0" w:fill="FFFFFF"/>
              </w:tcPr>
            </w:tcPrChange>
          </w:tcPr>
          <w:p w14:paraId="154F5FB0" w14:textId="77777777" w:rsidR="004C02EF" w:rsidRPr="00A67AF2" w:rsidRDefault="004C02EF" w:rsidP="003A4B22">
            <w:pPr>
              <w:keepNext/>
              <w:keepLines/>
              <w:spacing w:after="120"/>
              <w:rPr>
                <w:rFonts w:ascii="Times New Roman" w:hAnsi="Times New Roman"/>
                <w:b/>
                <w:i/>
                <w:color w:val="000000"/>
                <w:shd w:val="solid" w:color="C0C0C0" w:fill="FFFFFF"/>
              </w:rPr>
            </w:pPr>
            <w:r w:rsidRPr="00A67AF2">
              <w:rPr>
                <w:rFonts w:ascii="Times New Roman" w:hAnsi="Times New Roman"/>
                <w:b/>
                <w:i/>
                <w:color w:val="000000"/>
                <w:shd w:val="solid" w:color="C0C0C0" w:fill="FFFFFF"/>
              </w:rPr>
              <w:t>Symbol</w:t>
            </w:r>
          </w:p>
        </w:tc>
      </w:tr>
      <w:tr w:rsidR="004C02EF" w:rsidRPr="00E77497" w14:paraId="23EC3B14" w14:textId="77777777" w:rsidTr="00550FEB">
        <w:trPr>
          <w:jc w:val="center"/>
          <w:trPrChange w:id="23535" w:author="Rev 6 Allen Wirfs-Brock" w:date="2012-02-23T16:42:00Z">
            <w:trPr>
              <w:jc w:val="center"/>
            </w:trPr>
          </w:trPrChange>
        </w:trPr>
        <w:tc>
          <w:tcPr>
            <w:tcW w:w="1896" w:type="dxa"/>
            <w:tcBorders>
              <w:left w:val="single" w:sz="6" w:space="0" w:color="000000"/>
            </w:tcBorders>
            <w:tcPrChange w:id="23536" w:author="Rev 6 Allen Wirfs-Brock" w:date="2012-02-23T16:42:00Z">
              <w:tcPr>
                <w:tcW w:w="1896" w:type="dxa"/>
                <w:tcBorders>
                  <w:left w:val="single" w:sz="6" w:space="0" w:color="000000"/>
                </w:tcBorders>
              </w:tcPr>
            </w:tcPrChange>
          </w:tcPr>
          <w:p w14:paraId="7AAF1103" w14:textId="77777777"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Change w:id="23537" w:author="Rev 6 Allen Wirfs-Brock" w:date="2012-02-23T16:42:00Z">
              <w:tcPr>
                <w:tcW w:w="1709" w:type="dxa"/>
              </w:tcPr>
            </w:tcPrChange>
          </w:tcPr>
          <w:p w14:paraId="292CA11E" w14:textId="77777777"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Change w:id="23538" w:author="Rev 6 Allen Wirfs-Brock" w:date="2012-02-23T16:42:00Z">
              <w:tcPr>
                <w:tcW w:w="1896" w:type="dxa"/>
              </w:tcPr>
            </w:tcPrChange>
          </w:tcPr>
          <w:p w14:paraId="302DCDA6" w14:textId="77777777" w:rsidR="004C02EF" w:rsidRPr="00E77497" w:rsidRDefault="004C02EF" w:rsidP="003A4B22">
            <w:pPr>
              <w:keepNext/>
              <w:keepLines/>
              <w:spacing w:after="40"/>
            </w:pPr>
            <w:r w:rsidRPr="00E77497">
              <w:t>horizontal tab</w:t>
            </w:r>
          </w:p>
        </w:tc>
        <w:tc>
          <w:tcPr>
            <w:tcW w:w="1003" w:type="dxa"/>
            <w:tcBorders>
              <w:right w:val="single" w:sz="6" w:space="0" w:color="000000"/>
            </w:tcBorders>
            <w:tcPrChange w:id="23539" w:author="Rev 6 Allen Wirfs-Brock" w:date="2012-02-23T16:42:00Z">
              <w:tcPr>
                <w:tcW w:w="1003" w:type="dxa"/>
                <w:tcBorders>
                  <w:right w:val="single" w:sz="6" w:space="0" w:color="000000"/>
                </w:tcBorders>
              </w:tcPr>
            </w:tcPrChange>
          </w:tcPr>
          <w:p w14:paraId="6837134C" w14:textId="77777777" w:rsidR="004C02EF" w:rsidRPr="00E77497" w:rsidRDefault="004C02EF" w:rsidP="003A4B22">
            <w:pPr>
              <w:keepNext/>
              <w:keepLines/>
              <w:spacing w:after="40"/>
            </w:pPr>
            <w:r w:rsidRPr="00E77497">
              <w:t>&lt;HT&gt;</w:t>
            </w:r>
          </w:p>
        </w:tc>
      </w:tr>
      <w:tr w:rsidR="004C02EF" w:rsidRPr="00E77497" w14:paraId="6B8B1536" w14:textId="77777777" w:rsidTr="00550FEB">
        <w:trPr>
          <w:jc w:val="center"/>
          <w:trPrChange w:id="23540" w:author="Rev 6 Allen Wirfs-Brock" w:date="2012-02-23T16:42:00Z">
            <w:trPr>
              <w:jc w:val="center"/>
            </w:trPr>
          </w:trPrChange>
        </w:trPr>
        <w:tc>
          <w:tcPr>
            <w:tcW w:w="1896" w:type="dxa"/>
            <w:tcBorders>
              <w:left w:val="single" w:sz="6" w:space="0" w:color="000000"/>
            </w:tcBorders>
            <w:tcPrChange w:id="23541" w:author="Rev 6 Allen Wirfs-Brock" w:date="2012-02-23T16:42:00Z">
              <w:tcPr>
                <w:tcW w:w="1896" w:type="dxa"/>
                <w:tcBorders>
                  <w:left w:val="single" w:sz="6" w:space="0" w:color="000000"/>
                </w:tcBorders>
              </w:tcPr>
            </w:tcPrChange>
          </w:tcPr>
          <w:p w14:paraId="38A33A65"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Change w:id="23542" w:author="Rev 6 Allen Wirfs-Brock" w:date="2012-02-23T16:42:00Z">
              <w:tcPr>
                <w:tcW w:w="1709" w:type="dxa"/>
              </w:tcPr>
            </w:tcPrChange>
          </w:tcPr>
          <w:p w14:paraId="6903FD25" w14:textId="77777777" w:rsidR="004C02EF" w:rsidRPr="00E77497" w:rsidRDefault="004C02EF" w:rsidP="003A4B22">
            <w:pPr>
              <w:keepNext/>
              <w:keepLines/>
              <w:spacing w:after="40"/>
            </w:pPr>
            <w:r w:rsidRPr="00E77497">
              <w:rPr>
                <w:rFonts w:ascii="Courier New" w:hAnsi="Courier New"/>
                <w:b/>
              </w:rPr>
              <w:t>\u000A</w:t>
            </w:r>
          </w:p>
        </w:tc>
        <w:tc>
          <w:tcPr>
            <w:tcW w:w="1896" w:type="dxa"/>
            <w:tcPrChange w:id="23543" w:author="Rev 6 Allen Wirfs-Brock" w:date="2012-02-23T16:42:00Z">
              <w:tcPr>
                <w:tcW w:w="1896" w:type="dxa"/>
              </w:tcPr>
            </w:tcPrChange>
          </w:tcPr>
          <w:p w14:paraId="59136715" w14:textId="77777777" w:rsidR="004C02EF" w:rsidRPr="00E77497" w:rsidRDefault="004C02EF" w:rsidP="003A4B22">
            <w:pPr>
              <w:keepNext/>
              <w:keepLines/>
              <w:spacing w:after="40"/>
            </w:pPr>
            <w:r w:rsidRPr="00E77497">
              <w:t>line feed (new line)</w:t>
            </w:r>
          </w:p>
        </w:tc>
        <w:tc>
          <w:tcPr>
            <w:tcW w:w="1003" w:type="dxa"/>
            <w:tcBorders>
              <w:right w:val="single" w:sz="6" w:space="0" w:color="000000"/>
            </w:tcBorders>
            <w:tcPrChange w:id="23544" w:author="Rev 6 Allen Wirfs-Brock" w:date="2012-02-23T16:42:00Z">
              <w:tcPr>
                <w:tcW w:w="1003" w:type="dxa"/>
                <w:tcBorders>
                  <w:right w:val="single" w:sz="6" w:space="0" w:color="000000"/>
                </w:tcBorders>
              </w:tcPr>
            </w:tcPrChange>
          </w:tcPr>
          <w:p w14:paraId="58666705" w14:textId="77777777" w:rsidR="004C02EF" w:rsidRPr="00E77497" w:rsidRDefault="004C02EF" w:rsidP="003A4B22">
            <w:pPr>
              <w:keepNext/>
              <w:keepLines/>
              <w:spacing w:after="40"/>
            </w:pPr>
            <w:r w:rsidRPr="00E77497">
              <w:t>&lt;LF&gt;</w:t>
            </w:r>
          </w:p>
        </w:tc>
      </w:tr>
      <w:tr w:rsidR="004C02EF" w:rsidRPr="00E77497" w14:paraId="5A3EB710" w14:textId="77777777" w:rsidTr="00550FEB">
        <w:trPr>
          <w:jc w:val="center"/>
          <w:trPrChange w:id="23545" w:author="Rev 6 Allen Wirfs-Brock" w:date="2012-02-23T16:42:00Z">
            <w:trPr>
              <w:jc w:val="center"/>
            </w:trPr>
          </w:trPrChange>
        </w:trPr>
        <w:tc>
          <w:tcPr>
            <w:tcW w:w="1896" w:type="dxa"/>
            <w:tcBorders>
              <w:left w:val="single" w:sz="6" w:space="0" w:color="000000"/>
            </w:tcBorders>
            <w:tcPrChange w:id="23546" w:author="Rev 6 Allen Wirfs-Brock" w:date="2012-02-23T16:42:00Z">
              <w:tcPr>
                <w:tcW w:w="1896" w:type="dxa"/>
                <w:tcBorders>
                  <w:left w:val="single" w:sz="6" w:space="0" w:color="000000"/>
                </w:tcBorders>
              </w:tcPr>
            </w:tcPrChange>
          </w:tcPr>
          <w:p w14:paraId="51B9B61F"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Change w:id="23547" w:author="Rev 6 Allen Wirfs-Brock" w:date="2012-02-23T16:42:00Z">
              <w:tcPr>
                <w:tcW w:w="1709" w:type="dxa"/>
              </w:tcPr>
            </w:tcPrChange>
          </w:tcPr>
          <w:p w14:paraId="5C8CA6B1" w14:textId="77777777"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Change w:id="23548" w:author="Rev 6 Allen Wirfs-Brock" w:date="2012-02-23T16:42:00Z">
              <w:tcPr>
                <w:tcW w:w="1896" w:type="dxa"/>
              </w:tcPr>
            </w:tcPrChange>
          </w:tcPr>
          <w:p w14:paraId="1AE3AF91" w14:textId="77777777" w:rsidR="004C02EF" w:rsidRPr="00E77497" w:rsidRDefault="004C02EF" w:rsidP="003A4B22">
            <w:pPr>
              <w:keepNext/>
              <w:keepLines/>
              <w:spacing w:after="40"/>
            </w:pPr>
            <w:r w:rsidRPr="00E77497">
              <w:t>vertical tab</w:t>
            </w:r>
          </w:p>
        </w:tc>
        <w:tc>
          <w:tcPr>
            <w:tcW w:w="1003" w:type="dxa"/>
            <w:tcBorders>
              <w:right w:val="single" w:sz="6" w:space="0" w:color="000000"/>
            </w:tcBorders>
            <w:tcPrChange w:id="23549" w:author="Rev 6 Allen Wirfs-Brock" w:date="2012-02-23T16:42:00Z">
              <w:tcPr>
                <w:tcW w:w="1003" w:type="dxa"/>
                <w:tcBorders>
                  <w:right w:val="single" w:sz="6" w:space="0" w:color="000000"/>
                </w:tcBorders>
              </w:tcPr>
            </w:tcPrChange>
          </w:tcPr>
          <w:p w14:paraId="2BD30A4B" w14:textId="77777777" w:rsidR="004C02EF" w:rsidRPr="00E77497" w:rsidRDefault="004C02EF" w:rsidP="003A4B22">
            <w:pPr>
              <w:keepNext/>
              <w:keepLines/>
              <w:spacing w:after="40"/>
            </w:pPr>
            <w:r w:rsidRPr="00E77497">
              <w:t>&lt;VT&gt;</w:t>
            </w:r>
          </w:p>
        </w:tc>
      </w:tr>
      <w:tr w:rsidR="004C02EF" w:rsidRPr="00E77497" w14:paraId="398467E6" w14:textId="77777777" w:rsidTr="00550FEB">
        <w:trPr>
          <w:jc w:val="center"/>
          <w:trPrChange w:id="23550" w:author="Rev 6 Allen Wirfs-Brock" w:date="2012-02-23T16:42:00Z">
            <w:trPr>
              <w:jc w:val="center"/>
            </w:trPr>
          </w:trPrChange>
        </w:trPr>
        <w:tc>
          <w:tcPr>
            <w:tcW w:w="1896" w:type="dxa"/>
            <w:tcBorders>
              <w:left w:val="single" w:sz="6" w:space="0" w:color="000000"/>
            </w:tcBorders>
            <w:tcPrChange w:id="23551" w:author="Rev 6 Allen Wirfs-Brock" w:date="2012-02-23T16:42:00Z">
              <w:tcPr>
                <w:tcW w:w="1896" w:type="dxa"/>
                <w:tcBorders>
                  <w:left w:val="single" w:sz="6" w:space="0" w:color="000000"/>
                </w:tcBorders>
              </w:tcPr>
            </w:tcPrChange>
          </w:tcPr>
          <w:p w14:paraId="3301B628"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Change w:id="23552" w:author="Rev 6 Allen Wirfs-Brock" w:date="2012-02-23T16:42:00Z">
              <w:tcPr>
                <w:tcW w:w="1709" w:type="dxa"/>
              </w:tcPr>
            </w:tcPrChange>
          </w:tcPr>
          <w:p w14:paraId="63B5F219" w14:textId="77777777" w:rsidR="004C02EF" w:rsidRPr="00E77497" w:rsidRDefault="004C02EF" w:rsidP="003A4B22">
            <w:pPr>
              <w:keepNext/>
              <w:keepLines/>
              <w:spacing w:after="40"/>
            </w:pPr>
            <w:r w:rsidRPr="00E77497">
              <w:rPr>
                <w:rFonts w:ascii="Courier New" w:hAnsi="Courier New"/>
                <w:b/>
              </w:rPr>
              <w:t>\u000C</w:t>
            </w:r>
          </w:p>
        </w:tc>
        <w:tc>
          <w:tcPr>
            <w:tcW w:w="1896" w:type="dxa"/>
            <w:tcPrChange w:id="23553" w:author="Rev 6 Allen Wirfs-Brock" w:date="2012-02-23T16:42:00Z">
              <w:tcPr>
                <w:tcW w:w="1896" w:type="dxa"/>
              </w:tcPr>
            </w:tcPrChange>
          </w:tcPr>
          <w:p w14:paraId="5615938E" w14:textId="77777777" w:rsidR="004C02EF" w:rsidRPr="00E77497" w:rsidRDefault="004C02EF" w:rsidP="003A4B22">
            <w:pPr>
              <w:keepNext/>
              <w:keepLines/>
              <w:spacing w:after="40"/>
            </w:pPr>
            <w:r w:rsidRPr="00E77497">
              <w:t>form feed</w:t>
            </w:r>
          </w:p>
        </w:tc>
        <w:tc>
          <w:tcPr>
            <w:tcW w:w="1003" w:type="dxa"/>
            <w:tcBorders>
              <w:right w:val="single" w:sz="6" w:space="0" w:color="000000"/>
            </w:tcBorders>
            <w:tcPrChange w:id="23554" w:author="Rev 6 Allen Wirfs-Brock" w:date="2012-02-23T16:42:00Z">
              <w:tcPr>
                <w:tcW w:w="1003" w:type="dxa"/>
                <w:tcBorders>
                  <w:right w:val="single" w:sz="6" w:space="0" w:color="000000"/>
                </w:tcBorders>
              </w:tcPr>
            </w:tcPrChange>
          </w:tcPr>
          <w:p w14:paraId="14CA8CB3" w14:textId="77777777" w:rsidR="004C02EF" w:rsidRPr="00E77497" w:rsidRDefault="004C02EF" w:rsidP="003A4B22">
            <w:pPr>
              <w:keepNext/>
              <w:keepLines/>
              <w:spacing w:after="40"/>
            </w:pPr>
            <w:r w:rsidRPr="00E77497">
              <w:t>&lt;FF&gt;</w:t>
            </w:r>
          </w:p>
        </w:tc>
      </w:tr>
      <w:tr w:rsidR="004C02EF" w:rsidRPr="00E77497" w14:paraId="66B2B3B1" w14:textId="77777777" w:rsidTr="00550FEB">
        <w:trPr>
          <w:jc w:val="center"/>
          <w:trPrChange w:id="23555" w:author="Rev 6 Allen Wirfs-Brock" w:date="2012-02-23T16:42:00Z">
            <w:trPr>
              <w:jc w:val="center"/>
            </w:trPr>
          </w:trPrChange>
        </w:trPr>
        <w:tc>
          <w:tcPr>
            <w:tcW w:w="1896" w:type="dxa"/>
            <w:tcBorders>
              <w:left w:val="single" w:sz="6" w:space="0" w:color="000000"/>
              <w:bottom w:val="single" w:sz="12" w:space="0" w:color="000000"/>
            </w:tcBorders>
            <w:tcPrChange w:id="23556" w:author="Rev 6 Allen Wirfs-Brock" w:date="2012-02-23T16:42:00Z">
              <w:tcPr>
                <w:tcW w:w="1896" w:type="dxa"/>
                <w:tcBorders>
                  <w:left w:val="single" w:sz="6" w:space="0" w:color="000000"/>
                  <w:bottom w:val="single" w:sz="12" w:space="0" w:color="000000"/>
                </w:tcBorders>
              </w:tcPr>
            </w:tcPrChange>
          </w:tcPr>
          <w:p w14:paraId="2792B73A" w14:textId="77777777"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Borders>
              <w:bottom w:val="single" w:sz="12" w:space="0" w:color="000000"/>
            </w:tcBorders>
            <w:tcPrChange w:id="23557" w:author="Rev 6 Allen Wirfs-Brock" w:date="2012-02-23T16:42:00Z">
              <w:tcPr>
                <w:tcW w:w="1709" w:type="dxa"/>
                <w:tcBorders>
                  <w:bottom w:val="single" w:sz="12" w:space="0" w:color="000000"/>
                </w:tcBorders>
              </w:tcPr>
            </w:tcPrChange>
          </w:tcPr>
          <w:p w14:paraId="428BE949" w14:textId="77777777"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Borders>
              <w:bottom w:val="single" w:sz="12" w:space="0" w:color="000000"/>
            </w:tcBorders>
            <w:tcPrChange w:id="23558" w:author="Rev 6 Allen Wirfs-Brock" w:date="2012-02-23T16:42:00Z">
              <w:tcPr>
                <w:tcW w:w="1896" w:type="dxa"/>
                <w:tcBorders>
                  <w:bottom w:val="single" w:sz="12" w:space="0" w:color="000000"/>
                </w:tcBorders>
              </w:tcPr>
            </w:tcPrChange>
          </w:tcPr>
          <w:p w14:paraId="0C817EB9" w14:textId="77777777" w:rsidR="004C02EF" w:rsidRPr="00E77497" w:rsidRDefault="004C02EF" w:rsidP="003A4B22">
            <w:pPr>
              <w:keepLines/>
              <w:spacing w:after="40"/>
            </w:pPr>
            <w:r w:rsidRPr="00E77497">
              <w:t>carriage return</w:t>
            </w:r>
          </w:p>
        </w:tc>
        <w:tc>
          <w:tcPr>
            <w:tcW w:w="1003" w:type="dxa"/>
            <w:tcBorders>
              <w:bottom w:val="single" w:sz="12" w:space="0" w:color="000000"/>
              <w:right w:val="single" w:sz="6" w:space="0" w:color="000000"/>
            </w:tcBorders>
            <w:tcPrChange w:id="23559" w:author="Rev 6 Allen Wirfs-Brock" w:date="2012-02-23T16:42:00Z">
              <w:tcPr>
                <w:tcW w:w="1003" w:type="dxa"/>
                <w:tcBorders>
                  <w:bottom w:val="single" w:sz="12" w:space="0" w:color="000000"/>
                  <w:right w:val="single" w:sz="6" w:space="0" w:color="000000"/>
                </w:tcBorders>
              </w:tcPr>
            </w:tcPrChange>
          </w:tcPr>
          <w:p w14:paraId="5EE73395" w14:textId="77777777" w:rsidR="004C02EF" w:rsidRPr="00E77497" w:rsidRDefault="004C02EF" w:rsidP="003A4B22">
            <w:pPr>
              <w:keepLines/>
              <w:spacing w:after="40"/>
              <w:rPr>
                <w:rFonts w:ascii="Courier" w:hAnsi="Courier"/>
                <w:b/>
              </w:rPr>
            </w:pPr>
            <w:r w:rsidRPr="00E77497">
              <w:t>&lt;CR&gt;</w:t>
            </w:r>
          </w:p>
        </w:tc>
      </w:tr>
    </w:tbl>
    <w:p w14:paraId="70A481F6" w14:textId="77777777" w:rsidR="004C02EF" w:rsidRPr="00E77497" w:rsidRDefault="004C02EF" w:rsidP="004C02EF"/>
    <w:p w14:paraId="721AB373"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05633100" w14:textId="77777777"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495B87F8" w14:textId="77777777"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14:paraId="577C0D0F" w14:textId="77777777"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4D0DDBBB" w14:textId="77777777"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14:paraId="27B36243"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7.8.4) and returning its character result.</w:t>
      </w:r>
    </w:p>
    <w:p w14:paraId="27CD6933"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7.8.4) and returning its character result.</w:t>
      </w:r>
    </w:p>
    <w:p w14:paraId="0E49A099"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39A2C39B" w14:textId="77777777" w:rsidR="004C02EF" w:rsidRPr="00E77497" w:rsidRDefault="004C02EF" w:rsidP="004C02EF">
      <w:pPr>
        <w:pStyle w:val="40"/>
        <w:numPr>
          <w:ilvl w:val="0"/>
          <w:numId w:val="0"/>
        </w:numPr>
      </w:pPr>
      <w:bookmarkStart w:id="23560" w:name="_Ref455931187"/>
      <w:r w:rsidRPr="00E77497">
        <w:t>15.10.2.11</w:t>
      </w:r>
      <w:r w:rsidRPr="00E77497">
        <w:tab/>
        <w:t>DecimalEscape</w:t>
      </w:r>
      <w:bookmarkEnd w:id="23560"/>
    </w:p>
    <w:p w14:paraId="3436E9BA" w14:textId="77777777"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39B144EF" w14:textId="77777777"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14:paraId="60AE5FC9" w14:textId="77777777"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14:paraId="1C9D8F7E" w14:textId="77777777"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14:paraId="639696B5" w14:textId="77777777"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14:paraId="232097F7" w14:textId="77777777"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34729C06" w14:textId="77777777" w:rsidR="004C02EF" w:rsidRPr="00E77497" w:rsidRDefault="004C02EF" w:rsidP="004C02EF">
      <w:pPr>
        <w:pStyle w:val="40"/>
        <w:numPr>
          <w:ilvl w:val="0"/>
          <w:numId w:val="0"/>
        </w:numPr>
      </w:pPr>
      <w:r w:rsidRPr="00E77497">
        <w:t>15.10.2.12</w:t>
      </w:r>
      <w:r w:rsidRPr="00E77497">
        <w:tab/>
        <w:t>CharacterClassEscape</w:t>
      </w:r>
    </w:p>
    <w:p w14:paraId="2BD85BFC"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264DA92A"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0C5F8934"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14:paraId="481F344E"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702678D0"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23FC37ED" w14:textId="77777777" w:rsidTr="006E1632">
        <w:trPr>
          <w:tblHeader/>
        </w:trPr>
        <w:tc>
          <w:tcPr>
            <w:tcW w:w="288" w:type="dxa"/>
          </w:tcPr>
          <w:p w14:paraId="0EF5B3A9" w14:textId="77777777" w:rsidR="004C02EF" w:rsidRPr="00E77497" w:rsidRDefault="004C02EF" w:rsidP="003A4B22">
            <w:pPr>
              <w:pStyle w:val="SyntaxOneOf"/>
            </w:pPr>
            <w:r w:rsidRPr="00E77497">
              <w:t>a</w:t>
            </w:r>
          </w:p>
        </w:tc>
        <w:tc>
          <w:tcPr>
            <w:tcW w:w="288" w:type="dxa"/>
          </w:tcPr>
          <w:p w14:paraId="02FA03AF" w14:textId="77777777" w:rsidR="004C02EF" w:rsidRPr="00E77497" w:rsidRDefault="004C02EF" w:rsidP="003A4B22">
            <w:pPr>
              <w:pStyle w:val="SyntaxOneOf"/>
            </w:pPr>
            <w:r w:rsidRPr="00E77497">
              <w:t>b</w:t>
            </w:r>
          </w:p>
        </w:tc>
        <w:tc>
          <w:tcPr>
            <w:tcW w:w="288" w:type="dxa"/>
          </w:tcPr>
          <w:p w14:paraId="4C6C0745" w14:textId="77777777" w:rsidR="004C02EF" w:rsidRPr="00E77497" w:rsidRDefault="004C02EF" w:rsidP="003A4B22">
            <w:pPr>
              <w:pStyle w:val="SyntaxOneOf"/>
            </w:pPr>
            <w:r w:rsidRPr="00E77497">
              <w:t>c</w:t>
            </w:r>
          </w:p>
        </w:tc>
        <w:tc>
          <w:tcPr>
            <w:tcW w:w="288" w:type="dxa"/>
          </w:tcPr>
          <w:p w14:paraId="675FD2D5" w14:textId="77777777" w:rsidR="004C02EF" w:rsidRPr="00E77497" w:rsidRDefault="004C02EF" w:rsidP="003A4B22">
            <w:pPr>
              <w:pStyle w:val="SyntaxOneOf"/>
            </w:pPr>
            <w:r w:rsidRPr="00E77497">
              <w:t>d</w:t>
            </w:r>
          </w:p>
        </w:tc>
        <w:tc>
          <w:tcPr>
            <w:tcW w:w="288" w:type="dxa"/>
          </w:tcPr>
          <w:p w14:paraId="62283461" w14:textId="77777777" w:rsidR="004C02EF" w:rsidRPr="00E77497" w:rsidRDefault="004C02EF" w:rsidP="003A4B22">
            <w:pPr>
              <w:pStyle w:val="SyntaxOneOf"/>
            </w:pPr>
            <w:r w:rsidRPr="00E77497">
              <w:t>e</w:t>
            </w:r>
          </w:p>
        </w:tc>
        <w:tc>
          <w:tcPr>
            <w:tcW w:w="288" w:type="dxa"/>
          </w:tcPr>
          <w:p w14:paraId="3B6E68DF" w14:textId="77777777" w:rsidR="004C02EF" w:rsidRPr="00E77497" w:rsidRDefault="004C02EF" w:rsidP="003A4B22">
            <w:pPr>
              <w:pStyle w:val="SyntaxOneOf"/>
            </w:pPr>
            <w:r w:rsidRPr="00E77497">
              <w:t>f</w:t>
            </w:r>
          </w:p>
        </w:tc>
        <w:tc>
          <w:tcPr>
            <w:tcW w:w="288" w:type="dxa"/>
          </w:tcPr>
          <w:p w14:paraId="15BA019D" w14:textId="77777777" w:rsidR="004C02EF" w:rsidRPr="00E77497" w:rsidRDefault="004C02EF" w:rsidP="003A4B22">
            <w:pPr>
              <w:pStyle w:val="SyntaxOneOf"/>
            </w:pPr>
            <w:r w:rsidRPr="00E77497">
              <w:t>g</w:t>
            </w:r>
          </w:p>
        </w:tc>
        <w:tc>
          <w:tcPr>
            <w:tcW w:w="288" w:type="dxa"/>
          </w:tcPr>
          <w:p w14:paraId="1BDCAC45" w14:textId="77777777" w:rsidR="004C02EF" w:rsidRPr="00E77497" w:rsidRDefault="004C02EF" w:rsidP="003A4B22">
            <w:pPr>
              <w:pStyle w:val="SyntaxOneOf"/>
            </w:pPr>
            <w:r w:rsidRPr="00E77497">
              <w:t>h</w:t>
            </w:r>
          </w:p>
        </w:tc>
        <w:tc>
          <w:tcPr>
            <w:tcW w:w="288" w:type="dxa"/>
          </w:tcPr>
          <w:p w14:paraId="7BC98A6F" w14:textId="77777777" w:rsidR="004C02EF" w:rsidRPr="00E77497" w:rsidRDefault="004C02EF" w:rsidP="003A4B22">
            <w:pPr>
              <w:pStyle w:val="SyntaxOneOf"/>
            </w:pPr>
            <w:r w:rsidRPr="00E77497">
              <w:t>i</w:t>
            </w:r>
          </w:p>
        </w:tc>
        <w:tc>
          <w:tcPr>
            <w:tcW w:w="288" w:type="dxa"/>
          </w:tcPr>
          <w:p w14:paraId="7DD0CD71" w14:textId="77777777" w:rsidR="004C02EF" w:rsidRPr="00E77497" w:rsidRDefault="004C02EF" w:rsidP="003A4B22">
            <w:pPr>
              <w:pStyle w:val="SyntaxOneOf"/>
            </w:pPr>
            <w:r w:rsidRPr="00E77497">
              <w:t>j</w:t>
            </w:r>
          </w:p>
        </w:tc>
        <w:tc>
          <w:tcPr>
            <w:tcW w:w="288" w:type="dxa"/>
          </w:tcPr>
          <w:p w14:paraId="4E665179" w14:textId="77777777" w:rsidR="004C02EF" w:rsidRPr="00E77497" w:rsidRDefault="004C02EF" w:rsidP="003A4B22">
            <w:pPr>
              <w:pStyle w:val="SyntaxOneOf"/>
            </w:pPr>
            <w:r w:rsidRPr="00E77497">
              <w:t>k</w:t>
            </w:r>
          </w:p>
        </w:tc>
        <w:tc>
          <w:tcPr>
            <w:tcW w:w="288" w:type="dxa"/>
          </w:tcPr>
          <w:p w14:paraId="46507EAD" w14:textId="77777777" w:rsidR="004C02EF" w:rsidRPr="00E77497" w:rsidRDefault="004C02EF" w:rsidP="003A4B22">
            <w:pPr>
              <w:pStyle w:val="SyntaxOneOf"/>
            </w:pPr>
            <w:r w:rsidRPr="00E77497">
              <w:t>l</w:t>
            </w:r>
          </w:p>
        </w:tc>
        <w:tc>
          <w:tcPr>
            <w:tcW w:w="288" w:type="dxa"/>
          </w:tcPr>
          <w:p w14:paraId="19188605" w14:textId="77777777" w:rsidR="004C02EF" w:rsidRPr="00E77497" w:rsidRDefault="004C02EF" w:rsidP="003A4B22">
            <w:pPr>
              <w:pStyle w:val="SyntaxOneOf"/>
            </w:pPr>
            <w:r w:rsidRPr="00E77497">
              <w:t>m</w:t>
            </w:r>
          </w:p>
        </w:tc>
        <w:tc>
          <w:tcPr>
            <w:tcW w:w="288" w:type="dxa"/>
          </w:tcPr>
          <w:p w14:paraId="5CDA391E" w14:textId="77777777" w:rsidR="004C02EF" w:rsidRPr="00E77497" w:rsidRDefault="004C02EF" w:rsidP="003A4B22">
            <w:pPr>
              <w:pStyle w:val="SyntaxOneOf"/>
            </w:pPr>
            <w:r w:rsidRPr="00E77497">
              <w:t>n</w:t>
            </w:r>
          </w:p>
        </w:tc>
        <w:tc>
          <w:tcPr>
            <w:tcW w:w="288" w:type="dxa"/>
          </w:tcPr>
          <w:p w14:paraId="3ACE22CB" w14:textId="77777777" w:rsidR="004C02EF" w:rsidRPr="00E77497" w:rsidRDefault="004C02EF" w:rsidP="003A4B22">
            <w:pPr>
              <w:pStyle w:val="SyntaxOneOf"/>
            </w:pPr>
            <w:r w:rsidRPr="00E77497">
              <w:t>o</w:t>
            </w:r>
          </w:p>
        </w:tc>
        <w:tc>
          <w:tcPr>
            <w:tcW w:w="288" w:type="dxa"/>
          </w:tcPr>
          <w:p w14:paraId="111998FF" w14:textId="77777777" w:rsidR="004C02EF" w:rsidRPr="00E77497" w:rsidRDefault="004C02EF" w:rsidP="003A4B22">
            <w:pPr>
              <w:pStyle w:val="SyntaxOneOf"/>
            </w:pPr>
            <w:r w:rsidRPr="00E77497">
              <w:t>p</w:t>
            </w:r>
          </w:p>
        </w:tc>
        <w:tc>
          <w:tcPr>
            <w:tcW w:w="288" w:type="dxa"/>
          </w:tcPr>
          <w:p w14:paraId="1E0F1A8C" w14:textId="77777777" w:rsidR="004C02EF" w:rsidRPr="00E77497" w:rsidRDefault="004C02EF" w:rsidP="003A4B22">
            <w:pPr>
              <w:pStyle w:val="SyntaxOneOf"/>
            </w:pPr>
            <w:r w:rsidRPr="00E77497">
              <w:t>q</w:t>
            </w:r>
          </w:p>
        </w:tc>
        <w:tc>
          <w:tcPr>
            <w:tcW w:w="288" w:type="dxa"/>
          </w:tcPr>
          <w:p w14:paraId="447A3145" w14:textId="77777777" w:rsidR="004C02EF" w:rsidRPr="00E77497" w:rsidRDefault="004C02EF" w:rsidP="003A4B22">
            <w:pPr>
              <w:pStyle w:val="SyntaxOneOf"/>
            </w:pPr>
            <w:r w:rsidRPr="00E77497">
              <w:t>r</w:t>
            </w:r>
          </w:p>
        </w:tc>
        <w:tc>
          <w:tcPr>
            <w:tcW w:w="288" w:type="dxa"/>
          </w:tcPr>
          <w:p w14:paraId="1EC0F7B0" w14:textId="77777777" w:rsidR="004C02EF" w:rsidRPr="00E77497" w:rsidRDefault="004C02EF" w:rsidP="003A4B22">
            <w:pPr>
              <w:pStyle w:val="SyntaxOneOf"/>
            </w:pPr>
            <w:r w:rsidRPr="00E77497">
              <w:t>s</w:t>
            </w:r>
          </w:p>
        </w:tc>
        <w:tc>
          <w:tcPr>
            <w:tcW w:w="288" w:type="dxa"/>
          </w:tcPr>
          <w:p w14:paraId="6BEAE9AF" w14:textId="77777777" w:rsidR="004C02EF" w:rsidRPr="00E77497" w:rsidRDefault="004C02EF" w:rsidP="003A4B22">
            <w:pPr>
              <w:pStyle w:val="SyntaxOneOf"/>
            </w:pPr>
            <w:r w:rsidRPr="00E77497">
              <w:t>t</w:t>
            </w:r>
          </w:p>
        </w:tc>
        <w:tc>
          <w:tcPr>
            <w:tcW w:w="288" w:type="dxa"/>
          </w:tcPr>
          <w:p w14:paraId="2E13DB1B" w14:textId="77777777" w:rsidR="004C02EF" w:rsidRPr="00E77497" w:rsidRDefault="004C02EF" w:rsidP="003A4B22">
            <w:pPr>
              <w:pStyle w:val="SyntaxOneOf"/>
            </w:pPr>
            <w:r w:rsidRPr="00E77497">
              <w:t>u</w:t>
            </w:r>
          </w:p>
        </w:tc>
        <w:tc>
          <w:tcPr>
            <w:tcW w:w="288" w:type="dxa"/>
          </w:tcPr>
          <w:p w14:paraId="4AC97074" w14:textId="77777777" w:rsidR="004C02EF" w:rsidRPr="00E77497" w:rsidRDefault="004C02EF" w:rsidP="003A4B22">
            <w:pPr>
              <w:pStyle w:val="SyntaxOneOf"/>
            </w:pPr>
            <w:r w:rsidRPr="00E77497">
              <w:t>v</w:t>
            </w:r>
          </w:p>
        </w:tc>
        <w:tc>
          <w:tcPr>
            <w:tcW w:w="288" w:type="dxa"/>
          </w:tcPr>
          <w:p w14:paraId="2CEBDD38" w14:textId="77777777" w:rsidR="004C02EF" w:rsidRPr="00E77497" w:rsidRDefault="004C02EF" w:rsidP="003A4B22">
            <w:pPr>
              <w:pStyle w:val="SyntaxOneOf"/>
            </w:pPr>
            <w:r w:rsidRPr="00E77497">
              <w:t>w</w:t>
            </w:r>
          </w:p>
        </w:tc>
        <w:tc>
          <w:tcPr>
            <w:tcW w:w="288" w:type="dxa"/>
          </w:tcPr>
          <w:p w14:paraId="6F928754" w14:textId="77777777" w:rsidR="004C02EF" w:rsidRPr="00E77497" w:rsidRDefault="004C02EF" w:rsidP="003A4B22">
            <w:pPr>
              <w:pStyle w:val="SyntaxOneOf"/>
            </w:pPr>
            <w:r w:rsidRPr="00E77497">
              <w:t>x</w:t>
            </w:r>
          </w:p>
        </w:tc>
        <w:tc>
          <w:tcPr>
            <w:tcW w:w="288" w:type="dxa"/>
          </w:tcPr>
          <w:p w14:paraId="635EA77C" w14:textId="77777777" w:rsidR="004C02EF" w:rsidRPr="00E77497" w:rsidRDefault="004C02EF" w:rsidP="003A4B22">
            <w:pPr>
              <w:pStyle w:val="SyntaxOneOf"/>
            </w:pPr>
            <w:r w:rsidRPr="00E77497">
              <w:t>y</w:t>
            </w:r>
          </w:p>
        </w:tc>
        <w:tc>
          <w:tcPr>
            <w:tcW w:w="288" w:type="dxa"/>
          </w:tcPr>
          <w:p w14:paraId="414C378F" w14:textId="77777777" w:rsidR="004C02EF" w:rsidRPr="00E77497" w:rsidRDefault="004C02EF" w:rsidP="003A4B22">
            <w:pPr>
              <w:pStyle w:val="SyntaxOneOf"/>
            </w:pPr>
            <w:r w:rsidRPr="00E77497">
              <w:t>z</w:t>
            </w:r>
          </w:p>
        </w:tc>
      </w:tr>
      <w:tr w:rsidR="004C02EF" w:rsidRPr="00E77497" w14:paraId="3D31C372" w14:textId="77777777" w:rsidTr="006E1632">
        <w:trPr>
          <w:tblHeader/>
        </w:trPr>
        <w:tc>
          <w:tcPr>
            <w:tcW w:w="288" w:type="dxa"/>
          </w:tcPr>
          <w:p w14:paraId="1DFA43CF" w14:textId="77777777" w:rsidR="004C02EF" w:rsidRPr="00E77497" w:rsidRDefault="004C02EF" w:rsidP="003A4B22">
            <w:pPr>
              <w:pStyle w:val="SyntaxOneOf"/>
            </w:pPr>
            <w:r w:rsidRPr="00E77497">
              <w:t>A</w:t>
            </w:r>
          </w:p>
        </w:tc>
        <w:tc>
          <w:tcPr>
            <w:tcW w:w="288" w:type="dxa"/>
          </w:tcPr>
          <w:p w14:paraId="25082555" w14:textId="77777777" w:rsidR="004C02EF" w:rsidRPr="00E77497" w:rsidRDefault="004C02EF" w:rsidP="003A4B22">
            <w:pPr>
              <w:pStyle w:val="SyntaxOneOf"/>
            </w:pPr>
            <w:r w:rsidRPr="00E77497">
              <w:t>B</w:t>
            </w:r>
          </w:p>
        </w:tc>
        <w:tc>
          <w:tcPr>
            <w:tcW w:w="288" w:type="dxa"/>
          </w:tcPr>
          <w:p w14:paraId="448CEC25" w14:textId="77777777" w:rsidR="004C02EF" w:rsidRPr="00E77497" w:rsidRDefault="004C02EF" w:rsidP="003A4B22">
            <w:pPr>
              <w:pStyle w:val="SyntaxOneOf"/>
            </w:pPr>
            <w:r w:rsidRPr="00E77497">
              <w:t>C</w:t>
            </w:r>
          </w:p>
        </w:tc>
        <w:tc>
          <w:tcPr>
            <w:tcW w:w="288" w:type="dxa"/>
          </w:tcPr>
          <w:p w14:paraId="6D4C1F1B" w14:textId="77777777" w:rsidR="004C02EF" w:rsidRPr="00E77497" w:rsidRDefault="004C02EF" w:rsidP="003A4B22">
            <w:pPr>
              <w:pStyle w:val="SyntaxOneOf"/>
            </w:pPr>
            <w:r w:rsidRPr="00E77497">
              <w:t>D</w:t>
            </w:r>
          </w:p>
        </w:tc>
        <w:tc>
          <w:tcPr>
            <w:tcW w:w="288" w:type="dxa"/>
          </w:tcPr>
          <w:p w14:paraId="1C523C95" w14:textId="77777777" w:rsidR="004C02EF" w:rsidRPr="00E77497" w:rsidRDefault="004C02EF" w:rsidP="003A4B22">
            <w:pPr>
              <w:pStyle w:val="SyntaxOneOf"/>
            </w:pPr>
            <w:r w:rsidRPr="00E77497">
              <w:t>E</w:t>
            </w:r>
          </w:p>
        </w:tc>
        <w:tc>
          <w:tcPr>
            <w:tcW w:w="288" w:type="dxa"/>
          </w:tcPr>
          <w:p w14:paraId="19EAD7A7" w14:textId="77777777" w:rsidR="004C02EF" w:rsidRPr="00E77497" w:rsidRDefault="004C02EF" w:rsidP="003A4B22">
            <w:pPr>
              <w:pStyle w:val="SyntaxOneOf"/>
            </w:pPr>
            <w:r w:rsidRPr="00E77497">
              <w:t>F</w:t>
            </w:r>
          </w:p>
        </w:tc>
        <w:tc>
          <w:tcPr>
            <w:tcW w:w="288" w:type="dxa"/>
          </w:tcPr>
          <w:p w14:paraId="615FEBFF" w14:textId="77777777" w:rsidR="004C02EF" w:rsidRPr="00E77497" w:rsidRDefault="004C02EF" w:rsidP="003A4B22">
            <w:pPr>
              <w:pStyle w:val="SyntaxOneOf"/>
            </w:pPr>
            <w:r w:rsidRPr="00E77497">
              <w:t>G</w:t>
            </w:r>
          </w:p>
        </w:tc>
        <w:tc>
          <w:tcPr>
            <w:tcW w:w="288" w:type="dxa"/>
          </w:tcPr>
          <w:p w14:paraId="37ED76AB" w14:textId="77777777" w:rsidR="004C02EF" w:rsidRPr="00E77497" w:rsidRDefault="004C02EF" w:rsidP="003A4B22">
            <w:pPr>
              <w:pStyle w:val="SyntaxOneOf"/>
            </w:pPr>
            <w:r w:rsidRPr="00E77497">
              <w:t>H</w:t>
            </w:r>
          </w:p>
        </w:tc>
        <w:tc>
          <w:tcPr>
            <w:tcW w:w="288" w:type="dxa"/>
          </w:tcPr>
          <w:p w14:paraId="2BEE6094" w14:textId="77777777" w:rsidR="004C02EF" w:rsidRPr="00E77497" w:rsidRDefault="004C02EF" w:rsidP="003A4B22">
            <w:pPr>
              <w:pStyle w:val="SyntaxOneOf"/>
            </w:pPr>
            <w:r w:rsidRPr="00E77497">
              <w:t>I</w:t>
            </w:r>
          </w:p>
        </w:tc>
        <w:tc>
          <w:tcPr>
            <w:tcW w:w="288" w:type="dxa"/>
          </w:tcPr>
          <w:p w14:paraId="72FBDB2A" w14:textId="77777777" w:rsidR="004C02EF" w:rsidRPr="00E77497" w:rsidRDefault="004C02EF" w:rsidP="003A4B22">
            <w:pPr>
              <w:pStyle w:val="SyntaxOneOf"/>
            </w:pPr>
            <w:r w:rsidRPr="00E77497">
              <w:t>J</w:t>
            </w:r>
          </w:p>
        </w:tc>
        <w:tc>
          <w:tcPr>
            <w:tcW w:w="288" w:type="dxa"/>
          </w:tcPr>
          <w:p w14:paraId="4313CC73" w14:textId="77777777" w:rsidR="004C02EF" w:rsidRPr="00E77497" w:rsidRDefault="004C02EF" w:rsidP="003A4B22">
            <w:pPr>
              <w:pStyle w:val="SyntaxOneOf"/>
            </w:pPr>
            <w:r w:rsidRPr="00E77497">
              <w:t>K</w:t>
            </w:r>
          </w:p>
        </w:tc>
        <w:tc>
          <w:tcPr>
            <w:tcW w:w="288" w:type="dxa"/>
          </w:tcPr>
          <w:p w14:paraId="69972AB9" w14:textId="77777777" w:rsidR="004C02EF" w:rsidRPr="00E77497" w:rsidRDefault="004C02EF" w:rsidP="003A4B22">
            <w:pPr>
              <w:pStyle w:val="SyntaxOneOf"/>
            </w:pPr>
            <w:r w:rsidRPr="00E77497">
              <w:t>L</w:t>
            </w:r>
          </w:p>
        </w:tc>
        <w:tc>
          <w:tcPr>
            <w:tcW w:w="288" w:type="dxa"/>
          </w:tcPr>
          <w:p w14:paraId="674ED7F7" w14:textId="77777777" w:rsidR="004C02EF" w:rsidRPr="00E77497" w:rsidRDefault="004C02EF" w:rsidP="003A4B22">
            <w:pPr>
              <w:pStyle w:val="SyntaxOneOf"/>
            </w:pPr>
            <w:r w:rsidRPr="00E77497">
              <w:t>M</w:t>
            </w:r>
          </w:p>
        </w:tc>
        <w:tc>
          <w:tcPr>
            <w:tcW w:w="288" w:type="dxa"/>
          </w:tcPr>
          <w:p w14:paraId="56C019FD" w14:textId="77777777" w:rsidR="004C02EF" w:rsidRPr="00E77497" w:rsidRDefault="004C02EF" w:rsidP="003A4B22">
            <w:pPr>
              <w:pStyle w:val="SyntaxOneOf"/>
            </w:pPr>
            <w:r w:rsidRPr="00E77497">
              <w:t>N</w:t>
            </w:r>
          </w:p>
        </w:tc>
        <w:tc>
          <w:tcPr>
            <w:tcW w:w="288" w:type="dxa"/>
          </w:tcPr>
          <w:p w14:paraId="22B1D109" w14:textId="77777777" w:rsidR="004C02EF" w:rsidRPr="00E77497" w:rsidRDefault="004C02EF" w:rsidP="003A4B22">
            <w:pPr>
              <w:pStyle w:val="SyntaxOneOf"/>
            </w:pPr>
            <w:r w:rsidRPr="00E77497">
              <w:t>O</w:t>
            </w:r>
          </w:p>
        </w:tc>
        <w:tc>
          <w:tcPr>
            <w:tcW w:w="288" w:type="dxa"/>
          </w:tcPr>
          <w:p w14:paraId="1AACFCBF" w14:textId="77777777" w:rsidR="004C02EF" w:rsidRPr="00E77497" w:rsidRDefault="004C02EF" w:rsidP="003A4B22">
            <w:pPr>
              <w:pStyle w:val="SyntaxOneOf"/>
            </w:pPr>
            <w:r w:rsidRPr="00E77497">
              <w:t>P</w:t>
            </w:r>
          </w:p>
        </w:tc>
        <w:tc>
          <w:tcPr>
            <w:tcW w:w="288" w:type="dxa"/>
          </w:tcPr>
          <w:p w14:paraId="7968E0E2" w14:textId="77777777" w:rsidR="004C02EF" w:rsidRPr="00E77497" w:rsidRDefault="004C02EF" w:rsidP="003A4B22">
            <w:pPr>
              <w:pStyle w:val="SyntaxOneOf"/>
            </w:pPr>
            <w:r w:rsidRPr="00E77497">
              <w:t>Q</w:t>
            </w:r>
          </w:p>
        </w:tc>
        <w:tc>
          <w:tcPr>
            <w:tcW w:w="288" w:type="dxa"/>
          </w:tcPr>
          <w:p w14:paraId="47883277" w14:textId="77777777" w:rsidR="004C02EF" w:rsidRPr="00E77497" w:rsidRDefault="004C02EF" w:rsidP="003A4B22">
            <w:pPr>
              <w:pStyle w:val="SyntaxOneOf"/>
            </w:pPr>
            <w:r w:rsidRPr="00E77497">
              <w:t>R</w:t>
            </w:r>
          </w:p>
        </w:tc>
        <w:tc>
          <w:tcPr>
            <w:tcW w:w="288" w:type="dxa"/>
          </w:tcPr>
          <w:p w14:paraId="4F04DC84" w14:textId="77777777" w:rsidR="004C02EF" w:rsidRPr="00E77497" w:rsidRDefault="004C02EF" w:rsidP="003A4B22">
            <w:pPr>
              <w:pStyle w:val="SyntaxOneOf"/>
            </w:pPr>
            <w:r w:rsidRPr="00E77497">
              <w:t>S</w:t>
            </w:r>
          </w:p>
        </w:tc>
        <w:tc>
          <w:tcPr>
            <w:tcW w:w="288" w:type="dxa"/>
          </w:tcPr>
          <w:p w14:paraId="088C9344" w14:textId="77777777" w:rsidR="004C02EF" w:rsidRPr="00E77497" w:rsidRDefault="004C02EF" w:rsidP="003A4B22">
            <w:pPr>
              <w:pStyle w:val="SyntaxOneOf"/>
            </w:pPr>
            <w:r w:rsidRPr="00E77497">
              <w:t>T</w:t>
            </w:r>
          </w:p>
        </w:tc>
        <w:tc>
          <w:tcPr>
            <w:tcW w:w="288" w:type="dxa"/>
          </w:tcPr>
          <w:p w14:paraId="13FA4CFB" w14:textId="77777777" w:rsidR="004C02EF" w:rsidRPr="00E77497" w:rsidRDefault="004C02EF" w:rsidP="003A4B22">
            <w:pPr>
              <w:pStyle w:val="SyntaxOneOf"/>
            </w:pPr>
            <w:r w:rsidRPr="00E77497">
              <w:t>U</w:t>
            </w:r>
          </w:p>
        </w:tc>
        <w:tc>
          <w:tcPr>
            <w:tcW w:w="288" w:type="dxa"/>
          </w:tcPr>
          <w:p w14:paraId="0467F248" w14:textId="77777777" w:rsidR="004C02EF" w:rsidRPr="00E77497" w:rsidRDefault="004C02EF" w:rsidP="003A4B22">
            <w:pPr>
              <w:pStyle w:val="SyntaxOneOf"/>
            </w:pPr>
            <w:r w:rsidRPr="00E77497">
              <w:t>V</w:t>
            </w:r>
          </w:p>
        </w:tc>
        <w:tc>
          <w:tcPr>
            <w:tcW w:w="288" w:type="dxa"/>
          </w:tcPr>
          <w:p w14:paraId="22C6775E" w14:textId="77777777" w:rsidR="004C02EF" w:rsidRPr="00E77497" w:rsidRDefault="004C02EF" w:rsidP="003A4B22">
            <w:pPr>
              <w:pStyle w:val="SyntaxOneOf"/>
            </w:pPr>
            <w:r w:rsidRPr="00E77497">
              <w:t>W</w:t>
            </w:r>
          </w:p>
        </w:tc>
        <w:tc>
          <w:tcPr>
            <w:tcW w:w="288" w:type="dxa"/>
          </w:tcPr>
          <w:p w14:paraId="32DE285E" w14:textId="77777777" w:rsidR="004C02EF" w:rsidRPr="00E77497" w:rsidRDefault="004C02EF" w:rsidP="003A4B22">
            <w:pPr>
              <w:pStyle w:val="SyntaxOneOf"/>
            </w:pPr>
            <w:r w:rsidRPr="00E77497">
              <w:t>X</w:t>
            </w:r>
          </w:p>
        </w:tc>
        <w:tc>
          <w:tcPr>
            <w:tcW w:w="288" w:type="dxa"/>
          </w:tcPr>
          <w:p w14:paraId="0FBF621D" w14:textId="77777777" w:rsidR="004C02EF" w:rsidRPr="00E77497" w:rsidRDefault="004C02EF" w:rsidP="003A4B22">
            <w:pPr>
              <w:pStyle w:val="SyntaxOneOf"/>
            </w:pPr>
            <w:r w:rsidRPr="00E77497">
              <w:t>Y</w:t>
            </w:r>
          </w:p>
        </w:tc>
        <w:tc>
          <w:tcPr>
            <w:tcW w:w="288" w:type="dxa"/>
          </w:tcPr>
          <w:p w14:paraId="3C239C59" w14:textId="77777777" w:rsidR="004C02EF" w:rsidRPr="00E77497" w:rsidRDefault="004C02EF" w:rsidP="003A4B22">
            <w:pPr>
              <w:pStyle w:val="SyntaxOneOf"/>
            </w:pPr>
            <w:r w:rsidRPr="00E77497">
              <w:t>Z</w:t>
            </w:r>
          </w:p>
        </w:tc>
      </w:tr>
      <w:tr w:rsidR="004C02EF" w:rsidRPr="00E77497" w14:paraId="3186F612" w14:textId="77777777" w:rsidTr="006E1632">
        <w:tc>
          <w:tcPr>
            <w:tcW w:w="288" w:type="dxa"/>
          </w:tcPr>
          <w:p w14:paraId="3923C056" w14:textId="77777777" w:rsidR="004C02EF" w:rsidRPr="00E77497" w:rsidRDefault="004C02EF" w:rsidP="003A4B22">
            <w:pPr>
              <w:pStyle w:val="SyntaxOneOf"/>
            </w:pPr>
            <w:r w:rsidRPr="00E77497">
              <w:t>0</w:t>
            </w:r>
          </w:p>
        </w:tc>
        <w:tc>
          <w:tcPr>
            <w:tcW w:w="288" w:type="dxa"/>
          </w:tcPr>
          <w:p w14:paraId="2B966781" w14:textId="77777777" w:rsidR="004C02EF" w:rsidRPr="00E77497" w:rsidRDefault="004C02EF" w:rsidP="003A4B22">
            <w:pPr>
              <w:pStyle w:val="SyntaxOneOf"/>
            </w:pPr>
            <w:r w:rsidRPr="00E77497">
              <w:t>1</w:t>
            </w:r>
          </w:p>
        </w:tc>
        <w:tc>
          <w:tcPr>
            <w:tcW w:w="288" w:type="dxa"/>
          </w:tcPr>
          <w:p w14:paraId="440D858C" w14:textId="77777777" w:rsidR="004C02EF" w:rsidRPr="00E77497" w:rsidRDefault="004C02EF" w:rsidP="003A4B22">
            <w:pPr>
              <w:pStyle w:val="SyntaxOneOf"/>
            </w:pPr>
            <w:r w:rsidRPr="00E77497">
              <w:t>2</w:t>
            </w:r>
          </w:p>
        </w:tc>
        <w:tc>
          <w:tcPr>
            <w:tcW w:w="288" w:type="dxa"/>
          </w:tcPr>
          <w:p w14:paraId="55C922DA" w14:textId="77777777" w:rsidR="004C02EF" w:rsidRPr="00E77497" w:rsidRDefault="004C02EF" w:rsidP="003A4B22">
            <w:pPr>
              <w:pStyle w:val="SyntaxOneOf"/>
            </w:pPr>
            <w:r w:rsidRPr="00E77497">
              <w:t>3</w:t>
            </w:r>
          </w:p>
        </w:tc>
        <w:tc>
          <w:tcPr>
            <w:tcW w:w="288" w:type="dxa"/>
          </w:tcPr>
          <w:p w14:paraId="204ADA9E" w14:textId="77777777" w:rsidR="004C02EF" w:rsidRPr="00E77497" w:rsidRDefault="004C02EF" w:rsidP="003A4B22">
            <w:pPr>
              <w:pStyle w:val="SyntaxOneOf"/>
            </w:pPr>
            <w:r w:rsidRPr="00E77497">
              <w:t>4</w:t>
            </w:r>
          </w:p>
        </w:tc>
        <w:tc>
          <w:tcPr>
            <w:tcW w:w="288" w:type="dxa"/>
          </w:tcPr>
          <w:p w14:paraId="72B19592" w14:textId="77777777" w:rsidR="004C02EF" w:rsidRPr="00E77497" w:rsidRDefault="004C02EF" w:rsidP="003A4B22">
            <w:pPr>
              <w:pStyle w:val="SyntaxOneOf"/>
            </w:pPr>
            <w:r w:rsidRPr="00E77497">
              <w:t>5</w:t>
            </w:r>
          </w:p>
        </w:tc>
        <w:tc>
          <w:tcPr>
            <w:tcW w:w="288" w:type="dxa"/>
          </w:tcPr>
          <w:p w14:paraId="21C3E865" w14:textId="77777777" w:rsidR="004C02EF" w:rsidRPr="00E77497" w:rsidRDefault="004C02EF" w:rsidP="003A4B22">
            <w:pPr>
              <w:pStyle w:val="SyntaxOneOf"/>
            </w:pPr>
            <w:r w:rsidRPr="00E77497">
              <w:t>6</w:t>
            </w:r>
          </w:p>
        </w:tc>
        <w:tc>
          <w:tcPr>
            <w:tcW w:w="288" w:type="dxa"/>
          </w:tcPr>
          <w:p w14:paraId="73B722F6" w14:textId="77777777" w:rsidR="004C02EF" w:rsidRPr="00E77497" w:rsidRDefault="004C02EF" w:rsidP="003A4B22">
            <w:pPr>
              <w:pStyle w:val="SyntaxOneOf"/>
            </w:pPr>
            <w:r w:rsidRPr="00E77497">
              <w:t>7</w:t>
            </w:r>
          </w:p>
        </w:tc>
        <w:tc>
          <w:tcPr>
            <w:tcW w:w="288" w:type="dxa"/>
          </w:tcPr>
          <w:p w14:paraId="53C52104" w14:textId="77777777" w:rsidR="004C02EF" w:rsidRPr="00E77497" w:rsidRDefault="004C02EF" w:rsidP="003A4B22">
            <w:pPr>
              <w:pStyle w:val="SyntaxOneOf"/>
            </w:pPr>
            <w:r w:rsidRPr="00E77497">
              <w:t>8</w:t>
            </w:r>
          </w:p>
        </w:tc>
        <w:tc>
          <w:tcPr>
            <w:tcW w:w="288" w:type="dxa"/>
          </w:tcPr>
          <w:p w14:paraId="4C9074CA" w14:textId="77777777" w:rsidR="004C02EF" w:rsidRPr="00E77497" w:rsidRDefault="004C02EF" w:rsidP="003A4B22">
            <w:pPr>
              <w:pStyle w:val="SyntaxOneOf"/>
            </w:pPr>
            <w:r w:rsidRPr="00E77497">
              <w:t>9</w:t>
            </w:r>
          </w:p>
        </w:tc>
        <w:tc>
          <w:tcPr>
            <w:tcW w:w="288" w:type="dxa"/>
          </w:tcPr>
          <w:p w14:paraId="5CDD3728" w14:textId="77777777" w:rsidR="004C02EF" w:rsidRPr="00E77497" w:rsidRDefault="004C02EF" w:rsidP="003A4B22">
            <w:pPr>
              <w:pStyle w:val="SyntaxOneOf"/>
            </w:pPr>
            <w:r w:rsidRPr="00E77497">
              <w:t>_</w:t>
            </w:r>
          </w:p>
        </w:tc>
        <w:tc>
          <w:tcPr>
            <w:tcW w:w="288" w:type="dxa"/>
          </w:tcPr>
          <w:p w14:paraId="2D99E834" w14:textId="77777777" w:rsidR="004C02EF" w:rsidRPr="00E77497" w:rsidRDefault="004C02EF" w:rsidP="003A4B22">
            <w:pPr>
              <w:pStyle w:val="SyntaxOneOf"/>
            </w:pPr>
          </w:p>
        </w:tc>
        <w:tc>
          <w:tcPr>
            <w:tcW w:w="288" w:type="dxa"/>
          </w:tcPr>
          <w:p w14:paraId="046DD13C" w14:textId="77777777" w:rsidR="004C02EF" w:rsidRPr="00E77497" w:rsidRDefault="004C02EF" w:rsidP="003A4B22">
            <w:pPr>
              <w:pStyle w:val="SyntaxOneOf"/>
            </w:pPr>
          </w:p>
        </w:tc>
        <w:tc>
          <w:tcPr>
            <w:tcW w:w="288" w:type="dxa"/>
          </w:tcPr>
          <w:p w14:paraId="0400A312" w14:textId="77777777" w:rsidR="004C02EF" w:rsidRPr="00E77497" w:rsidRDefault="004C02EF" w:rsidP="003A4B22">
            <w:pPr>
              <w:pStyle w:val="SyntaxOneOf"/>
            </w:pPr>
          </w:p>
        </w:tc>
        <w:tc>
          <w:tcPr>
            <w:tcW w:w="288" w:type="dxa"/>
          </w:tcPr>
          <w:p w14:paraId="277CACD4" w14:textId="77777777" w:rsidR="004C02EF" w:rsidRPr="00E77497" w:rsidRDefault="004C02EF" w:rsidP="003A4B22">
            <w:pPr>
              <w:pStyle w:val="SyntaxOneOf"/>
            </w:pPr>
          </w:p>
        </w:tc>
        <w:tc>
          <w:tcPr>
            <w:tcW w:w="288" w:type="dxa"/>
          </w:tcPr>
          <w:p w14:paraId="74FEF8D6" w14:textId="77777777" w:rsidR="004C02EF" w:rsidRPr="00E77497" w:rsidRDefault="004C02EF" w:rsidP="003A4B22">
            <w:pPr>
              <w:pStyle w:val="SyntaxOneOf"/>
            </w:pPr>
          </w:p>
        </w:tc>
        <w:tc>
          <w:tcPr>
            <w:tcW w:w="288" w:type="dxa"/>
          </w:tcPr>
          <w:p w14:paraId="749D0FF1" w14:textId="77777777" w:rsidR="004C02EF" w:rsidRPr="00E77497" w:rsidRDefault="004C02EF" w:rsidP="003A4B22">
            <w:pPr>
              <w:pStyle w:val="SyntaxOneOf"/>
            </w:pPr>
          </w:p>
        </w:tc>
        <w:tc>
          <w:tcPr>
            <w:tcW w:w="288" w:type="dxa"/>
          </w:tcPr>
          <w:p w14:paraId="48798776" w14:textId="77777777" w:rsidR="004C02EF" w:rsidRPr="00E77497" w:rsidRDefault="004C02EF" w:rsidP="003A4B22">
            <w:pPr>
              <w:pStyle w:val="SyntaxOneOf"/>
            </w:pPr>
          </w:p>
        </w:tc>
        <w:tc>
          <w:tcPr>
            <w:tcW w:w="288" w:type="dxa"/>
          </w:tcPr>
          <w:p w14:paraId="794E9DE5" w14:textId="77777777" w:rsidR="004C02EF" w:rsidRPr="00E77497" w:rsidRDefault="004C02EF" w:rsidP="003A4B22">
            <w:pPr>
              <w:pStyle w:val="SyntaxOneOf"/>
            </w:pPr>
          </w:p>
        </w:tc>
        <w:tc>
          <w:tcPr>
            <w:tcW w:w="288" w:type="dxa"/>
          </w:tcPr>
          <w:p w14:paraId="580C46D6" w14:textId="77777777" w:rsidR="004C02EF" w:rsidRPr="00E77497" w:rsidRDefault="004C02EF" w:rsidP="003A4B22">
            <w:pPr>
              <w:pStyle w:val="SyntaxOneOf"/>
            </w:pPr>
          </w:p>
        </w:tc>
        <w:tc>
          <w:tcPr>
            <w:tcW w:w="288" w:type="dxa"/>
          </w:tcPr>
          <w:p w14:paraId="6A066844" w14:textId="77777777" w:rsidR="004C02EF" w:rsidRPr="00E77497" w:rsidRDefault="004C02EF" w:rsidP="003A4B22">
            <w:pPr>
              <w:pStyle w:val="SyntaxOneOf"/>
            </w:pPr>
          </w:p>
        </w:tc>
        <w:tc>
          <w:tcPr>
            <w:tcW w:w="288" w:type="dxa"/>
          </w:tcPr>
          <w:p w14:paraId="12DAE175" w14:textId="77777777" w:rsidR="004C02EF" w:rsidRPr="00E77497" w:rsidRDefault="004C02EF" w:rsidP="003A4B22">
            <w:pPr>
              <w:pStyle w:val="SyntaxOneOf"/>
            </w:pPr>
          </w:p>
        </w:tc>
        <w:tc>
          <w:tcPr>
            <w:tcW w:w="288" w:type="dxa"/>
          </w:tcPr>
          <w:p w14:paraId="7207F66E" w14:textId="77777777" w:rsidR="004C02EF" w:rsidRPr="00E77497" w:rsidRDefault="004C02EF" w:rsidP="003A4B22">
            <w:pPr>
              <w:pStyle w:val="SyntaxOneOf"/>
            </w:pPr>
          </w:p>
        </w:tc>
        <w:tc>
          <w:tcPr>
            <w:tcW w:w="288" w:type="dxa"/>
          </w:tcPr>
          <w:p w14:paraId="3685CB41" w14:textId="77777777" w:rsidR="004C02EF" w:rsidRPr="00E77497" w:rsidRDefault="004C02EF" w:rsidP="003A4B22">
            <w:pPr>
              <w:pStyle w:val="SyntaxOneOf"/>
            </w:pPr>
          </w:p>
        </w:tc>
        <w:tc>
          <w:tcPr>
            <w:tcW w:w="288" w:type="dxa"/>
          </w:tcPr>
          <w:p w14:paraId="45D348AA" w14:textId="77777777" w:rsidR="004C02EF" w:rsidRPr="00E77497" w:rsidRDefault="004C02EF" w:rsidP="003A4B22">
            <w:pPr>
              <w:pStyle w:val="SyntaxOneOf"/>
            </w:pPr>
          </w:p>
        </w:tc>
        <w:tc>
          <w:tcPr>
            <w:tcW w:w="288" w:type="dxa"/>
          </w:tcPr>
          <w:p w14:paraId="5597899C" w14:textId="77777777" w:rsidR="004C02EF" w:rsidRPr="00E77497" w:rsidRDefault="004C02EF" w:rsidP="003A4B22">
            <w:pPr>
              <w:pStyle w:val="SyntaxOneOf"/>
            </w:pPr>
          </w:p>
        </w:tc>
      </w:tr>
    </w:tbl>
    <w:p w14:paraId="219AE68F"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4E8BC381" w14:textId="77777777" w:rsidR="004C02EF" w:rsidRPr="00E77497" w:rsidRDefault="004C02EF" w:rsidP="004C02EF">
      <w:pPr>
        <w:pStyle w:val="40"/>
        <w:numPr>
          <w:ilvl w:val="0"/>
          <w:numId w:val="0"/>
        </w:numPr>
      </w:pPr>
      <w:r w:rsidRPr="00E77497">
        <w:t>15.10.2.13</w:t>
      </w:r>
      <w:r w:rsidRPr="00E77497">
        <w:tab/>
        <w:t>CharacterClass</w:t>
      </w:r>
    </w:p>
    <w:p w14:paraId="62D8179C" w14:textId="77777777"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170E9D28" w14:textId="77777777"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26AFC713" w14:textId="77777777" w:rsidR="004C02EF" w:rsidRPr="00E77497" w:rsidRDefault="004C02EF" w:rsidP="004C02EF">
      <w:pPr>
        <w:pStyle w:val="40"/>
        <w:numPr>
          <w:ilvl w:val="0"/>
          <w:numId w:val="0"/>
        </w:numPr>
      </w:pPr>
      <w:r w:rsidRPr="00E77497">
        <w:t>15.10.2.14</w:t>
      </w:r>
      <w:r w:rsidRPr="00E77497">
        <w:tab/>
        <w:t>ClassRanges</w:t>
      </w:r>
    </w:p>
    <w:p w14:paraId="4074D894"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5DA573D7"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2F59E349" w14:textId="77777777" w:rsidR="004C02EF" w:rsidRPr="00E77497" w:rsidRDefault="004C02EF" w:rsidP="004C02EF">
      <w:pPr>
        <w:pStyle w:val="40"/>
        <w:numPr>
          <w:ilvl w:val="0"/>
          <w:numId w:val="0"/>
        </w:numPr>
      </w:pPr>
      <w:bookmarkStart w:id="23561" w:name="_Ref463788134"/>
      <w:r w:rsidRPr="00E77497">
        <w:t>15.10.2.15</w:t>
      </w:r>
      <w:r w:rsidRPr="00E77497">
        <w:tab/>
        <w:t>NonemptyClassRanges</w:t>
      </w:r>
      <w:bookmarkEnd w:id="23561"/>
    </w:p>
    <w:p w14:paraId="26713BBE"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610DA1CB"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6304C44F" w14:textId="77777777"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14:paraId="48EBE330" w14:textId="77777777"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1C779623" w14:textId="77777777"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32C76D32"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27B4DEA6" w14:textId="77777777"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14:paraId="60CE44B8" w14:textId="77777777"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14:paraId="642F2C72" w14:textId="77777777"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14:paraId="00C8F6F2" w14:textId="77777777" w:rsidR="004C02EF" w:rsidRPr="00E77497" w:rsidRDefault="004C02EF" w:rsidP="001F482D">
      <w:pPr>
        <w:pStyle w:val="Alg4"/>
        <w:numPr>
          <w:ilvl w:val="0"/>
          <w:numId w:val="318"/>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38B65A1C" w14:textId="77777777"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46ABC6DB" w14:textId="77777777" w:rsidR="004C02EF" w:rsidRPr="00E77497" w:rsidRDefault="004C02EF" w:rsidP="004C02EF">
      <w:r w:rsidRPr="00E77497">
        <w:t xml:space="preserve">The abstract operation </w:t>
      </w:r>
      <w:r w:rsidRPr="00E77497">
        <w:rPr>
          <w:rFonts w:ascii="Times New Roman" w:hAnsi="Times New Roman"/>
          <w:i/>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46F886F7" w14:textId="77777777"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475E8F8A" w14:textId="77777777"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14:paraId="11B58ADC" w14:textId="77777777"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14:paraId="7C9CD8B5" w14:textId="77777777" w:rsidR="004C02EF" w:rsidRPr="00E77497" w:rsidRDefault="004C02EF" w:rsidP="001F48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14:paraId="2832A033" w14:textId="77777777"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14:paraId="39389587" w14:textId="77777777"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4ACD1D15" w14:textId="77777777"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39E17B95" w14:textId="77777777" w:rsidR="004C02EF" w:rsidRPr="00E77497" w:rsidRDefault="004C02EF" w:rsidP="004C02EF">
      <w:pPr>
        <w:pStyle w:val="40"/>
        <w:numPr>
          <w:ilvl w:val="0"/>
          <w:numId w:val="0"/>
        </w:numPr>
      </w:pPr>
      <w:r w:rsidRPr="00E77497">
        <w:t>15.10.2.16</w:t>
      </w:r>
      <w:r w:rsidRPr="00E77497">
        <w:tab/>
        <w:t>NonemptyClassRangesNoDash</w:t>
      </w:r>
    </w:p>
    <w:p w14:paraId="1A4ECB83" w14:textId="77777777"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5BE225E6"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0DD4C312" w14:textId="77777777"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14:paraId="364C4D33" w14:textId="77777777"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283A7831" w14:textId="77777777"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6621C165"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3805387A" w14:textId="77777777"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14:paraId="3B5472AB" w14:textId="77777777"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14:paraId="31BFD580" w14:textId="77777777"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14:paraId="276E5F00" w14:textId="77777777" w:rsidR="004C02EF" w:rsidRPr="00E77497" w:rsidRDefault="004C02EF" w:rsidP="001F482D">
      <w:pPr>
        <w:pStyle w:val="Alg4"/>
        <w:numPr>
          <w:ilvl w:val="0"/>
          <w:numId w:val="320"/>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503F5220" w14:textId="77777777"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283E6846" w14:textId="77777777"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7D330650" w14:textId="77777777"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298636CE" w14:textId="77777777"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1CF14D89" w14:textId="77777777" w:rsidR="004C02EF" w:rsidRPr="00E77497" w:rsidRDefault="004C02EF" w:rsidP="004C02EF">
      <w:pPr>
        <w:pStyle w:val="40"/>
        <w:numPr>
          <w:ilvl w:val="0"/>
          <w:numId w:val="0"/>
        </w:numPr>
      </w:pPr>
      <w:r w:rsidRPr="00E77497">
        <w:t>15.10.2.17</w:t>
      </w:r>
      <w:r w:rsidRPr="00E77497">
        <w:tab/>
        <w:t>ClassAtom</w:t>
      </w:r>
    </w:p>
    <w:p w14:paraId="70384C4B"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3AD3DD0C"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6CD3DC50" w14:textId="77777777" w:rsidR="004C02EF" w:rsidRPr="00E77497" w:rsidRDefault="004C02EF" w:rsidP="004C02EF">
      <w:pPr>
        <w:pStyle w:val="40"/>
        <w:numPr>
          <w:ilvl w:val="0"/>
          <w:numId w:val="0"/>
        </w:numPr>
      </w:pPr>
      <w:r w:rsidRPr="00E77497">
        <w:t>15.10.2.18</w:t>
      </w:r>
      <w:r w:rsidRPr="00E77497">
        <w:tab/>
        <w:t>ClassAtomNoDash</w:t>
      </w:r>
    </w:p>
    <w:p w14:paraId="16B7E9CB"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2890C69F"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55208C3D" w14:textId="77777777" w:rsidR="004C02EF" w:rsidRPr="00E77497" w:rsidRDefault="004C02EF" w:rsidP="004C02EF">
      <w:pPr>
        <w:pStyle w:val="40"/>
        <w:numPr>
          <w:ilvl w:val="0"/>
          <w:numId w:val="0"/>
        </w:numPr>
      </w:pPr>
      <w:bookmarkStart w:id="23562" w:name="_Ref463788188"/>
      <w:r w:rsidRPr="00E77497">
        <w:t>15.10.2.19</w:t>
      </w:r>
      <w:r w:rsidRPr="00E77497">
        <w:tab/>
        <w:t>ClassEscape</w:t>
      </w:r>
      <w:bookmarkEnd w:id="23562"/>
    </w:p>
    <w:p w14:paraId="5CB0EF21"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0AD29F35" w14:textId="77777777"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14:paraId="4D325C0A" w14:textId="77777777"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2001D6C8" w14:textId="77777777" w:rsidR="004C02EF" w:rsidRPr="00E77497" w:rsidRDefault="004C02EF" w:rsidP="001F48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14:paraId="019986C2" w14:textId="77777777"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14:paraId="79D37A9E"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4113FDCE"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14:paraId="36FC9756"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13468D5F" w14:textId="77777777" w:rsidR="004C02EF" w:rsidRPr="00E77497" w:rsidRDefault="004C02EF" w:rsidP="004C02EF">
      <w:pPr>
        <w:pStyle w:val="Note"/>
      </w:pPr>
      <w:bookmarkStart w:id="23563" w:name="_Toc417706282"/>
      <w:bookmarkStart w:id="23564" w:name="_Toc432237647"/>
      <w:bookmarkStart w:id="23565"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14AA21CC" w14:textId="77777777" w:rsidR="004C02EF" w:rsidRPr="00E77497" w:rsidRDefault="004C02EF" w:rsidP="00F710D2">
      <w:pPr>
        <w:pStyle w:val="30"/>
        <w:numPr>
          <w:ilvl w:val="0"/>
          <w:numId w:val="0"/>
        </w:numPr>
      </w:pPr>
      <w:bookmarkStart w:id="23566" w:name="_Ref456002819"/>
      <w:bookmarkStart w:id="23567" w:name="_Toc472818957"/>
      <w:bookmarkStart w:id="23568" w:name="_Toc235503535"/>
      <w:bookmarkStart w:id="23569" w:name="_Toc241509310"/>
      <w:bookmarkStart w:id="23570" w:name="_Toc244416797"/>
      <w:bookmarkStart w:id="23571" w:name="_Toc276631161"/>
      <w:bookmarkStart w:id="23572" w:name="_Toc323907792"/>
      <w:r w:rsidRPr="00E77497">
        <w:t>15.10.3</w:t>
      </w:r>
      <w:r w:rsidRPr="00E77497">
        <w:tab/>
        <w:t>The RegExp Constructor Called as a Function</w:t>
      </w:r>
      <w:bookmarkEnd w:id="23563"/>
      <w:bookmarkEnd w:id="23564"/>
      <w:bookmarkEnd w:id="23565"/>
      <w:bookmarkEnd w:id="23566"/>
      <w:bookmarkEnd w:id="23567"/>
      <w:bookmarkEnd w:id="23568"/>
      <w:bookmarkEnd w:id="23569"/>
      <w:bookmarkEnd w:id="23570"/>
      <w:bookmarkEnd w:id="23571"/>
      <w:bookmarkEnd w:id="23572"/>
    </w:p>
    <w:p w14:paraId="5DDF4FFF" w14:textId="77777777" w:rsidR="004C02EF" w:rsidRPr="00E77497" w:rsidRDefault="004C02EF" w:rsidP="004C02EF">
      <w:pPr>
        <w:pStyle w:val="40"/>
        <w:numPr>
          <w:ilvl w:val="0"/>
          <w:numId w:val="0"/>
        </w:numPr>
      </w:pPr>
      <w:r w:rsidRPr="00E77497">
        <w:t>15.10.3.1</w:t>
      </w:r>
      <w:r w:rsidRPr="00E77497">
        <w:tab/>
        <w:t>RegExp(pattern, flags)</w:t>
      </w:r>
    </w:p>
    <w:p w14:paraId="5B0CCF03" w14:textId="77777777" w:rsidR="00134DAD" w:rsidRDefault="00134DAD" w:rsidP="00134DAD">
      <w:pPr>
        <w:rPr>
          <w:ins w:id="23573" w:author="Rev 7 Allen Wirfs-Brock" w:date="2012-04-10T13:19:00Z"/>
        </w:rPr>
      </w:pPr>
      <w:ins w:id="23574" w:author="Rev 7 Allen Wirfs-Brock" w:date="2012-04-10T13:19:00Z">
        <w:r>
          <w:t>The following steps are taken:</w:t>
        </w:r>
      </w:ins>
    </w:p>
    <w:p w14:paraId="156E9D14" w14:textId="77777777" w:rsidR="00134DAD" w:rsidRDefault="00134DAD" w:rsidP="00134DAD">
      <w:pPr>
        <w:pStyle w:val="Alg4"/>
        <w:numPr>
          <w:ilvl w:val="0"/>
          <w:numId w:val="323"/>
        </w:numPr>
        <w:spacing w:after="220"/>
        <w:contextualSpacing/>
        <w:rPr>
          <w:ins w:id="23575" w:author="Rev 7 Allen Wirfs-Brock" w:date="2012-04-10T13:19:00Z"/>
        </w:rPr>
      </w:pPr>
      <w:ins w:id="23576" w:author="Rev 7 Allen Wirfs-Brock" w:date="2012-04-10T13:20:00Z">
        <w:r>
          <w:t>If Type(</w:t>
        </w:r>
        <w:r w:rsidRPr="00134DAD">
          <w:rPr>
            <w:i/>
          </w:rPr>
          <w:t>pattern</w:t>
        </w:r>
        <w:r>
          <w:t xml:space="preserve">) is object and </w:t>
        </w:r>
        <w:r w:rsidRPr="00134DAD">
          <w:rPr>
            <w:i/>
          </w:rPr>
          <w:t>pattern</w:t>
        </w:r>
        <w:r>
          <w:t xml:space="preserve"> </w:t>
        </w:r>
      </w:ins>
      <w:ins w:id="23577" w:author="Rev 7 Allen Wirfs-Brock" w:date="2012-04-10T13:21:00Z">
        <w:r w:rsidRPr="00E77497">
          <w:t xml:space="preserve">has a [[NativeBrand]] internal property whose value is NativeRegExp and </w:t>
        </w:r>
        <w:r w:rsidRPr="00E77497">
          <w:rPr>
            <w:i/>
          </w:rPr>
          <w:t>flags</w:t>
        </w:r>
        <w:r w:rsidRPr="00E77497">
          <w:t xml:space="preserve"> is </w:t>
        </w:r>
        <w:r w:rsidRPr="00E77497">
          <w:rPr>
            <w:b/>
          </w:rPr>
          <w:t>undefined</w:t>
        </w:r>
        <w:r w:rsidRPr="00E77497">
          <w:t xml:space="preserve">, then return </w:t>
        </w:r>
      </w:ins>
      <w:ins w:id="23578" w:author="Rev 7 Allen Wirfs-Brock" w:date="2012-04-10T13:22:00Z">
        <w:r>
          <w:rPr>
            <w:i/>
          </w:rPr>
          <w:t>pattern</w:t>
        </w:r>
      </w:ins>
      <w:ins w:id="23579" w:author="Rev 7 Allen Wirfs-Brock" w:date="2012-04-10T13:21:00Z">
        <w:r w:rsidRPr="00E77497">
          <w:t>.</w:t>
        </w:r>
      </w:ins>
    </w:p>
    <w:p w14:paraId="4F8CCCD3" w14:textId="77777777" w:rsidR="00134DAD" w:rsidRDefault="00134DAD" w:rsidP="00134DAD">
      <w:pPr>
        <w:pStyle w:val="Alg4"/>
        <w:numPr>
          <w:ilvl w:val="0"/>
          <w:numId w:val="323"/>
        </w:numPr>
        <w:spacing w:after="220"/>
        <w:rPr>
          <w:ins w:id="23580" w:author="Rev 7 Allen Wirfs-Brock" w:date="2012-04-10T13:19:00Z"/>
        </w:rPr>
      </w:pPr>
      <w:ins w:id="23581" w:author="Rev 7 Allen Wirfs-Brock" w:date="2012-04-10T13:19:00Z">
        <w:r>
          <w:t xml:space="preserve">Return the result of the </w:t>
        </w:r>
      </w:ins>
      <w:ins w:id="23582" w:author="Rev 7 Allen Wirfs-Brock" w:date="2012-04-10T15:17:00Z">
        <w:r w:rsidR="00C75147">
          <w:t xml:space="preserve">abstraction operation RegExpCreate </w:t>
        </w:r>
      </w:ins>
      <w:ins w:id="23583" w:author="Rev 7 Allen Wirfs-Brock" w:date="2012-04-10T13:19:00Z">
        <w:r>
          <w:t xml:space="preserve">with arguments </w:t>
        </w:r>
        <w:r>
          <w:rPr>
            <w:i/>
          </w:rPr>
          <w:t>pattern</w:t>
        </w:r>
        <w:r>
          <w:t xml:space="preserve"> and </w:t>
        </w:r>
        <w:r>
          <w:rPr>
            <w:i/>
          </w:rPr>
          <w:t>flags</w:t>
        </w:r>
        <w:r w:rsidRPr="00E77497">
          <w:t>.</w:t>
        </w:r>
      </w:ins>
    </w:p>
    <w:p w14:paraId="679A9C35" w14:textId="77777777" w:rsidR="004C02EF" w:rsidRPr="00E77497" w:rsidDel="00134DAD" w:rsidRDefault="004C02EF" w:rsidP="004C02EF">
      <w:pPr>
        <w:rPr>
          <w:del w:id="23584" w:author="Rev 7 Allen Wirfs-Brock" w:date="2012-04-10T13:22:00Z"/>
        </w:rPr>
      </w:pPr>
      <w:del w:id="23585" w:author="Rev 7 Allen Wirfs-Brock" w:date="2012-04-10T13:22:00Z">
        <w:r w:rsidRPr="00E77497" w:rsidDel="00134DAD">
          <w:delText xml:space="preserve">If </w:delText>
        </w:r>
        <w:r w:rsidRPr="00E77497" w:rsidDel="00134DAD">
          <w:rPr>
            <w:rFonts w:ascii="Times New Roman" w:hAnsi="Times New Roman"/>
            <w:i/>
          </w:rPr>
          <w:delText>pattern</w:delText>
        </w:r>
        <w:r w:rsidRPr="00E77497" w:rsidDel="00134DAD">
          <w:delText xml:space="preserve"> is an object </w:delText>
        </w:r>
        <w:r w:rsidRPr="00E77497" w:rsidDel="00134DAD">
          <w:rPr>
            <w:rFonts w:ascii="Times New Roman" w:hAnsi="Times New Roman"/>
            <w:i/>
          </w:rPr>
          <w:delText>R</w:delText>
        </w:r>
        <w:r w:rsidRPr="00E77497" w:rsidDel="00134DAD">
          <w:delText xml:space="preserve"> whose </w:delText>
        </w:r>
      </w:del>
      <w:ins w:id="23586" w:author="Allen Wirfs-Brock" w:date="2011-07-02T14:30:00Z">
        <w:del w:id="23587" w:author="Rev 7 Allen Wirfs-Brock" w:date="2012-04-10T13:22:00Z">
          <w:r w:rsidR="0054023D" w:rsidRPr="00E77497" w:rsidDel="00134DAD">
            <w:delText>that has a</w:delText>
          </w:r>
        </w:del>
      </w:ins>
      <w:ins w:id="23588" w:author="Allen Wirfs-Brock" w:date="2011-07-02T14:32:00Z">
        <w:del w:id="23589" w:author="Rev 7 Allen Wirfs-Brock" w:date="2012-04-10T13:22:00Z">
          <w:r w:rsidR="0054023D" w:rsidRPr="00E77497" w:rsidDel="00134DAD">
            <w:delText>n</w:delText>
          </w:r>
        </w:del>
      </w:ins>
      <w:ins w:id="23590" w:author="Allen Wirfs-Brock" w:date="2011-07-02T14:30:00Z">
        <w:del w:id="23591" w:author="Rev 7 Allen Wirfs-Brock" w:date="2012-04-10T13:22:00Z">
          <w:r w:rsidR="0054023D" w:rsidRPr="00E77497" w:rsidDel="00134DAD">
            <w:delText xml:space="preserve"> </w:delText>
          </w:r>
        </w:del>
      </w:ins>
      <w:del w:id="23592" w:author="Rev 7 Allen Wirfs-Brock" w:date="2012-04-10T13:22:00Z">
        <w:r w:rsidRPr="00E77497" w:rsidDel="00134DAD">
          <w:delText>[[Class</w:delText>
        </w:r>
      </w:del>
      <w:ins w:id="23593" w:author="Allen Wirfs-Brock" w:date="2011-07-02T14:31:00Z">
        <w:del w:id="23594" w:author="Rev 7 Allen Wirfs-Brock" w:date="2012-04-10T13:22:00Z">
          <w:r w:rsidR="0054023D" w:rsidRPr="00E77497" w:rsidDel="00134DAD">
            <w:delText>IsRegExp</w:delText>
          </w:r>
        </w:del>
      </w:ins>
      <w:ins w:id="23595" w:author="Rev 3 Allen Wirfs-Brock" w:date="2011-09-08T14:53:00Z">
        <w:del w:id="23596" w:author="Rev 7 Allen Wirfs-Brock" w:date="2012-04-10T13:22:00Z">
          <w:r w:rsidR="00BA3B3B" w:rsidRPr="00E77497" w:rsidDel="00134DAD">
            <w:delText>NativeBrand</w:delText>
          </w:r>
        </w:del>
      </w:ins>
      <w:del w:id="23597" w:author="Rev 7 Allen Wirfs-Brock" w:date="2012-04-10T13:22:00Z">
        <w:r w:rsidRPr="00E77497" w:rsidDel="00134DAD">
          <w:delText>]] internal property</w:delText>
        </w:r>
      </w:del>
      <w:ins w:id="23598" w:author="Rev 3 Allen Wirfs-Brock" w:date="2011-09-08T14:53:00Z">
        <w:del w:id="23599" w:author="Rev 7 Allen Wirfs-Brock" w:date="2012-04-10T13:22:00Z">
          <w:r w:rsidR="00BA3B3B" w:rsidRPr="00E77497" w:rsidDel="00134DAD">
            <w:delText xml:space="preserve"> whose value is NativeRegExp</w:delText>
          </w:r>
        </w:del>
      </w:ins>
      <w:ins w:id="23600" w:author="Allen Wirfs-Brock" w:date="2011-07-02T14:31:00Z">
        <w:del w:id="23601" w:author="Rev 7 Allen Wirfs-Brock" w:date="2012-04-10T13:22:00Z">
          <w:r w:rsidR="0054023D" w:rsidRPr="00E77497" w:rsidDel="00134DAD">
            <w:delText xml:space="preserve"> </w:delText>
          </w:r>
        </w:del>
      </w:ins>
      <w:del w:id="23602" w:author="Rev 7 Allen Wirfs-Brock" w:date="2012-04-10T13:22:00Z">
        <w:r w:rsidRPr="00E77497" w:rsidDel="00134DAD">
          <w:delText xml:space="preserve"> is </w:delText>
        </w:r>
        <w:r w:rsidRPr="00E77497" w:rsidDel="00134DAD">
          <w:rPr>
            <w:rFonts w:ascii="Courier New" w:hAnsi="Courier New"/>
            <w:b/>
          </w:rPr>
          <w:delText>"RegExp"</w:delText>
        </w:r>
        <w:r w:rsidRPr="00E77497" w:rsidDel="00134DAD">
          <w:delText xml:space="preserve"> and </w:delText>
        </w:r>
        <w:r w:rsidRPr="00E77497" w:rsidDel="00134DAD">
          <w:rPr>
            <w:rFonts w:ascii="Times New Roman" w:hAnsi="Times New Roman"/>
            <w:i/>
          </w:rPr>
          <w:delText>flags</w:delText>
        </w:r>
        <w:r w:rsidRPr="00E77497" w:rsidDel="00134DAD">
          <w:delText xml:space="preserve"> is </w:delText>
        </w:r>
        <w:r w:rsidRPr="00E77497" w:rsidDel="00134DAD">
          <w:rPr>
            <w:b/>
          </w:rPr>
          <w:delText>undefined</w:delText>
        </w:r>
        <w:r w:rsidRPr="00E77497" w:rsidDel="00134DAD">
          <w:delText xml:space="preserve">, then return </w:delText>
        </w:r>
        <w:r w:rsidRPr="00E77497" w:rsidDel="00134DAD">
          <w:rPr>
            <w:rFonts w:ascii="Times New Roman" w:hAnsi="Times New Roman"/>
            <w:i/>
          </w:rPr>
          <w:delText>R</w:delText>
        </w:r>
        <w:r w:rsidRPr="00E77497" w:rsidDel="00134DAD">
          <w:delText xml:space="preserve"> unchanged. Otherwise call the standard built-in </w:delText>
        </w:r>
        <w:r w:rsidRPr="00E77497" w:rsidDel="00134DAD">
          <w:rPr>
            <w:rFonts w:ascii="Courier New" w:hAnsi="Courier New" w:cs="Courier New"/>
            <w:b/>
          </w:rPr>
          <w:delText>RegExp</w:delText>
        </w:r>
        <w:r w:rsidRPr="00E77497" w:rsidDel="00134DAD">
          <w:delText xml:space="preserve"> constructor (15.10.4.1) as if by the expression </w:delText>
        </w:r>
        <w:r w:rsidRPr="00E77497" w:rsidDel="00134DAD">
          <w:rPr>
            <w:rFonts w:ascii="Courier New" w:hAnsi="Courier New" w:cs="Courier New"/>
            <w:b/>
          </w:rPr>
          <w:delText>new RegExp(</w:delText>
        </w:r>
        <w:r w:rsidRPr="00E77497" w:rsidDel="00134DAD">
          <w:rPr>
            <w:rFonts w:ascii="Times New Roman" w:hAnsi="Times New Roman"/>
            <w:i/>
          </w:rPr>
          <w:delText>pattern</w:delText>
        </w:r>
        <w:r w:rsidRPr="00E77497" w:rsidDel="00134DAD">
          <w:rPr>
            <w:rFonts w:ascii="Courier New" w:hAnsi="Courier New" w:cs="Courier New"/>
            <w:b/>
          </w:rPr>
          <w:delText xml:space="preserve">, </w:delText>
        </w:r>
        <w:r w:rsidRPr="00E77497" w:rsidDel="00134DAD">
          <w:rPr>
            <w:rFonts w:ascii="Times New Roman" w:hAnsi="Times New Roman"/>
            <w:i/>
          </w:rPr>
          <w:delText>flags</w:delText>
        </w:r>
        <w:r w:rsidRPr="00E77497" w:rsidDel="00134DAD">
          <w:rPr>
            <w:rFonts w:ascii="Courier New" w:hAnsi="Courier New" w:cs="Courier New"/>
            <w:b/>
          </w:rPr>
          <w:delText>)</w:delText>
        </w:r>
        <w:r w:rsidRPr="00E77497" w:rsidDel="00134DAD">
          <w:delText xml:space="preserve"> and return the object constructed by that constructor.</w:delText>
        </w:r>
      </w:del>
    </w:p>
    <w:p w14:paraId="31678A20" w14:textId="77777777" w:rsidR="004C02EF" w:rsidRPr="00E77497" w:rsidRDefault="004C02EF" w:rsidP="00F710D2">
      <w:pPr>
        <w:pStyle w:val="30"/>
        <w:numPr>
          <w:ilvl w:val="0"/>
          <w:numId w:val="0"/>
        </w:numPr>
      </w:pPr>
      <w:bookmarkStart w:id="23603" w:name="_Toc417706283"/>
      <w:bookmarkStart w:id="23604" w:name="_Toc432237648"/>
      <w:bookmarkStart w:id="23605" w:name="_Toc432984857"/>
      <w:bookmarkStart w:id="23606" w:name="_Ref456002880"/>
      <w:bookmarkStart w:id="23607" w:name="_Ref457201072"/>
      <w:bookmarkStart w:id="23608" w:name="_Toc472818958"/>
      <w:bookmarkStart w:id="23609" w:name="_Toc235503536"/>
      <w:bookmarkStart w:id="23610" w:name="_Toc241509311"/>
      <w:bookmarkStart w:id="23611" w:name="_Toc244416798"/>
      <w:bookmarkStart w:id="23612" w:name="_Toc276631162"/>
      <w:bookmarkStart w:id="23613" w:name="_Toc323907793"/>
      <w:r w:rsidRPr="00E77497">
        <w:t>15.10.4</w:t>
      </w:r>
      <w:r w:rsidRPr="00E77497">
        <w:tab/>
        <w:t>The RegExp Constructor</w:t>
      </w:r>
      <w:bookmarkEnd w:id="23603"/>
      <w:bookmarkEnd w:id="23604"/>
      <w:bookmarkEnd w:id="23605"/>
      <w:bookmarkEnd w:id="23606"/>
      <w:bookmarkEnd w:id="23607"/>
      <w:bookmarkEnd w:id="23608"/>
      <w:bookmarkEnd w:id="23609"/>
      <w:bookmarkEnd w:id="23610"/>
      <w:bookmarkEnd w:id="23611"/>
      <w:bookmarkEnd w:id="23612"/>
      <w:bookmarkEnd w:id="23613"/>
    </w:p>
    <w:p w14:paraId="6C2AC48A" w14:textId="77777777" w:rsidR="004C02EF" w:rsidRPr="00E77497" w:rsidRDefault="004C02EF" w:rsidP="004C02EF">
      <w:r w:rsidRPr="00E77497">
        <w:t xml:space="preserve">When </w:t>
      </w:r>
      <w:r w:rsidRPr="00E77497">
        <w:rPr>
          <w:rFonts w:ascii="Courier New" w:hAnsi="Courier New"/>
          <w:b/>
        </w:rPr>
        <w:t>RegExp</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3FC2D6F2" w14:textId="77777777" w:rsidR="004C02EF" w:rsidRPr="00E77497" w:rsidRDefault="004C02EF" w:rsidP="004C02EF">
      <w:pPr>
        <w:pStyle w:val="40"/>
        <w:numPr>
          <w:ilvl w:val="0"/>
          <w:numId w:val="0"/>
        </w:numPr>
      </w:pPr>
      <w:bookmarkStart w:id="23614" w:name="_Ref404573597"/>
      <w:r w:rsidRPr="00E77497">
        <w:t>15.10.4.1</w:t>
      </w:r>
      <w:r w:rsidRPr="00E77497">
        <w:tab/>
        <w:t>new RegExp(pattern, flags)</w:t>
      </w:r>
      <w:bookmarkEnd w:id="23614"/>
    </w:p>
    <w:p w14:paraId="30BCE2A6" w14:textId="77777777" w:rsidR="00134DAD" w:rsidRDefault="00134DAD" w:rsidP="004C02EF">
      <w:pPr>
        <w:rPr>
          <w:ins w:id="23615" w:author="Rev 7 Allen Wirfs-Brock" w:date="2012-04-10T13:17:00Z"/>
        </w:rPr>
      </w:pPr>
      <w:ins w:id="23616" w:author="Rev 7 Allen Wirfs-Brock" w:date="2012-04-10T13:17:00Z">
        <w:r>
          <w:t>The following steps are taken:</w:t>
        </w:r>
      </w:ins>
    </w:p>
    <w:p w14:paraId="594FC0E3" w14:textId="77777777" w:rsidR="00134DAD" w:rsidRDefault="00134DAD" w:rsidP="00134DAD">
      <w:pPr>
        <w:pStyle w:val="Alg4"/>
        <w:numPr>
          <w:ilvl w:val="0"/>
          <w:numId w:val="704"/>
        </w:numPr>
        <w:spacing w:after="220"/>
        <w:rPr>
          <w:ins w:id="23617" w:author="Rev 7 Allen Wirfs-Brock" w:date="2012-04-10T13:15:00Z"/>
        </w:rPr>
        <w:pPrChange w:id="23618" w:author="Rev 7 Allen Wirfs-Brock" w:date="2012-04-10T13:23:00Z">
          <w:pPr>
            <w:pStyle w:val="Alg4"/>
            <w:numPr>
              <w:numId w:val="323"/>
            </w:numPr>
            <w:tabs>
              <w:tab w:val="num" w:pos="360"/>
            </w:tabs>
            <w:spacing w:after="220"/>
            <w:ind w:left="360" w:hanging="360"/>
          </w:pPr>
        </w:pPrChange>
      </w:pPr>
      <w:ins w:id="23619" w:author="Rev 7 Allen Wirfs-Brock" w:date="2012-04-10T13:17:00Z">
        <w:r>
          <w:t xml:space="preserve">Return the result of the </w:t>
        </w:r>
      </w:ins>
      <w:ins w:id="23620" w:author="Rev 7 Allen Wirfs-Brock" w:date="2012-04-10T15:17:00Z">
        <w:r w:rsidR="00C75147">
          <w:t xml:space="preserve">abstraction operation </w:t>
        </w:r>
      </w:ins>
      <w:ins w:id="23621" w:author="Rev 7 Allen Wirfs-Brock" w:date="2012-04-10T13:17:00Z">
        <w:r>
          <w:t>RegEx</w:t>
        </w:r>
      </w:ins>
      <w:ins w:id="23622" w:author="Rev 7 Allen Wirfs-Brock" w:date="2012-04-10T15:17:00Z">
        <w:r w:rsidR="00C75147">
          <w:t>pCreate</w:t>
        </w:r>
      </w:ins>
      <w:ins w:id="23623" w:author="Rev 7 Allen Wirfs-Brock" w:date="2012-04-10T13:17:00Z">
        <w:r>
          <w:t xml:space="preserve"> with arguments </w:t>
        </w:r>
        <w:r>
          <w:rPr>
            <w:i/>
          </w:rPr>
          <w:t>pattern</w:t>
        </w:r>
        <w:r>
          <w:t xml:space="preserve"> and </w:t>
        </w:r>
        <w:r>
          <w:rPr>
            <w:i/>
          </w:rPr>
          <w:t>flags</w:t>
        </w:r>
        <w:r w:rsidRPr="00E77497">
          <w:t>.</w:t>
        </w:r>
      </w:ins>
    </w:p>
    <w:p w14:paraId="63A7A259" w14:textId="77777777" w:rsidR="00134DAD" w:rsidRDefault="00134DAD" w:rsidP="004C02EF">
      <w:pPr>
        <w:rPr>
          <w:ins w:id="23624" w:author="Rev 7 Allen Wirfs-Brock" w:date="2012-04-10T13:15:00Z"/>
        </w:rPr>
      </w:pPr>
      <w:ins w:id="23625" w:author="Rev 7 Allen Wirfs-Brock" w:date="2012-04-10T13:15:00Z">
        <w:r>
          <w:t>The abstract operation RegExp</w:t>
        </w:r>
      </w:ins>
      <w:ins w:id="23626" w:author="Rev 7 Allen Wirfs-Brock" w:date="2012-04-10T15:17:00Z">
        <w:r w:rsidR="00C75147">
          <w:t>Create</w:t>
        </w:r>
      </w:ins>
      <w:ins w:id="23627" w:author="Rev 7 Allen Wirfs-Brock" w:date="2012-04-10T13:15:00Z">
        <w:r>
          <w:t xml:space="preserve"> with arguments pattern and flags does the following:</w:t>
        </w:r>
      </w:ins>
    </w:p>
    <w:p w14:paraId="310C2107"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23628" w:author="Allen Wirfs-Brock" w:date="2011-07-02T14:32:00Z">
        <w:r w:rsidR="0054023D" w:rsidRPr="00E77497">
          <w:t>that has a</w:t>
        </w:r>
        <w:del w:id="23629" w:author="Rev 3 Allen Wirfs-Brock" w:date="2011-09-08T14:55:00Z">
          <w:r w:rsidR="0054023D" w:rsidRPr="00E77497" w:rsidDel="00BA3B3B">
            <w:delText>n</w:delText>
          </w:r>
        </w:del>
        <w:r w:rsidR="0054023D" w:rsidRPr="00E77497">
          <w:t xml:space="preserve"> [[</w:t>
        </w:r>
        <w:del w:id="23630" w:author="Rev 3 Allen Wirfs-Brock" w:date="2011-09-08T14:54:00Z">
          <w:r w:rsidR="0054023D" w:rsidRPr="00E77497" w:rsidDel="00BA3B3B">
            <w:delText>IsRegExp</w:delText>
          </w:r>
        </w:del>
      </w:ins>
      <w:ins w:id="23631" w:author="Rev 3 Allen Wirfs-Brock" w:date="2011-09-08T14:54:00Z">
        <w:r w:rsidR="00BA3B3B" w:rsidRPr="00E77497">
          <w:t>NativeBrand</w:t>
        </w:r>
      </w:ins>
      <w:ins w:id="23632" w:author="Allen Wirfs-Brock" w:date="2011-07-02T14:32:00Z">
        <w:r w:rsidR="0054023D" w:rsidRPr="00E77497">
          <w:t>]] internal property</w:t>
        </w:r>
      </w:ins>
      <w:ins w:id="23633" w:author="Rev 3 Allen Wirfs-Brock" w:date="2011-09-08T14:54:00Z">
        <w:r w:rsidR="00BA3B3B" w:rsidRPr="00E77497">
          <w:t xml:space="preserve"> whose value is NativeRegExp</w:t>
        </w:r>
        <w:r w:rsidR="00BA3B3B" w:rsidRPr="00E77497" w:rsidDel="0054023D">
          <w:t xml:space="preserve"> </w:t>
        </w:r>
      </w:ins>
      <w:del w:id="23634" w:author="Allen Wirfs-Brock" w:date="2011-07-02T14:32: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w:t>
      </w:r>
      <w:r w:rsidRPr="00E77497">
        <w:rPr>
          <w:b/>
        </w:rPr>
        <w:t>undefined</w:t>
      </w:r>
      <w:r w:rsidRPr="00E77497">
        <w:t xml:space="preserve">, then let </w:t>
      </w:r>
      <w:r w:rsidRPr="00E77497">
        <w:rPr>
          <w:rFonts w:ascii="Times New Roman" w:hAnsi="Times New Roman"/>
          <w:i/>
        </w:rPr>
        <w:t>P</w:t>
      </w:r>
      <w:r w:rsidRPr="00E77497">
        <w:t xml:space="preserve"> be the </w:t>
      </w:r>
      <w:r w:rsidRPr="00E77497">
        <w:rPr>
          <w:rFonts w:ascii="Times New Roman" w:hAnsi="Times New Roman"/>
          <w:i/>
        </w:rPr>
        <w:t>pattern</w:t>
      </w:r>
      <w:r w:rsidRPr="00E77497">
        <w:t xml:space="preserve"> used to construct </w:t>
      </w:r>
      <w:r w:rsidRPr="00E77497">
        <w:rPr>
          <w:rFonts w:ascii="Times New Roman" w:hAnsi="Times New Roman"/>
          <w:i/>
        </w:rPr>
        <w:t>R</w:t>
      </w:r>
      <w:r w:rsidRPr="00E77497">
        <w:t xml:space="preserve"> and let </w:t>
      </w:r>
      <w:r w:rsidRPr="00E77497">
        <w:rPr>
          <w:rFonts w:ascii="Times New Roman" w:hAnsi="Times New Roman"/>
          <w:i/>
        </w:rPr>
        <w:t>F</w:t>
      </w:r>
      <w:r w:rsidRPr="00E77497">
        <w:t xml:space="preserve"> be the flags used to construct </w:t>
      </w:r>
      <w:r w:rsidRPr="00E77497">
        <w:rPr>
          <w:rFonts w:ascii="Times New Roman" w:hAnsi="Times New Roman"/>
          <w:i/>
        </w:rPr>
        <w:t>R</w:t>
      </w:r>
      <w:r w:rsidRPr="00E77497">
        <w:t xml:space="preserve">. 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23635" w:author="Allen Wirfs-Brock" w:date="2011-07-02T14:33:00Z">
        <w:r w:rsidR="0054023D" w:rsidRPr="00E77497">
          <w:t>that has a</w:t>
        </w:r>
        <w:del w:id="23636" w:author="Rev 3 Allen Wirfs-Brock" w:date="2011-09-08T14:55:00Z">
          <w:r w:rsidR="0054023D" w:rsidRPr="00E77497" w:rsidDel="00BA3B3B">
            <w:delText>n</w:delText>
          </w:r>
        </w:del>
        <w:r w:rsidR="0054023D" w:rsidRPr="00E77497">
          <w:t xml:space="preserve"> [[</w:t>
        </w:r>
        <w:del w:id="23637" w:author="Rev 3 Allen Wirfs-Brock" w:date="2011-09-08T14:54:00Z">
          <w:r w:rsidR="0054023D" w:rsidRPr="00E77497" w:rsidDel="00BA3B3B">
            <w:delText>IsRegExp</w:delText>
          </w:r>
        </w:del>
      </w:ins>
      <w:ins w:id="23638" w:author="Rev 3 Allen Wirfs-Brock" w:date="2011-09-08T14:54:00Z">
        <w:r w:rsidR="00BA3B3B" w:rsidRPr="00E77497">
          <w:t>NativeBrand</w:t>
        </w:r>
      </w:ins>
      <w:ins w:id="23639" w:author="Allen Wirfs-Brock" w:date="2011-07-02T14:33:00Z">
        <w:r w:rsidR="0054023D" w:rsidRPr="00E77497">
          <w:t>]] internal property</w:t>
        </w:r>
      </w:ins>
      <w:ins w:id="23640" w:author="Rev 3 Allen Wirfs-Brock" w:date="2011-09-08T14:54:00Z">
        <w:r w:rsidR="00BA3B3B" w:rsidRPr="00E77497">
          <w:t xml:space="preserve"> whose value is NativeRegExp</w:t>
        </w:r>
        <w:r w:rsidR="00BA3B3B" w:rsidRPr="00E77497" w:rsidDel="0054023D">
          <w:t xml:space="preserve"> </w:t>
        </w:r>
      </w:ins>
      <w:del w:id="23641" w:author="Allen Wirfs-Brock" w:date="2011-07-02T14:33: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not </w:t>
      </w:r>
      <w:r w:rsidRPr="00E77497">
        <w:rPr>
          <w:b/>
        </w:rPr>
        <w:t>undefined</w:t>
      </w:r>
      <w:r w:rsidRPr="00E77497">
        <w:t xml:space="preserve">, then throw a </w:t>
      </w:r>
      <w:r w:rsidRPr="00E77497">
        <w:rPr>
          <w:b/>
        </w:rPr>
        <w:t>TypeError</w:t>
      </w:r>
      <w:r w:rsidRPr="00E77497">
        <w:t xml:space="preserve"> exception. Otherwise, let </w:t>
      </w:r>
      <w:r w:rsidRPr="00E77497">
        <w:rPr>
          <w:rFonts w:ascii="Times New Roman" w:hAnsi="Times New Roman"/>
          <w:i/>
        </w:rPr>
        <w:t>P</w:t>
      </w:r>
      <w:r w:rsidRPr="00E77497">
        <w:t xml:space="preserve"> be the empty String if </w:t>
      </w:r>
      <w:r w:rsidRPr="00E77497">
        <w:rPr>
          <w:rFonts w:ascii="Times New Roman" w:hAnsi="Times New Roman"/>
          <w:i/>
        </w:rPr>
        <w:t>pattern</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pattern</w:t>
      </w:r>
      <w:r w:rsidRPr="00E77497">
        <w:rPr>
          <w:rFonts w:ascii="Times New Roman" w:hAnsi="Times New Roman"/>
        </w:rPr>
        <w:t>)</w:t>
      </w:r>
      <w:r w:rsidRPr="00E77497">
        <w:t xml:space="preserve"> otherwise, and let </w:t>
      </w:r>
      <w:r w:rsidRPr="00E77497">
        <w:rPr>
          <w:rFonts w:ascii="Times New Roman" w:hAnsi="Times New Roman"/>
          <w:i/>
        </w:rPr>
        <w:t>F</w:t>
      </w:r>
      <w:r w:rsidRPr="00E77497">
        <w:t xml:space="preserve"> be the empty String if </w:t>
      </w:r>
      <w:r w:rsidRPr="00E77497">
        <w:rPr>
          <w:rFonts w:ascii="Times New Roman" w:hAnsi="Times New Roman"/>
          <w:i/>
        </w:rPr>
        <w:t>flags</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flags</w:t>
      </w:r>
      <w:r w:rsidRPr="00E77497">
        <w:rPr>
          <w:rFonts w:ascii="Times New Roman" w:hAnsi="Times New Roman"/>
        </w:rPr>
        <w:t>)</w:t>
      </w:r>
      <w:r w:rsidRPr="00E77497">
        <w:t xml:space="preserve"> otherwise.</w:t>
      </w:r>
    </w:p>
    <w:p w14:paraId="395BC436" w14:textId="77777777" w:rsidR="004C02EF" w:rsidRPr="00C7794D" w:rsidRDefault="004C02EF" w:rsidP="004C02EF">
      <w:r w:rsidRPr="00C7794D">
        <w:t xml:space="preserve">If the characters of </w:t>
      </w:r>
      <w:r w:rsidRPr="00C7794D">
        <w:rPr>
          <w:rFonts w:ascii="Times New Roman" w:hAnsi="Times New Roman"/>
          <w:i/>
          <w:iCs/>
        </w:rPr>
        <w:t>P</w:t>
      </w:r>
      <w:r w:rsidRPr="00C7794D">
        <w:t xml:space="preserve"> do not have the syntactic form </w:t>
      </w:r>
      <w:r w:rsidRPr="00C7794D">
        <w:rPr>
          <w:rFonts w:ascii="Times New Roman" w:hAnsi="Times New Roman"/>
          <w:i/>
          <w:iCs/>
        </w:rPr>
        <w:t>Pattern</w:t>
      </w:r>
      <w:r w:rsidRPr="00C7794D">
        <w:t xml:space="preserve">, then throw a </w:t>
      </w:r>
      <w:r w:rsidRPr="00C7794D">
        <w:rPr>
          <w:b/>
        </w:rPr>
        <w:t>SyntaxError</w:t>
      </w:r>
      <w:r w:rsidRPr="00C7794D">
        <w:t xml:space="preserve"> exception. Otherwise let the newly constructed object have a [[Match]] </w:t>
      </w:r>
      <w:r w:rsidRPr="004D1BD1">
        <w:t xml:space="preserve">internal </w:t>
      </w:r>
      <w:r w:rsidRPr="00C7794D">
        <w:t xml:space="preserve">property obtained by evaluating ("compiling") the characters of </w:t>
      </w:r>
      <w:r w:rsidRPr="00C7794D">
        <w:rPr>
          <w:rFonts w:ascii="Times New Roman" w:hAnsi="Times New Roman"/>
          <w:i/>
          <w:iCs/>
        </w:rPr>
        <w:t>P</w:t>
      </w:r>
      <w:r w:rsidRPr="00C7794D">
        <w:rPr>
          <w:iCs/>
        </w:rPr>
        <w:t xml:space="preserve"> as a</w:t>
      </w:r>
      <w:r w:rsidRPr="00C7794D">
        <w:t xml:space="preserve"> </w:t>
      </w:r>
      <w:r w:rsidRPr="00C7794D">
        <w:rPr>
          <w:rFonts w:ascii="Times New Roman" w:hAnsi="Times New Roman"/>
          <w:i/>
          <w:iCs/>
        </w:rPr>
        <w:t>Pattern</w:t>
      </w:r>
      <w:r w:rsidRPr="00C7794D">
        <w:t xml:space="preserve"> as described in 15.10.2. </w:t>
      </w:r>
    </w:p>
    <w:p w14:paraId="10832E14" w14:textId="77777777" w:rsidR="004C02EF" w:rsidRPr="00C7794D" w:rsidRDefault="004C02EF" w:rsidP="004C02EF">
      <w:r w:rsidRPr="00C7794D">
        <w:t xml:space="preserve">If </w:t>
      </w:r>
      <w:r w:rsidRPr="00C7794D">
        <w:rPr>
          <w:rFonts w:ascii="Times New Roman" w:hAnsi="Times New Roman"/>
          <w:i/>
          <w:iCs/>
        </w:rPr>
        <w:t>F</w:t>
      </w:r>
      <w:r w:rsidRPr="00C7794D">
        <w:t xml:space="preserve"> 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or </w:t>
      </w:r>
      <w:r w:rsidRPr="00C7794D">
        <w:rPr>
          <w:rFonts w:ascii="Courier New" w:hAnsi="Courier New" w:cs="Courier New"/>
          <w:b/>
        </w:rPr>
        <w:t>"m"</w:t>
      </w:r>
      <w:r w:rsidRPr="00C7794D">
        <w:t xml:space="preserve">, or if it contains the same character more than once, then throw a </w:t>
      </w:r>
      <w:r w:rsidRPr="00C7794D">
        <w:rPr>
          <w:b/>
        </w:rPr>
        <w:t>SyntaxError</w:t>
      </w:r>
      <w:r w:rsidRPr="00C7794D">
        <w:t xml:space="preserve"> exception. </w:t>
      </w:r>
    </w:p>
    <w:p w14:paraId="138B5C4E" w14:textId="77777777" w:rsidR="004C02EF" w:rsidRPr="00C7794D" w:rsidRDefault="004C02EF" w:rsidP="004C02EF">
      <w:r w:rsidRPr="00C7794D">
        <w:t xml:space="preserve">If a </w:t>
      </w:r>
      <w:r w:rsidRPr="00C7794D">
        <w:rPr>
          <w:b/>
        </w:rPr>
        <w:t>SyntaxError</w:t>
      </w:r>
      <w:r w:rsidRPr="00C7794D">
        <w:t xml:space="preserve"> exception is not thrown, then: </w:t>
      </w:r>
    </w:p>
    <w:p w14:paraId="6460E829" w14:textId="77777777" w:rsidR="004C02EF" w:rsidRPr="00C7794D" w:rsidRDefault="004C02EF" w:rsidP="004C02EF">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[[Match]] </w:t>
      </w:r>
      <w:r w:rsidRPr="004D1BD1">
        <w:t xml:space="preserve">internal </w:t>
      </w:r>
      <w:r w:rsidRPr="00C7794D">
        <w:t xml:space="preserve">property. </w:t>
      </w:r>
    </w:p>
    <w:p w14:paraId="74B76633" w14:textId="77777777" w:rsidR="004C02EF" w:rsidRPr="00C7794D"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possibilities,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3AD8B5A7" w14:textId="77777777" w:rsidR="004C02EF" w:rsidRPr="004D1BD1" w:rsidRDefault="004C02EF" w:rsidP="004C02EF">
      <w:r w:rsidRPr="004D1BD1">
        <w:t>The following properties of the newly constructed object are data properties with the attributes that are specified in 15.10.7. The [[Value]] of each property is set as follows:</w:t>
      </w:r>
    </w:p>
    <w:p w14:paraId="26BD9CB7" w14:textId="77777777" w:rsidR="004C02EF" w:rsidRPr="00E65A34" w:rsidRDefault="004C02EF" w:rsidP="004C02EF">
      <w:r w:rsidRPr="004D1BD1">
        <w:t xml:space="preserve">The </w:t>
      </w:r>
      <w:r w:rsidRPr="008B7F6F">
        <w:rPr>
          <w:rFonts w:ascii="Courier New" w:hAnsi="Courier New" w:cs="Courier New"/>
          <w:b/>
        </w:rPr>
        <w:t>source</w:t>
      </w:r>
      <w:r w:rsidRPr="006B6D0A">
        <w:t xml:space="preserve"> property of the newly constructed object is set to </w:t>
      </w:r>
      <w:r w:rsidRPr="006B6D0A">
        <w:rPr>
          <w:rFonts w:ascii="Times New Roman" w:hAnsi="Times New Roman"/>
          <w:i/>
          <w:iCs/>
        </w:rPr>
        <w:t>S</w:t>
      </w:r>
      <w:r w:rsidRPr="00E65A34">
        <w:t>.</w:t>
      </w:r>
    </w:p>
    <w:p w14:paraId="5331D22D" w14:textId="77777777" w:rsidR="004C02EF" w:rsidRPr="006B6D0A" w:rsidRDefault="004C02EF" w:rsidP="004C02EF">
      <w:r w:rsidRPr="00546435">
        <w:t xml:space="preserve">The </w:t>
      </w:r>
      <w:r w:rsidRPr="00A67AF2">
        <w:rPr>
          <w:rFonts w:ascii="Courier New" w:hAnsi="Courier New"/>
          <w:b/>
        </w:rPr>
        <w:t>global</w:t>
      </w:r>
      <w:r w:rsidRPr="00A67AF2">
        <w:t xml:space="preserve"> property of the newly constructed object is set to a Boolean value that is </w:t>
      </w:r>
      <w:r w:rsidRPr="00A67AF2">
        <w:rPr>
          <w:b/>
        </w:rPr>
        <w:t>true</w:t>
      </w:r>
      <w:r w:rsidRPr="00B820AB">
        <w:t xml:space="preserve"> if </w:t>
      </w:r>
      <w:r w:rsidRPr="00675B74">
        <w:rPr>
          <w:rFonts w:ascii="Times New Roman" w:hAnsi="Times New Roman"/>
          <w:i/>
        </w:rPr>
        <w:t>F</w:t>
      </w:r>
      <w:r w:rsidRPr="00E77497">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rsidRPr="004D1BD1">
        <w:t xml:space="preserve"> and </w:t>
      </w:r>
      <w:r w:rsidRPr="008B7F6F">
        <w:rPr>
          <w:b/>
        </w:rPr>
        <w:t>false</w:t>
      </w:r>
      <w:r w:rsidRPr="006B6D0A">
        <w:t xml:space="preserve"> otherwise.</w:t>
      </w:r>
    </w:p>
    <w:p w14:paraId="3958DCF1" w14:textId="77777777" w:rsidR="004C02EF" w:rsidRPr="006B6D0A" w:rsidRDefault="004C02EF" w:rsidP="004C02EF">
      <w:r w:rsidRPr="006B6D0A">
        <w:t xml:space="preserve">The </w:t>
      </w:r>
      <w:r w:rsidRPr="006B6D0A">
        <w:rPr>
          <w:rFonts w:ascii="Courier New" w:hAnsi="Courier New"/>
          <w:b/>
        </w:rPr>
        <w:t>ignoreCase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w:t>
      </w:r>
      <w:r w:rsidRPr="00B820AB">
        <w:t xml:space="preserve">ains the character </w:t>
      </w:r>
      <w:r w:rsidRPr="00C7794D">
        <w:rPr>
          <w:rFonts w:ascii="Courier New" w:hAnsi="Courier New" w:cs="Courier New"/>
          <w:b/>
        </w:rPr>
        <w:t>"</w:t>
      </w:r>
      <w:r w:rsidRPr="004D1BD1">
        <w:rPr>
          <w:rFonts w:ascii="Courier New" w:hAnsi="Courier New"/>
          <w:b/>
        </w:rPr>
        <w:t>i</w:t>
      </w:r>
      <w:r w:rsidRPr="00C7794D">
        <w:rPr>
          <w:rFonts w:ascii="Courier New" w:hAnsi="Courier New" w:cs="Courier New"/>
          <w:b/>
        </w:rPr>
        <w:t>"</w:t>
      </w:r>
      <w:r w:rsidRPr="004D1BD1">
        <w:t xml:space="preserve"> and </w:t>
      </w:r>
      <w:r w:rsidRPr="008B7F6F">
        <w:rPr>
          <w:b/>
        </w:rPr>
        <w:t>false</w:t>
      </w:r>
      <w:r w:rsidRPr="006B6D0A">
        <w:t xml:space="preserve"> otherwise.</w:t>
      </w:r>
    </w:p>
    <w:p w14:paraId="2120E62A" w14:textId="77777777" w:rsidR="004C02EF" w:rsidRPr="006B6D0A" w:rsidRDefault="004C02EF" w:rsidP="004C02EF">
      <w:r w:rsidRPr="006B6D0A">
        <w:t xml:space="preserve">The </w:t>
      </w:r>
      <w:r w:rsidRPr="006B6D0A">
        <w:rPr>
          <w:rFonts w:ascii="Courier New" w:hAnsi="Courier New"/>
          <w:b/>
        </w:rPr>
        <w:t>multiline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contains the character </w:t>
      </w:r>
      <w:r w:rsidRPr="00C7794D">
        <w:rPr>
          <w:rFonts w:ascii="Courier New" w:hAnsi="Courier New" w:cs="Courier New"/>
          <w:b/>
        </w:rPr>
        <w:t>"</w:t>
      </w:r>
      <w:r w:rsidRPr="004D1BD1">
        <w:rPr>
          <w:rFonts w:ascii="Courier New" w:hAnsi="Courier New"/>
          <w:b/>
        </w:rPr>
        <w:t>m</w:t>
      </w:r>
      <w:r w:rsidRPr="00C7794D">
        <w:rPr>
          <w:rFonts w:ascii="Courier New" w:hAnsi="Courier New" w:cs="Courier New"/>
          <w:b/>
        </w:rPr>
        <w:t>"</w:t>
      </w:r>
      <w:r w:rsidRPr="004D1BD1">
        <w:t xml:space="preserve"> and </w:t>
      </w:r>
      <w:r w:rsidRPr="008B7F6F">
        <w:rPr>
          <w:b/>
        </w:rPr>
        <w:t>false</w:t>
      </w:r>
      <w:r w:rsidRPr="006B6D0A">
        <w:t xml:space="preserve"> otherwise.</w:t>
      </w:r>
    </w:p>
    <w:p w14:paraId="062AA038" w14:textId="77777777" w:rsidR="004C02EF" w:rsidRPr="00A67AF2" w:rsidRDefault="004C02EF" w:rsidP="004C02EF">
      <w:r w:rsidRPr="006B6D0A">
        <w:t xml:space="preserve">The </w:t>
      </w:r>
      <w:r w:rsidRPr="006B6D0A">
        <w:rPr>
          <w:rFonts w:ascii="Courier New" w:hAnsi="Courier New"/>
          <w:b/>
        </w:rPr>
        <w:t>lastIndex</w:t>
      </w:r>
      <w:r w:rsidRPr="00E65A34">
        <w:t xml:space="preserve"> property of the newly constructed object is set to </w:t>
      </w:r>
      <w:r w:rsidRPr="00546435">
        <w:rPr>
          <w:b/>
        </w:rPr>
        <w:t>0</w:t>
      </w:r>
      <w:r w:rsidRPr="00A67AF2">
        <w:t>.</w:t>
      </w:r>
    </w:p>
    <w:p w14:paraId="2C513858" w14:textId="77777777" w:rsidR="004C02EF" w:rsidRPr="00A67AF2" w:rsidRDefault="004C02EF" w:rsidP="004C02EF">
      <w:r w:rsidRPr="00A67AF2">
        <w:t>The [[Prototype]] internal property of the newly constructed object is set to the standard built-in RegExp prototype object as specified in 15.10.6.</w:t>
      </w:r>
    </w:p>
    <w:p w14:paraId="42EB640E" w14:textId="77777777" w:rsidR="004C02EF" w:rsidRPr="00E77497" w:rsidRDefault="004C02EF" w:rsidP="004C02EF">
      <w:r w:rsidRPr="00A67AF2">
        <w:t xml:space="preserve">The </w:t>
      </w:r>
      <w:del w:id="23642" w:author="Allen Wirfs-Brock" w:date="2011-07-02T14:33:00Z">
        <w:r w:rsidRPr="00B820AB" w:rsidDel="0054023D">
          <w:delText xml:space="preserve">[[Class]] internal property of the </w:delText>
        </w:r>
      </w:del>
      <w:r w:rsidRPr="00675B74">
        <w:t xml:space="preserve">newly constructed object </w:t>
      </w:r>
      <w:ins w:id="23643" w:author="Allen Wirfs-Brock" w:date="2011-07-02T14:33:00Z">
        <w:r w:rsidR="0054023D" w:rsidRPr="00E77497">
          <w:t>has a</w:t>
        </w:r>
        <w:del w:id="23644" w:author="Rev 3 Allen Wirfs-Brock" w:date="2011-09-08T14:56:00Z">
          <w:r w:rsidR="0054023D" w:rsidRPr="00E77497" w:rsidDel="00BA3B3B">
            <w:delText>n</w:delText>
          </w:r>
        </w:del>
        <w:r w:rsidR="0054023D" w:rsidRPr="00E77497">
          <w:t xml:space="preserve"> [[</w:t>
        </w:r>
        <w:del w:id="23645" w:author="Rev 3 Allen Wirfs-Brock" w:date="2011-09-08T14:55:00Z">
          <w:r w:rsidR="0054023D" w:rsidRPr="00E77497" w:rsidDel="00BA3B3B">
            <w:delText>IsRegExp</w:delText>
          </w:r>
        </w:del>
      </w:ins>
      <w:ins w:id="23646" w:author="Rev 3 Allen Wirfs-Brock" w:date="2011-09-08T14:55:00Z">
        <w:r w:rsidR="00BA3B3B" w:rsidRPr="00E77497">
          <w:t>NativeBrand</w:t>
        </w:r>
      </w:ins>
      <w:ins w:id="23647" w:author="Allen Wirfs-Brock" w:date="2011-07-02T14:33:00Z">
        <w:r w:rsidR="0054023D" w:rsidRPr="00E77497">
          <w:t>]] internal property</w:t>
        </w:r>
      </w:ins>
      <w:ins w:id="23648" w:author="Rev 3 Allen Wirfs-Brock" w:date="2011-09-08T14:55:00Z">
        <w:r w:rsidR="00BA3B3B" w:rsidRPr="00E77497">
          <w:t xml:space="preserve"> whose value is NativeRegExp</w:t>
        </w:r>
        <w:r w:rsidR="00BA3B3B" w:rsidRPr="00E77497" w:rsidDel="0054023D">
          <w:t xml:space="preserve"> </w:t>
        </w:r>
      </w:ins>
      <w:del w:id="23649" w:author="Allen Wirfs-Brock" w:date="2011-07-02T14:33:00Z">
        <w:r w:rsidRPr="00E77497" w:rsidDel="0054023D">
          <w:delText xml:space="preserve">is set to </w:delText>
        </w:r>
        <w:r w:rsidRPr="00E77497" w:rsidDel="0054023D">
          <w:rPr>
            <w:rFonts w:ascii="Courier New" w:hAnsi="Courier New"/>
            <w:b/>
          </w:rPr>
          <w:delText>"RegExp"</w:delText>
        </w:r>
        <w:r w:rsidRPr="00E77497" w:rsidDel="0054023D">
          <w:delText>.</w:delText>
        </w:r>
      </w:del>
    </w:p>
    <w:p w14:paraId="5B6A4FFD" w14:textId="77777777" w:rsidR="004C02EF" w:rsidRPr="00C7794D" w:rsidRDefault="004C02EF" w:rsidP="004C02EF">
      <w:pPr>
        <w:pStyle w:val="Note"/>
      </w:pPr>
      <w:r w:rsidRPr="00C7794D">
        <w:t>NOTE</w:t>
      </w:r>
      <w:r w:rsidRPr="00C7794D">
        <w:tab/>
        <w:t xml:space="preserve">If pattern is 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188B9420" w14:textId="77777777" w:rsidR="004C02EF" w:rsidRPr="004D1BD1" w:rsidRDefault="004C02EF" w:rsidP="00F710D2">
      <w:pPr>
        <w:pStyle w:val="30"/>
        <w:numPr>
          <w:ilvl w:val="0"/>
          <w:numId w:val="0"/>
        </w:numPr>
      </w:pPr>
      <w:bookmarkStart w:id="23650" w:name="_Toc417706284"/>
      <w:bookmarkStart w:id="23651" w:name="_Toc432237649"/>
      <w:bookmarkStart w:id="23652" w:name="_Toc432984858"/>
      <w:bookmarkStart w:id="23653" w:name="_Ref457709745"/>
      <w:bookmarkStart w:id="23654" w:name="_Ref457792868"/>
      <w:bookmarkStart w:id="23655" w:name="_Toc472818959"/>
      <w:bookmarkStart w:id="23656" w:name="_Toc235503537"/>
      <w:bookmarkStart w:id="23657" w:name="_Toc241509312"/>
      <w:bookmarkStart w:id="23658" w:name="_Toc244416799"/>
      <w:bookmarkStart w:id="23659" w:name="_Toc276631163"/>
      <w:bookmarkStart w:id="23660" w:name="_Toc323907794"/>
      <w:r w:rsidRPr="004D1BD1">
        <w:t>15.10.5</w:t>
      </w:r>
      <w:r w:rsidRPr="004D1BD1">
        <w:tab/>
        <w:t>Properties of the RegExp Constructor</w:t>
      </w:r>
      <w:bookmarkEnd w:id="23650"/>
      <w:bookmarkEnd w:id="23651"/>
      <w:bookmarkEnd w:id="23652"/>
      <w:bookmarkEnd w:id="23653"/>
      <w:bookmarkEnd w:id="23654"/>
      <w:bookmarkEnd w:id="23655"/>
      <w:bookmarkEnd w:id="23656"/>
      <w:bookmarkEnd w:id="23657"/>
      <w:bookmarkEnd w:id="23658"/>
      <w:bookmarkEnd w:id="23659"/>
      <w:bookmarkEnd w:id="23660"/>
    </w:p>
    <w:p w14:paraId="3DBE42BA" w14:textId="77777777" w:rsidR="004C02EF" w:rsidRPr="006B6D0A" w:rsidRDefault="004C02EF" w:rsidP="004C02EF">
      <w:r w:rsidRPr="008B7F6F">
        <w:t>The value of the [[Prototype]] internal property of the R</w:t>
      </w:r>
      <w:r w:rsidRPr="006B6D0A">
        <w:t>egExp constructor is the standard built-in Function prototype object (15.3.4).</w:t>
      </w:r>
    </w:p>
    <w:p w14:paraId="4712AEC4" w14:textId="77777777" w:rsidR="004C02EF" w:rsidRPr="00A67AF2" w:rsidRDefault="004C02EF" w:rsidP="004C02EF">
      <w:r w:rsidRPr="006B6D0A">
        <w:t xml:space="preserve">Besides the internal properties and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32C75CD6" w14:textId="77777777" w:rsidR="004C02EF" w:rsidRPr="00A67AF2" w:rsidRDefault="004C02EF" w:rsidP="004C02EF">
      <w:pPr>
        <w:pStyle w:val="40"/>
        <w:numPr>
          <w:ilvl w:val="0"/>
          <w:numId w:val="0"/>
        </w:numPr>
      </w:pPr>
      <w:bookmarkStart w:id="23661" w:name="_Hlt455971295"/>
      <w:bookmarkStart w:id="23662" w:name="_Ref404353515"/>
      <w:bookmarkEnd w:id="23661"/>
      <w:r w:rsidRPr="00A67AF2">
        <w:t>15.10.5.1</w:t>
      </w:r>
      <w:r w:rsidRPr="00A67AF2">
        <w:tab/>
        <w:t>RegExp.prototype</w:t>
      </w:r>
      <w:bookmarkEnd w:id="23662"/>
    </w:p>
    <w:p w14:paraId="25414A19" w14:textId="77777777"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14:paraId="54C45814" w14:textId="77777777"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0B73DD8C" w14:textId="77777777" w:rsidR="004C02EF" w:rsidRPr="00E77497" w:rsidRDefault="004C02EF" w:rsidP="00F710D2">
      <w:pPr>
        <w:pStyle w:val="30"/>
        <w:numPr>
          <w:ilvl w:val="0"/>
          <w:numId w:val="0"/>
        </w:numPr>
      </w:pPr>
      <w:bookmarkStart w:id="23663" w:name="_Ref404353569"/>
      <w:bookmarkStart w:id="23664" w:name="_Toc417706285"/>
      <w:bookmarkStart w:id="23665" w:name="_Toc432237650"/>
      <w:bookmarkStart w:id="23666" w:name="_Toc432984859"/>
      <w:bookmarkStart w:id="23667" w:name="_Toc472818960"/>
      <w:bookmarkStart w:id="23668" w:name="_Toc235503538"/>
      <w:bookmarkStart w:id="23669" w:name="_Toc241509313"/>
      <w:bookmarkStart w:id="23670" w:name="_Toc244416800"/>
      <w:bookmarkStart w:id="23671" w:name="_Toc276631164"/>
      <w:bookmarkStart w:id="23672" w:name="_Toc323907795"/>
      <w:r w:rsidRPr="00E77497">
        <w:t>15.10.6</w:t>
      </w:r>
      <w:r w:rsidRPr="00E77497">
        <w:tab/>
        <w:t>Properties of the RegExp Prototype Object</w:t>
      </w:r>
      <w:bookmarkEnd w:id="23663"/>
      <w:bookmarkEnd w:id="23664"/>
      <w:bookmarkEnd w:id="23665"/>
      <w:bookmarkEnd w:id="23666"/>
      <w:bookmarkEnd w:id="23667"/>
      <w:bookmarkEnd w:id="23668"/>
      <w:bookmarkEnd w:id="23669"/>
      <w:bookmarkEnd w:id="23670"/>
      <w:bookmarkEnd w:id="23671"/>
      <w:bookmarkEnd w:id="23672"/>
    </w:p>
    <w:p w14:paraId="7706F502" w14:textId="77777777" w:rsidR="004C02EF" w:rsidRPr="00E77497" w:rsidRDefault="004C02EF" w:rsidP="004C02EF">
      <w:r w:rsidRPr="00E77497">
        <w:t>The value of the [[Prototype]] internal property of the RegExp prototype object is the standard built-in Object prototype object (15.2.4). The RegExp prototype object is itself a regular expression object; it</w:t>
      </w:r>
      <w:del w:id="23673" w:author="Allen Wirfs-Brock" w:date="2011-07-02T14:34:00Z">
        <w:r w:rsidRPr="00E77497" w:rsidDel="00736F7F">
          <w:delText>s</w:delText>
        </w:r>
      </w:del>
      <w:r w:rsidRPr="00E77497">
        <w:t xml:space="preserve"> </w:t>
      </w:r>
      <w:ins w:id="23674" w:author="Allen Wirfs-Brock" w:date="2011-07-02T14:34:00Z">
        <w:r w:rsidR="0054023D" w:rsidRPr="00E77497">
          <w:t>has a</w:t>
        </w:r>
      </w:ins>
      <w:ins w:id="23675" w:author="Allen Wirfs-Brock" w:date="2011-07-02T14:35:00Z">
        <w:del w:id="23676" w:author="Rev 3 Allen Wirfs-Brock" w:date="2011-09-08T14:55:00Z">
          <w:r w:rsidR="00736F7F" w:rsidRPr="00E77497" w:rsidDel="00BA3B3B">
            <w:delText>n</w:delText>
          </w:r>
        </w:del>
      </w:ins>
      <w:ins w:id="23677" w:author="Allen Wirfs-Brock" w:date="2011-07-02T14:34:00Z">
        <w:r w:rsidR="0054023D" w:rsidRPr="00E77497">
          <w:t xml:space="preserve"> [[</w:t>
        </w:r>
        <w:del w:id="23678" w:author="Rev 3 Allen Wirfs-Brock" w:date="2011-09-08T14:55:00Z">
          <w:r w:rsidR="0054023D" w:rsidRPr="00E77497" w:rsidDel="00BA3B3B">
            <w:delText>IsRegExp</w:delText>
          </w:r>
        </w:del>
      </w:ins>
      <w:ins w:id="23679" w:author="Rev 3 Allen Wirfs-Brock" w:date="2011-09-08T14:55:00Z">
        <w:r w:rsidR="00BA3B3B" w:rsidRPr="00E77497">
          <w:t>NativeBrand</w:t>
        </w:r>
      </w:ins>
      <w:ins w:id="23680" w:author="Allen Wirfs-Brock" w:date="2011-07-02T14:34:00Z">
        <w:r w:rsidR="0054023D" w:rsidRPr="00E77497">
          <w:t>]] internal property</w:t>
        </w:r>
      </w:ins>
      <w:ins w:id="23681" w:author="Rev 3 Allen Wirfs-Brock" w:date="2011-09-08T14:55:00Z">
        <w:r w:rsidR="00BA3B3B" w:rsidRPr="00E77497">
          <w:t xml:space="preserve"> whose value is NativeRegExp</w:t>
        </w:r>
        <w:r w:rsidR="00BA3B3B" w:rsidRPr="00E77497" w:rsidDel="0054023D">
          <w:t xml:space="preserve"> </w:t>
        </w:r>
      </w:ins>
      <w:del w:id="23682" w:author="Allen Wirfs-Brock" w:date="2011-07-02T14:34:00Z">
        <w:r w:rsidRPr="00E77497" w:rsidDel="0054023D">
          <w:delText xml:space="preserve">[[Class]] is </w:delText>
        </w:r>
        <w:r w:rsidRPr="00E77497" w:rsidDel="0054023D">
          <w:rPr>
            <w:rFonts w:ascii="Courier New" w:hAnsi="Courier New" w:cs="Courier New"/>
          </w:rPr>
          <w:delText>"</w:delText>
        </w:r>
        <w:r w:rsidRPr="00E77497" w:rsidDel="0054023D">
          <w:rPr>
            <w:rFonts w:ascii="Courier New" w:hAnsi="Courier New" w:cs="Courier New"/>
            <w:b/>
          </w:rPr>
          <w:delText>RegExp</w:delText>
        </w:r>
        <w:r w:rsidRPr="00E77497" w:rsidDel="0054023D">
          <w:rPr>
            <w:rFonts w:ascii="Courier New" w:hAnsi="Courier New" w:cs="Courier New"/>
          </w:rPr>
          <w:delText>"</w:delText>
        </w:r>
      </w:del>
      <w:r w:rsidRPr="00E77497">
        <w:t xml:space="preserve">. The initial values of the RegExp prototype object’s data properties (15.10.7) are set as if the object was created by the expression </w:t>
      </w:r>
      <w:r w:rsidRPr="00E77497">
        <w:rPr>
          <w:rFonts w:ascii="Courier New" w:hAnsi="Courier New" w:cs="Courier New"/>
          <w:b/>
        </w:rPr>
        <w:t>new RegExp()</w:t>
      </w:r>
      <w:r w:rsidRPr="00E77497">
        <w:t xml:space="preserve"> where </w:t>
      </w:r>
      <w:r w:rsidRPr="00E77497">
        <w:rPr>
          <w:rFonts w:ascii="Courier New" w:hAnsi="Courier New" w:cs="Courier New"/>
          <w:b/>
        </w:rPr>
        <w:t>RegExp</w:t>
      </w:r>
      <w:r w:rsidRPr="00E77497">
        <w:t xml:space="preserve"> is that standard built-in constructor with that name.</w:t>
      </w:r>
    </w:p>
    <w:p w14:paraId="60F253EC" w14:textId="77777777"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4B8A6ADC" w14:textId="77777777" w:rsidR="004C02EF" w:rsidRPr="00E77497" w:rsidRDefault="004C02EF" w:rsidP="004C02EF">
      <w:r w:rsidRPr="00E77497">
        <w:t xml:space="preserve">In the following descriptions of functions that are properties of the RegExp prototype object, the phrase “this RegExp object” refers to the object that is the </w:t>
      </w:r>
      <w:r w:rsidRPr="00E77497">
        <w:rPr>
          <w:b/>
        </w:rPr>
        <w:t>this</w:t>
      </w:r>
      <w:r w:rsidRPr="00E77497">
        <w:t xml:space="preserve"> value for the invocation of the function; a </w:t>
      </w:r>
      <w:r w:rsidRPr="00E77497">
        <w:rPr>
          <w:b/>
        </w:rPr>
        <w:t>TypeError</w:t>
      </w:r>
      <w:r w:rsidRPr="00E77497">
        <w:t xml:space="preserve"> exception is thrown if the </w:t>
      </w:r>
      <w:r w:rsidRPr="00E77497">
        <w:rPr>
          <w:b/>
        </w:rPr>
        <w:t>this</w:t>
      </w:r>
      <w:r w:rsidRPr="00E77497">
        <w:t xml:space="preserve"> value is not an object </w:t>
      </w:r>
      <w:del w:id="23683" w:author="Allen Wirfs-Brock" w:date="2011-07-02T14:35:00Z">
        <w:r w:rsidRPr="00E77497" w:rsidDel="00736F7F">
          <w:delText>or an object for which the value of the</w:delText>
        </w:r>
      </w:del>
      <w:ins w:id="23684" w:author="Allen Wirfs-Brock" w:date="2011-07-02T14:35:00Z">
        <w:r w:rsidR="00736F7F" w:rsidRPr="00E77497">
          <w:t>that has a</w:t>
        </w:r>
        <w:del w:id="23685" w:author="Rev 3 Allen Wirfs-Brock" w:date="2011-09-08T14:56:00Z">
          <w:r w:rsidR="00736F7F" w:rsidRPr="00E77497" w:rsidDel="00BA3B3B">
            <w:delText>n</w:delText>
          </w:r>
        </w:del>
      </w:ins>
      <w:r w:rsidRPr="00E77497">
        <w:t xml:space="preserve"> [[</w:t>
      </w:r>
      <w:del w:id="23686" w:author="Allen Wirfs-Brock" w:date="2011-07-02T14:35:00Z">
        <w:r w:rsidRPr="00E77497" w:rsidDel="00736F7F">
          <w:delText>Class</w:delText>
        </w:r>
      </w:del>
      <w:ins w:id="23687" w:author="Allen Wirfs-Brock" w:date="2011-07-02T14:35:00Z">
        <w:del w:id="23688" w:author="Rev 3 Allen Wirfs-Brock" w:date="2011-09-08T14:56:00Z">
          <w:r w:rsidR="00736F7F" w:rsidRPr="00E77497" w:rsidDel="00BA3B3B">
            <w:delText>IsRegExp</w:delText>
          </w:r>
        </w:del>
      </w:ins>
      <w:ins w:id="23689" w:author="Rev 3 Allen Wirfs-Brock" w:date="2011-09-08T14:56:00Z">
        <w:r w:rsidR="00BA3B3B" w:rsidRPr="00E77497">
          <w:t>NativeBrand</w:t>
        </w:r>
      </w:ins>
      <w:r w:rsidRPr="00E77497">
        <w:t>]] internal property</w:t>
      </w:r>
      <w:ins w:id="23690" w:author="Rev 3 Allen Wirfs-Brock" w:date="2011-09-08T14:56:00Z">
        <w:r w:rsidR="00BA3B3B" w:rsidRPr="00E77497">
          <w:t xml:space="preserve"> whose value is NativeRegExp</w:t>
        </w:r>
      </w:ins>
      <w:del w:id="23691" w:author="Allen Wirfs-Brock" w:date="2011-07-02T14:35:00Z">
        <w:r w:rsidRPr="00E77497" w:rsidDel="00736F7F">
          <w:delText xml:space="preserve"> is not </w:delText>
        </w:r>
        <w:r w:rsidRPr="00E77497" w:rsidDel="00736F7F">
          <w:rPr>
            <w:rFonts w:ascii="Courier New" w:hAnsi="Courier New"/>
            <w:b/>
          </w:rPr>
          <w:delText>"RegExp"</w:delText>
        </w:r>
      </w:del>
      <w:r w:rsidRPr="00E77497">
        <w:t>.</w:t>
      </w:r>
    </w:p>
    <w:p w14:paraId="183269DE" w14:textId="77777777" w:rsidR="004C02EF" w:rsidRPr="00E77497" w:rsidRDefault="004C02EF" w:rsidP="004C02EF">
      <w:pPr>
        <w:pStyle w:val="40"/>
        <w:numPr>
          <w:ilvl w:val="0"/>
          <w:numId w:val="0"/>
        </w:numPr>
      </w:pPr>
      <w:r w:rsidRPr="00E77497">
        <w:t>15.10.6.1</w:t>
      </w:r>
      <w:r w:rsidRPr="00E77497">
        <w:tab/>
        <w:t>RegExp.prototype.constructor</w:t>
      </w:r>
    </w:p>
    <w:p w14:paraId="61142B5C" w14:textId="77777777"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5DD04DB9" w14:textId="77777777" w:rsidR="004C02EF" w:rsidRPr="00E77497" w:rsidRDefault="004C02EF" w:rsidP="004C02EF">
      <w:pPr>
        <w:pStyle w:val="40"/>
        <w:numPr>
          <w:ilvl w:val="0"/>
          <w:numId w:val="0"/>
        </w:numPr>
      </w:pPr>
      <w:bookmarkStart w:id="23692" w:name="_Ref404572122"/>
      <w:r w:rsidRPr="00E77497">
        <w:t>15.10.6.2</w:t>
      </w:r>
      <w:r w:rsidRPr="00E77497">
        <w:tab/>
        <w:t>RegExp.prototype.exec(string)</w:t>
      </w:r>
      <w:bookmarkEnd w:id="23692"/>
    </w:p>
    <w:p w14:paraId="1B42A23A" w14:textId="77777777"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665653C0" w14:textId="77777777"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18D7CDEF" w14:textId="77777777" w:rsidR="004C02EF" w:rsidRPr="00E77497" w:rsidRDefault="004C02EF" w:rsidP="00175461">
      <w:pPr>
        <w:pStyle w:val="Alg4"/>
        <w:numPr>
          <w:ilvl w:val="0"/>
          <w:numId w:val="706"/>
        </w:numPr>
      </w:pPr>
      <w:r w:rsidRPr="00E77497">
        <w:t xml:space="preserve">Let </w:t>
      </w:r>
      <w:r w:rsidRPr="00E77497">
        <w:rPr>
          <w:i/>
        </w:rPr>
        <w:t>R</w:t>
      </w:r>
      <w:r w:rsidRPr="00E77497">
        <w:t xml:space="preserve"> be this RegExp object.</w:t>
      </w:r>
    </w:p>
    <w:p w14:paraId="2A0413DB" w14:textId="77777777" w:rsidR="00134DAD" w:rsidRPr="00E77497" w:rsidRDefault="00134DAD" w:rsidP="00175461">
      <w:pPr>
        <w:pStyle w:val="Alg4"/>
        <w:numPr>
          <w:ilvl w:val="0"/>
          <w:numId w:val="706"/>
        </w:numPr>
        <w:contextualSpacing/>
        <w:rPr>
          <w:ins w:id="23693" w:author="Rev 7 Allen Wirfs-Brock" w:date="2012-04-10T12:54:00Z"/>
        </w:rPr>
      </w:pPr>
      <w:ins w:id="23694" w:author="Rev 7 Allen Wirfs-Brock" w:date="2012-04-10T12:54:00Z">
        <w:r>
          <w:t>ReturnIfAbrupt(</w:t>
        </w:r>
        <w:r>
          <w:rPr>
            <w:i/>
          </w:rPr>
          <w:t>R</w:t>
        </w:r>
        <w:r>
          <w:t>).</w:t>
        </w:r>
      </w:ins>
    </w:p>
    <w:p w14:paraId="797A7DB7" w14:textId="77777777" w:rsidR="00134DAD" w:rsidRDefault="004C02EF" w:rsidP="00175461">
      <w:pPr>
        <w:pStyle w:val="Alg4"/>
        <w:numPr>
          <w:ilvl w:val="0"/>
          <w:numId w:val="706"/>
        </w:numPr>
        <w:rPr>
          <w:ins w:id="23695" w:author="Rev 7 Allen Wirfs-Brock" w:date="2012-04-10T12:55:00Z"/>
        </w:rPr>
      </w:pPr>
      <w:r w:rsidRPr="00E77497">
        <w:t xml:space="preserve">Let </w:t>
      </w:r>
      <w:r w:rsidRPr="00E77497">
        <w:rPr>
          <w:i/>
        </w:rPr>
        <w:t>S</w:t>
      </w:r>
      <w:r w:rsidRPr="00E77497">
        <w:t xml:space="preserve"> be the value of ToString(</w:t>
      </w:r>
      <w:r w:rsidRPr="00E77497">
        <w:rPr>
          <w:i/>
        </w:rPr>
        <w:t>string</w:t>
      </w:r>
      <w:r w:rsidRPr="00E77497">
        <w:t>)</w:t>
      </w:r>
    </w:p>
    <w:p w14:paraId="6B35C86B" w14:textId="77777777" w:rsidR="00134DAD" w:rsidRDefault="00134DAD" w:rsidP="00175461">
      <w:pPr>
        <w:pStyle w:val="Alg4"/>
        <w:numPr>
          <w:ilvl w:val="0"/>
          <w:numId w:val="706"/>
        </w:numPr>
        <w:rPr>
          <w:ins w:id="23696" w:author="Rev 7 Allen Wirfs-Brock" w:date="2012-04-10T12:55:00Z"/>
        </w:rPr>
      </w:pPr>
      <w:ins w:id="23697" w:author="Rev 7 Allen Wirfs-Brock" w:date="2012-04-10T12:55:00Z">
        <w:r>
          <w:t>ReturnIfAbrupt(</w:t>
        </w:r>
      </w:ins>
      <w:ins w:id="23698" w:author="Rev 7 Allen Wirfs-Brock" w:date="2012-04-10T12:57:00Z">
        <w:r>
          <w:rPr>
            <w:i/>
          </w:rPr>
          <w:t>S</w:t>
        </w:r>
      </w:ins>
      <w:ins w:id="23699" w:author="Rev 7 Allen Wirfs-Brock" w:date="2012-04-10T12:55:00Z">
        <w:r>
          <w:t>).</w:t>
        </w:r>
      </w:ins>
    </w:p>
    <w:p w14:paraId="0956A34A" w14:textId="77777777" w:rsidR="00134DAD" w:rsidRDefault="00134DAD" w:rsidP="00175461">
      <w:pPr>
        <w:pStyle w:val="Alg4"/>
        <w:numPr>
          <w:ilvl w:val="0"/>
          <w:numId w:val="706"/>
        </w:numPr>
        <w:spacing w:after="220"/>
        <w:rPr>
          <w:ins w:id="23700" w:author="Rev 7 Allen Wirfs-Brock" w:date="2012-04-10T12:46:00Z"/>
        </w:rPr>
      </w:pPr>
      <w:ins w:id="23701" w:author="Rev 7 Allen Wirfs-Brock" w:date="2012-04-10T12:56:00Z">
        <w:r>
          <w:t xml:space="preserve">Return the result of the RegExpExec abstraction operation with arguments </w:t>
        </w:r>
        <w:r w:rsidRPr="00134DAD">
          <w:rPr>
            <w:i/>
          </w:rPr>
          <w:t>R</w:t>
        </w:r>
        <w:r>
          <w:t xml:space="preserve"> and </w:t>
        </w:r>
        <w:r w:rsidRPr="00134DAD">
          <w:rPr>
            <w:i/>
          </w:rPr>
          <w:t>S</w:t>
        </w:r>
      </w:ins>
      <w:r w:rsidR="004C02EF" w:rsidRPr="00E77497">
        <w:t>.</w:t>
      </w:r>
    </w:p>
    <w:p w14:paraId="5BC30F72" w14:textId="77777777" w:rsidR="00134DAD" w:rsidRPr="00134DAD" w:rsidRDefault="00134DAD" w:rsidP="00134DAD">
      <w:pPr>
        <w:rPr>
          <w:lang w:eastAsia="en-US"/>
        </w:rPr>
      </w:pPr>
      <w:ins w:id="23702" w:author="Rev 7 Allen Wirfs-Brock" w:date="2012-04-10T12:46:00Z">
        <w:r>
          <w:rPr>
            <w:lang w:eastAsia="en-US"/>
          </w:rPr>
          <w:t>The abstract operation RegExpExec with</w:t>
        </w:r>
      </w:ins>
      <w:ins w:id="23703" w:author="Rev 7 Allen Wirfs-Brock" w:date="2012-04-10T12:47:00Z">
        <w:r>
          <w:rPr>
            <w:lang w:eastAsia="en-US"/>
          </w:rPr>
          <w:t xml:space="preserve">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ins>
    </w:p>
    <w:p w14:paraId="65345FC7" w14:textId="77777777" w:rsidR="004C02EF" w:rsidRPr="00E77497" w:rsidRDefault="004C02EF" w:rsidP="00134DA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14:paraId="254B4D8E" w14:textId="77777777" w:rsidR="004C02EF" w:rsidRPr="00E77497" w:rsidRDefault="004C02EF" w:rsidP="00134DAD">
      <w:pPr>
        <w:pStyle w:val="Alg4"/>
        <w:numPr>
          <w:ilvl w:val="0"/>
          <w:numId w:val="703"/>
        </w:numPr>
      </w:pPr>
      <w:r w:rsidRPr="00E77497">
        <w:t xml:space="preserve">Let </w:t>
      </w:r>
      <w:r w:rsidRPr="00E77497">
        <w:rPr>
          <w:i/>
        </w:rPr>
        <w:t>lastIndex</w:t>
      </w:r>
      <w:r w:rsidRPr="00E77497">
        <w:t xml:space="preserve"> be the result of calling the [[Get]] internal method of </w:t>
      </w:r>
      <w:r w:rsidRPr="00E77497">
        <w:rPr>
          <w:i/>
        </w:rPr>
        <w:t>R</w:t>
      </w:r>
      <w:r w:rsidRPr="00E77497">
        <w:t xml:space="preserve"> with argument "</w:t>
      </w:r>
      <w:r w:rsidRPr="00E77497">
        <w:rPr>
          <w:rFonts w:ascii="Courier New" w:hAnsi="Courier New" w:cs="Courier New"/>
          <w:b/>
        </w:rPr>
        <w:t>lastIndex</w:t>
      </w:r>
      <w:r w:rsidRPr="00E77497">
        <w:t>".</w:t>
      </w:r>
    </w:p>
    <w:p w14:paraId="54EB0884" w14:textId="77777777" w:rsidR="004C02EF" w:rsidRPr="00E77497" w:rsidRDefault="004C02EF" w:rsidP="00134DA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14:paraId="57B2982D" w14:textId="77777777" w:rsidR="00E614CD" w:rsidRDefault="00E614CD" w:rsidP="00134DAD">
      <w:pPr>
        <w:pStyle w:val="Alg4"/>
        <w:numPr>
          <w:ilvl w:val="0"/>
          <w:numId w:val="703"/>
        </w:numPr>
        <w:rPr>
          <w:ins w:id="23704" w:author="Rev 7 Allen Wirfs-Brock" w:date="2012-04-11T12:57:00Z"/>
        </w:rPr>
      </w:pPr>
      <w:ins w:id="23705" w:author="Rev 7 Allen Wirfs-Brock" w:date="2012-04-11T12:57:00Z">
        <w:r>
          <w:t>ReturnIfAbrupt(</w:t>
        </w:r>
        <w:r>
          <w:rPr>
            <w:i/>
          </w:rPr>
          <w:t>i</w:t>
        </w:r>
        <w:r>
          <w:t>).</w:t>
        </w:r>
      </w:ins>
    </w:p>
    <w:p w14:paraId="7984E996" w14:textId="77777777" w:rsidR="004C02EF" w:rsidRPr="00E77497" w:rsidRDefault="004C02EF" w:rsidP="00134DAD">
      <w:pPr>
        <w:pStyle w:val="Alg4"/>
        <w:numPr>
          <w:ilvl w:val="0"/>
          <w:numId w:val="703"/>
        </w:numPr>
      </w:pPr>
      <w:r w:rsidRPr="00E77497">
        <w:t xml:space="preserve">Let </w:t>
      </w:r>
      <w:r w:rsidRPr="00E77497">
        <w:rPr>
          <w:i/>
        </w:rPr>
        <w:t>global</w:t>
      </w:r>
      <w:r w:rsidRPr="00E77497">
        <w:t xml:space="preserve"> be the result of calling the [[Get]] internal method of </w:t>
      </w:r>
      <w:r w:rsidRPr="00E77497">
        <w:rPr>
          <w:i/>
        </w:rPr>
        <w:t>R</w:t>
      </w:r>
      <w:r w:rsidRPr="00E77497">
        <w:t xml:space="preserve"> with argument "</w:t>
      </w:r>
      <w:r w:rsidRPr="00E77497">
        <w:rPr>
          <w:rFonts w:ascii="Courier New" w:hAnsi="Courier New"/>
          <w:b/>
        </w:rPr>
        <w:t>global</w:t>
      </w:r>
      <w:r w:rsidRPr="00E77497">
        <w:rPr>
          <w:rFonts w:ascii="Courier New" w:hAnsi="Courier New" w:cs="Courier New"/>
          <w:b/>
        </w:rPr>
        <w:t>"</w:t>
      </w:r>
      <w:r w:rsidRPr="00E77497">
        <w:t>.</w:t>
      </w:r>
    </w:p>
    <w:p w14:paraId="7B020744" w14:textId="77777777" w:rsidR="00E614CD" w:rsidRDefault="00E614CD" w:rsidP="00134DAD">
      <w:pPr>
        <w:pStyle w:val="Alg4"/>
        <w:numPr>
          <w:ilvl w:val="0"/>
          <w:numId w:val="703"/>
        </w:numPr>
        <w:rPr>
          <w:ins w:id="23706" w:author="Rev 7 Allen Wirfs-Brock" w:date="2012-04-11T12:57:00Z"/>
        </w:rPr>
      </w:pPr>
      <w:ins w:id="23707" w:author="Rev 7 Allen Wirfs-Brock" w:date="2012-04-11T12:58:00Z">
        <w:r>
          <w:t>ReturnIfAbrupt(</w:t>
        </w:r>
        <w:r>
          <w:rPr>
            <w:i/>
          </w:rPr>
          <w:t>global</w:t>
        </w:r>
        <w:r>
          <w:t>).</w:t>
        </w:r>
      </w:ins>
    </w:p>
    <w:p w14:paraId="17DDAB93" w14:textId="77777777" w:rsidR="004C02EF" w:rsidRPr="00E77497" w:rsidRDefault="004C02EF" w:rsidP="00134DA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2E0BE139" w14:textId="77777777" w:rsidR="004C02EF" w:rsidRPr="00E77497" w:rsidRDefault="004C02EF" w:rsidP="00134DA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14:paraId="18CC11BD" w14:textId="77777777" w:rsidR="004C02EF" w:rsidRPr="00E77497" w:rsidRDefault="004C02EF" w:rsidP="00134DA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14:paraId="67D144D1" w14:textId="77777777" w:rsidR="004C02EF" w:rsidRPr="00E77497" w:rsidRDefault="004C02EF" w:rsidP="00175461">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6249F8DD" w14:textId="77777777" w:rsidR="004C02EF" w:rsidRPr="00E77497" w:rsidRDefault="00E614CD" w:rsidP="00175461">
      <w:pPr>
        <w:pStyle w:val="Alg4"/>
        <w:numPr>
          <w:ilvl w:val="2"/>
          <w:numId w:val="703"/>
        </w:numPr>
      </w:pPr>
      <w:ins w:id="23708"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23709"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0, and </w:t>
      </w:r>
      <w:r w:rsidR="004C02EF" w:rsidRPr="00E77497">
        <w:rPr>
          <w:b/>
        </w:rPr>
        <w:t>true</w:t>
      </w:r>
      <w:r w:rsidR="004C02EF" w:rsidRPr="00E77497">
        <w:t>.</w:t>
      </w:r>
    </w:p>
    <w:p w14:paraId="4ADD288D" w14:textId="77777777" w:rsidR="00E614CD" w:rsidRDefault="00E614CD" w:rsidP="00175461">
      <w:pPr>
        <w:pStyle w:val="Alg4"/>
        <w:numPr>
          <w:ilvl w:val="2"/>
          <w:numId w:val="703"/>
        </w:numPr>
        <w:rPr>
          <w:ins w:id="23710" w:author="Rev 7 Allen Wirfs-Brock" w:date="2012-04-11T12:59:00Z"/>
        </w:rPr>
      </w:pPr>
      <w:ins w:id="23711" w:author="Rev 7 Allen Wirfs-Brock" w:date="2012-04-11T12:59:00Z">
        <w:r>
          <w:t>ReturnIfAbrupt(</w:t>
        </w:r>
      </w:ins>
      <w:ins w:id="23712" w:author="Rev 7 Allen Wirfs-Brock" w:date="2012-04-11T13:02:00Z">
        <w:r>
          <w:rPr>
            <w:i/>
          </w:rPr>
          <w:t>put</w:t>
        </w:r>
        <w:r w:rsidRPr="00F726FB">
          <w:rPr>
            <w:i/>
          </w:rPr>
          <w:t>Status</w:t>
        </w:r>
      </w:ins>
      <w:ins w:id="23713" w:author="Rev 7 Allen Wirfs-Brock" w:date="2012-04-11T12:59:00Z">
        <w:r>
          <w:t>).</w:t>
        </w:r>
      </w:ins>
    </w:p>
    <w:p w14:paraId="21698324" w14:textId="77777777" w:rsidR="004C02EF" w:rsidRPr="00E77497" w:rsidRDefault="004C02EF" w:rsidP="00175461">
      <w:pPr>
        <w:pStyle w:val="Alg4"/>
        <w:numPr>
          <w:ilvl w:val="2"/>
          <w:numId w:val="703"/>
        </w:numPr>
      </w:pPr>
      <w:r w:rsidRPr="00E77497">
        <w:t xml:space="preserve">Return </w:t>
      </w:r>
      <w:r w:rsidRPr="00E77497">
        <w:rPr>
          <w:b/>
        </w:rPr>
        <w:t>null</w:t>
      </w:r>
      <w:r w:rsidRPr="00E77497">
        <w:t>.</w:t>
      </w:r>
    </w:p>
    <w:p w14:paraId="67D8AE5A" w14:textId="77777777" w:rsidR="004C02EF" w:rsidRPr="00E77497" w:rsidRDefault="004C02EF" w:rsidP="00175461">
      <w:pPr>
        <w:pStyle w:val="Alg4"/>
        <w:numPr>
          <w:ilvl w:val="1"/>
          <w:numId w:val="703"/>
        </w:numPr>
      </w:pPr>
      <w:r w:rsidRPr="00E77497">
        <w:t xml:space="preserve">Call the [[Match]] internal method of </w:t>
      </w:r>
      <w:r w:rsidRPr="00E77497">
        <w:rPr>
          <w:i/>
        </w:rPr>
        <w:t>R</w:t>
      </w:r>
      <w:r w:rsidRPr="00E77497">
        <w:t xml:space="preserve"> with arguments </w:t>
      </w:r>
      <w:r w:rsidRPr="00E77497">
        <w:rPr>
          <w:i/>
        </w:rPr>
        <w:t>S</w:t>
      </w:r>
      <w:r w:rsidRPr="00E77497">
        <w:t xml:space="preserve"> and </w:t>
      </w:r>
      <w:r w:rsidRPr="00E77497">
        <w:rPr>
          <w:i/>
        </w:rPr>
        <w:t>i</w:t>
      </w:r>
      <w:r w:rsidRPr="00E77497">
        <w:t>.</w:t>
      </w:r>
    </w:p>
    <w:p w14:paraId="7EA5AE53" w14:textId="77777777" w:rsidR="004C02EF" w:rsidRPr="00E77497" w:rsidRDefault="004C02EF" w:rsidP="00175461">
      <w:pPr>
        <w:pStyle w:val="Alg4"/>
        <w:numPr>
          <w:ilvl w:val="1"/>
          <w:numId w:val="703"/>
        </w:numPr>
      </w:pPr>
      <w:r w:rsidRPr="00E77497">
        <w:t xml:space="preserve">If [[Match]] returned </w:t>
      </w:r>
      <w:r w:rsidRPr="00E77497">
        <w:rPr>
          <w:b/>
        </w:rPr>
        <w:t>failure</w:t>
      </w:r>
      <w:r w:rsidRPr="00E77497">
        <w:t xml:space="preserve">, then </w:t>
      </w:r>
    </w:p>
    <w:p w14:paraId="351D9B1E" w14:textId="77777777" w:rsidR="004C02EF" w:rsidRPr="00E77497" w:rsidRDefault="004C02EF" w:rsidP="00175461">
      <w:pPr>
        <w:pStyle w:val="Alg4"/>
        <w:numPr>
          <w:ilvl w:val="2"/>
          <w:numId w:val="703"/>
        </w:numPr>
        <w:rPr>
          <w:i/>
        </w:rPr>
      </w:pPr>
      <w:r w:rsidRPr="00E77497">
        <w:rPr>
          <w:i/>
        </w:rPr>
        <w:t>Let i = i+1.</w:t>
      </w:r>
    </w:p>
    <w:p w14:paraId="4BD49634" w14:textId="77777777" w:rsidR="004C02EF" w:rsidRPr="00E77497" w:rsidRDefault="004C02EF" w:rsidP="00175461">
      <w:pPr>
        <w:pStyle w:val="Alg4"/>
        <w:numPr>
          <w:ilvl w:val="1"/>
          <w:numId w:val="703"/>
        </w:numPr>
      </w:pPr>
      <w:r w:rsidRPr="00E77497">
        <w:t xml:space="preserve">else </w:t>
      </w:r>
    </w:p>
    <w:p w14:paraId="35932D98" w14:textId="77777777" w:rsidR="004C02EF" w:rsidRPr="00E77497" w:rsidRDefault="004C02EF" w:rsidP="00175461">
      <w:pPr>
        <w:pStyle w:val="Alg4"/>
        <w:numPr>
          <w:ilvl w:val="2"/>
          <w:numId w:val="703"/>
        </w:numPr>
      </w:pPr>
      <w:r w:rsidRPr="00E77497">
        <w:t xml:space="preserve">Let </w:t>
      </w:r>
      <w:r w:rsidRPr="00E77497">
        <w:rPr>
          <w:i/>
        </w:rPr>
        <w:t>r</w:t>
      </w:r>
      <w:r w:rsidRPr="00E77497">
        <w:t xml:space="preserve"> be the State result of the call to [[Match]].</w:t>
      </w:r>
    </w:p>
    <w:p w14:paraId="6A48FEDA" w14:textId="77777777" w:rsidR="004C02EF" w:rsidRPr="00E77497" w:rsidRDefault="004C02EF" w:rsidP="00175461">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14:paraId="0D65DAD9" w14:textId="77777777" w:rsidR="004C02EF" w:rsidRPr="00E77497" w:rsidRDefault="004C02EF" w:rsidP="00175461">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17896EA8" w14:textId="77777777" w:rsidR="004C02EF" w:rsidRPr="00E77497" w:rsidRDefault="004C02EF" w:rsidP="00175461">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14:paraId="0E66E2E0" w14:textId="77777777" w:rsidR="004C02EF" w:rsidRPr="00E77497" w:rsidRDefault="00E614CD" w:rsidP="00175461">
      <w:pPr>
        <w:pStyle w:val="Alg4"/>
        <w:numPr>
          <w:ilvl w:val="1"/>
          <w:numId w:val="703"/>
        </w:numPr>
      </w:pPr>
      <w:ins w:id="23714"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23715"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1C1A5590" w14:textId="77777777" w:rsidR="00E614CD" w:rsidRDefault="00E614CD" w:rsidP="00175461">
      <w:pPr>
        <w:pStyle w:val="Alg4"/>
        <w:numPr>
          <w:ilvl w:val="1"/>
          <w:numId w:val="703"/>
        </w:numPr>
        <w:rPr>
          <w:ins w:id="23716" w:author="Rev 7 Allen Wirfs-Brock" w:date="2012-04-11T12:59:00Z"/>
        </w:rPr>
      </w:pPr>
      <w:ins w:id="23717" w:author="Rev 7 Allen Wirfs-Brock" w:date="2012-04-11T12:59:00Z">
        <w:r>
          <w:t>ReturnIfAbrupt(</w:t>
        </w:r>
      </w:ins>
      <w:ins w:id="23718" w:author="Rev 7 Allen Wirfs-Brock" w:date="2012-04-11T13:02:00Z">
        <w:r>
          <w:rPr>
            <w:i/>
          </w:rPr>
          <w:t>put</w:t>
        </w:r>
        <w:r w:rsidRPr="00F726FB">
          <w:rPr>
            <w:i/>
          </w:rPr>
          <w:t>Status</w:t>
        </w:r>
      </w:ins>
      <w:ins w:id="23719" w:author="Rev 7 Allen Wirfs-Brock" w:date="2012-04-11T12:59:00Z">
        <w:r>
          <w:t>).</w:t>
        </w:r>
      </w:ins>
    </w:p>
    <w:p w14:paraId="395132E7" w14:textId="77777777" w:rsidR="004C02EF" w:rsidRPr="00E77497" w:rsidRDefault="004C02EF" w:rsidP="00175461">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array. (This is the same value as 15.10.2.1's </w:t>
      </w:r>
      <w:r w:rsidRPr="00E77497">
        <w:rPr>
          <w:i/>
        </w:rPr>
        <w:t>NCapturingParens</w:t>
      </w:r>
      <w:r w:rsidRPr="00E77497">
        <w:t>.)</w:t>
      </w:r>
    </w:p>
    <w:p w14:paraId="7B1AAD98" w14:textId="77777777" w:rsidR="004C02EF" w:rsidRPr="00E77497" w:rsidRDefault="004C02EF" w:rsidP="00175461">
      <w:pPr>
        <w:pStyle w:val="Alg4"/>
        <w:numPr>
          <w:ilvl w:val="0"/>
          <w:numId w:val="703"/>
        </w:numPr>
      </w:pPr>
      <w:r w:rsidRPr="00E77497">
        <w:t xml:space="preserve">Let </w:t>
      </w:r>
      <w:r w:rsidRPr="00E77497">
        <w:rPr>
          <w:i/>
        </w:rPr>
        <w:t>A</w:t>
      </w:r>
      <w:r w:rsidRPr="00E77497">
        <w:t xml:space="preserve"> be </w:t>
      </w:r>
      <w:ins w:id="23720" w:author="Rev 7 Allen Wirfs-Brock" w:date="2012-04-11T13:03:00Z">
        <w:r w:rsidR="00E614CD">
          <w:t>the result of the abstract operation ArrayCreate with argument 0</w:t>
        </w:r>
        <w:r w:rsidR="00E614CD" w:rsidRPr="00E77497">
          <w:t>.</w:t>
        </w:r>
      </w:ins>
      <w:del w:id="23721" w:author="Rev 7 Allen Wirfs-Brock" w:date="2012-04-11T13:03:00Z">
        <w:r w:rsidRPr="00E77497" w:rsidDel="00E614CD">
          <w:delText xml:space="preserve">a new array created as if by the expression </w:delText>
        </w:r>
        <w:r w:rsidRPr="00E77497" w:rsidDel="00E614CD">
          <w:rPr>
            <w:rFonts w:ascii="Courier New" w:hAnsi="Courier New"/>
            <w:b/>
          </w:rPr>
          <w:delText>new Array()</w:delText>
        </w:r>
        <w:r w:rsidRPr="00E77497" w:rsidDel="00E614CD">
          <w:delText xml:space="preserve"> where </w:delText>
        </w:r>
        <w:r w:rsidRPr="00E77497" w:rsidDel="00E614CD">
          <w:rPr>
            <w:rFonts w:ascii="Courier New" w:hAnsi="Courier New" w:cs="Courier New"/>
            <w:b/>
          </w:rPr>
          <w:delText>Array</w:delText>
        </w:r>
        <w:r w:rsidRPr="00E77497" w:rsidDel="00E614CD">
          <w:delText xml:space="preserve"> is the standard built-in constructor with that name.</w:delText>
        </w:r>
      </w:del>
    </w:p>
    <w:p w14:paraId="49828CB7" w14:textId="77777777" w:rsidR="004C02EF" w:rsidRPr="00E77497" w:rsidRDefault="004C02EF" w:rsidP="00175461">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14:paraId="305D22EC" w14:textId="77777777" w:rsidR="00E614CD" w:rsidRDefault="00E614CD" w:rsidP="00175461">
      <w:pPr>
        <w:pStyle w:val="Alg4"/>
        <w:numPr>
          <w:ilvl w:val="0"/>
          <w:numId w:val="703"/>
        </w:numPr>
        <w:rPr>
          <w:ins w:id="23722" w:author="Rev 7 Allen Wirfs-Brock" w:date="2012-04-11T13:05:00Z"/>
        </w:rPr>
      </w:pPr>
      <w:ins w:id="23723" w:author="Rev 7 Allen Wirfs-Brock" w:date="2012-04-11T13:05:00Z">
        <w:r>
          <w:t>Assert: The following [DefineOwnProperty]] calls will not result in an abrupt completion.</w:t>
        </w:r>
      </w:ins>
    </w:p>
    <w:p w14:paraId="0011746E"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E77497">
        <w:t xml:space="preserve">, Property Descriptor {[[Value]]: </w:t>
      </w:r>
      <w:r w:rsidRPr="00E77497">
        <w:rPr>
          <w:i/>
        </w:rPr>
        <w:t>matchIndex</w:t>
      </w:r>
      <w:r w:rsidRPr="00E77497">
        <w:t>, [[Writable]</w:t>
      </w:r>
      <w:ins w:id="23724"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38AC5862"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rsidRPr="00E77497">
        <w:t xml:space="preserve">, Property Descriptor {[[Value]]: </w:t>
      </w:r>
      <w:r w:rsidRPr="00E77497">
        <w:rPr>
          <w:i/>
        </w:rPr>
        <w:t>S</w:t>
      </w:r>
      <w:r w:rsidRPr="00E77497">
        <w:t>, [[Writable]</w:t>
      </w:r>
      <w:ins w:id="23725"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46C778D3"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rsidRPr="00E77497">
        <w:t xml:space="preserve">, Property Descriptor {[[Value]]: </w:t>
      </w:r>
      <w:r w:rsidRPr="00E77497">
        <w:rPr>
          <w:i/>
        </w:rPr>
        <w:t>n</w:t>
      </w:r>
      <w:r w:rsidRPr="00E77497">
        <w:t xml:space="preserve"> + 1}, and </w:t>
      </w:r>
      <w:r w:rsidRPr="00E77497">
        <w:rPr>
          <w:b/>
        </w:rPr>
        <w:t>true</w:t>
      </w:r>
      <w:r w:rsidRPr="00E77497">
        <w:t>.</w:t>
      </w:r>
    </w:p>
    <w:p w14:paraId="6D731A3B" w14:textId="77777777" w:rsidR="004C02EF" w:rsidRPr="00E77497" w:rsidRDefault="004C02EF" w:rsidP="00175461">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73C232A1"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rsidRPr="00E77497">
        <w:t xml:space="preserve">, Property Descriptor {[[Value]]: </w:t>
      </w:r>
      <w:r w:rsidRPr="00E77497">
        <w:rPr>
          <w:i/>
        </w:rPr>
        <w:t>matchedSubstr</w:t>
      </w:r>
      <w:r w:rsidRPr="00E77497">
        <w:t>, [[Writable]</w:t>
      </w:r>
      <w:ins w:id="23726"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7C1D4B96" w14:textId="77777777" w:rsidR="004C02EF" w:rsidRPr="006B6D0A" w:rsidRDefault="004C02EF" w:rsidP="00175461">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14:paraId="0AE9B880" w14:textId="77777777" w:rsidR="004C02EF" w:rsidRPr="00E77497" w:rsidRDefault="004C02EF" w:rsidP="00175461">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array.</w:t>
      </w:r>
    </w:p>
    <w:p w14:paraId="4357B57B" w14:textId="77777777" w:rsidR="004C02EF" w:rsidRPr="00E77497" w:rsidRDefault="004C02EF" w:rsidP="00175461">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 xml:space="preserve">), Property Descriptor {[[Value]]: </w:t>
      </w:r>
      <w:r w:rsidRPr="00E77497">
        <w:rPr>
          <w:i/>
        </w:rPr>
        <w:t>captureI</w:t>
      </w:r>
      <w:r w:rsidRPr="00E77497">
        <w:t>, [[Writable]</w:t>
      </w:r>
      <w:ins w:id="23727"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16DA0541" w14:textId="77777777" w:rsidR="004C02EF" w:rsidRPr="00E77497" w:rsidRDefault="004C02EF" w:rsidP="00175461">
      <w:pPr>
        <w:pStyle w:val="Alg4"/>
        <w:numPr>
          <w:ilvl w:val="0"/>
          <w:numId w:val="703"/>
        </w:numPr>
        <w:spacing w:after="220"/>
      </w:pPr>
      <w:r w:rsidRPr="00E77497">
        <w:t xml:space="preserve">Return </w:t>
      </w:r>
      <w:r w:rsidRPr="00E77497">
        <w:rPr>
          <w:i/>
        </w:rPr>
        <w:t>A</w:t>
      </w:r>
      <w:r w:rsidRPr="00E77497">
        <w:t>.</w:t>
      </w:r>
    </w:p>
    <w:p w14:paraId="450852B9" w14:textId="77777777" w:rsidR="004C02EF" w:rsidRPr="00E77497" w:rsidRDefault="004C02EF" w:rsidP="004C02EF">
      <w:pPr>
        <w:pStyle w:val="40"/>
        <w:numPr>
          <w:ilvl w:val="0"/>
          <w:numId w:val="0"/>
        </w:numPr>
      </w:pPr>
      <w:r w:rsidRPr="00E77497">
        <w:t>15.10.6.3</w:t>
      </w:r>
      <w:r w:rsidRPr="00E77497">
        <w:tab/>
        <w:t>RegExp.prototype.test(string)</w:t>
      </w:r>
    </w:p>
    <w:p w14:paraId="6B5A6151" w14:textId="77777777" w:rsidR="004C02EF" w:rsidRPr="00E77497" w:rsidRDefault="004C02EF" w:rsidP="004C02EF">
      <w:r w:rsidRPr="00E77497">
        <w:t>The following steps are taken:</w:t>
      </w:r>
    </w:p>
    <w:p w14:paraId="05543FAA" w14:textId="77777777" w:rsidR="00134DAD" w:rsidRPr="00E77497" w:rsidRDefault="00134DAD" w:rsidP="00134DAD">
      <w:pPr>
        <w:pStyle w:val="Alg4"/>
        <w:numPr>
          <w:ilvl w:val="0"/>
          <w:numId w:val="324"/>
        </w:numPr>
        <w:rPr>
          <w:ins w:id="23728" w:author="Rev 7 Allen Wirfs-Brock" w:date="2012-04-10T12:58:00Z"/>
        </w:rPr>
      </w:pPr>
      <w:ins w:id="23729" w:author="Rev 7 Allen Wirfs-Brock" w:date="2012-04-10T12:58:00Z">
        <w:r w:rsidRPr="00E77497">
          <w:t xml:space="preserve">Let </w:t>
        </w:r>
        <w:r w:rsidRPr="00E77497">
          <w:rPr>
            <w:i/>
          </w:rPr>
          <w:t>R</w:t>
        </w:r>
        <w:r w:rsidRPr="00E77497">
          <w:t xml:space="preserve"> be this RegExp object.</w:t>
        </w:r>
      </w:ins>
    </w:p>
    <w:p w14:paraId="0C1B0B24" w14:textId="77777777" w:rsidR="00134DAD" w:rsidRPr="00E77497" w:rsidRDefault="00134DAD" w:rsidP="00134DAD">
      <w:pPr>
        <w:pStyle w:val="Alg4"/>
        <w:numPr>
          <w:ilvl w:val="0"/>
          <w:numId w:val="324"/>
        </w:numPr>
        <w:contextualSpacing/>
        <w:rPr>
          <w:ins w:id="23730" w:author="Rev 7 Allen Wirfs-Brock" w:date="2012-04-10T12:58:00Z"/>
        </w:rPr>
      </w:pPr>
      <w:ins w:id="23731" w:author="Rev 7 Allen Wirfs-Brock" w:date="2012-04-10T12:58:00Z">
        <w:r>
          <w:t>ReturnIfAbrupt(</w:t>
        </w:r>
        <w:r>
          <w:rPr>
            <w:i/>
          </w:rPr>
          <w:t>R</w:t>
        </w:r>
        <w:r>
          <w:t>).</w:t>
        </w:r>
      </w:ins>
    </w:p>
    <w:p w14:paraId="04872844" w14:textId="77777777" w:rsidR="00134DAD" w:rsidRDefault="00134DAD" w:rsidP="00134DAD">
      <w:pPr>
        <w:pStyle w:val="Alg4"/>
        <w:numPr>
          <w:ilvl w:val="0"/>
          <w:numId w:val="324"/>
        </w:numPr>
        <w:rPr>
          <w:ins w:id="23732" w:author="Rev 7 Allen Wirfs-Brock" w:date="2012-04-10T12:58:00Z"/>
        </w:rPr>
      </w:pPr>
      <w:ins w:id="23733" w:author="Rev 7 Allen Wirfs-Brock" w:date="2012-04-10T12:58:00Z">
        <w:r w:rsidRPr="00E77497">
          <w:t xml:space="preserve">Let </w:t>
        </w:r>
        <w:r w:rsidRPr="00E77497">
          <w:rPr>
            <w:i/>
          </w:rPr>
          <w:t>S</w:t>
        </w:r>
        <w:r w:rsidRPr="00E77497">
          <w:t xml:space="preserve"> be the value of ToString(</w:t>
        </w:r>
        <w:r w:rsidRPr="00E77497">
          <w:rPr>
            <w:i/>
          </w:rPr>
          <w:t>string</w:t>
        </w:r>
        <w:r w:rsidRPr="00E77497">
          <w:t>)</w:t>
        </w:r>
      </w:ins>
    </w:p>
    <w:p w14:paraId="5020776B" w14:textId="77777777" w:rsidR="00134DAD" w:rsidRDefault="00134DAD" w:rsidP="00134DAD">
      <w:pPr>
        <w:pStyle w:val="Alg4"/>
        <w:numPr>
          <w:ilvl w:val="0"/>
          <w:numId w:val="324"/>
        </w:numPr>
        <w:rPr>
          <w:ins w:id="23734" w:author="Rev 7 Allen Wirfs-Brock" w:date="2012-04-10T12:58:00Z"/>
        </w:rPr>
      </w:pPr>
      <w:ins w:id="23735" w:author="Rev 7 Allen Wirfs-Brock" w:date="2012-04-10T12:58:00Z">
        <w:r>
          <w:t>ReturnIfAbrupt(</w:t>
        </w:r>
        <w:r>
          <w:rPr>
            <w:i/>
          </w:rPr>
          <w:t>S</w:t>
        </w:r>
        <w:r>
          <w:t>).</w:t>
        </w:r>
      </w:ins>
    </w:p>
    <w:p w14:paraId="08921EFD" w14:textId="77777777"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w:t>
      </w:r>
      <w:ins w:id="23736" w:author="Rev 7 Allen Wirfs-Brock" w:date="2012-04-10T13:00:00Z">
        <w:r w:rsidR="00134DAD">
          <w:t xml:space="preserve"> the</w:t>
        </w:r>
      </w:ins>
      <w:r w:rsidRPr="00E77497">
        <w:t xml:space="preserve"> </w:t>
      </w:r>
      <w:ins w:id="23737" w:author="Rev 7 Allen Wirfs-Brock" w:date="2012-04-10T12:59:00Z">
        <w:r w:rsidR="00134DAD">
          <w:t xml:space="preserve">RegExpExec abstraction operation with arguments </w:t>
        </w:r>
        <w:r w:rsidR="00134DAD" w:rsidRPr="00134DAD">
          <w:rPr>
            <w:i/>
          </w:rPr>
          <w:t>R</w:t>
        </w:r>
        <w:r w:rsidR="00134DAD">
          <w:t xml:space="preserve"> and </w:t>
        </w:r>
        <w:r w:rsidR="00134DAD" w:rsidRPr="00134DAD">
          <w:rPr>
            <w:i/>
          </w:rPr>
          <w:t>S</w:t>
        </w:r>
      </w:ins>
      <w:del w:id="23738" w:author="Rev 7 Allen Wirfs-Brock" w:date="2012-04-10T12:59:00Z">
        <w:r w:rsidRPr="00E77497" w:rsidDel="00134DAD">
          <w:delText xml:space="preserve">evaluating the </w:delText>
        </w:r>
        <w:r w:rsidRPr="00E77497" w:rsidDel="00134DAD">
          <w:rPr>
            <w:rFonts w:ascii="Courier New" w:hAnsi="Courier New" w:cs="Courier New"/>
            <w:b/>
          </w:rPr>
          <w:delText>RegExp.prototype.exec</w:delText>
        </w:r>
        <w:r w:rsidRPr="00E77497" w:rsidDel="00134DAD">
          <w:delText xml:space="preserve"> (15.10.6.2) algorithm upon this RegExp object using </w:delText>
        </w:r>
        <w:r w:rsidRPr="00E77497" w:rsidDel="00134DAD">
          <w:rPr>
            <w:i/>
          </w:rPr>
          <w:delText>string</w:delText>
        </w:r>
        <w:r w:rsidRPr="00E77497" w:rsidDel="00134DAD">
          <w:delText xml:space="preserve"> as the argument</w:delText>
        </w:r>
      </w:del>
      <w:r w:rsidRPr="00E77497">
        <w:t>.</w:t>
      </w:r>
    </w:p>
    <w:p w14:paraId="68BB7E97" w14:textId="77777777" w:rsidR="00134DAD" w:rsidRDefault="00134DAD" w:rsidP="00134DAD">
      <w:pPr>
        <w:pStyle w:val="Alg4"/>
        <w:numPr>
          <w:ilvl w:val="0"/>
          <w:numId w:val="324"/>
        </w:numPr>
        <w:rPr>
          <w:ins w:id="23739" w:author="Rev 7 Allen Wirfs-Brock" w:date="2012-04-10T13:00:00Z"/>
        </w:rPr>
      </w:pPr>
      <w:ins w:id="23740" w:author="Rev 7 Allen Wirfs-Brock" w:date="2012-04-10T13:00:00Z">
        <w:r>
          <w:t>ReturnIfAbrupt(</w:t>
        </w:r>
        <w:r>
          <w:rPr>
            <w:i/>
          </w:rPr>
          <w:t>match</w:t>
        </w:r>
        <w:r>
          <w:t>).</w:t>
        </w:r>
      </w:ins>
    </w:p>
    <w:p w14:paraId="7BF446E9" w14:textId="77777777"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null, then return </w:t>
      </w:r>
      <w:r w:rsidRPr="00E77497">
        <w:rPr>
          <w:b/>
        </w:rPr>
        <w:t>true</w:t>
      </w:r>
      <w:r w:rsidRPr="00E77497">
        <w:t xml:space="preserve">; else return </w:t>
      </w:r>
      <w:r w:rsidRPr="00E77497">
        <w:rPr>
          <w:b/>
        </w:rPr>
        <w:t>false</w:t>
      </w:r>
      <w:r w:rsidRPr="00E77497">
        <w:t>.</w:t>
      </w:r>
    </w:p>
    <w:p w14:paraId="6551539A" w14:textId="77777777" w:rsidR="004C02EF" w:rsidRPr="00E77497" w:rsidRDefault="004C02EF" w:rsidP="004C02EF">
      <w:pPr>
        <w:pStyle w:val="40"/>
        <w:numPr>
          <w:ilvl w:val="0"/>
          <w:numId w:val="0"/>
        </w:numPr>
      </w:pPr>
      <w:r w:rsidRPr="00E77497">
        <w:t>15.10.6.4</w:t>
      </w:r>
      <w:r w:rsidRPr="00E77497">
        <w:tab/>
        <w:t>RegExp.prototype.toString()</w:t>
      </w:r>
    </w:p>
    <w:p w14:paraId="7C0117A1" w14:textId="77777777" w:rsidR="004C02EF" w:rsidRPr="00E77497" w:rsidRDefault="004C02EF" w:rsidP="004C02EF">
      <w:pPr>
        <w:rPr>
          <w:rFonts w:ascii="Courier New" w:hAnsi="Courier New"/>
          <w:b/>
        </w:rPr>
      </w:pPr>
      <w:commentRangeStart w:id="23741"/>
      <w:r w:rsidRPr="00E77497">
        <w:t xml:space="preserve">Return the String value formed by concatenating the Strings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the String value of the </w:t>
      </w:r>
      <w:r w:rsidRPr="00E77497">
        <w:rPr>
          <w:b/>
        </w:rPr>
        <w:t>source</w:t>
      </w:r>
      <w:r w:rsidRPr="00E77497">
        <w:t xml:space="preserve"> property of this RegExp object, and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plus </w:t>
      </w:r>
      <w:r w:rsidRPr="00E77497">
        <w:rPr>
          <w:rFonts w:ascii="Courier New" w:hAnsi="Courier New"/>
          <w:sz w:val="18"/>
        </w:rPr>
        <w:t>"</w:t>
      </w:r>
      <w:r w:rsidRPr="00E77497">
        <w:rPr>
          <w:rFonts w:ascii="Courier New" w:hAnsi="Courier New"/>
          <w:b/>
        </w:rPr>
        <w:t>g</w:t>
      </w:r>
      <w:r w:rsidRPr="00E77497">
        <w:rPr>
          <w:rFonts w:ascii="Courier New" w:hAnsi="Courier New"/>
          <w:sz w:val="18"/>
        </w:rPr>
        <w:t>"</w:t>
      </w:r>
      <w:r w:rsidRPr="00E77497">
        <w:t xml:space="preserve"> if the </w:t>
      </w:r>
      <w:r w:rsidRPr="00E77497">
        <w:rPr>
          <w:rFonts w:ascii="Courier New" w:hAnsi="Courier New"/>
          <w:b/>
        </w:rPr>
        <w:t>global</w:t>
      </w:r>
      <w:r w:rsidRPr="00E77497">
        <w:t xml:space="preserve"> property is </w:t>
      </w:r>
      <w:r w:rsidRPr="00E77497">
        <w:rPr>
          <w:b/>
        </w:rPr>
        <w:t>true</w:t>
      </w:r>
      <w:r w:rsidRPr="00E77497">
        <w:t xml:space="preserve">, </w:t>
      </w:r>
      <w:r w:rsidRPr="00E77497">
        <w:rPr>
          <w:rFonts w:ascii="Courier New" w:hAnsi="Courier New"/>
          <w:sz w:val="18"/>
        </w:rPr>
        <w:t>"</w:t>
      </w:r>
      <w:r w:rsidRPr="00E77497">
        <w:rPr>
          <w:rFonts w:ascii="Courier New" w:hAnsi="Courier New"/>
          <w:b/>
        </w:rPr>
        <w:t>i</w:t>
      </w:r>
      <w:r w:rsidRPr="00E77497">
        <w:rPr>
          <w:rFonts w:ascii="Courier New" w:hAnsi="Courier New"/>
          <w:sz w:val="18"/>
        </w:rPr>
        <w:t>"</w:t>
      </w:r>
      <w:r w:rsidRPr="00E77497">
        <w:t xml:space="preserve"> if the </w:t>
      </w:r>
      <w:r w:rsidRPr="00E77497">
        <w:rPr>
          <w:rFonts w:ascii="Courier New" w:hAnsi="Courier New"/>
          <w:b/>
        </w:rPr>
        <w:t>ignoreCase</w:t>
      </w:r>
      <w:r w:rsidRPr="00E77497">
        <w:t xml:space="preserve"> property is </w:t>
      </w:r>
      <w:r w:rsidRPr="00E77497">
        <w:rPr>
          <w:b/>
        </w:rPr>
        <w:t>true</w:t>
      </w:r>
      <w:r w:rsidRPr="00E77497">
        <w:t xml:space="preserve">, and </w:t>
      </w:r>
      <w:r w:rsidRPr="00E77497">
        <w:rPr>
          <w:rFonts w:ascii="Courier New" w:hAnsi="Courier New"/>
          <w:sz w:val="18"/>
        </w:rPr>
        <w:t>"</w:t>
      </w:r>
      <w:r w:rsidRPr="00E77497">
        <w:rPr>
          <w:rFonts w:ascii="Courier New" w:hAnsi="Courier New"/>
          <w:b/>
        </w:rPr>
        <w:t>m</w:t>
      </w:r>
      <w:r w:rsidRPr="00E77497">
        <w:rPr>
          <w:rFonts w:ascii="Courier New" w:hAnsi="Courier New"/>
          <w:sz w:val="18"/>
        </w:rPr>
        <w:t>"</w:t>
      </w:r>
      <w:r w:rsidRPr="00E77497">
        <w:t xml:space="preserve"> if the </w:t>
      </w:r>
      <w:r w:rsidRPr="00E77497">
        <w:rPr>
          <w:rFonts w:ascii="Courier New" w:hAnsi="Courier New"/>
          <w:b/>
        </w:rPr>
        <w:t>multiline</w:t>
      </w:r>
      <w:r w:rsidRPr="00E77497">
        <w:t xml:space="preserve"> property is </w:t>
      </w:r>
      <w:r w:rsidRPr="00E77497">
        <w:rPr>
          <w:b/>
        </w:rPr>
        <w:t>true</w:t>
      </w:r>
      <w:r w:rsidRPr="00E77497">
        <w:rPr>
          <w:rFonts w:ascii="Courier New" w:hAnsi="Courier New"/>
          <w:b/>
        </w:rPr>
        <w:t>.</w:t>
      </w:r>
      <w:commentRangeEnd w:id="23741"/>
      <w:r w:rsidR="00134DAD">
        <w:rPr>
          <w:rStyle w:val="af4"/>
        </w:rPr>
        <w:commentReference w:id="23741"/>
      </w:r>
    </w:p>
    <w:p w14:paraId="50F46FC7" w14:textId="77777777"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4C70FB89" w14:textId="77777777" w:rsidR="004C02EF" w:rsidRPr="004D1BD1" w:rsidRDefault="004C02EF" w:rsidP="00F710D2">
      <w:pPr>
        <w:pStyle w:val="30"/>
        <w:numPr>
          <w:ilvl w:val="0"/>
          <w:numId w:val="0"/>
        </w:numPr>
      </w:pPr>
      <w:bookmarkStart w:id="23742" w:name="_Toc417706286"/>
      <w:bookmarkStart w:id="23743" w:name="_Toc432237651"/>
      <w:bookmarkStart w:id="23744" w:name="_Toc432984860"/>
      <w:bookmarkStart w:id="23745" w:name="_Toc472818961"/>
      <w:bookmarkStart w:id="23746" w:name="_Toc235503539"/>
      <w:bookmarkStart w:id="23747" w:name="_Toc241509314"/>
      <w:bookmarkStart w:id="23748" w:name="_Toc244416801"/>
      <w:bookmarkStart w:id="23749" w:name="_Toc276631165"/>
      <w:bookmarkStart w:id="23750" w:name="_Toc323907796"/>
      <w:r w:rsidRPr="004D1BD1">
        <w:t>15.10.7</w:t>
      </w:r>
      <w:r w:rsidRPr="004D1BD1">
        <w:tab/>
        <w:t>Properties of RegExp Instances</w:t>
      </w:r>
      <w:bookmarkEnd w:id="23742"/>
      <w:bookmarkEnd w:id="23743"/>
      <w:bookmarkEnd w:id="23744"/>
      <w:bookmarkEnd w:id="23745"/>
      <w:bookmarkEnd w:id="23746"/>
      <w:bookmarkEnd w:id="23747"/>
      <w:bookmarkEnd w:id="23748"/>
      <w:bookmarkEnd w:id="23749"/>
      <w:bookmarkEnd w:id="23750"/>
    </w:p>
    <w:p w14:paraId="256E933C" w14:textId="77777777" w:rsidR="004C02EF" w:rsidRPr="00E77497" w:rsidRDefault="004C02EF" w:rsidP="004C02EF">
      <w:r w:rsidRPr="008B7F6F">
        <w:t xml:space="preserve">RegExp instances inherit properties from the RegExp prototype object and </w:t>
      </w:r>
      <w:del w:id="23751" w:author="Allen Wirfs-Brock" w:date="2011-07-02T14:36:00Z">
        <w:r w:rsidRPr="006B6D0A" w:rsidDel="00736F7F">
          <w:delText xml:space="preserve">their </w:delText>
        </w:r>
      </w:del>
      <w:ins w:id="23752" w:author="Allen Wirfs-Brock" w:date="2011-07-02T14:36:00Z">
        <w:r w:rsidR="00736F7F" w:rsidRPr="006B6D0A">
          <w:t xml:space="preserve">have a </w:t>
        </w:r>
      </w:ins>
      <w:r w:rsidRPr="006B6D0A">
        <w:t>[[</w:t>
      </w:r>
      <w:del w:id="23753" w:author="Allen Wirfs-Brock" w:date="2011-07-02T14:36:00Z">
        <w:r w:rsidRPr="00E65A34" w:rsidDel="00736F7F">
          <w:delText>Class</w:delText>
        </w:r>
      </w:del>
      <w:ins w:id="23754" w:author="Allen Wirfs-Brock" w:date="2011-07-02T14:36:00Z">
        <w:del w:id="23755" w:author="Rev 3 Allen Wirfs-Brock" w:date="2011-09-08T14:57:00Z">
          <w:r w:rsidR="00736F7F" w:rsidRPr="00546435" w:rsidDel="00BA3B3B">
            <w:delText>IsRegExp</w:delText>
          </w:r>
        </w:del>
      </w:ins>
      <w:ins w:id="23756" w:author="Rev 3 Allen Wirfs-Brock" w:date="2011-09-08T14:57:00Z">
        <w:r w:rsidR="00BA3B3B" w:rsidRPr="00A67AF2">
          <w:t>NativeBrand</w:t>
        </w:r>
      </w:ins>
      <w:r w:rsidRPr="00A67AF2">
        <w:t>]] internal property</w:t>
      </w:r>
      <w:ins w:id="23757" w:author="Rev 3 Allen Wirfs-Brock" w:date="2011-09-08T14:56:00Z">
        <w:r w:rsidR="00BA3B3B" w:rsidRPr="00A67AF2">
          <w:t xml:space="preserve"> whose value is NativeRegExp</w:t>
        </w:r>
      </w:ins>
      <w:del w:id="23758" w:author="Allen Wirfs-Brock" w:date="2011-07-02T14:36:00Z">
        <w:r w:rsidRPr="00B820AB" w:rsidDel="00736F7F">
          <w:delText xml:space="preserve"> value is </w:delText>
        </w:r>
        <w:r w:rsidRPr="00675B74" w:rsidDel="00736F7F">
          <w:rPr>
            <w:rFonts w:ascii="Courier New" w:hAnsi="Courier New" w:cs="Courier New"/>
            <w:b/>
          </w:rPr>
          <w:delText>"RegExp"</w:delText>
        </w:r>
      </w:del>
      <w:r w:rsidRPr="00E77497">
        <w:t xml:space="preserve">. RegExp instances also have a [[Match]] internal property and a </w:t>
      </w:r>
      <w:r w:rsidRPr="00E77497">
        <w:rPr>
          <w:rFonts w:ascii="Courier New" w:hAnsi="Courier New"/>
          <w:b/>
        </w:rPr>
        <w:t>length</w:t>
      </w:r>
      <w:r w:rsidRPr="00E77497">
        <w:t xml:space="preserve"> property.</w:t>
      </w:r>
    </w:p>
    <w:p w14:paraId="1E131DD2" w14:textId="77777777" w:rsidR="004C02EF" w:rsidRPr="00E77497" w:rsidRDefault="004C02EF" w:rsidP="004C02EF">
      <w:r w:rsidRPr="00E77497">
        <w:t xml:space="preserve">The value of the [[Match]] internal property is an implementation dependent representation of the </w:t>
      </w:r>
      <w:r w:rsidRPr="00E77497">
        <w:rPr>
          <w:rFonts w:ascii="Times New Roman" w:hAnsi="Times New Roman"/>
          <w:i/>
        </w:rPr>
        <w:t>Pattern</w:t>
      </w:r>
      <w:r w:rsidRPr="00E77497">
        <w:t xml:space="preserve"> of the RegExp object.</w:t>
      </w:r>
    </w:p>
    <w:p w14:paraId="5E6BBD88" w14:textId="77777777" w:rsidR="004C02EF" w:rsidRPr="00E77497" w:rsidRDefault="004C02EF" w:rsidP="004C02EF">
      <w:r w:rsidRPr="00E77497">
        <w:t>RegExp instances also have the following properties.</w:t>
      </w:r>
    </w:p>
    <w:p w14:paraId="6652E5BE" w14:textId="77777777" w:rsidR="004C02EF" w:rsidRPr="00E77497" w:rsidRDefault="004C02EF" w:rsidP="004C02EF">
      <w:pPr>
        <w:pStyle w:val="40"/>
        <w:numPr>
          <w:ilvl w:val="0"/>
          <w:numId w:val="0"/>
        </w:numPr>
      </w:pPr>
      <w:r w:rsidRPr="00E77497">
        <w:t>15.10.7.1</w:t>
      </w:r>
      <w:r w:rsidRPr="00E77497">
        <w:tab/>
        <w:t>source</w:t>
      </w:r>
    </w:p>
    <w:p w14:paraId="154493FA" w14:textId="77777777" w:rsidR="004C02EF" w:rsidRPr="00E77497" w:rsidRDefault="004C02EF" w:rsidP="004C02EF">
      <w:r w:rsidRPr="00E77497">
        <w:t xml:space="preserve">The value of the </w:t>
      </w:r>
      <w:r w:rsidRPr="00E77497">
        <w:rPr>
          <w:rFonts w:ascii="Courier New" w:hAnsi="Courier New"/>
          <w:b/>
        </w:rPr>
        <w:t>source</w:t>
      </w:r>
      <w:r w:rsidRPr="00E77497">
        <w:t xml:space="preserve"> property is a String in the form of a </w:t>
      </w:r>
      <w:r w:rsidRPr="00E77497">
        <w:rPr>
          <w:rStyle w:val="bnf"/>
        </w:rPr>
        <w:t>Pattern</w:t>
      </w:r>
      <w:r w:rsidRPr="00E77497">
        <w:t xml:space="preserve"> representing the current regular expression.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02ED8B28" w14:textId="77777777" w:rsidR="004C02EF" w:rsidRPr="00E77497" w:rsidRDefault="004C02EF" w:rsidP="004C02EF">
      <w:pPr>
        <w:pStyle w:val="40"/>
        <w:numPr>
          <w:ilvl w:val="0"/>
          <w:numId w:val="0"/>
        </w:numPr>
      </w:pPr>
      <w:r w:rsidRPr="00E77497">
        <w:t>15.10.7.2</w:t>
      </w:r>
      <w:r w:rsidRPr="00E77497">
        <w:tab/>
        <w:t>global</w:t>
      </w:r>
    </w:p>
    <w:p w14:paraId="6E002CE2" w14:textId="77777777" w:rsidR="004C02EF" w:rsidRPr="00E77497" w:rsidRDefault="004C02EF" w:rsidP="004C02EF">
      <w:r w:rsidRPr="00E77497">
        <w:t xml:space="preserve">The value of the </w:t>
      </w:r>
      <w:r w:rsidRPr="00E77497">
        <w:rPr>
          <w:rFonts w:ascii="Courier New" w:hAnsi="Courier New"/>
          <w:b/>
        </w:rPr>
        <w:t>global</w:t>
      </w:r>
      <w:r w:rsidRPr="00E77497">
        <w:t xml:space="preserve"> property is a Boolean value indicating whether the flags contained the character </w:t>
      </w:r>
      <w:r w:rsidRPr="00E77497">
        <w:rPr>
          <w:rFonts w:ascii="Courier New" w:hAnsi="Courier New"/>
          <w:b/>
        </w:rPr>
        <w:t>“g”</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17C6D284" w14:textId="77777777" w:rsidR="004C02EF" w:rsidRPr="00E77497" w:rsidRDefault="004C02EF" w:rsidP="004C02EF">
      <w:pPr>
        <w:pStyle w:val="40"/>
        <w:numPr>
          <w:ilvl w:val="0"/>
          <w:numId w:val="0"/>
        </w:numPr>
      </w:pPr>
      <w:bookmarkStart w:id="23759" w:name="_Ref408723499"/>
      <w:r w:rsidRPr="00E77497">
        <w:t>15.10.7.3</w:t>
      </w:r>
      <w:r w:rsidRPr="00E77497">
        <w:tab/>
        <w:t>ignoreCase</w:t>
      </w:r>
      <w:bookmarkEnd w:id="23759"/>
    </w:p>
    <w:p w14:paraId="4186D876" w14:textId="77777777" w:rsidR="004C02EF" w:rsidRPr="00E77497" w:rsidRDefault="004C02EF" w:rsidP="004C02EF">
      <w:r w:rsidRPr="00E77497">
        <w:t xml:space="preserve">The value of the </w:t>
      </w:r>
      <w:r w:rsidRPr="00E77497">
        <w:rPr>
          <w:rFonts w:ascii="Courier New" w:hAnsi="Courier New"/>
          <w:b/>
        </w:rPr>
        <w:t>ignoreCase</w:t>
      </w:r>
      <w:r w:rsidRPr="00E77497">
        <w:t xml:space="preserve"> property is a Boolean value indicating whether the flags contained the character </w:t>
      </w:r>
      <w:r w:rsidRPr="00E77497">
        <w:rPr>
          <w:rFonts w:ascii="Courier New" w:hAnsi="Courier New"/>
          <w:b/>
        </w:rPr>
        <w:t>“i”</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6D2AFDC8" w14:textId="77777777" w:rsidR="004C02EF" w:rsidRPr="00E77497" w:rsidRDefault="004C02EF" w:rsidP="004C02EF">
      <w:pPr>
        <w:pStyle w:val="40"/>
        <w:numPr>
          <w:ilvl w:val="0"/>
          <w:numId w:val="0"/>
        </w:numPr>
      </w:pPr>
      <w:r w:rsidRPr="00E77497">
        <w:t>15.10.7.4</w:t>
      </w:r>
      <w:r w:rsidRPr="00E77497">
        <w:tab/>
        <w:t>multiline</w:t>
      </w:r>
    </w:p>
    <w:p w14:paraId="2556D679" w14:textId="77777777" w:rsidR="004C02EF" w:rsidRPr="00E77497" w:rsidRDefault="004C02EF" w:rsidP="004C02EF">
      <w:r w:rsidRPr="00E77497">
        <w:t xml:space="preserve">The value of the </w:t>
      </w:r>
      <w:r w:rsidRPr="00E77497">
        <w:rPr>
          <w:rFonts w:ascii="Courier New" w:hAnsi="Courier New"/>
          <w:b/>
        </w:rPr>
        <w:t>multiline</w:t>
      </w:r>
      <w:r w:rsidRPr="00E77497">
        <w:t xml:space="preserve"> property is a Boolean value indicating whether the flags contained the character </w:t>
      </w:r>
      <w:r w:rsidRPr="00E77497">
        <w:rPr>
          <w:rFonts w:ascii="Courier New" w:hAnsi="Courier New"/>
          <w:b/>
        </w:rPr>
        <w:t>“m”</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0F6E9A54" w14:textId="77777777" w:rsidR="004C02EF" w:rsidRPr="00E77497" w:rsidRDefault="004C02EF" w:rsidP="004C02EF">
      <w:pPr>
        <w:pStyle w:val="40"/>
        <w:numPr>
          <w:ilvl w:val="0"/>
          <w:numId w:val="0"/>
        </w:numPr>
      </w:pPr>
      <w:bookmarkStart w:id="23760" w:name="_Ref408723429"/>
      <w:r w:rsidRPr="00E77497">
        <w:t>15.10.7.5</w:t>
      </w:r>
      <w:r w:rsidRPr="00E77497">
        <w:tab/>
        <w:t>lastIndex</w:t>
      </w:r>
      <w:bookmarkEnd w:id="23760"/>
    </w:p>
    <w:p w14:paraId="21234F1A" w14:textId="77777777"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629E4FF7" w14:textId="77777777"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6E6EA76C" w14:textId="77777777" w:rsidR="004C02EF" w:rsidRPr="00675B74" w:rsidRDefault="004C02EF" w:rsidP="00F710D2">
      <w:pPr>
        <w:pStyle w:val="20"/>
        <w:numPr>
          <w:ilvl w:val="0"/>
          <w:numId w:val="0"/>
        </w:numPr>
      </w:pPr>
      <w:bookmarkStart w:id="23761" w:name="_Toc449970607"/>
      <w:bookmarkStart w:id="23762" w:name="_Ref456011623"/>
      <w:bookmarkStart w:id="23763" w:name="_Ref457710787"/>
      <w:bookmarkStart w:id="23764" w:name="_Ref457792928"/>
      <w:bookmarkStart w:id="23765" w:name="_Toc472818962"/>
      <w:bookmarkStart w:id="23766" w:name="_Toc235503540"/>
      <w:bookmarkStart w:id="23767" w:name="_Toc241509315"/>
      <w:bookmarkStart w:id="23768" w:name="_Toc244416802"/>
      <w:bookmarkStart w:id="23769" w:name="_Toc276631166"/>
      <w:bookmarkStart w:id="23770" w:name="_Toc323907797"/>
      <w:r w:rsidRPr="00675B74">
        <w:t>15.11</w:t>
      </w:r>
      <w:r w:rsidRPr="00675B74">
        <w:tab/>
        <w:t>Error Objects</w:t>
      </w:r>
      <w:bookmarkEnd w:id="23761"/>
      <w:bookmarkEnd w:id="23762"/>
      <w:bookmarkEnd w:id="23763"/>
      <w:bookmarkEnd w:id="23764"/>
      <w:bookmarkEnd w:id="23765"/>
      <w:bookmarkEnd w:id="23766"/>
      <w:bookmarkEnd w:id="23767"/>
      <w:bookmarkEnd w:id="23768"/>
      <w:bookmarkEnd w:id="23769"/>
      <w:bookmarkEnd w:id="23770"/>
    </w:p>
    <w:p w14:paraId="2619BB45" w14:textId="77777777" w:rsidR="004C02EF" w:rsidRPr="00E77497" w:rsidRDefault="004C02EF" w:rsidP="004C02EF">
      <w:bookmarkStart w:id="23771" w:name="_Toc449970608"/>
      <w:bookmarkStart w:id="23772" w:name="_Ref456002936"/>
      <w:r w:rsidRPr="00E77497">
        <w:t>Instances of Error objects are thrown as exceptions when runtime errors occur. The Error objects may also serve as base objects for user-defined exception classes.</w:t>
      </w:r>
    </w:p>
    <w:p w14:paraId="4432023C" w14:textId="77777777" w:rsidR="004C02EF" w:rsidRPr="00E77497" w:rsidRDefault="004C02EF" w:rsidP="00F710D2">
      <w:pPr>
        <w:pStyle w:val="30"/>
        <w:numPr>
          <w:ilvl w:val="0"/>
          <w:numId w:val="0"/>
        </w:numPr>
      </w:pPr>
      <w:bookmarkStart w:id="23773" w:name="_Ref464292699"/>
      <w:bookmarkStart w:id="23774" w:name="_Toc472818963"/>
      <w:bookmarkStart w:id="23775" w:name="_Toc235503541"/>
      <w:bookmarkStart w:id="23776" w:name="_Toc241509316"/>
      <w:bookmarkStart w:id="23777" w:name="_Toc244416803"/>
      <w:bookmarkStart w:id="23778" w:name="_Toc276631167"/>
      <w:bookmarkStart w:id="23779" w:name="_Toc323907798"/>
      <w:r w:rsidRPr="00E77497">
        <w:t>15.11.1</w:t>
      </w:r>
      <w:r w:rsidRPr="00E77497">
        <w:tab/>
        <w:t>The Error Constructor Called as a Function</w:t>
      </w:r>
      <w:bookmarkEnd w:id="23771"/>
      <w:bookmarkEnd w:id="23772"/>
      <w:bookmarkEnd w:id="23773"/>
      <w:bookmarkEnd w:id="23774"/>
      <w:bookmarkEnd w:id="23775"/>
      <w:bookmarkEnd w:id="23776"/>
      <w:bookmarkEnd w:id="23777"/>
      <w:bookmarkEnd w:id="23778"/>
      <w:bookmarkEnd w:id="23779"/>
    </w:p>
    <w:p w14:paraId="4D8C8C2A" w14:textId="77777777" w:rsidR="004C02EF" w:rsidRPr="00E77497" w:rsidRDefault="004C02EF" w:rsidP="004C02EF">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p>
    <w:p w14:paraId="23EA1554" w14:textId="77777777" w:rsidR="004C02EF" w:rsidRPr="00E77497" w:rsidRDefault="004C02EF" w:rsidP="004C02EF">
      <w:pPr>
        <w:pStyle w:val="40"/>
        <w:numPr>
          <w:ilvl w:val="0"/>
          <w:numId w:val="0"/>
        </w:numPr>
      </w:pPr>
      <w:r w:rsidRPr="00E77497">
        <w:t>15.11.1.1</w:t>
      </w:r>
      <w:r w:rsidRPr="00E77497">
        <w:tab/>
        <w:t>Error (message)</w:t>
      </w:r>
    </w:p>
    <w:p w14:paraId="66410AD5" w14:textId="77777777" w:rsidR="004C02EF" w:rsidRPr="00E77497" w:rsidRDefault="004C02EF" w:rsidP="004C02EF">
      <w:bookmarkStart w:id="23780" w:name="_Toc449970609"/>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68498CFB" w14:textId="77777777" w:rsidR="004C02EF" w:rsidRPr="00E77497" w:rsidRDefault="004C02EF" w:rsidP="004C02EF">
      <w:r w:rsidRPr="00E77497">
        <w:t xml:space="preserve">The </w:t>
      </w:r>
      <w:del w:id="23781" w:author="Allen Wirfs-Brock" w:date="2011-07-02T14:37:00Z">
        <w:r w:rsidRPr="00E77497" w:rsidDel="00736F7F">
          <w:delText xml:space="preserve">[[Class]] internal property of the </w:delText>
        </w:r>
      </w:del>
      <w:r w:rsidRPr="00E77497">
        <w:t xml:space="preserve">newly constructed object </w:t>
      </w:r>
      <w:del w:id="23782" w:author="Allen Wirfs-Brock" w:date="2011-07-02T14:38:00Z">
        <w:r w:rsidRPr="00E77497" w:rsidDel="00736F7F">
          <w:delText xml:space="preserve">is </w:delText>
        </w:r>
      </w:del>
      <w:del w:id="23783" w:author="Allen Wirfs-Brock" w:date="2011-07-02T14:37:00Z">
        <w:r w:rsidRPr="00E77497" w:rsidDel="00736F7F">
          <w:delText xml:space="preserve">set to </w:delText>
        </w:r>
        <w:r w:rsidRPr="00E77497" w:rsidDel="00736F7F">
          <w:rPr>
            <w:rFonts w:ascii="Courier New" w:hAnsi="Courier New"/>
            <w:b/>
          </w:rPr>
          <w:delText>"Error"</w:delText>
        </w:r>
      </w:del>
      <w:ins w:id="23784" w:author="Allen Wirfs-Brock" w:date="2011-07-02T14:37:00Z">
        <w:r w:rsidR="00736F7F" w:rsidRPr="00E77497">
          <w:t>has a</w:t>
        </w:r>
        <w:del w:id="23785" w:author="Rev 3 Allen Wirfs-Brock" w:date="2011-09-08T14:58:00Z">
          <w:r w:rsidR="00736F7F" w:rsidRPr="00E77497" w:rsidDel="00BA3B3B">
            <w:delText>n</w:delText>
          </w:r>
        </w:del>
        <w:r w:rsidR="00736F7F" w:rsidRPr="00E77497">
          <w:t xml:space="preserve"> [[</w:t>
        </w:r>
        <w:del w:id="23786" w:author="Rev 3 Allen Wirfs-Brock" w:date="2011-09-08T14:58:00Z">
          <w:r w:rsidR="00736F7F" w:rsidRPr="00E77497" w:rsidDel="00BA3B3B">
            <w:delText>IsError</w:delText>
          </w:r>
        </w:del>
      </w:ins>
      <w:ins w:id="23787" w:author="Rev 3 Allen Wirfs-Brock" w:date="2011-09-08T14:58:00Z">
        <w:r w:rsidR="00BA3B3B" w:rsidRPr="00E77497">
          <w:t>NativeBrand</w:t>
        </w:r>
      </w:ins>
      <w:ins w:id="23788" w:author="Allen Wirfs-Brock" w:date="2011-07-02T14:37:00Z">
        <w:r w:rsidR="00736F7F" w:rsidRPr="00E77497">
          <w:t>]] internal property</w:t>
        </w:r>
      </w:ins>
      <w:ins w:id="23789" w:author="Rev 3 Allen Wirfs-Brock" w:date="2011-09-08T14:58:00Z">
        <w:r w:rsidR="00BA3B3B" w:rsidRPr="00E77497">
          <w:t xml:space="preserve"> whose value is NativeError</w:t>
        </w:r>
      </w:ins>
      <w:r w:rsidRPr="00E77497">
        <w:t>.</w:t>
      </w:r>
    </w:p>
    <w:p w14:paraId="68B25FD5"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1E1368BD" w14:textId="77777777" w:rsidR="004C02EF" w:rsidRPr="00E77497" w:rsidRDefault="004C02EF" w:rsidP="004C02EF">
      <w:bookmarkStart w:id="23790" w:name="_Ref456002941"/>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69A5E5E3" w14:textId="77777777" w:rsidR="004C02EF" w:rsidRPr="00E77497" w:rsidRDefault="004C02EF" w:rsidP="00F710D2">
      <w:pPr>
        <w:pStyle w:val="30"/>
        <w:numPr>
          <w:ilvl w:val="0"/>
          <w:numId w:val="0"/>
        </w:numPr>
      </w:pPr>
      <w:bookmarkStart w:id="23791" w:name="_Ref464292724"/>
      <w:bookmarkStart w:id="23792" w:name="_Toc472818964"/>
      <w:bookmarkStart w:id="23793" w:name="_Toc235503542"/>
      <w:bookmarkStart w:id="23794" w:name="_Toc241509317"/>
      <w:bookmarkStart w:id="23795" w:name="_Toc244416804"/>
      <w:bookmarkStart w:id="23796" w:name="_Toc276631168"/>
      <w:bookmarkStart w:id="23797" w:name="_Toc323907799"/>
      <w:r w:rsidRPr="00E77497">
        <w:t>15.11.2</w:t>
      </w:r>
      <w:r w:rsidRPr="00E77497">
        <w:tab/>
        <w:t>The Error Constructor</w:t>
      </w:r>
      <w:bookmarkEnd w:id="23780"/>
      <w:bookmarkEnd w:id="23790"/>
      <w:bookmarkEnd w:id="23791"/>
      <w:bookmarkEnd w:id="23792"/>
      <w:bookmarkEnd w:id="23793"/>
      <w:bookmarkEnd w:id="23794"/>
      <w:bookmarkEnd w:id="23795"/>
      <w:bookmarkEnd w:id="23796"/>
      <w:bookmarkEnd w:id="23797"/>
    </w:p>
    <w:p w14:paraId="1C711D65" w14:textId="77777777" w:rsidR="004C02EF" w:rsidRPr="00E77497" w:rsidRDefault="004C02EF" w:rsidP="004C02EF">
      <w:r w:rsidRPr="00E77497">
        <w:t xml:space="preserve">When </w:t>
      </w:r>
      <w:r w:rsidRPr="00E77497">
        <w:rPr>
          <w:rFonts w:ascii="Courier New" w:hAnsi="Courier New"/>
          <w:b/>
        </w:rPr>
        <w:t>Error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3A815CB2" w14:textId="77777777" w:rsidR="004C02EF" w:rsidRPr="00E77497" w:rsidRDefault="004C02EF" w:rsidP="004C02EF">
      <w:pPr>
        <w:pStyle w:val="40"/>
        <w:numPr>
          <w:ilvl w:val="0"/>
          <w:numId w:val="0"/>
        </w:numPr>
      </w:pPr>
      <w:r w:rsidRPr="00E77497">
        <w:t>15.11.2.1</w:t>
      </w:r>
      <w:r w:rsidRPr="00E77497">
        <w:tab/>
        <w:t>new Error (message)</w:t>
      </w:r>
    </w:p>
    <w:p w14:paraId="0FCDEA90" w14:textId="77777777" w:rsidR="004C02EF" w:rsidRPr="00E77497" w:rsidRDefault="004C02EF" w:rsidP="004C02EF">
      <w:bookmarkStart w:id="23798" w:name="_Toc449970610"/>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69AC5E3E" w14:textId="77777777" w:rsidR="004C02EF" w:rsidRPr="00E77497" w:rsidRDefault="004C02EF" w:rsidP="004C02EF">
      <w:r w:rsidRPr="00E77497">
        <w:t xml:space="preserve">The </w:t>
      </w:r>
      <w:del w:id="23799" w:author="Allen Wirfs-Brock" w:date="2011-07-02T14:39:00Z">
        <w:r w:rsidRPr="00E77497" w:rsidDel="00736F7F">
          <w:delText xml:space="preserve">[[Class]] internal property of the </w:delText>
        </w:r>
      </w:del>
      <w:r w:rsidRPr="00E77497">
        <w:t xml:space="preserve">newly constructed </w:t>
      </w:r>
      <w:del w:id="23800" w:author="Allen Wirfs-Brock" w:date="2011-07-02T14:39:00Z">
        <w:r w:rsidRPr="00E77497" w:rsidDel="00736F7F">
          <w:delText xml:space="preserve">Error </w:delText>
        </w:r>
      </w:del>
      <w:r w:rsidRPr="00E77497">
        <w:t xml:space="preserve">object </w:t>
      </w:r>
      <w:ins w:id="23801" w:author="Allen Wirfs-Brock" w:date="2011-07-02T14:39:00Z">
        <w:r w:rsidR="00736F7F" w:rsidRPr="00E77497">
          <w:t>has a</w:t>
        </w:r>
        <w:del w:id="23802" w:author="Rev 3 Allen Wirfs-Brock" w:date="2011-09-08T14:59:00Z">
          <w:r w:rsidR="00736F7F" w:rsidRPr="00E77497" w:rsidDel="00BA3B3B">
            <w:delText>n</w:delText>
          </w:r>
        </w:del>
        <w:r w:rsidR="00736F7F" w:rsidRPr="00E77497">
          <w:t xml:space="preserve"> [[</w:t>
        </w:r>
        <w:del w:id="23803" w:author="Rev 3 Allen Wirfs-Brock" w:date="2011-09-08T14:59:00Z">
          <w:r w:rsidR="00736F7F" w:rsidRPr="00E77497" w:rsidDel="00BA3B3B">
            <w:delText>IsError</w:delText>
          </w:r>
        </w:del>
      </w:ins>
      <w:ins w:id="23804" w:author="Rev 3 Allen Wirfs-Brock" w:date="2011-09-08T14:59:00Z">
        <w:r w:rsidR="00BA3B3B" w:rsidRPr="00E77497">
          <w:t>NativeBrand</w:t>
        </w:r>
      </w:ins>
      <w:ins w:id="23805" w:author="Allen Wirfs-Brock" w:date="2011-07-02T14:39:00Z">
        <w:r w:rsidR="00736F7F" w:rsidRPr="00E77497">
          <w:t>]] internal property</w:t>
        </w:r>
      </w:ins>
      <w:ins w:id="23806" w:author="Rev 3 Allen Wirfs-Brock" w:date="2011-09-08T14:59:00Z">
        <w:r w:rsidR="00BA3B3B" w:rsidRPr="00E77497">
          <w:t xml:space="preserve"> whose value is NativeError</w:t>
        </w:r>
        <w:r w:rsidR="00BA3B3B" w:rsidRPr="00E77497" w:rsidDel="00736F7F">
          <w:t xml:space="preserve"> </w:t>
        </w:r>
      </w:ins>
      <w:del w:id="23807" w:author="Allen Wirfs-Brock" w:date="2011-07-02T14:39:00Z">
        <w:r w:rsidRPr="00E77497" w:rsidDel="00736F7F">
          <w:delText xml:space="preserve">is set to </w:delText>
        </w:r>
        <w:r w:rsidRPr="00E77497" w:rsidDel="00736F7F">
          <w:rPr>
            <w:rFonts w:ascii="Courier New" w:hAnsi="Courier New"/>
            <w:b/>
          </w:rPr>
          <w:delText>"Error"</w:delText>
        </w:r>
      </w:del>
      <w:r w:rsidRPr="00E77497">
        <w:t>.</w:t>
      </w:r>
    </w:p>
    <w:p w14:paraId="14A858C0"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19618AA1" w14:textId="77777777" w:rsidR="004C02EF" w:rsidRPr="00E77497" w:rsidRDefault="004C02EF" w:rsidP="004C02EF">
      <w:bookmarkStart w:id="23808" w:name="_Ref457710003"/>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4E1003E6" w14:textId="77777777" w:rsidR="004C02EF" w:rsidRPr="00E77497" w:rsidRDefault="004C02EF" w:rsidP="00F710D2">
      <w:pPr>
        <w:pStyle w:val="30"/>
        <w:numPr>
          <w:ilvl w:val="0"/>
          <w:numId w:val="0"/>
        </w:numPr>
      </w:pPr>
      <w:bookmarkStart w:id="23809" w:name="_Toc472818965"/>
      <w:bookmarkStart w:id="23810" w:name="_Toc235503543"/>
      <w:bookmarkStart w:id="23811" w:name="_Toc241509318"/>
      <w:bookmarkStart w:id="23812" w:name="_Toc244416805"/>
      <w:bookmarkStart w:id="23813" w:name="_Toc276631169"/>
      <w:bookmarkStart w:id="23814" w:name="_Toc323907800"/>
      <w:r w:rsidRPr="00E77497">
        <w:t>15.11.3</w:t>
      </w:r>
      <w:r w:rsidRPr="00E77497">
        <w:tab/>
        <w:t>Properties of the Error Constructor</w:t>
      </w:r>
      <w:bookmarkEnd w:id="23798"/>
      <w:bookmarkEnd w:id="23808"/>
      <w:bookmarkEnd w:id="23809"/>
      <w:bookmarkEnd w:id="23810"/>
      <w:bookmarkEnd w:id="23811"/>
      <w:bookmarkEnd w:id="23812"/>
      <w:bookmarkEnd w:id="23813"/>
      <w:bookmarkEnd w:id="23814"/>
    </w:p>
    <w:p w14:paraId="57727E59" w14:textId="77777777" w:rsidR="004C02EF" w:rsidRPr="00E77497" w:rsidRDefault="004C02EF" w:rsidP="004C02EF">
      <w:r w:rsidRPr="00E77497">
        <w:t>The value of the [[Prototype]] internal property of the Error constructor is the Function prototype object (15.3.4).</w:t>
      </w:r>
    </w:p>
    <w:p w14:paraId="5E65F678"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14:paraId="08AD4725" w14:textId="77777777" w:rsidR="004C02EF" w:rsidRPr="00E77497" w:rsidRDefault="004C02EF" w:rsidP="004C02EF">
      <w:pPr>
        <w:pStyle w:val="40"/>
        <w:numPr>
          <w:ilvl w:val="0"/>
          <w:numId w:val="0"/>
        </w:numPr>
      </w:pPr>
      <w:bookmarkStart w:id="23815" w:name="_Ref455964627"/>
      <w:r w:rsidRPr="00E77497">
        <w:t>15.11.3.1</w:t>
      </w:r>
      <w:r w:rsidRPr="00E77497">
        <w:tab/>
        <w:t>Error.prototype</w:t>
      </w:r>
      <w:bookmarkEnd w:id="23815"/>
    </w:p>
    <w:p w14:paraId="7A8EF8FB" w14:textId="77777777"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14:paraId="59F2AB45"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DA15A18" w14:textId="77777777" w:rsidR="004C02EF" w:rsidRPr="00E77497" w:rsidRDefault="004C02EF" w:rsidP="00F710D2">
      <w:pPr>
        <w:pStyle w:val="30"/>
        <w:numPr>
          <w:ilvl w:val="0"/>
          <w:numId w:val="0"/>
        </w:numPr>
      </w:pPr>
      <w:bookmarkStart w:id="23816" w:name="_Ref457102523"/>
      <w:bookmarkStart w:id="23817" w:name="_Ref457710788"/>
      <w:bookmarkStart w:id="23818" w:name="_Toc472818966"/>
      <w:bookmarkStart w:id="23819" w:name="_Toc235503544"/>
      <w:bookmarkStart w:id="23820" w:name="_Toc241509319"/>
      <w:bookmarkStart w:id="23821" w:name="_Toc244416806"/>
      <w:bookmarkStart w:id="23822" w:name="_Toc276631170"/>
      <w:bookmarkStart w:id="23823" w:name="_Toc323907801"/>
      <w:r w:rsidRPr="00E77497">
        <w:t>15.11.4</w:t>
      </w:r>
      <w:r w:rsidRPr="00E77497">
        <w:tab/>
        <w:t>Properties of the Error Prototype Object</w:t>
      </w:r>
      <w:bookmarkEnd w:id="23816"/>
      <w:bookmarkEnd w:id="23817"/>
      <w:bookmarkEnd w:id="23818"/>
      <w:bookmarkEnd w:id="23819"/>
      <w:bookmarkEnd w:id="23820"/>
      <w:bookmarkEnd w:id="23821"/>
      <w:bookmarkEnd w:id="23822"/>
      <w:bookmarkEnd w:id="23823"/>
    </w:p>
    <w:p w14:paraId="420A375D" w14:textId="77777777" w:rsidR="004C02EF" w:rsidRPr="00E77497" w:rsidRDefault="004C02EF" w:rsidP="004C02EF">
      <w:r w:rsidRPr="00E77497">
        <w:t xml:space="preserve">The Error prototype object is itself an Error object </w:t>
      </w:r>
      <w:ins w:id="23824" w:author="Allen Wirfs-Brock" w:date="2011-07-02T14:39:00Z">
        <w:r w:rsidR="00736F7F" w:rsidRPr="00E77497">
          <w:t>and has a</w:t>
        </w:r>
        <w:del w:id="23825" w:author="Rev 3 Allen Wirfs-Brock" w:date="2011-09-08T14:59:00Z">
          <w:r w:rsidR="00736F7F" w:rsidRPr="00E77497" w:rsidDel="00BA3B3B">
            <w:delText>n</w:delText>
          </w:r>
        </w:del>
        <w:r w:rsidR="00736F7F" w:rsidRPr="00E77497">
          <w:t xml:space="preserve"> [[</w:t>
        </w:r>
        <w:del w:id="23826" w:author="Rev 3 Allen Wirfs-Brock" w:date="2011-09-08T14:59:00Z">
          <w:r w:rsidR="00736F7F" w:rsidRPr="00E77497" w:rsidDel="00BA3B3B">
            <w:delText>IsError</w:delText>
          </w:r>
        </w:del>
      </w:ins>
      <w:ins w:id="23827" w:author="Rev 3 Allen Wirfs-Brock" w:date="2011-09-08T14:59:00Z">
        <w:r w:rsidR="00BA3B3B" w:rsidRPr="00E77497">
          <w:t>NativeBrand</w:t>
        </w:r>
      </w:ins>
      <w:ins w:id="23828" w:author="Allen Wirfs-Brock" w:date="2011-07-02T14:39:00Z">
        <w:r w:rsidR="00736F7F" w:rsidRPr="00E77497">
          <w:t>]] internal property</w:t>
        </w:r>
      </w:ins>
      <w:ins w:id="23829" w:author="Rev 3 Allen Wirfs-Brock" w:date="2011-09-08T14:59:00Z">
        <w:r w:rsidR="00BA3B3B" w:rsidRPr="00E77497">
          <w:t xml:space="preserve"> whose value is NativeError</w:t>
        </w:r>
        <w:r w:rsidR="00BA3B3B" w:rsidRPr="00E77497" w:rsidDel="00736F7F">
          <w:t xml:space="preserve"> </w:t>
        </w:r>
      </w:ins>
      <w:del w:id="23830" w:author="Allen Wirfs-Brock" w:date="2011-07-02T14:39:00Z">
        <w:r w:rsidRPr="00E77497" w:rsidDel="00736F7F">
          <w:delText xml:space="preserve">(its [[Class]] is </w:delText>
        </w:r>
        <w:r w:rsidRPr="00E77497" w:rsidDel="00736F7F">
          <w:rPr>
            <w:rFonts w:ascii="Courier New" w:hAnsi="Courier New"/>
            <w:b/>
          </w:rPr>
          <w:delText>"Error"</w:delText>
        </w:r>
        <w:r w:rsidRPr="00E77497" w:rsidDel="00736F7F">
          <w:delText>)</w:delText>
        </w:r>
      </w:del>
      <w:r w:rsidRPr="00E77497">
        <w:t>.</w:t>
      </w:r>
    </w:p>
    <w:p w14:paraId="1CFAD32A" w14:textId="77777777" w:rsidR="004C02EF" w:rsidRPr="00E77497" w:rsidRDefault="004C02EF" w:rsidP="004C02EF">
      <w:r w:rsidRPr="00E77497">
        <w:t>The value of the [[Prototype]] internal property of the Error prototype object is the standard built-in Object prototype object (15.2.4).</w:t>
      </w:r>
    </w:p>
    <w:p w14:paraId="5D83A6B5" w14:textId="77777777" w:rsidR="004C02EF" w:rsidRPr="00E77497" w:rsidRDefault="004C02EF" w:rsidP="004C02EF">
      <w:pPr>
        <w:pStyle w:val="40"/>
        <w:numPr>
          <w:ilvl w:val="0"/>
          <w:numId w:val="0"/>
        </w:numPr>
      </w:pPr>
      <w:r w:rsidRPr="00E77497">
        <w:t>15.11.4.1</w:t>
      </w:r>
      <w:r w:rsidRPr="00E77497">
        <w:tab/>
        <w:t>Error.prototype.constructor</w:t>
      </w:r>
    </w:p>
    <w:p w14:paraId="1E9F4D4A" w14:textId="77777777"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6064DA0F" w14:textId="77777777" w:rsidR="004C02EF" w:rsidRPr="00E77497" w:rsidRDefault="004C02EF" w:rsidP="004C02EF">
      <w:pPr>
        <w:pStyle w:val="40"/>
        <w:numPr>
          <w:ilvl w:val="0"/>
          <w:numId w:val="0"/>
        </w:numPr>
      </w:pPr>
      <w:r w:rsidRPr="00E77497">
        <w:t>15.11.4.2</w:t>
      </w:r>
      <w:r w:rsidRPr="00E77497">
        <w:tab/>
        <w:t>Error.prototype.name</w:t>
      </w:r>
    </w:p>
    <w:p w14:paraId="180E6AE9" w14:textId="77777777"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7C2830FA" w14:textId="77777777" w:rsidR="004C02EF" w:rsidRPr="00E77497" w:rsidRDefault="004C02EF" w:rsidP="004C02EF">
      <w:pPr>
        <w:pStyle w:val="40"/>
        <w:numPr>
          <w:ilvl w:val="0"/>
          <w:numId w:val="0"/>
        </w:numPr>
      </w:pPr>
      <w:r w:rsidRPr="00E77497">
        <w:t>15.11.4.3</w:t>
      </w:r>
      <w:r w:rsidRPr="00E77497">
        <w:tab/>
        <w:t>Error.prototype.message</w:t>
      </w:r>
    </w:p>
    <w:p w14:paraId="2CEBD9D6" w14:textId="77777777"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14:paraId="6F10B9AF" w14:textId="77777777" w:rsidR="004C02EF" w:rsidRPr="00E77497" w:rsidRDefault="004C02EF" w:rsidP="004C02EF">
      <w:pPr>
        <w:pStyle w:val="40"/>
        <w:numPr>
          <w:ilvl w:val="0"/>
          <w:numId w:val="0"/>
        </w:numPr>
      </w:pPr>
      <w:bookmarkStart w:id="23831" w:name="_Ref455972962"/>
      <w:r w:rsidRPr="00E77497">
        <w:t>15.11.4.4</w:t>
      </w:r>
      <w:r w:rsidRPr="00E77497">
        <w:tab/>
        <w:t>Error.prototype.toString ( )</w:t>
      </w:r>
      <w:bookmarkEnd w:id="23831"/>
    </w:p>
    <w:p w14:paraId="6FB071B2" w14:textId="77777777" w:rsidR="004C02EF" w:rsidRPr="00E77497" w:rsidRDefault="004C02EF" w:rsidP="004C02EF">
      <w:bookmarkStart w:id="23832" w:name="_Toc449970612"/>
      <w:r w:rsidRPr="00E77497">
        <w:t>The following steps are taken:</w:t>
      </w:r>
    </w:p>
    <w:p w14:paraId="5F06B512" w14:textId="77777777"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14:paraId="1F5D53AD" w14:textId="77777777"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14:paraId="5A5FC90C" w14:textId="77777777" w:rsidR="004C02EF" w:rsidRPr="00E77497" w:rsidRDefault="004C02EF" w:rsidP="003264E2">
      <w:pPr>
        <w:pStyle w:val="Alg4"/>
        <w:numPr>
          <w:ilvl w:val="0"/>
          <w:numId w:val="325"/>
        </w:numPr>
      </w:pPr>
      <w:r w:rsidRPr="00E77497">
        <w:t xml:space="preserve">Let </w:t>
      </w:r>
      <w:r w:rsidRPr="00E77497">
        <w:rPr>
          <w:i/>
        </w:rPr>
        <w:t>name</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name</w:t>
      </w:r>
      <w:r w:rsidRPr="00E77497">
        <w:rPr>
          <w:rFonts w:ascii="Courier New" w:hAnsi="Courier New"/>
        </w:rPr>
        <w:t>"</w:t>
      </w:r>
      <w:r w:rsidRPr="00E77497">
        <w:t>.</w:t>
      </w:r>
    </w:p>
    <w:p w14:paraId="27B0A9DA" w14:textId="77777777" w:rsidR="00175461" w:rsidRDefault="00175461" w:rsidP="003264E2">
      <w:pPr>
        <w:pStyle w:val="Alg4"/>
        <w:numPr>
          <w:ilvl w:val="0"/>
          <w:numId w:val="325"/>
        </w:numPr>
        <w:rPr>
          <w:ins w:id="23833" w:author="Rev 7 Allen Wirfs-Brock" w:date="2012-04-11T13:09:00Z"/>
        </w:rPr>
      </w:pPr>
      <w:ins w:id="23834" w:author="Rev 7 Allen Wirfs-Brock" w:date="2012-04-11T13:09:00Z">
        <w:r>
          <w:t>ReturnIfAbrupt(</w:t>
        </w:r>
        <w:r w:rsidRPr="00175461">
          <w:rPr>
            <w:i/>
          </w:rPr>
          <w:t>name</w:t>
        </w:r>
        <w:r>
          <w:t>).</w:t>
        </w:r>
      </w:ins>
    </w:p>
    <w:p w14:paraId="3F70D787" w14:textId="77777777"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67092CE2" w14:textId="77777777" w:rsidR="004C02EF" w:rsidRPr="00E77497" w:rsidRDefault="004C02EF" w:rsidP="003264E2">
      <w:pPr>
        <w:pStyle w:val="Alg4"/>
        <w:numPr>
          <w:ilvl w:val="0"/>
          <w:numId w:val="325"/>
        </w:numPr>
      </w:pPr>
      <w:r w:rsidRPr="00E77497">
        <w:t xml:space="preserve">Let </w:t>
      </w:r>
      <w:r w:rsidRPr="00E77497">
        <w:rPr>
          <w:i/>
        </w:rPr>
        <w:t>msg</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message</w:t>
      </w:r>
      <w:r w:rsidRPr="00E77497">
        <w:rPr>
          <w:rFonts w:ascii="Courier New" w:hAnsi="Courier New"/>
        </w:rPr>
        <w:t>"</w:t>
      </w:r>
      <w:r w:rsidRPr="00E77497">
        <w:t>.</w:t>
      </w:r>
    </w:p>
    <w:p w14:paraId="660BC7F2" w14:textId="77777777" w:rsidR="00175461" w:rsidRDefault="00175461" w:rsidP="00175461">
      <w:pPr>
        <w:pStyle w:val="Alg4"/>
        <w:numPr>
          <w:ilvl w:val="0"/>
          <w:numId w:val="325"/>
        </w:numPr>
        <w:rPr>
          <w:ins w:id="23835" w:author="Rev 7 Allen Wirfs-Brock" w:date="2012-04-11T13:10:00Z"/>
        </w:rPr>
      </w:pPr>
      <w:ins w:id="23836" w:author="Rev 7 Allen Wirfs-Brock" w:date="2012-04-11T13:10:00Z">
        <w:r>
          <w:t>ReturnIfAbrupt(</w:t>
        </w:r>
        <w:r>
          <w:rPr>
            <w:i/>
          </w:rPr>
          <w:t>msg</w:t>
        </w:r>
        <w:r>
          <w:t>).</w:t>
        </w:r>
      </w:ins>
    </w:p>
    <w:p w14:paraId="6D0273B1" w14:textId="77777777"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121D32E8" w14:textId="77777777" w:rsidR="004C02EF" w:rsidRPr="004D1BD1" w:rsidDel="003264E2" w:rsidRDefault="004C02EF" w:rsidP="003264E2">
      <w:pPr>
        <w:pStyle w:val="Alg4"/>
        <w:numPr>
          <w:ilvl w:val="0"/>
          <w:numId w:val="325"/>
        </w:numPr>
        <w:rPr>
          <w:del w:id="23837" w:author="Rev 5 Allen Wirfs-Brock" w:date="2012-01-12T11:35:00Z"/>
        </w:rPr>
      </w:pPr>
      <w:del w:id="23838" w:author="Rev 5 Allen Wirfs-Brock" w:date="2012-01-12T11:35:00Z">
        <w:r w:rsidRPr="00C7794D" w:rsidDel="003264E2">
          <w:rPr>
            <w:rFonts w:eastAsia="Calibri"/>
          </w:rPr>
          <w:delText xml:space="preserve">If </w:delText>
        </w:r>
        <w:r w:rsidRPr="00C7794D" w:rsidDel="003264E2">
          <w:rPr>
            <w:rFonts w:eastAsia="Calibri"/>
            <w:i/>
          </w:rPr>
          <w:delText>msg</w:delText>
        </w:r>
        <w:r w:rsidRPr="00C7794D" w:rsidDel="003264E2">
          <w:rPr>
            <w:rFonts w:eastAsia="Calibri"/>
          </w:rPr>
          <w:delText xml:space="preserve"> is undefined, then let </w:delText>
        </w:r>
        <w:r w:rsidRPr="00C7794D" w:rsidDel="003264E2">
          <w:rPr>
            <w:rFonts w:eastAsia="Calibri"/>
            <w:i/>
            <w:iCs/>
          </w:rPr>
          <w:delText xml:space="preserve">msg </w:delText>
        </w:r>
        <w:r w:rsidRPr="00C7794D" w:rsidDel="003264E2">
          <w:rPr>
            <w:rFonts w:eastAsia="Calibri"/>
          </w:rPr>
          <w:delText>be the empty String</w:delText>
        </w:r>
        <w:r w:rsidRPr="004D1BD1" w:rsidDel="003264E2">
          <w:rPr>
            <w:rFonts w:eastAsia="Calibri"/>
          </w:rPr>
          <w:delText xml:space="preserve">; else let </w:delText>
        </w:r>
        <w:r w:rsidRPr="008B7F6F" w:rsidDel="003264E2">
          <w:rPr>
            <w:rFonts w:eastAsia="Calibri"/>
            <w:i/>
          </w:rPr>
          <w:delText>msg</w:delText>
        </w:r>
        <w:r w:rsidRPr="006B6D0A" w:rsidDel="003264E2">
          <w:rPr>
            <w:rFonts w:eastAsia="Calibri"/>
          </w:rPr>
          <w:delText xml:space="preserve"> be ToString(</w:delText>
        </w:r>
        <w:r w:rsidRPr="006B6D0A" w:rsidDel="003264E2">
          <w:rPr>
            <w:rFonts w:eastAsia="Calibri"/>
            <w:i/>
          </w:rPr>
          <w:delText>msg</w:delText>
        </w:r>
        <w:r w:rsidRPr="006B6D0A" w:rsidDel="003264E2">
          <w:rPr>
            <w:rFonts w:eastAsia="Calibri"/>
          </w:rPr>
          <w:delText>)</w:delText>
        </w:r>
        <w:r w:rsidRPr="00C7794D" w:rsidDel="003264E2">
          <w:rPr>
            <w:rFonts w:eastAsia="Calibri"/>
          </w:rPr>
          <w:delText>.</w:delText>
        </w:r>
      </w:del>
    </w:p>
    <w:p w14:paraId="0536AD73"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1DA8CCFA"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6FCC4F23" w14:textId="77777777"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0C04D406" w14:textId="77777777" w:rsidR="004C02EF" w:rsidRPr="008B7F6F" w:rsidRDefault="004C02EF" w:rsidP="00F710D2">
      <w:pPr>
        <w:pStyle w:val="30"/>
        <w:numPr>
          <w:ilvl w:val="0"/>
          <w:numId w:val="0"/>
        </w:numPr>
      </w:pPr>
      <w:bookmarkStart w:id="23839" w:name="_Toc472818967"/>
      <w:bookmarkStart w:id="23840" w:name="_Toc235503545"/>
      <w:bookmarkStart w:id="23841" w:name="_Toc241509320"/>
      <w:bookmarkStart w:id="23842" w:name="_Toc244416807"/>
      <w:bookmarkStart w:id="23843" w:name="_Toc276631171"/>
      <w:bookmarkStart w:id="23844" w:name="_Toc323907802"/>
      <w:r w:rsidRPr="008B7F6F">
        <w:t>15.11.5</w:t>
      </w:r>
      <w:r w:rsidRPr="008B7F6F">
        <w:tab/>
        <w:t>Properties of Error Instances</w:t>
      </w:r>
      <w:bookmarkEnd w:id="23839"/>
      <w:bookmarkEnd w:id="23840"/>
      <w:bookmarkEnd w:id="23841"/>
      <w:bookmarkEnd w:id="23842"/>
      <w:bookmarkEnd w:id="23843"/>
      <w:bookmarkEnd w:id="23844"/>
    </w:p>
    <w:p w14:paraId="3046A9A5" w14:textId="77777777" w:rsidR="004C02EF" w:rsidRPr="00E77497" w:rsidRDefault="004C02EF" w:rsidP="004C02EF">
      <w:r w:rsidRPr="006B6D0A">
        <w:t xml:space="preserve">Error instances inherit properties from the Error prototype object and </w:t>
      </w:r>
      <w:ins w:id="23845" w:author="Allen Wirfs-Brock" w:date="2011-07-02T14:40:00Z">
        <w:r w:rsidR="00736F7F" w:rsidRPr="006B6D0A">
          <w:t>have a</w:t>
        </w:r>
        <w:del w:id="23846" w:author="Rev 3 Allen Wirfs-Brock" w:date="2011-09-08T14:59:00Z">
          <w:r w:rsidR="00736F7F" w:rsidRPr="006B6D0A" w:rsidDel="00BA3B3B">
            <w:delText>n</w:delText>
          </w:r>
        </w:del>
        <w:r w:rsidR="00736F7F" w:rsidRPr="00E65A34">
          <w:t xml:space="preserve"> [[</w:t>
        </w:r>
        <w:del w:id="23847" w:author="Rev 3 Allen Wirfs-Brock" w:date="2011-09-08T15:00:00Z">
          <w:r w:rsidR="00736F7F" w:rsidRPr="00546435" w:rsidDel="00BA3B3B">
            <w:delText>IsError</w:delText>
          </w:r>
        </w:del>
      </w:ins>
      <w:ins w:id="23848" w:author="Rev 3 Allen Wirfs-Brock" w:date="2011-09-08T15:00:00Z">
        <w:r w:rsidR="00BA3B3B" w:rsidRPr="00A67AF2">
          <w:t>NativeBrand</w:t>
        </w:r>
      </w:ins>
      <w:ins w:id="23849" w:author="Allen Wirfs-Brock" w:date="2011-07-02T14:40:00Z">
        <w:r w:rsidR="00736F7F" w:rsidRPr="00A67AF2">
          <w:t>]] internal property</w:t>
        </w:r>
      </w:ins>
      <w:ins w:id="23850" w:author="Rev 3 Allen Wirfs-Brock" w:date="2011-09-08T14:59:00Z">
        <w:r w:rsidR="00BA3B3B" w:rsidRPr="00A67AF2">
          <w:t xml:space="preserve"> whose value is NativeError</w:t>
        </w:r>
        <w:r w:rsidR="00BA3B3B" w:rsidRPr="00B820AB" w:rsidDel="00736F7F">
          <w:t xml:space="preserve"> </w:t>
        </w:r>
      </w:ins>
      <w:del w:id="23851" w:author="Allen Wirfs-Brock" w:date="2011-07-02T14:40:00Z">
        <w:r w:rsidRPr="00675B74" w:rsidDel="00736F7F">
          <w:delText xml:space="preserve">their [[Class]] internal property value is </w:delText>
        </w:r>
        <w:r w:rsidRPr="00E77497" w:rsidDel="00736F7F">
          <w:rPr>
            <w:rFonts w:ascii="Courier New" w:hAnsi="Courier New" w:cs="Courier New"/>
            <w:b/>
          </w:rPr>
          <w:delText>"Error"</w:delText>
        </w:r>
      </w:del>
      <w:r w:rsidRPr="00E77497">
        <w:t>.  Error instances have no special properties.</w:t>
      </w:r>
    </w:p>
    <w:p w14:paraId="21E6F303" w14:textId="77777777" w:rsidR="004C02EF" w:rsidRPr="00E77497" w:rsidRDefault="004C02EF" w:rsidP="00F710D2">
      <w:pPr>
        <w:pStyle w:val="30"/>
        <w:numPr>
          <w:ilvl w:val="0"/>
          <w:numId w:val="0"/>
        </w:numPr>
      </w:pPr>
      <w:bookmarkStart w:id="23852" w:name="_Ref463854015"/>
      <w:bookmarkStart w:id="23853" w:name="_Toc472818968"/>
      <w:bookmarkStart w:id="23854" w:name="_Toc235503546"/>
      <w:bookmarkStart w:id="23855" w:name="_Toc241509321"/>
      <w:bookmarkStart w:id="23856" w:name="_Toc244416808"/>
      <w:bookmarkStart w:id="23857" w:name="_Toc276631172"/>
      <w:bookmarkStart w:id="23858" w:name="_Toc323907803"/>
      <w:r w:rsidRPr="00E77497">
        <w:t>15.11.6</w:t>
      </w:r>
      <w:r w:rsidRPr="00E77497">
        <w:tab/>
        <w:t>Native Error Types Used in This Standard</w:t>
      </w:r>
      <w:bookmarkEnd w:id="23852"/>
      <w:bookmarkEnd w:id="23853"/>
      <w:bookmarkEnd w:id="23854"/>
      <w:bookmarkEnd w:id="23855"/>
      <w:bookmarkEnd w:id="23856"/>
      <w:bookmarkEnd w:id="23857"/>
      <w:bookmarkEnd w:id="23858"/>
    </w:p>
    <w:p w14:paraId="34058C4A" w14:textId="77777777" w:rsidR="004C02EF" w:rsidRPr="00E77497" w:rsidRDefault="004C02EF" w:rsidP="004C02EF">
      <w:r w:rsidRPr="00E77497">
        <w:t xml:space="preserve">One of the </w:t>
      </w:r>
      <w:r w:rsidRPr="00E77497">
        <w:rPr>
          <w:i/>
        </w:rPr>
        <w:t>NativeError</w:t>
      </w:r>
      <w:r w:rsidRPr="00E77497">
        <w:t xml:space="preserve"> objects below is thrown when a runtime error is detected. All of these objects share the same structure, as described in 15.11.7.</w:t>
      </w:r>
    </w:p>
    <w:p w14:paraId="53E3B053" w14:textId="77777777" w:rsidR="004C02EF" w:rsidRPr="00E77497" w:rsidRDefault="004C02EF" w:rsidP="004C02EF">
      <w:pPr>
        <w:pStyle w:val="40"/>
        <w:numPr>
          <w:ilvl w:val="0"/>
          <w:numId w:val="0"/>
        </w:numPr>
      </w:pPr>
      <w:bookmarkStart w:id="23859" w:name="_Ref457211241"/>
      <w:bookmarkStart w:id="23860" w:name="_Ref457211223"/>
      <w:bookmarkStart w:id="23861" w:name="_Ref464292837"/>
      <w:r w:rsidRPr="00E77497">
        <w:t>15.11.6.1</w:t>
      </w:r>
      <w:r w:rsidRPr="00E77497">
        <w:tab/>
        <w:t>EvalError</w:t>
      </w:r>
      <w:bookmarkEnd w:id="23861"/>
    </w:p>
    <w:p w14:paraId="60F037E4" w14:textId="77777777" w:rsidR="004C02EF" w:rsidRPr="00E77497" w:rsidRDefault="004C02EF" w:rsidP="004C02EF">
      <w:r w:rsidRPr="00E77497">
        <w:t>This exception is not currently used within this specification. This object remains for compatibility with previous editions of this specification.</w:t>
      </w:r>
    </w:p>
    <w:p w14:paraId="7A9D1A90" w14:textId="77777777" w:rsidR="004C02EF" w:rsidRPr="00E77497" w:rsidRDefault="004C02EF" w:rsidP="004C02EF">
      <w:pPr>
        <w:pStyle w:val="40"/>
        <w:numPr>
          <w:ilvl w:val="0"/>
          <w:numId w:val="0"/>
        </w:numPr>
      </w:pPr>
      <w:bookmarkStart w:id="23862" w:name="_Ref457211232"/>
      <w:r w:rsidRPr="00E77497">
        <w:t>15.11.6.2</w:t>
      </w:r>
      <w:r w:rsidRPr="00E77497">
        <w:tab/>
        <w:t>RangeError</w:t>
      </w:r>
      <w:bookmarkEnd w:id="23862"/>
    </w:p>
    <w:p w14:paraId="7811065D" w14:textId="77777777" w:rsidR="004C02EF" w:rsidRPr="00E77497" w:rsidRDefault="004C02EF" w:rsidP="004C02EF">
      <w:r w:rsidRPr="00E77497">
        <w:t>Indicates a numeric value has exceeded the allowable range. See 15.4.2.2, 15.4.5.1, 15.7.4.2, 15.7.4.5, 15.7.4.6, 15.7.4.7, and 15.9.5.43.</w:t>
      </w:r>
    </w:p>
    <w:p w14:paraId="402E07F5" w14:textId="77777777" w:rsidR="004C02EF" w:rsidRPr="00E77497" w:rsidRDefault="004C02EF" w:rsidP="004C02EF">
      <w:pPr>
        <w:pStyle w:val="40"/>
        <w:numPr>
          <w:ilvl w:val="0"/>
          <w:numId w:val="0"/>
        </w:numPr>
      </w:pPr>
      <w:bookmarkStart w:id="23863" w:name="_Ref457211236"/>
      <w:r w:rsidRPr="00E77497">
        <w:t>15.11.6.3</w:t>
      </w:r>
      <w:r w:rsidRPr="00E77497">
        <w:tab/>
        <w:t>ReferenceError</w:t>
      </w:r>
      <w:bookmarkEnd w:id="23863"/>
    </w:p>
    <w:p w14:paraId="40F42AAE" w14:textId="77777777" w:rsidR="004C02EF" w:rsidRPr="00E77497" w:rsidRDefault="004C02EF" w:rsidP="004C02EF">
      <w:r w:rsidRPr="00E77497">
        <w:t>Indicate that an invalid reference value has been detected. See 8.</w:t>
      </w:r>
      <w:del w:id="23864" w:author="Rev 6 Allen Wirfs-Brock" w:date="2012-02-22T12:29:00Z">
        <w:r w:rsidRPr="00E77497" w:rsidDel="00F87676">
          <w:delText>7</w:delText>
        </w:r>
      </w:del>
      <w:ins w:id="23865" w:author="Rev 6 Allen Wirfs-Brock" w:date="2012-02-22T12:29:00Z">
        <w:r w:rsidR="00F87676">
          <w:t>9</w:t>
        </w:r>
      </w:ins>
      <w:r w:rsidRPr="00E77497">
        <w:t>.1, 8.</w:t>
      </w:r>
      <w:del w:id="23866" w:author="Rev 6 Allen Wirfs-Brock" w:date="2012-02-22T12:29:00Z">
        <w:r w:rsidRPr="00E77497" w:rsidDel="00F87676">
          <w:delText>7</w:delText>
        </w:r>
      </w:del>
      <w:ins w:id="23867" w:author="Rev 6 Allen Wirfs-Brock" w:date="2012-02-22T12:29:00Z">
        <w:r w:rsidR="00F87676">
          <w:t>9</w:t>
        </w:r>
      </w:ins>
      <w:r w:rsidRPr="00E77497">
        <w:t>.2, 10.2.1, 10.2.1.1.4, 10.2.1.2.4, and 11.13.1.</w:t>
      </w:r>
    </w:p>
    <w:p w14:paraId="72162588" w14:textId="77777777" w:rsidR="004C02EF" w:rsidRPr="00E77497" w:rsidRDefault="004C02EF" w:rsidP="004C02EF">
      <w:pPr>
        <w:pStyle w:val="40"/>
        <w:numPr>
          <w:ilvl w:val="0"/>
          <w:numId w:val="0"/>
        </w:numPr>
      </w:pPr>
      <w:bookmarkStart w:id="23868" w:name="_Ref463849711"/>
      <w:r w:rsidRPr="00E77497">
        <w:t>15.11.6.4</w:t>
      </w:r>
      <w:r w:rsidRPr="00E77497">
        <w:tab/>
        <w:t>SyntaxError</w:t>
      </w:r>
      <w:bookmarkEnd w:id="23859"/>
      <w:bookmarkEnd w:id="23868"/>
    </w:p>
    <w:p w14:paraId="56AAC7D1" w14:textId="77777777"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14:paraId="70C08F0A" w14:textId="77777777" w:rsidR="004C02EF" w:rsidRPr="00E77497" w:rsidRDefault="004C02EF" w:rsidP="004C02EF">
      <w:pPr>
        <w:pStyle w:val="40"/>
        <w:numPr>
          <w:ilvl w:val="0"/>
          <w:numId w:val="0"/>
        </w:numPr>
      </w:pPr>
      <w:bookmarkStart w:id="23869" w:name="_Ref457211245"/>
      <w:bookmarkStart w:id="23870" w:name="_Ref457211227"/>
      <w:bookmarkEnd w:id="23860"/>
      <w:r w:rsidRPr="00E77497">
        <w:t>15.11.6.5</w:t>
      </w:r>
      <w:r w:rsidRPr="00E77497">
        <w:tab/>
        <w:t>TypeError</w:t>
      </w:r>
      <w:bookmarkEnd w:id="23869"/>
    </w:p>
    <w:p w14:paraId="263C64FA" w14:textId="77777777" w:rsidR="004C02EF" w:rsidRPr="00E77497" w:rsidRDefault="004C02EF" w:rsidP="004C02EF">
      <w:r w:rsidRPr="00E77497">
        <w:t>Indicates the actual type of an operand is different than the expected type. See 8.6.2, 8.</w:t>
      </w:r>
      <w:del w:id="23871" w:author="Rev 6 Allen Wirfs-Brock" w:date="2012-02-22T12:29:00Z">
        <w:r w:rsidRPr="00E77497" w:rsidDel="00F87676">
          <w:delText>7</w:delText>
        </w:r>
      </w:del>
      <w:ins w:id="23872" w:author="Rev 6 Allen Wirfs-Brock" w:date="2012-02-22T12:29:00Z">
        <w:r w:rsidR="00F87676">
          <w:t>9</w:t>
        </w:r>
      </w:ins>
      <w:r w:rsidRPr="00E77497">
        <w:t>.2,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75FA857C" w14:textId="77777777" w:rsidR="004C02EF" w:rsidRPr="00E77497" w:rsidRDefault="004C02EF" w:rsidP="004C02EF">
      <w:pPr>
        <w:pStyle w:val="40"/>
        <w:numPr>
          <w:ilvl w:val="0"/>
          <w:numId w:val="0"/>
        </w:numPr>
      </w:pPr>
      <w:bookmarkStart w:id="23873" w:name="_Ref457211250"/>
      <w:bookmarkEnd w:id="23832"/>
      <w:bookmarkEnd w:id="23870"/>
      <w:r w:rsidRPr="00E77497">
        <w:t>15.11.6.6</w:t>
      </w:r>
      <w:r w:rsidRPr="00E77497">
        <w:tab/>
        <w:t>URIError</w:t>
      </w:r>
      <w:bookmarkEnd w:id="23873"/>
    </w:p>
    <w:p w14:paraId="26DFEEDE" w14:textId="77777777" w:rsidR="004C02EF" w:rsidRPr="00E77497" w:rsidRDefault="004C02EF" w:rsidP="004C02EF">
      <w:r w:rsidRPr="00E77497">
        <w:t>Indicates that one of the global URI handling functions was used in a way that is incompatible with its definition. See 15.1.3.</w:t>
      </w:r>
    </w:p>
    <w:p w14:paraId="77DB8832" w14:textId="77777777" w:rsidR="004C02EF" w:rsidRPr="00E77497" w:rsidRDefault="004C02EF" w:rsidP="00F710D2">
      <w:pPr>
        <w:pStyle w:val="30"/>
        <w:numPr>
          <w:ilvl w:val="0"/>
          <w:numId w:val="0"/>
        </w:numPr>
      </w:pPr>
      <w:bookmarkStart w:id="23874" w:name="_Hlt457703771"/>
      <w:bookmarkStart w:id="23875" w:name="_Ref463855081"/>
      <w:bookmarkStart w:id="23876" w:name="_Toc472818969"/>
      <w:bookmarkStart w:id="23877" w:name="_Ref456011632"/>
      <w:bookmarkStart w:id="23878" w:name="_Toc235503547"/>
      <w:bookmarkStart w:id="23879" w:name="_Toc241509322"/>
      <w:bookmarkStart w:id="23880" w:name="_Toc244416809"/>
      <w:bookmarkStart w:id="23881" w:name="_Toc276631173"/>
      <w:bookmarkStart w:id="23882" w:name="_Toc323907804"/>
      <w:bookmarkEnd w:id="23874"/>
      <w:r w:rsidRPr="00E77497">
        <w:t>15.11.7</w:t>
      </w:r>
      <w:r w:rsidRPr="00E77497">
        <w:rPr>
          <w:i/>
        </w:rPr>
        <w:tab/>
        <w:t>NativeError</w:t>
      </w:r>
      <w:r w:rsidRPr="00E77497">
        <w:t xml:space="preserve"> Object Structure</w:t>
      </w:r>
      <w:bookmarkEnd w:id="23875"/>
      <w:bookmarkEnd w:id="23876"/>
      <w:bookmarkEnd w:id="23878"/>
      <w:bookmarkEnd w:id="23879"/>
      <w:bookmarkEnd w:id="23880"/>
      <w:bookmarkEnd w:id="23881"/>
      <w:bookmarkEnd w:id="23882"/>
    </w:p>
    <w:p w14:paraId="3C04E64B" w14:textId="77777777" w:rsidR="004C02EF" w:rsidRPr="00E77497" w:rsidRDefault="004C02EF" w:rsidP="004C02EF">
      <w:r w:rsidRPr="00E77497">
        <w:t xml:space="preserve">When an ECMAScript implementation detects a runtime error, it throws an instance of one of the </w:t>
      </w:r>
      <w:r w:rsidRPr="00E77497">
        <w:rPr>
          <w:i/>
        </w:rPr>
        <w:t>NativeError</w:t>
      </w:r>
      <w:r w:rsidRPr="00E77497">
        <w:t xml:space="preserve"> objects defined in 15.11.6.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2303961A" w14:textId="77777777"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14:paraId="5BA22887" w14:textId="77777777" w:rsidR="004C02EF" w:rsidRPr="00E77497" w:rsidRDefault="004C02EF" w:rsidP="004C02EF">
      <w:pPr>
        <w:pStyle w:val="40"/>
        <w:numPr>
          <w:ilvl w:val="0"/>
          <w:numId w:val="0"/>
        </w:numPr>
      </w:pPr>
      <w:r w:rsidRPr="00E77497">
        <w:t>15.11.7.1</w:t>
      </w:r>
      <w:r w:rsidRPr="00E77497">
        <w:rPr>
          <w:i/>
        </w:rPr>
        <w:tab/>
        <w:t>NativeError</w:t>
      </w:r>
      <w:r w:rsidRPr="00E77497">
        <w:t xml:space="preserve"> Constructors Called as Functions</w:t>
      </w:r>
    </w:p>
    <w:p w14:paraId="76F9AF03" w14:textId="77777777" w:rsidR="004C02EF" w:rsidRPr="00E77497" w:rsidRDefault="004C02EF" w:rsidP="004C02EF">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p>
    <w:p w14:paraId="63BBFC7A" w14:textId="77777777" w:rsidR="004C02EF" w:rsidRPr="00E77497" w:rsidRDefault="004C02EF" w:rsidP="004C02EF">
      <w:pPr>
        <w:pStyle w:val="40"/>
        <w:numPr>
          <w:ilvl w:val="0"/>
          <w:numId w:val="0"/>
        </w:numPr>
      </w:pPr>
      <w:r w:rsidRPr="00E77497">
        <w:t>15.11.7.2</w:t>
      </w:r>
      <w:r w:rsidRPr="00E77497">
        <w:rPr>
          <w:i/>
        </w:rPr>
        <w:tab/>
        <w:t>NativeError</w:t>
      </w:r>
      <w:r w:rsidRPr="00E77497">
        <w:t xml:space="preserve"> (message)</w:t>
      </w:r>
    </w:p>
    <w:p w14:paraId="3DD1ADDC" w14:textId="77777777" w:rsidR="004C02EF" w:rsidRPr="00E77497" w:rsidRDefault="004C02EF" w:rsidP="004C02EF">
      <w:r w:rsidRPr="00E77497">
        <w:t xml:space="preserve">The [[Prototype]] internal property of the newly constructed object is set to the prototype object for this error constructor.  The </w:t>
      </w:r>
      <w:del w:id="23883" w:author="Allen Wirfs-Brock" w:date="2011-07-02T14:40:00Z">
        <w:r w:rsidRPr="00E77497" w:rsidDel="00736F7F">
          <w:delText xml:space="preserve">[[Class]] internal property of the </w:delText>
        </w:r>
      </w:del>
      <w:r w:rsidRPr="00E77497">
        <w:t xml:space="preserve">newly constructed object </w:t>
      </w:r>
      <w:ins w:id="23884" w:author="Allen Wirfs-Brock" w:date="2011-07-02T14:40:00Z">
        <w:r w:rsidR="00736F7F" w:rsidRPr="00E77497">
          <w:t>has a</w:t>
        </w:r>
        <w:del w:id="23885" w:author="Rev 3 Allen Wirfs-Brock" w:date="2011-09-08T15:00:00Z">
          <w:r w:rsidR="00736F7F" w:rsidRPr="00E77497" w:rsidDel="00BA3B3B">
            <w:delText>n</w:delText>
          </w:r>
        </w:del>
        <w:r w:rsidR="00736F7F" w:rsidRPr="00E77497">
          <w:t xml:space="preserve"> [[</w:t>
        </w:r>
        <w:del w:id="23886" w:author="Rev 3 Allen Wirfs-Brock" w:date="2011-09-08T15:00:00Z">
          <w:r w:rsidR="00736F7F" w:rsidRPr="00E77497" w:rsidDel="00BA3B3B">
            <w:delText>IsError</w:delText>
          </w:r>
        </w:del>
      </w:ins>
      <w:ins w:id="23887" w:author="Rev 3 Allen Wirfs-Brock" w:date="2011-09-08T15:00:00Z">
        <w:r w:rsidR="00BA3B3B" w:rsidRPr="00E77497">
          <w:t>NativeBrand</w:t>
        </w:r>
      </w:ins>
      <w:ins w:id="23888" w:author="Allen Wirfs-Brock" w:date="2011-07-02T14:40:00Z">
        <w:r w:rsidR="00736F7F" w:rsidRPr="00E77497">
          <w:t>]] internal property</w:t>
        </w:r>
      </w:ins>
      <w:ins w:id="23889" w:author="Rev 3 Allen Wirfs-Brock" w:date="2011-09-08T15:00:00Z">
        <w:r w:rsidR="00BA3B3B" w:rsidRPr="00E77497">
          <w:t xml:space="preserve"> whose value is NativeError</w:t>
        </w:r>
        <w:r w:rsidR="00BA3B3B" w:rsidRPr="00E77497" w:rsidDel="00736F7F">
          <w:t xml:space="preserve"> </w:t>
        </w:r>
      </w:ins>
      <w:del w:id="23890" w:author="Allen Wirfs-Brock" w:date="2011-07-02T14:40: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3007AD16"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w:t>
      </w:r>
    </w:p>
    <w:p w14:paraId="3187E881" w14:textId="77777777" w:rsidR="004C02EF" w:rsidRPr="00E77497" w:rsidRDefault="004C02EF" w:rsidP="004C02EF">
      <w:pPr>
        <w:pStyle w:val="40"/>
        <w:numPr>
          <w:ilvl w:val="0"/>
          <w:numId w:val="0"/>
        </w:numPr>
      </w:pPr>
      <w:r w:rsidRPr="00E77497">
        <w:t>15.11.7.3</w:t>
      </w:r>
      <w:r w:rsidRPr="00E77497">
        <w:tab/>
        <w:t xml:space="preserve">The </w:t>
      </w:r>
      <w:r w:rsidRPr="00E77497">
        <w:rPr>
          <w:i/>
        </w:rPr>
        <w:t>NativeError</w:t>
      </w:r>
      <w:r w:rsidRPr="00E77497">
        <w:t xml:space="preserve"> Constructors</w:t>
      </w:r>
    </w:p>
    <w:p w14:paraId="45EF6997" w14:textId="77777777" w:rsidR="004C02EF" w:rsidRPr="00E77497" w:rsidRDefault="004C02EF" w:rsidP="004C02EF">
      <w:r w:rsidRPr="00E77497">
        <w:t xml:space="preserve">When a </w:t>
      </w:r>
      <w:r w:rsidRPr="00E77497">
        <w:rPr>
          <w:i/>
        </w:rPr>
        <w:t>NativeError</w:t>
      </w:r>
      <w:r w:rsidRPr="00E77497">
        <w:t xml:space="preserve"> constructor is called as part of a </w:t>
      </w:r>
      <w:r w:rsidRPr="00E77497">
        <w:rPr>
          <w:rFonts w:ascii="Courier New" w:hAnsi="Courier New"/>
          <w:b/>
        </w:rPr>
        <w:t>new</w:t>
      </w:r>
      <w:r w:rsidRPr="00E77497">
        <w:t xml:space="preserve"> expression, it is a constructor: it initialises the newly created object.</w:t>
      </w:r>
    </w:p>
    <w:p w14:paraId="0CB29FB3" w14:textId="77777777" w:rsidR="004C02EF" w:rsidRPr="00E77497" w:rsidRDefault="004C02EF" w:rsidP="004C02EF">
      <w:pPr>
        <w:pStyle w:val="40"/>
        <w:numPr>
          <w:ilvl w:val="0"/>
          <w:numId w:val="0"/>
        </w:numPr>
      </w:pPr>
      <w:r w:rsidRPr="00E77497">
        <w:t>15.11.7.4</w:t>
      </w:r>
      <w:r w:rsidRPr="00E77497">
        <w:tab/>
        <w:t xml:space="preserve">new </w:t>
      </w:r>
      <w:r w:rsidRPr="00E77497">
        <w:rPr>
          <w:i/>
        </w:rPr>
        <w:t>NativeError</w:t>
      </w:r>
      <w:r w:rsidRPr="00E77497">
        <w:t xml:space="preserve"> (message)</w:t>
      </w:r>
    </w:p>
    <w:p w14:paraId="3BA54156" w14:textId="77777777" w:rsidR="004C02EF" w:rsidRPr="00E77497" w:rsidRDefault="004C02EF" w:rsidP="004C02EF">
      <w:r w:rsidRPr="00E77497">
        <w:t xml:space="preserve">The [[Prototype]] internal property of the newly constructed object is set to the prototype object for this </w:t>
      </w:r>
      <w:r w:rsidRPr="00E77497">
        <w:rPr>
          <w:i/>
        </w:rPr>
        <w:t>NativeError</w:t>
      </w:r>
      <w:r w:rsidRPr="00E77497">
        <w:t xml:space="preserve"> constructor.  The </w:t>
      </w:r>
      <w:del w:id="23891" w:author="Allen Wirfs-Brock" w:date="2011-07-02T14:41:00Z">
        <w:r w:rsidRPr="00E77497" w:rsidDel="00736F7F">
          <w:delText xml:space="preserve">[[Class]] internal property of the </w:delText>
        </w:r>
      </w:del>
      <w:r w:rsidRPr="00E77497">
        <w:t xml:space="preserve">newly constructed object </w:t>
      </w:r>
      <w:ins w:id="23892" w:author="Allen Wirfs-Brock" w:date="2011-07-02T14:41:00Z">
        <w:r w:rsidR="00736F7F" w:rsidRPr="00E77497">
          <w:t>has a</w:t>
        </w:r>
        <w:del w:id="23893" w:author="Rev 3 Allen Wirfs-Brock" w:date="2011-09-08T15:00:00Z">
          <w:r w:rsidR="00736F7F" w:rsidRPr="00E77497" w:rsidDel="00BA3B3B">
            <w:delText>n</w:delText>
          </w:r>
        </w:del>
        <w:r w:rsidR="00736F7F" w:rsidRPr="00E77497">
          <w:t xml:space="preserve"> [[</w:t>
        </w:r>
        <w:del w:id="23894" w:author="Rev 3 Allen Wirfs-Brock" w:date="2011-09-08T15:00:00Z">
          <w:r w:rsidR="00736F7F" w:rsidRPr="00E77497" w:rsidDel="00BA3B3B">
            <w:delText>IsError</w:delText>
          </w:r>
        </w:del>
      </w:ins>
      <w:ins w:id="23895" w:author="Rev 3 Allen Wirfs-Brock" w:date="2011-09-08T15:00:00Z">
        <w:r w:rsidR="00BA3B3B" w:rsidRPr="00E77497">
          <w:t>NativeBrand</w:t>
        </w:r>
      </w:ins>
      <w:ins w:id="23896" w:author="Allen Wirfs-Brock" w:date="2011-07-02T14:41:00Z">
        <w:r w:rsidR="00736F7F" w:rsidRPr="00E77497">
          <w:t>]] internal property</w:t>
        </w:r>
      </w:ins>
      <w:ins w:id="23897" w:author="Rev 3 Allen Wirfs-Brock" w:date="2011-09-08T15:00:00Z">
        <w:r w:rsidR="00BA3B3B" w:rsidRPr="00E77497">
          <w:t xml:space="preserve"> whose value is NativeError</w:t>
        </w:r>
        <w:r w:rsidR="00BA3B3B" w:rsidRPr="00E77497" w:rsidDel="00736F7F">
          <w:t xml:space="preserve"> </w:t>
        </w:r>
      </w:ins>
      <w:del w:id="23898" w:author="Allen Wirfs-Brock" w:date="2011-07-02T14:41: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4DC859A2"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 xml:space="preserve">message </w:t>
      </w:r>
      <w:r w:rsidRPr="00E77497">
        <w:t>own property of the newly constructed object is set to ToString(</w:t>
      </w:r>
      <w:r w:rsidRPr="00E77497">
        <w:rPr>
          <w:rFonts w:ascii="Times New Roman" w:hAnsi="Times New Roman"/>
          <w:i/>
        </w:rPr>
        <w:t>message</w:t>
      </w:r>
      <w:r w:rsidRPr="00E77497">
        <w:t xml:space="preserve">). </w:t>
      </w:r>
    </w:p>
    <w:p w14:paraId="1A236A14" w14:textId="77777777" w:rsidR="004C02EF" w:rsidRPr="00E77497" w:rsidRDefault="004C02EF" w:rsidP="004C02EF">
      <w:pPr>
        <w:pStyle w:val="40"/>
        <w:numPr>
          <w:ilvl w:val="0"/>
          <w:numId w:val="0"/>
        </w:numPr>
      </w:pPr>
      <w:r w:rsidRPr="00E77497">
        <w:t>15.11.7.5</w:t>
      </w:r>
      <w:r w:rsidRPr="00E77497">
        <w:tab/>
        <w:t xml:space="preserve">Properties of the </w:t>
      </w:r>
      <w:r w:rsidRPr="00E77497">
        <w:rPr>
          <w:i/>
        </w:rPr>
        <w:t>NativeError</w:t>
      </w:r>
      <w:r w:rsidRPr="00E77497">
        <w:t xml:space="preserve"> Constructors</w:t>
      </w:r>
    </w:p>
    <w:p w14:paraId="5BA94D04" w14:textId="77777777" w:rsidR="004C02EF" w:rsidRPr="00E77497" w:rsidRDefault="004C02EF" w:rsidP="004C02EF">
      <w:r w:rsidRPr="00E77497">
        <w:t xml:space="preserve">The value of the [[Prototype]] internal property of a </w:t>
      </w:r>
      <w:r w:rsidRPr="00E77497">
        <w:rPr>
          <w:i/>
        </w:rPr>
        <w:t>NativeError</w:t>
      </w:r>
      <w:r w:rsidRPr="00E77497">
        <w:t xml:space="preserve"> constructor is the Function prototype object (15.3.4).</w:t>
      </w:r>
    </w:p>
    <w:p w14:paraId="08FC84CC"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14:paraId="5A7F40A1" w14:textId="77777777" w:rsidR="004C02EF" w:rsidRPr="00E77497" w:rsidRDefault="004C02EF" w:rsidP="004C02EF">
      <w:pPr>
        <w:pStyle w:val="40"/>
        <w:numPr>
          <w:ilvl w:val="0"/>
          <w:numId w:val="0"/>
        </w:numPr>
      </w:pPr>
      <w:r w:rsidRPr="00E77497">
        <w:t>15.11.7.6</w:t>
      </w:r>
      <w:r w:rsidRPr="00E77497">
        <w:rPr>
          <w:i/>
        </w:rPr>
        <w:tab/>
        <w:t>NativeError</w:t>
      </w:r>
      <w:r w:rsidRPr="00E77497">
        <w:t>.prototype</w:t>
      </w:r>
    </w:p>
    <w:p w14:paraId="5EDF3501" w14:textId="77777777" w:rsidR="004C02EF" w:rsidRPr="00E77497" w:rsidRDefault="004C02EF" w:rsidP="004C02EF">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(15.11.7.7). Each </w:t>
      </w:r>
      <w:r w:rsidRPr="00E77497">
        <w:rPr>
          <w:i/>
        </w:rPr>
        <w:t>NativeError</w:t>
      </w:r>
      <w:r w:rsidRPr="00E77497">
        <w:t xml:space="preserve"> constructor has a separate prototype object.</w:t>
      </w:r>
    </w:p>
    <w:p w14:paraId="3401635F"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44DFE97" w14:textId="77777777" w:rsidR="004C02EF" w:rsidRPr="00E77497" w:rsidRDefault="004C02EF" w:rsidP="004C02EF">
      <w:pPr>
        <w:pStyle w:val="40"/>
        <w:numPr>
          <w:ilvl w:val="0"/>
          <w:numId w:val="0"/>
        </w:numPr>
      </w:pPr>
      <w:bookmarkStart w:id="23899" w:name="_Ref463853782"/>
      <w:r w:rsidRPr="00E77497">
        <w:t>15.11.7.7</w:t>
      </w:r>
      <w:r w:rsidRPr="00E77497">
        <w:tab/>
        <w:t xml:space="preserve">Properties of the </w:t>
      </w:r>
      <w:r w:rsidRPr="00E77497">
        <w:rPr>
          <w:i/>
        </w:rPr>
        <w:t>NativeError</w:t>
      </w:r>
      <w:r w:rsidRPr="00E77497">
        <w:t xml:space="preserve"> Prototype Objects</w:t>
      </w:r>
      <w:bookmarkEnd w:id="23899"/>
    </w:p>
    <w:p w14:paraId="2F2CC0D8" w14:textId="77777777" w:rsidR="004C02EF" w:rsidRPr="00E77497" w:rsidRDefault="004C02EF" w:rsidP="004C02EF">
      <w:r w:rsidRPr="00E77497">
        <w:t xml:space="preserve">Each </w:t>
      </w:r>
      <w:r w:rsidRPr="00E77497">
        <w:rPr>
          <w:i/>
        </w:rPr>
        <w:t>NativeError</w:t>
      </w:r>
      <w:r w:rsidRPr="00E77497">
        <w:t xml:space="preserve"> prototype object is an Error object </w:t>
      </w:r>
      <w:ins w:id="23900" w:author="Allen Wirfs-Brock" w:date="2011-07-02T14:42:00Z">
        <w:r w:rsidR="00736F7F" w:rsidRPr="00E77497">
          <w:t xml:space="preserve">and </w:t>
        </w:r>
      </w:ins>
      <w:ins w:id="23901" w:author="Allen Wirfs-Brock" w:date="2011-07-02T14:41:00Z">
        <w:r w:rsidR="00736F7F" w:rsidRPr="00E77497">
          <w:t>has a</w:t>
        </w:r>
        <w:del w:id="23902" w:author="Rev 3 Allen Wirfs-Brock" w:date="2011-09-08T15:01:00Z">
          <w:r w:rsidR="00736F7F" w:rsidRPr="00E77497" w:rsidDel="004B7D01">
            <w:delText>n</w:delText>
          </w:r>
        </w:del>
        <w:r w:rsidR="00736F7F" w:rsidRPr="00E77497">
          <w:t xml:space="preserve"> [[</w:t>
        </w:r>
        <w:del w:id="23903" w:author="Rev 3 Allen Wirfs-Brock" w:date="2011-09-08T15:01:00Z">
          <w:r w:rsidR="00736F7F" w:rsidRPr="00E77497" w:rsidDel="004B7D01">
            <w:delText>IsError</w:delText>
          </w:r>
        </w:del>
      </w:ins>
      <w:ins w:id="23904" w:author="Rev 3 Allen Wirfs-Brock" w:date="2011-09-08T15:01:00Z">
        <w:r w:rsidR="004B7D01" w:rsidRPr="00E77497">
          <w:t>NativeBrand</w:t>
        </w:r>
      </w:ins>
      <w:ins w:id="23905" w:author="Allen Wirfs-Brock" w:date="2011-07-02T14:41:00Z">
        <w:r w:rsidR="00736F7F" w:rsidRPr="00E77497">
          <w:t>]] internal property</w:t>
        </w:r>
      </w:ins>
      <w:ins w:id="23906" w:author="Rev 3 Allen Wirfs-Brock" w:date="2011-09-08T15:01:00Z">
        <w:r w:rsidR="004B7D01" w:rsidRPr="00E77497">
          <w:t xml:space="preserve"> whose value is NativeError</w:t>
        </w:r>
        <w:r w:rsidR="004B7D01" w:rsidRPr="00E77497" w:rsidDel="00736F7F">
          <w:t xml:space="preserve"> </w:t>
        </w:r>
      </w:ins>
      <w:del w:id="23907" w:author="Allen Wirfs-Brock" w:date="2011-07-02T14:41:00Z">
        <w:r w:rsidRPr="00E77497" w:rsidDel="00736F7F">
          <w:delText xml:space="preserve">(its [[Class]] is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r w:rsidRPr="00E77497" w:rsidDel="00736F7F">
          <w:delText>)</w:delText>
        </w:r>
      </w:del>
      <w:r w:rsidRPr="00E77497">
        <w:t>.</w:t>
      </w:r>
    </w:p>
    <w:p w14:paraId="62EEFE13" w14:textId="77777777" w:rsidR="004C02EF" w:rsidRPr="00E77497" w:rsidRDefault="004C02EF" w:rsidP="004C02EF">
      <w:r w:rsidRPr="00E77497">
        <w:t xml:space="preserve">The value of the [[Prototype]] internal property of each </w:t>
      </w:r>
      <w:r w:rsidRPr="00E77497">
        <w:rPr>
          <w:i/>
        </w:rPr>
        <w:t>NativeError</w:t>
      </w:r>
      <w:r w:rsidRPr="00E77497">
        <w:t xml:space="preserve"> prototype object is the standard built-in Error prototype object (15.11.4).</w:t>
      </w:r>
    </w:p>
    <w:p w14:paraId="0596166B" w14:textId="77777777" w:rsidR="004C02EF" w:rsidRPr="00E77497" w:rsidRDefault="004C02EF" w:rsidP="004C02EF">
      <w:pPr>
        <w:pStyle w:val="40"/>
        <w:numPr>
          <w:ilvl w:val="0"/>
          <w:numId w:val="0"/>
        </w:numPr>
      </w:pPr>
      <w:r w:rsidRPr="00E77497">
        <w:t>15.11.7.8</w:t>
      </w:r>
      <w:r w:rsidRPr="00E77497">
        <w:rPr>
          <w:i/>
        </w:rPr>
        <w:tab/>
        <w:t>NativeError</w:t>
      </w:r>
      <w:r w:rsidRPr="00E77497">
        <w:t>.prototype.constructor</w:t>
      </w:r>
    </w:p>
    <w:p w14:paraId="69E6AF7B" w14:textId="77777777"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14:paraId="51E6ECC1" w14:textId="77777777" w:rsidR="004C02EF" w:rsidRPr="00E77497" w:rsidRDefault="004C02EF" w:rsidP="004C02EF">
      <w:pPr>
        <w:pStyle w:val="40"/>
        <w:numPr>
          <w:ilvl w:val="0"/>
          <w:numId w:val="0"/>
        </w:numPr>
      </w:pPr>
      <w:r w:rsidRPr="00E77497">
        <w:t>15.11.7.9</w:t>
      </w:r>
      <w:r w:rsidRPr="00E77497">
        <w:rPr>
          <w:i/>
        </w:rPr>
        <w:tab/>
        <w:t>NativeError</w:t>
      </w:r>
      <w:r w:rsidRPr="00E77497">
        <w:t>.prototype.name</w:t>
      </w:r>
    </w:p>
    <w:p w14:paraId="2315979C" w14:textId="77777777"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 the name of the constructor (the name used instead of </w:t>
      </w:r>
      <w:r w:rsidRPr="00E77497">
        <w:rPr>
          <w:i/>
        </w:rPr>
        <w:t>NativeError</w:t>
      </w:r>
      <w:r w:rsidRPr="00E77497">
        <w:t>).</w:t>
      </w:r>
    </w:p>
    <w:p w14:paraId="0E65F9F1" w14:textId="77777777" w:rsidR="004C02EF" w:rsidRPr="00E77497" w:rsidRDefault="004C02EF" w:rsidP="004C02EF">
      <w:pPr>
        <w:pStyle w:val="40"/>
        <w:numPr>
          <w:ilvl w:val="0"/>
          <w:numId w:val="0"/>
        </w:numPr>
      </w:pPr>
      <w:r w:rsidRPr="00E77497">
        <w:t>15.11.7.10</w:t>
      </w:r>
      <w:r w:rsidRPr="00E77497">
        <w:rPr>
          <w:i/>
        </w:rPr>
        <w:tab/>
        <w:t>NativeError</w:t>
      </w:r>
      <w:r w:rsidRPr="00E77497">
        <w:t>.prototype.message</w:t>
      </w:r>
    </w:p>
    <w:p w14:paraId="793243DA" w14:textId="77777777"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1861EFF8" w14:textId="77777777" w:rsidR="004C02EF" w:rsidRPr="00E77497" w:rsidRDefault="004C02EF" w:rsidP="004C02EF">
      <w:pPr>
        <w:pStyle w:val="Note"/>
      </w:pPr>
      <w:r w:rsidRPr="00E77497">
        <w:t>NOTE</w:t>
      </w:r>
      <w:r w:rsidRPr="00E77497">
        <w:tab/>
        <w:t xml:space="preserve">The prototypes for the NativeError constructors do not themselves provide a </w:t>
      </w:r>
      <w:r w:rsidRPr="00E77497">
        <w:rPr>
          <w:rFonts w:ascii="Courier New" w:hAnsi="Courier New"/>
          <w:b/>
        </w:rPr>
        <w:t xml:space="preserve">toString </w:t>
      </w:r>
      <w:r w:rsidRPr="00E77497">
        <w:t>function, but instances of errors will inherit it from the Error prototype object.</w:t>
      </w:r>
    </w:p>
    <w:p w14:paraId="003FB49F" w14:textId="77777777" w:rsidR="004C02EF" w:rsidRPr="00E77497" w:rsidRDefault="004C02EF" w:rsidP="004C02EF">
      <w:pPr>
        <w:pStyle w:val="40"/>
        <w:numPr>
          <w:ilvl w:val="0"/>
          <w:numId w:val="0"/>
        </w:numPr>
      </w:pPr>
      <w:r w:rsidRPr="00E77497">
        <w:t>15.11.7.11</w:t>
      </w:r>
      <w:r w:rsidRPr="00E77497">
        <w:tab/>
        <w:t xml:space="preserve">Properties of </w:t>
      </w:r>
      <w:r w:rsidRPr="00E77497">
        <w:rPr>
          <w:i/>
        </w:rPr>
        <w:t>NativeError</w:t>
      </w:r>
      <w:r w:rsidRPr="00E77497">
        <w:t xml:space="preserve"> Instances</w:t>
      </w:r>
    </w:p>
    <w:p w14:paraId="2700DBBB" w14:textId="77777777" w:rsidR="004C02EF" w:rsidRPr="00E77497" w:rsidRDefault="004C02EF" w:rsidP="004C02EF">
      <w:r w:rsidRPr="00E77497">
        <w:rPr>
          <w:i/>
        </w:rPr>
        <w:t>NativeError</w:t>
      </w:r>
      <w:r w:rsidRPr="00E77497">
        <w:t xml:space="preserve"> instances inherit properties from their </w:t>
      </w:r>
      <w:r w:rsidRPr="00E77497">
        <w:rPr>
          <w:i/>
        </w:rPr>
        <w:t>NativeError</w:t>
      </w:r>
      <w:r w:rsidRPr="00E77497">
        <w:t xml:space="preserve"> prototype object and </w:t>
      </w:r>
      <w:ins w:id="23908" w:author="Allen Wirfs-Brock" w:date="2011-07-02T14:42:00Z">
        <w:r w:rsidR="00736F7F" w:rsidRPr="00E77497">
          <w:t>have a</w:t>
        </w:r>
        <w:del w:id="23909" w:author="Rev 3 Allen Wirfs-Brock" w:date="2011-09-08T15:01:00Z">
          <w:r w:rsidR="00736F7F" w:rsidRPr="00E77497" w:rsidDel="004B7D01">
            <w:delText>n</w:delText>
          </w:r>
        </w:del>
        <w:r w:rsidR="00736F7F" w:rsidRPr="00E77497">
          <w:t xml:space="preserve"> [[</w:t>
        </w:r>
        <w:del w:id="23910" w:author="Rev 3 Allen Wirfs-Brock" w:date="2011-09-08T15:01:00Z">
          <w:r w:rsidR="00736F7F" w:rsidRPr="00E77497" w:rsidDel="004B7D01">
            <w:delText>IsError</w:delText>
          </w:r>
        </w:del>
      </w:ins>
      <w:ins w:id="23911" w:author="Rev 3 Allen Wirfs-Brock" w:date="2011-09-08T15:01:00Z">
        <w:r w:rsidR="004B7D01" w:rsidRPr="00E77497">
          <w:t>NativeBrand</w:t>
        </w:r>
      </w:ins>
      <w:ins w:id="23912" w:author="Allen Wirfs-Brock" w:date="2011-07-02T14:42:00Z">
        <w:r w:rsidR="00736F7F" w:rsidRPr="00E77497">
          <w:t>]] internal property</w:t>
        </w:r>
      </w:ins>
      <w:ins w:id="23913" w:author="Rev 3 Allen Wirfs-Brock" w:date="2011-09-08T15:01:00Z">
        <w:r w:rsidR="004B7D01" w:rsidRPr="00E77497">
          <w:t xml:space="preserve"> whose value is NativeError</w:t>
        </w:r>
        <w:r w:rsidR="004B7D01" w:rsidRPr="00E77497" w:rsidDel="00736F7F">
          <w:t xml:space="preserve"> </w:t>
        </w:r>
      </w:ins>
      <w:del w:id="23914" w:author="Allen Wirfs-Brock" w:date="2011-07-02T14:42:00Z">
        <w:r w:rsidRPr="00E77497" w:rsidDel="00736F7F">
          <w:delText xml:space="preserve">their [[Class]] internal property value is </w:delText>
        </w:r>
        <w:r w:rsidRPr="00E77497" w:rsidDel="00736F7F">
          <w:rPr>
            <w:rFonts w:ascii="Courier New" w:hAnsi="Courier New" w:cs="Courier New"/>
            <w:b/>
          </w:rPr>
          <w:delText>"Error"</w:delText>
        </w:r>
      </w:del>
      <w:r w:rsidRPr="00E77497">
        <w:t xml:space="preserve">.  </w:t>
      </w:r>
      <w:r w:rsidRPr="00E77497">
        <w:rPr>
          <w:i/>
        </w:rPr>
        <w:t>NativeError</w:t>
      </w:r>
      <w:r w:rsidRPr="00E77497">
        <w:t xml:space="preserve"> instances have no special properties.</w:t>
      </w:r>
    </w:p>
    <w:p w14:paraId="66FA4F9A" w14:textId="77777777" w:rsidR="004C02EF" w:rsidRPr="00E77497" w:rsidRDefault="004C02EF" w:rsidP="00F710D2">
      <w:pPr>
        <w:pStyle w:val="20"/>
        <w:numPr>
          <w:ilvl w:val="0"/>
          <w:numId w:val="0"/>
        </w:numPr>
      </w:pPr>
      <w:bookmarkStart w:id="23915" w:name="_Toc235503548"/>
      <w:bookmarkStart w:id="23916" w:name="_Toc241509323"/>
      <w:bookmarkStart w:id="23917" w:name="_Toc244416810"/>
      <w:bookmarkStart w:id="23918" w:name="_Toc276631174"/>
      <w:bookmarkStart w:id="23919" w:name="_Toc323907805"/>
      <w:r w:rsidRPr="00E77497">
        <w:t>15.12</w:t>
      </w:r>
      <w:r w:rsidRPr="00E77497">
        <w:tab/>
        <w:t>The JSON Object</w:t>
      </w:r>
      <w:bookmarkEnd w:id="23915"/>
      <w:bookmarkEnd w:id="23916"/>
      <w:bookmarkEnd w:id="23917"/>
      <w:bookmarkEnd w:id="23918"/>
      <w:bookmarkEnd w:id="23919"/>
    </w:p>
    <w:p w14:paraId="2BCCB7CA" w14:textId="77777777" w:rsidR="004C02EF" w:rsidRPr="00E77497" w:rsidRDefault="004C02EF" w:rsidP="004C02EF">
      <w:r w:rsidRPr="00E77497">
        <w:t xml:space="preserve">The </w:t>
      </w:r>
      <w:r w:rsidRPr="00E77497">
        <w:rPr>
          <w:b/>
        </w:rPr>
        <w:t>JSON</w:t>
      </w:r>
      <w:r w:rsidRPr="00E77497">
        <w:t xml:space="preserve"> object is a single 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67B388FC" w14:textId="77777777"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6D9B2C1F" w14:textId="77777777"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74F895C6" w14:textId="77777777" w:rsidR="004C02EF" w:rsidRPr="00E77497" w:rsidRDefault="004C02EF" w:rsidP="004C02EF">
      <w:r w:rsidRPr="00E77497">
        <w:t xml:space="preserve">The value of the [[Prototype]] internal property of the JSON object is the standard built-in Object prototype object (15.2.4). The </w:t>
      </w:r>
      <w:del w:id="23920" w:author="Allen Wirfs-Brock" w:date="2011-07-02T14:42:00Z">
        <w:r w:rsidRPr="00E77497" w:rsidDel="00736F7F">
          <w:delText xml:space="preserve">value of the [[Class]] internal property of the </w:delText>
        </w:r>
      </w:del>
      <w:r w:rsidRPr="00E77497">
        <w:t xml:space="preserve">JSON object </w:t>
      </w:r>
      <w:ins w:id="23921" w:author="Allen Wirfs-Brock" w:date="2011-07-02T14:42:00Z">
        <w:r w:rsidR="00736F7F" w:rsidRPr="00E77497">
          <w:t>has a</w:t>
        </w:r>
        <w:del w:id="23922" w:author="Rev 3 Allen Wirfs-Brock" w:date="2011-09-08T15:03:00Z">
          <w:r w:rsidR="00736F7F" w:rsidRPr="00E77497" w:rsidDel="00883E25">
            <w:delText>n</w:delText>
          </w:r>
        </w:del>
        <w:r w:rsidR="00736F7F" w:rsidRPr="00E77497">
          <w:t xml:space="preserve"> [[</w:t>
        </w:r>
        <w:del w:id="23923" w:author="Rev 3 Allen Wirfs-Brock" w:date="2011-09-08T15:03:00Z">
          <w:r w:rsidR="00736F7F" w:rsidRPr="00E77497" w:rsidDel="00883E25">
            <w:delText>Is</w:delText>
          </w:r>
        </w:del>
      </w:ins>
      <w:ins w:id="23924" w:author="Allen Wirfs-Brock" w:date="2011-07-02T14:43:00Z">
        <w:del w:id="23925" w:author="Rev 3 Allen Wirfs-Brock" w:date="2011-09-08T15:03:00Z">
          <w:r w:rsidR="00736F7F" w:rsidRPr="00E77497" w:rsidDel="00883E25">
            <w:delText>JSON</w:delText>
          </w:r>
        </w:del>
      </w:ins>
      <w:ins w:id="23926" w:author="Rev 3 Allen Wirfs-Brock" w:date="2011-09-08T15:03:00Z">
        <w:r w:rsidR="00883E25" w:rsidRPr="00E77497">
          <w:t>NativeBrand</w:t>
        </w:r>
      </w:ins>
      <w:ins w:id="23927" w:author="Allen Wirfs-Brock" w:date="2011-07-02T14:42:00Z">
        <w:r w:rsidR="00736F7F" w:rsidRPr="00E77497">
          <w:t>]] internal property</w:t>
        </w:r>
      </w:ins>
      <w:ins w:id="23928" w:author="Rev 3 Allen Wirfs-Brock" w:date="2011-09-08T15:02:00Z">
        <w:r w:rsidR="00883E25" w:rsidRPr="00E77497">
          <w:t xml:space="preserve"> whose value is Native</w:t>
        </w:r>
      </w:ins>
      <w:ins w:id="23929" w:author="Rev 3 Allen Wirfs-Brock" w:date="2011-09-08T15:03:00Z">
        <w:r w:rsidR="00883E25" w:rsidRPr="00E77497">
          <w:t>JSON</w:t>
        </w:r>
      </w:ins>
      <w:ins w:id="23930" w:author="Rev 3 Allen Wirfs-Brock" w:date="2011-09-08T15:02:00Z">
        <w:r w:rsidR="00883E25" w:rsidRPr="00E77497" w:rsidDel="00736F7F">
          <w:t xml:space="preserve"> </w:t>
        </w:r>
      </w:ins>
      <w:del w:id="23931" w:author="Allen Wirfs-Brock" w:date="2011-07-02T14:42:00Z">
        <w:r w:rsidRPr="00E77497" w:rsidDel="00736F7F">
          <w:delText xml:space="preserve">is </w:delText>
        </w:r>
        <w:r w:rsidRPr="00E77497" w:rsidDel="00736F7F">
          <w:rPr>
            <w:rFonts w:ascii="Courier New" w:hAnsi="Courier New"/>
            <w:b/>
          </w:rPr>
          <w:delText>"JSON"</w:delText>
        </w:r>
      </w:del>
      <w:r w:rsidRPr="00E77497">
        <w:t xml:space="preserve">. The value of the [[Extensible]] internal property of the JSON object is set to </w:t>
      </w:r>
      <w:r w:rsidRPr="00E77497">
        <w:rPr>
          <w:b/>
        </w:rPr>
        <w:t>true</w:t>
      </w:r>
      <w:r w:rsidRPr="00E77497">
        <w:t>.</w:t>
      </w:r>
    </w:p>
    <w:p w14:paraId="7F96B826" w14:textId="77777777" w:rsidR="004C02EF" w:rsidRPr="00E77497" w:rsidRDefault="004C02EF" w:rsidP="004C02EF">
      <w:r w:rsidRPr="00E77497">
        <w:t xml:space="preserve">The JSON object does not have a [[Construct]] internal property; it is not possible to use the JSON object as a constructor with the </w:t>
      </w:r>
      <w:r w:rsidRPr="00E77497">
        <w:rPr>
          <w:rFonts w:ascii="Courier New" w:hAnsi="Courier New"/>
          <w:b/>
        </w:rPr>
        <w:t>new</w:t>
      </w:r>
      <w:r w:rsidRPr="00E77497">
        <w:t xml:space="preserve"> operator.</w:t>
      </w:r>
    </w:p>
    <w:p w14:paraId="5423874F" w14:textId="77777777" w:rsidR="004C02EF" w:rsidRPr="00E77497" w:rsidRDefault="004C02EF" w:rsidP="004C02EF">
      <w:r w:rsidRPr="00E77497">
        <w:t>The JSON object does not have a [[Call]] internal property; it is not possible to invoke the JSON object as a function.</w:t>
      </w:r>
    </w:p>
    <w:p w14:paraId="720AC520" w14:textId="77777777" w:rsidR="004C02EF" w:rsidRPr="00E77497" w:rsidRDefault="004C02EF" w:rsidP="00F710D2">
      <w:pPr>
        <w:pStyle w:val="30"/>
        <w:numPr>
          <w:ilvl w:val="0"/>
          <w:numId w:val="0"/>
        </w:numPr>
      </w:pPr>
      <w:bookmarkStart w:id="23932" w:name="_Toc235503549"/>
      <w:bookmarkStart w:id="23933" w:name="_Toc241509324"/>
      <w:bookmarkStart w:id="23934" w:name="_Toc244416811"/>
      <w:bookmarkStart w:id="23935" w:name="_Toc276631175"/>
      <w:bookmarkStart w:id="23936" w:name="_Toc323907806"/>
      <w:r w:rsidRPr="00E77497">
        <w:t>15.12.1</w:t>
      </w:r>
      <w:r w:rsidRPr="00E77497">
        <w:tab/>
        <w:t>The JSON Grammar</w:t>
      </w:r>
      <w:bookmarkEnd w:id="23932"/>
      <w:bookmarkEnd w:id="23933"/>
      <w:bookmarkEnd w:id="23934"/>
      <w:bookmarkEnd w:id="23935"/>
      <w:bookmarkEnd w:id="23936"/>
      <w:r w:rsidRPr="00E77497">
        <w:t xml:space="preserve"> </w:t>
      </w:r>
    </w:p>
    <w:p w14:paraId="22395E41" w14:textId="77777777" w:rsidR="004C02EF" w:rsidRPr="00E77497" w:rsidRDefault="004C02EF" w:rsidP="004C02EF">
      <w:r w:rsidRPr="00E77497">
        <w:t>JSON.stringify produces a String that conforms to the following JSON grammar. JSON.parse accepts a String that conforms to the JSON grammar.</w:t>
      </w:r>
    </w:p>
    <w:p w14:paraId="0DE1A062" w14:textId="77777777" w:rsidR="004C02EF" w:rsidRPr="00E77497" w:rsidRDefault="004C02EF" w:rsidP="004C02EF">
      <w:pPr>
        <w:pStyle w:val="40"/>
        <w:numPr>
          <w:ilvl w:val="0"/>
          <w:numId w:val="0"/>
        </w:numPr>
      </w:pPr>
      <w:r w:rsidRPr="00E77497">
        <w:t>15.12.1.1</w:t>
      </w:r>
      <w:r w:rsidRPr="00E77497">
        <w:tab/>
        <w:t>The JSON Lexical Grammar</w:t>
      </w:r>
    </w:p>
    <w:p w14:paraId="23D28EFE" w14:textId="77777777" w:rsidR="004C02EF" w:rsidRPr="00E77497" w:rsidRDefault="004C02EF" w:rsidP="004C02EF">
      <w:r w:rsidRPr="00E77497">
        <w:t xml:space="preserve">JSON is similar to ECMAScript source text in that it consists of a sequence of 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5FC4735F" w14:textId="77777777" w:rsidR="004C02EF" w:rsidRPr="00E77497" w:rsidRDefault="004C02EF" w:rsidP="004C02EF">
      <w:pPr>
        <w:pStyle w:val="Syntax"/>
      </w:pPr>
      <w:r w:rsidRPr="00E77497">
        <w:t>Syntax</w:t>
      </w:r>
    </w:p>
    <w:p w14:paraId="0E8B0032" w14:textId="77777777"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14:paraId="05933B3C" w14:textId="77777777"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7C5421B1" w14:textId="77777777" w:rsidR="004C02EF" w:rsidRPr="00E77497" w:rsidRDefault="004C02EF" w:rsidP="004C02EF">
      <w:pPr>
        <w:pStyle w:val="M0"/>
        <w:spacing w:after="0"/>
        <w:rPr>
          <w:sz w:val="16"/>
        </w:rPr>
      </w:pPr>
    </w:p>
    <w:p w14:paraId="429D8CA5" w14:textId="77777777" w:rsidR="004C02EF" w:rsidRPr="00E77497" w:rsidRDefault="004C02EF" w:rsidP="004C02EF">
      <w:pPr>
        <w:pStyle w:val="SyntaxRule"/>
      </w:pPr>
      <w:r w:rsidRPr="00E77497">
        <w:t xml:space="preserve">JSONString </w:t>
      </w:r>
      <w:r w:rsidRPr="00E77497">
        <w:rPr>
          <w:rFonts w:ascii="Arial" w:hAnsi="Arial"/>
          <w:b/>
          <w:i w:val="0"/>
        </w:rPr>
        <w:t>::</w:t>
      </w:r>
    </w:p>
    <w:p w14:paraId="31296DD5" w14:textId="77777777"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1D6760B1" w14:textId="77777777" w:rsidR="004C02EF" w:rsidRPr="00E77497" w:rsidRDefault="004C02EF" w:rsidP="004C02EF">
      <w:pPr>
        <w:pStyle w:val="M0"/>
        <w:spacing w:after="0"/>
        <w:rPr>
          <w:sz w:val="16"/>
        </w:rPr>
      </w:pPr>
    </w:p>
    <w:p w14:paraId="21F537C0" w14:textId="77777777" w:rsidR="004C02EF" w:rsidRPr="00E77497" w:rsidRDefault="004C02EF" w:rsidP="004C02EF">
      <w:pPr>
        <w:pStyle w:val="SyntaxRule"/>
      </w:pPr>
      <w:r w:rsidRPr="00E77497">
        <w:t xml:space="preserve">JSONStringCharacters </w:t>
      </w:r>
      <w:r w:rsidRPr="00E77497">
        <w:rPr>
          <w:rFonts w:ascii="Arial" w:hAnsi="Arial"/>
          <w:b/>
          <w:i w:val="0"/>
        </w:rPr>
        <w:t>::</w:t>
      </w:r>
    </w:p>
    <w:p w14:paraId="5768853C" w14:textId="77777777"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5FCC2962" w14:textId="77777777" w:rsidR="004C02EF" w:rsidRPr="00E77497" w:rsidRDefault="004C02EF" w:rsidP="004C02EF">
      <w:pPr>
        <w:pStyle w:val="M0"/>
        <w:spacing w:after="0"/>
        <w:rPr>
          <w:sz w:val="16"/>
        </w:rPr>
      </w:pPr>
    </w:p>
    <w:p w14:paraId="365C8598" w14:textId="77777777"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14:paraId="167DEEC4" w14:textId="77777777"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783D80CF" w14:textId="77777777"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14:paraId="6A837A76" w14:textId="77777777" w:rsidR="004C02EF" w:rsidRPr="00E77497" w:rsidRDefault="004C02EF" w:rsidP="004C02EF">
      <w:pPr>
        <w:pStyle w:val="M0"/>
        <w:spacing w:after="0"/>
        <w:rPr>
          <w:sz w:val="16"/>
        </w:rPr>
      </w:pPr>
    </w:p>
    <w:p w14:paraId="50FDE50C" w14:textId="77777777" w:rsidR="004C02EF" w:rsidRPr="00E77497" w:rsidRDefault="004C02EF" w:rsidP="004C02EF">
      <w:pPr>
        <w:pStyle w:val="SyntaxRule"/>
      </w:pPr>
      <w:r w:rsidRPr="00E77497">
        <w:t xml:space="preserve">JSONEscapeSequence </w:t>
      </w:r>
      <w:r w:rsidRPr="00E77497">
        <w:rPr>
          <w:rFonts w:ascii="Arial" w:hAnsi="Arial"/>
          <w:b/>
          <w:i w:val="0"/>
        </w:rPr>
        <w:t>::</w:t>
      </w:r>
    </w:p>
    <w:p w14:paraId="3748D194" w14:textId="77777777" w:rsidR="004C02EF" w:rsidRPr="00E77497" w:rsidRDefault="004C02EF" w:rsidP="004C02EF">
      <w:pPr>
        <w:pStyle w:val="SyntaxRule2"/>
      </w:pPr>
      <w:r w:rsidRPr="00E77497">
        <w:t>JSONEscapeCharacter</w:t>
      </w:r>
    </w:p>
    <w:p w14:paraId="7F9CFAE5" w14:textId="77777777" w:rsidR="004C02EF" w:rsidRPr="00E77497" w:rsidRDefault="004C02EF" w:rsidP="004C02EF">
      <w:pPr>
        <w:pStyle w:val="SyntaxRule2"/>
      </w:pPr>
      <w:r w:rsidRPr="00E77497">
        <w:t xml:space="preserve">UnicodeEscapeSequence </w:t>
      </w:r>
    </w:p>
    <w:p w14:paraId="4452251E" w14:textId="77777777" w:rsidR="004C02EF" w:rsidRPr="00E77497" w:rsidRDefault="004C02EF" w:rsidP="004C02EF">
      <w:pPr>
        <w:pStyle w:val="M0"/>
        <w:spacing w:after="0"/>
        <w:rPr>
          <w:sz w:val="16"/>
        </w:rPr>
      </w:pPr>
    </w:p>
    <w:p w14:paraId="1E66C88A" w14:textId="77777777"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68282B66" w14:textId="77777777"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14:paraId="6815DD04" w14:textId="77777777" w:rsidR="004C02EF" w:rsidRPr="00C7794D" w:rsidRDefault="004C02EF" w:rsidP="004C02EF">
      <w:pPr>
        <w:pStyle w:val="M0"/>
        <w:spacing w:after="0"/>
        <w:rPr>
          <w:sz w:val="16"/>
        </w:rPr>
      </w:pPr>
    </w:p>
    <w:p w14:paraId="29CCD10D" w14:textId="77777777" w:rsidR="004C02EF" w:rsidRPr="00C7794D" w:rsidRDefault="004C02EF" w:rsidP="004C02EF">
      <w:pPr>
        <w:pStyle w:val="SyntaxRule"/>
      </w:pPr>
      <w:r w:rsidRPr="00C7794D">
        <w:t xml:space="preserve">JSONNumber </w:t>
      </w:r>
      <w:r w:rsidRPr="00C7794D">
        <w:rPr>
          <w:rFonts w:ascii="Arial" w:hAnsi="Arial"/>
          <w:b/>
          <w:i w:val="0"/>
        </w:rPr>
        <w:t>::</w:t>
      </w:r>
    </w:p>
    <w:p w14:paraId="317C9719" w14:textId="77777777"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13BD567A" w14:textId="77777777" w:rsidR="004C02EF" w:rsidRPr="00A67AF2" w:rsidRDefault="004C02EF" w:rsidP="004C02EF">
      <w:pPr>
        <w:pStyle w:val="M0"/>
        <w:spacing w:after="0"/>
        <w:rPr>
          <w:sz w:val="16"/>
        </w:rPr>
      </w:pPr>
    </w:p>
    <w:p w14:paraId="61AB493B" w14:textId="77777777" w:rsidR="004C02EF" w:rsidRPr="00675B74" w:rsidRDefault="004C02EF" w:rsidP="004C02EF">
      <w:pPr>
        <w:pStyle w:val="SyntaxRule"/>
      </w:pPr>
      <w:r w:rsidRPr="00A67AF2">
        <w:t xml:space="preserve">JSONFraction </w:t>
      </w:r>
      <w:r w:rsidRPr="00B820AB">
        <w:rPr>
          <w:rFonts w:ascii="Arial" w:hAnsi="Arial"/>
          <w:b/>
          <w:i w:val="0"/>
        </w:rPr>
        <w:t>::</w:t>
      </w:r>
    </w:p>
    <w:p w14:paraId="03253E25" w14:textId="77777777" w:rsidR="004C02EF" w:rsidRPr="00E77497" w:rsidRDefault="004C02EF" w:rsidP="004C02EF">
      <w:pPr>
        <w:pStyle w:val="SyntaxRule2"/>
      </w:pPr>
      <w:r w:rsidRPr="00E77497">
        <w:rPr>
          <w:rFonts w:ascii="Courier New" w:hAnsi="Courier New" w:cs="Courier New"/>
          <w:b/>
          <w:i w:val="0"/>
        </w:rPr>
        <w:t>.</w:t>
      </w:r>
      <w:r w:rsidRPr="00E77497">
        <w:t xml:space="preserve"> DecimalDigits</w:t>
      </w:r>
    </w:p>
    <w:p w14:paraId="46CDBF86" w14:textId="77777777" w:rsidR="004C02EF" w:rsidRPr="00E77497" w:rsidRDefault="004C02EF" w:rsidP="004C02EF">
      <w:pPr>
        <w:pStyle w:val="M0"/>
        <w:spacing w:after="0"/>
        <w:rPr>
          <w:sz w:val="16"/>
        </w:rPr>
      </w:pPr>
    </w:p>
    <w:p w14:paraId="5E39465B" w14:textId="77777777" w:rsidR="004C02EF" w:rsidRPr="00E77497" w:rsidRDefault="004C02EF" w:rsidP="004C02EF">
      <w:pPr>
        <w:pStyle w:val="SyntaxRule"/>
      </w:pPr>
      <w:r w:rsidRPr="00E77497">
        <w:t xml:space="preserve">JSONNullLiteral </w:t>
      </w:r>
      <w:r w:rsidRPr="00E77497">
        <w:rPr>
          <w:rFonts w:ascii="Arial" w:hAnsi="Arial"/>
          <w:b/>
          <w:i w:val="0"/>
        </w:rPr>
        <w:t>::</w:t>
      </w:r>
    </w:p>
    <w:p w14:paraId="564CF742" w14:textId="77777777" w:rsidR="004C02EF" w:rsidRPr="00E77497" w:rsidRDefault="004C02EF" w:rsidP="004C02EF">
      <w:pPr>
        <w:pStyle w:val="SyntaxRule2"/>
      </w:pPr>
      <w:r w:rsidRPr="00E77497">
        <w:t>NullLiteral</w:t>
      </w:r>
    </w:p>
    <w:p w14:paraId="61B695E3" w14:textId="77777777" w:rsidR="004C02EF" w:rsidRPr="00E77497" w:rsidRDefault="004C02EF" w:rsidP="004C02EF">
      <w:pPr>
        <w:pStyle w:val="M0"/>
        <w:spacing w:after="0"/>
        <w:rPr>
          <w:sz w:val="16"/>
        </w:rPr>
      </w:pPr>
    </w:p>
    <w:p w14:paraId="34A1096C" w14:textId="77777777" w:rsidR="004C02EF" w:rsidRPr="00E77497" w:rsidRDefault="004C02EF" w:rsidP="004C02EF">
      <w:pPr>
        <w:pStyle w:val="SyntaxRule"/>
      </w:pPr>
      <w:r w:rsidRPr="00E77497">
        <w:t xml:space="preserve">JSONBooleanLiteral </w:t>
      </w:r>
      <w:r w:rsidRPr="00E77497">
        <w:rPr>
          <w:rFonts w:ascii="Arial" w:hAnsi="Arial"/>
          <w:b/>
          <w:i w:val="0"/>
        </w:rPr>
        <w:t>::</w:t>
      </w:r>
    </w:p>
    <w:p w14:paraId="20F3338D" w14:textId="77777777" w:rsidR="004C02EF" w:rsidRPr="00E77497" w:rsidRDefault="004C02EF" w:rsidP="004C02EF">
      <w:pPr>
        <w:pStyle w:val="SyntaxRule2"/>
      </w:pPr>
      <w:r w:rsidRPr="00E77497">
        <w:t>BooleanLiteral</w:t>
      </w:r>
    </w:p>
    <w:p w14:paraId="2D0D6E5B" w14:textId="77777777" w:rsidR="004C02EF" w:rsidRPr="00E77497" w:rsidRDefault="004C02EF" w:rsidP="004C02EF">
      <w:pPr>
        <w:pStyle w:val="M0"/>
        <w:spacing w:after="0"/>
        <w:rPr>
          <w:sz w:val="16"/>
        </w:rPr>
      </w:pPr>
    </w:p>
    <w:p w14:paraId="774F737E" w14:textId="77777777" w:rsidR="004C02EF" w:rsidRPr="00E77497" w:rsidRDefault="004C02EF" w:rsidP="004C02EF">
      <w:pPr>
        <w:pStyle w:val="40"/>
        <w:numPr>
          <w:ilvl w:val="0"/>
          <w:numId w:val="0"/>
        </w:numPr>
      </w:pPr>
      <w:r w:rsidRPr="00E77497">
        <w:t>15.12.1.2</w:t>
      </w:r>
      <w:r w:rsidRPr="00E77497">
        <w:tab/>
        <w:t>The JSON Syntactic Grammar</w:t>
      </w:r>
    </w:p>
    <w:p w14:paraId="3E0EB231" w14:textId="77777777"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54D6E0BC" w14:textId="77777777" w:rsidR="004C02EF" w:rsidRPr="00E77497" w:rsidRDefault="004C02EF" w:rsidP="004C02EF">
      <w:pPr>
        <w:pStyle w:val="Syntax"/>
      </w:pPr>
      <w:r w:rsidRPr="00E77497">
        <w:t>Syntax</w:t>
      </w:r>
    </w:p>
    <w:p w14:paraId="52786B74" w14:textId="77777777"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14:paraId="70BF3534" w14:textId="77777777" w:rsidR="004C02EF" w:rsidRPr="00E77497" w:rsidRDefault="004C02EF" w:rsidP="004C02EF">
      <w:pPr>
        <w:pStyle w:val="SyntaxRule2"/>
      </w:pPr>
      <w:r w:rsidRPr="00E77497">
        <w:t>JSONValue</w:t>
      </w:r>
    </w:p>
    <w:p w14:paraId="7268F397" w14:textId="77777777" w:rsidR="004C02EF" w:rsidRPr="00E77497" w:rsidRDefault="004C02EF" w:rsidP="004C02EF">
      <w:pPr>
        <w:pStyle w:val="M0"/>
        <w:spacing w:after="0"/>
        <w:rPr>
          <w:sz w:val="16"/>
        </w:rPr>
      </w:pPr>
    </w:p>
    <w:p w14:paraId="3F55D0AE" w14:textId="77777777"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14:paraId="5A33818B" w14:textId="77777777"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04FDA5A4" w14:textId="77777777" w:rsidR="004C02EF" w:rsidRPr="00E77497" w:rsidRDefault="004C02EF" w:rsidP="004C02EF">
      <w:pPr>
        <w:pStyle w:val="M0"/>
        <w:spacing w:after="0"/>
        <w:rPr>
          <w:sz w:val="16"/>
        </w:rPr>
      </w:pPr>
    </w:p>
    <w:p w14:paraId="11C82686" w14:textId="77777777" w:rsidR="004C02EF" w:rsidRPr="00E77497" w:rsidRDefault="004C02EF" w:rsidP="004C02EF">
      <w:pPr>
        <w:pStyle w:val="SyntaxRule"/>
      </w:pPr>
      <w:r w:rsidRPr="00E77497">
        <w:t xml:space="preserve">JSONObject </w:t>
      </w:r>
      <w:r w:rsidRPr="00E77497">
        <w:rPr>
          <w:rFonts w:ascii="Arial" w:hAnsi="Arial"/>
          <w:b/>
          <w:i w:val="0"/>
        </w:rPr>
        <w:t>:</w:t>
      </w:r>
    </w:p>
    <w:p w14:paraId="467AA105"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69801B73" w14:textId="77777777" w:rsidR="004C02EF" w:rsidRPr="00E77497" w:rsidRDefault="004C02EF" w:rsidP="004C02EF">
      <w:pPr>
        <w:pStyle w:val="M0"/>
        <w:spacing w:after="0"/>
        <w:rPr>
          <w:sz w:val="16"/>
        </w:rPr>
      </w:pPr>
    </w:p>
    <w:p w14:paraId="72A9F46C" w14:textId="77777777" w:rsidR="004C02EF" w:rsidRPr="00E77497" w:rsidRDefault="004C02EF" w:rsidP="004C02EF">
      <w:pPr>
        <w:pStyle w:val="SyntaxRule"/>
      </w:pPr>
      <w:r w:rsidRPr="00E77497">
        <w:t xml:space="preserve">JSONMember </w:t>
      </w:r>
      <w:r w:rsidRPr="00E77497">
        <w:rPr>
          <w:rFonts w:ascii="Arial" w:hAnsi="Arial"/>
          <w:b/>
          <w:i w:val="0"/>
        </w:rPr>
        <w:t>:</w:t>
      </w:r>
    </w:p>
    <w:p w14:paraId="7D12D7C7" w14:textId="77777777"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14:paraId="56ECF9EF" w14:textId="77777777" w:rsidR="004C02EF" w:rsidRPr="00E77497" w:rsidRDefault="004C02EF" w:rsidP="004C02EF">
      <w:pPr>
        <w:pStyle w:val="M0"/>
        <w:spacing w:after="0"/>
        <w:rPr>
          <w:sz w:val="16"/>
        </w:rPr>
      </w:pPr>
    </w:p>
    <w:p w14:paraId="5C3D1D6A" w14:textId="77777777" w:rsidR="004C02EF" w:rsidRPr="00E77497" w:rsidRDefault="004C02EF" w:rsidP="004C02EF">
      <w:pPr>
        <w:pStyle w:val="SyntaxRule"/>
      </w:pPr>
      <w:r w:rsidRPr="00E77497">
        <w:t xml:space="preserve">JSONMemberList </w:t>
      </w:r>
      <w:r w:rsidRPr="00E77497">
        <w:rPr>
          <w:rFonts w:ascii="Arial" w:hAnsi="Arial"/>
          <w:b/>
          <w:i w:val="0"/>
        </w:rPr>
        <w:t>:</w:t>
      </w:r>
    </w:p>
    <w:p w14:paraId="2F9E5250" w14:textId="77777777"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67C882A1" w14:textId="77777777" w:rsidR="004C02EF" w:rsidRPr="00E77497" w:rsidRDefault="004C02EF" w:rsidP="004C02EF">
      <w:pPr>
        <w:pStyle w:val="M0"/>
        <w:spacing w:after="0"/>
        <w:rPr>
          <w:sz w:val="16"/>
        </w:rPr>
      </w:pPr>
    </w:p>
    <w:p w14:paraId="124843D7" w14:textId="77777777" w:rsidR="004C02EF" w:rsidRPr="00E77497" w:rsidRDefault="004C02EF" w:rsidP="004C02EF">
      <w:pPr>
        <w:pStyle w:val="SyntaxRule"/>
      </w:pPr>
      <w:r w:rsidRPr="00E77497">
        <w:t xml:space="preserve">JSONArray </w:t>
      </w:r>
      <w:r w:rsidRPr="00E77497">
        <w:rPr>
          <w:rFonts w:ascii="Arial" w:hAnsi="Arial"/>
          <w:b/>
          <w:i w:val="0"/>
        </w:rPr>
        <w:t>:</w:t>
      </w:r>
    </w:p>
    <w:p w14:paraId="795F516A"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58C34631" w14:textId="77777777" w:rsidR="004C02EF" w:rsidRPr="00E77497" w:rsidRDefault="004C02EF" w:rsidP="004C02EF">
      <w:pPr>
        <w:pStyle w:val="M0"/>
        <w:spacing w:after="0"/>
        <w:rPr>
          <w:sz w:val="16"/>
        </w:rPr>
      </w:pPr>
    </w:p>
    <w:p w14:paraId="5668BB36" w14:textId="77777777" w:rsidR="004C02EF" w:rsidRPr="00E77497" w:rsidRDefault="004C02EF" w:rsidP="004C02EF">
      <w:pPr>
        <w:pStyle w:val="SyntaxRule"/>
      </w:pPr>
      <w:r w:rsidRPr="00E77497">
        <w:t xml:space="preserve">JSONElementList </w:t>
      </w:r>
      <w:r w:rsidRPr="00E77497">
        <w:rPr>
          <w:rFonts w:ascii="Arial" w:hAnsi="Arial"/>
          <w:b/>
          <w:i w:val="0"/>
        </w:rPr>
        <w:t>:</w:t>
      </w:r>
    </w:p>
    <w:p w14:paraId="0AE2F8A9" w14:textId="77777777"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406A3067" w14:textId="77777777" w:rsidR="004C02EF" w:rsidRPr="00E77497" w:rsidRDefault="004C02EF" w:rsidP="004C02EF">
      <w:pPr>
        <w:pStyle w:val="M0"/>
        <w:spacing w:after="0"/>
        <w:rPr>
          <w:sz w:val="16"/>
        </w:rPr>
      </w:pPr>
      <w:bookmarkStart w:id="23937" w:name="_Toc235503550"/>
    </w:p>
    <w:p w14:paraId="44CFC46C" w14:textId="77777777" w:rsidR="004C02EF" w:rsidRPr="00E77497" w:rsidRDefault="004C02EF" w:rsidP="00F710D2">
      <w:pPr>
        <w:pStyle w:val="30"/>
        <w:numPr>
          <w:ilvl w:val="0"/>
          <w:numId w:val="0"/>
        </w:numPr>
      </w:pPr>
      <w:bookmarkStart w:id="23938" w:name="_Toc241509325"/>
      <w:bookmarkStart w:id="23939" w:name="_Toc244416812"/>
      <w:bookmarkStart w:id="23940" w:name="_Toc276631176"/>
      <w:bookmarkStart w:id="23941" w:name="_Toc323907807"/>
      <w:r w:rsidRPr="00E77497">
        <w:t>15.12.2</w:t>
      </w:r>
      <w:r w:rsidRPr="00E77497">
        <w:tab/>
        <w:t>parse ( text [ , reviver ] )</w:t>
      </w:r>
      <w:bookmarkEnd w:id="23937"/>
      <w:bookmarkEnd w:id="23938"/>
      <w:bookmarkEnd w:id="23939"/>
      <w:bookmarkEnd w:id="23940"/>
      <w:bookmarkEnd w:id="23941"/>
    </w:p>
    <w:p w14:paraId="71AF3760" w14:textId="77777777"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14:paraId="69EC5D67" w14:textId="77777777"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2BC81841" w14:textId="77777777"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14:paraId="3657354E" w14:textId="77777777" w:rsidR="00175461" w:rsidRDefault="00175461" w:rsidP="00175461">
      <w:pPr>
        <w:pStyle w:val="Alg4"/>
        <w:numPr>
          <w:ilvl w:val="0"/>
          <w:numId w:val="326"/>
        </w:numPr>
        <w:rPr>
          <w:ins w:id="23942" w:author="Rev 7 Allen Wirfs-Brock" w:date="2012-04-11T13:11:00Z"/>
        </w:rPr>
      </w:pPr>
      <w:ins w:id="23943" w:author="Rev 7 Allen Wirfs-Brock" w:date="2012-04-11T13:11:00Z">
        <w:r>
          <w:t>ReturnIfAbrupt(</w:t>
        </w:r>
        <w:r>
          <w:rPr>
            <w:i/>
          </w:rPr>
          <w:t>text</w:t>
        </w:r>
        <w:r>
          <w:t>).</w:t>
        </w:r>
      </w:ins>
    </w:p>
    <w:p w14:paraId="4AA4B3F2" w14:textId="77777777" w:rsidR="004C02EF" w:rsidRPr="00E77497" w:rsidRDefault="004C02EF" w:rsidP="001F482D">
      <w:pPr>
        <w:pStyle w:val="Alg4"/>
        <w:numPr>
          <w:ilvl w:val="0"/>
          <w:numId w:val="326"/>
        </w:numPr>
      </w:pPr>
      <w:r w:rsidRPr="00E77497">
        <w:t xml:space="preserve">Parse </w:t>
      </w:r>
      <w:r w:rsidRPr="00E77497">
        <w:rPr>
          <w:i/>
        </w:rPr>
        <w:t>JText</w:t>
      </w:r>
      <w:r w:rsidRPr="00E77497">
        <w:t xml:space="preserve"> 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2B98371D" w14:textId="77777777" w:rsidR="004C02EF" w:rsidRPr="00E77497" w:rsidRDefault="004C02EF" w:rsidP="001F482D">
      <w:pPr>
        <w:pStyle w:val="Alg4"/>
        <w:numPr>
          <w:ilvl w:val="0"/>
          <w:numId w:val="326"/>
        </w:numPr>
      </w:pPr>
      <w:r w:rsidRPr="00E77497">
        <w:t xml:space="preserve">Let </w:t>
      </w:r>
      <w:r w:rsidRPr="00E77497">
        <w:rPr>
          <w:i/>
        </w:rPr>
        <w:t>unfiltered</w:t>
      </w:r>
      <w:r w:rsidRPr="00E77497">
        <w:t xml:space="preserve"> be the result of parsing and evaluating </w:t>
      </w:r>
      <w:r w:rsidRPr="00E77497">
        <w:rPr>
          <w:i/>
        </w:rPr>
        <w:t>JText</w:t>
      </w:r>
      <w:r w:rsidRPr="00E77497">
        <w:t xml:space="preserve"> as if it was the source text of an ECMAScript </w:t>
      </w:r>
      <w:r w:rsidRPr="00E77497">
        <w:rPr>
          <w:i/>
        </w:rPr>
        <w:t>Program</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0987121B" w14:textId="77777777"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14:paraId="1DCE3CA0" w14:textId="77777777" w:rsidR="004C02EF" w:rsidRPr="00E77497" w:rsidRDefault="004C02EF" w:rsidP="001F482D">
      <w:pPr>
        <w:pStyle w:val="Alg4"/>
        <w:numPr>
          <w:ilvl w:val="1"/>
          <w:numId w:val="326"/>
        </w:numPr>
      </w:pPr>
      <w:r w:rsidRPr="00E77497">
        <w:t xml:space="preserve">Let </w:t>
      </w:r>
      <w:r w:rsidRPr="00E77497">
        <w:rPr>
          <w:i/>
        </w:rPr>
        <w:t>root</w:t>
      </w:r>
      <w:r w:rsidRPr="00E77497">
        <w:t xml:space="preserve"> be </w:t>
      </w:r>
      <w:ins w:id="23944" w:author="Rev 7 Allen Wirfs-Brock" w:date="2012-04-11T13:22:00Z">
        <w:r w:rsidR="00FC1AB5">
          <w:t>the result of the abstraction operation ObjectCreate (15.2)</w:t>
        </w:r>
      </w:ins>
      <w:del w:id="23945" w:author="Rev 7 Allen Wirfs-Brock" w:date="2012-04-11T13:22:00Z">
        <w:r w:rsidRPr="00E77497" w:rsidDel="00FC1AB5">
          <w:delText xml:space="preserve">a new object created as if by the expression </w:delText>
        </w:r>
        <w:r w:rsidRPr="00E77497" w:rsidDel="00FC1AB5">
          <w:rPr>
            <w:rFonts w:ascii="Courier New" w:hAnsi="Courier New" w:cs="Courier New"/>
            <w:b/>
          </w:rPr>
          <w:delText>new Object()</w:delText>
        </w:r>
        <w:r w:rsidRPr="00E77497" w:rsidDel="00FC1AB5">
          <w:delText xml:space="preserve">, where </w:delText>
        </w:r>
        <w:r w:rsidRPr="00E77497" w:rsidDel="00FC1AB5">
          <w:rPr>
            <w:rFonts w:ascii="Courier New" w:hAnsi="Courier New" w:cs="Courier New"/>
            <w:b/>
          </w:rPr>
          <w:delText>Object</w:delText>
        </w:r>
        <w:r w:rsidRPr="00E77497" w:rsidDel="00FC1AB5">
          <w:delText xml:space="preserve"> is the standard built-in constructor with that name</w:delText>
        </w:r>
      </w:del>
      <w:r w:rsidRPr="00E77497">
        <w:t>.</w:t>
      </w:r>
    </w:p>
    <w:p w14:paraId="0BF87D0D" w14:textId="77777777" w:rsidR="004C02EF" w:rsidRPr="00E77497" w:rsidRDefault="004C02EF" w:rsidP="001F482D">
      <w:pPr>
        <w:pStyle w:val="Alg4"/>
        <w:numPr>
          <w:ilvl w:val="1"/>
          <w:numId w:val="326"/>
        </w:numPr>
      </w:pPr>
      <w:r w:rsidRPr="00E77497">
        <w:t xml:space="preserve">Call the [[DefineOwnProperty]] internal method of </w:t>
      </w:r>
      <w:r w:rsidRPr="00E77497">
        <w:rPr>
          <w:i/>
        </w:rPr>
        <w:t>root</w:t>
      </w:r>
      <w:r w:rsidRPr="00E77497">
        <w:t xml:space="preserve"> with the empty String, the PropertyDescriptor {[[Value]]: </w:t>
      </w:r>
      <w:r w:rsidRPr="00E77497">
        <w:rPr>
          <w:i/>
        </w:rPr>
        <w:t>unfiltered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56E214AB" w14:textId="77777777"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3A3FBFC2" w14:textId="77777777" w:rsidR="004C02EF" w:rsidRPr="00E77497" w:rsidRDefault="004C02EF" w:rsidP="001F482D">
      <w:pPr>
        <w:pStyle w:val="Alg4"/>
        <w:numPr>
          <w:ilvl w:val="0"/>
          <w:numId w:val="326"/>
        </w:numPr>
      </w:pPr>
      <w:r w:rsidRPr="00E77497">
        <w:t>Else</w:t>
      </w:r>
    </w:p>
    <w:p w14:paraId="3AAC54F0" w14:textId="77777777"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14:paraId="00433E67" w14:textId="77777777"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2EBDA646" w14:textId="77777777" w:rsidR="004C02EF" w:rsidRPr="00E77497" w:rsidRDefault="004C02EF" w:rsidP="001F482D">
      <w:pPr>
        <w:pStyle w:val="Alg4"/>
        <w:numPr>
          <w:ilvl w:val="0"/>
          <w:numId w:val="327"/>
        </w:numPr>
      </w:pPr>
      <w:r w:rsidRPr="00E77497">
        <w:t xml:space="preserve">Let </w:t>
      </w:r>
      <w:r w:rsidRPr="00E77497">
        <w:rPr>
          <w:i/>
        </w:rPr>
        <w:t>val</w:t>
      </w:r>
      <w:r w:rsidRPr="00E77497">
        <w:t xml:space="preserve"> be the result of calling the [[Get]] internal method of </w:t>
      </w:r>
      <w:r w:rsidRPr="00E77497">
        <w:rPr>
          <w:i/>
        </w:rPr>
        <w:t>holder</w:t>
      </w:r>
      <w:r w:rsidRPr="00E77497">
        <w:t xml:space="preserve"> with argument </w:t>
      </w:r>
      <w:r w:rsidRPr="00E77497">
        <w:rPr>
          <w:i/>
        </w:rPr>
        <w:t>name</w:t>
      </w:r>
      <w:r w:rsidRPr="00E77497">
        <w:t>.</w:t>
      </w:r>
    </w:p>
    <w:p w14:paraId="3CA08F64" w14:textId="77777777" w:rsidR="00FC1AB5" w:rsidRDefault="00FC1AB5" w:rsidP="00FC1AB5">
      <w:pPr>
        <w:pStyle w:val="Alg4"/>
        <w:numPr>
          <w:ilvl w:val="0"/>
          <w:numId w:val="327"/>
        </w:numPr>
        <w:rPr>
          <w:ins w:id="23946" w:author="Rev 7 Allen Wirfs-Brock" w:date="2012-04-11T13:23:00Z"/>
        </w:rPr>
      </w:pPr>
      <w:ins w:id="23947" w:author="Rev 7 Allen Wirfs-Brock" w:date="2012-04-11T13:23:00Z">
        <w:r>
          <w:t>ReturnIfAbrupt(</w:t>
        </w:r>
        <w:r>
          <w:rPr>
            <w:i/>
          </w:rPr>
          <w:t>val</w:t>
        </w:r>
        <w:r>
          <w:t>).</w:t>
        </w:r>
      </w:ins>
    </w:p>
    <w:p w14:paraId="76A9CDE2" w14:textId="77777777"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14:paraId="6B4C6025" w14:textId="77777777" w:rsidR="004C02EF" w:rsidRPr="00E77497" w:rsidRDefault="004C02EF" w:rsidP="001F482D">
      <w:pPr>
        <w:pStyle w:val="Alg4"/>
        <w:numPr>
          <w:ilvl w:val="1"/>
          <w:numId w:val="327"/>
        </w:numPr>
      </w:pPr>
      <w:r w:rsidRPr="00E77497">
        <w:t xml:space="preserve">If </w:t>
      </w:r>
      <w:del w:id="23948" w:author="Allen Wirfs-Brock" w:date="2011-07-02T14:43:00Z">
        <w:r w:rsidRPr="00E77497" w:rsidDel="00736F7F">
          <w:delText xml:space="preserve">the [[Class]] internal property of </w:delText>
        </w:r>
      </w:del>
      <w:r w:rsidRPr="00E77497">
        <w:rPr>
          <w:i/>
        </w:rPr>
        <w:t>val</w:t>
      </w:r>
      <w:r w:rsidRPr="00E77497">
        <w:t xml:space="preserve"> </w:t>
      </w:r>
      <w:del w:id="23949" w:author="Allen Wirfs-Brock" w:date="2011-07-02T14:43:00Z">
        <w:r w:rsidRPr="00E77497" w:rsidDel="00736F7F">
          <w:delText xml:space="preserve">is </w:delText>
        </w:r>
        <w:r w:rsidRPr="00E77497" w:rsidDel="00736F7F">
          <w:rPr>
            <w:rFonts w:ascii="Courier New" w:hAnsi="Courier New" w:cs="Courier New"/>
            <w:b/>
          </w:rPr>
          <w:delText>"Array"</w:delText>
        </w:r>
      </w:del>
      <w:ins w:id="23950" w:author="Allen Wirfs-Brock" w:date="2011-07-02T14:43:00Z">
        <w:r w:rsidR="00736F7F" w:rsidRPr="00E77497">
          <w:t>has a [[</w:t>
        </w:r>
        <w:del w:id="23951" w:author="Rev 3 Allen Wirfs-Brock" w:date="2011-09-07T15:43:00Z">
          <w:r w:rsidR="00736F7F" w:rsidRPr="00E77497" w:rsidDel="009D141F">
            <w:delText>IsArray</w:delText>
          </w:r>
        </w:del>
      </w:ins>
      <w:ins w:id="23952" w:author="Rev 3 Allen Wirfs-Brock" w:date="2011-09-07T15:43:00Z">
        <w:r w:rsidR="009D141F" w:rsidRPr="00E77497">
          <w:t>NativeBrand</w:t>
        </w:r>
      </w:ins>
      <w:ins w:id="23953" w:author="Allen Wirfs-Brock" w:date="2011-07-02T14:43:00Z">
        <w:r w:rsidR="00736F7F" w:rsidRPr="00E77497">
          <w:t>]] internal property</w:t>
        </w:r>
      </w:ins>
      <w:ins w:id="23954" w:author="Rev 3 Allen Wirfs-Brock" w:date="2011-09-07T15:43:00Z">
        <w:r w:rsidR="009D141F" w:rsidRPr="00E77497">
          <w:t xml:space="preserve"> with value NativeArray</w:t>
        </w:r>
      </w:ins>
      <w:ins w:id="23955" w:author="Allen Wirfs-Brock" w:date="2011-07-02T14:43:00Z">
        <w:r w:rsidR="00736F7F" w:rsidRPr="00E77497">
          <w:t>, then</w:t>
        </w:r>
      </w:ins>
    </w:p>
    <w:p w14:paraId="6C114DD2" w14:textId="77777777"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14:paraId="6EE35E28" w14:textId="77777777" w:rsidR="004C02EF" w:rsidRPr="00E77497" w:rsidRDefault="004C02EF" w:rsidP="001F482D">
      <w:pPr>
        <w:pStyle w:val="Alg4"/>
        <w:numPr>
          <w:ilvl w:val="2"/>
          <w:numId w:val="327"/>
        </w:numPr>
      </w:pPr>
      <w:r w:rsidRPr="00E77497">
        <w:t xml:space="preserve">Let </w:t>
      </w:r>
      <w:r w:rsidRPr="00E77497">
        <w:rPr>
          <w:i/>
        </w:rPr>
        <w:t>len</w:t>
      </w:r>
      <w:r w:rsidRPr="00E77497">
        <w:t xml:space="preserve"> be the result of calling the [[Get]] internal method of </w:t>
      </w:r>
      <w:r w:rsidRPr="00E77497">
        <w:rPr>
          <w:i/>
        </w:rPr>
        <w:t>val</w:t>
      </w:r>
      <w:r w:rsidRPr="00E77497">
        <w:t xml:space="preserve"> with argument </w:t>
      </w:r>
      <w:r w:rsidRPr="00E77497">
        <w:rPr>
          <w:rFonts w:ascii="Courier New" w:hAnsi="Courier New" w:cs="Courier New"/>
          <w:b/>
        </w:rPr>
        <w:t>"length"</w:t>
      </w:r>
      <w:r w:rsidRPr="00E77497">
        <w:t>.</w:t>
      </w:r>
    </w:p>
    <w:p w14:paraId="23A021E3" w14:textId="77777777" w:rsidR="00FC1AB5" w:rsidRDefault="00FC1AB5" w:rsidP="001F482D">
      <w:pPr>
        <w:pStyle w:val="Alg4"/>
        <w:numPr>
          <w:ilvl w:val="2"/>
          <w:numId w:val="327"/>
        </w:numPr>
        <w:rPr>
          <w:ins w:id="23956" w:author="Rev 7 Allen Wirfs-Brock" w:date="2012-04-11T13:24:00Z"/>
        </w:rPr>
      </w:pPr>
      <w:ins w:id="23957" w:author="Rev 7 Allen Wirfs-Brock" w:date="2012-04-11T13:24:00Z">
        <w:r>
          <w:t>Assert: len is not an abrupt completion and its value is a</w:t>
        </w:r>
      </w:ins>
      <w:ins w:id="23958" w:author="Rev 7 Allen Wirfs-Brock" w:date="2012-04-11T13:25:00Z">
        <w:r>
          <w:t xml:space="preserve"> positive</w:t>
        </w:r>
      </w:ins>
      <w:ins w:id="23959" w:author="Rev 7 Allen Wirfs-Brock" w:date="2012-04-11T13:24:00Z">
        <w:r>
          <w:t xml:space="preserve"> integer.</w:t>
        </w:r>
      </w:ins>
    </w:p>
    <w:p w14:paraId="5140D6F5" w14:textId="77777777"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3F835882"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2CE75576"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41C6485D" w14:textId="77777777" w:rsidR="004C02EF" w:rsidRPr="00E77497" w:rsidRDefault="00222E5C" w:rsidP="001F482D">
      <w:pPr>
        <w:pStyle w:val="Alg4"/>
        <w:numPr>
          <w:ilvl w:val="4"/>
          <w:numId w:val="327"/>
        </w:numPr>
      </w:pPr>
      <w:ins w:id="23960" w:author="Rev 7 Allen Wirfs-Brock" w:date="2012-04-11T14:21:00Z">
        <w:r>
          <w:t xml:space="preserve">Let </w:t>
        </w:r>
        <w:r w:rsidRPr="00222E5C">
          <w:rPr>
            <w:i/>
          </w:rPr>
          <w:t>status</w:t>
        </w:r>
        <w:r>
          <w:t xml:space="preserve"> be the result of calling</w:t>
        </w:r>
        <w:r w:rsidRPr="00E77497">
          <w:t xml:space="preserve"> </w:t>
        </w:r>
      </w:ins>
      <w:del w:id="23961" w:author="Rev 7 Allen Wirfs-Brock" w:date="2012-04-11T14:21:00Z">
        <w:r w:rsidR="004C02EF" w:rsidRPr="00E77497" w:rsidDel="00222E5C">
          <w:delText xml:space="preserve">Call </w:delText>
        </w:r>
      </w:del>
      <w:r w:rsidR="004C02EF" w:rsidRPr="00E77497">
        <w:t xml:space="preserve">the [[Delete]] internal method of </w:t>
      </w:r>
      <w:r w:rsidR="004C02EF" w:rsidRPr="00E77497">
        <w:rPr>
          <w:i/>
        </w:rPr>
        <w:t>val</w:t>
      </w:r>
      <w:r w:rsidR="004C02EF" w:rsidRPr="00E77497">
        <w:t xml:space="preserve"> with ToString(</w:t>
      </w:r>
      <w:r w:rsidR="004C02EF" w:rsidRPr="00E77497">
        <w:rPr>
          <w:i/>
        </w:rPr>
        <w:t>I</w:t>
      </w:r>
      <w:r w:rsidR="004C02EF" w:rsidRPr="00E77497">
        <w:t xml:space="preserve">) and </w:t>
      </w:r>
      <w:r w:rsidR="004C02EF" w:rsidRPr="00E77497">
        <w:rPr>
          <w:b/>
        </w:rPr>
        <w:t>false</w:t>
      </w:r>
      <w:r w:rsidR="004C02EF" w:rsidRPr="00E77497">
        <w:t xml:space="preserve"> as arguments. </w:t>
      </w:r>
    </w:p>
    <w:p w14:paraId="6ED2EFF9" w14:textId="77777777" w:rsidR="004C02EF" w:rsidRPr="00E77497" w:rsidRDefault="004C02EF" w:rsidP="001F482D">
      <w:pPr>
        <w:pStyle w:val="Alg4"/>
        <w:numPr>
          <w:ilvl w:val="3"/>
          <w:numId w:val="327"/>
        </w:numPr>
      </w:pPr>
      <w:r w:rsidRPr="00E77497">
        <w:t>Else</w:t>
      </w:r>
    </w:p>
    <w:p w14:paraId="2D4D1BA5" w14:textId="77777777" w:rsidR="004C02EF" w:rsidRPr="00E77497" w:rsidRDefault="00222E5C" w:rsidP="001F482D">
      <w:pPr>
        <w:pStyle w:val="Alg4"/>
        <w:numPr>
          <w:ilvl w:val="4"/>
          <w:numId w:val="327"/>
        </w:numPr>
      </w:pPr>
      <w:ins w:id="23962" w:author="Rev 7 Allen Wirfs-Brock" w:date="2012-04-11T14:21:00Z">
        <w:r>
          <w:t xml:space="preserve">Let </w:t>
        </w:r>
        <w:r w:rsidRPr="00222E5C">
          <w:rPr>
            <w:i/>
          </w:rPr>
          <w:t>status</w:t>
        </w:r>
        <w:r>
          <w:t xml:space="preserve"> be the result of calling</w:t>
        </w:r>
        <w:r w:rsidRPr="00E77497">
          <w:t xml:space="preserve"> </w:t>
        </w:r>
      </w:ins>
      <w:del w:id="23963"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ToString(</w:t>
      </w:r>
      <w:r w:rsidR="004C02EF" w:rsidRPr="00E77497">
        <w:rPr>
          <w:i/>
        </w:rPr>
        <w:t>I</w:t>
      </w:r>
      <w:r w:rsidR="004C02EF" w:rsidRPr="00E77497">
        <w:t xml:space="preserve">), the Property Descriptor {[[Value]]: </w:t>
      </w:r>
      <w:r w:rsidR="004C02EF" w:rsidRPr="00E77497">
        <w:rPr>
          <w:i/>
        </w:rPr>
        <w:t>newElement</w:t>
      </w:r>
      <w:r w:rsidR="004C02EF" w:rsidRPr="00E77497">
        <w:t xml:space="preserve">, [[Writable]]: true, [[Enumerable]]: true, [[Configurable]]: true}, and </w:t>
      </w:r>
      <w:r w:rsidR="004C02EF" w:rsidRPr="00E77497">
        <w:rPr>
          <w:b/>
        </w:rPr>
        <w:t>false</w:t>
      </w:r>
      <w:r w:rsidR="004C02EF" w:rsidRPr="00E77497">
        <w:t>.</w:t>
      </w:r>
    </w:p>
    <w:p w14:paraId="022A49E9" w14:textId="77777777" w:rsidR="00222E5C" w:rsidRDefault="00222E5C" w:rsidP="001F482D">
      <w:pPr>
        <w:pStyle w:val="Alg4"/>
        <w:numPr>
          <w:ilvl w:val="3"/>
          <w:numId w:val="327"/>
        </w:numPr>
        <w:rPr>
          <w:ins w:id="23964" w:author="Rev 7 Allen Wirfs-Brock" w:date="2012-04-11T14:22:00Z"/>
        </w:rPr>
      </w:pPr>
      <w:ins w:id="23965" w:author="Rev 7 Allen Wirfs-Brock" w:date="2012-04-11T14:22:00Z">
        <w:r>
          <w:t>ReturnIfAbrupt(</w:t>
        </w:r>
        <w:r>
          <w:rPr>
            <w:i/>
          </w:rPr>
          <w:t>status</w:t>
        </w:r>
        <w:r>
          <w:t>).</w:t>
        </w:r>
      </w:ins>
    </w:p>
    <w:p w14:paraId="2B620F44" w14:textId="77777777" w:rsidR="004C02EF" w:rsidRPr="00E77497" w:rsidRDefault="004C02EF" w:rsidP="001F482D">
      <w:pPr>
        <w:pStyle w:val="Alg4"/>
        <w:numPr>
          <w:ilvl w:val="3"/>
          <w:numId w:val="327"/>
        </w:numPr>
      </w:pPr>
      <w:r w:rsidRPr="00E77497">
        <w:t xml:space="preserve">Add 1 to </w:t>
      </w:r>
      <w:r w:rsidRPr="00E77497">
        <w:rPr>
          <w:i/>
        </w:rPr>
        <w:t>I</w:t>
      </w:r>
      <w:r w:rsidRPr="00E77497">
        <w:t>.</w:t>
      </w:r>
    </w:p>
    <w:p w14:paraId="6BF07034" w14:textId="77777777" w:rsidR="004C02EF" w:rsidRPr="00E77497" w:rsidRDefault="004C02EF" w:rsidP="001F482D">
      <w:pPr>
        <w:pStyle w:val="Alg4"/>
        <w:numPr>
          <w:ilvl w:val="1"/>
          <w:numId w:val="327"/>
        </w:numPr>
      </w:pPr>
      <w:r w:rsidRPr="00E77497">
        <w:t>Else</w:t>
      </w:r>
    </w:p>
    <w:p w14:paraId="020D7D32" w14:textId="77777777"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del w:id="23966" w:author="Rev 7 Allen Wirfs-Brock" w:date="2012-04-11T14:19:00Z">
        <w:r w:rsidRPr="00E77497" w:rsidDel="00222E5C">
          <w:delText xml:space="preserve">should </w:delText>
        </w:r>
      </w:del>
      <w:ins w:id="23967" w:author="Rev 7 Allen Wirfs-Brock" w:date="2012-04-11T14:19:00Z">
        <w:r w:rsidR="00222E5C">
          <w:t>is</w:t>
        </w:r>
        <w:r w:rsidR="00222E5C" w:rsidRPr="00E77497">
          <w:t xml:space="preserve"> </w:t>
        </w:r>
      </w:ins>
      <w:del w:id="23968" w:author="Rev 7 Allen Wirfs-Brock" w:date="2012-04-11T14:19:00Z">
        <w:r w:rsidRPr="00E77497" w:rsidDel="00222E5C">
          <w:delText xml:space="preserve">be </w:delText>
        </w:r>
      </w:del>
      <w:r w:rsidRPr="00E77497">
        <w:t xml:space="preserve">the same as that used by the </w:t>
      </w:r>
      <w:r w:rsidRPr="00E77497">
        <w:rPr>
          <w:b/>
        </w:rPr>
        <w:t>Object.keys</w:t>
      </w:r>
      <w:r w:rsidRPr="00E77497">
        <w:t xml:space="preserve"> standard built-in function.</w:t>
      </w:r>
    </w:p>
    <w:p w14:paraId="5A8895D8" w14:textId="77777777"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14:paraId="44E95F87"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4802A9A4"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2932CC20" w14:textId="77777777" w:rsidR="004C02EF" w:rsidRPr="00E77497" w:rsidRDefault="004C02EF" w:rsidP="001F482D">
      <w:pPr>
        <w:pStyle w:val="Alg4"/>
        <w:numPr>
          <w:ilvl w:val="4"/>
          <w:numId w:val="327"/>
        </w:numPr>
      </w:pPr>
      <w:del w:id="23969" w:author="Rev 7 Allen Wirfs-Brock" w:date="2012-04-11T14:21:00Z">
        <w:r w:rsidRPr="00E77497" w:rsidDel="00222E5C">
          <w:delText xml:space="preserve">Call </w:delText>
        </w:r>
      </w:del>
      <w:ins w:id="23970" w:author="Rev 7 Allen Wirfs-Brock" w:date="2012-04-11T14:21:00Z">
        <w:r w:rsidR="00222E5C">
          <w:t xml:space="preserve">Let </w:t>
        </w:r>
        <w:r w:rsidR="00222E5C" w:rsidRPr="00222E5C">
          <w:rPr>
            <w:i/>
          </w:rPr>
          <w:t>status</w:t>
        </w:r>
        <w:r w:rsidR="00222E5C">
          <w:t xml:space="preserve"> be the result of calling</w:t>
        </w:r>
        <w:r w:rsidR="00222E5C" w:rsidRPr="00E77497">
          <w:t xml:space="preserve"> </w:t>
        </w:r>
      </w:ins>
      <w:r w:rsidRPr="00E77497">
        <w:t xml:space="preserve">the [[Delete]] internal method of </w:t>
      </w:r>
      <w:r w:rsidRPr="00E77497">
        <w:rPr>
          <w:i/>
        </w:rPr>
        <w:t>val</w:t>
      </w:r>
      <w:r w:rsidRPr="00E77497">
        <w:t xml:space="preserve"> with </w:t>
      </w:r>
      <w:r w:rsidRPr="00E77497">
        <w:rPr>
          <w:i/>
        </w:rPr>
        <w:t>P</w:t>
      </w:r>
      <w:r w:rsidRPr="00E77497">
        <w:t xml:space="preserve"> and </w:t>
      </w:r>
      <w:r w:rsidRPr="00E77497">
        <w:rPr>
          <w:b/>
        </w:rPr>
        <w:t>false</w:t>
      </w:r>
      <w:r w:rsidRPr="00E77497">
        <w:t xml:space="preserve"> as arguments. </w:t>
      </w:r>
    </w:p>
    <w:p w14:paraId="1CCDAF69" w14:textId="77777777" w:rsidR="004C02EF" w:rsidRPr="00E77497" w:rsidRDefault="004C02EF" w:rsidP="001F482D">
      <w:pPr>
        <w:pStyle w:val="Alg4"/>
        <w:numPr>
          <w:ilvl w:val="3"/>
          <w:numId w:val="327"/>
        </w:numPr>
      </w:pPr>
      <w:r w:rsidRPr="00E77497">
        <w:t>Else</w:t>
      </w:r>
    </w:p>
    <w:p w14:paraId="19CF0313" w14:textId="77777777" w:rsidR="004C02EF" w:rsidRPr="00E77497" w:rsidRDefault="00222E5C" w:rsidP="001F482D">
      <w:pPr>
        <w:pStyle w:val="Alg4"/>
        <w:numPr>
          <w:ilvl w:val="4"/>
          <w:numId w:val="327"/>
        </w:numPr>
      </w:pPr>
      <w:ins w:id="23971" w:author="Rev 7 Allen Wirfs-Brock" w:date="2012-04-11T14:21:00Z">
        <w:r>
          <w:t xml:space="preserve">Let </w:t>
        </w:r>
        <w:r w:rsidRPr="00222E5C">
          <w:rPr>
            <w:i/>
          </w:rPr>
          <w:t>status</w:t>
        </w:r>
        <w:r>
          <w:t xml:space="preserve"> be the result of calling</w:t>
        </w:r>
        <w:r w:rsidRPr="00E77497">
          <w:t xml:space="preserve"> </w:t>
        </w:r>
      </w:ins>
      <w:del w:id="23972"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w:t>
      </w:r>
      <w:r w:rsidR="004C02EF" w:rsidRPr="00E77497">
        <w:rPr>
          <w:i/>
        </w:rPr>
        <w:t>P</w:t>
      </w:r>
      <w:r w:rsidR="004C02EF" w:rsidRPr="00E77497">
        <w:t xml:space="preserve">, the Property Descriptor {[[Value]]: </w:t>
      </w:r>
      <w:r w:rsidR="004C02EF" w:rsidRPr="00E77497">
        <w:rPr>
          <w:i/>
        </w:rPr>
        <w:t>newElement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35B59EA9" w14:textId="77777777" w:rsidR="00222E5C" w:rsidRDefault="00222E5C" w:rsidP="00222E5C">
      <w:pPr>
        <w:pStyle w:val="Alg4"/>
        <w:numPr>
          <w:ilvl w:val="3"/>
          <w:numId w:val="327"/>
        </w:numPr>
        <w:rPr>
          <w:ins w:id="23973" w:author="Rev 7 Allen Wirfs-Brock" w:date="2012-04-11T14:23:00Z"/>
        </w:rPr>
      </w:pPr>
      <w:ins w:id="23974" w:author="Rev 7 Allen Wirfs-Brock" w:date="2012-04-11T14:23:00Z">
        <w:r>
          <w:t>ReturnIfAbrupt(</w:t>
        </w:r>
        <w:r>
          <w:rPr>
            <w:i/>
          </w:rPr>
          <w:t>status</w:t>
        </w:r>
        <w:r>
          <w:t>).</w:t>
        </w:r>
      </w:ins>
    </w:p>
    <w:p w14:paraId="13947A10" w14:textId="77777777" w:rsidR="004C02EF" w:rsidRPr="00E77497" w:rsidRDefault="004C02EF" w:rsidP="001F482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 xml:space="preserve">name </w:t>
      </w:r>
      <w:r w:rsidRPr="00E77497">
        <w:t xml:space="preserve">and </w:t>
      </w:r>
      <w:r w:rsidRPr="00E77497">
        <w:rPr>
          <w:i/>
        </w:rPr>
        <w:t>val</w:t>
      </w:r>
      <w:r w:rsidRPr="00E77497">
        <w:t>.</w:t>
      </w:r>
    </w:p>
    <w:p w14:paraId="421B61EC" w14:textId="77777777"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2F8877B9" w14:textId="77777777"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14:paraId="2165B7A5" w14:textId="77777777" w:rsidR="004C02EF" w:rsidRPr="00E77497" w:rsidRDefault="004C02EF" w:rsidP="00F710D2">
      <w:pPr>
        <w:pStyle w:val="30"/>
        <w:numPr>
          <w:ilvl w:val="0"/>
          <w:numId w:val="0"/>
        </w:numPr>
      </w:pPr>
      <w:bookmarkStart w:id="23975" w:name="_Toc235503551"/>
      <w:bookmarkStart w:id="23976" w:name="_Toc241509326"/>
      <w:bookmarkStart w:id="23977" w:name="_Toc244416813"/>
      <w:bookmarkStart w:id="23978" w:name="_Toc276631177"/>
      <w:bookmarkStart w:id="23979" w:name="_Toc323907808"/>
      <w:r w:rsidRPr="00E77497">
        <w:t>15.12.3</w:t>
      </w:r>
      <w:r w:rsidRPr="00E77497">
        <w:tab/>
        <w:t>stringify ( value [ , replacer [ , space ] ] )</w:t>
      </w:r>
      <w:bookmarkEnd w:id="23975"/>
      <w:bookmarkEnd w:id="23976"/>
      <w:bookmarkEnd w:id="23977"/>
      <w:bookmarkEnd w:id="23978"/>
      <w:bookmarkEnd w:id="23979"/>
    </w:p>
    <w:p w14:paraId="5642FAB3" w14:textId="77777777"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JSON format representing an ECMAScript value. It can take three parameters. </w:t>
      </w:r>
      <w:del w:id="23980" w:author="Allen Wirfs-Brock rev2" w:date="2011-07-20T14:01:00Z">
        <w:r w:rsidRPr="00E77497" w:rsidDel="001F13A3">
          <w:delText xml:space="preserve">The first parameter is required. </w:delText>
        </w:r>
      </w:del>
      <w:r w:rsidRPr="00E77497">
        <w:t xml:space="preserve">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629882FC" w14:textId="77777777" w:rsidR="004C02EF" w:rsidRPr="00E77497" w:rsidRDefault="004C02EF" w:rsidP="004C02EF">
      <w:pPr>
        <w:keepNext/>
      </w:pPr>
      <w:r w:rsidRPr="00E77497">
        <w:t>These are the steps in stringifying an object:</w:t>
      </w:r>
    </w:p>
    <w:p w14:paraId="0FE5F536" w14:textId="77777777"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14:paraId="03FCCF2B" w14:textId="77777777"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14:paraId="14A46117" w14:textId="77777777"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012D793D" w14:textId="77777777" w:rsidR="004C02EF" w:rsidRPr="00E77497" w:rsidRDefault="004C02EF" w:rsidP="001F482D">
      <w:pPr>
        <w:pStyle w:val="Alg4"/>
        <w:numPr>
          <w:ilvl w:val="0"/>
          <w:numId w:val="328"/>
        </w:numPr>
      </w:pPr>
      <w:r w:rsidRPr="00E77497">
        <w:t>If Type(</w:t>
      </w:r>
      <w:r w:rsidRPr="00E77497">
        <w:rPr>
          <w:i/>
        </w:rPr>
        <w:t>replacer</w:t>
      </w:r>
      <w:r w:rsidRPr="00E77497">
        <w:t>) is Object, then</w:t>
      </w:r>
    </w:p>
    <w:p w14:paraId="4890D062" w14:textId="77777777"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14:paraId="7697146B" w14:textId="77777777"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14:paraId="1CF749DB" w14:textId="77777777" w:rsidR="004C02EF" w:rsidRPr="00E77497" w:rsidRDefault="004C02EF" w:rsidP="001F482D">
      <w:pPr>
        <w:pStyle w:val="Alg4"/>
        <w:numPr>
          <w:ilvl w:val="1"/>
          <w:numId w:val="328"/>
        </w:numPr>
      </w:pPr>
      <w:r w:rsidRPr="00E77497">
        <w:t xml:space="preserve">Else if </w:t>
      </w:r>
      <w:del w:id="23981" w:author="Allen Wirfs-Brock" w:date="2011-07-02T14:45:00Z">
        <w:r w:rsidRPr="00E77497" w:rsidDel="004C0FF1">
          <w:delText xml:space="preserve">the [[Class]] internal property of </w:delText>
        </w:r>
      </w:del>
      <w:r w:rsidRPr="00E77497">
        <w:rPr>
          <w:i/>
        </w:rPr>
        <w:t>replacer</w:t>
      </w:r>
      <w:r w:rsidRPr="00E77497">
        <w:t xml:space="preserve"> </w:t>
      </w:r>
      <w:ins w:id="23982" w:author="Allen Wirfs-Brock" w:date="2011-07-02T14:45:00Z">
        <w:r w:rsidR="004C0FF1" w:rsidRPr="00E77497">
          <w:t>has a [[</w:t>
        </w:r>
        <w:del w:id="23983" w:author="Rev 3 Allen Wirfs-Brock" w:date="2011-09-07T15:43:00Z">
          <w:r w:rsidR="004C0FF1" w:rsidRPr="00E77497" w:rsidDel="009D141F">
            <w:delText>IsArray</w:delText>
          </w:r>
        </w:del>
      </w:ins>
      <w:ins w:id="23984" w:author="Rev 3 Allen Wirfs-Brock" w:date="2011-09-07T15:43:00Z">
        <w:r w:rsidR="009D141F" w:rsidRPr="00E77497">
          <w:t>NativeBrand</w:t>
        </w:r>
      </w:ins>
      <w:ins w:id="23985" w:author="Allen Wirfs-Brock" w:date="2011-07-02T14:45:00Z">
        <w:r w:rsidR="004C0FF1" w:rsidRPr="00E77497">
          <w:t>]] internal property</w:t>
        </w:r>
      </w:ins>
      <w:ins w:id="23986" w:author="Rev 3 Allen Wirfs-Brock" w:date="2011-09-07T15:43:00Z">
        <w:r w:rsidR="009D141F" w:rsidRPr="00E77497">
          <w:t xml:space="preserve"> with value NativeArray</w:t>
        </w:r>
        <w:r w:rsidR="009D141F" w:rsidRPr="00E77497" w:rsidDel="004C0FF1">
          <w:t xml:space="preserve"> </w:t>
        </w:r>
      </w:ins>
      <w:del w:id="23987" w:author="Allen Wirfs-Brock" w:date="2011-07-02T14:45:00Z">
        <w:r w:rsidRPr="00E77497" w:rsidDel="004C0FF1">
          <w:delText xml:space="preserve">is </w:delText>
        </w:r>
        <w:r w:rsidRPr="00E77497" w:rsidDel="004C0FF1">
          <w:rPr>
            <w:rFonts w:ascii="Courier New" w:hAnsi="Courier New" w:cs="Courier New"/>
            <w:b/>
          </w:rPr>
          <w:delText>"Array"</w:delText>
        </w:r>
      </w:del>
      <w:r w:rsidRPr="00E77497">
        <w:t>, then</w:t>
      </w:r>
    </w:p>
    <w:p w14:paraId="55D90922" w14:textId="77777777"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14:paraId="02404E7F" w14:textId="77777777"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78101C40" w14:textId="77777777"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14:paraId="1D18B359" w14:textId="77777777"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57A51DB2" w14:textId="77777777"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747110A0" w14:textId="77777777" w:rsidR="004C02EF" w:rsidRPr="00E77497" w:rsidRDefault="004C02EF" w:rsidP="001F482D">
      <w:pPr>
        <w:pStyle w:val="Alg4"/>
        <w:numPr>
          <w:ilvl w:val="3"/>
          <w:numId w:val="328"/>
        </w:numPr>
      </w:pPr>
      <w:r w:rsidRPr="00E77497">
        <w:t>Else if Type(</w:t>
      </w:r>
      <w:r w:rsidRPr="00E77497">
        <w:rPr>
          <w:i/>
        </w:rPr>
        <w:t>v</w:t>
      </w:r>
      <w:r w:rsidRPr="00E77497">
        <w:t>) is Object then,</w:t>
      </w:r>
    </w:p>
    <w:p w14:paraId="3097B799" w14:textId="77777777" w:rsidR="004C02EF" w:rsidRPr="00E77497" w:rsidRDefault="004C02EF" w:rsidP="001F482D">
      <w:pPr>
        <w:pStyle w:val="Alg4"/>
        <w:numPr>
          <w:ilvl w:val="4"/>
          <w:numId w:val="328"/>
        </w:numPr>
      </w:pPr>
      <w:r w:rsidRPr="00E77497">
        <w:t xml:space="preserve">If </w:t>
      </w:r>
      <w:del w:id="23988" w:author="Allen Wirfs-Brock" w:date="2011-07-02T14:49:00Z">
        <w:r w:rsidRPr="00E77497" w:rsidDel="004C0FF1">
          <w:delText xml:space="preserve">the [[Class]] internal property of </w:delText>
        </w:r>
      </w:del>
      <w:r w:rsidRPr="00E77497">
        <w:rPr>
          <w:i/>
        </w:rPr>
        <w:t>v</w:t>
      </w:r>
      <w:r w:rsidRPr="00E77497">
        <w:t xml:space="preserve"> </w:t>
      </w:r>
      <w:del w:id="23989" w:author="Allen Wirfs-Brock" w:date="2011-07-02T14:49:00Z">
        <w:r w:rsidRPr="00E77497" w:rsidDel="004C0FF1">
          <w:delText xml:space="preserve">is </w:delText>
        </w:r>
        <w:r w:rsidRPr="00E77497" w:rsidDel="004C0FF1">
          <w:rPr>
            <w:rFonts w:ascii="Courier New" w:hAnsi="Courier New" w:cs="Courier New"/>
            <w:b/>
          </w:rPr>
          <w:delText>"String"</w:delText>
        </w:r>
        <w:r w:rsidRPr="00E77497" w:rsidDel="004C0FF1">
          <w:delText xml:space="preserve"> or </w:delText>
        </w:r>
        <w:r w:rsidRPr="00E77497" w:rsidDel="004C0FF1">
          <w:rPr>
            <w:rFonts w:ascii="Courier New" w:hAnsi="Courier New" w:cs="Courier New"/>
            <w:b/>
          </w:rPr>
          <w:delText>"Number"</w:delText>
        </w:r>
      </w:del>
      <w:ins w:id="23990" w:author="Allen Wirfs-Brock" w:date="2011-07-02T14:49:00Z">
        <w:r w:rsidR="004C0FF1" w:rsidRPr="00E77497">
          <w:t>has either a</w:t>
        </w:r>
      </w:ins>
      <w:ins w:id="23991" w:author="Allen Wirfs-Brock" w:date="2011-07-02T14:50:00Z">
        <w:r w:rsidR="004C0FF1" w:rsidRPr="00E77497">
          <w:t>n</w:t>
        </w:r>
      </w:ins>
      <w:ins w:id="23992" w:author="Allen Wirfs-Brock" w:date="2011-07-02T14:49:00Z">
        <w:r w:rsidR="004C0FF1" w:rsidRPr="00E77497">
          <w:t xml:space="preserve"> [[</w:t>
        </w:r>
        <w:del w:id="23993" w:author="Rev 3 Allen Wirfs-Brock" w:date="2011-09-07T17:56:00Z">
          <w:r w:rsidR="004C0FF1" w:rsidRPr="00E77497" w:rsidDel="00065D08">
            <w:delText>IsString</w:delText>
          </w:r>
        </w:del>
      </w:ins>
      <w:ins w:id="23994" w:author="Rev 3 Allen Wirfs-Brock" w:date="2011-09-07T17:56:00Z">
        <w:r w:rsidR="00065D08" w:rsidRPr="00E77497">
          <w:t>NativeBrand</w:t>
        </w:r>
      </w:ins>
      <w:ins w:id="23995" w:author="Allen Wirfs-Brock" w:date="2011-07-02T14:49:00Z">
        <w:r w:rsidR="004C0FF1" w:rsidRPr="00E77497">
          <w:t xml:space="preserve">]] </w:t>
        </w:r>
        <w:del w:id="23996" w:author="Rev 3 Allen Wirfs-Brock" w:date="2011-09-07T17:56:00Z">
          <w:r w:rsidR="004C0FF1" w:rsidRPr="00E77497" w:rsidDel="00065D08">
            <w:delText>or a</w:delText>
          </w:r>
        </w:del>
      </w:ins>
      <w:ins w:id="23997" w:author="Allen Wirfs-Brock" w:date="2011-07-02T14:50:00Z">
        <w:del w:id="23998" w:author="Rev 3 Allen Wirfs-Brock" w:date="2011-09-07T17:56:00Z">
          <w:r w:rsidR="004C0FF1" w:rsidRPr="00E77497" w:rsidDel="00065D08">
            <w:delText>n</w:delText>
          </w:r>
        </w:del>
      </w:ins>
      <w:ins w:id="23999" w:author="Allen Wirfs-Brock" w:date="2011-07-02T14:49:00Z">
        <w:del w:id="24000" w:author="Rev 3 Allen Wirfs-Brock" w:date="2011-09-07T17:56:00Z">
          <w:r w:rsidR="004C0FF1" w:rsidRPr="00E77497" w:rsidDel="00065D08">
            <w:delText xml:space="preserve"> [[IsNumber]]</w:delText>
          </w:r>
        </w:del>
      </w:ins>
      <w:ins w:id="24001" w:author="Allen Wirfs-Brock" w:date="2011-07-02T14:51:00Z">
        <w:del w:id="24002" w:author="Rev 3 Allen Wirfs-Brock" w:date="2011-09-07T17:56:00Z">
          <w:r w:rsidR="004C0FF1" w:rsidRPr="00E77497" w:rsidDel="00065D08">
            <w:delText xml:space="preserve"> </w:delText>
          </w:r>
        </w:del>
        <w:r w:rsidR="004C0FF1" w:rsidRPr="00E77497">
          <w:t>internal property</w:t>
        </w:r>
      </w:ins>
      <w:ins w:id="24003" w:author="Rev 3 Allen Wirfs-Brock" w:date="2011-09-07T17:56:00Z">
        <w:r w:rsidR="00065D08" w:rsidRPr="00E77497">
          <w:t xml:space="preserve"> whose value is either StringWrapper or NumberWrapper</w:t>
        </w:r>
      </w:ins>
      <w:r w:rsidRPr="00E77497">
        <w:rPr>
          <w:rFonts w:ascii="Courier New" w:hAnsi="Courier New" w:cs="Courier New"/>
          <w:b/>
        </w:rPr>
        <w:t xml:space="preserve"> </w:t>
      </w:r>
      <w:r w:rsidRPr="00E77497">
        <w:t xml:space="preserve">then let </w:t>
      </w:r>
      <w:r w:rsidRPr="00E77497">
        <w:rPr>
          <w:i/>
        </w:rPr>
        <w:t>item</w:t>
      </w:r>
      <w:r w:rsidRPr="00E77497">
        <w:t xml:space="preserve"> be ToString(</w:t>
      </w:r>
      <w:r w:rsidRPr="00E77497">
        <w:rPr>
          <w:i/>
        </w:rPr>
        <w:t>v</w:t>
      </w:r>
      <w:r w:rsidRPr="00E77497">
        <w:t>).</w:t>
      </w:r>
    </w:p>
    <w:p w14:paraId="476B2A98" w14:textId="77777777" w:rsidR="004C02EF" w:rsidRPr="00E77497" w:rsidRDefault="004C02EF" w:rsidP="001F482D">
      <w:pPr>
        <w:pStyle w:val="Alg4"/>
        <w:numPr>
          <w:ilvl w:val="3"/>
          <w:numId w:val="328"/>
        </w:numPr>
      </w:pPr>
      <w:r w:rsidRPr="00E77497">
        <w:t xml:space="preserve">If </w:t>
      </w:r>
      <w:r w:rsidRPr="00E77497">
        <w:rPr>
          <w:i/>
        </w:rPr>
        <w:t>item</w:t>
      </w:r>
      <w:r w:rsidRPr="00E77497">
        <w:t xml:space="preserve"> is not undefined and </w:t>
      </w:r>
      <w:r w:rsidRPr="00E77497">
        <w:rPr>
          <w:i/>
        </w:rPr>
        <w:t>item</w:t>
      </w:r>
      <w:r w:rsidRPr="00E77497">
        <w:t xml:space="preserve"> is not currently an element of </w:t>
      </w:r>
      <w:r w:rsidRPr="00E77497">
        <w:rPr>
          <w:i/>
        </w:rPr>
        <w:t>PropertyList</w:t>
      </w:r>
      <w:r w:rsidRPr="00E77497">
        <w:t xml:space="preserve"> then,</w:t>
      </w:r>
    </w:p>
    <w:p w14:paraId="754DE407" w14:textId="77777777"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14:paraId="4831E671" w14:textId="77777777" w:rsidR="004C02EF" w:rsidRPr="00E77497" w:rsidRDefault="004C02EF" w:rsidP="001F482D">
      <w:pPr>
        <w:pStyle w:val="Alg4"/>
        <w:numPr>
          <w:ilvl w:val="0"/>
          <w:numId w:val="328"/>
        </w:numPr>
      </w:pPr>
      <w:r w:rsidRPr="00E77497">
        <w:t>If Type(</w:t>
      </w:r>
      <w:r w:rsidRPr="00E77497">
        <w:rPr>
          <w:i/>
        </w:rPr>
        <w:t>space</w:t>
      </w:r>
      <w:r w:rsidRPr="00E77497">
        <w:t>) is Object then,</w:t>
      </w:r>
    </w:p>
    <w:p w14:paraId="3D62474E" w14:textId="77777777" w:rsidR="004C02EF" w:rsidRPr="00E77497" w:rsidRDefault="004C02EF" w:rsidP="001F482D">
      <w:pPr>
        <w:pStyle w:val="Alg4"/>
        <w:numPr>
          <w:ilvl w:val="1"/>
          <w:numId w:val="328"/>
        </w:numPr>
      </w:pPr>
      <w:r w:rsidRPr="00E77497">
        <w:t xml:space="preserve">If </w:t>
      </w:r>
      <w:del w:id="24004" w:author="Allen Wirfs-Brock" w:date="2011-07-02T14:47:00Z">
        <w:r w:rsidRPr="00E77497" w:rsidDel="004C0FF1">
          <w:delText xml:space="preserve">the [[Class]] internal property of </w:delText>
        </w:r>
      </w:del>
      <w:r w:rsidRPr="00E77497">
        <w:rPr>
          <w:i/>
        </w:rPr>
        <w:t>space</w:t>
      </w:r>
      <w:r w:rsidRPr="00E77497">
        <w:t xml:space="preserve"> </w:t>
      </w:r>
      <w:ins w:id="24005" w:author="Allen Wirfs-Brock" w:date="2011-07-02T14:47:00Z">
        <w:r w:rsidR="004C0FF1" w:rsidRPr="00E77497">
          <w:t>has a [[</w:t>
        </w:r>
        <w:del w:id="24006" w:author="Rev 3 Allen Wirfs-Brock" w:date="2011-09-07T18:06:00Z">
          <w:r w:rsidR="004C0FF1" w:rsidRPr="00E77497" w:rsidDel="00187187">
            <w:delText>IsNumber</w:delText>
          </w:r>
        </w:del>
      </w:ins>
      <w:ins w:id="24007" w:author="Rev 3 Allen Wirfs-Brock" w:date="2011-09-07T18:06:00Z">
        <w:r w:rsidR="00187187" w:rsidRPr="00E77497">
          <w:t>NativeBrand</w:t>
        </w:r>
      </w:ins>
      <w:ins w:id="24008" w:author="Allen Wirfs-Brock" w:date="2011-07-02T14:47:00Z">
        <w:r w:rsidR="004C0FF1" w:rsidRPr="00E77497">
          <w:t>]] internal property</w:t>
        </w:r>
      </w:ins>
      <w:ins w:id="24009" w:author="Rev 3 Allen Wirfs-Brock" w:date="2011-09-07T18:06:00Z">
        <w:r w:rsidR="00187187" w:rsidRPr="00E77497">
          <w:t xml:space="preserve"> whose value is NumberWrapper</w:t>
        </w:r>
        <w:r w:rsidR="00187187" w:rsidRPr="00E77497" w:rsidDel="004C0FF1">
          <w:t xml:space="preserve"> </w:t>
        </w:r>
      </w:ins>
      <w:del w:id="24010" w:author="Allen Wirfs-Brock" w:date="2011-07-02T14:47: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7E565565"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14:paraId="511710A1" w14:textId="77777777" w:rsidR="004C02EF" w:rsidRPr="00E77497" w:rsidRDefault="004C02EF" w:rsidP="001F482D">
      <w:pPr>
        <w:pStyle w:val="Alg4"/>
        <w:numPr>
          <w:ilvl w:val="1"/>
          <w:numId w:val="328"/>
        </w:numPr>
      </w:pPr>
      <w:r w:rsidRPr="00E77497">
        <w:t xml:space="preserve">Else if </w:t>
      </w:r>
      <w:del w:id="24011" w:author="Allen Wirfs-Brock" w:date="2011-07-02T14:46:00Z">
        <w:r w:rsidRPr="00E77497" w:rsidDel="004C0FF1">
          <w:delText xml:space="preserve">the [[Class]] internal property of </w:delText>
        </w:r>
      </w:del>
      <w:r w:rsidRPr="00E77497">
        <w:rPr>
          <w:i/>
        </w:rPr>
        <w:t>space</w:t>
      </w:r>
      <w:r w:rsidRPr="00E77497">
        <w:t xml:space="preserve"> </w:t>
      </w:r>
      <w:ins w:id="24012" w:author="Allen Wirfs-Brock" w:date="2011-07-02T14:46:00Z">
        <w:r w:rsidR="004C0FF1" w:rsidRPr="00E77497">
          <w:t>has a [[</w:t>
        </w:r>
        <w:del w:id="24013" w:author="Rev 3 Allen Wirfs-Brock" w:date="2011-09-07T17:57:00Z">
          <w:r w:rsidR="004C0FF1" w:rsidRPr="00E77497" w:rsidDel="00065D08">
            <w:delText>IsString</w:delText>
          </w:r>
        </w:del>
      </w:ins>
      <w:ins w:id="24014" w:author="Rev 3 Allen Wirfs-Brock" w:date="2011-09-07T17:57:00Z">
        <w:r w:rsidR="00065D08" w:rsidRPr="00E77497">
          <w:t>NativeBrand</w:t>
        </w:r>
      </w:ins>
      <w:ins w:id="24015" w:author="Allen Wirfs-Brock" w:date="2011-07-02T14:46:00Z">
        <w:r w:rsidR="004C0FF1" w:rsidRPr="00E77497">
          <w:t>]] internal property</w:t>
        </w:r>
      </w:ins>
      <w:ins w:id="24016" w:author="Rev 3 Allen Wirfs-Brock" w:date="2011-09-07T17:57:00Z">
        <w:r w:rsidR="00065D08" w:rsidRPr="00E77497">
          <w:t xml:space="preserve"> with value StringWrapper</w:t>
        </w:r>
        <w:r w:rsidR="00065D08" w:rsidRPr="00E77497" w:rsidDel="004C0FF1">
          <w:t xml:space="preserve"> </w:t>
        </w:r>
      </w:ins>
      <w:del w:id="24017" w:author="Allen Wirfs-Brock" w:date="2011-07-02T14:46: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7CE5E3F3"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14:paraId="1A66DDF6" w14:textId="77777777" w:rsidR="004C02EF" w:rsidRPr="00E77497" w:rsidRDefault="004C02EF" w:rsidP="001F482D">
      <w:pPr>
        <w:pStyle w:val="Alg4"/>
        <w:numPr>
          <w:ilvl w:val="0"/>
          <w:numId w:val="328"/>
        </w:numPr>
      </w:pPr>
      <w:r w:rsidRPr="00E77497">
        <w:t>If Type(</w:t>
      </w:r>
      <w:r w:rsidRPr="00E77497">
        <w:rPr>
          <w:i/>
        </w:rPr>
        <w:t>space</w:t>
      </w:r>
      <w:r w:rsidRPr="00E77497">
        <w:t>) is Number</w:t>
      </w:r>
    </w:p>
    <w:p w14:paraId="775DE36E" w14:textId="77777777"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14:paraId="67EAF496"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space characters. This will be the empty String if </w:t>
      </w:r>
      <w:r w:rsidRPr="00E77497">
        <w:rPr>
          <w:i/>
        </w:rPr>
        <w:t>space</w:t>
      </w:r>
      <w:r w:rsidRPr="00E77497">
        <w:t xml:space="preserve"> is less than 1.</w:t>
      </w:r>
    </w:p>
    <w:p w14:paraId="3BB6019F" w14:textId="77777777"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14:paraId="50691683" w14:textId="77777777" w:rsidR="004C02EF" w:rsidRPr="00E77497" w:rsidRDefault="004C02EF" w:rsidP="001F482D">
      <w:pPr>
        <w:pStyle w:val="Alg4"/>
        <w:numPr>
          <w:ilvl w:val="1"/>
          <w:numId w:val="328"/>
        </w:numPr>
      </w:pPr>
      <w:r w:rsidRPr="00E77497">
        <w:t xml:space="preserve">If the number of characters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characters of </w:t>
      </w:r>
      <w:r w:rsidRPr="00E77497">
        <w:rPr>
          <w:i/>
        </w:rPr>
        <w:t>space</w:t>
      </w:r>
      <w:r w:rsidRPr="00E77497">
        <w:t>.</w:t>
      </w:r>
    </w:p>
    <w:p w14:paraId="6A91930D" w14:textId="77777777" w:rsidR="004C02EF" w:rsidRPr="00E77497" w:rsidRDefault="004C02EF" w:rsidP="001F482D">
      <w:pPr>
        <w:pStyle w:val="Alg4"/>
        <w:numPr>
          <w:ilvl w:val="0"/>
          <w:numId w:val="328"/>
        </w:numPr>
      </w:pPr>
      <w:r w:rsidRPr="00E77497">
        <w:t>Else</w:t>
      </w:r>
    </w:p>
    <w:p w14:paraId="6DC35667"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14:paraId="79D690D8" w14:textId="77777777" w:rsidR="004C02EF" w:rsidRPr="00E77497" w:rsidRDefault="004C02EF" w:rsidP="001F482D">
      <w:pPr>
        <w:pStyle w:val="Alg4"/>
        <w:numPr>
          <w:ilvl w:val="0"/>
          <w:numId w:val="328"/>
        </w:numPr>
      </w:pPr>
      <w:r w:rsidRPr="00E77497">
        <w:t xml:space="preserve">Let </w:t>
      </w:r>
      <w:r w:rsidRPr="00E77497">
        <w:rPr>
          <w:i/>
        </w:rPr>
        <w:t>wrapper</w:t>
      </w:r>
      <w:r w:rsidRPr="00E77497">
        <w:t xml:space="preserve"> be </w:t>
      </w:r>
      <w:ins w:id="24018" w:author="Rev 7 Allen Wirfs-Brock" w:date="2012-04-11T14:51:00Z">
        <w:r w:rsidR="00B52E82" w:rsidRPr="00E77497">
          <w:t xml:space="preserve">be </w:t>
        </w:r>
        <w:r w:rsidR="00B52E82">
          <w:t>the result of the abstraction operation ObjectCreate (15.2)</w:t>
        </w:r>
      </w:ins>
      <w:del w:id="24019" w:author="Rev 7 Allen Wirfs-Brock" w:date="2012-04-11T14:51:00Z">
        <w:r w:rsidRPr="00E77497" w:rsidDel="00B52E82">
          <w:delText xml:space="preserve">a new object created as if by the expression </w:delText>
        </w:r>
        <w:r w:rsidRPr="00E77497" w:rsidDel="00B52E82">
          <w:rPr>
            <w:rFonts w:ascii="Courier New" w:hAnsi="Courier New" w:cs="Courier New"/>
            <w:b/>
          </w:rPr>
          <w:delText>new Object()</w:delText>
        </w:r>
        <w:r w:rsidRPr="00E77497" w:rsidDel="00B52E82">
          <w:delText xml:space="preserve">, where </w:delText>
        </w:r>
        <w:r w:rsidRPr="00E77497" w:rsidDel="00B52E82">
          <w:rPr>
            <w:rFonts w:ascii="Courier New" w:hAnsi="Courier New" w:cs="Courier New"/>
            <w:b/>
          </w:rPr>
          <w:delText>Object</w:delText>
        </w:r>
        <w:r w:rsidRPr="00E77497" w:rsidDel="00B52E82">
          <w:delText xml:space="preserve"> is the standard built-in constructor with that name</w:delText>
        </w:r>
      </w:del>
      <w:r w:rsidRPr="00E77497">
        <w:t>.</w:t>
      </w:r>
    </w:p>
    <w:p w14:paraId="377FB02C" w14:textId="77777777" w:rsidR="004C02EF" w:rsidRPr="00E77497" w:rsidRDefault="004C02EF" w:rsidP="001F482D">
      <w:pPr>
        <w:pStyle w:val="Alg4"/>
        <w:numPr>
          <w:ilvl w:val="0"/>
          <w:numId w:val="328"/>
        </w:numPr>
      </w:pPr>
      <w:r w:rsidRPr="00E77497">
        <w:t xml:space="preserve">Call the [[DefineOwnProperty]]  internal method of </w:t>
      </w:r>
      <w:r w:rsidRPr="00E77497">
        <w:rPr>
          <w:i/>
        </w:rPr>
        <w:t>wrapper</w:t>
      </w:r>
      <w:r w:rsidRPr="00E77497">
        <w:t xml:space="preserve"> with arguments the empty String, the Property Descriptor {[[Value]]: </w:t>
      </w:r>
      <w:r w:rsidRPr="00E77497">
        <w:rPr>
          <w:i/>
        </w:rP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8964BA5" w14:textId="77777777" w:rsidR="004C02EF" w:rsidRPr="00E77497" w:rsidRDefault="004C02EF" w:rsidP="001F482D">
      <w:pPr>
        <w:pStyle w:val="Alg4"/>
        <w:numPr>
          <w:ilvl w:val="0"/>
          <w:numId w:val="328"/>
        </w:numPr>
        <w:spacing w:after="220"/>
      </w:pPr>
      <w:r w:rsidRPr="00E77497">
        <w:t xml:space="preserve">Return the result of calling the abstract operation </w:t>
      </w:r>
      <w:r w:rsidRPr="00E77497">
        <w:rPr>
          <w:i/>
        </w:rPr>
        <w:t>Str</w:t>
      </w:r>
      <w:r w:rsidRPr="00E77497">
        <w:t xml:space="preserve"> with the empty String and </w:t>
      </w:r>
      <w:r w:rsidRPr="00E77497">
        <w:rPr>
          <w:i/>
        </w:rPr>
        <w:t>wrapper</w:t>
      </w:r>
      <w:r w:rsidRPr="00E77497">
        <w:t>.</w:t>
      </w:r>
    </w:p>
    <w:p w14:paraId="78E0D39A" w14:textId="77777777"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6422B2E7" w14:textId="77777777" w:rsidR="004C02EF" w:rsidRPr="00E77497" w:rsidRDefault="004C02EF" w:rsidP="001F482D">
      <w:pPr>
        <w:pStyle w:val="Alg4"/>
        <w:numPr>
          <w:ilvl w:val="0"/>
          <w:numId w:val="329"/>
        </w:numPr>
      </w:pPr>
      <w:r w:rsidRPr="00E77497">
        <w:t xml:space="preserve">Let </w:t>
      </w:r>
      <w:r w:rsidRPr="00E77497">
        <w:rPr>
          <w:i/>
        </w:rPr>
        <w:t>value</w:t>
      </w:r>
      <w:r w:rsidRPr="00E77497">
        <w:t xml:space="preserve"> be the result of calling the [[Get]] internal method of </w:t>
      </w:r>
      <w:r w:rsidRPr="00E77497">
        <w:rPr>
          <w:i/>
        </w:rPr>
        <w:t>holder</w:t>
      </w:r>
      <w:r w:rsidRPr="00E77497">
        <w:t xml:space="preserve"> with argument </w:t>
      </w:r>
      <w:r w:rsidRPr="00E77497">
        <w:rPr>
          <w:i/>
        </w:rPr>
        <w:t>key</w:t>
      </w:r>
      <w:r w:rsidRPr="00E77497">
        <w:t>.</w:t>
      </w:r>
    </w:p>
    <w:p w14:paraId="223640C8" w14:textId="77777777" w:rsidR="00B52E82" w:rsidRDefault="00B52E82" w:rsidP="001F482D">
      <w:pPr>
        <w:pStyle w:val="Alg4"/>
        <w:numPr>
          <w:ilvl w:val="0"/>
          <w:numId w:val="329"/>
        </w:numPr>
        <w:rPr>
          <w:ins w:id="24020" w:author="Rev 7 Allen Wirfs-Brock" w:date="2012-04-11T14:54:00Z"/>
        </w:rPr>
      </w:pPr>
      <w:ins w:id="24021" w:author="Rev 7 Allen Wirfs-Brock" w:date="2012-04-11T14:54:00Z">
        <w:r>
          <w:t>ReturnIfAbrupt(</w:t>
        </w:r>
        <w:r>
          <w:rPr>
            <w:i/>
          </w:rPr>
          <w:t>value</w:t>
        </w:r>
        <w:r>
          <w:t>).</w:t>
        </w:r>
      </w:ins>
    </w:p>
    <w:p w14:paraId="165FEB9C"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78DE86ED" w14:textId="77777777" w:rsidR="004C02EF" w:rsidRPr="00E77497" w:rsidRDefault="004C02EF" w:rsidP="001F482D">
      <w:pPr>
        <w:pStyle w:val="Alg4"/>
        <w:numPr>
          <w:ilvl w:val="1"/>
          <w:numId w:val="329"/>
        </w:numPr>
      </w:pPr>
      <w:r w:rsidRPr="00E77497">
        <w:t xml:space="preserve">Let </w:t>
      </w:r>
      <w:r w:rsidRPr="00E77497">
        <w:rPr>
          <w:i/>
        </w:rPr>
        <w:t>toJSON</w:t>
      </w:r>
      <w:r w:rsidRPr="00E77497">
        <w:t xml:space="preserve"> be the result of calling the [[Get]] internal method of </w:t>
      </w:r>
      <w:r w:rsidRPr="00E77497">
        <w:rPr>
          <w:i/>
        </w:rPr>
        <w:t>value</w:t>
      </w:r>
      <w:r w:rsidRPr="00E77497">
        <w:t xml:space="preserve"> with argument </w:t>
      </w:r>
      <w:r w:rsidRPr="00E77497">
        <w:rPr>
          <w:rFonts w:ascii="Courier New" w:hAnsi="Courier New" w:cs="Courier New"/>
          <w:b/>
        </w:rPr>
        <w:t>"toJSON"</w:t>
      </w:r>
      <w:r w:rsidRPr="00E77497">
        <w:t>.</w:t>
      </w:r>
    </w:p>
    <w:p w14:paraId="0BEB2857" w14:textId="77777777"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14:paraId="577736FE"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the </w:t>
      </w:r>
      <w:r w:rsidRPr="00E77497">
        <w:rPr>
          <w:b/>
        </w:rPr>
        <w:t>this</w:t>
      </w:r>
      <w:r w:rsidRPr="00E77497">
        <w:t xml:space="preserve"> value and with an argument list consisting of </w:t>
      </w:r>
      <w:r w:rsidRPr="00E77497">
        <w:rPr>
          <w:i/>
        </w:rPr>
        <w:t>key</w:t>
      </w:r>
      <w:r w:rsidRPr="00E77497">
        <w:t>.</w:t>
      </w:r>
    </w:p>
    <w:p w14:paraId="1385A09E" w14:textId="77777777" w:rsidR="00182C3E" w:rsidRDefault="00182C3E" w:rsidP="00182C3E">
      <w:pPr>
        <w:pStyle w:val="Alg4"/>
        <w:numPr>
          <w:ilvl w:val="2"/>
          <w:numId w:val="329"/>
        </w:numPr>
        <w:rPr>
          <w:ins w:id="24022" w:author="Rev 7 Allen Wirfs-Brock" w:date="2012-04-11T15:02:00Z"/>
        </w:rPr>
      </w:pPr>
      <w:ins w:id="24023" w:author="Rev 7 Allen Wirfs-Brock" w:date="2012-04-11T15:02:00Z">
        <w:r>
          <w:t>ReturnIfAbrupt(</w:t>
        </w:r>
        <w:r>
          <w:rPr>
            <w:i/>
          </w:rPr>
          <w:t>value</w:t>
        </w:r>
        <w:r>
          <w:t>).</w:t>
        </w:r>
      </w:ins>
    </w:p>
    <w:p w14:paraId="086F87EC" w14:textId="77777777"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14:paraId="39BE16E4" w14:textId="77777777"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4C80FE79" w14:textId="77777777" w:rsidR="00182C3E" w:rsidRDefault="00182C3E" w:rsidP="00182C3E">
      <w:pPr>
        <w:pStyle w:val="Alg4"/>
        <w:numPr>
          <w:ilvl w:val="1"/>
          <w:numId w:val="329"/>
        </w:numPr>
        <w:rPr>
          <w:ins w:id="24024" w:author="Rev 7 Allen Wirfs-Brock" w:date="2012-04-11T15:04:00Z"/>
        </w:rPr>
      </w:pPr>
      <w:ins w:id="24025" w:author="Rev 7 Allen Wirfs-Brock" w:date="2012-04-11T15:04:00Z">
        <w:r>
          <w:t>ReturnIfAbrupt(</w:t>
        </w:r>
        <w:r>
          <w:rPr>
            <w:i/>
          </w:rPr>
          <w:t>value</w:t>
        </w:r>
        <w:r>
          <w:t>).</w:t>
        </w:r>
      </w:ins>
    </w:p>
    <w:p w14:paraId="0BAF330A"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5B45BA42" w14:textId="77777777" w:rsidR="004C02EF" w:rsidRPr="00E77497" w:rsidRDefault="004C02EF" w:rsidP="001F482D">
      <w:pPr>
        <w:pStyle w:val="Alg4"/>
        <w:numPr>
          <w:ilvl w:val="1"/>
          <w:numId w:val="329"/>
        </w:numPr>
      </w:pPr>
      <w:r w:rsidRPr="00E77497">
        <w:t xml:space="preserve">If </w:t>
      </w:r>
      <w:del w:id="24026" w:author="Allen Wirfs-Brock" w:date="2011-07-02T14:51:00Z">
        <w:r w:rsidRPr="00E77497" w:rsidDel="004C0FF1">
          <w:delText xml:space="preserve">the [[Class]] internal property of </w:delText>
        </w:r>
      </w:del>
      <w:r w:rsidRPr="00E77497">
        <w:rPr>
          <w:i/>
        </w:rPr>
        <w:t>value</w:t>
      </w:r>
      <w:r w:rsidRPr="00E77497">
        <w:t xml:space="preserve"> </w:t>
      </w:r>
      <w:ins w:id="24027" w:author="Allen Wirfs-Brock" w:date="2011-07-02T14:51:00Z">
        <w:r w:rsidR="004C0FF1" w:rsidRPr="00E77497">
          <w:t>has a</w:t>
        </w:r>
      </w:ins>
      <w:ins w:id="24028" w:author="Allen Wirfs-Brock" w:date="2011-07-02T14:52:00Z">
        <w:r w:rsidR="004C0FF1" w:rsidRPr="00E77497">
          <w:t>n</w:t>
        </w:r>
      </w:ins>
      <w:ins w:id="24029" w:author="Allen Wirfs-Brock" w:date="2011-07-02T14:51:00Z">
        <w:r w:rsidR="004C0FF1" w:rsidRPr="00E77497">
          <w:t xml:space="preserve"> [[</w:t>
        </w:r>
        <w:del w:id="24030" w:author="Rev 3 Allen Wirfs-Brock" w:date="2011-09-07T17:58:00Z">
          <w:r w:rsidR="004C0FF1" w:rsidRPr="00E77497" w:rsidDel="00065D08">
            <w:delText>IsNumber</w:delText>
          </w:r>
        </w:del>
      </w:ins>
      <w:ins w:id="24031" w:author="Rev 3 Allen Wirfs-Brock" w:date="2011-09-07T17:58:00Z">
        <w:r w:rsidR="00065D08" w:rsidRPr="00E77497">
          <w:t>NativeBrand</w:t>
        </w:r>
      </w:ins>
      <w:ins w:id="24032" w:author="Allen Wirfs-Brock" w:date="2011-07-02T14:51:00Z">
        <w:r w:rsidR="004C0FF1" w:rsidRPr="00E77497">
          <w:t>]] internal property</w:t>
        </w:r>
      </w:ins>
      <w:ins w:id="24033" w:author="Rev 3 Allen Wirfs-Brock" w:date="2011-09-07T17:57:00Z">
        <w:r w:rsidR="00065D08" w:rsidRPr="00E77497">
          <w:t xml:space="preserve"> with value NumberWrapper</w:t>
        </w:r>
        <w:r w:rsidR="00065D08" w:rsidRPr="00E77497" w:rsidDel="004C0FF1">
          <w:t xml:space="preserve"> </w:t>
        </w:r>
      </w:ins>
      <w:del w:id="24034" w:author="Allen Wirfs-Brock" w:date="2011-07-02T14:51: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1D075596" w14:textId="77777777" w:rsidR="004C02EF" w:rsidRPr="00E77497" w:rsidRDefault="004C02EF" w:rsidP="006E1632">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14:paraId="3D6B2CA4" w14:textId="77777777" w:rsidR="004C02EF" w:rsidRPr="00E77497" w:rsidRDefault="004C02EF" w:rsidP="001F482D">
      <w:pPr>
        <w:pStyle w:val="Alg4"/>
        <w:numPr>
          <w:ilvl w:val="1"/>
          <w:numId w:val="329"/>
        </w:numPr>
      </w:pPr>
      <w:r w:rsidRPr="00E77497">
        <w:t xml:space="preserve">Else if </w:t>
      </w:r>
      <w:del w:id="24035" w:author="Allen Wirfs-Brock" w:date="2011-07-02T14:51:00Z">
        <w:r w:rsidRPr="00E77497" w:rsidDel="004C0FF1">
          <w:delText xml:space="preserve">the [[Class]] internal property of </w:delText>
        </w:r>
      </w:del>
      <w:r w:rsidRPr="00E77497">
        <w:rPr>
          <w:i/>
        </w:rPr>
        <w:t>value</w:t>
      </w:r>
      <w:r w:rsidRPr="00E77497">
        <w:t xml:space="preserve"> </w:t>
      </w:r>
      <w:ins w:id="24036" w:author="Allen Wirfs-Brock" w:date="2011-07-02T14:52:00Z">
        <w:r w:rsidR="004C0FF1" w:rsidRPr="00E77497">
          <w:t>has an [[</w:t>
        </w:r>
      </w:ins>
      <w:ins w:id="24037" w:author="Rev 3 Allen Wirfs-Brock" w:date="2011-09-07T17:58:00Z">
        <w:r w:rsidR="00065D08" w:rsidRPr="00E77497">
          <w:t>NativeBrand</w:t>
        </w:r>
      </w:ins>
      <w:ins w:id="24038" w:author="Allen Wirfs-Brock" w:date="2011-07-02T14:52:00Z">
        <w:del w:id="24039" w:author="Rev 3 Allen Wirfs-Brock" w:date="2011-09-07T17:58:00Z">
          <w:r w:rsidR="004C0FF1" w:rsidRPr="00E77497" w:rsidDel="00065D08">
            <w:delText>IsString</w:delText>
          </w:r>
        </w:del>
        <w:r w:rsidR="004C0FF1" w:rsidRPr="00E77497">
          <w:t>]] internal property</w:t>
        </w:r>
      </w:ins>
      <w:ins w:id="24040" w:author="Rev 3 Allen Wirfs-Brock" w:date="2011-09-07T17:57:00Z">
        <w:r w:rsidR="00065D08" w:rsidRPr="00E77497">
          <w:t xml:space="preserve"> with value StringWrapper</w:t>
        </w:r>
        <w:r w:rsidR="00065D08" w:rsidRPr="00E77497" w:rsidDel="004C0FF1">
          <w:t xml:space="preserve"> </w:t>
        </w:r>
      </w:ins>
      <w:del w:id="24041" w:author="Allen Wirfs-Brock" w:date="2011-07-02T14:52: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539C5E8D"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14:paraId="30E4324C" w14:textId="77777777" w:rsidR="004C02EF" w:rsidRPr="00E77497" w:rsidRDefault="004C02EF" w:rsidP="001F482D">
      <w:pPr>
        <w:pStyle w:val="Alg4"/>
        <w:numPr>
          <w:ilvl w:val="1"/>
          <w:numId w:val="329"/>
        </w:numPr>
      </w:pPr>
      <w:r w:rsidRPr="00E77497">
        <w:t xml:space="preserve">Else if </w:t>
      </w:r>
      <w:del w:id="24042" w:author="Allen Wirfs-Brock" w:date="2011-07-02T14:52:00Z">
        <w:r w:rsidRPr="00E77497" w:rsidDel="004C0FF1">
          <w:delText xml:space="preserve">the [[Class]] internal property of </w:delText>
        </w:r>
      </w:del>
      <w:r w:rsidRPr="00E77497">
        <w:rPr>
          <w:i/>
          <w:iCs/>
        </w:rPr>
        <w:t>value</w:t>
      </w:r>
      <w:r w:rsidRPr="00E77497">
        <w:t xml:space="preserve"> </w:t>
      </w:r>
      <w:ins w:id="24043" w:author="Allen Wirfs-Brock" w:date="2011-07-02T14:52:00Z">
        <w:r w:rsidR="004C0FF1" w:rsidRPr="00E77497">
          <w:t>has an [[</w:t>
        </w:r>
      </w:ins>
      <w:ins w:id="24044" w:author="Rev 3 Allen Wirfs-Brock" w:date="2011-09-07T17:58:00Z">
        <w:r w:rsidR="00065D08" w:rsidRPr="00E77497">
          <w:t>NativeBrand</w:t>
        </w:r>
      </w:ins>
      <w:ins w:id="24045" w:author="Allen Wirfs-Brock" w:date="2011-07-02T14:52:00Z">
        <w:del w:id="24046" w:author="Rev 3 Allen Wirfs-Brock" w:date="2011-09-07T17:58:00Z">
          <w:r w:rsidR="004C0FF1" w:rsidRPr="00E77497" w:rsidDel="00065D08">
            <w:delText>IsBoolean</w:delText>
          </w:r>
        </w:del>
        <w:r w:rsidR="004C0FF1" w:rsidRPr="00E77497">
          <w:t>]] internal property</w:t>
        </w:r>
      </w:ins>
      <w:del w:id="24047" w:author="Allen Wirfs-Brock" w:date="2011-07-02T14:52:00Z">
        <w:r w:rsidRPr="00E77497" w:rsidDel="004C0FF1">
          <w:delText xml:space="preserve">is </w:delText>
        </w:r>
        <w:r w:rsidRPr="00E77497" w:rsidDel="004C0FF1">
          <w:rPr>
            <w:rFonts w:ascii="Courier New" w:hAnsi="Courier New" w:cs="Courier New"/>
            <w:b/>
            <w:bCs/>
          </w:rPr>
          <w:delText>"Boolean"</w:delText>
        </w:r>
      </w:del>
      <w:r w:rsidRPr="00E77497">
        <w:t xml:space="preserve"> </w:t>
      </w:r>
      <w:ins w:id="24048" w:author="Rev 3 Allen Wirfs-Brock" w:date="2011-09-07T17:58:00Z">
        <w:r w:rsidR="00065D08" w:rsidRPr="00E77497">
          <w:t>with value BooleanWrapper</w:t>
        </w:r>
        <w:r w:rsidR="00065D08" w:rsidRPr="00E77497" w:rsidDel="004C0FF1">
          <w:t xml:space="preserve"> </w:t>
        </w:r>
        <w:r w:rsidR="00065D08" w:rsidRPr="00E77497">
          <w:t xml:space="preserve"> </w:t>
        </w:r>
      </w:ins>
      <w:r w:rsidRPr="00E77497">
        <w:t>then,</w:t>
      </w:r>
    </w:p>
    <w:p w14:paraId="3D6A56BD" w14:textId="77777777" w:rsidR="004C02EF" w:rsidRPr="00E77497" w:rsidRDefault="004C02EF" w:rsidP="001F482D">
      <w:pPr>
        <w:pStyle w:val="Alg4"/>
        <w:numPr>
          <w:ilvl w:val="2"/>
          <w:numId w:val="329"/>
        </w:numPr>
      </w:pPr>
      <w:r w:rsidRPr="00E77497">
        <w:t xml:space="preserve">Let </w:t>
      </w:r>
      <w:r w:rsidRPr="00E77497">
        <w:rPr>
          <w:i/>
          <w:iCs/>
        </w:rPr>
        <w:t>value</w:t>
      </w:r>
      <w:r w:rsidRPr="00E77497">
        <w:t xml:space="preserve"> be the value of the [[PrimitiveValue]] internal property of </w:t>
      </w:r>
      <w:r w:rsidRPr="00E77497">
        <w:rPr>
          <w:i/>
          <w:iCs/>
        </w:rPr>
        <w:t>value</w:t>
      </w:r>
      <w:r w:rsidRPr="00E77497">
        <w:t>.</w:t>
      </w:r>
    </w:p>
    <w:p w14:paraId="338E754A"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7B366F8C"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72623BA0"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3D966D60" w14:textId="77777777"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E77497">
        <w:rPr>
          <w:i/>
        </w:rPr>
        <w:t>Quote</w:t>
      </w:r>
      <w:r w:rsidRPr="00E77497">
        <w:t xml:space="preserve"> with argument </w:t>
      </w:r>
      <w:r w:rsidRPr="00E77497">
        <w:rPr>
          <w:i/>
        </w:rPr>
        <w:t>value</w:t>
      </w:r>
      <w:r w:rsidRPr="00E77497">
        <w:t>.</w:t>
      </w:r>
    </w:p>
    <w:p w14:paraId="4EEEC647" w14:textId="77777777" w:rsidR="004C02EF" w:rsidRPr="00E77497" w:rsidRDefault="004C02EF" w:rsidP="001F482D">
      <w:pPr>
        <w:pStyle w:val="Alg4"/>
        <w:numPr>
          <w:ilvl w:val="0"/>
          <w:numId w:val="329"/>
        </w:numPr>
      </w:pPr>
      <w:r w:rsidRPr="00E77497">
        <w:t>If Type(</w:t>
      </w:r>
      <w:r w:rsidRPr="00E77497">
        <w:rPr>
          <w:i/>
        </w:rPr>
        <w:t>value</w:t>
      </w:r>
      <w:r w:rsidRPr="00E77497">
        <w:t>) is Number</w:t>
      </w:r>
    </w:p>
    <w:p w14:paraId="393979CB" w14:textId="77777777"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14:paraId="6D023F14" w14:textId="77777777"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14:paraId="0A3AD668" w14:textId="77777777"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0E401C3E" w14:textId="77777777" w:rsidR="004C02EF" w:rsidRPr="00E77497" w:rsidRDefault="004C02EF" w:rsidP="001F482D">
      <w:pPr>
        <w:pStyle w:val="Alg4"/>
        <w:numPr>
          <w:ilvl w:val="1"/>
          <w:numId w:val="329"/>
        </w:numPr>
      </w:pPr>
      <w:r w:rsidRPr="00E77497">
        <w:t xml:space="preserve">If </w:t>
      </w:r>
      <w:del w:id="24049" w:author="Allen Wirfs-Brock" w:date="2011-07-02T14:53:00Z">
        <w:r w:rsidRPr="00E77497" w:rsidDel="004C0FF1">
          <w:delText xml:space="preserve">the [[Class]] internal property of </w:delText>
        </w:r>
      </w:del>
      <w:r w:rsidRPr="00E77497">
        <w:rPr>
          <w:i/>
        </w:rPr>
        <w:t>value</w:t>
      </w:r>
      <w:r w:rsidRPr="00E77497">
        <w:t xml:space="preserve"> </w:t>
      </w:r>
      <w:ins w:id="24050" w:author="Allen Wirfs-Brock" w:date="2011-07-02T14:53:00Z">
        <w:r w:rsidR="004C0FF1" w:rsidRPr="00E77497">
          <w:t>has an [[</w:t>
        </w:r>
        <w:del w:id="24051" w:author="Rev 3 Allen Wirfs-Brock" w:date="2011-09-07T15:44:00Z">
          <w:r w:rsidR="004C0FF1" w:rsidRPr="00E77497" w:rsidDel="009D141F">
            <w:delText>IsArray</w:delText>
          </w:r>
        </w:del>
      </w:ins>
      <w:ins w:id="24052" w:author="Rev 3 Allen Wirfs-Brock" w:date="2011-09-07T15:44:00Z">
        <w:r w:rsidR="009D141F" w:rsidRPr="00E77497">
          <w:t>NativeBrand</w:t>
        </w:r>
      </w:ins>
      <w:ins w:id="24053" w:author="Allen Wirfs-Brock" w:date="2011-07-02T14:53:00Z">
        <w:r w:rsidR="004C0FF1" w:rsidRPr="00E77497">
          <w:t>]] internal property</w:t>
        </w:r>
      </w:ins>
      <w:ins w:id="24054" w:author="Rev 3 Allen Wirfs-Brock" w:date="2011-09-07T15:44:00Z">
        <w:r w:rsidR="009D141F" w:rsidRPr="00E77497">
          <w:t xml:space="preserve"> with value NativeArray</w:t>
        </w:r>
        <w:r w:rsidR="009D141F" w:rsidRPr="00E77497" w:rsidDel="004C0FF1">
          <w:t xml:space="preserve"> </w:t>
        </w:r>
      </w:ins>
      <w:del w:id="24055" w:author="Allen Wirfs-Brock" w:date="2011-07-02T14:53:00Z">
        <w:r w:rsidRPr="00E77497" w:rsidDel="004C0FF1">
          <w:delText xml:space="preserve">is </w:delText>
        </w:r>
        <w:r w:rsidRPr="00E77497" w:rsidDel="004C0FF1">
          <w:rPr>
            <w:rFonts w:ascii="Courier New" w:hAnsi="Courier New" w:cs="Courier New"/>
            <w:b/>
          </w:rPr>
          <w:delText>"Array"</w:delText>
        </w:r>
      </w:del>
      <w:r w:rsidRPr="00E77497">
        <w:rPr>
          <w:rFonts w:ascii="Courier New" w:hAnsi="Courier New" w:cs="Courier New"/>
          <w:b/>
        </w:rPr>
        <w:t xml:space="preserve"> </w:t>
      </w:r>
      <w:r w:rsidRPr="00E77497">
        <w:t>then</w:t>
      </w:r>
    </w:p>
    <w:p w14:paraId="4C881C70" w14:textId="77777777" w:rsidR="004C02EF" w:rsidRPr="00E77497" w:rsidRDefault="004C02EF" w:rsidP="001F482D">
      <w:pPr>
        <w:pStyle w:val="Alg4"/>
        <w:numPr>
          <w:ilvl w:val="2"/>
          <w:numId w:val="329"/>
        </w:numPr>
      </w:pPr>
      <w:r w:rsidRPr="00E77497">
        <w:t xml:space="preserve">Return the result of calling the abstract operation </w:t>
      </w:r>
      <w:r w:rsidRPr="00E77497">
        <w:rPr>
          <w:i/>
        </w:rPr>
        <w:t>JA</w:t>
      </w:r>
      <w:r w:rsidRPr="00E77497">
        <w:t xml:space="preserve"> with argument </w:t>
      </w:r>
      <w:r w:rsidRPr="00E77497">
        <w:rPr>
          <w:i/>
        </w:rPr>
        <w:t>value</w:t>
      </w:r>
      <w:r w:rsidRPr="00E77497">
        <w:t>.</w:t>
      </w:r>
    </w:p>
    <w:p w14:paraId="1CB7CB15" w14:textId="77777777" w:rsidR="004C02EF" w:rsidRPr="00E77497" w:rsidRDefault="004C02EF" w:rsidP="001F482D">
      <w:pPr>
        <w:pStyle w:val="Alg4"/>
        <w:numPr>
          <w:ilvl w:val="1"/>
          <w:numId w:val="329"/>
        </w:numPr>
      </w:pPr>
      <w:r w:rsidRPr="00E77497">
        <w:t xml:space="preserve">Else, return the result of calling the abstract operation </w:t>
      </w:r>
      <w:r w:rsidRPr="00E77497">
        <w:rPr>
          <w:i/>
        </w:rPr>
        <w:t>JO</w:t>
      </w:r>
      <w:r w:rsidRPr="00E77497">
        <w:t xml:space="preserve"> with argument </w:t>
      </w:r>
      <w:r w:rsidRPr="00E77497">
        <w:rPr>
          <w:i/>
        </w:rPr>
        <w:t>value</w:t>
      </w:r>
      <w:r w:rsidRPr="00E77497">
        <w:t>.</w:t>
      </w:r>
    </w:p>
    <w:p w14:paraId="51F6A8AA" w14:textId="77777777"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14:paraId="7EB158E5" w14:textId="77777777" w:rsidR="004C02EF" w:rsidRPr="00E77497" w:rsidRDefault="004C02EF" w:rsidP="004C02EF">
      <w:r w:rsidRPr="00E77497">
        <w:t xml:space="preserve">The abstract operation </w:t>
      </w:r>
      <w:r w:rsidRPr="00E77497">
        <w:rPr>
          <w:rFonts w:ascii="Times New Roman" w:hAnsi="Times New Roman"/>
          <w:i/>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74AC52E8"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double quote character.</w:t>
      </w:r>
    </w:p>
    <w:p w14:paraId="11F58918" w14:textId="77777777" w:rsidR="004C02EF" w:rsidRPr="00E77497" w:rsidRDefault="004C02EF" w:rsidP="001F482D">
      <w:pPr>
        <w:pStyle w:val="Alg4"/>
        <w:numPr>
          <w:ilvl w:val="0"/>
          <w:numId w:val="331"/>
        </w:numPr>
      </w:pPr>
      <w:r w:rsidRPr="00E77497">
        <w:t xml:space="preserve">For each character </w:t>
      </w:r>
      <w:r w:rsidRPr="00E77497">
        <w:rPr>
          <w:i/>
        </w:rPr>
        <w:t>C</w:t>
      </w:r>
      <w:r w:rsidRPr="00E77497">
        <w:t xml:space="preserve"> in </w:t>
      </w:r>
      <w:r w:rsidRPr="00E77497">
        <w:rPr>
          <w:i/>
        </w:rPr>
        <w:t>value</w:t>
      </w:r>
    </w:p>
    <w:p w14:paraId="1399061C" w14:textId="77777777" w:rsidR="004C02EF" w:rsidRPr="00E77497" w:rsidRDefault="004C02EF" w:rsidP="001F482D">
      <w:pPr>
        <w:pStyle w:val="Alg4"/>
        <w:numPr>
          <w:ilvl w:val="1"/>
          <w:numId w:val="331"/>
        </w:numPr>
      </w:pPr>
      <w:r w:rsidRPr="00E77497">
        <w:t xml:space="preserve">If </w:t>
      </w:r>
      <w:r w:rsidRPr="00E77497">
        <w:rPr>
          <w:i/>
        </w:rPr>
        <w:t>C</w:t>
      </w:r>
      <w:r w:rsidRPr="00E77497">
        <w:t xml:space="preserve"> is the double quote character or the backslash character</w:t>
      </w:r>
    </w:p>
    <w:p w14:paraId="708C0FF9"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484DBF50"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69B143A4"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14:paraId="507CD3C7"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5FD55408" w14:textId="77777777" w:rsidR="004C02EF" w:rsidRPr="00E77497" w:rsidRDefault="004C02EF" w:rsidP="001F482D">
      <w:pPr>
        <w:pStyle w:val="Alg4"/>
        <w:keepNext/>
        <w:numPr>
          <w:ilvl w:val="2"/>
          <w:numId w:val="331"/>
        </w:numPr>
      </w:pPr>
      <w:r w:rsidRPr="00E77497">
        <w:t xml:space="preserve">Let </w:t>
      </w:r>
      <w:r w:rsidRPr="00E77497">
        <w:rPr>
          <w:i/>
        </w:rPr>
        <w:t>abbrev</w:t>
      </w:r>
      <w:r w:rsidRPr="00E77497">
        <w:t xml:space="preserve"> be the character corresponding to the value of </w:t>
      </w:r>
      <w:r w:rsidRPr="00E77497">
        <w:rPr>
          <w:i/>
        </w:rPr>
        <w:t>C</w:t>
      </w:r>
      <w:r w:rsidRPr="00E77497">
        <w:t xml:space="preserve"> as follows:</w:t>
      </w:r>
    </w:p>
    <w:p w14:paraId="16058F79"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6E5DE341"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22E42DB3"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26B9F3E3"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46CE065C" w14:textId="77777777"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68D6C86B"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12D39846"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a control character having a code unit value less than the space character</w:t>
      </w:r>
    </w:p>
    <w:p w14:paraId="5A858261"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4EE7B1FB"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29A3D5DB" w14:textId="77777777" w:rsidR="004C02EF" w:rsidRPr="00E77497" w:rsidRDefault="004C02EF" w:rsidP="001F482D">
      <w:pPr>
        <w:pStyle w:val="Alg4"/>
        <w:numPr>
          <w:ilvl w:val="2"/>
          <w:numId w:val="331"/>
        </w:numPr>
      </w:pPr>
      <w:r w:rsidRPr="00E77497">
        <w:t xml:space="preserve">Let </w:t>
      </w:r>
      <w:r w:rsidRPr="00E77497">
        <w:rPr>
          <w:i/>
        </w:rPr>
        <w:t>hex</w:t>
      </w:r>
      <w:r w:rsidRPr="00E77497">
        <w:t xml:space="preserve"> be the result of converting the numeric code unit value of </w:t>
      </w:r>
      <w:r w:rsidRPr="00E77497">
        <w:rPr>
          <w:i/>
        </w:rPr>
        <w:t>C</w:t>
      </w:r>
      <w:r w:rsidRPr="00E77497">
        <w:t xml:space="preserve"> to a String of four hexadecimal digits.</w:t>
      </w:r>
      <w:ins w:id="24056" w:author="Allen Wirfs-Brock rev2" w:date="2011-07-25T16:15:00Z">
        <w:r w:rsidR="00DE1F52" w:rsidRPr="00E77497">
          <w:t xml:space="preserve">  Alphabetic hexadecimal digits are presented as lowercase characters. </w:t>
        </w:r>
      </w:ins>
    </w:p>
    <w:p w14:paraId="0D500D13"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53125590" w14:textId="77777777" w:rsidR="004C02EF" w:rsidRPr="00E77497" w:rsidRDefault="004C02EF" w:rsidP="001F482D">
      <w:pPr>
        <w:pStyle w:val="Alg4"/>
        <w:numPr>
          <w:ilvl w:val="1"/>
          <w:numId w:val="331"/>
        </w:numPr>
      </w:pPr>
      <w:r w:rsidRPr="00E77497">
        <w:t>Else</w:t>
      </w:r>
    </w:p>
    <w:p w14:paraId="01694FFB"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402DFB6B"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double quote character.</w:t>
      </w:r>
    </w:p>
    <w:p w14:paraId="3F130A4B" w14:textId="77777777"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14:paraId="587EBD0E" w14:textId="77777777" w:rsidR="004C02EF" w:rsidRPr="00E77497" w:rsidRDefault="004C02EF" w:rsidP="004C02EF">
      <w:r w:rsidRPr="00E77497">
        <w:t xml:space="preserve">The abstract operation </w:t>
      </w:r>
      <w:r w:rsidRPr="00E77497">
        <w:rPr>
          <w:rFonts w:ascii="Times New Roman" w:hAnsi="Times New Roman"/>
          <w:i/>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ins w:id="24057" w:author="Allen Wirfs-Brock rev2" w:date="2011-07-20T16:03:00Z">
        <w:r w:rsidR="00015C8D" w:rsidRPr="00E77497">
          <w:t xml:space="preserve">and </w:t>
        </w:r>
      </w:ins>
      <w:r w:rsidRPr="00E77497">
        <w:rPr>
          <w:rFonts w:ascii="Times New Roman" w:hAnsi="Times New Roman"/>
          <w:i/>
        </w:rPr>
        <w:t>PropertyList</w:t>
      </w:r>
      <w:del w:id="24058" w:author="Allen Wirfs-Brock rev2" w:date="2011-07-20T16:04:00Z">
        <w:r w:rsidRPr="00E77497" w:rsidDel="00015C8D">
          <w:delText>,</w:delText>
        </w:r>
      </w:del>
      <w:r w:rsidRPr="00E77497">
        <w:t xml:space="preserve"> </w:t>
      </w:r>
      <w:del w:id="24059" w:author="Allen Wirfs-Brock rev2" w:date="2011-07-20T16:04:00Z">
        <w:r w:rsidRPr="00E77497" w:rsidDel="00015C8D">
          <w:rPr>
            <w:rFonts w:ascii="Times New Roman" w:hAnsi="Times New Roman"/>
            <w:i/>
          </w:rPr>
          <w:delText>ReplacerFunction</w:delText>
        </w:r>
        <w:r w:rsidRPr="00E77497" w:rsidDel="00015C8D">
          <w:delText xml:space="preserve">, and </w:delText>
        </w:r>
        <w:r w:rsidRPr="00E77497" w:rsidDel="00015C8D">
          <w:rPr>
            <w:rFonts w:ascii="Times New Roman" w:hAnsi="Times New Roman"/>
            <w:i/>
          </w:rPr>
          <w:delText>space</w:delText>
        </w:r>
        <w:r w:rsidRPr="00E77497" w:rsidDel="00015C8D">
          <w:delText xml:space="preserve"> </w:delText>
        </w:r>
      </w:del>
      <w:r w:rsidRPr="00E77497">
        <w:t>of the invocation of the stringify method.</w:t>
      </w:r>
    </w:p>
    <w:p w14:paraId="1127ABD0" w14:textId="77777777"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39F7095A" w14:textId="77777777"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14:paraId="552EA3C7" w14:textId="77777777"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14:paraId="794DDA36"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3AB9506A" w14:textId="77777777"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14:paraId="724EC3A7"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14:paraId="52B4D301" w14:textId="77777777" w:rsidR="004C02EF" w:rsidRPr="00E77497" w:rsidRDefault="004C02EF" w:rsidP="001F482D">
      <w:pPr>
        <w:pStyle w:val="Alg4"/>
        <w:numPr>
          <w:ilvl w:val="0"/>
          <w:numId w:val="330"/>
        </w:numPr>
      </w:pPr>
      <w:r w:rsidRPr="00E77497">
        <w:t>Else</w:t>
      </w:r>
    </w:p>
    <w:p w14:paraId="7E0FB895"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an internal List of Strings consisting of the names of all the own properties of </w:t>
      </w:r>
      <w:r w:rsidRPr="00E77497">
        <w:rPr>
          <w:i/>
        </w:rPr>
        <w:t>value</w:t>
      </w:r>
      <w:r w:rsidRPr="00E77497">
        <w:t xml:space="preserve"> whose [[Enumerable]] attribute is </w:t>
      </w:r>
      <w:r w:rsidRPr="00E77497">
        <w:rPr>
          <w:b/>
        </w:rPr>
        <w:t>true</w:t>
      </w:r>
      <w:r w:rsidRPr="00E77497">
        <w:t xml:space="preserve">. The ordering of the Strings </w:t>
      </w:r>
      <w:del w:id="24060" w:author="Rev 7 Allen Wirfs-Brock" w:date="2012-04-11T15:06:00Z">
        <w:r w:rsidRPr="00E77497" w:rsidDel="00182C3E">
          <w:delText>should be</w:delText>
        </w:r>
      </w:del>
      <w:ins w:id="24061" w:author="Rev 7 Allen Wirfs-Brock" w:date="2012-04-11T15:06:00Z">
        <w:r w:rsidR="00182C3E">
          <w:t>is</w:t>
        </w:r>
      </w:ins>
      <w:r w:rsidRPr="00E77497">
        <w:t xml:space="preserve"> the same as that used by the </w:t>
      </w:r>
      <w:r w:rsidRPr="00E77497">
        <w:rPr>
          <w:b/>
        </w:rPr>
        <w:t>Object.keys</w:t>
      </w:r>
      <w:r w:rsidRPr="00E77497">
        <w:t xml:space="preserve"> standard built-in function.</w:t>
      </w:r>
    </w:p>
    <w:p w14:paraId="3C29298F" w14:textId="77777777"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14:paraId="122C2F7D" w14:textId="77777777" w:rsidR="004C02EF" w:rsidRPr="00E77497" w:rsidRDefault="004C02EF" w:rsidP="001F482D">
      <w:pPr>
        <w:pStyle w:val="Alg4"/>
        <w:numPr>
          <w:ilvl w:val="0"/>
          <w:numId w:val="330"/>
        </w:numPr>
      </w:pPr>
      <w:r w:rsidRPr="00E77497">
        <w:t xml:space="preserve">For each element </w:t>
      </w:r>
      <w:r w:rsidRPr="00E77497">
        <w:rPr>
          <w:i/>
        </w:rPr>
        <w:t>P</w:t>
      </w:r>
      <w:r w:rsidRPr="00E77497">
        <w:t xml:space="preserve"> of </w:t>
      </w:r>
      <w:r w:rsidRPr="00E77497">
        <w:rPr>
          <w:i/>
        </w:rPr>
        <w:t>K</w:t>
      </w:r>
      <w:r w:rsidRPr="00E77497">
        <w:t>.</w:t>
      </w:r>
    </w:p>
    <w:p w14:paraId="44268E66" w14:textId="77777777"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w:t>
      </w:r>
      <w:r w:rsidRPr="00E77497">
        <w:rPr>
          <w:i/>
        </w:rPr>
        <w:t>P</w:t>
      </w:r>
      <w:r w:rsidRPr="00E77497">
        <w:t xml:space="preserve"> and </w:t>
      </w:r>
      <w:r w:rsidRPr="00E77497">
        <w:rPr>
          <w:i/>
        </w:rPr>
        <w:t>value</w:t>
      </w:r>
      <w:r w:rsidRPr="00E77497">
        <w:t>.</w:t>
      </w:r>
    </w:p>
    <w:p w14:paraId="1631BD8B" w14:textId="77777777" w:rsidR="00182C3E" w:rsidRDefault="00182C3E" w:rsidP="00182C3E">
      <w:pPr>
        <w:pStyle w:val="Alg4"/>
        <w:numPr>
          <w:ilvl w:val="1"/>
          <w:numId w:val="330"/>
        </w:numPr>
        <w:rPr>
          <w:ins w:id="24062" w:author="Rev 7 Allen Wirfs-Brock" w:date="2012-04-11T15:07:00Z"/>
        </w:rPr>
      </w:pPr>
      <w:ins w:id="24063" w:author="Rev 7 Allen Wirfs-Brock" w:date="2012-04-11T15:07:00Z">
        <w:r>
          <w:t>ReturnIfAbrupt(</w:t>
        </w:r>
        <w:r>
          <w:rPr>
            <w:i/>
          </w:rPr>
          <w:t>strP</w:t>
        </w:r>
        <w:r>
          <w:t>).</w:t>
        </w:r>
      </w:ins>
    </w:p>
    <w:p w14:paraId="0D4132D9" w14:textId="77777777"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14:paraId="19486EE6"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E77497">
        <w:rPr>
          <w:i/>
        </w:rPr>
        <w:t>Quote</w:t>
      </w:r>
      <w:r w:rsidRPr="00E77497">
        <w:t xml:space="preserve"> with argument </w:t>
      </w:r>
      <w:r w:rsidRPr="00E77497">
        <w:rPr>
          <w:i/>
        </w:rPr>
        <w:t>P</w:t>
      </w:r>
      <w:r w:rsidRPr="00E77497">
        <w:t>.</w:t>
      </w:r>
    </w:p>
    <w:p w14:paraId="0AD32CA6"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colon character.</w:t>
      </w:r>
    </w:p>
    <w:p w14:paraId="62648D88" w14:textId="77777777"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14:paraId="46968135" w14:textId="77777777"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rsidRPr="006E1632">
        <w:t>space</w:t>
      </w:r>
      <w:r w:rsidRPr="004D1BD1">
        <w:t xml:space="preserve"> character.</w:t>
      </w:r>
    </w:p>
    <w:p w14:paraId="16E7B030" w14:textId="77777777"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515EE46C" w14:textId="77777777"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14:paraId="406DEBE9" w14:textId="77777777"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14:paraId="540019F7" w14:textId="77777777"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22F10E25" w14:textId="77777777" w:rsidR="004C02EF" w:rsidRPr="00E77497" w:rsidRDefault="004C02EF" w:rsidP="001F482D">
      <w:pPr>
        <w:pStyle w:val="Alg4"/>
        <w:numPr>
          <w:ilvl w:val="0"/>
          <w:numId w:val="330"/>
        </w:numPr>
      </w:pPr>
      <w:r w:rsidRPr="00E77497">
        <w:t>Else</w:t>
      </w:r>
    </w:p>
    <w:p w14:paraId="14B86D1F" w14:textId="77777777"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14:paraId="023F0346"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466D5312"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6B18ADAF" w14:textId="77777777"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14:paraId="2CCC02BE" w14:textId="77777777"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299209B8"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628B9163"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1F556FFD" w14:textId="77777777"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14:paraId="2BB5FB67"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14:paraId="7F7A649F" w14:textId="77777777"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14:paraId="15732F89" w14:textId="77777777" w:rsidR="004C02EF" w:rsidRPr="00E77497" w:rsidRDefault="004C02EF" w:rsidP="004C02EF">
      <w:r w:rsidRPr="00E77497">
        <w:t xml:space="preserve">The abstract operation </w:t>
      </w:r>
      <w:r w:rsidRPr="00E77497">
        <w:rPr>
          <w:rFonts w:ascii="Times New Roman" w:hAnsi="Times New Roman"/>
          <w:i/>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ins w:id="24064" w:author="Allen Wirfs-Brock rev2" w:date="2011-07-20T15:58:00Z">
        <w:r w:rsidR="00015C8D" w:rsidRPr="00E77497">
          <w:t xml:space="preserve">and </w:t>
        </w:r>
      </w:ins>
      <w:r w:rsidRPr="00E77497">
        <w:rPr>
          <w:rFonts w:ascii="Times New Roman" w:hAnsi="Times New Roman"/>
          <w:i/>
        </w:rPr>
        <w:t>gap</w:t>
      </w:r>
      <w:del w:id="24065" w:author="Allen Wirfs-Brock rev2" w:date="2011-07-20T15:59:00Z">
        <w:r w:rsidRPr="00E77497" w:rsidDel="00015C8D">
          <w:delText xml:space="preserve">, and </w:delText>
        </w:r>
        <w:r w:rsidRPr="00E77497" w:rsidDel="00015C8D">
          <w:rPr>
            <w:rFonts w:ascii="Times New Roman" w:hAnsi="Times New Roman"/>
            <w:i/>
          </w:rPr>
          <w:delText>space</w:delText>
        </w:r>
      </w:del>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Named properties are excluded from the stringification. An array is stringified as an open left bracket, elements separated by comma, and a closing right bracket.</w:t>
      </w:r>
    </w:p>
    <w:p w14:paraId="7EF35356" w14:textId="77777777"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57D10FC3" w14:textId="77777777"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14:paraId="0A56A00F" w14:textId="77777777"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14:paraId="3847085C"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18189202" w14:textId="77777777"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14:paraId="01A60F60" w14:textId="77777777" w:rsidR="00182C3E" w:rsidRDefault="00182C3E" w:rsidP="001F482D">
      <w:pPr>
        <w:pStyle w:val="Alg4"/>
        <w:numPr>
          <w:ilvl w:val="0"/>
          <w:numId w:val="397"/>
        </w:numPr>
        <w:rPr>
          <w:ins w:id="24066" w:author="Rev 7 Allen Wirfs-Brock" w:date="2012-04-11T15:09:00Z"/>
        </w:rPr>
      </w:pPr>
      <w:ins w:id="24067" w:author="Rev 7 Allen Wirfs-Brock" w:date="2012-04-11T15:09:00Z">
        <w:r>
          <w:t xml:space="preserve">Assert: </w:t>
        </w:r>
        <w:r w:rsidRPr="00182C3E">
          <w:rPr>
            <w:i/>
          </w:rPr>
          <w:t>value</w:t>
        </w:r>
        <w:r>
          <w:t xml:space="preserve"> is a native array and hence its </w:t>
        </w:r>
      </w:ins>
      <w:ins w:id="24068" w:author="Rev 7 Allen Wirfs-Brock" w:date="2012-04-11T15:10:00Z">
        <w:r w:rsidRPr="00E77497">
          <w:rPr>
            <w:rFonts w:ascii="Courier New" w:hAnsi="Courier New" w:cs="Courier New"/>
            <w:b/>
          </w:rPr>
          <w:t>"length"</w:t>
        </w:r>
      </w:ins>
      <w:ins w:id="24069" w:author="Rev 7 Allen Wirfs-Brock" w:date="2012-04-11T15:09:00Z">
        <w:r>
          <w:t>property is a non-negative integer.</w:t>
        </w:r>
      </w:ins>
    </w:p>
    <w:p w14:paraId="5AA895A3" w14:textId="77777777" w:rsidR="004C02EF" w:rsidRPr="00E77497" w:rsidRDefault="004C02EF" w:rsidP="001F482D">
      <w:pPr>
        <w:pStyle w:val="Alg4"/>
        <w:numPr>
          <w:ilvl w:val="0"/>
          <w:numId w:val="397"/>
        </w:numPr>
      </w:pPr>
      <w:r w:rsidRPr="00E77497">
        <w:t xml:space="preserve">Let </w:t>
      </w:r>
      <w:r w:rsidRPr="00E77497">
        <w:rPr>
          <w:i/>
        </w:rPr>
        <w:t>len</w:t>
      </w:r>
      <w:r w:rsidRPr="00E77497">
        <w:t xml:space="preserve"> be the result of calling the [[Get]] internal method of </w:t>
      </w:r>
      <w:r w:rsidRPr="00182C3E">
        <w:rPr>
          <w:i/>
        </w:rPr>
        <w:t>value</w:t>
      </w:r>
      <w:r w:rsidRPr="00E77497">
        <w:t xml:space="preserve"> with argument </w:t>
      </w:r>
      <w:r w:rsidRPr="00E77497">
        <w:rPr>
          <w:rFonts w:ascii="Courier New" w:hAnsi="Courier New" w:cs="Courier New"/>
          <w:b/>
        </w:rPr>
        <w:t>"length"</w:t>
      </w:r>
      <w:r w:rsidRPr="00E77497">
        <w:t>.</w:t>
      </w:r>
    </w:p>
    <w:p w14:paraId="10817E29" w14:textId="77777777"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14:paraId="52D1B812" w14:textId="77777777"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14:paraId="528F67D3" w14:textId="77777777"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ToString(</w:t>
      </w:r>
      <w:r w:rsidRPr="00E77497">
        <w:rPr>
          <w:i/>
        </w:rPr>
        <w:t>index</w:t>
      </w:r>
      <w:r w:rsidRPr="00E77497">
        <w:t xml:space="preserve">) and </w:t>
      </w:r>
      <w:r w:rsidRPr="00E77497">
        <w:rPr>
          <w:i/>
        </w:rPr>
        <w:t>value</w:t>
      </w:r>
      <w:r w:rsidRPr="00E77497">
        <w:t xml:space="preserve">. </w:t>
      </w:r>
    </w:p>
    <w:p w14:paraId="628EE8F6" w14:textId="77777777" w:rsidR="009C5DEB" w:rsidRDefault="009C5DEB" w:rsidP="009C5DEB">
      <w:pPr>
        <w:pStyle w:val="Alg4"/>
        <w:numPr>
          <w:ilvl w:val="1"/>
          <w:numId w:val="397"/>
        </w:numPr>
        <w:rPr>
          <w:ins w:id="24070" w:author="Rev 7 Allen Wirfs-Brock" w:date="2012-04-11T15:11:00Z"/>
        </w:rPr>
      </w:pPr>
      <w:ins w:id="24071" w:author="Rev 7 Allen Wirfs-Brock" w:date="2012-04-11T15:11:00Z">
        <w:r>
          <w:t>ReturnIfAbrupt(</w:t>
        </w:r>
        <w:r>
          <w:rPr>
            <w:i/>
          </w:rPr>
          <w:t>strP</w:t>
        </w:r>
        <w:r>
          <w:t>).</w:t>
        </w:r>
      </w:ins>
    </w:p>
    <w:p w14:paraId="1F8C0102" w14:textId="77777777"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14:paraId="590F62D2" w14:textId="77777777"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3E4EFBDD" w14:textId="77777777" w:rsidR="004C02EF" w:rsidRPr="00E77497" w:rsidRDefault="004C02EF" w:rsidP="001F482D">
      <w:pPr>
        <w:pStyle w:val="Alg4"/>
        <w:numPr>
          <w:ilvl w:val="1"/>
          <w:numId w:val="397"/>
        </w:numPr>
      </w:pPr>
      <w:r w:rsidRPr="00E77497">
        <w:t>Else</w:t>
      </w:r>
    </w:p>
    <w:p w14:paraId="77212480" w14:textId="77777777"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14:paraId="4D822CD3" w14:textId="77777777"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14:paraId="15FE6AE7" w14:textId="77777777" w:rsidR="004C02EF" w:rsidRPr="00E77497" w:rsidRDefault="004C02EF" w:rsidP="001F482D">
      <w:pPr>
        <w:pStyle w:val="Alg4"/>
        <w:numPr>
          <w:ilvl w:val="0"/>
          <w:numId w:val="397"/>
        </w:numPr>
      </w:pPr>
      <w:r w:rsidRPr="00E77497">
        <w:t xml:space="preserve">If </w:t>
      </w:r>
      <w:r w:rsidRPr="00E77497">
        <w:rPr>
          <w:i/>
        </w:rPr>
        <w:t>partial</w:t>
      </w:r>
      <w:r w:rsidRPr="00E77497">
        <w:t xml:space="preserve"> is empty ,then</w:t>
      </w:r>
    </w:p>
    <w:p w14:paraId="5C57E7FF" w14:textId="77777777"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336C17CD" w14:textId="77777777" w:rsidR="004C02EF" w:rsidRPr="00E77497" w:rsidRDefault="004C02EF" w:rsidP="001F482D">
      <w:pPr>
        <w:pStyle w:val="Alg4"/>
        <w:numPr>
          <w:ilvl w:val="0"/>
          <w:numId w:val="397"/>
        </w:numPr>
      </w:pPr>
      <w:r w:rsidRPr="00E77497">
        <w:t>Else</w:t>
      </w:r>
    </w:p>
    <w:p w14:paraId="54D9D81B" w14:textId="77777777"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14:paraId="44446C55"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0FFCE1A2"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7368B4C7" w14:textId="77777777" w:rsidR="004C02EF" w:rsidRPr="00E77497" w:rsidRDefault="004C02EF" w:rsidP="001F482D">
      <w:pPr>
        <w:pStyle w:val="Alg4"/>
        <w:numPr>
          <w:ilvl w:val="1"/>
          <w:numId w:val="397"/>
        </w:numPr>
        <w:rPr>
          <w:i/>
        </w:rPr>
      </w:pPr>
      <w:r w:rsidRPr="00E77497">
        <w:t>Else</w:t>
      </w:r>
    </w:p>
    <w:p w14:paraId="12EC2796" w14:textId="77777777"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08B7718C"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008BC95A"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0DB82BBC" w14:textId="77777777"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14:paraId="6D727AF3"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14:paraId="5BE3B5B3" w14:textId="77777777"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14:paraId="49BE682C" w14:textId="77777777"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28AF3927" w14:textId="77777777" w:rsidR="004C02EF" w:rsidRPr="00E77497" w:rsidRDefault="004C02EF" w:rsidP="004C02EF">
      <w:pPr>
        <w:pStyle w:val="CodeSample3"/>
        <w:spacing w:after="0"/>
        <w:ind w:left="990"/>
        <w:rPr>
          <w:sz w:val="18"/>
        </w:rPr>
      </w:pPr>
      <w:r w:rsidRPr="00E77497">
        <w:rPr>
          <w:sz w:val="18"/>
        </w:rPr>
        <w:t>a = [];</w:t>
      </w:r>
    </w:p>
    <w:p w14:paraId="6530467C" w14:textId="77777777" w:rsidR="004C02EF" w:rsidRPr="00E77497" w:rsidRDefault="004C02EF" w:rsidP="004C02EF">
      <w:pPr>
        <w:pStyle w:val="CodeSample3"/>
        <w:spacing w:after="0"/>
        <w:ind w:left="990"/>
        <w:rPr>
          <w:sz w:val="18"/>
        </w:rPr>
      </w:pPr>
      <w:r w:rsidRPr="00E77497">
        <w:rPr>
          <w:sz w:val="18"/>
        </w:rPr>
        <w:t>a[0] = a;</w:t>
      </w:r>
    </w:p>
    <w:p w14:paraId="080D0188" w14:textId="77777777" w:rsidR="004C02EF" w:rsidRPr="00E77497" w:rsidRDefault="004C02EF" w:rsidP="004C02EF">
      <w:pPr>
        <w:pStyle w:val="CodeSample3"/>
        <w:spacing w:after="120"/>
        <w:ind w:left="990"/>
        <w:rPr>
          <w:sz w:val="18"/>
        </w:rPr>
      </w:pPr>
      <w:r w:rsidRPr="00E77497">
        <w:rPr>
          <w:sz w:val="18"/>
        </w:rPr>
        <w:t>my_text = JSON.stringify(a); // This must throw an TypeError.</w:t>
      </w:r>
    </w:p>
    <w:p w14:paraId="760062E5" w14:textId="77777777" w:rsidR="004C02EF" w:rsidRPr="00E77497" w:rsidRDefault="004C02EF" w:rsidP="004C02EF">
      <w:pPr>
        <w:pStyle w:val="Note"/>
        <w:spacing w:after="60"/>
      </w:pPr>
      <w:r w:rsidRPr="00E77497">
        <w:t>NOTE 2</w:t>
      </w:r>
      <w:r w:rsidRPr="00E77497">
        <w:tab/>
        <w:t>Symbolic primitive values are rendered as follows:</w:t>
      </w:r>
    </w:p>
    <w:p w14:paraId="07DED6A4" w14:textId="77777777"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E77497">
        <w:rPr>
          <w:rStyle w:val="HTML1"/>
        </w:rPr>
        <w:t>null</w:t>
      </w:r>
      <w:r w:rsidRPr="00E77497">
        <w:t>.</w:t>
      </w:r>
    </w:p>
    <w:p w14:paraId="0ADD1757" w14:textId="77777777"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14:paraId="5ED51C33" w14:textId="77777777"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E77497">
        <w:rPr>
          <w:rStyle w:val="HTML1"/>
        </w:rPr>
        <w:t>true</w:t>
      </w:r>
      <w:r w:rsidRPr="00E77497">
        <w:t>.</w:t>
      </w:r>
    </w:p>
    <w:p w14:paraId="30A7C830" w14:textId="77777777"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Pr="00E77497">
        <w:rPr>
          <w:rStyle w:val="HTML1"/>
        </w:rPr>
        <w:t>false</w:t>
      </w:r>
      <w:r w:rsidRPr="00E77497">
        <w:t>.</w:t>
      </w:r>
    </w:p>
    <w:p w14:paraId="2FB7B65A" w14:textId="77777777"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35DB572A" w14:textId="77777777"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3AABB023" w14:textId="77777777"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undefined value. In arrays these values are represented as the String </w:t>
      </w:r>
      <w:r w:rsidRPr="00E77497">
        <w:rPr>
          <w:rStyle w:val="HTML1"/>
          <w:b/>
        </w:rPr>
        <w:t>null</w:t>
      </w:r>
      <w:r w:rsidRPr="00E77497">
        <w:t>. In objects an unrepresentable value causes the property to be excluded from stringification.</w:t>
      </w:r>
    </w:p>
    <w:p w14:paraId="67910C4C" w14:textId="77777777"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4291BACB" w14:textId="77777777" w:rsidR="004C02EF" w:rsidRPr="00E77497" w:rsidRDefault="004C02EF" w:rsidP="004C02EF">
      <w:pPr>
        <w:pStyle w:val="1"/>
        <w:numPr>
          <w:ilvl w:val="0"/>
          <w:numId w:val="0"/>
        </w:numPr>
      </w:pPr>
      <w:bookmarkStart w:id="24072" w:name="_Ref458400834"/>
      <w:bookmarkStart w:id="24073" w:name="_Toc472818970"/>
      <w:bookmarkStart w:id="24074" w:name="_Toc235503552"/>
      <w:bookmarkStart w:id="24075" w:name="_Toc241509327"/>
      <w:bookmarkStart w:id="24076" w:name="_Toc244416814"/>
      <w:bookmarkStart w:id="24077" w:name="_Toc276631178"/>
      <w:bookmarkStart w:id="24078" w:name="_Toc323907809"/>
      <w:r w:rsidRPr="00E77497">
        <w:t>16</w:t>
      </w:r>
      <w:r w:rsidRPr="00E77497">
        <w:tab/>
        <w:t>Error</w:t>
      </w:r>
      <w:bookmarkEnd w:id="23465"/>
      <w:r w:rsidRPr="00E77497">
        <w:t>s</w:t>
      </w:r>
      <w:bookmarkEnd w:id="23877"/>
      <w:bookmarkEnd w:id="24072"/>
      <w:bookmarkEnd w:id="24073"/>
      <w:bookmarkEnd w:id="24074"/>
      <w:bookmarkEnd w:id="24075"/>
      <w:bookmarkEnd w:id="24076"/>
      <w:bookmarkEnd w:id="24077"/>
      <w:bookmarkEnd w:id="24078"/>
    </w:p>
    <w:p w14:paraId="6BB7C8E6" w14:textId="77777777" w:rsidR="004C02EF" w:rsidRPr="00E77497" w:rsidRDefault="004C02EF" w:rsidP="004C02EF">
      <w:bookmarkStart w:id="24079" w:name="_Hlt457703835"/>
      <w:bookmarkEnd w:id="24079"/>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sidRPr="00E77497">
        <w:rPr>
          <w:rFonts w:ascii="Times New Roman" w:hAnsi="Times New Roman"/>
          <w:i/>
        </w:rPr>
        <w:t>Program</w:t>
      </w:r>
      <w:r w:rsidRPr="00E77497">
        <w:t xml:space="preserve"> containing the error.  An implementation must report early errors in 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04A30084" w14:textId="77777777" w:rsidR="004C02EF" w:rsidRPr="00E77497" w:rsidRDefault="004C02EF" w:rsidP="004C02EF">
      <w:r w:rsidRPr="00E77497">
        <w:t>An implementation must treat any instance of the following kinds of errors as an early error:</w:t>
      </w:r>
    </w:p>
    <w:p w14:paraId="7C577D39" w14:textId="77777777" w:rsidR="004C02EF" w:rsidRPr="00E77497" w:rsidRDefault="004C02EF" w:rsidP="004C02EF">
      <w:pPr>
        <w:numPr>
          <w:ilvl w:val="0"/>
          <w:numId w:val="41"/>
        </w:numPr>
        <w:contextualSpacing/>
      </w:pPr>
      <w:r w:rsidRPr="00E77497">
        <w:t>Any syntax error.</w:t>
      </w:r>
    </w:p>
    <w:p w14:paraId="436BF987"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rFonts w:ascii="Times New Roman" w:hAnsi="Times New Roman"/>
          <w:i/>
        </w:rPr>
        <w:t xml:space="preserve"> </w:t>
      </w:r>
      <w:r w:rsidRPr="00E77497">
        <w:t xml:space="preserve">that has multiple </w:t>
      </w:r>
      <w:r w:rsidRPr="00E77497">
        <w:rPr>
          <w:b/>
        </w:rPr>
        <w:t xml:space="preserve">get </w:t>
      </w:r>
      <w:r w:rsidRPr="00E77497">
        <w:t xml:space="preserve">property assignments with the same name or multiple </w:t>
      </w:r>
      <w:r w:rsidRPr="00E77497">
        <w:rPr>
          <w:b/>
        </w:rPr>
        <w:t xml:space="preserve">set </w:t>
      </w:r>
      <w:r w:rsidRPr="00E77497">
        <w:t>property assignments with the same name.</w:t>
      </w:r>
    </w:p>
    <w:p w14:paraId="205099C5"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b/>
        </w:rPr>
        <w:t xml:space="preserve"> </w:t>
      </w:r>
      <w:r w:rsidRPr="00E77497">
        <w:t xml:space="preserve">that has both a data property assignment and a </w:t>
      </w:r>
      <w:r w:rsidRPr="00E77497">
        <w:rPr>
          <w:b/>
        </w:rPr>
        <w:t xml:space="preserve">get </w:t>
      </w:r>
      <w:r w:rsidRPr="00E77497">
        <w:t xml:space="preserve">or </w:t>
      </w:r>
      <w:r w:rsidRPr="00E77497">
        <w:rPr>
          <w:b/>
        </w:rPr>
        <w:t xml:space="preserve">set </w:t>
      </w:r>
      <w:r w:rsidRPr="00E77497">
        <w:t>property assignment with the same name.</w:t>
      </w:r>
    </w:p>
    <w:p w14:paraId="4F27D95B" w14:textId="77777777" w:rsidR="004C02EF" w:rsidRPr="00E77497" w:rsidRDefault="004C02EF" w:rsidP="004C02EF">
      <w:pPr>
        <w:numPr>
          <w:ilvl w:val="0"/>
          <w:numId w:val="41"/>
        </w:numPr>
        <w:contextualSpacing/>
      </w:pPr>
      <w:r w:rsidRPr="00E77497">
        <w:t>Errors in regular expression literals that are not implementation-defined syntax extensions.</w:t>
      </w:r>
    </w:p>
    <w:p w14:paraId="46CA5A24" w14:textId="77777777" w:rsidR="004C02EF" w:rsidRPr="00E77497" w:rsidRDefault="004C02EF" w:rsidP="004C02EF">
      <w:pPr>
        <w:numPr>
          <w:ilvl w:val="0"/>
          <w:numId w:val="41"/>
        </w:numPr>
        <w:contextualSpacing/>
      </w:pPr>
      <w:r w:rsidRPr="00E77497">
        <w:t xml:space="preserve">Attempts in strict mode code to define an </w:t>
      </w:r>
      <w:r w:rsidRPr="00E77497">
        <w:rPr>
          <w:rStyle w:val="bnf"/>
        </w:rPr>
        <w:t>ObjectLiteral</w:t>
      </w:r>
      <w:r w:rsidRPr="00E77497">
        <w:t xml:space="preserve"> that has multiple data property assignments with the same name.</w:t>
      </w:r>
    </w:p>
    <w:p w14:paraId="5BF0E800" w14:textId="77777777" w:rsidR="004C02EF" w:rsidRPr="00E77497" w:rsidRDefault="004C02EF" w:rsidP="004C02EF">
      <w:pPr>
        <w:numPr>
          <w:ilvl w:val="0"/>
          <w:numId w:val="41"/>
        </w:numPr>
        <w:contextualSpacing/>
      </w:pPr>
      <w:r w:rsidRPr="00E77497">
        <w:t xml:space="preserve">The occurrence of a </w:t>
      </w:r>
      <w:r w:rsidRPr="00E77497">
        <w:rPr>
          <w:rStyle w:val="bnf"/>
        </w:rPr>
        <w:t>WithStatement</w:t>
      </w:r>
      <w:r w:rsidRPr="00E77497">
        <w:t xml:space="preserve"> in strict mode code.</w:t>
      </w:r>
    </w:p>
    <w:p w14:paraId="4401286F" w14:textId="77777777" w:rsidR="004C02EF" w:rsidRPr="00E77497" w:rsidRDefault="004C02EF" w:rsidP="004C02EF">
      <w:pPr>
        <w:numPr>
          <w:ilvl w:val="0"/>
          <w:numId w:val="41"/>
        </w:numPr>
        <w:contextualSpacing/>
      </w:pPr>
      <w:r w:rsidRPr="00E77497">
        <w:t xml:space="preserve">The occurrence of an </w:t>
      </w:r>
      <w:r w:rsidRPr="00E77497">
        <w:rPr>
          <w:rStyle w:val="bnf"/>
        </w:rPr>
        <w:t>Identifier</w:t>
      </w:r>
      <w:r w:rsidRPr="00E77497">
        <w:t xml:space="preserve"> value appearing more than once within a </w:t>
      </w:r>
      <w:r w:rsidRPr="00E77497">
        <w:rPr>
          <w:rStyle w:val="bnf"/>
        </w:rPr>
        <w:t>FormalParameterList</w:t>
      </w:r>
      <w:r w:rsidRPr="00E77497">
        <w:t xml:space="preserve"> of an individual strict mode </w:t>
      </w:r>
      <w:r w:rsidRPr="00E77497">
        <w:rPr>
          <w:rStyle w:val="bnf"/>
        </w:rPr>
        <w:t>FunctionDeclaration</w:t>
      </w:r>
      <w:r w:rsidRPr="00E77497">
        <w:t xml:space="preserve"> or </w:t>
      </w:r>
      <w:r w:rsidRPr="00E77497">
        <w:rPr>
          <w:rStyle w:val="bnf"/>
        </w:rPr>
        <w:t>FunctionExpression</w:t>
      </w:r>
      <w:r w:rsidRPr="00E77497">
        <w:t>.</w:t>
      </w:r>
    </w:p>
    <w:p w14:paraId="7B78FB65" w14:textId="77777777" w:rsidR="004C02EF" w:rsidRPr="00E77497" w:rsidRDefault="004C02EF" w:rsidP="004C02EF">
      <w:pPr>
        <w:numPr>
          <w:ilvl w:val="0"/>
          <w:numId w:val="41"/>
        </w:numPr>
        <w:contextualSpacing/>
      </w:pPr>
      <w:r w:rsidRPr="00E77497">
        <w:t xml:space="preserve">Improper uses of </w:t>
      </w:r>
      <w:r w:rsidRPr="00E77497">
        <w:rPr>
          <w:rFonts w:ascii="Courier New" w:hAnsi="Courier New"/>
          <w:b/>
        </w:rPr>
        <w:t>return</w:t>
      </w:r>
      <w:r w:rsidRPr="00E77497">
        <w:t xml:space="preserve">, </w:t>
      </w:r>
      <w:r w:rsidRPr="00E77497">
        <w:rPr>
          <w:rFonts w:ascii="Courier New" w:hAnsi="Courier New"/>
          <w:b/>
        </w:rPr>
        <w:t>break</w:t>
      </w:r>
      <w:r w:rsidRPr="00E77497">
        <w:t xml:space="preserve">, and </w:t>
      </w:r>
      <w:r w:rsidRPr="00E77497">
        <w:rPr>
          <w:rFonts w:ascii="Courier New" w:hAnsi="Courier New"/>
          <w:b/>
        </w:rPr>
        <w:t>continue</w:t>
      </w:r>
      <w:r w:rsidRPr="00E77497">
        <w:t>.</w:t>
      </w:r>
    </w:p>
    <w:p w14:paraId="6B51400F" w14:textId="77777777" w:rsidR="004C02EF" w:rsidRPr="00E77497" w:rsidRDefault="004C02EF" w:rsidP="004C02EF">
      <w:pPr>
        <w:numPr>
          <w:ilvl w:val="0"/>
          <w:numId w:val="41"/>
        </w:numPr>
      </w:pPr>
      <w:r w:rsidRPr="00E77497">
        <w:t xml:space="preserve">Attempts to call PutValue on any value for which an early determination can be made that the value is not a Reference (for example, executing the assignment statement </w:t>
      </w:r>
      <w:r w:rsidRPr="00E77497">
        <w:rPr>
          <w:rFonts w:ascii="Courier New" w:hAnsi="Courier New"/>
        </w:rPr>
        <w:t>3=4</w:t>
      </w:r>
      <w:r w:rsidRPr="00E77497">
        <w:t>).</w:t>
      </w:r>
    </w:p>
    <w:p w14:paraId="27136EB8" w14:textId="77777777"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2F8B58A5" w14:textId="77777777" w:rsidR="004C02EF" w:rsidRPr="00E77497" w:rsidRDefault="004C02EF" w:rsidP="004C02EF">
      <w:r w:rsidRPr="00E77497">
        <w:t>An implementation shall report all errors as specified, except for the following:</w:t>
      </w:r>
    </w:p>
    <w:p w14:paraId="0FD47694"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program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program syntax or regular expression pattern or flag syntax.</w:t>
      </w:r>
    </w:p>
    <w:p w14:paraId="64D5CDED"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7949E5D8"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23038D20" w14:textId="77777777" w:rsidR="00990F07" w:rsidRPr="00E77497" w:rsidRDefault="00990F07" w:rsidP="00990F07"/>
    <w:p w14:paraId="5A49CFA0" w14:textId="77777777" w:rsidR="00787AF9" w:rsidRPr="00E77497" w:rsidRDefault="00787AF9" w:rsidP="00990F07">
      <w:r w:rsidRPr="00E77497">
        <w:br w:type="page"/>
      </w:r>
    </w:p>
    <w:p w14:paraId="5CAF2682" w14:textId="77777777" w:rsidR="0026283E" w:rsidRPr="00E77497" w:rsidRDefault="0026283E" w:rsidP="0026283E">
      <w:pPr>
        <w:pStyle w:val="ANNEX"/>
      </w:pPr>
      <w:r w:rsidRPr="00E77497">
        <w:rPr>
          <w:b w:val="0"/>
        </w:rPr>
        <w:br/>
      </w:r>
      <w:bookmarkStart w:id="24080" w:name="_Toc323907810"/>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rPr>
          <w:b w:val="0"/>
        </w:rPr>
        <w:fldChar w:fldCharType="begin"/>
      </w:r>
      <w:r w:rsidRPr="00E77497">
        <w:rPr>
          <w:b w:val="0"/>
        </w:rPr>
        <w:instrText xml:space="preserve">SEQ aaa \h </w:instrText>
      </w:r>
      <w:r w:rsidR="00704FBA" w:rsidRPr="00E77497">
        <w:rPr>
          <w:b w:val="0"/>
        </w:rPr>
        <w:fldChar w:fldCharType="separate"/>
      </w:r>
      <w:r w:rsidRPr="00E77497">
        <w:rPr>
          <w:b w:val="0"/>
        </w:rPr>
        <w:fldChar w:fldCharType="end"/>
      </w:r>
      <w:r w:rsidRPr="00E77497">
        <w:rPr>
          <w:b w:val="0"/>
        </w:rPr>
        <w:fldChar w:fldCharType="begin"/>
      </w:r>
      <w:r w:rsidRPr="00E77497">
        <w:rPr>
          <w:b w:val="0"/>
        </w:rPr>
        <w:instrText xml:space="preserve">SEQ table \r0\h </w:instrText>
      </w:r>
      <w:r w:rsidR="00B45E5C" w:rsidRPr="00E77497">
        <w:rPr>
          <w:b w:val="0"/>
        </w:rPr>
        <w:fldChar w:fldCharType="separate"/>
      </w:r>
      <w:r w:rsidRPr="00E77497">
        <w:rPr>
          <w:b w:val="0"/>
        </w:rPr>
        <w:fldChar w:fldCharType="end"/>
      </w:r>
      <w:r w:rsidRPr="00E77497">
        <w:rPr>
          <w:b w:val="0"/>
        </w:rPr>
        <w:fldChar w:fldCharType="begin"/>
      </w:r>
      <w:r w:rsidRPr="00E77497">
        <w:rPr>
          <w:b w:val="0"/>
        </w:rPr>
        <w:instrText xml:space="preserve">SEQ figure \r0\h </w:instrText>
      </w:r>
      <w:r w:rsidR="00704FBA" w:rsidRPr="00E77497">
        <w:rPr>
          <w:b w:val="0"/>
        </w:rPr>
        <w:fldChar w:fldCharType="separate"/>
      </w:r>
      <w:r w:rsidRPr="00E77497">
        <w:rPr>
          <w:b w:val="0"/>
        </w:rPr>
        <w:fldChar w:fldCharType="end"/>
      </w:r>
      <w:r w:rsidRPr="00E77497">
        <w:br/>
      </w:r>
      <w:r w:rsidRPr="00E77497">
        <w:br/>
      </w:r>
      <w:r w:rsidR="00990F07" w:rsidRPr="00E77497">
        <w:t>Grammar Summary</w:t>
      </w:r>
      <w:bookmarkEnd w:id="24080"/>
    </w:p>
    <w:p w14:paraId="46652CF5" w14:textId="77777777" w:rsidR="00E80769" w:rsidRPr="00E77497" w:rsidRDefault="00E80769" w:rsidP="00E80769">
      <w:pPr>
        <w:pStyle w:val="a2"/>
        <w:tabs>
          <w:tab w:val="clear" w:pos="500"/>
          <w:tab w:val="clear" w:pos="720"/>
          <w:tab w:val="left" w:pos="567"/>
        </w:tabs>
      </w:pPr>
      <w:bookmarkStart w:id="24081" w:name="_Toc472818972"/>
      <w:bookmarkStart w:id="24082" w:name="_Toc474641686"/>
      <w:bookmarkStart w:id="24083" w:name="_Toc235503554"/>
      <w:bookmarkStart w:id="24084" w:name="_Toc236208643"/>
      <w:bookmarkStart w:id="24085" w:name="_Toc241509329"/>
      <w:bookmarkStart w:id="24086" w:name="_Toc241557806"/>
      <w:bookmarkStart w:id="24087" w:name="_Toc244416816"/>
      <w:bookmarkStart w:id="24088" w:name="_Toc244657756"/>
      <w:bookmarkStart w:id="24089" w:name="_Toc246652496"/>
      <w:bookmarkStart w:id="24090" w:name="_Toc253562045"/>
      <w:bookmarkStart w:id="24091" w:name="_Toc268506061"/>
      <w:bookmarkStart w:id="24092" w:name="_Toc276631180"/>
      <w:bookmarkStart w:id="24093" w:name="_Toc277944224"/>
      <w:bookmarkStart w:id="24094" w:name="_Toc153968569"/>
      <w:bookmarkStart w:id="24095" w:name="_Toc323907811"/>
      <w:r w:rsidRPr="00E77497">
        <w:t>Lexical Grammar</w:t>
      </w:r>
      <w:bookmarkEnd w:id="24081"/>
      <w:bookmarkEnd w:id="24082"/>
      <w:bookmarkEnd w:id="24083"/>
      <w:bookmarkEnd w:id="24084"/>
      <w:bookmarkEnd w:id="24085"/>
      <w:bookmarkEnd w:id="24086"/>
      <w:bookmarkEnd w:id="24087"/>
      <w:bookmarkEnd w:id="24088"/>
      <w:bookmarkEnd w:id="24089"/>
      <w:bookmarkEnd w:id="24090"/>
      <w:bookmarkEnd w:id="24091"/>
      <w:bookmarkEnd w:id="24092"/>
      <w:bookmarkEnd w:id="24093"/>
      <w:bookmarkEnd w:id="24094"/>
      <w:bookmarkEnd w:id="24095"/>
    </w:p>
    <w:p w14:paraId="327A83C7"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211E3BCB"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1FE88DB3" w14:textId="77777777" w:rsidR="00E80769" w:rsidRPr="00E77497" w:rsidRDefault="00E80769" w:rsidP="00E80769">
      <w:pPr>
        <w:pStyle w:val="M0"/>
        <w:spacing w:after="0"/>
        <w:rPr>
          <w:sz w:val="16"/>
        </w:rPr>
      </w:pPr>
    </w:p>
    <w:p w14:paraId="3790D349"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4A066765"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72B9594B" w14:textId="77777777" w:rsidR="00E80769" w:rsidRPr="00E77497" w:rsidRDefault="00E80769" w:rsidP="00E80769">
      <w:pPr>
        <w:pStyle w:val="M0"/>
        <w:spacing w:after="0"/>
        <w:rPr>
          <w:sz w:val="16"/>
        </w:rPr>
      </w:pPr>
    </w:p>
    <w:p w14:paraId="4BA376A6"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590BA76E"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2F22FABB" w14:textId="77777777" w:rsidR="00E80769" w:rsidRPr="00E77497" w:rsidRDefault="00E80769" w:rsidP="00E80769">
      <w:pPr>
        <w:pStyle w:val="M0"/>
        <w:spacing w:after="0"/>
        <w:rPr>
          <w:sz w:val="16"/>
        </w:rPr>
      </w:pPr>
    </w:p>
    <w:p w14:paraId="6BF9B49E"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659305AF"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544E072E" w14:textId="77777777" w:rsidR="00E80769" w:rsidRPr="00E77497" w:rsidRDefault="00E80769" w:rsidP="00E80769">
      <w:pPr>
        <w:pStyle w:val="M0"/>
        <w:spacing w:after="0"/>
        <w:rPr>
          <w:sz w:val="16"/>
        </w:rPr>
      </w:pPr>
    </w:p>
    <w:p w14:paraId="50764C2C"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6555135E"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0BD4DFC2" w14:textId="77777777" w:rsidR="00E80769" w:rsidRPr="00E77497" w:rsidRDefault="00E80769" w:rsidP="00E80769">
      <w:pPr>
        <w:pStyle w:val="M0"/>
        <w:spacing w:after="0"/>
        <w:rPr>
          <w:sz w:val="16"/>
        </w:rPr>
      </w:pPr>
    </w:p>
    <w:p w14:paraId="0098CA74"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009B87BB"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69B2BE44" w14:textId="77777777" w:rsidR="00E80769" w:rsidRPr="00E77497" w:rsidRDefault="00E80769" w:rsidP="00E80769">
      <w:pPr>
        <w:pStyle w:val="M0"/>
        <w:spacing w:after="0"/>
        <w:rPr>
          <w:sz w:val="16"/>
        </w:rPr>
      </w:pPr>
    </w:p>
    <w:p w14:paraId="093A17ED"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14B48277" w14:textId="77777777" w:rsidR="00E80769" w:rsidRPr="00E77497" w:rsidRDefault="00E80769" w:rsidP="00E80769">
      <w:pPr>
        <w:pStyle w:val="SyntaxDefinition"/>
      </w:pPr>
      <w:r w:rsidRPr="00E77497">
        <w:t>MultiLineComment</w:t>
      </w:r>
      <w:r w:rsidRPr="00E77497">
        <w:br/>
        <w:t>SingleLineComment</w:t>
      </w:r>
    </w:p>
    <w:p w14:paraId="6BFDDEE0" w14:textId="77777777" w:rsidR="00E80769" w:rsidRPr="00E77497" w:rsidRDefault="00E80769" w:rsidP="00E80769">
      <w:pPr>
        <w:pStyle w:val="M0"/>
        <w:spacing w:after="0"/>
        <w:rPr>
          <w:sz w:val="16"/>
        </w:rPr>
      </w:pPr>
    </w:p>
    <w:p w14:paraId="055C3ACE"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3E489507"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0189FD1F" w14:textId="77777777" w:rsidR="00E80769" w:rsidRPr="00E77497" w:rsidRDefault="00E80769" w:rsidP="00E80769">
      <w:pPr>
        <w:pStyle w:val="M0"/>
        <w:spacing w:after="0"/>
        <w:rPr>
          <w:sz w:val="16"/>
        </w:rPr>
      </w:pPr>
    </w:p>
    <w:p w14:paraId="25C03DFE"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5B1707CC"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1D93103D" w14:textId="77777777" w:rsidR="00E80769" w:rsidRPr="00E77497" w:rsidRDefault="00E80769" w:rsidP="00E80769">
      <w:pPr>
        <w:pStyle w:val="M0"/>
        <w:spacing w:after="0"/>
        <w:rPr>
          <w:sz w:val="16"/>
        </w:rPr>
      </w:pPr>
    </w:p>
    <w:p w14:paraId="2DE2BE57"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6EACE2B3"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7981D7B9" w14:textId="77777777" w:rsidR="00E80769" w:rsidRPr="00E77497" w:rsidRDefault="00E80769" w:rsidP="00E80769">
      <w:pPr>
        <w:pStyle w:val="M0"/>
        <w:spacing w:after="0"/>
        <w:rPr>
          <w:sz w:val="16"/>
        </w:rPr>
      </w:pPr>
    </w:p>
    <w:p w14:paraId="053DC73A"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2E10A8A7"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5022EB6E" w14:textId="77777777" w:rsidR="00E80769" w:rsidRPr="00E77497" w:rsidRDefault="00E80769" w:rsidP="00E80769">
      <w:pPr>
        <w:pStyle w:val="M0"/>
        <w:spacing w:after="0"/>
        <w:rPr>
          <w:sz w:val="16"/>
        </w:rPr>
      </w:pPr>
    </w:p>
    <w:p w14:paraId="66AEAFDA"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569D36AE"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68478E0C" w14:textId="77777777" w:rsidR="00E80769" w:rsidRPr="00E77497" w:rsidRDefault="00E80769" w:rsidP="00E80769">
      <w:pPr>
        <w:pStyle w:val="M0"/>
        <w:spacing w:after="0"/>
        <w:rPr>
          <w:sz w:val="16"/>
        </w:rPr>
      </w:pPr>
    </w:p>
    <w:p w14:paraId="1C213E39"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425CDEB5"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7FD8A2F6" w14:textId="77777777" w:rsidR="00E80769" w:rsidRPr="00E77497" w:rsidRDefault="00E80769" w:rsidP="00E80769">
      <w:pPr>
        <w:pStyle w:val="M0"/>
        <w:spacing w:after="0"/>
        <w:rPr>
          <w:sz w:val="16"/>
        </w:rPr>
      </w:pPr>
    </w:p>
    <w:p w14:paraId="34F0B612"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1185B060"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50CC1290" w14:textId="77777777" w:rsidR="00E80769" w:rsidRPr="00E77497" w:rsidRDefault="00E80769" w:rsidP="00E80769">
      <w:pPr>
        <w:pStyle w:val="M0"/>
        <w:spacing w:after="0"/>
        <w:rPr>
          <w:sz w:val="16"/>
        </w:rPr>
      </w:pPr>
    </w:p>
    <w:p w14:paraId="3FF1074A"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1CB167B8"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5CE4BC68" w14:textId="77777777" w:rsidR="00E80769" w:rsidRPr="00E77497" w:rsidRDefault="00E80769" w:rsidP="00E80769">
      <w:pPr>
        <w:pStyle w:val="M0"/>
        <w:spacing w:after="0"/>
        <w:rPr>
          <w:sz w:val="16"/>
        </w:rPr>
      </w:pPr>
    </w:p>
    <w:p w14:paraId="4E1CD552"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43308813"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37E12036" w14:textId="77777777" w:rsidR="00E80769" w:rsidRPr="00E77497" w:rsidRDefault="00E80769" w:rsidP="00E80769">
      <w:pPr>
        <w:pStyle w:val="M0"/>
        <w:spacing w:after="0"/>
        <w:rPr>
          <w:sz w:val="16"/>
        </w:rPr>
      </w:pPr>
    </w:p>
    <w:p w14:paraId="529D9341"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02270413"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2DD4101D" w14:textId="77777777" w:rsidR="00E80769" w:rsidRPr="00E77497" w:rsidRDefault="00E80769" w:rsidP="00E80769">
      <w:pPr>
        <w:pStyle w:val="M0"/>
        <w:spacing w:after="0"/>
        <w:rPr>
          <w:sz w:val="16"/>
        </w:rPr>
      </w:pPr>
    </w:p>
    <w:p w14:paraId="3B7AFFC1"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78B26A13" w14:textId="77777777" w:rsidR="00E80769" w:rsidRPr="00E77497" w:rsidRDefault="00E80769" w:rsidP="00E80769">
      <w:pPr>
        <w:pStyle w:val="SyntaxDefinition"/>
      </w:pPr>
      <w:r w:rsidRPr="00E77497">
        <w:t>IdentifierStart</w:t>
      </w:r>
      <w:r w:rsidRPr="00E77497">
        <w:br/>
        <w:t>IdentifierName IdentifierPart</w:t>
      </w:r>
    </w:p>
    <w:p w14:paraId="6F9C485F" w14:textId="77777777" w:rsidR="00E80769" w:rsidRPr="00E77497" w:rsidRDefault="00E80769" w:rsidP="00E80769">
      <w:pPr>
        <w:pStyle w:val="M0"/>
        <w:spacing w:after="0"/>
        <w:rPr>
          <w:sz w:val="16"/>
        </w:rPr>
      </w:pPr>
    </w:p>
    <w:p w14:paraId="59914CE3"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363F7B5B"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3C6C1233" w14:textId="77777777" w:rsidR="00E80769" w:rsidRPr="00E77497" w:rsidRDefault="00E80769" w:rsidP="00E80769">
      <w:pPr>
        <w:pStyle w:val="M0"/>
        <w:spacing w:after="0"/>
        <w:rPr>
          <w:sz w:val="16"/>
        </w:rPr>
      </w:pPr>
    </w:p>
    <w:p w14:paraId="1902F497"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216DF1F7"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11E8518C"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188D1FE9"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790DDC06"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23BEBCBB"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675B10CC"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2BA04B29"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3F7030B2"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4E08FD79"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49F0D882"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37AECCFE"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47FAF6FA" w14:textId="77777777" w:rsidR="00E80769" w:rsidRPr="00E77497" w:rsidRDefault="00E80769" w:rsidP="00E80769">
      <w:pPr>
        <w:pStyle w:val="M0"/>
        <w:spacing w:after="0"/>
        <w:rPr>
          <w:sz w:val="16"/>
        </w:rPr>
      </w:pPr>
    </w:p>
    <w:p w14:paraId="01E1B256"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14:paraId="11708E50" w14:textId="77777777" w:rsidTr="006E1632">
        <w:trPr>
          <w:trHeight w:hRule="exact" w:val="240"/>
        </w:trPr>
        <w:tc>
          <w:tcPr>
            <w:tcW w:w="1895" w:type="dxa"/>
          </w:tcPr>
          <w:p w14:paraId="4A8334BB" w14:textId="77777777" w:rsidR="00E80769" w:rsidRPr="00E77497" w:rsidRDefault="00E80769" w:rsidP="00B46C10">
            <w:pPr>
              <w:pStyle w:val="SyntaxOneOf"/>
            </w:pPr>
            <w:r w:rsidRPr="00E77497">
              <w:t>break</w:t>
            </w:r>
          </w:p>
        </w:tc>
        <w:tc>
          <w:tcPr>
            <w:tcW w:w="1895" w:type="dxa"/>
          </w:tcPr>
          <w:p w14:paraId="268AB936" w14:textId="77777777" w:rsidR="00E80769" w:rsidRPr="00E77497" w:rsidRDefault="00E80769" w:rsidP="00B46C10">
            <w:pPr>
              <w:pStyle w:val="SyntaxOneOf"/>
            </w:pPr>
            <w:r w:rsidRPr="00E77497">
              <w:t>do</w:t>
            </w:r>
            <w:r w:rsidRPr="00E77497" w:rsidDel="009E4B6C">
              <w:t xml:space="preserve"> </w:t>
            </w:r>
          </w:p>
        </w:tc>
        <w:tc>
          <w:tcPr>
            <w:tcW w:w="1895" w:type="dxa"/>
          </w:tcPr>
          <w:p w14:paraId="32F01DD7" w14:textId="77777777" w:rsidR="00E80769" w:rsidRPr="00E77497" w:rsidRDefault="00E80769" w:rsidP="00B46C10">
            <w:pPr>
              <w:pStyle w:val="SyntaxOneOf"/>
            </w:pPr>
            <w:r w:rsidRPr="00E77497">
              <w:t>instanceof</w:t>
            </w:r>
            <w:r w:rsidRPr="00E77497" w:rsidDel="009E4B6C">
              <w:t xml:space="preserve"> </w:t>
            </w:r>
          </w:p>
        </w:tc>
        <w:tc>
          <w:tcPr>
            <w:tcW w:w="1895" w:type="dxa"/>
          </w:tcPr>
          <w:p w14:paraId="40B5970C" w14:textId="77777777" w:rsidR="00E80769" w:rsidRPr="00E77497" w:rsidRDefault="00E80769" w:rsidP="00B46C10">
            <w:pPr>
              <w:pStyle w:val="SyntaxOneOf"/>
            </w:pPr>
            <w:r w:rsidRPr="00E77497">
              <w:t>typeof</w:t>
            </w:r>
            <w:r w:rsidRPr="00E77497" w:rsidDel="009E4B6C">
              <w:t xml:space="preserve"> </w:t>
            </w:r>
          </w:p>
        </w:tc>
      </w:tr>
      <w:tr w:rsidR="00E80769" w:rsidRPr="00E77497" w14:paraId="62F6C1D8" w14:textId="77777777" w:rsidTr="006E1632">
        <w:trPr>
          <w:trHeight w:hRule="exact" w:val="240"/>
        </w:trPr>
        <w:tc>
          <w:tcPr>
            <w:tcW w:w="1895" w:type="dxa"/>
          </w:tcPr>
          <w:p w14:paraId="26105C92" w14:textId="77777777" w:rsidR="00E80769" w:rsidRPr="00E77497" w:rsidRDefault="00E80769" w:rsidP="00B46C10">
            <w:pPr>
              <w:pStyle w:val="SyntaxOneOf"/>
            </w:pPr>
            <w:r w:rsidRPr="00E77497">
              <w:t>case</w:t>
            </w:r>
          </w:p>
        </w:tc>
        <w:tc>
          <w:tcPr>
            <w:tcW w:w="1895" w:type="dxa"/>
          </w:tcPr>
          <w:p w14:paraId="5CBC07C8" w14:textId="77777777" w:rsidR="00E80769" w:rsidRPr="00E77497" w:rsidRDefault="00E80769" w:rsidP="00B46C10">
            <w:pPr>
              <w:pStyle w:val="SyntaxOneOf"/>
            </w:pPr>
            <w:r w:rsidRPr="00E77497">
              <w:t>else</w:t>
            </w:r>
          </w:p>
        </w:tc>
        <w:tc>
          <w:tcPr>
            <w:tcW w:w="1895" w:type="dxa"/>
          </w:tcPr>
          <w:p w14:paraId="34836D15" w14:textId="77777777" w:rsidR="00E80769" w:rsidRPr="00E77497" w:rsidRDefault="00E80769" w:rsidP="00B46C10">
            <w:pPr>
              <w:pStyle w:val="SyntaxOneOf"/>
            </w:pPr>
            <w:r w:rsidRPr="00E77497">
              <w:t>new</w:t>
            </w:r>
          </w:p>
        </w:tc>
        <w:tc>
          <w:tcPr>
            <w:tcW w:w="1895" w:type="dxa"/>
          </w:tcPr>
          <w:p w14:paraId="30FC87E9" w14:textId="77777777" w:rsidR="00E80769" w:rsidRPr="00E77497" w:rsidRDefault="00E80769" w:rsidP="00B46C10">
            <w:pPr>
              <w:pStyle w:val="SyntaxOneOf"/>
            </w:pPr>
            <w:r w:rsidRPr="00E77497">
              <w:t>var</w:t>
            </w:r>
          </w:p>
        </w:tc>
      </w:tr>
      <w:tr w:rsidR="00E80769" w:rsidRPr="00E77497" w14:paraId="45CD89D4" w14:textId="77777777" w:rsidTr="006E1632">
        <w:trPr>
          <w:trHeight w:hRule="exact" w:val="240"/>
        </w:trPr>
        <w:tc>
          <w:tcPr>
            <w:tcW w:w="1895" w:type="dxa"/>
          </w:tcPr>
          <w:p w14:paraId="2F777142" w14:textId="77777777" w:rsidR="00E80769" w:rsidRPr="00E77497" w:rsidRDefault="00E80769" w:rsidP="00B46C10">
            <w:pPr>
              <w:pStyle w:val="SyntaxOneOf"/>
            </w:pPr>
            <w:r w:rsidRPr="00E77497">
              <w:t>catch</w:t>
            </w:r>
          </w:p>
        </w:tc>
        <w:tc>
          <w:tcPr>
            <w:tcW w:w="1895" w:type="dxa"/>
          </w:tcPr>
          <w:p w14:paraId="1440B923" w14:textId="77777777" w:rsidR="00E80769" w:rsidRPr="00E77497" w:rsidRDefault="00E80769" w:rsidP="00B46C10">
            <w:pPr>
              <w:pStyle w:val="SyntaxOneOf"/>
            </w:pPr>
            <w:r w:rsidRPr="00E77497">
              <w:t>finally</w:t>
            </w:r>
          </w:p>
        </w:tc>
        <w:tc>
          <w:tcPr>
            <w:tcW w:w="1895" w:type="dxa"/>
          </w:tcPr>
          <w:p w14:paraId="120B241F" w14:textId="77777777" w:rsidR="00E80769" w:rsidRPr="00E77497" w:rsidRDefault="00E80769" w:rsidP="00B46C10">
            <w:pPr>
              <w:pStyle w:val="SyntaxOneOf"/>
            </w:pPr>
            <w:r w:rsidRPr="00E77497">
              <w:t>return</w:t>
            </w:r>
          </w:p>
        </w:tc>
        <w:tc>
          <w:tcPr>
            <w:tcW w:w="1895" w:type="dxa"/>
          </w:tcPr>
          <w:p w14:paraId="507579C6" w14:textId="77777777" w:rsidR="00E80769" w:rsidRPr="00E77497" w:rsidRDefault="00E80769" w:rsidP="00B46C10">
            <w:pPr>
              <w:pStyle w:val="SyntaxOneOf"/>
            </w:pPr>
            <w:r w:rsidRPr="00E77497">
              <w:t>void</w:t>
            </w:r>
          </w:p>
        </w:tc>
      </w:tr>
      <w:tr w:rsidR="00E80769" w:rsidRPr="00E77497" w14:paraId="0E7CA55D" w14:textId="77777777" w:rsidTr="006E1632">
        <w:trPr>
          <w:trHeight w:hRule="exact" w:val="240"/>
        </w:trPr>
        <w:tc>
          <w:tcPr>
            <w:tcW w:w="1895" w:type="dxa"/>
          </w:tcPr>
          <w:p w14:paraId="792D6F3E" w14:textId="77777777" w:rsidR="00E80769" w:rsidRPr="00E77497" w:rsidRDefault="00E80769" w:rsidP="00B46C10">
            <w:pPr>
              <w:pStyle w:val="SyntaxOneOf"/>
            </w:pPr>
            <w:r w:rsidRPr="00E77497">
              <w:t>continue</w:t>
            </w:r>
          </w:p>
        </w:tc>
        <w:tc>
          <w:tcPr>
            <w:tcW w:w="1895" w:type="dxa"/>
          </w:tcPr>
          <w:p w14:paraId="5F118692" w14:textId="77777777" w:rsidR="00E80769" w:rsidRPr="00E77497" w:rsidRDefault="00E80769" w:rsidP="00B46C10">
            <w:pPr>
              <w:pStyle w:val="SyntaxOneOf"/>
            </w:pPr>
            <w:r w:rsidRPr="00E77497">
              <w:t>for</w:t>
            </w:r>
          </w:p>
        </w:tc>
        <w:tc>
          <w:tcPr>
            <w:tcW w:w="1895" w:type="dxa"/>
          </w:tcPr>
          <w:p w14:paraId="3E64825B" w14:textId="77777777" w:rsidR="00E80769" w:rsidRPr="00E77497" w:rsidRDefault="00E80769" w:rsidP="00B46C10">
            <w:pPr>
              <w:pStyle w:val="SyntaxOneOf"/>
            </w:pPr>
            <w:r w:rsidRPr="00E77497">
              <w:t>switch</w:t>
            </w:r>
          </w:p>
        </w:tc>
        <w:tc>
          <w:tcPr>
            <w:tcW w:w="1895" w:type="dxa"/>
          </w:tcPr>
          <w:p w14:paraId="30E9A571" w14:textId="77777777" w:rsidR="00E80769" w:rsidRPr="00E77497" w:rsidRDefault="00E80769" w:rsidP="00B46C10">
            <w:pPr>
              <w:pStyle w:val="SyntaxOneOf"/>
            </w:pPr>
            <w:r w:rsidRPr="00E77497">
              <w:t>while</w:t>
            </w:r>
          </w:p>
        </w:tc>
      </w:tr>
      <w:tr w:rsidR="00E80769" w:rsidRPr="00E77497" w14:paraId="1EDBE0CC" w14:textId="77777777" w:rsidTr="006E1632">
        <w:trPr>
          <w:trHeight w:hRule="exact" w:val="240"/>
        </w:trPr>
        <w:tc>
          <w:tcPr>
            <w:tcW w:w="1895" w:type="dxa"/>
          </w:tcPr>
          <w:p w14:paraId="5EE094EF" w14:textId="77777777" w:rsidR="00E80769" w:rsidRPr="00E77497" w:rsidRDefault="00E80769" w:rsidP="00B46C10">
            <w:pPr>
              <w:pStyle w:val="SyntaxOneOf"/>
            </w:pPr>
            <w:r w:rsidRPr="00E77497">
              <w:t>debugger</w:t>
            </w:r>
            <w:r w:rsidRPr="00E77497" w:rsidDel="009E4B6C">
              <w:t xml:space="preserve"> </w:t>
            </w:r>
          </w:p>
        </w:tc>
        <w:tc>
          <w:tcPr>
            <w:tcW w:w="1895" w:type="dxa"/>
          </w:tcPr>
          <w:p w14:paraId="68BE7ED8" w14:textId="77777777" w:rsidR="00E80769" w:rsidRPr="00E77497" w:rsidRDefault="00E80769" w:rsidP="00B46C10">
            <w:pPr>
              <w:pStyle w:val="SyntaxOneOf"/>
            </w:pPr>
            <w:r w:rsidRPr="00E77497">
              <w:t>function</w:t>
            </w:r>
          </w:p>
        </w:tc>
        <w:tc>
          <w:tcPr>
            <w:tcW w:w="1895" w:type="dxa"/>
          </w:tcPr>
          <w:p w14:paraId="6F15257E" w14:textId="77777777" w:rsidR="00E80769" w:rsidRPr="00E77497" w:rsidRDefault="00E80769" w:rsidP="00B46C10">
            <w:pPr>
              <w:pStyle w:val="SyntaxOneOf"/>
            </w:pPr>
            <w:r w:rsidRPr="00E77497">
              <w:t>this</w:t>
            </w:r>
          </w:p>
        </w:tc>
        <w:tc>
          <w:tcPr>
            <w:tcW w:w="1895" w:type="dxa"/>
          </w:tcPr>
          <w:p w14:paraId="194C4ABC" w14:textId="77777777" w:rsidR="00E80769" w:rsidRPr="00E77497" w:rsidRDefault="00E80769" w:rsidP="00B46C10">
            <w:pPr>
              <w:pStyle w:val="SyntaxOneOf"/>
            </w:pPr>
            <w:r w:rsidRPr="00E77497">
              <w:t>with</w:t>
            </w:r>
          </w:p>
        </w:tc>
      </w:tr>
      <w:tr w:rsidR="00E80769" w:rsidRPr="00E77497" w14:paraId="4F565E9E" w14:textId="77777777" w:rsidTr="006E1632">
        <w:trPr>
          <w:trHeight w:hRule="exact" w:val="240"/>
        </w:trPr>
        <w:tc>
          <w:tcPr>
            <w:tcW w:w="1895" w:type="dxa"/>
          </w:tcPr>
          <w:p w14:paraId="744BA50F" w14:textId="77777777" w:rsidR="00E80769" w:rsidRPr="00E77497" w:rsidRDefault="00E80769" w:rsidP="00B46C10">
            <w:pPr>
              <w:pStyle w:val="SyntaxOneOf"/>
            </w:pPr>
            <w:r w:rsidRPr="00E77497">
              <w:t>default</w:t>
            </w:r>
          </w:p>
        </w:tc>
        <w:tc>
          <w:tcPr>
            <w:tcW w:w="1895" w:type="dxa"/>
          </w:tcPr>
          <w:p w14:paraId="15081E12" w14:textId="77777777" w:rsidR="00E80769" w:rsidRPr="00E77497" w:rsidRDefault="00E80769" w:rsidP="00B46C10">
            <w:pPr>
              <w:pStyle w:val="SyntaxOneOf"/>
            </w:pPr>
            <w:r w:rsidRPr="00E77497">
              <w:t>if</w:t>
            </w:r>
          </w:p>
        </w:tc>
        <w:tc>
          <w:tcPr>
            <w:tcW w:w="1895" w:type="dxa"/>
          </w:tcPr>
          <w:p w14:paraId="7376687C" w14:textId="77777777" w:rsidR="00E80769" w:rsidRPr="00E77497" w:rsidRDefault="00E80769" w:rsidP="00B46C10">
            <w:pPr>
              <w:pStyle w:val="SyntaxOneOf"/>
            </w:pPr>
            <w:r w:rsidRPr="00E77497">
              <w:t>throw</w:t>
            </w:r>
          </w:p>
        </w:tc>
        <w:tc>
          <w:tcPr>
            <w:tcW w:w="1895" w:type="dxa"/>
          </w:tcPr>
          <w:p w14:paraId="209355FC" w14:textId="77777777" w:rsidR="00E80769" w:rsidRPr="00E77497" w:rsidRDefault="00E80769" w:rsidP="00B46C10">
            <w:pPr>
              <w:pStyle w:val="SyntaxOneOf"/>
            </w:pPr>
          </w:p>
        </w:tc>
      </w:tr>
      <w:tr w:rsidR="00E80769" w:rsidRPr="00E77497" w14:paraId="762ADA53" w14:textId="77777777" w:rsidTr="006E1632">
        <w:trPr>
          <w:trHeight w:hRule="exact" w:val="240"/>
        </w:trPr>
        <w:tc>
          <w:tcPr>
            <w:tcW w:w="1895" w:type="dxa"/>
          </w:tcPr>
          <w:p w14:paraId="3F78A479" w14:textId="77777777" w:rsidR="00E80769" w:rsidRPr="00E77497" w:rsidRDefault="00E80769" w:rsidP="00B46C10">
            <w:pPr>
              <w:pStyle w:val="SyntaxOneOf"/>
            </w:pPr>
            <w:r w:rsidRPr="00E77497">
              <w:t>delete</w:t>
            </w:r>
          </w:p>
        </w:tc>
        <w:tc>
          <w:tcPr>
            <w:tcW w:w="1895" w:type="dxa"/>
          </w:tcPr>
          <w:p w14:paraId="124A7DF7" w14:textId="77777777" w:rsidR="00E80769" w:rsidRPr="00E77497" w:rsidRDefault="00E80769" w:rsidP="00B46C10">
            <w:pPr>
              <w:pStyle w:val="SyntaxOneOf"/>
            </w:pPr>
            <w:r w:rsidRPr="00E77497">
              <w:t>in</w:t>
            </w:r>
          </w:p>
        </w:tc>
        <w:tc>
          <w:tcPr>
            <w:tcW w:w="1895" w:type="dxa"/>
          </w:tcPr>
          <w:p w14:paraId="4ECF358F" w14:textId="77777777" w:rsidR="00E80769" w:rsidRPr="00E77497" w:rsidRDefault="00E80769" w:rsidP="00B46C10">
            <w:pPr>
              <w:pStyle w:val="SyntaxOneOf"/>
            </w:pPr>
            <w:r w:rsidRPr="00E77497">
              <w:t>try</w:t>
            </w:r>
          </w:p>
        </w:tc>
        <w:tc>
          <w:tcPr>
            <w:tcW w:w="1895" w:type="dxa"/>
          </w:tcPr>
          <w:p w14:paraId="7E469E10" w14:textId="77777777" w:rsidR="00E80769" w:rsidRPr="00E77497" w:rsidRDefault="00E80769" w:rsidP="00B46C10">
            <w:pPr>
              <w:pStyle w:val="SyntaxOneOf"/>
            </w:pPr>
          </w:p>
        </w:tc>
      </w:tr>
    </w:tbl>
    <w:p w14:paraId="65068E92" w14:textId="77777777" w:rsidR="00E80769" w:rsidRPr="00E77497" w:rsidRDefault="00E80769" w:rsidP="00E80769">
      <w:pPr>
        <w:pStyle w:val="M0"/>
        <w:spacing w:after="0"/>
        <w:rPr>
          <w:sz w:val="16"/>
        </w:rPr>
      </w:pPr>
    </w:p>
    <w:p w14:paraId="479870F2" w14:textId="77777777" w:rsidR="00E80769" w:rsidRPr="00E77497" w:rsidRDefault="00E80769" w:rsidP="00E80769">
      <w:pPr>
        <w:pStyle w:val="M0"/>
        <w:spacing w:after="0"/>
        <w:rPr>
          <w:sz w:val="16"/>
        </w:rPr>
      </w:pPr>
    </w:p>
    <w:p w14:paraId="3E31E20F"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14:paraId="0302E033" w14:textId="77777777" w:rsidTr="006E1632">
        <w:trPr>
          <w:trHeight w:hRule="exact" w:val="240"/>
        </w:trPr>
        <w:tc>
          <w:tcPr>
            <w:tcW w:w="1895" w:type="dxa"/>
          </w:tcPr>
          <w:p w14:paraId="1ABA33BE" w14:textId="77777777" w:rsidR="00E80769" w:rsidRPr="00E77497" w:rsidRDefault="00E80769" w:rsidP="00B46C10">
            <w:pPr>
              <w:pStyle w:val="SyntaxOneOf"/>
              <w:keepNext/>
            </w:pPr>
            <w:r w:rsidRPr="00E77497">
              <w:t>class</w:t>
            </w:r>
          </w:p>
        </w:tc>
        <w:tc>
          <w:tcPr>
            <w:tcW w:w="1895" w:type="dxa"/>
          </w:tcPr>
          <w:p w14:paraId="745FAEC7" w14:textId="77777777" w:rsidR="00E80769" w:rsidRPr="00E77497" w:rsidRDefault="00E80769" w:rsidP="00B46C10">
            <w:pPr>
              <w:pStyle w:val="SyntaxOneOf"/>
              <w:keepNext/>
            </w:pPr>
            <w:r w:rsidRPr="00E77497">
              <w:t>enum</w:t>
            </w:r>
          </w:p>
        </w:tc>
        <w:tc>
          <w:tcPr>
            <w:tcW w:w="1895" w:type="dxa"/>
          </w:tcPr>
          <w:p w14:paraId="15C0EF53" w14:textId="77777777" w:rsidR="00E80769" w:rsidRPr="00E77497" w:rsidRDefault="00E80769" w:rsidP="00B46C10">
            <w:pPr>
              <w:pStyle w:val="SyntaxOneOf"/>
              <w:keepNext/>
            </w:pPr>
            <w:r w:rsidRPr="00E77497">
              <w:t>extends</w:t>
            </w:r>
          </w:p>
        </w:tc>
        <w:tc>
          <w:tcPr>
            <w:tcW w:w="1895" w:type="dxa"/>
          </w:tcPr>
          <w:p w14:paraId="25A9ED57" w14:textId="77777777" w:rsidR="00E80769" w:rsidRPr="00E77497" w:rsidRDefault="00E80769" w:rsidP="00B46C10">
            <w:pPr>
              <w:pStyle w:val="SyntaxOneOf"/>
              <w:keepNext/>
            </w:pPr>
            <w:r w:rsidRPr="00E77497">
              <w:t>super</w:t>
            </w:r>
          </w:p>
        </w:tc>
      </w:tr>
      <w:tr w:rsidR="00E80769" w:rsidRPr="00E77497" w14:paraId="7FD7D73F" w14:textId="77777777" w:rsidTr="006E1632">
        <w:trPr>
          <w:trHeight w:hRule="exact" w:val="240"/>
        </w:trPr>
        <w:tc>
          <w:tcPr>
            <w:tcW w:w="1895" w:type="dxa"/>
          </w:tcPr>
          <w:p w14:paraId="205FC3D8" w14:textId="77777777" w:rsidR="00E80769" w:rsidRPr="00E77497" w:rsidRDefault="00E80769" w:rsidP="00B46C10">
            <w:pPr>
              <w:pStyle w:val="SyntaxOneOf"/>
            </w:pPr>
            <w:r w:rsidRPr="00E77497">
              <w:t>const</w:t>
            </w:r>
          </w:p>
        </w:tc>
        <w:tc>
          <w:tcPr>
            <w:tcW w:w="1895" w:type="dxa"/>
          </w:tcPr>
          <w:p w14:paraId="14E8FB9B" w14:textId="77777777" w:rsidR="00E80769" w:rsidRPr="00E77497" w:rsidRDefault="00E80769" w:rsidP="00B46C10">
            <w:pPr>
              <w:pStyle w:val="SyntaxOneOf"/>
            </w:pPr>
            <w:r w:rsidRPr="00E77497">
              <w:t>export</w:t>
            </w:r>
          </w:p>
        </w:tc>
        <w:tc>
          <w:tcPr>
            <w:tcW w:w="1895" w:type="dxa"/>
          </w:tcPr>
          <w:p w14:paraId="49093463" w14:textId="77777777" w:rsidR="00E80769" w:rsidRPr="00E77497" w:rsidRDefault="00E80769" w:rsidP="00B46C10">
            <w:pPr>
              <w:pStyle w:val="SyntaxOneOf"/>
            </w:pPr>
            <w:r w:rsidRPr="00E77497">
              <w:t>import</w:t>
            </w:r>
            <w:r w:rsidRPr="00E77497">
              <w:br/>
            </w:r>
          </w:p>
        </w:tc>
        <w:tc>
          <w:tcPr>
            <w:tcW w:w="1895" w:type="dxa"/>
          </w:tcPr>
          <w:p w14:paraId="012B93F5" w14:textId="77777777" w:rsidR="00E80769" w:rsidRPr="00E77497" w:rsidRDefault="00E80769" w:rsidP="00B46C10">
            <w:pPr>
              <w:pStyle w:val="SyntaxOneOf"/>
            </w:pPr>
          </w:p>
        </w:tc>
      </w:tr>
    </w:tbl>
    <w:p w14:paraId="16698367"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14:paraId="63A19F58" w14:textId="77777777" w:rsidTr="006E1632">
        <w:trPr>
          <w:trHeight w:hRule="exact" w:val="240"/>
        </w:trPr>
        <w:tc>
          <w:tcPr>
            <w:tcW w:w="1891" w:type="dxa"/>
          </w:tcPr>
          <w:p w14:paraId="68E2BAA4" w14:textId="77777777" w:rsidR="00E80769" w:rsidRPr="004D1BD1" w:rsidRDefault="00E80769" w:rsidP="00B46C10">
            <w:pPr>
              <w:pStyle w:val="SyntaxOneOf"/>
            </w:pPr>
            <w:r w:rsidRPr="004D1BD1">
              <w:t>implements</w:t>
            </w:r>
          </w:p>
        </w:tc>
        <w:tc>
          <w:tcPr>
            <w:tcW w:w="1891" w:type="dxa"/>
          </w:tcPr>
          <w:p w14:paraId="5D1F1692" w14:textId="77777777" w:rsidR="00E80769" w:rsidRPr="008B7F6F" w:rsidRDefault="00E80769" w:rsidP="00B46C10">
            <w:pPr>
              <w:pStyle w:val="SyntaxOneOf"/>
            </w:pPr>
            <w:r w:rsidRPr="008B7F6F">
              <w:t>let</w:t>
            </w:r>
          </w:p>
        </w:tc>
        <w:tc>
          <w:tcPr>
            <w:tcW w:w="1891" w:type="dxa"/>
          </w:tcPr>
          <w:p w14:paraId="0CB1B596" w14:textId="77777777" w:rsidR="00E80769" w:rsidRPr="006B6D0A" w:rsidRDefault="00E80769" w:rsidP="00B46C10">
            <w:pPr>
              <w:pStyle w:val="SyntaxOneOf"/>
            </w:pPr>
            <w:r w:rsidRPr="006B6D0A">
              <w:t>private</w:t>
            </w:r>
          </w:p>
        </w:tc>
        <w:tc>
          <w:tcPr>
            <w:tcW w:w="1891" w:type="dxa"/>
          </w:tcPr>
          <w:p w14:paraId="188FE71A" w14:textId="77777777" w:rsidR="00E80769" w:rsidRPr="006B6D0A" w:rsidRDefault="00E80769" w:rsidP="00B46C10">
            <w:pPr>
              <w:pStyle w:val="SyntaxOneOf"/>
            </w:pPr>
            <w:r w:rsidRPr="006B6D0A">
              <w:t>public</w:t>
            </w:r>
          </w:p>
        </w:tc>
      </w:tr>
      <w:tr w:rsidR="00E80769" w:rsidRPr="00E77497" w14:paraId="4F65CE10" w14:textId="77777777" w:rsidTr="006E1632">
        <w:trPr>
          <w:trHeight w:hRule="exact" w:val="240"/>
        </w:trPr>
        <w:tc>
          <w:tcPr>
            <w:tcW w:w="1891" w:type="dxa"/>
          </w:tcPr>
          <w:p w14:paraId="4A6AD713" w14:textId="77777777" w:rsidR="00E80769" w:rsidRPr="00E77497" w:rsidRDefault="00E80769" w:rsidP="00B46C10">
            <w:pPr>
              <w:pStyle w:val="SyntaxOneOf"/>
            </w:pPr>
            <w:r w:rsidRPr="00E77497">
              <w:t>interface</w:t>
            </w:r>
          </w:p>
        </w:tc>
        <w:tc>
          <w:tcPr>
            <w:tcW w:w="1891" w:type="dxa"/>
          </w:tcPr>
          <w:p w14:paraId="7FC9C126" w14:textId="77777777" w:rsidR="00E80769" w:rsidRPr="00E77497" w:rsidRDefault="00E80769" w:rsidP="00B46C10">
            <w:pPr>
              <w:pStyle w:val="SyntaxOneOf"/>
            </w:pPr>
            <w:r w:rsidRPr="00E77497">
              <w:t>package</w:t>
            </w:r>
          </w:p>
        </w:tc>
        <w:tc>
          <w:tcPr>
            <w:tcW w:w="1891" w:type="dxa"/>
          </w:tcPr>
          <w:p w14:paraId="7A03D96B" w14:textId="77777777" w:rsidR="00E80769" w:rsidRPr="00E77497" w:rsidRDefault="00E80769" w:rsidP="00B46C10">
            <w:pPr>
              <w:pStyle w:val="SyntaxOneOf"/>
            </w:pPr>
            <w:r w:rsidRPr="00E77497">
              <w:t>protected</w:t>
            </w:r>
          </w:p>
        </w:tc>
        <w:tc>
          <w:tcPr>
            <w:tcW w:w="1891" w:type="dxa"/>
          </w:tcPr>
          <w:p w14:paraId="00B8DF93" w14:textId="77777777" w:rsidR="00E80769" w:rsidRPr="00E77497" w:rsidRDefault="00E80769" w:rsidP="00B46C10">
            <w:pPr>
              <w:pStyle w:val="SyntaxOneOf"/>
            </w:pPr>
            <w:r w:rsidRPr="00E77497">
              <w:t>static</w:t>
            </w:r>
          </w:p>
        </w:tc>
      </w:tr>
      <w:tr w:rsidR="00E80769" w:rsidRPr="00E77497" w14:paraId="54D05D1E" w14:textId="77777777" w:rsidTr="006E1632">
        <w:trPr>
          <w:trHeight w:hRule="exact" w:val="240"/>
        </w:trPr>
        <w:tc>
          <w:tcPr>
            <w:tcW w:w="1891" w:type="dxa"/>
          </w:tcPr>
          <w:p w14:paraId="0F9F167B" w14:textId="77777777" w:rsidR="00E80769" w:rsidRPr="00E77497" w:rsidRDefault="00E80769" w:rsidP="00B46C10">
            <w:pPr>
              <w:pStyle w:val="SyntaxOneOf"/>
            </w:pPr>
            <w:r w:rsidRPr="00E77497">
              <w:t>yield</w:t>
            </w:r>
          </w:p>
        </w:tc>
        <w:tc>
          <w:tcPr>
            <w:tcW w:w="1891" w:type="dxa"/>
          </w:tcPr>
          <w:p w14:paraId="652E2361" w14:textId="77777777" w:rsidR="00E80769" w:rsidRPr="00E77497" w:rsidRDefault="00E80769" w:rsidP="00B46C10">
            <w:pPr>
              <w:pStyle w:val="SyntaxOneOf"/>
            </w:pPr>
          </w:p>
        </w:tc>
        <w:tc>
          <w:tcPr>
            <w:tcW w:w="1891" w:type="dxa"/>
          </w:tcPr>
          <w:p w14:paraId="36103102" w14:textId="77777777" w:rsidR="00E80769" w:rsidRPr="00E77497" w:rsidRDefault="00E80769" w:rsidP="00B46C10">
            <w:pPr>
              <w:pStyle w:val="SyntaxOneOf"/>
            </w:pPr>
          </w:p>
        </w:tc>
        <w:tc>
          <w:tcPr>
            <w:tcW w:w="1891" w:type="dxa"/>
          </w:tcPr>
          <w:p w14:paraId="2634DB5E" w14:textId="77777777" w:rsidR="00E80769" w:rsidRPr="00E77497" w:rsidRDefault="00E80769" w:rsidP="00B46C10">
            <w:pPr>
              <w:pStyle w:val="SyntaxOneOf"/>
            </w:pPr>
          </w:p>
        </w:tc>
      </w:tr>
    </w:tbl>
    <w:p w14:paraId="58913C09" w14:textId="77777777" w:rsidR="00E80769" w:rsidRPr="00E77497" w:rsidRDefault="00E80769" w:rsidP="00E80769">
      <w:pPr>
        <w:pStyle w:val="SyntaxRule"/>
      </w:pPr>
    </w:p>
    <w:p w14:paraId="56B913F0"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14:paraId="1ADC8754" w14:textId="77777777" w:rsidTr="006E1632">
        <w:tc>
          <w:tcPr>
            <w:tcW w:w="1263" w:type="dxa"/>
          </w:tcPr>
          <w:p w14:paraId="153EC2E5" w14:textId="77777777" w:rsidR="00E80769" w:rsidRPr="00E77497" w:rsidRDefault="00E80769" w:rsidP="00B46C10">
            <w:pPr>
              <w:pStyle w:val="SyntaxOneOf"/>
              <w:keepNext/>
            </w:pPr>
            <w:r w:rsidRPr="00E77497">
              <w:t>{</w:t>
            </w:r>
          </w:p>
        </w:tc>
        <w:tc>
          <w:tcPr>
            <w:tcW w:w="1263" w:type="dxa"/>
          </w:tcPr>
          <w:p w14:paraId="23C78377" w14:textId="77777777" w:rsidR="00E80769" w:rsidRPr="00E77497" w:rsidRDefault="00E80769" w:rsidP="00B46C10">
            <w:pPr>
              <w:pStyle w:val="SyntaxOneOf"/>
              <w:keepNext/>
            </w:pPr>
            <w:r w:rsidRPr="00E77497">
              <w:t>}</w:t>
            </w:r>
          </w:p>
        </w:tc>
        <w:tc>
          <w:tcPr>
            <w:tcW w:w="1263" w:type="dxa"/>
          </w:tcPr>
          <w:p w14:paraId="380B2F84" w14:textId="77777777" w:rsidR="00E80769" w:rsidRPr="00E77497" w:rsidRDefault="00E80769" w:rsidP="00B46C10">
            <w:pPr>
              <w:pStyle w:val="SyntaxOneOf"/>
              <w:keepNext/>
            </w:pPr>
            <w:r w:rsidRPr="00E77497">
              <w:t>(</w:t>
            </w:r>
          </w:p>
        </w:tc>
        <w:tc>
          <w:tcPr>
            <w:tcW w:w="1263" w:type="dxa"/>
          </w:tcPr>
          <w:p w14:paraId="202AB924" w14:textId="77777777" w:rsidR="00E80769" w:rsidRPr="00E77497" w:rsidRDefault="00E80769" w:rsidP="00B46C10">
            <w:pPr>
              <w:pStyle w:val="SyntaxOneOf"/>
              <w:keepNext/>
            </w:pPr>
            <w:r w:rsidRPr="00E77497">
              <w:t>)</w:t>
            </w:r>
          </w:p>
        </w:tc>
        <w:tc>
          <w:tcPr>
            <w:tcW w:w="1263" w:type="dxa"/>
          </w:tcPr>
          <w:p w14:paraId="220D59EB" w14:textId="77777777" w:rsidR="00E80769" w:rsidRPr="00E77497" w:rsidRDefault="00E80769" w:rsidP="00B46C10">
            <w:pPr>
              <w:pStyle w:val="SyntaxOneOf"/>
              <w:keepNext/>
            </w:pPr>
            <w:r w:rsidRPr="00E77497">
              <w:t>[</w:t>
            </w:r>
          </w:p>
        </w:tc>
        <w:tc>
          <w:tcPr>
            <w:tcW w:w="1263" w:type="dxa"/>
          </w:tcPr>
          <w:p w14:paraId="753F5CEB" w14:textId="77777777" w:rsidR="00E80769" w:rsidRPr="00E77497" w:rsidRDefault="00E80769" w:rsidP="00B46C10">
            <w:pPr>
              <w:pStyle w:val="SyntaxOneOf"/>
              <w:keepNext/>
            </w:pPr>
            <w:r w:rsidRPr="00E77497">
              <w:t>]</w:t>
            </w:r>
          </w:p>
        </w:tc>
      </w:tr>
      <w:tr w:rsidR="00E80769" w:rsidRPr="00E77497" w14:paraId="6517CDC3" w14:textId="77777777" w:rsidTr="006E1632">
        <w:tc>
          <w:tcPr>
            <w:tcW w:w="1263" w:type="dxa"/>
          </w:tcPr>
          <w:p w14:paraId="194060FC" w14:textId="77777777" w:rsidR="00E80769" w:rsidRPr="00E77497" w:rsidRDefault="00E80769" w:rsidP="00B46C10">
            <w:pPr>
              <w:pStyle w:val="SyntaxOneOf"/>
              <w:keepNext/>
            </w:pPr>
            <w:r w:rsidRPr="00E77497">
              <w:t>.</w:t>
            </w:r>
          </w:p>
        </w:tc>
        <w:tc>
          <w:tcPr>
            <w:tcW w:w="1263" w:type="dxa"/>
          </w:tcPr>
          <w:p w14:paraId="55D55141" w14:textId="77777777" w:rsidR="00E80769" w:rsidRPr="00E77497" w:rsidRDefault="00E80769" w:rsidP="00B46C10">
            <w:pPr>
              <w:pStyle w:val="SyntaxOneOf"/>
              <w:keepNext/>
            </w:pPr>
            <w:r w:rsidRPr="00E77497">
              <w:t>;</w:t>
            </w:r>
          </w:p>
        </w:tc>
        <w:tc>
          <w:tcPr>
            <w:tcW w:w="1263" w:type="dxa"/>
          </w:tcPr>
          <w:p w14:paraId="739AFCCF" w14:textId="77777777" w:rsidR="00E80769" w:rsidRPr="00E77497" w:rsidRDefault="00E80769" w:rsidP="00B46C10">
            <w:pPr>
              <w:pStyle w:val="SyntaxOneOf"/>
              <w:keepNext/>
            </w:pPr>
            <w:r w:rsidRPr="00E77497">
              <w:t>,</w:t>
            </w:r>
          </w:p>
        </w:tc>
        <w:tc>
          <w:tcPr>
            <w:tcW w:w="1263" w:type="dxa"/>
          </w:tcPr>
          <w:p w14:paraId="1BE17502" w14:textId="77777777" w:rsidR="00E80769" w:rsidRPr="00E77497" w:rsidRDefault="00E80769" w:rsidP="00B46C10">
            <w:pPr>
              <w:pStyle w:val="SyntaxOneOf"/>
              <w:keepNext/>
            </w:pPr>
            <w:r w:rsidRPr="00E77497">
              <w:t>&lt;</w:t>
            </w:r>
          </w:p>
        </w:tc>
        <w:tc>
          <w:tcPr>
            <w:tcW w:w="1263" w:type="dxa"/>
          </w:tcPr>
          <w:p w14:paraId="33527F1B" w14:textId="77777777" w:rsidR="00E80769" w:rsidRPr="00E77497" w:rsidRDefault="00E80769" w:rsidP="00B46C10">
            <w:pPr>
              <w:pStyle w:val="SyntaxOneOf"/>
              <w:keepNext/>
            </w:pPr>
            <w:r w:rsidRPr="00E77497">
              <w:t>&gt;</w:t>
            </w:r>
          </w:p>
        </w:tc>
        <w:tc>
          <w:tcPr>
            <w:tcW w:w="1263" w:type="dxa"/>
          </w:tcPr>
          <w:p w14:paraId="7EE2FD2E" w14:textId="77777777" w:rsidR="00E80769" w:rsidRPr="00E77497" w:rsidRDefault="00E80769" w:rsidP="00B46C10">
            <w:pPr>
              <w:pStyle w:val="SyntaxOneOf"/>
              <w:keepNext/>
            </w:pPr>
            <w:r w:rsidRPr="00E77497">
              <w:t>&lt;=</w:t>
            </w:r>
          </w:p>
        </w:tc>
      </w:tr>
      <w:tr w:rsidR="00E80769" w:rsidRPr="00E77497" w14:paraId="536FD65F" w14:textId="77777777" w:rsidTr="006E1632">
        <w:tc>
          <w:tcPr>
            <w:tcW w:w="1263" w:type="dxa"/>
          </w:tcPr>
          <w:p w14:paraId="5D3D9C03" w14:textId="77777777" w:rsidR="00E80769" w:rsidRPr="00E77497" w:rsidRDefault="00E80769" w:rsidP="00B46C10">
            <w:pPr>
              <w:pStyle w:val="SyntaxOneOf"/>
              <w:keepNext/>
            </w:pPr>
            <w:r w:rsidRPr="00E77497">
              <w:t>&gt;=</w:t>
            </w:r>
          </w:p>
        </w:tc>
        <w:tc>
          <w:tcPr>
            <w:tcW w:w="1263" w:type="dxa"/>
          </w:tcPr>
          <w:p w14:paraId="1F9707B1" w14:textId="77777777" w:rsidR="00E80769" w:rsidRPr="00E77497" w:rsidRDefault="00E80769" w:rsidP="00B46C10">
            <w:pPr>
              <w:pStyle w:val="SyntaxOneOf"/>
              <w:keepNext/>
            </w:pPr>
            <w:r w:rsidRPr="00E77497">
              <w:t>==</w:t>
            </w:r>
          </w:p>
        </w:tc>
        <w:tc>
          <w:tcPr>
            <w:tcW w:w="1263" w:type="dxa"/>
          </w:tcPr>
          <w:p w14:paraId="000EDAA9" w14:textId="77777777" w:rsidR="00E80769" w:rsidRPr="00E77497" w:rsidRDefault="00E80769" w:rsidP="00B46C10">
            <w:pPr>
              <w:pStyle w:val="SyntaxOneOf"/>
              <w:keepNext/>
            </w:pPr>
            <w:r w:rsidRPr="00E77497">
              <w:t>!=</w:t>
            </w:r>
          </w:p>
        </w:tc>
        <w:tc>
          <w:tcPr>
            <w:tcW w:w="1263" w:type="dxa"/>
          </w:tcPr>
          <w:p w14:paraId="54E73233" w14:textId="77777777" w:rsidR="00E80769" w:rsidRPr="00E77497" w:rsidRDefault="00E80769" w:rsidP="00B46C10">
            <w:pPr>
              <w:pStyle w:val="SyntaxOneOf"/>
              <w:keepNext/>
            </w:pPr>
            <w:r w:rsidRPr="00E77497">
              <w:t>===</w:t>
            </w:r>
          </w:p>
        </w:tc>
        <w:tc>
          <w:tcPr>
            <w:tcW w:w="1263" w:type="dxa"/>
          </w:tcPr>
          <w:p w14:paraId="447DC032" w14:textId="77777777" w:rsidR="00E80769" w:rsidRPr="00E77497" w:rsidRDefault="00E80769" w:rsidP="00B46C10">
            <w:pPr>
              <w:pStyle w:val="SyntaxOneOf"/>
              <w:keepNext/>
            </w:pPr>
            <w:r w:rsidRPr="00E77497">
              <w:t>!==</w:t>
            </w:r>
          </w:p>
        </w:tc>
        <w:tc>
          <w:tcPr>
            <w:tcW w:w="1263" w:type="dxa"/>
          </w:tcPr>
          <w:p w14:paraId="27431455" w14:textId="77777777" w:rsidR="00E80769" w:rsidRPr="00E77497" w:rsidRDefault="00E80769" w:rsidP="00B46C10">
            <w:pPr>
              <w:pStyle w:val="SyntaxOneOf"/>
              <w:keepNext/>
            </w:pPr>
          </w:p>
        </w:tc>
      </w:tr>
      <w:tr w:rsidR="00E80769" w:rsidRPr="00E77497" w14:paraId="0AC7F526" w14:textId="77777777" w:rsidTr="006E1632">
        <w:tc>
          <w:tcPr>
            <w:tcW w:w="1263" w:type="dxa"/>
          </w:tcPr>
          <w:p w14:paraId="047FDE05" w14:textId="77777777" w:rsidR="00E80769" w:rsidRPr="00E77497" w:rsidRDefault="00E80769" w:rsidP="00B46C10">
            <w:pPr>
              <w:pStyle w:val="SyntaxOneOf"/>
              <w:keepNext/>
            </w:pPr>
            <w:r w:rsidRPr="00E77497">
              <w:t>+</w:t>
            </w:r>
          </w:p>
        </w:tc>
        <w:tc>
          <w:tcPr>
            <w:tcW w:w="1263" w:type="dxa"/>
          </w:tcPr>
          <w:p w14:paraId="387521AF" w14:textId="77777777" w:rsidR="00E80769" w:rsidRPr="00E77497" w:rsidRDefault="00E80769" w:rsidP="00B46C10">
            <w:pPr>
              <w:pStyle w:val="SyntaxOneOf"/>
              <w:keepNext/>
            </w:pPr>
            <w:r w:rsidRPr="00E77497">
              <w:t>-</w:t>
            </w:r>
          </w:p>
        </w:tc>
        <w:tc>
          <w:tcPr>
            <w:tcW w:w="1263" w:type="dxa"/>
          </w:tcPr>
          <w:p w14:paraId="009A1570" w14:textId="77777777" w:rsidR="00E80769" w:rsidRPr="00E77497" w:rsidRDefault="00E80769" w:rsidP="00B46C10">
            <w:pPr>
              <w:pStyle w:val="SyntaxOneOf"/>
              <w:keepNext/>
            </w:pPr>
            <w:r w:rsidRPr="00E77497">
              <w:t>*</w:t>
            </w:r>
          </w:p>
        </w:tc>
        <w:tc>
          <w:tcPr>
            <w:tcW w:w="1263" w:type="dxa"/>
          </w:tcPr>
          <w:p w14:paraId="32351B84" w14:textId="77777777" w:rsidR="00E80769" w:rsidRPr="00E77497" w:rsidRDefault="00E80769" w:rsidP="00B46C10">
            <w:pPr>
              <w:pStyle w:val="SyntaxOneOf"/>
              <w:keepNext/>
            </w:pPr>
            <w:r w:rsidRPr="00E77497">
              <w:t>%</w:t>
            </w:r>
          </w:p>
        </w:tc>
        <w:tc>
          <w:tcPr>
            <w:tcW w:w="1263" w:type="dxa"/>
          </w:tcPr>
          <w:p w14:paraId="3A6D68C7" w14:textId="77777777" w:rsidR="00E80769" w:rsidRPr="00E77497" w:rsidRDefault="00E80769" w:rsidP="00B46C10">
            <w:pPr>
              <w:pStyle w:val="SyntaxOneOf"/>
              <w:keepNext/>
            </w:pPr>
            <w:r w:rsidRPr="00E77497">
              <w:t>++</w:t>
            </w:r>
          </w:p>
        </w:tc>
        <w:tc>
          <w:tcPr>
            <w:tcW w:w="1263" w:type="dxa"/>
          </w:tcPr>
          <w:p w14:paraId="125966C3" w14:textId="77777777" w:rsidR="00E80769" w:rsidRPr="00E77497" w:rsidRDefault="00E80769" w:rsidP="00B46C10">
            <w:pPr>
              <w:pStyle w:val="SyntaxOneOf"/>
              <w:keepNext/>
            </w:pPr>
            <w:r w:rsidRPr="00E77497">
              <w:t>--</w:t>
            </w:r>
          </w:p>
        </w:tc>
      </w:tr>
      <w:tr w:rsidR="00E80769" w:rsidRPr="00E77497" w14:paraId="5A965577" w14:textId="77777777" w:rsidTr="006E1632">
        <w:tc>
          <w:tcPr>
            <w:tcW w:w="1263" w:type="dxa"/>
          </w:tcPr>
          <w:p w14:paraId="34147006" w14:textId="77777777" w:rsidR="00E80769" w:rsidRPr="00E77497" w:rsidRDefault="00E80769" w:rsidP="00B46C10">
            <w:pPr>
              <w:pStyle w:val="SyntaxOneOf"/>
              <w:keepNext/>
            </w:pPr>
            <w:r w:rsidRPr="00E77497">
              <w:t>&lt;&lt;</w:t>
            </w:r>
          </w:p>
        </w:tc>
        <w:tc>
          <w:tcPr>
            <w:tcW w:w="1263" w:type="dxa"/>
          </w:tcPr>
          <w:p w14:paraId="0F1A5905" w14:textId="77777777" w:rsidR="00E80769" w:rsidRPr="00E77497" w:rsidRDefault="00E80769" w:rsidP="00B46C10">
            <w:pPr>
              <w:pStyle w:val="SyntaxOneOf"/>
              <w:keepNext/>
            </w:pPr>
            <w:r w:rsidRPr="00E77497">
              <w:t>&gt;&gt;</w:t>
            </w:r>
          </w:p>
        </w:tc>
        <w:tc>
          <w:tcPr>
            <w:tcW w:w="1263" w:type="dxa"/>
          </w:tcPr>
          <w:p w14:paraId="00D5C932" w14:textId="77777777" w:rsidR="00E80769" w:rsidRPr="00E77497" w:rsidRDefault="00E80769" w:rsidP="00B46C10">
            <w:pPr>
              <w:pStyle w:val="SyntaxOneOf"/>
              <w:keepNext/>
            </w:pPr>
            <w:r w:rsidRPr="00E77497">
              <w:t>&gt;&gt;&gt;</w:t>
            </w:r>
          </w:p>
        </w:tc>
        <w:tc>
          <w:tcPr>
            <w:tcW w:w="1263" w:type="dxa"/>
          </w:tcPr>
          <w:p w14:paraId="2494355E" w14:textId="77777777" w:rsidR="00E80769" w:rsidRPr="00E77497" w:rsidRDefault="00E80769" w:rsidP="00B46C10">
            <w:pPr>
              <w:pStyle w:val="SyntaxOneOf"/>
              <w:keepNext/>
            </w:pPr>
            <w:r w:rsidRPr="00E77497">
              <w:t>&amp;</w:t>
            </w:r>
          </w:p>
        </w:tc>
        <w:tc>
          <w:tcPr>
            <w:tcW w:w="1263" w:type="dxa"/>
          </w:tcPr>
          <w:p w14:paraId="64D02573" w14:textId="77777777" w:rsidR="00E80769" w:rsidRPr="00E77497" w:rsidRDefault="00E80769" w:rsidP="00B46C10">
            <w:pPr>
              <w:pStyle w:val="SyntaxOneOf"/>
              <w:keepNext/>
            </w:pPr>
            <w:r w:rsidRPr="00E77497">
              <w:t>|</w:t>
            </w:r>
          </w:p>
        </w:tc>
        <w:tc>
          <w:tcPr>
            <w:tcW w:w="1263" w:type="dxa"/>
          </w:tcPr>
          <w:p w14:paraId="20398B00" w14:textId="77777777" w:rsidR="00E80769" w:rsidRPr="00E77497" w:rsidRDefault="00E80769" w:rsidP="00B46C10">
            <w:pPr>
              <w:pStyle w:val="SyntaxOneOf"/>
              <w:keepNext/>
            </w:pPr>
            <w:r w:rsidRPr="00E77497">
              <w:t>^</w:t>
            </w:r>
          </w:p>
        </w:tc>
      </w:tr>
      <w:tr w:rsidR="00E80769" w:rsidRPr="00E77497" w14:paraId="566E6A80" w14:textId="77777777" w:rsidTr="006E1632">
        <w:tc>
          <w:tcPr>
            <w:tcW w:w="1263" w:type="dxa"/>
          </w:tcPr>
          <w:p w14:paraId="5459A799" w14:textId="77777777" w:rsidR="00E80769" w:rsidRPr="00E77497" w:rsidRDefault="00E80769" w:rsidP="00B46C10">
            <w:pPr>
              <w:pStyle w:val="SyntaxOneOf"/>
              <w:keepNext/>
            </w:pPr>
            <w:r w:rsidRPr="00E77497">
              <w:t>!</w:t>
            </w:r>
          </w:p>
        </w:tc>
        <w:tc>
          <w:tcPr>
            <w:tcW w:w="1263" w:type="dxa"/>
          </w:tcPr>
          <w:p w14:paraId="0E7F6B9B" w14:textId="77777777" w:rsidR="00E80769" w:rsidRPr="00E77497" w:rsidRDefault="00E80769" w:rsidP="00B46C10">
            <w:pPr>
              <w:pStyle w:val="SyntaxOneOf"/>
              <w:keepNext/>
            </w:pPr>
            <w:r w:rsidRPr="00E77497">
              <w:t>~</w:t>
            </w:r>
          </w:p>
        </w:tc>
        <w:tc>
          <w:tcPr>
            <w:tcW w:w="1263" w:type="dxa"/>
          </w:tcPr>
          <w:p w14:paraId="494FD6AD" w14:textId="77777777" w:rsidR="00E80769" w:rsidRPr="00E77497" w:rsidRDefault="00E80769" w:rsidP="00B46C10">
            <w:pPr>
              <w:pStyle w:val="SyntaxOneOf"/>
              <w:keepNext/>
            </w:pPr>
            <w:r w:rsidRPr="00E77497">
              <w:t>&amp;&amp;</w:t>
            </w:r>
          </w:p>
        </w:tc>
        <w:tc>
          <w:tcPr>
            <w:tcW w:w="1263" w:type="dxa"/>
          </w:tcPr>
          <w:p w14:paraId="16EB7BA0" w14:textId="77777777" w:rsidR="00E80769" w:rsidRPr="00E77497" w:rsidRDefault="00E80769" w:rsidP="00B46C10">
            <w:pPr>
              <w:pStyle w:val="SyntaxOneOf"/>
              <w:keepNext/>
            </w:pPr>
            <w:r w:rsidRPr="00E77497">
              <w:t>||</w:t>
            </w:r>
          </w:p>
        </w:tc>
        <w:tc>
          <w:tcPr>
            <w:tcW w:w="1263" w:type="dxa"/>
          </w:tcPr>
          <w:p w14:paraId="62F25542" w14:textId="77777777" w:rsidR="00E80769" w:rsidRPr="00E77497" w:rsidRDefault="00E80769" w:rsidP="00B46C10">
            <w:pPr>
              <w:pStyle w:val="SyntaxOneOf"/>
              <w:keepNext/>
            </w:pPr>
            <w:r w:rsidRPr="00E77497">
              <w:t>?</w:t>
            </w:r>
          </w:p>
        </w:tc>
        <w:tc>
          <w:tcPr>
            <w:tcW w:w="1263" w:type="dxa"/>
          </w:tcPr>
          <w:p w14:paraId="05BD9E4C" w14:textId="77777777" w:rsidR="00E80769" w:rsidRPr="00E77497" w:rsidRDefault="00E80769" w:rsidP="00B46C10">
            <w:pPr>
              <w:pStyle w:val="SyntaxOneOf"/>
              <w:keepNext/>
            </w:pPr>
            <w:r w:rsidRPr="00E77497">
              <w:t>:</w:t>
            </w:r>
          </w:p>
        </w:tc>
      </w:tr>
      <w:tr w:rsidR="00E80769" w:rsidRPr="00E77497" w14:paraId="63707518" w14:textId="77777777" w:rsidTr="006E1632">
        <w:tc>
          <w:tcPr>
            <w:tcW w:w="1263" w:type="dxa"/>
          </w:tcPr>
          <w:p w14:paraId="64F8A6BC" w14:textId="77777777" w:rsidR="00E80769" w:rsidRPr="00E77497" w:rsidRDefault="00E80769" w:rsidP="00B46C10">
            <w:pPr>
              <w:pStyle w:val="SyntaxOneOf"/>
              <w:keepNext/>
            </w:pPr>
            <w:r w:rsidRPr="00E77497">
              <w:t>=</w:t>
            </w:r>
          </w:p>
        </w:tc>
        <w:tc>
          <w:tcPr>
            <w:tcW w:w="1263" w:type="dxa"/>
          </w:tcPr>
          <w:p w14:paraId="32216C44" w14:textId="77777777" w:rsidR="00E80769" w:rsidRPr="00E77497" w:rsidRDefault="00E80769" w:rsidP="00B46C10">
            <w:pPr>
              <w:pStyle w:val="SyntaxOneOf"/>
              <w:keepNext/>
            </w:pPr>
            <w:r w:rsidRPr="00E77497">
              <w:t>+=</w:t>
            </w:r>
          </w:p>
        </w:tc>
        <w:tc>
          <w:tcPr>
            <w:tcW w:w="1263" w:type="dxa"/>
          </w:tcPr>
          <w:p w14:paraId="47432ABE" w14:textId="77777777" w:rsidR="00E80769" w:rsidRPr="00E77497" w:rsidRDefault="00E80769" w:rsidP="00B46C10">
            <w:pPr>
              <w:pStyle w:val="SyntaxOneOf"/>
              <w:keepNext/>
            </w:pPr>
            <w:r w:rsidRPr="00E77497">
              <w:t>-=</w:t>
            </w:r>
          </w:p>
        </w:tc>
        <w:tc>
          <w:tcPr>
            <w:tcW w:w="1263" w:type="dxa"/>
          </w:tcPr>
          <w:p w14:paraId="76CBA425" w14:textId="77777777" w:rsidR="00E80769" w:rsidRPr="00E77497" w:rsidRDefault="00E80769" w:rsidP="00B46C10">
            <w:pPr>
              <w:pStyle w:val="SyntaxOneOf"/>
              <w:keepNext/>
            </w:pPr>
            <w:r w:rsidRPr="00E77497">
              <w:t>*=</w:t>
            </w:r>
          </w:p>
        </w:tc>
        <w:tc>
          <w:tcPr>
            <w:tcW w:w="1263" w:type="dxa"/>
          </w:tcPr>
          <w:p w14:paraId="7D651992" w14:textId="77777777" w:rsidR="00E80769" w:rsidRPr="00E77497" w:rsidRDefault="00E80769" w:rsidP="00B46C10">
            <w:pPr>
              <w:pStyle w:val="SyntaxOneOf"/>
              <w:keepNext/>
            </w:pPr>
            <w:r w:rsidRPr="00E77497">
              <w:t>%=</w:t>
            </w:r>
          </w:p>
        </w:tc>
        <w:tc>
          <w:tcPr>
            <w:tcW w:w="1263" w:type="dxa"/>
          </w:tcPr>
          <w:p w14:paraId="2A92F93D" w14:textId="77777777" w:rsidR="00E80769" w:rsidRPr="00E77497" w:rsidRDefault="00E80769" w:rsidP="00B46C10">
            <w:pPr>
              <w:pStyle w:val="SyntaxOneOf"/>
              <w:keepNext/>
            </w:pPr>
            <w:r w:rsidRPr="00E77497">
              <w:t>&lt;&lt;=</w:t>
            </w:r>
          </w:p>
        </w:tc>
      </w:tr>
      <w:tr w:rsidR="00E80769" w:rsidRPr="00E77497" w14:paraId="71FE5D9E" w14:textId="77777777" w:rsidTr="006E1632">
        <w:tc>
          <w:tcPr>
            <w:tcW w:w="1263" w:type="dxa"/>
          </w:tcPr>
          <w:p w14:paraId="6C49150C" w14:textId="77777777" w:rsidR="00E80769" w:rsidRPr="00E77497" w:rsidRDefault="00E80769" w:rsidP="00B46C10">
            <w:pPr>
              <w:pStyle w:val="SyntaxOneOf"/>
            </w:pPr>
            <w:r w:rsidRPr="00E77497">
              <w:t>&gt;&gt;=</w:t>
            </w:r>
          </w:p>
        </w:tc>
        <w:tc>
          <w:tcPr>
            <w:tcW w:w="1263" w:type="dxa"/>
          </w:tcPr>
          <w:p w14:paraId="4AB96CD0" w14:textId="77777777" w:rsidR="00E80769" w:rsidRPr="00E77497" w:rsidRDefault="00E80769" w:rsidP="00B46C10">
            <w:pPr>
              <w:pStyle w:val="SyntaxOneOf"/>
            </w:pPr>
            <w:r w:rsidRPr="00E77497">
              <w:t>&gt;&gt;&gt;=</w:t>
            </w:r>
          </w:p>
        </w:tc>
        <w:tc>
          <w:tcPr>
            <w:tcW w:w="1263" w:type="dxa"/>
          </w:tcPr>
          <w:p w14:paraId="4690405A" w14:textId="77777777" w:rsidR="00E80769" w:rsidRPr="00E77497" w:rsidRDefault="00E80769" w:rsidP="00B46C10">
            <w:pPr>
              <w:pStyle w:val="SyntaxOneOf"/>
            </w:pPr>
            <w:r w:rsidRPr="00E77497">
              <w:t>&amp;=</w:t>
            </w:r>
          </w:p>
        </w:tc>
        <w:tc>
          <w:tcPr>
            <w:tcW w:w="1263" w:type="dxa"/>
          </w:tcPr>
          <w:p w14:paraId="27019FE7" w14:textId="77777777" w:rsidR="00E80769" w:rsidRPr="00E77497" w:rsidRDefault="00E80769" w:rsidP="00B46C10">
            <w:pPr>
              <w:pStyle w:val="SyntaxOneOf"/>
            </w:pPr>
            <w:r w:rsidRPr="00E77497">
              <w:t>|=</w:t>
            </w:r>
          </w:p>
        </w:tc>
        <w:tc>
          <w:tcPr>
            <w:tcW w:w="1263" w:type="dxa"/>
          </w:tcPr>
          <w:p w14:paraId="04602748" w14:textId="77777777" w:rsidR="00E80769" w:rsidRPr="00E77497" w:rsidRDefault="00E80769" w:rsidP="00B46C10">
            <w:pPr>
              <w:pStyle w:val="SyntaxOneOf"/>
            </w:pPr>
            <w:r w:rsidRPr="00E77497">
              <w:t>^=</w:t>
            </w:r>
          </w:p>
        </w:tc>
        <w:tc>
          <w:tcPr>
            <w:tcW w:w="1263" w:type="dxa"/>
          </w:tcPr>
          <w:p w14:paraId="77CF97C5" w14:textId="77777777" w:rsidR="00E80769" w:rsidRPr="00E77497" w:rsidRDefault="00E80769" w:rsidP="00B46C10">
            <w:pPr>
              <w:pStyle w:val="SyntaxOneOf"/>
            </w:pPr>
          </w:p>
        </w:tc>
      </w:tr>
    </w:tbl>
    <w:p w14:paraId="465A7CBF" w14:textId="77777777" w:rsidR="00E80769" w:rsidRPr="00E77497" w:rsidRDefault="00E80769" w:rsidP="00E80769">
      <w:pPr>
        <w:pStyle w:val="M0"/>
        <w:spacing w:after="0"/>
        <w:rPr>
          <w:sz w:val="16"/>
        </w:rPr>
      </w:pPr>
    </w:p>
    <w:p w14:paraId="18707917" w14:textId="77777777" w:rsidR="00E80769" w:rsidRPr="00E77497" w:rsidRDefault="00E80769" w:rsidP="00E80769">
      <w:pPr>
        <w:pStyle w:val="SyntaxRule"/>
      </w:pPr>
    </w:p>
    <w:p w14:paraId="2DE228B2"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14:paraId="299812A8" w14:textId="77777777" w:rsidTr="006E1632">
        <w:tc>
          <w:tcPr>
            <w:tcW w:w="1422" w:type="dxa"/>
          </w:tcPr>
          <w:p w14:paraId="583FF720" w14:textId="77777777" w:rsidR="00E80769" w:rsidRPr="00E77497" w:rsidRDefault="00E80769" w:rsidP="00B46C10">
            <w:pPr>
              <w:pStyle w:val="SyntaxOneOf"/>
            </w:pPr>
            <w:r w:rsidRPr="00E77497">
              <w:t>/</w:t>
            </w:r>
          </w:p>
        </w:tc>
        <w:tc>
          <w:tcPr>
            <w:tcW w:w="1104" w:type="dxa"/>
          </w:tcPr>
          <w:p w14:paraId="28F864E3" w14:textId="77777777" w:rsidR="00E80769" w:rsidRPr="00E77497" w:rsidRDefault="00E80769" w:rsidP="00B46C10">
            <w:pPr>
              <w:pStyle w:val="SyntaxOneOf"/>
              <w:jc w:val="left"/>
            </w:pPr>
            <w:r w:rsidRPr="00E77497">
              <w:t>/=</w:t>
            </w:r>
          </w:p>
        </w:tc>
        <w:tc>
          <w:tcPr>
            <w:tcW w:w="1263" w:type="dxa"/>
          </w:tcPr>
          <w:p w14:paraId="5C431F45" w14:textId="77777777" w:rsidR="00E80769" w:rsidRPr="00E77497" w:rsidRDefault="00E80769" w:rsidP="00B46C10">
            <w:pPr>
              <w:pStyle w:val="SyntaxOneOf"/>
            </w:pPr>
          </w:p>
        </w:tc>
        <w:tc>
          <w:tcPr>
            <w:tcW w:w="1263" w:type="dxa"/>
          </w:tcPr>
          <w:p w14:paraId="16138CDC" w14:textId="77777777" w:rsidR="00E80769" w:rsidRPr="00E77497" w:rsidRDefault="00E80769" w:rsidP="00B46C10">
            <w:pPr>
              <w:pStyle w:val="SyntaxOneOf"/>
            </w:pPr>
          </w:p>
        </w:tc>
        <w:tc>
          <w:tcPr>
            <w:tcW w:w="1263" w:type="dxa"/>
          </w:tcPr>
          <w:p w14:paraId="070F91E4" w14:textId="77777777" w:rsidR="00E80769" w:rsidRPr="00E77497" w:rsidRDefault="00E80769" w:rsidP="00B46C10">
            <w:pPr>
              <w:pStyle w:val="SyntaxOneOf"/>
            </w:pPr>
          </w:p>
        </w:tc>
        <w:tc>
          <w:tcPr>
            <w:tcW w:w="1263" w:type="dxa"/>
          </w:tcPr>
          <w:p w14:paraId="7B5C939E" w14:textId="77777777" w:rsidR="00E80769" w:rsidRPr="00E77497" w:rsidRDefault="00E80769" w:rsidP="00B46C10">
            <w:pPr>
              <w:pStyle w:val="SyntaxOneOf"/>
            </w:pPr>
          </w:p>
        </w:tc>
      </w:tr>
    </w:tbl>
    <w:p w14:paraId="4A106D0E" w14:textId="77777777" w:rsidR="00E80769" w:rsidRPr="00E77497" w:rsidRDefault="00E80769" w:rsidP="00E80769">
      <w:pPr>
        <w:pStyle w:val="SyntaxRule"/>
      </w:pPr>
    </w:p>
    <w:p w14:paraId="73348A80"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41B2373A"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6CFD871B" w14:textId="77777777" w:rsidR="00E80769" w:rsidRPr="00E77497" w:rsidRDefault="00E80769" w:rsidP="00E80769">
      <w:pPr>
        <w:pStyle w:val="M0"/>
        <w:spacing w:after="0"/>
        <w:rPr>
          <w:sz w:val="16"/>
        </w:rPr>
      </w:pPr>
    </w:p>
    <w:p w14:paraId="55350B3F"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6EFD543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0794A424" w14:textId="77777777" w:rsidR="00E80769" w:rsidRPr="00E77497" w:rsidRDefault="00E80769" w:rsidP="00E80769">
      <w:pPr>
        <w:pStyle w:val="M0"/>
        <w:spacing w:after="0"/>
        <w:rPr>
          <w:sz w:val="16"/>
        </w:rPr>
      </w:pPr>
    </w:p>
    <w:p w14:paraId="6C69AAC1"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2CC8985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2689F124" w14:textId="77777777" w:rsidR="00E80769" w:rsidRPr="00E77497" w:rsidRDefault="00E80769" w:rsidP="00E80769">
      <w:pPr>
        <w:pStyle w:val="M0"/>
        <w:spacing w:after="0"/>
        <w:rPr>
          <w:sz w:val="16"/>
        </w:rPr>
      </w:pPr>
    </w:p>
    <w:p w14:paraId="14F4C540"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0D3FF38E" w14:textId="77777777" w:rsidR="00E80769" w:rsidRPr="00E77497" w:rsidRDefault="00E80769" w:rsidP="00E80769">
      <w:pPr>
        <w:pStyle w:val="SyntaxDefinition"/>
      </w:pPr>
      <w:r w:rsidRPr="00E77497">
        <w:t>DecimalLiteral</w:t>
      </w:r>
      <w:r w:rsidRPr="00E77497">
        <w:br/>
        <w:t>HexIntegerLiteral</w:t>
      </w:r>
    </w:p>
    <w:p w14:paraId="696F571D" w14:textId="77777777" w:rsidR="00E80769" w:rsidRPr="00E77497" w:rsidRDefault="00E80769" w:rsidP="00E80769">
      <w:pPr>
        <w:pStyle w:val="M0"/>
        <w:spacing w:after="0"/>
        <w:rPr>
          <w:sz w:val="16"/>
        </w:rPr>
      </w:pPr>
    </w:p>
    <w:p w14:paraId="6F6DED24"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672F76B6"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22EA0F0B" w14:textId="77777777" w:rsidR="00E80769" w:rsidRPr="00E77497" w:rsidRDefault="00E80769" w:rsidP="00E80769">
      <w:pPr>
        <w:pStyle w:val="M0"/>
        <w:spacing w:after="0"/>
        <w:rPr>
          <w:sz w:val="16"/>
        </w:rPr>
      </w:pPr>
    </w:p>
    <w:p w14:paraId="084FD431"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798C224E"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100D079F" w14:textId="77777777" w:rsidR="00E80769" w:rsidRPr="00E77497" w:rsidRDefault="00E80769" w:rsidP="00E80769">
      <w:pPr>
        <w:pStyle w:val="M0"/>
        <w:spacing w:after="0"/>
        <w:rPr>
          <w:sz w:val="16"/>
        </w:rPr>
      </w:pPr>
    </w:p>
    <w:p w14:paraId="5EEA06D9"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5315937D" w14:textId="77777777" w:rsidR="00E80769" w:rsidRPr="00E77497" w:rsidRDefault="00E80769" w:rsidP="00E80769">
      <w:pPr>
        <w:pStyle w:val="SyntaxDefinition"/>
      </w:pPr>
      <w:r w:rsidRPr="00E77497">
        <w:t>DecimalDigit</w:t>
      </w:r>
      <w:r w:rsidRPr="00E77497">
        <w:br/>
        <w:t>DecimalDigits DecimalDigit</w:t>
      </w:r>
    </w:p>
    <w:p w14:paraId="7DC80862" w14:textId="77777777" w:rsidR="00E80769" w:rsidRPr="00E77497" w:rsidRDefault="00E80769" w:rsidP="00E80769">
      <w:pPr>
        <w:pStyle w:val="M0"/>
        <w:spacing w:after="0"/>
        <w:rPr>
          <w:sz w:val="16"/>
        </w:rPr>
      </w:pPr>
    </w:p>
    <w:p w14:paraId="7DF69FF8"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7963DD6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0731E9C7" w14:textId="77777777" w:rsidR="00E80769" w:rsidRPr="00E77497" w:rsidRDefault="00E80769" w:rsidP="00E80769">
      <w:pPr>
        <w:pStyle w:val="M0"/>
        <w:spacing w:after="0"/>
        <w:rPr>
          <w:sz w:val="16"/>
        </w:rPr>
      </w:pPr>
    </w:p>
    <w:p w14:paraId="20E228AC"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1F3F1CD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5342FD9C"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4C0833C5" w14:textId="77777777" w:rsidR="00E80769" w:rsidRPr="00E77497" w:rsidRDefault="00E80769" w:rsidP="00E80769">
      <w:pPr>
        <w:pStyle w:val="SyntaxDefinition"/>
      </w:pPr>
      <w:r w:rsidRPr="00E77497">
        <w:t>ExponentIndicator SignedInteger</w:t>
      </w:r>
    </w:p>
    <w:p w14:paraId="71B6EE32"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11DCE802"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62BD414F" w14:textId="77777777" w:rsidR="00E80769" w:rsidRPr="00E77497" w:rsidRDefault="00E80769" w:rsidP="00E80769">
      <w:pPr>
        <w:pStyle w:val="M0"/>
        <w:spacing w:after="0"/>
        <w:rPr>
          <w:sz w:val="16"/>
        </w:rPr>
      </w:pPr>
    </w:p>
    <w:p w14:paraId="117F5077"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5C3E93C2"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67B771F6" w14:textId="77777777" w:rsidR="00E80769" w:rsidRPr="00E77497" w:rsidRDefault="00E80769" w:rsidP="00E80769">
      <w:pPr>
        <w:pStyle w:val="M0"/>
        <w:spacing w:after="0"/>
        <w:rPr>
          <w:sz w:val="16"/>
        </w:rPr>
      </w:pPr>
    </w:p>
    <w:p w14:paraId="039BC735"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0A35F1C2"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5288471D"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511D00BF"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60B277BA"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39A7FA54"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7C3B4799"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0936A5AE"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107EC9AC"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6B0B8D92"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3542FBD2"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65C382C6"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187CDDD1"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09566662"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52A26DB4"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3C5783C2"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04667C80"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6AC2F7DD"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54ABD06C"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5E6791BB" w14:textId="77777777" w:rsidR="00E80769" w:rsidRPr="00E77497" w:rsidRDefault="00E80769" w:rsidP="00E80769">
      <w:pPr>
        <w:pStyle w:val="SyntaxDefinition"/>
      </w:pPr>
      <w:r w:rsidRPr="00E77497">
        <w:t>SingleEscapeCharacter</w:t>
      </w:r>
      <w:r w:rsidRPr="00E77497">
        <w:br/>
        <w:t>NonEscapeCharacter</w:t>
      </w:r>
    </w:p>
    <w:p w14:paraId="464E8C40"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4E673A82"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693C5D19"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4BCC7A0C"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7E7302C3" w14:textId="77777777" w:rsidR="00E80769" w:rsidRPr="00E77497" w:rsidRDefault="00E80769" w:rsidP="00E80769">
      <w:pPr>
        <w:pStyle w:val="M0"/>
        <w:spacing w:after="0"/>
        <w:rPr>
          <w:sz w:val="16"/>
        </w:rPr>
      </w:pPr>
    </w:p>
    <w:p w14:paraId="1D3DDBF7"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692C6693"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6767F90E"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1ACA7E42"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655A5A3A" w14:textId="77777777" w:rsidR="00E80769" w:rsidRPr="00E77497" w:rsidRDefault="00E80769" w:rsidP="00E80769">
      <w:pPr>
        <w:pStyle w:val="M0"/>
        <w:spacing w:after="0"/>
        <w:rPr>
          <w:sz w:val="16"/>
        </w:rPr>
      </w:pPr>
    </w:p>
    <w:p w14:paraId="5644625F"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187EC7A8"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52BE3625" w14:textId="77777777" w:rsidR="00E80769" w:rsidRPr="00E77497" w:rsidRDefault="00E80769" w:rsidP="00E80769">
      <w:pPr>
        <w:pStyle w:val="M0"/>
        <w:spacing w:after="0"/>
        <w:rPr>
          <w:sz w:val="16"/>
        </w:rPr>
      </w:pPr>
    </w:p>
    <w:p w14:paraId="66301988"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5E506C6B"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4E5C21EE" w14:textId="77777777" w:rsidR="00E80769" w:rsidRPr="00E77497" w:rsidRDefault="00E80769" w:rsidP="00E80769">
      <w:pPr>
        <w:pStyle w:val="M0"/>
        <w:spacing w:after="0"/>
        <w:rPr>
          <w:sz w:val="16"/>
        </w:rPr>
      </w:pPr>
    </w:p>
    <w:p w14:paraId="3F8E983A"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5C72D112" w14:textId="77777777" w:rsidR="00E80769" w:rsidRPr="00E77497" w:rsidRDefault="00E80769" w:rsidP="00E80769">
      <w:pPr>
        <w:pStyle w:val="SyntaxDefinition"/>
      </w:pPr>
      <w:r w:rsidRPr="00E77497">
        <w:t>RegularExpressionFirstChar RegularExpressionChars</w:t>
      </w:r>
    </w:p>
    <w:p w14:paraId="3BCB7DE0" w14:textId="77777777" w:rsidR="00E80769" w:rsidRPr="00E77497" w:rsidRDefault="00E80769" w:rsidP="00E80769">
      <w:pPr>
        <w:pStyle w:val="M0"/>
        <w:spacing w:after="0"/>
        <w:rPr>
          <w:sz w:val="16"/>
        </w:rPr>
      </w:pPr>
    </w:p>
    <w:p w14:paraId="08A8C827"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4E134879"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54D02EA9" w14:textId="77777777" w:rsidR="00E80769" w:rsidRPr="00E77497" w:rsidRDefault="00E80769" w:rsidP="00E80769">
      <w:pPr>
        <w:pStyle w:val="M0"/>
        <w:spacing w:after="0"/>
        <w:rPr>
          <w:sz w:val="16"/>
        </w:rPr>
      </w:pPr>
    </w:p>
    <w:p w14:paraId="519AE807"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3EC43E31"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0992BBFD" w14:textId="77777777" w:rsidR="00E80769" w:rsidRPr="00E77497" w:rsidRDefault="00E80769" w:rsidP="00E80769">
      <w:pPr>
        <w:pStyle w:val="M0"/>
        <w:spacing w:after="0"/>
        <w:rPr>
          <w:sz w:val="16"/>
        </w:rPr>
      </w:pPr>
    </w:p>
    <w:p w14:paraId="5D4298BF"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5EEACE4C"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70F91D90" w14:textId="77777777" w:rsidR="00E80769" w:rsidRPr="00E77497" w:rsidRDefault="00E80769" w:rsidP="00E80769">
      <w:pPr>
        <w:pStyle w:val="M0"/>
        <w:spacing w:after="0"/>
        <w:rPr>
          <w:sz w:val="16"/>
        </w:rPr>
      </w:pPr>
    </w:p>
    <w:p w14:paraId="1FF002FE"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55AF907B"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4B46A017" w14:textId="77777777" w:rsidR="00E80769" w:rsidRPr="00E77497" w:rsidRDefault="00E80769" w:rsidP="00E80769">
      <w:pPr>
        <w:pStyle w:val="M0"/>
        <w:spacing w:after="0"/>
        <w:rPr>
          <w:sz w:val="16"/>
        </w:rPr>
      </w:pPr>
    </w:p>
    <w:p w14:paraId="6F787149"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7A9F030A"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41448AD9" w14:textId="77777777" w:rsidR="00E80769" w:rsidRPr="00E77497" w:rsidRDefault="00E80769" w:rsidP="00E80769">
      <w:pPr>
        <w:pStyle w:val="SyntaxRule"/>
      </w:pPr>
    </w:p>
    <w:p w14:paraId="7D8F762D"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03B5AA44"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6B51A760" w14:textId="77777777" w:rsidR="00E80769" w:rsidRPr="00E77497" w:rsidRDefault="00E80769" w:rsidP="00E80769">
      <w:pPr>
        <w:pStyle w:val="M0"/>
        <w:spacing w:after="0"/>
      </w:pPr>
    </w:p>
    <w:p w14:paraId="368F0251"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27589B65"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0D4E2D7D" w14:textId="77777777" w:rsidR="00E80769" w:rsidRPr="00E77497" w:rsidRDefault="00E80769" w:rsidP="00E80769">
      <w:pPr>
        <w:pStyle w:val="M0"/>
        <w:spacing w:after="0"/>
      </w:pPr>
    </w:p>
    <w:p w14:paraId="0B33C5F1"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5C3D647F"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3A4553F3" w14:textId="77777777" w:rsidR="00E80769" w:rsidRPr="00E77497" w:rsidRDefault="00E80769" w:rsidP="00E80769">
      <w:pPr>
        <w:pStyle w:val="M0"/>
        <w:spacing w:after="0"/>
        <w:rPr>
          <w:sz w:val="16"/>
        </w:rPr>
      </w:pPr>
    </w:p>
    <w:p w14:paraId="10B255C4"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2490F46E"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67FDEA96" w14:textId="77777777" w:rsidR="00E80769" w:rsidRPr="00E77497" w:rsidRDefault="00E80769" w:rsidP="00E80769">
      <w:pPr>
        <w:pStyle w:val="a2"/>
        <w:tabs>
          <w:tab w:val="clear" w:pos="500"/>
          <w:tab w:val="clear" w:pos="720"/>
          <w:tab w:val="left" w:pos="567"/>
        </w:tabs>
      </w:pPr>
      <w:bookmarkStart w:id="24096" w:name="_Toc472818973"/>
      <w:bookmarkStart w:id="24097" w:name="_Toc474641687"/>
      <w:bookmarkStart w:id="24098" w:name="_Toc235503555"/>
      <w:bookmarkStart w:id="24099" w:name="_Toc236208644"/>
      <w:bookmarkStart w:id="24100" w:name="_Toc241509330"/>
      <w:bookmarkStart w:id="24101" w:name="_Toc241557807"/>
      <w:bookmarkStart w:id="24102" w:name="_Toc244416817"/>
      <w:bookmarkStart w:id="24103" w:name="_Toc244657757"/>
      <w:bookmarkStart w:id="24104" w:name="_Toc246652497"/>
      <w:bookmarkStart w:id="24105" w:name="_Toc253562046"/>
      <w:bookmarkStart w:id="24106" w:name="_Toc268506062"/>
      <w:bookmarkStart w:id="24107" w:name="_Toc276631181"/>
      <w:bookmarkStart w:id="24108" w:name="_Toc277944225"/>
      <w:bookmarkStart w:id="24109" w:name="_Toc153968570"/>
      <w:bookmarkStart w:id="24110" w:name="_Toc323907812"/>
      <w:r w:rsidRPr="00E77497">
        <w:t>Number Conversions</w:t>
      </w:r>
      <w:bookmarkEnd w:id="24096"/>
      <w:bookmarkEnd w:id="24097"/>
      <w:bookmarkEnd w:id="24098"/>
      <w:bookmarkEnd w:id="24099"/>
      <w:bookmarkEnd w:id="24100"/>
      <w:bookmarkEnd w:id="24101"/>
      <w:bookmarkEnd w:id="24102"/>
      <w:bookmarkEnd w:id="24103"/>
      <w:bookmarkEnd w:id="24104"/>
      <w:bookmarkEnd w:id="24105"/>
      <w:bookmarkEnd w:id="24106"/>
      <w:bookmarkEnd w:id="24107"/>
      <w:bookmarkEnd w:id="24108"/>
      <w:bookmarkEnd w:id="24109"/>
      <w:bookmarkEnd w:id="24110"/>
    </w:p>
    <w:p w14:paraId="131D7967"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9.3.1</w:t>
      </w:r>
    </w:p>
    <w:p w14:paraId="6CC71006"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2BBEAB72" w14:textId="77777777" w:rsidR="00E80769" w:rsidRPr="00E77497" w:rsidRDefault="00E80769" w:rsidP="00E80769">
      <w:pPr>
        <w:pStyle w:val="M0"/>
        <w:spacing w:after="0"/>
        <w:rPr>
          <w:sz w:val="16"/>
        </w:rPr>
      </w:pPr>
    </w:p>
    <w:p w14:paraId="4CC3F23B"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9.3.1</w:t>
      </w:r>
    </w:p>
    <w:p w14:paraId="143095A8"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26EA07CE" w14:textId="77777777" w:rsidR="00E80769" w:rsidRPr="00E77497" w:rsidRDefault="00E80769" w:rsidP="00E80769">
      <w:pPr>
        <w:pStyle w:val="M0"/>
        <w:spacing w:after="0"/>
        <w:rPr>
          <w:sz w:val="16"/>
        </w:rPr>
      </w:pPr>
    </w:p>
    <w:p w14:paraId="7B3A1F08"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9.3.1</w:t>
      </w:r>
    </w:p>
    <w:p w14:paraId="7FC574C2" w14:textId="77777777" w:rsidR="00E80769" w:rsidRPr="00E77497" w:rsidRDefault="00E80769" w:rsidP="00E80769">
      <w:pPr>
        <w:pStyle w:val="SyntaxDefinition"/>
      </w:pPr>
      <w:r w:rsidRPr="00E77497">
        <w:t>WhiteSpace</w:t>
      </w:r>
      <w:r w:rsidRPr="00E77497">
        <w:br/>
        <w:t>LineTerminator</w:t>
      </w:r>
    </w:p>
    <w:p w14:paraId="551D243F" w14:textId="77777777" w:rsidR="00E80769" w:rsidRPr="00E77497" w:rsidRDefault="00E80769" w:rsidP="00E80769">
      <w:pPr>
        <w:pStyle w:val="M0"/>
        <w:spacing w:after="0"/>
        <w:rPr>
          <w:sz w:val="16"/>
        </w:rPr>
      </w:pPr>
    </w:p>
    <w:p w14:paraId="5A0462C5"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9.3.1</w:t>
      </w:r>
    </w:p>
    <w:p w14:paraId="754E1041" w14:textId="77777777" w:rsidR="00E80769" w:rsidRPr="00E77497" w:rsidRDefault="00E80769" w:rsidP="00E80769">
      <w:pPr>
        <w:pStyle w:val="SyntaxDefinition"/>
      </w:pPr>
      <w:r w:rsidRPr="00E77497">
        <w:t>StrDecimalLiteral</w:t>
      </w:r>
      <w:r w:rsidRPr="00E77497">
        <w:br/>
        <w:t>HexIntegerLiteral</w:t>
      </w:r>
    </w:p>
    <w:p w14:paraId="4ED29502"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9.3.1</w:t>
      </w:r>
    </w:p>
    <w:p w14:paraId="7FAB5041"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6A32C858" w14:textId="77777777" w:rsidR="00E80769" w:rsidRPr="00E77497" w:rsidRDefault="00E80769" w:rsidP="00E80769">
      <w:pPr>
        <w:pStyle w:val="M0"/>
        <w:spacing w:after="0"/>
        <w:rPr>
          <w:sz w:val="16"/>
        </w:rPr>
      </w:pPr>
    </w:p>
    <w:p w14:paraId="393CC630"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9.3.1</w:t>
      </w:r>
    </w:p>
    <w:p w14:paraId="6B8C00B1"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75037DA9" w14:textId="77777777" w:rsidR="00E80769" w:rsidRPr="00E77497" w:rsidRDefault="00E80769" w:rsidP="00E80769">
      <w:pPr>
        <w:pStyle w:val="M0"/>
        <w:spacing w:after="0"/>
        <w:rPr>
          <w:sz w:val="16"/>
        </w:rPr>
      </w:pPr>
    </w:p>
    <w:p w14:paraId="21F8A3DF"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9.3.1</w:t>
      </w:r>
    </w:p>
    <w:p w14:paraId="5AB37601" w14:textId="77777777" w:rsidR="00E80769" w:rsidRPr="00E77497" w:rsidRDefault="00E80769" w:rsidP="00E80769">
      <w:pPr>
        <w:pStyle w:val="SyntaxDefinition"/>
      </w:pPr>
      <w:r w:rsidRPr="00E77497">
        <w:t>DecimalDigit</w:t>
      </w:r>
      <w:r w:rsidRPr="00E77497">
        <w:br/>
        <w:t>DecimalDigits DecimalDigit</w:t>
      </w:r>
    </w:p>
    <w:p w14:paraId="31C2F5F5" w14:textId="77777777" w:rsidR="00E80769" w:rsidRPr="00E77497" w:rsidRDefault="00E80769" w:rsidP="00E80769">
      <w:pPr>
        <w:pStyle w:val="M0"/>
        <w:spacing w:after="0"/>
        <w:rPr>
          <w:sz w:val="16"/>
        </w:rPr>
      </w:pPr>
    </w:p>
    <w:p w14:paraId="1F627992"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9.3.1</w:t>
      </w:r>
    </w:p>
    <w:p w14:paraId="1FDE870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36EF82E5" w14:textId="77777777" w:rsidR="00E80769" w:rsidRPr="00E77497" w:rsidRDefault="00E80769" w:rsidP="00E80769">
      <w:pPr>
        <w:pStyle w:val="M0"/>
        <w:spacing w:after="0"/>
        <w:rPr>
          <w:sz w:val="16"/>
        </w:rPr>
      </w:pPr>
    </w:p>
    <w:p w14:paraId="1D7D5320"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9.3.1</w:t>
      </w:r>
    </w:p>
    <w:p w14:paraId="6BEAB47C" w14:textId="77777777" w:rsidR="00E80769" w:rsidRPr="00E77497" w:rsidRDefault="00E80769" w:rsidP="00E80769">
      <w:pPr>
        <w:pStyle w:val="SyntaxDefinition"/>
      </w:pPr>
      <w:r w:rsidRPr="00E77497">
        <w:t>ExponentIndicator SignedInteger</w:t>
      </w:r>
    </w:p>
    <w:p w14:paraId="261AEC4A" w14:textId="77777777" w:rsidR="00E80769" w:rsidRPr="00E77497" w:rsidRDefault="00E80769" w:rsidP="00E80769">
      <w:pPr>
        <w:pStyle w:val="M0"/>
        <w:spacing w:after="0"/>
        <w:rPr>
          <w:sz w:val="16"/>
        </w:rPr>
      </w:pPr>
    </w:p>
    <w:p w14:paraId="71E79471"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5C36B0C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3928BAB4" w14:textId="77777777" w:rsidR="00E80769" w:rsidRPr="00E77497" w:rsidRDefault="00E80769" w:rsidP="00E80769">
      <w:pPr>
        <w:pStyle w:val="M0"/>
        <w:spacing w:after="0"/>
        <w:rPr>
          <w:sz w:val="16"/>
        </w:rPr>
      </w:pPr>
    </w:p>
    <w:p w14:paraId="6A8F6142"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9.3.1</w:t>
      </w:r>
    </w:p>
    <w:p w14:paraId="199300F6"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3798AAFE" w14:textId="77777777" w:rsidR="00E80769" w:rsidRPr="00E77497" w:rsidRDefault="00E80769" w:rsidP="00E80769">
      <w:pPr>
        <w:pStyle w:val="M0"/>
        <w:spacing w:after="0"/>
        <w:rPr>
          <w:sz w:val="16"/>
        </w:rPr>
      </w:pPr>
    </w:p>
    <w:p w14:paraId="76E4B301"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9.3.1</w:t>
      </w:r>
    </w:p>
    <w:p w14:paraId="3EB41A4F"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1E6226BD" w14:textId="77777777" w:rsidR="00E80769" w:rsidRPr="00E77497" w:rsidRDefault="00E80769" w:rsidP="00E80769">
      <w:pPr>
        <w:pStyle w:val="M0"/>
        <w:spacing w:after="0"/>
        <w:rPr>
          <w:sz w:val="16"/>
        </w:rPr>
      </w:pPr>
    </w:p>
    <w:p w14:paraId="3674D290"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3ABEB71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418343A7" w14:textId="77777777" w:rsidR="00E80769" w:rsidRPr="00E77497" w:rsidRDefault="00E80769" w:rsidP="00E80769">
      <w:pPr>
        <w:pStyle w:val="a2"/>
        <w:tabs>
          <w:tab w:val="clear" w:pos="500"/>
          <w:tab w:val="clear" w:pos="720"/>
          <w:tab w:val="left" w:pos="567"/>
        </w:tabs>
      </w:pPr>
      <w:bookmarkStart w:id="24111" w:name="_Toc472818974"/>
      <w:bookmarkStart w:id="24112" w:name="_Toc474641688"/>
      <w:bookmarkStart w:id="24113" w:name="_Toc235503556"/>
      <w:bookmarkStart w:id="24114" w:name="_Toc236208645"/>
      <w:bookmarkStart w:id="24115" w:name="_Toc241509331"/>
      <w:bookmarkStart w:id="24116" w:name="_Toc241557808"/>
      <w:bookmarkStart w:id="24117" w:name="_Toc244416818"/>
      <w:bookmarkStart w:id="24118" w:name="_Toc244657758"/>
      <w:bookmarkStart w:id="24119" w:name="_Toc246652498"/>
      <w:bookmarkStart w:id="24120" w:name="_Toc253562047"/>
      <w:bookmarkStart w:id="24121" w:name="_Toc268506063"/>
      <w:bookmarkStart w:id="24122" w:name="_Toc276631182"/>
      <w:bookmarkStart w:id="24123" w:name="_Toc277944226"/>
      <w:bookmarkStart w:id="24124" w:name="_Toc153968571"/>
      <w:bookmarkStart w:id="24125" w:name="_Toc323907813"/>
      <w:r w:rsidRPr="00E77497">
        <w:t>Expressions</w:t>
      </w:r>
      <w:bookmarkEnd w:id="24111"/>
      <w:bookmarkEnd w:id="24112"/>
      <w:bookmarkEnd w:id="24113"/>
      <w:bookmarkEnd w:id="24114"/>
      <w:bookmarkEnd w:id="24115"/>
      <w:bookmarkEnd w:id="24116"/>
      <w:bookmarkEnd w:id="24117"/>
      <w:bookmarkEnd w:id="24118"/>
      <w:bookmarkEnd w:id="24119"/>
      <w:bookmarkEnd w:id="24120"/>
      <w:bookmarkEnd w:id="24121"/>
      <w:bookmarkEnd w:id="24122"/>
      <w:bookmarkEnd w:id="24123"/>
      <w:bookmarkEnd w:id="24124"/>
      <w:bookmarkEnd w:id="24125"/>
    </w:p>
    <w:p w14:paraId="63C72406"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69BDE985"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35B4905F" w14:textId="77777777" w:rsidR="00E80769" w:rsidRPr="00E77497" w:rsidRDefault="00E80769" w:rsidP="00E80769">
      <w:pPr>
        <w:pStyle w:val="M0"/>
        <w:spacing w:after="0"/>
        <w:rPr>
          <w:sz w:val="16"/>
        </w:rPr>
      </w:pPr>
    </w:p>
    <w:p w14:paraId="6B136C6B"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633331E4"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3E0DDCC2" w14:textId="77777777" w:rsidR="00E80769" w:rsidRPr="00E77497" w:rsidRDefault="00E80769" w:rsidP="00E80769">
      <w:pPr>
        <w:pStyle w:val="M0"/>
        <w:spacing w:after="0"/>
        <w:rPr>
          <w:sz w:val="16"/>
        </w:rPr>
      </w:pPr>
    </w:p>
    <w:p w14:paraId="34DACBA7"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48C3A2F4"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144F49F4" w14:textId="77777777" w:rsidR="00E80769" w:rsidRPr="00E77497" w:rsidRDefault="00E80769" w:rsidP="00E80769">
      <w:pPr>
        <w:pStyle w:val="M0"/>
        <w:spacing w:after="0"/>
        <w:rPr>
          <w:sz w:val="16"/>
        </w:rPr>
      </w:pPr>
    </w:p>
    <w:p w14:paraId="40D4CAEA"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3E795278"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4F5D88CE" w14:textId="77777777" w:rsidR="00E80769" w:rsidRPr="00E77497" w:rsidRDefault="00E80769" w:rsidP="00E80769">
      <w:pPr>
        <w:pStyle w:val="M0"/>
        <w:spacing w:after="0"/>
        <w:rPr>
          <w:sz w:val="16"/>
        </w:rPr>
      </w:pPr>
    </w:p>
    <w:p w14:paraId="52561E0D"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4CCBC30C"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del w:id="24126" w:author="Rev 7 Allen Wirfs-Brock" w:date="2012-04-20T09:48:00Z">
        <w:r w:rsidRPr="00E77497" w:rsidDel="002D5AF2">
          <w:delText>PropertyNameAndValueList</w:delText>
        </w:r>
      </w:del>
      <w:ins w:id="24127"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24128" w:author="Rev 7 Allen Wirfs-Brock" w:date="2012-04-20T09:48:00Z">
        <w:r w:rsidRPr="00E77497" w:rsidDel="002D5AF2">
          <w:delText>PropertyNameAndValueList</w:delText>
        </w:r>
      </w:del>
      <w:ins w:id="24129"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40067388" w14:textId="77777777" w:rsidR="00E80769" w:rsidRPr="00E77497" w:rsidRDefault="00E80769" w:rsidP="00E80769">
      <w:pPr>
        <w:pStyle w:val="M0"/>
        <w:spacing w:after="0"/>
        <w:rPr>
          <w:sz w:val="16"/>
        </w:rPr>
      </w:pPr>
    </w:p>
    <w:p w14:paraId="528B0FE2" w14:textId="77777777" w:rsidR="00E80769" w:rsidRPr="00E77497" w:rsidRDefault="00E80769" w:rsidP="00E80769">
      <w:pPr>
        <w:pStyle w:val="SyntaxRule"/>
        <w:rPr>
          <w:rFonts w:ascii="Arial" w:hAnsi="Arial"/>
        </w:rPr>
      </w:pPr>
      <w:del w:id="24130" w:author="Rev 7 Allen Wirfs-Brock" w:date="2012-04-20T09:48:00Z">
        <w:r w:rsidRPr="00E77497" w:rsidDel="002D5AF2">
          <w:delText>PropertyNameAndValueList</w:delText>
        </w:r>
      </w:del>
      <w:ins w:id="24131" w:author="Rev 7 Allen Wirfs-Brock" w:date="2012-04-20T09:48:00Z">
        <w:r w:rsidR="002D5AF2">
          <w:t>PropertyDefinitionList</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3BED2506" w14:textId="77777777" w:rsidR="00E80769" w:rsidRPr="00E77497" w:rsidRDefault="00E80769" w:rsidP="00E80769">
      <w:pPr>
        <w:pStyle w:val="SyntaxDefinition"/>
      </w:pPr>
      <w:del w:id="24132" w:author="Rev 7 Allen Wirfs-Brock" w:date="2012-04-20T09:35:00Z">
        <w:r w:rsidRPr="00E77497" w:rsidDel="001A6289">
          <w:delText>PropertyAssignment</w:delText>
        </w:r>
      </w:del>
      <w:ins w:id="24133" w:author="Rev 7 Allen Wirfs-Brock" w:date="2012-04-20T09:35:00Z">
        <w:r w:rsidR="001A6289">
          <w:t>PropertyDefinition</w:t>
        </w:r>
      </w:ins>
      <w:r w:rsidRPr="00E77497">
        <w:br/>
      </w:r>
      <w:del w:id="24134" w:author="Rev 7 Allen Wirfs-Brock" w:date="2012-04-20T09:48:00Z">
        <w:r w:rsidRPr="00E77497" w:rsidDel="002D5AF2">
          <w:delText>PropertyNameAndValueList</w:delText>
        </w:r>
      </w:del>
      <w:ins w:id="24135" w:author="Rev 7 Allen Wirfs-Brock" w:date="2012-04-20T09:48:00Z">
        <w:r w:rsidR="002D5AF2">
          <w:t>PropertyDefinitionList</w:t>
        </w:r>
      </w:ins>
      <w:r w:rsidRPr="00E77497">
        <w:rPr>
          <w:rFonts w:ascii="Courier New" w:hAnsi="Courier New" w:cs="Courier New"/>
          <w:i w:val="0"/>
        </w:rPr>
        <w:t xml:space="preserve"> </w:t>
      </w:r>
      <w:r w:rsidRPr="00E77497">
        <w:rPr>
          <w:rFonts w:ascii="Courier New" w:hAnsi="Courier New" w:cs="Courier New"/>
          <w:b/>
          <w:i w:val="0"/>
        </w:rPr>
        <w:t>,</w:t>
      </w:r>
      <w:r w:rsidRPr="00E77497">
        <w:t xml:space="preserve">  </w:t>
      </w:r>
      <w:del w:id="24136" w:author="Rev 7 Allen Wirfs-Brock" w:date="2012-04-20T09:35:00Z">
        <w:r w:rsidRPr="00E77497" w:rsidDel="001A6289">
          <w:delText>PropertyAssignment</w:delText>
        </w:r>
      </w:del>
      <w:ins w:id="24137" w:author="Rev 7 Allen Wirfs-Brock" w:date="2012-04-20T09:35:00Z">
        <w:r w:rsidR="001A6289">
          <w:t>PropertyDefinition</w:t>
        </w:r>
      </w:ins>
    </w:p>
    <w:p w14:paraId="13B21B71" w14:textId="77777777" w:rsidR="00E80769" w:rsidRPr="00E77497" w:rsidRDefault="00E80769" w:rsidP="00E80769">
      <w:pPr>
        <w:pStyle w:val="SyntaxRule"/>
        <w:rPr>
          <w:rFonts w:ascii="Arial" w:hAnsi="Arial"/>
        </w:rPr>
      </w:pPr>
      <w:del w:id="24138" w:author="Rev 7 Allen Wirfs-Brock" w:date="2012-04-20T09:35:00Z">
        <w:r w:rsidRPr="00E77497" w:rsidDel="001A6289">
          <w:delText>PropertyAssignment</w:delText>
        </w:r>
      </w:del>
      <w:ins w:id="24139" w:author="Rev 7 Allen Wirfs-Brock" w:date="2012-04-20T09:35:00Z">
        <w:r w:rsidR="001A6289">
          <w:t>PropertyDefinition</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32D383BC"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77719A49" w14:textId="77777777" w:rsidR="00E80769" w:rsidRPr="00E77497" w:rsidRDefault="00E80769" w:rsidP="00E80769">
      <w:pPr>
        <w:pStyle w:val="M0"/>
        <w:spacing w:after="0"/>
        <w:rPr>
          <w:sz w:val="16"/>
        </w:rPr>
      </w:pPr>
    </w:p>
    <w:p w14:paraId="5C38DE4D"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0CB50C83" w14:textId="77777777" w:rsidR="00E80769" w:rsidRPr="00E77497" w:rsidRDefault="00E80769" w:rsidP="00E80769">
      <w:pPr>
        <w:pStyle w:val="SyntaxDefinition"/>
      </w:pPr>
      <w:r w:rsidRPr="00E77497">
        <w:t>IdentifierName</w:t>
      </w:r>
      <w:r w:rsidRPr="00E77497">
        <w:br/>
        <w:t>StringLiteral</w:t>
      </w:r>
      <w:r w:rsidRPr="00E77497">
        <w:br/>
        <w:t>NumericLiteral</w:t>
      </w:r>
    </w:p>
    <w:p w14:paraId="18ADBD95"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5C4EB540" w14:textId="77777777" w:rsidR="00E80769" w:rsidRPr="00E77497" w:rsidRDefault="00E80769" w:rsidP="00E80769">
      <w:pPr>
        <w:pStyle w:val="SyntaxDefinition"/>
        <w:rPr>
          <w:sz w:val="16"/>
        </w:rPr>
      </w:pPr>
      <w:r w:rsidRPr="00E77497">
        <w:t>Identifier</w:t>
      </w:r>
    </w:p>
    <w:p w14:paraId="528C33F6"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67B24ACB"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3DEC3333" w14:textId="77777777" w:rsidR="00E80769" w:rsidRPr="00E77497" w:rsidRDefault="00E80769" w:rsidP="00E80769">
      <w:pPr>
        <w:pStyle w:val="M0"/>
        <w:spacing w:after="0"/>
        <w:rPr>
          <w:sz w:val="16"/>
        </w:rPr>
      </w:pPr>
    </w:p>
    <w:p w14:paraId="2975031F"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09057CB4"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328DC0F6" w14:textId="77777777" w:rsidR="00E80769" w:rsidRPr="00E77497" w:rsidRDefault="00E80769" w:rsidP="00E80769">
      <w:pPr>
        <w:pStyle w:val="M0"/>
        <w:spacing w:after="0"/>
        <w:rPr>
          <w:sz w:val="16"/>
        </w:rPr>
      </w:pPr>
    </w:p>
    <w:p w14:paraId="0330605B"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71ED455E"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368B1DD7" w14:textId="77777777" w:rsidR="00E80769" w:rsidRPr="00E77497" w:rsidRDefault="00E80769" w:rsidP="00E80769">
      <w:pPr>
        <w:pStyle w:val="M0"/>
        <w:spacing w:after="0"/>
        <w:rPr>
          <w:sz w:val="16"/>
        </w:rPr>
      </w:pPr>
    </w:p>
    <w:p w14:paraId="120480DF"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51D0B497"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4EACECEE" w14:textId="77777777" w:rsidR="00E80769" w:rsidRPr="00E77497" w:rsidRDefault="00E80769" w:rsidP="00E80769">
      <w:pPr>
        <w:pStyle w:val="M0"/>
        <w:spacing w:after="0"/>
        <w:rPr>
          <w:sz w:val="16"/>
        </w:rPr>
      </w:pPr>
    </w:p>
    <w:p w14:paraId="5B0A4BC3"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350967DC"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44E22B9A" w14:textId="77777777" w:rsidR="00E80769" w:rsidRPr="00E77497" w:rsidRDefault="00E80769" w:rsidP="00E80769">
      <w:pPr>
        <w:pStyle w:val="M0"/>
        <w:spacing w:after="0"/>
        <w:rPr>
          <w:sz w:val="16"/>
        </w:rPr>
      </w:pPr>
    </w:p>
    <w:p w14:paraId="33AF9421"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71D28004" w14:textId="77777777" w:rsidR="00E80769" w:rsidRPr="00E77497" w:rsidRDefault="00E80769" w:rsidP="00E80769">
      <w:pPr>
        <w:pStyle w:val="SyntaxDefinition"/>
      </w:pPr>
      <w:r w:rsidRPr="00E77497">
        <w:t>NewExpression</w:t>
      </w:r>
      <w:r w:rsidRPr="00E77497">
        <w:br/>
        <w:t>CallExpression</w:t>
      </w:r>
    </w:p>
    <w:p w14:paraId="338604FA" w14:textId="77777777" w:rsidR="00E80769" w:rsidRPr="00E77497" w:rsidRDefault="00E80769" w:rsidP="00E80769">
      <w:pPr>
        <w:pStyle w:val="M0"/>
        <w:spacing w:after="0"/>
        <w:rPr>
          <w:sz w:val="16"/>
        </w:rPr>
      </w:pPr>
    </w:p>
    <w:p w14:paraId="3779B779"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53806FD4"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014EEDD0" w14:textId="77777777" w:rsidR="00E80769" w:rsidRPr="00E77497" w:rsidRDefault="00E80769" w:rsidP="00E80769">
      <w:pPr>
        <w:pStyle w:val="M0"/>
        <w:spacing w:after="0"/>
        <w:rPr>
          <w:sz w:val="16"/>
        </w:rPr>
      </w:pPr>
    </w:p>
    <w:p w14:paraId="4C05F737"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1BE9CABB"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73132D64" w14:textId="77777777" w:rsidR="00E80769" w:rsidRPr="00E77497" w:rsidRDefault="00E80769" w:rsidP="00E80769">
      <w:pPr>
        <w:pStyle w:val="M0"/>
        <w:spacing w:after="0"/>
        <w:rPr>
          <w:sz w:val="16"/>
        </w:rPr>
      </w:pPr>
    </w:p>
    <w:p w14:paraId="41C13DC7"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2D6BDD3A"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1E12BD0F" w14:textId="77777777" w:rsidR="00E80769" w:rsidRPr="00E77497" w:rsidRDefault="00E80769" w:rsidP="00E80769">
      <w:pPr>
        <w:pStyle w:val="M0"/>
        <w:spacing w:after="0"/>
        <w:rPr>
          <w:sz w:val="16"/>
        </w:rPr>
      </w:pPr>
    </w:p>
    <w:p w14:paraId="4FEBAAC3"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1F02CB2A"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4938D94F" w14:textId="77777777" w:rsidR="00E80769" w:rsidRPr="00E77497" w:rsidRDefault="00E80769" w:rsidP="00E80769">
      <w:pPr>
        <w:pStyle w:val="M0"/>
        <w:spacing w:after="0"/>
        <w:rPr>
          <w:sz w:val="16"/>
        </w:rPr>
      </w:pPr>
    </w:p>
    <w:p w14:paraId="24F57761"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77F1893F"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082B1AE5" w14:textId="77777777" w:rsidR="00E80769" w:rsidRPr="00E77497" w:rsidRDefault="00E80769" w:rsidP="00E80769">
      <w:pPr>
        <w:pStyle w:val="M0"/>
        <w:spacing w:after="0"/>
        <w:rPr>
          <w:sz w:val="16"/>
        </w:rPr>
      </w:pPr>
    </w:p>
    <w:p w14:paraId="78B370F8"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1701D9A0" w14:textId="77777777" w:rsidR="00E80769" w:rsidRPr="00E77497" w:rsidRDefault="00E80769" w:rsidP="00E8076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3D068898" w14:textId="77777777" w:rsidR="00E80769" w:rsidRPr="00E77497" w:rsidRDefault="00E80769" w:rsidP="00E80769">
      <w:pPr>
        <w:pStyle w:val="M0"/>
        <w:spacing w:after="0"/>
        <w:rPr>
          <w:sz w:val="16"/>
        </w:rPr>
      </w:pPr>
    </w:p>
    <w:p w14:paraId="3EB31546" w14:textId="77777777" w:rsidR="00E80769" w:rsidRPr="00E77497" w:rsidRDefault="00E80769" w:rsidP="00E80769">
      <w:pPr>
        <w:pStyle w:val="SyntaxRule"/>
        <w:rPr>
          <w:rFonts w:ascii="Arial" w:hAnsi="Arial"/>
        </w:rPr>
      </w:pPr>
      <w:r w:rsidRPr="00E77497">
        <w:t xml:space="preserve">RelationalExpressionNoIn </w:t>
      </w:r>
      <w:r w:rsidRPr="00E77497">
        <w:rPr>
          <w:rFonts w:ascii="Arial" w:hAnsi="Arial"/>
          <w:b/>
          <w:i w:val="0"/>
        </w:rPr>
        <w:t>:</w:t>
      </w:r>
      <w:r w:rsidRPr="00E77497">
        <w:rPr>
          <w:rFonts w:ascii="Arial" w:hAnsi="Arial"/>
          <w:b/>
        </w:rPr>
        <w:tab/>
      </w:r>
      <w:r w:rsidRPr="00E77497">
        <w:rPr>
          <w:rFonts w:ascii="Arial" w:hAnsi="Arial"/>
        </w:rPr>
        <w:t>See 11.8</w:t>
      </w:r>
    </w:p>
    <w:p w14:paraId="7743E10A" w14:textId="77777777" w:rsidR="00E80769" w:rsidRPr="00E77497" w:rsidRDefault="00E80769" w:rsidP="00E80769">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021D28D5" w14:textId="77777777" w:rsidR="00E80769" w:rsidRPr="00E77497" w:rsidRDefault="00E80769" w:rsidP="00E80769">
      <w:pPr>
        <w:pStyle w:val="M0"/>
        <w:spacing w:after="0"/>
        <w:rPr>
          <w:sz w:val="16"/>
        </w:rPr>
      </w:pPr>
    </w:p>
    <w:p w14:paraId="33B431F2"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22ECDE18"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74110CA4" w14:textId="77777777" w:rsidR="00E80769" w:rsidRPr="00E77497" w:rsidRDefault="00E80769" w:rsidP="00E80769">
      <w:pPr>
        <w:pStyle w:val="M0"/>
        <w:spacing w:after="0"/>
        <w:rPr>
          <w:sz w:val="16"/>
        </w:rPr>
      </w:pPr>
    </w:p>
    <w:p w14:paraId="4D1EEC2F" w14:textId="77777777" w:rsidR="00E80769" w:rsidRPr="00E77497" w:rsidRDefault="00E80769" w:rsidP="00E80769">
      <w:pPr>
        <w:pStyle w:val="SyntaxRule"/>
        <w:rPr>
          <w:rFonts w:ascii="Arial" w:hAnsi="Arial"/>
        </w:rPr>
      </w:pPr>
      <w:r w:rsidRPr="00E77497">
        <w:t xml:space="preserve">EqualityExpressionNoIn </w:t>
      </w:r>
      <w:r w:rsidRPr="00E77497">
        <w:rPr>
          <w:rFonts w:ascii="Arial" w:hAnsi="Arial"/>
          <w:b/>
          <w:i w:val="0"/>
        </w:rPr>
        <w:t>:</w:t>
      </w:r>
      <w:r w:rsidRPr="00E77497">
        <w:rPr>
          <w:rFonts w:ascii="Arial" w:hAnsi="Arial"/>
          <w:b/>
        </w:rPr>
        <w:tab/>
      </w:r>
      <w:r w:rsidRPr="00E77497">
        <w:rPr>
          <w:rFonts w:ascii="Arial" w:hAnsi="Arial"/>
        </w:rPr>
        <w:t>See 11.9</w:t>
      </w:r>
    </w:p>
    <w:p w14:paraId="3657A39D" w14:textId="77777777" w:rsidR="00E80769" w:rsidRPr="00C7794D" w:rsidRDefault="00E80769" w:rsidP="00E80769">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w:t>
      </w:r>
      <w:r w:rsidRPr="00C7794D">
        <w:t>RelationalExpressionNoIn</w:t>
      </w:r>
    </w:p>
    <w:p w14:paraId="5B2C7E06" w14:textId="77777777" w:rsidR="00E80769" w:rsidRPr="00C7794D" w:rsidRDefault="00E80769" w:rsidP="00E80769">
      <w:pPr>
        <w:pStyle w:val="M0"/>
        <w:spacing w:after="0"/>
        <w:rPr>
          <w:sz w:val="16"/>
        </w:rPr>
      </w:pPr>
    </w:p>
    <w:p w14:paraId="54EB8AAA"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6B337778"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307B1D06" w14:textId="77777777" w:rsidR="00E80769" w:rsidRPr="00A67AF2" w:rsidRDefault="00E80769" w:rsidP="00E80769">
      <w:pPr>
        <w:pStyle w:val="M0"/>
        <w:spacing w:after="0"/>
        <w:rPr>
          <w:sz w:val="16"/>
        </w:rPr>
      </w:pPr>
    </w:p>
    <w:p w14:paraId="7E152E57" w14:textId="77777777" w:rsidR="00E80769" w:rsidRPr="00675B74" w:rsidRDefault="00E80769" w:rsidP="00E80769">
      <w:pPr>
        <w:pStyle w:val="SyntaxRule"/>
        <w:rPr>
          <w:rFonts w:ascii="Arial" w:hAnsi="Arial"/>
        </w:rPr>
      </w:pPr>
      <w:r w:rsidRPr="00A67AF2">
        <w:t xml:space="preserve">BitwiseANDExpressionNoIn </w:t>
      </w:r>
      <w:r w:rsidRPr="00A67AF2">
        <w:rPr>
          <w:rFonts w:ascii="Arial" w:hAnsi="Arial"/>
          <w:b/>
          <w:i w:val="0"/>
        </w:rPr>
        <w:t>:</w:t>
      </w:r>
      <w:r w:rsidRPr="00B820AB">
        <w:rPr>
          <w:rFonts w:ascii="Arial" w:hAnsi="Arial"/>
          <w:b/>
        </w:rPr>
        <w:tab/>
      </w:r>
      <w:r w:rsidRPr="00675B74">
        <w:rPr>
          <w:rFonts w:ascii="Arial" w:hAnsi="Arial"/>
        </w:rPr>
        <w:t>See 11.10</w:t>
      </w:r>
    </w:p>
    <w:p w14:paraId="0D9FC488" w14:textId="77777777" w:rsidR="00E80769" w:rsidRPr="00E77497" w:rsidRDefault="00E80769" w:rsidP="00E80769">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454351E0" w14:textId="77777777" w:rsidR="00E80769" w:rsidRPr="00E77497" w:rsidRDefault="00E80769" w:rsidP="00E80769">
      <w:pPr>
        <w:pStyle w:val="M0"/>
        <w:spacing w:after="0"/>
        <w:rPr>
          <w:sz w:val="16"/>
        </w:rPr>
      </w:pPr>
    </w:p>
    <w:p w14:paraId="42A8C841"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60174332"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7779D058" w14:textId="77777777" w:rsidR="00E80769" w:rsidRPr="00E77497" w:rsidRDefault="00E80769" w:rsidP="00E80769">
      <w:pPr>
        <w:pStyle w:val="M0"/>
        <w:spacing w:after="0"/>
        <w:rPr>
          <w:sz w:val="16"/>
        </w:rPr>
      </w:pPr>
    </w:p>
    <w:p w14:paraId="173AB17D" w14:textId="77777777" w:rsidR="00E80769" w:rsidRPr="00E77497" w:rsidRDefault="00E80769" w:rsidP="00E80769">
      <w:pPr>
        <w:pStyle w:val="SyntaxRule"/>
        <w:rPr>
          <w:rFonts w:ascii="Arial" w:hAnsi="Arial"/>
        </w:rPr>
      </w:pPr>
      <w:r w:rsidRPr="00E77497">
        <w:t xml:space="preserve">BitwiseXORExpressionNoIn </w:t>
      </w:r>
      <w:r w:rsidRPr="00E77497">
        <w:rPr>
          <w:rFonts w:ascii="Arial" w:hAnsi="Arial"/>
          <w:b/>
          <w:i w:val="0"/>
        </w:rPr>
        <w:t>:</w:t>
      </w:r>
      <w:r w:rsidRPr="00E77497">
        <w:rPr>
          <w:rFonts w:ascii="Arial" w:hAnsi="Arial"/>
          <w:b/>
        </w:rPr>
        <w:tab/>
      </w:r>
      <w:r w:rsidRPr="00E77497">
        <w:rPr>
          <w:rFonts w:ascii="Arial" w:hAnsi="Arial"/>
        </w:rPr>
        <w:t>See 11.10</w:t>
      </w:r>
    </w:p>
    <w:p w14:paraId="41B7C314" w14:textId="77777777" w:rsidR="00E80769" w:rsidRPr="00E77497" w:rsidRDefault="00E80769" w:rsidP="00E80769">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41C3B8B9" w14:textId="77777777" w:rsidR="00E80769" w:rsidRPr="00E77497" w:rsidRDefault="00E80769" w:rsidP="00E80769">
      <w:pPr>
        <w:pStyle w:val="M0"/>
        <w:spacing w:after="0"/>
        <w:rPr>
          <w:sz w:val="16"/>
        </w:rPr>
      </w:pPr>
    </w:p>
    <w:p w14:paraId="0C925E9D"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6644527F"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661DCB72" w14:textId="77777777" w:rsidR="00E80769" w:rsidRPr="00E77497" w:rsidRDefault="00E80769" w:rsidP="00E80769">
      <w:pPr>
        <w:pStyle w:val="M0"/>
        <w:spacing w:after="0"/>
        <w:rPr>
          <w:sz w:val="16"/>
        </w:rPr>
      </w:pPr>
    </w:p>
    <w:p w14:paraId="2012B12D" w14:textId="77777777" w:rsidR="00E80769" w:rsidRPr="00E77497" w:rsidRDefault="00E80769" w:rsidP="00E80769">
      <w:pPr>
        <w:pStyle w:val="SyntaxRule"/>
        <w:rPr>
          <w:rFonts w:ascii="Arial" w:hAnsi="Arial"/>
        </w:rPr>
      </w:pPr>
      <w:r w:rsidRPr="00E77497">
        <w:t xml:space="preserve">BitwiseORExpressionNoIn </w:t>
      </w:r>
      <w:r w:rsidRPr="00E77497">
        <w:rPr>
          <w:rFonts w:ascii="Arial" w:hAnsi="Arial"/>
          <w:b/>
          <w:i w:val="0"/>
        </w:rPr>
        <w:t>:</w:t>
      </w:r>
      <w:r w:rsidRPr="00E77497">
        <w:rPr>
          <w:rFonts w:ascii="Arial" w:hAnsi="Arial"/>
          <w:b/>
        </w:rPr>
        <w:tab/>
      </w:r>
      <w:r w:rsidRPr="00E77497">
        <w:rPr>
          <w:rFonts w:ascii="Arial" w:hAnsi="Arial"/>
        </w:rPr>
        <w:t>See 11.10</w:t>
      </w:r>
    </w:p>
    <w:p w14:paraId="0823E03F" w14:textId="77777777" w:rsidR="00E80769" w:rsidRPr="00E77497" w:rsidRDefault="00E80769" w:rsidP="00E80769">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635E7CA5" w14:textId="77777777" w:rsidR="00E80769" w:rsidRPr="00E77497" w:rsidRDefault="00E80769" w:rsidP="00E80769">
      <w:pPr>
        <w:pStyle w:val="M0"/>
        <w:spacing w:after="0"/>
        <w:rPr>
          <w:sz w:val="16"/>
        </w:rPr>
      </w:pPr>
    </w:p>
    <w:p w14:paraId="3AE0A2C7"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56D18827" w14:textId="77777777" w:rsidR="00E80769" w:rsidRPr="00E77497" w:rsidRDefault="00E80769" w:rsidP="00E8076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3F613488" w14:textId="77777777" w:rsidR="00E80769" w:rsidRPr="00E77497" w:rsidRDefault="00E80769" w:rsidP="00E80769">
      <w:pPr>
        <w:pStyle w:val="M0"/>
        <w:spacing w:after="0"/>
        <w:rPr>
          <w:sz w:val="16"/>
        </w:rPr>
      </w:pPr>
    </w:p>
    <w:p w14:paraId="0F29229F" w14:textId="77777777" w:rsidR="00E80769" w:rsidRPr="00E77497" w:rsidRDefault="00E80769" w:rsidP="00E80769">
      <w:pPr>
        <w:pStyle w:val="SyntaxRule"/>
        <w:rPr>
          <w:rFonts w:ascii="Arial" w:hAnsi="Arial"/>
        </w:rPr>
      </w:pPr>
      <w:r w:rsidRPr="00E77497">
        <w:t xml:space="preserve">LogicalANDExpressionNoIn </w:t>
      </w:r>
      <w:r w:rsidRPr="00E77497">
        <w:rPr>
          <w:rFonts w:ascii="Arial" w:hAnsi="Arial"/>
          <w:b/>
          <w:i w:val="0"/>
        </w:rPr>
        <w:t>:</w:t>
      </w:r>
      <w:r w:rsidRPr="00E77497">
        <w:rPr>
          <w:rFonts w:ascii="Arial" w:hAnsi="Arial"/>
          <w:b/>
        </w:rPr>
        <w:tab/>
      </w:r>
      <w:r w:rsidRPr="00E77497">
        <w:rPr>
          <w:rFonts w:ascii="Arial" w:hAnsi="Arial"/>
        </w:rPr>
        <w:t>See 11.11</w:t>
      </w:r>
    </w:p>
    <w:p w14:paraId="3821DFBD" w14:textId="77777777" w:rsidR="00E80769" w:rsidRPr="00E77497" w:rsidRDefault="00E80769" w:rsidP="00E80769">
      <w:pPr>
        <w:pStyle w:val="SyntaxDefinition"/>
      </w:pPr>
      <w:r w:rsidRPr="00E77497">
        <w:t>BitwiseORExpressionNoIn</w:t>
      </w:r>
      <w:r w:rsidRPr="00E77497">
        <w:br/>
        <w:t xml:space="preserve">LogicalANDExpressionNoIn </w:t>
      </w:r>
      <w:r w:rsidRPr="00E77497">
        <w:rPr>
          <w:rFonts w:ascii="Courier New" w:hAnsi="Courier New"/>
          <w:b/>
          <w:i w:val="0"/>
        </w:rPr>
        <w:t>&amp;&amp;</w:t>
      </w:r>
      <w:r w:rsidRPr="00E77497">
        <w:t xml:space="preserve"> BitwiseORExpressionNoIn</w:t>
      </w:r>
    </w:p>
    <w:p w14:paraId="0691356C" w14:textId="77777777" w:rsidR="00E80769" w:rsidRPr="00E77497" w:rsidRDefault="00E80769" w:rsidP="00E80769">
      <w:pPr>
        <w:pStyle w:val="M0"/>
        <w:spacing w:after="0"/>
        <w:rPr>
          <w:sz w:val="16"/>
        </w:rPr>
      </w:pPr>
    </w:p>
    <w:p w14:paraId="0BBB28F5"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261F05BD"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0F2BE91F" w14:textId="77777777" w:rsidR="00E80769" w:rsidRPr="00E77497" w:rsidRDefault="00E80769" w:rsidP="00E80769">
      <w:pPr>
        <w:pStyle w:val="M0"/>
        <w:spacing w:after="0"/>
        <w:rPr>
          <w:sz w:val="16"/>
        </w:rPr>
      </w:pPr>
    </w:p>
    <w:p w14:paraId="229B0C5A" w14:textId="77777777" w:rsidR="00E80769" w:rsidRPr="00E77497" w:rsidRDefault="00E80769" w:rsidP="00E80769">
      <w:pPr>
        <w:pStyle w:val="SyntaxRule"/>
        <w:rPr>
          <w:rFonts w:ascii="Arial" w:hAnsi="Arial"/>
        </w:rPr>
      </w:pPr>
      <w:r w:rsidRPr="00E77497">
        <w:t xml:space="preserve">LogicalORExpressionNoIn </w:t>
      </w:r>
      <w:r w:rsidRPr="00E77497">
        <w:rPr>
          <w:rFonts w:ascii="Arial" w:hAnsi="Arial"/>
          <w:b/>
          <w:i w:val="0"/>
        </w:rPr>
        <w:t>:</w:t>
      </w:r>
      <w:r w:rsidRPr="00E77497">
        <w:rPr>
          <w:rFonts w:ascii="Arial" w:hAnsi="Arial"/>
          <w:b/>
        </w:rPr>
        <w:tab/>
      </w:r>
      <w:r w:rsidRPr="00E77497">
        <w:rPr>
          <w:rFonts w:ascii="Arial" w:hAnsi="Arial"/>
        </w:rPr>
        <w:t>See 11.11</w:t>
      </w:r>
    </w:p>
    <w:p w14:paraId="3135941D" w14:textId="77777777" w:rsidR="00E80769" w:rsidRPr="00C7794D" w:rsidRDefault="00E80769" w:rsidP="00E80769">
      <w:pPr>
        <w:pStyle w:val="SyntaxDefinition"/>
      </w:pPr>
      <w:r w:rsidRPr="00C7794D">
        <w:t>LogicalANDExpressionNoIn</w:t>
      </w:r>
      <w:r w:rsidRPr="00C7794D">
        <w:br/>
        <w:t xml:space="preserve">LogicalORExpressionNoIn </w:t>
      </w:r>
      <w:r w:rsidRPr="00C7794D">
        <w:rPr>
          <w:rFonts w:ascii="Courier New" w:hAnsi="Courier New"/>
          <w:b/>
          <w:i w:val="0"/>
        </w:rPr>
        <w:t>||</w:t>
      </w:r>
      <w:r w:rsidRPr="00C7794D">
        <w:t xml:space="preserve"> LogicalANDExpressionNoIn</w:t>
      </w:r>
    </w:p>
    <w:p w14:paraId="6F7FF7F2" w14:textId="77777777" w:rsidR="00E80769" w:rsidRPr="00C7794D" w:rsidRDefault="00E80769" w:rsidP="00E80769">
      <w:pPr>
        <w:pStyle w:val="M0"/>
        <w:spacing w:after="0"/>
        <w:rPr>
          <w:sz w:val="16"/>
        </w:rPr>
      </w:pPr>
    </w:p>
    <w:p w14:paraId="1B57EFD5"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17988E08"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528D7F9A" w14:textId="77777777" w:rsidR="00E80769" w:rsidRPr="00C7794D" w:rsidRDefault="00E80769" w:rsidP="00E80769">
      <w:pPr>
        <w:pStyle w:val="M0"/>
        <w:spacing w:after="0"/>
        <w:rPr>
          <w:sz w:val="16"/>
        </w:rPr>
      </w:pPr>
    </w:p>
    <w:p w14:paraId="196527B7" w14:textId="77777777" w:rsidR="00E80769" w:rsidRPr="00C7794D" w:rsidRDefault="00E80769" w:rsidP="00E80769">
      <w:pPr>
        <w:pStyle w:val="SyntaxRule"/>
        <w:rPr>
          <w:rFonts w:ascii="Arial" w:hAnsi="Arial"/>
        </w:rPr>
      </w:pPr>
      <w:r w:rsidRPr="00C7794D">
        <w:t xml:space="preserve">ConditionalExpressionNoIn </w:t>
      </w:r>
      <w:r w:rsidRPr="00C7794D">
        <w:rPr>
          <w:rFonts w:ascii="Arial" w:hAnsi="Arial"/>
          <w:b/>
          <w:i w:val="0"/>
        </w:rPr>
        <w:t>:</w:t>
      </w:r>
      <w:r w:rsidRPr="00C7794D">
        <w:rPr>
          <w:rFonts w:ascii="Arial" w:hAnsi="Arial"/>
          <w:b/>
        </w:rPr>
        <w:tab/>
      </w:r>
      <w:r w:rsidRPr="00C7794D">
        <w:rPr>
          <w:rFonts w:ascii="Arial" w:hAnsi="Arial"/>
        </w:rPr>
        <w:t>See 11.12</w:t>
      </w:r>
    </w:p>
    <w:p w14:paraId="58B1591E" w14:textId="77777777" w:rsidR="00E80769" w:rsidRPr="00C7794D" w:rsidRDefault="00E80769" w:rsidP="00E80769">
      <w:pPr>
        <w:pStyle w:val="SyntaxDefinition"/>
      </w:pPr>
      <w:r w:rsidRPr="00C7794D">
        <w:t>LogicalORExpressionNoIn</w:t>
      </w:r>
      <w:r w:rsidRPr="00C7794D">
        <w:br/>
        <w:t>LogicalORExpressionNoIn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AssignmentExpressionNoIn</w:t>
      </w:r>
    </w:p>
    <w:p w14:paraId="26B4B23C" w14:textId="77777777" w:rsidR="00E80769" w:rsidRPr="00C7794D" w:rsidRDefault="00E80769" w:rsidP="00E80769">
      <w:pPr>
        <w:pStyle w:val="M0"/>
        <w:spacing w:after="0"/>
        <w:rPr>
          <w:sz w:val="16"/>
        </w:rPr>
      </w:pPr>
    </w:p>
    <w:p w14:paraId="7D267592"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477950B5"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141A1489" w14:textId="77777777" w:rsidR="00E80769" w:rsidRPr="006B6D0A" w:rsidRDefault="00E80769" w:rsidP="00E80769">
      <w:pPr>
        <w:pStyle w:val="M0"/>
        <w:spacing w:after="0"/>
        <w:rPr>
          <w:sz w:val="16"/>
        </w:rPr>
      </w:pPr>
    </w:p>
    <w:p w14:paraId="47928B02" w14:textId="77777777" w:rsidR="00E80769" w:rsidRPr="00A67AF2" w:rsidRDefault="00E80769" w:rsidP="00E80769">
      <w:pPr>
        <w:pStyle w:val="SyntaxRule"/>
        <w:rPr>
          <w:rFonts w:ascii="Arial" w:hAnsi="Arial"/>
        </w:rPr>
      </w:pPr>
      <w:r w:rsidRPr="00E65A34">
        <w:t xml:space="preserve">AssignmentExpressionNoIn </w:t>
      </w:r>
      <w:r w:rsidRPr="00546435">
        <w:rPr>
          <w:rFonts w:ascii="Arial" w:hAnsi="Arial"/>
          <w:b/>
          <w:i w:val="0"/>
        </w:rPr>
        <w:t>:</w:t>
      </w:r>
      <w:r w:rsidRPr="00A67AF2">
        <w:rPr>
          <w:rFonts w:ascii="Arial" w:hAnsi="Arial"/>
          <w:b/>
        </w:rPr>
        <w:tab/>
      </w:r>
      <w:r w:rsidRPr="00A67AF2">
        <w:rPr>
          <w:rFonts w:ascii="Arial" w:hAnsi="Arial"/>
        </w:rPr>
        <w:t>See 11.13</w:t>
      </w:r>
    </w:p>
    <w:p w14:paraId="5BEBB141" w14:textId="77777777" w:rsidR="00E80769" w:rsidRPr="00675B74" w:rsidRDefault="00E80769" w:rsidP="00E80769">
      <w:pPr>
        <w:pStyle w:val="SyntaxDefinition"/>
      </w:pPr>
      <w:r w:rsidRPr="00A67AF2">
        <w:t>ConditionalExpressionNoIn</w:t>
      </w:r>
      <w:r w:rsidRPr="00A67AF2">
        <w:br/>
        <w:t>LeftHandSideExpression</w:t>
      </w:r>
      <w:r w:rsidRPr="00B820AB">
        <w:rPr>
          <w:rFonts w:ascii="Courier New" w:hAnsi="Courier New" w:cs="Courier New"/>
          <w:b/>
          <w:i w:val="0"/>
        </w:rPr>
        <w:t xml:space="preserve"> = </w:t>
      </w:r>
      <w:r w:rsidRPr="00675B74">
        <w:t>AssignmentExpressionNoIn</w:t>
      </w:r>
      <w:r w:rsidRPr="00675B74">
        <w:br/>
        <w:t>LeftHandSideExpression AssignmentOperator AssignmentExpressionNoIn</w:t>
      </w:r>
    </w:p>
    <w:p w14:paraId="7BFBE92B" w14:textId="77777777" w:rsidR="00E80769" w:rsidRPr="00E77497" w:rsidRDefault="00E80769" w:rsidP="00E80769">
      <w:pPr>
        <w:pStyle w:val="M0"/>
        <w:spacing w:after="0"/>
        <w:rPr>
          <w:sz w:val="16"/>
        </w:rPr>
      </w:pPr>
    </w:p>
    <w:p w14:paraId="0A2D1FAB"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14:paraId="6BEE2398" w14:textId="77777777" w:rsidTr="006E1632">
        <w:trPr>
          <w:trHeight w:hRule="exact" w:val="240"/>
        </w:trPr>
        <w:tc>
          <w:tcPr>
            <w:tcW w:w="648" w:type="dxa"/>
          </w:tcPr>
          <w:p w14:paraId="00249F25" w14:textId="77777777" w:rsidR="00E80769" w:rsidRPr="00E77497" w:rsidRDefault="00E80769" w:rsidP="00B46C10">
            <w:pPr>
              <w:pStyle w:val="SyntaxOneOf"/>
            </w:pPr>
            <w:r w:rsidRPr="00E77497">
              <w:t>*=</w:t>
            </w:r>
          </w:p>
        </w:tc>
        <w:tc>
          <w:tcPr>
            <w:tcW w:w="648" w:type="dxa"/>
          </w:tcPr>
          <w:p w14:paraId="17F9EE83" w14:textId="77777777" w:rsidR="00E80769" w:rsidRPr="00E77497" w:rsidRDefault="00E80769" w:rsidP="00B46C10">
            <w:pPr>
              <w:pStyle w:val="SyntaxOneOf"/>
            </w:pPr>
            <w:r w:rsidRPr="00E77497">
              <w:t>/=</w:t>
            </w:r>
          </w:p>
        </w:tc>
        <w:tc>
          <w:tcPr>
            <w:tcW w:w="648" w:type="dxa"/>
          </w:tcPr>
          <w:p w14:paraId="6A3FE78A" w14:textId="77777777" w:rsidR="00E80769" w:rsidRPr="00E77497" w:rsidRDefault="00E80769" w:rsidP="00B46C10">
            <w:pPr>
              <w:pStyle w:val="SyntaxOneOf"/>
            </w:pPr>
            <w:r w:rsidRPr="00E77497">
              <w:t>%=</w:t>
            </w:r>
          </w:p>
        </w:tc>
        <w:tc>
          <w:tcPr>
            <w:tcW w:w="648" w:type="dxa"/>
          </w:tcPr>
          <w:p w14:paraId="30A27A13" w14:textId="77777777" w:rsidR="00E80769" w:rsidRPr="00E77497" w:rsidRDefault="00E80769" w:rsidP="00B46C10">
            <w:pPr>
              <w:pStyle w:val="SyntaxOneOf"/>
            </w:pPr>
            <w:r w:rsidRPr="00E77497">
              <w:t>+=</w:t>
            </w:r>
          </w:p>
        </w:tc>
        <w:tc>
          <w:tcPr>
            <w:tcW w:w="648" w:type="dxa"/>
          </w:tcPr>
          <w:p w14:paraId="6431E7E4" w14:textId="77777777" w:rsidR="00E80769" w:rsidRPr="00E77497" w:rsidRDefault="00E80769" w:rsidP="00B46C10">
            <w:pPr>
              <w:pStyle w:val="SyntaxOneOf"/>
            </w:pPr>
            <w:r w:rsidRPr="00E77497">
              <w:t>-=</w:t>
            </w:r>
          </w:p>
        </w:tc>
        <w:tc>
          <w:tcPr>
            <w:tcW w:w="648" w:type="dxa"/>
          </w:tcPr>
          <w:p w14:paraId="699A107C" w14:textId="77777777" w:rsidR="00E80769" w:rsidRPr="00E77497" w:rsidRDefault="00E80769" w:rsidP="00B46C10">
            <w:pPr>
              <w:pStyle w:val="SyntaxOneOf"/>
            </w:pPr>
            <w:r w:rsidRPr="00E77497">
              <w:t>&lt;&lt;=</w:t>
            </w:r>
          </w:p>
        </w:tc>
        <w:tc>
          <w:tcPr>
            <w:tcW w:w="648" w:type="dxa"/>
          </w:tcPr>
          <w:p w14:paraId="56774C26" w14:textId="77777777" w:rsidR="00E80769" w:rsidRPr="00E77497" w:rsidRDefault="00E80769" w:rsidP="00B46C10">
            <w:pPr>
              <w:pStyle w:val="SyntaxOneOf"/>
            </w:pPr>
            <w:r w:rsidRPr="00E77497">
              <w:t>&gt;&gt;=</w:t>
            </w:r>
          </w:p>
        </w:tc>
        <w:tc>
          <w:tcPr>
            <w:tcW w:w="648" w:type="dxa"/>
          </w:tcPr>
          <w:p w14:paraId="39B1253F" w14:textId="77777777" w:rsidR="00E80769" w:rsidRPr="00E77497" w:rsidRDefault="00E80769" w:rsidP="00B46C10">
            <w:pPr>
              <w:pStyle w:val="SyntaxOneOf"/>
            </w:pPr>
            <w:r w:rsidRPr="00E77497">
              <w:t>&gt;&gt;&gt;=</w:t>
            </w:r>
          </w:p>
        </w:tc>
        <w:tc>
          <w:tcPr>
            <w:tcW w:w="648" w:type="dxa"/>
          </w:tcPr>
          <w:p w14:paraId="5BEEBAC0" w14:textId="77777777" w:rsidR="00E80769" w:rsidRPr="00E77497" w:rsidRDefault="00E80769" w:rsidP="00B46C10">
            <w:pPr>
              <w:pStyle w:val="SyntaxOneOf"/>
            </w:pPr>
            <w:r w:rsidRPr="00E77497">
              <w:t>&amp;=</w:t>
            </w:r>
          </w:p>
        </w:tc>
        <w:tc>
          <w:tcPr>
            <w:tcW w:w="648" w:type="dxa"/>
          </w:tcPr>
          <w:p w14:paraId="707F41EC" w14:textId="77777777" w:rsidR="00E80769" w:rsidRPr="00E77497" w:rsidRDefault="00E80769" w:rsidP="00B46C10">
            <w:pPr>
              <w:pStyle w:val="SyntaxOneOf"/>
            </w:pPr>
            <w:r w:rsidRPr="00E77497">
              <w:t>^=</w:t>
            </w:r>
          </w:p>
        </w:tc>
        <w:tc>
          <w:tcPr>
            <w:tcW w:w="648" w:type="dxa"/>
          </w:tcPr>
          <w:p w14:paraId="5D10E355" w14:textId="77777777" w:rsidR="00E80769" w:rsidRPr="00E77497" w:rsidRDefault="00E80769" w:rsidP="00B46C10">
            <w:pPr>
              <w:pStyle w:val="SyntaxOneOf"/>
            </w:pPr>
            <w:r w:rsidRPr="00E77497">
              <w:t>|=</w:t>
            </w:r>
          </w:p>
        </w:tc>
      </w:tr>
    </w:tbl>
    <w:p w14:paraId="29D877C1" w14:textId="77777777" w:rsidR="00E80769" w:rsidRPr="00E77497" w:rsidRDefault="00E80769" w:rsidP="00E80769">
      <w:pPr>
        <w:pStyle w:val="M0"/>
        <w:spacing w:after="0"/>
        <w:rPr>
          <w:sz w:val="16"/>
        </w:rPr>
      </w:pPr>
    </w:p>
    <w:p w14:paraId="7076F290"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1E447B25"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44350598" w14:textId="77777777" w:rsidR="00E80769" w:rsidRPr="00E77497" w:rsidRDefault="00E80769" w:rsidP="00E80769">
      <w:pPr>
        <w:pStyle w:val="M0"/>
        <w:spacing w:after="0"/>
        <w:rPr>
          <w:sz w:val="16"/>
        </w:rPr>
      </w:pPr>
    </w:p>
    <w:p w14:paraId="4124792D" w14:textId="77777777" w:rsidR="00E80769" w:rsidRPr="00E77497" w:rsidRDefault="00E80769" w:rsidP="00E80769">
      <w:pPr>
        <w:pStyle w:val="SyntaxRule"/>
        <w:rPr>
          <w:rFonts w:ascii="Arial" w:hAnsi="Arial"/>
        </w:rPr>
      </w:pPr>
      <w:r w:rsidRPr="00E77497">
        <w:t xml:space="preserve">ExpressionNoIn </w:t>
      </w:r>
      <w:r w:rsidRPr="00E77497">
        <w:rPr>
          <w:rFonts w:ascii="Arial" w:hAnsi="Arial"/>
          <w:b/>
          <w:i w:val="0"/>
        </w:rPr>
        <w:t>:</w:t>
      </w:r>
      <w:r w:rsidRPr="00E77497">
        <w:rPr>
          <w:rFonts w:ascii="Arial" w:hAnsi="Arial"/>
        </w:rPr>
        <w:tab/>
        <w:t>See 11.14</w:t>
      </w:r>
    </w:p>
    <w:p w14:paraId="2F498ED6" w14:textId="77777777" w:rsidR="00E80769" w:rsidRPr="00E77497" w:rsidRDefault="00E80769" w:rsidP="00E80769">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33F97944" w14:textId="77777777" w:rsidR="00E80769" w:rsidRPr="00E77497" w:rsidRDefault="00E80769" w:rsidP="00E80769">
      <w:pPr>
        <w:pStyle w:val="a2"/>
        <w:tabs>
          <w:tab w:val="clear" w:pos="500"/>
          <w:tab w:val="clear" w:pos="720"/>
          <w:tab w:val="left" w:pos="567"/>
        </w:tabs>
      </w:pPr>
      <w:bookmarkStart w:id="24140" w:name="_Toc472818975"/>
      <w:bookmarkStart w:id="24141" w:name="_Toc474641689"/>
      <w:bookmarkStart w:id="24142" w:name="_Toc235503557"/>
      <w:bookmarkStart w:id="24143" w:name="_Toc236208646"/>
      <w:bookmarkStart w:id="24144" w:name="_Toc241509332"/>
      <w:bookmarkStart w:id="24145" w:name="_Toc241557809"/>
      <w:bookmarkStart w:id="24146" w:name="_Toc244416819"/>
      <w:bookmarkStart w:id="24147" w:name="_Toc244657759"/>
      <w:bookmarkStart w:id="24148" w:name="_Toc246652499"/>
      <w:bookmarkStart w:id="24149" w:name="_Toc253562048"/>
      <w:bookmarkStart w:id="24150" w:name="_Toc268506064"/>
      <w:bookmarkStart w:id="24151" w:name="_Toc276631183"/>
      <w:bookmarkStart w:id="24152" w:name="_Toc277944227"/>
      <w:bookmarkStart w:id="24153" w:name="_Toc153968572"/>
      <w:bookmarkStart w:id="24154" w:name="_Toc323907814"/>
      <w:r w:rsidRPr="00E77497">
        <w:t>Statements</w:t>
      </w:r>
      <w:bookmarkEnd w:id="24140"/>
      <w:bookmarkEnd w:id="24141"/>
      <w:bookmarkEnd w:id="24142"/>
      <w:bookmarkEnd w:id="24143"/>
      <w:bookmarkEnd w:id="24144"/>
      <w:bookmarkEnd w:id="24145"/>
      <w:bookmarkEnd w:id="24146"/>
      <w:bookmarkEnd w:id="24147"/>
      <w:bookmarkEnd w:id="24148"/>
      <w:bookmarkEnd w:id="24149"/>
      <w:bookmarkEnd w:id="24150"/>
      <w:bookmarkEnd w:id="24151"/>
      <w:bookmarkEnd w:id="24152"/>
      <w:bookmarkEnd w:id="24153"/>
      <w:bookmarkEnd w:id="24154"/>
    </w:p>
    <w:p w14:paraId="04ADF129"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20096200"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23016501"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078CAA63"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3A715555" w14:textId="77777777" w:rsidR="00E80769" w:rsidRPr="00E77497" w:rsidRDefault="00E80769" w:rsidP="00E80769">
      <w:pPr>
        <w:pStyle w:val="M0"/>
        <w:spacing w:after="0"/>
        <w:rPr>
          <w:sz w:val="16"/>
        </w:rPr>
      </w:pPr>
    </w:p>
    <w:p w14:paraId="28E36EA7"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3818CF2A" w14:textId="77777777" w:rsidR="00E80769" w:rsidRPr="00E77497" w:rsidRDefault="00E80769" w:rsidP="00E80769">
      <w:pPr>
        <w:pStyle w:val="SyntaxDefinition"/>
      </w:pPr>
      <w:r w:rsidRPr="00E77497">
        <w:t>Statement</w:t>
      </w:r>
      <w:r w:rsidRPr="00E77497">
        <w:br/>
        <w:t>StatementList Statement</w:t>
      </w:r>
    </w:p>
    <w:p w14:paraId="2AD05793" w14:textId="77777777" w:rsidR="00E80769" w:rsidRPr="00E77497" w:rsidRDefault="00E80769" w:rsidP="00E80769">
      <w:pPr>
        <w:pStyle w:val="M0"/>
        <w:spacing w:after="0"/>
        <w:rPr>
          <w:sz w:val="16"/>
        </w:rPr>
      </w:pPr>
    </w:p>
    <w:p w14:paraId="15BC69A9"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782E4844"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22974AAC" w14:textId="77777777" w:rsidR="00E80769" w:rsidRPr="00E77497" w:rsidRDefault="00E80769" w:rsidP="00E80769">
      <w:pPr>
        <w:pStyle w:val="M0"/>
        <w:spacing w:after="0"/>
        <w:rPr>
          <w:sz w:val="16"/>
        </w:rPr>
      </w:pPr>
    </w:p>
    <w:p w14:paraId="2118669A"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4024EBAD"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63721B7F" w14:textId="77777777" w:rsidR="00E80769" w:rsidRPr="00E77497" w:rsidRDefault="00E80769" w:rsidP="00E80769">
      <w:pPr>
        <w:pStyle w:val="M0"/>
        <w:spacing w:after="0"/>
        <w:rPr>
          <w:sz w:val="16"/>
        </w:rPr>
      </w:pPr>
    </w:p>
    <w:p w14:paraId="2B95B433" w14:textId="77777777" w:rsidR="00E80769" w:rsidRPr="00E77497" w:rsidRDefault="00E80769" w:rsidP="00E80769">
      <w:pPr>
        <w:pStyle w:val="SyntaxRule"/>
        <w:rPr>
          <w:rFonts w:ascii="Arial" w:hAnsi="Arial"/>
        </w:rPr>
      </w:pPr>
      <w:r w:rsidRPr="00E77497">
        <w:t xml:space="preserve">VariableDeclarationListNoIn </w:t>
      </w:r>
      <w:r w:rsidRPr="00E77497">
        <w:rPr>
          <w:rFonts w:ascii="Arial" w:hAnsi="Arial"/>
          <w:b/>
          <w:i w:val="0"/>
        </w:rPr>
        <w:t>:</w:t>
      </w:r>
      <w:r w:rsidRPr="00E77497">
        <w:rPr>
          <w:rFonts w:ascii="Arial" w:hAnsi="Arial"/>
          <w:b/>
        </w:rPr>
        <w:tab/>
      </w:r>
      <w:r w:rsidRPr="00E77497">
        <w:rPr>
          <w:rFonts w:ascii="Arial" w:hAnsi="Arial"/>
        </w:rPr>
        <w:t>See 12.2</w:t>
      </w:r>
    </w:p>
    <w:p w14:paraId="292ED2EF" w14:textId="77777777" w:rsidR="00E80769" w:rsidRPr="00E77497" w:rsidRDefault="00E80769" w:rsidP="00E80769">
      <w:pPr>
        <w:pStyle w:val="SyntaxDefinition"/>
      </w:pPr>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p>
    <w:p w14:paraId="045EDC77" w14:textId="77777777" w:rsidR="00E80769" w:rsidRPr="00E77497" w:rsidRDefault="00E80769" w:rsidP="00E80769">
      <w:pPr>
        <w:pStyle w:val="M0"/>
        <w:spacing w:after="0"/>
        <w:rPr>
          <w:sz w:val="16"/>
        </w:rPr>
      </w:pPr>
    </w:p>
    <w:p w14:paraId="463C7934"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19028DAB"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1201A16E" w14:textId="77777777" w:rsidR="00E80769" w:rsidRPr="00E77497" w:rsidRDefault="00E80769" w:rsidP="00E80769">
      <w:pPr>
        <w:pStyle w:val="M0"/>
        <w:spacing w:after="0"/>
        <w:rPr>
          <w:sz w:val="16"/>
        </w:rPr>
      </w:pPr>
    </w:p>
    <w:p w14:paraId="639AB74D" w14:textId="77777777" w:rsidR="00E80769" w:rsidRPr="00E77497" w:rsidRDefault="00E80769" w:rsidP="00E80769">
      <w:pPr>
        <w:pStyle w:val="SyntaxRule"/>
        <w:rPr>
          <w:rFonts w:ascii="Arial" w:hAnsi="Arial"/>
        </w:rPr>
      </w:pPr>
      <w:r w:rsidRPr="00E77497">
        <w:t xml:space="preserve">VariableDeclarationNoIn </w:t>
      </w:r>
      <w:r w:rsidRPr="00E77497">
        <w:rPr>
          <w:rFonts w:ascii="Arial" w:hAnsi="Arial"/>
          <w:b/>
          <w:i w:val="0"/>
        </w:rPr>
        <w:t>:</w:t>
      </w:r>
      <w:r w:rsidRPr="00E77497">
        <w:rPr>
          <w:rFonts w:ascii="Arial" w:hAnsi="Arial"/>
          <w:b/>
        </w:rPr>
        <w:tab/>
      </w:r>
      <w:r w:rsidRPr="00E77497">
        <w:rPr>
          <w:rFonts w:ascii="Arial" w:hAnsi="Arial"/>
        </w:rPr>
        <w:t>See 12.2</w:t>
      </w:r>
    </w:p>
    <w:p w14:paraId="4176E39B" w14:textId="77777777" w:rsidR="00E80769" w:rsidRPr="00E77497" w:rsidRDefault="00E80769" w:rsidP="00E80769">
      <w:pPr>
        <w:pStyle w:val="SyntaxDefinition"/>
      </w:pPr>
      <w:r w:rsidRPr="00E77497">
        <w:t>Identifier InitialiserNoIn</w:t>
      </w:r>
      <w:r w:rsidRPr="00E77497">
        <w:rPr>
          <w:rFonts w:ascii="Arial" w:hAnsi="Arial"/>
          <w:i w:val="0"/>
          <w:vertAlign w:val="subscript"/>
        </w:rPr>
        <w:t>opt</w:t>
      </w:r>
    </w:p>
    <w:p w14:paraId="09069AF6" w14:textId="77777777" w:rsidR="00E80769" w:rsidRPr="00E77497" w:rsidRDefault="00E80769" w:rsidP="00E80769">
      <w:pPr>
        <w:pStyle w:val="M0"/>
        <w:spacing w:after="0"/>
        <w:rPr>
          <w:sz w:val="16"/>
        </w:rPr>
      </w:pPr>
    </w:p>
    <w:p w14:paraId="5D738730"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341622A4"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503BBE20" w14:textId="77777777" w:rsidR="00E80769" w:rsidRPr="00E77497" w:rsidRDefault="00E80769" w:rsidP="00E80769">
      <w:pPr>
        <w:pStyle w:val="M0"/>
        <w:spacing w:after="0"/>
        <w:rPr>
          <w:sz w:val="16"/>
        </w:rPr>
      </w:pPr>
    </w:p>
    <w:p w14:paraId="1EF9B595" w14:textId="77777777" w:rsidR="00E80769" w:rsidRPr="00E77497" w:rsidRDefault="00E80769" w:rsidP="00E80769">
      <w:pPr>
        <w:pStyle w:val="SyntaxRule"/>
        <w:rPr>
          <w:rFonts w:ascii="Arial" w:hAnsi="Arial"/>
        </w:rPr>
      </w:pPr>
      <w:r w:rsidRPr="00E77497">
        <w:t xml:space="preserve">InitialiserNoIn </w:t>
      </w:r>
      <w:r w:rsidRPr="00E77497">
        <w:rPr>
          <w:rFonts w:ascii="Arial" w:hAnsi="Arial"/>
          <w:b/>
          <w:i w:val="0"/>
        </w:rPr>
        <w:t>:</w:t>
      </w:r>
      <w:r w:rsidRPr="00E77497">
        <w:rPr>
          <w:rFonts w:ascii="Arial" w:hAnsi="Arial"/>
          <w:b/>
        </w:rPr>
        <w:tab/>
      </w:r>
      <w:r w:rsidRPr="00E77497">
        <w:rPr>
          <w:rFonts w:ascii="Arial" w:hAnsi="Arial"/>
        </w:rPr>
        <w:t>See 12.2</w:t>
      </w:r>
    </w:p>
    <w:p w14:paraId="6CB7D471"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AssignmentExpressionNoIn</w:t>
      </w:r>
    </w:p>
    <w:p w14:paraId="635DDF8C" w14:textId="77777777" w:rsidR="00E80769" w:rsidRPr="00E77497" w:rsidRDefault="00E80769" w:rsidP="00E80769">
      <w:pPr>
        <w:pStyle w:val="M0"/>
        <w:spacing w:after="0"/>
        <w:rPr>
          <w:sz w:val="16"/>
        </w:rPr>
      </w:pPr>
    </w:p>
    <w:p w14:paraId="2355D84D"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2F57BEA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543A5E8B" w14:textId="77777777" w:rsidR="00E80769" w:rsidRPr="00E77497" w:rsidRDefault="00E80769" w:rsidP="00E80769">
      <w:pPr>
        <w:pStyle w:val="M0"/>
        <w:spacing w:after="0"/>
        <w:rPr>
          <w:sz w:val="16"/>
        </w:rPr>
      </w:pPr>
    </w:p>
    <w:p w14:paraId="5E49CBB8"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501927C9"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701830F8" w14:textId="77777777" w:rsidR="00E80769" w:rsidRPr="00E77497" w:rsidRDefault="00E80769" w:rsidP="00E80769">
      <w:pPr>
        <w:pStyle w:val="M0"/>
        <w:spacing w:after="0"/>
        <w:rPr>
          <w:sz w:val="16"/>
        </w:rPr>
      </w:pPr>
    </w:p>
    <w:p w14:paraId="6B1B89F6"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1A88838D"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022B8255" w14:textId="77777777" w:rsidR="00E80769" w:rsidRPr="00E77497" w:rsidRDefault="00E80769" w:rsidP="00E80769">
      <w:pPr>
        <w:pStyle w:val="M0"/>
        <w:spacing w:after="0"/>
        <w:rPr>
          <w:sz w:val="16"/>
        </w:rPr>
      </w:pPr>
    </w:p>
    <w:p w14:paraId="5A339CA4"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090D2E67" w14:textId="77777777" w:rsidR="00E80769" w:rsidRPr="00E77497" w:rsidRDefault="00E80769" w:rsidP="00E8076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59B9E255" w14:textId="77777777" w:rsidR="00E80769" w:rsidRPr="00E77497" w:rsidRDefault="00E80769" w:rsidP="00E80769">
      <w:pPr>
        <w:pStyle w:val="M0"/>
        <w:spacing w:after="0"/>
        <w:rPr>
          <w:sz w:val="16"/>
        </w:rPr>
      </w:pPr>
    </w:p>
    <w:p w14:paraId="4B2CCA91"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106407E7"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688FD99F" w14:textId="77777777" w:rsidR="00E80769" w:rsidRPr="00E77497" w:rsidRDefault="00E80769" w:rsidP="00E80769">
      <w:pPr>
        <w:pStyle w:val="M0"/>
        <w:spacing w:after="0"/>
        <w:rPr>
          <w:sz w:val="16"/>
        </w:rPr>
      </w:pPr>
    </w:p>
    <w:p w14:paraId="719C8525"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1CACDB39"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2E62DA12" w14:textId="77777777" w:rsidR="00E80769" w:rsidRPr="00E77497" w:rsidRDefault="00E80769" w:rsidP="00E80769">
      <w:pPr>
        <w:pStyle w:val="M0"/>
        <w:spacing w:after="0"/>
        <w:rPr>
          <w:sz w:val="16"/>
        </w:rPr>
      </w:pPr>
    </w:p>
    <w:p w14:paraId="2154BF81"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4B437EF8"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776AD864" w14:textId="77777777" w:rsidR="00E80769" w:rsidRPr="00E77497" w:rsidRDefault="00E80769" w:rsidP="00E80769">
      <w:pPr>
        <w:pStyle w:val="M0"/>
        <w:spacing w:after="0"/>
        <w:rPr>
          <w:sz w:val="16"/>
        </w:rPr>
      </w:pPr>
    </w:p>
    <w:p w14:paraId="58FC6E89"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6729617F"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398E3C46" w14:textId="77777777" w:rsidR="00E80769" w:rsidRPr="00E77497" w:rsidRDefault="00E80769" w:rsidP="00E80769">
      <w:pPr>
        <w:pStyle w:val="M0"/>
        <w:spacing w:after="0"/>
        <w:rPr>
          <w:sz w:val="16"/>
        </w:rPr>
      </w:pPr>
    </w:p>
    <w:p w14:paraId="20AB1BEE"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5F5B2C69"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47C3A5C4" w14:textId="77777777" w:rsidR="00E80769" w:rsidRPr="00E77497" w:rsidRDefault="00E80769" w:rsidP="00E80769">
      <w:pPr>
        <w:pStyle w:val="M0"/>
        <w:spacing w:after="0"/>
        <w:rPr>
          <w:sz w:val="16"/>
        </w:rPr>
      </w:pPr>
    </w:p>
    <w:p w14:paraId="37BB2014"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20CA6ADF"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1072AB0E" w14:textId="77777777" w:rsidR="00E80769" w:rsidRPr="00E77497" w:rsidRDefault="00E80769" w:rsidP="00E80769">
      <w:pPr>
        <w:pStyle w:val="M0"/>
        <w:spacing w:after="0"/>
        <w:rPr>
          <w:sz w:val="16"/>
        </w:rPr>
      </w:pPr>
    </w:p>
    <w:p w14:paraId="1A18FADA"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4B5C2A9A" w14:textId="77777777" w:rsidR="00E80769" w:rsidRPr="00E77497" w:rsidRDefault="00E80769" w:rsidP="00E80769">
      <w:pPr>
        <w:pStyle w:val="SyntaxDefinition"/>
      </w:pPr>
      <w:r w:rsidRPr="00E77497">
        <w:t>CaseClause</w:t>
      </w:r>
      <w:r w:rsidRPr="00E77497">
        <w:br/>
        <w:t>CaseClauses CaseClause</w:t>
      </w:r>
    </w:p>
    <w:p w14:paraId="29DB32A2" w14:textId="77777777" w:rsidR="00E80769" w:rsidRPr="00E77497" w:rsidRDefault="00E80769" w:rsidP="00E80769">
      <w:pPr>
        <w:pStyle w:val="M0"/>
        <w:spacing w:after="0"/>
        <w:rPr>
          <w:sz w:val="16"/>
        </w:rPr>
      </w:pPr>
    </w:p>
    <w:p w14:paraId="59323EC7"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779F2E88"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30C91A3B" w14:textId="77777777" w:rsidR="00E80769" w:rsidRPr="00E77497" w:rsidRDefault="00E80769" w:rsidP="00E80769">
      <w:pPr>
        <w:pStyle w:val="M0"/>
        <w:spacing w:after="0"/>
        <w:rPr>
          <w:sz w:val="16"/>
        </w:rPr>
      </w:pPr>
    </w:p>
    <w:p w14:paraId="2E0028F8"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57307C46"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7A1C5C86" w14:textId="77777777" w:rsidR="00E80769" w:rsidRPr="00E77497" w:rsidRDefault="00E80769" w:rsidP="00E80769">
      <w:pPr>
        <w:pStyle w:val="M0"/>
        <w:spacing w:after="0"/>
        <w:rPr>
          <w:sz w:val="16"/>
        </w:rPr>
      </w:pPr>
    </w:p>
    <w:p w14:paraId="2D166B61"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502234E4"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4B53E1B3" w14:textId="77777777" w:rsidR="00E80769" w:rsidRPr="00E77497" w:rsidRDefault="00E80769" w:rsidP="00E80769">
      <w:pPr>
        <w:pStyle w:val="M0"/>
        <w:spacing w:after="0"/>
        <w:rPr>
          <w:sz w:val="16"/>
        </w:rPr>
      </w:pPr>
    </w:p>
    <w:p w14:paraId="6C0665D1"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4C7D024E"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72CE3C14" w14:textId="77777777" w:rsidR="00E80769" w:rsidRPr="00E77497" w:rsidRDefault="00E80769" w:rsidP="00E80769">
      <w:pPr>
        <w:pStyle w:val="M0"/>
        <w:spacing w:after="0"/>
        <w:rPr>
          <w:sz w:val="16"/>
        </w:rPr>
      </w:pPr>
    </w:p>
    <w:p w14:paraId="6CE3D1FC"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7AFBA129"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2262A266" w14:textId="77777777" w:rsidR="00E80769" w:rsidRPr="00E77497" w:rsidRDefault="00E80769" w:rsidP="00E80769">
      <w:pPr>
        <w:pStyle w:val="M0"/>
        <w:spacing w:after="0"/>
        <w:rPr>
          <w:sz w:val="16"/>
        </w:rPr>
      </w:pPr>
    </w:p>
    <w:p w14:paraId="3CFCEA50"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4DB5CEF0"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52D098CA" w14:textId="77777777" w:rsidR="00E80769" w:rsidRPr="00E77497" w:rsidRDefault="00E80769" w:rsidP="00E80769">
      <w:pPr>
        <w:pStyle w:val="M0"/>
        <w:spacing w:after="0"/>
        <w:rPr>
          <w:sz w:val="16"/>
        </w:rPr>
      </w:pPr>
    </w:p>
    <w:p w14:paraId="278261CA"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4FEE4525"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02DF7037"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50E0A44E"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550C1243" w14:textId="77777777" w:rsidR="00E80769" w:rsidRPr="00E77497" w:rsidRDefault="00E80769" w:rsidP="00E80769">
      <w:pPr>
        <w:pStyle w:val="a2"/>
        <w:tabs>
          <w:tab w:val="clear" w:pos="500"/>
          <w:tab w:val="clear" w:pos="720"/>
          <w:tab w:val="left" w:pos="567"/>
        </w:tabs>
      </w:pPr>
      <w:bookmarkStart w:id="24155" w:name="_Toc472818976"/>
      <w:bookmarkStart w:id="24156" w:name="_Toc474641690"/>
      <w:bookmarkStart w:id="24157" w:name="_Toc235503558"/>
      <w:bookmarkStart w:id="24158" w:name="_Toc236208647"/>
      <w:bookmarkStart w:id="24159" w:name="_Toc241509333"/>
      <w:bookmarkStart w:id="24160" w:name="_Toc241557810"/>
      <w:bookmarkStart w:id="24161" w:name="_Toc244416820"/>
      <w:bookmarkStart w:id="24162" w:name="_Toc244657760"/>
      <w:bookmarkStart w:id="24163" w:name="_Toc246652500"/>
      <w:bookmarkStart w:id="24164" w:name="_Toc253562049"/>
      <w:bookmarkStart w:id="24165" w:name="_Toc268506065"/>
      <w:bookmarkStart w:id="24166" w:name="_Toc276631184"/>
      <w:bookmarkStart w:id="24167" w:name="_Toc277944228"/>
      <w:bookmarkStart w:id="24168" w:name="_Toc153968573"/>
      <w:bookmarkStart w:id="24169" w:name="_Toc323907815"/>
      <w:r w:rsidRPr="00E77497">
        <w:t>Functions and Programs</w:t>
      </w:r>
      <w:bookmarkEnd w:id="24155"/>
      <w:bookmarkEnd w:id="24156"/>
      <w:bookmarkEnd w:id="24157"/>
      <w:bookmarkEnd w:id="24158"/>
      <w:bookmarkEnd w:id="24159"/>
      <w:bookmarkEnd w:id="24160"/>
      <w:bookmarkEnd w:id="24161"/>
      <w:bookmarkEnd w:id="24162"/>
      <w:bookmarkEnd w:id="24163"/>
      <w:bookmarkEnd w:id="24164"/>
      <w:bookmarkEnd w:id="24165"/>
      <w:bookmarkEnd w:id="24166"/>
      <w:bookmarkEnd w:id="24167"/>
      <w:bookmarkEnd w:id="24168"/>
      <w:bookmarkEnd w:id="24169"/>
    </w:p>
    <w:p w14:paraId="4B258196"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78E92AE2"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241F26AD" w14:textId="77777777" w:rsidR="00E80769" w:rsidRPr="00E77497" w:rsidRDefault="00E80769" w:rsidP="00E80769">
      <w:pPr>
        <w:pStyle w:val="M0"/>
        <w:spacing w:after="0"/>
        <w:rPr>
          <w:sz w:val="16"/>
        </w:rPr>
      </w:pPr>
    </w:p>
    <w:p w14:paraId="5A1B7704"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6AB1A8D2"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3CA66E5C" w14:textId="77777777" w:rsidR="00E80769" w:rsidRPr="00E77497" w:rsidRDefault="00E80769" w:rsidP="00E80769">
      <w:pPr>
        <w:pStyle w:val="M0"/>
        <w:spacing w:after="0"/>
        <w:rPr>
          <w:sz w:val="16"/>
        </w:rPr>
      </w:pPr>
    </w:p>
    <w:p w14:paraId="57E492BE"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76DE5C43"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4B865CFE" w14:textId="77777777" w:rsidR="00E80769" w:rsidRPr="00E77497" w:rsidRDefault="00E80769" w:rsidP="00E80769">
      <w:pPr>
        <w:pStyle w:val="M0"/>
        <w:spacing w:after="0"/>
        <w:rPr>
          <w:sz w:val="16"/>
        </w:rPr>
      </w:pPr>
    </w:p>
    <w:p w14:paraId="7CAA506A"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2CDBF20A"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0CE1231B" w14:textId="77777777" w:rsidR="00E80769" w:rsidRPr="00E77497" w:rsidRDefault="00E80769" w:rsidP="00E80769">
      <w:pPr>
        <w:pStyle w:val="M0"/>
        <w:spacing w:after="0"/>
        <w:rPr>
          <w:sz w:val="16"/>
        </w:rPr>
      </w:pPr>
    </w:p>
    <w:p w14:paraId="340C8280"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5EF72B1C"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4B3DBD5E" w14:textId="77777777" w:rsidR="00E80769" w:rsidRPr="00E77497" w:rsidRDefault="00E80769" w:rsidP="00E80769">
      <w:pPr>
        <w:pStyle w:val="M0"/>
        <w:spacing w:after="0"/>
        <w:rPr>
          <w:sz w:val="16"/>
        </w:rPr>
      </w:pPr>
    </w:p>
    <w:p w14:paraId="1A96A414"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20216072" w14:textId="77777777" w:rsidR="00E80769" w:rsidRPr="00E77497" w:rsidRDefault="00E80769" w:rsidP="00E80769">
      <w:pPr>
        <w:pStyle w:val="SyntaxDefinition"/>
      </w:pPr>
      <w:r w:rsidRPr="00E77497">
        <w:t>SourceElement</w:t>
      </w:r>
      <w:r w:rsidRPr="00E77497">
        <w:br/>
        <w:t>SourceElements SourceElement</w:t>
      </w:r>
    </w:p>
    <w:p w14:paraId="3B7DAC56" w14:textId="77777777" w:rsidR="00E80769" w:rsidRPr="00E77497" w:rsidRDefault="00E80769" w:rsidP="00E80769">
      <w:pPr>
        <w:pStyle w:val="M0"/>
        <w:spacing w:after="0"/>
        <w:rPr>
          <w:sz w:val="16"/>
        </w:rPr>
      </w:pPr>
    </w:p>
    <w:p w14:paraId="5F493E8D"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17F182DD" w14:textId="77777777" w:rsidR="00E80769" w:rsidRPr="00E77497" w:rsidRDefault="00E80769" w:rsidP="00E80769">
      <w:pPr>
        <w:pStyle w:val="SyntaxDefinition"/>
      </w:pPr>
      <w:r w:rsidRPr="00E77497">
        <w:t>Statement</w:t>
      </w:r>
      <w:r w:rsidRPr="00E77497">
        <w:br/>
        <w:t>FunctionDeclaration</w:t>
      </w:r>
    </w:p>
    <w:p w14:paraId="27361162" w14:textId="77777777" w:rsidR="00E80769" w:rsidRPr="00E77497" w:rsidRDefault="00E80769" w:rsidP="00E80769">
      <w:pPr>
        <w:pStyle w:val="a2"/>
        <w:tabs>
          <w:tab w:val="clear" w:pos="500"/>
          <w:tab w:val="clear" w:pos="720"/>
          <w:tab w:val="left" w:pos="567"/>
        </w:tabs>
      </w:pPr>
      <w:bookmarkStart w:id="24170" w:name="_Toc472818977"/>
      <w:bookmarkStart w:id="24171" w:name="_Toc474641691"/>
      <w:bookmarkStart w:id="24172" w:name="_Toc235503559"/>
      <w:bookmarkStart w:id="24173" w:name="_Toc236208648"/>
      <w:bookmarkStart w:id="24174" w:name="_Toc241509334"/>
      <w:bookmarkStart w:id="24175" w:name="_Toc241557811"/>
      <w:bookmarkStart w:id="24176" w:name="_Toc244416821"/>
      <w:bookmarkStart w:id="24177" w:name="_Toc244657761"/>
      <w:bookmarkStart w:id="24178" w:name="_Toc246652501"/>
      <w:bookmarkStart w:id="24179" w:name="_Toc253562050"/>
      <w:bookmarkStart w:id="24180" w:name="_Toc268506066"/>
      <w:bookmarkStart w:id="24181" w:name="_Toc276631185"/>
      <w:bookmarkStart w:id="24182" w:name="_Toc277944229"/>
      <w:bookmarkStart w:id="24183" w:name="_Toc153968574"/>
      <w:bookmarkStart w:id="24184" w:name="_Toc323907816"/>
      <w:r w:rsidRPr="00E77497">
        <w:t>Universal Resource Identifier Character Classes</w:t>
      </w:r>
      <w:bookmarkEnd w:id="24170"/>
      <w:bookmarkEnd w:id="24171"/>
      <w:bookmarkEnd w:id="24172"/>
      <w:bookmarkEnd w:id="24173"/>
      <w:bookmarkEnd w:id="24174"/>
      <w:bookmarkEnd w:id="24175"/>
      <w:bookmarkEnd w:id="24176"/>
      <w:bookmarkEnd w:id="24177"/>
      <w:bookmarkEnd w:id="24178"/>
      <w:bookmarkEnd w:id="24179"/>
      <w:bookmarkEnd w:id="24180"/>
      <w:bookmarkEnd w:id="24181"/>
      <w:bookmarkEnd w:id="24182"/>
      <w:bookmarkEnd w:id="24183"/>
      <w:bookmarkEnd w:id="24184"/>
    </w:p>
    <w:p w14:paraId="60459FD0"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6A10C5C7"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20804D9E" w14:textId="77777777" w:rsidR="00E80769" w:rsidRPr="00E77497" w:rsidRDefault="00E80769" w:rsidP="00E80769">
      <w:pPr>
        <w:pStyle w:val="M0"/>
        <w:spacing w:after="0"/>
        <w:rPr>
          <w:sz w:val="16"/>
        </w:rPr>
      </w:pPr>
    </w:p>
    <w:p w14:paraId="752E7692"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1287A685"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790BE9F2" w14:textId="77777777" w:rsidR="00E80769" w:rsidRPr="00E77497" w:rsidRDefault="00E80769" w:rsidP="00E80769">
      <w:pPr>
        <w:pStyle w:val="M0"/>
        <w:spacing w:after="0"/>
        <w:rPr>
          <w:sz w:val="16"/>
        </w:rPr>
      </w:pPr>
    </w:p>
    <w:p w14:paraId="591ADA81"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763D6EC9" w14:textId="77777777" w:rsidR="00E80769" w:rsidRPr="00E77497" w:rsidRDefault="00E80769" w:rsidP="00E80769">
      <w:pPr>
        <w:pStyle w:val="SyntaxDefinition"/>
      </w:pPr>
      <w:r w:rsidRPr="00E77497">
        <w:t>uriReserved</w:t>
      </w:r>
      <w:r w:rsidRPr="00E77497">
        <w:br/>
        <w:t>uriUnescaped</w:t>
      </w:r>
      <w:r w:rsidRPr="00E77497">
        <w:br/>
        <w:t>uriEscaped</w:t>
      </w:r>
    </w:p>
    <w:p w14:paraId="2DD012C0" w14:textId="77777777" w:rsidR="00E80769" w:rsidRPr="00E77497" w:rsidRDefault="00E80769" w:rsidP="00E80769">
      <w:pPr>
        <w:pStyle w:val="M0"/>
        <w:spacing w:after="0"/>
        <w:rPr>
          <w:sz w:val="16"/>
        </w:rPr>
      </w:pPr>
    </w:p>
    <w:p w14:paraId="226C21CC"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295964F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6583AACD" w14:textId="77777777" w:rsidR="00E80769" w:rsidRPr="00E77497" w:rsidRDefault="00E80769" w:rsidP="00E80769">
      <w:pPr>
        <w:pStyle w:val="M0"/>
        <w:spacing w:after="0"/>
        <w:rPr>
          <w:sz w:val="16"/>
        </w:rPr>
      </w:pPr>
    </w:p>
    <w:p w14:paraId="073C6E77"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3466859A" w14:textId="77777777" w:rsidR="00E80769" w:rsidRPr="00E77497" w:rsidRDefault="00E80769" w:rsidP="00E80769">
      <w:pPr>
        <w:pStyle w:val="SyntaxDefinition"/>
      </w:pPr>
      <w:r w:rsidRPr="00E77497">
        <w:t>uriAlpha</w:t>
      </w:r>
      <w:r w:rsidRPr="00E77497">
        <w:br/>
        <w:t>DecimalDigit</w:t>
      </w:r>
      <w:r w:rsidRPr="00E77497">
        <w:br/>
        <w:t>uriMark</w:t>
      </w:r>
    </w:p>
    <w:p w14:paraId="5C202B87" w14:textId="77777777" w:rsidR="00E80769" w:rsidRPr="00E77497" w:rsidRDefault="00E80769" w:rsidP="00E80769">
      <w:pPr>
        <w:pStyle w:val="M0"/>
        <w:spacing w:after="0"/>
        <w:rPr>
          <w:sz w:val="16"/>
        </w:rPr>
      </w:pPr>
    </w:p>
    <w:p w14:paraId="5932B7ED"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09C6EFCB"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2FE9F96B" w14:textId="77777777" w:rsidR="00E80769" w:rsidRPr="00E77497" w:rsidRDefault="00E80769" w:rsidP="00E80769">
      <w:pPr>
        <w:pStyle w:val="M0"/>
        <w:spacing w:after="0"/>
        <w:rPr>
          <w:sz w:val="16"/>
        </w:rPr>
      </w:pPr>
    </w:p>
    <w:p w14:paraId="3E1239F7"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5C46862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1894922F" w14:textId="77777777" w:rsidR="00E80769" w:rsidRPr="00E77497" w:rsidRDefault="00E80769" w:rsidP="00E80769">
      <w:pPr>
        <w:pStyle w:val="M0"/>
        <w:spacing w:after="0"/>
        <w:rPr>
          <w:sz w:val="16"/>
        </w:rPr>
      </w:pPr>
    </w:p>
    <w:p w14:paraId="16B8C1A9"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48EA26C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59DF0EA3" w14:textId="77777777" w:rsidR="00E80769" w:rsidRPr="00E77497" w:rsidRDefault="00E80769" w:rsidP="00E80769">
      <w:pPr>
        <w:pStyle w:val="a2"/>
        <w:tabs>
          <w:tab w:val="clear" w:pos="500"/>
          <w:tab w:val="clear" w:pos="720"/>
          <w:tab w:val="left" w:pos="567"/>
        </w:tabs>
      </w:pPr>
      <w:bookmarkStart w:id="24185" w:name="_Toc472818978"/>
      <w:bookmarkStart w:id="24186" w:name="_Toc474641692"/>
      <w:bookmarkStart w:id="24187" w:name="_Toc235503560"/>
      <w:bookmarkStart w:id="24188" w:name="_Toc236208649"/>
      <w:bookmarkStart w:id="24189" w:name="_Toc241509335"/>
      <w:bookmarkStart w:id="24190" w:name="_Toc241557812"/>
      <w:bookmarkStart w:id="24191" w:name="_Toc244416822"/>
      <w:bookmarkStart w:id="24192" w:name="_Toc244657762"/>
      <w:bookmarkStart w:id="24193" w:name="_Toc246652502"/>
      <w:bookmarkStart w:id="24194" w:name="_Toc253562051"/>
      <w:bookmarkStart w:id="24195" w:name="_Toc268506067"/>
      <w:bookmarkStart w:id="24196" w:name="_Toc276631186"/>
      <w:bookmarkStart w:id="24197" w:name="_Toc277944230"/>
      <w:bookmarkStart w:id="24198" w:name="_Toc153968575"/>
      <w:bookmarkStart w:id="24199" w:name="_Toc323907817"/>
      <w:r w:rsidRPr="00E77497">
        <w:t>Regular Expressions</w:t>
      </w:r>
      <w:bookmarkEnd w:id="24185"/>
      <w:bookmarkEnd w:id="24186"/>
      <w:bookmarkEnd w:id="24187"/>
      <w:bookmarkEnd w:id="24188"/>
      <w:bookmarkEnd w:id="24189"/>
      <w:bookmarkEnd w:id="24190"/>
      <w:bookmarkEnd w:id="24191"/>
      <w:bookmarkEnd w:id="24192"/>
      <w:bookmarkEnd w:id="24193"/>
      <w:bookmarkEnd w:id="24194"/>
      <w:bookmarkEnd w:id="24195"/>
      <w:bookmarkEnd w:id="24196"/>
      <w:bookmarkEnd w:id="24197"/>
      <w:bookmarkEnd w:id="24198"/>
      <w:bookmarkEnd w:id="24199"/>
    </w:p>
    <w:p w14:paraId="5D417BB3"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34335EDD" w14:textId="77777777" w:rsidR="00E80769" w:rsidRPr="00E77497" w:rsidRDefault="00E80769" w:rsidP="00E80769">
      <w:pPr>
        <w:pStyle w:val="SyntaxDefinition"/>
      </w:pPr>
      <w:r w:rsidRPr="00E77497">
        <w:t>Disjunction</w:t>
      </w:r>
    </w:p>
    <w:p w14:paraId="31CB2026" w14:textId="77777777" w:rsidR="00E80769" w:rsidRPr="00E77497" w:rsidRDefault="00E80769" w:rsidP="00E80769">
      <w:pPr>
        <w:pStyle w:val="M0"/>
        <w:spacing w:after="0"/>
        <w:rPr>
          <w:sz w:val="16"/>
        </w:rPr>
      </w:pPr>
    </w:p>
    <w:p w14:paraId="589D1FCE"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1ED9FF0D"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2C1A47B4" w14:textId="77777777" w:rsidR="00E80769" w:rsidRPr="00E77497" w:rsidRDefault="00E80769" w:rsidP="00E80769">
      <w:pPr>
        <w:pStyle w:val="M0"/>
        <w:spacing w:after="0"/>
        <w:rPr>
          <w:sz w:val="16"/>
        </w:rPr>
      </w:pPr>
    </w:p>
    <w:p w14:paraId="073D7DCA"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5D0F671A"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32F33D8B" w14:textId="77777777" w:rsidR="00E80769" w:rsidRPr="00E77497" w:rsidRDefault="00E80769" w:rsidP="00E80769">
      <w:pPr>
        <w:pStyle w:val="M0"/>
        <w:spacing w:after="0"/>
        <w:rPr>
          <w:sz w:val="16"/>
        </w:rPr>
      </w:pPr>
    </w:p>
    <w:p w14:paraId="388CC2F5"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0B1FF318"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63BD9B23" w14:textId="77777777" w:rsidR="00E80769" w:rsidRPr="00E77497" w:rsidRDefault="00E80769" w:rsidP="00E80769">
      <w:pPr>
        <w:pStyle w:val="M0"/>
        <w:spacing w:after="0"/>
        <w:rPr>
          <w:sz w:val="16"/>
        </w:rPr>
      </w:pPr>
    </w:p>
    <w:p w14:paraId="7BF56920"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10CEE18C"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6BAF6124" w14:textId="77777777" w:rsidR="00E80769" w:rsidRPr="00C7794D" w:rsidRDefault="00E80769" w:rsidP="00E80769">
      <w:pPr>
        <w:pStyle w:val="M0"/>
        <w:spacing w:after="0"/>
        <w:rPr>
          <w:sz w:val="16"/>
        </w:rPr>
      </w:pPr>
    </w:p>
    <w:p w14:paraId="422EA581"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1290106C"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3BD2A872" w14:textId="77777777" w:rsidR="00E80769" w:rsidRPr="00C7794D" w:rsidRDefault="00E80769" w:rsidP="00E80769">
      <w:pPr>
        <w:pStyle w:val="M0"/>
        <w:spacing w:after="0"/>
        <w:rPr>
          <w:sz w:val="16"/>
        </w:rPr>
      </w:pPr>
    </w:p>
    <w:p w14:paraId="1B94F382"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3C4E90C1"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2D13FD61" w14:textId="77777777" w:rsidR="00E80769" w:rsidRPr="00C7794D" w:rsidRDefault="00E80769" w:rsidP="00E80769">
      <w:pPr>
        <w:pStyle w:val="M0"/>
        <w:spacing w:after="0"/>
        <w:rPr>
          <w:sz w:val="16"/>
        </w:rPr>
      </w:pPr>
    </w:p>
    <w:p w14:paraId="72EC2DBB"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69A34150"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370D86EF"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1CFE55BE"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642C2879" w14:textId="77777777" w:rsidR="00E80769" w:rsidRPr="00E77497" w:rsidRDefault="00E80769" w:rsidP="00E80769">
      <w:pPr>
        <w:pStyle w:val="M0"/>
        <w:spacing w:after="0"/>
        <w:rPr>
          <w:sz w:val="16"/>
        </w:rPr>
      </w:pPr>
    </w:p>
    <w:p w14:paraId="0D198A9E"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27E78F04"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79664818" w14:textId="77777777" w:rsidR="00E80769" w:rsidRPr="00E77497" w:rsidRDefault="00E80769" w:rsidP="00E80769">
      <w:pPr>
        <w:pStyle w:val="M0"/>
        <w:spacing w:after="0"/>
        <w:rPr>
          <w:sz w:val="16"/>
        </w:rPr>
      </w:pPr>
    </w:p>
    <w:p w14:paraId="63E8B109"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70DC8AE5"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57C97138" w14:textId="77777777" w:rsidR="00E80769" w:rsidRPr="00E77497" w:rsidRDefault="00E80769" w:rsidP="00E80769">
      <w:pPr>
        <w:pStyle w:val="M0"/>
        <w:spacing w:after="0"/>
        <w:rPr>
          <w:sz w:val="16"/>
        </w:rPr>
      </w:pPr>
    </w:p>
    <w:p w14:paraId="66095F43"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1098791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446A2279" w14:textId="77777777" w:rsidR="00E80769" w:rsidRPr="00E77497" w:rsidRDefault="00E80769" w:rsidP="00E80769">
      <w:pPr>
        <w:pStyle w:val="M0"/>
        <w:spacing w:after="0"/>
        <w:rPr>
          <w:sz w:val="16"/>
        </w:rPr>
      </w:pPr>
    </w:p>
    <w:p w14:paraId="36B961DC"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00EC0FF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7B2D1E70" w14:textId="77777777" w:rsidR="00E80769" w:rsidRPr="00E77497" w:rsidRDefault="00E80769" w:rsidP="00E80769">
      <w:pPr>
        <w:pStyle w:val="M0"/>
        <w:spacing w:after="0"/>
        <w:rPr>
          <w:sz w:val="16"/>
        </w:rPr>
      </w:pPr>
    </w:p>
    <w:p w14:paraId="0CF5B93C"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49CFEC44"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48A7D2C1" w14:textId="77777777" w:rsidR="00E80769" w:rsidRPr="00E77497" w:rsidRDefault="00E80769" w:rsidP="00E80769">
      <w:pPr>
        <w:pStyle w:val="M0"/>
        <w:spacing w:after="0"/>
        <w:rPr>
          <w:sz w:val="16"/>
        </w:rPr>
      </w:pPr>
    </w:p>
    <w:p w14:paraId="694D1F16"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4EAE7B30"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16B8C55E" w14:textId="77777777" w:rsidR="00E80769" w:rsidRPr="00E77497" w:rsidRDefault="00E80769" w:rsidP="00E80769">
      <w:pPr>
        <w:pStyle w:val="SyntaxDefinition"/>
      </w:pPr>
    </w:p>
    <w:p w14:paraId="49787453"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2D13717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5DF3B4FF" w14:textId="77777777" w:rsidR="00E80769" w:rsidRPr="00E77497" w:rsidRDefault="00E80769" w:rsidP="00E80769">
      <w:pPr>
        <w:pStyle w:val="M0"/>
        <w:spacing w:after="0"/>
        <w:rPr>
          <w:sz w:val="16"/>
        </w:rPr>
      </w:pPr>
    </w:p>
    <w:p w14:paraId="69737646"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0D8D3AE4"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7E190009" w14:textId="77777777" w:rsidR="00E80769" w:rsidRPr="00E77497" w:rsidRDefault="00E80769" w:rsidP="00E80769">
      <w:pPr>
        <w:pStyle w:val="M0"/>
        <w:spacing w:after="0"/>
        <w:rPr>
          <w:sz w:val="16"/>
        </w:rPr>
      </w:pPr>
    </w:p>
    <w:p w14:paraId="202356DA"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06C7AD29"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354AA7B5" w14:textId="77777777" w:rsidR="00E80769" w:rsidRPr="00E77497" w:rsidRDefault="00E80769" w:rsidP="00E80769">
      <w:pPr>
        <w:pStyle w:val="M0"/>
        <w:spacing w:after="0"/>
        <w:rPr>
          <w:sz w:val="16"/>
        </w:rPr>
      </w:pPr>
    </w:p>
    <w:p w14:paraId="0C108BDF"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71D29791"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370D804D" w14:textId="77777777" w:rsidR="00E80769" w:rsidRPr="00E77497" w:rsidRDefault="00E80769" w:rsidP="00E80769">
      <w:pPr>
        <w:pStyle w:val="M0"/>
        <w:spacing w:after="0"/>
        <w:rPr>
          <w:sz w:val="16"/>
        </w:rPr>
      </w:pPr>
    </w:p>
    <w:p w14:paraId="1BFFCFBC"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3FD116E5"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5368207D" w14:textId="77777777" w:rsidR="00E80769" w:rsidRPr="00E77497" w:rsidRDefault="00E80769" w:rsidP="00E80769">
      <w:pPr>
        <w:pStyle w:val="M0"/>
        <w:spacing w:after="0"/>
        <w:rPr>
          <w:sz w:val="16"/>
        </w:rPr>
      </w:pPr>
    </w:p>
    <w:p w14:paraId="5CB33852"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6284849E"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10E091A5" w14:textId="77777777" w:rsidR="00E80769" w:rsidRPr="00E77497" w:rsidRDefault="00E80769" w:rsidP="00E80769">
      <w:pPr>
        <w:pStyle w:val="M0"/>
        <w:spacing w:after="0"/>
        <w:rPr>
          <w:sz w:val="16"/>
        </w:rPr>
      </w:pPr>
    </w:p>
    <w:p w14:paraId="12401E2B"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40D20614"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543FF86B" w14:textId="77777777" w:rsidR="00E80769" w:rsidRPr="00E77497" w:rsidRDefault="00E80769" w:rsidP="00E80769">
      <w:pPr>
        <w:pStyle w:val="M0"/>
        <w:spacing w:after="0"/>
        <w:rPr>
          <w:sz w:val="16"/>
        </w:rPr>
      </w:pPr>
    </w:p>
    <w:p w14:paraId="352A01D4"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2794FD81"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19CE0F63" w14:textId="77777777" w:rsidR="00E80769" w:rsidRPr="00E77497" w:rsidRDefault="00E80769" w:rsidP="00E80769">
      <w:pPr>
        <w:pStyle w:val="a2"/>
        <w:tabs>
          <w:tab w:val="clear" w:pos="500"/>
          <w:tab w:val="clear" w:pos="720"/>
          <w:tab w:val="left" w:pos="567"/>
        </w:tabs>
      </w:pPr>
      <w:bookmarkStart w:id="24200" w:name="_Toc235503561"/>
      <w:bookmarkStart w:id="24201" w:name="_Toc236208650"/>
      <w:bookmarkStart w:id="24202" w:name="_Toc241509336"/>
      <w:bookmarkStart w:id="24203" w:name="_Toc241557813"/>
      <w:bookmarkStart w:id="24204" w:name="_Toc244416823"/>
      <w:bookmarkStart w:id="24205" w:name="_Toc244657763"/>
      <w:bookmarkStart w:id="24206" w:name="_Toc246652503"/>
      <w:bookmarkStart w:id="24207" w:name="_Toc253562052"/>
      <w:bookmarkStart w:id="24208" w:name="_Toc268506068"/>
      <w:bookmarkStart w:id="24209" w:name="_Toc276631187"/>
      <w:bookmarkStart w:id="24210" w:name="_Toc277944231"/>
      <w:bookmarkStart w:id="24211" w:name="_Toc153968576"/>
      <w:bookmarkStart w:id="24212" w:name="_Toc323907818"/>
      <w:r w:rsidRPr="00E77497">
        <w:t>JSON</w:t>
      </w:r>
      <w:bookmarkEnd w:id="24200"/>
      <w:bookmarkEnd w:id="24201"/>
      <w:bookmarkEnd w:id="24202"/>
      <w:bookmarkEnd w:id="24203"/>
      <w:bookmarkEnd w:id="24204"/>
      <w:bookmarkEnd w:id="24205"/>
      <w:bookmarkEnd w:id="24206"/>
      <w:bookmarkEnd w:id="24207"/>
      <w:bookmarkEnd w:id="24208"/>
      <w:bookmarkEnd w:id="24209"/>
      <w:bookmarkEnd w:id="24210"/>
      <w:bookmarkEnd w:id="24211"/>
      <w:bookmarkEnd w:id="24212"/>
    </w:p>
    <w:p w14:paraId="1131146C" w14:textId="77777777" w:rsidR="00E80769" w:rsidRPr="00E77497" w:rsidRDefault="00E80769" w:rsidP="00E80769">
      <w:pPr>
        <w:pStyle w:val="a3"/>
        <w:tabs>
          <w:tab w:val="clear" w:pos="640"/>
          <w:tab w:val="clear" w:pos="880"/>
        </w:tabs>
        <w:spacing w:before="120"/>
      </w:pPr>
      <w:bookmarkStart w:id="24213" w:name="_Toc235503562"/>
      <w:bookmarkStart w:id="24214" w:name="_Toc236208651"/>
      <w:bookmarkStart w:id="24215" w:name="_Toc241509337"/>
      <w:bookmarkStart w:id="24216" w:name="_Toc241557814"/>
      <w:bookmarkStart w:id="24217" w:name="_Toc244416824"/>
      <w:bookmarkStart w:id="24218" w:name="_Toc244657764"/>
      <w:bookmarkStart w:id="24219" w:name="_Toc246652504"/>
      <w:bookmarkStart w:id="24220" w:name="_Toc253562053"/>
      <w:bookmarkStart w:id="24221" w:name="_Toc268506069"/>
      <w:bookmarkStart w:id="24222" w:name="_Toc276631188"/>
      <w:bookmarkStart w:id="24223" w:name="_Toc277944232"/>
      <w:bookmarkStart w:id="24224" w:name="_Toc153968577"/>
      <w:bookmarkStart w:id="24225" w:name="_Toc323907819"/>
      <w:r w:rsidRPr="00E77497">
        <w:t>JSON Lexical Grammar</w:t>
      </w:r>
      <w:bookmarkEnd w:id="24213"/>
      <w:bookmarkEnd w:id="24214"/>
      <w:bookmarkEnd w:id="24215"/>
      <w:bookmarkEnd w:id="24216"/>
      <w:bookmarkEnd w:id="24217"/>
      <w:bookmarkEnd w:id="24218"/>
      <w:bookmarkEnd w:id="24219"/>
      <w:bookmarkEnd w:id="24220"/>
      <w:bookmarkEnd w:id="24221"/>
      <w:bookmarkEnd w:id="24222"/>
      <w:bookmarkEnd w:id="24223"/>
      <w:bookmarkEnd w:id="24224"/>
      <w:bookmarkEnd w:id="24225"/>
    </w:p>
    <w:p w14:paraId="22E92357"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64FD8B9B"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6DE1B2B1" w14:textId="77777777" w:rsidR="00E80769" w:rsidRPr="00E77497" w:rsidRDefault="00E80769" w:rsidP="00E80769">
      <w:pPr>
        <w:pStyle w:val="M0"/>
        <w:spacing w:after="0"/>
        <w:rPr>
          <w:sz w:val="16"/>
        </w:rPr>
      </w:pPr>
    </w:p>
    <w:p w14:paraId="06911409"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06BA47C2"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335F9094" w14:textId="77777777" w:rsidR="00E80769" w:rsidRPr="00E77497" w:rsidRDefault="00E80769" w:rsidP="00E80769">
      <w:pPr>
        <w:pStyle w:val="M0"/>
        <w:spacing w:after="0"/>
        <w:rPr>
          <w:sz w:val="16"/>
        </w:rPr>
      </w:pPr>
    </w:p>
    <w:p w14:paraId="743A52F5"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7C8D6EFF"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58E81F5A" w14:textId="77777777" w:rsidR="00E80769" w:rsidRPr="00E77497" w:rsidRDefault="00E80769" w:rsidP="00E80769">
      <w:pPr>
        <w:pStyle w:val="M0"/>
        <w:spacing w:after="0"/>
        <w:rPr>
          <w:sz w:val="16"/>
        </w:rPr>
      </w:pPr>
    </w:p>
    <w:p w14:paraId="5C079D21"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2B23E83C"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1B911932"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28804D03" w14:textId="77777777" w:rsidR="00E80769" w:rsidRPr="00E77497" w:rsidRDefault="00E80769" w:rsidP="00E80769">
      <w:pPr>
        <w:pStyle w:val="M0"/>
        <w:spacing w:after="0"/>
        <w:rPr>
          <w:sz w:val="16"/>
        </w:rPr>
      </w:pPr>
    </w:p>
    <w:p w14:paraId="5D172841"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5C704058" w14:textId="77777777" w:rsidR="00E80769" w:rsidRPr="00E77497" w:rsidRDefault="00E80769" w:rsidP="00E80769">
      <w:pPr>
        <w:pStyle w:val="SyntaxRule2"/>
      </w:pPr>
      <w:r w:rsidRPr="00E77497">
        <w:t>JSONEscapeCharacter</w:t>
      </w:r>
    </w:p>
    <w:p w14:paraId="59615E0A" w14:textId="77777777" w:rsidR="00E80769" w:rsidRPr="00E77497" w:rsidRDefault="00E80769" w:rsidP="00E80769">
      <w:pPr>
        <w:pStyle w:val="SyntaxRule2"/>
      </w:pPr>
      <w:r w:rsidRPr="00E77497">
        <w:t xml:space="preserve">UnicodeEscapeSequence </w:t>
      </w:r>
    </w:p>
    <w:p w14:paraId="076178F5" w14:textId="77777777" w:rsidR="00E80769" w:rsidRPr="00E77497" w:rsidRDefault="00E80769" w:rsidP="00E80769">
      <w:pPr>
        <w:pStyle w:val="M0"/>
        <w:spacing w:after="0"/>
        <w:rPr>
          <w:sz w:val="16"/>
        </w:rPr>
      </w:pPr>
    </w:p>
    <w:p w14:paraId="416A01E1"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1AD6FB65"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4476FF53" w14:textId="77777777" w:rsidR="00E80769" w:rsidRPr="00E77497" w:rsidRDefault="00E80769" w:rsidP="00E80769">
      <w:pPr>
        <w:pStyle w:val="SyntaxRule"/>
      </w:pPr>
    </w:p>
    <w:p w14:paraId="242DDE62"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0EB9172B"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6DBA7D9F" w14:textId="77777777" w:rsidR="00E80769" w:rsidRPr="00E77497" w:rsidRDefault="00E80769" w:rsidP="00E80769">
      <w:pPr>
        <w:pStyle w:val="SyntaxRule"/>
        <w:rPr>
          <w:spacing w:val="6"/>
        </w:rPr>
      </w:pPr>
    </w:p>
    <w:p w14:paraId="26723506"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0668EF31"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02ACCD46" w14:textId="77777777" w:rsidR="00E80769" w:rsidRPr="00E77497" w:rsidRDefault="00E80769" w:rsidP="00E80769">
      <w:pPr>
        <w:pStyle w:val="SyntaxRule"/>
        <w:rPr>
          <w:spacing w:val="6"/>
        </w:rPr>
      </w:pPr>
    </w:p>
    <w:p w14:paraId="3A4B98D3"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01329872" w14:textId="77777777" w:rsidR="00E80769" w:rsidRPr="00E77497" w:rsidRDefault="00E80769" w:rsidP="00E80769">
      <w:pPr>
        <w:pStyle w:val="SyntaxRule2"/>
      </w:pPr>
      <w:r w:rsidRPr="00E77497">
        <w:t>NullLiteral</w:t>
      </w:r>
    </w:p>
    <w:p w14:paraId="0D0F03F7" w14:textId="77777777" w:rsidR="00E80769" w:rsidRPr="00E77497" w:rsidRDefault="00E80769" w:rsidP="00E80769">
      <w:pPr>
        <w:pStyle w:val="SyntaxRule"/>
      </w:pPr>
    </w:p>
    <w:p w14:paraId="1417D734"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71A794E8" w14:textId="77777777" w:rsidR="00E80769" w:rsidRPr="00E77497" w:rsidRDefault="00E80769" w:rsidP="00E80769">
      <w:pPr>
        <w:pStyle w:val="SyntaxRule2"/>
        <w:spacing w:after="240"/>
      </w:pPr>
      <w:r w:rsidRPr="00E77497">
        <w:t>BooleanLiteral</w:t>
      </w:r>
    </w:p>
    <w:p w14:paraId="45087484" w14:textId="77777777" w:rsidR="00E80769" w:rsidRPr="00E77497" w:rsidRDefault="00E80769" w:rsidP="00E80769">
      <w:pPr>
        <w:pStyle w:val="a3"/>
        <w:tabs>
          <w:tab w:val="clear" w:pos="640"/>
          <w:tab w:val="clear" w:pos="880"/>
        </w:tabs>
        <w:spacing w:before="120"/>
      </w:pPr>
      <w:bookmarkStart w:id="24226" w:name="_Toc235503563"/>
      <w:bookmarkStart w:id="24227" w:name="_Toc236208652"/>
      <w:bookmarkStart w:id="24228" w:name="_Toc241509338"/>
      <w:bookmarkStart w:id="24229" w:name="_Toc241557815"/>
      <w:bookmarkStart w:id="24230" w:name="_Toc244416825"/>
      <w:bookmarkStart w:id="24231" w:name="_Toc244657765"/>
      <w:bookmarkStart w:id="24232" w:name="_Toc246652505"/>
      <w:bookmarkStart w:id="24233" w:name="_Toc253562054"/>
      <w:bookmarkStart w:id="24234" w:name="_Toc268506070"/>
      <w:bookmarkStart w:id="24235" w:name="_Toc276631189"/>
      <w:bookmarkStart w:id="24236" w:name="_Toc277944233"/>
      <w:bookmarkStart w:id="24237" w:name="_Toc153968578"/>
      <w:bookmarkStart w:id="24238" w:name="_Toc323907820"/>
      <w:r w:rsidRPr="00E77497">
        <w:t>JSON Syntactic Grammar</w:t>
      </w:r>
      <w:bookmarkEnd w:id="24226"/>
      <w:bookmarkEnd w:id="24227"/>
      <w:bookmarkEnd w:id="24228"/>
      <w:bookmarkEnd w:id="24229"/>
      <w:bookmarkEnd w:id="24230"/>
      <w:bookmarkEnd w:id="24231"/>
      <w:bookmarkEnd w:id="24232"/>
      <w:bookmarkEnd w:id="24233"/>
      <w:bookmarkEnd w:id="24234"/>
      <w:bookmarkEnd w:id="24235"/>
      <w:bookmarkEnd w:id="24236"/>
      <w:bookmarkEnd w:id="24237"/>
      <w:bookmarkEnd w:id="24238"/>
    </w:p>
    <w:p w14:paraId="706AC14B"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4A86562D" w14:textId="77777777" w:rsidR="00E80769" w:rsidRPr="00E77497" w:rsidRDefault="00E80769" w:rsidP="00E80769">
      <w:pPr>
        <w:pStyle w:val="SyntaxRule2"/>
      </w:pPr>
      <w:r w:rsidRPr="00E77497">
        <w:t>JSONValue</w:t>
      </w:r>
    </w:p>
    <w:p w14:paraId="1EA4E6F9" w14:textId="77777777" w:rsidR="00E80769" w:rsidRPr="00E77497" w:rsidRDefault="00E80769" w:rsidP="00E80769">
      <w:pPr>
        <w:pStyle w:val="SyntaxRule"/>
      </w:pPr>
    </w:p>
    <w:p w14:paraId="373DA424"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52CED012"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631117F5" w14:textId="77777777" w:rsidR="00E80769" w:rsidRPr="00E77497" w:rsidRDefault="00E80769" w:rsidP="00E80769">
      <w:pPr>
        <w:pStyle w:val="SyntaxRule"/>
      </w:pPr>
    </w:p>
    <w:p w14:paraId="21D0EE8B"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675C0A7C"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510B1588" w14:textId="77777777" w:rsidR="00E80769" w:rsidRPr="00E77497" w:rsidRDefault="00E80769" w:rsidP="00E80769">
      <w:pPr>
        <w:pStyle w:val="SyntaxRule"/>
      </w:pPr>
    </w:p>
    <w:p w14:paraId="3145DE1F"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60670B53"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6C2A549A" w14:textId="77777777" w:rsidR="00E80769" w:rsidRPr="00E77497" w:rsidRDefault="00E80769" w:rsidP="00E80769">
      <w:pPr>
        <w:pStyle w:val="M0"/>
        <w:spacing w:after="0"/>
        <w:rPr>
          <w:sz w:val="16"/>
        </w:rPr>
      </w:pPr>
    </w:p>
    <w:p w14:paraId="2EFC95E7"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2B0F7F6F"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0C9887DD" w14:textId="77777777" w:rsidR="00E80769" w:rsidRPr="00E77497" w:rsidRDefault="00E80769" w:rsidP="00E80769">
      <w:pPr>
        <w:pStyle w:val="M0"/>
        <w:spacing w:after="0"/>
        <w:rPr>
          <w:sz w:val="16"/>
        </w:rPr>
      </w:pPr>
    </w:p>
    <w:p w14:paraId="52A0E826"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01F6E2DC"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7769B85B" w14:textId="77777777" w:rsidR="00E80769" w:rsidRPr="00E77497" w:rsidRDefault="00E80769" w:rsidP="00E80769">
      <w:pPr>
        <w:pStyle w:val="M0"/>
        <w:spacing w:after="0"/>
        <w:rPr>
          <w:sz w:val="16"/>
        </w:rPr>
      </w:pPr>
    </w:p>
    <w:p w14:paraId="2DD2823C"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7FDAF60F"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0E1E9B7B" w14:textId="77777777" w:rsidR="00E80769" w:rsidRPr="00E77497" w:rsidRDefault="000D7240" w:rsidP="00E80769">
      <w:r w:rsidRPr="00E77497">
        <w:br w:type="page"/>
      </w:r>
    </w:p>
    <w:p w14:paraId="473F853D" w14:textId="77777777" w:rsidR="0026283E" w:rsidRPr="00E77497" w:rsidRDefault="00CF4089" w:rsidP="0026283E">
      <w:pPr>
        <w:pStyle w:val="ANNEX"/>
        <w:rPr>
          <w:ins w:id="24239" w:author="Allen Wirfs-Brock" w:date="2011-07-02T12:37:00Z"/>
        </w:rPr>
      </w:pPr>
      <w:bookmarkStart w:id="24240" w:name="_Toc323907821"/>
      <w:r w:rsidRPr="00E77497">
        <w:rPr>
          <w:rStyle w:val="af4"/>
          <w:b w:val="0"/>
          <w:lang w:val="en-GB"/>
        </w:rPr>
        <w:commentReference w:id="24241"/>
      </w:r>
      <w:r w:rsidR="0026283E" w:rsidRPr="00E77497">
        <w:rPr>
          <w:b w:val="0"/>
        </w:rPr>
        <w:br/>
        <w:t>(</w:t>
      </w:r>
      <w:del w:id="24242" w:author="Allen Wirfs-Brock" w:date="2011-07-02T12:35:00Z">
        <w:r w:rsidR="0026283E" w:rsidRPr="00E77497" w:rsidDel="00914B17">
          <w:rPr>
            <w:b w:val="0"/>
          </w:rPr>
          <w:delText>informative</w:delText>
        </w:r>
      </w:del>
      <w:ins w:id="24243" w:author="Allen Wirfs-Brock" w:date="2011-07-02T12:35:00Z">
        <w:r w:rsidR="00914B17" w:rsidRPr="00E77497">
          <w:rPr>
            <w:b w:val="0"/>
          </w:rPr>
          <w:t>normative</w:t>
        </w:r>
      </w:ins>
      <w:r w:rsidR="0026283E" w:rsidRPr="00E77497">
        <w:rPr>
          <w:b w:val="0"/>
        </w:rPr>
        <w:t>)</w:t>
      </w:r>
      <w:r w:rsidR="0026283E" w:rsidRPr="00E77497">
        <w:rPr>
          <w:b w:val="0"/>
        </w:rPr>
        <w:br/>
      </w:r>
      <w:r w:rsidR="0026283E" w:rsidRPr="00E77497">
        <w:rPr>
          <w:b w:val="0"/>
        </w:rPr>
        <w:fldChar w:fldCharType="begin"/>
      </w:r>
      <w:r w:rsidR="0026283E" w:rsidRPr="00E77497">
        <w:rPr>
          <w:b w:val="0"/>
        </w:rPr>
        <w:instrText xml:space="preserve">SEQ aaa \h </w:instrText>
      </w:r>
      <w:r w:rsidR="00704FBA" w:rsidRPr="00E77497">
        <w:rPr>
          <w:b w:val="0"/>
        </w:rPr>
        <w:fldChar w:fldCharType="separate"/>
      </w:r>
      <w:r w:rsidR="0026283E" w:rsidRPr="00E77497">
        <w:rPr>
          <w:b w:val="0"/>
        </w:rPr>
        <w:fldChar w:fldCharType="end"/>
      </w:r>
      <w:r w:rsidR="0026283E" w:rsidRPr="00E77497">
        <w:rPr>
          <w:b w:val="0"/>
        </w:rPr>
        <w:fldChar w:fldCharType="begin"/>
      </w:r>
      <w:r w:rsidR="0026283E" w:rsidRPr="00E77497">
        <w:rPr>
          <w:b w:val="0"/>
        </w:rPr>
        <w:instrText xml:space="preserve">SEQ table \r0\h </w:instrText>
      </w:r>
      <w:r w:rsidR="00704FBA" w:rsidRPr="00E77497">
        <w:rPr>
          <w:b w:val="0"/>
        </w:rPr>
        <w:fldChar w:fldCharType="separate"/>
      </w:r>
      <w:r w:rsidR="0026283E" w:rsidRPr="00E77497">
        <w:rPr>
          <w:b w:val="0"/>
        </w:rPr>
        <w:fldChar w:fldCharType="end"/>
      </w:r>
      <w:r w:rsidR="0026283E" w:rsidRPr="00E77497">
        <w:rPr>
          <w:b w:val="0"/>
        </w:rPr>
        <w:fldChar w:fldCharType="begin"/>
      </w:r>
      <w:r w:rsidR="0026283E" w:rsidRPr="00E77497">
        <w:rPr>
          <w:b w:val="0"/>
        </w:rPr>
        <w:instrText xml:space="preserve">SEQ figure \r0\h </w:instrText>
      </w:r>
      <w:r w:rsidR="00704FBA" w:rsidRPr="00E77497">
        <w:rPr>
          <w:b w:val="0"/>
        </w:rPr>
        <w:fldChar w:fldCharType="separate"/>
      </w:r>
      <w:r w:rsidR="0026283E" w:rsidRPr="00E77497">
        <w:rPr>
          <w:b w:val="0"/>
        </w:rPr>
        <w:fldChar w:fldCharType="end"/>
      </w:r>
      <w:r w:rsidR="0026283E" w:rsidRPr="00E77497">
        <w:br/>
      </w:r>
      <w:del w:id="24244" w:author="Allen Wirfs-Brock" w:date="2011-07-02T12:37:00Z">
        <w:r w:rsidR="00990F07" w:rsidRPr="00E77497" w:rsidDel="00914B17">
          <w:delText>Compatibility</w:delText>
        </w:r>
      </w:del>
      <w:ins w:id="24245" w:author="Allen Wirfs-Brock" w:date="2011-07-02T12:37:00Z">
        <w:r w:rsidR="00914B17" w:rsidRPr="00E77497">
          <w:t>Additional ECMAScript Features for Web Browsers</w:t>
        </w:r>
        <w:bookmarkEnd w:id="24240"/>
      </w:ins>
    </w:p>
    <w:p w14:paraId="6AE760E8" w14:textId="77777777" w:rsidR="00914B17" w:rsidRPr="00E77497" w:rsidRDefault="00914B17" w:rsidP="00914B17">
      <w:ins w:id="24246" w:author="Allen Wirfs-Brock" w:date="2011-07-02T12:37:00Z">
        <w:r w:rsidRPr="00E77497">
          <w:t xml:space="preserve">The ECMAScript </w:t>
        </w:r>
      </w:ins>
      <w:ins w:id="24247" w:author="Allen Wirfs-Brock" w:date="2011-07-02T12:38:00Z">
        <w:r w:rsidRPr="00E77497">
          <w:t>language</w:t>
        </w:r>
      </w:ins>
      <w:ins w:id="24248" w:author="Allen Wirfs-Brock" w:date="2011-07-02T12:37:00Z">
        <w:r w:rsidRPr="00E77497">
          <w:t xml:space="preserve"> </w:t>
        </w:r>
      </w:ins>
      <w:ins w:id="24249" w:author="Allen Wirfs-Brock" w:date="2011-07-02T12:38:00Z">
        <w:r w:rsidRPr="00E77497">
          <w:t xml:space="preserve">syntax and semantics defined in this </w:t>
        </w:r>
      </w:ins>
      <w:ins w:id="24250" w:author="Allen Wirfs-Brock" w:date="2011-07-02T12:39:00Z">
        <w:r w:rsidRPr="00E77497">
          <w:t>annex</w:t>
        </w:r>
      </w:ins>
      <w:ins w:id="24251" w:author="Allen Wirfs-Brock" w:date="2011-07-02T12:38:00Z">
        <w:r w:rsidRPr="00E77497">
          <w:t xml:space="preserve"> </w:t>
        </w:r>
      </w:ins>
      <w:ins w:id="24252" w:author="Allen Wirfs-Brock" w:date="2011-07-02T12:39:00Z">
        <w:del w:id="24253" w:author="Allen Wirfs-Brock rev2" w:date="2011-07-20T13:55:00Z">
          <w:r w:rsidRPr="00E77497" w:rsidDel="001F13A3">
            <w:delText>is</w:delText>
          </w:r>
        </w:del>
      </w:ins>
      <w:ins w:id="24254" w:author="Allen Wirfs-Brock rev2" w:date="2011-07-20T13:55:00Z">
        <w:r w:rsidR="001F13A3" w:rsidRPr="00E77497">
          <w:t>are</w:t>
        </w:r>
      </w:ins>
      <w:ins w:id="24255" w:author="Allen Wirfs-Brock" w:date="2011-07-02T12:39:00Z">
        <w:r w:rsidRPr="00E77497">
          <w:t xml:space="preserve"> required when the ECMAScript host is a web browser</w:t>
        </w:r>
        <w:del w:id="24256" w:author="Allen Wirfs-Brock rev2" w:date="2011-07-20T13:56:00Z">
          <w:r w:rsidRPr="00E77497" w:rsidDel="001F13A3">
            <w:delText>s</w:delText>
          </w:r>
        </w:del>
        <w:r w:rsidRPr="00E77497">
          <w:t xml:space="preserve">. </w:t>
        </w:r>
        <w:del w:id="24257" w:author="Allen Wirfs-Brock rev2" w:date="2011-07-20T13:56:00Z">
          <w:r w:rsidRPr="00E77497" w:rsidDel="001F13A3">
            <w:delText>It</w:delText>
          </w:r>
        </w:del>
      </w:ins>
      <w:ins w:id="24258" w:author="Allen Wirfs-Brock rev2" w:date="2011-07-20T13:57:00Z">
        <w:r w:rsidR="001F13A3" w:rsidRPr="00E77497">
          <w:t>The content of this annex</w:t>
        </w:r>
      </w:ins>
      <w:ins w:id="24259" w:author="Allen Wirfs-Brock" w:date="2011-07-02T12:39:00Z">
        <w:r w:rsidRPr="00E77497">
          <w:t xml:space="preserve"> is normative but optional</w:t>
        </w:r>
      </w:ins>
      <w:ins w:id="24260" w:author="Allen Wirfs-Brock rev2" w:date="2011-07-20T13:56:00Z">
        <w:r w:rsidR="001F13A3" w:rsidRPr="00E77497">
          <w:t xml:space="preserve"> </w:t>
        </w:r>
      </w:ins>
      <w:ins w:id="24261" w:author="Allen Wirfs-Brock" w:date="2011-07-02T12:39:00Z">
        <w:r w:rsidRPr="00E77497">
          <w:t>if the</w:t>
        </w:r>
      </w:ins>
      <w:ins w:id="24262" w:author="Allen Wirfs-Brock rev2" w:date="2011-07-20T13:58:00Z">
        <w:r w:rsidR="001F13A3" w:rsidRPr="00E77497">
          <w:t xml:space="preserve"> ECMAScript</w:t>
        </w:r>
      </w:ins>
      <w:ins w:id="24263" w:author="Allen Wirfs-Brock" w:date="2011-07-02T12:39:00Z">
        <w:r w:rsidRPr="00E77497">
          <w:t xml:space="preserve"> host is not a web browser.</w:t>
        </w:r>
      </w:ins>
    </w:p>
    <w:p w14:paraId="497D85C3" w14:textId="77777777" w:rsidR="00E80769" w:rsidRPr="00E77497" w:rsidRDefault="00E80769" w:rsidP="00E80769">
      <w:pPr>
        <w:pStyle w:val="a2"/>
        <w:tabs>
          <w:tab w:val="clear" w:pos="500"/>
          <w:tab w:val="clear" w:pos="720"/>
          <w:tab w:val="left" w:pos="567"/>
        </w:tabs>
      </w:pPr>
      <w:bookmarkStart w:id="24264" w:name="_Toc472818980"/>
      <w:bookmarkStart w:id="24265" w:name="_Toc474641695"/>
      <w:bookmarkStart w:id="24266" w:name="_Toc235503566"/>
      <w:bookmarkStart w:id="24267" w:name="_Toc236208654"/>
      <w:bookmarkStart w:id="24268" w:name="_Toc241509340"/>
      <w:bookmarkStart w:id="24269" w:name="_Toc241557817"/>
      <w:bookmarkStart w:id="24270" w:name="_Toc244416827"/>
      <w:bookmarkStart w:id="24271" w:name="_Toc244657767"/>
      <w:bookmarkStart w:id="24272" w:name="_Toc246652507"/>
      <w:bookmarkStart w:id="24273" w:name="_Toc253562056"/>
      <w:bookmarkStart w:id="24274" w:name="_Toc268506072"/>
      <w:bookmarkStart w:id="24275" w:name="_Toc276631191"/>
      <w:bookmarkStart w:id="24276" w:name="_Toc277944235"/>
      <w:bookmarkStart w:id="24277" w:name="_Toc153968580"/>
      <w:bookmarkStart w:id="24278" w:name="_Toc323907822"/>
      <w:r w:rsidRPr="00E77497">
        <w:t>Additional Syntax</w:t>
      </w:r>
      <w:bookmarkEnd w:id="24264"/>
      <w:bookmarkEnd w:id="24265"/>
      <w:bookmarkEnd w:id="24266"/>
      <w:bookmarkEnd w:id="24267"/>
      <w:bookmarkEnd w:id="24268"/>
      <w:bookmarkEnd w:id="24269"/>
      <w:bookmarkEnd w:id="24270"/>
      <w:bookmarkEnd w:id="24271"/>
      <w:bookmarkEnd w:id="24272"/>
      <w:bookmarkEnd w:id="24273"/>
      <w:bookmarkEnd w:id="24274"/>
      <w:bookmarkEnd w:id="24275"/>
      <w:bookmarkEnd w:id="24276"/>
      <w:bookmarkEnd w:id="24277"/>
      <w:bookmarkEnd w:id="24278"/>
    </w:p>
    <w:p w14:paraId="6F816FD1" w14:textId="77777777" w:rsidR="00E80769" w:rsidRPr="00E77497" w:rsidDel="00CF4089" w:rsidRDefault="00E80769" w:rsidP="00E80769">
      <w:pPr>
        <w:rPr>
          <w:del w:id="24279" w:author="Allen Wirfs-Brock" w:date="2011-07-02T12:51:00Z"/>
        </w:rPr>
      </w:pPr>
      <w:del w:id="24280" w:author="Allen Wirfs-Brock" w:date="2011-07-02T12:51:00Z">
        <w:r w:rsidRPr="00E77497"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bookmarkStart w:id="24281" w:name="_Toc308431197"/>
        <w:bookmarkStart w:id="24282" w:name="_Toc308431606"/>
        <w:bookmarkStart w:id="24283" w:name="_Toc314500748"/>
        <w:bookmarkStart w:id="24284" w:name="_Toc318131507"/>
        <w:bookmarkStart w:id="24285" w:name="_Toc323907823"/>
        <w:bookmarkEnd w:id="24281"/>
        <w:bookmarkEnd w:id="24282"/>
        <w:bookmarkEnd w:id="24283"/>
        <w:bookmarkEnd w:id="24284"/>
        <w:bookmarkEnd w:id="24285"/>
      </w:del>
    </w:p>
    <w:p w14:paraId="53AB86EE" w14:textId="77777777" w:rsidR="00E80769" w:rsidRPr="00E77497" w:rsidRDefault="00E80769" w:rsidP="00E80769">
      <w:pPr>
        <w:pStyle w:val="a3"/>
        <w:tabs>
          <w:tab w:val="clear" w:pos="640"/>
          <w:tab w:val="clear" w:pos="880"/>
        </w:tabs>
        <w:spacing w:before="120"/>
      </w:pPr>
      <w:bookmarkStart w:id="24286" w:name="_Toc472818981"/>
      <w:bookmarkStart w:id="24287" w:name="_Toc474641696"/>
      <w:bookmarkStart w:id="24288" w:name="_Toc235503567"/>
      <w:bookmarkStart w:id="24289" w:name="_Toc236208655"/>
      <w:bookmarkStart w:id="24290" w:name="_Toc241509341"/>
      <w:bookmarkStart w:id="24291" w:name="_Toc241557818"/>
      <w:bookmarkStart w:id="24292" w:name="_Toc244416828"/>
      <w:bookmarkStart w:id="24293" w:name="_Toc244657768"/>
      <w:bookmarkStart w:id="24294" w:name="_Toc246652508"/>
      <w:bookmarkStart w:id="24295" w:name="_Toc253562057"/>
      <w:bookmarkStart w:id="24296" w:name="_Toc268506073"/>
      <w:bookmarkStart w:id="24297" w:name="_Toc276631192"/>
      <w:bookmarkStart w:id="24298" w:name="_Toc277944236"/>
      <w:bookmarkStart w:id="24299" w:name="_Toc153968581"/>
      <w:bookmarkStart w:id="24300" w:name="_Toc323907824"/>
      <w:r w:rsidRPr="00E77497">
        <w:t>Numeric Literals</w:t>
      </w:r>
      <w:bookmarkEnd w:id="24286"/>
      <w:bookmarkEnd w:id="24287"/>
      <w:bookmarkEnd w:id="24288"/>
      <w:bookmarkEnd w:id="24289"/>
      <w:bookmarkEnd w:id="24290"/>
      <w:bookmarkEnd w:id="24291"/>
      <w:bookmarkEnd w:id="24292"/>
      <w:bookmarkEnd w:id="24293"/>
      <w:bookmarkEnd w:id="24294"/>
      <w:bookmarkEnd w:id="24295"/>
      <w:bookmarkEnd w:id="24296"/>
      <w:bookmarkEnd w:id="24297"/>
      <w:bookmarkEnd w:id="24298"/>
      <w:bookmarkEnd w:id="24299"/>
      <w:bookmarkEnd w:id="24300"/>
    </w:p>
    <w:p w14:paraId="766448C7" w14:textId="77777777" w:rsidR="00E80769" w:rsidRPr="00E77497" w:rsidRDefault="00E80769" w:rsidP="00E80769">
      <w:r w:rsidRPr="00E77497">
        <w:t xml:space="preserve">The syntax and semantics of 7.8.3 </w:t>
      </w:r>
      <w:del w:id="24301" w:author="Allen Wirfs-Brock" w:date="2011-07-02T12:50:00Z">
        <w:r w:rsidRPr="00E77497" w:rsidDel="00CF4089">
          <w:delText>can be</w:delText>
        </w:r>
      </w:del>
      <w:ins w:id="24302" w:author="Allen Wirfs-Brock" w:date="2011-07-02T12:50:00Z">
        <w:r w:rsidR="00CF4089" w:rsidRPr="00E77497">
          <w:t>is</w:t>
        </w:r>
      </w:ins>
      <w:r w:rsidRPr="00E77497">
        <w:t xml:space="preserve"> extended as follows except that this extension is not allowed for strict mode code:</w:t>
      </w:r>
    </w:p>
    <w:p w14:paraId="0048DEDA" w14:textId="77777777" w:rsidR="00E80769" w:rsidRPr="00E77497" w:rsidRDefault="00E80769" w:rsidP="00E80769">
      <w:pPr>
        <w:pStyle w:val="Syntax"/>
      </w:pPr>
      <w:r w:rsidRPr="00E77497">
        <w:t>Syntax</w:t>
      </w:r>
    </w:p>
    <w:p w14:paraId="0699FBAF" w14:textId="77777777" w:rsidR="00E80769" w:rsidRPr="00E77497" w:rsidRDefault="00E80769" w:rsidP="00E80769">
      <w:pPr>
        <w:pStyle w:val="SyntaxRule"/>
      </w:pPr>
      <w:r w:rsidRPr="00E77497">
        <w:t xml:space="preserve">NumericLiteral </w:t>
      </w:r>
      <w:r w:rsidRPr="00E77497">
        <w:rPr>
          <w:rFonts w:ascii="Arial" w:hAnsi="Arial"/>
          <w:b/>
          <w:i w:val="0"/>
        </w:rPr>
        <w:t>::</w:t>
      </w:r>
    </w:p>
    <w:p w14:paraId="5C591BAD" w14:textId="77777777" w:rsidR="00E80769" w:rsidRPr="00E77497" w:rsidRDefault="00E80769" w:rsidP="00E80769">
      <w:pPr>
        <w:pStyle w:val="SyntaxDefinition"/>
      </w:pPr>
      <w:r w:rsidRPr="00E77497">
        <w:t>DecimalLiteral</w:t>
      </w:r>
      <w:ins w:id="24303" w:author="Rev 7 Allen Wirfs-Brock" w:date="2012-05-04T10:23:00Z">
        <w:r w:rsidR="00591F2A">
          <w:br/>
        </w:r>
      </w:ins>
      <w:ins w:id="24304" w:author="Rev 7 Allen Wirfs-Brock" w:date="2012-05-04T10:24:00Z">
        <w:r w:rsidR="00591F2A">
          <w:t>Binary</w:t>
        </w:r>
        <w:r w:rsidR="00591F2A" w:rsidRPr="00E77497">
          <w:t xml:space="preserve">IntegerLiteral </w:t>
        </w:r>
        <w:r w:rsidR="00591F2A">
          <w:br/>
        </w:r>
      </w:ins>
      <w:ins w:id="24305" w:author="Rev 7 Allen Wirfs-Brock" w:date="2012-05-04T10:23:00Z">
        <w:r w:rsidR="00591F2A" w:rsidRPr="00E77497">
          <w:t>OctalIntegerLiteral</w:t>
        </w:r>
      </w:ins>
      <w:r w:rsidRPr="00E77497">
        <w:br/>
        <w:t>HexIntegerLiteral</w:t>
      </w:r>
      <w:r w:rsidRPr="00E77497">
        <w:br/>
      </w:r>
      <w:ins w:id="24306" w:author="Rev 7 Allen Wirfs-Brock" w:date="2012-05-04T10:24:00Z">
        <w:r w:rsidR="00591F2A">
          <w:t>Legacy</w:t>
        </w:r>
      </w:ins>
      <w:r w:rsidRPr="00E77497">
        <w:t>OctalIntegerLiteral</w:t>
      </w:r>
    </w:p>
    <w:p w14:paraId="61879F69" w14:textId="77777777" w:rsidR="00E80769" w:rsidRPr="00E77497" w:rsidRDefault="00591F2A" w:rsidP="00E80769">
      <w:pPr>
        <w:pStyle w:val="SyntaxRule"/>
      </w:pPr>
      <w:ins w:id="24307" w:author="Rev 7 Allen Wirfs-Brock" w:date="2012-05-04T10:24:00Z">
        <w:r>
          <w:t>Legacy</w:t>
        </w:r>
      </w:ins>
      <w:r w:rsidR="00E80769" w:rsidRPr="00E77497">
        <w:t xml:space="preserve">OctalIntegerLiteral </w:t>
      </w:r>
      <w:r w:rsidR="00E80769" w:rsidRPr="00E77497">
        <w:rPr>
          <w:rFonts w:ascii="Arial" w:hAnsi="Arial"/>
          <w:b/>
          <w:i w:val="0"/>
        </w:rPr>
        <w:t>::</w:t>
      </w:r>
    </w:p>
    <w:p w14:paraId="2AFB77DB"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ins w:id="24308" w:author="Rev 7 Allen Wirfs-Brock" w:date="2012-05-04T10:24:00Z">
        <w:r w:rsidR="00591F2A">
          <w:t>Legacy</w:t>
        </w:r>
      </w:ins>
      <w:r w:rsidRPr="00E77497">
        <w:t>OctalIntegerLiteral OctalDigit</w:t>
      </w:r>
    </w:p>
    <w:p w14:paraId="0C31D7F1" w14:textId="77777777" w:rsidR="00E80769" w:rsidRPr="00C7794D" w:rsidDel="00591F2A" w:rsidRDefault="00E80769" w:rsidP="00E80769">
      <w:pPr>
        <w:pStyle w:val="SyntaxRule"/>
        <w:rPr>
          <w:del w:id="24309" w:author="Rev 7 Allen Wirfs-Brock" w:date="2012-05-04T10:25:00Z"/>
          <w:rFonts w:ascii="Courier New" w:hAnsi="Courier New" w:cs="Courier New"/>
          <w:i w:val="0"/>
        </w:rPr>
      </w:pPr>
      <w:del w:id="24310" w:author="Rev 7 Allen Wirfs-Brock" w:date="2012-05-04T10:25:00Z">
        <w:r w:rsidRPr="00E77497" w:rsidDel="00591F2A">
          <w:delText>OctalDigit</w:delText>
        </w:r>
        <w:r w:rsidRPr="00C7794D" w:rsidDel="00591F2A">
          <w:delText xml:space="preserve"> </w:delText>
        </w:r>
        <w:r w:rsidRPr="00C7794D" w:rsidDel="00591F2A">
          <w:rPr>
            <w:rFonts w:ascii="Arial" w:hAnsi="Arial"/>
            <w:b/>
            <w:i w:val="0"/>
          </w:rPr>
          <w:delText>::</w:delText>
        </w:r>
        <w:r w:rsidRPr="00C7794D" w:rsidDel="00591F2A">
          <w:delText xml:space="preserve"> </w:delText>
        </w:r>
        <w:r w:rsidRPr="00C7794D" w:rsidDel="00591F2A">
          <w:rPr>
            <w:rFonts w:ascii="Arial" w:hAnsi="Arial"/>
            <w:b/>
            <w:bCs/>
            <w:i w:val="0"/>
          </w:rPr>
          <w:delText>one of</w:delText>
        </w:r>
      </w:del>
    </w:p>
    <w:p w14:paraId="6F35E1AF" w14:textId="77777777" w:rsidR="00E80769" w:rsidRPr="00C7794D" w:rsidDel="00591F2A" w:rsidRDefault="00E80769" w:rsidP="00E80769">
      <w:pPr>
        <w:pStyle w:val="SyntaxDefinition"/>
        <w:rPr>
          <w:del w:id="24311" w:author="Rev 7 Allen Wirfs-Brock" w:date="2012-05-04T10:25:00Z"/>
          <w:b/>
          <w:bCs/>
        </w:rPr>
      </w:pPr>
      <w:del w:id="24312" w:author="Rev 7 Allen Wirfs-Brock" w:date="2012-05-04T10:25:00Z">
        <w:r w:rsidRPr="00C7794D" w:rsidDel="00591F2A">
          <w:rPr>
            <w:rFonts w:ascii="Courier New" w:hAnsi="Courier New" w:cs="Courier New"/>
            <w:b/>
            <w:i w:val="0"/>
          </w:rPr>
          <w:delText>0</w:delText>
        </w:r>
        <w:r w:rsidRPr="00C7794D" w:rsidDel="00591F2A">
          <w:rPr>
            <w:b/>
          </w:rPr>
          <w:delText xml:space="preserve">  </w:delText>
        </w:r>
        <w:r w:rsidRPr="00C7794D" w:rsidDel="00591F2A">
          <w:rPr>
            <w:rFonts w:ascii="Courier New" w:hAnsi="Courier New" w:cs="Courier New"/>
            <w:b/>
            <w:i w:val="0"/>
          </w:rPr>
          <w:delText>1</w:delText>
        </w:r>
        <w:r w:rsidRPr="00C7794D" w:rsidDel="00591F2A">
          <w:rPr>
            <w:b/>
          </w:rPr>
          <w:delText xml:space="preserve">  </w:delText>
        </w:r>
        <w:r w:rsidRPr="00C7794D" w:rsidDel="00591F2A">
          <w:rPr>
            <w:rFonts w:ascii="Courier New" w:hAnsi="Courier New" w:cs="Courier New"/>
            <w:b/>
            <w:i w:val="0"/>
          </w:rPr>
          <w:delText>2</w:delText>
        </w:r>
        <w:r w:rsidRPr="00C7794D" w:rsidDel="00591F2A">
          <w:rPr>
            <w:b/>
          </w:rPr>
          <w:delText xml:space="preserve">  </w:delText>
        </w:r>
        <w:r w:rsidRPr="00C7794D" w:rsidDel="00591F2A">
          <w:rPr>
            <w:rFonts w:ascii="Courier New" w:hAnsi="Courier New" w:cs="Courier New"/>
            <w:b/>
            <w:i w:val="0"/>
          </w:rPr>
          <w:delText xml:space="preserve">3 </w:delText>
        </w:r>
        <w:r w:rsidRPr="00C7794D" w:rsidDel="00591F2A">
          <w:rPr>
            <w:b/>
          </w:rPr>
          <w:delText xml:space="preserve"> </w:delText>
        </w:r>
        <w:r w:rsidRPr="00C7794D" w:rsidDel="00591F2A">
          <w:rPr>
            <w:rFonts w:ascii="Courier New" w:hAnsi="Courier New" w:cs="Courier New"/>
            <w:b/>
            <w:i w:val="0"/>
          </w:rPr>
          <w:delText xml:space="preserve">4 </w:delText>
        </w:r>
        <w:r w:rsidRPr="00C7794D" w:rsidDel="00591F2A">
          <w:rPr>
            <w:b/>
          </w:rPr>
          <w:delText xml:space="preserve"> </w:delText>
        </w:r>
        <w:r w:rsidRPr="00C7794D" w:rsidDel="00591F2A">
          <w:rPr>
            <w:rFonts w:ascii="Courier New" w:hAnsi="Courier New" w:cs="Courier New"/>
            <w:b/>
            <w:i w:val="0"/>
          </w:rPr>
          <w:delText>5</w:delText>
        </w:r>
        <w:r w:rsidRPr="00C7794D" w:rsidDel="00591F2A">
          <w:rPr>
            <w:b/>
          </w:rPr>
          <w:delText xml:space="preserve">  </w:delText>
        </w:r>
        <w:r w:rsidRPr="00C7794D" w:rsidDel="00591F2A">
          <w:rPr>
            <w:rFonts w:ascii="Courier New" w:hAnsi="Courier New" w:cs="Courier New"/>
            <w:b/>
            <w:i w:val="0"/>
          </w:rPr>
          <w:delText>6</w:delText>
        </w:r>
        <w:r w:rsidRPr="00C7794D" w:rsidDel="00591F2A">
          <w:rPr>
            <w:b/>
          </w:rPr>
          <w:delText xml:space="preserve">  </w:delText>
        </w:r>
        <w:r w:rsidRPr="00C7794D" w:rsidDel="00591F2A">
          <w:rPr>
            <w:rFonts w:ascii="Courier New" w:hAnsi="Courier New" w:cs="Courier New"/>
            <w:b/>
            <w:i w:val="0"/>
          </w:rPr>
          <w:delText>7</w:delText>
        </w:r>
      </w:del>
    </w:p>
    <w:p w14:paraId="011FEC11" w14:textId="77777777" w:rsidR="00E80769" w:rsidRPr="004D1BD1" w:rsidRDefault="00E80769" w:rsidP="00E80769">
      <w:r w:rsidRPr="004D1BD1">
        <w:t>Semantics</w:t>
      </w:r>
    </w:p>
    <w:p w14:paraId="40AFF475" w14:textId="77777777" w:rsidR="00E80769" w:rsidRPr="00A67AF2" w:rsidDel="00591F2A" w:rsidRDefault="00E80769" w:rsidP="00E80769">
      <w:pPr>
        <w:pStyle w:val="MathSpecialCase3"/>
        <w:numPr>
          <w:ilvl w:val="0"/>
          <w:numId w:val="30"/>
        </w:numPr>
        <w:tabs>
          <w:tab w:val="left" w:pos="1170"/>
        </w:tabs>
        <w:spacing w:after="0"/>
        <w:ind w:left="1170" w:hanging="270"/>
        <w:rPr>
          <w:del w:id="24313" w:author="Rev 7 Allen Wirfs-Brock" w:date="2012-05-04T10:27:00Z"/>
          <w:rFonts w:ascii="Arial" w:hAnsi="Arial"/>
        </w:rPr>
      </w:pPr>
      <w:del w:id="24314" w:author="Rev 7 Allen Wirfs-Brock" w:date="2012-05-04T10:27:00Z">
        <w:r w:rsidRPr="008B7F6F" w:rsidDel="00591F2A">
          <w:rPr>
            <w:rFonts w:ascii="Arial" w:hAnsi="Arial"/>
          </w:rPr>
          <w:delText xml:space="preserve">The MV of </w:delText>
        </w:r>
        <w:r w:rsidRPr="006B6D0A" w:rsidDel="00591F2A">
          <w:rPr>
            <w:i/>
          </w:rPr>
          <w:delText>NumericLiteral</w:delText>
        </w:r>
        <w:r w:rsidRPr="006B6D0A" w:rsidDel="00591F2A">
          <w:rPr>
            <w:rFonts w:ascii="Arial" w:hAnsi="Arial"/>
          </w:rPr>
          <w:delText xml:space="preserve"> </w:delText>
        </w:r>
        <w:r w:rsidRPr="006B6D0A" w:rsidDel="00591F2A">
          <w:rPr>
            <w:rFonts w:ascii="Arial" w:hAnsi="Arial"/>
            <w:b/>
          </w:rPr>
          <w:delText>::</w:delText>
        </w:r>
        <w:r w:rsidRPr="00E65A34" w:rsidDel="00591F2A">
          <w:rPr>
            <w:rFonts w:ascii="Arial" w:hAnsi="Arial"/>
          </w:rPr>
          <w:delText xml:space="preserve"> </w:delText>
        </w:r>
        <w:r w:rsidRPr="00546435" w:rsidDel="00591F2A">
          <w:rPr>
            <w:i/>
          </w:rPr>
          <w:delText>OctalIntegerLiteral</w:delText>
        </w:r>
        <w:r w:rsidRPr="00A67AF2" w:rsidDel="00591F2A">
          <w:rPr>
            <w:rFonts w:ascii="Arial" w:hAnsi="Arial"/>
          </w:rPr>
          <w:delText xml:space="preserve"> is the MV of </w:delText>
        </w:r>
        <w:r w:rsidRPr="00A67AF2" w:rsidDel="00591F2A">
          <w:rPr>
            <w:i/>
          </w:rPr>
          <w:delText>OctalIntegerLiteral</w:delText>
        </w:r>
        <w:r w:rsidRPr="00A67AF2" w:rsidDel="00591F2A">
          <w:rPr>
            <w:rFonts w:ascii="Arial" w:hAnsi="Arial"/>
          </w:rPr>
          <w:delText>.</w:delText>
        </w:r>
      </w:del>
    </w:p>
    <w:p w14:paraId="394213C2" w14:textId="77777777" w:rsidR="00E80769" w:rsidRPr="00E77497" w:rsidDel="00591F2A" w:rsidRDefault="00E80769" w:rsidP="00E80769">
      <w:pPr>
        <w:pStyle w:val="MathSpecialCase3"/>
        <w:numPr>
          <w:ilvl w:val="0"/>
          <w:numId w:val="30"/>
        </w:numPr>
        <w:tabs>
          <w:tab w:val="left" w:pos="1170"/>
        </w:tabs>
        <w:spacing w:after="0"/>
        <w:ind w:left="1170" w:hanging="270"/>
        <w:rPr>
          <w:del w:id="24315" w:author="Rev 7 Allen Wirfs-Brock" w:date="2012-05-04T10:27:00Z"/>
          <w:rFonts w:ascii="Arial" w:hAnsi="Arial"/>
        </w:rPr>
      </w:pPr>
      <w:del w:id="24316" w:author="Rev 7 Allen Wirfs-Brock" w:date="2012-05-04T10:27:00Z">
        <w:r w:rsidRPr="00B820AB" w:rsidDel="00591F2A">
          <w:rPr>
            <w:rFonts w:ascii="Arial" w:hAnsi="Arial"/>
          </w:rPr>
          <w:delText xml:space="preserve">The MV of </w:delText>
        </w:r>
        <w:r w:rsidRPr="00675B74"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0</w:delText>
        </w:r>
        <w:r w:rsidRPr="00E77497" w:rsidDel="00591F2A">
          <w:rPr>
            <w:rFonts w:ascii="Arial" w:hAnsi="Arial"/>
          </w:rPr>
          <w:delText xml:space="preserve"> is 0.</w:delText>
        </w:r>
      </w:del>
    </w:p>
    <w:p w14:paraId="36FCC3F5" w14:textId="77777777" w:rsidR="00E80769" w:rsidRPr="00E77497" w:rsidDel="00591F2A" w:rsidRDefault="00E80769" w:rsidP="00E80769">
      <w:pPr>
        <w:pStyle w:val="MathSpecialCase3"/>
        <w:numPr>
          <w:ilvl w:val="0"/>
          <w:numId w:val="30"/>
        </w:numPr>
        <w:tabs>
          <w:tab w:val="left" w:pos="1170"/>
        </w:tabs>
        <w:spacing w:after="0"/>
        <w:ind w:left="1170" w:hanging="270"/>
        <w:rPr>
          <w:del w:id="24317" w:author="Rev 7 Allen Wirfs-Brock" w:date="2012-05-04T10:27:00Z"/>
          <w:rFonts w:ascii="Arial" w:hAnsi="Arial"/>
        </w:rPr>
      </w:pPr>
      <w:del w:id="24318"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1</w:delText>
        </w:r>
        <w:r w:rsidRPr="00E77497" w:rsidDel="00591F2A">
          <w:rPr>
            <w:rFonts w:ascii="Arial" w:hAnsi="Arial"/>
          </w:rPr>
          <w:delText xml:space="preserve"> is 1.</w:delText>
        </w:r>
      </w:del>
    </w:p>
    <w:p w14:paraId="19F6569D" w14:textId="77777777" w:rsidR="00E80769" w:rsidRPr="00E77497" w:rsidDel="00591F2A" w:rsidRDefault="00E80769" w:rsidP="00E80769">
      <w:pPr>
        <w:pStyle w:val="MathSpecialCase3"/>
        <w:numPr>
          <w:ilvl w:val="0"/>
          <w:numId w:val="30"/>
        </w:numPr>
        <w:tabs>
          <w:tab w:val="left" w:pos="1170"/>
        </w:tabs>
        <w:spacing w:after="0"/>
        <w:ind w:left="1170" w:hanging="270"/>
        <w:rPr>
          <w:del w:id="24319" w:author="Rev 7 Allen Wirfs-Brock" w:date="2012-05-04T10:27:00Z"/>
          <w:rFonts w:ascii="Arial" w:hAnsi="Arial"/>
        </w:rPr>
      </w:pPr>
      <w:del w:id="24320"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2</w:delText>
        </w:r>
        <w:r w:rsidRPr="00E77497" w:rsidDel="00591F2A">
          <w:rPr>
            <w:rFonts w:ascii="Arial" w:hAnsi="Arial"/>
          </w:rPr>
          <w:delText xml:space="preserve"> is 2.</w:delText>
        </w:r>
      </w:del>
    </w:p>
    <w:p w14:paraId="1A6578E3" w14:textId="77777777" w:rsidR="00E80769" w:rsidRPr="00E77497" w:rsidDel="00591F2A" w:rsidRDefault="00E80769" w:rsidP="00E80769">
      <w:pPr>
        <w:pStyle w:val="MathSpecialCase3"/>
        <w:numPr>
          <w:ilvl w:val="0"/>
          <w:numId w:val="30"/>
        </w:numPr>
        <w:tabs>
          <w:tab w:val="left" w:pos="1170"/>
        </w:tabs>
        <w:spacing w:after="0"/>
        <w:ind w:left="1170" w:hanging="270"/>
        <w:rPr>
          <w:del w:id="24321" w:author="Rev 7 Allen Wirfs-Brock" w:date="2012-05-04T10:27:00Z"/>
          <w:rFonts w:ascii="Arial" w:hAnsi="Arial"/>
        </w:rPr>
      </w:pPr>
      <w:del w:id="24322"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3</w:delText>
        </w:r>
        <w:r w:rsidRPr="00E77497" w:rsidDel="00591F2A">
          <w:rPr>
            <w:rFonts w:ascii="Arial" w:hAnsi="Arial"/>
          </w:rPr>
          <w:delText xml:space="preserve"> is 3.</w:delText>
        </w:r>
      </w:del>
    </w:p>
    <w:p w14:paraId="41DB6A9E" w14:textId="77777777" w:rsidR="00E80769" w:rsidRPr="00E77497" w:rsidDel="00591F2A" w:rsidRDefault="00E80769" w:rsidP="00E80769">
      <w:pPr>
        <w:pStyle w:val="MathSpecialCase3"/>
        <w:numPr>
          <w:ilvl w:val="0"/>
          <w:numId w:val="30"/>
        </w:numPr>
        <w:tabs>
          <w:tab w:val="left" w:pos="1170"/>
        </w:tabs>
        <w:spacing w:after="0"/>
        <w:ind w:left="1170" w:hanging="270"/>
        <w:rPr>
          <w:del w:id="24323" w:author="Rev 7 Allen Wirfs-Brock" w:date="2012-05-04T10:27:00Z"/>
          <w:rFonts w:ascii="Arial" w:hAnsi="Arial"/>
        </w:rPr>
      </w:pPr>
      <w:del w:id="24324"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4</w:delText>
        </w:r>
        <w:r w:rsidRPr="00E77497" w:rsidDel="00591F2A">
          <w:rPr>
            <w:rFonts w:ascii="Arial" w:hAnsi="Arial"/>
          </w:rPr>
          <w:delText xml:space="preserve"> is 4.</w:delText>
        </w:r>
      </w:del>
    </w:p>
    <w:p w14:paraId="1995F42F" w14:textId="77777777" w:rsidR="00E80769" w:rsidRPr="00E77497" w:rsidDel="00591F2A" w:rsidRDefault="00E80769" w:rsidP="00E80769">
      <w:pPr>
        <w:pStyle w:val="MathSpecialCase3"/>
        <w:numPr>
          <w:ilvl w:val="0"/>
          <w:numId w:val="30"/>
        </w:numPr>
        <w:tabs>
          <w:tab w:val="left" w:pos="1170"/>
        </w:tabs>
        <w:spacing w:after="0"/>
        <w:ind w:left="1170" w:hanging="270"/>
        <w:rPr>
          <w:del w:id="24325" w:author="Rev 7 Allen Wirfs-Brock" w:date="2012-05-04T10:27:00Z"/>
          <w:rFonts w:ascii="Arial" w:hAnsi="Arial"/>
        </w:rPr>
      </w:pPr>
      <w:del w:id="24326"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5</w:delText>
        </w:r>
        <w:r w:rsidRPr="00E77497" w:rsidDel="00591F2A">
          <w:rPr>
            <w:rFonts w:ascii="Arial" w:hAnsi="Arial"/>
          </w:rPr>
          <w:delText xml:space="preserve"> is 5.</w:delText>
        </w:r>
      </w:del>
    </w:p>
    <w:p w14:paraId="28C57F2D" w14:textId="77777777" w:rsidR="00E80769" w:rsidRPr="00E77497" w:rsidDel="00591F2A" w:rsidRDefault="00E80769" w:rsidP="00E80769">
      <w:pPr>
        <w:pStyle w:val="MathSpecialCase3"/>
        <w:numPr>
          <w:ilvl w:val="0"/>
          <w:numId w:val="30"/>
        </w:numPr>
        <w:tabs>
          <w:tab w:val="left" w:pos="1170"/>
        </w:tabs>
        <w:spacing w:after="0"/>
        <w:ind w:left="1170" w:hanging="270"/>
        <w:rPr>
          <w:del w:id="24327" w:author="Rev 7 Allen Wirfs-Brock" w:date="2012-05-04T10:27:00Z"/>
          <w:rFonts w:ascii="Arial" w:hAnsi="Arial"/>
        </w:rPr>
      </w:pPr>
      <w:del w:id="24328"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6</w:delText>
        </w:r>
        <w:r w:rsidRPr="00E77497" w:rsidDel="00591F2A">
          <w:rPr>
            <w:rFonts w:ascii="Arial" w:hAnsi="Arial"/>
          </w:rPr>
          <w:delText xml:space="preserve"> is 6.</w:delText>
        </w:r>
      </w:del>
    </w:p>
    <w:p w14:paraId="3BAC9B7E" w14:textId="77777777" w:rsidR="00E80769" w:rsidRPr="00E77497" w:rsidDel="00591F2A" w:rsidRDefault="00E80769" w:rsidP="00E80769">
      <w:pPr>
        <w:pStyle w:val="MathSpecialCase3"/>
        <w:numPr>
          <w:ilvl w:val="0"/>
          <w:numId w:val="30"/>
        </w:numPr>
        <w:tabs>
          <w:tab w:val="left" w:pos="1170"/>
        </w:tabs>
        <w:spacing w:after="0"/>
        <w:ind w:left="1170" w:hanging="270"/>
        <w:rPr>
          <w:del w:id="24329" w:author="Rev 7 Allen Wirfs-Brock" w:date="2012-05-04T10:27:00Z"/>
          <w:rFonts w:ascii="Arial" w:hAnsi="Arial"/>
        </w:rPr>
      </w:pPr>
      <w:del w:id="24330"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7</w:delText>
        </w:r>
        <w:r w:rsidRPr="00E77497" w:rsidDel="00591F2A">
          <w:rPr>
            <w:rFonts w:ascii="Arial" w:hAnsi="Arial"/>
          </w:rPr>
          <w:delText xml:space="preserve"> is 7.</w:delText>
        </w:r>
      </w:del>
    </w:p>
    <w:p w14:paraId="67D608D0"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ins w:id="24331" w:author="Rev 7 Allen Wirfs-Brock" w:date="2012-05-04T10:25:00Z">
        <w:r w:rsidR="00591F2A" w:rsidRPr="00591F2A">
          <w:rPr>
            <w:i/>
            <w:rPrChange w:id="24332" w:author="Rev 7 Allen Wirfs-Brock" w:date="2012-05-04T10:26:00Z">
              <w:rPr>
                <w:rFonts w:ascii="Arial" w:hAnsi="Arial"/>
              </w:rPr>
            </w:rPrChange>
          </w:rPr>
          <w:t>Legacy</w:t>
        </w:r>
      </w:ins>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191CFDD0"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ins w:id="24333" w:author="Rev 7 Allen Wirfs-Brock" w:date="2012-05-04T10:26:00Z">
        <w:r w:rsidR="00591F2A" w:rsidRPr="00591F2A">
          <w:rPr>
            <w:i/>
            <w:rPrChange w:id="24334" w:author="Rev 7 Allen Wirfs-Brock" w:date="2012-05-04T10:26:00Z">
              <w:rPr>
                <w:rFonts w:ascii="Arial" w:hAnsi="Arial"/>
              </w:rPr>
            </w:rPrChange>
          </w:rPr>
          <w:t>Legacy</w:t>
        </w:r>
      </w:ins>
      <w:r w:rsidRPr="00E77497">
        <w:rPr>
          <w:i/>
        </w:rPr>
        <w:t xml:space="preserve">OctalIntegerLiteral </w:t>
      </w:r>
      <w:r w:rsidRPr="00E77497">
        <w:rPr>
          <w:rFonts w:ascii="Arial" w:hAnsi="Arial"/>
          <w:b/>
        </w:rPr>
        <w:t>::</w:t>
      </w:r>
      <w:r w:rsidRPr="00E77497">
        <w:rPr>
          <w:rFonts w:ascii="Arial" w:hAnsi="Arial"/>
        </w:rPr>
        <w:t xml:space="preserve"> </w:t>
      </w:r>
      <w:ins w:id="24335" w:author="Rev 7 Allen Wirfs-Brock" w:date="2012-05-04T10:26:00Z">
        <w:r w:rsidR="00591F2A" w:rsidRPr="00591F2A">
          <w:rPr>
            <w:i/>
            <w:rPrChange w:id="24336" w:author="Rev 7 Allen Wirfs-Brock" w:date="2012-05-04T10:26:00Z">
              <w:rPr>
                <w:rFonts w:ascii="Arial" w:hAnsi="Arial"/>
              </w:rPr>
            </w:rPrChange>
          </w:rPr>
          <w:t>Legacy</w:t>
        </w:r>
      </w:ins>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ins w:id="24337" w:author="Rev 7 Allen Wirfs-Brock" w:date="2012-05-04T10:27:00Z">
        <w:r w:rsidR="00591F2A" w:rsidRPr="00591F2A">
          <w:rPr>
            <w:i/>
            <w:rPrChange w:id="24338" w:author="Rev 7 Allen Wirfs-Brock" w:date="2012-05-04T10:27:00Z">
              <w:rPr>
                <w:rFonts w:ascii="Arial" w:hAnsi="Arial"/>
              </w:rPr>
            </w:rPrChange>
          </w:rPr>
          <w:t>Legacy</w:t>
        </w:r>
      </w:ins>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0841DDC5" w14:textId="77777777" w:rsidR="00E80769" w:rsidRPr="00E77497" w:rsidRDefault="00E80769" w:rsidP="00E80769">
      <w:pPr>
        <w:pStyle w:val="a3"/>
        <w:tabs>
          <w:tab w:val="clear" w:pos="640"/>
          <w:tab w:val="clear" w:pos="880"/>
        </w:tabs>
        <w:spacing w:before="120"/>
      </w:pPr>
      <w:bookmarkStart w:id="24339" w:name="_Toc472818982"/>
      <w:bookmarkStart w:id="24340" w:name="_Toc474641697"/>
      <w:bookmarkStart w:id="24341" w:name="_Toc235503568"/>
      <w:bookmarkStart w:id="24342" w:name="_Toc236208656"/>
      <w:bookmarkStart w:id="24343" w:name="_Toc241509342"/>
      <w:bookmarkStart w:id="24344" w:name="_Toc241557819"/>
      <w:bookmarkStart w:id="24345" w:name="_Toc244416829"/>
      <w:bookmarkStart w:id="24346" w:name="_Toc244657769"/>
      <w:bookmarkStart w:id="24347" w:name="_Toc246652509"/>
      <w:bookmarkStart w:id="24348" w:name="_Toc253562058"/>
      <w:bookmarkStart w:id="24349" w:name="_Toc268506074"/>
      <w:bookmarkStart w:id="24350" w:name="_Toc276631193"/>
      <w:bookmarkStart w:id="24351" w:name="_Toc277944237"/>
      <w:bookmarkStart w:id="24352" w:name="_Toc153968582"/>
      <w:bookmarkStart w:id="24353" w:name="_Toc323907825"/>
      <w:r w:rsidRPr="00E77497">
        <w:t>String Literals</w:t>
      </w:r>
      <w:bookmarkEnd w:id="24339"/>
      <w:bookmarkEnd w:id="24340"/>
      <w:bookmarkEnd w:id="24341"/>
      <w:bookmarkEnd w:id="24342"/>
      <w:bookmarkEnd w:id="24343"/>
      <w:bookmarkEnd w:id="24344"/>
      <w:bookmarkEnd w:id="24345"/>
      <w:bookmarkEnd w:id="24346"/>
      <w:bookmarkEnd w:id="24347"/>
      <w:bookmarkEnd w:id="24348"/>
      <w:bookmarkEnd w:id="24349"/>
      <w:bookmarkEnd w:id="24350"/>
      <w:bookmarkEnd w:id="24351"/>
      <w:bookmarkEnd w:id="24352"/>
      <w:bookmarkEnd w:id="24353"/>
    </w:p>
    <w:p w14:paraId="61E593CC" w14:textId="77777777" w:rsidR="00E80769" w:rsidRPr="00E77497" w:rsidRDefault="00E80769" w:rsidP="00E80769">
      <w:r w:rsidRPr="00E77497">
        <w:t xml:space="preserve">The syntax and semantics of 7.8.4 </w:t>
      </w:r>
      <w:del w:id="24354" w:author="Allen Wirfs-Brock" w:date="2011-07-02T12:50:00Z">
        <w:r w:rsidRPr="00E77497" w:rsidDel="00CF4089">
          <w:delText>can be</w:delText>
        </w:r>
      </w:del>
      <w:ins w:id="24355" w:author="Allen Wirfs-Brock" w:date="2011-07-02T12:50:00Z">
        <w:r w:rsidR="00CF4089" w:rsidRPr="00E77497">
          <w:t>is</w:t>
        </w:r>
      </w:ins>
      <w:r w:rsidRPr="00E77497">
        <w:t xml:space="preserve"> extended as follows except that this extension is not allowed for strict mode code:</w:t>
      </w:r>
    </w:p>
    <w:p w14:paraId="3F63F305" w14:textId="77777777" w:rsidR="00E80769" w:rsidRPr="00E77497" w:rsidRDefault="00E80769" w:rsidP="00E80769">
      <w:pPr>
        <w:pStyle w:val="Syntax"/>
      </w:pPr>
      <w:r w:rsidRPr="00E77497">
        <w:t>Syntax</w:t>
      </w:r>
    </w:p>
    <w:p w14:paraId="786ECE98" w14:textId="77777777" w:rsidR="00E80769" w:rsidRPr="00E77497" w:rsidRDefault="00E80769" w:rsidP="00E80769">
      <w:pPr>
        <w:pStyle w:val="SyntaxRule"/>
      </w:pPr>
      <w:r w:rsidRPr="00E77497">
        <w:t xml:space="preserve">EscapeSequence </w:t>
      </w:r>
      <w:r w:rsidRPr="00E77497">
        <w:rPr>
          <w:rFonts w:ascii="Arial" w:hAnsi="Arial"/>
          <w:b/>
          <w:i w:val="0"/>
        </w:rPr>
        <w:t>::</w:t>
      </w:r>
    </w:p>
    <w:p w14:paraId="4DF89DDF"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55CD4934"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3F7E3DE3"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6918F9D1"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7E34A44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448F6ACC"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4D00EBB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375F18D4" w14:textId="77777777" w:rsidR="00E80769" w:rsidRPr="00E77497" w:rsidRDefault="00E80769" w:rsidP="00E80769">
      <w:pPr>
        <w:pStyle w:val="Syntax"/>
      </w:pPr>
      <w:r w:rsidRPr="00E77497">
        <w:t>Semantics</w:t>
      </w:r>
    </w:p>
    <w:p w14:paraId="56485EF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316F534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16DA1A0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4824DBC7"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4910305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0D1B6BA6"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6FFD8450"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6BC9D610"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39261E5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0666090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1375383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12F9AA29"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0F01B220"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4F1B3730" w14:textId="77777777" w:rsidR="00E80769" w:rsidRPr="00E77497" w:rsidRDefault="00E80769" w:rsidP="00E80769">
      <w:pPr>
        <w:pStyle w:val="a2"/>
        <w:tabs>
          <w:tab w:val="clear" w:pos="500"/>
          <w:tab w:val="clear" w:pos="720"/>
          <w:tab w:val="left" w:pos="567"/>
        </w:tabs>
      </w:pPr>
      <w:bookmarkStart w:id="24356" w:name="_Toc472818983"/>
      <w:bookmarkStart w:id="24357" w:name="_Toc474641698"/>
      <w:bookmarkStart w:id="24358" w:name="_Toc235503569"/>
      <w:bookmarkStart w:id="24359" w:name="_Toc236208657"/>
      <w:bookmarkStart w:id="24360" w:name="_Toc241509343"/>
      <w:bookmarkStart w:id="24361" w:name="_Toc241557820"/>
      <w:bookmarkStart w:id="24362" w:name="_Toc244416830"/>
      <w:bookmarkStart w:id="24363" w:name="_Toc244657770"/>
      <w:bookmarkStart w:id="24364" w:name="_Toc246652510"/>
      <w:bookmarkStart w:id="24365" w:name="_Toc253562059"/>
      <w:bookmarkStart w:id="24366" w:name="_Toc268506075"/>
      <w:bookmarkStart w:id="24367" w:name="_Toc276631194"/>
      <w:bookmarkStart w:id="24368" w:name="_Toc277944238"/>
      <w:bookmarkStart w:id="24369" w:name="_Toc153968583"/>
      <w:bookmarkStart w:id="24370" w:name="_Toc323907826"/>
      <w:r w:rsidRPr="00E77497">
        <w:t>Additional Properties</w:t>
      </w:r>
      <w:bookmarkEnd w:id="24356"/>
      <w:bookmarkEnd w:id="24357"/>
      <w:bookmarkEnd w:id="24358"/>
      <w:bookmarkEnd w:id="24359"/>
      <w:bookmarkEnd w:id="24360"/>
      <w:bookmarkEnd w:id="24361"/>
      <w:bookmarkEnd w:id="24362"/>
      <w:bookmarkEnd w:id="24363"/>
      <w:bookmarkEnd w:id="24364"/>
      <w:bookmarkEnd w:id="24365"/>
      <w:bookmarkEnd w:id="24366"/>
      <w:bookmarkEnd w:id="24367"/>
      <w:bookmarkEnd w:id="24368"/>
      <w:bookmarkEnd w:id="24369"/>
      <w:bookmarkEnd w:id="24370"/>
    </w:p>
    <w:p w14:paraId="622103CD" w14:textId="77777777" w:rsidR="00E80769" w:rsidRPr="00E77497" w:rsidRDefault="00E80769" w:rsidP="00E80769">
      <w:del w:id="24371" w:author="Allen Wirfs-Brock" w:date="2011-07-02T12:43:00Z">
        <w:r w:rsidRPr="00E77497" w:rsidDel="00914B17">
          <w:delText>Some implementations of</w:delText>
        </w:r>
      </w:del>
      <w:ins w:id="24372" w:author="Allen Wirfs-Brock" w:date="2011-07-02T12:43:00Z">
        <w:r w:rsidR="00914B17" w:rsidRPr="00E77497">
          <w:t>When the</w:t>
        </w:r>
      </w:ins>
      <w:r w:rsidRPr="00E77497">
        <w:t xml:space="preserve"> ECMAScript</w:t>
      </w:r>
      <w:ins w:id="24373" w:author="Allen Wirfs-Brock" w:date="2011-07-02T12:43:00Z">
        <w:r w:rsidR="00914B17" w:rsidRPr="00E77497">
          <w:t xml:space="preserve"> host is a web browser the following</w:t>
        </w:r>
      </w:ins>
      <w:r w:rsidRPr="00E77497">
        <w:t xml:space="preserve"> </w:t>
      </w:r>
      <w:del w:id="24374" w:author="Allen Wirfs-Brock" w:date="2011-07-02T12:44:00Z">
        <w:r w:rsidRPr="00E77497" w:rsidDel="00CF4089">
          <w:delText>have included</w:delText>
        </w:r>
      </w:del>
      <w:ins w:id="24375" w:author="Allen Wirfs-Brock" w:date="2011-07-02T12:44:00Z">
        <w:r w:rsidR="00CF4089" w:rsidRPr="00E77497">
          <w:t>these</w:t>
        </w:r>
      </w:ins>
      <w:r w:rsidRPr="00E77497">
        <w:t xml:space="preserve"> additional properties </w:t>
      </w:r>
      <w:del w:id="24376" w:author="Allen Wirfs-Brock" w:date="2011-07-02T12:44:00Z">
        <w:r w:rsidRPr="00E77497" w:rsidDel="00CF4089">
          <w:delText>for some</w:delText>
        </w:r>
      </w:del>
      <w:r w:rsidRPr="00E77497">
        <w:t xml:space="preserve"> of the standard native objects</w:t>
      </w:r>
      <w:ins w:id="24377" w:author="Allen Wirfs-Brock" w:date="2011-07-02T12:45:00Z">
        <w:r w:rsidR="00CF4089" w:rsidRPr="00E77497">
          <w:t xml:space="preserve"> are defined</w:t>
        </w:r>
      </w:ins>
      <w:r w:rsidRPr="00E77497">
        <w:t xml:space="preserve">. </w:t>
      </w:r>
      <w:del w:id="24378" w:author="Allen Wirfs-Brock" w:date="2011-07-02T12:45:00Z">
        <w:r w:rsidRPr="00E77497" w:rsidDel="00CF4089">
          <w:delText>This non-normative annex suggests uniform semantics for such properties without making the properties or their semantics part of this standard.</w:delText>
        </w:r>
      </w:del>
    </w:p>
    <w:p w14:paraId="279BC7BC" w14:textId="77777777" w:rsidR="00E80769" w:rsidRPr="00E77497" w:rsidRDefault="00E80769" w:rsidP="00E80769">
      <w:pPr>
        <w:pStyle w:val="a3"/>
        <w:tabs>
          <w:tab w:val="clear" w:pos="640"/>
          <w:tab w:val="clear" w:pos="880"/>
        </w:tabs>
        <w:spacing w:before="120"/>
      </w:pPr>
      <w:bookmarkStart w:id="24379" w:name="_Ref457724123"/>
      <w:bookmarkStart w:id="24380" w:name="_Ref457793857"/>
      <w:bookmarkStart w:id="24381" w:name="_Toc472818984"/>
      <w:bookmarkStart w:id="24382" w:name="_Toc474641699"/>
      <w:bookmarkStart w:id="24383" w:name="_Toc235503570"/>
      <w:bookmarkStart w:id="24384" w:name="_Toc236208658"/>
      <w:bookmarkStart w:id="24385" w:name="_Toc241509344"/>
      <w:bookmarkStart w:id="24386" w:name="_Toc241557821"/>
      <w:bookmarkStart w:id="24387" w:name="_Toc244416831"/>
      <w:bookmarkStart w:id="24388" w:name="_Toc244657771"/>
      <w:bookmarkStart w:id="24389" w:name="_Toc246652511"/>
      <w:bookmarkStart w:id="24390" w:name="_Toc253562060"/>
      <w:bookmarkStart w:id="24391" w:name="_Toc268506076"/>
      <w:bookmarkStart w:id="24392" w:name="_Toc276631195"/>
      <w:bookmarkStart w:id="24393" w:name="_Toc277944239"/>
      <w:bookmarkStart w:id="24394" w:name="_Toc153968584"/>
      <w:bookmarkStart w:id="24395" w:name="_Toc323907827"/>
      <w:r w:rsidRPr="00E77497">
        <w:t>escape (string)</w:t>
      </w:r>
      <w:bookmarkEnd w:id="24379"/>
      <w:bookmarkEnd w:id="24380"/>
      <w:bookmarkEnd w:id="24381"/>
      <w:bookmarkEnd w:id="24382"/>
      <w:bookmarkEnd w:id="24383"/>
      <w:bookmarkEnd w:id="24384"/>
      <w:bookmarkEnd w:id="24385"/>
      <w:bookmarkEnd w:id="24386"/>
      <w:bookmarkEnd w:id="24387"/>
      <w:bookmarkEnd w:id="24388"/>
      <w:bookmarkEnd w:id="24389"/>
      <w:bookmarkEnd w:id="24390"/>
      <w:bookmarkEnd w:id="24391"/>
      <w:bookmarkEnd w:id="24392"/>
      <w:bookmarkEnd w:id="24393"/>
      <w:bookmarkEnd w:id="24394"/>
      <w:bookmarkEnd w:id="24395"/>
    </w:p>
    <w:p w14:paraId="1E4A3F3B"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21687C4C"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40753C7C"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6C9E48D2" w14:textId="77777777" w:rsidR="00E80769" w:rsidRPr="00E77497" w:rsidRDefault="00E80769" w:rsidP="001F482D">
      <w:pPr>
        <w:pStyle w:val="Alg3"/>
        <w:numPr>
          <w:ilvl w:val="0"/>
          <w:numId w:val="385"/>
        </w:numPr>
      </w:pPr>
      <w:r w:rsidRPr="00E77497">
        <w:t>Call ToString(</w:t>
      </w:r>
      <w:r w:rsidRPr="00E77497">
        <w:rPr>
          <w:i/>
        </w:rPr>
        <w:t>string</w:t>
      </w:r>
      <w:r w:rsidRPr="00E77497">
        <w:t>).</w:t>
      </w:r>
    </w:p>
    <w:p w14:paraId="0F5C9016" w14:textId="77777777" w:rsidR="00E80769" w:rsidRPr="00E77497" w:rsidRDefault="00E80769" w:rsidP="001F482D">
      <w:pPr>
        <w:pStyle w:val="Alg3"/>
        <w:numPr>
          <w:ilvl w:val="0"/>
          <w:numId w:val="385"/>
        </w:numPr>
      </w:pPr>
      <w:r w:rsidRPr="00E77497">
        <w:t>Compute the number of characters in Result(1).</w:t>
      </w:r>
    </w:p>
    <w:p w14:paraId="6D104FC4" w14:textId="77777777"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14:paraId="25D0FFC0" w14:textId="77777777"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14:paraId="5DF031CE" w14:textId="77777777" w:rsidR="00E80769" w:rsidRPr="00E77497" w:rsidRDefault="00E80769" w:rsidP="001F482D">
      <w:pPr>
        <w:pStyle w:val="Alg3"/>
        <w:numPr>
          <w:ilvl w:val="0"/>
          <w:numId w:val="385"/>
        </w:numPr>
      </w:pPr>
      <w:r w:rsidRPr="00E77497">
        <w:t xml:space="preserve">If </w:t>
      </w:r>
      <w:r w:rsidRPr="00E77497">
        <w:rPr>
          <w:i/>
        </w:rPr>
        <w:t>k</w:t>
      </w:r>
      <w:r w:rsidRPr="00E77497">
        <w:t xml:space="preserve"> equals Result(2), return </w:t>
      </w:r>
      <w:r w:rsidRPr="00E77497">
        <w:rPr>
          <w:i/>
        </w:rPr>
        <w:t>R</w:t>
      </w:r>
      <w:r w:rsidRPr="00E77497">
        <w:t>.</w:t>
      </w:r>
    </w:p>
    <w:p w14:paraId="62B3897F" w14:textId="77777777" w:rsidR="00E80769" w:rsidRPr="00E77497" w:rsidRDefault="00E80769" w:rsidP="001F482D">
      <w:pPr>
        <w:pStyle w:val="Alg3"/>
        <w:numPr>
          <w:ilvl w:val="0"/>
          <w:numId w:val="385"/>
        </w:numPr>
      </w:pPr>
      <w:r w:rsidRPr="00E77497">
        <w:t xml:space="preserve">Get the character (represented as a 16-bit unsigned integer) at position </w:t>
      </w:r>
      <w:r w:rsidRPr="00E77497">
        <w:rPr>
          <w:i/>
        </w:rPr>
        <w:t>k</w:t>
      </w:r>
      <w:r w:rsidRPr="00E77497">
        <w:t xml:space="preserve"> within Result(1).</w:t>
      </w:r>
    </w:p>
    <w:p w14:paraId="1CAEA8ED" w14:textId="77777777" w:rsidR="00E80769" w:rsidRPr="00E77497" w:rsidRDefault="00E80769" w:rsidP="001F482D">
      <w:pPr>
        <w:pStyle w:val="Alg3"/>
        <w:numPr>
          <w:ilvl w:val="0"/>
          <w:numId w:val="385"/>
        </w:numPr>
      </w:pPr>
      <w:r w:rsidRPr="00E77497">
        <w:t>If Result(6) is one of the 69 nonblank characters</w:t>
      </w:r>
      <w:r w:rsidRPr="00E77497">
        <w:br/>
      </w:r>
      <w:r w:rsidRPr="00E77497">
        <w:rPr>
          <w:rFonts w:ascii="Courier New" w:hAnsi="Courier New"/>
          <w:b/>
        </w:rPr>
        <w:t>“ABCDEFGHIJKLMNOPQRSTUVWXYZabcdefghijklmnopqrstuvwxyz0123456789@*_+-./”</w:t>
      </w:r>
      <w:r w:rsidRPr="00E77497">
        <w:rPr>
          <w:rFonts w:ascii="Courier New" w:hAnsi="Courier New"/>
          <w:b/>
        </w:rPr>
        <w:br/>
      </w:r>
      <w:r w:rsidRPr="00E77497">
        <w:t>then go to step 13.</w:t>
      </w:r>
    </w:p>
    <w:p w14:paraId="73935320" w14:textId="77777777" w:rsidR="00E80769" w:rsidRPr="00E77497" w:rsidRDefault="00E80769" w:rsidP="001F482D">
      <w:pPr>
        <w:pStyle w:val="Alg3"/>
        <w:numPr>
          <w:ilvl w:val="0"/>
          <w:numId w:val="385"/>
        </w:numPr>
      </w:pPr>
      <w:r w:rsidRPr="00E77497">
        <w:t>If Result(6), is less than 256, go to step 11.</w:t>
      </w:r>
    </w:p>
    <w:p w14:paraId="75E8FA51"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six characters </w:t>
      </w:r>
      <w:r w:rsidRPr="00E77497">
        <w:rPr>
          <w:rFonts w:ascii="Courier New" w:hAnsi="Courier New"/>
          <w:b/>
        </w:rPr>
        <w:t>“%u</w:t>
      </w:r>
      <w:r w:rsidRPr="00E77497">
        <w:rPr>
          <w:i/>
        </w:rPr>
        <w:t>wxyz</w:t>
      </w:r>
      <w:r w:rsidRPr="00E77497">
        <w:rPr>
          <w:rFonts w:ascii="Courier New" w:hAnsi="Courier New"/>
          <w:b/>
        </w:rPr>
        <w:t>”</w:t>
      </w:r>
      <w:r w:rsidRPr="00E77497">
        <w:t xml:space="preserve"> where </w:t>
      </w:r>
      <w:r w:rsidRPr="00E77497">
        <w:rPr>
          <w:i/>
        </w:rPr>
        <w:t>wxyz</w:t>
      </w:r>
      <w:r w:rsidRPr="00E77497">
        <w:t xml:space="preserve"> are four hexadecimal digits encoding the value of Result(6).</w:t>
      </w:r>
    </w:p>
    <w:p w14:paraId="05D7F3D5" w14:textId="77777777" w:rsidR="00E80769" w:rsidRPr="00E77497" w:rsidRDefault="00E80769" w:rsidP="001F482D">
      <w:pPr>
        <w:pStyle w:val="Alg3"/>
        <w:numPr>
          <w:ilvl w:val="0"/>
          <w:numId w:val="385"/>
        </w:numPr>
      </w:pPr>
      <w:r w:rsidRPr="00E77497">
        <w:t>Go to step 14.</w:t>
      </w:r>
    </w:p>
    <w:p w14:paraId="48B1F657"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three characters </w:t>
      </w:r>
      <w:r w:rsidRPr="00E77497">
        <w:rPr>
          <w:rFonts w:ascii="Courier New" w:hAnsi="Courier New"/>
          <w:b/>
        </w:rPr>
        <w:t>“%</w:t>
      </w:r>
      <w:r w:rsidRPr="00E77497">
        <w:rPr>
          <w:i/>
        </w:rPr>
        <w:t>xy</w:t>
      </w:r>
      <w:r w:rsidRPr="00E77497">
        <w:rPr>
          <w:rFonts w:ascii="Courier New" w:hAnsi="Courier New"/>
          <w:b/>
        </w:rPr>
        <w:t>”</w:t>
      </w:r>
      <w:r w:rsidRPr="00E77497">
        <w:t xml:space="preserve"> where </w:t>
      </w:r>
      <w:r w:rsidRPr="00E77497">
        <w:rPr>
          <w:i/>
        </w:rPr>
        <w:t>xy</w:t>
      </w:r>
      <w:r w:rsidRPr="00E77497">
        <w:t xml:space="preserve"> are two hexadecimal digits encoding the value of Result(6).</w:t>
      </w:r>
    </w:p>
    <w:p w14:paraId="6E4437C7" w14:textId="77777777" w:rsidR="00E80769" w:rsidRPr="00E77497" w:rsidRDefault="00E80769" w:rsidP="001F482D">
      <w:pPr>
        <w:pStyle w:val="Alg3"/>
        <w:numPr>
          <w:ilvl w:val="0"/>
          <w:numId w:val="385"/>
        </w:numPr>
      </w:pPr>
      <w:r w:rsidRPr="00E77497">
        <w:t>Go to step 14.</w:t>
      </w:r>
    </w:p>
    <w:p w14:paraId="4A1CB4C5"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the single character Result(6).</w:t>
      </w:r>
    </w:p>
    <w:p w14:paraId="4A4FBD90" w14:textId="77777777" w:rsidR="00E80769" w:rsidRPr="00E77497" w:rsidRDefault="00E80769" w:rsidP="001F482D">
      <w:pPr>
        <w:pStyle w:val="Alg3"/>
        <w:numPr>
          <w:ilvl w:val="0"/>
          <w:numId w:val="38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7028088A" w14:textId="77777777" w:rsidR="00E80769" w:rsidRPr="00E77497" w:rsidRDefault="00E80769" w:rsidP="001F482D">
      <w:pPr>
        <w:pStyle w:val="Alg3"/>
        <w:numPr>
          <w:ilvl w:val="0"/>
          <w:numId w:val="385"/>
        </w:numPr>
      </w:pPr>
      <w:r w:rsidRPr="00E77497">
        <w:t xml:space="preserve">Increase </w:t>
      </w:r>
      <w:r w:rsidRPr="00E77497">
        <w:rPr>
          <w:i/>
        </w:rPr>
        <w:t>k</w:t>
      </w:r>
      <w:r w:rsidRPr="00E77497">
        <w:t xml:space="preserve"> by 1.</w:t>
      </w:r>
    </w:p>
    <w:p w14:paraId="4ADC7E0F" w14:textId="77777777" w:rsidR="00E80769" w:rsidRPr="00E77497" w:rsidRDefault="00E80769" w:rsidP="001F482D">
      <w:pPr>
        <w:pStyle w:val="Alg3"/>
        <w:numPr>
          <w:ilvl w:val="0"/>
          <w:numId w:val="385"/>
        </w:numPr>
        <w:spacing w:after="220"/>
      </w:pPr>
      <w:r w:rsidRPr="00E77497">
        <w:t>Go to step 5.</w:t>
      </w:r>
    </w:p>
    <w:p w14:paraId="07DCDCE5"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3F12EFB2" w14:textId="77777777" w:rsidR="00E80769" w:rsidRPr="00E77497" w:rsidRDefault="00E80769" w:rsidP="00E80769">
      <w:pPr>
        <w:pStyle w:val="a3"/>
        <w:tabs>
          <w:tab w:val="clear" w:pos="640"/>
          <w:tab w:val="clear" w:pos="880"/>
        </w:tabs>
        <w:spacing w:before="120"/>
      </w:pPr>
      <w:bookmarkStart w:id="24396" w:name="_Ref457724124"/>
      <w:bookmarkStart w:id="24397" w:name="_Ref457793839"/>
      <w:bookmarkStart w:id="24398" w:name="_Toc472818985"/>
      <w:bookmarkStart w:id="24399" w:name="_Toc474641700"/>
      <w:bookmarkStart w:id="24400" w:name="_Toc235503571"/>
      <w:bookmarkStart w:id="24401" w:name="_Toc236208659"/>
      <w:bookmarkStart w:id="24402" w:name="_Toc241509345"/>
      <w:bookmarkStart w:id="24403" w:name="_Toc241557822"/>
      <w:bookmarkStart w:id="24404" w:name="_Toc244416832"/>
      <w:bookmarkStart w:id="24405" w:name="_Toc244657772"/>
      <w:bookmarkStart w:id="24406" w:name="_Toc246652512"/>
      <w:bookmarkStart w:id="24407" w:name="_Toc253562061"/>
      <w:bookmarkStart w:id="24408" w:name="_Toc268506077"/>
      <w:bookmarkStart w:id="24409" w:name="_Toc276631196"/>
      <w:bookmarkStart w:id="24410" w:name="_Toc277944240"/>
      <w:bookmarkStart w:id="24411" w:name="_Toc153968585"/>
      <w:bookmarkStart w:id="24412" w:name="_Toc323907828"/>
      <w:r w:rsidRPr="00E77497">
        <w:t>unescape (string)</w:t>
      </w:r>
      <w:bookmarkEnd w:id="24396"/>
      <w:bookmarkEnd w:id="24397"/>
      <w:bookmarkEnd w:id="24398"/>
      <w:bookmarkEnd w:id="24399"/>
      <w:bookmarkEnd w:id="24400"/>
      <w:bookmarkEnd w:id="24401"/>
      <w:bookmarkEnd w:id="24402"/>
      <w:bookmarkEnd w:id="24403"/>
      <w:bookmarkEnd w:id="24404"/>
      <w:bookmarkEnd w:id="24405"/>
      <w:bookmarkEnd w:id="24406"/>
      <w:bookmarkEnd w:id="24407"/>
      <w:bookmarkEnd w:id="24408"/>
      <w:bookmarkEnd w:id="24409"/>
      <w:bookmarkEnd w:id="24410"/>
      <w:bookmarkEnd w:id="24411"/>
      <w:bookmarkEnd w:id="24412"/>
    </w:p>
    <w:p w14:paraId="54824379"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2463618F"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13A2744F" w14:textId="77777777" w:rsidR="00E80769" w:rsidRPr="00E77497" w:rsidRDefault="00E80769" w:rsidP="001F482D">
      <w:pPr>
        <w:pStyle w:val="Alg3"/>
        <w:numPr>
          <w:ilvl w:val="0"/>
          <w:numId w:val="386"/>
        </w:numPr>
      </w:pPr>
      <w:r w:rsidRPr="00E77497">
        <w:t>Call ToString(</w:t>
      </w:r>
      <w:r w:rsidRPr="00E77497">
        <w:rPr>
          <w:i/>
        </w:rPr>
        <w:t>string</w:t>
      </w:r>
      <w:r w:rsidRPr="00E77497">
        <w:t>).</w:t>
      </w:r>
    </w:p>
    <w:p w14:paraId="5A54A781" w14:textId="77777777" w:rsidR="00E80769" w:rsidRPr="00E77497" w:rsidRDefault="00E80769" w:rsidP="001F482D">
      <w:pPr>
        <w:pStyle w:val="Alg3"/>
        <w:numPr>
          <w:ilvl w:val="0"/>
          <w:numId w:val="386"/>
        </w:numPr>
      </w:pPr>
      <w:r w:rsidRPr="00E77497">
        <w:t>Compute the number of characters in Result(1).</w:t>
      </w:r>
    </w:p>
    <w:p w14:paraId="7CAAF187"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14:paraId="4500B6F0" w14:textId="77777777"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14:paraId="4776E86F" w14:textId="77777777" w:rsidR="00E80769" w:rsidRPr="00E77497" w:rsidRDefault="00E80769" w:rsidP="001F482D">
      <w:pPr>
        <w:pStyle w:val="Alg3"/>
        <w:numPr>
          <w:ilvl w:val="0"/>
          <w:numId w:val="386"/>
        </w:numPr>
      </w:pPr>
      <w:r w:rsidRPr="00E77497">
        <w:t xml:space="preserve">If </w:t>
      </w:r>
      <w:r w:rsidRPr="00E77497">
        <w:rPr>
          <w:i/>
        </w:rPr>
        <w:t>k</w:t>
      </w:r>
      <w:r w:rsidRPr="00E77497">
        <w:t xml:space="preserve"> equals Result(2), return </w:t>
      </w:r>
      <w:r w:rsidRPr="00E77497">
        <w:rPr>
          <w:i/>
        </w:rPr>
        <w:t>R</w:t>
      </w:r>
      <w:r w:rsidRPr="00E77497">
        <w:t>.</w:t>
      </w:r>
    </w:p>
    <w:p w14:paraId="37BFBC99"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at position </w:t>
      </w:r>
      <w:r w:rsidRPr="00E77497">
        <w:rPr>
          <w:i/>
        </w:rPr>
        <w:t>k</w:t>
      </w:r>
      <w:r w:rsidRPr="00E77497">
        <w:t xml:space="preserve"> within Result(1).</w:t>
      </w:r>
    </w:p>
    <w:p w14:paraId="51B2FDFE" w14:textId="77777777" w:rsidR="00E80769" w:rsidRPr="00E77497" w:rsidRDefault="00E80769" w:rsidP="001F482D">
      <w:pPr>
        <w:pStyle w:val="Alg3"/>
        <w:numPr>
          <w:ilvl w:val="0"/>
          <w:numId w:val="386"/>
        </w:numPr>
      </w:pPr>
      <w:r w:rsidRPr="00E77497">
        <w:t xml:space="preserve">If </w:t>
      </w:r>
      <w:r w:rsidRPr="00E77497">
        <w:rPr>
          <w:i/>
        </w:rPr>
        <w:t>c</w:t>
      </w:r>
      <w:r w:rsidRPr="00E77497">
        <w:t xml:space="preserve"> is not </w:t>
      </w:r>
      <w:r w:rsidRPr="00E77497">
        <w:rPr>
          <w:rFonts w:ascii="Courier New" w:hAnsi="Courier New"/>
          <w:b/>
        </w:rPr>
        <w:t>%</w:t>
      </w:r>
      <w:r w:rsidRPr="00E77497">
        <w:t>, go to step 18.</w:t>
      </w:r>
    </w:p>
    <w:p w14:paraId="5AC6CCE4"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6, go to step 14.</w:t>
      </w:r>
    </w:p>
    <w:p w14:paraId="17AF3BF2" w14:textId="77777777" w:rsidR="00E80769" w:rsidRPr="00E77497" w:rsidRDefault="00E80769" w:rsidP="001F482D">
      <w:pPr>
        <w:pStyle w:val="Alg3"/>
        <w:numPr>
          <w:ilvl w:val="0"/>
          <w:numId w:val="386"/>
        </w:numPr>
      </w:pPr>
      <w:r w:rsidRPr="00E77497">
        <w:t xml:space="preserve">If the character at position </w:t>
      </w:r>
      <w:r w:rsidRPr="00E77497">
        <w:rPr>
          <w:i/>
        </w:rPr>
        <w:t>k</w:t>
      </w:r>
      <w:r w:rsidRPr="00E77497">
        <w:t xml:space="preserve">+1 within Result(1) is not </w:t>
      </w:r>
      <w:r w:rsidRPr="00E77497">
        <w:rPr>
          <w:rFonts w:ascii="Courier New" w:hAnsi="Courier New"/>
          <w:b/>
        </w:rPr>
        <w:t>u</w:t>
      </w:r>
      <w:r w:rsidRPr="00E77497">
        <w:t>, go to step 14.</w:t>
      </w:r>
    </w:p>
    <w:p w14:paraId="389B62B8" w14:textId="77777777" w:rsidR="00E80769" w:rsidRPr="00E77497" w:rsidRDefault="00E80769" w:rsidP="001F482D">
      <w:pPr>
        <w:pStyle w:val="Alg3"/>
        <w:numPr>
          <w:ilvl w:val="0"/>
          <w:numId w:val="386"/>
        </w:numPr>
      </w:pPr>
      <w:r w:rsidRPr="00E77497">
        <w:t xml:space="preserve">If the four characters at positions </w:t>
      </w:r>
      <w:r w:rsidRPr="00E77497">
        <w:rPr>
          <w:i/>
        </w:rPr>
        <w:t>k</w:t>
      </w:r>
      <w:r w:rsidRPr="00E77497">
        <w:t xml:space="preserve">+2, </w:t>
      </w:r>
      <w:r w:rsidRPr="00E77497">
        <w:rPr>
          <w:i/>
        </w:rPr>
        <w:t>k</w:t>
      </w:r>
      <w:r w:rsidRPr="00E77497">
        <w:t xml:space="preserve">+3, </w:t>
      </w:r>
      <w:r w:rsidRPr="00E77497">
        <w:rPr>
          <w:i/>
        </w:rPr>
        <w:t>k</w:t>
      </w:r>
      <w:r w:rsidRPr="00E77497">
        <w:t xml:space="preserve">+4, and </w:t>
      </w:r>
      <w:r w:rsidRPr="00E77497">
        <w:rPr>
          <w:i/>
        </w:rPr>
        <w:t>k</w:t>
      </w:r>
      <w:r w:rsidRPr="00E77497">
        <w:t>+5 within Result(1) are not all hexadecimal digits, go to step 14.</w:t>
      </w:r>
    </w:p>
    <w:p w14:paraId="3C270256"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+5 within Result(1).</w:t>
      </w:r>
    </w:p>
    <w:p w14:paraId="3F9180BF" w14:textId="77777777" w:rsidR="00E80769" w:rsidRPr="00E77497" w:rsidRDefault="00E80769" w:rsidP="001F482D">
      <w:pPr>
        <w:pStyle w:val="Alg3"/>
        <w:numPr>
          <w:ilvl w:val="0"/>
          <w:numId w:val="386"/>
        </w:numPr>
      </w:pPr>
      <w:r w:rsidRPr="00E77497">
        <w:t>Increase k by 5.</w:t>
      </w:r>
    </w:p>
    <w:p w14:paraId="4C05019E" w14:textId="77777777" w:rsidR="00E80769" w:rsidRPr="00E77497" w:rsidRDefault="00E80769" w:rsidP="001F482D">
      <w:pPr>
        <w:pStyle w:val="Alg3"/>
        <w:numPr>
          <w:ilvl w:val="0"/>
          <w:numId w:val="386"/>
        </w:numPr>
      </w:pPr>
      <w:r w:rsidRPr="00E77497">
        <w:t>Go to step 18.</w:t>
      </w:r>
    </w:p>
    <w:p w14:paraId="771BE941"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3, go to step 18.</w:t>
      </w:r>
    </w:p>
    <w:p w14:paraId="04D0612C" w14:textId="77777777" w:rsidR="00E80769" w:rsidRPr="00E77497" w:rsidRDefault="00E80769" w:rsidP="001F482D">
      <w:pPr>
        <w:pStyle w:val="Alg3"/>
        <w:numPr>
          <w:ilvl w:val="0"/>
          <w:numId w:val="386"/>
        </w:numPr>
      </w:pPr>
      <w:r w:rsidRPr="00E77497">
        <w:t xml:space="preserve">If the two characters at positions </w:t>
      </w:r>
      <w:r w:rsidRPr="00E77497">
        <w:rPr>
          <w:i/>
        </w:rPr>
        <w:t>k</w:t>
      </w:r>
      <w:r w:rsidRPr="00E77497">
        <w:t xml:space="preserve">+1 and </w:t>
      </w:r>
      <w:r w:rsidRPr="00E77497">
        <w:rPr>
          <w:i/>
        </w:rPr>
        <w:t>k</w:t>
      </w:r>
      <w:r w:rsidRPr="00E77497">
        <w:t>+2 within Result(1) are not both hexadecimal digits, go to step 18.</w:t>
      </w:r>
    </w:p>
    <w:p w14:paraId="492C8084"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two zeroes plus the two hexadecimal digits at positions </w:t>
      </w:r>
      <w:r w:rsidRPr="00E77497">
        <w:rPr>
          <w:i/>
        </w:rPr>
        <w:t>k</w:t>
      </w:r>
      <w:r w:rsidRPr="00E77497">
        <w:t xml:space="preserve">+1 and </w:t>
      </w:r>
      <w:r w:rsidRPr="00E77497">
        <w:rPr>
          <w:i/>
        </w:rPr>
        <w:t>k</w:t>
      </w:r>
      <w:r w:rsidRPr="00E77497">
        <w:t>+2 within Result(1).</w:t>
      </w:r>
    </w:p>
    <w:p w14:paraId="4B4B363F" w14:textId="77777777" w:rsidR="00E80769" w:rsidRPr="00E77497" w:rsidRDefault="00E80769" w:rsidP="001F482D">
      <w:pPr>
        <w:pStyle w:val="Alg3"/>
        <w:numPr>
          <w:ilvl w:val="0"/>
          <w:numId w:val="386"/>
        </w:numPr>
      </w:pPr>
      <w:r w:rsidRPr="00E77497">
        <w:t xml:space="preserve">Increase </w:t>
      </w:r>
      <w:r w:rsidRPr="00E77497">
        <w:rPr>
          <w:i/>
        </w:rPr>
        <w:t xml:space="preserve">k </w:t>
      </w:r>
      <w:r w:rsidRPr="00E77497">
        <w:t>by 2.</w:t>
      </w:r>
    </w:p>
    <w:p w14:paraId="1F6CF71D"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3250E06A" w14:textId="77777777" w:rsidR="00E80769" w:rsidRPr="00E77497" w:rsidRDefault="00E80769" w:rsidP="001F482D">
      <w:pPr>
        <w:pStyle w:val="Alg3"/>
        <w:numPr>
          <w:ilvl w:val="0"/>
          <w:numId w:val="386"/>
        </w:numPr>
      </w:pPr>
      <w:r w:rsidRPr="00E77497">
        <w:t xml:space="preserve">Increase </w:t>
      </w:r>
      <w:r w:rsidRPr="00E77497">
        <w:rPr>
          <w:i/>
        </w:rPr>
        <w:t>k</w:t>
      </w:r>
      <w:r w:rsidRPr="00E77497">
        <w:t xml:space="preserve"> by 1.</w:t>
      </w:r>
    </w:p>
    <w:p w14:paraId="63BE03EB" w14:textId="77777777" w:rsidR="00E80769" w:rsidRPr="00E77497" w:rsidRDefault="00E80769" w:rsidP="001F482D">
      <w:pPr>
        <w:pStyle w:val="Alg3"/>
        <w:numPr>
          <w:ilvl w:val="0"/>
          <w:numId w:val="386"/>
        </w:numPr>
        <w:spacing w:after="220"/>
      </w:pPr>
      <w:r w:rsidRPr="00E77497">
        <w:t>Go to step 5.</w:t>
      </w:r>
    </w:p>
    <w:p w14:paraId="0BA93E2B" w14:textId="77777777" w:rsidR="00E80769" w:rsidRPr="00E77497" w:rsidRDefault="00E80769" w:rsidP="00E80769">
      <w:pPr>
        <w:pStyle w:val="a3"/>
        <w:tabs>
          <w:tab w:val="clear" w:pos="640"/>
          <w:tab w:val="clear" w:pos="880"/>
        </w:tabs>
        <w:spacing w:before="120"/>
      </w:pPr>
      <w:bookmarkStart w:id="24413" w:name="_Ref457724031"/>
      <w:bookmarkStart w:id="24414" w:name="_Toc472818986"/>
      <w:bookmarkStart w:id="24415" w:name="_Toc474641701"/>
      <w:bookmarkStart w:id="24416" w:name="_Toc235503572"/>
      <w:bookmarkStart w:id="24417" w:name="_Toc236208660"/>
      <w:bookmarkStart w:id="24418" w:name="_Toc241509346"/>
      <w:bookmarkStart w:id="24419" w:name="_Toc241557823"/>
      <w:bookmarkStart w:id="24420" w:name="_Toc244416833"/>
      <w:bookmarkStart w:id="24421" w:name="_Toc244657773"/>
      <w:bookmarkStart w:id="24422" w:name="_Toc246652513"/>
      <w:bookmarkStart w:id="24423" w:name="_Toc253562062"/>
      <w:bookmarkStart w:id="24424" w:name="_Toc268506078"/>
      <w:bookmarkStart w:id="24425" w:name="_Toc276631197"/>
      <w:bookmarkStart w:id="24426" w:name="_Toc277944241"/>
      <w:bookmarkStart w:id="24427" w:name="_Toc153968586"/>
      <w:bookmarkStart w:id="24428" w:name="_Toc323907829"/>
      <w:r w:rsidRPr="00E77497">
        <w:t>String.prototype.substr (start, length)</w:t>
      </w:r>
      <w:bookmarkEnd w:id="24413"/>
      <w:bookmarkEnd w:id="24414"/>
      <w:bookmarkEnd w:id="24415"/>
      <w:bookmarkEnd w:id="24416"/>
      <w:bookmarkEnd w:id="24417"/>
      <w:bookmarkEnd w:id="24418"/>
      <w:bookmarkEnd w:id="24419"/>
      <w:bookmarkEnd w:id="24420"/>
      <w:bookmarkEnd w:id="24421"/>
      <w:bookmarkEnd w:id="24422"/>
      <w:bookmarkEnd w:id="24423"/>
      <w:bookmarkEnd w:id="24424"/>
      <w:bookmarkEnd w:id="24425"/>
      <w:bookmarkEnd w:id="24426"/>
      <w:bookmarkEnd w:id="24427"/>
      <w:bookmarkEnd w:id="24428"/>
    </w:p>
    <w:p w14:paraId="76C2AB65"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25362F3D" w14:textId="77777777" w:rsidR="00E80769" w:rsidRPr="00E77497" w:rsidRDefault="00E80769" w:rsidP="001F482D">
      <w:pPr>
        <w:pStyle w:val="Alg3"/>
        <w:numPr>
          <w:ilvl w:val="0"/>
          <w:numId w:val="387"/>
        </w:numPr>
      </w:pPr>
      <w:r w:rsidRPr="00E77497">
        <w:t xml:space="preserve">Call ToString, giving it the </w:t>
      </w:r>
      <w:r w:rsidRPr="00E77497">
        <w:rPr>
          <w:b/>
        </w:rPr>
        <w:t>this</w:t>
      </w:r>
      <w:r w:rsidRPr="00E77497">
        <w:t xml:space="preserve"> value as its argument.</w:t>
      </w:r>
    </w:p>
    <w:p w14:paraId="2ABF0038" w14:textId="77777777" w:rsidR="00E80769" w:rsidRPr="00E77497" w:rsidRDefault="00E80769" w:rsidP="001F482D">
      <w:pPr>
        <w:pStyle w:val="Alg3"/>
        <w:numPr>
          <w:ilvl w:val="0"/>
          <w:numId w:val="387"/>
        </w:numPr>
      </w:pPr>
      <w:r w:rsidRPr="00E77497">
        <w:t>Call ToInteger(</w:t>
      </w:r>
      <w:r w:rsidRPr="00E77497">
        <w:rPr>
          <w:i/>
        </w:rPr>
        <w:t>start</w:t>
      </w:r>
      <w:r w:rsidRPr="00E77497">
        <w:t>).</w:t>
      </w:r>
    </w:p>
    <w:p w14:paraId="7C781BA3" w14:textId="77777777"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use </w:t>
      </w:r>
      <w:r w:rsidRPr="00E77497">
        <w:rPr>
          <w:b/>
        </w:rPr>
        <w:t>+</w:t>
      </w:r>
      <w:r w:rsidRPr="00675B74">
        <w:rPr>
          <w:b/>
        </w:rPr>
        <w:sym w:font="Symbol" w:char="F0A5"/>
      </w:r>
      <w:r w:rsidRPr="00675B74">
        <w:t>; otherwise call ToInteger(</w:t>
      </w:r>
      <w:r w:rsidRPr="00E77497">
        <w:rPr>
          <w:i/>
        </w:rPr>
        <w:t>length</w:t>
      </w:r>
      <w:r w:rsidRPr="00E77497">
        <w:t>).</w:t>
      </w:r>
    </w:p>
    <w:p w14:paraId="26C93E5E" w14:textId="77777777" w:rsidR="00E80769" w:rsidRPr="00E77497" w:rsidRDefault="00E80769" w:rsidP="001F482D">
      <w:pPr>
        <w:pStyle w:val="Alg3"/>
        <w:numPr>
          <w:ilvl w:val="0"/>
          <w:numId w:val="387"/>
        </w:numPr>
      </w:pPr>
      <w:r w:rsidRPr="00E77497">
        <w:t>Compute the number of characters in Result(1).</w:t>
      </w:r>
    </w:p>
    <w:p w14:paraId="116A6342" w14:textId="77777777" w:rsidR="00E80769" w:rsidRPr="00E77497" w:rsidRDefault="00E80769" w:rsidP="001F482D">
      <w:pPr>
        <w:pStyle w:val="Alg3"/>
        <w:numPr>
          <w:ilvl w:val="0"/>
          <w:numId w:val="387"/>
        </w:numPr>
      </w:pPr>
      <w:r w:rsidRPr="00E77497">
        <w:t>If Result(2) is positive or zero, use Result(2); else use max(Result(4)+Result(2),0).</w:t>
      </w:r>
    </w:p>
    <w:p w14:paraId="396E9CEA" w14:textId="77777777" w:rsidR="00E80769" w:rsidRPr="00E77497" w:rsidRDefault="00E80769" w:rsidP="001F482D">
      <w:pPr>
        <w:pStyle w:val="Alg3"/>
        <w:numPr>
          <w:ilvl w:val="0"/>
          <w:numId w:val="387"/>
        </w:numPr>
      </w:pPr>
      <w:r w:rsidRPr="00E77497">
        <w:t>Compute min(max(Result(3),0), Result(4)–Result(5)).</w:t>
      </w:r>
    </w:p>
    <w:p w14:paraId="638690DA" w14:textId="77777777" w:rsidR="00E80769" w:rsidRPr="00675B74" w:rsidRDefault="00E80769" w:rsidP="001F482D">
      <w:pPr>
        <w:pStyle w:val="Alg3"/>
        <w:numPr>
          <w:ilvl w:val="0"/>
          <w:numId w:val="387"/>
        </w:numPr>
      </w:pPr>
      <w:r w:rsidRPr="00E77497">
        <w:t xml:space="preserve">If Result(6) </w:t>
      </w:r>
      <w:r w:rsidRPr="00675B74">
        <w:sym w:font="Symbol" w:char="F0A3"/>
      </w:r>
      <w:r w:rsidRPr="00675B74">
        <w:t xml:space="preserve"> 0, return the empty String “”.</w:t>
      </w:r>
    </w:p>
    <w:p w14:paraId="3C6FDEDA" w14:textId="77777777" w:rsidR="00E80769" w:rsidRPr="00E77497" w:rsidRDefault="00E80769" w:rsidP="001F482D">
      <w:pPr>
        <w:pStyle w:val="Alg3"/>
        <w:numPr>
          <w:ilvl w:val="0"/>
          <w:numId w:val="387"/>
        </w:numPr>
        <w:spacing w:after="220"/>
      </w:pPr>
      <w:r w:rsidRPr="00E77497">
        <w:t>Return a String containing Result(6) consecutive characters from Result(1) beginning with the character at position Result(5).</w:t>
      </w:r>
    </w:p>
    <w:p w14:paraId="2AC51B00"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66A9A59D"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5437757" w14:textId="77777777" w:rsidR="00E80769" w:rsidRPr="00E77497" w:rsidRDefault="00E80769" w:rsidP="00E80769">
      <w:pPr>
        <w:pStyle w:val="a3"/>
        <w:tabs>
          <w:tab w:val="clear" w:pos="640"/>
          <w:tab w:val="clear" w:pos="880"/>
        </w:tabs>
        <w:spacing w:before="120"/>
      </w:pPr>
      <w:bookmarkStart w:id="24429" w:name="_Ref457724052"/>
      <w:bookmarkStart w:id="24430" w:name="_Toc472818987"/>
      <w:bookmarkStart w:id="24431" w:name="_Toc474641702"/>
      <w:bookmarkStart w:id="24432" w:name="_Toc235503573"/>
      <w:bookmarkStart w:id="24433" w:name="_Toc236208661"/>
      <w:bookmarkStart w:id="24434" w:name="_Toc241509347"/>
      <w:bookmarkStart w:id="24435" w:name="_Toc241557824"/>
      <w:bookmarkStart w:id="24436" w:name="_Toc244416834"/>
      <w:bookmarkStart w:id="24437" w:name="_Toc244657774"/>
      <w:bookmarkStart w:id="24438" w:name="_Toc246652514"/>
      <w:bookmarkStart w:id="24439" w:name="_Toc253562063"/>
      <w:bookmarkStart w:id="24440" w:name="_Toc268506079"/>
      <w:bookmarkStart w:id="24441" w:name="_Toc276631198"/>
      <w:bookmarkStart w:id="24442" w:name="_Toc277944242"/>
      <w:bookmarkStart w:id="24443" w:name="_Toc153968587"/>
      <w:bookmarkStart w:id="24444" w:name="_Toc323907830"/>
      <w:r w:rsidRPr="00E77497">
        <w:t>Date.prototype.getYear ( )</w:t>
      </w:r>
      <w:bookmarkEnd w:id="24429"/>
      <w:bookmarkEnd w:id="24430"/>
      <w:bookmarkEnd w:id="24431"/>
      <w:bookmarkEnd w:id="24432"/>
      <w:bookmarkEnd w:id="24433"/>
      <w:bookmarkEnd w:id="24434"/>
      <w:bookmarkEnd w:id="24435"/>
      <w:bookmarkEnd w:id="24436"/>
      <w:bookmarkEnd w:id="24437"/>
      <w:bookmarkEnd w:id="24438"/>
      <w:bookmarkEnd w:id="24439"/>
      <w:bookmarkEnd w:id="24440"/>
      <w:bookmarkEnd w:id="24441"/>
      <w:bookmarkEnd w:id="24442"/>
      <w:bookmarkEnd w:id="24443"/>
      <w:bookmarkEnd w:id="24444"/>
    </w:p>
    <w:p w14:paraId="58460F62"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12C90715"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45217A5C" w14:textId="77777777" w:rsidR="00E80769" w:rsidRPr="00E77497" w:rsidRDefault="00E80769" w:rsidP="001F482D">
      <w:pPr>
        <w:pStyle w:val="Alg3"/>
        <w:numPr>
          <w:ilvl w:val="0"/>
          <w:numId w:val="388"/>
        </w:numPr>
      </w:pPr>
      <w:r w:rsidRPr="00E77497">
        <w:t xml:space="preserve">Let </w:t>
      </w:r>
      <w:r w:rsidRPr="00E77497">
        <w:rPr>
          <w:i/>
        </w:rPr>
        <w:t>t</w:t>
      </w:r>
      <w:r w:rsidRPr="00E77497">
        <w:t xml:space="preserve"> be this time value.</w:t>
      </w:r>
    </w:p>
    <w:p w14:paraId="305FEB12" w14:textId="77777777" w:rsidR="00E80769" w:rsidRPr="00E77497" w:rsidRDefault="00E80769" w:rsidP="001F482D">
      <w:pPr>
        <w:pStyle w:val="Alg3"/>
        <w:numPr>
          <w:ilvl w:val="0"/>
          <w:numId w:val="38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AC9EE99" w14:textId="77777777" w:rsidR="00E80769" w:rsidRPr="00675B74" w:rsidRDefault="00E80769" w:rsidP="001F482D">
      <w:pPr>
        <w:pStyle w:val="Alg3"/>
        <w:numPr>
          <w:ilvl w:val="0"/>
          <w:numId w:val="388"/>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14:paraId="5FD35459" w14:textId="77777777" w:rsidR="00E80769" w:rsidRPr="00E77497" w:rsidRDefault="00E80769" w:rsidP="00E80769">
      <w:pPr>
        <w:pStyle w:val="a3"/>
        <w:tabs>
          <w:tab w:val="clear" w:pos="640"/>
          <w:tab w:val="clear" w:pos="880"/>
        </w:tabs>
        <w:spacing w:before="120"/>
      </w:pPr>
      <w:bookmarkStart w:id="24445" w:name="_Ref457724074"/>
      <w:bookmarkStart w:id="24446" w:name="_Toc472818988"/>
      <w:bookmarkStart w:id="24447" w:name="_Toc474641703"/>
      <w:bookmarkStart w:id="24448" w:name="_Toc235503574"/>
      <w:bookmarkStart w:id="24449" w:name="_Toc236208662"/>
      <w:bookmarkStart w:id="24450" w:name="_Toc241509348"/>
      <w:bookmarkStart w:id="24451" w:name="_Toc241557825"/>
      <w:bookmarkStart w:id="24452" w:name="_Toc244416835"/>
      <w:bookmarkStart w:id="24453" w:name="_Toc244657775"/>
      <w:bookmarkStart w:id="24454" w:name="_Toc246652515"/>
      <w:bookmarkStart w:id="24455" w:name="_Toc253562064"/>
      <w:bookmarkStart w:id="24456" w:name="_Toc268506080"/>
      <w:bookmarkStart w:id="24457" w:name="_Toc276631199"/>
      <w:bookmarkStart w:id="24458" w:name="_Toc277944243"/>
      <w:bookmarkStart w:id="24459" w:name="_Toc153968588"/>
      <w:bookmarkStart w:id="24460" w:name="_Toc323907831"/>
      <w:r w:rsidRPr="00E77497">
        <w:t>Date.prototype.setYear (year)</w:t>
      </w:r>
      <w:bookmarkEnd w:id="24445"/>
      <w:bookmarkEnd w:id="24446"/>
      <w:bookmarkEnd w:id="24447"/>
      <w:bookmarkEnd w:id="24448"/>
      <w:bookmarkEnd w:id="24449"/>
      <w:bookmarkEnd w:id="24450"/>
      <w:bookmarkEnd w:id="24451"/>
      <w:bookmarkEnd w:id="24452"/>
      <w:bookmarkEnd w:id="24453"/>
      <w:bookmarkEnd w:id="24454"/>
      <w:bookmarkEnd w:id="24455"/>
      <w:bookmarkEnd w:id="24456"/>
      <w:bookmarkEnd w:id="24457"/>
      <w:bookmarkEnd w:id="24458"/>
      <w:bookmarkEnd w:id="24459"/>
      <w:bookmarkEnd w:id="24460"/>
    </w:p>
    <w:p w14:paraId="4957C268"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46C9F516"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4CCC16A5" w14:textId="77777777"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4C8DA6FC" w14:textId="77777777" w:rsidR="00E80769" w:rsidRPr="00E77497" w:rsidRDefault="00E80769" w:rsidP="001F482D">
      <w:pPr>
        <w:pStyle w:val="Alg3"/>
        <w:numPr>
          <w:ilvl w:val="0"/>
          <w:numId w:val="389"/>
        </w:numPr>
      </w:pPr>
      <w:r w:rsidRPr="00E77497">
        <w:t>Call ToNumber(</w:t>
      </w:r>
      <w:r w:rsidRPr="00E77497">
        <w:rPr>
          <w:i/>
        </w:rPr>
        <w:t>year</w:t>
      </w:r>
      <w:r w:rsidRPr="00E77497">
        <w:t>).</w:t>
      </w:r>
    </w:p>
    <w:p w14:paraId="714BF2BA" w14:textId="77777777" w:rsidR="00E80769" w:rsidRPr="00E77497" w:rsidRDefault="00E80769" w:rsidP="001F482D">
      <w:pPr>
        <w:pStyle w:val="Alg3"/>
        <w:numPr>
          <w:ilvl w:val="0"/>
          <w:numId w:val="389"/>
        </w:numPr>
      </w:pPr>
      <w:r w:rsidRPr="00E77497">
        <w:t>If Result(2) is</w:t>
      </w:r>
      <w:r w:rsidRPr="00E77497">
        <w:rPr>
          <w:b/>
        </w:rPr>
        <w:t xml:space="preserve"> NaN</w:t>
      </w:r>
      <w:r w:rsidRPr="00E77497">
        <w:t xml:space="preserve">, set the [[PrimitiveValue]] internal property of the </w:t>
      </w:r>
      <w:r w:rsidRPr="00E77497">
        <w:rPr>
          <w:b/>
        </w:rPr>
        <w:t>this</w:t>
      </w:r>
      <w:r w:rsidRPr="00E77497">
        <w:t xml:space="preserve"> value to </w:t>
      </w:r>
      <w:r w:rsidRPr="00E77497">
        <w:rPr>
          <w:b/>
        </w:rPr>
        <w:t>NaN</w:t>
      </w:r>
      <w:r w:rsidRPr="00E77497">
        <w:t xml:space="preserve"> and return </w:t>
      </w:r>
      <w:r w:rsidRPr="00E77497">
        <w:rPr>
          <w:b/>
        </w:rPr>
        <w:t>NaN</w:t>
      </w:r>
      <w:r w:rsidRPr="00E77497">
        <w:t>.</w:t>
      </w:r>
    </w:p>
    <w:p w14:paraId="09ABB9F7" w14:textId="77777777" w:rsidR="00E80769" w:rsidRPr="00675B74" w:rsidRDefault="00E80769" w:rsidP="001F482D">
      <w:pPr>
        <w:pStyle w:val="Alg3"/>
        <w:numPr>
          <w:ilvl w:val="0"/>
          <w:numId w:val="389"/>
        </w:numPr>
      </w:pPr>
      <w:r w:rsidRPr="00E77497">
        <w:t xml:space="preserve">If Result(2) is not </w:t>
      </w:r>
      <w:r w:rsidRPr="00E77497">
        <w:rPr>
          <w:b/>
        </w:rPr>
        <w:t>NaN</w:t>
      </w:r>
      <w:r w:rsidRPr="00E77497">
        <w:t xml:space="preserve"> and 0 </w:t>
      </w:r>
      <w:r w:rsidRPr="00675B74">
        <w:sym w:font="Symbol" w:char="F0A3"/>
      </w:r>
      <w:r w:rsidRPr="00675B74">
        <w:t xml:space="preserve"> ToInteger(Result(2)) </w:t>
      </w:r>
      <w:r w:rsidRPr="00675B74">
        <w:sym w:font="Symbol" w:char="F0A3"/>
      </w:r>
      <w:r w:rsidRPr="00675B74">
        <w:t xml:space="preserve"> 99 then Result(4) is ToInteger(Result(2)) + 1900. Otherwise, Result(4) is Result(2).</w:t>
      </w:r>
    </w:p>
    <w:p w14:paraId="1C09FDE4" w14:textId="77777777" w:rsidR="00E80769" w:rsidRPr="00E77497" w:rsidRDefault="00E80769" w:rsidP="001F482D">
      <w:pPr>
        <w:pStyle w:val="Alg3"/>
        <w:numPr>
          <w:ilvl w:val="0"/>
          <w:numId w:val="389"/>
        </w:numPr>
      </w:pPr>
      <w:r w:rsidRPr="00E77497">
        <w:t>Compute MakeDay(Result(4), MonthFromTime(</w:t>
      </w:r>
      <w:r w:rsidRPr="00E77497">
        <w:rPr>
          <w:i/>
        </w:rPr>
        <w:t>t</w:t>
      </w:r>
      <w:r w:rsidRPr="00E77497">
        <w:t>), DateFromTime(</w:t>
      </w:r>
      <w:r w:rsidRPr="00E77497">
        <w:rPr>
          <w:i/>
        </w:rPr>
        <w:t>t</w:t>
      </w:r>
      <w:r w:rsidRPr="00E77497">
        <w:t>)).</w:t>
      </w:r>
    </w:p>
    <w:p w14:paraId="465DE068" w14:textId="77777777" w:rsidR="00E80769" w:rsidRPr="00E77497" w:rsidRDefault="00E80769" w:rsidP="001F482D">
      <w:pPr>
        <w:pStyle w:val="Alg3"/>
        <w:numPr>
          <w:ilvl w:val="0"/>
          <w:numId w:val="389"/>
        </w:numPr>
      </w:pPr>
      <w:r w:rsidRPr="00E77497">
        <w:t>Compute UTC(MakeDate(Result(5), TimeWithinDay(</w:t>
      </w:r>
      <w:r w:rsidRPr="00E77497">
        <w:rPr>
          <w:i/>
        </w:rPr>
        <w:t>t</w:t>
      </w:r>
      <w:r w:rsidRPr="00E77497">
        <w:t>))).</w:t>
      </w:r>
    </w:p>
    <w:p w14:paraId="1A76C1B0" w14:textId="77777777" w:rsidR="00E80769" w:rsidRPr="00E77497" w:rsidRDefault="00E80769" w:rsidP="001F482D">
      <w:pPr>
        <w:pStyle w:val="Alg3"/>
        <w:numPr>
          <w:ilvl w:val="0"/>
          <w:numId w:val="389"/>
        </w:numPr>
      </w:pPr>
      <w:r w:rsidRPr="00E77497">
        <w:t xml:space="preserve">Set the [[PrimitiveValue]] internal property of the </w:t>
      </w:r>
      <w:r w:rsidRPr="00E77497">
        <w:rPr>
          <w:b/>
        </w:rPr>
        <w:t>this</w:t>
      </w:r>
      <w:r w:rsidRPr="00E77497">
        <w:t xml:space="preserve"> value to TimeClip(Result(6)).</w:t>
      </w:r>
    </w:p>
    <w:p w14:paraId="58F1307D" w14:textId="77777777" w:rsidR="00E80769" w:rsidRPr="00E77497" w:rsidRDefault="00E80769" w:rsidP="001F482D">
      <w:pPr>
        <w:pStyle w:val="Alg3"/>
        <w:numPr>
          <w:ilvl w:val="0"/>
          <w:numId w:val="389"/>
        </w:numPr>
        <w:spacing w:after="220"/>
      </w:pPr>
      <w:r w:rsidRPr="00E77497">
        <w:t xml:space="preserve">Return the value of the [[PrimitiveValue]] internal property of the </w:t>
      </w:r>
      <w:r w:rsidRPr="00E77497">
        <w:rPr>
          <w:b/>
        </w:rPr>
        <w:t>this</w:t>
      </w:r>
      <w:r w:rsidRPr="00E77497">
        <w:t xml:space="preserve"> value.</w:t>
      </w:r>
    </w:p>
    <w:p w14:paraId="37DE040D" w14:textId="77777777" w:rsidR="00E80769" w:rsidRPr="00E77497" w:rsidRDefault="00E80769" w:rsidP="00E80769">
      <w:pPr>
        <w:pStyle w:val="a3"/>
        <w:tabs>
          <w:tab w:val="clear" w:pos="640"/>
          <w:tab w:val="clear" w:pos="880"/>
        </w:tabs>
        <w:spacing w:before="120"/>
      </w:pPr>
      <w:bookmarkStart w:id="24461" w:name="_Toc472818989"/>
      <w:bookmarkStart w:id="24462" w:name="_Toc474641704"/>
      <w:bookmarkStart w:id="24463" w:name="_Toc235503575"/>
      <w:bookmarkStart w:id="24464" w:name="_Toc236208663"/>
      <w:bookmarkStart w:id="24465" w:name="_Toc241509349"/>
      <w:bookmarkStart w:id="24466" w:name="_Toc241557826"/>
      <w:bookmarkStart w:id="24467" w:name="_Toc244416836"/>
      <w:bookmarkStart w:id="24468" w:name="_Toc244657776"/>
      <w:bookmarkStart w:id="24469" w:name="_Toc246652516"/>
      <w:bookmarkStart w:id="24470" w:name="_Toc253562065"/>
      <w:bookmarkStart w:id="24471" w:name="_Toc268506081"/>
      <w:bookmarkStart w:id="24472" w:name="_Toc276631200"/>
      <w:bookmarkStart w:id="24473" w:name="_Toc277944244"/>
      <w:bookmarkStart w:id="24474" w:name="_Toc153968589"/>
      <w:bookmarkStart w:id="24475" w:name="_Toc323907832"/>
      <w:r w:rsidRPr="00E77497">
        <w:t>Date.prototype.toGMTString ( )</w:t>
      </w:r>
      <w:bookmarkEnd w:id="24461"/>
      <w:bookmarkEnd w:id="24462"/>
      <w:bookmarkEnd w:id="24463"/>
      <w:bookmarkEnd w:id="24464"/>
      <w:bookmarkEnd w:id="24465"/>
      <w:bookmarkEnd w:id="24466"/>
      <w:bookmarkEnd w:id="24467"/>
      <w:bookmarkEnd w:id="24468"/>
      <w:bookmarkEnd w:id="24469"/>
      <w:bookmarkEnd w:id="24470"/>
      <w:bookmarkEnd w:id="24471"/>
      <w:bookmarkEnd w:id="24472"/>
      <w:bookmarkEnd w:id="24473"/>
      <w:bookmarkEnd w:id="24474"/>
      <w:bookmarkEnd w:id="24475"/>
    </w:p>
    <w:p w14:paraId="5B4E3BFD"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63604DDF" w14:textId="77777777" w:rsidR="00E80769" w:rsidRDefault="00E80769" w:rsidP="00E80769">
      <w:pPr>
        <w:jc w:val="left"/>
        <w:rPr>
          <w:ins w:id="24476" w:author="Allen Wirfs-Brock" w:date="2012-02-09T12:47:00Z"/>
        </w:rPr>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0098529C" w14:textId="77777777" w:rsidR="006E2052" w:rsidRDefault="006E2052" w:rsidP="006E2052">
      <w:pPr>
        <w:pStyle w:val="a2"/>
        <w:tabs>
          <w:tab w:val="clear" w:pos="500"/>
          <w:tab w:val="clear" w:pos="720"/>
          <w:tab w:val="left" w:pos="567"/>
        </w:tabs>
        <w:rPr>
          <w:ins w:id="24477" w:author="Allen Wirfs-Brock" w:date="2012-02-09T12:48:00Z"/>
        </w:rPr>
      </w:pPr>
      <w:bookmarkStart w:id="24478" w:name="_Toc323907833"/>
      <w:ins w:id="24479" w:author="Allen Wirfs-Brock" w:date="2012-02-09T12:48:00Z">
        <w:r>
          <w:t>Other Additional</w:t>
        </w:r>
      </w:ins>
      <w:ins w:id="24480" w:author="Allen Wirfs-Brock" w:date="2012-02-09T12:47:00Z">
        <w:r w:rsidRPr="00E77497">
          <w:t xml:space="preserve"> </w:t>
        </w:r>
      </w:ins>
      <w:ins w:id="24481" w:author="Allen Wirfs-Brock" w:date="2012-02-09T12:48:00Z">
        <w:r>
          <w:t>Features</w:t>
        </w:r>
        <w:bookmarkEnd w:id="24478"/>
      </w:ins>
    </w:p>
    <w:p w14:paraId="6EA5E20B" w14:textId="77777777" w:rsidR="006E2052" w:rsidRDefault="006E2052" w:rsidP="006E2052">
      <w:pPr>
        <w:pStyle w:val="a3"/>
        <w:tabs>
          <w:tab w:val="clear" w:pos="640"/>
          <w:tab w:val="clear" w:pos="880"/>
        </w:tabs>
        <w:spacing w:before="120"/>
        <w:rPr>
          <w:ins w:id="24482" w:author="Allen Wirfs-Brock" w:date="2012-02-09T12:53:00Z"/>
        </w:rPr>
      </w:pPr>
      <w:bookmarkStart w:id="24483" w:name="_Toc323907834"/>
      <w:commentRangeStart w:id="24484"/>
      <w:ins w:id="24485" w:author="Allen Wirfs-Brock" w:date="2012-02-09T12:49:00Z">
        <w:r>
          <w:t>The __proto__ pseudo property.</w:t>
        </w:r>
      </w:ins>
      <w:commentRangeEnd w:id="24484"/>
      <w:ins w:id="24486" w:author="Allen Wirfs-Brock" w:date="2012-02-09T15:37:00Z">
        <w:r w:rsidR="00270A25">
          <w:rPr>
            <w:rStyle w:val="af4"/>
            <w:b w:val="0"/>
          </w:rPr>
          <w:commentReference w:id="24484"/>
        </w:r>
      </w:ins>
      <w:bookmarkEnd w:id="24483"/>
    </w:p>
    <w:p w14:paraId="6CDDA2C0" w14:textId="77777777" w:rsidR="006E2052" w:rsidRDefault="00F20AF9" w:rsidP="00931901">
      <w:pPr>
        <w:pStyle w:val="a4"/>
        <w:rPr>
          <w:ins w:id="24487" w:author="Allen Wirfs-Brock" w:date="2012-02-09T12:58:00Z"/>
        </w:rPr>
      </w:pPr>
      <w:ins w:id="24488" w:author="Allen Wirfs-Brock" w:date="2012-02-09T12:58:00Z">
        <w:r>
          <w:t>Object.prototype.__proto__</w:t>
        </w:r>
      </w:ins>
    </w:p>
    <w:p w14:paraId="0DB99491" w14:textId="77777777" w:rsidR="00F20AF9" w:rsidRDefault="00F20AF9" w:rsidP="00931901">
      <w:pPr>
        <w:rPr>
          <w:ins w:id="24489" w:author="Allen Wirfs-Brock" w:date="2012-02-09T13:13:00Z"/>
        </w:rPr>
      </w:pPr>
      <w:ins w:id="24490" w:author="Allen Wirfs-Brock" w:date="2012-02-09T13:06:00Z">
        <w:r>
          <w:t xml:space="preserve">The </w:t>
        </w:r>
      </w:ins>
      <w:ins w:id="24491" w:author="Allen Wirfs-Brock" w:date="2012-02-09T13:07:00Z">
        <w:r>
          <w:t xml:space="preserve">initial </w:t>
        </w:r>
      </w:ins>
      <w:ins w:id="24492" w:author="Allen Wirfs-Brock" w:date="2012-02-09T13:06:00Z">
        <w:r>
          <w:t xml:space="preserve">value of the </w:t>
        </w:r>
        <w:r w:rsidRPr="00051028">
          <w:rPr>
            <w:rFonts w:ascii="Courier New" w:hAnsi="Courier New" w:cs="Courier New"/>
            <w:b/>
          </w:rPr>
          <w:t>__proto__</w:t>
        </w:r>
        <w:r>
          <w:t xml:space="preserve"> property of </w:t>
        </w:r>
      </w:ins>
      <w:ins w:id="24493" w:author="Allen Wirfs-Brock" w:date="2012-02-09T13:08:00Z">
        <w:r w:rsidR="00051028">
          <w:t>the Object prototype object is</w:t>
        </w:r>
      </w:ins>
      <w:ins w:id="24494" w:author="Allen Wirfs-Brock" w:date="2012-02-09T13:09:00Z">
        <w:r w:rsidR="00051028">
          <w:t xml:space="preserve"> a data property whose initial value is </w:t>
        </w:r>
      </w:ins>
      <w:ins w:id="24495" w:author="Allen Wirfs-Brock" w:date="2012-02-09T13:08:00Z">
        <w:r w:rsidR="00051028">
          <w:t xml:space="preserve"> </w:t>
        </w:r>
        <w:r w:rsidR="00051028" w:rsidRPr="00051028">
          <w:rPr>
            <w:b/>
          </w:rPr>
          <w:t>null</w:t>
        </w:r>
        <w:r w:rsidR="00051028">
          <w:t xml:space="preserve">. </w:t>
        </w:r>
      </w:ins>
      <w:ins w:id="24496" w:author="Allen Wirfs-Brock" w:date="2012-02-09T13:10:00Z">
        <w:r w:rsidR="00051028">
          <w:t xml:space="preserve">This property initially has the attributes { [[Writable]]: </w:t>
        </w:r>
        <w:r w:rsidR="00051028" w:rsidRPr="00051028">
          <w:rPr>
            <w:b/>
          </w:rPr>
          <w:t>true</w:t>
        </w:r>
        <w:r w:rsidR="00051028">
          <w:t xml:space="preserve">, [[Enumerable]]: </w:t>
        </w:r>
      </w:ins>
      <w:ins w:id="24497" w:author="Allen Wirfs-Brock" w:date="2012-02-13T09:35:00Z">
        <w:r w:rsidR="00002F44">
          <w:rPr>
            <w:b/>
          </w:rPr>
          <w:t>false</w:t>
        </w:r>
      </w:ins>
      <w:ins w:id="24498" w:author="Allen Wirfs-Brock" w:date="2012-02-09T13:10:00Z">
        <w:r w:rsidR="00051028">
          <w:t xml:space="preserve">, [[Configurable]]: </w:t>
        </w:r>
        <w:r w:rsidR="00051028" w:rsidRPr="00051028">
          <w:rPr>
            <w:b/>
          </w:rPr>
          <w:t>true</w:t>
        </w:r>
        <w:r w:rsidR="00051028">
          <w:t xml:space="preserve"> }</w:t>
        </w:r>
      </w:ins>
      <w:ins w:id="24499" w:author="Allen Wirfs-Brock" w:date="2012-02-09T13:12:00Z">
        <w:r w:rsidR="00051028">
          <w:t>.</w:t>
        </w:r>
      </w:ins>
    </w:p>
    <w:p w14:paraId="2385390C" w14:textId="77777777" w:rsidR="000C3094" w:rsidRDefault="00051028" w:rsidP="00931901">
      <w:pPr>
        <w:rPr>
          <w:ins w:id="24500" w:author="Allen Wirfs-Brock" w:date="2012-02-09T13:21:00Z"/>
        </w:rPr>
      </w:pPr>
      <w:ins w:id="24501" w:author="Allen Wirfs-Brock" w:date="2012-02-09T13:14:00Z">
        <w:r>
          <w:t xml:space="preserve">Manipulations of this property as tracked by </w:t>
        </w:r>
      </w:ins>
      <w:ins w:id="24502" w:author="Allen Wirfs-Brock" w:date="2012-02-09T13:15:00Z">
        <w:r>
          <w:t xml:space="preserve">the </w:t>
        </w:r>
      </w:ins>
      <w:ins w:id="24503" w:author="Allen Wirfs-Brock" w:date="2012-02-09T13:21:00Z">
        <w:r w:rsidR="000C3094">
          <w:t xml:space="preserve">Boolean valued </w:t>
        </w:r>
      </w:ins>
      <w:ins w:id="24504" w:author="Allen Wirfs-Brock" w:date="2012-02-09T13:15:00Z">
        <w:r>
          <w:t xml:space="preserve">primordial </w:t>
        </w:r>
      </w:ins>
      <w:ins w:id="24505" w:author="Allen Wirfs-Brock" w:date="2012-02-09T13:21:00Z">
        <w:r w:rsidR="000C3094">
          <w:t>internal</w:t>
        </w:r>
      </w:ins>
      <w:ins w:id="24506" w:author="Allen Wirfs-Brock" w:date="2012-02-09T13:15:00Z">
        <w:r>
          <w:t xml:space="preserve"> variable </w:t>
        </w:r>
        <w:r w:rsidRPr="000C3094">
          <w:rPr>
            <w:rFonts w:ascii="Times New Roman" w:hAnsi="Times New Roman"/>
          </w:rPr>
          <w:t>Undersco</w:t>
        </w:r>
      </w:ins>
      <w:ins w:id="24507" w:author="Allen Wirfs-Brock" w:date="2012-02-09T13:26:00Z">
        <w:r w:rsidR="000C3094">
          <w:rPr>
            <w:rFonts w:ascii="Times New Roman" w:hAnsi="Times New Roman"/>
          </w:rPr>
          <w:t>r</w:t>
        </w:r>
      </w:ins>
      <w:ins w:id="24508" w:author="Allen Wirfs-Brock" w:date="2012-02-09T13:15:00Z">
        <w:r w:rsidRPr="000C3094">
          <w:rPr>
            <w:rFonts w:ascii="Times New Roman" w:hAnsi="Times New Roman"/>
          </w:rPr>
          <w:t>eProtoEnabled</w:t>
        </w:r>
        <w:r>
          <w:t xml:space="preserve">.  </w:t>
        </w:r>
      </w:ins>
      <w:ins w:id="24509" w:author="Allen Wirfs-Brock" w:date="2012-02-09T13:17:00Z">
        <w:r>
          <w:t>The default initial value</w:t>
        </w:r>
        <w:r w:rsidR="000C3094">
          <w:t xml:space="preserve"> of </w:t>
        </w:r>
      </w:ins>
      <w:ins w:id="24510" w:author="Allen Wirfs-Brock" w:date="2012-02-09T13:18:00Z">
        <w:r w:rsidR="000C3094" w:rsidRPr="00650BA7">
          <w:rPr>
            <w:rFonts w:ascii="Times New Roman" w:hAnsi="Times New Roman"/>
          </w:rPr>
          <w:t>Undersco</w:t>
        </w:r>
      </w:ins>
      <w:ins w:id="24511" w:author="Allen Wirfs-Brock" w:date="2012-02-09T13:26:00Z">
        <w:r w:rsidR="000C3094">
          <w:rPr>
            <w:rFonts w:ascii="Times New Roman" w:hAnsi="Times New Roman"/>
          </w:rPr>
          <w:t>r</w:t>
        </w:r>
      </w:ins>
      <w:ins w:id="24512" w:author="Allen Wirfs-Brock" w:date="2012-02-09T13:18:00Z">
        <w:r w:rsidR="000C3094" w:rsidRPr="00650BA7">
          <w:rPr>
            <w:rFonts w:ascii="Times New Roman" w:hAnsi="Times New Roman"/>
          </w:rPr>
          <w:t>eProtoEnabled</w:t>
        </w:r>
      </w:ins>
      <w:ins w:id="24513" w:author="Allen Wirfs-Brock" w:date="2012-02-09T13:17:00Z">
        <w:r w:rsidR="000C3094">
          <w:t xml:space="preserve"> is true</w:t>
        </w:r>
      </w:ins>
      <w:ins w:id="24514" w:author="Allen Wirfs-Brock" w:date="2012-02-09T13:18:00Z">
        <w:r w:rsidR="000C3094">
          <w:t xml:space="preserve"> </w:t>
        </w:r>
      </w:ins>
      <w:commentRangeStart w:id="24515"/>
      <w:ins w:id="24516" w:author="Allen Wirfs-Brock" w:date="2012-02-09T13:20:00Z">
        <w:r w:rsidR="000C3094">
          <w:t xml:space="preserve">only </w:t>
        </w:r>
      </w:ins>
      <w:ins w:id="24517" w:author="Allen Wirfs-Brock" w:date="2012-02-09T13:18:00Z">
        <w:r w:rsidR="000C3094">
          <w:t>if this property is initially present on the primordial Object prototype object.</w:t>
        </w:r>
      </w:ins>
      <w:commentRangeEnd w:id="24515"/>
      <w:ins w:id="24518" w:author="Allen Wirfs-Brock" w:date="2012-02-09T13:21:00Z">
        <w:r w:rsidR="000C3094">
          <w:rPr>
            <w:rStyle w:val="af4"/>
          </w:rPr>
          <w:commentReference w:id="24515"/>
        </w:r>
      </w:ins>
    </w:p>
    <w:p w14:paraId="48EA47F1" w14:textId="77777777" w:rsidR="00051028" w:rsidRPr="000C3094" w:rsidRDefault="000C3094" w:rsidP="00931901">
      <w:pPr>
        <w:rPr>
          <w:ins w:id="24519" w:author="Allen Wirfs-Brock" w:date="2012-02-09T12:57:00Z"/>
          <w:sz w:val="18"/>
          <w:szCs w:val="18"/>
        </w:rPr>
      </w:pPr>
      <w:ins w:id="24520" w:author="Allen Wirfs-Brock" w:date="2012-02-09T13:24: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ins>
      <w:ins w:id="24521" w:author="Allen Wirfs-Brock" w:date="2012-02-09T13:26:00Z">
        <w:r>
          <w:rPr>
            <w:rFonts w:ascii="Times New Roman" w:hAnsi="Times New Roman"/>
            <w:sz w:val="18"/>
            <w:szCs w:val="18"/>
          </w:rPr>
          <w:t>r</w:t>
        </w:r>
      </w:ins>
      <w:ins w:id="24522" w:author="Allen Wirfs-Brock" w:date="2012-02-09T13:24:00Z">
        <w:r w:rsidRPr="000C3094">
          <w:rPr>
            <w:rFonts w:ascii="Times New Roman" w:hAnsi="Times New Roman"/>
            <w:sz w:val="18"/>
            <w:szCs w:val="18"/>
          </w:rPr>
          <w:t>eProtoEnabled</w:t>
        </w:r>
        <w:r w:rsidRPr="000C3094">
          <w:rPr>
            <w:sz w:val="18"/>
            <w:szCs w:val="18"/>
          </w:rPr>
          <w:t xml:space="preserve"> </w:t>
        </w:r>
      </w:ins>
      <w:ins w:id="24523" w:author="Allen Wirfs-Brock" w:date="2012-02-09T13:18:00Z">
        <w:r w:rsidRPr="000C3094">
          <w:rPr>
            <w:sz w:val="18"/>
            <w:szCs w:val="18"/>
          </w:rPr>
          <w:t xml:space="preserve"> </w:t>
        </w:r>
      </w:ins>
      <w:ins w:id="24524" w:author="Allen Wirfs-Brock" w:date="2012-02-09T13:24:00Z">
        <w:r w:rsidRPr="000C3094">
          <w:rPr>
            <w:sz w:val="18"/>
            <w:szCs w:val="18"/>
          </w:rPr>
          <w:t xml:space="preserve">to be set to </w:t>
        </w:r>
        <w:r w:rsidRPr="000C3094">
          <w:rPr>
            <w:b/>
            <w:sz w:val="18"/>
            <w:szCs w:val="18"/>
          </w:rPr>
          <w:t>false</w:t>
        </w:r>
        <w:r w:rsidRPr="000C3094">
          <w:rPr>
            <w:sz w:val="18"/>
            <w:szCs w:val="18"/>
          </w:rPr>
          <w:t>.</w:t>
        </w:r>
      </w:ins>
    </w:p>
    <w:p w14:paraId="5ED6C66F" w14:textId="77777777" w:rsidR="007E57F6" w:rsidRDefault="009911A2" w:rsidP="007E57F6">
      <w:pPr>
        <w:pStyle w:val="a4"/>
        <w:rPr>
          <w:ins w:id="24525" w:author="Allen Wirfs-Brock" w:date="2012-02-09T13:57:00Z"/>
        </w:rPr>
      </w:pPr>
      <w:ins w:id="24526" w:author="Allen Wirfs-Brock" w:date="2012-02-09T14:39:00Z">
        <w:r>
          <w:t xml:space="preserve"> </w:t>
        </w:r>
      </w:ins>
      <w:ins w:id="24527" w:author="Allen Wirfs-Brock" w:date="2012-02-09T14:57:00Z">
        <w:r w:rsidR="00B86FCE">
          <w:t>Changes To Internal Methods</w:t>
        </w:r>
      </w:ins>
      <w:ins w:id="24528" w:author="Allen Wirfs-Brock" w:date="2012-02-09T13:57:00Z">
        <w:r w:rsidR="007E57F6">
          <w:t>__</w:t>
        </w:r>
      </w:ins>
    </w:p>
    <w:p w14:paraId="70878104" w14:textId="77777777" w:rsidR="006E2052" w:rsidRDefault="007E57F6" w:rsidP="00A56E1A">
      <w:pPr>
        <w:rPr>
          <w:ins w:id="24529" w:author="Allen Wirfs-Brock" w:date="2012-02-09T13:58:00Z"/>
        </w:rPr>
      </w:pPr>
      <w:ins w:id="24530" w:author="Allen Wirfs-Brock" w:date="2012-02-09T13:58:00Z">
        <w:r>
          <w:t>The definition of the [[Get]] internal method given in 8.12.3 is replaced with the following:</w:t>
        </w:r>
      </w:ins>
    </w:p>
    <w:p w14:paraId="196D577D" w14:textId="77777777" w:rsidR="007E57F6" w:rsidRDefault="007E57F6" w:rsidP="00A56E1A">
      <w:pPr>
        <w:pStyle w:val="Alg4"/>
        <w:numPr>
          <w:ilvl w:val="0"/>
          <w:numId w:val="656"/>
        </w:numPr>
        <w:rPr>
          <w:ins w:id="24531" w:author="Allen Wirfs-Brock" w:date="2012-02-09T14:00:00Z"/>
        </w:rPr>
      </w:pPr>
      <w:ins w:id="24532" w:author="Allen Wirfs-Brock" w:date="2012-02-09T14:00:00Z">
        <w:r>
          <w:t xml:space="preserve">If </w:t>
        </w:r>
        <w:r w:rsidRPr="00A56E1A">
          <w:rPr>
            <w:i/>
          </w:rPr>
          <w:t>P</w:t>
        </w:r>
        <w:r>
          <w:t xml:space="preserve"> is the string value </w:t>
        </w:r>
        <w:r w:rsidRPr="00A56E1A">
          <w:rPr>
            <w:rFonts w:ascii="Courier New" w:hAnsi="Courier New" w:cs="Courier New"/>
            <w:b/>
          </w:rPr>
          <w:t>"__proto__"</w:t>
        </w:r>
        <w:r>
          <w:t xml:space="preserve"> </w:t>
        </w:r>
      </w:ins>
      <w:ins w:id="24533" w:author="Allen Wirfs-Brock" w:date="2012-02-09T14:02:00Z">
        <w:r>
          <w:t xml:space="preserve">and </w:t>
        </w:r>
        <w:r w:rsidRPr="000C3094">
          <w:t>Undersco</w:t>
        </w:r>
        <w:r>
          <w:t>r</w:t>
        </w:r>
        <w:r w:rsidRPr="000C3094">
          <w:t>eProtoEnabled</w:t>
        </w:r>
        <w:r>
          <w:t xml:space="preserve"> is </w:t>
        </w:r>
        <w:r w:rsidRPr="00A56E1A">
          <w:rPr>
            <w:b/>
          </w:rPr>
          <w:t>true</w:t>
        </w:r>
        <w:r>
          <w:t xml:space="preserve">, then </w:t>
        </w:r>
      </w:ins>
    </w:p>
    <w:p w14:paraId="12C21295" w14:textId="77777777" w:rsidR="007E57F6" w:rsidRPr="00E77497" w:rsidRDefault="007E57F6" w:rsidP="00A56E1A">
      <w:pPr>
        <w:pStyle w:val="Alg4"/>
        <w:numPr>
          <w:ilvl w:val="1"/>
          <w:numId w:val="656"/>
        </w:numPr>
        <w:rPr>
          <w:ins w:id="24534" w:author="Allen Wirfs-Brock" w:date="2012-02-09T13:59:00Z"/>
        </w:rPr>
      </w:pPr>
      <w:ins w:id="24535" w:author="Allen Wirfs-Brock" w:date="2012-02-09T13:5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3A4F8C23" w14:textId="77777777" w:rsidR="007E57F6" w:rsidRPr="007E57F6" w:rsidRDefault="007E57F6" w:rsidP="00A56E1A">
      <w:pPr>
        <w:pStyle w:val="Alg4"/>
        <w:numPr>
          <w:ilvl w:val="1"/>
          <w:numId w:val="656"/>
        </w:numPr>
        <w:rPr>
          <w:ins w:id="24536" w:author="Allen Wirfs-Brock" w:date="2012-02-09T13:59:00Z"/>
        </w:rPr>
      </w:pPr>
      <w:ins w:id="24537" w:author="Allen Wirfs-Brock" w:date="2012-02-09T13:59:00Z">
        <w:r w:rsidRPr="00E77497">
          <w:t xml:space="preserve">If </w:t>
        </w:r>
        <w:r w:rsidRPr="00E77497">
          <w:rPr>
            <w:i/>
          </w:rPr>
          <w:t xml:space="preserve">desc </w:t>
        </w:r>
      </w:ins>
      <w:ins w:id="24538" w:author="Allen Wirfs-Brock" w:date="2012-02-09T14:08:00Z">
        <w:r w:rsidR="00CD4871">
          <w:t xml:space="preserve">is not </w:t>
        </w:r>
        <w:r w:rsidR="00CD4871" w:rsidRPr="00A56E1A">
          <w:rPr>
            <w:b/>
          </w:rPr>
          <w:t>undefined</w:t>
        </w:r>
        <w:r w:rsidR="00CD4871">
          <w:t xml:space="preserve"> and was</w:t>
        </w:r>
      </w:ins>
      <w:ins w:id="24539" w:author="Allen Wirfs-Brock" w:date="2012-02-09T14:05:00Z">
        <w:r>
          <w:t xml:space="preserve"> create by step 1.a to describe the property defined in B.3.1.1</w:t>
        </w:r>
      </w:ins>
      <w:ins w:id="24540" w:author="Allen Wirfs-Brock" w:date="2012-02-09T17:05:00Z">
        <w:r w:rsidR="002328A6">
          <w:t xml:space="preserve"> then,</w:t>
        </w:r>
      </w:ins>
    </w:p>
    <w:p w14:paraId="18BFE26D" w14:textId="77777777" w:rsidR="007E57F6" w:rsidRPr="00E77497" w:rsidRDefault="007E57F6" w:rsidP="00A56E1A">
      <w:pPr>
        <w:pStyle w:val="Alg4"/>
        <w:numPr>
          <w:ilvl w:val="2"/>
          <w:numId w:val="656"/>
        </w:numPr>
        <w:rPr>
          <w:ins w:id="24541" w:author="Allen Wirfs-Brock" w:date="2012-02-09T13:59:00Z"/>
        </w:rPr>
      </w:pPr>
      <w:ins w:id="24542" w:author="Allen Wirfs-Brock" w:date="2012-02-09T14:07:00Z">
        <w:r>
          <w:t xml:space="preserve">Return the value of the [[Prototype]] internal property of </w:t>
        </w:r>
        <w:r w:rsidRPr="00A56E1A">
          <w:rPr>
            <w:i/>
          </w:rPr>
          <w:t>O</w:t>
        </w:r>
      </w:ins>
      <w:ins w:id="24543" w:author="Allen Wirfs-Brock" w:date="2012-02-09T13:59:00Z">
        <w:r w:rsidRPr="00E77497">
          <w:t>.</w:t>
        </w:r>
      </w:ins>
    </w:p>
    <w:p w14:paraId="145E1C8F" w14:textId="77777777" w:rsidR="00B86FCE" w:rsidRDefault="00CD4871" w:rsidP="00B86FCE">
      <w:pPr>
        <w:pStyle w:val="Alg4"/>
        <w:numPr>
          <w:ilvl w:val="0"/>
          <w:numId w:val="656"/>
        </w:numPr>
        <w:spacing w:after="120"/>
        <w:rPr>
          <w:ins w:id="24544" w:author="Allen Wirfs-Brock" w:date="2012-02-09T14:58:00Z"/>
        </w:rPr>
      </w:pPr>
      <w:ins w:id="24545" w:author="Allen Wirfs-Brock" w:date="2012-02-09T14:08:00Z">
        <w:r>
          <w:t xml:space="preserve">Continue by executing the steps of 8.12.3 starting with step </w:t>
        </w:r>
      </w:ins>
      <w:ins w:id="24546" w:author="Allen Wirfs-Brock" w:date="2012-02-09T19:43:00Z">
        <w:r w:rsidR="005F70BE">
          <w:t>1</w:t>
        </w:r>
      </w:ins>
      <w:ins w:id="24547" w:author="Allen Wirfs-Brock" w:date="2012-02-09T13:59:00Z">
        <w:r w:rsidR="007E57F6" w:rsidRPr="00E77497">
          <w:t>.</w:t>
        </w:r>
      </w:ins>
    </w:p>
    <w:p w14:paraId="797A4CD3" w14:textId="77777777" w:rsidR="00B86FCE" w:rsidRDefault="00B86FCE" w:rsidP="00CD4871">
      <w:pPr>
        <w:rPr>
          <w:ins w:id="24548" w:author="Allen Wirfs-Brock" w:date="2012-02-09T14:58:00Z"/>
        </w:rPr>
      </w:pPr>
    </w:p>
    <w:p w14:paraId="63E2214D" w14:textId="77777777" w:rsidR="00CD4871" w:rsidRDefault="00CD4871" w:rsidP="00CD4871">
      <w:pPr>
        <w:rPr>
          <w:ins w:id="24549" w:author="Allen Wirfs-Brock" w:date="2012-02-09T14:09:00Z"/>
        </w:rPr>
      </w:pPr>
      <w:ins w:id="24550" w:author="Allen Wirfs-Brock" w:date="2012-02-09T14:09:00Z">
        <w:r>
          <w:t>The definition of the [[</w:t>
        </w:r>
      </w:ins>
      <w:ins w:id="24551" w:author="Allen Wirfs-Brock" w:date="2012-02-09T14:10:00Z">
        <w:r>
          <w:t>Put</w:t>
        </w:r>
      </w:ins>
      <w:ins w:id="24552" w:author="Allen Wirfs-Brock" w:date="2012-02-09T14:09:00Z">
        <w:r>
          <w:t>]] internal method given in 8.12.</w:t>
        </w:r>
      </w:ins>
      <w:ins w:id="24553" w:author="Allen Wirfs-Brock" w:date="2012-02-09T14:10:00Z">
        <w:r>
          <w:t>5</w:t>
        </w:r>
      </w:ins>
      <w:ins w:id="24554" w:author="Allen Wirfs-Brock" w:date="2012-02-09T14:09:00Z">
        <w:r>
          <w:t xml:space="preserve"> is replaced with the following:</w:t>
        </w:r>
      </w:ins>
    </w:p>
    <w:p w14:paraId="7524817A" w14:textId="77777777" w:rsidR="00CD4871" w:rsidRDefault="00CD4871" w:rsidP="009911A2">
      <w:pPr>
        <w:pStyle w:val="Alg4"/>
        <w:numPr>
          <w:ilvl w:val="0"/>
          <w:numId w:val="657"/>
        </w:numPr>
        <w:rPr>
          <w:ins w:id="24555" w:author="Allen Wirfs-Brock" w:date="2012-02-09T14:09:00Z"/>
        </w:rPr>
      </w:pPr>
      <w:ins w:id="24556" w:author="Allen Wirfs-Brock" w:date="2012-02-09T14:09:00Z">
        <w:r>
          <w:t xml:space="preserve">If </w:t>
        </w:r>
        <w:r w:rsidRPr="00650BA7">
          <w:rPr>
            <w:i/>
          </w:rPr>
          <w:t>P</w:t>
        </w:r>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ins>
      <w:ins w:id="24557" w:author="Allen Wirfs-Brock" w:date="2012-02-09T14:27:00Z">
        <w:r w:rsidR="00A56E1A" w:rsidRPr="00A56E1A">
          <w:t xml:space="preserve"> </w:t>
        </w:r>
        <w:r w:rsidR="00A56E1A">
          <w:t xml:space="preserve">and </w:t>
        </w:r>
        <w:r w:rsidR="00A56E1A" w:rsidRPr="00A56E1A">
          <w:rPr>
            <w:i/>
          </w:rPr>
          <w:t>O</w:t>
        </w:r>
        <w:r w:rsidR="00A56E1A">
          <w:t xml:space="preserve"> is not the standard built-in Object prototype object</w:t>
        </w:r>
      </w:ins>
      <w:ins w:id="24558" w:author="Allen Wirfs-Brock" w:date="2012-02-09T14:09:00Z">
        <w:r>
          <w:t xml:space="preserve">, then </w:t>
        </w:r>
      </w:ins>
    </w:p>
    <w:p w14:paraId="148824DA" w14:textId="77777777" w:rsidR="00CD4871" w:rsidRPr="00E77497" w:rsidRDefault="00CD4871" w:rsidP="009911A2">
      <w:pPr>
        <w:pStyle w:val="Alg4"/>
        <w:numPr>
          <w:ilvl w:val="1"/>
          <w:numId w:val="657"/>
        </w:numPr>
        <w:rPr>
          <w:ins w:id="24559" w:author="Allen Wirfs-Brock" w:date="2012-02-09T14:09:00Z"/>
        </w:rPr>
      </w:pPr>
      <w:ins w:id="24560" w:author="Allen Wirfs-Brock" w:date="2012-02-09T14:0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45FA78AA" w14:textId="77777777" w:rsidR="00CD4871" w:rsidRPr="007E57F6" w:rsidRDefault="00CD4871" w:rsidP="009911A2">
      <w:pPr>
        <w:pStyle w:val="Alg4"/>
        <w:numPr>
          <w:ilvl w:val="1"/>
          <w:numId w:val="657"/>
        </w:numPr>
        <w:rPr>
          <w:ins w:id="24561" w:author="Allen Wirfs-Brock" w:date="2012-02-09T14:09:00Z"/>
        </w:rPr>
      </w:pPr>
      <w:ins w:id="24562" w:author="Allen Wirfs-Brock" w:date="2012-02-09T14:09:00Z">
        <w:r w:rsidRPr="00E77497">
          <w:t xml:space="preserve">If </w:t>
        </w:r>
        <w:r w:rsidRPr="00E77497">
          <w:rPr>
            <w:i/>
          </w:rPr>
          <w:t xml:space="preserve">desc </w:t>
        </w:r>
        <w:r>
          <w:t xml:space="preserve">is not </w:t>
        </w:r>
        <w:r w:rsidRPr="00650BA7">
          <w:rPr>
            <w:b/>
          </w:rPr>
          <w:t>undefined</w:t>
        </w:r>
        <w:r>
          <w:t xml:space="preserve"> and was create by step 1.a to describe the property defined in B.3.1.1</w:t>
        </w:r>
      </w:ins>
      <w:ins w:id="24563" w:author="Allen Wirfs-Brock" w:date="2012-02-09T17:05:00Z">
        <w:r w:rsidR="002328A6">
          <w:t xml:space="preserve"> then,</w:t>
        </w:r>
      </w:ins>
    </w:p>
    <w:p w14:paraId="34F3F7D0" w14:textId="77777777" w:rsidR="00A56E1A" w:rsidRDefault="00A56E1A" w:rsidP="009911A2">
      <w:pPr>
        <w:pStyle w:val="Alg4"/>
        <w:numPr>
          <w:ilvl w:val="2"/>
          <w:numId w:val="657"/>
        </w:numPr>
        <w:rPr>
          <w:ins w:id="24564" w:author="Allen Wirfs-Brock" w:date="2012-02-09T14:29:00Z"/>
        </w:rPr>
      </w:pPr>
      <w:ins w:id="24565" w:author="Allen Wirfs-Brock" w:date="2012-02-09T14:34:00Z">
        <w:r>
          <w:t xml:space="preserve">If the type of </w:t>
        </w:r>
      </w:ins>
      <w:ins w:id="24566" w:author="Allen Wirfs-Brock" w:date="2012-02-09T14:37:00Z">
        <w:r w:rsidR="009911A2">
          <w:rPr>
            <w:i/>
          </w:rPr>
          <w:t>V</w:t>
        </w:r>
      </w:ins>
      <w:ins w:id="24567" w:author="Allen Wirfs-Brock" w:date="2012-02-09T14:34:00Z">
        <w:r>
          <w:t xml:space="preserve"> is neither Object or Null</w:t>
        </w:r>
      </w:ins>
      <w:ins w:id="24568" w:author="Allen Wirfs-Brock" w:date="2012-02-09T14:35:00Z">
        <w:r>
          <w:t>, return</w:t>
        </w:r>
      </w:ins>
    </w:p>
    <w:p w14:paraId="0E76A92D" w14:textId="77777777" w:rsidR="009911A2" w:rsidRDefault="009911A2" w:rsidP="009911A2">
      <w:pPr>
        <w:pStyle w:val="Alg4"/>
        <w:numPr>
          <w:ilvl w:val="2"/>
          <w:numId w:val="657"/>
        </w:numPr>
        <w:rPr>
          <w:ins w:id="24569" w:author="Allen Wirfs-Brock" w:date="2012-02-09T14:36:00Z"/>
        </w:rPr>
      </w:pPr>
      <w:ins w:id="24570" w:author="Allen Wirfs-Brock" w:date="2012-02-09T14:37:00Z">
        <w:r>
          <w:t>Set</w:t>
        </w:r>
      </w:ins>
      <w:ins w:id="24571" w:author="Allen Wirfs-Brock" w:date="2012-02-09T14:36:00Z">
        <w:r>
          <w:t xml:space="preserve"> the value of the [[Prototype]] internal property of O to V</w:t>
        </w:r>
      </w:ins>
      <w:ins w:id="24572" w:author="Allen Wirfs-Brock" w:date="2012-02-09T14:37:00Z">
        <w:r>
          <w:t>.</w:t>
        </w:r>
      </w:ins>
    </w:p>
    <w:p w14:paraId="7944E92D" w14:textId="77777777" w:rsidR="00CD4871" w:rsidRPr="00E77497" w:rsidRDefault="00CD4871" w:rsidP="009911A2">
      <w:pPr>
        <w:pStyle w:val="Alg4"/>
        <w:numPr>
          <w:ilvl w:val="2"/>
          <w:numId w:val="657"/>
        </w:numPr>
        <w:rPr>
          <w:ins w:id="24573" w:author="Allen Wirfs-Brock" w:date="2012-02-09T14:09:00Z"/>
        </w:rPr>
      </w:pPr>
      <w:ins w:id="24574" w:author="Allen Wirfs-Brock" w:date="2012-02-09T14:09:00Z">
        <w:r>
          <w:t>Return</w:t>
        </w:r>
        <w:r w:rsidRPr="00E77497">
          <w:t>.</w:t>
        </w:r>
      </w:ins>
    </w:p>
    <w:p w14:paraId="63B26EA3" w14:textId="77777777" w:rsidR="00CD4871" w:rsidRPr="00E77497" w:rsidRDefault="00CD4871" w:rsidP="009911A2">
      <w:pPr>
        <w:pStyle w:val="Alg4"/>
        <w:numPr>
          <w:ilvl w:val="0"/>
          <w:numId w:val="657"/>
        </w:numPr>
        <w:spacing w:after="120"/>
        <w:rPr>
          <w:ins w:id="24575" w:author="Allen Wirfs-Brock" w:date="2012-02-09T14:09:00Z"/>
        </w:rPr>
      </w:pPr>
      <w:ins w:id="24576" w:author="Allen Wirfs-Brock" w:date="2012-02-09T14:09:00Z">
        <w:r>
          <w:t>Continue by executing the steps of 8.12.</w:t>
        </w:r>
      </w:ins>
      <w:ins w:id="24577" w:author="Allen Wirfs-Brock" w:date="2012-02-09T14:38:00Z">
        <w:r w:rsidR="009911A2">
          <w:t>5</w:t>
        </w:r>
      </w:ins>
      <w:ins w:id="24578" w:author="Allen Wirfs-Brock" w:date="2012-02-09T14:09:00Z">
        <w:r>
          <w:t xml:space="preserve"> starting with step </w:t>
        </w:r>
      </w:ins>
      <w:ins w:id="24579" w:author="Allen Wirfs-Brock" w:date="2012-02-09T14:39:00Z">
        <w:r w:rsidR="009911A2">
          <w:t>1</w:t>
        </w:r>
      </w:ins>
      <w:ins w:id="24580" w:author="Allen Wirfs-Brock" w:date="2012-02-09T14:09:00Z">
        <w:r w:rsidRPr="00E77497">
          <w:t>.</w:t>
        </w:r>
      </w:ins>
    </w:p>
    <w:p w14:paraId="4F4B56D4" w14:textId="77777777" w:rsidR="009911A2" w:rsidRDefault="009911A2" w:rsidP="009911A2">
      <w:pPr>
        <w:rPr>
          <w:ins w:id="24581" w:author="Allen Wirfs-Brock" w:date="2012-02-09T14:41:00Z"/>
        </w:rPr>
      </w:pPr>
      <w:ins w:id="24582" w:author="Allen Wirfs-Brock" w:date="2012-02-09T14:41:00Z">
        <w:r>
          <w:t>The definition of the [[Delete]] internal method given in 8.12.7 is replaced with the following:</w:t>
        </w:r>
      </w:ins>
    </w:p>
    <w:p w14:paraId="184EE746" w14:textId="77777777" w:rsidR="009911A2" w:rsidRDefault="009911A2" w:rsidP="009911A2">
      <w:pPr>
        <w:pStyle w:val="Alg4"/>
        <w:numPr>
          <w:ilvl w:val="0"/>
          <w:numId w:val="658"/>
        </w:numPr>
        <w:rPr>
          <w:ins w:id="24583" w:author="Allen Wirfs-Brock" w:date="2012-02-09T14:41:00Z"/>
        </w:rPr>
      </w:pPr>
      <w:ins w:id="24584" w:author="Allen Wirfs-Brock" w:date="2012-02-09T14:41:00Z">
        <w:r>
          <w:t xml:space="preserve">If </w:t>
        </w:r>
      </w:ins>
      <w:ins w:id="24585" w:author="Allen Wirfs-Brock" w:date="2012-02-09T14:42:00Z">
        <w:r w:rsidRPr="000C3094">
          <w:t>Undersco</w:t>
        </w:r>
        <w:r>
          <w:t>r</w:t>
        </w:r>
        <w:r w:rsidRPr="000C3094">
          <w:t>eProtoEnabled</w:t>
        </w:r>
        <w:r>
          <w:t xml:space="preserve"> is </w:t>
        </w:r>
        <w:r w:rsidRPr="00A56E1A">
          <w:rPr>
            <w:b/>
          </w:rPr>
          <w:t>true</w:t>
        </w:r>
        <w:r w:rsidRPr="00A56E1A">
          <w:rPr>
            <w:i/>
          </w:rPr>
          <w:t xml:space="preserve"> </w:t>
        </w:r>
        <w:r>
          <w:t xml:space="preserve">and </w:t>
        </w:r>
      </w:ins>
      <w:ins w:id="24586" w:author="Allen Wirfs-Brock" w:date="2012-02-09T14:41:00Z">
        <w:r w:rsidRPr="00A56E1A">
          <w:rPr>
            <w:i/>
          </w:rPr>
          <w:t>P</w:t>
        </w:r>
        <w:r>
          <w:t xml:space="preserve"> is the string value </w:t>
        </w:r>
        <w:r w:rsidRPr="00A56E1A">
          <w:rPr>
            <w:rFonts w:ascii="Courier New" w:hAnsi="Courier New" w:cs="Courier New"/>
            <w:b/>
          </w:rPr>
          <w:t>"__proto__"</w:t>
        </w:r>
        <w:r>
          <w:t xml:space="preserve"> and </w:t>
        </w:r>
      </w:ins>
      <w:ins w:id="24587" w:author="Allen Wirfs-Brock" w:date="2012-02-09T14:43:00Z">
        <w:r w:rsidRPr="00A56E1A">
          <w:rPr>
            <w:i/>
          </w:rPr>
          <w:t>O</w:t>
        </w:r>
        <w:r>
          <w:t xml:space="preserve"> is the standard built-in Object prototype object</w:t>
        </w:r>
      </w:ins>
      <w:ins w:id="24588" w:author="Allen Wirfs-Brock" w:date="2012-02-09T14:41:00Z">
        <w:r>
          <w:t xml:space="preserve">, then </w:t>
        </w:r>
      </w:ins>
    </w:p>
    <w:p w14:paraId="260B1D42" w14:textId="77777777" w:rsidR="009911A2" w:rsidRPr="00E77497" w:rsidRDefault="009911A2" w:rsidP="009911A2">
      <w:pPr>
        <w:pStyle w:val="Alg4"/>
        <w:numPr>
          <w:ilvl w:val="1"/>
          <w:numId w:val="658"/>
        </w:numPr>
        <w:rPr>
          <w:ins w:id="24589" w:author="Allen Wirfs-Brock" w:date="2012-02-09T14:41:00Z"/>
        </w:rPr>
      </w:pPr>
      <w:ins w:id="24590" w:author="Allen Wirfs-Brock" w:date="2012-02-09T14:44:00Z">
        <w:r>
          <w:t>S</w:t>
        </w:r>
      </w:ins>
      <w:ins w:id="24591" w:author="Allen Wirfs-Brock" w:date="2012-02-09T14:41:00Z">
        <w:r w:rsidRPr="00E77497">
          <w:t xml:space="preserve">et </w:t>
        </w:r>
      </w:ins>
      <w:ins w:id="24592" w:author="Allen Wirfs-Brock" w:date="2012-02-09T14:45:00Z">
        <w:r w:rsidRPr="000C3094">
          <w:t>Undersco</w:t>
        </w:r>
        <w:r>
          <w:t>r</w:t>
        </w:r>
        <w:r w:rsidRPr="000C3094">
          <w:t>eProtoEnabled</w:t>
        </w:r>
        <w:r>
          <w:t xml:space="preserve"> </w:t>
        </w:r>
      </w:ins>
      <w:ins w:id="24593" w:author="Allen Wirfs-Brock" w:date="2012-02-09T17:09:00Z">
        <w:r w:rsidR="002328A6">
          <w:t>to</w:t>
        </w:r>
      </w:ins>
      <w:ins w:id="24594" w:author="Allen Wirfs-Brock" w:date="2012-02-09T14:45:00Z">
        <w:r>
          <w:t xml:space="preserve"> </w:t>
        </w:r>
      </w:ins>
      <w:ins w:id="24595" w:author="Allen Wirfs-Brock" w:date="2012-02-09T14:54:00Z">
        <w:r w:rsidR="00632FE8">
          <w:rPr>
            <w:b/>
          </w:rPr>
          <w:t>false</w:t>
        </w:r>
      </w:ins>
      <w:ins w:id="24596" w:author="Allen Wirfs-Brock" w:date="2012-02-09T14:41:00Z">
        <w:r w:rsidRPr="00E77497">
          <w:t>.</w:t>
        </w:r>
      </w:ins>
    </w:p>
    <w:p w14:paraId="136E22A1" w14:textId="77777777" w:rsidR="009911A2" w:rsidRPr="00E77497" w:rsidRDefault="009911A2" w:rsidP="009911A2">
      <w:pPr>
        <w:pStyle w:val="Alg4"/>
        <w:numPr>
          <w:ilvl w:val="0"/>
          <w:numId w:val="658"/>
        </w:numPr>
        <w:spacing w:after="120"/>
        <w:rPr>
          <w:ins w:id="24597" w:author="Allen Wirfs-Brock" w:date="2012-02-09T14:41:00Z"/>
        </w:rPr>
      </w:pPr>
      <w:ins w:id="24598" w:author="Allen Wirfs-Brock" w:date="2012-02-09T14:41:00Z">
        <w:r>
          <w:t>Continue by executing the steps of 8.12.</w:t>
        </w:r>
      </w:ins>
      <w:ins w:id="24599" w:author="Allen Wirfs-Brock" w:date="2012-02-09T14:46:00Z">
        <w:r>
          <w:t>7</w:t>
        </w:r>
      </w:ins>
      <w:ins w:id="24600" w:author="Allen Wirfs-Brock" w:date="2012-02-09T14:41:00Z">
        <w:r>
          <w:t xml:space="preserve"> starting with step </w:t>
        </w:r>
      </w:ins>
      <w:ins w:id="24601" w:author="Allen Wirfs-Brock" w:date="2012-02-09T14:46:00Z">
        <w:r>
          <w:t>1</w:t>
        </w:r>
      </w:ins>
      <w:ins w:id="24602" w:author="Allen Wirfs-Brock" w:date="2012-02-09T14:41:00Z">
        <w:r w:rsidRPr="00E77497">
          <w:t>.</w:t>
        </w:r>
      </w:ins>
    </w:p>
    <w:p w14:paraId="03333011" w14:textId="77777777" w:rsidR="00B86FCE" w:rsidRDefault="00B86FCE" w:rsidP="00632FE8">
      <w:pPr>
        <w:rPr>
          <w:ins w:id="24603" w:author="Allen Wirfs-Brock" w:date="2012-02-09T14:58:00Z"/>
        </w:rPr>
      </w:pPr>
    </w:p>
    <w:p w14:paraId="5DC7AAC8" w14:textId="77777777" w:rsidR="00632FE8" w:rsidRDefault="00632FE8" w:rsidP="00632FE8">
      <w:pPr>
        <w:rPr>
          <w:ins w:id="24604" w:author="Allen Wirfs-Brock" w:date="2012-02-09T14:47:00Z"/>
        </w:rPr>
      </w:pPr>
      <w:ins w:id="24605" w:author="Allen Wirfs-Brock" w:date="2012-02-09T14:47:00Z">
        <w:r>
          <w:t>The definition of the [[</w:t>
        </w:r>
      </w:ins>
      <w:ins w:id="24606" w:author="Allen Wirfs-Brock" w:date="2012-02-09T14:50:00Z">
        <w:r>
          <w:t>DefineOwnProperty</w:t>
        </w:r>
      </w:ins>
      <w:ins w:id="24607" w:author="Allen Wirfs-Brock" w:date="2012-02-09T14:47:00Z">
        <w:r>
          <w:t>]] internal method given in 8.12.</w:t>
        </w:r>
      </w:ins>
      <w:ins w:id="24608" w:author="Allen Wirfs-Brock" w:date="2012-02-09T14:48:00Z">
        <w:r>
          <w:t>9</w:t>
        </w:r>
      </w:ins>
      <w:ins w:id="24609" w:author="Allen Wirfs-Brock" w:date="2012-02-09T14:47:00Z">
        <w:r>
          <w:t xml:space="preserve"> is replaced with the </w:t>
        </w:r>
        <w:commentRangeStart w:id="24610"/>
        <w:r>
          <w:t>following</w:t>
        </w:r>
      </w:ins>
      <w:commentRangeEnd w:id="24610"/>
      <w:ins w:id="24611" w:author="Allen Wirfs-Brock" w:date="2012-02-09T15:50:00Z">
        <w:r w:rsidR="00F40394">
          <w:rPr>
            <w:rStyle w:val="af4"/>
          </w:rPr>
          <w:commentReference w:id="24610"/>
        </w:r>
      </w:ins>
      <w:ins w:id="24612" w:author="Allen Wirfs-Brock" w:date="2012-02-09T14:47:00Z">
        <w:r>
          <w:t>:</w:t>
        </w:r>
      </w:ins>
    </w:p>
    <w:p w14:paraId="4FEF93BF" w14:textId="77777777" w:rsidR="00632FE8" w:rsidRDefault="00632FE8" w:rsidP="00632FE8">
      <w:pPr>
        <w:pStyle w:val="Alg4"/>
        <w:numPr>
          <w:ilvl w:val="0"/>
          <w:numId w:val="659"/>
        </w:numPr>
        <w:rPr>
          <w:ins w:id="24613" w:author="Allen Wirfs-Brock" w:date="2012-02-09T14:47:00Z"/>
        </w:rPr>
      </w:pPr>
      <w:ins w:id="24614" w:author="Allen Wirfs-Brock" w:date="2012-02-09T14:47: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3503F61B" w14:textId="77777777" w:rsidR="00632FE8" w:rsidRDefault="00632FE8" w:rsidP="00632FE8">
      <w:pPr>
        <w:pStyle w:val="Alg4"/>
        <w:numPr>
          <w:ilvl w:val="1"/>
          <w:numId w:val="659"/>
        </w:numPr>
        <w:rPr>
          <w:ins w:id="24615" w:author="Allen Wirfs-Brock" w:date="2012-02-09T14:50:00Z"/>
        </w:rPr>
      </w:pPr>
      <w:ins w:id="24616" w:author="Allen Wirfs-Brock" w:date="2012-02-09T14:50:00Z">
        <w:r>
          <w:t xml:space="preserve">If </w:t>
        </w:r>
      </w:ins>
      <w:ins w:id="24617" w:author="Allen Wirfs-Brock" w:date="2012-02-09T14:51:00Z">
        <w:r>
          <w:t xml:space="preserve">any attribute contained in </w:t>
        </w:r>
      </w:ins>
      <w:ins w:id="24618" w:author="Allen Wirfs-Brock" w:date="2012-02-09T14:50:00Z">
        <w:r w:rsidRPr="00632FE8">
          <w:rPr>
            <w:i/>
          </w:rPr>
          <w:t>Desc</w:t>
        </w:r>
        <w:r>
          <w:t xml:space="preserve"> </w:t>
        </w:r>
      </w:ins>
      <w:ins w:id="24619" w:author="Allen Wirfs-Brock" w:date="2012-02-09T14:53:00Z">
        <w:r>
          <w:t>is not present or has a different value</w:t>
        </w:r>
      </w:ins>
      <w:ins w:id="24620" w:author="Allen Wirfs-Brock" w:date="2012-02-09T14:51:00Z">
        <w:r>
          <w:t xml:space="preserve"> from the corresponding attribute in </w:t>
        </w:r>
      </w:ins>
      <w:ins w:id="24621" w:author="Allen Wirfs-Brock" w:date="2012-02-09T14:52:00Z">
        <w:r>
          <w:t xml:space="preserve">{ [[Writable]]: </w:t>
        </w:r>
        <w:r w:rsidRPr="00051028">
          <w:rPr>
            <w:b/>
          </w:rPr>
          <w:t>true</w:t>
        </w:r>
        <w:r>
          <w:t xml:space="preserve">, [[Enumerable]]: </w:t>
        </w:r>
        <w:r w:rsidRPr="00051028">
          <w:rPr>
            <w:b/>
          </w:rPr>
          <w:t>true</w:t>
        </w:r>
        <w:r>
          <w:t xml:space="preserve">, [[Configurable]]: </w:t>
        </w:r>
        <w:r w:rsidRPr="00051028">
          <w:rPr>
            <w:b/>
          </w:rPr>
          <w:t>true</w:t>
        </w:r>
        <w:r>
          <w:t xml:space="preserve"> }</w:t>
        </w:r>
      </w:ins>
      <w:ins w:id="24622" w:author="Allen Wirfs-Brock" w:date="2012-02-09T17:09:00Z">
        <w:r w:rsidR="002328A6">
          <w:t>then,</w:t>
        </w:r>
      </w:ins>
    </w:p>
    <w:p w14:paraId="74053CFA" w14:textId="77777777" w:rsidR="00632FE8" w:rsidRPr="00E77497" w:rsidRDefault="00632FE8" w:rsidP="00632FE8">
      <w:pPr>
        <w:pStyle w:val="Alg4"/>
        <w:numPr>
          <w:ilvl w:val="2"/>
          <w:numId w:val="659"/>
        </w:numPr>
        <w:rPr>
          <w:ins w:id="24623" w:author="Allen Wirfs-Brock" w:date="2012-02-09T14:47:00Z"/>
        </w:rPr>
      </w:pPr>
      <w:ins w:id="24624" w:author="Allen Wirfs-Brock" w:date="2012-02-09T14:47:00Z">
        <w:r>
          <w:t>S</w:t>
        </w:r>
        <w:r w:rsidRPr="00E77497">
          <w:t xml:space="preserve">et </w:t>
        </w:r>
        <w:r w:rsidRPr="000C3094">
          <w:t>Undersco</w:t>
        </w:r>
        <w:r>
          <w:t>r</w:t>
        </w:r>
        <w:r w:rsidRPr="000C3094">
          <w:t>eProtoEnabled</w:t>
        </w:r>
        <w:r>
          <w:t xml:space="preserve"> </w:t>
        </w:r>
      </w:ins>
      <w:ins w:id="24625" w:author="Allen Wirfs-Brock" w:date="2012-02-09T15:25:00Z">
        <w:r w:rsidR="00762BEA">
          <w:t>to</w:t>
        </w:r>
      </w:ins>
      <w:ins w:id="24626" w:author="Allen Wirfs-Brock" w:date="2012-02-09T14:47:00Z">
        <w:r>
          <w:t xml:space="preserve"> </w:t>
        </w:r>
      </w:ins>
      <w:ins w:id="24627" w:author="Allen Wirfs-Brock" w:date="2012-02-09T14:54:00Z">
        <w:r>
          <w:rPr>
            <w:b/>
          </w:rPr>
          <w:t>false</w:t>
        </w:r>
      </w:ins>
      <w:ins w:id="24628" w:author="Allen Wirfs-Brock" w:date="2012-02-09T14:47:00Z">
        <w:r w:rsidRPr="00E77497">
          <w:t>.</w:t>
        </w:r>
      </w:ins>
    </w:p>
    <w:p w14:paraId="0801347E" w14:textId="77777777" w:rsidR="00632FE8" w:rsidRPr="00E77497" w:rsidRDefault="00632FE8" w:rsidP="00632FE8">
      <w:pPr>
        <w:pStyle w:val="Alg4"/>
        <w:numPr>
          <w:ilvl w:val="0"/>
          <w:numId w:val="659"/>
        </w:numPr>
        <w:spacing w:after="120"/>
        <w:rPr>
          <w:ins w:id="24629" w:author="Allen Wirfs-Brock" w:date="2012-02-09T14:47:00Z"/>
        </w:rPr>
      </w:pPr>
      <w:ins w:id="24630" w:author="Allen Wirfs-Brock" w:date="2012-02-09T14:47:00Z">
        <w:r>
          <w:t>Continue by executing the steps of 8.12.</w:t>
        </w:r>
      </w:ins>
      <w:ins w:id="24631" w:author="Allen Wirfs-Brock" w:date="2012-02-09T14:48:00Z">
        <w:r>
          <w:t>9</w:t>
        </w:r>
      </w:ins>
      <w:ins w:id="24632" w:author="Allen Wirfs-Brock" w:date="2012-02-09T14:47:00Z">
        <w:r>
          <w:t xml:space="preserve"> starting with step 1</w:t>
        </w:r>
        <w:r w:rsidRPr="00E77497">
          <w:t>.</w:t>
        </w:r>
      </w:ins>
    </w:p>
    <w:p w14:paraId="31476804" w14:textId="77777777" w:rsidR="007E57F6" w:rsidRDefault="007E57F6" w:rsidP="00931901">
      <w:pPr>
        <w:rPr>
          <w:ins w:id="24633" w:author="Allen Wirfs-Brock" w:date="2012-02-09T14:59:00Z"/>
        </w:rPr>
      </w:pPr>
    </w:p>
    <w:p w14:paraId="1B6E3BAB" w14:textId="77777777" w:rsidR="00B86FCE" w:rsidRPr="006E2052" w:rsidRDefault="00B86FCE" w:rsidP="00931901">
      <w:pPr>
        <w:rPr>
          <w:ins w:id="24634" w:author="Allen Wirfs-Brock" w:date="2012-02-09T12:49:00Z"/>
        </w:rPr>
      </w:pPr>
    </w:p>
    <w:p w14:paraId="6EF3DD45" w14:textId="77777777" w:rsidR="00B86FCE" w:rsidRDefault="00B86FCE" w:rsidP="00B86FCE">
      <w:pPr>
        <w:pStyle w:val="a4"/>
        <w:rPr>
          <w:ins w:id="24635" w:author="Allen Wirfs-Brock" w:date="2012-02-09T14:59:00Z"/>
        </w:rPr>
      </w:pPr>
      <w:ins w:id="24636" w:author="Allen Wirfs-Brock" w:date="2012-02-09T14:59:00Z">
        <w:r>
          <w:t>__proto___</w:t>
        </w:r>
      </w:ins>
      <w:ins w:id="24637" w:author="Allen Wirfs-Brock" w:date="2012-02-09T15:00:00Z">
        <w:r w:rsidRPr="00B86FCE">
          <w:t xml:space="preserve"> </w:t>
        </w:r>
        <w:r>
          <w:t xml:space="preserve">Object Initialisers </w:t>
        </w:r>
      </w:ins>
      <w:ins w:id="24638" w:author="Allen Wirfs-Brock" w:date="2012-02-09T14:59:00Z">
        <w:r>
          <w:t>_</w:t>
        </w:r>
      </w:ins>
    </w:p>
    <w:p w14:paraId="1C7C8B37" w14:textId="77777777" w:rsidR="006E2052" w:rsidRPr="006E2052" w:rsidRDefault="00762BEA" w:rsidP="00931901">
      <w:pPr>
        <w:rPr>
          <w:ins w:id="24639" w:author="Allen Wirfs-Brock" w:date="2012-02-09T12:48:00Z"/>
        </w:rPr>
      </w:pPr>
      <w:ins w:id="24640" w:author="Allen Wirfs-Brock" w:date="2012-02-09T15:17:00Z">
        <w:r>
          <w:t xml:space="preserve">Definitions of </w:t>
        </w:r>
      </w:ins>
      <w:ins w:id="24641" w:author="Allen Wirfs-Brock" w:date="2012-02-09T15:52:00Z">
        <w:r w:rsidR="00F40394">
          <w:t>two</w:t>
        </w:r>
      </w:ins>
      <w:ins w:id="24642" w:author="Allen Wirfs-Brock" w:date="2012-02-09T15:17:00Z">
        <w:r>
          <w:t xml:space="preserve"> algorithms in 11.1.5 are </w:t>
        </w:r>
      </w:ins>
      <w:ins w:id="24643" w:author="Allen Wirfs-Brock" w:date="2012-02-09T15:35:00Z">
        <w:r w:rsidR="00931901">
          <w:t>replaced with the</w:t>
        </w:r>
      </w:ins>
      <w:ins w:id="24644" w:author="Allen Wirfs-Brock" w:date="2012-02-09T15:17:00Z">
        <w:r>
          <w:t xml:space="preserve"> </w:t>
        </w:r>
      </w:ins>
      <w:ins w:id="24645" w:author="Allen Wirfs-Brock" w:date="2012-02-09T15:35:00Z">
        <w:r w:rsidR="00931901">
          <w:t>following:</w:t>
        </w:r>
      </w:ins>
    </w:p>
    <w:p w14:paraId="70F58D3A" w14:textId="77777777" w:rsidR="00762BEA" w:rsidRDefault="00762BEA" w:rsidP="00762BEA">
      <w:pPr>
        <w:jc w:val="left"/>
        <w:rPr>
          <w:ins w:id="24646" w:author="Allen Wirfs-Brock" w:date="2012-02-09T15:22:00Z"/>
        </w:rPr>
      </w:pPr>
      <w:ins w:id="24647" w:author="Allen Wirfs-Brock" w:date="2012-02-09T15:22:00Z">
        <w:r>
          <w:t xml:space="preserve">The production  </w:t>
        </w:r>
        <w:del w:id="24648" w:author="Rev 7 Allen Wirfs-Brock" w:date="2012-04-20T09:48:00Z">
          <w:r w:rsidRPr="00FA7562" w:rsidDel="002D5AF2">
            <w:rPr>
              <w:rStyle w:val="bnf"/>
            </w:rPr>
            <w:delText>PropertyNameAndValueList</w:delText>
          </w:r>
        </w:del>
      </w:ins>
      <w:ins w:id="24649" w:author="Rev 7 Allen Wirfs-Brock" w:date="2012-04-20T09:48:00Z">
        <w:r w:rsidR="002D5AF2">
          <w:rPr>
            <w:rStyle w:val="bnf"/>
          </w:rPr>
          <w:t>PropertyDefinitionList</w:t>
        </w:r>
      </w:ins>
      <w:ins w:id="24650" w:author="Allen Wirfs-Brock" w:date="2012-02-09T15:22:00Z">
        <w:r>
          <w:t xml:space="preserve"> </w:t>
        </w:r>
        <w:r>
          <w:rPr>
            <w:b/>
          </w:rPr>
          <w:t>:</w:t>
        </w:r>
        <w:r>
          <w:t xml:space="preserve"> </w:t>
        </w:r>
        <w:r w:rsidRPr="00E91749">
          <w:t xml:space="preserve"> </w:t>
        </w:r>
        <w:del w:id="24651" w:author="Rev 7 Allen Wirfs-Brock" w:date="2012-04-20T09:35:00Z">
          <w:r w:rsidRPr="00FA7562" w:rsidDel="001A6289">
            <w:rPr>
              <w:rStyle w:val="bnf"/>
            </w:rPr>
            <w:delText>PropertyAssignment</w:delText>
          </w:r>
        </w:del>
      </w:ins>
      <w:ins w:id="24652" w:author="Rev 7 Allen Wirfs-Brock" w:date="2012-04-20T09:35:00Z">
        <w:r w:rsidR="001A6289">
          <w:rPr>
            <w:rStyle w:val="bnf"/>
          </w:rPr>
          <w:t>PropertyDefinition</w:t>
        </w:r>
      </w:ins>
      <w:ins w:id="24653" w:author="Allen Wirfs-Brock" w:date="2012-02-09T15:22:00Z">
        <w:r>
          <w:t xml:space="preserve"> is evaluated as follows:</w:t>
        </w:r>
      </w:ins>
    </w:p>
    <w:p w14:paraId="1737D884" w14:textId="77777777" w:rsidR="00762BEA" w:rsidRDefault="00762BEA" w:rsidP="00931901">
      <w:pPr>
        <w:pStyle w:val="Alg4"/>
        <w:numPr>
          <w:ilvl w:val="0"/>
          <w:numId w:val="661"/>
        </w:numPr>
        <w:spacing w:after="220"/>
        <w:contextualSpacing/>
        <w:rPr>
          <w:ins w:id="24654" w:author="Allen Wirfs-Brock" w:date="2012-02-09T15:22:00Z"/>
        </w:rPr>
      </w:pPr>
      <w:ins w:id="24655" w:author="Allen Wirfs-Brock" w:date="2012-02-09T15:22:00Z">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ins>
    </w:p>
    <w:p w14:paraId="547A0FE7" w14:textId="77777777" w:rsidR="00762BEA" w:rsidRDefault="00762BEA" w:rsidP="00931901">
      <w:pPr>
        <w:pStyle w:val="Alg4"/>
        <w:numPr>
          <w:ilvl w:val="0"/>
          <w:numId w:val="661"/>
        </w:numPr>
        <w:spacing w:after="220"/>
        <w:contextualSpacing/>
        <w:rPr>
          <w:ins w:id="24656" w:author="Allen Wirfs-Brock" w:date="2012-02-09T15:22:00Z"/>
        </w:rPr>
      </w:pPr>
      <w:ins w:id="24657" w:author="Allen Wirfs-Brock" w:date="2012-02-09T15:22:00Z">
        <w:r>
          <w:t xml:space="preserve">Let </w:t>
        </w:r>
        <w:r w:rsidRPr="00474F82">
          <w:rPr>
            <w:i/>
          </w:rPr>
          <w:t xml:space="preserve">propId </w:t>
        </w:r>
        <w:r>
          <w:t xml:space="preserve">be the result of evaluating </w:t>
        </w:r>
        <w:del w:id="24658" w:author="Rev 7 Allen Wirfs-Brock" w:date="2012-04-20T09:35:00Z">
          <w:r w:rsidDel="001A6289">
            <w:rPr>
              <w:i/>
            </w:rPr>
            <w:delText>PropertyAssignment</w:delText>
          </w:r>
        </w:del>
      </w:ins>
      <w:ins w:id="24659" w:author="Rev 7 Allen Wirfs-Brock" w:date="2012-04-20T09:35:00Z">
        <w:r w:rsidR="001A6289">
          <w:rPr>
            <w:i/>
          </w:rPr>
          <w:t>PropertyDefinition</w:t>
        </w:r>
      </w:ins>
      <w:ins w:id="24660" w:author="Allen Wirfs-Brock" w:date="2012-02-09T15:22:00Z">
        <w:r>
          <w:t>.</w:t>
        </w:r>
      </w:ins>
    </w:p>
    <w:p w14:paraId="69C0E37D" w14:textId="77777777" w:rsidR="00762BEA" w:rsidRDefault="00762BEA" w:rsidP="00762BEA">
      <w:pPr>
        <w:pStyle w:val="Alg4"/>
        <w:numPr>
          <w:ilvl w:val="0"/>
          <w:numId w:val="661"/>
        </w:numPr>
        <w:rPr>
          <w:ins w:id="24661" w:author="Allen Wirfs-Brock" w:date="2012-02-09T15:26:00Z"/>
        </w:rPr>
      </w:pPr>
      <w:ins w:id="24662" w:author="Allen Wirfs-Brock" w:date="2012-02-09T15:26:00Z">
        <w:r>
          <w:t xml:space="preserve">If </w:t>
        </w:r>
      </w:ins>
      <w:ins w:id="24663" w:author="Allen Wirfs-Brock" w:date="2012-02-09T19:19:00Z">
        <w:r w:rsidR="00A50D2F" w:rsidRPr="00520A36">
          <w:rPr>
            <w:i/>
          </w:rPr>
          <w:t>propId</w:t>
        </w:r>
        <w:r w:rsidR="00A50D2F">
          <w:t>.name</w:t>
        </w:r>
      </w:ins>
      <w:ins w:id="24664" w:author="Allen Wirfs-Brock" w:date="2012-02-09T15:2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 xml:space="preserve">and </w:t>
        </w:r>
      </w:ins>
      <w:ins w:id="24665" w:author="Allen Wirfs-Brock" w:date="2012-02-09T15:31:00Z">
        <w:r w:rsidR="00931901">
          <w:t>IsDataDescriptor(</w:t>
        </w:r>
        <w:r w:rsidR="00931901" w:rsidRPr="00520A36">
          <w:rPr>
            <w:i/>
          </w:rPr>
          <w:t>propId</w:t>
        </w:r>
        <w:r w:rsidR="00931901">
          <w:t xml:space="preserve">.descriptor) is </w:t>
        </w:r>
        <w:r w:rsidR="00931901" w:rsidRPr="00520A36">
          <w:rPr>
            <w:b/>
          </w:rPr>
          <w:t>true</w:t>
        </w:r>
      </w:ins>
      <w:ins w:id="24666" w:author="Allen Wirfs-Brock" w:date="2012-02-09T15:26:00Z">
        <w:r>
          <w:t xml:space="preserve">, then </w:t>
        </w:r>
      </w:ins>
    </w:p>
    <w:p w14:paraId="27E412B2" w14:textId="77777777" w:rsidR="00762BEA" w:rsidRPr="00E77497" w:rsidRDefault="00762BEA" w:rsidP="00762BEA">
      <w:pPr>
        <w:pStyle w:val="Alg4"/>
        <w:numPr>
          <w:ilvl w:val="1"/>
          <w:numId w:val="661"/>
        </w:numPr>
        <w:rPr>
          <w:ins w:id="24667" w:author="Allen Wirfs-Brock" w:date="2012-02-09T15:26:00Z"/>
        </w:rPr>
      </w:pPr>
      <w:ins w:id="24668" w:author="Allen Wirfs-Brock" w:date="2012-02-09T15:26:00Z">
        <w:r w:rsidRPr="00E77497">
          <w:t xml:space="preserve">Let </w:t>
        </w:r>
      </w:ins>
      <w:ins w:id="24669" w:author="Allen Wirfs-Brock" w:date="2012-02-09T15:31:00Z">
        <w:r w:rsidR="00931901">
          <w:rPr>
            <w:i/>
          </w:rPr>
          <w:t>v</w:t>
        </w:r>
      </w:ins>
      <w:ins w:id="24670" w:author="Allen Wirfs-Brock" w:date="2012-02-09T15:26:00Z">
        <w:r w:rsidRPr="00E77497">
          <w:rPr>
            <w:i/>
          </w:rPr>
          <w:t xml:space="preserve"> </w:t>
        </w:r>
        <w:r w:rsidRPr="00E77497">
          <w:t xml:space="preserve">be </w:t>
        </w:r>
      </w:ins>
      <w:ins w:id="24671" w:author="Allen Wirfs-Brock" w:date="2012-02-09T15:33:00Z">
        <w:r w:rsidR="00931901" w:rsidRPr="00520A36">
          <w:rPr>
            <w:i/>
          </w:rPr>
          <w:t>propId</w:t>
        </w:r>
        <w:r w:rsidR="00931901">
          <w:t>.descriptor</w:t>
        </w:r>
      </w:ins>
      <w:ins w:id="24672" w:author="Allen Wirfs-Brock" w:date="2012-02-09T15:26:00Z">
        <w:r w:rsidRPr="00E77497">
          <w:t>.</w:t>
        </w:r>
      </w:ins>
      <w:ins w:id="24673" w:author="Allen Wirfs-Brock" w:date="2012-02-09T15:33:00Z">
        <w:r w:rsidR="00931901">
          <w:t>value.</w:t>
        </w:r>
      </w:ins>
    </w:p>
    <w:p w14:paraId="73ADF9CC" w14:textId="77777777" w:rsidR="00762BEA" w:rsidRPr="007E57F6" w:rsidRDefault="00762BEA" w:rsidP="00762BEA">
      <w:pPr>
        <w:pStyle w:val="Alg4"/>
        <w:numPr>
          <w:ilvl w:val="1"/>
          <w:numId w:val="661"/>
        </w:numPr>
        <w:rPr>
          <w:ins w:id="24674" w:author="Allen Wirfs-Brock" w:date="2012-02-09T15:26:00Z"/>
        </w:rPr>
      </w:pPr>
      <w:ins w:id="24675" w:author="Allen Wirfs-Brock" w:date="2012-02-09T15:26:00Z">
        <w:r w:rsidRPr="00E77497">
          <w:t xml:space="preserve">If </w:t>
        </w:r>
        <w:r w:rsidRPr="00E77497">
          <w:rPr>
            <w:i/>
          </w:rPr>
          <w:t xml:space="preserve">desc </w:t>
        </w:r>
      </w:ins>
      <w:ins w:id="24676" w:author="Allen Wirfs-Brock" w:date="2012-02-09T15:32:00Z">
        <w:r w:rsidR="00931901">
          <w:rPr>
            <w:i/>
          </w:rPr>
          <w:t xml:space="preserve">be </w:t>
        </w:r>
        <w:r w:rsidR="00931901" w:rsidRPr="00520A36">
          <w:rPr>
            <w:i/>
          </w:rPr>
          <w:t>propId</w:t>
        </w:r>
        <w:r w:rsidR="00931901">
          <w:t>.descriptor</w:t>
        </w:r>
      </w:ins>
    </w:p>
    <w:p w14:paraId="7454FDB8" w14:textId="77777777" w:rsidR="00762BEA" w:rsidRDefault="00762BEA" w:rsidP="00931901">
      <w:pPr>
        <w:pStyle w:val="Alg4"/>
        <w:numPr>
          <w:ilvl w:val="1"/>
          <w:numId w:val="661"/>
        </w:numPr>
        <w:rPr>
          <w:ins w:id="24677" w:author="Allen Wirfs-Brock" w:date="2012-02-09T15:26:00Z"/>
        </w:rPr>
      </w:pPr>
      <w:ins w:id="24678" w:author="Allen Wirfs-Brock" w:date="2012-02-09T15:26:00Z">
        <w:r>
          <w:t xml:space="preserve">If the type of </w:t>
        </w:r>
      </w:ins>
      <w:ins w:id="24679" w:author="Allen Wirfs-Brock" w:date="2012-02-09T15:33:00Z">
        <w:r w:rsidR="00931901">
          <w:rPr>
            <w:i/>
          </w:rPr>
          <w:t>v</w:t>
        </w:r>
      </w:ins>
      <w:ins w:id="24680" w:author="Allen Wirfs-Brock" w:date="2012-02-09T15:26:00Z">
        <w:r>
          <w:t xml:space="preserve"> is either Object or Null, </w:t>
        </w:r>
      </w:ins>
    </w:p>
    <w:p w14:paraId="7B966A5C" w14:textId="77777777" w:rsidR="00762BEA" w:rsidRDefault="00762BEA" w:rsidP="00931901">
      <w:pPr>
        <w:pStyle w:val="Alg4"/>
        <w:numPr>
          <w:ilvl w:val="2"/>
          <w:numId w:val="661"/>
        </w:numPr>
        <w:rPr>
          <w:ins w:id="24681" w:author="Allen Wirfs-Brock" w:date="2012-02-09T15:26:00Z"/>
        </w:rPr>
      </w:pPr>
      <w:ins w:id="24682" w:author="Allen Wirfs-Brock" w:date="2012-02-09T15:26:00Z">
        <w:r>
          <w:t xml:space="preserve">Set the value of the [[Prototype]] internal property of </w:t>
        </w:r>
        <w:r w:rsidRPr="002328A6">
          <w:rPr>
            <w:i/>
          </w:rPr>
          <w:t>O</w:t>
        </w:r>
        <w:r>
          <w:t xml:space="preserve"> to </w:t>
        </w:r>
        <w:r w:rsidRPr="002328A6">
          <w:rPr>
            <w:i/>
          </w:rPr>
          <w:t>V</w:t>
        </w:r>
        <w:r>
          <w:t>.</w:t>
        </w:r>
      </w:ins>
    </w:p>
    <w:p w14:paraId="547B48A0" w14:textId="77777777" w:rsidR="00762BEA" w:rsidRDefault="00762BEA" w:rsidP="00931901">
      <w:pPr>
        <w:pStyle w:val="Alg4"/>
        <w:numPr>
          <w:ilvl w:val="2"/>
          <w:numId w:val="661"/>
        </w:numPr>
        <w:rPr>
          <w:ins w:id="24683" w:author="Allen Wirfs-Brock" w:date="2012-02-09T15:23:00Z"/>
        </w:rPr>
      </w:pPr>
      <w:ins w:id="24684" w:author="Allen Wirfs-Brock" w:date="2012-02-09T15:26:00Z">
        <w:r>
          <w:t>Return</w:t>
        </w:r>
        <w:r w:rsidRPr="00E77497">
          <w:t>.</w:t>
        </w:r>
      </w:ins>
    </w:p>
    <w:p w14:paraId="189E100C" w14:textId="77777777" w:rsidR="00762BEA" w:rsidRDefault="00762BEA" w:rsidP="00931901">
      <w:pPr>
        <w:pStyle w:val="Alg4"/>
        <w:numPr>
          <w:ilvl w:val="0"/>
          <w:numId w:val="661"/>
        </w:numPr>
        <w:spacing w:after="220"/>
        <w:contextualSpacing/>
        <w:rPr>
          <w:ins w:id="24685" w:author="Allen Wirfs-Brock" w:date="2012-02-09T15:22:00Z"/>
        </w:rPr>
      </w:pPr>
      <w:ins w:id="24686" w:author="Allen Wirfs-Brock" w:date="2012-02-09T15:22: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14:paraId="02DA61BF" w14:textId="77777777" w:rsidR="00762BEA" w:rsidRDefault="00762BEA" w:rsidP="00931901">
      <w:pPr>
        <w:pStyle w:val="Alg4"/>
        <w:numPr>
          <w:ilvl w:val="0"/>
          <w:numId w:val="661"/>
        </w:numPr>
        <w:spacing w:after="220"/>
        <w:contextualSpacing/>
        <w:rPr>
          <w:ins w:id="24687" w:author="Allen Wirfs-Brock" w:date="2012-02-09T15:22:00Z"/>
        </w:rPr>
      </w:pPr>
      <w:ins w:id="24688" w:author="Allen Wirfs-Brock" w:date="2012-02-09T15:22:00Z">
        <w:r>
          <w:t xml:space="preserve">Return </w:t>
        </w:r>
        <w:r w:rsidRPr="00474F82">
          <w:rPr>
            <w:i/>
          </w:rPr>
          <w:t>obj</w:t>
        </w:r>
        <w:r>
          <w:t>.</w:t>
        </w:r>
      </w:ins>
    </w:p>
    <w:p w14:paraId="0EE49782" w14:textId="77777777" w:rsidR="00762BEA" w:rsidRDefault="00762BEA" w:rsidP="00762BEA">
      <w:pPr>
        <w:jc w:val="left"/>
        <w:rPr>
          <w:ins w:id="24689" w:author="Allen Wirfs-Brock" w:date="2012-02-09T15:22:00Z"/>
        </w:rPr>
      </w:pPr>
      <w:ins w:id="24690" w:author="Allen Wirfs-Brock" w:date="2012-02-09T15:22:00Z">
        <w:r>
          <w:t>The production</w:t>
        </w:r>
        <w:r>
          <w:br/>
          <w:t xml:space="preserve">     </w:t>
        </w:r>
        <w:del w:id="24691" w:author="Rev 7 Allen Wirfs-Brock" w:date="2012-04-20T09:48:00Z">
          <w:r w:rsidRPr="00FA7562" w:rsidDel="002D5AF2">
            <w:rPr>
              <w:rStyle w:val="bnf"/>
            </w:rPr>
            <w:delText>PropertyNameAndValueList</w:delText>
          </w:r>
        </w:del>
      </w:ins>
      <w:ins w:id="24692" w:author="Rev 7 Allen Wirfs-Brock" w:date="2012-04-20T09:48:00Z">
        <w:r w:rsidR="002D5AF2">
          <w:rPr>
            <w:rStyle w:val="bnf"/>
          </w:rPr>
          <w:t>PropertyDefinitionList</w:t>
        </w:r>
      </w:ins>
      <w:ins w:id="24693" w:author="Allen Wirfs-Brock" w:date="2012-02-09T15:22:00Z">
        <w:r>
          <w:t xml:space="preserve"> </w:t>
        </w:r>
        <w:r>
          <w:rPr>
            <w:b/>
          </w:rPr>
          <w:t>:</w:t>
        </w:r>
        <w:r>
          <w:t xml:space="preserve">  </w:t>
        </w:r>
        <w:del w:id="24694" w:author="Rev 7 Allen Wirfs-Brock" w:date="2012-04-20T09:48:00Z">
          <w:r w:rsidRPr="00FA7562" w:rsidDel="002D5AF2">
            <w:rPr>
              <w:rStyle w:val="bnf"/>
            </w:rPr>
            <w:delText>PropertyNameAndValueList</w:delText>
          </w:r>
        </w:del>
      </w:ins>
      <w:ins w:id="24695" w:author="Rev 7 Allen Wirfs-Brock" w:date="2012-04-20T09:48:00Z">
        <w:r w:rsidR="002D5AF2">
          <w:rPr>
            <w:rStyle w:val="bnf"/>
          </w:rPr>
          <w:t>PropertyDefinitionList</w:t>
        </w:r>
      </w:ins>
      <w:ins w:id="24696" w:author="Allen Wirfs-Brock" w:date="2012-02-09T15:22:00Z">
        <w:r>
          <w:t xml:space="preserve"> </w:t>
        </w:r>
        <w:r w:rsidRPr="00612C55">
          <w:rPr>
            <w:rFonts w:ascii="Courier New" w:hAnsi="Courier New" w:cs="Courier New"/>
            <w:b/>
          </w:rPr>
          <w:t>,</w:t>
        </w:r>
        <w:r>
          <w:t xml:space="preserve"> </w:t>
        </w:r>
        <w:del w:id="24697" w:author="Rev 7 Allen Wirfs-Brock" w:date="2012-04-20T09:35:00Z">
          <w:r w:rsidRPr="00FA7562" w:rsidDel="001A6289">
            <w:rPr>
              <w:rStyle w:val="bnf"/>
            </w:rPr>
            <w:delText>PropertyAssignment</w:delText>
          </w:r>
        </w:del>
      </w:ins>
      <w:ins w:id="24698" w:author="Rev 7 Allen Wirfs-Brock" w:date="2012-04-20T09:35:00Z">
        <w:r w:rsidR="001A6289">
          <w:rPr>
            <w:rStyle w:val="bnf"/>
          </w:rPr>
          <w:t>PropertyDefinition</w:t>
        </w:r>
      </w:ins>
      <w:ins w:id="24699" w:author="Allen Wirfs-Brock" w:date="2012-02-09T15:22:00Z">
        <w:r>
          <w:br/>
          <w:t>is evaluated as follows:</w:t>
        </w:r>
      </w:ins>
    </w:p>
    <w:p w14:paraId="729515C4" w14:textId="77777777" w:rsidR="00762BEA" w:rsidRDefault="00762BEA" w:rsidP="00762BEA">
      <w:pPr>
        <w:pStyle w:val="Alg4"/>
        <w:numPr>
          <w:ilvl w:val="0"/>
          <w:numId w:val="51"/>
        </w:numPr>
        <w:spacing w:after="220"/>
        <w:contextualSpacing/>
        <w:rPr>
          <w:ins w:id="24700" w:author="Allen Wirfs-Brock" w:date="2012-02-09T15:22:00Z"/>
        </w:rPr>
      </w:pPr>
      <w:ins w:id="24701" w:author="Allen Wirfs-Brock" w:date="2012-02-09T15:22:00Z">
        <w:r>
          <w:t xml:space="preserve">Let </w:t>
        </w:r>
        <w:r w:rsidRPr="00474F82">
          <w:rPr>
            <w:i/>
          </w:rPr>
          <w:t>obj</w:t>
        </w:r>
        <w:r>
          <w:t xml:space="preserve"> be the result of evaluating </w:t>
        </w:r>
        <w:del w:id="24702" w:author="Rev 7 Allen Wirfs-Brock" w:date="2012-04-20T09:48:00Z">
          <w:r w:rsidDel="002D5AF2">
            <w:rPr>
              <w:i/>
            </w:rPr>
            <w:delText>PropertyNameAndValueList</w:delText>
          </w:r>
        </w:del>
      </w:ins>
      <w:ins w:id="24703" w:author="Rev 7 Allen Wirfs-Brock" w:date="2012-04-20T09:48:00Z">
        <w:r w:rsidR="002D5AF2">
          <w:rPr>
            <w:i/>
          </w:rPr>
          <w:t>PropertyDefinitionList</w:t>
        </w:r>
      </w:ins>
      <w:ins w:id="24704" w:author="Allen Wirfs-Brock" w:date="2012-02-09T15:22:00Z">
        <w:r>
          <w:t>.</w:t>
        </w:r>
      </w:ins>
    </w:p>
    <w:p w14:paraId="5C70F23E" w14:textId="77777777" w:rsidR="00762BEA" w:rsidRDefault="00762BEA" w:rsidP="00762BEA">
      <w:pPr>
        <w:pStyle w:val="Alg4"/>
        <w:numPr>
          <w:ilvl w:val="0"/>
          <w:numId w:val="51"/>
        </w:numPr>
        <w:spacing w:after="220"/>
        <w:contextualSpacing/>
        <w:rPr>
          <w:ins w:id="24705" w:author="Allen Wirfs-Brock" w:date="2012-02-09T15:22:00Z"/>
        </w:rPr>
      </w:pPr>
      <w:ins w:id="24706" w:author="Allen Wirfs-Brock" w:date="2012-02-09T15:22:00Z">
        <w:r>
          <w:t xml:space="preserve">Let </w:t>
        </w:r>
        <w:r w:rsidRPr="00474F82">
          <w:rPr>
            <w:i/>
          </w:rPr>
          <w:t>propId</w:t>
        </w:r>
        <w:r>
          <w:t xml:space="preserve"> be the result of evaluating </w:t>
        </w:r>
        <w:del w:id="24707" w:author="Rev 7 Allen Wirfs-Brock" w:date="2012-04-20T09:35:00Z">
          <w:r w:rsidDel="001A6289">
            <w:rPr>
              <w:i/>
            </w:rPr>
            <w:delText>PropertyAssignment</w:delText>
          </w:r>
        </w:del>
      </w:ins>
      <w:ins w:id="24708" w:author="Rev 7 Allen Wirfs-Brock" w:date="2012-04-20T09:35:00Z">
        <w:r w:rsidR="001A6289">
          <w:rPr>
            <w:i/>
          </w:rPr>
          <w:t>PropertyDefinition</w:t>
        </w:r>
      </w:ins>
      <w:ins w:id="24709" w:author="Allen Wirfs-Brock" w:date="2012-02-09T15:22:00Z">
        <w:r>
          <w:t>.</w:t>
        </w:r>
      </w:ins>
    </w:p>
    <w:p w14:paraId="740A200B" w14:textId="77777777" w:rsidR="00762BEA" w:rsidRDefault="00762BEA" w:rsidP="00762BEA">
      <w:pPr>
        <w:pStyle w:val="Alg4"/>
        <w:numPr>
          <w:ilvl w:val="0"/>
          <w:numId w:val="51"/>
        </w:numPr>
        <w:spacing w:after="220"/>
        <w:contextualSpacing/>
        <w:rPr>
          <w:ins w:id="24710" w:author="Allen Wirfs-Brock" w:date="2012-02-09T15:22:00Z"/>
        </w:rPr>
      </w:pPr>
      <w:ins w:id="24711" w:author="Allen Wirfs-Brock" w:date="2012-02-09T15:22: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14:paraId="437C38F0" w14:textId="77777777" w:rsidR="00762BEA" w:rsidRDefault="00762BEA" w:rsidP="00762BEA">
      <w:pPr>
        <w:pStyle w:val="Alg4"/>
        <w:numPr>
          <w:ilvl w:val="0"/>
          <w:numId w:val="51"/>
        </w:numPr>
        <w:spacing w:after="220"/>
        <w:contextualSpacing/>
        <w:rPr>
          <w:ins w:id="24712" w:author="Allen Wirfs-Brock" w:date="2012-02-09T15:22:00Z"/>
        </w:rPr>
      </w:pPr>
      <w:ins w:id="24713" w:author="Allen Wirfs-Brock" w:date="2012-02-09T15:22: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14:paraId="0FA11B3E" w14:textId="77777777" w:rsidR="00762BEA" w:rsidRDefault="00762BEA" w:rsidP="00762BEA">
      <w:pPr>
        <w:pStyle w:val="Alg4"/>
        <w:numPr>
          <w:ilvl w:val="1"/>
          <w:numId w:val="51"/>
        </w:numPr>
        <w:spacing w:after="220"/>
        <w:contextualSpacing/>
        <w:rPr>
          <w:ins w:id="24714" w:author="Allen Wirfs-Brock" w:date="2012-02-09T15:22:00Z"/>
        </w:rPr>
      </w:pPr>
      <w:ins w:id="24715" w:author="Allen Wirfs-Brock" w:date="2012-02-09T15:22: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14:paraId="329EDB03" w14:textId="77777777" w:rsidR="00762BEA" w:rsidRDefault="00762BEA" w:rsidP="00762BEA">
      <w:pPr>
        <w:pStyle w:val="Alg4"/>
        <w:numPr>
          <w:ilvl w:val="1"/>
          <w:numId w:val="51"/>
        </w:numPr>
        <w:spacing w:after="220"/>
        <w:contextualSpacing/>
        <w:rPr>
          <w:ins w:id="24716" w:author="Allen Wirfs-Brock" w:date="2012-02-09T15:22:00Z"/>
        </w:rPr>
      </w:pPr>
      <w:ins w:id="24717" w:author="Allen Wirfs-Brock" w:date="2012-02-09T15:22: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14:paraId="1344D27E" w14:textId="77777777" w:rsidR="00762BEA" w:rsidRPr="008311F4" w:rsidRDefault="00762BEA" w:rsidP="00762BEA">
      <w:pPr>
        <w:pStyle w:val="Alg4"/>
        <w:numPr>
          <w:ilvl w:val="1"/>
          <w:numId w:val="51"/>
        </w:numPr>
        <w:spacing w:after="220"/>
        <w:contextualSpacing/>
        <w:rPr>
          <w:ins w:id="24718" w:author="Allen Wirfs-Brock" w:date="2012-02-09T15:22:00Z"/>
        </w:rPr>
      </w:pPr>
      <w:ins w:id="24719" w:author="Allen Wirfs-Brock" w:date="2012-02-09T15:22: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14:paraId="524BDB6D" w14:textId="77777777" w:rsidR="00762BEA" w:rsidRDefault="00762BEA" w:rsidP="00762BEA">
      <w:pPr>
        <w:pStyle w:val="Alg4"/>
        <w:numPr>
          <w:ilvl w:val="1"/>
          <w:numId w:val="51"/>
        </w:numPr>
        <w:spacing w:after="220"/>
        <w:contextualSpacing/>
        <w:rPr>
          <w:ins w:id="24720" w:author="Allen Wirfs-Brock" w:date="2012-02-09T15:22:00Z"/>
        </w:rPr>
      </w:pPr>
      <w:ins w:id="24721" w:author="Allen Wirfs-Brock" w:date="2012-02-09T15:22: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14:paraId="432DD285" w14:textId="77777777" w:rsidR="00931901" w:rsidRDefault="00931901" w:rsidP="00931901">
      <w:pPr>
        <w:pStyle w:val="Alg4"/>
        <w:numPr>
          <w:ilvl w:val="0"/>
          <w:numId w:val="51"/>
        </w:numPr>
        <w:rPr>
          <w:ins w:id="24722" w:author="Allen Wirfs-Brock" w:date="2012-02-09T15:36:00Z"/>
        </w:rPr>
      </w:pPr>
      <w:ins w:id="24723" w:author="Allen Wirfs-Brock" w:date="2012-02-09T15:36:00Z">
        <w:r>
          <w:t xml:space="preserve">If </w:t>
        </w:r>
      </w:ins>
      <w:ins w:id="24724" w:author="Allen Wirfs-Brock" w:date="2012-02-09T19:19:00Z">
        <w:r w:rsidR="00A50D2F" w:rsidRPr="00520A36">
          <w:rPr>
            <w:i/>
          </w:rPr>
          <w:t>propId</w:t>
        </w:r>
        <w:r w:rsidR="00A50D2F">
          <w:t>.name</w:t>
        </w:r>
      </w:ins>
      <w:ins w:id="24725" w:author="Allen Wirfs-Brock" w:date="2012-02-09T15:3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4FF1FDB3" w14:textId="77777777" w:rsidR="00931901" w:rsidRPr="00E77497" w:rsidRDefault="00931901" w:rsidP="00931901">
      <w:pPr>
        <w:pStyle w:val="Alg4"/>
        <w:numPr>
          <w:ilvl w:val="1"/>
          <w:numId w:val="51"/>
        </w:numPr>
        <w:rPr>
          <w:ins w:id="24726" w:author="Allen Wirfs-Brock" w:date="2012-02-09T15:36:00Z"/>
        </w:rPr>
      </w:pPr>
      <w:ins w:id="24727" w:author="Allen Wirfs-Brock" w:date="2012-02-09T15:36: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119E9D83" w14:textId="77777777" w:rsidR="00931901" w:rsidRPr="007E57F6" w:rsidRDefault="00931901" w:rsidP="00931901">
      <w:pPr>
        <w:pStyle w:val="Alg4"/>
        <w:numPr>
          <w:ilvl w:val="1"/>
          <w:numId w:val="51"/>
        </w:numPr>
        <w:rPr>
          <w:ins w:id="24728" w:author="Allen Wirfs-Brock" w:date="2012-02-09T15:36:00Z"/>
        </w:rPr>
      </w:pPr>
      <w:ins w:id="24729" w:author="Allen Wirfs-Brock" w:date="2012-02-09T15:36:00Z">
        <w:r w:rsidRPr="00E77497">
          <w:t xml:space="preserve">If </w:t>
        </w:r>
        <w:r w:rsidRPr="00E77497">
          <w:rPr>
            <w:i/>
          </w:rPr>
          <w:t xml:space="preserve">desc </w:t>
        </w:r>
        <w:r>
          <w:rPr>
            <w:i/>
          </w:rPr>
          <w:t xml:space="preserve">be </w:t>
        </w:r>
        <w:r w:rsidRPr="00520A36">
          <w:rPr>
            <w:i/>
          </w:rPr>
          <w:t>propId</w:t>
        </w:r>
        <w:r>
          <w:t>.descriptor</w:t>
        </w:r>
      </w:ins>
    </w:p>
    <w:p w14:paraId="0D0D6A22" w14:textId="77777777" w:rsidR="00931901" w:rsidRDefault="00931901" w:rsidP="00931901">
      <w:pPr>
        <w:pStyle w:val="Alg4"/>
        <w:numPr>
          <w:ilvl w:val="1"/>
          <w:numId w:val="51"/>
        </w:numPr>
        <w:rPr>
          <w:ins w:id="24730" w:author="Allen Wirfs-Brock" w:date="2012-02-09T15:36:00Z"/>
        </w:rPr>
      </w:pPr>
      <w:ins w:id="24731" w:author="Allen Wirfs-Brock" w:date="2012-02-09T15:36:00Z">
        <w:r>
          <w:t xml:space="preserve">If the type of </w:t>
        </w:r>
        <w:r>
          <w:rPr>
            <w:i/>
          </w:rPr>
          <w:t>v</w:t>
        </w:r>
        <w:r>
          <w:t xml:space="preserve"> is either Object or Null, </w:t>
        </w:r>
      </w:ins>
    </w:p>
    <w:p w14:paraId="56AD4F06" w14:textId="77777777" w:rsidR="00931901" w:rsidRDefault="00931901" w:rsidP="00931901">
      <w:pPr>
        <w:pStyle w:val="Alg4"/>
        <w:numPr>
          <w:ilvl w:val="2"/>
          <w:numId w:val="51"/>
        </w:numPr>
        <w:rPr>
          <w:ins w:id="24732" w:author="Allen Wirfs-Brock" w:date="2012-02-09T15:36:00Z"/>
        </w:rPr>
      </w:pPr>
      <w:ins w:id="24733" w:author="Allen Wirfs-Brock" w:date="2012-02-09T15:36:00Z">
        <w:r>
          <w:t xml:space="preserve">Set the value of the [[Prototype]] internal property of </w:t>
        </w:r>
        <w:r w:rsidRPr="002328A6">
          <w:rPr>
            <w:i/>
          </w:rPr>
          <w:t>O</w:t>
        </w:r>
        <w:r>
          <w:t xml:space="preserve"> to </w:t>
        </w:r>
        <w:r w:rsidRPr="002328A6">
          <w:rPr>
            <w:i/>
          </w:rPr>
          <w:t>V</w:t>
        </w:r>
        <w:r>
          <w:t>.</w:t>
        </w:r>
      </w:ins>
    </w:p>
    <w:p w14:paraId="51BD8D9E" w14:textId="77777777" w:rsidR="00931901" w:rsidRDefault="00931901" w:rsidP="00931901">
      <w:pPr>
        <w:pStyle w:val="Alg4"/>
        <w:numPr>
          <w:ilvl w:val="2"/>
          <w:numId w:val="51"/>
        </w:numPr>
        <w:rPr>
          <w:ins w:id="24734" w:author="Allen Wirfs-Brock" w:date="2012-02-09T15:36:00Z"/>
        </w:rPr>
      </w:pPr>
      <w:ins w:id="24735" w:author="Allen Wirfs-Brock" w:date="2012-02-09T15:36:00Z">
        <w:r>
          <w:t>Return</w:t>
        </w:r>
        <w:r w:rsidRPr="00E77497">
          <w:t>.</w:t>
        </w:r>
      </w:ins>
    </w:p>
    <w:p w14:paraId="6FEECA93" w14:textId="77777777" w:rsidR="00762BEA" w:rsidRDefault="00762BEA" w:rsidP="00762BEA">
      <w:pPr>
        <w:pStyle w:val="Alg4"/>
        <w:numPr>
          <w:ilvl w:val="0"/>
          <w:numId w:val="660"/>
        </w:numPr>
        <w:spacing w:after="220"/>
        <w:contextualSpacing/>
        <w:rPr>
          <w:ins w:id="24736" w:author="Allen Wirfs-Brock" w:date="2012-02-09T15:22:00Z"/>
        </w:rPr>
      </w:pPr>
      <w:ins w:id="24737" w:author="Allen Wirfs-Brock" w:date="2012-02-09T15:22: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14:paraId="36DE63FC" w14:textId="77777777" w:rsidR="00762BEA" w:rsidRDefault="00762BEA" w:rsidP="00762BEA">
      <w:pPr>
        <w:pStyle w:val="Alg4"/>
        <w:numPr>
          <w:ilvl w:val="0"/>
          <w:numId w:val="660"/>
        </w:numPr>
        <w:spacing w:after="220"/>
        <w:contextualSpacing/>
        <w:rPr>
          <w:ins w:id="24738" w:author="Allen Wirfs-Brock" w:date="2012-02-09T15:22:00Z"/>
        </w:rPr>
      </w:pPr>
      <w:ins w:id="24739" w:author="Allen Wirfs-Brock" w:date="2012-02-09T15:22:00Z">
        <w:r>
          <w:t xml:space="preserve">Return </w:t>
        </w:r>
        <w:r w:rsidRPr="00D06CF8">
          <w:rPr>
            <w:i/>
          </w:rPr>
          <w:t>obj</w:t>
        </w:r>
        <w:r>
          <w:t>.</w:t>
        </w:r>
      </w:ins>
    </w:p>
    <w:p w14:paraId="0CAE9AAF" w14:textId="77777777" w:rsidR="006E2052" w:rsidRPr="006E2052" w:rsidRDefault="006E2052" w:rsidP="00931901">
      <w:pPr>
        <w:rPr>
          <w:ins w:id="24740" w:author="Allen Wirfs-Brock" w:date="2012-02-09T12:47:00Z"/>
        </w:rPr>
      </w:pPr>
    </w:p>
    <w:p w14:paraId="2170E0C7" w14:textId="77777777" w:rsidR="006E2052" w:rsidRPr="00E77497" w:rsidRDefault="006E2052" w:rsidP="00E80769">
      <w:pPr>
        <w:jc w:val="left"/>
      </w:pPr>
    </w:p>
    <w:p w14:paraId="026BE46D" w14:textId="77777777" w:rsidR="00990F07" w:rsidRPr="00E77497" w:rsidRDefault="00990F07" w:rsidP="00990F07">
      <w:pPr>
        <w:pStyle w:val="ANNEX"/>
      </w:pPr>
      <w:r w:rsidRPr="00E77497">
        <w:rPr>
          <w:b w:val="0"/>
        </w:rPr>
        <w:br/>
      </w:r>
      <w:bookmarkStart w:id="24741" w:name="_Toc323907835"/>
      <w:r w:rsidRPr="00E77497">
        <w:rPr>
          <w:b w:val="0"/>
        </w:rPr>
        <w:t>(informative)</w:t>
      </w:r>
      <w:r w:rsidRPr="00E77497">
        <w:rPr>
          <w:b w:val="0"/>
        </w:rPr>
        <w:br/>
      </w:r>
      <w:r w:rsidRPr="00E77497">
        <w:rPr>
          <w:b w:val="0"/>
        </w:rPr>
        <w:fldChar w:fldCharType="begin"/>
      </w:r>
      <w:r w:rsidRPr="00E77497">
        <w:rPr>
          <w:b w:val="0"/>
        </w:rPr>
        <w:instrText xml:space="preserve">SEQ aaa \h </w:instrText>
      </w:r>
      <w:r w:rsidR="00B45E5C" w:rsidRPr="00E77497">
        <w:rPr>
          <w:b w:val="0"/>
        </w:rPr>
        <w:fldChar w:fldCharType="separate"/>
      </w:r>
      <w:r w:rsidRPr="00E77497">
        <w:rPr>
          <w:b w:val="0"/>
        </w:rPr>
        <w:fldChar w:fldCharType="end"/>
      </w:r>
      <w:r w:rsidRPr="00E77497">
        <w:rPr>
          <w:b w:val="0"/>
        </w:rPr>
        <w:fldChar w:fldCharType="begin"/>
      </w:r>
      <w:r w:rsidRPr="00E77497">
        <w:rPr>
          <w:b w:val="0"/>
        </w:rPr>
        <w:instrText xml:space="preserve">SEQ table \r0\h </w:instrText>
      </w:r>
      <w:r w:rsidR="00704FBA" w:rsidRPr="00E77497">
        <w:rPr>
          <w:b w:val="0"/>
        </w:rPr>
        <w:fldChar w:fldCharType="separate"/>
      </w:r>
      <w:r w:rsidRPr="00E77497">
        <w:rPr>
          <w:b w:val="0"/>
        </w:rPr>
        <w:fldChar w:fldCharType="end"/>
      </w:r>
      <w:r w:rsidRPr="00E77497">
        <w:rPr>
          <w:b w:val="0"/>
        </w:rPr>
        <w:fldChar w:fldCharType="begin"/>
      </w:r>
      <w:r w:rsidRPr="00E77497">
        <w:rPr>
          <w:b w:val="0"/>
        </w:rPr>
        <w:instrText xml:space="preserve">SEQ figure \r0\h </w:instrText>
      </w:r>
      <w:r w:rsidR="00704FBA" w:rsidRPr="00E77497">
        <w:rPr>
          <w:b w:val="0"/>
        </w:rPr>
        <w:fldChar w:fldCharType="separate"/>
      </w:r>
      <w:r w:rsidRPr="00E77497">
        <w:rPr>
          <w:b w:val="0"/>
        </w:rPr>
        <w:fldChar w:fldCharType="end"/>
      </w:r>
      <w:r w:rsidRPr="00E77497">
        <w:br/>
      </w:r>
      <w:bookmarkStart w:id="24742" w:name="_Toc235503577"/>
      <w:r w:rsidRPr="00E77497">
        <w:t>The Strict Mode of ECMAScript</w:t>
      </w:r>
      <w:bookmarkEnd w:id="24741"/>
      <w:bookmarkEnd w:id="24742"/>
    </w:p>
    <w:p w14:paraId="0026CA92" w14:textId="77777777" w:rsidR="00E80769" w:rsidRPr="00C7794D" w:rsidRDefault="00E80769" w:rsidP="00E80769">
      <w:pPr>
        <w:rPr>
          <w:rStyle w:val="afff4"/>
          <w:lang w:val="en-GB"/>
        </w:rPr>
      </w:pPr>
      <w:r w:rsidRPr="00C7794D">
        <w:rPr>
          <w:rStyle w:val="afff4"/>
          <w:lang w:val="en-GB"/>
        </w:rPr>
        <w:t>The strict mode restriction and exceptions</w:t>
      </w:r>
    </w:p>
    <w:p w14:paraId="6B35F385"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(7.6.12).</w:t>
      </w:r>
    </w:p>
    <w:p w14:paraId="0FCC13CC"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Pr="00E77497">
        <w:rPr>
          <w:i/>
        </w:rPr>
        <w:t>OctalIntegerLiteral</w:t>
      </w:r>
      <w:r w:rsidRPr="00E77497">
        <w:rPr>
          <w:rFonts w:ascii="Arial" w:hAnsi="Arial"/>
        </w:rPr>
        <w:t xml:space="preserve"> as described in B.1.1.</w:t>
      </w:r>
    </w:p>
    <w:p w14:paraId="232044B7"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Pr="00E77497">
        <w:rPr>
          <w:i/>
        </w:rPr>
        <w:t>OctalEscapeSequence</w:t>
      </w:r>
      <w:r w:rsidRPr="00E77497">
        <w:rPr>
          <w:rFonts w:ascii="Arial" w:hAnsi="Arial" w:cs="Arial"/>
        </w:rPr>
        <w:t xml:space="preserve"> as described in B.1.2.</w:t>
      </w:r>
    </w:p>
    <w:p w14:paraId="27F8DE86"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w:t>
      </w:r>
      <w:del w:id="24743" w:author="Rev 6 Allen Wirfs-Brock" w:date="2012-02-22T12:28:00Z">
        <w:r w:rsidRPr="00E77497" w:rsidDel="00F87676">
          <w:rPr>
            <w:rFonts w:ascii="Arial" w:hAnsi="Arial"/>
          </w:rPr>
          <w:delText>7</w:delText>
        </w:r>
      </w:del>
      <w:ins w:id="24744" w:author="Rev 6 Allen Wirfs-Brock" w:date="2012-02-22T12:28:00Z">
        <w:r w:rsidR="00F87676">
          <w:rPr>
            <w:rFonts w:ascii="Arial" w:hAnsi="Arial"/>
          </w:rPr>
          <w:t>9</w:t>
        </w:r>
      </w:ins>
      <w:r w:rsidRPr="00E77497">
        <w:rPr>
          <w:rFonts w:ascii="Arial" w:hAnsi="Arial"/>
        </w:rPr>
        <w:t xml:space="preserve">.2).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14:paraId="117D7D7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14:paraId="16422BD3"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14:paraId="0397F3F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14:paraId="77778BB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14:paraId="4038F4A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14:paraId="640DA106"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del w:id="24745" w:author="Rev 7 Allen Wirfs-Brock" w:date="2012-04-20T09:35:00Z">
        <w:r w:rsidRPr="006B6D0A" w:rsidDel="001A6289">
          <w:rPr>
            <w:rStyle w:val="bnf"/>
          </w:rPr>
          <w:delText>PropertyAssignment</w:delText>
        </w:r>
      </w:del>
      <w:ins w:id="24746" w:author="Rev 7 Allen Wirfs-Brock" w:date="2012-04-20T09:35:00Z">
        <w:r w:rsidR="001A6289">
          <w:rPr>
            <w:rStyle w:val="bnf"/>
          </w:rPr>
          <w:t>PropertyDefinition</w:t>
        </w:r>
      </w:ins>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14:paraId="79E74987"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38FCC4E4"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15.3.4.3, 15.3.4.4).</w:t>
      </w:r>
    </w:p>
    <w:p w14:paraId="541A3A9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14:paraId="0D47866F"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14:paraId="0BFD0B4C"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or </w:t>
      </w:r>
      <w:r w:rsidRPr="00E77497">
        <w:rPr>
          <w:i/>
        </w:rPr>
        <w:t>VariableDeclarationNoIn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14:paraId="05A71437"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14:paraId="75BF3EE5"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14:paraId="44DCCAE1"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a </w:t>
      </w:r>
      <w:r w:rsidRPr="00E77497">
        <w:rPr>
          <w:rFonts w:ascii="Times New Roman" w:hAnsi="Times New Roman"/>
          <w:i/>
        </w:rPr>
        <w:t>FormalParameterList</w:t>
      </w:r>
      <w:r w:rsidRPr="00E77497">
        <w:t xml:space="preserve"> 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14:paraId="656004F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15.3.2).</w:t>
      </w:r>
    </w:p>
    <w:p w14:paraId="2FAB286F"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(10.6, 13.2, 15.3.4.5.3).</w:t>
      </w:r>
    </w:p>
    <w:p w14:paraId="543B06B6"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(15.3.2) will throw a </w:t>
      </w:r>
      <w:r w:rsidRPr="00E77497">
        <w:rPr>
          <w:rFonts w:ascii="Arial" w:hAnsi="Arial"/>
          <w:b/>
        </w:rPr>
        <w:t>SyntaxError</w:t>
      </w:r>
      <w:r w:rsidRPr="00E77497">
        <w:rPr>
          <w:rFonts w:ascii="Arial" w:hAnsi="Arial"/>
        </w:rPr>
        <w:t xml:space="preserve"> exception.</w:t>
      </w:r>
    </w:p>
    <w:p w14:paraId="777D4C88" w14:textId="77777777" w:rsidR="00990F07" w:rsidRPr="00E77497" w:rsidRDefault="00990F07" w:rsidP="00990F07">
      <w:pPr>
        <w:spacing w:after="120"/>
        <w:rPr>
          <w:rFonts w:eastAsia="Arial Unicode MS"/>
          <w:color w:val="000000"/>
          <w:szCs w:val="21"/>
        </w:rPr>
      </w:pPr>
    </w:p>
    <w:p w14:paraId="1CEDE423" w14:textId="77777777" w:rsidR="00990F07" w:rsidRPr="00E77497" w:rsidRDefault="00990F07" w:rsidP="00990F07">
      <w:pPr>
        <w:pStyle w:val="ANNEX"/>
      </w:pPr>
      <w:r w:rsidRPr="00E77497">
        <w:rPr>
          <w:b w:val="0"/>
        </w:rPr>
        <w:br/>
      </w:r>
      <w:bookmarkStart w:id="24747" w:name="_Toc323907836"/>
      <w:r w:rsidRPr="00E77497">
        <w:rPr>
          <w:b w:val="0"/>
        </w:rPr>
        <w:t>(informative)</w:t>
      </w:r>
      <w:r w:rsidRPr="00E77497">
        <w:rPr>
          <w:b w:val="0"/>
        </w:rPr>
        <w:br/>
      </w:r>
      <w:bookmarkStart w:id="24748" w:name="_Toc202449583"/>
      <w:bookmarkStart w:id="24749" w:name="_Toc235503579"/>
      <w:r w:rsidRPr="00E77497">
        <w:t xml:space="preserve">Corrections and Clarifications </w:t>
      </w:r>
      <w:del w:id="24750" w:author="Rev 7 Allen Wirfs-Brock" w:date="2012-04-11T15:38:00Z">
        <w:r w:rsidRPr="00E77497" w:rsidDel="00901F12">
          <w:delText>in the 5</w:delText>
        </w:r>
        <w:r w:rsidRPr="00E77497" w:rsidDel="00901F12">
          <w:rPr>
            <w:vertAlign w:val="superscript"/>
          </w:rPr>
          <w:delText>th</w:delText>
        </w:r>
        <w:r w:rsidRPr="00E77497" w:rsidDel="00901F12">
          <w:delText xml:space="preserve"> Edition</w:delText>
        </w:r>
        <w:r w:rsidRPr="00E77497" w:rsidDel="00901F12">
          <w:br/>
          <w:delText xml:space="preserve">with </w:delText>
        </w:r>
      </w:del>
      <w:r w:rsidRPr="00E77497">
        <w:t xml:space="preserve">Possible </w:t>
      </w:r>
      <w:del w:id="24751" w:author="Rev 7 Allen Wirfs-Brock" w:date="2012-04-11T15:38:00Z">
        <w:r w:rsidRPr="00E77497" w:rsidDel="00901F12">
          <w:delText>3</w:delText>
        </w:r>
        <w:r w:rsidRPr="00E77497" w:rsidDel="00901F12">
          <w:rPr>
            <w:vertAlign w:val="superscript"/>
          </w:rPr>
          <w:delText>rd</w:delText>
        </w:r>
        <w:r w:rsidRPr="00E77497" w:rsidDel="00901F12">
          <w:delText xml:space="preserve"> Edition </w:delText>
        </w:r>
      </w:del>
      <w:r w:rsidRPr="00E77497">
        <w:t>Compatibility Impact</w:t>
      </w:r>
      <w:bookmarkEnd w:id="24747"/>
      <w:bookmarkEnd w:id="24748"/>
      <w:bookmarkEnd w:id="24749"/>
    </w:p>
    <w:p w14:paraId="6D55C763" w14:textId="77777777" w:rsidR="00901F12" w:rsidRDefault="00901F12" w:rsidP="00901F12">
      <w:pPr>
        <w:spacing w:after="0"/>
        <w:rPr>
          <w:ins w:id="24752" w:author="Rev 7 Allen Wirfs-Brock" w:date="2012-04-11T15:31:00Z"/>
        </w:rPr>
      </w:pPr>
    </w:p>
    <w:p w14:paraId="0ECF1568" w14:textId="77777777" w:rsidR="00901F12" w:rsidRDefault="00901F12" w:rsidP="00901F12">
      <w:pPr>
        <w:pStyle w:val="20"/>
        <w:numPr>
          <w:ilvl w:val="0"/>
          <w:numId w:val="0"/>
        </w:numPr>
        <w:spacing w:before="0"/>
        <w:rPr>
          <w:ins w:id="24753" w:author="Rev 7 Allen Wirfs-Brock" w:date="2012-04-11T15:33:00Z"/>
        </w:rPr>
      </w:pPr>
      <w:bookmarkStart w:id="24754" w:name="_Toc323907837"/>
      <w:ins w:id="24755" w:author="Rev 7 Allen Wirfs-Brock" w:date="2012-04-11T15:33:00Z">
        <w:r>
          <w:t>I</w:t>
        </w:r>
        <w:r w:rsidRPr="00E77497">
          <w:t xml:space="preserve">n the </w:t>
        </w:r>
        <w:r>
          <w:t>6</w:t>
        </w:r>
        <w:r w:rsidRPr="00E77497">
          <w:rPr>
            <w:vertAlign w:val="superscript"/>
          </w:rPr>
          <w:t>th</w:t>
        </w:r>
        <w:r w:rsidRPr="00E77497">
          <w:t xml:space="preserve"> Edition</w:t>
        </w:r>
        <w:bookmarkEnd w:id="24754"/>
      </w:ins>
    </w:p>
    <w:p w14:paraId="3974F4BF" w14:textId="77777777" w:rsidR="003A1072" w:rsidRDefault="003A1072" w:rsidP="00E80769">
      <w:pPr>
        <w:rPr>
          <w:ins w:id="24756" w:author="Rev 7 Allen Wirfs-Brock" w:date="2012-04-11T15:43:00Z"/>
        </w:rPr>
      </w:pPr>
      <w:ins w:id="24757" w:author="Rev 7 Allen Wirfs-Brock" w:date="2012-04-11T15:43:00Z">
        <w:r>
          <w:t xml:space="preserve">15.9.1.15: If a time zone offset is not present, the local time zone is used. Edition 5.1 </w:t>
        </w:r>
      </w:ins>
      <w:ins w:id="24758" w:author="Rev 7 Allen Wirfs-Brock" w:date="2012-04-11T15:45:00Z">
        <w:r>
          <w:t>incorrectly s</w:t>
        </w:r>
      </w:ins>
      <w:ins w:id="24759" w:author="Rev 7 Allen Wirfs-Brock" w:date="2012-04-11T15:43:00Z">
        <w:r>
          <w:t xml:space="preserve">tated that </w:t>
        </w:r>
      </w:ins>
      <w:ins w:id="24760" w:author="Rev 7 Allen Wirfs-Brock" w:date="2012-04-11T15:45:00Z">
        <w:r>
          <w:t>a missing time zone should be interpreted as “</w:t>
        </w:r>
        <w:r w:rsidRPr="003A1072">
          <w:rPr>
            <w:rFonts w:ascii="Courier New" w:hAnsi="Courier New" w:cs="Courier New"/>
            <w:rPrChange w:id="24761" w:author="Rev 7 Allen Wirfs-Brock" w:date="2012-04-11T15:46:00Z">
              <w:rPr/>
            </w:rPrChange>
          </w:rPr>
          <w:t>z</w:t>
        </w:r>
      </w:ins>
      <w:ins w:id="24762" w:author="Rev 7 Allen Wirfs-Brock" w:date="2012-04-11T15:46:00Z">
        <w:r>
          <w:t>”.</w:t>
        </w:r>
      </w:ins>
    </w:p>
    <w:p w14:paraId="56DE258B" w14:textId="77777777" w:rsidR="00901F12" w:rsidRDefault="00901F12" w:rsidP="00E80769">
      <w:pPr>
        <w:rPr>
          <w:ins w:id="24763" w:author="Rev 7 Allen Wirfs-Brock" w:date="2012-04-11T15:31:00Z"/>
        </w:rPr>
      </w:pPr>
      <w:ins w:id="24764" w:author="Rev 7 Allen Wirfs-Brock" w:date="2012-04-11T15:34:00Z">
        <w:r>
          <w:t>15</w:t>
        </w:r>
        <w:r w:rsidRPr="00E77497">
          <w:t>.</w:t>
        </w:r>
        <w:r>
          <w:t>9</w:t>
        </w:r>
        <w:r w:rsidRPr="00E77497">
          <w:t>.</w:t>
        </w:r>
        <w:r>
          <w:t>5.2</w:t>
        </w:r>
        <w:r w:rsidRPr="00E77497">
          <w:t>:</w:t>
        </w:r>
      </w:ins>
      <w:ins w:id="24765" w:author="Rev 7 Allen Wirfs-Brock" w:date="2012-04-11T15:31:00Z">
        <w:r w:rsidRPr="00E77497">
          <w:t xml:space="preserve"> </w:t>
        </w:r>
      </w:ins>
      <w:ins w:id="24766" w:author="Rev 7 Allen Wirfs-Brock" w:date="2012-04-11T15:34:00Z">
        <w:r>
          <w:t xml:space="preserve">Previous editions did not specify the value returned by Date.prototype.toString when </w:t>
        </w:r>
      </w:ins>
      <w:ins w:id="24767" w:author="Rev 7 Allen Wirfs-Brock" w:date="2012-04-11T15:31:00Z">
        <w:r>
          <w:t>this time value is NaN</w:t>
        </w:r>
      </w:ins>
      <w:ins w:id="24768" w:author="Rev 7 Allen Wirfs-Brock" w:date="2012-04-11T15:35:00Z">
        <w:r>
          <w:t>. The 6</w:t>
        </w:r>
        <w:r w:rsidRPr="00901F12">
          <w:rPr>
            <w:vertAlign w:val="superscript"/>
          </w:rPr>
          <w:t>th</w:t>
        </w:r>
        <w:r>
          <w:t xml:space="preserve"> Edition species the result to be</w:t>
        </w:r>
      </w:ins>
      <w:ins w:id="24769" w:author="Rev 7 Allen Wirfs-Brock" w:date="2012-04-11T15:31:00Z">
        <w:r>
          <w:t xml:space="preserve"> the String value is </w:t>
        </w:r>
        <w:r w:rsidRPr="0027695A">
          <w:rPr>
            <w:rFonts w:ascii="Courier New" w:hAnsi="Courier New" w:cs="Courier New"/>
            <w:b/>
          </w:rPr>
          <w:t>"Invalid Date"</w:t>
        </w:r>
      </w:ins>
    </w:p>
    <w:p w14:paraId="23531D64" w14:textId="77777777" w:rsidR="00901F12" w:rsidRDefault="00901F12" w:rsidP="00901F12">
      <w:pPr>
        <w:pStyle w:val="20"/>
        <w:numPr>
          <w:ilvl w:val="0"/>
          <w:numId w:val="0"/>
        </w:numPr>
        <w:rPr>
          <w:ins w:id="24770" w:author="Rev 7 Allen Wirfs-Brock" w:date="2012-04-11T15:32:00Z"/>
        </w:rPr>
      </w:pPr>
      <w:bookmarkStart w:id="24771" w:name="_Toc323907838"/>
      <w:ins w:id="24772" w:author="Rev 7 Allen Wirfs-Brock" w:date="2012-04-11T15:32:00Z">
        <w:r>
          <w:t>I</w:t>
        </w:r>
        <w:r w:rsidRPr="00E77497">
          <w:t>n the 5</w:t>
        </w:r>
        <w:r w:rsidRPr="00E77497">
          <w:rPr>
            <w:vertAlign w:val="superscript"/>
          </w:rPr>
          <w:t>th</w:t>
        </w:r>
        <w:r w:rsidRPr="00E77497">
          <w:t xml:space="preserve"> Edition</w:t>
        </w:r>
        <w:bookmarkEnd w:id="24771"/>
      </w:ins>
    </w:p>
    <w:p w14:paraId="469B3B47" w14:textId="77777777" w:rsidR="00E80769" w:rsidRPr="00E77497" w:rsidRDefault="00E80769" w:rsidP="00E80769">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4C3DE43D" w14:textId="77777777" w:rsidR="00E80769" w:rsidRPr="00E77497" w:rsidRDefault="00E80769" w:rsidP="00E80769">
      <w:r w:rsidRPr="00E77497">
        <w:t>11.8.</w:t>
      </w:r>
      <w:del w:id="24773" w:author="Rev 4 Allen Wirfs-Brock" w:date="2011-10-15T12:33:00Z">
        <w:r w:rsidRPr="00E77497" w:rsidDel="007813BC">
          <w:delText>2</w:delText>
        </w:r>
      </w:del>
      <w:ins w:id="24774" w:author="Rev 4 Allen Wirfs-Brock" w:date="2011-10-15T12:33:00Z">
        <w:r w:rsidR="007813BC" w:rsidRPr="00E77497">
          <w:t>1</w:t>
        </w:r>
      </w:ins>
      <w:del w:id="24775" w:author="Rev 4 Allen Wirfs-Brock" w:date="2011-10-15T12:33:00Z">
        <w:r w:rsidRPr="00E77497" w:rsidDel="007813BC">
          <w:delText>, 11.8.3, 11.8.5</w:delText>
        </w:r>
      </w:del>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7D69E301"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62369E50"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64645421"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77FC537F"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261C235A"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2085030C" w14:textId="77777777" w:rsidR="00E80769" w:rsidRPr="00E77497" w:rsidRDefault="00E80769" w:rsidP="00E80769">
      <w:pPr>
        <w:jc w:val="left"/>
      </w:pPr>
      <w:r w:rsidRPr="00E77497">
        <w:t>15.10.6: RegExp.prototype is now a RegExp object rather than an instance of Object. The value of its [[Class]] internal property which is observable using Object.prototype.toString is now “RegExp” rather than “Object”.</w:t>
      </w:r>
    </w:p>
    <w:p w14:paraId="29D2A48C" w14:textId="77777777" w:rsidR="00E80769" w:rsidRPr="00E77497" w:rsidRDefault="000D7240" w:rsidP="00990F07">
      <w:pPr>
        <w:jc w:val="left"/>
      </w:pPr>
      <w:r w:rsidRPr="00E77497">
        <w:br w:type="page"/>
      </w:r>
    </w:p>
    <w:p w14:paraId="10FF69C0" w14:textId="77777777" w:rsidR="00990F07" w:rsidRPr="00E77497" w:rsidRDefault="00990F07" w:rsidP="00990F07">
      <w:pPr>
        <w:pStyle w:val="ANNEX"/>
      </w:pPr>
      <w:r w:rsidRPr="00E77497">
        <w:rPr>
          <w:b w:val="0"/>
        </w:rPr>
        <w:br/>
      </w:r>
      <w:bookmarkStart w:id="24776" w:name="_Toc323907839"/>
      <w:r w:rsidRPr="00E77497">
        <w:rPr>
          <w:b w:val="0"/>
        </w:rPr>
        <w:t>(informative)</w:t>
      </w:r>
      <w:r w:rsidRPr="00E77497">
        <w:rPr>
          <w:b w:val="0"/>
        </w:rPr>
        <w:br/>
      </w:r>
      <w:r w:rsidRPr="00E77497">
        <w:rPr>
          <w:b w:val="0"/>
        </w:rPr>
        <w:fldChar w:fldCharType="begin"/>
      </w:r>
      <w:r w:rsidRPr="00E77497">
        <w:rPr>
          <w:b w:val="0"/>
        </w:rPr>
        <w:instrText xml:space="preserve">SEQ aaa \h </w:instrText>
      </w:r>
      <w:del w:id="24777" w:author="Allen Wirfs-Brock" w:date="2012-02-09T15:53:00Z">
        <w:r w:rsidR="00531E56"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24778" w:author="Allen Wirfs-Brock" w:date="2012-02-09T15:53:00Z">
        <w:r w:rsidR="00531E56"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24779" w:author="Allen Wirfs-Brock" w:date="2012-02-09T15:53:00Z">
        <w:r w:rsidR="00531E56" w:rsidRPr="00E77497" w:rsidDel="00F40394">
          <w:rPr>
            <w:b w:val="0"/>
          </w:rPr>
          <w:fldChar w:fldCharType="separate"/>
        </w:r>
      </w:del>
      <w:r w:rsidRPr="00E77497">
        <w:rPr>
          <w:b w:val="0"/>
        </w:rPr>
        <w:fldChar w:fldCharType="end"/>
      </w:r>
      <w:r w:rsidRPr="00E77497">
        <w:br/>
      </w:r>
      <w:bookmarkStart w:id="24780" w:name="_Toc202449585"/>
      <w:r w:rsidRPr="00E77497">
        <w:t xml:space="preserve">Additions and Changes </w:t>
      </w:r>
      <w:del w:id="24781" w:author="Rev 7 Allen Wirfs-Brock" w:date="2012-04-11T15:39:00Z">
        <w:r w:rsidRPr="00E77497" w:rsidDel="00901F12">
          <w:delText>in the 5</w:delText>
        </w:r>
        <w:r w:rsidRPr="00E77497" w:rsidDel="00901F12">
          <w:rPr>
            <w:vertAlign w:val="superscript"/>
          </w:rPr>
          <w:delText>th</w:delText>
        </w:r>
        <w:r w:rsidRPr="00E77497" w:rsidDel="00901F12">
          <w:delText xml:space="preserve"> Edition </w:delText>
        </w:r>
      </w:del>
      <w:r w:rsidRPr="00E77497">
        <w:t>that</w:t>
      </w:r>
      <w:r w:rsidRPr="00E77497">
        <w:br/>
        <w:t xml:space="preserve">Introduce Incompatibilities with </w:t>
      </w:r>
      <w:del w:id="24782" w:author="Rev 7 Allen Wirfs-Brock" w:date="2012-04-11T15:40:00Z">
        <w:r w:rsidRPr="00E77497" w:rsidDel="00901F12">
          <w:delText>the 3</w:delText>
        </w:r>
        <w:r w:rsidRPr="00E77497" w:rsidDel="00901F12">
          <w:rPr>
            <w:vertAlign w:val="superscript"/>
          </w:rPr>
          <w:delText>rd</w:delText>
        </w:r>
      </w:del>
      <w:ins w:id="24783" w:author="Rev 7 Allen Wirfs-Brock" w:date="2012-04-11T15:40:00Z">
        <w:r w:rsidR="00901F12">
          <w:t>Prior</w:t>
        </w:r>
      </w:ins>
      <w:r w:rsidRPr="00E77497">
        <w:t xml:space="preserve"> Edition</w:t>
      </w:r>
      <w:bookmarkEnd w:id="24780"/>
      <w:ins w:id="24784" w:author="Rev 7 Allen Wirfs-Brock" w:date="2012-04-11T15:40:00Z">
        <w:r w:rsidR="00901F12">
          <w:t>s</w:t>
        </w:r>
      </w:ins>
      <w:bookmarkEnd w:id="24776"/>
    </w:p>
    <w:p w14:paraId="3188AAE4" w14:textId="77777777" w:rsidR="00901F12" w:rsidRDefault="00901F12" w:rsidP="00901F12">
      <w:pPr>
        <w:pStyle w:val="20"/>
        <w:numPr>
          <w:ilvl w:val="0"/>
          <w:numId w:val="0"/>
        </w:numPr>
        <w:spacing w:before="0"/>
        <w:rPr>
          <w:ins w:id="24785" w:author="Rev 7 Allen Wirfs-Brock" w:date="2012-04-11T15:39:00Z"/>
        </w:rPr>
      </w:pPr>
      <w:bookmarkStart w:id="24786" w:name="_Toc323907840"/>
      <w:ins w:id="24787" w:author="Rev 7 Allen Wirfs-Brock" w:date="2012-04-11T15:39:00Z">
        <w:r>
          <w:t>I</w:t>
        </w:r>
        <w:r w:rsidRPr="00E77497">
          <w:t xml:space="preserve">n the </w:t>
        </w:r>
        <w:r>
          <w:t>6</w:t>
        </w:r>
        <w:r w:rsidRPr="00E77497">
          <w:rPr>
            <w:vertAlign w:val="superscript"/>
          </w:rPr>
          <w:t>th</w:t>
        </w:r>
        <w:r w:rsidRPr="00E77497">
          <w:t xml:space="preserve"> Edition</w:t>
        </w:r>
        <w:bookmarkEnd w:id="24786"/>
      </w:ins>
    </w:p>
    <w:p w14:paraId="6310B2E2" w14:textId="77777777" w:rsidR="00901F12" w:rsidRDefault="00901F12" w:rsidP="00901F12">
      <w:pPr>
        <w:rPr>
          <w:ins w:id="24788" w:author="Rev 7 Allen Wirfs-Brock" w:date="2012-04-11T15:39:00Z"/>
        </w:rPr>
      </w:pPr>
      <w:ins w:id="24789" w:author="Rev 7 Allen Wirfs-Brock" w:date="2012-04-11T15:39:00Z">
        <w:r>
          <w:t xml:space="preserve"> </w:t>
        </w:r>
      </w:ins>
    </w:p>
    <w:p w14:paraId="12AB81F0" w14:textId="77777777" w:rsidR="00901F12" w:rsidRDefault="00901F12" w:rsidP="00901F12">
      <w:pPr>
        <w:pStyle w:val="20"/>
        <w:numPr>
          <w:ilvl w:val="0"/>
          <w:numId w:val="0"/>
        </w:numPr>
        <w:rPr>
          <w:ins w:id="24790" w:author="Rev 7 Allen Wirfs-Brock" w:date="2012-04-11T15:39:00Z"/>
        </w:rPr>
      </w:pPr>
      <w:bookmarkStart w:id="24791" w:name="_Toc323907841"/>
      <w:ins w:id="24792" w:author="Rev 7 Allen Wirfs-Brock" w:date="2012-04-11T15:39:00Z">
        <w:r>
          <w:t>I</w:t>
        </w:r>
        <w:r w:rsidRPr="00E77497">
          <w:t>n the 5</w:t>
        </w:r>
        <w:r w:rsidRPr="00E77497">
          <w:rPr>
            <w:vertAlign w:val="superscript"/>
          </w:rPr>
          <w:t>th</w:t>
        </w:r>
        <w:r w:rsidRPr="00E77497">
          <w:t xml:space="preserve"> Edition</w:t>
        </w:r>
        <w:bookmarkEnd w:id="24791"/>
      </w:ins>
    </w:p>
    <w:p w14:paraId="58A49500"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3CF4FF69"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1DF733E4"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2F8E7604" w14:textId="77777777"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0752362C"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77F4EABB"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09DE0358"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253300BE" w14:textId="77777777" w:rsidR="00E80769" w:rsidRPr="00E77497" w:rsidRDefault="00E80769" w:rsidP="00E80769">
      <w:r w:rsidRPr="00E77497">
        <w:t xml:space="preserve">15.4.4: In Edition </w:t>
      </w:r>
      <w:r w:rsidR="00BB5F57" w:rsidRPr="00E77497">
        <w:t xml:space="preserve">5 </w:t>
      </w:r>
      <w:r w:rsidRPr="00E77497">
        <w:t xml:space="preserve">all methods of </w:t>
      </w:r>
      <w:r w:rsidRPr="00E77497">
        <w:rPr>
          <w:rFonts w:ascii="Courier New" w:hAnsi="Courier New" w:cs="Courier New"/>
          <w:b/>
        </w:rPr>
        <w:t>Array.prototype</w:t>
      </w:r>
      <w:r w:rsidRPr="00E77497">
        <w:t xml:space="preserve"> are intentionally generic. In Edition </w:t>
      </w:r>
      <w:r w:rsidR="00BB5F57" w:rsidRPr="00E77497">
        <w:t xml:space="preserve">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30B02E39"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71EA1932"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3CD580DC"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65BD4EC3"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2A837CB0"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11532A5B"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3E8CA44C"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3487DD23"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5B3B6646" w14:textId="77777777" w:rsidR="00E80769" w:rsidRPr="00E77497" w:rsidRDefault="00E80769" w:rsidP="00E80769">
      <w:r w:rsidRPr="00E77497">
        <w:t xml:space="preserve">15.3.4.3: In </w:t>
      </w:r>
      <w:r w:rsidR="006E584F" w:rsidRPr="00E77497">
        <w:t>Edition 3</w:t>
      </w:r>
      <w:r w:rsidRPr="00E77497">
        <w:t xml:space="preserve">,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w:t>
      </w:r>
      <w:r w:rsidR="00BB5F57" w:rsidRPr="00E77497">
        <w:t>Edition 5</w:t>
      </w:r>
      <w:r w:rsidRPr="00E77497">
        <w:t xml:space="preserve">, the second argument may be any kind of generic array-like object that has a valid </w:t>
      </w:r>
      <w:r w:rsidRPr="00E77497">
        <w:rPr>
          <w:rFonts w:ascii="Courier New" w:hAnsi="Courier New" w:cs="Courier New"/>
          <w:b/>
        </w:rPr>
        <w:t>length</w:t>
      </w:r>
      <w:r w:rsidRPr="00E77497">
        <w:t xml:space="preserve"> property.</w:t>
      </w:r>
    </w:p>
    <w:p w14:paraId="10CF6E1D" w14:textId="77777777" w:rsidR="00E80769" w:rsidRPr="00E77497" w:rsidRDefault="00E80769" w:rsidP="00E80769">
      <w:r w:rsidRPr="00E77497">
        <w:t xml:space="preserve">15.3.4.3, 15.3.4.4: In </w:t>
      </w:r>
      <w:r w:rsidR="006E584F" w:rsidRPr="00E77497">
        <w:t>Edition 3</w:t>
      </w:r>
      <w:r w:rsidRPr="00E77497">
        <w:t xml:space="preserve">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w:t>
      </w:r>
      <w:r w:rsidR="00BB5F57" w:rsidRPr="00E77497">
        <w:t>Edition 5</w:t>
      </w:r>
      <w:r w:rsidRPr="00E77497">
        <w:t xml:space="preserve">, these transformations are not performed and the actual first argument value is passed as the </w:t>
      </w:r>
      <w:r w:rsidRPr="00E77497">
        <w:rPr>
          <w:b/>
        </w:rPr>
        <w:t>this</w:t>
      </w:r>
      <w:r w:rsidRPr="00E77497">
        <w:t xml:space="preserve"> value. This difference will normally be unobservable to existing ECMAScript </w:t>
      </w:r>
      <w:r w:rsidR="006E584F" w:rsidRPr="00E77497">
        <w:t>Edition 3</w:t>
      </w:r>
      <w:r w:rsidRPr="00E77497">
        <w:t xml:space="preserve">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this value will in many cases cause behaviour in </w:t>
      </w:r>
      <w:r w:rsidR="00BB5F57" w:rsidRPr="00E77497">
        <w:t>Edition 5</w:t>
      </w:r>
      <w:r w:rsidRPr="00E77497">
        <w:t xml:space="preserve"> implementations that differ from </w:t>
      </w:r>
      <w:r w:rsidR="006E584F" w:rsidRPr="00E77497">
        <w:t>Edition 3</w:t>
      </w:r>
      <w:r w:rsidRPr="00E77497">
        <w:t xml:space="preserve"> behaviour. In particular, in </w:t>
      </w:r>
      <w:r w:rsidR="00BB5F57" w:rsidRPr="00E77497">
        <w:t>Edition 5</w:t>
      </w:r>
      <w:r w:rsidRPr="00E77497">
        <w:t xml:space="preserve">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00C00A7B" w14:textId="77777777" w:rsidR="00E80769" w:rsidRPr="00E77497" w:rsidRDefault="00E80769" w:rsidP="00E80769">
      <w:r w:rsidRPr="00E77497">
        <w:t xml:space="preserve">15.3.5.2: In </w:t>
      </w:r>
      <w:r w:rsidR="00BB5F57" w:rsidRPr="00E77497">
        <w:t>Edition 5</w:t>
      </w:r>
      <w:r w:rsidRPr="00E77497">
        <w:t xml:space="preserve">, the </w:t>
      </w:r>
      <w:r w:rsidRPr="00E77497">
        <w:rPr>
          <w:rFonts w:ascii="Courier New" w:hAnsi="Courier New" w:cs="Courier New"/>
          <w:b/>
        </w:rPr>
        <w:t>prototype</w:t>
      </w:r>
      <w:r w:rsidRPr="00E77497">
        <w:t xml:space="preserve"> property of Function instances is not enumerable. In </w:t>
      </w:r>
      <w:r w:rsidR="006E584F" w:rsidRPr="00E77497">
        <w:t>Edition 3</w:t>
      </w:r>
      <w:r w:rsidRPr="00E77497">
        <w:t>, this property was enumerable.</w:t>
      </w:r>
    </w:p>
    <w:p w14:paraId="625ED025" w14:textId="77777777" w:rsidR="00E80769" w:rsidRPr="00E77497" w:rsidRDefault="00E80769" w:rsidP="00E80769">
      <w:r w:rsidRPr="00E77497">
        <w:t xml:space="preserve">15.5.5.2: In </w:t>
      </w:r>
      <w:r w:rsidR="00BB5F57" w:rsidRPr="00E77497">
        <w:t>Edition 5</w:t>
      </w:r>
      <w:r w:rsidRPr="00E77497">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6A6415E0"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1CA8100A"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767C050E"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0EDAD77C"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7C896B03"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3EDB506B"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7EA8FC4C"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testing for the presence of that name will show it to be undefined unless it is defined by the program or implementation.</w:t>
      </w:r>
    </w:p>
    <w:p w14:paraId="33E3F13D" w14:textId="77777777" w:rsidR="00E80769" w:rsidRPr="00E77497" w:rsidRDefault="00E80769" w:rsidP="00990F07"/>
    <w:p w14:paraId="4AAA6DED" w14:textId="77777777" w:rsidR="00E80769" w:rsidRPr="00E77497" w:rsidRDefault="00E80769" w:rsidP="00990F07"/>
    <w:p w14:paraId="074802DB" w14:textId="77777777" w:rsidR="00C1377C" w:rsidRPr="00E77497" w:rsidRDefault="000D7240" w:rsidP="00C1377C">
      <w:pPr>
        <w:jc w:val="left"/>
      </w:pPr>
      <w:r w:rsidRPr="00E77497">
        <w:br w:type="page"/>
      </w:r>
    </w:p>
    <w:p w14:paraId="70A2324B" w14:textId="77777777" w:rsidR="00C1377C" w:rsidRPr="00E77497" w:rsidRDefault="00C1377C" w:rsidP="00C1377C">
      <w:pPr>
        <w:pStyle w:val="ANNEX"/>
      </w:pPr>
      <w:r w:rsidRPr="00E77497">
        <w:rPr>
          <w:b w:val="0"/>
        </w:rPr>
        <w:br/>
      </w:r>
      <w:bookmarkStart w:id="24793" w:name="_Toc323907842"/>
      <w:r w:rsidRPr="00E77497">
        <w:rPr>
          <w:b w:val="0"/>
        </w:rPr>
        <w:t>(informative)</w:t>
      </w:r>
      <w:r w:rsidRPr="00E77497">
        <w:rPr>
          <w:b w:val="0"/>
        </w:rPr>
        <w:br/>
      </w:r>
      <w:r w:rsidRPr="00E77497">
        <w:rPr>
          <w:b w:val="0"/>
        </w:rPr>
        <w:fldChar w:fldCharType="begin"/>
      </w:r>
      <w:r w:rsidRPr="00E77497">
        <w:rPr>
          <w:b w:val="0"/>
        </w:rPr>
        <w:instrText xml:space="preserve">SEQ aaa \h </w:instrText>
      </w:r>
      <w:del w:id="24794" w:author="Allen Wirfs-Brock" w:date="2012-02-09T15:53:00Z">
        <w:r w:rsidR="00704FBA"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24795" w:author="Allen Wirfs-Brock" w:date="2012-02-09T15:53:00Z">
        <w:r w:rsidR="00704FBA" w:rsidRPr="00E77497" w:rsidDel="00F40394">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24796" w:author="Allen Wirfs-Brock" w:date="2012-02-09T15:53:00Z">
        <w:r w:rsidR="00704FBA" w:rsidRPr="00E77497" w:rsidDel="00F40394">
          <w:rPr>
            <w:b w:val="0"/>
          </w:rPr>
          <w:fldChar w:fldCharType="separate"/>
        </w:r>
      </w:del>
      <w:r w:rsidRPr="00E77497">
        <w:rPr>
          <w:b w:val="0"/>
        </w:rPr>
        <w:fldChar w:fldCharType="end"/>
      </w:r>
      <w:r w:rsidRPr="00E77497">
        <w:br/>
        <w:t>Technical</w:t>
      </w:r>
      <w:r w:rsidR="00D413D9" w:rsidRPr="00E77497">
        <w:t>ly Significant</w:t>
      </w:r>
      <w:r w:rsidRPr="00E77497">
        <w:t xml:space="preserve"> Corrections and Clarifications in the 5</w:t>
      </w:r>
      <w:r w:rsidRPr="00E77497">
        <w:rPr>
          <w:bCs/>
          <w:szCs w:val="28"/>
        </w:rPr>
        <w:t>.1</w:t>
      </w:r>
      <w:r w:rsidRPr="00E77497">
        <w:t xml:space="preserve"> Edition</w:t>
      </w:r>
      <w:bookmarkEnd w:id="24793"/>
    </w:p>
    <w:p w14:paraId="197063EE" w14:textId="77777777" w:rsidR="00C1377C" w:rsidRPr="00E77497" w:rsidRDefault="00C1377C" w:rsidP="00C1377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14:paraId="07B65E88" w14:textId="77777777" w:rsidR="00C1377C" w:rsidRPr="00E77497" w:rsidRDefault="00D413D9" w:rsidP="00C1377C">
      <w:r w:rsidRPr="00E77497">
        <w:t>10.2.1.1.3</w:t>
      </w:r>
      <w:r w:rsidR="00C1377C" w:rsidRPr="00E77497">
        <w:t xml:space="preserve">: </w:t>
      </w:r>
      <w:r w:rsidRPr="00E77497">
        <w:t>The argument S is not ignored. It controls whether an exception is thrown when attempting to set an immutable binding.</w:t>
      </w:r>
    </w:p>
    <w:p w14:paraId="7A553C4D" w14:textId="77777777" w:rsidR="00C1377C" w:rsidRPr="00E77497" w:rsidRDefault="00D413D9" w:rsidP="00C1377C">
      <w:r w:rsidRPr="00E77497">
        <w:t>10.2.1.2.2</w:t>
      </w:r>
      <w:r w:rsidR="00C1377C" w:rsidRPr="00E77497">
        <w:t xml:space="preserve">: </w:t>
      </w:r>
      <w:r w:rsidRPr="00E77497">
        <w:t xml:space="preserve">In algorithm step 5, </w:t>
      </w:r>
      <w:r w:rsidRPr="00E77497">
        <w:rPr>
          <w:b/>
        </w:rPr>
        <w:t>true</w:t>
      </w:r>
      <w:r w:rsidRPr="00E77497">
        <w:t xml:space="preserve"> is passed</w:t>
      </w:r>
      <w:r w:rsidR="00020458" w:rsidRPr="00E77497">
        <w:t xml:space="preserve"> as the last argument to [[DefineOwnProperty]]</w:t>
      </w:r>
      <w:r w:rsidR="00C1377C" w:rsidRPr="00E77497">
        <w:t>.</w:t>
      </w:r>
    </w:p>
    <w:p w14:paraId="32F75F51" w14:textId="77777777" w:rsidR="00C1377C" w:rsidRPr="00E77497" w:rsidRDefault="0033741C" w:rsidP="00C1377C">
      <w:r w:rsidRPr="00E77497">
        <w:t>10.5</w:t>
      </w:r>
      <w:r w:rsidR="00C1377C" w:rsidRPr="00E77497">
        <w:t xml:space="preserve">: </w:t>
      </w:r>
      <w:r w:rsidR="00602222" w:rsidRPr="00E77497">
        <w:t>Former algorithm step 5.e is now 5.f and a new step 5.e was added to restore compatibility with 3</w:t>
      </w:r>
      <w:r w:rsidR="00602222" w:rsidRPr="00E77497">
        <w:rPr>
          <w:vertAlign w:val="superscript"/>
        </w:rPr>
        <w:t>rd</w:t>
      </w:r>
      <w:r w:rsidR="00602222" w:rsidRPr="00E77497">
        <w:t xml:space="preserve"> Edition when redefining global functions.</w:t>
      </w:r>
    </w:p>
    <w:p w14:paraId="57107E51" w14:textId="77777777" w:rsidR="00C1377C" w:rsidRPr="00E77497" w:rsidRDefault="00481AF4" w:rsidP="00C1377C">
      <w:r w:rsidRPr="00E77497">
        <w:t>11.5.3</w:t>
      </w:r>
      <w:r w:rsidR="00C1377C" w:rsidRPr="00E77497">
        <w:t xml:space="preserve">: </w:t>
      </w:r>
      <w:r w:rsidRPr="00E77497">
        <w:t>In the final bullet</w:t>
      </w:r>
      <w:r w:rsidR="00B12427" w:rsidRPr="00E77497">
        <w:t xml:space="preserve"> item</w:t>
      </w:r>
      <w:r w:rsidRPr="00E77497">
        <w:t>, use of IEEE 754 round-to-nearest mode is specified.</w:t>
      </w:r>
    </w:p>
    <w:p w14:paraId="2ECAC5BD" w14:textId="77777777" w:rsidR="00C1377C" w:rsidRPr="00E77497" w:rsidRDefault="0093757B" w:rsidP="00C1377C">
      <w:r w:rsidRPr="00E77497">
        <w:t>12.6.3</w:t>
      </w:r>
      <w:r w:rsidR="00C1377C" w:rsidRPr="00E77497">
        <w:t>:</w:t>
      </w:r>
      <w:r w:rsidR="00053225" w:rsidRPr="00E77497">
        <w:t xml:space="preserve"> Missing ToBoolean restored in step 3.a.ii</w:t>
      </w:r>
      <w:r w:rsidR="007C6F49" w:rsidRPr="00E77497">
        <w:t xml:space="preserve"> of </w:t>
      </w:r>
      <w:r w:rsidR="00330F2A" w:rsidRPr="00E77497">
        <w:t xml:space="preserve">both </w:t>
      </w:r>
      <w:r w:rsidR="007C6F49" w:rsidRPr="00E77497">
        <w:t>algorithm</w:t>
      </w:r>
      <w:r w:rsidR="00330F2A" w:rsidRPr="00E77497">
        <w:t>s</w:t>
      </w:r>
      <w:r w:rsidR="00C1377C" w:rsidRPr="00E77497">
        <w:t>.</w:t>
      </w:r>
    </w:p>
    <w:p w14:paraId="3410B51C" w14:textId="77777777" w:rsidR="007C6F49" w:rsidRPr="00E77497" w:rsidRDefault="007C6F49" w:rsidP="00C1377C">
      <w:r w:rsidRPr="00E77497">
        <w:t>12.6.4: Additional final sentences in each of the last two paragraphs clarify certain property enumeration requirements.</w:t>
      </w:r>
    </w:p>
    <w:p w14:paraId="0000B7A9" w14:textId="77777777" w:rsidR="00990F07" w:rsidRPr="00E77497" w:rsidRDefault="007C6F49" w:rsidP="00990F07">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14:paraId="3692829F" w14:textId="77777777" w:rsidR="00425398" w:rsidRPr="00E77497" w:rsidRDefault="00425398" w:rsidP="00990F07">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14:paraId="2DA9D865" w14:textId="77777777" w:rsidR="00425398" w:rsidRPr="00E77497" w:rsidRDefault="00425398" w:rsidP="00990F07">
      <w:pPr>
        <w:jc w:val="left"/>
      </w:pPr>
      <w:r w:rsidRPr="00E77497">
        <w:t>15.1.2.2</w:t>
      </w:r>
      <w:r w:rsidR="00873013" w:rsidRPr="00E77497">
        <w:t>:</w:t>
      </w:r>
      <w:r w:rsidRPr="00E77497">
        <w:t xml:space="preserve"> In step 2 of algorithm, clarify that </w:t>
      </w:r>
      <w:r w:rsidRPr="00E77497">
        <w:rPr>
          <w:rFonts w:ascii="Times New Roman" w:hAnsi="Times New Roman"/>
          <w:i/>
        </w:rPr>
        <w:t>S</w:t>
      </w:r>
      <w:r w:rsidRPr="00E77497">
        <w:t xml:space="preserve"> may be the empty string.</w:t>
      </w:r>
    </w:p>
    <w:p w14:paraId="67DF58A8" w14:textId="77777777" w:rsidR="00873013" w:rsidRPr="00E77497" w:rsidRDefault="00873013" w:rsidP="00990F07">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14:paraId="7E59072F" w14:textId="77777777" w:rsidR="00873013" w:rsidRPr="00E77497" w:rsidRDefault="00873013" w:rsidP="00990F07">
      <w:pPr>
        <w:jc w:val="left"/>
      </w:pPr>
      <w:r w:rsidRPr="00E77497">
        <w:t>15.1.3:  Added notes clarifying that ECMAScript’s URI syntax is based upon RFC 23</w:t>
      </w:r>
      <w:r w:rsidR="00674B7E" w:rsidRPr="00E77497">
        <w:t>96</w:t>
      </w:r>
      <w:r w:rsidRPr="00E77497">
        <w:t xml:space="preserve"> and not the newer RFC 3986. In the algorithm for Decode, a step was remove</w:t>
      </w:r>
      <w:r w:rsidR="00674B7E" w:rsidRPr="00E77497">
        <w:t>d</w:t>
      </w:r>
      <w:r w:rsidRPr="00E77497">
        <w:t xml:space="preserve"> that immediate</w:t>
      </w:r>
      <w:r w:rsidR="00B12427" w:rsidRPr="00E77497">
        <w:t>ly</w:t>
      </w:r>
      <w:r w:rsidRPr="00E77497">
        <w:t xml:space="preserve"> preceded the current step 4.d.vii.10.a because it tested for a condition that cannot occur.</w:t>
      </w:r>
    </w:p>
    <w:p w14:paraId="38759454" w14:textId="77777777" w:rsidR="006C589D" w:rsidRPr="00E77497" w:rsidRDefault="006C589D" w:rsidP="00990F07">
      <w:pPr>
        <w:jc w:val="left"/>
      </w:pPr>
      <w:r w:rsidRPr="00E77497">
        <w:t xml:space="preserve">15.2.3.7: Corrected use of variable </w:t>
      </w:r>
      <w:r w:rsidRPr="00E77497">
        <w:rPr>
          <w:rFonts w:ascii="Times New Roman" w:hAnsi="Times New Roman"/>
          <w:i/>
        </w:rPr>
        <w:t>P</w:t>
      </w:r>
      <w:r w:rsidRPr="00E77497">
        <w:t xml:space="preserve"> in steps 5 and 6 of algorithm.</w:t>
      </w:r>
    </w:p>
    <w:p w14:paraId="11C836E8" w14:textId="77777777" w:rsidR="00A45036" w:rsidRPr="00E77497" w:rsidRDefault="00A45036" w:rsidP="00990F07">
      <w:pPr>
        <w:jc w:val="left"/>
      </w:pPr>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14:paraId="48EF1455" w14:textId="77777777" w:rsidR="00A45036" w:rsidRPr="00E77497" w:rsidRDefault="00A45036" w:rsidP="00990F07">
      <w:pPr>
        <w:jc w:val="left"/>
      </w:pPr>
      <w:r w:rsidRPr="00E77497">
        <w:t>15.3.4.3: Steps 5 and 7 of Edition 5 algorithm have been delet</w:t>
      </w:r>
      <w:r w:rsidR="0096338A" w:rsidRPr="00E77497">
        <w:t xml:space="preserve">ed because they imposed requirements upon the </w:t>
      </w:r>
      <w:r w:rsidR="0096338A" w:rsidRPr="00E77497">
        <w:rPr>
          <w:rFonts w:ascii="Times New Roman" w:hAnsi="Times New Roman"/>
          <w:i/>
        </w:rPr>
        <w:t>argArray</w:t>
      </w:r>
      <w:r w:rsidR="0096338A" w:rsidRPr="00E77497">
        <w:t xml:space="preserve"> argument that are inconsistent with other uses of generic array-like objects.</w:t>
      </w:r>
      <w:r w:rsidRPr="00E77497">
        <w:t xml:space="preserve"> </w:t>
      </w:r>
    </w:p>
    <w:p w14:paraId="16EBE79C" w14:textId="77777777" w:rsidR="0096338A" w:rsidRPr="00E77497" w:rsidRDefault="0096338A" w:rsidP="00990F07">
      <w:pPr>
        <w:jc w:val="left"/>
      </w:pPr>
      <w:r w:rsidRPr="00E77497">
        <w:t xml:space="preserve">15.4.4.12: In step 9.a, incorrect reference to </w:t>
      </w:r>
      <w:r w:rsidRPr="00E77497">
        <w:rPr>
          <w:i/>
        </w:rPr>
        <w:t>relativeStart</w:t>
      </w:r>
      <w:r w:rsidRPr="00E77497">
        <w:t xml:space="preserve"> was replaced with a reference to </w:t>
      </w:r>
      <w:r w:rsidRPr="00E77497">
        <w:rPr>
          <w:i/>
        </w:rPr>
        <w:t>actualStart</w:t>
      </w:r>
      <w:r w:rsidRPr="00E77497">
        <w:t xml:space="preserve">. </w:t>
      </w:r>
    </w:p>
    <w:p w14:paraId="73210045" w14:textId="77777777" w:rsidR="00346C38" w:rsidRPr="00E77497" w:rsidRDefault="00346C38" w:rsidP="00990F07">
      <w:pPr>
        <w:jc w:val="left"/>
      </w:pPr>
      <w:r w:rsidRPr="00E77497">
        <w:t xml:space="preserve">15.4.4.15: Clarified that the default value for </w:t>
      </w:r>
      <w:r w:rsidRPr="00E77497">
        <w:rPr>
          <w:rFonts w:ascii="Times New Roman" w:hAnsi="Times New Roman"/>
          <w:i/>
        </w:rPr>
        <w:t>fromIndex</w:t>
      </w:r>
      <w:r w:rsidRPr="00E77497">
        <w:t xml:space="preserve"> is the length minus 1 of the array.</w:t>
      </w:r>
    </w:p>
    <w:p w14:paraId="54144489" w14:textId="77777777" w:rsidR="00346C38" w:rsidRPr="00E77497" w:rsidRDefault="00346C38" w:rsidP="00990F07">
      <w:pPr>
        <w:jc w:val="left"/>
      </w:pPr>
      <w:r w:rsidRPr="00E77497">
        <w:t xml:space="preserve">15.4.4.18: In step 9 of the algorithm, </w:t>
      </w:r>
      <w:r w:rsidRPr="00E77497">
        <w:rPr>
          <w:rFonts w:ascii="Times New Roman" w:hAnsi="Times New Roman"/>
          <w:b/>
        </w:rPr>
        <w:t>undefined</w:t>
      </w:r>
      <w:r w:rsidRPr="00E77497">
        <w:t xml:space="preserve"> is now the specified return value.</w:t>
      </w:r>
    </w:p>
    <w:p w14:paraId="28962425" w14:textId="77777777" w:rsidR="00346C38" w:rsidRPr="00E77497" w:rsidRDefault="00346C38" w:rsidP="00990F07">
      <w:pPr>
        <w:jc w:val="left"/>
      </w:pPr>
      <w:r w:rsidRPr="00E77497">
        <w:t xml:space="preserve">15.4.4.22: In step 9.c.ii the first argument to the [[Call]] internal method has been changed to </w:t>
      </w:r>
      <w:r w:rsidRPr="00E77497">
        <w:rPr>
          <w:rFonts w:ascii="Times New Roman" w:hAnsi="Times New Roman"/>
          <w:b/>
        </w:rPr>
        <w:t>undefined</w:t>
      </w:r>
      <w:r w:rsidRPr="00E77497">
        <w:t xml:space="preserve"> </w:t>
      </w:r>
      <w:r w:rsidR="00D37795" w:rsidRPr="00E77497">
        <w:t xml:space="preserve">for consistency with the definition of </w:t>
      </w:r>
      <w:r w:rsidR="00D37795" w:rsidRPr="00E77497">
        <w:rPr>
          <w:rFonts w:ascii="Courier New" w:hAnsi="Courier New" w:cs="Courier New"/>
        </w:rPr>
        <w:t>Array.prototype.reduce</w:t>
      </w:r>
      <w:r w:rsidR="00D37795" w:rsidRPr="00E77497">
        <w:t>.</w:t>
      </w:r>
    </w:p>
    <w:p w14:paraId="22F57A42" w14:textId="77777777" w:rsidR="00D8396C" w:rsidRPr="00E77497" w:rsidRDefault="00D8396C" w:rsidP="00990F07">
      <w:pPr>
        <w:jc w:val="left"/>
      </w:pPr>
      <w:r w:rsidRPr="00E77497">
        <w:t>15.4.5.1: In Algorithm steps 3.l.ii and 3.l.iii the variable name was inverted resulting in an incorrectly inverted test.</w:t>
      </w:r>
    </w:p>
    <w:p w14:paraId="3E5FEF26" w14:textId="77777777" w:rsidR="00D8396C" w:rsidRPr="00E77497" w:rsidRDefault="00D8396C" w:rsidP="00990F07">
      <w:pPr>
        <w:jc w:val="left"/>
      </w:pPr>
      <w:r w:rsidRPr="00E77497">
        <w:t xml:space="preserve">15.5.4.9: Normative requirement concerning canonically equivalent strings deleted from paragraph following </w:t>
      </w:r>
      <w:r w:rsidR="000D6A7C" w:rsidRPr="00E77497">
        <w:t>algorithm because it is listed as a recommendation in NOTE 2.</w:t>
      </w:r>
    </w:p>
    <w:p w14:paraId="01664EFD" w14:textId="77777777" w:rsidR="000D6A7C" w:rsidRPr="00E77497" w:rsidRDefault="000D6A7C" w:rsidP="00990F07">
      <w:pPr>
        <w:jc w:val="left"/>
      </w:pPr>
      <w:r w:rsidRPr="00E77497">
        <w:t xml:space="preserve">15.5.4.14: In </w:t>
      </w:r>
      <w:r w:rsidRPr="00E77497">
        <w:rPr>
          <w:rFonts w:ascii="Courier New" w:hAnsi="Courier New" w:cs="Courier New"/>
        </w:rPr>
        <w:t>split</w:t>
      </w:r>
      <w:r w:rsidRPr="00E77497">
        <w:t xml:space="preserve"> algorithm step 11.a and 13.a</w:t>
      </w:r>
      <w:r w:rsidR="00C12A1B" w:rsidRPr="00E77497">
        <w:t>,</w:t>
      </w:r>
      <w:r w:rsidRPr="00E77497">
        <w:t xml:space="preserve"> the position</w:t>
      </w:r>
      <w:r w:rsidR="00C12A1B" w:rsidRPr="00E77497">
        <w:t>al</w:t>
      </w:r>
      <w:r w:rsidRPr="00E77497">
        <w:t xml:space="preserve"> order of the arguments to </w:t>
      </w:r>
      <w:r w:rsidRPr="00E77497">
        <w:rPr>
          <w:rFonts w:ascii="Times New Roman" w:hAnsi="Times New Roman"/>
          <w:i/>
        </w:rPr>
        <w:t>SplitMatch</w:t>
      </w:r>
      <w:r w:rsidRPr="00E77497">
        <w:t xml:space="preserve"> </w:t>
      </w:r>
      <w:r w:rsidR="00C12A1B" w:rsidRPr="00E77497">
        <w:t>was</w:t>
      </w:r>
      <w:r w:rsidRPr="00E77497">
        <w:t xml:space="preserve"> corrected to match the actual parameter signature of </w:t>
      </w:r>
      <w:r w:rsidRPr="00E77497">
        <w:rPr>
          <w:rFonts w:ascii="Times New Roman" w:hAnsi="Times New Roman"/>
          <w:i/>
        </w:rPr>
        <w:t>SplitMatch</w:t>
      </w:r>
      <w:r w:rsidRPr="00E77497">
        <w:t>.</w:t>
      </w:r>
      <w:r w:rsidR="00C12A1B" w:rsidRPr="00E77497">
        <w:t xml:space="preserve">  In step 13.a.iii.</w:t>
      </w:r>
      <w:r w:rsidR="00C1266D" w:rsidRPr="00E77497">
        <w:t>7.</w:t>
      </w:r>
      <w:r w:rsidR="00C12A1B" w:rsidRPr="00E77497">
        <w:t xml:space="preserve">d, </w:t>
      </w:r>
      <w:r w:rsidR="00C12A1B" w:rsidRPr="00E77497">
        <w:rPr>
          <w:rFonts w:ascii="Times New Roman" w:hAnsi="Times New Roman"/>
          <w:i/>
        </w:rPr>
        <w:t>lengthA</w:t>
      </w:r>
      <w:r w:rsidR="00C12A1B" w:rsidRPr="00E77497">
        <w:t xml:space="preserve"> replaces </w:t>
      </w:r>
      <w:r w:rsidR="00C12A1B" w:rsidRPr="00E77497">
        <w:rPr>
          <w:rFonts w:ascii="Times New Roman" w:hAnsi="Times New Roman"/>
          <w:i/>
        </w:rPr>
        <w:t>A</w:t>
      </w:r>
      <w:r w:rsidR="00C12A1B" w:rsidRPr="00E77497">
        <w:t>.l</w:t>
      </w:r>
      <w:r w:rsidR="00C12A1B" w:rsidRPr="00E77497">
        <w:rPr>
          <w:rFonts w:ascii="Courier New" w:hAnsi="Courier New" w:cs="Courier New"/>
        </w:rPr>
        <w:t>ength</w:t>
      </w:r>
      <w:r w:rsidR="00C12A1B" w:rsidRPr="00E77497">
        <w:t>.</w:t>
      </w:r>
    </w:p>
    <w:p w14:paraId="4CF0ECA4" w14:textId="77777777" w:rsidR="00C12A1B" w:rsidRPr="00E77497" w:rsidRDefault="00C12A1B" w:rsidP="00990F07">
      <w:pPr>
        <w:jc w:val="left"/>
      </w:pPr>
      <w:r w:rsidRPr="00E77497">
        <w:t>15.5.5.</w:t>
      </w:r>
      <w:r w:rsidR="00995DE4" w:rsidRPr="00E77497">
        <w:t>2</w:t>
      </w:r>
      <w:r w:rsidRPr="00E77497">
        <w:t>: In first paragraph, removed the implication that the individual character property access had “array index” semantics. Modi</w:t>
      </w:r>
      <w:r w:rsidR="00AF21CB" w:rsidRPr="00E77497">
        <w:t>fied algorithm steps 3 and 5 such that they do not enforce “array index” requirement.</w:t>
      </w:r>
    </w:p>
    <w:p w14:paraId="51B33A47" w14:textId="77777777" w:rsidR="00AF21CB" w:rsidRPr="00E77497" w:rsidRDefault="00AF21CB" w:rsidP="00990F07">
      <w:pPr>
        <w:jc w:val="left"/>
      </w:pPr>
      <w:r w:rsidRPr="00E77497">
        <w:t xml:space="preserve">15.9.1.15: </w:t>
      </w:r>
      <w:r w:rsidR="00997357" w:rsidRPr="00E77497">
        <w:t>Specified legal value ranges for fields that lacked them. Eliminated “time-only” formats. Specified default values for all optional fields.</w:t>
      </w:r>
    </w:p>
    <w:p w14:paraId="63CF8DE8" w14:textId="77777777" w:rsidR="00167861" w:rsidRPr="00E77497" w:rsidRDefault="00167861" w:rsidP="00990F07">
      <w:pPr>
        <w:jc w:val="left"/>
      </w:pPr>
      <w:r w:rsidRPr="00E77497">
        <w:t>15.10.2.2: The step numbers of the algorithm for the internal closure produced by step 2 were incorrectly numbered in a manner that implied that they were steps of the outer algorithm.</w:t>
      </w:r>
    </w:p>
    <w:p w14:paraId="2C83EE80" w14:textId="77777777" w:rsidR="00167861" w:rsidRPr="00E77497" w:rsidRDefault="00167861" w:rsidP="00990F07">
      <w:pPr>
        <w:jc w:val="left"/>
      </w:pPr>
      <w:r w:rsidRPr="00E77497">
        <w:t xml:space="preserve">15.10.2.6: In the abstract operation </w:t>
      </w:r>
      <w:r w:rsidRPr="00E77497">
        <w:rPr>
          <w:rFonts w:ascii="Times New Roman" w:hAnsi="Times New Roman"/>
          <w:i/>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14:paraId="5C616995" w14:textId="77777777" w:rsidR="00D5253A" w:rsidRPr="00E77497" w:rsidRDefault="00167861" w:rsidP="00990F07">
      <w:pPr>
        <w:jc w:val="left"/>
      </w:pPr>
      <w:r w:rsidRPr="00E77497">
        <w:t xml:space="preserve">15.10.2.8: In the algorithm for the </w:t>
      </w:r>
      <w:r w:rsidR="005905B3" w:rsidRPr="00E77497">
        <w:t xml:space="preserve">closure </w:t>
      </w:r>
      <w:r w:rsidRPr="00E77497">
        <w:t xml:space="preserve">returned by the abstract operation </w:t>
      </w:r>
      <w:r w:rsidR="005905B3" w:rsidRPr="00E77497">
        <w:rPr>
          <w:rFonts w:ascii="Times New Roman" w:hAnsi="Times New Roman"/>
          <w:i/>
        </w:rPr>
        <w:t>CharacterSetMatcher</w:t>
      </w:r>
      <w:r w:rsidR="005905B3" w:rsidRPr="00E77497">
        <w:t xml:space="preserve">, the variable defined by step 3 and passed as an argument in step 4 was renamed to </w:t>
      </w:r>
      <w:r w:rsidR="005905B3" w:rsidRPr="00E77497">
        <w:rPr>
          <w:rFonts w:ascii="Times New Roman" w:hAnsi="Times New Roman"/>
          <w:i/>
        </w:rPr>
        <w:t>ch</w:t>
      </w:r>
      <w:r w:rsidR="005905B3" w:rsidRPr="00E77497">
        <w:t xml:space="preserve"> in order to avoid a name conflict with a formal parameter of the closure.</w:t>
      </w:r>
    </w:p>
    <w:p w14:paraId="201C651A" w14:textId="77777777" w:rsidR="00167861" w:rsidRPr="00E77497" w:rsidRDefault="00D5253A" w:rsidP="00990F07">
      <w:pPr>
        <w:jc w:val="left"/>
      </w:pPr>
      <w:r w:rsidRPr="00E77497">
        <w:t>1</w:t>
      </w:r>
      <w:r w:rsidR="00930CF6" w:rsidRPr="00E77497">
        <w:t>5.10.6.2: Step 9.e was deleted because</w:t>
      </w:r>
      <w:r w:rsidRPr="00E77497">
        <w:t xml:space="preserve"> It performed an extra increment of </w:t>
      </w:r>
      <w:r w:rsidRPr="00E77497">
        <w:rPr>
          <w:rFonts w:ascii="Times New Roman" w:hAnsi="Times New Roman"/>
          <w:i/>
        </w:rPr>
        <w:t>i</w:t>
      </w:r>
      <w:r w:rsidRPr="00E77497">
        <w:t>.</w:t>
      </w:r>
    </w:p>
    <w:p w14:paraId="7C5F6677" w14:textId="77777777" w:rsidR="00D3494F" w:rsidRPr="00E77497" w:rsidRDefault="00D3494F" w:rsidP="00990F07">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72EAE321" w14:textId="77777777" w:rsidR="00D3494F" w:rsidRPr="00E77497" w:rsidRDefault="00D3494F" w:rsidP="00D3494F">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38186B97" w14:textId="77777777" w:rsidR="00D3494F" w:rsidRPr="00E77497" w:rsidRDefault="00D3494F" w:rsidP="00990F07">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14:paraId="1BE44A69" w14:textId="77777777" w:rsidR="00D3494F" w:rsidRPr="00E77497" w:rsidRDefault="00D3494F" w:rsidP="00D3494F">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20076DB8" w14:textId="77777777" w:rsidR="00D3494F" w:rsidRPr="00E77497" w:rsidRDefault="00267E82" w:rsidP="00990F07">
      <w:pPr>
        <w:jc w:val="left"/>
      </w:pPr>
      <w:r w:rsidRPr="00E77497">
        <w:t xml:space="preserve">15.12.3: In step 10.b.iii of the </w:t>
      </w:r>
      <w:r w:rsidRPr="00E77497">
        <w:rPr>
          <w:rFonts w:ascii="Times New Roman" w:hAnsi="Times New Roman"/>
          <w:i/>
        </w:rPr>
        <w:t>JA</w:t>
      </w:r>
      <w:r w:rsidRPr="00E77497">
        <w:t xml:space="preserve"> internal operation, the last element of the concatenation is “</w:t>
      </w:r>
      <w:r w:rsidRPr="00E77497">
        <w:rPr>
          <w:rFonts w:ascii="Courier New" w:hAnsi="Courier New" w:cs="Courier New"/>
          <w:b/>
        </w:rPr>
        <w:t>]</w:t>
      </w:r>
      <w:r w:rsidRPr="00E77497">
        <w:t>”.</w:t>
      </w:r>
    </w:p>
    <w:p w14:paraId="580901EF" w14:textId="77777777" w:rsidR="00285EE9" w:rsidRPr="00E77497" w:rsidRDefault="00DB7953" w:rsidP="00990F07">
      <w:pPr>
        <w:jc w:val="left"/>
      </w:pPr>
      <w:r w:rsidRPr="00E77497">
        <w:t xml:space="preserve">B.2.1: Added to </w:t>
      </w:r>
      <w:r w:rsidR="00930CF6" w:rsidRPr="00E77497">
        <w:t>NOTE</w:t>
      </w:r>
      <w:r w:rsidRPr="00E77497">
        <w:t xml:space="preserve"> that the encoding is based upon RFC 1738 rather than the newer RFC </w:t>
      </w:r>
      <w:r w:rsidR="00674B7E" w:rsidRPr="00E77497">
        <w:t>3986</w:t>
      </w:r>
      <w:r w:rsidRPr="00E77497">
        <w:t>.</w:t>
      </w:r>
    </w:p>
    <w:p w14:paraId="6C9C22B6" w14:textId="77777777" w:rsidR="00DB7953" w:rsidRPr="00E77497" w:rsidRDefault="00DB7953" w:rsidP="00990F07">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14:paraId="3CEC87BE" w14:textId="77777777" w:rsidR="0026283E" w:rsidRPr="00E77497" w:rsidRDefault="0026283E" w:rsidP="0026283E">
      <w:pPr>
        <w:pStyle w:val="zzBiblio"/>
      </w:pPr>
      <w:r w:rsidRPr="00E77497">
        <w:t>Bibliography</w:t>
      </w:r>
    </w:p>
    <w:p w14:paraId="592065F4" w14:textId="77777777" w:rsidR="00E80769" w:rsidRPr="00E77497" w:rsidRDefault="00E80769" w:rsidP="00E80769">
      <w:pPr>
        <w:pStyle w:val="bibliography"/>
      </w:pPr>
      <w:r w:rsidRPr="00E77497">
        <w:t>IEEE Std 754-2008: IEEE Standard for Floating-Point Arithmetic. Institute of Electrical and Electronic Engineers, New York (2008)</w:t>
      </w:r>
    </w:p>
    <w:p w14:paraId="4AF42AFD" w14:textId="77777777" w:rsidR="00E80769" w:rsidRPr="00E77497" w:rsidRDefault="00E80769" w:rsidP="00E80769">
      <w:pPr>
        <w:pStyle w:val="bibliography"/>
      </w:pPr>
      <w:r w:rsidRPr="00E77497">
        <w:t>The Unicode Consortium. The Unicode Standard, Version 3.0, defined by: The Unicode Standard, Version 3.0 (Reading, MA, Addison-Wesley, 2000. ISBN 0-201-61633-5)</w:t>
      </w:r>
    </w:p>
    <w:p w14:paraId="14221497" w14:textId="77777777" w:rsidR="00E80769" w:rsidRPr="00E77497" w:rsidRDefault="00E80769" w:rsidP="00E80769">
      <w:pPr>
        <w:pStyle w:val="bibliography"/>
      </w:pPr>
      <w:r w:rsidRPr="00E77497">
        <w:t>Unicode Inc. (2010), Unicode Technical Report #15: Unicode Normalization Forms</w:t>
      </w:r>
    </w:p>
    <w:p w14:paraId="7A7C8ED0" w14:textId="77777777" w:rsidR="00E80769" w:rsidRPr="00E77497" w:rsidRDefault="00E80769" w:rsidP="00E80769">
      <w:pPr>
        <w:pStyle w:val="bibliography"/>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14:paraId="177FB6FA" w14:textId="77777777" w:rsidR="00E80769" w:rsidRPr="00E77497" w:rsidRDefault="00E80769" w:rsidP="00E80769">
      <w:pPr>
        <w:pStyle w:val="bibliography"/>
        <w:rPr>
          <w:rStyle w:val="apple-style-span"/>
          <w:szCs w:val="18"/>
        </w:rPr>
      </w:pPr>
      <w:r w:rsidRPr="00E77497">
        <w:rPr>
          <w:rStyle w:val="apple-style-span"/>
          <w:rFonts w:cs="Arial"/>
        </w:rPr>
        <w:t>RFC 1738 "Uniform Resource Locators (URL)", available at &lt;</w:t>
      </w:r>
      <w:hyperlink r:id="rId22" w:history="1">
        <w:r w:rsidRPr="00E77497">
          <w:rPr>
            <w:rStyle w:val="aff7"/>
            <w:rFonts w:cs="Arial"/>
            <w:lang w:val="en-GB"/>
          </w:rPr>
          <w:t>http://tools.ietf.org/html/rfc1738</w:t>
        </w:r>
      </w:hyperlink>
      <w:r w:rsidRPr="00E77497">
        <w:rPr>
          <w:rStyle w:val="apple-style-span"/>
          <w:rFonts w:cs="Arial"/>
        </w:rPr>
        <w:t>&gt;</w:t>
      </w:r>
    </w:p>
    <w:p w14:paraId="199B6093" w14:textId="77777777" w:rsidR="00E80769" w:rsidRPr="00E77497" w:rsidRDefault="00E80769" w:rsidP="00E80769">
      <w:pPr>
        <w:pStyle w:val="bibliography"/>
        <w:jc w:val="left"/>
        <w:rPr>
          <w:rStyle w:val="apple-style-span"/>
          <w:szCs w:val="18"/>
        </w:rPr>
      </w:pPr>
      <w:r w:rsidRPr="00E77497">
        <w:rPr>
          <w:rStyle w:val="apple-style-span"/>
          <w:rFonts w:cs="Arial"/>
        </w:rPr>
        <w:t>RFC 2396 "Uniform Resource Identifiers (URI): Generic Syntax", available at &lt;</w:t>
      </w:r>
      <w:hyperlink r:id="rId23" w:history="1">
        <w:r w:rsidRPr="00E77497">
          <w:rPr>
            <w:rStyle w:val="aff7"/>
            <w:rFonts w:cs="Arial"/>
            <w:lang w:val="en-GB"/>
          </w:rPr>
          <w:t>http://tools.ietf.org/html/rfc2396</w:t>
        </w:r>
      </w:hyperlink>
      <w:r w:rsidRPr="00E77497">
        <w:rPr>
          <w:rStyle w:val="apple-style-span"/>
          <w:rFonts w:cs="Arial"/>
        </w:rPr>
        <w:t>&gt;</w:t>
      </w:r>
    </w:p>
    <w:p w14:paraId="78D4B360" w14:textId="77777777" w:rsidR="00E80769" w:rsidRPr="00E77497" w:rsidRDefault="00E80769" w:rsidP="00E80769">
      <w:pPr>
        <w:pStyle w:val="bibliography"/>
        <w:jc w:val="left"/>
        <w:rPr>
          <w:rStyle w:val="apple-style-span"/>
          <w:szCs w:val="18"/>
        </w:rPr>
      </w:pPr>
      <w:r w:rsidRPr="00E77497">
        <w:rPr>
          <w:rStyle w:val="apple-style-span"/>
          <w:rFonts w:cs="Arial"/>
        </w:rPr>
        <w:t>RFC 3629 "UTF-8, a transformation format of ISO 10646", available at &lt;</w:t>
      </w:r>
      <w:hyperlink r:id="rId24" w:history="1">
        <w:r w:rsidRPr="00E77497">
          <w:rPr>
            <w:rStyle w:val="aff7"/>
            <w:rFonts w:cs="Arial"/>
            <w:lang w:val="en-GB"/>
          </w:rPr>
          <w:t>http://tools.ietf.org/html/rfc3629</w:t>
        </w:r>
      </w:hyperlink>
      <w:r w:rsidRPr="00E77497">
        <w:rPr>
          <w:rStyle w:val="apple-style-span"/>
          <w:rFonts w:cs="Arial"/>
        </w:rPr>
        <w:t>&gt;</w:t>
      </w:r>
    </w:p>
    <w:p w14:paraId="12F27120" w14:textId="77777777" w:rsidR="00990F07" w:rsidRPr="00E77497" w:rsidRDefault="00E80769" w:rsidP="00990F07">
      <w:pPr>
        <w:pStyle w:val="bibliography"/>
        <w:jc w:val="left"/>
      </w:pPr>
      <w:r w:rsidRPr="00E77497">
        <w:rPr>
          <w:rStyle w:val="apple-style-span"/>
          <w:rFonts w:cs="Arial"/>
        </w:rPr>
        <w:t>RFC 4627 "The application/json Media Type for JavaScript Object</w:t>
      </w:r>
      <w:r w:rsidRPr="00E77497">
        <w:rPr>
          <w:rFonts w:cs="Arial"/>
        </w:rPr>
        <w:t xml:space="preserve"> </w:t>
      </w:r>
      <w:r w:rsidRPr="00E77497">
        <w:rPr>
          <w:rStyle w:val="apple-style-span"/>
          <w:rFonts w:cs="Arial"/>
        </w:rPr>
        <w:t>Notation (JSON)" , available at &lt;</w:t>
      </w:r>
      <w:hyperlink r:id="rId25" w:history="1">
        <w:r w:rsidRPr="00E77497">
          <w:rPr>
            <w:rStyle w:val="aff7"/>
            <w:rFonts w:cs="Arial"/>
            <w:lang w:val="en-GB"/>
          </w:rPr>
          <w:t>http://tools.ietf.org/html/rfc4627</w:t>
        </w:r>
      </w:hyperlink>
      <w:r w:rsidRPr="00E77497">
        <w:rPr>
          <w:rStyle w:val="apple-style-span"/>
          <w:rFonts w:cs="Arial"/>
        </w:rPr>
        <w:t>&gt;</w:t>
      </w:r>
    </w:p>
    <w:p w14:paraId="79EA86DA" w14:textId="77777777" w:rsidR="00990F07" w:rsidRPr="00E77497" w:rsidRDefault="00990F07" w:rsidP="00990F07">
      <w:pPr>
        <w:pStyle w:val="bibliography"/>
        <w:numPr>
          <w:ilvl w:val="0"/>
          <w:numId w:val="0"/>
        </w:numPr>
        <w:ind w:left="660" w:hanging="660"/>
      </w:pPr>
    </w:p>
    <w:p w14:paraId="35445C2C" w14:textId="77777777" w:rsidR="00D20EE3" w:rsidRPr="00E77497" w:rsidRDefault="00D20EE3" w:rsidP="0026283E"/>
    <w:p w14:paraId="1A90CAF2" w14:textId="77777777" w:rsidR="0026283E" w:rsidRPr="00E77497" w:rsidRDefault="0026283E" w:rsidP="0026283E">
      <w:pPr>
        <w:sectPr w:rsidR="0026283E" w:rsidRPr="00E77497" w:rsidSect="00B71909">
          <w:headerReference w:type="even" r:id="rId26"/>
          <w:headerReference w:type="default" r:id="rId27"/>
          <w:footerReference w:type="even" r:id="rId28"/>
          <w:footerReference w:type="default" r:id="rId29"/>
          <w:headerReference w:type="first" r:id="rId30"/>
          <w:footerReference w:type="first" r:id="rId31"/>
          <w:type w:val="oddPage"/>
          <w:pgSz w:w="11906" w:h="16838"/>
          <w:pgMar w:top="1702" w:right="737" w:bottom="567" w:left="850" w:header="709" w:footer="283" w:gutter="567"/>
          <w:pgNumType w:start="1"/>
          <w:cols w:space="720"/>
          <w:titlePg/>
          <w:docGrid w:linePitch="272"/>
        </w:sectPr>
      </w:pPr>
    </w:p>
    <w:p w14:paraId="3FC659EA" w14:textId="77777777" w:rsidR="0026283E" w:rsidRPr="00E77497" w:rsidRDefault="0026283E" w:rsidP="0026283E"/>
    <w:sectPr w:rsidR="0026283E" w:rsidRPr="00E77497">
      <w:headerReference w:type="even" r:id="rId32"/>
      <w:headerReference w:type="default" r:id="rId33"/>
      <w:footerReference w:type="even" r:id="rId34"/>
      <w:footerReference w:type="default" r:id="rId35"/>
      <w:headerReference w:type="first" r:id="rId36"/>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448" w:author="Allen Wirfs-Brock" w:date="2012-05-04T15:12:00Z" w:initials="AW">
    <w:p w14:paraId="35295FB0" w14:textId="77777777" w:rsidR="00924A5A" w:rsidRDefault="00924A5A">
      <w:pPr>
        <w:pStyle w:val="af5"/>
      </w:pPr>
      <w:r>
        <w:rPr>
          <w:rStyle w:val="af4"/>
        </w:rPr>
        <w:annotationRef/>
      </w:r>
      <w:r>
        <w:t>Perhaps this should be somewhere else.  Currently we don’t have a section that enumerates all the steps in loading and evaluating a program.</w:t>
      </w:r>
    </w:p>
  </w:comment>
  <w:comment w:id="917" w:author="Rev 7 Allen Wirfs-Brock" w:date="2012-05-04T15:12:00Z" w:initials="AWB7">
    <w:p w14:paraId="0F48A674" w14:textId="77777777" w:rsidR="00924A5A" w:rsidRDefault="00924A5A" w:rsidP="007648B6">
      <w:pPr>
        <w:pStyle w:val="af5"/>
      </w:pPr>
      <w:r>
        <w:rPr>
          <w:rStyle w:val="af4"/>
        </w:rPr>
        <w:annotationRef/>
      </w:r>
      <w:r>
        <w:t>From March 29 meeting notes:  Hex floating point literals:</w:t>
      </w:r>
    </w:p>
    <w:p w14:paraId="71265680" w14:textId="77777777" w:rsidR="00924A5A" w:rsidRDefault="00924A5A" w:rsidP="007648B6">
      <w:pPr>
        <w:pStyle w:val="af5"/>
      </w:pPr>
      <w:r>
        <w:t>Waldemar:  Other languages include these things.  They're rarely used</w:t>
      </w:r>
    </w:p>
    <w:p w14:paraId="66D16CB3" w14:textId="77777777" w:rsidR="00924A5A" w:rsidRDefault="00924A5A" w:rsidP="007648B6">
      <w:pPr>
        <w:pStyle w:val="af5"/>
      </w:pPr>
      <w:r>
        <w:t>but when you want one, you really want one.  Use cases are similar to</w:t>
      </w:r>
    </w:p>
    <w:p w14:paraId="0B440724" w14:textId="77777777" w:rsidR="00924A5A" w:rsidRDefault="00924A5A" w:rsidP="007648B6">
      <w:pPr>
        <w:pStyle w:val="af5"/>
      </w:pPr>
      <w:r>
        <w:t>that of hex literals.</w:t>
      </w:r>
    </w:p>
    <w:p w14:paraId="4BD2AA12" w14:textId="77777777" w:rsidR="00924A5A" w:rsidRDefault="00924A5A" w:rsidP="007648B6">
      <w:pPr>
        <w:pStyle w:val="af5"/>
      </w:pPr>
      <w:r>
        <w:t>Will explore adding them.</w:t>
      </w:r>
    </w:p>
    <w:p w14:paraId="6BD36501" w14:textId="77777777" w:rsidR="00924A5A" w:rsidRDefault="00924A5A" w:rsidP="007648B6">
      <w:pPr>
        <w:pStyle w:val="af5"/>
      </w:pPr>
      <w:r>
        <w:t>MarkM:  0x3.p1 currently evaluates to undefined.  This would be a</w:t>
      </w:r>
    </w:p>
    <w:p w14:paraId="27D6C9DB" w14:textId="77777777" w:rsidR="00924A5A" w:rsidRDefault="00924A5A" w:rsidP="007648B6">
      <w:pPr>
        <w:pStyle w:val="af5"/>
      </w:pPr>
      <w:r>
        <w:t>breaking change.</w:t>
      </w:r>
    </w:p>
    <w:p w14:paraId="760A9F03" w14:textId="77777777" w:rsidR="00924A5A" w:rsidRDefault="00924A5A" w:rsidP="007648B6">
      <w:pPr>
        <w:pStyle w:val="af5"/>
      </w:pPr>
      <w:r>
        <w:t>Waldemar:  Not clear anyone would notice.  How did other languages</w:t>
      </w:r>
    </w:p>
    <w:p w14:paraId="108328BC" w14:textId="77777777" w:rsidR="00924A5A" w:rsidRDefault="00924A5A" w:rsidP="007648B6">
      <w:pPr>
        <w:pStyle w:val="af5"/>
      </w:pPr>
      <w:r>
        <w:t>deal with this?</w:t>
      </w:r>
    </w:p>
  </w:comment>
  <w:comment w:id="919" w:author="Rev 7 Allen Wirfs-Brock" w:date="2012-05-04T15:12:00Z" w:initials="AWB7">
    <w:p w14:paraId="12BE647B" w14:textId="77777777" w:rsidR="00591F2A" w:rsidRDefault="00591F2A">
      <w:pPr>
        <w:pStyle w:val="af5"/>
      </w:pPr>
      <w:r>
        <w:rPr>
          <w:rStyle w:val="af4"/>
        </w:rPr>
        <w:annotationRef/>
      </w:r>
      <w:r>
        <w:t>The various Digit productions could be refactored to have less redundency</w:t>
      </w:r>
    </w:p>
  </w:comment>
  <w:comment w:id="2223" w:author="Rev 5 Allen Wirfs-Brock" w:date="2012-05-04T15:12:00Z" w:initials="AWB">
    <w:p w14:paraId="2D216E4B" w14:textId="77777777" w:rsidR="00924A5A" w:rsidRDefault="00924A5A">
      <w:pPr>
        <w:pStyle w:val="af5"/>
      </w:pPr>
      <w:r>
        <w:rPr>
          <w:rStyle w:val="af4"/>
        </w:rPr>
        <w:annotationRef/>
      </w:r>
      <w:r>
        <w:t>The ES5 use of Property Identifier in specifying object literals has been removed.  If no new usage is added they should be removed from the spec.</w:t>
      </w:r>
    </w:p>
  </w:comment>
  <w:comment w:id="2493" w:author="Rev 6 Allen Wirfs-Brock" w:date="2012-05-04T15:12:00Z" w:initials="AWB6">
    <w:p w14:paraId="76910225" w14:textId="77777777" w:rsidR="00924A5A" w:rsidRDefault="00924A5A">
      <w:pPr>
        <w:pStyle w:val="af5"/>
      </w:pPr>
      <w:r>
        <w:rPr>
          <w:rStyle w:val="af4"/>
        </w:rPr>
        <w:annotationRef/>
      </w:r>
      <w:r>
        <w:t>This is an experiment to see if we can use this internal method to define Object.key, Object.getOwnPropertyNames, and perhaps some ofther things</w:t>
      </w:r>
    </w:p>
  </w:comment>
  <w:comment w:id="2504" w:author="Rev 6 Allen Wirfs-Brock" w:date="2012-05-04T15:12:00Z" w:initials="AWB6">
    <w:p w14:paraId="340C298C" w14:textId="77777777" w:rsidR="00924A5A" w:rsidRDefault="00924A5A">
      <w:pPr>
        <w:pStyle w:val="af5"/>
      </w:pPr>
      <w:r>
        <w:rPr>
          <w:rStyle w:val="af4"/>
        </w:rPr>
        <w:annotationRef/>
      </w:r>
      <w:r>
        <w:t>TODO</w:t>
      </w:r>
    </w:p>
  </w:comment>
  <w:comment w:id="2522" w:author="Rev 6 Allen Wirfs-Brock" w:date="2012-05-04T15:12:00Z" w:initials="AWB6">
    <w:p w14:paraId="51A2AD1C" w14:textId="77777777" w:rsidR="00924A5A" w:rsidRDefault="00924A5A">
      <w:pPr>
        <w:pStyle w:val="af5"/>
      </w:pPr>
      <w:r>
        <w:rPr>
          <w:rStyle w:val="af4"/>
        </w:rPr>
        <w:annotationRef/>
      </w:r>
      <w:r>
        <w:t>TODO: Finish this up, and turn it into iterator definition include a next method</w:t>
      </w:r>
    </w:p>
  </w:comment>
  <w:comment w:id="2602" w:author="Rev 6 Allen Wirfs-Brock" w:date="2012-05-04T15:12:00Z" w:initials="AWB6">
    <w:p w14:paraId="68D7EF6C" w14:textId="77777777" w:rsidR="00924A5A" w:rsidRDefault="00924A5A">
      <w:pPr>
        <w:pStyle w:val="af5"/>
      </w:pPr>
      <w:r>
        <w:rPr>
          <w:rStyle w:val="af4"/>
        </w:rPr>
        <w:annotationRef/>
      </w:r>
      <w:r>
        <w:t>Notation for private names known to the implemenation</w:t>
      </w:r>
    </w:p>
  </w:comment>
  <w:comment w:id="3204" w:author="Rev 7 Allen Wirfs-Brock" w:date="2012-05-04T15:12:00Z" w:initials="AWB7">
    <w:p w14:paraId="3F0903C9" w14:textId="77777777" w:rsidR="00924A5A" w:rsidRDefault="00924A5A">
      <w:pPr>
        <w:pStyle w:val="af5"/>
      </w:pPr>
      <w:r>
        <w:rPr>
          <w:rStyle w:val="af4"/>
        </w:rPr>
        <w:annotationRef/>
      </w:r>
      <w:r>
        <w:t>TODO: may need an additional reference to the [[Code]] of a generator.</w:t>
      </w:r>
    </w:p>
  </w:comment>
  <w:comment w:id="3240" w:author="Rev 6 Allen Wirfs-Brock" w:date="2012-05-04T15:12:00Z" w:initials="AWB">
    <w:p w14:paraId="57E31208" w14:textId="77777777" w:rsidR="00924A5A" w:rsidRDefault="00924A5A">
      <w:pPr>
        <w:pStyle w:val="af5"/>
      </w:pPr>
      <w:r>
        <w:rPr>
          <w:rStyle w:val="af4"/>
        </w:rPr>
        <w:annotationRef/>
      </w:r>
      <w:r>
        <w:t>Need to replace this with a statement about module bodies being strict code</w:t>
      </w:r>
    </w:p>
  </w:comment>
  <w:comment w:id="3619" w:author="Rev 6 Allen Wirfs-Brock" w:date="2012-05-04T15:12:00Z" w:initials="AWB">
    <w:p w14:paraId="3D3798D8" w14:textId="77777777" w:rsidR="00924A5A" w:rsidRDefault="00924A5A">
      <w:pPr>
        <w:pStyle w:val="af5"/>
      </w:pPr>
      <w:r>
        <w:rPr>
          <w:rStyle w:val="af4"/>
        </w:rPr>
        <w:annotationRef/>
      </w:r>
      <w:r>
        <w:t>This probably needs a D option argument, just like createMutableEnvironment</w:t>
      </w:r>
    </w:p>
  </w:comment>
  <w:comment w:id="3870" w:author="Rev 7 Allen Wirfs-Brock" w:date="2012-05-04T15:12:00Z" w:initials="AWB7">
    <w:p w14:paraId="18EF6B71" w14:textId="77777777" w:rsidR="00EE1F3C" w:rsidRDefault="00EE1F3C">
      <w:pPr>
        <w:pStyle w:val="af5"/>
      </w:pPr>
      <w:r>
        <w:rPr>
          <w:rStyle w:val="af4"/>
        </w:rPr>
        <w:annotationRef/>
      </w:r>
      <w:r>
        <w:t>TODO</w:t>
      </w:r>
    </w:p>
  </w:comment>
  <w:comment w:id="4221" w:author="Rev 7 Allen Wirfs-Brock" w:date="2012-05-04T15:12:00Z" w:initials="AWB7">
    <w:p w14:paraId="33F980C7" w14:textId="77777777" w:rsidR="00924A5A" w:rsidRDefault="00924A5A">
      <w:pPr>
        <w:pStyle w:val="af5"/>
      </w:pPr>
      <w:r>
        <w:rPr>
          <w:rStyle w:val="af4"/>
        </w:rPr>
        <w:annotationRef/>
      </w:r>
      <w:r>
        <w:t>TODO: move this section  into the eval function</w:t>
      </w:r>
    </w:p>
  </w:comment>
  <w:comment w:id="4518" w:author="Rev 4 Allen Wirfs-Brock" w:date="2012-05-04T15:12:00Z" w:initials="AWB">
    <w:p w14:paraId="05CE2B03" w14:textId="77777777" w:rsidR="00924A5A" w:rsidRDefault="00924A5A">
      <w:pPr>
        <w:pStyle w:val="af5"/>
      </w:pPr>
      <w:r>
        <w:rPr>
          <w:rStyle w:val="af4"/>
        </w:rPr>
        <w:annotationRef/>
      </w:r>
      <w:r>
        <w:t>It may make sense to split eval code out into a separate subsection.</w:t>
      </w:r>
    </w:p>
  </w:comment>
  <w:comment w:id="4551" w:author="Rev 4 Allen Wirfs-Brock" w:date="2012-05-04T15:12:00Z" w:initials="AWB">
    <w:p w14:paraId="5154C7F6" w14:textId="77777777" w:rsidR="00924A5A" w:rsidRDefault="00924A5A">
      <w:pPr>
        <w:pStyle w:val="af5"/>
      </w:pPr>
      <w:r>
        <w:rPr>
          <w:rStyle w:val="af4"/>
        </w:rPr>
        <w:annotationRef/>
      </w:r>
      <w:r>
        <w:t>This algorithm needs to be update to use newly defined static semantic functions.</w:t>
      </w:r>
    </w:p>
  </w:comment>
  <w:comment w:id="4653" w:author="Rev 3 Allen Wirfs-Brock" w:date="2012-05-04T15:12:00Z" w:initials="AWB 3">
    <w:p w14:paraId="3C881936" w14:textId="77777777" w:rsidR="00924A5A" w:rsidRDefault="00924A5A">
      <w:pPr>
        <w:pStyle w:val="af5"/>
      </w:pPr>
      <w:r>
        <w:rPr>
          <w:rStyle w:val="af4"/>
        </w:rPr>
        <w:annotationRef/>
      </w:r>
      <w:r>
        <w:t>This calls is needed to force strict mode error detection of object environment records. If this doesn’t go away after completing refactoring it probably will require a note to explain.</w:t>
      </w:r>
    </w:p>
  </w:comment>
  <w:comment w:id="4676" w:author="Rev 4 Allen Wirfs-Brock" w:date="2012-05-04T15:12:00Z" w:initials="AWB">
    <w:p w14:paraId="4C3BF539" w14:textId="77777777" w:rsidR="00924A5A" w:rsidRDefault="00924A5A" w:rsidP="006B6D0A">
      <w:pPr>
        <w:pStyle w:val="af5"/>
      </w:pPr>
      <w:r>
        <w:rPr>
          <w:rStyle w:val="af4"/>
        </w:rPr>
        <w:annotationRef/>
      </w:r>
      <w:r>
        <w:t>The exact details of declaration instantion for module  code still need to be worked out.</w:t>
      </w:r>
    </w:p>
  </w:comment>
  <w:comment w:id="4753" w:author="Rev 5 Allen Wirfs-Brock" w:date="2012-05-04T15:12:00Z" w:initials="AWB">
    <w:p w14:paraId="333B65EC" w14:textId="77777777" w:rsidR="00924A5A" w:rsidRDefault="00924A5A">
      <w:pPr>
        <w:pStyle w:val="af5"/>
      </w:pPr>
      <w:r>
        <w:rPr>
          <w:rStyle w:val="af4"/>
        </w:rPr>
        <w:annotationRef/>
      </w:r>
      <w:r>
        <w:t>In non-extended code this will only contain function declarations</w:t>
      </w:r>
    </w:p>
  </w:comment>
  <w:comment w:id="4775" w:author="Rev 6 Allen Wirfs-Brock" w:date="2012-05-04T15:12:00Z" w:initials="AWB6">
    <w:p w14:paraId="08C1DCE3" w14:textId="77777777" w:rsidR="00924A5A" w:rsidRDefault="00924A5A">
      <w:pPr>
        <w:pStyle w:val="af5"/>
      </w:pPr>
      <w:r>
        <w:rPr>
          <w:rStyle w:val="af4"/>
        </w:rPr>
        <w:annotationRef/>
      </w:r>
      <w:r>
        <w:t>TODO This is no longer true and needs to be taken into accoiunt</w:t>
      </w:r>
    </w:p>
  </w:comment>
  <w:comment w:id="4818" w:author="Rev 5 Allen Wirfs-Brock" w:date="2012-05-04T15:12:00Z" w:initials="AWB">
    <w:p w14:paraId="1043B541" w14:textId="77777777" w:rsidR="00924A5A" w:rsidRDefault="00924A5A">
      <w:pPr>
        <w:pStyle w:val="af5"/>
      </w:pPr>
      <w:r>
        <w:rPr>
          <w:rStyle w:val="af4"/>
        </w:rPr>
        <w:annotationRef/>
      </w:r>
      <w:r>
        <w:t>Only function declarations may be multiply declared</w:t>
      </w:r>
    </w:p>
  </w:comment>
  <w:comment w:id="4854" w:author="Rev 7 Allen Wirfs-Brock" w:date="2012-05-04T15:12:00Z" w:initials="AWB7">
    <w:p w14:paraId="108D285A" w14:textId="77777777" w:rsidR="00924A5A" w:rsidRDefault="00924A5A">
      <w:pPr>
        <w:pStyle w:val="af5"/>
      </w:pPr>
      <w:r>
        <w:rPr>
          <w:rStyle w:val="af4"/>
        </w:rPr>
        <w:annotationRef/>
      </w:r>
      <w:r>
        <w:t>TODO: don’t create an arguments binding for arrow functions (and perhaps for concise methods)</w:t>
      </w:r>
    </w:p>
  </w:comment>
  <w:comment w:id="4958" w:author="Rev 7 Allen Wirfs-Brock" w:date="2012-05-04T15:12:00Z" w:initials="AWB7">
    <w:p w14:paraId="1251BED8" w14:textId="77777777" w:rsidR="002B7DB5" w:rsidRDefault="002B7DB5">
      <w:pPr>
        <w:pStyle w:val="af5"/>
      </w:pPr>
      <w:r>
        <w:rPr>
          <w:rStyle w:val="af4"/>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5060" w:author="Rev 3 Allen Wirfs-Brock" w:date="2012-05-04T15:12:00Z" w:initials="AWB 3">
    <w:p w14:paraId="65131625" w14:textId="77777777" w:rsidR="00924A5A" w:rsidRDefault="00924A5A">
      <w:pPr>
        <w:pStyle w:val="af5"/>
      </w:pPr>
      <w:r>
        <w:rPr>
          <w:rStyle w:val="af4"/>
        </w:rPr>
        <w:annotationRef/>
      </w:r>
      <w:r>
        <w:t>Why shouldn’t function declarations with in blocks be constant bindings?  For consistency with function scope bindings?  There are already other inconsistancies such as duplicate function declarations being disallowed.</w:t>
      </w:r>
    </w:p>
  </w:comment>
  <w:comment w:id="5134" w:author="Allen Wirfs-Brock rev2" w:date="2012-05-04T15:12:00Z" w:initials="AWB 2">
    <w:p w14:paraId="284573B1" w14:textId="77777777" w:rsidR="00924A5A" w:rsidRDefault="00924A5A">
      <w:pPr>
        <w:pStyle w:val="af5"/>
      </w:pPr>
      <w:r>
        <w:rPr>
          <w:rStyle w:val="af4"/>
        </w:rPr>
        <w:annotationRef/>
      </w:r>
      <w:r>
        <w:t>Additional modification to this text will probably be need to accout for the new declaration statements.</w:t>
      </w:r>
    </w:p>
  </w:comment>
  <w:comment w:id="5763" w:author="Allen Wirfs-Brock" w:date="2012-05-04T15:12:00Z" w:initials="AW">
    <w:p w14:paraId="0B741682" w14:textId="77777777" w:rsidR="00924A5A" w:rsidRDefault="00924A5A" w:rsidP="006A2DB4">
      <w:pPr>
        <w:pStyle w:val="af5"/>
      </w:pPr>
      <w:r>
        <w:rPr>
          <w:rStyle w:val="af4"/>
        </w:rPr>
        <w:annotationRef/>
      </w:r>
      <w:r>
        <w:t>Note that the value the spread operator is applied to is coerced to an Object.</w:t>
      </w:r>
    </w:p>
  </w:comment>
  <w:comment w:id="5791" w:author="Allen Wirfs-Brock" w:date="2012-05-04T15:12:00Z" w:initials="AW">
    <w:p w14:paraId="7F903E75" w14:textId="77777777" w:rsidR="00924A5A" w:rsidRDefault="00924A5A" w:rsidP="006A2DB4">
      <w:pPr>
        <w:pStyle w:val="af5"/>
      </w:pPr>
      <w:r>
        <w:rPr>
          <w:rStyle w:val="af4"/>
        </w:rPr>
        <w:annotationRef/>
      </w:r>
      <w:r>
        <w:t>Note that indices wrap.  For example consider:</w:t>
      </w:r>
    </w:p>
    <w:p w14:paraId="5BB90869" w14:textId="77777777" w:rsidR="00924A5A" w:rsidRDefault="00924A5A" w:rsidP="006A2DB4">
      <w:pPr>
        <w:pStyle w:val="af5"/>
      </w:pPr>
    </w:p>
    <w:p w14:paraId="6484925D" w14:textId="77777777" w:rsidR="00924A5A" w:rsidRDefault="00924A5A" w:rsidP="006A2DB4">
      <w:pPr>
        <w:pStyle w:val="af5"/>
      </w:pPr>
      <w:r>
        <w:t>[,,,,,, …{</w:t>
      </w:r>
      <w:r w:rsidRPr="009356F9">
        <w:rPr>
          <w:rFonts w:eastAsia="Times New Roman"/>
        </w:rPr>
        <w:t xml:space="preserve"> </w:t>
      </w:r>
      <w:r>
        <w:rPr>
          <w:rFonts w:eastAsia="Times New Roman"/>
        </w:rPr>
        <w:t xml:space="preserve">4294967293: “x”, </w:t>
      </w:r>
      <w:r>
        <w:t>length: Math.pow(2,32)-2}]</w:t>
      </w:r>
    </w:p>
  </w:comment>
  <w:comment w:id="7162" w:author="Rev 6 Allen Wirfs-Brock" w:date="2012-05-04T15:12:00Z" w:initials="AWB6">
    <w:p w14:paraId="4CEFDB0B" w14:textId="77777777" w:rsidR="00924A5A" w:rsidRDefault="00924A5A">
      <w:pPr>
        <w:pStyle w:val="af5"/>
      </w:pPr>
      <w:r>
        <w:rPr>
          <w:rStyle w:val="af4"/>
        </w:rPr>
        <w:annotationRef/>
      </w:r>
      <w:r>
        <w:t>Need a actual reference</w:t>
      </w:r>
    </w:p>
  </w:comment>
  <w:comment w:id="7539" w:author="Rev 7 Allen Wirfs-Brock" w:date="2012-05-04T15:12:00Z" w:initials="AWB7">
    <w:p w14:paraId="28B305FF" w14:textId="77777777" w:rsidR="002B7DB5" w:rsidRDefault="002B7DB5">
      <w:pPr>
        <w:pStyle w:val="af5"/>
      </w:pPr>
      <w:r>
        <w:rPr>
          <w:rStyle w:val="af4"/>
        </w:rPr>
        <w:annotationRef/>
      </w:r>
      <w:r>
        <w:t>TODO: tail calls.</w:t>
      </w:r>
    </w:p>
    <w:p w14:paraId="76F9C8AC" w14:textId="77777777" w:rsidR="002B7DB5" w:rsidRDefault="002B7DB5">
      <w:pPr>
        <w:pStyle w:val="af5"/>
      </w:pPr>
    </w:p>
    <w:p w14:paraId="679461CC" w14:textId="77777777" w:rsidR="002B7DB5" w:rsidRDefault="002B7DB5">
      <w:pPr>
        <w:pStyle w:val="af5"/>
      </w:pPr>
      <w:r>
        <w:t xml:space="preserve">Jan 19 meeting notes: </w:t>
      </w:r>
      <w:r>
        <w:rPr>
          <w:rFonts w:ascii="Helvetica" w:hAnsi="Helvetica" w:cs="Helvetica"/>
          <w:sz w:val="24"/>
          <w:szCs w:val="24"/>
          <w:lang w:val="en-US" w:eastAsia="en-US"/>
        </w:rPr>
        <w:t>Tentative decision is to support tail calls in strict mode only.</w:t>
      </w:r>
    </w:p>
  </w:comment>
  <w:comment w:id="7880" w:author="Allen Wirfs-Brock" w:date="2012-05-04T15:12:00Z" w:initials="AW">
    <w:p w14:paraId="4278BDEE" w14:textId="77777777" w:rsidR="00924A5A" w:rsidRDefault="00924A5A" w:rsidP="00326D0A">
      <w:pPr>
        <w:pStyle w:val="af5"/>
      </w:pPr>
      <w:r>
        <w:rPr>
          <w:rStyle w:val="af4"/>
        </w:rPr>
        <w:annotationRef/>
      </w:r>
      <w:r>
        <w:t>Note that the value the spread operator is applied to is coerced to an Object.</w:t>
      </w:r>
    </w:p>
  </w:comment>
  <w:comment w:id="7929" w:author="Allen Wirfs-Brock" w:date="2012-05-04T15:12:00Z" w:initials="AW">
    <w:p w14:paraId="2D1B1FBD" w14:textId="77777777" w:rsidR="00924A5A" w:rsidRDefault="00924A5A" w:rsidP="002A29A1">
      <w:pPr>
        <w:pStyle w:val="af5"/>
      </w:pPr>
      <w:r>
        <w:rPr>
          <w:rStyle w:val="af4"/>
        </w:rPr>
        <w:annotationRef/>
      </w:r>
      <w:r>
        <w:t>Note that the value the spread operator is applied to is coerced to an Object.</w:t>
      </w:r>
    </w:p>
  </w:comment>
  <w:comment w:id="9262" w:author="Allen Wirfs-Brock" w:date="2012-05-04T15:12:00Z" w:initials="AW">
    <w:p w14:paraId="049D6C0E" w14:textId="77777777" w:rsidR="00924A5A" w:rsidRDefault="00924A5A" w:rsidP="008D4C49">
      <w:pPr>
        <w:pStyle w:val="af5"/>
      </w:pPr>
      <w:r>
        <w:rPr>
          <w:rStyle w:val="af4"/>
        </w:rPr>
        <w:annotationRef/>
      </w:r>
      <w:r>
        <w:t xml:space="preserve">Note that a rest element also needs to be added to ArrayLiterals </w:t>
      </w:r>
    </w:p>
  </w:comment>
  <w:comment w:id="9591" w:author="Rev 6 Allen Wirfs-Brock" w:date="2012-05-04T15:12:00Z" w:initials="AWB6">
    <w:p w14:paraId="2647191F" w14:textId="77777777" w:rsidR="00924A5A" w:rsidRDefault="00924A5A">
      <w:pPr>
        <w:pStyle w:val="af5"/>
      </w:pPr>
      <w:r>
        <w:rPr>
          <w:rStyle w:val="af4"/>
        </w:rPr>
        <w:annotationRef/>
      </w:r>
      <w:r>
        <w:t>This list need to be updated when the grammer is stable</w:t>
      </w:r>
    </w:p>
  </w:comment>
  <w:comment w:id="9596" w:author="Allen Wirfs-Brock" w:date="2012-05-04T15:12:00Z" w:initials="AW">
    <w:p w14:paraId="109B9168" w14:textId="77777777" w:rsidR="00924A5A" w:rsidRDefault="00924A5A" w:rsidP="00D012F5">
      <w:pPr>
        <w:pStyle w:val="af5"/>
      </w:pPr>
      <w:r>
        <w:rPr>
          <w:rStyle w:val="af4"/>
        </w:rPr>
        <w:annotationRef/>
      </w:r>
      <w:r>
        <w:t>This part probably doesn’t need to be here if 11.1.2 has this as a static semantic for extended code.</w:t>
      </w:r>
    </w:p>
  </w:comment>
  <w:comment w:id="9618" w:author="Rev 6 Allen Wirfs-Brock" w:date="2012-05-04T15:12:00Z" w:initials="AWB6">
    <w:p w14:paraId="3B25FFC6" w14:textId="77777777" w:rsidR="00924A5A" w:rsidRDefault="00924A5A">
      <w:pPr>
        <w:pStyle w:val="af5"/>
      </w:pPr>
      <w:r>
        <w:rPr>
          <w:rStyle w:val="af4"/>
        </w:rPr>
        <w:annotationRef/>
      </w:r>
      <w:r>
        <w:t>This list need to be updated when the grammer is stable</w:t>
      </w:r>
    </w:p>
  </w:comment>
  <w:comment w:id="10646" w:author="Rev 3 Allen Wirfs-Brock" w:date="2012-05-04T15:12:00Z" w:initials="AWB 3">
    <w:p w14:paraId="3BD22339" w14:textId="77777777" w:rsidR="00924A5A" w:rsidRDefault="00924A5A">
      <w:pPr>
        <w:pStyle w:val="af5"/>
      </w:pPr>
      <w:r>
        <w:rPr>
          <w:rStyle w:val="af4"/>
        </w:rPr>
        <w:annotationRef/>
      </w:r>
      <w:r>
        <w:t xml:space="preserve">Need to have an evlaution semantics in section 13 for </w:t>
      </w:r>
      <w:r w:rsidRPr="0072353C">
        <w:rPr>
          <w:i/>
        </w:rPr>
        <w:t>FunctionDeclaration</w:t>
      </w:r>
    </w:p>
  </w:comment>
  <w:comment w:id="11056" w:author="Allen Wirfs-Brock" w:date="2012-05-04T15:12:00Z" w:initials="AW">
    <w:p w14:paraId="079E28D0" w14:textId="77777777" w:rsidR="00924A5A" w:rsidRDefault="00924A5A">
      <w:pPr>
        <w:pStyle w:val="af5"/>
      </w:pPr>
      <w:r>
        <w:rPr>
          <w:rStyle w:val="af4"/>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12445" w:author="Allen Wirfs-Brock" w:date="2012-05-04T15:12:00Z" w:initials="AW">
    <w:p w14:paraId="599064A4" w14:textId="77777777" w:rsidR="00924A5A" w:rsidRDefault="00924A5A">
      <w:pPr>
        <w:pStyle w:val="af5"/>
      </w:pPr>
      <w:r>
        <w:rPr>
          <w:rStyle w:val="af4"/>
        </w:rPr>
        <w:annotationRef/>
      </w:r>
      <w:r>
        <w:t>The destructuring wiki page argues for allowing empty binding patterns.  I’m not really convinced.</w:t>
      </w:r>
    </w:p>
  </w:comment>
  <w:comment w:id="12459" w:author="Allen Wirfs-Brock" w:date="2012-05-04T15:12:00Z" w:initials="AW">
    <w:p w14:paraId="1371C072" w14:textId="77777777" w:rsidR="00924A5A" w:rsidRDefault="00924A5A">
      <w:pPr>
        <w:pStyle w:val="af5"/>
      </w:pPr>
      <w:r>
        <w:rPr>
          <w:rStyle w:val="af4"/>
        </w:rPr>
        <w:annotationRef/>
      </w:r>
      <w:r>
        <w:t>See above comment about empty binding patterns.</w:t>
      </w:r>
    </w:p>
  </w:comment>
  <w:comment w:id="12467" w:author="Allen Wirfs-Brock" w:date="2012-05-04T15:12:00Z" w:initials="AW">
    <w:p w14:paraId="0DF0993A" w14:textId="77777777" w:rsidR="00924A5A" w:rsidRDefault="00924A5A" w:rsidP="0074281A">
      <w:pPr>
        <w:pStyle w:val="af5"/>
      </w:pPr>
      <w:r>
        <w:rPr>
          <w:rStyle w:val="af4"/>
        </w:rPr>
        <w:annotationRef/>
      </w:r>
      <w:r>
        <w:t>See above comment about empty binding patterns.</w:t>
      </w:r>
    </w:p>
  </w:comment>
  <w:comment w:id="12697" w:author="Allen Wirfs-Brock" w:date="2012-05-04T15:12:00Z" w:initials="AW">
    <w:p w14:paraId="6233084E" w14:textId="77777777" w:rsidR="00924A5A" w:rsidRDefault="00924A5A" w:rsidP="009F731D">
      <w:pPr>
        <w:pStyle w:val="af5"/>
      </w:pPr>
      <w:r>
        <w:rPr>
          <w:rStyle w:val="af4"/>
        </w:rPr>
        <w:annotationRef/>
      </w:r>
      <w:r>
        <w:t>The destructuring wiki page argues for allowing empty binding patterns.  I’m not really convinced.</w:t>
      </w:r>
    </w:p>
  </w:comment>
  <w:comment w:id="12803" w:author="Rev 4 Allen Wirfs-Brock" w:date="2012-05-04T15:12:00Z" w:initials="AWB">
    <w:p w14:paraId="5AD2880D" w14:textId="77777777" w:rsidR="00924A5A" w:rsidRDefault="00924A5A" w:rsidP="00C7794D">
      <w:pPr>
        <w:pStyle w:val="af5"/>
      </w:pPr>
      <w:r>
        <w:rPr>
          <w:rStyle w:val="af4"/>
        </w:rPr>
        <w:annotationRef/>
      </w:r>
      <w:r>
        <w:t>Note, as currently written destructuring array assignment doesn’t take into account the length property of the source object but destructuring binding does.  We need to decide which semantic we want to consistently apply to both.</w:t>
      </w:r>
    </w:p>
    <w:p w14:paraId="59BA5441" w14:textId="77777777" w:rsidR="00924A5A" w:rsidRDefault="00924A5A">
      <w:pPr>
        <w:pStyle w:val="af5"/>
      </w:pPr>
    </w:p>
  </w:comment>
  <w:comment w:id="13009" w:author="Allen Wirfs-Brock" w:date="2012-05-04T15:12:00Z" w:initials="AW">
    <w:p w14:paraId="5C3F3347" w14:textId="77777777" w:rsidR="00924A5A" w:rsidRDefault="00924A5A" w:rsidP="002C479D">
      <w:pPr>
        <w:pStyle w:val="af5"/>
      </w:pPr>
      <w:r>
        <w:rPr>
          <w:rStyle w:val="af4"/>
        </w:rPr>
        <w:annotationRef/>
      </w:r>
      <w:r>
        <w:t>The destructuring wiki page argues for allowing empty binding patterns.  I’m not really convinced.</w:t>
      </w:r>
    </w:p>
  </w:comment>
  <w:comment w:id="14937" w:author="Rev 6 Allen Wirfs-Brock" w:date="2012-05-04T15:12:00Z" w:initials="AWB6">
    <w:p w14:paraId="7F9F19AF" w14:textId="77777777" w:rsidR="00924A5A" w:rsidRDefault="00924A5A">
      <w:pPr>
        <w:pStyle w:val="af5"/>
      </w:pPr>
      <w:r>
        <w:rPr>
          <w:rStyle w:val="af4"/>
        </w:rPr>
        <w:annotationRef/>
      </w:r>
      <w:r>
        <w:t>Breaking change from ES5: completion reform</w:t>
      </w:r>
    </w:p>
  </w:comment>
  <w:comment w:id="14958" w:author="Rev 6 Allen Wirfs-Brock" w:date="2012-05-04T15:12:00Z" w:initials="AWB6">
    <w:p w14:paraId="15A94830" w14:textId="77777777" w:rsidR="00924A5A" w:rsidRPr="00D07025" w:rsidRDefault="00924A5A">
      <w:pPr>
        <w:pStyle w:val="af5"/>
      </w:pPr>
      <w:r>
        <w:rPr>
          <w:rStyle w:val="af4"/>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15025" w:author="Rev 6 Allen Wirfs-Brock" w:date="2012-05-04T15:12:00Z" w:initials="AWB6">
    <w:p w14:paraId="1A43056C" w14:textId="77777777" w:rsidR="00924A5A" w:rsidRDefault="00924A5A">
      <w:pPr>
        <w:pStyle w:val="af5"/>
      </w:pPr>
      <w:r>
        <w:rPr>
          <w:rStyle w:val="af4"/>
        </w:rPr>
        <w:annotationRef/>
      </w:r>
      <w:r>
        <w:t>Note that this is technically a breaking change from ES5, however it is made to match web reality.</w:t>
      </w:r>
    </w:p>
  </w:comment>
  <w:comment w:id="15084" w:author="Rev 6 Allen Wirfs-Brock" w:date="2012-05-04T15:12:00Z" w:initials="AWB6">
    <w:p w14:paraId="1833CB9D" w14:textId="77777777" w:rsidR="00924A5A" w:rsidRDefault="00924A5A">
      <w:pPr>
        <w:pStyle w:val="af5"/>
      </w:pPr>
      <w:r>
        <w:rPr>
          <w:rStyle w:val="af4"/>
        </w:rPr>
        <w:annotationRef/>
      </w:r>
      <w:r>
        <w:t>Breaking change: completion reform</w:t>
      </w:r>
    </w:p>
  </w:comment>
  <w:comment w:id="15126" w:author="Rev 6 Allen Wirfs-Brock" w:date="2012-05-04T15:12:00Z" w:initials="AWB6">
    <w:p w14:paraId="16171589" w14:textId="77777777" w:rsidR="00924A5A" w:rsidRDefault="00924A5A">
      <w:pPr>
        <w:pStyle w:val="af5"/>
      </w:pPr>
      <w:r>
        <w:rPr>
          <w:rStyle w:val="af4"/>
        </w:rPr>
        <w:annotationRef/>
      </w:r>
      <w:r>
        <w:t>Break/continue/return in the expression works normally (future for do {} or block lamda expressions)</w:t>
      </w:r>
    </w:p>
  </w:comment>
  <w:comment w:id="15173" w:author="Rev 6 Allen Wirfs-Brock" w:date="2012-05-04T15:12:00Z" w:initials="AWB6">
    <w:p w14:paraId="0EA1F7E6" w14:textId="77777777" w:rsidR="00924A5A" w:rsidRDefault="00924A5A">
      <w:pPr>
        <w:pStyle w:val="af5"/>
      </w:pPr>
      <w:r>
        <w:rPr>
          <w:rStyle w:val="af4"/>
        </w:rPr>
        <w:annotationRef/>
      </w:r>
      <w:r>
        <w:t>ES5 breaking change: completion reform</w:t>
      </w:r>
    </w:p>
  </w:comment>
  <w:comment w:id="15186" w:author="Rev 6 Allen Wirfs-Brock" w:date="2012-05-04T15:12:00Z" w:initials="AWB6">
    <w:p w14:paraId="76AFDED6" w14:textId="77777777" w:rsidR="00924A5A" w:rsidRDefault="00924A5A" w:rsidP="009E1306">
      <w:pPr>
        <w:pStyle w:val="af5"/>
      </w:pPr>
      <w:r>
        <w:rPr>
          <w:rStyle w:val="af4"/>
        </w:rPr>
        <w:annotationRef/>
      </w:r>
      <w:r>
        <w:t>Break/continue/return in the expression works normally (future for do {} or block lamda expressions)</w:t>
      </w:r>
    </w:p>
  </w:comment>
  <w:comment w:id="15233" w:author="Rev 3 Allen Wirfs-Brock" w:date="2012-05-04T15:12:00Z" w:initials="AWB 3">
    <w:p w14:paraId="54049EFE" w14:textId="77777777" w:rsidR="00924A5A" w:rsidRDefault="00924A5A">
      <w:pPr>
        <w:pStyle w:val="af5"/>
      </w:pPr>
      <w:r>
        <w:rPr>
          <w:rStyle w:val="af4"/>
        </w:rPr>
        <w:annotationRef/>
      </w:r>
      <w:r>
        <w:t>The lexical scoping of for iteration variables still needs to be taken care of</w:t>
      </w:r>
    </w:p>
  </w:comment>
  <w:comment w:id="15301" w:author="Rev 6 Allen Wirfs-Brock" w:date="2012-05-04T15:12:00Z" w:initials="AWB6">
    <w:p w14:paraId="50545BCD" w14:textId="77777777" w:rsidR="00924A5A" w:rsidRDefault="00924A5A" w:rsidP="006327B6">
      <w:pPr>
        <w:pStyle w:val="af5"/>
      </w:pPr>
      <w:r>
        <w:rPr>
          <w:rStyle w:val="af4"/>
        </w:rPr>
        <w:annotationRef/>
      </w:r>
      <w:r>
        <w:t>ES5 breaking change: Completion reform</w:t>
      </w:r>
    </w:p>
  </w:comment>
  <w:comment w:id="15423" w:author="Rev 6 Allen Wirfs-Brock" w:date="2012-05-04T15:12:00Z" w:initials="AWB6">
    <w:p w14:paraId="4F52A608" w14:textId="77777777" w:rsidR="00924A5A" w:rsidRDefault="00924A5A">
      <w:pPr>
        <w:pStyle w:val="af5"/>
      </w:pPr>
      <w:r>
        <w:rPr>
          <w:rStyle w:val="af4"/>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16047" w:author="Rev 6 Allen Wirfs-Brock" w:date="2012-05-04T15:12:00Z" w:initials="AWB6">
    <w:p w14:paraId="30B86397" w14:textId="77777777" w:rsidR="00924A5A" w:rsidRDefault="00924A5A">
      <w:pPr>
        <w:pStyle w:val="af5"/>
      </w:pPr>
      <w:r>
        <w:rPr>
          <w:rStyle w:val="af4"/>
        </w:rPr>
        <w:annotationRef/>
      </w:r>
      <w:r>
        <w:t>Note a continue in the initializer expression is just like a break</w:t>
      </w:r>
    </w:p>
  </w:comment>
  <w:comment w:id="16050" w:author="Rev 6 Allen Wirfs-Brock" w:date="2012-05-04T15:12:00Z" w:initials="AWB6">
    <w:p w14:paraId="2CD153CD" w14:textId="77777777" w:rsidR="00924A5A" w:rsidRDefault="00924A5A" w:rsidP="00FA7F97">
      <w:pPr>
        <w:pStyle w:val="af5"/>
      </w:pPr>
      <w:r>
        <w:rPr>
          <w:rStyle w:val="af4"/>
        </w:rPr>
        <w:annotationRef/>
      </w:r>
      <w:r>
        <w:t>Completion value reform</w:t>
      </w:r>
    </w:p>
  </w:comment>
  <w:comment w:id="16054" w:author="Rev 6 Allen Wirfs-Brock" w:date="2012-05-04T15:12:00Z" w:initials="AWB6">
    <w:p w14:paraId="75889EEF" w14:textId="77777777" w:rsidR="00924A5A" w:rsidRDefault="00924A5A" w:rsidP="00FA7F97">
      <w:pPr>
        <w:pStyle w:val="af5"/>
      </w:pPr>
      <w:r>
        <w:rPr>
          <w:rStyle w:val="af4"/>
        </w:rPr>
        <w:annotationRef/>
      </w:r>
      <w:r>
        <w:t>Completion value reform</w:t>
      </w:r>
    </w:p>
  </w:comment>
  <w:comment w:id="16072" w:author="Rev 6 Allen Wirfs-Brock" w:date="2012-05-04T15:12:00Z" w:initials="AWB6">
    <w:p w14:paraId="15463143" w14:textId="77777777" w:rsidR="00924A5A" w:rsidRDefault="00924A5A" w:rsidP="00FB33C0">
      <w:pPr>
        <w:pStyle w:val="af5"/>
      </w:pPr>
      <w:r>
        <w:rPr>
          <w:rStyle w:val="af4"/>
        </w:rPr>
        <w:annotationRef/>
      </w:r>
      <w:r>
        <w:t>Break/continue in the expression works normally (future for do {} or block lamda expressions)</w:t>
      </w:r>
    </w:p>
  </w:comment>
  <w:comment w:id="16086" w:author="Rev 6 Allen Wirfs-Brock" w:date="2012-05-04T15:12:00Z" w:initials="AWB6">
    <w:p w14:paraId="40DC8353" w14:textId="77777777" w:rsidR="00924A5A" w:rsidRDefault="00924A5A" w:rsidP="00FB33C0">
      <w:pPr>
        <w:pStyle w:val="af5"/>
      </w:pPr>
      <w:r>
        <w:rPr>
          <w:rStyle w:val="af4"/>
        </w:rPr>
        <w:annotationRef/>
      </w:r>
      <w:r>
        <w:t>Note a continue in the initializer expression is just like a break</w:t>
      </w:r>
    </w:p>
  </w:comment>
  <w:comment w:id="16093" w:author="Rev 6 Allen Wirfs-Brock" w:date="2012-05-04T15:12:00Z" w:initials="AWB6">
    <w:p w14:paraId="66A6D287" w14:textId="77777777" w:rsidR="00924A5A" w:rsidRDefault="00924A5A" w:rsidP="0055450D">
      <w:pPr>
        <w:pStyle w:val="af5"/>
      </w:pPr>
      <w:r>
        <w:rPr>
          <w:rStyle w:val="af4"/>
        </w:rPr>
        <w:annotationRef/>
      </w:r>
      <w:r>
        <w:t>Completion value reform</w:t>
      </w:r>
    </w:p>
  </w:comment>
  <w:comment w:id="16115" w:author="Rev 6 Allen Wirfs-Brock" w:date="2012-05-04T15:12:00Z" w:initials="AWB6">
    <w:p w14:paraId="28E77AE8" w14:textId="77777777" w:rsidR="00924A5A" w:rsidRDefault="00924A5A" w:rsidP="0068432C">
      <w:pPr>
        <w:pStyle w:val="af5"/>
      </w:pPr>
      <w:r>
        <w:rPr>
          <w:rStyle w:val="af4"/>
        </w:rPr>
        <w:annotationRef/>
      </w:r>
      <w:r>
        <w:t>Completion value reform</w:t>
      </w:r>
    </w:p>
  </w:comment>
  <w:comment w:id="16126" w:author="Rev 7 Allen Wirfs-Brock" w:date="2012-05-04T15:12:00Z" w:initials="AWB7">
    <w:p w14:paraId="5362E568" w14:textId="77777777" w:rsidR="00924A5A" w:rsidRDefault="00924A5A">
      <w:pPr>
        <w:pStyle w:val="af5"/>
      </w:pPr>
      <w:r>
        <w:rPr>
          <w:rStyle w:val="af4"/>
        </w:rPr>
        <w:annotationRef/>
      </w:r>
      <w:r>
        <w:t>TODO: need to define</w:t>
      </w:r>
    </w:p>
  </w:comment>
  <w:comment w:id="16192" w:author="Rev 6 Allen Wirfs-Brock" w:date="2012-05-04T15:12:00Z" w:initials="AWB6">
    <w:p w14:paraId="1407996E" w14:textId="77777777" w:rsidR="00924A5A" w:rsidRDefault="00924A5A">
      <w:pPr>
        <w:pStyle w:val="af5"/>
      </w:pPr>
      <w:r>
        <w:rPr>
          <w:rStyle w:val="af4"/>
        </w:rPr>
        <w:annotationRef/>
      </w:r>
      <w:r>
        <w:t>ToDo, update this to return a completion value</w:t>
      </w:r>
    </w:p>
  </w:comment>
  <w:comment w:id="16986" w:author="Rev 6 Allen Wirfs-Brock" w:date="2012-05-04T15:12:00Z" w:initials="AWB6">
    <w:p w14:paraId="0295D1DA" w14:textId="77777777" w:rsidR="00924A5A" w:rsidRDefault="00924A5A">
      <w:pPr>
        <w:pStyle w:val="af5"/>
      </w:pPr>
      <w:r>
        <w:rPr>
          <w:rStyle w:val="af4"/>
        </w:rPr>
        <w:annotationRef/>
      </w:r>
      <w:r>
        <w:t>ES5 breaking change: completion reform</w:t>
      </w:r>
    </w:p>
  </w:comment>
  <w:comment w:id="17026" w:author="Rev 6 Allen Wirfs-Brock" w:date="2012-05-04T15:12:00Z" w:initials="AWB6">
    <w:p w14:paraId="48A05736" w14:textId="77777777" w:rsidR="00924A5A" w:rsidRDefault="00924A5A" w:rsidP="00176950">
      <w:pPr>
        <w:pStyle w:val="af5"/>
      </w:pPr>
      <w:r>
        <w:rPr>
          <w:rStyle w:val="af4"/>
        </w:rPr>
        <w:annotationRef/>
      </w:r>
      <w:r>
        <w:t>ES5 breaking change: completion reform</w:t>
      </w:r>
    </w:p>
  </w:comment>
  <w:comment w:id="17312" w:author="Rev 6 Allen Wirfs-Brock" w:date="2012-05-04T15:12:00Z" w:initials="AWB">
    <w:p w14:paraId="4A3E833E" w14:textId="77777777" w:rsidR="00924A5A" w:rsidRDefault="00924A5A">
      <w:pPr>
        <w:pStyle w:val="af5"/>
      </w:pPr>
      <w:r>
        <w:rPr>
          <w:rStyle w:val="af4"/>
        </w:rPr>
        <w:annotationRef/>
      </w:r>
      <w:r>
        <w:t>Note that this is a new restriction that does not exist in ES5</w:t>
      </w:r>
    </w:p>
  </w:comment>
  <w:comment w:id="17828" w:author="Rev 6 Allen Wirfs-Brock" w:date="2012-05-04T15:12:00Z" w:initials="AWB6">
    <w:p w14:paraId="5B3DBD16" w14:textId="77777777" w:rsidR="00924A5A" w:rsidRDefault="00924A5A">
      <w:pPr>
        <w:pStyle w:val="af5"/>
      </w:pPr>
      <w:r>
        <w:rPr>
          <w:rStyle w:val="af4"/>
        </w:rPr>
        <w:annotationRef/>
      </w:r>
      <w:r>
        <w:t>There is an issue that function declarations have “lexically declarated names” and in ES&lt;=5 nested functions are allowed to have the same name as vars or formal parameters. We either need to take this a breaking change or adjust this rule to only apply to function declarations nested within blocks.</w:t>
      </w:r>
    </w:p>
  </w:comment>
  <w:comment w:id="17875" w:author="Rev 6 Allen Wirfs-Brock" w:date="2012-05-04T15:12:00Z" w:initials="AWB6">
    <w:p w14:paraId="6A8BCD7B" w14:textId="77777777" w:rsidR="00924A5A" w:rsidRDefault="00924A5A">
      <w:pPr>
        <w:pStyle w:val="af5"/>
      </w:pPr>
      <w:r>
        <w:rPr>
          <w:rStyle w:val="af4"/>
        </w:rPr>
        <w:annotationRef/>
      </w:r>
      <w:r>
        <w:t>Similar function declaration ES5 compat issues.</w:t>
      </w:r>
    </w:p>
  </w:comment>
  <w:comment w:id="18110" w:author="Allen Wirfs-Brock" w:date="2012-05-04T15:12:00Z" w:initials="AW">
    <w:p w14:paraId="1056D562" w14:textId="77777777" w:rsidR="00924A5A" w:rsidRDefault="00924A5A" w:rsidP="00E2297F">
      <w:pPr>
        <w:pStyle w:val="af5"/>
      </w:pPr>
      <w:r>
        <w:rPr>
          <w:rStyle w:val="af4"/>
        </w:rPr>
        <w:annotationRef/>
      </w:r>
      <w:r>
        <w:t>Note that formal parameters without an initializer are allowed after the first parameter with an initializer but such parameters are considered to be optional with undefined as their default value.</w:t>
      </w:r>
    </w:p>
  </w:comment>
  <w:comment w:id="18247" w:author="Rev 7 Allen Wirfs-Brock" w:date="2012-05-04T15:12:00Z" w:initials="AWB7">
    <w:p w14:paraId="6E44C114" w14:textId="77777777" w:rsidR="00924A5A" w:rsidRDefault="00924A5A">
      <w:pPr>
        <w:pStyle w:val="af5"/>
      </w:pPr>
      <w:r>
        <w:rPr>
          <w:rStyle w:val="af4"/>
        </w:rPr>
        <w:annotationRef/>
      </w:r>
      <w:r>
        <w:t>????</w:t>
      </w:r>
    </w:p>
  </w:comment>
  <w:comment w:id="18287" w:author="Rev 7 Allen Wirfs-Brock" w:date="2012-05-04T15:12:00Z" w:initials="AWB7">
    <w:p w14:paraId="5EB00A1C" w14:textId="77777777" w:rsidR="00924A5A" w:rsidRDefault="00924A5A">
      <w:pPr>
        <w:pStyle w:val="af5"/>
      </w:pPr>
      <w:r>
        <w:rPr>
          <w:rStyle w:val="af4"/>
        </w:rPr>
        <w:annotationRef/>
      </w:r>
      <w:r>
        <w:t>?????</w:t>
      </w:r>
    </w:p>
  </w:comment>
  <w:comment w:id="18322" w:author="Rev 7 Allen Wirfs-Brock" w:date="2012-05-04T15:12:00Z" w:initials="AWB7">
    <w:p w14:paraId="2280B91A" w14:textId="77777777" w:rsidR="00924A5A" w:rsidRDefault="00924A5A">
      <w:pPr>
        <w:pStyle w:val="af5"/>
      </w:pPr>
      <w:r>
        <w:rPr>
          <w:rStyle w:val="af4"/>
        </w:rPr>
        <w:annotationRef/>
      </w:r>
      <w:r>
        <w:t>?????</w:t>
      </w:r>
    </w:p>
  </w:comment>
  <w:comment w:id="18959" w:author="Rev 7 Allen Wirfs-Brock" w:date="2012-05-04T15:12:00Z" w:initials="AWB7">
    <w:p w14:paraId="3F49E79F" w14:textId="77777777" w:rsidR="00924A5A" w:rsidRDefault="00924A5A">
      <w:pPr>
        <w:pStyle w:val="af5"/>
      </w:pPr>
      <w:r>
        <w:rPr>
          <w:rStyle w:val="af4"/>
        </w:rPr>
        <w:annotationRef/>
      </w:r>
      <w:r>
        <w:t>?????</w:t>
      </w:r>
    </w:p>
  </w:comment>
  <w:comment w:id="18971" w:author="Rev 7 Allen Wirfs-Brock" w:date="2012-05-04T15:12:00Z" w:initials="AWB7">
    <w:p w14:paraId="11479C0D" w14:textId="77777777" w:rsidR="00924A5A" w:rsidRDefault="00924A5A">
      <w:pPr>
        <w:pStyle w:val="af5"/>
      </w:pPr>
      <w:r>
        <w:rPr>
          <w:rStyle w:val="af4"/>
        </w:rPr>
        <w:annotationRef/>
      </w:r>
      <w:r>
        <w:t>????</w:t>
      </w:r>
    </w:p>
  </w:comment>
  <w:comment w:id="18997" w:author="Rev 7 Allen Wirfs-Brock" w:date="2012-05-04T15:12:00Z" w:initials="AWB7">
    <w:p w14:paraId="033A57AC" w14:textId="77777777" w:rsidR="00924A5A" w:rsidRDefault="00924A5A" w:rsidP="000133D3">
      <w:pPr>
        <w:pStyle w:val="af5"/>
      </w:pPr>
      <w:r>
        <w:rPr>
          <w:rStyle w:val="af4"/>
        </w:rPr>
        <w:annotationRef/>
      </w:r>
      <w:r>
        <w:t>Confirm: concise methods are always strict code.</w:t>
      </w:r>
    </w:p>
  </w:comment>
  <w:comment w:id="19011" w:author="Rev 7 Allen Wirfs-Brock" w:date="2012-05-04T15:12:00Z" w:initials="AWB7">
    <w:p w14:paraId="704216C1" w14:textId="77777777" w:rsidR="00924A5A" w:rsidRDefault="00924A5A">
      <w:pPr>
        <w:pStyle w:val="af5"/>
      </w:pPr>
      <w:r>
        <w:rPr>
          <w:rStyle w:val="af4"/>
        </w:rPr>
        <w:annotationRef/>
      </w:r>
      <w:r>
        <w:t>TODO, need to resolve whether or not ArrowBodies are always strict</w:t>
      </w:r>
    </w:p>
  </w:comment>
  <w:comment w:id="19165" w:author="Rev 7 Allen Wirfs-Brock" w:date="2012-05-04T15:12:00Z" w:initials="AWB7">
    <w:p w14:paraId="326FEFF0" w14:textId="77777777" w:rsidR="00924A5A" w:rsidRDefault="00924A5A">
      <w:pPr>
        <w:pStyle w:val="af5"/>
      </w:pPr>
      <w:r>
        <w:rPr>
          <w:rStyle w:val="af4"/>
        </w:rPr>
        <w:annotationRef/>
      </w:r>
      <w:r>
        <w:t>Confirm: concise methods are always strict code.</w:t>
      </w:r>
    </w:p>
  </w:comment>
  <w:comment w:id="19191" w:author="Rev 7 Allen Wirfs-Brock" w:date="2012-05-04T15:12:00Z" w:initials="AWB7">
    <w:p w14:paraId="0B54A47B" w14:textId="77777777" w:rsidR="00924A5A" w:rsidRDefault="00924A5A">
      <w:pPr>
        <w:pStyle w:val="af5"/>
      </w:pPr>
      <w:r>
        <w:rPr>
          <w:rStyle w:val="af4"/>
        </w:rPr>
        <w:annotationRef/>
      </w:r>
      <w:r>
        <w:t>Confirm: methods are non-writable, but configurable.</w:t>
      </w:r>
    </w:p>
  </w:comment>
  <w:comment w:id="19207" w:author="Rev 7 Allen Wirfs-Brock" w:date="2012-05-04T15:12:00Z" w:initials="AWB7">
    <w:p w14:paraId="4936B170" w14:textId="77777777" w:rsidR="00924A5A" w:rsidRDefault="00924A5A" w:rsidP="00E6537A">
      <w:pPr>
        <w:pStyle w:val="af5"/>
      </w:pPr>
      <w:r>
        <w:rPr>
          <w:rStyle w:val="af4"/>
        </w:rPr>
        <w:annotationRef/>
      </w:r>
      <w:r>
        <w:t>Confirm: concise methods are always strict code.</w:t>
      </w:r>
    </w:p>
  </w:comment>
  <w:comment w:id="19212" w:author="Rev 7 Allen Wirfs-Brock" w:date="2012-05-04T15:12:00Z" w:initials="AWB7">
    <w:p w14:paraId="5241FCB7" w14:textId="77777777" w:rsidR="00924A5A" w:rsidRDefault="00924A5A">
      <w:pPr>
        <w:pStyle w:val="af5"/>
      </w:pPr>
      <w:r>
        <w:rPr>
          <w:rStyle w:val="af4"/>
        </w:rPr>
        <w:annotationRef/>
      </w:r>
      <w:r>
        <w:t>TODO:  need to replace with creation of a generator object</w:t>
      </w:r>
    </w:p>
  </w:comment>
  <w:comment w:id="19216" w:author="Rev 7 Allen Wirfs-Brock" w:date="2012-05-04T15:12:00Z" w:initials="AWB7">
    <w:p w14:paraId="4888C8F4" w14:textId="77777777" w:rsidR="00924A5A" w:rsidRDefault="00924A5A" w:rsidP="00E6537A">
      <w:pPr>
        <w:pStyle w:val="af5"/>
      </w:pPr>
      <w:r>
        <w:rPr>
          <w:rStyle w:val="af4"/>
        </w:rPr>
        <w:annotationRef/>
      </w:r>
      <w:r>
        <w:t>Confirm: methods are non-writable, but configurable.</w:t>
      </w:r>
    </w:p>
  </w:comment>
  <w:comment w:id="19305" w:author="Rev 6 Allen Wirfs-Brock" w:date="2012-05-04T15:12:00Z" w:initials="AWB6">
    <w:p w14:paraId="429215A0" w14:textId="77777777" w:rsidR="00924A5A" w:rsidRDefault="00924A5A" w:rsidP="005B04CE">
      <w:pPr>
        <w:pStyle w:val="af5"/>
      </w:pPr>
      <w:r>
        <w:rPr>
          <w:rStyle w:val="af4"/>
        </w:rPr>
        <w:annotationRef/>
      </w:r>
      <w:r>
        <w:t>There is an issue that function declarations have “lexically declarated names” and in ES&lt;=5 nested functions are allowed to have the same name as vars or formal parameters. We either need to take this a breaking change or adjust this rule to only apply to function declarations nested within blocks.</w:t>
      </w:r>
    </w:p>
  </w:comment>
  <w:comment w:id="19625" w:author="Rev 4 Allen Wirfs-Brock" w:date="2012-05-04T15:12:00Z" w:initials="AWB 3">
    <w:p w14:paraId="795484EC" w14:textId="77777777" w:rsidR="00924A5A" w:rsidRDefault="00924A5A" w:rsidP="0070374F">
      <w:pPr>
        <w:pStyle w:val="af5"/>
      </w:pPr>
      <w:r>
        <w:rPr>
          <w:rStyle w:val="af4"/>
        </w:rPr>
        <w:annotationRef/>
      </w:r>
      <w:r>
        <w:rPr>
          <w:rStyle w:val="af4"/>
        </w:rPr>
        <w:annotationRef/>
      </w:r>
      <w:r>
        <w:rPr>
          <w:rStyle w:val="af4"/>
        </w:rPr>
        <w:t>May n</w:t>
      </w:r>
      <w:r>
        <w:t>eed to update section number</w:t>
      </w:r>
    </w:p>
    <w:p w14:paraId="3A7C3DDB" w14:textId="77777777" w:rsidR="00924A5A" w:rsidRDefault="00924A5A" w:rsidP="0070374F">
      <w:pPr>
        <w:pStyle w:val="af5"/>
      </w:pPr>
    </w:p>
  </w:comment>
  <w:comment w:id="19634" w:author="Rev 4 Allen Wirfs-Brock" w:date="2012-05-04T15:12:00Z" w:initials="AWB">
    <w:p w14:paraId="4B5DD898" w14:textId="77777777" w:rsidR="00924A5A" w:rsidRDefault="00924A5A">
      <w:pPr>
        <w:pStyle w:val="af5"/>
      </w:pPr>
      <w:r>
        <w:rPr>
          <w:rStyle w:val="af4"/>
        </w:rPr>
        <w:annotationRef/>
      </w:r>
      <w:r>
        <w:t>Exceptions could occur during evaluation of parameter default value expressions.</w:t>
      </w:r>
    </w:p>
  </w:comment>
  <w:comment w:id="19846" w:author="Rev 7 Allen Wirfs-Brock" w:date="2012-05-04T15:12:00Z" w:initials="AWB7">
    <w:p w14:paraId="6A4B177B" w14:textId="77777777" w:rsidR="00924A5A" w:rsidRDefault="00924A5A">
      <w:pPr>
        <w:pStyle w:val="af5"/>
      </w:pPr>
      <w:r>
        <w:rPr>
          <w:rStyle w:val="af4"/>
        </w:rPr>
        <w:annotationRef/>
      </w:r>
      <w:r>
        <w:t>fix</w:t>
      </w:r>
    </w:p>
  </w:comment>
  <w:comment w:id="19853" w:author="Rev 6 Allen Wirfs-Brock" w:date="2012-05-04T15:12:00Z" w:initials="AWB6">
    <w:p w14:paraId="5DD0C8D6" w14:textId="77777777" w:rsidR="00924A5A" w:rsidRDefault="00924A5A">
      <w:pPr>
        <w:pStyle w:val="af5"/>
      </w:pPr>
      <w:r>
        <w:rPr>
          <w:rStyle w:val="af4"/>
        </w:rPr>
        <w:annotationRef/>
      </w:r>
      <w:r>
        <w:t>This is where we coiuld put something about what to do with unhandled exceptions</w:t>
      </w:r>
    </w:p>
  </w:comment>
  <w:comment w:id="19910" w:author="Allen Wirfs-Brock" w:date="2012-05-04T15:12:00Z" w:initials="AW">
    <w:p w14:paraId="2DB59CF3" w14:textId="77777777" w:rsidR="00924A5A" w:rsidRDefault="00924A5A">
      <w:pPr>
        <w:pStyle w:val="af5"/>
      </w:pPr>
      <w:r>
        <w:rPr>
          <w:rStyle w:val="af4"/>
        </w:rPr>
        <w:annotationRef/>
      </w:r>
      <w:hyperlink r:id="rId1" w:history="1">
        <w:r>
          <w:rPr>
            <w:rStyle w:val="aff7"/>
            <w:lang w:val="en-GB"/>
          </w:rPr>
          <w:t>https://bugs.ecmascript.org/show_bug.cgi?id=155</w:t>
        </w:r>
      </w:hyperlink>
      <w:r>
        <w:t xml:space="preserve"> </w:t>
      </w:r>
    </w:p>
  </w:comment>
  <w:comment w:id="19960" w:author="Rev 7 Allen Wirfs-Brock" w:date="2012-05-04T15:12:00Z" w:initials="AWB7">
    <w:p w14:paraId="2B52DCA3" w14:textId="77777777" w:rsidR="00924A5A" w:rsidRDefault="00924A5A">
      <w:pPr>
        <w:pStyle w:val="af5"/>
      </w:pPr>
      <w:r>
        <w:rPr>
          <w:rStyle w:val="af4"/>
        </w:rPr>
        <w:annotationRef/>
      </w:r>
      <w:r>
        <w:t>TODO:  need to finish refactoring after completing global scope instantiation work.</w:t>
      </w:r>
    </w:p>
  </w:comment>
  <w:comment w:id="20549" w:author="Rev 4 Allen Wirfs-Brock" w:date="2012-05-04T15:12:00Z" w:initials="AWB 3">
    <w:p w14:paraId="24E72232" w14:textId="77777777" w:rsidR="00924A5A" w:rsidRDefault="00924A5A">
      <w:pPr>
        <w:pStyle w:val="af5"/>
      </w:pPr>
      <w:r>
        <w:rPr>
          <w:rStyle w:val="af4"/>
        </w:rPr>
        <w:annotationRef/>
      </w:r>
      <w:r>
        <w:t>TODO: need to figure out how we decide if these need to be parsed as extended code.</w:t>
      </w:r>
    </w:p>
  </w:comment>
  <w:comment w:id="20974" w:author="Rev 7 Allen Wirfs-Brock" w:date="2012-05-04T15:12:00Z" w:initials="AWB7">
    <w:p w14:paraId="5217AEDB" w14:textId="77777777" w:rsidR="001F4648" w:rsidRDefault="001F4648">
      <w:pPr>
        <w:pStyle w:val="af5"/>
      </w:pPr>
      <w:r>
        <w:rPr>
          <w:rStyle w:val="af4"/>
        </w:rPr>
        <w:annotationRef/>
      </w:r>
      <w:r>
        <w:t>It would be nice to have a more explicit method to invoke to create a collection with a pre-specified number of elements.</w:t>
      </w:r>
    </w:p>
  </w:comment>
  <w:comment w:id="21067" w:author="Rev 7 Allen Wirfs-Brock" w:date="2012-05-04T15:12:00Z" w:initials="AWB7">
    <w:p w14:paraId="719BE777" w14:textId="77777777" w:rsidR="001F4648" w:rsidRDefault="001F4648" w:rsidP="001F4648">
      <w:pPr>
        <w:pStyle w:val="af5"/>
      </w:pPr>
      <w:r>
        <w:rPr>
          <w:rStyle w:val="af4"/>
        </w:rPr>
        <w:annotationRef/>
      </w:r>
      <w:r>
        <w:t>It would be nice to have a more explicit method to invoke to create a collection with a pre-specified number of elements.</w:t>
      </w:r>
    </w:p>
  </w:comment>
  <w:comment w:id="21163" w:author="Rev 7 Allen Wirfs-Brock" w:date="2012-05-04T15:12:00Z" w:initials="AWB7">
    <w:p w14:paraId="050BAD41" w14:textId="77777777" w:rsidR="00924A5A" w:rsidRDefault="00924A5A">
      <w:pPr>
        <w:pStyle w:val="af5"/>
      </w:pPr>
      <w:r>
        <w:rPr>
          <w:rStyle w:val="af4"/>
        </w:rPr>
        <w:annotationRef/>
      </w:r>
      <w:r>
        <w:t>This step was missing in ES&lt;=5.1</w:t>
      </w:r>
    </w:p>
  </w:comment>
  <w:comment w:id="21180" w:author="Rev 7 Allen Wirfs-Brock" w:date="2012-05-04T15:12:00Z" w:initials="AWB7">
    <w:p w14:paraId="2C02552E" w14:textId="77777777" w:rsidR="00924A5A" w:rsidRDefault="00924A5A">
      <w:pPr>
        <w:pStyle w:val="af5"/>
      </w:pPr>
      <w:r>
        <w:rPr>
          <w:rStyle w:val="af4"/>
        </w:rPr>
        <w:annotationRef/>
      </w:r>
      <w:r>
        <w:t>This step was missing in ES&lt;=5.1</w:t>
      </w:r>
    </w:p>
  </w:comment>
  <w:comment w:id="21454" w:author="Rev 7 Allen Wirfs-Brock" w:date="2012-05-04T15:12:00Z" w:initials="AWB7">
    <w:p w14:paraId="708A92E2" w14:textId="77777777" w:rsidR="00924A5A" w:rsidRDefault="00924A5A">
      <w:pPr>
        <w:pStyle w:val="af5"/>
      </w:pPr>
      <w:r>
        <w:rPr>
          <w:rStyle w:val="af4"/>
        </w:rPr>
        <w:annotationRef/>
      </w:r>
      <w:r>
        <w:t>TODO: take completion values into account.</w:t>
      </w:r>
    </w:p>
  </w:comment>
  <w:comment w:id="21999" w:author="Rev 7 Allen Wirfs-Brock" w:date="2012-05-04T15:12:00Z" w:initials="AWB7">
    <w:p w14:paraId="0F31EBC1" w14:textId="77777777" w:rsidR="00924A5A" w:rsidRDefault="00924A5A">
      <w:pPr>
        <w:pStyle w:val="af5"/>
      </w:pPr>
      <w:r>
        <w:rPr>
          <w:rStyle w:val="af4"/>
        </w:rPr>
        <w:annotationRef/>
      </w:r>
      <w:r>
        <w:t>Needs an r</w:t>
      </w:r>
      <w:r w:rsidR="00E81152">
        <w:t>e</w:t>
      </w:r>
      <w:r>
        <w:t>al algorithm and also completion record checks.</w:t>
      </w:r>
    </w:p>
  </w:comment>
  <w:comment w:id="22034" w:author="Rev 7 Allen Wirfs-Brock" w:date="2012-05-04T15:12:00Z" w:initials="AWB7">
    <w:p w14:paraId="092E0423" w14:textId="77777777" w:rsidR="00924A5A" w:rsidRDefault="00924A5A">
      <w:pPr>
        <w:pStyle w:val="af5"/>
      </w:pPr>
      <w:r>
        <w:rPr>
          <w:rStyle w:val="af4"/>
        </w:rPr>
        <w:annotationRef/>
      </w:r>
      <w:r>
        <w:t>Needs better spec langauge</w:t>
      </w:r>
    </w:p>
  </w:comment>
  <w:comment w:id="22089" w:author="Rev 7 Allen Wirfs-Brock" w:date="2012-05-04T15:12:00Z" w:initials="AWB7">
    <w:p w14:paraId="45616EF5" w14:textId="77777777" w:rsidR="00924A5A" w:rsidRDefault="00924A5A">
      <w:pPr>
        <w:pStyle w:val="af5"/>
      </w:pPr>
      <w:r>
        <w:rPr>
          <w:rStyle w:val="af4"/>
        </w:rPr>
        <w:annotationRef/>
      </w:r>
      <w:r>
        <w:t>TODO: Probably needs some Completion Record work, assume that [[Match]] can fail</w:t>
      </w:r>
    </w:p>
  </w:comment>
  <w:comment w:id="22153" w:author="Rev 7 Allen Wirfs-Brock" w:date="2012-05-04T15:12:00Z" w:initials="AWB7">
    <w:p w14:paraId="45EA8857" w14:textId="77777777" w:rsidR="00924A5A" w:rsidRDefault="00924A5A">
      <w:pPr>
        <w:pStyle w:val="af5"/>
      </w:pPr>
      <w:r>
        <w:rPr>
          <w:rStyle w:val="af4"/>
        </w:rPr>
        <w:annotationRef/>
      </w:r>
      <w:r>
        <w:t>Is this the right error handling?</w:t>
      </w:r>
    </w:p>
  </w:comment>
  <w:comment w:id="22628" w:author="Rev 7 Allen Wirfs-Brock" w:date="2012-05-04T15:12:00Z" w:initials="AWB7">
    <w:p w14:paraId="517D5B8E" w14:textId="77777777" w:rsidR="00924A5A" w:rsidRDefault="00924A5A">
      <w:pPr>
        <w:pStyle w:val="af5"/>
      </w:pPr>
      <w:r>
        <w:rPr>
          <w:rStyle w:val="af4"/>
        </w:rPr>
        <w:annotationRef/>
      </w:r>
      <w:r>
        <w:t>Same specification or same value?</w:t>
      </w:r>
    </w:p>
  </w:comment>
  <w:comment w:id="22634" w:author="Rev 7 Allen Wirfs-Brock" w:date="2012-05-04T15:12:00Z" w:initials="AWB7">
    <w:p w14:paraId="512E2A48" w14:textId="77777777" w:rsidR="00924A5A" w:rsidRDefault="00924A5A">
      <w:pPr>
        <w:pStyle w:val="af5"/>
      </w:pPr>
      <w:r>
        <w:rPr>
          <w:rStyle w:val="af4"/>
        </w:rPr>
        <w:annotationRef/>
      </w:r>
      <w:r>
        <w:t>Same specification or same value?</w:t>
      </w:r>
    </w:p>
  </w:comment>
  <w:comment w:id="22675" w:author="Rev 7 Allen Wirfs-Brock" w:date="2012-05-04T15:12:00Z" w:initials="AWB7">
    <w:p w14:paraId="7318E1DF" w14:textId="77777777" w:rsidR="00924A5A" w:rsidRDefault="00924A5A">
      <w:pPr>
        <w:pStyle w:val="af5"/>
      </w:pPr>
      <w:r>
        <w:rPr>
          <w:rStyle w:val="af4"/>
        </w:rPr>
        <w:annotationRef/>
      </w:r>
      <w:r>
        <w:t>Name changed from toInteger at Marcdh 29 TC39 meeting</w:t>
      </w:r>
    </w:p>
  </w:comment>
  <w:comment w:id="22723" w:author="Rev 7 Allen Wirfs-Brock" w:date="2012-05-04T15:12:00Z" w:initials="AWB7">
    <w:p w14:paraId="1C9E206D" w14:textId="77777777" w:rsidR="00924A5A" w:rsidRDefault="00924A5A">
      <w:pPr>
        <w:pStyle w:val="af5"/>
      </w:pPr>
      <w:r>
        <w:rPr>
          <w:rStyle w:val="af4"/>
        </w:rPr>
        <w:annotationRef/>
      </w:r>
      <w:r>
        <w:t>TODO: need to private algorithm that ordered abnormal completion detection</w:t>
      </w:r>
    </w:p>
  </w:comment>
  <w:comment w:id="22769" w:author="Rev 7 Allen Wirfs-Brock" w:date="2012-05-04T15:12:00Z" w:initials="AWB7">
    <w:p w14:paraId="794EA52D" w14:textId="77777777" w:rsidR="00924A5A" w:rsidRDefault="00924A5A" w:rsidP="007B6CF2">
      <w:pPr>
        <w:pStyle w:val="af5"/>
      </w:pPr>
      <w:r>
        <w:rPr>
          <w:rStyle w:val="af4"/>
        </w:rPr>
        <w:annotationRef/>
      </w:r>
      <w:r>
        <w:t xml:space="preserve">Added </w:t>
      </w:r>
      <w:r w:rsidR="00E81152">
        <w:t>at Marc</w:t>
      </w:r>
      <w:r>
        <w:t>h 29 TC39 meeting</w:t>
      </w:r>
    </w:p>
  </w:comment>
  <w:comment w:id="22780" w:author="Rev 7 Allen Wirfs-Brock" w:date="2012-05-04T15:12:00Z" w:initials="AWB7">
    <w:p w14:paraId="5923964C" w14:textId="77777777" w:rsidR="00924A5A" w:rsidRDefault="00924A5A">
      <w:pPr>
        <w:pStyle w:val="af5"/>
      </w:pPr>
      <w:r>
        <w:rPr>
          <w:rStyle w:val="af4"/>
        </w:rPr>
        <w:annotationRef/>
      </w:r>
      <w:r>
        <w:t>Unsigned seems most general, signed values could be converted to in a previous step.</w:t>
      </w:r>
    </w:p>
  </w:comment>
  <w:comment w:id="23130" w:author="Rev 7 Allen Wirfs-Brock" w:date="2012-05-04T15:12:00Z" w:initials="AWB7">
    <w:p w14:paraId="4549D1A1" w14:textId="77777777" w:rsidR="00924A5A" w:rsidRDefault="00924A5A">
      <w:pPr>
        <w:pStyle w:val="af5"/>
      </w:pPr>
      <w:r>
        <w:rPr>
          <w:rStyle w:val="af4"/>
        </w:rPr>
        <w:annotationRef/>
      </w:r>
      <w:r>
        <w:t>Concensus at  March29 TC39 meeting was to drop this function.  See March29 meeting notes</w:t>
      </w:r>
    </w:p>
  </w:comment>
  <w:comment w:id="23741" w:author="Rev 7 Allen Wirfs-Brock" w:date="2012-05-04T15:12:00Z" w:initials="AWB7">
    <w:p w14:paraId="3BFBD62B" w14:textId="77777777" w:rsidR="00924A5A" w:rsidRDefault="00924A5A">
      <w:pPr>
        <w:pStyle w:val="af5"/>
      </w:pPr>
      <w:r>
        <w:rPr>
          <w:rStyle w:val="af4"/>
        </w:rPr>
        <w:annotationRef/>
      </w:r>
      <w:r>
        <w:t>Needs an algorithm</w:t>
      </w:r>
    </w:p>
  </w:comment>
  <w:comment w:id="24241" w:author="Allen Wirfs-Brock" w:date="2012-05-04T15:12:00Z" w:initials="AW">
    <w:p w14:paraId="475410CE" w14:textId="77777777" w:rsidR="00924A5A" w:rsidRDefault="00924A5A">
      <w:pPr>
        <w:pStyle w:val="af5"/>
      </w:pPr>
      <w:r>
        <w:rPr>
          <w:rStyle w:val="af4"/>
        </w:rPr>
        <w:annotationRef/>
      </w:r>
      <w:r>
        <w:t>Need to add new material that is not in previous verions of annex B</w:t>
      </w:r>
    </w:p>
  </w:comment>
  <w:comment w:id="24484" w:author="Allen Wirfs-Brock" w:date="2012-05-04T15:12:00Z" w:initials="AWB">
    <w:p w14:paraId="7F1578DD" w14:textId="77777777" w:rsidR="00924A5A" w:rsidRDefault="00924A5A">
      <w:pPr>
        <w:pStyle w:val="af5"/>
      </w:pPr>
      <w:r>
        <w:rPr>
          <w:rStyle w:val="af4"/>
        </w:rPr>
        <w:annotationRef/>
      </w:r>
      <w:r>
        <w:t>The section and algorithm reference in this draft are based upon the ES5.1 spec.  When the corresponding sections of this document are stable, this section will need to be updated.</w:t>
      </w:r>
    </w:p>
  </w:comment>
  <w:comment w:id="24515" w:author="Allen Wirfs-Brock" w:date="2012-05-04T15:12:00Z" w:initials="AWB">
    <w:p w14:paraId="75CAA1CE" w14:textId="77777777" w:rsidR="00924A5A" w:rsidRDefault="00924A5A">
      <w:pPr>
        <w:pStyle w:val="af5"/>
      </w:pPr>
      <w:r>
        <w:rPr>
          <w:rStyle w:val="af4"/>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24610" w:author="Allen Wirfs-Brock" w:date="2012-05-04T15:12:00Z" w:initials="AWB">
    <w:p w14:paraId="79AE4ED9" w14:textId="77777777" w:rsidR="00924A5A" w:rsidRDefault="00924A5A">
      <w:pPr>
        <w:pStyle w:val="af5"/>
      </w:pPr>
      <w:r>
        <w:rPr>
          <w:rStyle w:val="af4"/>
        </w:rPr>
        <w:annotationRef/>
      </w:r>
      <w:r>
        <w:t>Note that Object.defineOwnPropewrty(obj,’__proto__’, desc) nor any other call of [[DefineOwnProperty]] does not modify [[Prototype]].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29A0443" w14:textId="77777777" w:rsidR="00AB0F96" w:rsidRDefault="00AB0F96">
      <w:r>
        <w:separator/>
      </w:r>
    </w:p>
  </w:endnote>
  <w:endnote w:type="continuationSeparator" w:id="0">
    <w:p w14:paraId="3FB12156" w14:textId="77777777" w:rsidR="00AB0F96" w:rsidRDefault="00AB0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924A5A" w:rsidRPr="00FF543D" w14:paraId="6DABA5BA" w14:textId="77777777" w:rsidTr="002F0FA8">
      <w:tblPrEx>
        <w:tblCellMar>
          <w:top w:w="0" w:type="dxa"/>
          <w:left w:w="0" w:type="dxa"/>
          <w:bottom w:w="0" w:type="dxa"/>
          <w:right w:w="0" w:type="dxa"/>
        </w:tblCellMar>
      </w:tblPrEx>
      <w:trPr>
        <w:cantSplit/>
        <w:jc w:val="center"/>
      </w:trPr>
      <w:tc>
        <w:tcPr>
          <w:tcW w:w="1134" w:type="dxa"/>
          <w:vAlign w:val="bottom"/>
        </w:tcPr>
        <w:p w14:paraId="2236234A" w14:textId="77777777" w:rsidR="00924A5A" w:rsidRPr="00FF543D" w:rsidRDefault="00924A5A" w:rsidP="0026283E">
          <w:pPr>
            <w:pStyle w:val="aff0"/>
            <w:spacing w:line="240" w:lineRule="atLeast"/>
            <w:jc w:val="left"/>
            <w:rPr>
              <w:sz w:val="22"/>
              <w:szCs w:val="22"/>
            </w:rPr>
          </w:pPr>
          <w:r w:rsidRPr="00FF543D">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5pt;height:35.35pt">
                <v:imagedata r:id="rId1" o:title="Logo0052b"/>
              </v:shape>
            </w:pict>
          </w:r>
        </w:p>
      </w:tc>
      <w:tc>
        <w:tcPr>
          <w:tcW w:w="8618" w:type="dxa"/>
          <w:gridSpan w:val="3"/>
          <w:vAlign w:val="bottom"/>
        </w:tcPr>
        <w:p w14:paraId="11F48C00" w14:textId="77777777" w:rsidR="00924A5A" w:rsidRPr="00FF543D" w:rsidRDefault="00924A5A" w:rsidP="0026283E">
          <w:pPr>
            <w:pStyle w:val="aff0"/>
            <w:spacing w:line="240" w:lineRule="atLeast"/>
            <w:jc w:val="left"/>
            <w:rPr>
              <w:sz w:val="22"/>
              <w:szCs w:val="22"/>
            </w:rPr>
          </w:pPr>
          <w:r w:rsidRPr="00FF543D">
            <w:rPr>
              <w:rFonts w:cs="Arial"/>
              <w:b/>
              <w:sz w:val="22"/>
              <w:szCs w:val="22"/>
            </w:rPr>
            <w:t>COPYRIGHT PROTECTED DOCUMENT</w:t>
          </w:r>
        </w:p>
      </w:tc>
    </w:tr>
    <w:tr w:rsidR="00924A5A" w14:paraId="6B41ADBA" w14:textId="77777777" w:rsidTr="002F0FA8">
      <w:tblPrEx>
        <w:tblCellMar>
          <w:top w:w="0" w:type="dxa"/>
          <w:left w:w="0" w:type="dxa"/>
          <w:bottom w:w="0" w:type="dxa"/>
          <w:right w:w="0" w:type="dxa"/>
        </w:tblCellMar>
      </w:tblPrEx>
      <w:trPr>
        <w:cantSplit/>
        <w:jc w:val="center"/>
      </w:trPr>
      <w:tc>
        <w:tcPr>
          <w:tcW w:w="3402" w:type="dxa"/>
          <w:gridSpan w:val="2"/>
        </w:tcPr>
        <w:p w14:paraId="6D01C694" w14:textId="77777777" w:rsidR="00924A5A" w:rsidRDefault="00924A5A">
          <w:pPr>
            <w:pStyle w:val="aff0"/>
            <w:spacing w:before="540"/>
          </w:pPr>
        </w:p>
      </w:tc>
      <w:tc>
        <w:tcPr>
          <w:tcW w:w="2948" w:type="dxa"/>
        </w:tcPr>
        <w:p w14:paraId="782C1F43" w14:textId="77777777" w:rsidR="00924A5A" w:rsidRDefault="00924A5A">
          <w:pPr>
            <w:pStyle w:val="aff0"/>
            <w:spacing w:before="540"/>
            <w:jc w:val="center"/>
            <w:rPr>
              <w:b/>
              <w:sz w:val="16"/>
            </w:rPr>
          </w:pPr>
        </w:p>
      </w:tc>
      <w:tc>
        <w:tcPr>
          <w:tcW w:w="3402" w:type="dxa"/>
        </w:tcPr>
        <w:p w14:paraId="4FB84526" w14:textId="77777777" w:rsidR="00924A5A" w:rsidRDefault="00924A5A" w:rsidP="001C60FC">
          <w:pPr>
            <w:pStyle w:val="aff0"/>
            <w:spacing w:before="540"/>
            <w:jc w:val="right"/>
            <w:rPr>
              <w:sz w:val="16"/>
            </w:rPr>
          </w:pPr>
          <w:r>
            <w:rPr>
              <w:sz w:val="16"/>
            </w:rPr>
            <w:t>© Ecma International 2011</w:t>
          </w:r>
        </w:p>
      </w:tc>
    </w:tr>
  </w:tbl>
  <w:p w14:paraId="51B29A20" w14:textId="77777777" w:rsidR="00924A5A" w:rsidRDefault="00924A5A">
    <w:pPr>
      <w:pStyle w:val="aff0"/>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CellMar>
        <w:left w:w="0" w:type="dxa"/>
        <w:right w:w="0" w:type="dxa"/>
      </w:tblCellMar>
      <w:tblLook w:val="0000" w:firstRow="0" w:lastRow="0" w:firstColumn="0" w:lastColumn="0" w:noHBand="0" w:noVBand="0"/>
      <w:tblPrChange w:id="24797" w:author="Rev 6 Allen Wirfs-Brock" w:date="2012-02-23T16:42:00Z">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PrChange>
    </w:tblPr>
    <w:tblGrid>
      <w:gridCol w:w="9744"/>
      <w:tblGridChange w:id="24798">
        <w:tblGrid>
          <w:gridCol w:w="9781"/>
        </w:tblGrid>
      </w:tblGridChange>
    </w:tblGrid>
    <w:tr w:rsidR="00924A5A" w14:paraId="281CC0C6" w14:textId="77777777" w:rsidTr="00550FEB">
      <w:tblPrEx>
        <w:tblCellMar>
          <w:top w:w="0" w:type="dxa"/>
          <w:left w:w="0" w:type="dxa"/>
          <w:bottom w:w="0" w:type="dxa"/>
          <w:right w:w="0" w:type="dxa"/>
        </w:tblCellMar>
        <w:tblPrExChange w:id="24799" w:author="Rev 6 Allen Wirfs-Brock" w:date="2012-02-23T16:42:00Z">
          <w:tblPrEx>
            <w:tblCellMar>
              <w:top w:w="0" w:type="dxa"/>
              <w:left w:w="0" w:type="dxa"/>
              <w:bottom w:w="0" w:type="dxa"/>
              <w:right w:w="0" w:type="dxa"/>
            </w:tblCellMar>
          </w:tblPrEx>
        </w:tblPrExChange>
      </w:tblPrEx>
      <w:trPr>
        <w:trHeight w:val="1600"/>
        <w:jc w:val="center"/>
        <w:trPrChange w:id="24800" w:author="Rev 6 Allen Wirfs-Brock" w:date="2012-02-23T16:42:00Z">
          <w:trPr>
            <w:trHeight w:hRule="exact" w:val="1600"/>
            <w:jc w:val="center"/>
          </w:trPr>
        </w:trPrChange>
      </w:trPr>
      <w:tc>
        <w:tcPr>
          <w:tcW w:w="9781" w:type="dxa"/>
          <w:vAlign w:val="bottom"/>
          <w:tcPrChange w:id="24801" w:author="Rev 6 Allen Wirfs-Brock" w:date="2012-02-23T16:42:00Z">
            <w:tcPr>
              <w:tcW w:w="9781" w:type="dxa"/>
              <w:vAlign w:val="bottom"/>
            </w:tcPr>
          </w:tcPrChange>
        </w:tcPr>
        <w:p w14:paraId="0F5E1A1F" w14:textId="77777777" w:rsidR="00924A5A" w:rsidRDefault="00924A5A" w:rsidP="001C60FC">
          <w:pPr>
            <w:pStyle w:val="aff0"/>
            <w:spacing w:before="500" w:line="210" w:lineRule="exact"/>
            <w:jc w:val="left"/>
            <w:rPr>
              <w:sz w:val="16"/>
            </w:rPr>
          </w:pPr>
          <w:r>
            <w:rPr>
              <w:sz w:val="16"/>
            </w:rPr>
            <w:t>© Ecma International 2011</w:t>
          </w:r>
        </w:p>
      </w:tc>
    </w:tr>
  </w:tbl>
  <w:p w14:paraId="721C3788" w14:textId="77777777" w:rsidR="00924A5A" w:rsidRDefault="00924A5A">
    <w:pPr>
      <w:pStyle w:val="aff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CellMar>
        <w:left w:w="0" w:type="dxa"/>
        <w:right w:w="0" w:type="dxa"/>
      </w:tblCellMar>
      <w:tblLook w:val="0000" w:firstRow="0" w:lastRow="0" w:firstColumn="0" w:lastColumn="0" w:noHBand="0" w:noVBand="0"/>
      <w:tblPrChange w:id="24802"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3402"/>
      <w:gridCol w:w="2948"/>
      <w:gridCol w:w="3402"/>
      <w:tblGridChange w:id="24803">
        <w:tblGrid>
          <w:gridCol w:w="3402"/>
          <w:gridCol w:w="2948"/>
          <w:gridCol w:w="3402"/>
        </w:tblGrid>
      </w:tblGridChange>
    </w:tblGrid>
    <w:tr w:rsidR="00924A5A" w14:paraId="79C5903B" w14:textId="77777777" w:rsidTr="00550FEB">
      <w:tblPrEx>
        <w:tblCellMar>
          <w:top w:w="0" w:type="dxa"/>
          <w:left w:w="0" w:type="dxa"/>
          <w:bottom w:w="0" w:type="dxa"/>
          <w:right w:w="0" w:type="dxa"/>
        </w:tblCellMar>
        <w:tblPrExChange w:id="24804" w:author="Rev 6 Allen Wirfs-Brock" w:date="2012-02-23T16:42:00Z">
          <w:tblPrEx>
            <w:tblCellMar>
              <w:top w:w="0" w:type="dxa"/>
              <w:left w:w="0" w:type="dxa"/>
              <w:bottom w:w="0" w:type="dxa"/>
              <w:right w:w="0" w:type="dxa"/>
            </w:tblCellMar>
          </w:tblPrEx>
        </w:tblPrExChange>
      </w:tblPrEx>
      <w:trPr>
        <w:cantSplit/>
        <w:jc w:val="center"/>
        <w:trPrChange w:id="24805" w:author="Rev 6 Allen Wirfs-Brock" w:date="2012-02-23T16:42:00Z">
          <w:trPr>
            <w:cantSplit/>
            <w:jc w:val="center"/>
          </w:trPr>
        </w:trPrChange>
      </w:trPr>
      <w:tc>
        <w:tcPr>
          <w:tcW w:w="3402" w:type="dxa"/>
          <w:tcPrChange w:id="24806" w:author="Rev 6 Allen Wirfs-Brock" w:date="2012-02-23T16:42:00Z">
            <w:tcPr>
              <w:tcW w:w="3402" w:type="dxa"/>
            </w:tcPr>
          </w:tcPrChange>
        </w:tcPr>
        <w:p w14:paraId="5C422E52" w14:textId="77777777" w:rsidR="00924A5A" w:rsidRDefault="00924A5A" w:rsidP="00E17A0F">
          <w:pPr>
            <w:pStyle w:val="aff0"/>
            <w:spacing w:before="540"/>
            <w:rPr>
              <w:b/>
              <w:sz w:val="16"/>
            </w:rPr>
          </w:pPr>
          <w:r>
            <w:rPr>
              <w:sz w:val="16"/>
            </w:rPr>
            <w:t>© Ecma International 2009 – All rights reserved</w:t>
          </w:r>
        </w:p>
      </w:tc>
      <w:tc>
        <w:tcPr>
          <w:tcW w:w="2948" w:type="dxa"/>
          <w:tcPrChange w:id="24807" w:author="Rev 6 Allen Wirfs-Brock" w:date="2012-02-23T16:42:00Z">
            <w:tcPr>
              <w:tcW w:w="2948" w:type="dxa"/>
            </w:tcPr>
          </w:tcPrChange>
        </w:tcPr>
        <w:p w14:paraId="71F7F9EB" w14:textId="77777777" w:rsidR="00924A5A" w:rsidRDefault="00924A5A" w:rsidP="00876F1B">
          <w:pPr>
            <w:pStyle w:val="aff0"/>
            <w:spacing w:before="540"/>
            <w:jc w:val="center"/>
            <w:rPr>
              <w:b/>
              <w:sz w:val="22"/>
            </w:rPr>
          </w:pPr>
        </w:p>
      </w:tc>
      <w:tc>
        <w:tcPr>
          <w:tcW w:w="3402" w:type="dxa"/>
          <w:tcPrChange w:id="24808" w:author="Rev 6 Allen Wirfs-Brock" w:date="2012-02-23T16:42:00Z">
            <w:tcPr>
              <w:tcW w:w="3402" w:type="dxa"/>
            </w:tcPr>
          </w:tcPrChange>
        </w:tcPr>
        <w:p w14:paraId="513BAF6C" w14:textId="77777777" w:rsidR="00924A5A" w:rsidRDefault="00924A5A" w:rsidP="00876F1B">
          <w:pPr>
            <w:pStyle w:val="aff0"/>
            <w:spacing w:before="540"/>
            <w:jc w:val="right"/>
            <w:rPr>
              <w:b/>
              <w:sz w:val="22"/>
            </w:rPr>
          </w:pPr>
        </w:p>
      </w:tc>
    </w:tr>
  </w:tbl>
  <w:p w14:paraId="2B3B2B02" w14:textId="77777777" w:rsidR="00924A5A" w:rsidRPr="003E745B" w:rsidRDefault="00924A5A" w:rsidP="003E745B">
    <w:pPr>
      <w:pStyle w:val="aff0"/>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CellMar>
        <w:left w:w="0" w:type="dxa"/>
        <w:right w:w="0" w:type="dxa"/>
      </w:tblCellMar>
      <w:tblLook w:val="0000" w:firstRow="0" w:lastRow="0" w:firstColumn="0" w:lastColumn="0" w:noHBand="0" w:noVBand="0"/>
      <w:tblPrChange w:id="32"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2211"/>
      <w:gridCol w:w="2211"/>
      <w:gridCol w:w="2211"/>
      <w:tblGridChange w:id="33">
        <w:tblGrid>
          <w:gridCol w:w="2211"/>
          <w:gridCol w:w="2211"/>
          <w:gridCol w:w="2211"/>
        </w:tblGrid>
      </w:tblGridChange>
    </w:tblGrid>
    <w:tr w:rsidR="00924A5A" w14:paraId="7DFA162E" w14:textId="77777777" w:rsidTr="00550FEB">
      <w:tblPrEx>
        <w:tblCellMar>
          <w:top w:w="0" w:type="dxa"/>
          <w:left w:w="0" w:type="dxa"/>
          <w:bottom w:w="0" w:type="dxa"/>
          <w:right w:w="0" w:type="dxa"/>
        </w:tblCellMar>
        <w:tblPrExChange w:id="34" w:author="Rev 6 Allen Wirfs-Brock" w:date="2012-02-23T16:42:00Z">
          <w:tblPrEx>
            <w:tblCellMar>
              <w:top w:w="0" w:type="dxa"/>
              <w:left w:w="0" w:type="dxa"/>
              <w:bottom w:w="0" w:type="dxa"/>
              <w:right w:w="0" w:type="dxa"/>
            </w:tblCellMar>
          </w:tblPrEx>
        </w:tblPrExChange>
      </w:tblPrEx>
      <w:trPr>
        <w:cantSplit/>
        <w:trHeight w:val="760"/>
        <w:trPrChange w:id="35" w:author="Rev 6 Allen Wirfs-Brock" w:date="2012-02-23T16:42:00Z">
          <w:trPr>
            <w:cantSplit/>
            <w:trHeight w:hRule="exact" w:val="760"/>
          </w:trPr>
        </w:trPrChange>
      </w:trPr>
      <w:tc>
        <w:tcPr>
          <w:tcW w:w="2211" w:type="dxa"/>
          <w:tcPrChange w:id="36" w:author="Rev 6 Allen Wirfs-Brock" w:date="2012-02-23T16:42:00Z">
            <w:tcPr>
              <w:tcW w:w="2211" w:type="dxa"/>
            </w:tcPr>
          </w:tcPrChange>
        </w:tcPr>
        <w:p w14:paraId="78D260CB" w14:textId="77777777" w:rsidR="00924A5A" w:rsidRDefault="00924A5A">
          <w:pPr>
            <w:pStyle w:val="aff0"/>
            <w:spacing w:line="230" w:lineRule="exact"/>
          </w:pPr>
        </w:p>
      </w:tc>
      <w:tc>
        <w:tcPr>
          <w:tcW w:w="2211" w:type="dxa"/>
          <w:tcPrChange w:id="37" w:author="Rev 6 Allen Wirfs-Brock" w:date="2012-02-23T16:42:00Z">
            <w:tcPr>
              <w:tcW w:w="2211" w:type="dxa"/>
            </w:tcPr>
          </w:tcPrChange>
        </w:tcPr>
        <w:p w14:paraId="39D83851" w14:textId="77777777" w:rsidR="00924A5A" w:rsidRPr="00550FEB" w:rsidRDefault="00924A5A">
          <w:pPr>
            <w:pStyle w:val="aff0"/>
            <w:spacing w:line="230" w:lineRule="exact"/>
            <w:jc w:val="center"/>
            <w:rPr>
              <w:caps/>
              <w:rPrChange w:id="38" w:author="Rev 6 Allen Wirfs-Brock" w:date="2012-02-23T16:42:00Z">
                <w:rPr>
                  <w:smallCaps/>
                </w:rPr>
              </w:rPrChange>
            </w:rPr>
          </w:pPr>
        </w:p>
      </w:tc>
      <w:tc>
        <w:tcPr>
          <w:tcW w:w="2211" w:type="dxa"/>
          <w:tcPrChange w:id="39" w:author="Rev 6 Allen Wirfs-Brock" w:date="2012-02-23T16:42:00Z">
            <w:tcPr>
              <w:tcW w:w="2211" w:type="dxa"/>
            </w:tcPr>
          </w:tcPrChange>
        </w:tcPr>
        <w:p w14:paraId="36F55CE9" w14:textId="77777777" w:rsidR="00924A5A" w:rsidRPr="00550FEB" w:rsidRDefault="00924A5A">
          <w:pPr>
            <w:pStyle w:val="aff0"/>
            <w:spacing w:before="540" w:line="230" w:lineRule="exact"/>
            <w:jc w:val="right"/>
            <w:rPr>
              <w:caps/>
              <w:rPrChange w:id="40" w:author="Rev 6 Allen Wirfs-Brock" w:date="2012-02-23T16:42:00Z">
                <w:rPr>
                  <w:smallCaps/>
                </w:rPr>
              </w:rPrChange>
            </w:rPr>
          </w:pPr>
          <w:r>
            <w:fldChar w:fldCharType="begin"/>
          </w:r>
          <w:r>
            <w:instrText>PAGE \* ROMAN</w:instrText>
          </w:r>
          <w:r>
            <w:fldChar w:fldCharType="separate"/>
          </w:r>
          <w:r>
            <w:rPr>
              <w:noProof/>
            </w:rPr>
            <w:t>III</w:t>
          </w:r>
          <w:r>
            <w:fldChar w:fldCharType="end"/>
          </w:r>
        </w:p>
      </w:tc>
    </w:tr>
  </w:tbl>
  <w:p w14:paraId="7E31E41C" w14:textId="77777777" w:rsidR="00924A5A" w:rsidRDefault="00924A5A">
    <w:pPr>
      <w:pStyle w:val="aff0"/>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924A5A" w14:paraId="3AF4CEDE" w14:textId="77777777" w:rsidTr="002F0FA8">
      <w:tblPrEx>
        <w:tblCellMar>
          <w:top w:w="0" w:type="dxa"/>
          <w:left w:w="0" w:type="dxa"/>
          <w:bottom w:w="0" w:type="dxa"/>
          <w:right w:w="0" w:type="dxa"/>
        </w:tblCellMar>
      </w:tblPrEx>
      <w:trPr>
        <w:cantSplit/>
      </w:trPr>
      <w:tc>
        <w:tcPr>
          <w:tcW w:w="2914" w:type="dxa"/>
          <w:vMerge w:val="restart"/>
        </w:tcPr>
        <w:p w14:paraId="573AE5BC" w14:textId="77777777" w:rsidR="00924A5A" w:rsidRDefault="00924A5A">
          <w:pPr>
            <w:pStyle w:val="aff0"/>
            <w:spacing w:before="80" w:line="150" w:lineRule="exact"/>
            <w:rPr>
              <w:caps/>
              <w:sz w:val="12"/>
            </w:rPr>
          </w:pPr>
        </w:p>
      </w:tc>
      <w:tc>
        <w:tcPr>
          <w:tcW w:w="454" w:type="dxa"/>
          <w:vMerge w:val="restart"/>
        </w:tcPr>
        <w:p w14:paraId="098C4CB8" w14:textId="77777777" w:rsidR="00924A5A" w:rsidRDefault="00924A5A">
          <w:pPr>
            <w:pStyle w:val="aff0"/>
            <w:spacing w:line="240" w:lineRule="auto"/>
            <w:rPr>
              <w:sz w:val="18"/>
            </w:rPr>
          </w:pPr>
        </w:p>
      </w:tc>
      <w:tc>
        <w:tcPr>
          <w:tcW w:w="6384" w:type="dxa"/>
          <w:gridSpan w:val="2"/>
        </w:tcPr>
        <w:p w14:paraId="6667E624" w14:textId="77777777" w:rsidR="00924A5A" w:rsidRDefault="00924A5A">
          <w:pPr>
            <w:pStyle w:val="aff0"/>
            <w:spacing w:before="60" w:line="710" w:lineRule="exact"/>
            <w:jc w:val="left"/>
            <w:rPr>
              <w:spacing w:val="38"/>
            </w:rPr>
          </w:pPr>
        </w:p>
      </w:tc>
    </w:tr>
    <w:tr w:rsidR="00924A5A" w14:paraId="07D80727" w14:textId="77777777" w:rsidTr="002F0FA8">
      <w:tblPrEx>
        <w:tblCellMar>
          <w:top w:w="0" w:type="dxa"/>
          <w:left w:w="0" w:type="dxa"/>
          <w:bottom w:w="0" w:type="dxa"/>
          <w:right w:w="0" w:type="dxa"/>
        </w:tblCellMar>
      </w:tblPrEx>
      <w:trPr>
        <w:cantSplit/>
      </w:trPr>
      <w:tc>
        <w:tcPr>
          <w:tcW w:w="2914" w:type="dxa"/>
          <w:vMerge/>
        </w:tcPr>
        <w:p w14:paraId="5CB0E1AE" w14:textId="77777777" w:rsidR="00924A5A" w:rsidRDefault="00924A5A">
          <w:pPr>
            <w:pStyle w:val="aff0"/>
            <w:spacing w:line="240" w:lineRule="auto"/>
            <w:rPr>
              <w:caps/>
              <w:sz w:val="12"/>
            </w:rPr>
          </w:pPr>
        </w:p>
      </w:tc>
      <w:tc>
        <w:tcPr>
          <w:tcW w:w="454" w:type="dxa"/>
          <w:vMerge/>
        </w:tcPr>
        <w:p w14:paraId="08CEB18C" w14:textId="77777777" w:rsidR="00924A5A" w:rsidRDefault="00924A5A">
          <w:pPr>
            <w:pStyle w:val="aff0"/>
            <w:spacing w:line="240" w:lineRule="auto"/>
            <w:rPr>
              <w:sz w:val="18"/>
            </w:rPr>
          </w:pPr>
        </w:p>
      </w:tc>
      <w:tc>
        <w:tcPr>
          <w:tcW w:w="6384" w:type="dxa"/>
          <w:gridSpan w:val="2"/>
        </w:tcPr>
        <w:p w14:paraId="7C7DF975" w14:textId="77777777" w:rsidR="00924A5A" w:rsidRDefault="00924A5A">
          <w:pPr>
            <w:pStyle w:val="aff0"/>
            <w:spacing w:line="240" w:lineRule="auto"/>
            <w:jc w:val="right"/>
            <w:rPr>
              <w:sz w:val="18"/>
            </w:rPr>
          </w:pPr>
        </w:p>
      </w:tc>
    </w:tr>
    <w:tr w:rsidR="00924A5A" w14:paraId="6A3EB4B7" w14:textId="77777777" w:rsidTr="002F0FA8">
      <w:tblPrEx>
        <w:tblCellMar>
          <w:top w:w="0" w:type="dxa"/>
          <w:left w:w="0" w:type="dxa"/>
          <w:bottom w:w="0" w:type="dxa"/>
          <w:right w:w="0" w:type="dxa"/>
        </w:tblCellMar>
      </w:tblPrEx>
      <w:trPr>
        <w:cantSplit/>
        <w:trHeight w:hRule="exact" w:val="1600"/>
      </w:trPr>
      <w:tc>
        <w:tcPr>
          <w:tcW w:w="2914" w:type="dxa"/>
          <w:vMerge/>
        </w:tcPr>
        <w:p w14:paraId="05970A36" w14:textId="77777777" w:rsidR="00924A5A" w:rsidRDefault="00924A5A">
          <w:pPr>
            <w:pStyle w:val="aff0"/>
            <w:spacing w:line="150" w:lineRule="exact"/>
            <w:rPr>
              <w:caps/>
              <w:sz w:val="12"/>
            </w:rPr>
          </w:pPr>
        </w:p>
      </w:tc>
      <w:tc>
        <w:tcPr>
          <w:tcW w:w="454" w:type="dxa"/>
          <w:vMerge/>
        </w:tcPr>
        <w:p w14:paraId="0E6F5F16" w14:textId="77777777" w:rsidR="00924A5A" w:rsidRDefault="00924A5A">
          <w:pPr>
            <w:pStyle w:val="aff0"/>
            <w:rPr>
              <w:sz w:val="18"/>
            </w:rPr>
          </w:pPr>
        </w:p>
      </w:tc>
      <w:tc>
        <w:tcPr>
          <w:tcW w:w="3402" w:type="dxa"/>
          <w:tcBorders>
            <w:top w:val="triple" w:sz="6" w:space="0" w:color="auto"/>
          </w:tcBorders>
          <w:vAlign w:val="bottom"/>
        </w:tcPr>
        <w:p w14:paraId="619F7B93" w14:textId="77777777" w:rsidR="00924A5A" w:rsidRDefault="00924A5A">
          <w:pPr>
            <w:pStyle w:val="aff0"/>
            <w:spacing w:line="240" w:lineRule="auto"/>
            <w:jc w:val="left"/>
            <w:rPr>
              <w:sz w:val="18"/>
            </w:rPr>
          </w:pPr>
        </w:p>
      </w:tc>
      <w:tc>
        <w:tcPr>
          <w:tcW w:w="2982" w:type="dxa"/>
          <w:tcBorders>
            <w:top w:val="triple" w:sz="6" w:space="0" w:color="auto"/>
          </w:tcBorders>
          <w:vAlign w:val="bottom"/>
        </w:tcPr>
        <w:p w14:paraId="3E54932A" w14:textId="77777777" w:rsidR="00924A5A" w:rsidRDefault="00924A5A">
          <w:pPr>
            <w:pStyle w:val="aff0"/>
            <w:spacing w:line="210" w:lineRule="exact"/>
            <w:jc w:val="right"/>
            <w:rPr>
              <w:sz w:val="18"/>
            </w:rPr>
          </w:pPr>
          <w:r>
            <w:rPr>
              <w:sz w:val="18"/>
            </w:rPr>
            <w:t>Reference number</w:t>
          </w:r>
        </w:p>
        <w:p w14:paraId="4D9E8727" w14:textId="77777777" w:rsidR="00924A5A" w:rsidRDefault="00924A5A">
          <w:pPr>
            <w:pStyle w:val="aff0"/>
            <w:spacing w:line="210" w:lineRule="exact"/>
            <w:jc w:val="right"/>
            <w:rPr>
              <w:position w:val="2"/>
              <w:sz w:val="18"/>
            </w:rPr>
          </w:pPr>
          <w:r>
            <w:rPr>
              <w:sz w:val="18"/>
            </w:rPr>
            <w:t>ECMA-123:2009</w:t>
          </w:r>
        </w:p>
        <w:p w14:paraId="55B3B54A" w14:textId="77777777" w:rsidR="00924A5A" w:rsidRDefault="00924A5A" w:rsidP="00E17A0F">
          <w:pPr>
            <w:pStyle w:val="aff0"/>
            <w:spacing w:before="600" w:line="210" w:lineRule="exact"/>
            <w:jc w:val="right"/>
            <w:rPr>
              <w:sz w:val="18"/>
            </w:rPr>
          </w:pPr>
          <w:r>
            <w:rPr>
              <w:position w:val="2"/>
              <w:sz w:val="16"/>
            </w:rPr>
            <w:t>©</w:t>
          </w:r>
          <w:r>
            <w:rPr>
              <w:sz w:val="18"/>
            </w:rPr>
            <w:t> Ecma International 2009</w:t>
          </w:r>
        </w:p>
      </w:tc>
    </w:tr>
  </w:tbl>
  <w:p w14:paraId="02A7D2B6" w14:textId="77777777" w:rsidR="00924A5A" w:rsidRDefault="00924A5A">
    <w:pPr>
      <w:pStyle w:val="aff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24A5A" w14:paraId="6CE1E288" w14:textId="77777777" w:rsidTr="002F0FA8">
      <w:tblPrEx>
        <w:tblCellMar>
          <w:top w:w="0" w:type="dxa"/>
          <w:left w:w="0" w:type="dxa"/>
          <w:bottom w:w="0" w:type="dxa"/>
          <w:right w:w="0" w:type="dxa"/>
        </w:tblCellMar>
      </w:tblPrEx>
      <w:trPr>
        <w:cantSplit/>
        <w:jc w:val="center"/>
      </w:trPr>
      <w:tc>
        <w:tcPr>
          <w:tcW w:w="3402" w:type="dxa"/>
        </w:tcPr>
        <w:p w14:paraId="19B05BF6" w14:textId="77777777" w:rsidR="00924A5A" w:rsidRDefault="00924A5A" w:rsidP="00876F1B">
          <w:pPr>
            <w:pStyle w:val="aff0"/>
            <w:spacing w:before="540"/>
          </w:pPr>
          <w:r>
            <w:fldChar w:fldCharType="begin"/>
          </w:r>
          <w:r>
            <w:instrText xml:space="preserve">\PAGE \* ROMAN \* LOWER \* CHARFORMAT </w:instrText>
          </w:r>
          <w:r>
            <w:fldChar w:fldCharType="separate"/>
          </w:r>
          <w:r w:rsidR="00892B28">
            <w:rPr>
              <w:noProof/>
            </w:rPr>
            <w:t>viii</w:t>
          </w:r>
          <w:r>
            <w:fldChar w:fldCharType="end"/>
          </w:r>
        </w:p>
      </w:tc>
      <w:tc>
        <w:tcPr>
          <w:tcW w:w="2948" w:type="dxa"/>
        </w:tcPr>
        <w:p w14:paraId="1DC4A757" w14:textId="77777777" w:rsidR="00924A5A" w:rsidRDefault="00924A5A" w:rsidP="00876F1B">
          <w:pPr>
            <w:pStyle w:val="aff0"/>
            <w:spacing w:before="540"/>
            <w:jc w:val="center"/>
            <w:rPr>
              <w:b/>
              <w:sz w:val="16"/>
            </w:rPr>
          </w:pPr>
        </w:p>
      </w:tc>
      <w:tc>
        <w:tcPr>
          <w:tcW w:w="3402" w:type="dxa"/>
        </w:tcPr>
        <w:p w14:paraId="1C546636" w14:textId="77777777" w:rsidR="00924A5A" w:rsidRDefault="00924A5A" w:rsidP="001C60FC">
          <w:pPr>
            <w:pStyle w:val="aff0"/>
            <w:spacing w:before="540"/>
            <w:jc w:val="right"/>
            <w:rPr>
              <w:sz w:val="16"/>
            </w:rPr>
          </w:pPr>
          <w:r>
            <w:rPr>
              <w:sz w:val="16"/>
            </w:rPr>
            <w:t>© Ecma International 2011</w:t>
          </w:r>
        </w:p>
      </w:tc>
    </w:tr>
  </w:tbl>
  <w:p w14:paraId="30BC6F19" w14:textId="77777777" w:rsidR="00924A5A" w:rsidRPr="003E745B" w:rsidRDefault="00924A5A" w:rsidP="003E745B">
    <w:pPr>
      <w:pStyle w:val="aff0"/>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24A5A" w14:paraId="4BF34F0D" w14:textId="77777777" w:rsidTr="002F0FA8">
      <w:tblPrEx>
        <w:tblCellMar>
          <w:top w:w="0" w:type="dxa"/>
          <w:left w:w="0" w:type="dxa"/>
          <w:bottom w:w="0" w:type="dxa"/>
          <w:right w:w="0" w:type="dxa"/>
        </w:tblCellMar>
      </w:tblPrEx>
      <w:trPr>
        <w:cantSplit/>
        <w:jc w:val="center"/>
      </w:trPr>
      <w:tc>
        <w:tcPr>
          <w:tcW w:w="3402" w:type="dxa"/>
        </w:tcPr>
        <w:p w14:paraId="1688B29F" w14:textId="77777777" w:rsidR="00924A5A" w:rsidRDefault="00924A5A" w:rsidP="001C60FC">
          <w:pPr>
            <w:pStyle w:val="aff0"/>
            <w:spacing w:before="540"/>
            <w:rPr>
              <w:b/>
              <w:sz w:val="16"/>
            </w:rPr>
          </w:pPr>
          <w:r>
            <w:rPr>
              <w:sz w:val="16"/>
            </w:rPr>
            <w:t>© Ecma International 2011</w:t>
          </w:r>
        </w:p>
      </w:tc>
      <w:tc>
        <w:tcPr>
          <w:tcW w:w="2948" w:type="dxa"/>
        </w:tcPr>
        <w:p w14:paraId="153933CA" w14:textId="77777777" w:rsidR="00924A5A" w:rsidRDefault="00924A5A" w:rsidP="00876F1B">
          <w:pPr>
            <w:pStyle w:val="aff0"/>
            <w:spacing w:before="540"/>
            <w:jc w:val="center"/>
            <w:rPr>
              <w:b/>
            </w:rPr>
          </w:pPr>
        </w:p>
      </w:tc>
      <w:tc>
        <w:tcPr>
          <w:tcW w:w="3402" w:type="dxa"/>
        </w:tcPr>
        <w:p w14:paraId="4E847E6F" w14:textId="77777777" w:rsidR="00924A5A" w:rsidRDefault="00924A5A" w:rsidP="00876F1B">
          <w:pPr>
            <w:pStyle w:val="aff0"/>
            <w:spacing w:before="540"/>
            <w:jc w:val="right"/>
          </w:pPr>
          <w:r>
            <w:fldChar w:fldCharType="begin"/>
          </w:r>
          <w:r>
            <w:instrText xml:space="preserve">\PAGE \* ROMAN \* LOWER \* CHARFORMAT </w:instrText>
          </w:r>
          <w:r>
            <w:fldChar w:fldCharType="separate"/>
          </w:r>
          <w:r w:rsidR="00892B28">
            <w:rPr>
              <w:noProof/>
            </w:rPr>
            <w:t>ix</w:t>
          </w:r>
          <w:r>
            <w:fldChar w:fldCharType="end"/>
          </w:r>
        </w:p>
      </w:tc>
    </w:tr>
  </w:tbl>
  <w:p w14:paraId="502C80AF" w14:textId="77777777" w:rsidR="00924A5A" w:rsidRPr="003E745B" w:rsidRDefault="00924A5A" w:rsidP="003E745B">
    <w:pPr>
      <w:pStyle w:val="aff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CellMar>
        <w:left w:w="0" w:type="dxa"/>
        <w:right w:w="0" w:type="dxa"/>
      </w:tblCellMar>
      <w:tblLook w:val="0000" w:firstRow="0" w:lastRow="0" w:firstColumn="0" w:lastColumn="0" w:noHBand="0" w:noVBand="0"/>
      <w:tblPrChange w:id="45"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4876"/>
      <w:gridCol w:w="4876"/>
      <w:tblGridChange w:id="46">
        <w:tblGrid>
          <w:gridCol w:w="4876"/>
          <w:gridCol w:w="4876"/>
        </w:tblGrid>
      </w:tblGridChange>
    </w:tblGrid>
    <w:tr w:rsidR="00924A5A" w14:paraId="63D7BFA0" w14:textId="77777777" w:rsidTr="00550FEB">
      <w:tblPrEx>
        <w:tblCellMar>
          <w:top w:w="0" w:type="dxa"/>
          <w:left w:w="0" w:type="dxa"/>
          <w:bottom w:w="0" w:type="dxa"/>
          <w:right w:w="0" w:type="dxa"/>
        </w:tblCellMar>
        <w:tblPrExChange w:id="47" w:author="Rev 6 Allen Wirfs-Brock" w:date="2012-02-23T16:42:00Z">
          <w:tblPrEx>
            <w:tblCellMar>
              <w:top w:w="0" w:type="dxa"/>
              <w:left w:w="0" w:type="dxa"/>
              <w:bottom w:w="0" w:type="dxa"/>
              <w:right w:w="0" w:type="dxa"/>
            </w:tblCellMar>
          </w:tblPrEx>
        </w:tblPrExChange>
      </w:tblPrEx>
      <w:trPr>
        <w:cantSplit/>
        <w:jc w:val="center"/>
        <w:trPrChange w:id="48" w:author="Rev 6 Allen Wirfs-Brock" w:date="2012-02-23T16:42:00Z">
          <w:trPr>
            <w:cantSplit/>
            <w:jc w:val="center"/>
          </w:trPr>
        </w:trPrChange>
      </w:trPr>
      <w:tc>
        <w:tcPr>
          <w:tcW w:w="4876" w:type="dxa"/>
          <w:tcPrChange w:id="49" w:author="Rev 6 Allen Wirfs-Brock" w:date="2012-02-23T16:42:00Z">
            <w:tcPr>
              <w:tcW w:w="4876" w:type="dxa"/>
            </w:tcPr>
          </w:tcPrChange>
        </w:tcPr>
        <w:p w14:paraId="196801CC" w14:textId="77777777" w:rsidR="00924A5A" w:rsidRDefault="00924A5A">
          <w:pPr>
            <w:pStyle w:val="aff0"/>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Change w:id="50" w:author="Rev 6 Allen Wirfs-Brock" w:date="2012-02-23T16:42:00Z">
            <w:tcPr>
              <w:tcW w:w="4876" w:type="dxa"/>
            </w:tcPr>
          </w:tcPrChange>
        </w:tcPr>
        <w:p w14:paraId="4619B8EA" w14:textId="77777777" w:rsidR="00924A5A" w:rsidRDefault="00924A5A">
          <w:pPr>
            <w:pStyle w:val="aff0"/>
            <w:spacing w:before="540"/>
            <w:jc w:val="right"/>
            <w:rPr>
              <w:sz w:val="16"/>
            </w:rPr>
          </w:pPr>
          <w:r>
            <w:rPr>
              <w:sz w:val="16"/>
            </w:rPr>
            <w:fldChar w:fldCharType="begin"/>
          </w:r>
          <w:r>
            <w:rPr>
              <w:sz w:val="16"/>
            </w:rPr>
            <w:instrText xml:space="preserve"> REF DDOrganization \* CHARFORMAT   </w:instrText>
          </w:r>
          <w:r>
            <w:rPr>
              <w:sz w:val="16"/>
            </w:rPr>
            <w:fldChar w:fldCharType="separate"/>
          </w:r>
          <w:ins w:id="51" w:author="Allen Wirfs-Brock" w:date="2012-02-09T15:53:00Z">
            <w:r>
              <w:rPr>
                <w:b/>
                <w:bCs/>
                <w:sz w:val="16"/>
                <w:lang w:val="en-US"/>
              </w:rPr>
              <w:t>Error! Reference source not found.</w:t>
            </w:r>
          </w:ins>
          <w:ins w:id="52" w:author="Rev 5 Allen Wirfs-Brock" w:date="2012-01-16T18:13:00Z">
            <w:del w:id="53" w:author="Allen Wirfs-Brock" w:date="2012-02-09T15:53:00Z">
              <w:r w:rsidDel="00F40394">
                <w:rPr>
                  <w:b/>
                  <w:bCs/>
                  <w:sz w:val="16"/>
                  <w:lang w:val="en-US"/>
                </w:rPr>
                <w:delText>Error! Reference source not found.</w:delText>
              </w:r>
            </w:del>
          </w:ins>
          <w:del w:id="54" w:author="Allen Wirfs-Brock" w:date="2012-02-09T15:53:00Z">
            <w:r w:rsidDel="00F40394">
              <w:rPr>
                <w:b/>
                <w:sz w:val="16"/>
              </w:rPr>
              <w:delText>Error! Reference source not found.</w:delText>
            </w:r>
          </w:del>
          <w:r>
            <w:fldChar w:fldCharType="end"/>
          </w:r>
        </w:p>
      </w:tc>
    </w:tr>
  </w:tbl>
  <w:p w14:paraId="66DF3610" w14:textId="77777777" w:rsidR="00924A5A" w:rsidRDefault="00924A5A">
    <w:pPr>
      <w:pStyle w:val="aff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24A5A" w14:paraId="5EEF14F2" w14:textId="77777777" w:rsidTr="00364EA2">
      <w:tblPrEx>
        <w:tblCellMar>
          <w:top w:w="0" w:type="dxa"/>
          <w:left w:w="0" w:type="dxa"/>
          <w:bottom w:w="0" w:type="dxa"/>
          <w:right w:w="0" w:type="dxa"/>
        </w:tblCellMar>
      </w:tblPrEx>
      <w:trPr>
        <w:cantSplit/>
        <w:jc w:val="center"/>
      </w:trPr>
      <w:tc>
        <w:tcPr>
          <w:tcW w:w="3402" w:type="dxa"/>
        </w:tcPr>
        <w:p w14:paraId="31A4F463" w14:textId="77777777" w:rsidR="00924A5A" w:rsidRDefault="00924A5A" w:rsidP="00876F1B">
          <w:pPr>
            <w:pStyle w:val="aff0"/>
            <w:spacing w:before="540"/>
            <w:rPr>
              <w:b/>
              <w:sz w:val="22"/>
            </w:rPr>
          </w:pPr>
          <w:r>
            <w:rPr>
              <w:b/>
              <w:sz w:val="22"/>
            </w:rPr>
            <w:fldChar w:fldCharType="begin"/>
          </w:r>
          <w:r>
            <w:rPr>
              <w:b/>
              <w:sz w:val="22"/>
            </w:rPr>
            <w:instrText xml:space="preserve">PAGE \* ARABIC \* CHARFORMAT </w:instrText>
          </w:r>
          <w:r>
            <w:rPr>
              <w:b/>
              <w:sz w:val="22"/>
            </w:rPr>
            <w:fldChar w:fldCharType="separate"/>
          </w:r>
          <w:r w:rsidR="00892B28">
            <w:rPr>
              <w:b/>
              <w:noProof/>
              <w:sz w:val="22"/>
            </w:rPr>
            <w:t>64</w:t>
          </w:r>
          <w:r>
            <w:rPr>
              <w:b/>
              <w:sz w:val="22"/>
            </w:rPr>
            <w:fldChar w:fldCharType="end"/>
          </w:r>
        </w:p>
      </w:tc>
      <w:tc>
        <w:tcPr>
          <w:tcW w:w="2948" w:type="dxa"/>
        </w:tcPr>
        <w:p w14:paraId="2040377C" w14:textId="77777777" w:rsidR="00924A5A" w:rsidRDefault="00924A5A" w:rsidP="00876F1B">
          <w:pPr>
            <w:pStyle w:val="aff0"/>
            <w:spacing w:before="540"/>
            <w:jc w:val="center"/>
            <w:rPr>
              <w:b/>
              <w:sz w:val="16"/>
            </w:rPr>
          </w:pPr>
        </w:p>
      </w:tc>
      <w:tc>
        <w:tcPr>
          <w:tcW w:w="3402" w:type="dxa"/>
        </w:tcPr>
        <w:p w14:paraId="5A9D4864" w14:textId="77777777" w:rsidR="00924A5A" w:rsidRDefault="00924A5A" w:rsidP="001C60FC">
          <w:pPr>
            <w:pStyle w:val="aff0"/>
            <w:spacing w:before="540"/>
            <w:jc w:val="right"/>
            <w:rPr>
              <w:sz w:val="16"/>
            </w:rPr>
          </w:pPr>
          <w:r>
            <w:rPr>
              <w:sz w:val="16"/>
            </w:rPr>
            <w:t>© Ecma International 2011</w:t>
          </w:r>
        </w:p>
      </w:tc>
    </w:tr>
  </w:tbl>
  <w:p w14:paraId="150361FB" w14:textId="77777777" w:rsidR="00924A5A" w:rsidRPr="003E745B" w:rsidRDefault="00924A5A" w:rsidP="003E745B">
    <w:pPr>
      <w:pStyle w:val="aff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24A5A" w14:paraId="18A7F967" w14:textId="77777777" w:rsidTr="00542A4C">
      <w:tblPrEx>
        <w:tblCellMar>
          <w:top w:w="0" w:type="dxa"/>
          <w:left w:w="0" w:type="dxa"/>
          <w:bottom w:w="0" w:type="dxa"/>
          <w:right w:w="0" w:type="dxa"/>
        </w:tblCellMar>
      </w:tblPrEx>
      <w:trPr>
        <w:cantSplit/>
        <w:jc w:val="center"/>
      </w:trPr>
      <w:tc>
        <w:tcPr>
          <w:tcW w:w="3402" w:type="dxa"/>
        </w:tcPr>
        <w:p w14:paraId="537A0815" w14:textId="77777777" w:rsidR="00924A5A" w:rsidRDefault="00924A5A" w:rsidP="001C60FC">
          <w:pPr>
            <w:pStyle w:val="aff0"/>
            <w:spacing w:before="540"/>
            <w:rPr>
              <w:b/>
              <w:sz w:val="16"/>
            </w:rPr>
          </w:pPr>
          <w:r>
            <w:rPr>
              <w:sz w:val="16"/>
            </w:rPr>
            <w:t>© Ecma International 2011</w:t>
          </w:r>
        </w:p>
      </w:tc>
      <w:tc>
        <w:tcPr>
          <w:tcW w:w="2948" w:type="dxa"/>
        </w:tcPr>
        <w:p w14:paraId="0B94DCFB" w14:textId="77777777" w:rsidR="00924A5A" w:rsidRDefault="00924A5A" w:rsidP="00876F1B">
          <w:pPr>
            <w:pStyle w:val="aff0"/>
            <w:spacing w:before="540"/>
            <w:jc w:val="center"/>
            <w:rPr>
              <w:b/>
              <w:sz w:val="22"/>
            </w:rPr>
          </w:pPr>
        </w:p>
      </w:tc>
      <w:tc>
        <w:tcPr>
          <w:tcW w:w="3402" w:type="dxa"/>
        </w:tcPr>
        <w:p w14:paraId="68EE4A5E" w14:textId="77777777" w:rsidR="00924A5A" w:rsidRDefault="00924A5A"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892B28">
            <w:rPr>
              <w:b/>
              <w:noProof/>
              <w:sz w:val="22"/>
            </w:rPr>
            <w:t>65</w:t>
          </w:r>
          <w:r>
            <w:rPr>
              <w:b/>
              <w:sz w:val="22"/>
            </w:rPr>
            <w:fldChar w:fldCharType="end"/>
          </w:r>
        </w:p>
      </w:tc>
    </w:tr>
  </w:tbl>
  <w:p w14:paraId="7F17A48E" w14:textId="77777777" w:rsidR="00924A5A" w:rsidRPr="003E745B" w:rsidRDefault="00924A5A" w:rsidP="003E745B">
    <w:pPr>
      <w:pStyle w:val="aff0"/>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24A5A" w14:paraId="03FEB91B" w14:textId="77777777" w:rsidTr="002F0FA8">
      <w:tblPrEx>
        <w:tblCellMar>
          <w:top w:w="0" w:type="dxa"/>
          <w:left w:w="0" w:type="dxa"/>
          <w:bottom w:w="0" w:type="dxa"/>
          <w:right w:w="0" w:type="dxa"/>
        </w:tblCellMar>
      </w:tblPrEx>
      <w:trPr>
        <w:cantSplit/>
        <w:jc w:val="center"/>
      </w:trPr>
      <w:tc>
        <w:tcPr>
          <w:tcW w:w="3402" w:type="dxa"/>
        </w:tcPr>
        <w:p w14:paraId="16490AE9" w14:textId="77777777" w:rsidR="00924A5A" w:rsidRDefault="00924A5A" w:rsidP="001C60FC">
          <w:pPr>
            <w:pStyle w:val="aff0"/>
            <w:spacing w:before="540"/>
            <w:rPr>
              <w:b/>
              <w:sz w:val="16"/>
            </w:rPr>
          </w:pPr>
          <w:r>
            <w:rPr>
              <w:sz w:val="16"/>
            </w:rPr>
            <w:t>© Ecma International 2011</w:t>
          </w:r>
        </w:p>
      </w:tc>
      <w:tc>
        <w:tcPr>
          <w:tcW w:w="2948" w:type="dxa"/>
        </w:tcPr>
        <w:p w14:paraId="0B343B67" w14:textId="77777777" w:rsidR="00924A5A" w:rsidRDefault="00924A5A" w:rsidP="00876F1B">
          <w:pPr>
            <w:pStyle w:val="aff0"/>
            <w:spacing w:before="540"/>
            <w:jc w:val="center"/>
            <w:rPr>
              <w:b/>
              <w:sz w:val="22"/>
            </w:rPr>
          </w:pPr>
        </w:p>
      </w:tc>
      <w:tc>
        <w:tcPr>
          <w:tcW w:w="3402" w:type="dxa"/>
        </w:tcPr>
        <w:p w14:paraId="6DD79F14" w14:textId="77777777" w:rsidR="00924A5A" w:rsidRDefault="00924A5A"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892B28">
            <w:rPr>
              <w:b/>
              <w:noProof/>
              <w:sz w:val="22"/>
            </w:rPr>
            <w:t>1</w:t>
          </w:r>
          <w:r>
            <w:rPr>
              <w:b/>
              <w:sz w:val="22"/>
            </w:rPr>
            <w:fldChar w:fldCharType="end"/>
          </w:r>
        </w:p>
      </w:tc>
    </w:tr>
  </w:tbl>
  <w:p w14:paraId="5E0FF794" w14:textId="77777777" w:rsidR="00924A5A" w:rsidRPr="003E745B" w:rsidRDefault="00924A5A" w:rsidP="003E745B">
    <w:pPr>
      <w:pStyle w:val="aff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6BE45EB" w14:textId="77777777" w:rsidR="00AB0F96" w:rsidRDefault="00AB0F96">
      <w:r>
        <w:separator/>
      </w:r>
    </w:p>
  </w:footnote>
  <w:footnote w:type="continuationSeparator" w:id="0">
    <w:p w14:paraId="77F42202" w14:textId="77777777" w:rsidR="00AB0F96" w:rsidRDefault="00AB0F96">
      <w:r>
        <w:continuationSeparator/>
      </w:r>
    </w:p>
  </w:footnote>
  <w:footnote w:id="1">
    <w:p w14:paraId="4BFF7FC6" w14:textId="77777777" w:rsidR="00924A5A" w:rsidRPr="00141261" w:rsidRDefault="00924A5A" w:rsidP="00990F07">
      <w:pPr>
        <w:pStyle w:val="aff3"/>
        <w:rPr>
          <w:lang w:val="en-US"/>
        </w:rPr>
      </w:pPr>
      <w:r>
        <w:rPr>
          <w:rStyle w:val="aff2"/>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DB3749C" w14:textId="77777777" w:rsidR="00924A5A" w:rsidRDefault="00924A5A">
    <w:pPr>
      <w:pStyle w:val="aff5"/>
    </w:pPr>
    <w:r>
      <w:rPr>
        <w:noProof/>
        <w:lang w:eastAsia="en-US"/>
      </w:rPr>
      <w:pict w14:anchorId="61FF1DB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B467262" w14:textId="77777777" w:rsidR="00924A5A" w:rsidRDefault="00924A5A">
    <w:pPr>
      <w:pStyle w:val="aff5"/>
    </w:pPr>
    <w:r>
      <w:rPr>
        <w:noProof/>
        <w:lang w:eastAsia="en-US"/>
      </w:rPr>
      <w:pict w14:anchorId="7379E29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FE92187" w14:textId="77777777" w:rsidR="00924A5A" w:rsidRDefault="00924A5A">
    <w:pPr>
      <w:pStyle w:val="aff5"/>
    </w:pPr>
    <w:r>
      <w:rPr>
        <w:noProof/>
        <w:lang w:eastAsia="en-US"/>
      </w:rPr>
      <w:pict w14:anchorId="25F7DB4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7879FF0" w14:textId="77777777" w:rsidR="00924A5A" w:rsidRDefault="00924A5A">
    <w:pPr>
      <w:pStyle w:val="aff5"/>
    </w:pPr>
    <w:r>
      <w:rPr>
        <w:noProof/>
        <w:lang w:eastAsia="en-US"/>
      </w:rPr>
      <w:pict w14:anchorId="30A52EC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CellMar>
        <w:left w:w="0" w:type="dxa"/>
        <w:right w:w="0" w:type="dxa"/>
      </w:tblCellMar>
      <w:tblLook w:val="0000" w:firstRow="0" w:lastRow="0" w:firstColumn="0" w:lastColumn="0" w:noHBand="0" w:noVBand="0"/>
      <w:tblPrChange w:id="26"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3318"/>
      <w:gridCol w:w="3318"/>
      <w:tblGridChange w:id="27">
        <w:tblGrid>
          <w:gridCol w:w="3318"/>
          <w:gridCol w:w="3318"/>
        </w:tblGrid>
      </w:tblGridChange>
    </w:tblGrid>
    <w:tr w:rsidR="00924A5A" w14:paraId="3C57777A" w14:textId="77777777" w:rsidTr="00550FEB">
      <w:tblPrEx>
        <w:tblCellMar>
          <w:top w:w="0" w:type="dxa"/>
          <w:left w:w="0" w:type="dxa"/>
          <w:bottom w:w="0" w:type="dxa"/>
          <w:right w:w="0" w:type="dxa"/>
        </w:tblCellMar>
        <w:tblPrExChange w:id="28" w:author="Rev 6 Allen Wirfs-Brock" w:date="2012-02-23T16:42:00Z">
          <w:tblPrEx>
            <w:tblCellMar>
              <w:top w:w="0" w:type="dxa"/>
              <w:left w:w="0" w:type="dxa"/>
              <w:bottom w:w="0" w:type="dxa"/>
              <w:right w:w="0" w:type="dxa"/>
            </w:tblCellMar>
          </w:tblPrEx>
        </w:tblPrExChange>
      </w:tblPrEx>
      <w:trPr>
        <w:cantSplit/>
        <w:trHeight w:val="560"/>
        <w:trPrChange w:id="29" w:author="Rev 6 Allen Wirfs-Brock" w:date="2012-02-23T16:42:00Z">
          <w:trPr>
            <w:cantSplit/>
            <w:trHeight w:hRule="exact" w:val="560"/>
          </w:trPr>
        </w:trPrChange>
      </w:trPr>
      <w:tc>
        <w:tcPr>
          <w:tcW w:w="3318" w:type="dxa"/>
          <w:tcPrChange w:id="30" w:author="Rev 6 Allen Wirfs-Brock" w:date="2012-02-23T16:42:00Z">
            <w:tcPr>
              <w:tcW w:w="3318" w:type="dxa"/>
            </w:tcPr>
          </w:tcPrChange>
        </w:tcPr>
        <w:p w14:paraId="414A6674" w14:textId="77777777" w:rsidR="00924A5A" w:rsidRDefault="00924A5A">
          <w:pPr>
            <w:pStyle w:val="aff5"/>
            <w:spacing w:after="300" w:line="240" w:lineRule="exact"/>
            <w:rPr>
              <w:b w:val="0"/>
            </w:rPr>
          </w:pPr>
          <w:r>
            <w:rPr>
              <w:noProof/>
              <w:lang w:eastAsia="en-US"/>
            </w:rPr>
            <w:pict w14:anchorId="13231E3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tc>
      <w:tc>
        <w:tcPr>
          <w:tcW w:w="3318" w:type="dxa"/>
          <w:tcPrChange w:id="31" w:author="Rev 6 Allen Wirfs-Brock" w:date="2012-02-23T16:42:00Z">
            <w:tcPr>
              <w:tcW w:w="3318" w:type="dxa"/>
            </w:tcPr>
          </w:tcPrChange>
        </w:tcPr>
        <w:p w14:paraId="5E4947E1" w14:textId="77777777" w:rsidR="00924A5A" w:rsidRDefault="00924A5A">
          <w:pPr>
            <w:pStyle w:val="aff5"/>
            <w:spacing w:after="300" w:line="240" w:lineRule="exact"/>
            <w:jc w:val="right"/>
            <w:rPr>
              <w:b w:val="0"/>
            </w:rPr>
          </w:pPr>
        </w:p>
      </w:tc>
    </w:tr>
  </w:tbl>
  <w:p w14:paraId="028F5D03" w14:textId="77777777" w:rsidR="00924A5A" w:rsidRDefault="00924A5A">
    <w:pPr>
      <w:pStyle w:val="aff5"/>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85F6CD" w14:textId="77777777" w:rsidR="00924A5A" w:rsidRDefault="00924A5A">
    <w:pPr>
      <w:pStyle w:val="aff5"/>
    </w:pPr>
    <w:r>
      <w:rPr>
        <w:noProof/>
        <w:lang w:eastAsia="en-US"/>
      </w:rPr>
      <w:pict w14:anchorId="454A003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FA6C454" w14:textId="77777777" w:rsidR="00924A5A" w:rsidRPr="000A4BD3" w:rsidRDefault="00924A5A" w:rsidP="000A4BD3">
    <w:pPr>
      <w:pStyle w:val="aff5"/>
    </w:pPr>
    <w:r>
      <w:rPr>
        <w:noProof/>
        <w:lang w:eastAsia="en-US"/>
      </w:rPr>
      <w:pict w14:anchorId="42F608B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73B9B8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1825B3" w14:textId="77777777" w:rsidR="00924A5A" w:rsidRPr="0012311B" w:rsidRDefault="00924A5A" w:rsidP="0012311B">
    <w:pPr>
      <w:pStyle w:val="aff5"/>
    </w:pPr>
    <w:r>
      <w:rPr>
        <w:noProof/>
        <w:lang w:eastAsia="en-US"/>
      </w:rPr>
      <w:pict w14:anchorId="36F5C25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0D2D45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582394D" w14:textId="77777777" w:rsidR="00924A5A" w:rsidRPr="003E745B" w:rsidRDefault="00924A5A">
    <w:pPr>
      <w:pStyle w:val="aff5"/>
    </w:pPr>
    <w:r>
      <w:rPr>
        <w:noProof/>
        <w:lang w:eastAsia="en-US"/>
      </w:rPr>
      <w:pict w14:anchorId="1CC359F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sidRPr="003E745B">
      <w:fldChar w:fldCharType="begin"/>
    </w:r>
    <w:r w:rsidRPr="003E745B">
      <w:instrText xml:space="preserve"> REF LibEnteteISO \* CHARFORMAT </w:instrText>
    </w:r>
    <w:r>
      <w:fldChar w:fldCharType="separate"/>
    </w:r>
    <w:ins w:id="41" w:author="Allen Wirfs-Brock" w:date="2012-02-09T15:53:00Z">
      <w:r>
        <w:rPr>
          <w:b w:val="0"/>
          <w:bCs/>
          <w:lang w:val="en-US"/>
        </w:rPr>
        <w:t>Error! Reference source not found.</w:t>
      </w:r>
    </w:ins>
    <w:ins w:id="42" w:author="Rev 5 Allen Wirfs-Brock" w:date="2012-01-16T18:13:00Z">
      <w:del w:id="43" w:author="Allen Wirfs-Brock" w:date="2012-02-09T15:53:00Z">
        <w:r w:rsidDel="00F40394">
          <w:rPr>
            <w:b w:val="0"/>
            <w:bCs/>
            <w:lang w:val="en-US"/>
          </w:rPr>
          <w:delText>Error! Reference source not found.</w:delText>
        </w:r>
      </w:del>
    </w:ins>
    <w:del w:id="44" w:author="Allen Wirfs-Brock" w:date="2012-02-09T15:53:00Z">
      <w:r w:rsidDel="00F40394">
        <w:rPr>
          <w:b w:val="0"/>
        </w:rPr>
        <w:delText>Error! Reference source not found.</w:delText>
      </w:r>
    </w:del>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0A7191F" w14:textId="77777777" w:rsidR="00924A5A" w:rsidRDefault="00924A5A" w:rsidP="006E638D">
    <w:pPr>
      <w:pStyle w:val="aff5"/>
      <w:jc w:val="left"/>
    </w:pPr>
    <w:r>
      <w:rPr>
        <w:noProof/>
        <w:lang w:eastAsia="en-US"/>
      </w:rPr>
      <w:pict w14:anchorId="0D6010C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39719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8376ED" w14:textId="77777777" w:rsidR="00924A5A" w:rsidRPr="00A4406C" w:rsidRDefault="00924A5A" w:rsidP="00A4406C">
    <w:pPr>
      <w:pStyle w:val="aff5"/>
    </w:pPr>
    <w:r>
      <w:rPr>
        <w:noProof/>
        <w:lang w:eastAsia="en-US"/>
      </w:rPr>
      <w:pict w14:anchorId="56A5E33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350A8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D5C846" w14:textId="77777777" w:rsidR="00924A5A" w:rsidRPr="003E745B" w:rsidRDefault="00924A5A" w:rsidP="003E745B">
    <w:pPr>
      <w:pStyle w:val="aff5"/>
    </w:pPr>
    <w:r>
      <w:rPr>
        <w:noProof/>
        <w:lang w:eastAsia="en-US"/>
      </w:rPr>
      <w:pict w14:anchorId="6F24965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69A82A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CBB6BCF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AB5139"/>
    <w:multiLevelType w:val="multilevel"/>
    <w:tmpl w:val="7F9AB868"/>
    <w:numStyleLink w:val="ag3"/>
  </w:abstractNum>
  <w:abstractNum w:abstractNumId="12">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16B1A59"/>
    <w:multiLevelType w:val="multilevel"/>
    <w:tmpl w:val="7F9AB868"/>
    <w:numStyleLink w:val="ag3"/>
  </w:abstractNum>
  <w:abstractNum w:abstractNumId="18">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21C1CFE"/>
    <w:multiLevelType w:val="multilevel"/>
    <w:tmpl w:val="7F9AB868"/>
    <w:numStyleLink w:val="ag3"/>
  </w:abstractNum>
  <w:abstractNum w:abstractNumId="21">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25530E9"/>
    <w:multiLevelType w:val="multilevel"/>
    <w:tmpl w:val="7F9AB868"/>
    <w:numStyleLink w:val="ag3"/>
  </w:abstractNum>
  <w:abstractNum w:abstractNumId="23">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30349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3296C74"/>
    <w:multiLevelType w:val="multilevel"/>
    <w:tmpl w:val="7F9AB868"/>
    <w:numStyleLink w:val="ag3"/>
  </w:abstractNum>
  <w:abstractNum w:abstractNumId="28">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3A8000A"/>
    <w:multiLevelType w:val="multilevel"/>
    <w:tmpl w:val="7F9AB868"/>
    <w:numStyleLink w:val="ag3"/>
  </w:abstractNum>
  <w:abstractNum w:abstractNumId="33">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3B1475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35">
    <w:nsid w:val="03C24EC9"/>
    <w:multiLevelType w:val="multilevel"/>
    <w:tmpl w:val="7F9AB868"/>
    <w:numStyleLink w:val="ag3"/>
  </w:abstractNum>
  <w:abstractNum w:abstractNumId="36">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4487A70"/>
    <w:multiLevelType w:val="multilevel"/>
    <w:tmpl w:val="7F9AB868"/>
    <w:numStyleLink w:val="ag3"/>
  </w:abstractNum>
  <w:abstractNum w:abstractNumId="41">
    <w:nsid w:val="04AF5B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4E61A42"/>
    <w:multiLevelType w:val="multilevel"/>
    <w:tmpl w:val="7F9AB868"/>
    <w:numStyleLink w:val="ag3"/>
  </w:abstractNum>
  <w:abstractNum w:abstractNumId="46">
    <w:nsid w:val="051070EA"/>
    <w:multiLevelType w:val="multilevel"/>
    <w:tmpl w:val="7F9AB868"/>
    <w:numStyleLink w:val="ag3"/>
  </w:abstractNum>
  <w:abstractNum w:abstractNumId="47">
    <w:nsid w:val="055D5E30"/>
    <w:multiLevelType w:val="multilevel"/>
    <w:tmpl w:val="7F9AB868"/>
    <w:numStyleLink w:val="ag3"/>
  </w:abstractNum>
  <w:abstractNum w:abstractNumId="48">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5F252BD"/>
    <w:multiLevelType w:val="singleLevel"/>
    <w:tmpl w:val="074C56F8"/>
    <w:lvl w:ilvl="0">
      <w:start w:val="1"/>
      <w:numFmt w:val="decimal"/>
      <w:pStyle w:val="bibliography"/>
      <w:lvlText w:val="[%1]"/>
      <w:lvlJc w:val="left"/>
      <w:pPr>
        <w:tabs>
          <w:tab w:val="num" w:pos="360"/>
        </w:tabs>
        <w:ind w:left="360" w:hanging="360"/>
      </w:pPr>
    </w:lvl>
  </w:abstractNum>
  <w:abstractNum w:abstractNumId="51">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2">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6FF2467"/>
    <w:multiLevelType w:val="multilevel"/>
    <w:tmpl w:val="7F9AB868"/>
    <w:numStyleLink w:val="ag3"/>
  </w:abstractNum>
  <w:abstractNum w:abstractNumId="54">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79104EB"/>
    <w:multiLevelType w:val="multilevel"/>
    <w:tmpl w:val="7F9AB868"/>
    <w:numStyleLink w:val="ag3"/>
  </w:abstractNum>
  <w:abstractNum w:abstractNumId="56">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9">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
    <w:nsid w:val="08C92840"/>
    <w:multiLevelType w:val="multilevel"/>
    <w:tmpl w:val="7F9AB868"/>
    <w:numStyleLink w:val="ag3"/>
  </w:abstractNum>
  <w:abstractNum w:abstractNumId="61">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91113C1"/>
    <w:multiLevelType w:val="multilevel"/>
    <w:tmpl w:val="7F9AB868"/>
    <w:numStyleLink w:val="ag3"/>
  </w:abstractNum>
  <w:abstractNum w:abstractNumId="63">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9361EF2"/>
    <w:multiLevelType w:val="multilevel"/>
    <w:tmpl w:val="7F9AB868"/>
    <w:numStyleLink w:val="ag3"/>
  </w:abstractNum>
  <w:abstractNum w:abstractNumId="65">
    <w:nsid w:val="095D5CE9"/>
    <w:multiLevelType w:val="multilevel"/>
    <w:tmpl w:val="7F9AB868"/>
    <w:numStyleLink w:val="ag3"/>
  </w:abstractNum>
  <w:abstractNum w:abstractNumId="66">
    <w:nsid w:val="09C02A59"/>
    <w:multiLevelType w:val="multilevel"/>
    <w:tmpl w:val="7F9AB868"/>
    <w:numStyleLink w:val="ag3"/>
  </w:abstractNum>
  <w:abstractNum w:abstractNumId="67">
    <w:nsid w:val="09DA24CA"/>
    <w:multiLevelType w:val="multilevel"/>
    <w:tmpl w:val="7F9AB868"/>
    <w:numStyleLink w:val="ag3"/>
  </w:abstractNum>
  <w:abstractNum w:abstractNumId="68">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
    <w:nsid w:val="0A0D3819"/>
    <w:multiLevelType w:val="multilevel"/>
    <w:tmpl w:val="7F9AB868"/>
    <w:numStyleLink w:val="ag3"/>
  </w:abstractNum>
  <w:abstractNum w:abstractNumId="70">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AC73482"/>
    <w:multiLevelType w:val="multilevel"/>
    <w:tmpl w:val="7F9AB868"/>
    <w:numStyleLink w:val="ag3"/>
  </w:abstractNum>
  <w:abstractNum w:abstractNumId="73">
    <w:nsid w:val="0AD52BFD"/>
    <w:multiLevelType w:val="multilevel"/>
    <w:tmpl w:val="7F9AB868"/>
    <w:numStyleLink w:val="ag3"/>
  </w:abstractNum>
  <w:abstractNum w:abstractNumId="74">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B4174EA"/>
    <w:multiLevelType w:val="multilevel"/>
    <w:tmpl w:val="7F9AB868"/>
    <w:numStyleLink w:val="ag3"/>
  </w:abstractNum>
  <w:abstractNum w:abstractNumId="77">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
    <w:nsid w:val="0BCA6B48"/>
    <w:multiLevelType w:val="multilevel"/>
    <w:tmpl w:val="7F9AB868"/>
    <w:numStyleLink w:val="ag3"/>
  </w:abstractNum>
  <w:abstractNum w:abstractNumId="80">
    <w:nsid w:val="0BFE3C1C"/>
    <w:multiLevelType w:val="multilevel"/>
    <w:tmpl w:val="7F9AB868"/>
    <w:numStyleLink w:val="ag3"/>
  </w:abstractNum>
  <w:abstractNum w:abstractNumId="81">
    <w:nsid w:val="0C1A7DB6"/>
    <w:multiLevelType w:val="multilevel"/>
    <w:tmpl w:val="7F9AB868"/>
    <w:numStyleLink w:val="ag3"/>
  </w:abstractNum>
  <w:abstractNum w:abstractNumId="82">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C217E77"/>
    <w:multiLevelType w:val="multilevel"/>
    <w:tmpl w:val="7F9AB868"/>
    <w:numStyleLink w:val="ag3"/>
  </w:abstractNum>
  <w:abstractNum w:abstractNumId="84">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
    <w:nsid w:val="0C4846DB"/>
    <w:multiLevelType w:val="multilevel"/>
    <w:tmpl w:val="7F9AB868"/>
    <w:numStyleLink w:val="ag3"/>
  </w:abstractNum>
  <w:abstractNum w:abstractNumId="86">
    <w:nsid w:val="0CBA65F9"/>
    <w:multiLevelType w:val="multilevel"/>
    <w:tmpl w:val="7F9AB868"/>
    <w:numStyleLink w:val="ag3"/>
  </w:abstractNum>
  <w:abstractNum w:abstractNumId="87">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0DB46C26"/>
    <w:multiLevelType w:val="multilevel"/>
    <w:tmpl w:val="7F9AB868"/>
    <w:numStyleLink w:val="ag3"/>
  </w:abstractNum>
  <w:abstractNum w:abstractNumId="91">
    <w:nsid w:val="0DD671E4"/>
    <w:multiLevelType w:val="multilevel"/>
    <w:tmpl w:val="7F9AB868"/>
    <w:numStyleLink w:val="ag3"/>
  </w:abstractNum>
  <w:abstractNum w:abstractNumId="92">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0E114263"/>
    <w:multiLevelType w:val="multilevel"/>
    <w:tmpl w:val="7F9AB868"/>
    <w:numStyleLink w:val="ag3"/>
  </w:abstractNum>
  <w:abstractNum w:abstractNumId="94">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5">
    <w:nsid w:val="0E255083"/>
    <w:multiLevelType w:val="multilevel"/>
    <w:tmpl w:val="7F9AB868"/>
    <w:numStyleLink w:val="ag3"/>
  </w:abstractNum>
  <w:abstractNum w:abstractNumId="96">
    <w:nsid w:val="0E406471"/>
    <w:multiLevelType w:val="multilevel"/>
    <w:tmpl w:val="7F9AB868"/>
    <w:numStyleLink w:val="ag3"/>
  </w:abstractNum>
  <w:abstractNum w:abstractNumId="97">
    <w:nsid w:val="0E6D2124"/>
    <w:multiLevelType w:val="multilevel"/>
    <w:tmpl w:val="7F9AB868"/>
    <w:numStyleLink w:val="ag3"/>
  </w:abstractNum>
  <w:abstractNum w:abstractNumId="98">
    <w:nsid w:val="0E993BCF"/>
    <w:multiLevelType w:val="multilevel"/>
    <w:tmpl w:val="7F9AB868"/>
    <w:numStyleLink w:val="ag3"/>
  </w:abstractNum>
  <w:abstractNum w:abstractNumId="99">
    <w:nsid w:val="0EAE602A"/>
    <w:multiLevelType w:val="multilevel"/>
    <w:tmpl w:val="7F9AB868"/>
    <w:numStyleLink w:val="ag3"/>
  </w:abstractNum>
  <w:abstractNum w:abstractNumId="100">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EDF36A2"/>
    <w:multiLevelType w:val="multilevel"/>
    <w:tmpl w:val="7F9AB868"/>
    <w:numStyleLink w:val="ag3"/>
  </w:abstractNum>
  <w:abstractNum w:abstractNumId="102">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0F0C74A4"/>
    <w:multiLevelType w:val="multilevel"/>
    <w:tmpl w:val="7F9AB868"/>
    <w:numStyleLink w:val="ag3"/>
  </w:abstractNum>
  <w:abstractNum w:abstractNumId="104">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0FCE0F4B"/>
    <w:multiLevelType w:val="multilevel"/>
    <w:tmpl w:val="7F9AB868"/>
    <w:numStyleLink w:val="ag3"/>
  </w:abstractNum>
  <w:abstractNum w:abstractNumId="106">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FF71D0D"/>
    <w:multiLevelType w:val="multilevel"/>
    <w:tmpl w:val="7F9AB868"/>
    <w:numStyleLink w:val="ag3"/>
  </w:abstractNum>
  <w:abstractNum w:abstractNumId="109">
    <w:nsid w:val="100012F7"/>
    <w:multiLevelType w:val="multilevel"/>
    <w:tmpl w:val="7F9AB868"/>
    <w:numStyleLink w:val="ag3"/>
  </w:abstractNum>
  <w:abstractNum w:abstractNumId="110">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107E58FC"/>
    <w:multiLevelType w:val="multilevel"/>
    <w:tmpl w:val="7F9AB868"/>
    <w:numStyleLink w:val="ag3"/>
  </w:abstractNum>
  <w:abstractNum w:abstractNumId="114">
    <w:nsid w:val="10D444B0"/>
    <w:multiLevelType w:val="multilevel"/>
    <w:tmpl w:val="7F9AB868"/>
    <w:numStyleLink w:val="ag3"/>
  </w:abstractNum>
  <w:abstractNum w:abstractNumId="115">
    <w:nsid w:val="110F1601"/>
    <w:multiLevelType w:val="multilevel"/>
    <w:tmpl w:val="7F9AB868"/>
    <w:numStyleLink w:val="ag3"/>
  </w:abstractNum>
  <w:abstractNum w:abstractNumId="116">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11790F79"/>
    <w:multiLevelType w:val="multilevel"/>
    <w:tmpl w:val="7F9AB868"/>
    <w:numStyleLink w:val="ag3"/>
  </w:abstractNum>
  <w:abstractNum w:abstractNumId="120">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11FB0661"/>
    <w:multiLevelType w:val="multilevel"/>
    <w:tmpl w:val="7F9AB868"/>
    <w:numStyleLink w:val="ag3"/>
  </w:abstractNum>
  <w:abstractNum w:abstractNumId="124">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12C40C3B"/>
    <w:multiLevelType w:val="hybridMultilevel"/>
    <w:tmpl w:val="DD1279A0"/>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8">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
    <w:nsid w:val="1339321D"/>
    <w:multiLevelType w:val="multilevel"/>
    <w:tmpl w:val="7F9AB868"/>
    <w:numStyleLink w:val="ag3"/>
  </w:abstractNum>
  <w:abstractNum w:abstractNumId="133">
    <w:nsid w:val="13D3406A"/>
    <w:multiLevelType w:val="multilevel"/>
    <w:tmpl w:val="7F9AB868"/>
    <w:numStyleLink w:val="ag3"/>
  </w:abstractNum>
  <w:abstractNum w:abstractNumId="134">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14A41818"/>
    <w:multiLevelType w:val="multilevel"/>
    <w:tmpl w:val="7F9AB868"/>
    <w:numStyleLink w:val="ag3"/>
  </w:abstractNum>
  <w:abstractNum w:abstractNumId="143">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15285225"/>
    <w:multiLevelType w:val="multilevel"/>
    <w:tmpl w:val="7F9AB868"/>
    <w:numStyleLink w:val="ag3"/>
  </w:abstractNum>
  <w:abstractNum w:abstractNumId="148">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16916743"/>
    <w:multiLevelType w:val="multilevel"/>
    <w:tmpl w:val="7F9AB868"/>
    <w:numStyleLink w:val="ag3"/>
  </w:abstractNum>
  <w:abstractNum w:abstractNumId="151">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2">
    <w:nsid w:val="17386F06"/>
    <w:multiLevelType w:val="multilevel"/>
    <w:tmpl w:val="7F9AB868"/>
    <w:numStyleLink w:val="ag3"/>
  </w:abstractNum>
  <w:abstractNum w:abstractNumId="153">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179158CC"/>
    <w:multiLevelType w:val="multilevel"/>
    <w:tmpl w:val="7F9AB868"/>
    <w:numStyleLink w:val="ag3"/>
  </w:abstractNum>
  <w:abstractNum w:abstractNumId="156">
    <w:nsid w:val="179C6134"/>
    <w:multiLevelType w:val="multilevel"/>
    <w:tmpl w:val="7F9AB868"/>
    <w:numStyleLink w:val="ag3"/>
  </w:abstractNum>
  <w:abstractNum w:abstractNumId="157">
    <w:nsid w:val="17B123C0"/>
    <w:multiLevelType w:val="multilevel"/>
    <w:tmpl w:val="7F9AB868"/>
    <w:numStyleLink w:val="ag3"/>
  </w:abstractNum>
  <w:abstractNum w:abstractNumId="158">
    <w:nsid w:val="17D16EA9"/>
    <w:multiLevelType w:val="multilevel"/>
    <w:tmpl w:val="7F9AB868"/>
    <w:numStyleLink w:val="ag3"/>
  </w:abstractNum>
  <w:abstractNum w:abstractNumId="159">
    <w:nsid w:val="180D4F40"/>
    <w:multiLevelType w:val="multilevel"/>
    <w:tmpl w:val="7F9AB868"/>
    <w:numStyleLink w:val="ag3"/>
  </w:abstractNum>
  <w:abstractNum w:abstractNumId="160">
    <w:nsid w:val="181A5317"/>
    <w:multiLevelType w:val="multilevel"/>
    <w:tmpl w:val="7F9AB868"/>
    <w:numStyleLink w:val="ag3"/>
  </w:abstractNum>
  <w:abstractNum w:abstractNumId="161">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19062804"/>
    <w:multiLevelType w:val="multilevel"/>
    <w:tmpl w:val="7F9AB868"/>
    <w:numStyleLink w:val="ag3"/>
  </w:abstractNum>
  <w:abstractNum w:abstractNumId="164">
    <w:nsid w:val="19B90D1C"/>
    <w:multiLevelType w:val="multilevel"/>
    <w:tmpl w:val="7F9AB868"/>
    <w:numStyleLink w:val="ag3"/>
  </w:abstractNum>
  <w:abstractNum w:abstractNumId="165">
    <w:nsid w:val="19C41B47"/>
    <w:multiLevelType w:val="multilevel"/>
    <w:tmpl w:val="7F9AB868"/>
    <w:numStyleLink w:val="ag3"/>
  </w:abstractNum>
  <w:abstractNum w:abstractNumId="166">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7">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8">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0">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1AA67733"/>
    <w:multiLevelType w:val="multilevel"/>
    <w:tmpl w:val="7F9AB868"/>
    <w:numStyleLink w:val="ag3"/>
  </w:abstractNum>
  <w:abstractNum w:abstractNumId="173">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5">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1B2E6AF3"/>
    <w:multiLevelType w:val="multilevel"/>
    <w:tmpl w:val="7F9AB868"/>
    <w:numStyleLink w:val="ag3"/>
  </w:abstractNum>
  <w:abstractNum w:abstractNumId="178">
    <w:nsid w:val="1B33268C"/>
    <w:multiLevelType w:val="hybridMultilevel"/>
    <w:tmpl w:val="E978552A"/>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9">
    <w:nsid w:val="1B443EB1"/>
    <w:multiLevelType w:val="multilevel"/>
    <w:tmpl w:val="7F9AB868"/>
    <w:numStyleLink w:val="ag3"/>
  </w:abstractNum>
  <w:abstractNum w:abstractNumId="180">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1B735168"/>
    <w:multiLevelType w:val="multilevel"/>
    <w:tmpl w:val="7F9AB868"/>
    <w:numStyleLink w:val="ag3"/>
  </w:abstractNum>
  <w:abstractNum w:abstractNumId="182">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3">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84">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1C1A3EA9"/>
    <w:multiLevelType w:val="multilevel"/>
    <w:tmpl w:val="7F9AB868"/>
    <w:numStyleLink w:val="ag3"/>
  </w:abstractNum>
  <w:abstractNum w:abstractNumId="186">
    <w:nsid w:val="1C42480B"/>
    <w:multiLevelType w:val="multilevel"/>
    <w:tmpl w:val="7F9AB868"/>
    <w:numStyleLink w:val="ag3"/>
  </w:abstractNum>
  <w:abstractNum w:abstractNumId="187">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8">
    <w:nsid w:val="1C761772"/>
    <w:multiLevelType w:val="multilevel"/>
    <w:tmpl w:val="7F9AB868"/>
    <w:numStyleLink w:val="ag3"/>
  </w:abstractNum>
  <w:abstractNum w:abstractNumId="189">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0">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2">
    <w:nsid w:val="1CA76E87"/>
    <w:multiLevelType w:val="multilevel"/>
    <w:tmpl w:val="7F9AB868"/>
    <w:numStyleLink w:val="ag3"/>
  </w:abstractNum>
  <w:abstractNum w:abstractNumId="193">
    <w:nsid w:val="1CD546C4"/>
    <w:multiLevelType w:val="multilevel"/>
    <w:tmpl w:val="7F9AB868"/>
    <w:numStyleLink w:val="ag3"/>
  </w:abstractNum>
  <w:abstractNum w:abstractNumId="194">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1D1F779F"/>
    <w:multiLevelType w:val="multilevel"/>
    <w:tmpl w:val="7F9AB868"/>
    <w:numStyleLink w:val="ag3"/>
  </w:abstractNum>
  <w:abstractNum w:abstractNumId="196">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7">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8">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9">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0">
    <w:nsid w:val="1D8F30BE"/>
    <w:multiLevelType w:val="multilevel"/>
    <w:tmpl w:val="7F9AB868"/>
    <w:numStyleLink w:val="ag3"/>
  </w:abstractNum>
  <w:abstractNum w:abstractNumId="201">
    <w:nsid w:val="1DB85637"/>
    <w:multiLevelType w:val="multilevel"/>
    <w:tmpl w:val="7F9AB868"/>
    <w:numStyleLink w:val="ag3"/>
  </w:abstractNum>
  <w:abstractNum w:abstractNumId="202">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3">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1DE91D55"/>
    <w:multiLevelType w:val="multilevel"/>
    <w:tmpl w:val="7F9AB868"/>
    <w:numStyleLink w:val="ag3"/>
  </w:abstractNum>
  <w:abstractNum w:abstractNumId="205">
    <w:nsid w:val="1E0C788D"/>
    <w:multiLevelType w:val="multilevel"/>
    <w:tmpl w:val="7F9AB868"/>
    <w:numStyleLink w:val="ag3"/>
  </w:abstractNum>
  <w:abstractNum w:abstractNumId="206">
    <w:nsid w:val="1E363ACE"/>
    <w:multiLevelType w:val="multilevel"/>
    <w:tmpl w:val="7F9AB868"/>
    <w:numStyleLink w:val="ag3"/>
  </w:abstractNum>
  <w:abstractNum w:abstractNumId="207">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1E5D1E21"/>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09">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1FC448AB"/>
    <w:multiLevelType w:val="multilevel"/>
    <w:tmpl w:val="7F9AB868"/>
    <w:numStyleLink w:val="ag3"/>
  </w:abstractNum>
  <w:abstractNum w:abstractNumId="214">
    <w:nsid w:val="2034345D"/>
    <w:multiLevelType w:val="multilevel"/>
    <w:tmpl w:val="7F9AB868"/>
    <w:numStyleLink w:val="ag3"/>
  </w:abstractNum>
  <w:abstractNum w:abstractNumId="215">
    <w:nsid w:val="20452207"/>
    <w:multiLevelType w:val="multilevel"/>
    <w:tmpl w:val="7F9AB868"/>
    <w:numStyleLink w:val="ag3"/>
  </w:abstractNum>
  <w:abstractNum w:abstractNumId="216">
    <w:nsid w:val="20510C83"/>
    <w:multiLevelType w:val="multilevel"/>
    <w:tmpl w:val="7F9AB868"/>
    <w:numStyleLink w:val="ag3"/>
  </w:abstractNum>
  <w:abstractNum w:abstractNumId="217">
    <w:nsid w:val="205D37FB"/>
    <w:multiLevelType w:val="multilevel"/>
    <w:tmpl w:val="7F9AB868"/>
    <w:numStyleLink w:val="ag3"/>
  </w:abstractNum>
  <w:abstractNum w:abstractNumId="218">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215B5C18"/>
    <w:multiLevelType w:val="multilevel"/>
    <w:tmpl w:val="7F9AB868"/>
    <w:numStyleLink w:val="ag3"/>
  </w:abstractNum>
  <w:abstractNum w:abstractNumId="220">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216B335E"/>
    <w:multiLevelType w:val="multilevel"/>
    <w:tmpl w:val="7F9AB868"/>
    <w:numStyleLink w:val="ag3"/>
  </w:abstractNum>
  <w:abstractNum w:abstractNumId="222">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227230AF"/>
    <w:multiLevelType w:val="multilevel"/>
    <w:tmpl w:val="7F9AB868"/>
    <w:numStyleLink w:val="ag3"/>
  </w:abstractNum>
  <w:abstractNum w:abstractNumId="226">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22D21DF7"/>
    <w:multiLevelType w:val="multilevel"/>
    <w:tmpl w:val="7F9AB868"/>
    <w:numStyleLink w:val="ag3"/>
  </w:abstractNum>
  <w:abstractNum w:abstractNumId="228">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9">
    <w:nsid w:val="22F11F2F"/>
    <w:multiLevelType w:val="multilevel"/>
    <w:tmpl w:val="7F9AB868"/>
    <w:numStyleLink w:val="ag3"/>
  </w:abstractNum>
  <w:abstractNum w:abstractNumId="230">
    <w:nsid w:val="232D4031"/>
    <w:multiLevelType w:val="multilevel"/>
    <w:tmpl w:val="7F9AB868"/>
    <w:numStyleLink w:val="ag3"/>
  </w:abstractNum>
  <w:abstractNum w:abstractNumId="231">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32">
    <w:nsid w:val="240F014B"/>
    <w:multiLevelType w:val="multilevel"/>
    <w:tmpl w:val="7F9AB868"/>
    <w:numStyleLink w:val="ag3"/>
  </w:abstractNum>
  <w:abstractNum w:abstractNumId="233">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2490709C"/>
    <w:multiLevelType w:val="multilevel"/>
    <w:tmpl w:val="7F9AB868"/>
    <w:numStyleLink w:val="ag3"/>
  </w:abstractNum>
  <w:abstractNum w:abstractNumId="235">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24DC43D6"/>
    <w:multiLevelType w:val="multilevel"/>
    <w:tmpl w:val="7F9AB868"/>
    <w:numStyleLink w:val="ag3"/>
  </w:abstractNum>
  <w:abstractNum w:abstractNumId="237">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25270FD4"/>
    <w:multiLevelType w:val="multilevel"/>
    <w:tmpl w:val="7F9AB868"/>
    <w:numStyleLink w:val="ag3"/>
  </w:abstractNum>
  <w:abstractNum w:abstractNumId="240">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257E0526"/>
    <w:multiLevelType w:val="multilevel"/>
    <w:tmpl w:val="7F9AB868"/>
    <w:numStyleLink w:val="ag3"/>
  </w:abstractNum>
  <w:abstractNum w:abstractNumId="242">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3">
    <w:nsid w:val="261536D3"/>
    <w:multiLevelType w:val="multilevel"/>
    <w:tmpl w:val="7F9AB868"/>
    <w:numStyleLink w:val="ag3"/>
  </w:abstractNum>
  <w:abstractNum w:abstractNumId="244">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5">
    <w:nsid w:val="26647609"/>
    <w:multiLevelType w:val="multilevel"/>
    <w:tmpl w:val="7F9AB868"/>
    <w:numStyleLink w:val="ag3"/>
  </w:abstractNum>
  <w:abstractNum w:abstractNumId="246">
    <w:nsid w:val="26677C2A"/>
    <w:multiLevelType w:val="multilevel"/>
    <w:tmpl w:val="7F9AB868"/>
    <w:numStyleLink w:val="ag3"/>
  </w:abstractNum>
  <w:abstractNum w:abstractNumId="247">
    <w:nsid w:val="27A8027D"/>
    <w:multiLevelType w:val="multilevel"/>
    <w:tmpl w:val="7F9AB868"/>
    <w:numStyleLink w:val="ag3"/>
  </w:abstractNum>
  <w:abstractNum w:abstractNumId="248">
    <w:nsid w:val="27B45B4E"/>
    <w:multiLevelType w:val="multilevel"/>
    <w:tmpl w:val="7F9AB868"/>
    <w:numStyleLink w:val="ag3"/>
  </w:abstractNum>
  <w:abstractNum w:abstractNumId="249">
    <w:nsid w:val="27F76784"/>
    <w:multiLevelType w:val="multilevel"/>
    <w:tmpl w:val="7F9AB868"/>
    <w:numStyleLink w:val="ag3"/>
  </w:abstractNum>
  <w:abstractNum w:abstractNumId="250">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28155C26"/>
    <w:multiLevelType w:val="multilevel"/>
    <w:tmpl w:val="7F9AB868"/>
    <w:numStyleLink w:val="ag3"/>
  </w:abstractNum>
  <w:abstractNum w:abstractNumId="252">
    <w:nsid w:val="28516678"/>
    <w:multiLevelType w:val="multilevel"/>
    <w:tmpl w:val="7F9AB868"/>
    <w:numStyleLink w:val="ag3"/>
  </w:abstractNum>
  <w:abstractNum w:abstractNumId="253">
    <w:nsid w:val="285A3966"/>
    <w:multiLevelType w:val="multilevel"/>
    <w:tmpl w:val="7F9AB868"/>
    <w:numStyleLink w:val="ag3"/>
  </w:abstractNum>
  <w:abstractNum w:abstractNumId="254">
    <w:nsid w:val="28644E30"/>
    <w:multiLevelType w:val="multilevel"/>
    <w:tmpl w:val="7F9AB868"/>
    <w:numStyleLink w:val="ag3"/>
  </w:abstractNum>
  <w:abstractNum w:abstractNumId="255">
    <w:nsid w:val="28657800"/>
    <w:multiLevelType w:val="multilevel"/>
    <w:tmpl w:val="7F9AB868"/>
    <w:numStyleLink w:val="ag3"/>
  </w:abstractNum>
  <w:abstractNum w:abstractNumId="256">
    <w:nsid w:val="28A91592"/>
    <w:multiLevelType w:val="multilevel"/>
    <w:tmpl w:val="7F9AB868"/>
    <w:numStyleLink w:val="ag3"/>
  </w:abstractNum>
  <w:abstractNum w:abstractNumId="257">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29067A6B"/>
    <w:multiLevelType w:val="multilevel"/>
    <w:tmpl w:val="7F9AB868"/>
    <w:numStyleLink w:val="ag3"/>
  </w:abstractNum>
  <w:abstractNum w:abstractNumId="259">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295F4A1A"/>
    <w:multiLevelType w:val="multilevel"/>
    <w:tmpl w:val="7F9AB868"/>
    <w:numStyleLink w:val="ag3"/>
  </w:abstractNum>
  <w:abstractNum w:abstractNumId="261">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2">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3">
    <w:nsid w:val="2A081F33"/>
    <w:multiLevelType w:val="multilevel"/>
    <w:tmpl w:val="7F9AB868"/>
    <w:numStyleLink w:val="ag3"/>
  </w:abstractNum>
  <w:abstractNum w:abstractNumId="264">
    <w:nsid w:val="2A2D4CD4"/>
    <w:multiLevelType w:val="multilevel"/>
    <w:tmpl w:val="7F9AB868"/>
    <w:numStyleLink w:val="ag3"/>
  </w:abstractNum>
  <w:abstractNum w:abstractNumId="265">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2A536C64"/>
    <w:multiLevelType w:val="multilevel"/>
    <w:tmpl w:val="8DB27A7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2BAF23F3"/>
    <w:multiLevelType w:val="multilevel"/>
    <w:tmpl w:val="7F9AB868"/>
    <w:numStyleLink w:val="ag3"/>
  </w:abstractNum>
  <w:abstractNum w:abstractNumId="268">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2C0D2994"/>
    <w:multiLevelType w:val="multilevel"/>
    <w:tmpl w:val="7F9AB868"/>
    <w:numStyleLink w:val="ag3"/>
  </w:abstractNum>
  <w:abstractNum w:abstractNumId="270">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2C2702CF"/>
    <w:multiLevelType w:val="multilevel"/>
    <w:tmpl w:val="7F9AB868"/>
    <w:numStyleLink w:val="ag3"/>
  </w:abstractNum>
  <w:abstractNum w:abstractNumId="272">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5">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2D136A00"/>
    <w:multiLevelType w:val="multilevel"/>
    <w:tmpl w:val="7F9AB868"/>
    <w:numStyleLink w:val="ag3"/>
  </w:abstractNum>
  <w:abstractNum w:abstractNumId="277">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2D6C4686"/>
    <w:multiLevelType w:val="multilevel"/>
    <w:tmpl w:val="7F9AB868"/>
    <w:numStyleLink w:val="ag3"/>
  </w:abstractNum>
  <w:abstractNum w:abstractNumId="279">
    <w:nsid w:val="2D833560"/>
    <w:multiLevelType w:val="multilevel"/>
    <w:tmpl w:val="7F9AB868"/>
    <w:numStyleLink w:val="ag3"/>
  </w:abstractNum>
  <w:abstractNum w:abstractNumId="280">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2DEE4DC8"/>
    <w:multiLevelType w:val="multilevel"/>
    <w:tmpl w:val="7F9AB868"/>
    <w:numStyleLink w:val="ag3"/>
  </w:abstractNum>
  <w:abstractNum w:abstractNumId="282">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83">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2EB479E0"/>
    <w:multiLevelType w:val="multilevel"/>
    <w:tmpl w:val="7F9AB868"/>
    <w:numStyleLink w:val="ag3"/>
  </w:abstractNum>
  <w:abstractNum w:abstractNumId="285">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6">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7">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2F16232E"/>
    <w:multiLevelType w:val="multilevel"/>
    <w:tmpl w:val="7F9AB868"/>
    <w:numStyleLink w:val="ag3"/>
  </w:abstractNum>
  <w:abstractNum w:abstractNumId="290">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2F3D6D7C"/>
    <w:multiLevelType w:val="multilevel"/>
    <w:tmpl w:val="7F9AB868"/>
    <w:numStyleLink w:val="ag3"/>
  </w:abstractNum>
  <w:abstractNum w:abstractNumId="293">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4">
    <w:nsid w:val="2FD82718"/>
    <w:multiLevelType w:val="multilevel"/>
    <w:tmpl w:val="7F9AB868"/>
    <w:numStyleLink w:val="ag3"/>
  </w:abstractNum>
  <w:abstractNum w:abstractNumId="295">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6">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30492F43"/>
    <w:multiLevelType w:val="multilevel"/>
    <w:tmpl w:val="7F9AB868"/>
    <w:numStyleLink w:val="ag3"/>
  </w:abstractNum>
  <w:abstractNum w:abstractNumId="298">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0">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31BD5640"/>
    <w:multiLevelType w:val="multilevel"/>
    <w:tmpl w:val="7F9AB868"/>
    <w:numStyleLink w:val="ag3"/>
  </w:abstractNum>
  <w:abstractNum w:abstractNumId="303">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4">
    <w:nsid w:val="31C469BF"/>
    <w:multiLevelType w:val="multilevel"/>
    <w:tmpl w:val="7F9AB868"/>
    <w:numStyleLink w:val="ag3"/>
  </w:abstractNum>
  <w:abstractNum w:abstractNumId="305">
    <w:nsid w:val="31C80405"/>
    <w:multiLevelType w:val="multilevel"/>
    <w:tmpl w:val="7F9AB868"/>
    <w:numStyleLink w:val="ag3"/>
  </w:abstractNum>
  <w:abstractNum w:abstractNumId="306">
    <w:nsid w:val="31D74783"/>
    <w:multiLevelType w:val="multilevel"/>
    <w:tmpl w:val="7F9AB868"/>
    <w:numStyleLink w:val="ag3"/>
  </w:abstractNum>
  <w:abstractNum w:abstractNumId="307">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8">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9">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0">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1">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32A935BB"/>
    <w:multiLevelType w:val="multilevel"/>
    <w:tmpl w:val="7F9AB868"/>
    <w:numStyleLink w:val="ag3"/>
  </w:abstractNum>
  <w:abstractNum w:abstractNumId="313">
    <w:nsid w:val="32DD7EA3"/>
    <w:multiLevelType w:val="multilevel"/>
    <w:tmpl w:val="7F9AB868"/>
    <w:numStyleLink w:val="ag3"/>
  </w:abstractNum>
  <w:abstractNum w:abstractNumId="314">
    <w:nsid w:val="32E1114D"/>
    <w:multiLevelType w:val="multilevel"/>
    <w:tmpl w:val="7F9AB868"/>
    <w:numStyleLink w:val="ag3"/>
  </w:abstractNum>
  <w:abstractNum w:abstractNumId="315">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6">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7">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8">
    <w:nsid w:val="33731390"/>
    <w:multiLevelType w:val="multilevel"/>
    <w:tmpl w:val="7F9AB868"/>
    <w:numStyleLink w:val="ag3"/>
  </w:abstractNum>
  <w:abstractNum w:abstractNumId="319">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0">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322">
    <w:nsid w:val="33B43B50"/>
    <w:multiLevelType w:val="multilevel"/>
    <w:tmpl w:val="7F9AB868"/>
    <w:numStyleLink w:val="ag3"/>
  </w:abstractNum>
  <w:abstractNum w:abstractNumId="323">
    <w:nsid w:val="33DE0605"/>
    <w:multiLevelType w:val="multilevel"/>
    <w:tmpl w:val="7F9AB868"/>
    <w:numStyleLink w:val="ag3"/>
  </w:abstractNum>
  <w:abstractNum w:abstractNumId="324">
    <w:nsid w:val="33E877B2"/>
    <w:multiLevelType w:val="multilevel"/>
    <w:tmpl w:val="7F9AB868"/>
    <w:numStyleLink w:val="ag3"/>
  </w:abstractNum>
  <w:abstractNum w:abstractNumId="325">
    <w:nsid w:val="33F62D3F"/>
    <w:multiLevelType w:val="multilevel"/>
    <w:tmpl w:val="7F9AB868"/>
    <w:numStyleLink w:val="ag3"/>
  </w:abstractNum>
  <w:abstractNum w:abstractNumId="326">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8">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344744AC"/>
    <w:multiLevelType w:val="multilevel"/>
    <w:tmpl w:val="7F9AB868"/>
    <w:numStyleLink w:val="ag3"/>
  </w:abstractNum>
  <w:abstractNum w:abstractNumId="330">
    <w:nsid w:val="34AD1339"/>
    <w:multiLevelType w:val="multilevel"/>
    <w:tmpl w:val="7F9AB868"/>
    <w:numStyleLink w:val="ag3"/>
  </w:abstractNum>
  <w:abstractNum w:abstractNumId="331">
    <w:nsid w:val="34B36F7E"/>
    <w:multiLevelType w:val="hybridMultilevel"/>
    <w:tmpl w:val="0EAC4232"/>
    <w:lvl w:ilvl="0">
      <w:start w:val="1"/>
      <w:numFmt w:val="bullet"/>
      <w:lvlText w:val=""/>
      <w:lvlJc w:val="left"/>
      <w:pPr>
        <w:ind w:left="1400" w:hanging="360"/>
      </w:pPr>
      <w:rPr>
        <w:rFonts w:ascii="Symbol" w:hAnsi="Symbol" w:hint="default"/>
      </w:rPr>
    </w:lvl>
    <w:lvl w:ilvl="1" w:tentative="1">
      <w:start w:val="1"/>
      <w:numFmt w:val="bullet"/>
      <w:lvlText w:val="o"/>
      <w:lvlJc w:val="left"/>
      <w:pPr>
        <w:ind w:left="2120" w:hanging="360"/>
      </w:pPr>
      <w:rPr>
        <w:rFonts w:ascii="Courier New" w:hAnsi="Courier New" w:cs="Courier New" w:hint="default"/>
      </w:rPr>
    </w:lvl>
    <w:lvl w:ilvl="2" w:tentative="1">
      <w:start w:val="1"/>
      <w:numFmt w:val="bullet"/>
      <w:lvlText w:val=""/>
      <w:lvlJc w:val="left"/>
      <w:pPr>
        <w:ind w:left="2840" w:hanging="360"/>
      </w:pPr>
      <w:rPr>
        <w:rFonts w:ascii="Wingdings" w:hAnsi="Wingdings" w:hint="default"/>
      </w:rPr>
    </w:lvl>
    <w:lvl w:ilvl="3" w:tentative="1">
      <w:start w:val="1"/>
      <w:numFmt w:val="bullet"/>
      <w:lvlText w:val=""/>
      <w:lvlJc w:val="left"/>
      <w:pPr>
        <w:ind w:left="3560" w:hanging="360"/>
      </w:pPr>
      <w:rPr>
        <w:rFonts w:ascii="Symbol" w:hAnsi="Symbol" w:hint="default"/>
      </w:rPr>
    </w:lvl>
    <w:lvl w:ilvl="4" w:tentative="1">
      <w:start w:val="1"/>
      <w:numFmt w:val="bullet"/>
      <w:lvlText w:val="o"/>
      <w:lvlJc w:val="left"/>
      <w:pPr>
        <w:ind w:left="4280" w:hanging="360"/>
      </w:pPr>
      <w:rPr>
        <w:rFonts w:ascii="Courier New" w:hAnsi="Courier New" w:cs="Courier New" w:hint="default"/>
      </w:rPr>
    </w:lvl>
    <w:lvl w:ilvl="5" w:tentative="1">
      <w:start w:val="1"/>
      <w:numFmt w:val="bullet"/>
      <w:lvlText w:val=""/>
      <w:lvlJc w:val="left"/>
      <w:pPr>
        <w:ind w:left="5000" w:hanging="360"/>
      </w:pPr>
      <w:rPr>
        <w:rFonts w:ascii="Wingdings" w:hAnsi="Wingdings" w:hint="default"/>
      </w:rPr>
    </w:lvl>
    <w:lvl w:ilvl="6" w:tentative="1">
      <w:start w:val="1"/>
      <w:numFmt w:val="bullet"/>
      <w:lvlText w:val=""/>
      <w:lvlJc w:val="left"/>
      <w:pPr>
        <w:ind w:left="5720" w:hanging="360"/>
      </w:pPr>
      <w:rPr>
        <w:rFonts w:ascii="Symbol" w:hAnsi="Symbol" w:hint="default"/>
      </w:rPr>
    </w:lvl>
    <w:lvl w:ilvl="7" w:tentative="1">
      <w:start w:val="1"/>
      <w:numFmt w:val="bullet"/>
      <w:lvlText w:val="o"/>
      <w:lvlJc w:val="left"/>
      <w:pPr>
        <w:ind w:left="6440" w:hanging="360"/>
      </w:pPr>
      <w:rPr>
        <w:rFonts w:ascii="Courier New" w:hAnsi="Courier New" w:cs="Courier New" w:hint="default"/>
      </w:rPr>
    </w:lvl>
    <w:lvl w:ilvl="8" w:tentative="1">
      <w:start w:val="1"/>
      <w:numFmt w:val="bullet"/>
      <w:lvlText w:val=""/>
      <w:lvlJc w:val="left"/>
      <w:pPr>
        <w:ind w:left="7160" w:hanging="360"/>
      </w:pPr>
      <w:rPr>
        <w:rFonts w:ascii="Wingdings" w:hAnsi="Wingdings" w:hint="default"/>
      </w:rPr>
    </w:lvl>
  </w:abstractNum>
  <w:abstractNum w:abstractNumId="332">
    <w:nsid w:val="34D635B7"/>
    <w:multiLevelType w:val="multilevel"/>
    <w:tmpl w:val="7F9AB868"/>
    <w:numStyleLink w:val="ag3"/>
  </w:abstractNum>
  <w:abstractNum w:abstractNumId="333">
    <w:nsid w:val="35373C02"/>
    <w:multiLevelType w:val="multilevel"/>
    <w:tmpl w:val="7F9AB868"/>
    <w:numStyleLink w:val="ag3"/>
  </w:abstractNum>
  <w:abstractNum w:abstractNumId="334">
    <w:nsid w:val="356D60DD"/>
    <w:multiLevelType w:val="multilevel"/>
    <w:tmpl w:val="7F9AB868"/>
    <w:numStyleLink w:val="ag3"/>
  </w:abstractNum>
  <w:abstractNum w:abstractNumId="335">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6">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0">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1">
    <w:nsid w:val="364F2B51"/>
    <w:multiLevelType w:val="multilevel"/>
    <w:tmpl w:val="7F9AB868"/>
    <w:numStyleLink w:val="ag3"/>
  </w:abstractNum>
  <w:abstractNum w:abstractNumId="342">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366E59ED"/>
    <w:multiLevelType w:val="multilevel"/>
    <w:tmpl w:val="7F9AB868"/>
    <w:numStyleLink w:val="ag3"/>
  </w:abstractNum>
  <w:abstractNum w:abstractNumId="344">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5">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6">
    <w:nsid w:val="36DA7C4C"/>
    <w:multiLevelType w:val="multilevel"/>
    <w:tmpl w:val="7F9AB868"/>
    <w:numStyleLink w:val="ag3"/>
  </w:abstractNum>
  <w:abstractNum w:abstractNumId="347">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37753812"/>
    <w:multiLevelType w:val="multilevel"/>
    <w:tmpl w:val="7F9AB868"/>
    <w:numStyleLink w:val="ag3"/>
  </w:abstractNum>
  <w:abstractNum w:abstractNumId="349">
    <w:nsid w:val="37A62636"/>
    <w:multiLevelType w:val="multilevel"/>
    <w:tmpl w:val="7F9AB868"/>
    <w:numStyleLink w:val="ag3"/>
  </w:abstractNum>
  <w:abstractNum w:abstractNumId="350">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1">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2">
    <w:nsid w:val="383D291A"/>
    <w:multiLevelType w:val="multilevel"/>
    <w:tmpl w:val="7F9AB868"/>
    <w:numStyleLink w:val="ag3"/>
  </w:abstractNum>
  <w:abstractNum w:abstractNumId="353">
    <w:nsid w:val="3844411A"/>
    <w:multiLevelType w:val="multilevel"/>
    <w:tmpl w:val="7F9AB868"/>
    <w:numStyleLink w:val="ag3"/>
  </w:abstractNum>
  <w:abstractNum w:abstractNumId="354">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5">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56">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7">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8">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393F6286"/>
    <w:multiLevelType w:val="multilevel"/>
    <w:tmpl w:val="7F9AB868"/>
    <w:name w:val="heading"/>
    <w:numStyleLink w:val="ag3"/>
  </w:abstractNum>
  <w:abstractNum w:abstractNumId="360">
    <w:nsid w:val="39467E0E"/>
    <w:multiLevelType w:val="multilevel"/>
    <w:tmpl w:val="7F9AB868"/>
    <w:numStyleLink w:val="ag3"/>
  </w:abstractNum>
  <w:abstractNum w:abstractNumId="361">
    <w:nsid w:val="396E02BC"/>
    <w:multiLevelType w:val="multilevel"/>
    <w:tmpl w:val="7F9AB868"/>
    <w:numStyleLink w:val="ag3"/>
  </w:abstractNum>
  <w:abstractNum w:abstractNumId="362">
    <w:nsid w:val="39FD5143"/>
    <w:multiLevelType w:val="multilevel"/>
    <w:tmpl w:val="7F9AB868"/>
    <w:numStyleLink w:val="ag3"/>
  </w:abstractNum>
  <w:abstractNum w:abstractNumId="363">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4">
    <w:nsid w:val="3A6F76BF"/>
    <w:multiLevelType w:val="multilevel"/>
    <w:tmpl w:val="7F9AB868"/>
    <w:numStyleLink w:val="ag3"/>
  </w:abstractNum>
  <w:abstractNum w:abstractNumId="365">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3B3F0FA0"/>
    <w:multiLevelType w:val="multilevel"/>
    <w:tmpl w:val="7F9AB868"/>
    <w:numStyleLink w:val="ag3"/>
  </w:abstractNum>
  <w:abstractNum w:abstractNumId="367">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9">
    <w:nsid w:val="3BE918D5"/>
    <w:multiLevelType w:val="multilevel"/>
    <w:tmpl w:val="7F9AB868"/>
    <w:numStyleLink w:val="ag3"/>
  </w:abstractNum>
  <w:abstractNum w:abstractNumId="370">
    <w:nsid w:val="3C36129A"/>
    <w:multiLevelType w:val="multilevel"/>
    <w:tmpl w:val="7F9AB868"/>
    <w:numStyleLink w:val="ag3"/>
  </w:abstractNum>
  <w:abstractNum w:abstractNumId="371">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4">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3D407B94"/>
    <w:multiLevelType w:val="multilevel"/>
    <w:tmpl w:val="7F9AB868"/>
    <w:numStyleLink w:val="ag3"/>
  </w:abstractNum>
  <w:abstractNum w:abstractNumId="378">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3D8D799D"/>
    <w:multiLevelType w:val="multilevel"/>
    <w:tmpl w:val="7F9AB868"/>
    <w:numStyleLink w:val="ag3"/>
  </w:abstractNum>
  <w:abstractNum w:abstractNumId="383">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3E6977DC"/>
    <w:multiLevelType w:val="multilevel"/>
    <w:tmpl w:val="7F9AB868"/>
    <w:numStyleLink w:val="ag3"/>
  </w:abstractNum>
  <w:abstractNum w:abstractNumId="388">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9">
    <w:nsid w:val="3ECB2C4B"/>
    <w:multiLevelType w:val="multilevel"/>
    <w:tmpl w:val="7F9AB868"/>
    <w:numStyleLink w:val="ag3"/>
  </w:abstractNum>
  <w:abstractNum w:abstractNumId="390">
    <w:nsid w:val="3EE47157"/>
    <w:multiLevelType w:val="multilevel"/>
    <w:tmpl w:val="7F9AB868"/>
    <w:numStyleLink w:val="ag3"/>
  </w:abstractNum>
  <w:abstractNum w:abstractNumId="391">
    <w:nsid w:val="3F141BBC"/>
    <w:multiLevelType w:val="multilevel"/>
    <w:tmpl w:val="7F9AB868"/>
    <w:numStyleLink w:val="ag3"/>
  </w:abstractNum>
  <w:abstractNum w:abstractNumId="392">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4">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6">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7">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8">
    <w:nsid w:val="40040888"/>
    <w:multiLevelType w:val="multilevel"/>
    <w:tmpl w:val="7F9AB868"/>
    <w:numStyleLink w:val="ag3"/>
  </w:abstractNum>
  <w:abstractNum w:abstractNumId="399">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40AA0D0E"/>
    <w:multiLevelType w:val="multilevel"/>
    <w:tmpl w:val="7F9AB868"/>
    <w:numStyleLink w:val="ag3"/>
  </w:abstractNum>
  <w:abstractNum w:abstractNumId="403">
    <w:nsid w:val="40AA7083"/>
    <w:multiLevelType w:val="multilevel"/>
    <w:tmpl w:val="7F9AB868"/>
    <w:numStyleLink w:val="ag3"/>
  </w:abstractNum>
  <w:abstractNum w:abstractNumId="404">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41116620"/>
    <w:multiLevelType w:val="hybridMultilevel"/>
    <w:tmpl w:val="6AEA336E"/>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407">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41BE4F36"/>
    <w:multiLevelType w:val="multilevel"/>
    <w:tmpl w:val="7F9AB868"/>
    <w:numStyleLink w:val="ag3"/>
  </w:abstractNum>
  <w:abstractNum w:abstractNumId="410">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1">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2">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42A32C09"/>
    <w:multiLevelType w:val="multilevel"/>
    <w:tmpl w:val="7F9AB868"/>
    <w:numStyleLink w:val="ag3"/>
  </w:abstractNum>
  <w:abstractNum w:abstractNumId="414">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42F02949"/>
    <w:multiLevelType w:val="multilevel"/>
    <w:tmpl w:val="7F9AB868"/>
    <w:numStyleLink w:val="ag3"/>
  </w:abstractNum>
  <w:abstractNum w:abstractNumId="416">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433504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9">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0">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1">
    <w:nsid w:val="43B13060"/>
    <w:multiLevelType w:val="multilevel"/>
    <w:tmpl w:val="7F9AB868"/>
    <w:numStyleLink w:val="ag3"/>
  </w:abstractNum>
  <w:abstractNum w:abstractNumId="422">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7">
    <w:nsid w:val="447B620C"/>
    <w:multiLevelType w:val="multilevel"/>
    <w:tmpl w:val="7F9AB868"/>
    <w:numStyleLink w:val="ag3"/>
  </w:abstractNum>
  <w:abstractNum w:abstractNumId="428">
    <w:nsid w:val="44A9525B"/>
    <w:multiLevelType w:val="multilevel"/>
    <w:tmpl w:val="7F9AB868"/>
    <w:numStyleLink w:val="ag3"/>
  </w:abstractNum>
  <w:abstractNum w:abstractNumId="429">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0">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44FB0C19"/>
    <w:multiLevelType w:val="multilevel"/>
    <w:tmpl w:val="7F9AB868"/>
    <w:numStyleLink w:val="ag3"/>
  </w:abstractNum>
  <w:abstractNum w:abstractNumId="432">
    <w:nsid w:val="45033BAE"/>
    <w:multiLevelType w:val="multilevel"/>
    <w:tmpl w:val="7F9AB868"/>
    <w:numStyleLink w:val="ag3"/>
  </w:abstractNum>
  <w:abstractNum w:abstractNumId="433">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455C13B8"/>
    <w:multiLevelType w:val="multilevel"/>
    <w:tmpl w:val="7F9AB868"/>
    <w:numStyleLink w:val="ag3"/>
  </w:abstractNum>
  <w:abstractNum w:abstractNumId="435">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6">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7">
    <w:nsid w:val="45B26DE2"/>
    <w:multiLevelType w:val="multilevel"/>
    <w:tmpl w:val="7F9AB868"/>
    <w:numStyleLink w:val="ag3"/>
  </w:abstractNum>
  <w:abstractNum w:abstractNumId="438">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0">
    <w:nsid w:val="462543C7"/>
    <w:multiLevelType w:val="multilevel"/>
    <w:tmpl w:val="7F9AB868"/>
    <w:numStyleLink w:val="ag3"/>
  </w:abstractNum>
  <w:abstractNum w:abstractNumId="441">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2">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46950890"/>
    <w:multiLevelType w:val="multilevel"/>
    <w:tmpl w:val="7F9AB868"/>
    <w:numStyleLink w:val="ag3"/>
  </w:abstractNum>
  <w:abstractNum w:abstractNumId="444">
    <w:nsid w:val="46B71DE5"/>
    <w:multiLevelType w:val="multilevel"/>
    <w:tmpl w:val="7F9AB868"/>
    <w:numStyleLink w:val="ag3"/>
  </w:abstractNum>
  <w:abstractNum w:abstractNumId="445">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47025B51"/>
    <w:multiLevelType w:val="multilevel"/>
    <w:tmpl w:val="7F9AB868"/>
    <w:numStyleLink w:val="ag3"/>
  </w:abstractNum>
  <w:abstractNum w:abstractNumId="447">
    <w:nsid w:val="47827A21"/>
    <w:multiLevelType w:val="multilevel"/>
    <w:tmpl w:val="7F9AB868"/>
    <w:numStyleLink w:val="ag3"/>
  </w:abstractNum>
  <w:abstractNum w:abstractNumId="448">
    <w:nsid w:val="47972F47"/>
    <w:multiLevelType w:val="multilevel"/>
    <w:tmpl w:val="7F9AB868"/>
    <w:numStyleLink w:val="ag3"/>
  </w:abstractNum>
  <w:abstractNum w:abstractNumId="449">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48AC3A45"/>
    <w:multiLevelType w:val="multilevel"/>
    <w:tmpl w:val="7F9AB868"/>
    <w:numStyleLink w:val="ag3"/>
  </w:abstractNum>
  <w:abstractNum w:abstractNumId="455">
    <w:nsid w:val="48C45957"/>
    <w:multiLevelType w:val="multilevel"/>
    <w:tmpl w:val="7F9AB868"/>
    <w:numStyleLink w:val="ag3"/>
  </w:abstractNum>
  <w:abstractNum w:abstractNumId="456">
    <w:nsid w:val="495B7DEA"/>
    <w:multiLevelType w:val="multilevel"/>
    <w:tmpl w:val="7F9AB868"/>
    <w:numStyleLink w:val="ag3"/>
  </w:abstractNum>
  <w:abstractNum w:abstractNumId="457">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497730A0"/>
    <w:multiLevelType w:val="multilevel"/>
    <w:tmpl w:val="7F9AB868"/>
    <w:numStyleLink w:val="ag3"/>
  </w:abstractNum>
  <w:abstractNum w:abstractNumId="459">
    <w:nsid w:val="49A452EE"/>
    <w:multiLevelType w:val="multilevel"/>
    <w:tmpl w:val="7F9AB868"/>
    <w:numStyleLink w:val="ag3"/>
  </w:abstractNum>
  <w:abstractNum w:abstractNumId="460">
    <w:nsid w:val="49AA53CE"/>
    <w:multiLevelType w:val="multilevel"/>
    <w:tmpl w:val="7F9AB868"/>
    <w:numStyleLink w:val="ag3"/>
  </w:abstractNum>
  <w:abstractNum w:abstractNumId="461">
    <w:nsid w:val="49CB41BB"/>
    <w:multiLevelType w:val="hybridMultilevel"/>
    <w:tmpl w:val="B1EA03E2"/>
    <w:lvl w:ilvl="0">
      <w:start w:val="1"/>
      <w:numFmt w:val="bullet"/>
      <w:lvlText w:val=""/>
      <w:lvlJc w:val="left"/>
      <w:pPr>
        <w:ind w:left="2081"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2">
    <w:nsid w:val="49F75C65"/>
    <w:multiLevelType w:val="multilevel"/>
    <w:tmpl w:val="7F9AB868"/>
    <w:numStyleLink w:val="ag3"/>
  </w:abstractNum>
  <w:abstractNum w:abstractNumId="463">
    <w:nsid w:val="4A1B2239"/>
    <w:multiLevelType w:val="multilevel"/>
    <w:tmpl w:val="7F9AB868"/>
    <w:numStyleLink w:val="ag3"/>
  </w:abstractNum>
  <w:abstractNum w:abstractNumId="464">
    <w:nsid w:val="4A211E2D"/>
    <w:multiLevelType w:val="hybridMultilevel"/>
    <w:tmpl w:val="981AB9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5">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4A9B6B71"/>
    <w:multiLevelType w:val="multilevel"/>
    <w:tmpl w:val="7F9AB868"/>
    <w:numStyleLink w:val="ag3"/>
  </w:abstractNum>
  <w:abstractNum w:abstractNumId="468">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4A9F0B7C"/>
    <w:multiLevelType w:val="multilevel"/>
    <w:tmpl w:val="7F9AB868"/>
    <w:numStyleLink w:val="ag3"/>
  </w:abstractNum>
  <w:abstractNum w:abstractNumId="470">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3">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4">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5">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6">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4B7349E0"/>
    <w:multiLevelType w:val="multilevel"/>
    <w:tmpl w:val="7F9AB868"/>
    <w:numStyleLink w:val="ag3"/>
  </w:abstractNum>
  <w:abstractNum w:abstractNumId="479">
    <w:nsid w:val="4B8A224F"/>
    <w:multiLevelType w:val="multilevel"/>
    <w:tmpl w:val="7F9AB868"/>
    <w:numStyleLink w:val="ag3"/>
  </w:abstractNum>
  <w:abstractNum w:abstractNumId="480">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1">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4C063429"/>
    <w:multiLevelType w:val="multilevel"/>
    <w:tmpl w:val="7F9AB868"/>
    <w:numStyleLink w:val="ag3"/>
  </w:abstractNum>
  <w:abstractNum w:abstractNumId="483">
    <w:nsid w:val="4C40695A"/>
    <w:multiLevelType w:val="multilevel"/>
    <w:tmpl w:val="7F9AB868"/>
    <w:numStyleLink w:val="ag3"/>
  </w:abstractNum>
  <w:abstractNum w:abstractNumId="484">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4CFE67C2"/>
    <w:multiLevelType w:val="multilevel"/>
    <w:tmpl w:val="7F9AB868"/>
    <w:numStyleLink w:val="ag3"/>
  </w:abstractNum>
  <w:abstractNum w:abstractNumId="486">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4D3D5C5E"/>
    <w:multiLevelType w:val="multilevel"/>
    <w:tmpl w:val="7F9AB868"/>
    <w:numStyleLink w:val="ag3"/>
  </w:abstractNum>
  <w:abstractNum w:abstractNumId="489">
    <w:nsid w:val="4D3D60B2"/>
    <w:multiLevelType w:val="multilevel"/>
    <w:tmpl w:val="7F9AB868"/>
    <w:numStyleLink w:val="ag3"/>
  </w:abstractNum>
  <w:abstractNum w:abstractNumId="490">
    <w:nsid w:val="4D6B444B"/>
    <w:multiLevelType w:val="multilevel"/>
    <w:tmpl w:val="7F9AB868"/>
    <w:numStyleLink w:val="ag3"/>
  </w:abstractNum>
  <w:abstractNum w:abstractNumId="491">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4DC718E0"/>
    <w:multiLevelType w:val="multilevel"/>
    <w:tmpl w:val="7F9AB868"/>
    <w:numStyleLink w:val="ag3"/>
  </w:abstractNum>
  <w:abstractNum w:abstractNumId="493">
    <w:nsid w:val="4E0F645B"/>
    <w:multiLevelType w:val="multilevel"/>
    <w:tmpl w:val="7F9AB868"/>
    <w:numStyleLink w:val="ag3"/>
  </w:abstractNum>
  <w:abstractNum w:abstractNumId="494">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5">
    <w:nsid w:val="4E5F5D5E"/>
    <w:multiLevelType w:val="multilevel"/>
    <w:tmpl w:val="7F9AB868"/>
    <w:numStyleLink w:val="ag3"/>
  </w:abstractNum>
  <w:abstractNum w:abstractNumId="496">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7">
    <w:nsid w:val="4EAF4CF6"/>
    <w:multiLevelType w:val="multilevel"/>
    <w:tmpl w:val="7F9AB868"/>
    <w:numStyleLink w:val="ag3"/>
  </w:abstractNum>
  <w:abstractNum w:abstractNumId="498">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0">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1">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4F692FF8"/>
    <w:multiLevelType w:val="multilevel"/>
    <w:tmpl w:val="7F9AB868"/>
    <w:numStyleLink w:val="ag3"/>
  </w:abstractNum>
  <w:abstractNum w:abstractNumId="503">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4">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5">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6">
    <w:nsid w:val="4FA773F1"/>
    <w:multiLevelType w:val="multilevel"/>
    <w:tmpl w:val="7F9AB868"/>
    <w:numStyleLink w:val="ag3"/>
  </w:abstractNum>
  <w:abstractNum w:abstractNumId="507">
    <w:nsid w:val="4FBE6D63"/>
    <w:multiLevelType w:val="multilevel"/>
    <w:tmpl w:val="7F9AB868"/>
    <w:numStyleLink w:val="ag3"/>
  </w:abstractNum>
  <w:abstractNum w:abstractNumId="508">
    <w:nsid w:val="4FDD130F"/>
    <w:multiLevelType w:val="multilevel"/>
    <w:tmpl w:val="7F9AB868"/>
    <w:numStyleLink w:val="ag3"/>
  </w:abstractNum>
  <w:abstractNum w:abstractNumId="509">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5028679F"/>
    <w:multiLevelType w:val="multilevel"/>
    <w:tmpl w:val="7F9AB868"/>
    <w:numStyleLink w:val="ag3"/>
  </w:abstractNum>
  <w:abstractNum w:abstractNumId="511">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2">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50616941"/>
    <w:multiLevelType w:val="multilevel"/>
    <w:tmpl w:val="7F9AB868"/>
    <w:numStyleLink w:val="ag3"/>
  </w:abstractNum>
  <w:abstractNum w:abstractNumId="514">
    <w:nsid w:val="50A92DE5"/>
    <w:multiLevelType w:val="multilevel"/>
    <w:tmpl w:val="7F9AB868"/>
    <w:numStyleLink w:val="ag3"/>
  </w:abstractNum>
  <w:abstractNum w:abstractNumId="515">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513B03E1"/>
    <w:multiLevelType w:val="multilevel"/>
    <w:tmpl w:val="7F9AB868"/>
    <w:numStyleLink w:val="ag3"/>
  </w:abstractNum>
  <w:abstractNum w:abstractNumId="517">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519751D4"/>
    <w:multiLevelType w:val="multilevel"/>
    <w:tmpl w:val="7F9AB868"/>
    <w:numStyleLink w:val="ag3"/>
  </w:abstractNum>
  <w:abstractNum w:abstractNumId="519">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51CE2323"/>
    <w:multiLevelType w:val="multilevel"/>
    <w:tmpl w:val="7F9AB868"/>
    <w:numStyleLink w:val="ag3"/>
  </w:abstractNum>
  <w:abstractNum w:abstractNumId="524">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52317988"/>
    <w:multiLevelType w:val="multilevel"/>
    <w:tmpl w:val="7F9AB868"/>
    <w:numStyleLink w:val="ag3"/>
  </w:abstractNum>
  <w:abstractNum w:abstractNumId="527">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52A244EB"/>
    <w:multiLevelType w:val="multilevel"/>
    <w:tmpl w:val="7F9AB868"/>
    <w:numStyleLink w:val="ag3"/>
  </w:abstractNum>
  <w:abstractNum w:abstractNumId="529">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0">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545929C5"/>
    <w:multiLevelType w:val="multilevel"/>
    <w:tmpl w:val="7F9AB868"/>
    <w:numStyleLink w:val="ag3"/>
  </w:abstractNum>
  <w:abstractNum w:abstractNumId="536">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7">
    <w:nsid w:val="54DE1634"/>
    <w:multiLevelType w:val="multilevel"/>
    <w:tmpl w:val="7F9AB868"/>
    <w:numStyleLink w:val="ag3"/>
  </w:abstractNum>
  <w:abstractNum w:abstractNumId="538">
    <w:nsid w:val="5509728D"/>
    <w:multiLevelType w:val="multilevel"/>
    <w:tmpl w:val="7F9AB868"/>
    <w:numStyleLink w:val="ag3"/>
  </w:abstractNum>
  <w:abstractNum w:abstractNumId="539">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40">
    <w:nsid w:val="554D3A6A"/>
    <w:multiLevelType w:val="multilevel"/>
    <w:tmpl w:val="7F9AB868"/>
    <w:numStyleLink w:val="ag3"/>
  </w:abstractNum>
  <w:abstractNum w:abstractNumId="541">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55530E1E"/>
    <w:multiLevelType w:val="multilevel"/>
    <w:tmpl w:val="7F9AB868"/>
    <w:numStyleLink w:val="ag3"/>
  </w:abstractNum>
  <w:abstractNum w:abstractNumId="543">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55DB0D3D"/>
    <w:multiLevelType w:val="multilevel"/>
    <w:tmpl w:val="7F9AB868"/>
    <w:numStyleLink w:val="ag3"/>
  </w:abstractNum>
  <w:abstractNum w:abstractNumId="545">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7">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567E5577"/>
    <w:multiLevelType w:val="multilevel"/>
    <w:tmpl w:val="7F9AB868"/>
    <w:numStyleLink w:val="ag3"/>
  </w:abstractNum>
  <w:abstractNum w:abstractNumId="550">
    <w:nsid w:val="569F56B0"/>
    <w:multiLevelType w:val="multilevel"/>
    <w:tmpl w:val="7F9AB868"/>
    <w:numStyleLink w:val="ag3"/>
  </w:abstractNum>
  <w:abstractNum w:abstractNumId="551">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56E1309A"/>
    <w:multiLevelType w:val="multilevel"/>
    <w:tmpl w:val="7F9AB868"/>
    <w:numStyleLink w:val="ag3"/>
  </w:abstractNum>
  <w:abstractNum w:abstractNumId="553">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572E4E42"/>
    <w:multiLevelType w:val="multilevel"/>
    <w:tmpl w:val="7F9AB868"/>
    <w:numStyleLink w:val="ag3"/>
  </w:abstractNum>
  <w:abstractNum w:abstractNumId="555">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574423B9"/>
    <w:multiLevelType w:val="multilevel"/>
    <w:tmpl w:val="7F9AB868"/>
    <w:numStyleLink w:val="ag3"/>
  </w:abstractNum>
  <w:abstractNum w:abstractNumId="557">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8">
    <w:nsid w:val="57522DD2"/>
    <w:multiLevelType w:val="multilevel"/>
    <w:tmpl w:val="7F9AB868"/>
    <w:numStyleLink w:val="ag3"/>
  </w:abstractNum>
  <w:abstractNum w:abstractNumId="559">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579944A5"/>
    <w:multiLevelType w:val="multilevel"/>
    <w:tmpl w:val="7F9AB868"/>
    <w:numStyleLink w:val="ag3"/>
  </w:abstractNum>
  <w:abstractNum w:abstractNumId="561">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57D1460E"/>
    <w:multiLevelType w:val="hybridMultilevel"/>
    <w:tmpl w:val="9C2E39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63">
    <w:nsid w:val="580A42A4"/>
    <w:multiLevelType w:val="multilevel"/>
    <w:tmpl w:val="7F9AB868"/>
    <w:numStyleLink w:val="ag3"/>
  </w:abstractNum>
  <w:abstractNum w:abstractNumId="564">
    <w:nsid w:val="58A74B0D"/>
    <w:multiLevelType w:val="multilevel"/>
    <w:tmpl w:val="7F9AB868"/>
    <w:numStyleLink w:val="ag3"/>
  </w:abstractNum>
  <w:abstractNum w:abstractNumId="565">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6">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7">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8">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59333F51"/>
    <w:multiLevelType w:val="multilevel"/>
    <w:tmpl w:val="7F9AB868"/>
    <w:numStyleLink w:val="ag3"/>
  </w:abstractNum>
  <w:abstractNum w:abstractNumId="570">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1">
    <w:nsid w:val="59891B96"/>
    <w:multiLevelType w:val="multilevel"/>
    <w:tmpl w:val="7F9AB868"/>
    <w:numStyleLink w:val="ag3"/>
  </w:abstractNum>
  <w:abstractNum w:abstractNumId="572">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573">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5AA706F2"/>
    <w:multiLevelType w:val="hybridMultilevel"/>
    <w:tmpl w:val="1728C6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76">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7">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0">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1">
    <w:nsid w:val="5AD74267"/>
    <w:multiLevelType w:val="multilevel"/>
    <w:tmpl w:val="7F9AB868"/>
    <w:numStyleLink w:val="ag3"/>
  </w:abstractNum>
  <w:abstractNum w:abstractNumId="582">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3">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5B563615"/>
    <w:multiLevelType w:val="multilevel"/>
    <w:tmpl w:val="7F9AB868"/>
    <w:numStyleLink w:val="ag3"/>
  </w:abstractNum>
  <w:abstractNum w:abstractNumId="585">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7">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8">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5C4475EF"/>
    <w:multiLevelType w:val="multilevel"/>
    <w:tmpl w:val="7F9AB868"/>
    <w:numStyleLink w:val="ag3"/>
  </w:abstractNum>
  <w:abstractNum w:abstractNumId="591">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5C71245B"/>
    <w:multiLevelType w:val="multilevel"/>
    <w:tmpl w:val="7F9AB868"/>
    <w:numStyleLink w:val="ag3"/>
  </w:abstractNum>
  <w:abstractNum w:abstractNumId="593">
    <w:nsid w:val="5C7C4BAF"/>
    <w:multiLevelType w:val="hybridMultilevel"/>
    <w:tmpl w:val="82BE2196"/>
    <w:lvl w:ilvl="0">
      <w:start w:val="1"/>
      <w:numFmt w:val="bullet"/>
      <w:lvlText w:val=""/>
      <w:lvlJc w:val="left"/>
      <w:pPr>
        <w:ind w:left="1380" w:hanging="360"/>
      </w:pPr>
      <w:rPr>
        <w:rFonts w:ascii="Symbol" w:hAnsi="Symbol" w:hint="default"/>
      </w:rPr>
    </w:lvl>
    <w:lvl w:ilvl="1" w:tentative="1">
      <w:start w:val="1"/>
      <w:numFmt w:val="lowerLetter"/>
      <w:lvlText w:val="%2."/>
      <w:lvlJc w:val="left"/>
      <w:pPr>
        <w:ind w:left="2100" w:hanging="360"/>
      </w:pPr>
    </w:lvl>
    <w:lvl w:ilvl="2" w:tentative="1">
      <w:start w:val="1"/>
      <w:numFmt w:val="lowerRoman"/>
      <w:lvlText w:val="%3."/>
      <w:lvlJc w:val="right"/>
      <w:pPr>
        <w:ind w:left="2820" w:hanging="180"/>
      </w:pPr>
    </w:lvl>
    <w:lvl w:ilvl="3" w:tentative="1">
      <w:start w:val="1"/>
      <w:numFmt w:val="decimal"/>
      <w:lvlText w:val="%4."/>
      <w:lvlJc w:val="left"/>
      <w:pPr>
        <w:ind w:left="3540" w:hanging="360"/>
      </w:pPr>
    </w:lvl>
    <w:lvl w:ilvl="4" w:tentative="1">
      <w:start w:val="1"/>
      <w:numFmt w:val="lowerLetter"/>
      <w:lvlText w:val="%5."/>
      <w:lvlJc w:val="left"/>
      <w:pPr>
        <w:ind w:left="4260" w:hanging="360"/>
      </w:pPr>
    </w:lvl>
    <w:lvl w:ilvl="5" w:tentative="1">
      <w:start w:val="1"/>
      <w:numFmt w:val="lowerRoman"/>
      <w:lvlText w:val="%6."/>
      <w:lvlJc w:val="right"/>
      <w:pPr>
        <w:ind w:left="4980" w:hanging="180"/>
      </w:pPr>
    </w:lvl>
    <w:lvl w:ilvl="6" w:tentative="1">
      <w:start w:val="1"/>
      <w:numFmt w:val="decimal"/>
      <w:lvlText w:val="%7."/>
      <w:lvlJc w:val="left"/>
      <w:pPr>
        <w:ind w:left="5700" w:hanging="360"/>
      </w:pPr>
    </w:lvl>
    <w:lvl w:ilvl="7" w:tentative="1">
      <w:start w:val="1"/>
      <w:numFmt w:val="lowerLetter"/>
      <w:lvlText w:val="%8."/>
      <w:lvlJc w:val="left"/>
      <w:pPr>
        <w:ind w:left="6420" w:hanging="360"/>
      </w:pPr>
    </w:lvl>
    <w:lvl w:ilvl="8" w:tentative="1">
      <w:start w:val="1"/>
      <w:numFmt w:val="lowerRoman"/>
      <w:lvlText w:val="%9."/>
      <w:lvlJc w:val="right"/>
      <w:pPr>
        <w:ind w:left="7140" w:hanging="180"/>
      </w:pPr>
    </w:lvl>
  </w:abstractNum>
  <w:abstractNum w:abstractNumId="594">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5CB85BE2"/>
    <w:multiLevelType w:val="multilevel"/>
    <w:tmpl w:val="7F9AB868"/>
    <w:numStyleLink w:val="ag3"/>
  </w:abstractNum>
  <w:abstractNum w:abstractNumId="596">
    <w:nsid w:val="5CCE15CD"/>
    <w:multiLevelType w:val="multilevel"/>
    <w:tmpl w:val="7F9AB868"/>
    <w:numStyleLink w:val="ag3"/>
  </w:abstractNum>
  <w:abstractNum w:abstractNumId="597">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5D0F4454"/>
    <w:multiLevelType w:val="multilevel"/>
    <w:tmpl w:val="7F9AB868"/>
    <w:numStyleLink w:val="ag3"/>
  </w:abstractNum>
  <w:abstractNum w:abstractNumId="599">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0">
    <w:nsid w:val="5D945269"/>
    <w:multiLevelType w:val="multilevel"/>
    <w:tmpl w:val="7F9AB868"/>
    <w:numStyleLink w:val="ag3"/>
  </w:abstractNum>
  <w:abstractNum w:abstractNumId="601">
    <w:nsid w:val="5D9C68AE"/>
    <w:multiLevelType w:val="multilevel"/>
    <w:tmpl w:val="7F9AB868"/>
    <w:numStyleLink w:val="ag3"/>
  </w:abstractNum>
  <w:abstractNum w:abstractNumId="602">
    <w:nsid w:val="5DAF4AFE"/>
    <w:multiLevelType w:val="multilevel"/>
    <w:tmpl w:val="7F9AB868"/>
    <w:numStyleLink w:val="ag3"/>
  </w:abstractNum>
  <w:abstractNum w:abstractNumId="603">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5DEC0028"/>
    <w:multiLevelType w:val="multilevel"/>
    <w:tmpl w:val="7F9AB868"/>
    <w:numStyleLink w:val="ag3"/>
  </w:abstractNum>
  <w:abstractNum w:abstractNumId="605">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6">
    <w:nsid w:val="5E0C3CEF"/>
    <w:multiLevelType w:val="multilevel"/>
    <w:tmpl w:val="7F9AB868"/>
    <w:numStyleLink w:val="ag3"/>
  </w:abstractNum>
  <w:abstractNum w:abstractNumId="607">
    <w:nsid w:val="5E0E0B31"/>
    <w:multiLevelType w:val="multilevel"/>
    <w:tmpl w:val="7F9AB868"/>
    <w:numStyleLink w:val="ag3"/>
  </w:abstractNum>
  <w:abstractNum w:abstractNumId="608">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9">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610">
    <w:nsid w:val="5EB7634B"/>
    <w:multiLevelType w:val="multilevel"/>
    <w:tmpl w:val="7F9AB868"/>
    <w:numStyleLink w:val="ag3"/>
  </w:abstractNum>
  <w:abstractNum w:abstractNumId="611">
    <w:nsid w:val="5EE116AF"/>
    <w:multiLevelType w:val="multilevel"/>
    <w:tmpl w:val="7F9AB868"/>
    <w:numStyleLink w:val="ag3"/>
  </w:abstractNum>
  <w:abstractNum w:abstractNumId="612">
    <w:nsid w:val="5EEE20DB"/>
    <w:multiLevelType w:val="multilevel"/>
    <w:tmpl w:val="7F9AB868"/>
    <w:numStyleLink w:val="ag3"/>
  </w:abstractNum>
  <w:abstractNum w:abstractNumId="613">
    <w:nsid w:val="5EF236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4">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5">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6">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5FA7466C"/>
    <w:multiLevelType w:val="multilevel"/>
    <w:tmpl w:val="7F9AB868"/>
    <w:numStyleLink w:val="ag3"/>
  </w:abstractNum>
  <w:abstractNum w:abstractNumId="620">
    <w:nsid w:val="5FE94997"/>
    <w:multiLevelType w:val="multilevel"/>
    <w:tmpl w:val="7F9AB868"/>
    <w:numStyleLink w:val="ag3"/>
  </w:abstractNum>
  <w:abstractNum w:abstractNumId="621">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2">
    <w:nsid w:val="60D0594E"/>
    <w:multiLevelType w:val="multilevel"/>
    <w:tmpl w:val="7F9AB868"/>
    <w:numStyleLink w:val="ag3"/>
  </w:abstractNum>
  <w:abstractNum w:abstractNumId="623">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4">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5">
    <w:nsid w:val="61D161E8"/>
    <w:multiLevelType w:val="multilevel"/>
    <w:tmpl w:val="7F9AB868"/>
    <w:numStyleLink w:val="ag3"/>
  </w:abstractNum>
  <w:abstractNum w:abstractNumId="626">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7">
    <w:nsid w:val="621751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8">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9">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0">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1">
    <w:nsid w:val="62B46313"/>
    <w:multiLevelType w:val="multilevel"/>
    <w:tmpl w:val="7F9AB868"/>
    <w:numStyleLink w:val="ag3"/>
  </w:abstractNum>
  <w:abstractNum w:abstractNumId="632">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639C366A"/>
    <w:multiLevelType w:val="multilevel"/>
    <w:tmpl w:val="7F9AB868"/>
    <w:numStyleLink w:val="ag3"/>
  </w:abstractNum>
  <w:abstractNum w:abstractNumId="636">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6409755C"/>
    <w:multiLevelType w:val="multilevel"/>
    <w:tmpl w:val="7F9AB868"/>
    <w:numStyleLink w:val="ag3"/>
  </w:abstractNum>
  <w:abstractNum w:abstractNumId="640">
    <w:nsid w:val="640C6E7D"/>
    <w:multiLevelType w:val="multilevel"/>
    <w:tmpl w:val="7F9AB868"/>
    <w:numStyleLink w:val="ag3"/>
  </w:abstractNum>
  <w:abstractNum w:abstractNumId="641">
    <w:nsid w:val="64D17240"/>
    <w:multiLevelType w:val="multilevel"/>
    <w:tmpl w:val="7F9AB868"/>
    <w:numStyleLink w:val="ag3"/>
  </w:abstractNum>
  <w:abstractNum w:abstractNumId="642">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3">
    <w:nsid w:val="651D4654"/>
    <w:multiLevelType w:val="multilevel"/>
    <w:tmpl w:val="7F9AB868"/>
    <w:numStyleLink w:val="ag3"/>
  </w:abstractNum>
  <w:abstractNum w:abstractNumId="644">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5">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6">
    <w:nsid w:val="65791501"/>
    <w:multiLevelType w:val="hybridMultilevel"/>
    <w:tmpl w:val="19D087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7">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8">
    <w:nsid w:val="65CC1B9A"/>
    <w:multiLevelType w:val="multilevel"/>
    <w:tmpl w:val="7F9AB868"/>
    <w:numStyleLink w:val="ag3"/>
  </w:abstractNum>
  <w:abstractNum w:abstractNumId="649">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650">
    <w:nsid w:val="66F4725C"/>
    <w:multiLevelType w:val="multilevel"/>
    <w:tmpl w:val="7F9AB868"/>
    <w:numStyleLink w:val="ag3"/>
  </w:abstractNum>
  <w:abstractNum w:abstractNumId="651">
    <w:nsid w:val="671B43F3"/>
    <w:multiLevelType w:val="multilevel"/>
    <w:tmpl w:val="7F9AB868"/>
    <w:numStyleLink w:val="ag3"/>
  </w:abstractNum>
  <w:abstractNum w:abstractNumId="652">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675B56C2"/>
    <w:multiLevelType w:val="multilevel"/>
    <w:tmpl w:val="7F9AB868"/>
    <w:numStyleLink w:val="ag3"/>
  </w:abstractNum>
  <w:abstractNum w:abstractNumId="654">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67BE2630"/>
    <w:multiLevelType w:val="multilevel"/>
    <w:tmpl w:val="7F9AB868"/>
    <w:numStyleLink w:val="ag3"/>
  </w:abstractNum>
  <w:abstractNum w:abstractNumId="657">
    <w:nsid w:val="67CF42D2"/>
    <w:multiLevelType w:val="multilevel"/>
    <w:tmpl w:val="7F9AB868"/>
    <w:numStyleLink w:val="ag3"/>
  </w:abstractNum>
  <w:abstractNum w:abstractNumId="658">
    <w:nsid w:val="680F4C39"/>
    <w:multiLevelType w:val="multilevel"/>
    <w:tmpl w:val="7F9AB868"/>
    <w:numStyleLink w:val="ag3"/>
  </w:abstractNum>
  <w:abstractNum w:abstractNumId="659">
    <w:nsid w:val="68677F22"/>
    <w:multiLevelType w:val="multilevel"/>
    <w:tmpl w:val="7F9AB868"/>
    <w:numStyleLink w:val="ag3"/>
  </w:abstractNum>
  <w:abstractNum w:abstractNumId="660">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1">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2">
    <w:nsid w:val="694D0796"/>
    <w:multiLevelType w:val="multilevel"/>
    <w:tmpl w:val="7F9AB868"/>
    <w:numStyleLink w:val="ag3"/>
  </w:abstractNum>
  <w:abstractNum w:abstractNumId="663">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4">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5">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7">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8">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9">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0">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6B160502"/>
    <w:multiLevelType w:val="multilevel"/>
    <w:tmpl w:val="7F9AB868"/>
    <w:numStyleLink w:val="ag3"/>
  </w:abstractNum>
  <w:abstractNum w:abstractNumId="673">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4">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5">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6">
    <w:nsid w:val="6BE87319"/>
    <w:multiLevelType w:val="multilevel"/>
    <w:tmpl w:val="7F9AB868"/>
    <w:numStyleLink w:val="ag3"/>
  </w:abstractNum>
  <w:abstractNum w:abstractNumId="677">
    <w:nsid w:val="6BED2708"/>
    <w:multiLevelType w:val="multilevel"/>
    <w:tmpl w:val="7F9AB868"/>
    <w:numStyleLink w:val="ag3"/>
  </w:abstractNum>
  <w:abstractNum w:abstractNumId="678">
    <w:nsid w:val="6C1D5151"/>
    <w:multiLevelType w:val="hybridMultilevel"/>
    <w:tmpl w:val="D03AD092"/>
    <w:lvl w:ilvl="0">
      <w:start w:val="1"/>
      <w:numFmt w:val="bullet"/>
      <w:lvlText w:val=""/>
      <w:lvlJc w:val="left"/>
      <w:pPr>
        <w:ind w:left="2250" w:hanging="360"/>
      </w:pPr>
      <w:rPr>
        <w:rFonts w:ascii="Symbol" w:hAnsi="Symbol" w:hint="default"/>
      </w:rPr>
    </w:lvl>
    <w:lvl w:ilvl="1" w:tentative="1">
      <w:start w:val="1"/>
      <w:numFmt w:val="bullet"/>
      <w:lvlText w:val="o"/>
      <w:lvlJc w:val="left"/>
      <w:pPr>
        <w:ind w:left="2970" w:hanging="360"/>
      </w:pPr>
      <w:rPr>
        <w:rFonts w:ascii="Courier New" w:hAnsi="Courier New" w:cs="Courier New" w:hint="default"/>
      </w:rPr>
    </w:lvl>
    <w:lvl w:ilvl="2" w:tentative="1">
      <w:start w:val="1"/>
      <w:numFmt w:val="bullet"/>
      <w:lvlText w:val=""/>
      <w:lvlJc w:val="left"/>
      <w:pPr>
        <w:ind w:left="3690" w:hanging="360"/>
      </w:pPr>
      <w:rPr>
        <w:rFonts w:ascii="Wingdings" w:hAnsi="Wingdings" w:hint="default"/>
      </w:rPr>
    </w:lvl>
    <w:lvl w:ilvl="3" w:tentative="1">
      <w:start w:val="1"/>
      <w:numFmt w:val="bullet"/>
      <w:lvlText w:val=""/>
      <w:lvlJc w:val="left"/>
      <w:pPr>
        <w:ind w:left="4410" w:hanging="360"/>
      </w:pPr>
      <w:rPr>
        <w:rFonts w:ascii="Symbol" w:hAnsi="Symbol" w:hint="default"/>
      </w:rPr>
    </w:lvl>
    <w:lvl w:ilvl="4" w:tentative="1">
      <w:start w:val="1"/>
      <w:numFmt w:val="bullet"/>
      <w:lvlText w:val="o"/>
      <w:lvlJc w:val="left"/>
      <w:pPr>
        <w:ind w:left="5130" w:hanging="360"/>
      </w:pPr>
      <w:rPr>
        <w:rFonts w:ascii="Courier New" w:hAnsi="Courier New" w:cs="Courier New" w:hint="default"/>
      </w:rPr>
    </w:lvl>
    <w:lvl w:ilvl="5" w:tentative="1">
      <w:start w:val="1"/>
      <w:numFmt w:val="bullet"/>
      <w:lvlText w:val=""/>
      <w:lvlJc w:val="left"/>
      <w:pPr>
        <w:ind w:left="5850" w:hanging="360"/>
      </w:pPr>
      <w:rPr>
        <w:rFonts w:ascii="Wingdings" w:hAnsi="Wingdings" w:hint="default"/>
      </w:rPr>
    </w:lvl>
    <w:lvl w:ilvl="6" w:tentative="1">
      <w:start w:val="1"/>
      <w:numFmt w:val="bullet"/>
      <w:lvlText w:val=""/>
      <w:lvlJc w:val="left"/>
      <w:pPr>
        <w:ind w:left="6570" w:hanging="360"/>
      </w:pPr>
      <w:rPr>
        <w:rFonts w:ascii="Symbol" w:hAnsi="Symbol" w:hint="default"/>
      </w:rPr>
    </w:lvl>
    <w:lvl w:ilvl="7" w:tentative="1">
      <w:start w:val="1"/>
      <w:numFmt w:val="bullet"/>
      <w:lvlText w:val="o"/>
      <w:lvlJc w:val="left"/>
      <w:pPr>
        <w:ind w:left="7290" w:hanging="360"/>
      </w:pPr>
      <w:rPr>
        <w:rFonts w:ascii="Courier New" w:hAnsi="Courier New" w:cs="Courier New" w:hint="default"/>
      </w:rPr>
    </w:lvl>
    <w:lvl w:ilvl="8" w:tentative="1">
      <w:start w:val="1"/>
      <w:numFmt w:val="bullet"/>
      <w:lvlText w:val=""/>
      <w:lvlJc w:val="left"/>
      <w:pPr>
        <w:ind w:left="8010" w:hanging="360"/>
      </w:pPr>
      <w:rPr>
        <w:rFonts w:ascii="Wingdings" w:hAnsi="Wingdings" w:hint="default"/>
      </w:rPr>
    </w:lvl>
  </w:abstractNum>
  <w:abstractNum w:abstractNumId="679">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0">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1">
    <w:nsid w:val="6C554444"/>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6C682B39"/>
    <w:multiLevelType w:val="multilevel"/>
    <w:tmpl w:val="7F9AB868"/>
    <w:numStyleLink w:val="ag3"/>
  </w:abstractNum>
  <w:abstractNum w:abstractNumId="683">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4">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6CC511D2"/>
    <w:multiLevelType w:val="multilevel"/>
    <w:tmpl w:val="7F9AB868"/>
    <w:numStyleLink w:val="ag3"/>
  </w:abstractNum>
  <w:abstractNum w:abstractNumId="686">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7">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8">
    <w:nsid w:val="6D6E6A91"/>
    <w:multiLevelType w:val="multilevel"/>
    <w:tmpl w:val="7F9AB868"/>
    <w:numStyleLink w:val="ag3"/>
  </w:abstractNum>
  <w:abstractNum w:abstractNumId="689">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6DF50E57"/>
    <w:multiLevelType w:val="multilevel"/>
    <w:tmpl w:val="7F9AB868"/>
    <w:numStyleLink w:val="ag3"/>
  </w:abstractNum>
  <w:abstractNum w:abstractNumId="692">
    <w:nsid w:val="6DF93DF0"/>
    <w:multiLevelType w:val="multilevel"/>
    <w:tmpl w:val="7F9AB868"/>
    <w:numStyleLink w:val="ag3"/>
  </w:abstractNum>
  <w:abstractNum w:abstractNumId="693">
    <w:nsid w:val="6E0E530F"/>
    <w:multiLevelType w:val="multilevel"/>
    <w:tmpl w:val="7F9AB868"/>
    <w:numStyleLink w:val="ag3"/>
  </w:abstractNum>
  <w:abstractNum w:abstractNumId="694">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5">
    <w:nsid w:val="6E411180"/>
    <w:multiLevelType w:val="hybridMultilevel"/>
    <w:tmpl w:val="269A29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6">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6E6B3CCE"/>
    <w:multiLevelType w:val="multilevel"/>
    <w:tmpl w:val="7F9AB868"/>
    <w:numStyleLink w:val="ag3"/>
  </w:abstractNum>
  <w:abstractNum w:abstractNumId="699">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0">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1">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3">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5">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6FF266DE"/>
    <w:multiLevelType w:val="multilevel"/>
    <w:tmpl w:val="7F9AB868"/>
    <w:numStyleLink w:val="ag3"/>
  </w:abstractNum>
  <w:abstractNum w:abstractNumId="707">
    <w:nsid w:val="6FF71E98"/>
    <w:multiLevelType w:val="multilevel"/>
    <w:tmpl w:val="7F9AB868"/>
    <w:numStyleLink w:val="ag3"/>
  </w:abstractNum>
  <w:abstractNum w:abstractNumId="708">
    <w:nsid w:val="70135BE9"/>
    <w:multiLevelType w:val="multilevel"/>
    <w:tmpl w:val="7F9AB868"/>
    <w:numStyleLink w:val="ag3"/>
  </w:abstractNum>
  <w:abstractNum w:abstractNumId="709">
    <w:nsid w:val="70280A28"/>
    <w:multiLevelType w:val="multilevel"/>
    <w:tmpl w:val="7F9AB868"/>
    <w:numStyleLink w:val="ag3"/>
  </w:abstractNum>
  <w:abstractNum w:abstractNumId="710">
    <w:nsid w:val="703445E4"/>
    <w:multiLevelType w:val="multilevel"/>
    <w:tmpl w:val="7F9AB868"/>
    <w:numStyleLink w:val="ag3"/>
  </w:abstractNum>
  <w:abstractNum w:abstractNumId="711">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2">
    <w:nsid w:val="70663FA3"/>
    <w:multiLevelType w:val="multilevel"/>
    <w:tmpl w:val="7F9AB868"/>
    <w:numStyleLink w:val="ag3"/>
  </w:abstractNum>
  <w:abstractNum w:abstractNumId="713">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4">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5">
    <w:nsid w:val="70EE36D3"/>
    <w:multiLevelType w:val="multilevel"/>
    <w:tmpl w:val="7F9AB868"/>
    <w:numStyleLink w:val="ag3"/>
  </w:abstractNum>
  <w:abstractNum w:abstractNumId="716">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8">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19">
    <w:nsid w:val="71F51B96"/>
    <w:multiLevelType w:val="multilevel"/>
    <w:tmpl w:val="7F9AB868"/>
    <w:numStyleLink w:val="ag3"/>
  </w:abstractNum>
  <w:abstractNum w:abstractNumId="720">
    <w:nsid w:val="722A7CB6"/>
    <w:multiLevelType w:val="hybridMultilevel"/>
    <w:tmpl w:val="603447A8"/>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721">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723">
    <w:nsid w:val="72D40EC8"/>
    <w:multiLevelType w:val="multilevel"/>
    <w:tmpl w:val="7F9AB868"/>
    <w:numStyleLink w:val="ag3"/>
  </w:abstractNum>
  <w:abstractNum w:abstractNumId="724">
    <w:nsid w:val="72D8101D"/>
    <w:multiLevelType w:val="multilevel"/>
    <w:tmpl w:val="7F9AB868"/>
    <w:name w:val="numbered list"/>
    <w:numStyleLink w:val="ag3"/>
  </w:abstractNum>
  <w:abstractNum w:abstractNumId="725">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7">
    <w:nsid w:val="739F7E75"/>
    <w:multiLevelType w:val="multilevel"/>
    <w:tmpl w:val="7F9AB868"/>
    <w:numStyleLink w:val="ag3"/>
  </w:abstractNum>
  <w:abstractNum w:abstractNumId="728">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9">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74B21FFA"/>
    <w:multiLevelType w:val="multilevel"/>
    <w:tmpl w:val="7F9AB868"/>
    <w:numStyleLink w:val="ag3"/>
  </w:abstractNum>
  <w:abstractNum w:abstractNumId="733">
    <w:nsid w:val="74E368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4">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5">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75052305"/>
    <w:multiLevelType w:val="multilevel"/>
    <w:tmpl w:val="7F9AB868"/>
    <w:numStyleLink w:val="ag3"/>
  </w:abstractNum>
  <w:abstractNum w:abstractNumId="737">
    <w:nsid w:val="75797D1C"/>
    <w:multiLevelType w:val="multilevel"/>
    <w:tmpl w:val="7F9AB868"/>
    <w:numStyleLink w:val="ag3"/>
  </w:abstractNum>
  <w:abstractNum w:abstractNumId="738">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739">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0">
    <w:nsid w:val="760A338F"/>
    <w:multiLevelType w:val="multilevel"/>
    <w:tmpl w:val="7F9AB868"/>
    <w:numStyleLink w:val="ag3"/>
  </w:abstractNum>
  <w:abstractNum w:abstractNumId="741">
    <w:nsid w:val="76114CF2"/>
    <w:multiLevelType w:val="multilevel"/>
    <w:tmpl w:val="7F9AB868"/>
    <w:numStyleLink w:val="ag3"/>
  </w:abstractNum>
  <w:abstractNum w:abstractNumId="742">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7668369F"/>
    <w:multiLevelType w:val="multilevel"/>
    <w:tmpl w:val="7F9AB868"/>
    <w:numStyleLink w:val="ag3"/>
  </w:abstractNum>
  <w:abstractNum w:abstractNumId="744">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5">
    <w:nsid w:val="76C121A7"/>
    <w:multiLevelType w:val="multilevel"/>
    <w:tmpl w:val="7F9AB868"/>
    <w:numStyleLink w:val="ag3"/>
  </w:abstractNum>
  <w:abstractNum w:abstractNumId="746">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9">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0">
    <w:nsid w:val="77B3544E"/>
    <w:multiLevelType w:val="multilevel"/>
    <w:tmpl w:val="7F9AB868"/>
    <w:numStyleLink w:val="ag3"/>
  </w:abstractNum>
  <w:abstractNum w:abstractNumId="751">
    <w:nsid w:val="77C230F8"/>
    <w:multiLevelType w:val="multilevel"/>
    <w:tmpl w:val="7F9AB868"/>
    <w:numStyleLink w:val="ag3"/>
  </w:abstractNum>
  <w:abstractNum w:abstractNumId="752">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5">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6">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7">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8">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9">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0">
    <w:nsid w:val="792B2C28"/>
    <w:multiLevelType w:val="multilevel"/>
    <w:tmpl w:val="7F9AB868"/>
    <w:numStyleLink w:val="ag3"/>
  </w:abstractNum>
  <w:abstractNum w:abstractNumId="761">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79812981"/>
    <w:multiLevelType w:val="multilevel"/>
    <w:tmpl w:val="7F9AB868"/>
    <w:numStyleLink w:val="ag3"/>
  </w:abstractNum>
  <w:abstractNum w:abstractNumId="763">
    <w:nsid w:val="79DA698C"/>
    <w:multiLevelType w:val="multilevel"/>
    <w:tmpl w:val="7F9AB868"/>
    <w:numStyleLink w:val="ag3"/>
  </w:abstractNum>
  <w:abstractNum w:abstractNumId="764">
    <w:nsid w:val="79E0471A"/>
    <w:multiLevelType w:val="multilevel"/>
    <w:tmpl w:val="7F9AB868"/>
    <w:numStyleLink w:val="ag3"/>
  </w:abstractNum>
  <w:abstractNum w:abstractNumId="765">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767">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8">
    <w:nsid w:val="7AB97114"/>
    <w:multiLevelType w:val="multilevel"/>
    <w:tmpl w:val="7F9AB868"/>
    <w:numStyleLink w:val="ag3"/>
  </w:abstractNum>
  <w:abstractNum w:abstractNumId="769">
    <w:nsid w:val="7AE6263B"/>
    <w:multiLevelType w:val="hybridMultilevel"/>
    <w:tmpl w:val="9E4EC4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0">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7B275000"/>
    <w:multiLevelType w:val="multilevel"/>
    <w:tmpl w:val="7F9AB868"/>
    <w:numStyleLink w:val="ag3"/>
  </w:abstractNum>
  <w:abstractNum w:abstractNumId="772">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773">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5">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77">
    <w:nsid w:val="7C331372"/>
    <w:multiLevelType w:val="multilevel"/>
    <w:tmpl w:val="7F9AB868"/>
    <w:numStyleLink w:val="ag3"/>
  </w:abstractNum>
  <w:abstractNum w:abstractNumId="778">
    <w:nsid w:val="7C8261AA"/>
    <w:multiLevelType w:val="multilevel"/>
    <w:tmpl w:val="7F9AB868"/>
    <w:numStyleLink w:val="ag3"/>
  </w:abstractNum>
  <w:abstractNum w:abstractNumId="779">
    <w:nsid w:val="7CA21511"/>
    <w:multiLevelType w:val="multilevel"/>
    <w:tmpl w:val="7F9AB868"/>
    <w:numStyleLink w:val="ag3"/>
  </w:abstractNum>
  <w:abstractNum w:abstractNumId="780">
    <w:nsid w:val="7CB62F0B"/>
    <w:multiLevelType w:val="multilevel"/>
    <w:tmpl w:val="7F9AB868"/>
    <w:numStyleLink w:val="ag3"/>
  </w:abstractNum>
  <w:abstractNum w:abstractNumId="781">
    <w:nsid w:val="7CFC140C"/>
    <w:multiLevelType w:val="multilevel"/>
    <w:tmpl w:val="7F9AB868"/>
    <w:numStyleLink w:val="ag3"/>
  </w:abstractNum>
  <w:abstractNum w:abstractNumId="782">
    <w:nsid w:val="7D1848C4"/>
    <w:multiLevelType w:val="multilevel"/>
    <w:tmpl w:val="7F9AB868"/>
    <w:numStyleLink w:val="ag3"/>
  </w:abstractNum>
  <w:abstractNum w:abstractNumId="783">
    <w:nsid w:val="7D4E5AE4"/>
    <w:multiLevelType w:val="hybridMultilevel"/>
    <w:tmpl w:val="4750384A"/>
    <w:lvl w:ilvl="0">
      <w:start w:val="1"/>
      <w:numFmt w:val="bullet"/>
      <w:lvlText w:val=""/>
      <w:lvlJc w:val="left"/>
      <w:pPr>
        <w:ind w:left="3067" w:hanging="360"/>
      </w:pPr>
      <w:rPr>
        <w:rFonts w:ascii="Symbol" w:hAnsi="Symbol" w:hint="default"/>
      </w:rPr>
    </w:lvl>
    <w:lvl w:ilvl="1">
      <w:start w:val="1"/>
      <w:numFmt w:val="bullet"/>
      <w:lvlText w:val=""/>
      <w:lvlJc w:val="left"/>
      <w:pPr>
        <w:ind w:left="2347" w:hanging="360"/>
      </w:pPr>
      <w:rPr>
        <w:rFonts w:ascii="Symbol" w:hAnsi="Symbol"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784">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7D8E7E47"/>
    <w:multiLevelType w:val="multilevel"/>
    <w:tmpl w:val="7F9AB868"/>
    <w:numStyleLink w:val="ag3"/>
  </w:abstractNum>
  <w:abstractNum w:abstractNumId="786">
    <w:nsid w:val="7DC82E9B"/>
    <w:multiLevelType w:val="multilevel"/>
    <w:tmpl w:val="7F9AB868"/>
    <w:numStyleLink w:val="ag3"/>
  </w:abstractNum>
  <w:abstractNum w:abstractNumId="787">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88">
    <w:nsid w:val="7E2A6B45"/>
    <w:multiLevelType w:val="multilevel"/>
    <w:tmpl w:val="7F9AB868"/>
    <w:numStyleLink w:val="ag3"/>
  </w:abstractNum>
  <w:abstractNum w:abstractNumId="789">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0">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3">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7F4A096C"/>
    <w:multiLevelType w:val="multilevel"/>
    <w:tmpl w:val="7F9AB868"/>
    <w:numStyleLink w:val="ag3"/>
  </w:abstractNum>
  <w:abstractNum w:abstractNumId="795">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7F81500F"/>
    <w:multiLevelType w:val="multilevel"/>
    <w:tmpl w:val="7F9AB868"/>
    <w:numStyleLink w:val="ag3"/>
  </w:abstractNum>
  <w:abstractNum w:abstractNumId="797">
    <w:nsid w:val="7FA35E59"/>
    <w:multiLevelType w:val="multilevel"/>
    <w:tmpl w:val="7F9AB868"/>
    <w:numStyleLink w:val="ag3"/>
  </w:abstractNum>
  <w:abstractNum w:abstractNumId="798">
    <w:nsid w:val="7FEC4E8C"/>
    <w:multiLevelType w:val="multilevel"/>
    <w:tmpl w:val="7F9AB868"/>
    <w:numStyleLink w:val="ag3"/>
  </w:abstractNum>
  <w:num w:numId="1">
    <w:abstractNumId w:val="321"/>
  </w:num>
  <w:num w:numId="2">
    <w:abstractNumId w:val="321"/>
  </w:num>
  <w:num w:numId="3">
    <w:abstractNumId w:val="321"/>
  </w:num>
  <w:num w:numId="4">
    <w:abstractNumId w:val="321"/>
  </w:num>
  <w:num w:numId="5">
    <w:abstractNumId w:val="321"/>
  </w:num>
  <w:num w:numId="6">
    <w:abstractNumId w:val="321"/>
  </w:num>
  <w:num w:numId="7">
    <w:abstractNumId w:val="50"/>
  </w:num>
  <w:num w:numId="8">
    <w:abstractNumId w:val="6"/>
  </w:num>
  <w:num w:numId="9">
    <w:abstractNumId w:val="5"/>
  </w:num>
  <w:num w:numId="10">
    <w:abstractNumId w:val="4"/>
  </w:num>
  <w:num w:numId="11">
    <w:abstractNumId w:val="3"/>
  </w:num>
  <w:num w:numId="12">
    <w:abstractNumId w:val="2"/>
  </w:num>
  <w:num w:numId="13">
    <w:abstractNumId w:val="355"/>
  </w:num>
  <w:num w:numId="14">
    <w:abstractNumId w:val="722"/>
  </w:num>
  <w:num w:numId="15">
    <w:abstractNumId w:val="722"/>
  </w:num>
  <w:num w:numId="16">
    <w:abstractNumId w:val="722"/>
  </w:num>
  <w:num w:numId="17">
    <w:abstractNumId w:val="722"/>
  </w:num>
  <w:num w:numId="18">
    <w:abstractNumId w:val="1"/>
  </w:num>
  <w:num w:numId="19">
    <w:abstractNumId w:val="58"/>
  </w:num>
  <w:num w:numId="20">
    <w:abstractNumId w:val="609"/>
  </w:num>
  <w:num w:numId="21">
    <w:abstractNumId w:val="354"/>
  </w:num>
  <w:num w:numId="22">
    <w:abstractNumId w:val="539"/>
  </w:num>
  <w:num w:numId="23">
    <w:abstractNumId w:val="769"/>
  </w:num>
  <w:num w:numId="24">
    <w:abstractNumId w:val="461"/>
  </w:num>
  <w:num w:numId="25">
    <w:abstractNumId w:val="695"/>
  </w:num>
  <w:num w:numId="26">
    <w:abstractNumId w:val="406"/>
  </w:num>
  <w:num w:numId="27">
    <w:abstractNumId w:val="331"/>
  </w:num>
  <w:num w:numId="28">
    <w:abstractNumId w:val="593"/>
  </w:num>
  <w:num w:numId="29">
    <w:abstractNumId w:val="783"/>
  </w:num>
  <w:num w:numId="30">
    <w:abstractNumId w:val="720"/>
  </w:num>
  <w:num w:numId="31">
    <w:abstractNumId w:val="575"/>
  </w:num>
  <w:num w:numId="32">
    <w:abstractNumId w:val="748"/>
  </w:num>
  <w:num w:numId="33">
    <w:abstractNumId w:val="580"/>
  </w:num>
  <w:num w:numId="34">
    <w:abstractNumId w:val="228"/>
  </w:num>
  <w:num w:numId="35">
    <w:abstractNumId w:val="393"/>
  </w:num>
  <w:num w:numId="36">
    <w:abstractNumId w:val="357"/>
  </w:num>
  <w:num w:numId="37">
    <w:abstractNumId w:val="51"/>
  </w:num>
  <w:num w:numId="38">
    <w:abstractNumId w:val="464"/>
  </w:num>
  <w:num w:numId="39">
    <w:abstractNumId w:val="646"/>
  </w:num>
  <w:num w:numId="40">
    <w:abstractNumId w:val="702"/>
  </w:num>
  <w:num w:numId="41">
    <w:abstractNumId w:val="411"/>
  </w:num>
  <w:num w:numId="42">
    <w:abstractNumId w:val="726"/>
  </w:num>
  <w:num w:numId="43">
    <w:abstractNumId w:val="94"/>
  </w:num>
  <w:num w:numId="44">
    <w:abstractNumId w:val="426"/>
  </w:num>
  <w:num w:numId="45">
    <w:abstractNumId w:val="299"/>
  </w:num>
  <w:num w:numId="46">
    <w:abstractNumId w:val="282"/>
  </w:num>
  <w:num w:numId="47">
    <w:abstractNumId w:val="344"/>
  </w:num>
  <w:num w:numId="48">
    <w:abstractNumId w:val="167"/>
  </w:num>
  <w:num w:numId="49">
    <w:abstractNumId w:val="395"/>
  </w:num>
  <w:num w:numId="50">
    <w:abstractNumId w:val="576"/>
  </w:num>
  <w:num w:numId="51">
    <w:abstractNumId w:val="195"/>
  </w:num>
  <w:num w:numId="52">
    <w:abstractNumId w:val="505"/>
  </w:num>
  <w:num w:numId="53">
    <w:abstractNumId w:val="182"/>
  </w:num>
  <w:num w:numId="54">
    <w:abstractNumId w:val="451"/>
  </w:num>
  <w:num w:numId="55">
    <w:abstractNumId w:val="527"/>
  </w:num>
  <w:num w:numId="56">
    <w:abstractNumId w:val="522"/>
  </w:num>
  <w:num w:numId="57">
    <w:abstractNumId w:val="296"/>
  </w:num>
  <w:num w:numId="58">
    <w:abstractNumId w:val="669"/>
  </w:num>
  <w:num w:numId="59">
    <w:abstractNumId w:val="659"/>
  </w:num>
  <w:num w:numId="60">
    <w:abstractNumId w:val="118"/>
  </w:num>
  <w:num w:numId="61">
    <w:abstractNumId w:val="42"/>
  </w:num>
  <w:num w:numId="62">
    <w:abstractNumId w:val="614"/>
  </w:num>
  <w:num w:numId="63">
    <w:abstractNumId w:val="33"/>
  </w:num>
  <w:num w:numId="64">
    <w:abstractNumId w:val="486"/>
  </w:num>
  <w:num w:numId="65">
    <w:abstractNumId w:val="756"/>
  </w:num>
  <w:num w:numId="66">
    <w:abstractNumId w:val="545"/>
  </w:num>
  <w:num w:numId="67">
    <w:abstractNumId w:val="375"/>
  </w:num>
  <w:num w:numId="68">
    <w:abstractNumId w:val="112"/>
  </w:num>
  <w:num w:numId="69">
    <w:abstractNumId w:val="678"/>
  </w:num>
  <w:num w:numId="70">
    <w:abstractNumId w:val="180"/>
  </w:num>
  <w:num w:numId="71">
    <w:abstractNumId w:val="599"/>
  </w:num>
  <w:num w:numId="72">
    <w:abstractNumId w:val="259"/>
  </w:num>
  <w:num w:numId="73">
    <w:abstractNumId w:val="75"/>
  </w:num>
  <w:num w:numId="74">
    <w:abstractNumId w:val="376"/>
  </w:num>
  <w:num w:numId="75">
    <w:abstractNumId w:val="673"/>
  </w:num>
  <w:num w:numId="76">
    <w:abstractNumId w:val="531"/>
  </w:num>
  <w:num w:numId="77">
    <w:abstractNumId w:val="618"/>
  </w:num>
  <w:num w:numId="78">
    <w:abstractNumId w:val="125"/>
  </w:num>
  <w:num w:numId="79">
    <w:abstractNumId w:val="628"/>
  </w:num>
  <w:num w:numId="80">
    <w:abstractNumId w:val="530"/>
  </w:num>
  <w:num w:numId="81">
    <w:abstractNumId w:val="455"/>
  </w:num>
  <w:num w:numId="82">
    <w:abstractNumId w:val="362"/>
  </w:num>
  <w:num w:numId="83">
    <w:abstractNumId w:val="387"/>
  </w:num>
  <w:num w:numId="84">
    <w:abstractNumId w:val="157"/>
  </w:num>
  <w:num w:numId="85">
    <w:abstractNumId w:val="241"/>
  </w:num>
  <w:num w:numId="86">
    <w:abstractNumId w:val="324"/>
  </w:num>
  <w:num w:numId="87">
    <w:abstractNumId w:val="247"/>
  </w:num>
  <w:num w:numId="88">
    <w:abstractNumId w:val="186"/>
  </w:num>
  <w:num w:numId="89">
    <w:abstractNumId w:val="213"/>
  </w:num>
  <w:num w:numId="90">
    <w:abstractNumId w:val="152"/>
  </w:num>
  <w:num w:numId="91">
    <w:abstractNumId w:val="46"/>
  </w:num>
  <w:num w:numId="92">
    <w:abstractNumId w:val="40"/>
  </w:num>
  <w:num w:numId="93">
    <w:abstractNumId w:val="313"/>
  </w:num>
  <w:num w:numId="94">
    <w:abstractNumId w:val="76"/>
  </w:num>
  <w:num w:numId="95">
    <w:abstractNumId w:val="27"/>
  </w:num>
  <w:num w:numId="96">
    <w:abstractNumId w:val="267"/>
  </w:num>
  <w:num w:numId="97">
    <w:abstractNumId w:val="188"/>
  </w:num>
  <w:num w:numId="98">
    <w:abstractNumId w:val="236"/>
  </w:num>
  <w:num w:numId="99">
    <w:abstractNumId w:val="216"/>
  </w:num>
  <w:num w:numId="100">
    <w:abstractNumId w:val="215"/>
  </w:num>
  <w:num w:numId="101">
    <w:abstractNumId w:val="172"/>
  </w:num>
  <w:num w:numId="102">
    <w:abstractNumId w:val="219"/>
  </w:num>
  <w:num w:numId="103">
    <w:abstractNumId w:val="518"/>
  </w:num>
  <w:num w:numId="104">
    <w:abstractNumId w:val="264"/>
  </w:num>
  <w:num w:numId="105">
    <w:abstractNumId w:val="535"/>
  </w:num>
  <w:num w:numId="106">
    <w:abstractNumId w:val="662"/>
  </w:num>
  <w:num w:numId="107">
    <w:abstractNumId w:val="256"/>
  </w:num>
  <w:num w:numId="108">
    <w:abstractNumId w:val="289"/>
  </w:num>
  <w:num w:numId="109">
    <w:abstractNumId w:val="528"/>
  </w:num>
  <w:num w:numId="110">
    <w:abstractNumId w:val="255"/>
  </w:num>
  <w:num w:numId="111">
    <w:abstractNumId w:val="682"/>
  </w:num>
  <w:num w:numId="112">
    <w:abstractNumId w:val="650"/>
  </w:num>
  <w:num w:numId="113">
    <w:abstractNumId w:val="778"/>
  </w:num>
  <w:num w:numId="114">
    <w:abstractNumId w:val="788"/>
  </w:num>
  <w:num w:numId="115">
    <w:abstractNumId w:val="709"/>
  </w:num>
  <w:num w:numId="116">
    <w:abstractNumId w:val="447"/>
  </w:num>
  <w:num w:numId="117">
    <w:abstractNumId w:val="165"/>
  </w:num>
  <w:num w:numId="118">
    <w:abstractNumId w:val="318"/>
  </w:num>
  <w:num w:numId="119">
    <w:abstractNumId w:val="193"/>
  </w:num>
  <w:num w:numId="120">
    <w:abstractNumId w:val="119"/>
  </w:num>
  <w:num w:numId="121">
    <w:abstractNumId w:val="446"/>
  </w:num>
  <w:num w:numId="122">
    <w:abstractNumId w:val="785"/>
  </w:num>
  <w:num w:numId="123">
    <w:abstractNumId w:val="427"/>
  </w:num>
  <w:num w:numId="124">
    <w:abstractNumId w:val="314"/>
  </w:num>
  <w:num w:numId="125">
    <w:abstractNumId w:val="604"/>
  </w:num>
  <w:num w:numId="126">
    <w:abstractNumId w:val="353"/>
  </w:num>
  <w:num w:numId="127">
    <w:abstractNumId w:val="360"/>
  </w:num>
  <w:num w:numId="128">
    <w:abstractNumId w:val="377"/>
  </w:num>
  <w:num w:numId="129">
    <w:abstractNumId w:val="294"/>
  </w:num>
  <w:num w:numId="130">
    <w:abstractNumId w:val="737"/>
  </w:num>
  <w:num w:numId="131">
    <w:abstractNumId w:val="797"/>
  </w:num>
  <w:num w:numId="132">
    <w:abstractNumId w:val="619"/>
  </w:num>
  <w:num w:numId="133">
    <w:abstractNumId w:val="239"/>
  </w:num>
  <w:num w:numId="134">
    <w:abstractNumId w:val="490"/>
  </w:num>
  <w:num w:numId="135">
    <w:abstractNumId w:val="253"/>
  </w:num>
  <w:num w:numId="136">
    <w:abstractNumId w:val="421"/>
  </w:num>
  <w:num w:numId="137">
    <w:abstractNumId w:val="85"/>
  </w:num>
  <w:num w:numId="138">
    <w:abstractNumId w:val="782"/>
  </w:num>
  <w:num w:numId="139">
    <w:abstractNumId w:val="600"/>
  </w:num>
  <w:num w:numId="140">
    <w:abstractNumId w:val="584"/>
  </w:num>
  <w:num w:numId="141">
    <w:abstractNumId w:val="115"/>
  </w:num>
  <w:num w:numId="142">
    <w:abstractNumId w:val="606"/>
  </w:num>
  <w:num w:numId="143">
    <w:abstractNumId w:val="598"/>
  </w:num>
  <w:num w:numId="144">
    <w:abstractNumId w:val="55"/>
  </w:num>
  <w:num w:numId="145">
    <w:abstractNumId w:val="485"/>
  </w:num>
  <w:num w:numId="146">
    <w:abstractNumId w:val="398"/>
  </w:num>
  <w:num w:numId="147">
    <w:abstractNumId w:val="724"/>
  </w:num>
  <w:num w:numId="148">
    <w:abstractNumId w:val="492"/>
  </w:num>
  <w:num w:numId="149">
    <w:abstractNumId w:val="685"/>
  </w:num>
  <w:num w:numId="150">
    <w:abstractNumId w:val="460"/>
  </w:num>
  <w:num w:numId="151">
    <w:abstractNumId w:val="592"/>
  </w:num>
  <w:num w:numId="152">
    <w:abstractNumId w:val="22"/>
  </w:num>
  <w:num w:numId="153">
    <w:abstractNumId w:val="142"/>
  </w:num>
  <w:num w:numId="154">
    <w:abstractNumId w:val="602"/>
  </w:num>
  <w:num w:numId="155">
    <w:abstractNumId w:val="305"/>
  </w:num>
  <w:num w:numId="156">
    <w:abstractNumId w:val="607"/>
  </w:num>
  <w:num w:numId="157">
    <w:abstractNumId w:val="192"/>
  </w:num>
  <w:num w:numId="158">
    <w:abstractNumId w:val="751"/>
  </w:num>
  <w:num w:numId="159">
    <w:abstractNumId w:val="147"/>
  </w:num>
  <w:num w:numId="160">
    <w:abstractNumId w:val="292"/>
  </w:num>
  <w:num w:numId="161">
    <w:abstractNumId w:val="698"/>
  </w:num>
  <w:num w:numId="162">
    <w:abstractNumId w:val="657"/>
  </w:num>
  <w:num w:numId="163">
    <w:abstractNumId w:val="230"/>
  </w:num>
  <w:num w:numId="164">
    <w:abstractNumId w:val="542"/>
  </w:num>
  <w:num w:numId="165">
    <w:abstractNumId w:val="462"/>
  </w:num>
  <w:num w:numId="166">
    <w:abstractNumId w:val="556"/>
  </w:num>
  <w:num w:numId="167">
    <w:abstractNumId w:val="552"/>
  </w:num>
  <w:num w:numId="168">
    <w:abstractNumId w:val="478"/>
  </w:num>
  <w:num w:numId="169">
    <w:abstractNumId w:val="639"/>
  </w:num>
  <w:num w:numId="170">
    <w:abstractNumId w:val="90"/>
  </w:num>
  <w:num w:numId="171">
    <w:abstractNumId w:val="413"/>
  </w:num>
  <w:num w:numId="172">
    <w:abstractNumId w:val="163"/>
  </w:num>
  <w:num w:numId="173">
    <w:abstractNumId w:val="269"/>
  </w:num>
  <w:num w:numId="174">
    <w:abstractNumId w:val="463"/>
  </w:num>
  <w:num w:numId="175">
    <w:abstractNumId w:val="79"/>
  </w:num>
  <w:num w:numId="176">
    <w:abstractNumId w:val="732"/>
  </w:num>
  <w:num w:numId="177">
    <w:abstractNumId w:val="653"/>
  </w:num>
  <w:num w:numId="178">
    <w:abstractNumId w:val="156"/>
  </w:num>
  <w:num w:numId="179">
    <w:abstractNumId w:val="467"/>
  </w:num>
  <w:num w:numId="180">
    <w:abstractNumId w:val="108"/>
  </w:num>
  <w:num w:numId="181">
    <w:abstractNumId w:val="688"/>
  </w:num>
  <w:num w:numId="182">
    <w:abstractNumId w:val="200"/>
  </w:num>
  <w:num w:numId="183">
    <w:abstractNumId w:val="284"/>
  </w:num>
  <w:num w:numId="184">
    <w:abstractNumId w:val="676"/>
  </w:num>
  <w:num w:numId="185">
    <w:abstractNumId w:val="625"/>
  </w:num>
  <w:num w:numId="186">
    <w:abstractNumId w:val="507"/>
  </w:num>
  <w:num w:numId="187">
    <w:abstractNumId w:val="349"/>
  </w:num>
  <w:num w:numId="188">
    <w:abstractNumId w:val="333"/>
  </w:num>
  <w:num w:numId="189">
    <w:abstractNumId w:val="549"/>
  </w:num>
  <w:num w:numId="190">
    <w:abstractNumId w:val="86"/>
  </w:num>
  <w:num w:numId="191">
    <w:abstractNumId w:val="444"/>
  </w:num>
  <w:num w:numId="192">
    <w:abstractNumId w:val="69"/>
  </w:num>
  <w:num w:numId="193">
    <w:abstractNumId w:val="495"/>
  </w:num>
  <w:num w:numId="194">
    <w:abstractNumId w:val="181"/>
  </w:num>
  <w:num w:numId="195">
    <w:abstractNumId w:val="523"/>
  </w:num>
  <w:num w:numId="196">
    <w:abstractNumId w:val="779"/>
  </w:num>
  <w:num w:numId="197">
    <w:abstractNumId w:val="715"/>
  </w:num>
  <w:num w:numId="198">
    <w:abstractNumId w:val="7"/>
  </w:num>
  <w:num w:numId="199">
    <w:abstractNumId w:val="479"/>
  </w:num>
  <w:num w:numId="200">
    <w:abstractNumId w:val="692"/>
  </w:num>
  <w:num w:numId="201">
    <w:abstractNumId w:val="641"/>
  </w:num>
  <w:num w:numId="202">
    <w:abstractNumId w:val="390"/>
  </w:num>
  <w:num w:numId="203">
    <w:abstractNumId w:val="560"/>
  </w:num>
  <w:num w:numId="204">
    <w:abstractNumId w:val="391"/>
  </w:num>
  <w:num w:numId="205">
    <w:abstractNumId w:val="312"/>
  </w:num>
  <w:num w:numId="206">
    <w:abstractNumId w:val="771"/>
  </w:num>
  <w:num w:numId="207">
    <w:abstractNumId w:val="537"/>
  </w:num>
  <w:num w:numId="208">
    <w:abstractNumId w:val="562"/>
  </w:num>
  <w:num w:numId="209">
    <w:abstractNumId w:val="346"/>
  </w:num>
  <w:num w:numId="210">
    <w:abstractNumId w:val="234"/>
  </w:num>
  <w:num w:numId="211">
    <w:abstractNumId w:val="708"/>
  </w:num>
  <w:num w:numId="212">
    <w:abstractNumId w:val="343"/>
  </w:num>
  <w:num w:numId="213">
    <w:abstractNumId w:val="281"/>
  </w:num>
  <w:num w:numId="214">
    <w:abstractNumId w:val="454"/>
  </w:num>
  <w:num w:numId="215">
    <w:abstractNumId w:val="364"/>
  </w:num>
  <w:num w:numId="216">
    <w:abstractNumId w:val="489"/>
  </w:num>
  <w:num w:numId="217">
    <w:abstractNumId w:val="431"/>
  </w:num>
  <w:num w:numId="218">
    <w:abstractNumId w:val="707"/>
  </w:num>
  <w:num w:numId="219">
    <w:abstractNumId w:val="635"/>
  </w:num>
  <w:num w:numId="220">
    <w:abstractNumId w:val="366"/>
  </w:num>
  <w:num w:numId="221">
    <w:abstractNumId w:val="221"/>
  </w:num>
  <w:num w:numId="222">
    <w:abstractNumId w:val="448"/>
  </w:num>
  <w:num w:numId="223">
    <w:abstractNumId w:val="622"/>
  </w:num>
  <w:num w:numId="224">
    <w:abstractNumId w:val="540"/>
  </w:num>
  <w:num w:numId="225">
    <w:abstractNumId w:val="279"/>
  </w:num>
  <w:num w:numId="226">
    <w:abstractNumId w:val="640"/>
  </w:num>
  <w:num w:numId="227">
    <w:abstractNumId w:val="252"/>
    <w:lvlOverride w:ilvl="2">
      <w:lvl w:ilvl="2">
        <w:start w:val="1"/>
        <w:numFmt w:val="lowerRoman"/>
        <w:lvlText w:val="%3."/>
        <w:lvlJc w:val="right"/>
        <w:pPr>
          <w:tabs>
            <w:tab w:val="num" w:pos="1800"/>
          </w:tabs>
          <w:ind w:left="1800" w:hanging="360"/>
        </w:pPr>
        <w:rPr>
          <w:rFonts w:hint="default"/>
          <w:b w:val="0"/>
        </w:rPr>
      </w:lvl>
    </w:lvlOverride>
  </w:num>
  <w:num w:numId="228">
    <w:abstractNumId w:val="777"/>
  </w:num>
  <w:num w:numId="229">
    <w:abstractNumId w:val="245"/>
  </w:num>
  <w:num w:numId="230">
    <w:abstractNumId w:val="179"/>
  </w:num>
  <w:num w:numId="231">
    <w:abstractNumId w:val="32"/>
  </w:num>
  <w:num w:numId="232">
    <w:abstractNumId w:val="516"/>
  </w:num>
  <w:num w:numId="233">
    <w:abstractNumId w:val="133"/>
  </w:num>
  <w:num w:numId="234">
    <w:abstractNumId w:val="569"/>
  </w:num>
  <w:num w:numId="235">
    <w:abstractNumId w:val="459"/>
  </w:num>
  <w:num w:numId="236">
    <w:abstractNumId w:val="276"/>
  </w:num>
  <w:num w:numId="237">
    <w:abstractNumId w:val="469"/>
  </w:num>
  <w:num w:numId="238">
    <w:abstractNumId w:val="322"/>
  </w:num>
  <w:num w:numId="239">
    <w:abstractNumId w:val="341"/>
  </w:num>
  <w:num w:numId="240">
    <w:abstractNumId w:val="571"/>
  </w:num>
  <w:num w:numId="241">
    <w:abstractNumId w:val="710"/>
  </w:num>
  <w:num w:numId="242">
    <w:abstractNumId w:val="114"/>
  </w:num>
  <w:num w:numId="243">
    <w:abstractNumId w:val="127"/>
  </w:num>
  <w:num w:numId="244">
    <w:abstractNumId w:val="712"/>
  </w:num>
  <w:num w:numId="245">
    <w:abstractNumId w:val="62"/>
  </w:num>
  <w:num w:numId="246">
    <w:abstractNumId w:val="132"/>
  </w:num>
  <w:num w:numId="247">
    <w:abstractNumId w:val="402"/>
  </w:num>
  <w:num w:numId="248">
    <w:abstractNumId w:val="227"/>
  </w:num>
  <w:num w:numId="249">
    <w:abstractNumId w:val="538"/>
  </w:num>
  <w:num w:numId="250">
    <w:abstractNumId w:val="96"/>
  </w:num>
  <w:num w:numId="251">
    <w:abstractNumId w:val="93"/>
  </w:num>
  <w:num w:numId="252">
    <w:abstractNumId w:val="159"/>
  </w:num>
  <w:num w:numId="253">
    <w:abstractNumId w:val="53"/>
  </w:num>
  <w:num w:numId="254">
    <w:abstractNumId w:val="370"/>
  </w:num>
  <w:num w:numId="255">
    <w:abstractNumId w:val="611"/>
  </w:num>
  <w:num w:numId="256">
    <w:abstractNumId w:val="610"/>
  </w:num>
  <w:num w:numId="257">
    <w:abstractNumId w:val="123"/>
  </w:num>
  <w:num w:numId="258">
    <w:abstractNumId w:val="736"/>
  </w:num>
  <w:num w:numId="259">
    <w:abstractNumId w:val="254"/>
  </w:num>
  <w:num w:numId="260">
    <w:abstractNumId w:val="437"/>
  </w:num>
  <w:num w:numId="261">
    <w:abstractNumId w:val="483"/>
  </w:num>
  <w:num w:numId="262">
    <w:abstractNumId w:val="780"/>
  </w:num>
  <w:num w:numId="263">
    <w:abstractNumId w:val="672"/>
  </w:num>
  <w:num w:numId="264">
    <w:abstractNumId w:val="510"/>
  </w:num>
  <w:num w:numId="265">
    <w:abstractNumId w:val="65"/>
  </w:num>
  <w:num w:numId="266">
    <w:abstractNumId w:val="91"/>
  </w:num>
  <w:num w:numId="267">
    <w:abstractNumId w:val="760"/>
  </w:num>
  <w:num w:numId="268">
    <w:abstractNumId w:val="434"/>
  </w:num>
  <w:num w:numId="269">
    <w:abstractNumId w:val="225"/>
  </w:num>
  <w:num w:numId="270">
    <w:abstractNumId w:val="656"/>
  </w:num>
  <w:num w:numId="271">
    <w:abstractNumId w:val="263"/>
  </w:num>
  <w:num w:numId="272">
    <w:abstractNumId w:val="297"/>
  </w:num>
  <w:num w:numId="273">
    <w:abstractNumId w:val="643"/>
  </w:num>
  <w:num w:numId="274">
    <w:abstractNumId w:val="361"/>
  </w:num>
  <w:num w:numId="275">
    <w:abstractNumId w:val="158"/>
  </w:num>
  <w:num w:numId="276">
    <w:abstractNumId w:val="60"/>
  </w:num>
  <w:num w:numId="277">
    <w:abstractNumId w:val="563"/>
  </w:num>
  <w:num w:numId="278">
    <w:abstractNumId w:val="389"/>
  </w:num>
  <w:num w:numId="279">
    <w:abstractNumId w:val="719"/>
  </w:num>
  <w:num w:numId="280">
    <w:abstractNumId w:val="83"/>
  </w:num>
  <w:num w:numId="281">
    <w:abstractNumId w:val="740"/>
  </w:num>
  <w:num w:numId="282">
    <w:abstractNumId w:val="403"/>
  </w:num>
  <w:num w:numId="283">
    <w:abstractNumId w:val="105"/>
  </w:num>
  <w:num w:numId="284">
    <w:abstractNumId w:val="581"/>
  </w:num>
  <w:num w:numId="285">
    <w:abstractNumId w:val="178"/>
  </w:num>
  <w:num w:numId="286">
    <w:abstractNumId w:val="497"/>
  </w:num>
  <w:num w:numId="287">
    <w:abstractNumId w:val="325"/>
  </w:num>
  <w:num w:numId="288">
    <w:abstractNumId w:val="544"/>
  </w:num>
  <w:num w:numId="289">
    <w:abstractNumId w:val="150"/>
  </w:num>
  <w:num w:numId="290">
    <w:abstractNumId w:val="506"/>
  </w:num>
  <w:num w:numId="291">
    <w:abstractNumId w:val="260"/>
  </w:num>
  <w:num w:numId="292">
    <w:abstractNumId w:val="214"/>
  </w:num>
  <w:num w:numId="293">
    <w:abstractNumId w:val="232"/>
  </w:num>
  <w:num w:numId="294">
    <w:abstractNumId w:val="513"/>
  </w:num>
  <w:num w:numId="295">
    <w:abstractNumId w:val="596"/>
  </w:num>
  <w:num w:numId="296">
    <w:abstractNumId w:val="612"/>
  </w:num>
  <w:num w:numId="297">
    <w:abstractNumId w:val="11"/>
  </w:num>
  <w:num w:numId="298">
    <w:abstractNumId w:val="428"/>
  </w:num>
  <w:num w:numId="299">
    <w:abstractNumId w:val="330"/>
  </w:num>
  <w:num w:numId="300">
    <w:abstractNumId w:val="164"/>
  </w:num>
  <w:num w:numId="301">
    <w:abstractNumId w:val="177"/>
  </w:num>
  <w:num w:numId="302">
    <w:abstractNumId w:val="348"/>
  </w:num>
  <w:num w:numId="303">
    <w:abstractNumId w:val="508"/>
  </w:num>
  <w:num w:numId="304">
    <w:abstractNumId w:val="482"/>
  </w:num>
  <w:num w:numId="305">
    <w:abstractNumId w:val="369"/>
  </w:num>
  <w:num w:numId="306">
    <w:abstractNumId w:val="550"/>
  </w:num>
  <w:num w:numId="307">
    <w:abstractNumId w:val="620"/>
  </w:num>
  <w:num w:numId="308">
    <w:abstractNumId w:val="323"/>
    <w:lvlOverride w:ilvl="2">
      <w:lvl w:ilvl="2">
        <w:start w:val="1"/>
        <w:numFmt w:val="lowerRoman"/>
        <w:lvlText w:val="%3."/>
        <w:lvlJc w:val="right"/>
        <w:pPr>
          <w:tabs>
            <w:tab w:val="num" w:pos="1800"/>
          </w:tabs>
          <w:ind w:left="1800" w:hanging="360"/>
        </w:pPr>
        <w:rPr>
          <w:rFonts w:hint="default"/>
          <w:b w:val="0"/>
        </w:rPr>
      </w:lvl>
    </w:lvlOverride>
  </w:num>
  <w:num w:numId="309">
    <w:abstractNumId w:val="677"/>
  </w:num>
  <w:num w:numId="310">
    <w:abstractNumId w:val="757"/>
  </w:num>
  <w:num w:numId="311">
    <w:abstractNumId w:val="595"/>
  </w:num>
  <w:num w:numId="312">
    <w:abstractNumId w:val="691"/>
  </w:num>
  <w:num w:numId="313">
    <w:abstractNumId w:val="601"/>
  </w:num>
  <w:num w:numId="314">
    <w:abstractNumId w:val="248"/>
  </w:num>
  <w:num w:numId="315">
    <w:abstractNumId w:val="743"/>
  </w:num>
  <w:num w:numId="316">
    <w:abstractNumId w:val="359"/>
  </w:num>
  <w:num w:numId="317">
    <w:abstractNumId w:val="64"/>
  </w:num>
  <w:num w:numId="318">
    <w:abstractNumId w:val="723"/>
  </w:num>
  <w:num w:numId="319">
    <w:abstractNumId w:val="763"/>
  </w:num>
  <w:num w:numId="320">
    <w:abstractNumId w:val="706"/>
  </w:num>
  <w:num w:numId="321">
    <w:abstractNumId w:val="109"/>
  </w:num>
  <w:num w:numId="322">
    <w:abstractNumId w:val="458"/>
  </w:num>
  <w:num w:numId="323">
    <w:abstractNumId w:val="456"/>
  </w:num>
  <w:num w:numId="324">
    <w:abstractNumId w:val="554"/>
  </w:num>
  <w:num w:numId="325">
    <w:abstractNumId w:val="251"/>
  </w:num>
  <w:num w:numId="326">
    <w:abstractNumId w:val="558"/>
  </w:num>
  <w:num w:numId="327">
    <w:abstractNumId w:val="20"/>
  </w:num>
  <w:num w:numId="328">
    <w:abstractNumId w:val="651"/>
  </w:num>
  <w:num w:numId="329">
    <w:abstractNumId w:val="798"/>
  </w:num>
  <w:num w:numId="330">
    <w:abstractNumId w:val="160"/>
  </w:num>
  <w:num w:numId="331">
    <w:abstractNumId w:val="658"/>
  </w:num>
  <w:num w:numId="332">
    <w:abstractNumId w:val="95"/>
  </w:num>
  <w:num w:numId="333">
    <w:abstractNumId w:val="786"/>
  </w:num>
  <w:num w:numId="334">
    <w:abstractNumId w:val="334"/>
  </w:num>
  <w:num w:numId="335">
    <w:abstractNumId w:val="590"/>
  </w:num>
  <w:num w:numId="336">
    <w:abstractNumId w:val="329"/>
  </w:num>
  <w:num w:numId="337">
    <w:abstractNumId w:val="278"/>
  </w:num>
  <w:num w:numId="338">
    <w:abstractNumId w:val="352"/>
  </w:num>
  <w:num w:numId="339">
    <w:abstractNumId w:val="101"/>
  </w:num>
  <w:num w:numId="340">
    <w:abstractNumId w:val="304"/>
  </w:num>
  <w:num w:numId="341">
    <w:abstractNumId w:val="67"/>
  </w:num>
  <w:num w:numId="342">
    <w:abstractNumId w:val="113"/>
  </w:num>
  <w:num w:numId="343">
    <w:abstractNumId w:val="17"/>
  </w:num>
  <w:num w:numId="344">
    <w:abstractNumId w:val="796"/>
  </w:num>
  <w:num w:numId="345">
    <w:abstractNumId w:val="72"/>
  </w:num>
  <w:num w:numId="346">
    <w:abstractNumId w:val="103"/>
  </w:num>
  <w:num w:numId="347">
    <w:abstractNumId w:val="99"/>
  </w:num>
  <w:num w:numId="348">
    <w:abstractNumId w:val="45"/>
  </w:num>
  <w:num w:numId="349">
    <w:abstractNumId w:val="764"/>
  </w:num>
  <w:num w:numId="350">
    <w:abstractNumId w:val="249"/>
  </w:num>
  <w:num w:numId="351">
    <w:abstractNumId w:val="727"/>
  </w:num>
  <w:num w:numId="352">
    <w:abstractNumId w:val="306"/>
  </w:num>
  <w:num w:numId="353">
    <w:abstractNumId w:val="204"/>
  </w:num>
  <w:num w:numId="354">
    <w:abstractNumId w:val="81"/>
  </w:num>
  <w:num w:numId="355">
    <w:abstractNumId w:val="47"/>
  </w:num>
  <w:num w:numId="356">
    <w:abstractNumId w:val="302"/>
  </w:num>
  <w:num w:numId="357">
    <w:abstractNumId w:val="750"/>
  </w:num>
  <w:num w:numId="358">
    <w:abstractNumId w:val="35"/>
  </w:num>
  <w:num w:numId="359">
    <w:abstractNumId w:val="271"/>
  </w:num>
  <w:num w:numId="360">
    <w:abstractNumId w:val="648"/>
  </w:num>
  <w:num w:numId="361">
    <w:abstractNumId w:val="66"/>
  </w:num>
  <w:num w:numId="362">
    <w:abstractNumId w:val="514"/>
  </w:num>
  <w:num w:numId="363">
    <w:abstractNumId w:val="631"/>
  </w:num>
  <w:num w:numId="364">
    <w:abstractNumId w:val="155"/>
  </w:num>
  <w:num w:numId="365">
    <w:abstractNumId w:val="564"/>
  </w:num>
  <w:num w:numId="366">
    <w:abstractNumId w:val="768"/>
  </w:num>
  <w:num w:numId="367">
    <w:abstractNumId w:val="488"/>
  </w:num>
  <w:num w:numId="368">
    <w:abstractNumId w:val="493"/>
  </w:num>
  <w:num w:numId="369">
    <w:abstractNumId w:val="332"/>
  </w:num>
  <w:num w:numId="370">
    <w:abstractNumId w:val="693"/>
  </w:num>
  <w:num w:numId="371">
    <w:abstractNumId w:val="201"/>
  </w:num>
  <w:num w:numId="372">
    <w:abstractNumId w:val="409"/>
  </w:num>
  <w:num w:numId="373">
    <w:abstractNumId w:val="206"/>
  </w:num>
  <w:num w:numId="374">
    <w:abstractNumId w:val="382"/>
  </w:num>
  <w:num w:numId="375">
    <w:abstractNumId w:val="415"/>
  </w:num>
  <w:num w:numId="376">
    <w:abstractNumId w:val="98"/>
  </w:num>
  <w:num w:numId="377">
    <w:abstractNumId w:val="73"/>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502"/>
  </w:num>
  <w:num w:numId="379">
    <w:abstractNumId w:val="781"/>
  </w:num>
  <w:num w:numId="380">
    <w:abstractNumId w:val="526"/>
  </w:num>
  <w:num w:numId="381">
    <w:abstractNumId w:val="443"/>
  </w:num>
  <w:num w:numId="382">
    <w:abstractNumId w:val="243"/>
  </w:num>
  <w:num w:numId="383">
    <w:abstractNumId w:val="762"/>
  </w:num>
  <w:num w:numId="384">
    <w:abstractNumId w:val="741"/>
  </w:num>
  <w:num w:numId="385">
    <w:abstractNumId w:val="185"/>
  </w:num>
  <w:num w:numId="386">
    <w:abstractNumId w:val="97"/>
  </w:num>
  <w:num w:numId="387">
    <w:abstractNumId w:val="246"/>
  </w:num>
  <w:num w:numId="388">
    <w:abstractNumId w:val="205"/>
  </w:num>
  <w:num w:numId="389">
    <w:abstractNumId w:val="80"/>
  </w:num>
  <w:num w:numId="390">
    <w:abstractNumId w:val="745"/>
  </w:num>
  <w:num w:numId="391">
    <w:abstractNumId w:val="794"/>
  </w:num>
  <w:num w:numId="392">
    <w:abstractNumId w:val="774"/>
  </w:num>
  <w:num w:numId="393">
    <w:abstractNumId w:val="31"/>
  </w:num>
  <w:num w:numId="394">
    <w:abstractNumId w:val="718"/>
  </w:num>
  <w:num w:numId="395">
    <w:abstractNumId w:val="766"/>
  </w:num>
  <w:num w:numId="396">
    <w:abstractNumId w:val="572"/>
  </w:num>
  <w:num w:numId="397">
    <w:abstractNumId w:val="229"/>
    <w:lvlOverride w:ilvl="1">
      <w:lvl w:ilvl="1">
        <w:start w:val="1"/>
        <w:numFmt w:val="lowerLetter"/>
        <w:lvlText w:val="%2."/>
        <w:lvlJc w:val="left"/>
        <w:pPr>
          <w:tabs>
            <w:tab w:val="num" w:pos="1080"/>
          </w:tabs>
          <w:ind w:left="1080" w:hanging="360"/>
        </w:pPr>
        <w:rPr>
          <w:rFonts w:hint="default"/>
          <w:i w:val="0"/>
        </w:rPr>
      </w:lvl>
    </w:lvlOverride>
  </w:num>
  <w:num w:numId="398">
    <w:abstractNumId w:val="432"/>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258"/>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440"/>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465"/>
  </w:num>
  <w:num w:numId="402">
    <w:abstractNumId w:val="154"/>
  </w:num>
  <w:num w:numId="403">
    <w:abstractNumId w:val="407"/>
  </w:num>
  <w:num w:numId="404">
    <w:abstractNumId w:val="207"/>
  </w:num>
  <w:num w:numId="405">
    <w:abstractNumId w:val="84"/>
  </w:num>
  <w:num w:numId="406">
    <w:abstractNumId w:val="141"/>
  </w:num>
  <w:num w:numId="407">
    <w:abstractNumId w:val="287"/>
  </w:num>
  <w:num w:numId="408">
    <w:abstractNumId w:val="684"/>
  </w:num>
  <w:num w:numId="409">
    <w:abstractNumId w:val="652"/>
  </w:num>
  <w:num w:numId="410">
    <w:abstractNumId w:val="629"/>
  </w:num>
  <w:num w:numId="411">
    <w:abstractNumId w:val="615"/>
  </w:num>
  <w:num w:numId="412">
    <w:abstractNumId w:val="311"/>
  </w:num>
  <w:num w:numId="413">
    <w:abstractNumId w:val="621"/>
  </w:num>
  <w:num w:numId="414">
    <w:abstractNumId w:val="487"/>
  </w:num>
  <w:num w:numId="415">
    <w:abstractNumId w:val="664"/>
  </w:num>
  <w:num w:numId="416">
    <w:abstractNumId w:val="711"/>
  </w:num>
  <w:num w:numId="417">
    <w:abstractNumId w:val="368"/>
  </w:num>
  <w:num w:numId="418">
    <w:abstractNumId w:val="496"/>
  </w:num>
  <w:num w:numId="419">
    <w:abstractNumId w:val="319"/>
  </w:num>
  <w:num w:numId="420">
    <w:abstractNumId w:val="231"/>
  </w:num>
  <w:num w:numId="421">
    <w:abstractNumId w:val="217"/>
  </w:num>
  <w:num w:numId="422">
    <w:abstractNumId w:val="337"/>
  </w:num>
  <w:num w:numId="423">
    <w:abstractNumId w:val="792"/>
  </w:num>
  <w:num w:numId="424">
    <w:abstractNumId w:val="435"/>
  </w:num>
  <w:num w:numId="425">
    <w:abstractNumId w:val="445"/>
  </w:num>
  <w:num w:numId="426">
    <w:abstractNumId w:val="222"/>
  </w:num>
  <w:num w:numId="427">
    <w:abstractNumId w:val="386"/>
  </w:num>
  <w:num w:numId="428">
    <w:abstractNumId w:val="265"/>
  </w:num>
  <w:num w:numId="429">
    <w:abstractNumId w:val="570"/>
  </w:num>
  <w:num w:numId="430">
    <w:abstractNumId w:val="767"/>
  </w:num>
  <w:num w:numId="431">
    <w:abstractNumId w:val="561"/>
  </w:num>
  <w:num w:numId="432">
    <w:abstractNumId w:val="100"/>
  </w:num>
  <w:num w:numId="433">
    <w:abstractNumId w:val="524"/>
  </w:num>
  <w:num w:numId="434">
    <w:abstractNumId w:val="342"/>
  </w:num>
  <w:num w:numId="435">
    <w:abstractNumId w:val="511"/>
  </w:num>
  <w:num w:numId="436">
    <w:abstractNumId w:val="521"/>
  </w:num>
  <w:num w:numId="437">
    <w:abstractNumId w:val="466"/>
  </w:num>
  <w:num w:numId="438">
    <w:abstractNumId w:val="660"/>
  </w:num>
  <w:num w:numId="439">
    <w:abstractNumId w:val="23"/>
  </w:num>
  <w:num w:numId="440">
    <w:abstractNumId w:val="335"/>
  </w:num>
  <w:num w:numId="441">
    <w:abstractNumId w:val="380"/>
  </w:num>
  <w:num w:numId="442">
    <w:abstractNumId w:val="546"/>
  </w:num>
  <w:num w:numId="443">
    <w:abstractNumId w:val="468"/>
  </w:num>
  <w:num w:numId="444">
    <w:abstractNumId w:val="699"/>
  </w:num>
  <w:num w:numId="445">
    <w:abstractNumId w:val="285"/>
  </w:num>
  <w:num w:numId="446">
    <w:abstractNumId w:val="594"/>
  </w:num>
  <w:num w:numId="447">
    <w:abstractNumId w:val="419"/>
  </w:num>
  <w:num w:numId="448">
    <w:abstractNumId w:val="288"/>
  </w:num>
  <w:num w:numId="449">
    <w:abstractNumId w:val="187"/>
  </w:num>
  <w:num w:numId="450">
    <w:abstractNumId w:val="385"/>
  </w:num>
  <w:num w:numId="451">
    <w:abstractNumId w:val="275"/>
  </w:num>
  <w:num w:numId="452">
    <w:abstractNumId w:val="515"/>
  </w:num>
  <w:num w:numId="453">
    <w:abstractNumId w:val="106"/>
  </w:num>
  <w:num w:numId="454">
    <w:abstractNumId w:val="28"/>
  </w:num>
  <w:num w:numId="455">
    <w:abstractNumId w:val="603"/>
  </w:num>
  <w:num w:numId="456">
    <w:abstractNumId w:val="379"/>
  </w:num>
  <w:num w:numId="457">
    <w:abstractNumId w:val="49"/>
  </w:num>
  <w:num w:numId="458">
    <w:abstractNumId w:val="280"/>
  </w:num>
  <w:num w:numId="459">
    <w:abstractNumId w:val="43"/>
  </w:num>
  <w:num w:numId="460">
    <w:abstractNumId w:val="471"/>
  </w:num>
  <w:num w:numId="461">
    <w:abstractNumId w:val="111"/>
  </w:num>
  <w:num w:numId="462">
    <w:abstractNumId w:val="674"/>
  </w:num>
  <w:num w:numId="463">
    <w:abstractNumId w:val="203"/>
  </w:num>
  <w:num w:numId="464">
    <w:abstractNumId w:val="218"/>
  </w:num>
  <w:num w:numId="465">
    <w:abstractNumId w:val="358"/>
  </w:num>
  <w:num w:numId="466">
    <w:abstractNumId w:val="21"/>
  </w:num>
  <w:num w:numId="467">
    <w:abstractNumId w:val="224"/>
  </w:num>
  <w:num w:numId="468">
    <w:abstractNumId w:val="532"/>
  </w:num>
  <w:num w:numId="469">
    <w:abstractNumId w:val="57"/>
  </w:num>
  <w:num w:numId="470">
    <w:abstractNumId w:val="238"/>
  </w:num>
  <w:num w:numId="471">
    <w:abstractNumId w:val="441"/>
  </w:num>
  <w:num w:numId="472">
    <w:abstractNumId w:val="412"/>
  </w:num>
  <w:num w:numId="473">
    <w:abstractNumId w:val="250"/>
  </w:num>
  <w:num w:numId="474">
    <w:abstractNumId w:val="244"/>
  </w:num>
  <w:num w:numId="475">
    <w:abstractNumId w:val="626"/>
  </w:num>
  <w:num w:numId="476">
    <w:abstractNumId w:val="512"/>
  </w:num>
  <w:num w:numId="477">
    <w:abstractNumId w:val="170"/>
  </w:num>
  <w:num w:numId="478">
    <w:abstractNumId w:val="29"/>
  </w:num>
  <w:num w:numId="479">
    <w:abstractNumId w:val="347"/>
  </w:num>
  <w:num w:numId="480">
    <w:abstractNumId w:val="351"/>
  </w:num>
  <w:num w:numId="481">
    <w:abstractNumId w:val="272"/>
  </w:num>
  <w:num w:numId="482">
    <w:abstractNumId w:val="450"/>
  </w:num>
  <w:num w:numId="483">
    <w:abstractNumId w:val="70"/>
  </w:num>
  <w:num w:numId="484">
    <w:abstractNumId w:val="679"/>
  </w:num>
  <w:num w:numId="485">
    <w:abstractNumId w:val="270"/>
  </w:num>
  <w:num w:numId="486">
    <w:abstractNumId w:val="8"/>
  </w:num>
  <w:num w:numId="487">
    <w:abstractNumId w:val="37"/>
  </w:num>
  <w:num w:numId="488">
    <w:abstractNumId w:val="326"/>
  </w:num>
  <w:num w:numId="489">
    <w:abstractNumId w:val="773"/>
  </w:num>
  <w:num w:numId="490">
    <w:abstractNumId w:val="404"/>
  </w:num>
  <w:num w:numId="491">
    <w:abstractNumId w:val="687"/>
  </w:num>
  <w:num w:numId="492">
    <w:abstractNumId w:val="374"/>
  </w:num>
  <w:num w:numId="493">
    <w:abstractNumId w:val="417"/>
  </w:num>
  <w:num w:numId="494">
    <w:abstractNumId w:val="128"/>
  </w:num>
  <w:num w:numId="495">
    <w:abstractNumId w:val="499"/>
  </w:num>
  <w:num w:numId="496">
    <w:abstractNumId w:val="555"/>
  </w:num>
  <w:num w:numId="497">
    <w:abstractNumId w:val="645"/>
  </w:num>
  <w:num w:numId="498">
    <w:abstractNumId w:val="122"/>
  </w:num>
  <w:num w:numId="499">
    <w:abstractNumId w:val="88"/>
  </w:num>
  <w:num w:numId="500">
    <w:abstractNumId w:val="637"/>
  </w:num>
  <w:num w:numId="501">
    <w:abstractNumId w:val="442"/>
  </w:num>
  <w:num w:numId="502">
    <w:abstractNumId w:val="655"/>
  </w:num>
  <w:num w:numId="503">
    <w:abstractNumId w:val="519"/>
  </w:num>
  <w:num w:numId="504">
    <w:abstractNumId w:val="92"/>
  </w:num>
  <w:num w:numId="505">
    <w:abstractNumId w:val="400"/>
  </w:num>
  <w:num w:numId="506">
    <w:abstractNumId w:val="121"/>
  </w:num>
  <w:num w:numId="507">
    <w:abstractNumId w:val="666"/>
  </w:num>
  <w:num w:numId="508">
    <w:abstractNumId w:val="261"/>
  </w:num>
  <w:num w:numId="509">
    <w:abstractNumId w:val="212"/>
  </w:num>
  <w:num w:numId="510">
    <w:abstractNumId w:val="416"/>
  </w:num>
  <w:num w:numId="511">
    <w:abstractNumId w:val="10"/>
  </w:num>
  <w:num w:numId="512">
    <w:abstractNumId w:val="765"/>
  </w:num>
  <w:num w:numId="513">
    <w:abstractNumId w:val="161"/>
  </w:num>
  <w:num w:numId="514">
    <w:abstractNumId w:val="383"/>
  </w:num>
  <w:num w:numId="515">
    <w:abstractNumId w:val="638"/>
  </w:num>
  <w:num w:numId="516">
    <w:abstractNumId w:val="589"/>
  </w:num>
  <w:num w:numId="517">
    <w:abstractNumId w:val="509"/>
  </w:num>
  <w:num w:numId="518">
    <w:abstractNumId w:val="291"/>
  </w:num>
  <w:num w:numId="519">
    <w:abstractNumId w:val="240"/>
  </w:num>
  <w:num w:numId="520">
    <w:abstractNumId w:val="567"/>
  </w:num>
  <w:num w:numId="521">
    <w:abstractNumId w:val="424"/>
  </w:num>
  <w:num w:numId="522">
    <w:abstractNumId w:val="761"/>
  </w:num>
  <w:num w:numId="523">
    <w:abstractNumId w:val="759"/>
  </w:num>
  <w:num w:numId="524">
    <w:abstractNumId w:val="339"/>
  </w:num>
  <w:num w:numId="525">
    <w:abstractNumId w:val="266"/>
  </w:num>
  <w:num w:numId="526">
    <w:abstractNumId w:val="591"/>
  </w:num>
  <w:num w:numId="527">
    <w:abstractNumId w:val="793"/>
  </w:num>
  <w:num w:numId="528">
    <w:abstractNumId w:val="696"/>
  </w:num>
  <w:num w:numId="529">
    <w:abstractNumId w:val="262"/>
  </w:num>
  <w:num w:numId="530">
    <w:abstractNumId w:val="197"/>
  </w:num>
  <w:num w:numId="531">
    <w:abstractNumId w:val="117"/>
  </w:num>
  <w:num w:numId="532">
    <w:abstractNumId w:val="372"/>
  </w:num>
  <w:num w:numId="533">
    <w:abstractNumId w:val="168"/>
  </w:num>
  <w:num w:numId="534">
    <w:abstractNumId w:val="295"/>
  </w:num>
  <w:num w:numId="535">
    <w:abstractNumId w:val="735"/>
  </w:num>
  <w:num w:numId="536">
    <w:abstractNumId w:val="452"/>
  </w:num>
  <w:num w:numId="537">
    <w:abstractNumId w:val="290"/>
  </w:num>
  <w:num w:numId="538">
    <w:abstractNumId w:val="694"/>
  </w:num>
  <w:num w:numId="539">
    <w:abstractNumId w:val="730"/>
  </w:num>
  <w:num w:numId="540">
    <w:abstractNumId w:val="171"/>
  </w:num>
  <w:num w:numId="541">
    <w:abstractNumId w:val="775"/>
  </w:num>
  <w:num w:numId="542">
    <w:abstractNumId w:val="134"/>
  </w:num>
  <w:num w:numId="543">
    <w:abstractNumId w:val="533"/>
  </w:num>
  <w:num w:numId="544">
    <w:abstractNumId w:val="704"/>
  </w:num>
  <w:num w:numId="545">
    <w:abstractNumId w:val="586"/>
  </w:num>
  <w:num w:numId="546">
    <w:abstractNumId w:val="597"/>
  </w:num>
  <w:num w:numId="547">
    <w:abstractNumId w:val="661"/>
  </w:num>
  <w:num w:numId="548">
    <w:abstractNumId w:val="439"/>
  </w:num>
  <w:num w:numId="549">
    <w:abstractNumId w:val="791"/>
  </w:num>
  <w:num w:numId="550">
    <w:abstractNumId w:val="703"/>
  </w:num>
  <w:num w:numId="551">
    <w:abstractNumId w:val="135"/>
  </w:num>
  <w:num w:numId="552">
    <w:abstractNumId w:val="394"/>
  </w:num>
  <w:num w:numId="553">
    <w:abstractNumId w:val="683"/>
  </w:num>
  <w:num w:numId="554">
    <w:abstractNumId w:val="667"/>
  </w:num>
  <w:num w:numId="555">
    <w:abstractNumId w:val="189"/>
  </w:num>
  <w:num w:numId="556">
    <w:abstractNumId w:val="381"/>
  </w:num>
  <w:num w:numId="557">
    <w:abstractNumId w:val="129"/>
  </w:num>
  <w:num w:numId="558">
    <w:abstractNumId w:val="41"/>
  </w:num>
  <w:num w:numId="559">
    <w:abstractNumId w:val="744"/>
  </w:num>
  <w:num w:numId="560">
    <w:abstractNumId w:val="104"/>
  </w:num>
  <w:num w:numId="561">
    <w:abstractNumId w:val="758"/>
  </w:num>
  <w:num w:numId="562">
    <w:abstractNumId w:val="202"/>
  </w:num>
  <w:num w:numId="563">
    <w:abstractNumId w:val="520"/>
  </w:num>
  <w:num w:numId="564">
    <w:abstractNumId w:val="124"/>
  </w:num>
  <w:num w:numId="565">
    <w:abstractNumId w:val="293"/>
  </w:num>
  <w:num w:numId="566">
    <w:abstractNumId w:val="649"/>
  </w:num>
  <w:num w:numId="567">
    <w:abstractNumId w:val="739"/>
  </w:num>
  <w:num w:numId="568">
    <w:abstractNumId w:val="371"/>
  </w:num>
  <w:num w:numId="569">
    <w:abstractNumId w:val="166"/>
  </w:num>
  <w:num w:numId="570">
    <w:abstractNumId w:val="681"/>
  </w:num>
  <w:num w:numId="571">
    <w:abstractNumId w:val="151"/>
  </w:num>
  <w:num w:numId="572">
    <w:abstractNumId w:val="196"/>
  </w:num>
  <w:num w:numId="573">
    <w:abstractNumId w:val="14"/>
  </w:num>
  <w:num w:numId="574">
    <w:abstractNumId w:val="585"/>
  </w:num>
  <w:num w:numId="575">
    <w:abstractNumId w:val="174"/>
  </w:num>
  <w:num w:numId="576">
    <w:abstractNumId w:val="410"/>
  </w:num>
  <w:num w:numId="577">
    <w:abstractNumId w:val="680"/>
  </w:num>
  <w:num w:numId="578">
    <w:abstractNumId w:val="675"/>
  </w:num>
  <w:num w:numId="579">
    <w:abstractNumId w:val="223"/>
  </w:num>
  <w:num w:numId="580">
    <w:abstractNumId w:val="534"/>
  </w:num>
  <w:num w:numId="581">
    <w:abstractNumId w:val="363"/>
  </w:num>
  <w:num w:numId="582">
    <w:abstractNumId w:val="636"/>
  </w:num>
  <w:num w:numId="583">
    <w:abstractNumId w:val="633"/>
  </w:num>
  <w:num w:numId="584">
    <w:abstractNumId w:val="175"/>
  </w:num>
  <w:num w:numId="585">
    <w:abstractNumId w:val="654"/>
  </w:num>
  <w:num w:numId="586">
    <w:abstractNumId w:val="484"/>
  </w:num>
  <w:num w:numId="587">
    <w:abstractNumId w:val="566"/>
  </w:num>
  <w:num w:numId="588">
    <w:abstractNumId w:val="237"/>
  </w:num>
  <w:num w:numId="589">
    <w:abstractNumId w:val="574"/>
  </w:num>
  <w:num w:numId="590">
    <w:abstractNumId w:val="790"/>
  </w:num>
  <w:num w:numId="591">
    <w:abstractNumId w:val="632"/>
  </w:num>
  <w:num w:numId="592">
    <w:abstractNumId w:val="480"/>
  </w:num>
  <w:num w:numId="593">
    <w:abstractNumId w:val="102"/>
  </w:num>
  <w:num w:numId="594">
    <w:abstractNumId w:val="557"/>
  </w:num>
  <w:num w:numId="595">
    <w:abstractNumId w:val="273"/>
  </w:num>
  <w:num w:numId="596">
    <w:abstractNumId w:val="728"/>
  </w:num>
  <w:num w:numId="597">
    <w:abstractNumId w:val="16"/>
  </w:num>
  <w:num w:numId="598">
    <w:abstractNumId w:val="350"/>
  </w:num>
  <w:num w:numId="599">
    <w:abstractNumId w:val="48"/>
  </w:num>
  <w:num w:numId="600">
    <w:abstractNumId w:val="392"/>
  </w:num>
  <w:num w:numId="601">
    <w:abstractNumId w:val="747"/>
  </w:num>
  <w:num w:numId="602">
    <w:abstractNumId w:val="268"/>
  </w:num>
  <w:num w:numId="603">
    <w:abstractNumId w:val="153"/>
  </w:num>
  <w:num w:numId="604">
    <w:abstractNumId w:val="52"/>
  </w:num>
  <w:num w:numId="605">
    <w:abstractNumId w:val="474"/>
  </w:num>
  <w:num w:numId="606">
    <w:abstractNumId w:val="430"/>
  </w:num>
  <w:num w:numId="607">
    <w:abstractNumId w:val="475"/>
  </w:num>
  <w:num w:numId="608">
    <w:abstractNumId w:val="345"/>
  </w:num>
  <w:num w:numId="609">
    <w:abstractNumId w:val="583"/>
  </w:num>
  <w:num w:numId="610">
    <w:abstractNumId w:val="24"/>
  </w:num>
  <w:num w:numId="611">
    <w:abstractNumId w:val="19"/>
  </w:num>
  <w:num w:numId="612">
    <w:abstractNumId w:val="110"/>
  </w:num>
  <w:num w:numId="613">
    <w:abstractNumId w:val="551"/>
  </w:num>
  <w:num w:numId="614">
    <w:abstractNumId w:val="87"/>
  </w:num>
  <w:num w:numId="615">
    <w:abstractNumId w:val="481"/>
  </w:num>
  <w:num w:numId="616">
    <w:abstractNumId w:val="298"/>
  </w:num>
  <w:num w:numId="617">
    <w:abstractNumId w:val="198"/>
  </w:num>
  <w:num w:numId="618">
    <w:abstractNumId w:val="498"/>
  </w:num>
  <w:num w:numId="619">
    <w:abstractNumId w:val="137"/>
  </w:num>
  <w:num w:numId="620">
    <w:abstractNumId w:val="438"/>
  </w:num>
  <w:num w:numId="621">
    <w:abstractNumId w:val="742"/>
  </w:num>
  <w:num w:numId="622">
    <w:abstractNumId w:val="26"/>
  </w:num>
  <w:num w:numId="623">
    <w:abstractNumId w:val="194"/>
  </w:num>
  <w:num w:numId="624">
    <w:abstractNumId w:val="776"/>
  </w:num>
  <w:num w:numId="625">
    <w:abstractNumId w:val="34"/>
  </w:num>
  <w:num w:numId="626">
    <w:abstractNumId w:val="529"/>
  </w:num>
  <w:num w:numId="627">
    <w:abstractNumId w:val="116"/>
  </w:num>
  <w:num w:numId="628">
    <w:abstractNumId w:val="565"/>
  </w:num>
  <w:num w:numId="629">
    <w:abstractNumId w:val="145"/>
  </w:num>
  <w:num w:numId="630">
    <w:abstractNumId w:val="146"/>
  </w:num>
  <w:num w:numId="631">
    <w:abstractNumId w:val="396"/>
  </w:num>
  <w:num w:numId="632">
    <w:abstractNumId w:val="15"/>
  </w:num>
  <w:num w:numId="633">
    <w:abstractNumId w:val="140"/>
  </w:num>
  <w:num w:numId="634">
    <w:abstractNumId w:val="716"/>
  </w:num>
  <w:num w:numId="635">
    <w:abstractNumId w:val="491"/>
  </w:num>
  <w:num w:numId="636">
    <w:abstractNumId w:val="647"/>
  </w:num>
  <w:num w:numId="637">
    <w:abstractNumId w:val="663"/>
  </w:num>
  <w:num w:numId="638">
    <w:abstractNumId w:val="457"/>
  </w:num>
  <w:num w:numId="639">
    <w:abstractNumId w:val="148"/>
  </w:num>
  <w:num w:numId="640">
    <w:abstractNumId w:val="749"/>
  </w:num>
  <w:num w:numId="641">
    <w:abstractNumId w:val="107"/>
  </w:num>
  <w:num w:numId="642">
    <w:abstractNumId w:val="418"/>
  </w:num>
  <w:num w:numId="643">
    <w:abstractNumId w:val="59"/>
  </w:num>
  <w:num w:numId="644">
    <w:abstractNumId w:val="754"/>
  </w:num>
  <w:num w:numId="645">
    <w:abstractNumId w:val="697"/>
  </w:num>
  <w:num w:numId="646">
    <w:abstractNumId w:val="476"/>
  </w:num>
  <w:num w:numId="647">
    <w:abstractNumId w:val="501"/>
  </w:num>
  <w:num w:numId="648">
    <w:abstractNumId w:val="714"/>
  </w:num>
  <w:num w:numId="649">
    <w:abstractNumId w:val="729"/>
  </w:num>
  <w:num w:numId="650">
    <w:abstractNumId w:val="613"/>
  </w:num>
  <w:num w:numId="651">
    <w:abstractNumId w:val="686"/>
  </w:num>
  <w:num w:numId="652">
    <w:abstractNumId w:val="543"/>
  </w:num>
  <w:num w:numId="653">
    <w:abstractNumId w:val="705"/>
  </w:num>
  <w:num w:numId="654">
    <w:abstractNumId w:val="143"/>
  </w:num>
  <w:num w:numId="655">
    <w:abstractNumId w:val="397"/>
  </w:num>
  <w:num w:numId="656">
    <w:abstractNumId w:val="144"/>
  </w:num>
  <w:num w:numId="657">
    <w:abstractNumId w:val="320"/>
  </w:num>
  <w:num w:numId="658">
    <w:abstractNumId w:val="317"/>
  </w:num>
  <w:num w:numId="659">
    <w:abstractNumId w:val="436"/>
  </w:num>
  <w:num w:numId="660">
    <w:abstractNumId w:val="420"/>
  </w:num>
  <w:num w:numId="661">
    <w:abstractNumId w:val="388"/>
  </w:num>
  <w:num w:numId="662">
    <w:abstractNumId w:val="753"/>
  </w:num>
  <w:num w:numId="663">
    <w:abstractNumId w:val="700"/>
  </w:num>
  <w:num w:numId="664">
    <w:abstractNumId w:val="373"/>
  </w:num>
  <w:num w:numId="665">
    <w:abstractNumId w:val="131"/>
  </w:num>
  <w:num w:numId="666">
    <w:abstractNumId w:val="433"/>
  </w:num>
  <w:num w:numId="667">
    <w:abstractNumId w:val="54"/>
  </w:num>
  <w:num w:numId="668">
    <w:abstractNumId w:val="733"/>
  </w:num>
  <w:num w:numId="669">
    <w:abstractNumId w:val="301"/>
  </w:num>
  <w:num w:numId="670">
    <w:abstractNumId w:val="634"/>
  </w:num>
  <w:num w:numId="671">
    <w:abstractNumId w:val="670"/>
  </w:num>
  <w:num w:numId="672">
    <w:abstractNumId w:val="503"/>
  </w:num>
  <w:num w:numId="673">
    <w:abstractNumId w:val="74"/>
  </w:num>
  <w:num w:numId="674">
    <w:abstractNumId w:val="713"/>
  </w:num>
  <w:num w:numId="675">
    <w:abstractNumId w:val="190"/>
  </w:num>
  <w:num w:numId="676">
    <w:abstractNumId w:val="579"/>
  </w:num>
  <w:num w:numId="677">
    <w:abstractNumId w:val="68"/>
  </w:num>
  <w:num w:numId="678">
    <w:abstractNumId w:val="328"/>
  </w:num>
  <w:num w:numId="679">
    <w:abstractNumId w:val="689"/>
  </w:num>
  <w:num w:numId="680">
    <w:abstractNumId w:val="321"/>
  </w:num>
  <w:num w:numId="681">
    <w:abstractNumId w:val="211"/>
  </w:num>
  <w:num w:numId="682">
    <w:abstractNumId w:val="642"/>
  </w:num>
  <w:num w:numId="683">
    <w:abstractNumId w:val="242"/>
  </w:num>
  <w:num w:numId="684">
    <w:abstractNumId w:val="71"/>
  </w:num>
  <w:num w:numId="685">
    <w:abstractNumId w:val="624"/>
  </w:num>
  <w:num w:numId="686">
    <w:abstractNumId w:val="169"/>
  </w:num>
  <w:num w:numId="687">
    <w:abstractNumId w:val="82"/>
  </w:num>
  <w:num w:numId="688">
    <w:abstractNumId w:val="500"/>
  </w:num>
  <w:num w:numId="689">
    <w:abstractNumId w:val="717"/>
  </w:num>
  <w:num w:numId="690">
    <w:abstractNumId w:val="668"/>
  </w:num>
  <w:num w:numId="691">
    <w:abstractNumId w:val="120"/>
  </w:num>
  <w:num w:numId="692">
    <w:abstractNumId w:val="9"/>
  </w:num>
  <w:num w:numId="693">
    <w:abstractNumId w:val="449"/>
  </w:num>
  <w:num w:numId="694">
    <w:abstractNumId w:val="573"/>
  </w:num>
  <w:num w:numId="695">
    <w:abstractNumId w:val="559"/>
  </w:num>
  <w:num w:numId="696">
    <w:abstractNumId w:val="12"/>
  </w:num>
  <w:num w:numId="697">
    <w:abstractNumId w:val="149"/>
  </w:num>
  <w:num w:numId="698">
    <w:abstractNumId w:val="176"/>
  </w:num>
  <w:num w:numId="699">
    <w:abstractNumId w:val="721"/>
  </w:num>
  <w:num w:numId="700">
    <w:abstractNumId w:val="235"/>
  </w:num>
  <w:num w:numId="701">
    <w:abstractNumId w:val="731"/>
  </w:num>
  <w:num w:numId="702">
    <w:abstractNumId w:val="582"/>
  </w:num>
  <w:num w:numId="703">
    <w:abstractNumId w:val="25"/>
  </w:num>
  <w:num w:numId="704">
    <w:abstractNumId w:val="616"/>
  </w:num>
  <w:num w:numId="705">
    <w:abstractNumId w:val="61"/>
  </w:num>
  <w:num w:numId="706">
    <w:abstractNumId w:val="795"/>
  </w:num>
  <w:num w:numId="707">
    <w:abstractNumId w:val="477"/>
  </w:num>
  <w:num w:numId="708">
    <w:abstractNumId w:val="746"/>
  </w:num>
  <w:num w:numId="709">
    <w:abstractNumId w:val="56"/>
  </w:num>
  <w:num w:numId="710">
    <w:abstractNumId w:val="209"/>
  </w:num>
  <w:num w:numId="711">
    <w:abstractNumId w:val="300"/>
  </w:num>
  <w:num w:numId="712">
    <w:abstractNumId w:val="541"/>
  </w:num>
  <w:num w:numId="713">
    <w:abstractNumId w:val="422"/>
  </w:num>
  <w:num w:numId="714">
    <w:abstractNumId w:val="525"/>
  </w:num>
  <w:num w:numId="715">
    <w:abstractNumId w:val="139"/>
  </w:num>
  <w:num w:numId="716">
    <w:abstractNumId w:val="494"/>
  </w:num>
  <w:num w:numId="717">
    <w:abstractNumId w:val="274"/>
  </w:num>
  <w:num w:numId="718">
    <w:abstractNumId w:val="130"/>
  </w:num>
  <w:num w:numId="719">
    <w:abstractNumId w:val="399"/>
  </w:num>
  <w:num w:numId="720">
    <w:abstractNumId w:val="286"/>
  </w:num>
  <w:num w:numId="721">
    <w:abstractNumId w:val="504"/>
  </w:num>
  <w:num w:numId="722">
    <w:abstractNumId w:val="89"/>
  </w:num>
  <w:num w:numId="723">
    <w:abstractNumId w:val="414"/>
  </w:num>
  <w:num w:numId="724">
    <w:abstractNumId w:val="356"/>
  </w:num>
  <w:num w:numId="725">
    <w:abstractNumId w:val="338"/>
  </w:num>
  <w:num w:numId="726">
    <w:abstractNumId w:val="405"/>
  </w:num>
  <w:num w:numId="727">
    <w:abstractNumId w:val="316"/>
  </w:num>
  <w:num w:numId="728">
    <w:abstractNumId w:val="365"/>
  </w:num>
  <w:num w:numId="729">
    <w:abstractNumId w:val="303"/>
  </w:num>
  <w:num w:numId="730">
    <w:abstractNumId w:val="336"/>
  </w:num>
  <w:num w:numId="731">
    <w:abstractNumId w:val="770"/>
  </w:num>
  <w:num w:numId="732">
    <w:abstractNumId w:val="63"/>
  </w:num>
  <w:num w:numId="733">
    <w:abstractNumId w:val="307"/>
  </w:num>
  <w:num w:numId="734">
    <w:abstractNumId w:val="787"/>
  </w:num>
  <w:num w:numId="735">
    <w:abstractNumId w:val="425"/>
  </w:num>
  <w:num w:numId="736">
    <w:abstractNumId w:val="308"/>
  </w:num>
  <w:num w:numId="737">
    <w:abstractNumId w:val="734"/>
  </w:num>
  <w:num w:numId="738">
    <w:abstractNumId w:val="226"/>
  </w:num>
  <w:num w:numId="739">
    <w:abstractNumId w:val="309"/>
  </w:num>
  <w:num w:numId="740">
    <w:abstractNumId w:val="378"/>
  </w:num>
  <w:num w:numId="741">
    <w:abstractNumId w:val="553"/>
  </w:num>
  <w:num w:numId="742">
    <w:abstractNumId w:val="310"/>
  </w:num>
  <w:num w:numId="743">
    <w:abstractNumId w:val="184"/>
  </w:num>
  <w:num w:numId="744">
    <w:abstractNumId w:val="623"/>
  </w:num>
  <w:num w:numId="745">
    <w:abstractNumId w:val="138"/>
  </w:num>
  <w:num w:numId="746">
    <w:abstractNumId w:val="789"/>
  </w:num>
  <w:num w:numId="747">
    <w:abstractNumId w:val="453"/>
  </w:num>
  <w:num w:numId="748">
    <w:abstractNumId w:val="644"/>
  </w:num>
  <w:num w:numId="749">
    <w:abstractNumId w:val="408"/>
  </w:num>
  <w:num w:numId="750">
    <w:abstractNumId w:val="340"/>
  </w:num>
  <w:num w:numId="751">
    <w:abstractNumId w:val="472"/>
  </w:num>
  <w:num w:numId="752">
    <w:abstractNumId w:val="77"/>
  </w:num>
  <w:num w:numId="753">
    <w:abstractNumId w:val="39"/>
  </w:num>
  <w:num w:numId="754">
    <w:abstractNumId w:val="173"/>
  </w:num>
  <w:num w:numId="755">
    <w:abstractNumId w:val="548"/>
  </w:num>
  <w:num w:numId="756">
    <w:abstractNumId w:val="665"/>
  </w:num>
  <w:num w:numId="757">
    <w:abstractNumId w:val="30"/>
  </w:num>
  <w:num w:numId="758">
    <w:abstractNumId w:val="627"/>
  </w:num>
  <w:num w:numId="759">
    <w:abstractNumId w:val="536"/>
  </w:num>
  <w:num w:numId="760">
    <w:abstractNumId w:val="257"/>
  </w:num>
  <w:num w:numId="761">
    <w:abstractNumId w:val="784"/>
  </w:num>
  <w:num w:numId="762">
    <w:abstractNumId w:val="199"/>
  </w:num>
  <w:num w:numId="763">
    <w:abstractNumId w:val="327"/>
  </w:num>
  <w:num w:numId="764">
    <w:abstractNumId w:val="547"/>
  </w:num>
  <w:num w:numId="765">
    <w:abstractNumId w:val="587"/>
  </w:num>
  <w:num w:numId="766">
    <w:abstractNumId w:val="220"/>
  </w:num>
  <w:num w:numId="767">
    <w:abstractNumId w:val="701"/>
  </w:num>
  <w:num w:numId="768">
    <w:abstractNumId w:val="429"/>
  </w:num>
  <w:num w:numId="769">
    <w:abstractNumId w:val="671"/>
  </w:num>
  <w:num w:numId="770">
    <w:abstractNumId w:val="752"/>
  </w:num>
  <w:num w:numId="771">
    <w:abstractNumId w:val="605"/>
  </w:num>
  <w:num w:numId="772">
    <w:abstractNumId w:val="473"/>
  </w:num>
  <w:num w:numId="773">
    <w:abstractNumId w:val="78"/>
  </w:num>
  <w:num w:numId="774">
    <w:abstractNumId w:val="18"/>
  </w:num>
  <w:num w:numId="775">
    <w:abstractNumId w:val="578"/>
  </w:num>
  <w:num w:numId="776">
    <w:abstractNumId w:val="162"/>
  </w:num>
  <w:num w:numId="777">
    <w:abstractNumId w:val="725"/>
  </w:num>
  <w:num w:numId="778">
    <w:abstractNumId w:val="136"/>
  </w:num>
  <w:num w:numId="779">
    <w:abstractNumId w:val="315"/>
  </w:num>
  <w:num w:numId="780">
    <w:abstractNumId w:val="44"/>
  </w:num>
  <w:num w:numId="781">
    <w:abstractNumId w:val="617"/>
  </w:num>
  <w:num w:numId="782">
    <w:abstractNumId w:val="38"/>
  </w:num>
  <w:num w:numId="783">
    <w:abstractNumId w:val="568"/>
  </w:num>
  <w:num w:numId="784">
    <w:abstractNumId w:val="126"/>
  </w:num>
  <w:num w:numId="785">
    <w:abstractNumId w:val="210"/>
  </w:num>
  <w:num w:numId="786">
    <w:abstractNumId w:val="577"/>
  </w:num>
  <w:num w:numId="787">
    <w:abstractNumId w:val="630"/>
  </w:num>
  <w:num w:numId="788">
    <w:abstractNumId w:val="690"/>
  </w:num>
  <w:num w:numId="789">
    <w:abstractNumId w:val="755"/>
  </w:num>
  <w:num w:numId="790">
    <w:abstractNumId w:val="470"/>
  </w:num>
  <w:num w:numId="791">
    <w:abstractNumId w:val="517"/>
  </w:num>
  <w:num w:numId="792">
    <w:abstractNumId w:val="13"/>
  </w:num>
  <w:num w:numId="793">
    <w:abstractNumId w:val="367"/>
  </w:num>
  <w:num w:numId="794">
    <w:abstractNumId w:val="384"/>
  </w:num>
  <w:num w:numId="795">
    <w:abstractNumId w:val="751"/>
  </w:num>
  <w:num w:numId="796">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183"/>
  </w:num>
  <w:num w:numId="798">
    <w:abstractNumId w:val="208"/>
  </w:num>
  <w:num w:numId="799">
    <w:abstractNumId w:val="191"/>
  </w:num>
  <w:num w:numId="800">
    <w:abstractNumId w:val="459"/>
  </w:num>
  <w:num w:numId="801">
    <w:abstractNumId w:val="440"/>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277"/>
  </w:num>
  <w:num w:numId="803">
    <w:abstractNumId w:val="772"/>
  </w:num>
  <w:num w:numId="804">
    <w:abstractNumId w:val="401"/>
  </w:num>
  <w:num w:numId="805">
    <w:abstractNumId w:val="283"/>
  </w:num>
  <w:num w:numId="806">
    <w:abstractNumId w:val="608"/>
  </w:num>
  <w:num w:numId="807">
    <w:abstractNumId w:val="738"/>
  </w:num>
  <w:num w:numId="808">
    <w:abstractNumId w:val="588"/>
  </w:num>
  <w:num w:numId="809">
    <w:abstractNumId w:val="423"/>
  </w:num>
  <w:num w:numId="810">
    <w:abstractNumId w:val="233"/>
  </w:num>
  <w:num w:numId="811">
    <w:abstractNumId w:val="36"/>
  </w:num>
  <w:num w:numId="812">
    <w:abstractNumId w:val="0"/>
  </w:num>
  <w:numIdMacAtCleanup w:val="8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hideSpellingErrors/>
  <w:hideGrammaticalErrors/>
  <w:attachedTemplate r:id="rId1"/>
  <w:trackRevisions/>
  <w:doNotTrackMoves/>
  <w:defaultTabStop w:val="403"/>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1CB2"/>
    <w:rsid w:val="00002005"/>
    <w:rsid w:val="000020F3"/>
    <w:rsid w:val="00002F44"/>
    <w:rsid w:val="000041B3"/>
    <w:rsid w:val="00004A4F"/>
    <w:rsid w:val="000068B1"/>
    <w:rsid w:val="00010328"/>
    <w:rsid w:val="000103D2"/>
    <w:rsid w:val="0001107E"/>
    <w:rsid w:val="00012093"/>
    <w:rsid w:val="00012913"/>
    <w:rsid w:val="000133D3"/>
    <w:rsid w:val="000135DF"/>
    <w:rsid w:val="000149A2"/>
    <w:rsid w:val="00014C7C"/>
    <w:rsid w:val="0001539B"/>
    <w:rsid w:val="00015C8D"/>
    <w:rsid w:val="00016638"/>
    <w:rsid w:val="00017E44"/>
    <w:rsid w:val="00020458"/>
    <w:rsid w:val="00020F86"/>
    <w:rsid w:val="00021337"/>
    <w:rsid w:val="00021990"/>
    <w:rsid w:val="0002527B"/>
    <w:rsid w:val="00025920"/>
    <w:rsid w:val="00025F06"/>
    <w:rsid w:val="000260C8"/>
    <w:rsid w:val="00026374"/>
    <w:rsid w:val="000269C8"/>
    <w:rsid w:val="00026B5F"/>
    <w:rsid w:val="0002777F"/>
    <w:rsid w:val="0003097E"/>
    <w:rsid w:val="000316BA"/>
    <w:rsid w:val="00033359"/>
    <w:rsid w:val="00033CAC"/>
    <w:rsid w:val="000348AE"/>
    <w:rsid w:val="000349A1"/>
    <w:rsid w:val="00035180"/>
    <w:rsid w:val="000377FF"/>
    <w:rsid w:val="0003781B"/>
    <w:rsid w:val="00040E5D"/>
    <w:rsid w:val="0004187D"/>
    <w:rsid w:val="00041C9A"/>
    <w:rsid w:val="00044F12"/>
    <w:rsid w:val="00046185"/>
    <w:rsid w:val="0004618C"/>
    <w:rsid w:val="0004677F"/>
    <w:rsid w:val="00046F7A"/>
    <w:rsid w:val="00047BCC"/>
    <w:rsid w:val="00050274"/>
    <w:rsid w:val="000504BF"/>
    <w:rsid w:val="00050A0E"/>
    <w:rsid w:val="00051028"/>
    <w:rsid w:val="000511EA"/>
    <w:rsid w:val="00052D2E"/>
    <w:rsid w:val="00052EC4"/>
    <w:rsid w:val="00053225"/>
    <w:rsid w:val="00053804"/>
    <w:rsid w:val="00054D17"/>
    <w:rsid w:val="00055BD5"/>
    <w:rsid w:val="00056DA9"/>
    <w:rsid w:val="00057704"/>
    <w:rsid w:val="0006214F"/>
    <w:rsid w:val="000625EF"/>
    <w:rsid w:val="00063AE6"/>
    <w:rsid w:val="0006447F"/>
    <w:rsid w:val="00065D08"/>
    <w:rsid w:val="00065F45"/>
    <w:rsid w:val="00066663"/>
    <w:rsid w:val="00067949"/>
    <w:rsid w:val="000709BD"/>
    <w:rsid w:val="00072BB1"/>
    <w:rsid w:val="000813F4"/>
    <w:rsid w:val="00081437"/>
    <w:rsid w:val="00082B66"/>
    <w:rsid w:val="00082BA8"/>
    <w:rsid w:val="000847C5"/>
    <w:rsid w:val="00085141"/>
    <w:rsid w:val="00086B3C"/>
    <w:rsid w:val="0009072F"/>
    <w:rsid w:val="000933F5"/>
    <w:rsid w:val="00094CE3"/>
    <w:rsid w:val="000958E3"/>
    <w:rsid w:val="00095CB3"/>
    <w:rsid w:val="00097080"/>
    <w:rsid w:val="000A12EF"/>
    <w:rsid w:val="000A1661"/>
    <w:rsid w:val="000A2242"/>
    <w:rsid w:val="000A4A4F"/>
    <w:rsid w:val="000A4BD3"/>
    <w:rsid w:val="000B0083"/>
    <w:rsid w:val="000B07FE"/>
    <w:rsid w:val="000B1504"/>
    <w:rsid w:val="000B57C8"/>
    <w:rsid w:val="000B6E8C"/>
    <w:rsid w:val="000C01A4"/>
    <w:rsid w:val="000C179D"/>
    <w:rsid w:val="000C19AD"/>
    <w:rsid w:val="000C3094"/>
    <w:rsid w:val="000C550F"/>
    <w:rsid w:val="000C7947"/>
    <w:rsid w:val="000D108B"/>
    <w:rsid w:val="000D29DF"/>
    <w:rsid w:val="000D3153"/>
    <w:rsid w:val="000D4CC8"/>
    <w:rsid w:val="000D4E55"/>
    <w:rsid w:val="000D5AB9"/>
    <w:rsid w:val="000D60F8"/>
    <w:rsid w:val="000D69D0"/>
    <w:rsid w:val="000D6A7C"/>
    <w:rsid w:val="000D7240"/>
    <w:rsid w:val="000E01AF"/>
    <w:rsid w:val="000E0523"/>
    <w:rsid w:val="000E0C25"/>
    <w:rsid w:val="000E305D"/>
    <w:rsid w:val="000E330C"/>
    <w:rsid w:val="000E4284"/>
    <w:rsid w:val="000E719D"/>
    <w:rsid w:val="000F11B1"/>
    <w:rsid w:val="000F1DE0"/>
    <w:rsid w:val="000F21F2"/>
    <w:rsid w:val="000F4CEE"/>
    <w:rsid w:val="000F5543"/>
    <w:rsid w:val="000F607A"/>
    <w:rsid w:val="001000E8"/>
    <w:rsid w:val="00103313"/>
    <w:rsid w:val="001035BB"/>
    <w:rsid w:val="00104FBC"/>
    <w:rsid w:val="00105513"/>
    <w:rsid w:val="001102FB"/>
    <w:rsid w:val="00112290"/>
    <w:rsid w:val="00112AD3"/>
    <w:rsid w:val="00113D09"/>
    <w:rsid w:val="00114768"/>
    <w:rsid w:val="001149BF"/>
    <w:rsid w:val="00115074"/>
    <w:rsid w:val="0011682D"/>
    <w:rsid w:val="00116BBD"/>
    <w:rsid w:val="00116F3E"/>
    <w:rsid w:val="00117B54"/>
    <w:rsid w:val="0012031C"/>
    <w:rsid w:val="00120381"/>
    <w:rsid w:val="00120932"/>
    <w:rsid w:val="00120B52"/>
    <w:rsid w:val="0012147D"/>
    <w:rsid w:val="00122212"/>
    <w:rsid w:val="00122292"/>
    <w:rsid w:val="0012311B"/>
    <w:rsid w:val="00124C18"/>
    <w:rsid w:val="00125774"/>
    <w:rsid w:val="00125DD1"/>
    <w:rsid w:val="001265F5"/>
    <w:rsid w:val="00130618"/>
    <w:rsid w:val="00130774"/>
    <w:rsid w:val="00132AAE"/>
    <w:rsid w:val="00134DAD"/>
    <w:rsid w:val="00134E95"/>
    <w:rsid w:val="00135B3A"/>
    <w:rsid w:val="00135C3C"/>
    <w:rsid w:val="0013710B"/>
    <w:rsid w:val="00137A1D"/>
    <w:rsid w:val="001401A2"/>
    <w:rsid w:val="0014059F"/>
    <w:rsid w:val="00140BEF"/>
    <w:rsid w:val="00141002"/>
    <w:rsid w:val="00141138"/>
    <w:rsid w:val="00141C64"/>
    <w:rsid w:val="001434CE"/>
    <w:rsid w:val="00144DD7"/>
    <w:rsid w:val="00146757"/>
    <w:rsid w:val="00147F71"/>
    <w:rsid w:val="00150A49"/>
    <w:rsid w:val="00151B69"/>
    <w:rsid w:val="00154090"/>
    <w:rsid w:val="0015501D"/>
    <w:rsid w:val="001555D0"/>
    <w:rsid w:val="00155C06"/>
    <w:rsid w:val="00156F43"/>
    <w:rsid w:val="0015789C"/>
    <w:rsid w:val="00164D8C"/>
    <w:rsid w:val="00166627"/>
    <w:rsid w:val="00167861"/>
    <w:rsid w:val="00170CE5"/>
    <w:rsid w:val="00171107"/>
    <w:rsid w:val="00172DBF"/>
    <w:rsid w:val="001731CD"/>
    <w:rsid w:val="0017338E"/>
    <w:rsid w:val="00173402"/>
    <w:rsid w:val="001748F3"/>
    <w:rsid w:val="001751AF"/>
    <w:rsid w:val="00175461"/>
    <w:rsid w:val="0017582A"/>
    <w:rsid w:val="00175EBD"/>
    <w:rsid w:val="00176950"/>
    <w:rsid w:val="00176D39"/>
    <w:rsid w:val="001825F8"/>
    <w:rsid w:val="00182C3E"/>
    <w:rsid w:val="00182CB2"/>
    <w:rsid w:val="001837C6"/>
    <w:rsid w:val="00184B2F"/>
    <w:rsid w:val="00187187"/>
    <w:rsid w:val="0019140B"/>
    <w:rsid w:val="00191CB8"/>
    <w:rsid w:val="00192FFE"/>
    <w:rsid w:val="001936FC"/>
    <w:rsid w:val="00193A19"/>
    <w:rsid w:val="0019732B"/>
    <w:rsid w:val="001A02B4"/>
    <w:rsid w:val="001A0D83"/>
    <w:rsid w:val="001A30C6"/>
    <w:rsid w:val="001A376F"/>
    <w:rsid w:val="001A45D4"/>
    <w:rsid w:val="001A49B2"/>
    <w:rsid w:val="001A524D"/>
    <w:rsid w:val="001A5611"/>
    <w:rsid w:val="001A5789"/>
    <w:rsid w:val="001A5A8A"/>
    <w:rsid w:val="001A5F8D"/>
    <w:rsid w:val="001A6289"/>
    <w:rsid w:val="001A63F1"/>
    <w:rsid w:val="001A6405"/>
    <w:rsid w:val="001A6A65"/>
    <w:rsid w:val="001A798E"/>
    <w:rsid w:val="001A7CB6"/>
    <w:rsid w:val="001B055A"/>
    <w:rsid w:val="001B0936"/>
    <w:rsid w:val="001B37E6"/>
    <w:rsid w:val="001B4C54"/>
    <w:rsid w:val="001B76C0"/>
    <w:rsid w:val="001C0085"/>
    <w:rsid w:val="001C008F"/>
    <w:rsid w:val="001C05D4"/>
    <w:rsid w:val="001C1CAB"/>
    <w:rsid w:val="001C36A8"/>
    <w:rsid w:val="001C48F9"/>
    <w:rsid w:val="001C60FC"/>
    <w:rsid w:val="001C6822"/>
    <w:rsid w:val="001C6F19"/>
    <w:rsid w:val="001C6F64"/>
    <w:rsid w:val="001C7A10"/>
    <w:rsid w:val="001D11B0"/>
    <w:rsid w:val="001D1319"/>
    <w:rsid w:val="001D34EC"/>
    <w:rsid w:val="001D3A4E"/>
    <w:rsid w:val="001D4C27"/>
    <w:rsid w:val="001D52C8"/>
    <w:rsid w:val="001D547B"/>
    <w:rsid w:val="001D7CD2"/>
    <w:rsid w:val="001E206E"/>
    <w:rsid w:val="001E2EF0"/>
    <w:rsid w:val="001E2FDD"/>
    <w:rsid w:val="001E419C"/>
    <w:rsid w:val="001E7809"/>
    <w:rsid w:val="001E7A63"/>
    <w:rsid w:val="001F03D6"/>
    <w:rsid w:val="001F13A3"/>
    <w:rsid w:val="001F39C4"/>
    <w:rsid w:val="001F4382"/>
    <w:rsid w:val="001F444B"/>
    <w:rsid w:val="001F4648"/>
    <w:rsid w:val="001F482D"/>
    <w:rsid w:val="001F5817"/>
    <w:rsid w:val="001F7486"/>
    <w:rsid w:val="001F75AE"/>
    <w:rsid w:val="001F7810"/>
    <w:rsid w:val="00200A53"/>
    <w:rsid w:val="00201852"/>
    <w:rsid w:val="00201F6A"/>
    <w:rsid w:val="0020208B"/>
    <w:rsid w:val="00202BE3"/>
    <w:rsid w:val="00203662"/>
    <w:rsid w:val="00206010"/>
    <w:rsid w:val="002068AB"/>
    <w:rsid w:val="00206AA9"/>
    <w:rsid w:val="00206F62"/>
    <w:rsid w:val="00210077"/>
    <w:rsid w:val="00210079"/>
    <w:rsid w:val="00211FB7"/>
    <w:rsid w:val="002135E7"/>
    <w:rsid w:val="00214427"/>
    <w:rsid w:val="00214E40"/>
    <w:rsid w:val="00216FAD"/>
    <w:rsid w:val="002174E2"/>
    <w:rsid w:val="002177F1"/>
    <w:rsid w:val="00217939"/>
    <w:rsid w:val="00217D4F"/>
    <w:rsid w:val="00220EBC"/>
    <w:rsid w:val="00222858"/>
    <w:rsid w:val="00222E5C"/>
    <w:rsid w:val="0022315B"/>
    <w:rsid w:val="00223742"/>
    <w:rsid w:val="0022453A"/>
    <w:rsid w:val="00225BCB"/>
    <w:rsid w:val="00226240"/>
    <w:rsid w:val="002276DA"/>
    <w:rsid w:val="002328A6"/>
    <w:rsid w:val="00236470"/>
    <w:rsid w:val="00236961"/>
    <w:rsid w:val="00237BA0"/>
    <w:rsid w:val="0024012F"/>
    <w:rsid w:val="00240626"/>
    <w:rsid w:val="002410A4"/>
    <w:rsid w:val="0024296C"/>
    <w:rsid w:val="00243AB9"/>
    <w:rsid w:val="002444D7"/>
    <w:rsid w:val="00245457"/>
    <w:rsid w:val="00245531"/>
    <w:rsid w:val="00245FAF"/>
    <w:rsid w:val="0024709D"/>
    <w:rsid w:val="00247D7E"/>
    <w:rsid w:val="00250582"/>
    <w:rsid w:val="00254DA7"/>
    <w:rsid w:val="00256A92"/>
    <w:rsid w:val="0026197F"/>
    <w:rsid w:val="002624E2"/>
    <w:rsid w:val="0026283E"/>
    <w:rsid w:val="00262A05"/>
    <w:rsid w:val="00263224"/>
    <w:rsid w:val="00263852"/>
    <w:rsid w:val="00267137"/>
    <w:rsid w:val="00267E82"/>
    <w:rsid w:val="002705D1"/>
    <w:rsid w:val="00270A25"/>
    <w:rsid w:val="0027108D"/>
    <w:rsid w:val="00271D5B"/>
    <w:rsid w:val="00273B17"/>
    <w:rsid w:val="00273C2D"/>
    <w:rsid w:val="00275E12"/>
    <w:rsid w:val="0027695A"/>
    <w:rsid w:val="002801CD"/>
    <w:rsid w:val="00280A14"/>
    <w:rsid w:val="0028262A"/>
    <w:rsid w:val="0028527D"/>
    <w:rsid w:val="00285EE9"/>
    <w:rsid w:val="00286073"/>
    <w:rsid w:val="002861C6"/>
    <w:rsid w:val="00287677"/>
    <w:rsid w:val="00291CBE"/>
    <w:rsid w:val="002924DE"/>
    <w:rsid w:val="00293973"/>
    <w:rsid w:val="00293A14"/>
    <w:rsid w:val="00294B02"/>
    <w:rsid w:val="00294F8A"/>
    <w:rsid w:val="00295437"/>
    <w:rsid w:val="00296EE6"/>
    <w:rsid w:val="00297CB6"/>
    <w:rsid w:val="00297E3D"/>
    <w:rsid w:val="002A015C"/>
    <w:rsid w:val="002A0666"/>
    <w:rsid w:val="002A07A7"/>
    <w:rsid w:val="002A2777"/>
    <w:rsid w:val="002A29A1"/>
    <w:rsid w:val="002A4827"/>
    <w:rsid w:val="002B118D"/>
    <w:rsid w:val="002B1601"/>
    <w:rsid w:val="002B1CE2"/>
    <w:rsid w:val="002B20C0"/>
    <w:rsid w:val="002B3A90"/>
    <w:rsid w:val="002B3B58"/>
    <w:rsid w:val="002B3E42"/>
    <w:rsid w:val="002B4191"/>
    <w:rsid w:val="002B4235"/>
    <w:rsid w:val="002B6735"/>
    <w:rsid w:val="002B7DB5"/>
    <w:rsid w:val="002C135B"/>
    <w:rsid w:val="002C1374"/>
    <w:rsid w:val="002C2220"/>
    <w:rsid w:val="002C246B"/>
    <w:rsid w:val="002C254E"/>
    <w:rsid w:val="002C479D"/>
    <w:rsid w:val="002C6802"/>
    <w:rsid w:val="002C779F"/>
    <w:rsid w:val="002D00E4"/>
    <w:rsid w:val="002D0D50"/>
    <w:rsid w:val="002D271D"/>
    <w:rsid w:val="002D38D8"/>
    <w:rsid w:val="002D42F4"/>
    <w:rsid w:val="002D4B97"/>
    <w:rsid w:val="002D51EB"/>
    <w:rsid w:val="002D5AF2"/>
    <w:rsid w:val="002E2C0B"/>
    <w:rsid w:val="002E4AE1"/>
    <w:rsid w:val="002E62C8"/>
    <w:rsid w:val="002F0FA8"/>
    <w:rsid w:val="002F2166"/>
    <w:rsid w:val="002F28EA"/>
    <w:rsid w:val="002F2B62"/>
    <w:rsid w:val="002F35BE"/>
    <w:rsid w:val="002F423F"/>
    <w:rsid w:val="002F42C1"/>
    <w:rsid w:val="002F474B"/>
    <w:rsid w:val="002F6D6F"/>
    <w:rsid w:val="003001AE"/>
    <w:rsid w:val="0030338C"/>
    <w:rsid w:val="00304798"/>
    <w:rsid w:val="0030647A"/>
    <w:rsid w:val="00307224"/>
    <w:rsid w:val="00313ABD"/>
    <w:rsid w:val="00315BAB"/>
    <w:rsid w:val="00316267"/>
    <w:rsid w:val="0031780A"/>
    <w:rsid w:val="00321E3E"/>
    <w:rsid w:val="00323DE6"/>
    <w:rsid w:val="00323ECD"/>
    <w:rsid w:val="003258C2"/>
    <w:rsid w:val="003264E2"/>
    <w:rsid w:val="00326D0A"/>
    <w:rsid w:val="00327BF7"/>
    <w:rsid w:val="00330832"/>
    <w:rsid w:val="00330C9A"/>
    <w:rsid w:val="00330F2A"/>
    <w:rsid w:val="00335F6A"/>
    <w:rsid w:val="0033741C"/>
    <w:rsid w:val="00337ABA"/>
    <w:rsid w:val="0034157D"/>
    <w:rsid w:val="00343186"/>
    <w:rsid w:val="00343429"/>
    <w:rsid w:val="00345F29"/>
    <w:rsid w:val="00345F94"/>
    <w:rsid w:val="00346C38"/>
    <w:rsid w:val="003471DC"/>
    <w:rsid w:val="0035100D"/>
    <w:rsid w:val="00351628"/>
    <w:rsid w:val="00352017"/>
    <w:rsid w:val="00352B37"/>
    <w:rsid w:val="003544DD"/>
    <w:rsid w:val="00354BFA"/>
    <w:rsid w:val="00355E22"/>
    <w:rsid w:val="00360E02"/>
    <w:rsid w:val="00360EA2"/>
    <w:rsid w:val="00360FC8"/>
    <w:rsid w:val="00361AE1"/>
    <w:rsid w:val="00361BAF"/>
    <w:rsid w:val="00362D70"/>
    <w:rsid w:val="00363F51"/>
    <w:rsid w:val="00364E37"/>
    <w:rsid w:val="00364EA2"/>
    <w:rsid w:val="00365BF7"/>
    <w:rsid w:val="00365C38"/>
    <w:rsid w:val="00366A99"/>
    <w:rsid w:val="00367038"/>
    <w:rsid w:val="00367C0B"/>
    <w:rsid w:val="00371933"/>
    <w:rsid w:val="003757D7"/>
    <w:rsid w:val="00375C2C"/>
    <w:rsid w:val="0037654E"/>
    <w:rsid w:val="00376F67"/>
    <w:rsid w:val="00377713"/>
    <w:rsid w:val="00377876"/>
    <w:rsid w:val="003806A6"/>
    <w:rsid w:val="0038160B"/>
    <w:rsid w:val="00382AE2"/>
    <w:rsid w:val="00383225"/>
    <w:rsid w:val="00384924"/>
    <w:rsid w:val="00384BE6"/>
    <w:rsid w:val="0038665D"/>
    <w:rsid w:val="0039011B"/>
    <w:rsid w:val="00390AEE"/>
    <w:rsid w:val="00390EC9"/>
    <w:rsid w:val="00392181"/>
    <w:rsid w:val="00392591"/>
    <w:rsid w:val="0039293A"/>
    <w:rsid w:val="0039396D"/>
    <w:rsid w:val="003A1072"/>
    <w:rsid w:val="003A1718"/>
    <w:rsid w:val="003A2216"/>
    <w:rsid w:val="003A22E2"/>
    <w:rsid w:val="003A2960"/>
    <w:rsid w:val="003A30C5"/>
    <w:rsid w:val="003A3B8E"/>
    <w:rsid w:val="003A4A8B"/>
    <w:rsid w:val="003A4B22"/>
    <w:rsid w:val="003A5DB6"/>
    <w:rsid w:val="003B06A9"/>
    <w:rsid w:val="003B0DD5"/>
    <w:rsid w:val="003B3A98"/>
    <w:rsid w:val="003B4033"/>
    <w:rsid w:val="003B4312"/>
    <w:rsid w:val="003B43C7"/>
    <w:rsid w:val="003B59D2"/>
    <w:rsid w:val="003B5B66"/>
    <w:rsid w:val="003B6A66"/>
    <w:rsid w:val="003B6D38"/>
    <w:rsid w:val="003B7584"/>
    <w:rsid w:val="003C076A"/>
    <w:rsid w:val="003C1856"/>
    <w:rsid w:val="003C2189"/>
    <w:rsid w:val="003C38C3"/>
    <w:rsid w:val="003C3F19"/>
    <w:rsid w:val="003C4138"/>
    <w:rsid w:val="003C4691"/>
    <w:rsid w:val="003C71F0"/>
    <w:rsid w:val="003D315F"/>
    <w:rsid w:val="003D3E02"/>
    <w:rsid w:val="003E2351"/>
    <w:rsid w:val="003E4A2D"/>
    <w:rsid w:val="003E4C8B"/>
    <w:rsid w:val="003E672A"/>
    <w:rsid w:val="003E745B"/>
    <w:rsid w:val="003F0406"/>
    <w:rsid w:val="003F1A6E"/>
    <w:rsid w:val="003F2883"/>
    <w:rsid w:val="003F3F83"/>
    <w:rsid w:val="003F52AE"/>
    <w:rsid w:val="003F6A3C"/>
    <w:rsid w:val="003F7C52"/>
    <w:rsid w:val="003F7F32"/>
    <w:rsid w:val="0040057E"/>
    <w:rsid w:val="00401267"/>
    <w:rsid w:val="00402C31"/>
    <w:rsid w:val="004039D8"/>
    <w:rsid w:val="00404045"/>
    <w:rsid w:val="0040565C"/>
    <w:rsid w:val="0040783C"/>
    <w:rsid w:val="0041574A"/>
    <w:rsid w:val="00415961"/>
    <w:rsid w:val="00417C71"/>
    <w:rsid w:val="00422AC0"/>
    <w:rsid w:val="00423688"/>
    <w:rsid w:val="00423A35"/>
    <w:rsid w:val="00425398"/>
    <w:rsid w:val="0042613F"/>
    <w:rsid w:val="00430490"/>
    <w:rsid w:val="004321EC"/>
    <w:rsid w:val="004322E4"/>
    <w:rsid w:val="0043426C"/>
    <w:rsid w:val="004349F5"/>
    <w:rsid w:val="00435B72"/>
    <w:rsid w:val="00437A20"/>
    <w:rsid w:val="00440001"/>
    <w:rsid w:val="004403FF"/>
    <w:rsid w:val="00441AED"/>
    <w:rsid w:val="004429A2"/>
    <w:rsid w:val="00444525"/>
    <w:rsid w:val="00445887"/>
    <w:rsid w:val="004464AD"/>
    <w:rsid w:val="004468C3"/>
    <w:rsid w:val="00446E53"/>
    <w:rsid w:val="004479AD"/>
    <w:rsid w:val="0045063C"/>
    <w:rsid w:val="0045099D"/>
    <w:rsid w:val="00454B4A"/>
    <w:rsid w:val="004571D2"/>
    <w:rsid w:val="00466989"/>
    <w:rsid w:val="00466EC5"/>
    <w:rsid w:val="00467AC7"/>
    <w:rsid w:val="004708DF"/>
    <w:rsid w:val="004712DB"/>
    <w:rsid w:val="00471740"/>
    <w:rsid w:val="00471CAA"/>
    <w:rsid w:val="00471F4A"/>
    <w:rsid w:val="0047367C"/>
    <w:rsid w:val="004736CE"/>
    <w:rsid w:val="00473AF0"/>
    <w:rsid w:val="00473B27"/>
    <w:rsid w:val="00474890"/>
    <w:rsid w:val="004751B2"/>
    <w:rsid w:val="00476AF3"/>
    <w:rsid w:val="00476EC7"/>
    <w:rsid w:val="00480216"/>
    <w:rsid w:val="004813EB"/>
    <w:rsid w:val="00481AF4"/>
    <w:rsid w:val="00481DAC"/>
    <w:rsid w:val="00482A87"/>
    <w:rsid w:val="00482F50"/>
    <w:rsid w:val="00483F85"/>
    <w:rsid w:val="004848CA"/>
    <w:rsid w:val="00484921"/>
    <w:rsid w:val="004851C4"/>
    <w:rsid w:val="00485B27"/>
    <w:rsid w:val="004878F5"/>
    <w:rsid w:val="004901F8"/>
    <w:rsid w:val="004909C3"/>
    <w:rsid w:val="004912C9"/>
    <w:rsid w:val="00494231"/>
    <w:rsid w:val="00494C99"/>
    <w:rsid w:val="00495EA6"/>
    <w:rsid w:val="00497970"/>
    <w:rsid w:val="004A0593"/>
    <w:rsid w:val="004A0B35"/>
    <w:rsid w:val="004A16B0"/>
    <w:rsid w:val="004A2653"/>
    <w:rsid w:val="004A35C6"/>
    <w:rsid w:val="004A3CB8"/>
    <w:rsid w:val="004A4371"/>
    <w:rsid w:val="004A4E86"/>
    <w:rsid w:val="004A5000"/>
    <w:rsid w:val="004A71FF"/>
    <w:rsid w:val="004A7791"/>
    <w:rsid w:val="004B21BD"/>
    <w:rsid w:val="004B2820"/>
    <w:rsid w:val="004B3A2D"/>
    <w:rsid w:val="004B4DD2"/>
    <w:rsid w:val="004B56D8"/>
    <w:rsid w:val="004B7D01"/>
    <w:rsid w:val="004C02EF"/>
    <w:rsid w:val="004C0865"/>
    <w:rsid w:val="004C0FF1"/>
    <w:rsid w:val="004C2687"/>
    <w:rsid w:val="004C2E25"/>
    <w:rsid w:val="004C4800"/>
    <w:rsid w:val="004C5A0F"/>
    <w:rsid w:val="004C61B6"/>
    <w:rsid w:val="004C63CF"/>
    <w:rsid w:val="004C75FC"/>
    <w:rsid w:val="004D0173"/>
    <w:rsid w:val="004D1203"/>
    <w:rsid w:val="004D1BD1"/>
    <w:rsid w:val="004D5676"/>
    <w:rsid w:val="004D59A8"/>
    <w:rsid w:val="004D6F30"/>
    <w:rsid w:val="004D7160"/>
    <w:rsid w:val="004E010A"/>
    <w:rsid w:val="004E0EFF"/>
    <w:rsid w:val="004E1D09"/>
    <w:rsid w:val="004E232B"/>
    <w:rsid w:val="004E46D8"/>
    <w:rsid w:val="004E4ED3"/>
    <w:rsid w:val="004E4FC0"/>
    <w:rsid w:val="004E66F2"/>
    <w:rsid w:val="004F19A5"/>
    <w:rsid w:val="004F1DC9"/>
    <w:rsid w:val="004F385F"/>
    <w:rsid w:val="004F5297"/>
    <w:rsid w:val="004F530F"/>
    <w:rsid w:val="004F6B1B"/>
    <w:rsid w:val="004F740F"/>
    <w:rsid w:val="00500F37"/>
    <w:rsid w:val="00503C0C"/>
    <w:rsid w:val="00503D75"/>
    <w:rsid w:val="005050BC"/>
    <w:rsid w:val="00506721"/>
    <w:rsid w:val="00507C43"/>
    <w:rsid w:val="00511309"/>
    <w:rsid w:val="005113AB"/>
    <w:rsid w:val="0051483D"/>
    <w:rsid w:val="00514B53"/>
    <w:rsid w:val="00514CF8"/>
    <w:rsid w:val="00516F75"/>
    <w:rsid w:val="0051797D"/>
    <w:rsid w:val="00520E07"/>
    <w:rsid w:val="00521142"/>
    <w:rsid w:val="005218CD"/>
    <w:rsid w:val="00521EAD"/>
    <w:rsid w:val="0052272C"/>
    <w:rsid w:val="00522A1A"/>
    <w:rsid w:val="00523976"/>
    <w:rsid w:val="00525158"/>
    <w:rsid w:val="00526AEF"/>
    <w:rsid w:val="005271CD"/>
    <w:rsid w:val="00530FB8"/>
    <w:rsid w:val="00531196"/>
    <w:rsid w:val="00531C57"/>
    <w:rsid w:val="00531E56"/>
    <w:rsid w:val="00532AB5"/>
    <w:rsid w:val="00537A6F"/>
    <w:rsid w:val="0054023D"/>
    <w:rsid w:val="00541F73"/>
    <w:rsid w:val="00542957"/>
    <w:rsid w:val="00542A4C"/>
    <w:rsid w:val="00542EC9"/>
    <w:rsid w:val="00543DFB"/>
    <w:rsid w:val="005444FE"/>
    <w:rsid w:val="0054511F"/>
    <w:rsid w:val="005451AB"/>
    <w:rsid w:val="005459CB"/>
    <w:rsid w:val="00546435"/>
    <w:rsid w:val="0054691F"/>
    <w:rsid w:val="00546CE6"/>
    <w:rsid w:val="005500D5"/>
    <w:rsid w:val="00550FEB"/>
    <w:rsid w:val="00551535"/>
    <w:rsid w:val="00553E0F"/>
    <w:rsid w:val="0055450D"/>
    <w:rsid w:val="00554BD1"/>
    <w:rsid w:val="005550F0"/>
    <w:rsid w:val="0055587E"/>
    <w:rsid w:val="00556532"/>
    <w:rsid w:val="00557D63"/>
    <w:rsid w:val="00560A4D"/>
    <w:rsid w:val="00561262"/>
    <w:rsid w:val="0056269B"/>
    <w:rsid w:val="00563DA8"/>
    <w:rsid w:val="005648C3"/>
    <w:rsid w:val="005715ED"/>
    <w:rsid w:val="00571FEC"/>
    <w:rsid w:val="00572B17"/>
    <w:rsid w:val="0057502D"/>
    <w:rsid w:val="005761C4"/>
    <w:rsid w:val="0058214B"/>
    <w:rsid w:val="00583028"/>
    <w:rsid w:val="005848B4"/>
    <w:rsid w:val="00585329"/>
    <w:rsid w:val="0058620A"/>
    <w:rsid w:val="00586F9C"/>
    <w:rsid w:val="005905B3"/>
    <w:rsid w:val="00591F2A"/>
    <w:rsid w:val="00592233"/>
    <w:rsid w:val="0059330D"/>
    <w:rsid w:val="00595D22"/>
    <w:rsid w:val="00596CFD"/>
    <w:rsid w:val="00597584"/>
    <w:rsid w:val="005A071F"/>
    <w:rsid w:val="005A2920"/>
    <w:rsid w:val="005A4AE3"/>
    <w:rsid w:val="005A73D1"/>
    <w:rsid w:val="005A7DC0"/>
    <w:rsid w:val="005B04CE"/>
    <w:rsid w:val="005B1B0C"/>
    <w:rsid w:val="005B1DB1"/>
    <w:rsid w:val="005B26DC"/>
    <w:rsid w:val="005B27A6"/>
    <w:rsid w:val="005B3577"/>
    <w:rsid w:val="005B45BF"/>
    <w:rsid w:val="005B4EF9"/>
    <w:rsid w:val="005B4FF2"/>
    <w:rsid w:val="005B5983"/>
    <w:rsid w:val="005B5DF4"/>
    <w:rsid w:val="005B6BDA"/>
    <w:rsid w:val="005C189A"/>
    <w:rsid w:val="005C1EE0"/>
    <w:rsid w:val="005C28F4"/>
    <w:rsid w:val="005C2BD7"/>
    <w:rsid w:val="005C2F19"/>
    <w:rsid w:val="005C42E5"/>
    <w:rsid w:val="005C44D8"/>
    <w:rsid w:val="005C773A"/>
    <w:rsid w:val="005D0080"/>
    <w:rsid w:val="005D098D"/>
    <w:rsid w:val="005D1366"/>
    <w:rsid w:val="005D234B"/>
    <w:rsid w:val="005D359A"/>
    <w:rsid w:val="005D3773"/>
    <w:rsid w:val="005D3876"/>
    <w:rsid w:val="005D4122"/>
    <w:rsid w:val="005D43BD"/>
    <w:rsid w:val="005D4898"/>
    <w:rsid w:val="005D4B87"/>
    <w:rsid w:val="005D7E43"/>
    <w:rsid w:val="005E1B82"/>
    <w:rsid w:val="005E2D88"/>
    <w:rsid w:val="005E35C8"/>
    <w:rsid w:val="005E4457"/>
    <w:rsid w:val="005E5F0B"/>
    <w:rsid w:val="005E7156"/>
    <w:rsid w:val="005F1406"/>
    <w:rsid w:val="005F1687"/>
    <w:rsid w:val="005F6E26"/>
    <w:rsid w:val="005F70BE"/>
    <w:rsid w:val="005F7AD6"/>
    <w:rsid w:val="005F7F92"/>
    <w:rsid w:val="00600F3E"/>
    <w:rsid w:val="00602222"/>
    <w:rsid w:val="00602A96"/>
    <w:rsid w:val="00603772"/>
    <w:rsid w:val="006051C4"/>
    <w:rsid w:val="00605299"/>
    <w:rsid w:val="0060531B"/>
    <w:rsid w:val="00606A1B"/>
    <w:rsid w:val="00607D92"/>
    <w:rsid w:val="00610B3D"/>
    <w:rsid w:val="006115B6"/>
    <w:rsid w:val="00612205"/>
    <w:rsid w:val="00612740"/>
    <w:rsid w:val="00613287"/>
    <w:rsid w:val="00613ED9"/>
    <w:rsid w:val="00620189"/>
    <w:rsid w:val="00620B0D"/>
    <w:rsid w:val="00622186"/>
    <w:rsid w:val="00622C83"/>
    <w:rsid w:val="00623563"/>
    <w:rsid w:val="00624D8F"/>
    <w:rsid w:val="00624DFF"/>
    <w:rsid w:val="00627D24"/>
    <w:rsid w:val="00630A5A"/>
    <w:rsid w:val="00630CB1"/>
    <w:rsid w:val="00632026"/>
    <w:rsid w:val="006327B6"/>
    <w:rsid w:val="00632FE8"/>
    <w:rsid w:val="00633DD3"/>
    <w:rsid w:val="00633E07"/>
    <w:rsid w:val="006361CF"/>
    <w:rsid w:val="00636473"/>
    <w:rsid w:val="00636FE6"/>
    <w:rsid w:val="00640BCB"/>
    <w:rsid w:val="006418E0"/>
    <w:rsid w:val="006430AB"/>
    <w:rsid w:val="006445D5"/>
    <w:rsid w:val="00646621"/>
    <w:rsid w:val="0064674E"/>
    <w:rsid w:val="00646EAD"/>
    <w:rsid w:val="006506E0"/>
    <w:rsid w:val="00650D6A"/>
    <w:rsid w:val="00652442"/>
    <w:rsid w:val="006537B3"/>
    <w:rsid w:val="00653D46"/>
    <w:rsid w:val="00653F1B"/>
    <w:rsid w:val="00655CEE"/>
    <w:rsid w:val="006575D9"/>
    <w:rsid w:val="00657C0C"/>
    <w:rsid w:val="00662806"/>
    <w:rsid w:val="00662F32"/>
    <w:rsid w:val="00663113"/>
    <w:rsid w:val="006637C6"/>
    <w:rsid w:val="00664921"/>
    <w:rsid w:val="0066558F"/>
    <w:rsid w:val="0066693C"/>
    <w:rsid w:val="00666D1F"/>
    <w:rsid w:val="00670A44"/>
    <w:rsid w:val="00672123"/>
    <w:rsid w:val="006735C9"/>
    <w:rsid w:val="00673DDC"/>
    <w:rsid w:val="00674B7E"/>
    <w:rsid w:val="00675312"/>
    <w:rsid w:val="00675B74"/>
    <w:rsid w:val="0068432C"/>
    <w:rsid w:val="00686633"/>
    <w:rsid w:val="00686CCA"/>
    <w:rsid w:val="0068771C"/>
    <w:rsid w:val="00687A3E"/>
    <w:rsid w:val="00690A41"/>
    <w:rsid w:val="0069636E"/>
    <w:rsid w:val="00696655"/>
    <w:rsid w:val="006972E5"/>
    <w:rsid w:val="00697CC4"/>
    <w:rsid w:val="006A0081"/>
    <w:rsid w:val="006A0093"/>
    <w:rsid w:val="006A1380"/>
    <w:rsid w:val="006A1523"/>
    <w:rsid w:val="006A1F80"/>
    <w:rsid w:val="006A2C4B"/>
    <w:rsid w:val="006A2DB4"/>
    <w:rsid w:val="006A32A0"/>
    <w:rsid w:val="006A3525"/>
    <w:rsid w:val="006A3776"/>
    <w:rsid w:val="006A37C8"/>
    <w:rsid w:val="006A380D"/>
    <w:rsid w:val="006A4840"/>
    <w:rsid w:val="006A7D66"/>
    <w:rsid w:val="006B0057"/>
    <w:rsid w:val="006B058A"/>
    <w:rsid w:val="006B134A"/>
    <w:rsid w:val="006B1B28"/>
    <w:rsid w:val="006B2955"/>
    <w:rsid w:val="006B3D6C"/>
    <w:rsid w:val="006B4102"/>
    <w:rsid w:val="006B426D"/>
    <w:rsid w:val="006B46BE"/>
    <w:rsid w:val="006B5B38"/>
    <w:rsid w:val="006B68D1"/>
    <w:rsid w:val="006B6D0A"/>
    <w:rsid w:val="006B77C7"/>
    <w:rsid w:val="006C0159"/>
    <w:rsid w:val="006C296B"/>
    <w:rsid w:val="006C2F27"/>
    <w:rsid w:val="006C3D42"/>
    <w:rsid w:val="006C3FCC"/>
    <w:rsid w:val="006C4382"/>
    <w:rsid w:val="006C4D5D"/>
    <w:rsid w:val="006C4F91"/>
    <w:rsid w:val="006C589D"/>
    <w:rsid w:val="006C6040"/>
    <w:rsid w:val="006C6097"/>
    <w:rsid w:val="006C702C"/>
    <w:rsid w:val="006D0CEE"/>
    <w:rsid w:val="006D2337"/>
    <w:rsid w:val="006D29F8"/>
    <w:rsid w:val="006D4480"/>
    <w:rsid w:val="006D4BC8"/>
    <w:rsid w:val="006D660E"/>
    <w:rsid w:val="006D7E13"/>
    <w:rsid w:val="006E08EC"/>
    <w:rsid w:val="006E14C7"/>
    <w:rsid w:val="006E1632"/>
    <w:rsid w:val="006E1EB0"/>
    <w:rsid w:val="006E2052"/>
    <w:rsid w:val="006E26C7"/>
    <w:rsid w:val="006E3230"/>
    <w:rsid w:val="006E37D9"/>
    <w:rsid w:val="006E4292"/>
    <w:rsid w:val="006E584F"/>
    <w:rsid w:val="006E5972"/>
    <w:rsid w:val="006E5DBE"/>
    <w:rsid w:val="006E623C"/>
    <w:rsid w:val="006E638D"/>
    <w:rsid w:val="006E6D0C"/>
    <w:rsid w:val="006E77FB"/>
    <w:rsid w:val="006E7CAC"/>
    <w:rsid w:val="006F021A"/>
    <w:rsid w:val="006F049D"/>
    <w:rsid w:val="006F0F34"/>
    <w:rsid w:val="006F2444"/>
    <w:rsid w:val="006F38BE"/>
    <w:rsid w:val="006F6653"/>
    <w:rsid w:val="006F6C0A"/>
    <w:rsid w:val="00700C62"/>
    <w:rsid w:val="00701098"/>
    <w:rsid w:val="00701A7B"/>
    <w:rsid w:val="0070374F"/>
    <w:rsid w:val="00703FC8"/>
    <w:rsid w:val="00704747"/>
    <w:rsid w:val="00704FBA"/>
    <w:rsid w:val="007112EC"/>
    <w:rsid w:val="00711C66"/>
    <w:rsid w:val="00712597"/>
    <w:rsid w:val="00715A67"/>
    <w:rsid w:val="00715E7A"/>
    <w:rsid w:val="00717375"/>
    <w:rsid w:val="00720A35"/>
    <w:rsid w:val="00722F95"/>
    <w:rsid w:val="00723527"/>
    <w:rsid w:val="0072353C"/>
    <w:rsid w:val="00723D87"/>
    <w:rsid w:val="00724A70"/>
    <w:rsid w:val="00724A72"/>
    <w:rsid w:val="00725391"/>
    <w:rsid w:val="0072666C"/>
    <w:rsid w:val="00726A32"/>
    <w:rsid w:val="00726A79"/>
    <w:rsid w:val="00732086"/>
    <w:rsid w:val="007325A7"/>
    <w:rsid w:val="007332E3"/>
    <w:rsid w:val="00734075"/>
    <w:rsid w:val="00734C3F"/>
    <w:rsid w:val="00735C7E"/>
    <w:rsid w:val="00736F7F"/>
    <w:rsid w:val="007372FF"/>
    <w:rsid w:val="007400BC"/>
    <w:rsid w:val="00741262"/>
    <w:rsid w:val="007413A3"/>
    <w:rsid w:val="00741E7F"/>
    <w:rsid w:val="0074273A"/>
    <w:rsid w:val="0074281A"/>
    <w:rsid w:val="0074281D"/>
    <w:rsid w:val="00742DFF"/>
    <w:rsid w:val="0074396A"/>
    <w:rsid w:val="00744C74"/>
    <w:rsid w:val="00744CC3"/>
    <w:rsid w:val="00746572"/>
    <w:rsid w:val="00747D32"/>
    <w:rsid w:val="00750890"/>
    <w:rsid w:val="00750F86"/>
    <w:rsid w:val="007516CC"/>
    <w:rsid w:val="007526B0"/>
    <w:rsid w:val="007526C2"/>
    <w:rsid w:val="00755897"/>
    <w:rsid w:val="00756E91"/>
    <w:rsid w:val="0075737E"/>
    <w:rsid w:val="00760432"/>
    <w:rsid w:val="007604E3"/>
    <w:rsid w:val="007605B7"/>
    <w:rsid w:val="00762BEA"/>
    <w:rsid w:val="00762CE7"/>
    <w:rsid w:val="007633BE"/>
    <w:rsid w:val="00763483"/>
    <w:rsid w:val="007638E0"/>
    <w:rsid w:val="00763E6F"/>
    <w:rsid w:val="007640C7"/>
    <w:rsid w:val="00764766"/>
    <w:rsid w:val="007648B6"/>
    <w:rsid w:val="00764F41"/>
    <w:rsid w:val="00765136"/>
    <w:rsid w:val="0076754F"/>
    <w:rsid w:val="00767E5E"/>
    <w:rsid w:val="00771DE2"/>
    <w:rsid w:val="007730CC"/>
    <w:rsid w:val="0077365B"/>
    <w:rsid w:val="007739A6"/>
    <w:rsid w:val="00773A02"/>
    <w:rsid w:val="00776314"/>
    <w:rsid w:val="007806CA"/>
    <w:rsid w:val="007813BC"/>
    <w:rsid w:val="007813F8"/>
    <w:rsid w:val="00784795"/>
    <w:rsid w:val="00784D66"/>
    <w:rsid w:val="00785DB2"/>
    <w:rsid w:val="007865C3"/>
    <w:rsid w:val="00786F5E"/>
    <w:rsid w:val="0078764F"/>
    <w:rsid w:val="00787AF9"/>
    <w:rsid w:val="00791170"/>
    <w:rsid w:val="00791806"/>
    <w:rsid w:val="00791AD1"/>
    <w:rsid w:val="007931B3"/>
    <w:rsid w:val="0079389E"/>
    <w:rsid w:val="007942F6"/>
    <w:rsid w:val="00794A2F"/>
    <w:rsid w:val="007956B3"/>
    <w:rsid w:val="00795735"/>
    <w:rsid w:val="00796D1E"/>
    <w:rsid w:val="00797E0F"/>
    <w:rsid w:val="007A001F"/>
    <w:rsid w:val="007A0DBC"/>
    <w:rsid w:val="007A4CC3"/>
    <w:rsid w:val="007A6A8D"/>
    <w:rsid w:val="007A7006"/>
    <w:rsid w:val="007A7BC7"/>
    <w:rsid w:val="007B0127"/>
    <w:rsid w:val="007B0A7E"/>
    <w:rsid w:val="007B1D39"/>
    <w:rsid w:val="007B32B7"/>
    <w:rsid w:val="007B4F56"/>
    <w:rsid w:val="007B6658"/>
    <w:rsid w:val="007B6CF2"/>
    <w:rsid w:val="007B6D32"/>
    <w:rsid w:val="007C0676"/>
    <w:rsid w:val="007C1834"/>
    <w:rsid w:val="007C2B50"/>
    <w:rsid w:val="007C32C2"/>
    <w:rsid w:val="007C35E9"/>
    <w:rsid w:val="007C5880"/>
    <w:rsid w:val="007C5980"/>
    <w:rsid w:val="007C6182"/>
    <w:rsid w:val="007C6525"/>
    <w:rsid w:val="007C6F49"/>
    <w:rsid w:val="007C79FE"/>
    <w:rsid w:val="007D136F"/>
    <w:rsid w:val="007D6403"/>
    <w:rsid w:val="007D7ED1"/>
    <w:rsid w:val="007E0164"/>
    <w:rsid w:val="007E0416"/>
    <w:rsid w:val="007E18E5"/>
    <w:rsid w:val="007E289D"/>
    <w:rsid w:val="007E2957"/>
    <w:rsid w:val="007E4BB5"/>
    <w:rsid w:val="007E5371"/>
    <w:rsid w:val="007E56F2"/>
    <w:rsid w:val="007E57F6"/>
    <w:rsid w:val="007E5BF2"/>
    <w:rsid w:val="007E6452"/>
    <w:rsid w:val="007F1231"/>
    <w:rsid w:val="007F28F5"/>
    <w:rsid w:val="007F2AEE"/>
    <w:rsid w:val="007F533A"/>
    <w:rsid w:val="0080382E"/>
    <w:rsid w:val="0080491B"/>
    <w:rsid w:val="00805896"/>
    <w:rsid w:val="00806568"/>
    <w:rsid w:val="0080673A"/>
    <w:rsid w:val="00807377"/>
    <w:rsid w:val="00807728"/>
    <w:rsid w:val="008107B1"/>
    <w:rsid w:val="00817299"/>
    <w:rsid w:val="00817EA2"/>
    <w:rsid w:val="008202B7"/>
    <w:rsid w:val="00821C3A"/>
    <w:rsid w:val="00825110"/>
    <w:rsid w:val="008256E0"/>
    <w:rsid w:val="0082658A"/>
    <w:rsid w:val="00827833"/>
    <w:rsid w:val="00827F06"/>
    <w:rsid w:val="00830027"/>
    <w:rsid w:val="00830E2F"/>
    <w:rsid w:val="00833F54"/>
    <w:rsid w:val="00834A33"/>
    <w:rsid w:val="0083511A"/>
    <w:rsid w:val="00835523"/>
    <w:rsid w:val="00836A1F"/>
    <w:rsid w:val="00837D11"/>
    <w:rsid w:val="00840899"/>
    <w:rsid w:val="00840CD0"/>
    <w:rsid w:val="008424E2"/>
    <w:rsid w:val="00850FA0"/>
    <w:rsid w:val="00851EAF"/>
    <w:rsid w:val="00852030"/>
    <w:rsid w:val="0085274B"/>
    <w:rsid w:val="00852E6B"/>
    <w:rsid w:val="008537DE"/>
    <w:rsid w:val="00855852"/>
    <w:rsid w:val="00860028"/>
    <w:rsid w:val="008603C3"/>
    <w:rsid w:val="00861D1D"/>
    <w:rsid w:val="00862195"/>
    <w:rsid w:val="008639FD"/>
    <w:rsid w:val="008669D1"/>
    <w:rsid w:val="008671DC"/>
    <w:rsid w:val="00870170"/>
    <w:rsid w:val="0087091B"/>
    <w:rsid w:val="00871E9A"/>
    <w:rsid w:val="00872636"/>
    <w:rsid w:val="00873013"/>
    <w:rsid w:val="00873234"/>
    <w:rsid w:val="00873348"/>
    <w:rsid w:val="00874DE4"/>
    <w:rsid w:val="008753AB"/>
    <w:rsid w:val="00876F1B"/>
    <w:rsid w:val="00877847"/>
    <w:rsid w:val="00877B57"/>
    <w:rsid w:val="00877C90"/>
    <w:rsid w:val="00880B24"/>
    <w:rsid w:val="00881764"/>
    <w:rsid w:val="00881EF5"/>
    <w:rsid w:val="00883E25"/>
    <w:rsid w:val="00884D1C"/>
    <w:rsid w:val="00885710"/>
    <w:rsid w:val="00885940"/>
    <w:rsid w:val="00887070"/>
    <w:rsid w:val="00887CB2"/>
    <w:rsid w:val="00891070"/>
    <w:rsid w:val="00891E5E"/>
    <w:rsid w:val="00892292"/>
    <w:rsid w:val="00892B28"/>
    <w:rsid w:val="00892C42"/>
    <w:rsid w:val="00894A10"/>
    <w:rsid w:val="00894A80"/>
    <w:rsid w:val="008955E6"/>
    <w:rsid w:val="008962D8"/>
    <w:rsid w:val="008A0648"/>
    <w:rsid w:val="008A0687"/>
    <w:rsid w:val="008A0F38"/>
    <w:rsid w:val="008A1BB0"/>
    <w:rsid w:val="008A2636"/>
    <w:rsid w:val="008A270D"/>
    <w:rsid w:val="008A3B07"/>
    <w:rsid w:val="008A3C30"/>
    <w:rsid w:val="008A4279"/>
    <w:rsid w:val="008A43C7"/>
    <w:rsid w:val="008A687B"/>
    <w:rsid w:val="008A7F90"/>
    <w:rsid w:val="008B0740"/>
    <w:rsid w:val="008B3067"/>
    <w:rsid w:val="008B496E"/>
    <w:rsid w:val="008B4BD9"/>
    <w:rsid w:val="008B6CF7"/>
    <w:rsid w:val="008B7162"/>
    <w:rsid w:val="008B723A"/>
    <w:rsid w:val="008B7F6F"/>
    <w:rsid w:val="008C0F14"/>
    <w:rsid w:val="008C1021"/>
    <w:rsid w:val="008C11D4"/>
    <w:rsid w:val="008C4F63"/>
    <w:rsid w:val="008C509D"/>
    <w:rsid w:val="008C5995"/>
    <w:rsid w:val="008C7ED0"/>
    <w:rsid w:val="008D16CB"/>
    <w:rsid w:val="008D3219"/>
    <w:rsid w:val="008D4C49"/>
    <w:rsid w:val="008D60F4"/>
    <w:rsid w:val="008D6EE3"/>
    <w:rsid w:val="008E208B"/>
    <w:rsid w:val="008E2AED"/>
    <w:rsid w:val="008E42A9"/>
    <w:rsid w:val="008E4F2B"/>
    <w:rsid w:val="008E5889"/>
    <w:rsid w:val="008E5A31"/>
    <w:rsid w:val="008E65A6"/>
    <w:rsid w:val="008F04E3"/>
    <w:rsid w:val="008F06EA"/>
    <w:rsid w:val="008F0B3D"/>
    <w:rsid w:val="008F2447"/>
    <w:rsid w:val="008F293E"/>
    <w:rsid w:val="008F2FC0"/>
    <w:rsid w:val="008F65DD"/>
    <w:rsid w:val="008F767D"/>
    <w:rsid w:val="008F79A5"/>
    <w:rsid w:val="008F79D4"/>
    <w:rsid w:val="008F7CEA"/>
    <w:rsid w:val="00901F12"/>
    <w:rsid w:val="0090427F"/>
    <w:rsid w:val="0090471B"/>
    <w:rsid w:val="00905436"/>
    <w:rsid w:val="00905A0F"/>
    <w:rsid w:val="009062B9"/>
    <w:rsid w:val="00906778"/>
    <w:rsid w:val="00906D0C"/>
    <w:rsid w:val="00907F7C"/>
    <w:rsid w:val="009102AD"/>
    <w:rsid w:val="00911D45"/>
    <w:rsid w:val="00911FD8"/>
    <w:rsid w:val="00912F02"/>
    <w:rsid w:val="009134F7"/>
    <w:rsid w:val="00914B17"/>
    <w:rsid w:val="00914DFE"/>
    <w:rsid w:val="00917C87"/>
    <w:rsid w:val="009200C7"/>
    <w:rsid w:val="00920284"/>
    <w:rsid w:val="00920F94"/>
    <w:rsid w:val="00924A5A"/>
    <w:rsid w:val="009300EE"/>
    <w:rsid w:val="009306E6"/>
    <w:rsid w:val="00930CF6"/>
    <w:rsid w:val="0093142C"/>
    <w:rsid w:val="00931901"/>
    <w:rsid w:val="0093223E"/>
    <w:rsid w:val="00933B52"/>
    <w:rsid w:val="009356F9"/>
    <w:rsid w:val="009363A8"/>
    <w:rsid w:val="0093757B"/>
    <w:rsid w:val="00937827"/>
    <w:rsid w:val="00937F08"/>
    <w:rsid w:val="00940B2C"/>
    <w:rsid w:val="00940E0E"/>
    <w:rsid w:val="00942C41"/>
    <w:rsid w:val="00943821"/>
    <w:rsid w:val="00943A74"/>
    <w:rsid w:val="00945317"/>
    <w:rsid w:val="009469DD"/>
    <w:rsid w:val="00946A2A"/>
    <w:rsid w:val="0094796B"/>
    <w:rsid w:val="00950128"/>
    <w:rsid w:val="00950491"/>
    <w:rsid w:val="009518BF"/>
    <w:rsid w:val="00952396"/>
    <w:rsid w:val="0095410B"/>
    <w:rsid w:val="00954547"/>
    <w:rsid w:val="00954AD5"/>
    <w:rsid w:val="00955A61"/>
    <w:rsid w:val="009566D2"/>
    <w:rsid w:val="009570BE"/>
    <w:rsid w:val="009574CD"/>
    <w:rsid w:val="0096036E"/>
    <w:rsid w:val="009628C5"/>
    <w:rsid w:val="00962F0D"/>
    <w:rsid w:val="00963019"/>
    <w:rsid w:val="0096338A"/>
    <w:rsid w:val="0096494E"/>
    <w:rsid w:val="0096712D"/>
    <w:rsid w:val="0097041B"/>
    <w:rsid w:val="00971144"/>
    <w:rsid w:val="00971FF2"/>
    <w:rsid w:val="009728E8"/>
    <w:rsid w:val="00973154"/>
    <w:rsid w:val="0097443F"/>
    <w:rsid w:val="00974ED7"/>
    <w:rsid w:val="009778F8"/>
    <w:rsid w:val="00980260"/>
    <w:rsid w:val="00980C14"/>
    <w:rsid w:val="00980D8C"/>
    <w:rsid w:val="00981263"/>
    <w:rsid w:val="009818FE"/>
    <w:rsid w:val="0098463B"/>
    <w:rsid w:val="00986654"/>
    <w:rsid w:val="0099011E"/>
    <w:rsid w:val="00990F07"/>
    <w:rsid w:val="009911A2"/>
    <w:rsid w:val="00992271"/>
    <w:rsid w:val="00994526"/>
    <w:rsid w:val="00994DB3"/>
    <w:rsid w:val="00995DE4"/>
    <w:rsid w:val="00996789"/>
    <w:rsid w:val="00997357"/>
    <w:rsid w:val="009A0588"/>
    <w:rsid w:val="009A20C6"/>
    <w:rsid w:val="009A2F70"/>
    <w:rsid w:val="009A33B0"/>
    <w:rsid w:val="009A553C"/>
    <w:rsid w:val="009A5AED"/>
    <w:rsid w:val="009A6454"/>
    <w:rsid w:val="009A6DAE"/>
    <w:rsid w:val="009A7A92"/>
    <w:rsid w:val="009B0DF6"/>
    <w:rsid w:val="009B104F"/>
    <w:rsid w:val="009B30BD"/>
    <w:rsid w:val="009B3B81"/>
    <w:rsid w:val="009B3DD4"/>
    <w:rsid w:val="009C14D5"/>
    <w:rsid w:val="009C202C"/>
    <w:rsid w:val="009C2EDB"/>
    <w:rsid w:val="009C37AA"/>
    <w:rsid w:val="009C5DEB"/>
    <w:rsid w:val="009C75E5"/>
    <w:rsid w:val="009D043E"/>
    <w:rsid w:val="009D0839"/>
    <w:rsid w:val="009D0849"/>
    <w:rsid w:val="009D141F"/>
    <w:rsid w:val="009D1CDA"/>
    <w:rsid w:val="009D6071"/>
    <w:rsid w:val="009D60F6"/>
    <w:rsid w:val="009D6A1A"/>
    <w:rsid w:val="009D76E1"/>
    <w:rsid w:val="009E0D61"/>
    <w:rsid w:val="009E117D"/>
    <w:rsid w:val="009E1306"/>
    <w:rsid w:val="009E1969"/>
    <w:rsid w:val="009E1C1C"/>
    <w:rsid w:val="009E1D63"/>
    <w:rsid w:val="009E1F40"/>
    <w:rsid w:val="009E2A96"/>
    <w:rsid w:val="009E2EC9"/>
    <w:rsid w:val="009E34B2"/>
    <w:rsid w:val="009E3FF6"/>
    <w:rsid w:val="009E413A"/>
    <w:rsid w:val="009E67EA"/>
    <w:rsid w:val="009E6839"/>
    <w:rsid w:val="009E6FBC"/>
    <w:rsid w:val="009F05FF"/>
    <w:rsid w:val="009F062A"/>
    <w:rsid w:val="009F099E"/>
    <w:rsid w:val="009F1BE2"/>
    <w:rsid w:val="009F1DBB"/>
    <w:rsid w:val="009F382A"/>
    <w:rsid w:val="009F421C"/>
    <w:rsid w:val="009F5516"/>
    <w:rsid w:val="009F5E7D"/>
    <w:rsid w:val="009F72FD"/>
    <w:rsid w:val="009F731D"/>
    <w:rsid w:val="00A019F2"/>
    <w:rsid w:val="00A01CD2"/>
    <w:rsid w:val="00A02592"/>
    <w:rsid w:val="00A03057"/>
    <w:rsid w:val="00A03B48"/>
    <w:rsid w:val="00A04A9C"/>
    <w:rsid w:val="00A07D4F"/>
    <w:rsid w:val="00A10F2F"/>
    <w:rsid w:val="00A113E2"/>
    <w:rsid w:val="00A12F50"/>
    <w:rsid w:val="00A15A12"/>
    <w:rsid w:val="00A16ADD"/>
    <w:rsid w:val="00A21A84"/>
    <w:rsid w:val="00A22135"/>
    <w:rsid w:val="00A22158"/>
    <w:rsid w:val="00A2366F"/>
    <w:rsid w:val="00A2588F"/>
    <w:rsid w:val="00A302FA"/>
    <w:rsid w:val="00A315C7"/>
    <w:rsid w:val="00A31E5A"/>
    <w:rsid w:val="00A320D1"/>
    <w:rsid w:val="00A34113"/>
    <w:rsid w:val="00A345F7"/>
    <w:rsid w:val="00A36082"/>
    <w:rsid w:val="00A360B4"/>
    <w:rsid w:val="00A3740A"/>
    <w:rsid w:val="00A37763"/>
    <w:rsid w:val="00A4184A"/>
    <w:rsid w:val="00A4362A"/>
    <w:rsid w:val="00A43722"/>
    <w:rsid w:val="00A4389F"/>
    <w:rsid w:val="00A4406C"/>
    <w:rsid w:val="00A45036"/>
    <w:rsid w:val="00A45072"/>
    <w:rsid w:val="00A45298"/>
    <w:rsid w:val="00A4531F"/>
    <w:rsid w:val="00A45741"/>
    <w:rsid w:val="00A50D2F"/>
    <w:rsid w:val="00A52E6B"/>
    <w:rsid w:val="00A55C37"/>
    <w:rsid w:val="00A55EA1"/>
    <w:rsid w:val="00A56E1A"/>
    <w:rsid w:val="00A60CBF"/>
    <w:rsid w:val="00A63644"/>
    <w:rsid w:val="00A650E3"/>
    <w:rsid w:val="00A67AF2"/>
    <w:rsid w:val="00A7427A"/>
    <w:rsid w:val="00A76263"/>
    <w:rsid w:val="00A80BCD"/>
    <w:rsid w:val="00A817DB"/>
    <w:rsid w:val="00A829B2"/>
    <w:rsid w:val="00A830E1"/>
    <w:rsid w:val="00A834BB"/>
    <w:rsid w:val="00A83EB4"/>
    <w:rsid w:val="00A83EF2"/>
    <w:rsid w:val="00A844DD"/>
    <w:rsid w:val="00A8521B"/>
    <w:rsid w:val="00A8547E"/>
    <w:rsid w:val="00A86D27"/>
    <w:rsid w:val="00A90B01"/>
    <w:rsid w:val="00A916DC"/>
    <w:rsid w:val="00A9177A"/>
    <w:rsid w:val="00A9238D"/>
    <w:rsid w:val="00A925A6"/>
    <w:rsid w:val="00A9797B"/>
    <w:rsid w:val="00AA0621"/>
    <w:rsid w:val="00AA404C"/>
    <w:rsid w:val="00AA42F1"/>
    <w:rsid w:val="00AA5DC6"/>
    <w:rsid w:val="00AA6B97"/>
    <w:rsid w:val="00AA78BC"/>
    <w:rsid w:val="00AA7F77"/>
    <w:rsid w:val="00AB0F96"/>
    <w:rsid w:val="00AB167B"/>
    <w:rsid w:val="00AB21C3"/>
    <w:rsid w:val="00AB30FE"/>
    <w:rsid w:val="00AB39BE"/>
    <w:rsid w:val="00AB4ADD"/>
    <w:rsid w:val="00AB55C0"/>
    <w:rsid w:val="00AB6493"/>
    <w:rsid w:val="00AC3AEA"/>
    <w:rsid w:val="00AC5EBB"/>
    <w:rsid w:val="00AC62E8"/>
    <w:rsid w:val="00AC6C38"/>
    <w:rsid w:val="00AC7FA2"/>
    <w:rsid w:val="00AD1039"/>
    <w:rsid w:val="00AD177E"/>
    <w:rsid w:val="00AD3F16"/>
    <w:rsid w:val="00AD4164"/>
    <w:rsid w:val="00AD6068"/>
    <w:rsid w:val="00AD64E6"/>
    <w:rsid w:val="00AE18F5"/>
    <w:rsid w:val="00AE28A2"/>
    <w:rsid w:val="00AE5554"/>
    <w:rsid w:val="00AE79C3"/>
    <w:rsid w:val="00AF21CB"/>
    <w:rsid w:val="00AF2EAC"/>
    <w:rsid w:val="00AF4588"/>
    <w:rsid w:val="00AF515E"/>
    <w:rsid w:val="00AF519C"/>
    <w:rsid w:val="00AF52EA"/>
    <w:rsid w:val="00AF60D2"/>
    <w:rsid w:val="00AF6B71"/>
    <w:rsid w:val="00AF72C7"/>
    <w:rsid w:val="00AF7863"/>
    <w:rsid w:val="00B0076F"/>
    <w:rsid w:val="00B02127"/>
    <w:rsid w:val="00B02749"/>
    <w:rsid w:val="00B02983"/>
    <w:rsid w:val="00B041AD"/>
    <w:rsid w:val="00B045E3"/>
    <w:rsid w:val="00B048D2"/>
    <w:rsid w:val="00B04C67"/>
    <w:rsid w:val="00B06C06"/>
    <w:rsid w:val="00B07504"/>
    <w:rsid w:val="00B07525"/>
    <w:rsid w:val="00B07F81"/>
    <w:rsid w:val="00B11FED"/>
    <w:rsid w:val="00B12427"/>
    <w:rsid w:val="00B13220"/>
    <w:rsid w:val="00B13E67"/>
    <w:rsid w:val="00B15622"/>
    <w:rsid w:val="00B161A7"/>
    <w:rsid w:val="00B20723"/>
    <w:rsid w:val="00B20E98"/>
    <w:rsid w:val="00B22B02"/>
    <w:rsid w:val="00B23154"/>
    <w:rsid w:val="00B235F0"/>
    <w:rsid w:val="00B241FA"/>
    <w:rsid w:val="00B245D9"/>
    <w:rsid w:val="00B24B13"/>
    <w:rsid w:val="00B25572"/>
    <w:rsid w:val="00B25C58"/>
    <w:rsid w:val="00B25FEE"/>
    <w:rsid w:val="00B312DB"/>
    <w:rsid w:val="00B32143"/>
    <w:rsid w:val="00B32674"/>
    <w:rsid w:val="00B33292"/>
    <w:rsid w:val="00B33855"/>
    <w:rsid w:val="00B34B48"/>
    <w:rsid w:val="00B35191"/>
    <w:rsid w:val="00B35571"/>
    <w:rsid w:val="00B37DF5"/>
    <w:rsid w:val="00B403DC"/>
    <w:rsid w:val="00B41033"/>
    <w:rsid w:val="00B416AD"/>
    <w:rsid w:val="00B41F00"/>
    <w:rsid w:val="00B43482"/>
    <w:rsid w:val="00B438FC"/>
    <w:rsid w:val="00B439EA"/>
    <w:rsid w:val="00B43FE8"/>
    <w:rsid w:val="00B45163"/>
    <w:rsid w:val="00B451C1"/>
    <w:rsid w:val="00B45E5C"/>
    <w:rsid w:val="00B467AC"/>
    <w:rsid w:val="00B467E1"/>
    <w:rsid w:val="00B46C10"/>
    <w:rsid w:val="00B47642"/>
    <w:rsid w:val="00B52BAA"/>
    <w:rsid w:val="00B52E82"/>
    <w:rsid w:val="00B53357"/>
    <w:rsid w:val="00B53AD1"/>
    <w:rsid w:val="00B54A8F"/>
    <w:rsid w:val="00B61411"/>
    <w:rsid w:val="00B65E07"/>
    <w:rsid w:val="00B678FE"/>
    <w:rsid w:val="00B7066B"/>
    <w:rsid w:val="00B70C4A"/>
    <w:rsid w:val="00B711C8"/>
    <w:rsid w:val="00B71909"/>
    <w:rsid w:val="00B72A9B"/>
    <w:rsid w:val="00B73C19"/>
    <w:rsid w:val="00B741A1"/>
    <w:rsid w:val="00B74F00"/>
    <w:rsid w:val="00B76E12"/>
    <w:rsid w:val="00B776CC"/>
    <w:rsid w:val="00B814B6"/>
    <w:rsid w:val="00B81A73"/>
    <w:rsid w:val="00B820AB"/>
    <w:rsid w:val="00B838ED"/>
    <w:rsid w:val="00B840BD"/>
    <w:rsid w:val="00B84A5F"/>
    <w:rsid w:val="00B85690"/>
    <w:rsid w:val="00B86375"/>
    <w:rsid w:val="00B868C9"/>
    <w:rsid w:val="00B86FCE"/>
    <w:rsid w:val="00B87D8E"/>
    <w:rsid w:val="00B90F3D"/>
    <w:rsid w:val="00B92879"/>
    <w:rsid w:val="00B95000"/>
    <w:rsid w:val="00B95652"/>
    <w:rsid w:val="00BA1011"/>
    <w:rsid w:val="00BA3B3B"/>
    <w:rsid w:val="00BA4914"/>
    <w:rsid w:val="00BA4FCC"/>
    <w:rsid w:val="00BA50E1"/>
    <w:rsid w:val="00BA7448"/>
    <w:rsid w:val="00BB0115"/>
    <w:rsid w:val="00BB04E8"/>
    <w:rsid w:val="00BB369E"/>
    <w:rsid w:val="00BB586E"/>
    <w:rsid w:val="00BB5BBA"/>
    <w:rsid w:val="00BB5F57"/>
    <w:rsid w:val="00BB752E"/>
    <w:rsid w:val="00BB761E"/>
    <w:rsid w:val="00BC0A73"/>
    <w:rsid w:val="00BC1C9D"/>
    <w:rsid w:val="00BC2024"/>
    <w:rsid w:val="00BC546A"/>
    <w:rsid w:val="00BC634C"/>
    <w:rsid w:val="00BC6B32"/>
    <w:rsid w:val="00BC6FF2"/>
    <w:rsid w:val="00BC7A6E"/>
    <w:rsid w:val="00BD04C2"/>
    <w:rsid w:val="00BD1F77"/>
    <w:rsid w:val="00BD219A"/>
    <w:rsid w:val="00BD3771"/>
    <w:rsid w:val="00BD43EE"/>
    <w:rsid w:val="00BD4A1E"/>
    <w:rsid w:val="00BD5F8D"/>
    <w:rsid w:val="00BD6039"/>
    <w:rsid w:val="00BD6B41"/>
    <w:rsid w:val="00BE2551"/>
    <w:rsid w:val="00BE3C7F"/>
    <w:rsid w:val="00BE4457"/>
    <w:rsid w:val="00BE5716"/>
    <w:rsid w:val="00BE653C"/>
    <w:rsid w:val="00BE6B07"/>
    <w:rsid w:val="00BF04B8"/>
    <w:rsid w:val="00BF2010"/>
    <w:rsid w:val="00BF2727"/>
    <w:rsid w:val="00BF2819"/>
    <w:rsid w:val="00BF3CD1"/>
    <w:rsid w:val="00BF506A"/>
    <w:rsid w:val="00BF5CDF"/>
    <w:rsid w:val="00BF6FFE"/>
    <w:rsid w:val="00BF70EF"/>
    <w:rsid w:val="00BF7B8E"/>
    <w:rsid w:val="00C00372"/>
    <w:rsid w:val="00C00474"/>
    <w:rsid w:val="00C01CA6"/>
    <w:rsid w:val="00C021AA"/>
    <w:rsid w:val="00C02B70"/>
    <w:rsid w:val="00C0326B"/>
    <w:rsid w:val="00C0486D"/>
    <w:rsid w:val="00C048A4"/>
    <w:rsid w:val="00C067B5"/>
    <w:rsid w:val="00C06A5D"/>
    <w:rsid w:val="00C0788E"/>
    <w:rsid w:val="00C11D93"/>
    <w:rsid w:val="00C1266D"/>
    <w:rsid w:val="00C12A1B"/>
    <w:rsid w:val="00C1377C"/>
    <w:rsid w:val="00C17CA4"/>
    <w:rsid w:val="00C20DB6"/>
    <w:rsid w:val="00C21799"/>
    <w:rsid w:val="00C220B4"/>
    <w:rsid w:val="00C2218C"/>
    <w:rsid w:val="00C233FD"/>
    <w:rsid w:val="00C2360B"/>
    <w:rsid w:val="00C30B5A"/>
    <w:rsid w:val="00C30F74"/>
    <w:rsid w:val="00C318A3"/>
    <w:rsid w:val="00C31B53"/>
    <w:rsid w:val="00C3303B"/>
    <w:rsid w:val="00C334DB"/>
    <w:rsid w:val="00C33713"/>
    <w:rsid w:val="00C33750"/>
    <w:rsid w:val="00C34240"/>
    <w:rsid w:val="00C34EDF"/>
    <w:rsid w:val="00C35D22"/>
    <w:rsid w:val="00C35E30"/>
    <w:rsid w:val="00C373E2"/>
    <w:rsid w:val="00C37DE8"/>
    <w:rsid w:val="00C40D3D"/>
    <w:rsid w:val="00C42165"/>
    <w:rsid w:val="00C4653C"/>
    <w:rsid w:val="00C46D77"/>
    <w:rsid w:val="00C47078"/>
    <w:rsid w:val="00C479AB"/>
    <w:rsid w:val="00C47E72"/>
    <w:rsid w:val="00C55C25"/>
    <w:rsid w:val="00C56970"/>
    <w:rsid w:val="00C5717D"/>
    <w:rsid w:val="00C57EC2"/>
    <w:rsid w:val="00C61F7C"/>
    <w:rsid w:val="00C623F2"/>
    <w:rsid w:val="00C63BDD"/>
    <w:rsid w:val="00C6419A"/>
    <w:rsid w:val="00C64C60"/>
    <w:rsid w:val="00C66284"/>
    <w:rsid w:val="00C707BD"/>
    <w:rsid w:val="00C70ECC"/>
    <w:rsid w:val="00C71EBA"/>
    <w:rsid w:val="00C7334F"/>
    <w:rsid w:val="00C73632"/>
    <w:rsid w:val="00C73BA7"/>
    <w:rsid w:val="00C75147"/>
    <w:rsid w:val="00C7794D"/>
    <w:rsid w:val="00C77EDD"/>
    <w:rsid w:val="00C82981"/>
    <w:rsid w:val="00C82F46"/>
    <w:rsid w:val="00C8445E"/>
    <w:rsid w:val="00C85441"/>
    <w:rsid w:val="00C858C8"/>
    <w:rsid w:val="00C8672F"/>
    <w:rsid w:val="00C9049C"/>
    <w:rsid w:val="00C9062B"/>
    <w:rsid w:val="00C91CBE"/>
    <w:rsid w:val="00C9532C"/>
    <w:rsid w:val="00C95629"/>
    <w:rsid w:val="00C969E3"/>
    <w:rsid w:val="00C96BE9"/>
    <w:rsid w:val="00C97CB0"/>
    <w:rsid w:val="00CA128E"/>
    <w:rsid w:val="00CA3654"/>
    <w:rsid w:val="00CA4FE8"/>
    <w:rsid w:val="00CA5B6D"/>
    <w:rsid w:val="00CA68E0"/>
    <w:rsid w:val="00CA7892"/>
    <w:rsid w:val="00CB1661"/>
    <w:rsid w:val="00CB1F1E"/>
    <w:rsid w:val="00CB215C"/>
    <w:rsid w:val="00CB30C3"/>
    <w:rsid w:val="00CB32E0"/>
    <w:rsid w:val="00CB38FA"/>
    <w:rsid w:val="00CB4C00"/>
    <w:rsid w:val="00CB4E8F"/>
    <w:rsid w:val="00CB4E96"/>
    <w:rsid w:val="00CB5F32"/>
    <w:rsid w:val="00CB6687"/>
    <w:rsid w:val="00CB7EF2"/>
    <w:rsid w:val="00CC0773"/>
    <w:rsid w:val="00CC0A81"/>
    <w:rsid w:val="00CC12F9"/>
    <w:rsid w:val="00CC1D30"/>
    <w:rsid w:val="00CC3839"/>
    <w:rsid w:val="00CC40F5"/>
    <w:rsid w:val="00CC5B4C"/>
    <w:rsid w:val="00CC7685"/>
    <w:rsid w:val="00CD10EA"/>
    <w:rsid w:val="00CD14C4"/>
    <w:rsid w:val="00CD1DE7"/>
    <w:rsid w:val="00CD21C3"/>
    <w:rsid w:val="00CD24F8"/>
    <w:rsid w:val="00CD2535"/>
    <w:rsid w:val="00CD359C"/>
    <w:rsid w:val="00CD410E"/>
    <w:rsid w:val="00CD4871"/>
    <w:rsid w:val="00CD54D3"/>
    <w:rsid w:val="00CD6697"/>
    <w:rsid w:val="00CD6A7E"/>
    <w:rsid w:val="00CD77EA"/>
    <w:rsid w:val="00CD7A72"/>
    <w:rsid w:val="00CD7F0F"/>
    <w:rsid w:val="00CE127F"/>
    <w:rsid w:val="00CE3355"/>
    <w:rsid w:val="00CE3CAF"/>
    <w:rsid w:val="00CE3D21"/>
    <w:rsid w:val="00CE4BF9"/>
    <w:rsid w:val="00CE6269"/>
    <w:rsid w:val="00CE62AE"/>
    <w:rsid w:val="00CE663B"/>
    <w:rsid w:val="00CE7764"/>
    <w:rsid w:val="00CF0FEC"/>
    <w:rsid w:val="00CF31BB"/>
    <w:rsid w:val="00CF4089"/>
    <w:rsid w:val="00CF5DAC"/>
    <w:rsid w:val="00CF609A"/>
    <w:rsid w:val="00D00B98"/>
    <w:rsid w:val="00D012F5"/>
    <w:rsid w:val="00D01D25"/>
    <w:rsid w:val="00D07025"/>
    <w:rsid w:val="00D10B56"/>
    <w:rsid w:val="00D11294"/>
    <w:rsid w:val="00D128F0"/>
    <w:rsid w:val="00D14561"/>
    <w:rsid w:val="00D20116"/>
    <w:rsid w:val="00D20B80"/>
    <w:rsid w:val="00D20EE3"/>
    <w:rsid w:val="00D22E49"/>
    <w:rsid w:val="00D249B0"/>
    <w:rsid w:val="00D25231"/>
    <w:rsid w:val="00D26016"/>
    <w:rsid w:val="00D27042"/>
    <w:rsid w:val="00D33339"/>
    <w:rsid w:val="00D33387"/>
    <w:rsid w:val="00D3494F"/>
    <w:rsid w:val="00D35EDC"/>
    <w:rsid w:val="00D36F4C"/>
    <w:rsid w:val="00D37795"/>
    <w:rsid w:val="00D37DA9"/>
    <w:rsid w:val="00D413D9"/>
    <w:rsid w:val="00D42EB6"/>
    <w:rsid w:val="00D440FA"/>
    <w:rsid w:val="00D4578E"/>
    <w:rsid w:val="00D45EFB"/>
    <w:rsid w:val="00D518E8"/>
    <w:rsid w:val="00D5253A"/>
    <w:rsid w:val="00D52A8B"/>
    <w:rsid w:val="00D54263"/>
    <w:rsid w:val="00D54F2B"/>
    <w:rsid w:val="00D57B9A"/>
    <w:rsid w:val="00D57F8B"/>
    <w:rsid w:val="00D633A2"/>
    <w:rsid w:val="00D634EC"/>
    <w:rsid w:val="00D708B2"/>
    <w:rsid w:val="00D70AE0"/>
    <w:rsid w:val="00D72593"/>
    <w:rsid w:val="00D73CC3"/>
    <w:rsid w:val="00D75B1E"/>
    <w:rsid w:val="00D7610B"/>
    <w:rsid w:val="00D8162F"/>
    <w:rsid w:val="00D824A8"/>
    <w:rsid w:val="00D82B97"/>
    <w:rsid w:val="00D8396C"/>
    <w:rsid w:val="00D84966"/>
    <w:rsid w:val="00D8563F"/>
    <w:rsid w:val="00D86851"/>
    <w:rsid w:val="00D87638"/>
    <w:rsid w:val="00D91572"/>
    <w:rsid w:val="00D91F6B"/>
    <w:rsid w:val="00D951C4"/>
    <w:rsid w:val="00D96FDE"/>
    <w:rsid w:val="00D970B6"/>
    <w:rsid w:val="00D97D35"/>
    <w:rsid w:val="00DA1E6A"/>
    <w:rsid w:val="00DA3106"/>
    <w:rsid w:val="00DA34B5"/>
    <w:rsid w:val="00DA3971"/>
    <w:rsid w:val="00DA6298"/>
    <w:rsid w:val="00DA6D22"/>
    <w:rsid w:val="00DB0602"/>
    <w:rsid w:val="00DB124B"/>
    <w:rsid w:val="00DB1567"/>
    <w:rsid w:val="00DB251D"/>
    <w:rsid w:val="00DB2564"/>
    <w:rsid w:val="00DB2A0E"/>
    <w:rsid w:val="00DB3CBF"/>
    <w:rsid w:val="00DB4A53"/>
    <w:rsid w:val="00DB5B9F"/>
    <w:rsid w:val="00DB5CC3"/>
    <w:rsid w:val="00DB6CB9"/>
    <w:rsid w:val="00DB7953"/>
    <w:rsid w:val="00DC0F5E"/>
    <w:rsid w:val="00DC14B9"/>
    <w:rsid w:val="00DC1627"/>
    <w:rsid w:val="00DC2404"/>
    <w:rsid w:val="00DC476F"/>
    <w:rsid w:val="00DC488D"/>
    <w:rsid w:val="00DC48CF"/>
    <w:rsid w:val="00DC5061"/>
    <w:rsid w:val="00DD09F5"/>
    <w:rsid w:val="00DD0FF6"/>
    <w:rsid w:val="00DD1AEF"/>
    <w:rsid w:val="00DD1B17"/>
    <w:rsid w:val="00DD2A89"/>
    <w:rsid w:val="00DD5563"/>
    <w:rsid w:val="00DD66FD"/>
    <w:rsid w:val="00DD6DD5"/>
    <w:rsid w:val="00DD7AA6"/>
    <w:rsid w:val="00DD7BE8"/>
    <w:rsid w:val="00DE0462"/>
    <w:rsid w:val="00DE13A5"/>
    <w:rsid w:val="00DE1793"/>
    <w:rsid w:val="00DE1F52"/>
    <w:rsid w:val="00DE30CB"/>
    <w:rsid w:val="00DE4B08"/>
    <w:rsid w:val="00DE6344"/>
    <w:rsid w:val="00DF06F3"/>
    <w:rsid w:val="00DF0BFF"/>
    <w:rsid w:val="00DF114B"/>
    <w:rsid w:val="00DF43EE"/>
    <w:rsid w:val="00E007E2"/>
    <w:rsid w:val="00E00CAD"/>
    <w:rsid w:val="00E01C54"/>
    <w:rsid w:val="00E02BEB"/>
    <w:rsid w:val="00E05A81"/>
    <w:rsid w:val="00E06961"/>
    <w:rsid w:val="00E070DB"/>
    <w:rsid w:val="00E11548"/>
    <w:rsid w:val="00E1304F"/>
    <w:rsid w:val="00E1359A"/>
    <w:rsid w:val="00E17A0F"/>
    <w:rsid w:val="00E20ABA"/>
    <w:rsid w:val="00E21CE4"/>
    <w:rsid w:val="00E21F6A"/>
    <w:rsid w:val="00E2251D"/>
    <w:rsid w:val="00E2297F"/>
    <w:rsid w:val="00E274EB"/>
    <w:rsid w:val="00E30F6D"/>
    <w:rsid w:val="00E3118B"/>
    <w:rsid w:val="00E320B8"/>
    <w:rsid w:val="00E32893"/>
    <w:rsid w:val="00E33CF9"/>
    <w:rsid w:val="00E33D56"/>
    <w:rsid w:val="00E350EC"/>
    <w:rsid w:val="00E37882"/>
    <w:rsid w:val="00E41B65"/>
    <w:rsid w:val="00E431FA"/>
    <w:rsid w:val="00E43F40"/>
    <w:rsid w:val="00E44B0F"/>
    <w:rsid w:val="00E4508B"/>
    <w:rsid w:val="00E46563"/>
    <w:rsid w:val="00E479C5"/>
    <w:rsid w:val="00E51F91"/>
    <w:rsid w:val="00E5271E"/>
    <w:rsid w:val="00E53F66"/>
    <w:rsid w:val="00E543E2"/>
    <w:rsid w:val="00E55220"/>
    <w:rsid w:val="00E56428"/>
    <w:rsid w:val="00E613B3"/>
    <w:rsid w:val="00E614CD"/>
    <w:rsid w:val="00E62627"/>
    <w:rsid w:val="00E6393B"/>
    <w:rsid w:val="00E64CF0"/>
    <w:rsid w:val="00E6537A"/>
    <w:rsid w:val="00E65A34"/>
    <w:rsid w:val="00E660D2"/>
    <w:rsid w:val="00E6686D"/>
    <w:rsid w:val="00E67AFC"/>
    <w:rsid w:val="00E7049F"/>
    <w:rsid w:val="00E70606"/>
    <w:rsid w:val="00E70B86"/>
    <w:rsid w:val="00E70C3C"/>
    <w:rsid w:val="00E721B9"/>
    <w:rsid w:val="00E7227A"/>
    <w:rsid w:val="00E726ED"/>
    <w:rsid w:val="00E72872"/>
    <w:rsid w:val="00E72878"/>
    <w:rsid w:val="00E73414"/>
    <w:rsid w:val="00E73FF3"/>
    <w:rsid w:val="00E75033"/>
    <w:rsid w:val="00E761B6"/>
    <w:rsid w:val="00E76428"/>
    <w:rsid w:val="00E77497"/>
    <w:rsid w:val="00E80769"/>
    <w:rsid w:val="00E80AA3"/>
    <w:rsid w:val="00E81152"/>
    <w:rsid w:val="00E821AC"/>
    <w:rsid w:val="00E82328"/>
    <w:rsid w:val="00E83F05"/>
    <w:rsid w:val="00E85BAD"/>
    <w:rsid w:val="00E86BA5"/>
    <w:rsid w:val="00E906C4"/>
    <w:rsid w:val="00E91EEE"/>
    <w:rsid w:val="00E94AC6"/>
    <w:rsid w:val="00E95C83"/>
    <w:rsid w:val="00E96A32"/>
    <w:rsid w:val="00EA0311"/>
    <w:rsid w:val="00EA0A8D"/>
    <w:rsid w:val="00EA0EA1"/>
    <w:rsid w:val="00EA1167"/>
    <w:rsid w:val="00EA2ECD"/>
    <w:rsid w:val="00EA310A"/>
    <w:rsid w:val="00EA312C"/>
    <w:rsid w:val="00EA4F82"/>
    <w:rsid w:val="00EA5E1B"/>
    <w:rsid w:val="00EA6801"/>
    <w:rsid w:val="00EA71C5"/>
    <w:rsid w:val="00EB0764"/>
    <w:rsid w:val="00EB07D2"/>
    <w:rsid w:val="00EB0D59"/>
    <w:rsid w:val="00EB11F8"/>
    <w:rsid w:val="00EB121A"/>
    <w:rsid w:val="00EB1E7F"/>
    <w:rsid w:val="00EB368B"/>
    <w:rsid w:val="00EB385B"/>
    <w:rsid w:val="00EB3D3D"/>
    <w:rsid w:val="00EB6200"/>
    <w:rsid w:val="00EB71B6"/>
    <w:rsid w:val="00EB744A"/>
    <w:rsid w:val="00EB7776"/>
    <w:rsid w:val="00EC0EFF"/>
    <w:rsid w:val="00EC0F18"/>
    <w:rsid w:val="00ED23EC"/>
    <w:rsid w:val="00ED240D"/>
    <w:rsid w:val="00ED2CB1"/>
    <w:rsid w:val="00ED4748"/>
    <w:rsid w:val="00ED5A7F"/>
    <w:rsid w:val="00ED69CC"/>
    <w:rsid w:val="00EE1160"/>
    <w:rsid w:val="00EE1F3C"/>
    <w:rsid w:val="00EE2761"/>
    <w:rsid w:val="00EE35BA"/>
    <w:rsid w:val="00EE6FF8"/>
    <w:rsid w:val="00EE7A13"/>
    <w:rsid w:val="00EF206A"/>
    <w:rsid w:val="00EF30EA"/>
    <w:rsid w:val="00EF4A39"/>
    <w:rsid w:val="00F00556"/>
    <w:rsid w:val="00F012F7"/>
    <w:rsid w:val="00F0398D"/>
    <w:rsid w:val="00F0412C"/>
    <w:rsid w:val="00F04E83"/>
    <w:rsid w:val="00F07521"/>
    <w:rsid w:val="00F106B4"/>
    <w:rsid w:val="00F10D67"/>
    <w:rsid w:val="00F1230C"/>
    <w:rsid w:val="00F12460"/>
    <w:rsid w:val="00F12BFD"/>
    <w:rsid w:val="00F14459"/>
    <w:rsid w:val="00F144A1"/>
    <w:rsid w:val="00F14B7C"/>
    <w:rsid w:val="00F16D7F"/>
    <w:rsid w:val="00F16EA2"/>
    <w:rsid w:val="00F170FE"/>
    <w:rsid w:val="00F1783C"/>
    <w:rsid w:val="00F17B4B"/>
    <w:rsid w:val="00F204E5"/>
    <w:rsid w:val="00F20AF9"/>
    <w:rsid w:val="00F20E26"/>
    <w:rsid w:val="00F21891"/>
    <w:rsid w:val="00F226EA"/>
    <w:rsid w:val="00F22CBA"/>
    <w:rsid w:val="00F24C4D"/>
    <w:rsid w:val="00F30646"/>
    <w:rsid w:val="00F306A4"/>
    <w:rsid w:val="00F34354"/>
    <w:rsid w:val="00F34AF3"/>
    <w:rsid w:val="00F36DA9"/>
    <w:rsid w:val="00F40394"/>
    <w:rsid w:val="00F411F6"/>
    <w:rsid w:val="00F4124C"/>
    <w:rsid w:val="00F41678"/>
    <w:rsid w:val="00F44A1F"/>
    <w:rsid w:val="00F460AA"/>
    <w:rsid w:val="00F461C2"/>
    <w:rsid w:val="00F500E1"/>
    <w:rsid w:val="00F5066A"/>
    <w:rsid w:val="00F52244"/>
    <w:rsid w:val="00F52DA8"/>
    <w:rsid w:val="00F5321D"/>
    <w:rsid w:val="00F56AD5"/>
    <w:rsid w:val="00F56D12"/>
    <w:rsid w:val="00F62C9B"/>
    <w:rsid w:val="00F63F0D"/>
    <w:rsid w:val="00F64ED7"/>
    <w:rsid w:val="00F671C5"/>
    <w:rsid w:val="00F678F3"/>
    <w:rsid w:val="00F67909"/>
    <w:rsid w:val="00F710D2"/>
    <w:rsid w:val="00F726FB"/>
    <w:rsid w:val="00F75C52"/>
    <w:rsid w:val="00F75D28"/>
    <w:rsid w:val="00F769C4"/>
    <w:rsid w:val="00F76D7F"/>
    <w:rsid w:val="00F77265"/>
    <w:rsid w:val="00F77917"/>
    <w:rsid w:val="00F77938"/>
    <w:rsid w:val="00F8162A"/>
    <w:rsid w:val="00F84DC3"/>
    <w:rsid w:val="00F87676"/>
    <w:rsid w:val="00F929C4"/>
    <w:rsid w:val="00F937DA"/>
    <w:rsid w:val="00FA0122"/>
    <w:rsid w:val="00FA1898"/>
    <w:rsid w:val="00FA200F"/>
    <w:rsid w:val="00FA26E6"/>
    <w:rsid w:val="00FA2A04"/>
    <w:rsid w:val="00FA2F8B"/>
    <w:rsid w:val="00FA3203"/>
    <w:rsid w:val="00FA34E7"/>
    <w:rsid w:val="00FA39D0"/>
    <w:rsid w:val="00FA44BA"/>
    <w:rsid w:val="00FA52F8"/>
    <w:rsid w:val="00FA76AD"/>
    <w:rsid w:val="00FA7F97"/>
    <w:rsid w:val="00FB01DF"/>
    <w:rsid w:val="00FB0D52"/>
    <w:rsid w:val="00FB2277"/>
    <w:rsid w:val="00FB33C0"/>
    <w:rsid w:val="00FB3C86"/>
    <w:rsid w:val="00FB6304"/>
    <w:rsid w:val="00FB7F29"/>
    <w:rsid w:val="00FC0437"/>
    <w:rsid w:val="00FC1A2F"/>
    <w:rsid w:val="00FC1AB5"/>
    <w:rsid w:val="00FC4479"/>
    <w:rsid w:val="00FC5053"/>
    <w:rsid w:val="00FC55A8"/>
    <w:rsid w:val="00FC56FA"/>
    <w:rsid w:val="00FC6066"/>
    <w:rsid w:val="00FC7536"/>
    <w:rsid w:val="00FD005B"/>
    <w:rsid w:val="00FD2CF3"/>
    <w:rsid w:val="00FD3A6E"/>
    <w:rsid w:val="00FD4CD5"/>
    <w:rsid w:val="00FD645E"/>
    <w:rsid w:val="00FD6556"/>
    <w:rsid w:val="00FE0D6D"/>
    <w:rsid w:val="00FE23BC"/>
    <w:rsid w:val="00FE434F"/>
    <w:rsid w:val="00FE56FF"/>
    <w:rsid w:val="00FE5E17"/>
    <w:rsid w:val="00FE6502"/>
    <w:rsid w:val="00FE73F6"/>
    <w:rsid w:val="00FF0EDA"/>
    <w:rsid w:val="00FF1DF7"/>
    <w:rsid w:val="00FF2C02"/>
    <w:rsid w:val="00FF36BB"/>
    <w:rsid w:val="00FF3D07"/>
    <w:rsid w:val="00FF4BEE"/>
    <w:rsid w:val="00FF64BE"/>
    <w:rsid w:val="00FF73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6FF00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726A32"/>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semiHidden/>
  </w:style>
  <w:style w:type="table" w:default="1" w:styleId="ab">
    <w:name w:val="Normal Table"/>
    <w:semiHidden/>
    <w:tblPr>
      <w:tblInd w:w="0" w:type="dxa"/>
      <w:tblCellMar>
        <w:top w:w="0" w:type="dxa"/>
        <w:left w:w="108" w:type="dxa"/>
        <w:bottom w:w="0" w:type="dxa"/>
        <w:right w:w="108" w:type="dxa"/>
      </w:tblCellMar>
    </w:tblPr>
  </w:style>
  <w:style w:type="numbering" w:default="1" w:styleId="ac">
    <w:name w:val="No List"/>
    <w:uiPriority w:val="99"/>
    <w:semiHidden/>
  </w:style>
  <w:style w:type="paragraph" w:customStyle="1" w:styleId="a2">
    <w:name w:val="a2"/>
    <w:basedOn w:val="20"/>
    <w:next w:val="a9"/>
    <w:pPr>
      <w:numPr>
        <w:numId w:val="19"/>
      </w:numPr>
      <w:tabs>
        <w:tab w:val="clear" w:pos="360"/>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
    <w:name w:val="bibliography"/>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aption"/>
    <w:basedOn w:val="a9"/>
    <w:next w:val="a9"/>
    <w:qFormat/>
    <w:pPr>
      <w:spacing w:before="120" w:after="120"/>
    </w:pPr>
    <w:rPr>
      <w:b/>
    </w:rPr>
  </w:style>
  <w:style w:type="paragraph" w:styleId="af3">
    <w:name w:val="Closing"/>
    <w:basedOn w:val="a9"/>
    <w:pPr>
      <w:ind w:left="4252"/>
    </w:pPr>
  </w:style>
  <w:style w:type="character" w:styleId="af4">
    <w:name w:val="annotation reference"/>
    <w:uiPriority w:val="99"/>
    <w:semiHidden/>
    <w:rPr>
      <w:noProof w:val="0"/>
      <w:sz w:val="16"/>
      <w:lang w:val="fr-FR"/>
    </w:rPr>
  </w:style>
  <w:style w:type="paragraph" w:styleId="af5">
    <w:name w:val="annotation text"/>
    <w:basedOn w:val="a9"/>
    <w:link w:val="af6"/>
    <w:uiPriority w:val="99"/>
    <w:semiHidden/>
  </w:style>
  <w:style w:type="paragraph" w:styleId="af7">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8">
    <w:name w:val="Document Map"/>
    <w:basedOn w:val="a9"/>
    <w:link w:val="af9"/>
    <w:uiPriority w:val="99"/>
    <w:semiHidden/>
    <w:pPr>
      <w:shd w:val="clear" w:color="auto" w:fill="000080"/>
    </w:pPr>
    <w:rPr>
      <w:rFonts w:ascii="Tahoma" w:hAnsi="Tahoma"/>
    </w:rPr>
  </w:style>
  <w:style w:type="character" w:styleId="afa">
    <w:name w:val="Emphasis"/>
    <w:qFormat/>
    <w:rPr>
      <w:i/>
      <w:noProof w:val="0"/>
      <w:lang w:val="fr-FR"/>
    </w:rPr>
  </w:style>
  <w:style w:type="character" w:styleId="afb">
    <w:name w:val="endnote reference"/>
    <w:semiHidden/>
    <w:rPr>
      <w:noProof w:val="0"/>
      <w:vertAlign w:val="superscript"/>
      <w:lang w:val="fr-FR"/>
    </w:rPr>
  </w:style>
  <w:style w:type="paragraph" w:styleId="afc">
    <w:name w:val="endnote text"/>
    <w:basedOn w:val="a9"/>
    <w:semiHidden/>
  </w:style>
  <w:style w:type="paragraph" w:styleId="afd">
    <w:name w:val="envelope address"/>
    <w:basedOn w:val="a9"/>
    <w:pPr>
      <w:framePr w:w="7938" w:h="1985" w:hRule="exact" w:hSpace="141" w:wrap="auto" w:hAnchor="page" w:xAlign="center" w:yAlign="bottom"/>
      <w:ind w:left="2835"/>
    </w:pPr>
    <w:rPr>
      <w:sz w:val="24"/>
    </w:rPr>
  </w:style>
  <w:style w:type="paragraph" w:styleId="afe">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f">
    <w:name w:val="FollowedHyperlink"/>
    <w:rPr>
      <w:noProof w:val="0"/>
      <w:color w:val="800080"/>
      <w:u w:val="single"/>
      <w:lang w:val="fr-FR"/>
    </w:rPr>
  </w:style>
  <w:style w:type="paragraph" w:styleId="aff0">
    <w:name w:val="footer"/>
    <w:basedOn w:val="a9"/>
    <w:link w:val="aff1"/>
    <w:pPr>
      <w:spacing w:after="0" w:line="220" w:lineRule="exact"/>
    </w:pPr>
  </w:style>
  <w:style w:type="character" w:styleId="aff2">
    <w:name w:val="footnote reference"/>
    <w:semiHidden/>
    <w:rPr>
      <w:noProof/>
      <w:position w:val="6"/>
      <w:sz w:val="16"/>
      <w:vertAlign w:val="baseline"/>
      <w:lang w:val="fr-FR"/>
    </w:rPr>
  </w:style>
  <w:style w:type="paragraph" w:styleId="aff3">
    <w:name w:val="footnote text"/>
    <w:basedOn w:val="a9"/>
    <w:link w:val="aff4"/>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5">
    <w:name w:val="header"/>
    <w:basedOn w:val="a9"/>
    <w:link w:val="aff6"/>
    <w:pPr>
      <w:spacing w:after="740" w:line="220" w:lineRule="exact"/>
    </w:pPr>
    <w:rPr>
      <w:b/>
      <w:sz w:val="22"/>
    </w:rPr>
  </w:style>
  <w:style w:type="character" w:styleId="aff7">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8">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9">
    <w:name w:val="line number"/>
    <w:rPr>
      <w:noProof w:val="0"/>
      <w:lang w:val="fr-FR"/>
    </w:rPr>
  </w:style>
  <w:style w:type="paragraph" w:styleId="affa">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b">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c">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d">
    <w:name w:val="Normal Indent"/>
    <w:basedOn w:val="a9"/>
    <w:pPr>
      <w:ind w:left="708"/>
    </w:pPr>
  </w:style>
  <w:style w:type="paragraph" w:customStyle="1" w:styleId="Note">
    <w:name w:val="Note"/>
    <w:basedOn w:val="a9"/>
    <w:next w:val="a9"/>
    <w:qFormat/>
    <w:pPr>
      <w:tabs>
        <w:tab w:val="left" w:pos="960"/>
      </w:tabs>
      <w:spacing w:line="210" w:lineRule="atLeast"/>
    </w:pPr>
    <w:rPr>
      <w:sz w:val="18"/>
    </w:rPr>
  </w:style>
  <w:style w:type="paragraph" w:styleId="affe">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f">
    <w:name w:val="page number"/>
    <w:rPr>
      <w:noProof w:val="0"/>
      <w:lang w:val="fr-FR"/>
    </w:rPr>
  </w:style>
  <w:style w:type="paragraph" w:styleId="afff0">
    <w:name w:val="Plain Text"/>
    <w:basedOn w:val="a9"/>
    <w:link w:val="afff1"/>
    <w:uiPriority w:val="99"/>
    <w:rPr>
      <w:rFonts w:ascii="Courier New" w:hAnsi="Courier New"/>
    </w:rPr>
  </w:style>
  <w:style w:type="paragraph" w:customStyle="1" w:styleId="RefNorm">
    <w:name w:val="RefNorm"/>
    <w:basedOn w:val="a9"/>
    <w:next w:val="a9"/>
  </w:style>
  <w:style w:type="paragraph" w:styleId="afff2">
    <w:name w:val="Salutation"/>
    <w:basedOn w:val="a9"/>
    <w:next w:val="a9"/>
  </w:style>
  <w:style w:type="paragraph" w:styleId="afff3">
    <w:name w:val="Signature"/>
    <w:basedOn w:val="a9"/>
    <w:pPr>
      <w:ind w:left="4252"/>
    </w:pPr>
  </w:style>
  <w:style w:type="paragraph" w:customStyle="1" w:styleId="Special">
    <w:name w:val="Special"/>
    <w:basedOn w:val="a9"/>
    <w:next w:val="a9"/>
  </w:style>
  <w:style w:type="character" w:styleId="afff4">
    <w:name w:val="Strong"/>
    <w:uiPriority w:val="22"/>
    <w:qFormat/>
    <w:rPr>
      <w:b/>
      <w:noProof w:val="0"/>
      <w:lang w:val="fr-FR"/>
    </w:rPr>
  </w:style>
  <w:style w:type="paragraph" w:styleId="afff5">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6">
    <w:name w:val="table of authorities"/>
    <w:basedOn w:val="a9"/>
    <w:next w:val="a9"/>
    <w:semiHidden/>
    <w:pPr>
      <w:ind w:left="200" w:hanging="200"/>
    </w:pPr>
  </w:style>
  <w:style w:type="paragraph" w:styleId="afff7">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8">
    <w:name w:val="Title"/>
    <w:basedOn w:val="a9"/>
    <w:qFormat/>
    <w:pPr>
      <w:spacing w:before="240" w:after="60"/>
      <w:jc w:val="center"/>
      <w:outlineLvl w:val="0"/>
    </w:pPr>
    <w:rPr>
      <w:b/>
      <w:kern w:val="28"/>
      <w:sz w:val="32"/>
    </w:rPr>
  </w:style>
  <w:style w:type="paragraph" w:styleId="afff9">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8"/>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0"/>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a">
    <w:name w:val="標準 + 左揃え"/>
    <w:aliases w:val="左 :  6.3 mm"/>
    <w:basedOn w:val="a9"/>
    <w:rsid w:val="00542EC9"/>
    <w:pPr>
      <w:spacing w:after="120" w:line="240" w:lineRule="auto"/>
      <w:ind w:left="360"/>
      <w:jc w:val="left"/>
    </w:pPr>
    <w:rPr>
      <w:lang w:eastAsia="en-US"/>
    </w:rPr>
  </w:style>
  <w:style w:type="paragraph" w:styleId="afffb">
    <w:name w:val="Balloon Text"/>
    <w:basedOn w:val="a9"/>
    <w:link w:val="afffc"/>
    <w:uiPriority w:val="99"/>
    <w:rsid w:val="007F28F5"/>
    <w:pPr>
      <w:spacing w:after="0" w:line="240" w:lineRule="auto"/>
    </w:pPr>
    <w:rPr>
      <w:rFonts w:ascii="Tahoma" w:hAnsi="Tahoma"/>
      <w:sz w:val="16"/>
      <w:szCs w:val="16"/>
    </w:rPr>
  </w:style>
  <w:style w:type="character" w:customStyle="1" w:styleId="afffc">
    <w:name w:val="吹き出し (文字)"/>
    <w:link w:val="afffb"/>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4">
    <w:name w:val="脚注文字列 (文字)"/>
    <w:link w:val="aff3"/>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6">
    <w:name w:val="ヘッダー (文字)"/>
    <w:link w:val="aff5"/>
    <w:rsid w:val="00990F07"/>
    <w:rPr>
      <w:rFonts w:ascii="Arial" w:hAnsi="Arial"/>
      <w:b/>
      <w:sz w:val="22"/>
      <w:lang w:val="en-GB" w:eastAsia="ja-JP"/>
    </w:rPr>
  </w:style>
  <w:style w:type="table" w:styleId="afffd">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e">
    <w:name w:val="annotation subject"/>
    <w:basedOn w:val="af5"/>
    <w:next w:val="af5"/>
    <w:link w:val="affff"/>
    <w:uiPriority w:val="99"/>
    <w:unhideWhenUsed/>
    <w:rsid w:val="00990F07"/>
    <w:pPr>
      <w:spacing w:after="120" w:line="240" w:lineRule="auto"/>
    </w:pPr>
    <w:rPr>
      <w:rFonts w:eastAsia="Times New Roman"/>
      <w:b/>
      <w:bCs/>
    </w:rPr>
  </w:style>
  <w:style w:type="character" w:customStyle="1" w:styleId="af6">
    <w:name w:val="コメント文字列 (文字)"/>
    <w:link w:val="af5"/>
    <w:uiPriority w:val="99"/>
    <w:semiHidden/>
    <w:rsid w:val="00990F07"/>
    <w:rPr>
      <w:rFonts w:ascii="Arial" w:hAnsi="Arial"/>
      <w:lang w:val="en-GB" w:eastAsia="ja-JP"/>
    </w:rPr>
  </w:style>
  <w:style w:type="character" w:customStyle="1" w:styleId="affff">
    <w:name w:val="コメント内容 (文字)"/>
    <w:link w:val="afffe"/>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9">
    <w:name w:val="見出しマップ (文字)"/>
    <w:link w:val="af8"/>
    <w:uiPriority w:val="99"/>
    <w:semiHidden/>
    <w:rsid w:val="00990F07"/>
    <w:rPr>
      <w:rFonts w:ascii="Tahoma" w:hAnsi="Tahoma"/>
      <w:shd w:val="clear" w:color="auto" w:fill="000080"/>
      <w:lang w:val="en-GB" w:eastAsia="ja-JP"/>
    </w:rPr>
  </w:style>
  <w:style w:type="paragraph" w:customStyle="1" w:styleId="LightList-Accent51">
    <w:name w:val="Light List - Accent 51"/>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lang w:eastAsia="en-US"/>
    </w:rPr>
  </w:style>
  <w:style w:type="character" w:customStyle="1" w:styleId="afff1">
    <w:name w:val="書式なし (文字)"/>
    <w:link w:val="afff0"/>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1">
    <w:name w:val="フッター (文字)"/>
    <w:link w:val="aff0"/>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0">
    <w:name w:val="E-mail Signature"/>
    <w:basedOn w:val="a9"/>
    <w:link w:val="affff1"/>
    <w:rsid w:val="004C02EF"/>
  </w:style>
  <w:style w:type="character" w:customStyle="1" w:styleId="affff1">
    <w:name w:val="電子メール署名 (文字)"/>
    <w:link w:val="affff0"/>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8"/>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5"/>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5"/>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0"/>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d"/>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2">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0"/>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annotationtext">
    <w:name w:val="annotation text"/>
    <w:basedOn w:val="a9"/>
    <w:rsid w:val="004C02EF"/>
    <w:pPr>
      <w:spacing w:after="120" w:line="240" w:lineRule="auto"/>
    </w:pPr>
    <w:rPr>
      <w:rFonts w:ascii="Times" w:eastAsia="Times New Roman" w:hAnsi="Times"/>
      <w:lang w:eastAsia="en-US"/>
    </w:rPr>
  </w:style>
  <w:style w:type="paragraph" w:customStyle="1" w:styleId="toc">
    <w:name w:val="toc "/>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
    <w:name w:val="index heading"/>
    <w:basedOn w:val="a9"/>
    <w:next w:val="11"/>
    <w:rsid w:val="004C02EF"/>
    <w:pPr>
      <w:spacing w:after="120" w:line="240" w:lineRule="auto"/>
    </w:pPr>
    <w:rPr>
      <w:rFonts w:ascii="Times" w:eastAsia="Times New Roman" w:hAnsi="Times"/>
      <w:lang w:eastAsia="en-US"/>
    </w:rPr>
  </w:style>
  <w:style w:type="paragraph" w:customStyle="1" w:styleId="affff3">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4">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5">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6">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rPr>
  </w:style>
  <w:style w:type="paragraph" w:styleId="affff7">
    <w:name w:val="Revision"/>
    <w:hidden/>
    <w:uiPriority w:val="99"/>
    <w:semiHidden/>
    <w:rsid w:val="00E77497"/>
    <w:rPr>
      <w:rFonts w:ascii="Arial" w:hAnsi="Arial"/>
      <w:lang w:val="en-GB"/>
    </w:rPr>
  </w:style>
  <w:style w:type="numbering" w:customStyle="1" w:styleId="ag31">
    <w:name w:val="ag31"/>
    <w:uiPriority w:val="99"/>
    <w:rsid w:val="00E83F05"/>
    <w:pPr>
      <w:numPr>
        <w:numId w:val="1"/>
      </w:numPr>
    </w:pPr>
  </w:style>
  <w:style w:type="numbering" w:customStyle="1" w:styleId="ag32">
    <w:name w:val="ag32"/>
    <w:uiPriority w:val="99"/>
    <w:rsid w:val="002A2777"/>
    <w:pPr>
      <w:numPr>
        <w:numId w:val="1"/>
      </w:numPr>
    </w:pPr>
  </w:style>
  <w:style w:type="numbering" w:customStyle="1" w:styleId="ag33">
    <w:name w:val="ag33"/>
    <w:uiPriority w:val="99"/>
    <w:rsid w:val="00640BCB"/>
    <w:pPr>
      <w:numPr>
        <w:numId w:val="6"/>
      </w:numPr>
    </w:pPr>
  </w:style>
  <w:style w:type="numbering" w:customStyle="1" w:styleId="ag34">
    <w:name w:val="ag34"/>
    <w:uiPriority w:val="99"/>
    <w:rsid w:val="00762CE7"/>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doNotSaveAsSingleFile/>
  <w:pixelsPerInch w:val="96"/>
  <w:targetScreenSz w:val="800x600"/>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comments" Target="comments.xml"/><Relationship Id="rId22" Type="http://schemas.openxmlformats.org/officeDocument/2006/relationships/hyperlink" Target="http://tools.ietf.org/html/rfc1738" TargetMode="External"/><Relationship Id="rId23" Type="http://schemas.openxmlformats.org/officeDocument/2006/relationships/hyperlink" Target="http://tools.ietf.org/html/rfc2396" TargetMode="External"/><Relationship Id="rId24" Type="http://schemas.openxmlformats.org/officeDocument/2006/relationships/hyperlink" Target="http://tools.ietf.org/html/rfc3629" TargetMode="External"/><Relationship Id="rId25" Type="http://schemas.openxmlformats.org/officeDocument/2006/relationships/hyperlink" Target="http://tools.ietf.org/html/rfc4627" TargetMode="Externa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footer" Target="foot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9.xml"/><Relationship Id="rId31" Type="http://schemas.openxmlformats.org/officeDocument/2006/relationships/footer" Target="footer9.xml"/><Relationship Id="rId32" Type="http://schemas.openxmlformats.org/officeDocument/2006/relationships/header" Target="header10.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1.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2.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979CD-3208-D64F-A399-78D7A8D9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136172</Words>
  <Characters>776185</Characters>
  <Application>Microsoft Macintosh Word</Application>
  <DocSecurity>0</DocSecurity>
  <Lines>6468</Lines>
  <Paragraphs>1821</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910536</CharactersWithSpaces>
  <SharedDoc>false</SharedDoc>
  <HLinks>
    <vt:vector size="1842" baseType="variant">
      <vt:variant>
        <vt:i4>2424933</vt:i4>
      </vt:variant>
      <vt:variant>
        <vt:i4>1865</vt:i4>
      </vt:variant>
      <vt:variant>
        <vt:i4>0</vt:i4>
      </vt:variant>
      <vt:variant>
        <vt:i4>5</vt:i4>
      </vt:variant>
      <vt:variant>
        <vt:lpwstr>http://tools.ietf.org/html/rfc4627</vt:lpwstr>
      </vt:variant>
      <vt:variant>
        <vt:lpwstr/>
      </vt:variant>
      <vt:variant>
        <vt:i4>2818146</vt:i4>
      </vt:variant>
      <vt:variant>
        <vt:i4>1862</vt:i4>
      </vt:variant>
      <vt:variant>
        <vt:i4>0</vt:i4>
      </vt:variant>
      <vt:variant>
        <vt:i4>5</vt:i4>
      </vt:variant>
      <vt:variant>
        <vt:lpwstr>http://tools.ietf.org/html/rfc3629</vt:lpwstr>
      </vt:variant>
      <vt:variant>
        <vt:lpwstr/>
      </vt:variant>
      <vt:variant>
        <vt:i4>2162792</vt:i4>
      </vt:variant>
      <vt:variant>
        <vt:i4>1859</vt:i4>
      </vt:variant>
      <vt:variant>
        <vt:i4>0</vt:i4>
      </vt:variant>
      <vt:variant>
        <vt:i4>5</vt:i4>
      </vt:variant>
      <vt:variant>
        <vt:lpwstr>http://tools.ietf.org/html/rfc2396</vt:lpwstr>
      </vt:variant>
      <vt:variant>
        <vt:lpwstr/>
      </vt:variant>
      <vt:variant>
        <vt:i4>2818145</vt:i4>
      </vt:variant>
      <vt:variant>
        <vt:i4>1856</vt:i4>
      </vt:variant>
      <vt:variant>
        <vt:i4>0</vt:i4>
      </vt:variant>
      <vt:variant>
        <vt:i4>5</vt:i4>
      </vt:variant>
      <vt:variant>
        <vt:lpwstr>http://tools.ietf.org/html/rfc1738</vt:lpwstr>
      </vt:variant>
      <vt:variant>
        <vt:lpwstr/>
      </vt:variant>
      <vt:variant>
        <vt:i4>2031672</vt:i4>
      </vt:variant>
      <vt:variant>
        <vt:i4>1802</vt:i4>
      </vt:variant>
      <vt:variant>
        <vt:i4>0</vt:i4>
      </vt:variant>
      <vt:variant>
        <vt:i4>5</vt:i4>
      </vt:variant>
      <vt:variant>
        <vt:lpwstr/>
      </vt:variant>
      <vt:variant>
        <vt:lpwstr>_Toc323907842</vt:lpwstr>
      </vt:variant>
      <vt:variant>
        <vt:i4>2031672</vt:i4>
      </vt:variant>
      <vt:variant>
        <vt:i4>1796</vt:i4>
      </vt:variant>
      <vt:variant>
        <vt:i4>0</vt:i4>
      </vt:variant>
      <vt:variant>
        <vt:i4>5</vt:i4>
      </vt:variant>
      <vt:variant>
        <vt:lpwstr/>
      </vt:variant>
      <vt:variant>
        <vt:lpwstr>_Toc323907841</vt:lpwstr>
      </vt:variant>
      <vt:variant>
        <vt:i4>2031672</vt:i4>
      </vt:variant>
      <vt:variant>
        <vt:i4>1790</vt:i4>
      </vt:variant>
      <vt:variant>
        <vt:i4>0</vt:i4>
      </vt:variant>
      <vt:variant>
        <vt:i4>5</vt:i4>
      </vt:variant>
      <vt:variant>
        <vt:lpwstr/>
      </vt:variant>
      <vt:variant>
        <vt:lpwstr>_Toc323907840</vt:lpwstr>
      </vt:variant>
      <vt:variant>
        <vt:i4>1572920</vt:i4>
      </vt:variant>
      <vt:variant>
        <vt:i4>1784</vt:i4>
      </vt:variant>
      <vt:variant>
        <vt:i4>0</vt:i4>
      </vt:variant>
      <vt:variant>
        <vt:i4>5</vt:i4>
      </vt:variant>
      <vt:variant>
        <vt:lpwstr/>
      </vt:variant>
      <vt:variant>
        <vt:lpwstr>_Toc323907839</vt:lpwstr>
      </vt:variant>
      <vt:variant>
        <vt:i4>1572920</vt:i4>
      </vt:variant>
      <vt:variant>
        <vt:i4>1778</vt:i4>
      </vt:variant>
      <vt:variant>
        <vt:i4>0</vt:i4>
      </vt:variant>
      <vt:variant>
        <vt:i4>5</vt:i4>
      </vt:variant>
      <vt:variant>
        <vt:lpwstr/>
      </vt:variant>
      <vt:variant>
        <vt:lpwstr>_Toc323907838</vt:lpwstr>
      </vt:variant>
      <vt:variant>
        <vt:i4>1572920</vt:i4>
      </vt:variant>
      <vt:variant>
        <vt:i4>1772</vt:i4>
      </vt:variant>
      <vt:variant>
        <vt:i4>0</vt:i4>
      </vt:variant>
      <vt:variant>
        <vt:i4>5</vt:i4>
      </vt:variant>
      <vt:variant>
        <vt:lpwstr/>
      </vt:variant>
      <vt:variant>
        <vt:lpwstr>_Toc323907837</vt:lpwstr>
      </vt:variant>
      <vt:variant>
        <vt:i4>1572920</vt:i4>
      </vt:variant>
      <vt:variant>
        <vt:i4>1766</vt:i4>
      </vt:variant>
      <vt:variant>
        <vt:i4>0</vt:i4>
      </vt:variant>
      <vt:variant>
        <vt:i4>5</vt:i4>
      </vt:variant>
      <vt:variant>
        <vt:lpwstr/>
      </vt:variant>
      <vt:variant>
        <vt:lpwstr>_Toc323907836</vt:lpwstr>
      </vt:variant>
      <vt:variant>
        <vt:i4>1572920</vt:i4>
      </vt:variant>
      <vt:variant>
        <vt:i4>1760</vt:i4>
      </vt:variant>
      <vt:variant>
        <vt:i4>0</vt:i4>
      </vt:variant>
      <vt:variant>
        <vt:i4>5</vt:i4>
      </vt:variant>
      <vt:variant>
        <vt:lpwstr/>
      </vt:variant>
      <vt:variant>
        <vt:lpwstr>_Toc323907835</vt:lpwstr>
      </vt:variant>
      <vt:variant>
        <vt:i4>1572920</vt:i4>
      </vt:variant>
      <vt:variant>
        <vt:i4>1754</vt:i4>
      </vt:variant>
      <vt:variant>
        <vt:i4>0</vt:i4>
      </vt:variant>
      <vt:variant>
        <vt:i4>5</vt:i4>
      </vt:variant>
      <vt:variant>
        <vt:lpwstr/>
      </vt:variant>
      <vt:variant>
        <vt:lpwstr>_Toc323907834</vt:lpwstr>
      </vt:variant>
      <vt:variant>
        <vt:i4>1572920</vt:i4>
      </vt:variant>
      <vt:variant>
        <vt:i4>1748</vt:i4>
      </vt:variant>
      <vt:variant>
        <vt:i4>0</vt:i4>
      </vt:variant>
      <vt:variant>
        <vt:i4>5</vt:i4>
      </vt:variant>
      <vt:variant>
        <vt:lpwstr/>
      </vt:variant>
      <vt:variant>
        <vt:lpwstr>_Toc323907833</vt:lpwstr>
      </vt:variant>
      <vt:variant>
        <vt:i4>1572920</vt:i4>
      </vt:variant>
      <vt:variant>
        <vt:i4>1742</vt:i4>
      </vt:variant>
      <vt:variant>
        <vt:i4>0</vt:i4>
      </vt:variant>
      <vt:variant>
        <vt:i4>5</vt:i4>
      </vt:variant>
      <vt:variant>
        <vt:lpwstr/>
      </vt:variant>
      <vt:variant>
        <vt:lpwstr>_Toc323907832</vt:lpwstr>
      </vt:variant>
      <vt:variant>
        <vt:i4>1572920</vt:i4>
      </vt:variant>
      <vt:variant>
        <vt:i4>1736</vt:i4>
      </vt:variant>
      <vt:variant>
        <vt:i4>0</vt:i4>
      </vt:variant>
      <vt:variant>
        <vt:i4>5</vt:i4>
      </vt:variant>
      <vt:variant>
        <vt:lpwstr/>
      </vt:variant>
      <vt:variant>
        <vt:lpwstr>_Toc323907831</vt:lpwstr>
      </vt:variant>
      <vt:variant>
        <vt:i4>1572920</vt:i4>
      </vt:variant>
      <vt:variant>
        <vt:i4>1730</vt:i4>
      </vt:variant>
      <vt:variant>
        <vt:i4>0</vt:i4>
      </vt:variant>
      <vt:variant>
        <vt:i4>5</vt:i4>
      </vt:variant>
      <vt:variant>
        <vt:lpwstr/>
      </vt:variant>
      <vt:variant>
        <vt:lpwstr>_Toc323907830</vt:lpwstr>
      </vt:variant>
      <vt:variant>
        <vt:i4>1638456</vt:i4>
      </vt:variant>
      <vt:variant>
        <vt:i4>1724</vt:i4>
      </vt:variant>
      <vt:variant>
        <vt:i4>0</vt:i4>
      </vt:variant>
      <vt:variant>
        <vt:i4>5</vt:i4>
      </vt:variant>
      <vt:variant>
        <vt:lpwstr/>
      </vt:variant>
      <vt:variant>
        <vt:lpwstr>_Toc323907829</vt:lpwstr>
      </vt:variant>
      <vt:variant>
        <vt:i4>1638456</vt:i4>
      </vt:variant>
      <vt:variant>
        <vt:i4>1718</vt:i4>
      </vt:variant>
      <vt:variant>
        <vt:i4>0</vt:i4>
      </vt:variant>
      <vt:variant>
        <vt:i4>5</vt:i4>
      </vt:variant>
      <vt:variant>
        <vt:lpwstr/>
      </vt:variant>
      <vt:variant>
        <vt:lpwstr>_Toc323907828</vt:lpwstr>
      </vt:variant>
      <vt:variant>
        <vt:i4>1638456</vt:i4>
      </vt:variant>
      <vt:variant>
        <vt:i4>1712</vt:i4>
      </vt:variant>
      <vt:variant>
        <vt:i4>0</vt:i4>
      </vt:variant>
      <vt:variant>
        <vt:i4>5</vt:i4>
      </vt:variant>
      <vt:variant>
        <vt:lpwstr/>
      </vt:variant>
      <vt:variant>
        <vt:lpwstr>_Toc323907827</vt:lpwstr>
      </vt:variant>
      <vt:variant>
        <vt:i4>1638456</vt:i4>
      </vt:variant>
      <vt:variant>
        <vt:i4>1706</vt:i4>
      </vt:variant>
      <vt:variant>
        <vt:i4>0</vt:i4>
      </vt:variant>
      <vt:variant>
        <vt:i4>5</vt:i4>
      </vt:variant>
      <vt:variant>
        <vt:lpwstr/>
      </vt:variant>
      <vt:variant>
        <vt:lpwstr>_Toc323907826</vt:lpwstr>
      </vt:variant>
      <vt:variant>
        <vt:i4>1638456</vt:i4>
      </vt:variant>
      <vt:variant>
        <vt:i4>1700</vt:i4>
      </vt:variant>
      <vt:variant>
        <vt:i4>0</vt:i4>
      </vt:variant>
      <vt:variant>
        <vt:i4>5</vt:i4>
      </vt:variant>
      <vt:variant>
        <vt:lpwstr/>
      </vt:variant>
      <vt:variant>
        <vt:lpwstr>_Toc323907825</vt:lpwstr>
      </vt:variant>
      <vt:variant>
        <vt:i4>1638456</vt:i4>
      </vt:variant>
      <vt:variant>
        <vt:i4>1694</vt:i4>
      </vt:variant>
      <vt:variant>
        <vt:i4>0</vt:i4>
      </vt:variant>
      <vt:variant>
        <vt:i4>5</vt:i4>
      </vt:variant>
      <vt:variant>
        <vt:lpwstr/>
      </vt:variant>
      <vt:variant>
        <vt:lpwstr>_Toc323907824</vt:lpwstr>
      </vt:variant>
      <vt:variant>
        <vt:i4>1638456</vt:i4>
      </vt:variant>
      <vt:variant>
        <vt:i4>1688</vt:i4>
      </vt:variant>
      <vt:variant>
        <vt:i4>0</vt:i4>
      </vt:variant>
      <vt:variant>
        <vt:i4>5</vt:i4>
      </vt:variant>
      <vt:variant>
        <vt:lpwstr/>
      </vt:variant>
      <vt:variant>
        <vt:lpwstr>_Toc323907822</vt:lpwstr>
      </vt:variant>
      <vt:variant>
        <vt:i4>1638456</vt:i4>
      </vt:variant>
      <vt:variant>
        <vt:i4>1682</vt:i4>
      </vt:variant>
      <vt:variant>
        <vt:i4>0</vt:i4>
      </vt:variant>
      <vt:variant>
        <vt:i4>5</vt:i4>
      </vt:variant>
      <vt:variant>
        <vt:lpwstr/>
      </vt:variant>
      <vt:variant>
        <vt:lpwstr>_Toc323907821</vt:lpwstr>
      </vt:variant>
      <vt:variant>
        <vt:i4>1638456</vt:i4>
      </vt:variant>
      <vt:variant>
        <vt:i4>1676</vt:i4>
      </vt:variant>
      <vt:variant>
        <vt:i4>0</vt:i4>
      </vt:variant>
      <vt:variant>
        <vt:i4>5</vt:i4>
      </vt:variant>
      <vt:variant>
        <vt:lpwstr/>
      </vt:variant>
      <vt:variant>
        <vt:lpwstr>_Toc323907820</vt:lpwstr>
      </vt:variant>
      <vt:variant>
        <vt:i4>1703992</vt:i4>
      </vt:variant>
      <vt:variant>
        <vt:i4>1670</vt:i4>
      </vt:variant>
      <vt:variant>
        <vt:i4>0</vt:i4>
      </vt:variant>
      <vt:variant>
        <vt:i4>5</vt:i4>
      </vt:variant>
      <vt:variant>
        <vt:lpwstr/>
      </vt:variant>
      <vt:variant>
        <vt:lpwstr>_Toc323907819</vt:lpwstr>
      </vt:variant>
      <vt:variant>
        <vt:i4>1703992</vt:i4>
      </vt:variant>
      <vt:variant>
        <vt:i4>1664</vt:i4>
      </vt:variant>
      <vt:variant>
        <vt:i4>0</vt:i4>
      </vt:variant>
      <vt:variant>
        <vt:i4>5</vt:i4>
      </vt:variant>
      <vt:variant>
        <vt:lpwstr/>
      </vt:variant>
      <vt:variant>
        <vt:lpwstr>_Toc323907818</vt:lpwstr>
      </vt:variant>
      <vt:variant>
        <vt:i4>1703992</vt:i4>
      </vt:variant>
      <vt:variant>
        <vt:i4>1658</vt:i4>
      </vt:variant>
      <vt:variant>
        <vt:i4>0</vt:i4>
      </vt:variant>
      <vt:variant>
        <vt:i4>5</vt:i4>
      </vt:variant>
      <vt:variant>
        <vt:lpwstr/>
      </vt:variant>
      <vt:variant>
        <vt:lpwstr>_Toc323907817</vt:lpwstr>
      </vt:variant>
      <vt:variant>
        <vt:i4>1703992</vt:i4>
      </vt:variant>
      <vt:variant>
        <vt:i4>1652</vt:i4>
      </vt:variant>
      <vt:variant>
        <vt:i4>0</vt:i4>
      </vt:variant>
      <vt:variant>
        <vt:i4>5</vt:i4>
      </vt:variant>
      <vt:variant>
        <vt:lpwstr/>
      </vt:variant>
      <vt:variant>
        <vt:lpwstr>_Toc323907816</vt:lpwstr>
      </vt:variant>
      <vt:variant>
        <vt:i4>1703992</vt:i4>
      </vt:variant>
      <vt:variant>
        <vt:i4>1646</vt:i4>
      </vt:variant>
      <vt:variant>
        <vt:i4>0</vt:i4>
      </vt:variant>
      <vt:variant>
        <vt:i4>5</vt:i4>
      </vt:variant>
      <vt:variant>
        <vt:lpwstr/>
      </vt:variant>
      <vt:variant>
        <vt:lpwstr>_Toc323907815</vt:lpwstr>
      </vt:variant>
      <vt:variant>
        <vt:i4>1703992</vt:i4>
      </vt:variant>
      <vt:variant>
        <vt:i4>1640</vt:i4>
      </vt:variant>
      <vt:variant>
        <vt:i4>0</vt:i4>
      </vt:variant>
      <vt:variant>
        <vt:i4>5</vt:i4>
      </vt:variant>
      <vt:variant>
        <vt:lpwstr/>
      </vt:variant>
      <vt:variant>
        <vt:lpwstr>_Toc323907814</vt:lpwstr>
      </vt:variant>
      <vt:variant>
        <vt:i4>1703992</vt:i4>
      </vt:variant>
      <vt:variant>
        <vt:i4>1634</vt:i4>
      </vt:variant>
      <vt:variant>
        <vt:i4>0</vt:i4>
      </vt:variant>
      <vt:variant>
        <vt:i4>5</vt:i4>
      </vt:variant>
      <vt:variant>
        <vt:lpwstr/>
      </vt:variant>
      <vt:variant>
        <vt:lpwstr>_Toc323907813</vt:lpwstr>
      </vt:variant>
      <vt:variant>
        <vt:i4>1703992</vt:i4>
      </vt:variant>
      <vt:variant>
        <vt:i4>1628</vt:i4>
      </vt:variant>
      <vt:variant>
        <vt:i4>0</vt:i4>
      </vt:variant>
      <vt:variant>
        <vt:i4>5</vt:i4>
      </vt:variant>
      <vt:variant>
        <vt:lpwstr/>
      </vt:variant>
      <vt:variant>
        <vt:lpwstr>_Toc323907812</vt:lpwstr>
      </vt:variant>
      <vt:variant>
        <vt:i4>1703992</vt:i4>
      </vt:variant>
      <vt:variant>
        <vt:i4>1622</vt:i4>
      </vt:variant>
      <vt:variant>
        <vt:i4>0</vt:i4>
      </vt:variant>
      <vt:variant>
        <vt:i4>5</vt:i4>
      </vt:variant>
      <vt:variant>
        <vt:lpwstr/>
      </vt:variant>
      <vt:variant>
        <vt:lpwstr>_Toc323907811</vt:lpwstr>
      </vt:variant>
      <vt:variant>
        <vt:i4>1703992</vt:i4>
      </vt:variant>
      <vt:variant>
        <vt:i4>1616</vt:i4>
      </vt:variant>
      <vt:variant>
        <vt:i4>0</vt:i4>
      </vt:variant>
      <vt:variant>
        <vt:i4>5</vt:i4>
      </vt:variant>
      <vt:variant>
        <vt:lpwstr/>
      </vt:variant>
      <vt:variant>
        <vt:lpwstr>_Toc323907810</vt:lpwstr>
      </vt:variant>
      <vt:variant>
        <vt:i4>1769528</vt:i4>
      </vt:variant>
      <vt:variant>
        <vt:i4>1610</vt:i4>
      </vt:variant>
      <vt:variant>
        <vt:i4>0</vt:i4>
      </vt:variant>
      <vt:variant>
        <vt:i4>5</vt:i4>
      </vt:variant>
      <vt:variant>
        <vt:lpwstr/>
      </vt:variant>
      <vt:variant>
        <vt:lpwstr>_Toc323907809</vt:lpwstr>
      </vt:variant>
      <vt:variant>
        <vt:i4>1769528</vt:i4>
      </vt:variant>
      <vt:variant>
        <vt:i4>1604</vt:i4>
      </vt:variant>
      <vt:variant>
        <vt:i4>0</vt:i4>
      </vt:variant>
      <vt:variant>
        <vt:i4>5</vt:i4>
      </vt:variant>
      <vt:variant>
        <vt:lpwstr/>
      </vt:variant>
      <vt:variant>
        <vt:lpwstr>_Toc323907808</vt:lpwstr>
      </vt:variant>
      <vt:variant>
        <vt:i4>1769528</vt:i4>
      </vt:variant>
      <vt:variant>
        <vt:i4>1598</vt:i4>
      </vt:variant>
      <vt:variant>
        <vt:i4>0</vt:i4>
      </vt:variant>
      <vt:variant>
        <vt:i4>5</vt:i4>
      </vt:variant>
      <vt:variant>
        <vt:lpwstr/>
      </vt:variant>
      <vt:variant>
        <vt:lpwstr>_Toc323907807</vt:lpwstr>
      </vt:variant>
      <vt:variant>
        <vt:i4>1769528</vt:i4>
      </vt:variant>
      <vt:variant>
        <vt:i4>1592</vt:i4>
      </vt:variant>
      <vt:variant>
        <vt:i4>0</vt:i4>
      </vt:variant>
      <vt:variant>
        <vt:i4>5</vt:i4>
      </vt:variant>
      <vt:variant>
        <vt:lpwstr/>
      </vt:variant>
      <vt:variant>
        <vt:lpwstr>_Toc323907806</vt:lpwstr>
      </vt:variant>
      <vt:variant>
        <vt:i4>1769528</vt:i4>
      </vt:variant>
      <vt:variant>
        <vt:i4>1586</vt:i4>
      </vt:variant>
      <vt:variant>
        <vt:i4>0</vt:i4>
      </vt:variant>
      <vt:variant>
        <vt:i4>5</vt:i4>
      </vt:variant>
      <vt:variant>
        <vt:lpwstr/>
      </vt:variant>
      <vt:variant>
        <vt:lpwstr>_Toc323907805</vt:lpwstr>
      </vt:variant>
      <vt:variant>
        <vt:i4>1769528</vt:i4>
      </vt:variant>
      <vt:variant>
        <vt:i4>1580</vt:i4>
      </vt:variant>
      <vt:variant>
        <vt:i4>0</vt:i4>
      </vt:variant>
      <vt:variant>
        <vt:i4>5</vt:i4>
      </vt:variant>
      <vt:variant>
        <vt:lpwstr/>
      </vt:variant>
      <vt:variant>
        <vt:lpwstr>_Toc323907804</vt:lpwstr>
      </vt:variant>
      <vt:variant>
        <vt:i4>1769528</vt:i4>
      </vt:variant>
      <vt:variant>
        <vt:i4>1574</vt:i4>
      </vt:variant>
      <vt:variant>
        <vt:i4>0</vt:i4>
      </vt:variant>
      <vt:variant>
        <vt:i4>5</vt:i4>
      </vt:variant>
      <vt:variant>
        <vt:lpwstr/>
      </vt:variant>
      <vt:variant>
        <vt:lpwstr>_Toc323907803</vt:lpwstr>
      </vt:variant>
      <vt:variant>
        <vt:i4>1769528</vt:i4>
      </vt:variant>
      <vt:variant>
        <vt:i4>1568</vt:i4>
      </vt:variant>
      <vt:variant>
        <vt:i4>0</vt:i4>
      </vt:variant>
      <vt:variant>
        <vt:i4>5</vt:i4>
      </vt:variant>
      <vt:variant>
        <vt:lpwstr/>
      </vt:variant>
      <vt:variant>
        <vt:lpwstr>_Toc323907802</vt:lpwstr>
      </vt:variant>
      <vt:variant>
        <vt:i4>1769528</vt:i4>
      </vt:variant>
      <vt:variant>
        <vt:i4>1562</vt:i4>
      </vt:variant>
      <vt:variant>
        <vt:i4>0</vt:i4>
      </vt:variant>
      <vt:variant>
        <vt:i4>5</vt:i4>
      </vt:variant>
      <vt:variant>
        <vt:lpwstr/>
      </vt:variant>
      <vt:variant>
        <vt:lpwstr>_Toc323907801</vt:lpwstr>
      </vt:variant>
      <vt:variant>
        <vt:i4>1769528</vt:i4>
      </vt:variant>
      <vt:variant>
        <vt:i4>1556</vt:i4>
      </vt:variant>
      <vt:variant>
        <vt:i4>0</vt:i4>
      </vt:variant>
      <vt:variant>
        <vt:i4>5</vt:i4>
      </vt:variant>
      <vt:variant>
        <vt:lpwstr/>
      </vt:variant>
      <vt:variant>
        <vt:lpwstr>_Toc323907800</vt:lpwstr>
      </vt:variant>
      <vt:variant>
        <vt:i4>1179703</vt:i4>
      </vt:variant>
      <vt:variant>
        <vt:i4>1550</vt:i4>
      </vt:variant>
      <vt:variant>
        <vt:i4>0</vt:i4>
      </vt:variant>
      <vt:variant>
        <vt:i4>5</vt:i4>
      </vt:variant>
      <vt:variant>
        <vt:lpwstr/>
      </vt:variant>
      <vt:variant>
        <vt:lpwstr>_Toc323907799</vt:lpwstr>
      </vt:variant>
      <vt:variant>
        <vt:i4>1179703</vt:i4>
      </vt:variant>
      <vt:variant>
        <vt:i4>1544</vt:i4>
      </vt:variant>
      <vt:variant>
        <vt:i4>0</vt:i4>
      </vt:variant>
      <vt:variant>
        <vt:i4>5</vt:i4>
      </vt:variant>
      <vt:variant>
        <vt:lpwstr/>
      </vt:variant>
      <vt:variant>
        <vt:lpwstr>_Toc323907798</vt:lpwstr>
      </vt:variant>
      <vt:variant>
        <vt:i4>1179703</vt:i4>
      </vt:variant>
      <vt:variant>
        <vt:i4>1538</vt:i4>
      </vt:variant>
      <vt:variant>
        <vt:i4>0</vt:i4>
      </vt:variant>
      <vt:variant>
        <vt:i4>5</vt:i4>
      </vt:variant>
      <vt:variant>
        <vt:lpwstr/>
      </vt:variant>
      <vt:variant>
        <vt:lpwstr>_Toc323907797</vt:lpwstr>
      </vt:variant>
      <vt:variant>
        <vt:i4>1179703</vt:i4>
      </vt:variant>
      <vt:variant>
        <vt:i4>1532</vt:i4>
      </vt:variant>
      <vt:variant>
        <vt:i4>0</vt:i4>
      </vt:variant>
      <vt:variant>
        <vt:i4>5</vt:i4>
      </vt:variant>
      <vt:variant>
        <vt:lpwstr/>
      </vt:variant>
      <vt:variant>
        <vt:lpwstr>_Toc323907796</vt:lpwstr>
      </vt:variant>
      <vt:variant>
        <vt:i4>1179703</vt:i4>
      </vt:variant>
      <vt:variant>
        <vt:i4>1526</vt:i4>
      </vt:variant>
      <vt:variant>
        <vt:i4>0</vt:i4>
      </vt:variant>
      <vt:variant>
        <vt:i4>5</vt:i4>
      </vt:variant>
      <vt:variant>
        <vt:lpwstr/>
      </vt:variant>
      <vt:variant>
        <vt:lpwstr>_Toc323907795</vt:lpwstr>
      </vt:variant>
      <vt:variant>
        <vt:i4>1179703</vt:i4>
      </vt:variant>
      <vt:variant>
        <vt:i4>1520</vt:i4>
      </vt:variant>
      <vt:variant>
        <vt:i4>0</vt:i4>
      </vt:variant>
      <vt:variant>
        <vt:i4>5</vt:i4>
      </vt:variant>
      <vt:variant>
        <vt:lpwstr/>
      </vt:variant>
      <vt:variant>
        <vt:lpwstr>_Toc323907794</vt:lpwstr>
      </vt:variant>
      <vt:variant>
        <vt:i4>1179703</vt:i4>
      </vt:variant>
      <vt:variant>
        <vt:i4>1514</vt:i4>
      </vt:variant>
      <vt:variant>
        <vt:i4>0</vt:i4>
      </vt:variant>
      <vt:variant>
        <vt:i4>5</vt:i4>
      </vt:variant>
      <vt:variant>
        <vt:lpwstr/>
      </vt:variant>
      <vt:variant>
        <vt:lpwstr>_Toc323907793</vt:lpwstr>
      </vt:variant>
      <vt:variant>
        <vt:i4>1179703</vt:i4>
      </vt:variant>
      <vt:variant>
        <vt:i4>1508</vt:i4>
      </vt:variant>
      <vt:variant>
        <vt:i4>0</vt:i4>
      </vt:variant>
      <vt:variant>
        <vt:i4>5</vt:i4>
      </vt:variant>
      <vt:variant>
        <vt:lpwstr/>
      </vt:variant>
      <vt:variant>
        <vt:lpwstr>_Toc323907792</vt:lpwstr>
      </vt:variant>
      <vt:variant>
        <vt:i4>1179703</vt:i4>
      </vt:variant>
      <vt:variant>
        <vt:i4>1502</vt:i4>
      </vt:variant>
      <vt:variant>
        <vt:i4>0</vt:i4>
      </vt:variant>
      <vt:variant>
        <vt:i4>5</vt:i4>
      </vt:variant>
      <vt:variant>
        <vt:lpwstr/>
      </vt:variant>
      <vt:variant>
        <vt:lpwstr>_Toc323907791</vt:lpwstr>
      </vt:variant>
      <vt:variant>
        <vt:i4>1179703</vt:i4>
      </vt:variant>
      <vt:variant>
        <vt:i4>1496</vt:i4>
      </vt:variant>
      <vt:variant>
        <vt:i4>0</vt:i4>
      </vt:variant>
      <vt:variant>
        <vt:i4>5</vt:i4>
      </vt:variant>
      <vt:variant>
        <vt:lpwstr/>
      </vt:variant>
      <vt:variant>
        <vt:lpwstr>_Toc323907790</vt:lpwstr>
      </vt:variant>
      <vt:variant>
        <vt:i4>1245239</vt:i4>
      </vt:variant>
      <vt:variant>
        <vt:i4>1490</vt:i4>
      </vt:variant>
      <vt:variant>
        <vt:i4>0</vt:i4>
      </vt:variant>
      <vt:variant>
        <vt:i4>5</vt:i4>
      </vt:variant>
      <vt:variant>
        <vt:lpwstr/>
      </vt:variant>
      <vt:variant>
        <vt:lpwstr>_Toc323907789</vt:lpwstr>
      </vt:variant>
      <vt:variant>
        <vt:i4>1245239</vt:i4>
      </vt:variant>
      <vt:variant>
        <vt:i4>1484</vt:i4>
      </vt:variant>
      <vt:variant>
        <vt:i4>0</vt:i4>
      </vt:variant>
      <vt:variant>
        <vt:i4>5</vt:i4>
      </vt:variant>
      <vt:variant>
        <vt:lpwstr/>
      </vt:variant>
      <vt:variant>
        <vt:lpwstr>_Toc323907788</vt:lpwstr>
      </vt:variant>
      <vt:variant>
        <vt:i4>1245239</vt:i4>
      </vt:variant>
      <vt:variant>
        <vt:i4>1478</vt:i4>
      </vt:variant>
      <vt:variant>
        <vt:i4>0</vt:i4>
      </vt:variant>
      <vt:variant>
        <vt:i4>5</vt:i4>
      </vt:variant>
      <vt:variant>
        <vt:lpwstr/>
      </vt:variant>
      <vt:variant>
        <vt:lpwstr>_Toc323907787</vt:lpwstr>
      </vt:variant>
      <vt:variant>
        <vt:i4>1245239</vt:i4>
      </vt:variant>
      <vt:variant>
        <vt:i4>1472</vt:i4>
      </vt:variant>
      <vt:variant>
        <vt:i4>0</vt:i4>
      </vt:variant>
      <vt:variant>
        <vt:i4>5</vt:i4>
      </vt:variant>
      <vt:variant>
        <vt:lpwstr/>
      </vt:variant>
      <vt:variant>
        <vt:lpwstr>_Toc323907786</vt:lpwstr>
      </vt:variant>
      <vt:variant>
        <vt:i4>1245239</vt:i4>
      </vt:variant>
      <vt:variant>
        <vt:i4>1466</vt:i4>
      </vt:variant>
      <vt:variant>
        <vt:i4>0</vt:i4>
      </vt:variant>
      <vt:variant>
        <vt:i4>5</vt:i4>
      </vt:variant>
      <vt:variant>
        <vt:lpwstr/>
      </vt:variant>
      <vt:variant>
        <vt:lpwstr>_Toc323907785</vt:lpwstr>
      </vt:variant>
      <vt:variant>
        <vt:i4>1245239</vt:i4>
      </vt:variant>
      <vt:variant>
        <vt:i4>1460</vt:i4>
      </vt:variant>
      <vt:variant>
        <vt:i4>0</vt:i4>
      </vt:variant>
      <vt:variant>
        <vt:i4>5</vt:i4>
      </vt:variant>
      <vt:variant>
        <vt:lpwstr/>
      </vt:variant>
      <vt:variant>
        <vt:lpwstr>_Toc323907784</vt:lpwstr>
      </vt:variant>
      <vt:variant>
        <vt:i4>1245239</vt:i4>
      </vt:variant>
      <vt:variant>
        <vt:i4>1454</vt:i4>
      </vt:variant>
      <vt:variant>
        <vt:i4>0</vt:i4>
      </vt:variant>
      <vt:variant>
        <vt:i4>5</vt:i4>
      </vt:variant>
      <vt:variant>
        <vt:lpwstr/>
      </vt:variant>
      <vt:variant>
        <vt:lpwstr>_Toc323907783</vt:lpwstr>
      </vt:variant>
      <vt:variant>
        <vt:i4>1245239</vt:i4>
      </vt:variant>
      <vt:variant>
        <vt:i4>1448</vt:i4>
      </vt:variant>
      <vt:variant>
        <vt:i4>0</vt:i4>
      </vt:variant>
      <vt:variant>
        <vt:i4>5</vt:i4>
      </vt:variant>
      <vt:variant>
        <vt:lpwstr/>
      </vt:variant>
      <vt:variant>
        <vt:lpwstr>_Toc323907782</vt:lpwstr>
      </vt:variant>
      <vt:variant>
        <vt:i4>1245239</vt:i4>
      </vt:variant>
      <vt:variant>
        <vt:i4>1442</vt:i4>
      </vt:variant>
      <vt:variant>
        <vt:i4>0</vt:i4>
      </vt:variant>
      <vt:variant>
        <vt:i4>5</vt:i4>
      </vt:variant>
      <vt:variant>
        <vt:lpwstr/>
      </vt:variant>
      <vt:variant>
        <vt:lpwstr>_Toc323907781</vt:lpwstr>
      </vt:variant>
      <vt:variant>
        <vt:i4>1245239</vt:i4>
      </vt:variant>
      <vt:variant>
        <vt:i4>1436</vt:i4>
      </vt:variant>
      <vt:variant>
        <vt:i4>0</vt:i4>
      </vt:variant>
      <vt:variant>
        <vt:i4>5</vt:i4>
      </vt:variant>
      <vt:variant>
        <vt:lpwstr/>
      </vt:variant>
      <vt:variant>
        <vt:lpwstr>_Toc323907780</vt:lpwstr>
      </vt:variant>
      <vt:variant>
        <vt:i4>1835063</vt:i4>
      </vt:variant>
      <vt:variant>
        <vt:i4>1430</vt:i4>
      </vt:variant>
      <vt:variant>
        <vt:i4>0</vt:i4>
      </vt:variant>
      <vt:variant>
        <vt:i4>5</vt:i4>
      </vt:variant>
      <vt:variant>
        <vt:lpwstr/>
      </vt:variant>
      <vt:variant>
        <vt:lpwstr>_Toc323907779</vt:lpwstr>
      </vt:variant>
      <vt:variant>
        <vt:i4>1835063</vt:i4>
      </vt:variant>
      <vt:variant>
        <vt:i4>1424</vt:i4>
      </vt:variant>
      <vt:variant>
        <vt:i4>0</vt:i4>
      </vt:variant>
      <vt:variant>
        <vt:i4>5</vt:i4>
      </vt:variant>
      <vt:variant>
        <vt:lpwstr/>
      </vt:variant>
      <vt:variant>
        <vt:lpwstr>_Toc323907778</vt:lpwstr>
      </vt:variant>
      <vt:variant>
        <vt:i4>1835063</vt:i4>
      </vt:variant>
      <vt:variant>
        <vt:i4>1418</vt:i4>
      </vt:variant>
      <vt:variant>
        <vt:i4>0</vt:i4>
      </vt:variant>
      <vt:variant>
        <vt:i4>5</vt:i4>
      </vt:variant>
      <vt:variant>
        <vt:lpwstr/>
      </vt:variant>
      <vt:variant>
        <vt:lpwstr>_Toc323907777</vt:lpwstr>
      </vt:variant>
      <vt:variant>
        <vt:i4>1835063</vt:i4>
      </vt:variant>
      <vt:variant>
        <vt:i4>1412</vt:i4>
      </vt:variant>
      <vt:variant>
        <vt:i4>0</vt:i4>
      </vt:variant>
      <vt:variant>
        <vt:i4>5</vt:i4>
      </vt:variant>
      <vt:variant>
        <vt:lpwstr/>
      </vt:variant>
      <vt:variant>
        <vt:lpwstr>_Toc323907776</vt:lpwstr>
      </vt:variant>
      <vt:variant>
        <vt:i4>1835063</vt:i4>
      </vt:variant>
      <vt:variant>
        <vt:i4>1406</vt:i4>
      </vt:variant>
      <vt:variant>
        <vt:i4>0</vt:i4>
      </vt:variant>
      <vt:variant>
        <vt:i4>5</vt:i4>
      </vt:variant>
      <vt:variant>
        <vt:lpwstr/>
      </vt:variant>
      <vt:variant>
        <vt:lpwstr>_Toc323907775</vt:lpwstr>
      </vt:variant>
      <vt:variant>
        <vt:i4>1835063</vt:i4>
      </vt:variant>
      <vt:variant>
        <vt:i4>1400</vt:i4>
      </vt:variant>
      <vt:variant>
        <vt:i4>0</vt:i4>
      </vt:variant>
      <vt:variant>
        <vt:i4>5</vt:i4>
      </vt:variant>
      <vt:variant>
        <vt:lpwstr/>
      </vt:variant>
      <vt:variant>
        <vt:lpwstr>_Toc323907774</vt:lpwstr>
      </vt:variant>
      <vt:variant>
        <vt:i4>1835063</vt:i4>
      </vt:variant>
      <vt:variant>
        <vt:i4>1394</vt:i4>
      </vt:variant>
      <vt:variant>
        <vt:i4>0</vt:i4>
      </vt:variant>
      <vt:variant>
        <vt:i4>5</vt:i4>
      </vt:variant>
      <vt:variant>
        <vt:lpwstr/>
      </vt:variant>
      <vt:variant>
        <vt:lpwstr>_Toc323907773</vt:lpwstr>
      </vt:variant>
      <vt:variant>
        <vt:i4>1835063</vt:i4>
      </vt:variant>
      <vt:variant>
        <vt:i4>1388</vt:i4>
      </vt:variant>
      <vt:variant>
        <vt:i4>0</vt:i4>
      </vt:variant>
      <vt:variant>
        <vt:i4>5</vt:i4>
      </vt:variant>
      <vt:variant>
        <vt:lpwstr/>
      </vt:variant>
      <vt:variant>
        <vt:lpwstr>_Toc323907772</vt:lpwstr>
      </vt:variant>
      <vt:variant>
        <vt:i4>1835063</vt:i4>
      </vt:variant>
      <vt:variant>
        <vt:i4>1382</vt:i4>
      </vt:variant>
      <vt:variant>
        <vt:i4>0</vt:i4>
      </vt:variant>
      <vt:variant>
        <vt:i4>5</vt:i4>
      </vt:variant>
      <vt:variant>
        <vt:lpwstr/>
      </vt:variant>
      <vt:variant>
        <vt:lpwstr>_Toc323907771</vt:lpwstr>
      </vt:variant>
      <vt:variant>
        <vt:i4>1835063</vt:i4>
      </vt:variant>
      <vt:variant>
        <vt:i4>1376</vt:i4>
      </vt:variant>
      <vt:variant>
        <vt:i4>0</vt:i4>
      </vt:variant>
      <vt:variant>
        <vt:i4>5</vt:i4>
      </vt:variant>
      <vt:variant>
        <vt:lpwstr/>
      </vt:variant>
      <vt:variant>
        <vt:lpwstr>_Toc323907770</vt:lpwstr>
      </vt:variant>
      <vt:variant>
        <vt:i4>1900599</vt:i4>
      </vt:variant>
      <vt:variant>
        <vt:i4>1370</vt:i4>
      </vt:variant>
      <vt:variant>
        <vt:i4>0</vt:i4>
      </vt:variant>
      <vt:variant>
        <vt:i4>5</vt:i4>
      </vt:variant>
      <vt:variant>
        <vt:lpwstr/>
      </vt:variant>
      <vt:variant>
        <vt:lpwstr>_Toc323907769</vt:lpwstr>
      </vt:variant>
      <vt:variant>
        <vt:i4>1900599</vt:i4>
      </vt:variant>
      <vt:variant>
        <vt:i4>1364</vt:i4>
      </vt:variant>
      <vt:variant>
        <vt:i4>0</vt:i4>
      </vt:variant>
      <vt:variant>
        <vt:i4>5</vt:i4>
      </vt:variant>
      <vt:variant>
        <vt:lpwstr/>
      </vt:variant>
      <vt:variant>
        <vt:lpwstr>_Toc323907768</vt:lpwstr>
      </vt:variant>
      <vt:variant>
        <vt:i4>1900599</vt:i4>
      </vt:variant>
      <vt:variant>
        <vt:i4>1358</vt:i4>
      </vt:variant>
      <vt:variant>
        <vt:i4>0</vt:i4>
      </vt:variant>
      <vt:variant>
        <vt:i4>5</vt:i4>
      </vt:variant>
      <vt:variant>
        <vt:lpwstr/>
      </vt:variant>
      <vt:variant>
        <vt:lpwstr>_Toc323907767</vt:lpwstr>
      </vt:variant>
      <vt:variant>
        <vt:i4>1900599</vt:i4>
      </vt:variant>
      <vt:variant>
        <vt:i4>1352</vt:i4>
      </vt:variant>
      <vt:variant>
        <vt:i4>0</vt:i4>
      </vt:variant>
      <vt:variant>
        <vt:i4>5</vt:i4>
      </vt:variant>
      <vt:variant>
        <vt:lpwstr/>
      </vt:variant>
      <vt:variant>
        <vt:lpwstr>_Toc323907766</vt:lpwstr>
      </vt:variant>
      <vt:variant>
        <vt:i4>1900599</vt:i4>
      </vt:variant>
      <vt:variant>
        <vt:i4>1346</vt:i4>
      </vt:variant>
      <vt:variant>
        <vt:i4>0</vt:i4>
      </vt:variant>
      <vt:variant>
        <vt:i4>5</vt:i4>
      </vt:variant>
      <vt:variant>
        <vt:lpwstr/>
      </vt:variant>
      <vt:variant>
        <vt:lpwstr>_Toc323907765</vt:lpwstr>
      </vt:variant>
      <vt:variant>
        <vt:i4>1900599</vt:i4>
      </vt:variant>
      <vt:variant>
        <vt:i4>1340</vt:i4>
      </vt:variant>
      <vt:variant>
        <vt:i4>0</vt:i4>
      </vt:variant>
      <vt:variant>
        <vt:i4>5</vt:i4>
      </vt:variant>
      <vt:variant>
        <vt:lpwstr/>
      </vt:variant>
      <vt:variant>
        <vt:lpwstr>_Toc323907764</vt:lpwstr>
      </vt:variant>
      <vt:variant>
        <vt:i4>1900599</vt:i4>
      </vt:variant>
      <vt:variant>
        <vt:i4>1334</vt:i4>
      </vt:variant>
      <vt:variant>
        <vt:i4>0</vt:i4>
      </vt:variant>
      <vt:variant>
        <vt:i4>5</vt:i4>
      </vt:variant>
      <vt:variant>
        <vt:lpwstr/>
      </vt:variant>
      <vt:variant>
        <vt:lpwstr>_Toc323907763</vt:lpwstr>
      </vt:variant>
      <vt:variant>
        <vt:i4>1900599</vt:i4>
      </vt:variant>
      <vt:variant>
        <vt:i4>1328</vt:i4>
      </vt:variant>
      <vt:variant>
        <vt:i4>0</vt:i4>
      </vt:variant>
      <vt:variant>
        <vt:i4>5</vt:i4>
      </vt:variant>
      <vt:variant>
        <vt:lpwstr/>
      </vt:variant>
      <vt:variant>
        <vt:lpwstr>_Toc323907762</vt:lpwstr>
      </vt:variant>
      <vt:variant>
        <vt:i4>1900599</vt:i4>
      </vt:variant>
      <vt:variant>
        <vt:i4>1322</vt:i4>
      </vt:variant>
      <vt:variant>
        <vt:i4>0</vt:i4>
      </vt:variant>
      <vt:variant>
        <vt:i4>5</vt:i4>
      </vt:variant>
      <vt:variant>
        <vt:lpwstr/>
      </vt:variant>
      <vt:variant>
        <vt:lpwstr>_Toc323907761</vt:lpwstr>
      </vt:variant>
      <vt:variant>
        <vt:i4>1900599</vt:i4>
      </vt:variant>
      <vt:variant>
        <vt:i4>1316</vt:i4>
      </vt:variant>
      <vt:variant>
        <vt:i4>0</vt:i4>
      </vt:variant>
      <vt:variant>
        <vt:i4>5</vt:i4>
      </vt:variant>
      <vt:variant>
        <vt:lpwstr/>
      </vt:variant>
      <vt:variant>
        <vt:lpwstr>_Toc323907760</vt:lpwstr>
      </vt:variant>
      <vt:variant>
        <vt:i4>1966135</vt:i4>
      </vt:variant>
      <vt:variant>
        <vt:i4>1310</vt:i4>
      </vt:variant>
      <vt:variant>
        <vt:i4>0</vt:i4>
      </vt:variant>
      <vt:variant>
        <vt:i4>5</vt:i4>
      </vt:variant>
      <vt:variant>
        <vt:lpwstr/>
      </vt:variant>
      <vt:variant>
        <vt:lpwstr>_Toc323907759</vt:lpwstr>
      </vt:variant>
      <vt:variant>
        <vt:i4>1966135</vt:i4>
      </vt:variant>
      <vt:variant>
        <vt:i4>1304</vt:i4>
      </vt:variant>
      <vt:variant>
        <vt:i4>0</vt:i4>
      </vt:variant>
      <vt:variant>
        <vt:i4>5</vt:i4>
      </vt:variant>
      <vt:variant>
        <vt:lpwstr/>
      </vt:variant>
      <vt:variant>
        <vt:lpwstr>_Toc323907758</vt:lpwstr>
      </vt:variant>
      <vt:variant>
        <vt:i4>1966135</vt:i4>
      </vt:variant>
      <vt:variant>
        <vt:i4>1298</vt:i4>
      </vt:variant>
      <vt:variant>
        <vt:i4>0</vt:i4>
      </vt:variant>
      <vt:variant>
        <vt:i4>5</vt:i4>
      </vt:variant>
      <vt:variant>
        <vt:lpwstr/>
      </vt:variant>
      <vt:variant>
        <vt:lpwstr>_Toc323907757</vt:lpwstr>
      </vt:variant>
      <vt:variant>
        <vt:i4>1966135</vt:i4>
      </vt:variant>
      <vt:variant>
        <vt:i4>1292</vt:i4>
      </vt:variant>
      <vt:variant>
        <vt:i4>0</vt:i4>
      </vt:variant>
      <vt:variant>
        <vt:i4>5</vt:i4>
      </vt:variant>
      <vt:variant>
        <vt:lpwstr/>
      </vt:variant>
      <vt:variant>
        <vt:lpwstr>_Toc323907756</vt:lpwstr>
      </vt:variant>
      <vt:variant>
        <vt:i4>1966135</vt:i4>
      </vt:variant>
      <vt:variant>
        <vt:i4>1286</vt:i4>
      </vt:variant>
      <vt:variant>
        <vt:i4>0</vt:i4>
      </vt:variant>
      <vt:variant>
        <vt:i4>5</vt:i4>
      </vt:variant>
      <vt:variant>
        <vt:lpwstr/>
      </vt:variant>
      <vt:variant>
        <vt:lpwstr>_Toc323907755</vt:lpwstr>
      </vt:variant>
      <vt:variant>
        <vt:i4>1966135</vt:i4>
      </vt:variant>
      <vt:variant>
        <vt:i4>1280</vt:i4>
      </vt:variant>
      <vt:variant>
        <vt:i4>0</vt:i4>
      </vt:variant>
      <vt:variant>
        <vt:i4>5</vt:i4>
      </vt:variant>
      <vt:variant>
        <vt:lpwstr/>
      </vt:variant>
      <vt:variant>
        <vt:lpwstr>_Toc323907754</vt:lpwstr>
      </vt:variant>
      <vt:variant>
        <vt:i4>1966135</vt:i4>
      </vt:variant>
      <vt:variant>
        <vt:i4>1274</vt:i4>
      </vt:variant>
      <vt:variant>
        <vt:i4>0</vt:i4>
      </vt:variant>
      <vt:variant>
        <vt:i4>5</vt:i4>
      </vt:variant>
      <vt:variant>
        <vt:lpwstr/>
      </vt:variant>
      <vt:variant>
        <vt:lpwstr>_Toc323907753</vt:lpwstr>
      </vt:variant>
      <vt:variant>
        <vt:i4>1966135</vt:i4>
      </vt:variant>
      <vt:variant>
        <vt:i4>1268</vt:i4>
      </vt:variant>
      <vt:variant>
        <vt:i4>0</vt:i4>
      </vt:variant>
      <vt:variant>
        <vt:i4>5</vt:i4>
      </vt:variant>
      <vt:variant>
        <vt:lpwstr/>
      </vt:variant>
      <vt:variant>
        <vt:lpwstr>_Toc323907752</vt:lpwstr>
      </vt:variant>
      <vt:variant>
        <vt:i4>1966135</vt:i4>
      </vt:variant>
      <vt:variant>
        <vt:i4>1262</vt:i4>
      </vt:variant>
      <vt:variant>
        <vt:i4>0</vt:i4>
      </vt:variant>
      <vt:variant>
        <vt:i4>5</vt:i4>
      </vt:variant>
      <vt:variant>
        <vt:lpwstr/>
      </vt:variant>
      <vt:variant>
        <vt:lpwstr>_Toc323907751</vt:lpwstr>
      </vt:variant>
      <vt:variant>
        <vt:i4>1966135</vt:i4>
      </vt:variant>
      <vt:variant>
        <vt:i4>1256</vt:i4>
      </vt:variant>
      <vt:variant>
        <vt:i4>0</vt:i4>
      </vt:variant>
      <vt:variant>
        <vt:i4>5</vt:i4>
      </vt:variant>
      <vt:variant>
        <vt:lpwstr/>
      </vt:variant>
      <vt:variant>
        <vt:lpwstr>_Toc323907750</vt:lpwstr>
      </vt:variant>
      <vt:variant>
        <vt:i4>2031671</vt:i4>
      </vt:variant>
      <vt:variant>
        <vt:i4>1250</vt:i4>
      </vt:variant>
      <vt:variant>
        <vt:i4>0</vt:i4>
      </vt:variant>
      <vt:variant>
        <vt:i4>5</vt:i4>
      </vt:variant>
      <vt:variant>
        <vt:lpwstr/>
      </vt:variant>
      <vt:variant>
        <vt:lpwstr>_Toc323907749</vt:lpwstr>
      </vt:variant>
      <vt:variant>
        <vt:i4>2031671</vt:i4>
      </vt:variant>
      <vt:variant>
        <vt:i4>1244</vt:i4>
      </vt:variant>
      <vt:variant>
        <vt:i4>0</vt:i4>
      </vt:variant>
      <vt:variant>
        <vt:i4>5</vt:i4>
      </vt:variant>
      <vt:variant>
        <vt:lpwstr/>
      </vt:variant>
      <vt:variant>
        <vt:lpwstr>_Toc323907748</vt:lpwstr>
      </vt:variant>
      <vt:variant>
        <vt:i4>2031671</vt:i4>
      </vt:variant>
      <vt:variant>
        <vt:i4>1238</vt:i4>
      </vt:variant>
      <vt:variant>
        <vt:i4>0</vt:i4>
      </vt:variant>
      <vt:variant>
        <vt:i4>5</vt:i4>
      </vt:variant>
      <vt:variant>
        <vt:lpwstr/>
      </vt:variant>
      <vt:variant>
        <vt:lpwstr>_Toc323907747</vt:lpwstr>
      </vt:variant>
      <vt:variant>
        <vt:i4>2031671</vt:i4>
      </vt:variant>
      <vt:variant>
        <vt:i4>1232</vt:i4>
      </vt:variant>
      <vt:variant>
        <vt:i4>0</vt:i4>
      </vt:variant>
      <vt:variant>
        <vt:i4>5</vt:i4>
      </vt:variant>
      <vt:variant>
        <vt:lpwstr/>
      </vt:variant>
      <vt:variant>
        <vt:lpwstr>_Toc323907746</vt:lpwstr>
      </vt:variant>
      <vt:variant>
        <vt:i4>2031671</vt:i4>
      </vt:variant>
      <vt:variant>
        <vt:i4>1226</vt:i4>
      </vt:variant>
      <vt:variant>
        <vt:i4>0</vt:i4>
      </vt:variant>
      <vt:variant>
        <vt:i4>5</vt:i4>
      </vt:variant>
      <vt:variant>
        <vt:lpwstr/>
      </vt:variant>
      <vt:variant>
        <vt:lpwstr>_Toc323907745</vt:lpwstr>
      </vt:variant>
      <vt:variant>
        <vt:i4>2031671</vt:i4>
      </vt:variant>
      <vt:variant>
        <vt:i4>1220</vt:i4>
      </vt:variant>
      <vt:variant>
        <vt:i4>0</vt:i4>
      </vt:variant>
      <vt:variant>
        <vt:i4>5</vt:i4>
      </vt:variant>
      <vt:variant>
        <vt:lpwstr/>
      </vt:variant>
      <vt:variant>
        <vt:lpwstr>_Toc323907744</vt:lpwstr>
      </vt:variant>
      <vt:variant>
        <vt:i4>2031671</vt:i4>
      </vt:variant>
      <vt:variant>
        <vt:i4>1214</vt:i4>
      </vt:variant>
      <vt:variant>
        <vt:i4>0</vt:i4>
      </vt:variant>
      <vt:variant>
        <vt:i4>5</vt:i4>
      </vt:variant>
      <vt:variant>
        <vt:lpwstr/>
      </vt:variant>
      <vt:variant>
        <vt:lpwstr>_Toc323907743</vt:lpwstr>
      </vt:variant>
      <vt:variant>
        <vt:i4>2031671</vt:i4>
      </vt:variant>
      <vt:variant>
        <vt:i4>1208</vt:i4>
      </vt:variant>
      <vt:variant>
        <vt:i4>0</vt:i4>
      </vt:variant>
      <vt:variant>
        <vt:i4>5</vt:i4>
      </vt:variant>
      <vt:variant>
        <vt:lpwstr/>
      </vt:variant>
      <vt:variant>
        <vt:lpwstr>_Toc323907742</vt:lpwstr>
      </vt:variant>
      <vt:variant>
        <vt:i4>2031671</vt:i4>
      </vt:variant>
      <vt:variant>
        <vt:i4>1202</vt:i4>
      </vt:variant>
      <vt:variant>
        <vt:i4>0</vt:i4>
      </vt:variant>
      <vt:variant>
        <vt:i4>5</vt:i4>
      </vt:variant>
      <vt:variant>
        <vt:lpwstr/>
      </vt:variant>
      <vt:variant>
        <vt:lpwstr>_Toc323907741</vt:lpwstr>
      </vt:variant>
      <vt:variant>
        <vt:i4>2031671</vt:i4>
      </vt:variant>
      <vt:variant>
        <vt:i4>1196</vt:i4>
      </vt:variant>
      <vt:variant>
        <vt:i4>0</vt:i4>
      </vt:variant>
      <vt:variant>
        <vt:i4>5</vt:i4>
      </vt:variant>
      <vt:variant>
        <vt:lpwstr/>
      </vt:variant>
      <vt:variant>
        <vt:lpwstr>_Toc323907740</vt:lpwstr>
      </vt:variant>
      <vt:variant>
        <vt:i4>1572919</vt:i4>
      </vt:variant>
      <vt:variant>
        <vt:i4>1190</vt:i4>
      </vt:variant>
      <vt:variant>
        <vt:i4>0</vt:i4>
      </vt:variant>
      <vt:variant>
        <vt:i4>5</vt:i4>
      </vt:variant>
      <vt:variant>
        <vt:lpwstr/>
      </vt:variant>
      <vt:variant>
        <vt:lpwstr>_Toc323907739</vt:lpwstr>
      </vt:variant>
      <vt:variant>
        <vt:i4>1572919</vt:i4>
      </vt:variant>
      <vt:variant>
        <vt:i4>1184</vt:i4>
      </vt:variant>
      <vt:variant>
        <vt:i4>0</vt:i4>
      </vt:variant>
      <vt:variant>
        <vt:i4>5</vt:i4>
      </vt:variant>
      <vt:variant>
        <vt:lpwstr/>
      </vt:variant>
      <vt:variant>
        <vt:lpwstr>_Toc323907738</vt:lpwstr>
      </vt:variant>
      <vt:variant>
        <vt:i4>1572919</vt:i4>
      </vt:variant>
      <vt:variant>
        <vt:i4>1178</vt:i4>
      </vt:variant>
      <vt:variant>
        <vt:i4>0</vt:i4>
      </vt:variant>
      <vt:variant>
        <vt:i4>5</vt:i4>
      </vt:variant>
      <vt:variant>
        <vt:lpwstr/>
      </vt:variant>
      <vt:variant>
        <vt:lpwstr>_Toc323907737</vt:lpwstr>
      </vt:variant>
      <vt:variant>
        <vt:i4>1572919</vt:i4>
      </vt:variant>
      <vt:variant>
        <vt:i4>1172</vt:i4>
      </vt:variant>
      <vt:variant>
        <vt:i4>0</vt:i4>
      </vt:variant>
      <vt:variant>
        <vt:i4>5</vt:i4>
      </vt:variant>
      <vt:variant>
        <vt:lpwstr/>
      </vt:variant>
      <vt:variant>
        <vt:lpwstr>_Toc323907736</vt:lpwstr>
      </vt:variant>
      <vt:variant>
        <vt:i4>1572919</vt:i4>
      </vt:variant>
      <vt:variant>
        <vt:i4>1166</vt:i4>
      </vt:variant>
      <vt:variant>
        <vt:i4>0</vt:i4>
      </vt:variant>
      <vt:variant>
        <vt:i4>5</vt:i4>
      </vt:variant>
      <vt:variant>
        <vt:lpwstr/>
      </vt:variant>
      <vt:variant>
        <vt:lpwstr>_Toc323907735</vt:lpwstr>
      </vt:variant>
      <vt:variant>
        <vt:i4>1572919</vt:i4>
      </vt:variant>
      <vt:variant>
        <vt:i4>1160</vt:i4>
      </vt:variant>
      <vt:variant>
        <vt:i4>0</vt:i4>
      </vt:variant>
      <vt:variant>
        <vt:i4>5</vt:i4>
      </vt:variant>
      <vt:variant>
        <vt:lpwstr/>
      </vt:variant>
      <vt:variant>
        <vt:lpwstr>_Toc323907734</vt:lpwstr>
      </vt:variant>
      <vt:variant>
        <vt:i4>1572919</vt:i4>
      </vt:variant>
      <vt:variant>
        <vt:i4>1154</vt:i4>
      </vt:variant>
      <vt:variant>
        <vt:i4>0</vt:i4>
      </vt:variant>
      <vt:variant>
        <vt:i4>5</vt:i4>
      </vt:variant>
      <vt:variant>
        <vt:lpwstr/>
      </vt:variant>
      <vt:variant>
        <vt:lpwstr>_Toc323907733</vt:lpwstr>
      </vt:variant>
      <vt:variant>
        <vt:i4>1572919</vt:i4>
      </vt:variant>
      <vt:variant>
        <vt:i4>1148</vt:i4>
      </vt:variant>
      <vt:variant>
        <vt:i4>0</vt:i4>
      </vt:variant>
      <vt:variant>
        <vt:i4>5</vt:i4>
      </vt:variant>
      <vt:variant>
        <vt:lpwstr/>
      </vt:variant>
      <vt:variant>
        <vt:lpwstr>_Toc323907732</vt:lpwstr>
      </vt:variant>
      <vt:variant>
        <vt:i4>1572919</vt:i4>
      </vt:variant>
      <vt:variant>
        <vt:i4>1142</vt:i4>
      </vt:variant>
      <vt:variant>
        <vt:i4>0</vt:i4>
      </vt:variant>
      <vt:variant>
        <vt:i4>5</vt:i4>
      </vt:variant>
      <vt:variant>
        <vt:lpwstr/>
      </vt:variant>
      <vt:variant>
        <vt:lpwstr>_Toc323907731</vt:lpwstr>
      </vt:variant>
      <vt:variant>
        <vt:i4>1572919</vt:i4>
      </vt:variant>
      <vt:variant>
        <vt:i4>1136</vt:i4>
      </vt:variant>
      <vt:variant>
        <vt:i4>0</vt:i4>
      </vt:variant>
      <vt:variant>
        <vt:i4>5</vt:i4>
      </vt:variant>
      <vt:variant>
        <vt:lpwstr/>
      </vt:variant>
      <vt:variant>
        <vt:lpwstr>_Toc323907730</vt:lpwstr>
      </vt:variant>
      <vt:variant>
        <vt:i4>1638455</vt:i4>
      </vt:variant>
      <vt:variant>
        <vt:i4>1130</vt:i4>
      </vt:variant>
      <vt:variant>
        <vt:i4>0</vt:i4>
      </vt:variant>
      <vt:variant>
        <vt:i4>5</vt:i4>
      </vt:variant>
      <vt:variant>
        <vt:lpwstr/>
      </vt:variant>
      <vt:variant>
        <vt:lpwstr>_Toc323907729</vt:lpwstr>
      </vt:variant>
      <vt:variant>
        <vt:i4>1638455</vt:i4>
      </vt:variant>
      <vt:variant>
        <vt:i4>1124</vt:i4>
      </vt:variant>
      <vt:variant>
        <vt:i4>0</vt:i4>
      </vt:variant>
      <vt:variant>
        <vt:i4>5</vt:i4>
      </vt:variant>
      <vt:variant>
        <vt:lpwstr/>
      </vt:variant>
      <vt:variant>
        <vt:lpwstr>_Toc323907728</vt:lpwstr>
      </vt:variant>
      <vt:variant>
        <vt:i4>1638455</vt:i4>
      </vt:variant>
      <vt:variant>
        <vt:i4>1118</vt:i4>
      </vt:variant>
      <vt:variant>
        <vt:i4>0</vt:i4>
      </vt:variant>
      <vt:variant>
        <vt:i4>5</vt:i4>
      </vt:variant>
      <vt:variant>
        <vt:lpwstr/>
      </vt:variant>
      <vt:variant>
        <vt:lpwstr>_Toc323907727</vt:lpwstr>
      </vt:variant>
      <vt:variant>
        <vt:i4>1638455</vt:i4>
      </vt:variant>
      <vt:variant>
        <vt:i4>1112</vt:i4>
      </vt:variant>
      <vt:variant>
        <vt:i4>0</vt:i4>
      </vt:variant>
      <vt:variant>
        <vt:i4>5</vt:i4>
      </vt:variant>
      <vt:variant>
        <vt:lpwstr/>
      </vt:variant>
      <vt:variant>
        <vt:lpwstr>_Toc323907726</vt:lpwstr>
      </vt:variant>
      <vt:variant>
        <vt:i4>1638455</vt:i4>
      </vt:variant>
      <vt:variant>
        <vt:i4>1106</vt:i4>
      </vt:variant>
      <vt:variant>
        <vt:i4>0</vt:i4>
      </vt:variant>
      <vt:variant>
        <vt:i4>5</vt:i4>
      </vt:variant>
      <vt:variant>
        <vt:lpwstr/>
      </vt:variant>
      <vt:variant>
        <vt:lpwstr>_Toc323907725</vt:lpwstr>
      </vt:variant>
      <vt:variant>
        <vt:i4>1638455</vt:i4>
      </vt:variant>
      <vt:variant>
        <vt:i4>1100</vt:i4>
      </vt:variant>
      <vt:variant>
        <vt:i4>0</vt:i4>
      </vt:variant>
      <vt:variant>
        <vt:i4>5</vt:i4>
      </vt:variant>
      <vt:variant>
        <vt:lpwstr/>
      </vt:variant>
      <vt:variant>
        <vt:lpwstr>_Toc323907724</vt:lpwstr>
      </vt:variant>
      <vt:variant>
        <vt:i4>1638455</vt:i4>
      </vt:variant>
      <vt:variant>
        <vt:i4>1094</vt:i4>
      </vt:variant>
      <vt:variant>
        <vt:i4>0</vt:i4>
      </vt:variant>
      <vt:variant>
        <vt:i4>5</vt:i4>
      </vt:variant>
      <vt:variant>
        <vt:lpwstr/>
      </vt:variant>
      <vt:variant>
        <vt:lpwstr>_Toc323907723</vt:lpwstr>
      </vt:variant>
      <vt:variant>
        <vt:i4>1638455</vt:i4>
      </vt:variant>
      <vt:variant>
        <vt:i4>1088</vt:i4>
      </vt:variant>
      <vt:variant>
        <vt:i4>0</vt:i4>
      </vt:variant>
      <vt:variant>
        <vt:i4>5</vt:i4>
      </vt:variant>
      <vt:variant>
        <vt:lpwstr/>
      </vt:variant>
      <vt:variant>
        <vt:lpwstr>_Toc323907722</vt:lpwstr>
      </vt:variant>
      <vt:variant>
        <vt:i4>1638455</vt:i4>
      </vt:variant>
      <vt:variant>
        <vt:i4>1082</vt:i4>
      </vt:variant>
      <vt:variant>
        <vt:i4>0</vt:i4>
      </vt:variant>
      <vt:variant>
        <vt:i4>5</vt:i4>
      </vt:variant>
      <vt:variant>
        <vt:lpwstr/>
      </vt:variant>
      <vt:variant>
        <vt:lpwstr>_Toc323907721</vt:lpwstr>
      </vt:variant>
      <vt:variant>
        <vt:i4>1638455</vt:i4>
      </vt:variant>
      <vt:variant>
        <vt:i4>1076</vt:i4>
      </vt:variant>
      <vt:variant>
        <vt:i4>0</vt:i4>
      </vt:variant>
      <vt:variant>
        <vt:i4>5</vt:i4>
      </vt:variant>
      <vt:variant>
        <vt:lpwstr/>
      </vt:variant>
      <vt:variant>
        <vt:lpwstr>_Toc323907720</vt:lpwstr>
      </vt:variant>
      <vt:variant>
        <vt:i4>1703991</vt:i4>
      </vt:variant>
      <vt:variant>
        <vt:i4>1070</vt:i4>
      </vt:variant>
      <vt:variant>
        <vt:i4>0</vt:i4>
      </vt:variant>
      <vt:variant>
        <vt:i4>5</vt:i4>
      </vt:variant>
      <vt:variant>
        <vt:lpwstr/>
      </vt:variant>
      <vt:variant>
        <vt:lpwstr>_Toc323907719</vt:lpwstr>
      </vt:variant>
      <vt:variant>
        <vt:i4>1703991</vt:i4>
      </vt:variant>
      <vt:variant>
        <vt:i4>1064</vt:i4>
      </vt:variant>
      <vt:variant>
        <vt:i4>0</vt:i4>
      </vt:variant>
      <vt:variant>
        <vt:i4>5</vt:i4>
      </vt:variant>
      <vt:variant>
        <vt:lpwstr/>
      </vt:variant>
      <vt:variant>
        <vt:lpwstr>_Toc323907718</vt:lpwstr>
      </vt:variant>
      <vt:variant>
        <vt:i4>1703991</vt:i4>
      </vt:variant>
      <vt:variant>
        <vt:i4>1058</vt:i4>
      </vt:variant>
      <vt:variant>
        <vt:i4>0</vt:i4>
      </vt:variant>
      <vt:variant>
        <vt:i4>5</vt:i4>
      </vt:variant>
      <vt:variant>
        <vt:lpwstr/>
      </vt:variant>
      <vt:variant>
        <vt:lpwstr>_Toc323907717</vt:lpwstr>
      </vt:variant>
      <vt:variant>
        <vt:i4>1703991</vt:i4>
      </vt:variant>
      <vt:variant>
        <vt:i4>1052</vt:i4>
      </vt:variant>
      <vt:variant>
        <vt:i4>0</vt:i4>
      </vt:variant>
      <vt:variant>
        <vt:i4>5</vt:i4>
      </vt:variant>
      <vt:variant>
        <vt:lpwstr/>
      </vt:variant>
      <vt:variant>
        <vt:lpwstr>_Toc323907716</vt:lpwstr>
      </vt:variant>
      <vt:variant>
        <vt:i4>1703991</vt:i4>
      </vt:variant>
      <vt:variant>
        <vt:i4>1046</vt:i4>
      </vt:variant>
      <vt:variant>
        <vt:i4>0</vt:i4>
      </vt:variant>
      <vt:variant>
        <vt:i4>5</vt:i4>
      </vt:variant>
      <vt:variant>
        <vt:lpwstr/>
      </vt:variant>
      <vt:variant>
        <vt:lpwstr>_Toc323907715</vt:lpwstr>
      </vt:variant>
      <vt:variant>
        <vt:i4>1703991</vt:i4>
      </vt:variant>
      <vt:variant>
        <vt:i4>1040</vt:i4>
      </vt:variant>
      <vt:variant>
        <vt:i4>0</vt:i4>
      </vt:variant>
      <vt:variant>
        <vt:i4>5</vt:i4>
      </vt:variant>
      <vt:variant>
        <vt:lpwstr/>
      </vt:variant>
      <vt:variant>
        <vt:lpwstr>_Toc323907714</vt:lpwstr>
      </vt:variant>
      <vt:variant>
        <vt:i4>1703991</vt:i4>
      </vt:variant>
      <vt:variant>
        <vt:i4>1034</vt:i4>
      </vt:variant>
      <vt:variant>
        <vt:i4>0</vt:i4>
      </vt:variant>
      <vt:variant>
        <vt:i4>5</vt:i4>
      </vt:variant>
      <vt:variant>
        <vt:lpwstr/>
      </vt:variant>
      <vt:variant>
        <vt:lpwstr>_Toc323907713</vt:lpwstr>
      </vt:variant>
      <vt:variant>
        <vt:i4>1703991</vt:i4>
      </vt:variant>
      <vt:variant>
        <vt:i4>1028</vt:i4>
      </vt:variant>
      <vt:variant>
        <vt:i4>0</vt:i4>
      </vt:variant>
      <vt:variant>
        <vt:i4>5</vt:i4>
      </vt:variant>
      <vt:variant>
        <vt:lpwstr/>
      </vt:variant>
      <vt:variant>
        <vt:lpwstr>_Toc323907712</vt:lpwstr>
      </vt:variant>
      <vt:variant>
        <vt:i4>1703991</vt:i4>
      </vt:variant>
      <vt:variant>
        <vt:i4>1022</vt:i4>
      </vt:variant>
      <vt:variant>
        <vt:i4>0</vt:i4>
      </vt:variant>
      <vt:variant>
        <vt:i4>5</vt:i4>
      </vt:variant>
      <vt:variant>
        <vt:lpwstr/>
      </vt:variant>
      <vt:variant>
        <vt:lpwstr>_Toc323907711</vt:lpwstr>
      </vt:variant>
      <vt:variant>
        <vt:i4>1703991</vt:i4>
      </vt:variant>
      <vt:variant>
        <vt:i4>1016</vt:i4>
      </vt:variant>
      <vt:variant>
        <vt:i4>0</vt:i4>
      </vt:variant>
      <vt:variant>
        <vt:i4>5</vt:i4>
      </vt:variant>
      <vt:variant>
        <vt:lpwstr/>
      </vt:variant>
      <vt:variant>
        <vt:lpwstr>_Toc323907710</vt:lpwstr>
      </vt:variant>
      <vt:variant>
        <vt:i4>1769527</vt:i4>
      </vt:variant>
      <vt:variant>
        <vt:i4>1010</vt:i4>
      </vt:variant>
      <vt:variant>
        <vt:i4>0</vt:i4>
      </vt:variant>
      <vt:variant>
        <vt:i4>5</vt:i4>
      </vt:variant>
      <vt:variant>
        <vt:lpwstr/>
      </vt:variant>
      <vt:variant>
        <vt:lpwstr>_Toc323907709</vt:lpwstr>
      </vt:variant>
      <vt:variant>
        <vt:i4>1769527</vt:i4>
      </vt:variant>
      <vt:variant>
        <vt:i4>1004</vt:i4>
      </vt:variant>
      <vt:variant>
        <vt:i4>0</vt:i4>
      </vt:variant>
      <vt:variant>
        <vt:i4>5</vt:i4>
      </vt:variant>
      <vt:variant>
        <vt:lpwstr/>
      </vt:variant>
      <vt:variant>
        <vt:lpwstr>_Toc323907708</vt:lpwstr>
      </vt:variant>
      <vt:variant>
        <vt:i4>1769527</vt:i4>
      </vt:variant>
      <vt:variant>
        <vt:i4>998</vt:i4>
      </vt:variant>
      <vt:variant>
        <vt:i4>0</vt:i4>
      </vt:variant>
      <vt:variant>
        <vt:i4>5</vt:i4>
      </vt:variant>
      <vt:variant>
        <vt:lpwstr/>
      </vt:variant>
      <vt:variant>
        <vt:lpwstr>_Toc323907707</vt:lpwstr>
      </vt:variant>
      <vt:variant>
        <vt:i4>1769527</vt:i4>
      </vt:variant>
      <vt:variant>
        <vt:i4>992</vt:i4>
      </vt:variant>
      <vt:variant>
        <vt:i4>0</vt:i4>
      </vt:variant>
      <vt:variant>
        <vt:i4>5</vt:i4>
      </vt:variant>
      <vt:variant>
        <vt:lpwstr/>
      </vt:variant>
      <vt:variant>
        <vt:lpwstr>_Toc323907706</vt:lpwstr>
      </vt:variant>
      <vt:variant>
        <vt:i4>1769527</vt:i4>
      </vt:variant>
      <vt:variant>
        <vt:i4>986</vt:i4>
      </vt:variant>
      <vt:variant>
        <vt:i4>0</vt:i4>
      </vt:variant>
      <vt:variant>
        <vt:i4>5</vt:i4>
      </vt:variant>
      <vt:variant>
        <vt:lpwstr/>
      </vt:variant>
      <vt:variant>
        <vt:lpwstr>_Toc323907705</vt:lpwstr>
      </vt:variant>
      <vt:variant>
        <vt:i4>1769527</vt:i4>
      </vt:variant>
      <vt:variant>
        <vt:i4>980</vt:i4>
      </vt:variant>
      <vt:variant>
        <vt:i4>0</vt:i4>
      </vt:variant>
      <vt:variant>
        <vt:i4>5</vt:i4>
      </vt:variant>
      <vt:variant>
        <vt:lpwstr/>
      </vt:variant>
      <vt:variant>
        <vt:lpwstr>_Toc323907704</vt:lpwstr>
      </vt:variant>
      <vt:variant>
        <vt:i4>1769527</vt:i4>
      </vt:variant>
      <vt:variant>
        <vt:i4>974</vt:i4>
      </vt:variant>
      <vt:variant>
        <vt:i4>0</vt:i4>
      </vt:variant>
      <vt:variant>
        <vt:i4>5</vt:i4>
      </vt:variant>
      <vt:variant>
        <vt:lpwstr/>
      </vt:variant>
      <vt:variant>
        <vt:lpwstr>_Toc323907703</vt:lpwstr>
      </vt:variant>
      <vt:variant>
        <vt:i4>1769527</vt:i4>
      </vt:variant>
      <vt:variant>
        <vt:i4>968</vt:i4>
      </vt:variant>
      <vt:variant>
        <vt:i4>0</vt:i4>
      </vt:variant>
      <vt:variant>
        <vt:i4>5</vt:i4>
      </vt:variant>
      <vt:variant>
        <vt:lpwstr/>
      </vt:variant>
      <vt:variant>
        <vt:lpwstr>_Toc323907702</vt:lpwstr>
      </vt:variant>
      <vt:variant>
        <vt:i4>1769527</vt:i4>
      </vt:variant>
      <vt:variant>
        <vt:i4>962</vt:i4>
      </vt:variant>
      <vt:variant>
        <vt:i4>0</vt:i4>
      </vt:variant>
      <vt:variant>
        <vt:i4>5</vt:i4>
      </vt:variant>
      <vt:variant>
        <vt:lpwstr/>
      </vt:variant>
      <vt:variant>
        <vt:lpwstr>_Toc323907701</vt:lpwstr>
      </vt:variant>
      <vt:variant>
        <vt:i4>1769527</vt:i4>
      </vt:variant>
      <vt:variant>
        <vt:i4>956</vt:i4>
      </vt:variant>
      <vt:variant>
        <vt:i4>0</vt:i4>
      </vt:variant>
      <vt:variant>
        <vt:i4>5</vt:i4>
      </vt:variant>
      <vt:variant>
        <vt:lpwstr/>
      </vt:variant>
      <vt:variant>
        <vt:lpwstr>_Toc323907700</vt:lpwstr>
      </vt:variant>
      <vt:variant>
        <vt:i4>1179702</vt:i4>
      </vt:variant>
      <vt:variant>
        <vt:i4>950</vt:i4>
      </vt:variant>
      <vt:variant>
        <vt:i4>0</vt:i4>
      </vt:variant>
      <vt:variant>
        <vt:i4>5</vt:i4>
      </vt:variant>
      <vt:variant>
        <vt:lpwstr/>
      </vt:variant>
      <vt:variant>
        <vt:lpwstr>_Toc323907699</vt:lpwstr>
      </vt:variant>
      <vt:variant>
        <vt:i4>1179702</vt:i4>
      </vt:variant>
      <vt:variant>
        <vt:i4>944</vt:i4>
      </vt:variant>
      <vt:variant>
        <vt:i4>0</vt:i4>
      </vt:variant>
      <vt:variant>
        <vt:i4>5</vt:i4>
      </vt:variant>
      <vt:variant>
        <vt:lpwstr/>
      </vt:variant>
      <vt:variant>
        <vt:lpwstr>_Toc323907698</vt:lpwstr>
      </vt:variant>
      <vt:variant>
        <vt:i4>1179702</vt:i4>
      </vt:variant>
      <vt:variant>
        <vt:i4>938</vt:i4>
      </vt:variant>
      <vt:variant>
        <vt:i4>0</vt:i4>
      </vt:variant>
      <vt:variant>
        <vt:i4>5</vt:i4>
      </vt:variant>
      <vt:variant>
        <vt:lpwstr/>
      </vt:variant>
      <vt:variant>
        <vt:lpwstr>_Toc323907697</vt:lpwstr>
      </vt:variant>
      <vt:variant>
        <vt:i4>1179702</vt:i4>
      </vt:variant>
      <vt:variant>
        <vt:i4>932</vt:i4>
      </vt:variant>
      <vt:variant>
        <vt:i4>0</vt:i4>
      </vt:variant>
      <vt:variant>
        <vt:i4>5</vt:i4>
      </vt:variant>
      <vt:variant>
        <vt:lpwstr/>
      </vt:variant>
      <vt:variant>
        <vt:lpwstr>_Toc323907696</vt:lpwstr>
      </vt:variant>
      <vt:variant>
        <vt:i4>1179702</vt:i4>
      </vt:variant>
      <vt:variant>
        <vt:i4>926</vt:i4>
      </vt:variant>
      <vt:variant>
        <vt:i4>0</vt:i4>
      </vt:variant>
      <vt:variant>
        <vt:i4>5</vt:i4>
      </vt:variant>
      <vt:variant>
        <vt:lpwstr/>
      </vt:variant>
      <vt:variant>
        <vt:lpwstr>_Toc323907695</vt:lpwstr>
      </vt:variant>
      <vt:variant>
        <vt:i4>1179702</vt:i4>
      </vt:variant>
      <vt:variant>
        <vt:i4>920</vt:i4>
      </vt:variant>
      <vt:variant>
        <vt:i4>0</vt:i4>
      </vt:variant>
      <vt:variant>
        <vt:i4>5</vt:i4>
      </vt:variant>
      <vt:variant>
        <vt:lpwstr/>
      </vt:variant>
      <vt:variant>
        <vt:lpwstr>_Toc323907694</vt:lpwstr>
      </vt:variant>
      <vt:variant>
        <vt:i4>1179702</vt:i4>
      </vt:variant>
      <vt:variant>
        <vt:i4>914</vt:i4>
      </vt:variant>
      <vt:variant>
        <vt:i4>0</vt:i4>
      </vt:variant>
      <vt:variant>
        <vt:i4>5</vt:i4>
      </vt:variant>
      <vt:variant>
        <vt:lpwstr/>
      </vt:variant>
      <vt:variant>
        <vt:lpwstr>_Toc323907693</vt:lpwstr>
      </vt:variant>
      <vt:variant>
        <vt:i4>1179702</vt:i4>
      </vt:variant>
      <vt:variant>
        <vt:i4>908</vt:i4>
      </vt:variant>
      <vt:variant>
        <vt:i4>0</vt:i4>
      </vt:variant>
      <vt:variant>
        <vt:i4>5</vt:i4>
      </vt:variant>
      <vt:variant>
        <vt:lpwstr/>
      </vt:variant>
      <vt:variant>
        <vt:lpwstr>_Toc323907692</vt:lpwstr>
      </vt:variant>
      <vt:variant>
        <vt:i4>1179702</vt:i4>
      </vt:variant>
      <vt:variant>
        <vt:i4>902</vt:i4>
      </vt:variant>
      <vt:variant>
        <vt:i4>0</vt:i4>
      </vt:variant>
      <vt:variant>
        <vt:i4>5</vt:i4>
      </vt:variant>
      <vt:variant>
        <vt:lpwstr/>
      </vt:variant>
      <vt:variant>
        <vt:lpwstr>_Toc323907691</vt:lpwstr>
      </vt:variant>
      <vt:variant>
        <vt:i4>1179702</vt:i4>
      </vt:variant>
      <vt:variant>
        <vt:i4>896</vt:i4>
      </vt:variant>
      <vt:variant>
        <vt:i4>0</vt:i4>
      </vt:variant>
      <vt:variant>
        <vt:i4>5</vt:i4>
      </vt:variant>
      <vt:variant>
        <vt:lpwstr/>
      </vt:variant>
      <vt:variant>
        <vt:lpwstr>_Toc323907690</vt:lpwstr>
      </vt:variant>
      <vt:variant>
        <vt:i4>1245238</vt:i4>
      </vt:variant>
      <vt:variant>
        <vt:i4>890</vt:i4>
      </vt:variant>
      <vt:variant>
        <vt:i4>0</vt:i4>
      </vt:variant>
      <vt:variant>
        <vt:i4>5</vt:i4>
      </vt:variant>
      <vt:variant>
        <vt:lpwstr/>
      </vt:variant>
      <vt:variant>
        <vt:lpwstr>_Toc323907689</vt:lpwstr>
      </vt:variant>
      <vt:variant>
        <vt:i4>1245238</vt:i4>
      </vt:variant>
      <vt:variant>
        <vt:i4>884</vt:i4>
      </vt:variant>
      <vt:variant>
        <vt:i4>0</vt:i4>
      </vt:variant>
      <vt:variant>
        <vt:i4>5</vt:i4>
      </vt:variant>
      <vt:variant>
        <vt:lpwstr/>
      </vt:variant>
      <vt:variant>
        <vt:lpwstr>_Toc323907688</vt:lpwstr>
      </vt:variant>
      <vt:variant>
        <vt:i4>1245238</vt:i4>
      </vt:variant>
      <vt:variant>
        <vt:i4>878</vt:i4>
      </vt:variant>
      <vt:variant>
        <vt:i4>0</vt:i4>
      </vt:variant>
      <vt:variant>
        <vt:i4>5</vt:i4>
      </vt:variant>
      <vt:variant>
        <vt:lpwstr/>
      </vt:variant>
      <vt:variant>
        <vt:lpwstr>_Toc323907687</vt:lpwstr>
      </vt:variant>
      <vt:variant>
        <vt:i4>1245238</vt:i4>
      </vt:variant>
      <vt:variant>
        <vt:i4>872</vt:i4>
      </vt:variant>
      <vt:variant>
        <vt:i4>0</vt:i4>
      </vt:variant>
      <vt:variant>
        <vt:i4>5</vt:i4>
      </vt:variant>
      <vt:variant>
        <vt:lpwstr/>
      </vt:variant>
      <vt:variant>
        <vt:lpwstr>_Toc323907686</vt:lpwstr>
      </vt:variant>
      <vt:variant>
        <vt:i4>1245238</vt:i4>
      </vt:variant>
      <vt:variant>
        <vt:i4>866</vt:i4>
      </vt:variant>
      <vt:variant>
        <vt:i4>0</vt:i4>
      </vt:variant>
      <vt:variant>
        <vt:i4>5</vt:i4>
      </vt:variant>
      <vt:variant>
        <vt:lpwstr/>
      </vt:variant>
      <vt:variant>
        <vt:lpwstr>_Toc323907685</vt:lpwstr>
      </vt:variant>
      <vt:variant>
        <vt:i4>1245238</vt:i4>
      </vt:variant>
      <vt:variant>
        <vt:i4>860</vt:i4>
      </vt:variant>
      <vt:variant>
        <vt:i4>0</vt:i4>
      </vt:variant>
      <vt:variant>
        <vt:i4>5</vt:i4>
      </vt:variant>
      <vt:variant>
        <vt:lpwstr/>
      </vt:variant>
      <vt:variant>
        <vt:lpwstr>_Toc323907684</vt:lpwstr>
      </vt:variant>
      <vt:variant>
        <vt:i4>1245238</vt:i4>
      </vt:variant>
      <vt:variant>
        <vt:i4>854</vt:i4>
      </vt:variant>
      <vt:variant>
        <vt:i4>0</vt:i4>
      </vt:variant>
      <vt:variant>
        <vt:i4>5</vt:i4>
      </vt:variant>
      <vt:variant>
        <vt:lpwstr/>
      </vt:variant>
      <vt:variant>
        <vt:lpwstr>_Toc323907683</vt:lpwstr>
      </vt:variant>
      <vt:variant>
        <vt:i4>1245238</vt:i4>
      </vt:variant>
      <vt:variant>
        <vt:i4>848</vt:i4>
      </vt:variant>
      <vt:variant>
        <vt:i4>0</vt:i4>
      </vt:variant>
      <vt:variant>
        <vt:i4>5</vt:i4>
      </vt:variant>
      <vt:variant>
        <vt:lpwstr/>
      </vt:variant>
      <vt:variant>
        <vt:lpwstr>_Toc323907682</vt:lpwstr>
      </vt:variant>
      <vt:variant>
        <vt:i4>1245238</vt:i4>
      </vt:variant>
      <vt:variant>
        <vt:i4>842</vt:i4>
      </vt:variant>
      <vt:variant>
        <vt:i4>0</vt:i4>
      </vt:variant>
      <vt:variant>
        <vt:i4>5</vt:i4>
      </vt:variant>
      <vt:variant>
        <vt:lpwstr/>
      </vt:variant>
      <vt:variant>
        <vt:lpwstr>_Toc323907681</vt:lpwstr>
      </vt:variant>
      <vt:variant>
        <vt:i4>1245238</vt:i4>
      </vt:variant>
      <vt:variant>
        <vt:i4>836</vt:i4>
      </vt:variant>
      <vt:variant>
        <vt:i4>0</vt:i4>
      </vt:variant>
      <vt:variant>
        <vt:i4>5</vt:i4>
      </vt:variant>
      <vt:variant>
        <vt:lpwstr/>
      </vt:variant>
      <vt:variant>
        <vt:lpwstr>_Toc323907680</vt:lpwstr>
      </vt:variant>
      <vt:variant>
        <vt:i4>1835062</vt:i4>
      </vt:variant>
      <vt:variant>
        <vt:i4>830</vt:i4>
      </vt:variant>
      <vt:variant>
        <vt:i4>0</vt:i4>
      </vt:variant>
      <vt:variant>
        <vt:i4>5</vt:i4>
      </vt:variant>
      <vt:variant>
        <vt:lpwstr/>
      </vt:variant>
      <vt:variant>
        <vt:lpwstr>_Toc323907679</vt:lpwstr>
      </vt:variant>
      <vt:variant>
        <vt:i4>1835062</vt:i4>
      </vt:variant>
      <vt:variant>
        <vt:i4>824</vt:i4>
      </vt:variant>
      <vt:variant>
        <vt:i4>0</vt:i4>
      </vt:variant>
      <vt:variant>
        <vt:i4>5</vt:i4>
      </vt:variant>
      <vt:variant>
        <vt:lpwstr/>
      </vt:variant>
      <vt:variant>
        <vt:lpwstr>_Toc323907678</vt:lpwstr>
      </vt:variant>
      <vt:variant>
        <vt:i4>1835062</vt:i4>
      </vt:variant>
      <vt:variant>
        <vt:i4>818</vt:i4>
      </vt:variant>
      <vt:variant>
        <vt:i4>0</vt:i4>
      </vt:variant>
      <vt:variant>
        <vt:i4>5</vt:i4>
      </vt:variant>
      <vt:variant>
        <vt:lpwstr/>
      </vt:variant>
      <vt:variant>
        <vt:lpwstr>_Toc323907677</vt:lpwstr>
      </vt:variant>
      <vt:variant>
        <vt:i4>1835062</vt:i4>
      </vt:variant>
      <vt:variant>
        <vt:i4>812</vt:i4>
      </vt:variant>
      <vt:variant>
        <vt:i4>0</vt:i4>
      </vt:variant>
      <vt:variant>
        <vt:i4>5</vt:i4>
      </vt:variant>
      <vt:variant>
        <vt:lpwstr/>
      </vt:variant>
      <vt:variant>
        <vt:lpwstr>_Toc323907676</vt:lpwstr>
      </vt:variant>
      <vt:variant>
        <vt:i4>1835062</vt:i4>
      </vt:variant>
      <vt:variant>
        <vt:i4>806</vt:i4>
      </vt:variant>
      <vt:variant>
        <vt:i4>0</vt:i4>
      </vt:variant>
      <vt:variant>
        <vt:i4>5</vt:i4>
      </vt:variant>
      <vt:variant>
        <vt:lpwstr/>
      </vt:variant>
      <vt:variant>
        <vt:lpwstr>_Toc323907675</vt:lpwstr>
      </vt:variant>
      <vt:variant>
        <vt:i4>1835062</vt:i4>
      </vt:variant>
      <vt:variant>
        <vt:i4>800</vt:i4>
      </vt:variant>
      <vt:variant>
        <vt:i4>0</vt:i4>
      </vt:variant>
      <vt:variant>
        <vt:i4>5</vt:i4>
      </vt:variant>
      <vt:variant>
        <vt:lpwstr/>
      </vt:variant>
      <vt:variant>
        <vt:lpwstr>_Toc323907674</vt:lpwstr>
      </vt:variant>
      <vt:variant>
        <vt:i4>1835062</vt:i4>
      </vt:variant>
      <vt:variant>
        <vt:i4>794</vt:i4>
      </vt:variant>
      <vt:variant>
        <vt:i4>0</vt:i4>
      </vt:variant>
      <vt:variant>
        <vt:i4>5</vt:i4>
      </vt:variant>
      <vt:variant>
        <vt:lpwstr/>
      </vt:variant>
      <vt:variant>
        <vt:lpwstr>_Toc323907673</vt:lpwstr>
      </vt:variant>
      <vt:variant>
        <vt:i4>1835062</vt:i4>
      </vt:variant>
      <vt:variant>
        <vt:i4>788</vt:i4>
      </vt:variant>
      <vt:variant>
        <vt:i4>0</vt:i4>
      </vt:variant>
      <vt:variant>
        <vt:i4>5</vt:i4>
      </vt:variant>
      <vt:variant>
        <vt:lpwstr/>
      </vt:variant>
      <vt:variant>
        <vt:lpwstr>_Toc323907672</vt:lpwstr>
      </vt:variant>
      <vt:variant>
        <vt:i4>1835062</vt:i4>
      </vt:variant>
      <vt:variant>
        <vt:i4>782</vt:i4>
      </vt:variant>
      <vt:variant>
        <vt:i4>0</vt:i4>
      </vt:variant>
      <vt:variant>
        <vt:i4>5</vt:i4>
      </vt:variant>
      <vt:variant>
        <vt:lpwstr/>
      </vt:variant>
      <vt:variant>
        <vt:lpwstr>_Toc323907671</vt:lpwstr>
      </vt:variant>
      <vt:variant>
        <vt:i4>1835062</vt:i4>
      </vt:variant>
      <vt:variant>
        <vt:i4>776</vt:i4>
      </vt:variant>
      <vt:variant>
        <vt:i4>0</vt:i4>
      </vt:variant>
      <vt:variant>
        <vt:i4>5</vt:i4>
      </vt:variant>
      <vt:variant>
        <vt:lpwstr/>
      </vt:variant>
      <vt:variant>
        <vt:lpwstr>_Toc323907670</vt:lpwstr>
      </vt:variant>
      <vt:variant>
        <vt:i4>1900598</vt:i4>
      </vt:variant>
      <vt:variant>
        <vt:i4>770</vt:i4>
      </vt:variant>
      <vt:variant>
        <vt:i4>0</vt:i4>
      </vt:variant>
      <vt:variant>
        <vt:i4>5</vt:i4>
      </vt:variant>
      <vt:variant>
        <vt:lpwstr/>
      </vt:variant>
      <vt:variant>
        <vt:lpwstr>_Toc323907669</vt:lpwstr>
      </vt:variant>
      <vt:variant>
        <vt:i4>1900598</vt:i4>
      </vt:variant>
      <vt:variant>
        <vt:i4>764</vt:i4>
      </vt:variant>
      <vt:variant>
        <vt:i4>0</vt:i4>
      </vt:variant>
      <vt:variant>
        <vt:i4>5</vt:i4>
      </vt:variant>
      <vt:variant>
        <vt:lpwstr/>
      </vt:variant>
      <vt:variant>
        <vt:lpwstr>_Toc323907668</vt:lpwstr>
      </vt:variant>
      <vt:variant>
        <vt:i4>1900598</vt:i4>
      </vt:variant>
      <vt:variant>
        <vt:i4>758</vt:i4>
      </vt:variant>
      <vt:variant>
        <vt:i4>0</vt:i4>
      </vt:variant>
      <vt:variant>
        <vt:i4>5</vt:i4>
      </vt:variant>
      <vt:variant>
        <vt:lpwstr/>
      </vt:variant>
      <vt:variant>
        <vt:lpwstr>_Toc323907667</vt:lpwstr>
      </vt:variant>
      <vt:variant>
        <vt:i4>1900598</vt:i4>
      </vt:variant>
      <vt:variant>
        <vt:i4>752</vt:i4>
      </vt:variant>
      <vt:variant>
        <vt:i4>0</vt:i4>
      </vt:variant>
      <vt:variant>
        <vt:i4>5</vt:i4>
      </vt:variant>
      <vt:variant>
        <vt:lpwstr/>
      </vt:variant>
      <vt:variant>
        <vt:lpwstr>_Toc323907666</vt:lpwstr>
      </vt:variant>
      <vt:variant>
        <vt:i4>1900598</vt:i4>
      </vt:variant>
      <vt:variant>
        <vt:i4>746</vt:i4>
      </vt:variant>
      <vt:variant>
        <vt:i4>0</vt:i4>
      </vt:variant>
      <vt:variant>
        <vt:i4>5</vt:i4>
      </vt:variant>
      <vt:variant>
        <vt:lpwstr/>
      </vt:variant>
      <vt:variant>
        <vt:lpwstr>_Toc323907665</vt:lpwstr>
      </vt:variant>
      <vt:variant>
        <vt:i4>1900598</vt:i4>
      </vt:variant>
      <vt:variant>
        <vt:i4>740</vt:i4>
      </vt:variant>
      <vt:variant>
        <vt:i4>0</vt:i4>
      </vt:variant>
      <vt:variant>
        <vt:i4>5</vt:i4>
      </vt:variant>
      <vt:variant>
        <vt:lpwstr/>
      </vt:variant>
      <vt:variant>
        <vt:lpwstr>_Toc323907664</vt:lpwstr>
      </vt:variant>
      <vt:variant>
        <vt:i4>1900598</vt:i4>
      </vt:variant>
      <vt:variant>
        <vt:i4>734</vt:i4>
      </vt:variant>
      <vt:variant>
        <vt:i4>0</vt:i4>
      </vt:variant>
      <vt:variant>
        <vt:i4>5</vt:i4>
      </vt:variant>
      <vt:variant>
        <vt:lpwstr/>
      </vt:variant>
      <vt:variant>
        <vt:lpwstr>_Toc323907663</vt:lpwstr>
      </vt:variant>
      <vt:variant>
        <vt:i4>1900598</vt:i4>
      </vt:variant>
      <vt:variant>
        <vt:i4>728</vt:i4>
      </vt:variant>
      <vt:variant>
        <vt:i4>0</vt:i4>
      </vt:variant>
      <vt:variant>
        <vt:i4>5</vt:i4>
      </vt:variant>
      <vt:variant>
        <vt:lpwstr/>
      </vt:variant>
      <vt:variant>
        <vt:lpwstr>_Toc323907662</vt:lpwstr>
      </vt:variant>
      <vt:variant>
        <vt:i4>1900598</vt:i4>
      </vt:variant>
      <vt:variant>
        <vt:i4>722</vt:i4>
      </vt:variant>
      <vt:variant>
        <vt:i4>0</vt:i4>
      </vt:variant>
      <vt:variant>
        <vt:i4>5</vt:i4>
      </vt:variant>
      <vt:variant>
        <vt:lpwstr/>
      </vt:variant>
      <vt:variant>
        <vt:lpwstr>_Toc323907661</vt:lpwstr>
      </vt:variant>
      <vt:variant>
        <vt:i4>1900598</vt:i4>
      </vt:variant>
      <vt:variant>
        <vt:i4>716</vt:i4>
      </vt:variant>
      <vt:variant>
        <vt:i4>0</vt:i4>
      </vt:variant>
      <vt:variant>
        <vt:i4>5</vt:i4>
      </vt:variant>
      <vt:variant>
        <vt:lpwstr/>
      </vt:variant>
      <vt:variant>
        <vt:lpwstr>_Toc323907660</vt:lpwstr>
      </vt:variant>
      <vt:variant>
        <vt:i4>1966134</vt:i4>
      </vt:variant>
      <vt:variant>
        <vt:i4>710</vt:i4>
      </vt:variant>
      <vt:variant>
        <vt:i4>0</vt:i4>
      </vt:variant>
      <vt:variant>
        <vt:i4>5</vt:i4>
      </vt:variant>
      <vt:variant>
        <vt:lpwstr/>
      </vt:variant>
      <vt:variant>
        <vt:lpwstr>_Toc323907659</vt:lpwstr>
      </vt:variant>
      <vt:variant>
        <vt:i4>1966134</vt:i4>
      </vt:variant>
      <vt:variant>
        <vt:i4>704</vt:i4>
      </vt:variant>
      <vt:variant>
        <vt:i4>0</vt:i4>
      </vt:variant>
      <vt:variant>
        <vt:i4>5</vt:i4>
      </vt:variant>
      <vt:variant>
        <vt:lpwstr/>
      </vt:variant>
      <vt:variant>
        <vt:lpwstr>_Toc323907658</vt:lpwstr>
      </vt:variant>
      <vt:variant>
        <vt:i4>1966134</vt:i4>
      </vt:variant>
      <vt:variant>
        <vt:i4>698</vt:i4>
      </vt:variant>
      <vt:variant>
        <vt:i4>0</vt:i4>
      </vt:variant>
      <vt:variant>
        <vt:i4>5</vt:i4>
      </vt:variant>
      <vt:variant>
        <vt:lpwstr/>
      </vt:variant>
      <vt:variant>
        <vt:lpwstr>_Toc323907657</vt:lpwstr>
      </vt:variant>
      <vt:variant>
        <vt:i4>1966134</vt:i4>
      </vt:variant>
      <vt:variant>
        <vt:i4>692</vt:i4>
      </vt:variant>
      <vt:variant>
        <vt:i4>0</vt:i4>
      </vt:variant>
      <vt:variant>
        <vt:i4>5</vt:i4>
      </vt:variant>
      <vt:variant>
        <vt:lpwstr/>
      </vt:variant>
      <vt:variant>
        <vt:lpwstr>_Toc323907656</vt:lpwstr>
      </vt:variant>
      <vt:variant>
        <vt:i4>1966134</vt:i4>
      </vt:variant>
      <vt:variant>
        <vt:i4>686</vt:i4>
      </vt:variant>
      <vt:variant>
        <vt:i4>0</vt:i4>
      </vt:variant>
      <vt:variant>
        <vt:i4>5</vt:i4>
      </vt:variant>
      <vt:variant>
        <vt:lpwstr/>
      </vt:variant>
      <vt:variant>
        <vt:lpwstr>_Toc323907655</vt:lpwstr>
      </vt:variant>
      <vt:variant>
        <vt:i4>1966134</vt:i4>
      </vt:variant>
      <vt:variant>
        <vt:i4>680</vt:i4>
      </vt:variant>
      <vt:variant>
        <vt:i4>0</vt:i4>
      </vt:variant>
      <vt:variant>
        <vt:i4>5</vt:i4>
      </vt:variant>
      <vt:variant>
        <vt:lpwstr/>
      </vt:variant>
      <vt:variant>
        <vt:lpwstr>_Toc323907654</vt:lpwstr>
      </vt:variant>
      <vt:variant>
        <vt:i4>1966134</vt:i4>
      </vt:variant>
      <vt:variant>
        <vt:i4>674</vt:i4>
      </vt:variant>
      <vt:variant>
        <vt:i4>0</vt:i4>
      </vt:variant>
      <vt:variant>
        <vt:i4>5</vt:i4>
      </vt:variant>
      <vt:variant>
        <vt:lpwstr/>
      </vt:variant>
      <vt:variant>
        <vt:lpwstr>_Toc323907653</vt:lpwstr>
      </vt:variant>
      <vt:variant>
        <vt:i4>1966134</vt:i4>
      </vt:variant>
      <vt:variant>
        <vt:i4>668</vt:i4>
      </vt:variant>
      <vt:variant>
        <vt:i4>0</vt:i4>
      </vt:variant>
      <vt:variant>
        <vt:i4>5</vt:i4>
      </vt:variant>
      <vt:variant>
        <vt:lpwstr/>
      </vt:variant>
      <vt:variant>
        <vt:lpwstr>_Toc323907652</vt:lpwstr>
      </vt:variant>
      <vt:variant>
        <vt:i4>1966134</vt:i4>
      </vt:variant>
      <vt:variant>
        <vt:i4>662</vt:i4>
      </vt:variant>
      <vt:variant>
        <vt:i4>0</vt:i4>
      </vt:variant>
      <vt:variant>
        <vt:i4>5</vt:i4>
      </vt:variant>
      <vt:variant>
        <vt:lpwstr/>
      </vt:variant>
      <vt:variant>
        <vt:lpwstr>_Toc323907651</vt:lpwstr>
      </vt:variant>
      <vt:variant>
        <vt:i4>1966134</vt:i4>
      </vt:variant>
      <vt:variant>
        <vt:i4>656</vt:i4>
      </vt:variant>
      <vt:variant>
        <vt:i4>0</vt:i4>
      </vt:variant>
      <vt:variant>
        <vt:i4>5</vt:i4>
      </vt:variant>
      <vt:variant>
        <vt:lpwstr/>
      </vt:variant>
      <vt:variant>
        <vt:lpwstr>_Toc323907650</vt:lpwstr>
      </vt:variant>
      <vt:variant>
        <vt:i4>2031670</vt:i4>
      </vt:variant>
      <vt:variant>
        <vt:i4>650</vt:i4>
      </vt:variant>
      <vt:variant>
        <vt:i4>0</vt:i4>
      </vt:variant>
      <vt:variant>
        <vt:i4>5</vt:i4>
      </vt:variant>
      <vt:variant>
        <vt:lpwstr/>
      </vt:variant>
      <vt:variant>
        <vt:lpwstr>_Toc323907649</vt:lpwstr>
      </vt:variant>
      <vt:variant>
        <vt:i4>2031670</vt:i4>
      </vt:variant>
      <vt:variant>
        <vt:i4>644</vt:i4>
      </vt:variant>
      <vt:variant>
        <vt:i4>0</vt:i4>
      </vt:variant>
      <vt:variant>
        <vt:i4>5</vt:i4>
      </vt:variant>
      <vt:variant>
        <vt:lpwstr/>
      </vt:variant>
      <vt:variant>
        <vt:lpwstr>_Toc323907648</vt:lpwstr>
      </vt:variant>
      <vt:variant>
        <vt:i4>2031670</vt:i4>
      </vt:variant>
      <vt:variant>
        <vt:i4>638</vt:i4>
      </vt:variant>
      <vt:variant>
        <vt:i4>0</vt:i4>
      </vt:variant>
      <vt:variant>
        <vt:i4>5</vt:i4>
      </vt:variant>
      <vt:variant>
        <vt:lpwstr/>
      </vt:variant>
      <vt:variant>
        <vt:lpwstr>_Toc323907647</vt:lpwstr>
      </vt:variant>
      <vt:variant>
        <vt:i4>2031670</vt:i4>
      </vt:variant>
      <vt:variant>
        <vt:i4>632</vt:i4>
      </vt:variant>
      <vt:variant>
        <vt:i4>0</vt:i4>
      </vt:variant>
      <vt:variant>
        <vt:i4>5</vt:i4>
      </vt:variant>
      <vt:variant>
        <vt:lpwstr/>
      </vt:variant>
      <vt:variant>
        <vt:lpwstr>_Toc323907646</vt:lpwstr>
      </vt:variant>
      <vt:variant>
        <vt:i4>2031670</vt:i4>
      </vt:variant>
      <vt:variant>
        <vt:i4>626</vt:i4>
      </vt:variant>
      <vt:variant>
        <vt:i4>0</vt:i4>
      </vt:variant>
      <vt:variant>
        <vt:i4>5</vt:i4>
      </vt:variant>
      <vt:variant>
        <vt:lpwstr/>
      </vt:variant>
      <vt:variant>
        <vt:lpwstr>_Toc323907645</vt:lpwstr>
      </vt:variant>
      <vt:variant>
        <vt:i4>2031670</vt:i4>
      </vt:variant>
      <vt:variant>
        <vt:i4>620</vt:i4>
      </vt:variant>
      <vt:variant>
        <vt:i4>0</vt:i4>
      </vt:variant>
      <vt:variant>
        <vt:i4>5</vt:i4>
      </vt:variant>
      <vt:variant>
        <vt:lpwstr/>
      </vt:variant>
      <vt:variant>
        <vt:lpwstr>_Toc323907644</vt:lpwstr>
      </vt:variant>
      <vt:variant>
        <vt:i4>2031670</vt:i4>
      </vt:variant>
      <vt:variant>
        <vt:i4>614</vt:i4>
      </vt:variant>
      <vt:variant>
        <vt:i4>0</vt:i4>
      </vt:variant>
      <vt:variant>
        <vt:i4>5</vt:i4>
      </vt:variant>
      <vt:variant>
        <vt:lpwstr/>
      </vt:variant>
      <vt:variant>
        <vt:lpwstr>_Toc323907643</vt:lpwstr>
      </vt:variant>
      <vt:variant>
        <vt:i4>2031670</vt:i4>
      </vt:variant>
      <vt:variant>
        <vt:i4>608</vt:i4>
      </vt:variant>
      <vt:variant>
        <vt:i4>0</vt:i4>
      </vt:variant>
      <vt:variant>
        <vt:i4>5</vt:i4>
      </vt:variant>
      <vt:variant>
        <vt:lpwstr/>
      </vt:variant>
      <vt:variant>
        <vt:lpwstr>_Toc323907642</vt:lpwstr>
      </vt:variant>
      <vt:variant>
        <vt:i4>2031670</vt:i4>
      </vt:variant>
      <vt:variant>
        <vt:i4>602</vt:i4>
      </vt:variant>
      <vt:variant>
        <vt:i4>0</vt:i4>
      </vt:variant>
      <vt:variant>
        <vt:i4>5</vt:i4>
      </vt:variant>
      <vt:variant>
        <vt:lpwstr/>
      </vt:variant>
      <vt:variant>
        <vt:lpwstr>_Toc323907641</vt:lpwstr>
      </vt:variant>
      <vt:variant>
        <vt:i4>2031670</vt:i4>
      </vt:variant>
      <vt:variant>
        <vt:i4>596</vt:i4>
      </vt:variant>
      <vt:variant>
        <vt:i4>0</vt:i4>
      </vt:variant>
      <vt:variant>
        <vt:i4>5</vt:i4>
      </vt:variant>
      <vt:variant>
        <vt:lpwstr/>
      </vt:variant>
      <vt:variant>
        <vt:lpwstr>_Toc323907640</vt:lpwstr>
      </vt:variant>
      <vt:variant>
        <vt:i4>1572918</vt:i4>
      </vt:variant>
      <vt:variant>
        <vt:i4>590</vt:i4>
      </vt:variant>
      <vt:variant>
        <vt:i4>0</vt:i4>
      </vt:variant>
      <vt:variant>
        <vt:i4>5</vt:i4>
      </vt:variant>
      <vt:variant>
        <vt:lpwstr/>
      </vt:variant>
      <vt:variant>
        <vt:lpwstr>_Toc323907639</vt:lpwstr>
      </vt:variant>
      <vt:variant>
        <vt:i4>1572918</vt:i4>
      </vt:variant>
      <vt:variant>
        <vt:i4>584</vt:i4>
      </vt:variant>
      <vt:variant>
        <vt:i4>0</vt:i4>
      </vt:variant>
      <vt:variant>
        <vt:i4>5</vt:i4>
      </vt:variant>
      <vt:variant>
        <vt:lpwstr/>
      </vt:variant>
      <vt:variant>
        <vt:lpwstr>_Toc323907638</vt:lpwstr>
      </vt:variant>
      <vt:variant>
        <vt:i4>1572918</vt:i4>
      </vt:variant>
      <vt:variant>
        <vt:i4>578</vt:i4>
      </vt:variant>
      <vt:variant>
        <vt:i4>0</vt:i4>
      </vt:variant>
      <vt:variant>
        <vt:i4>5</vt:i4>
      </vt:variant>
      <vt:variant>
        <vt:lpwstr/>
      </vt:variant>
      <vt:variant>
        <vt:lpwstr>_Toc323907637</vt:lpwstr>
      </vt:variant>
      <vt:variant>
        <vt:i4>1572918</vt:i4>
      </vt:variant>
      <vt:variant>
        <vt:i4>572</vt:i4>
      </vt:variant>
      <vt:variant>
        <vt:i4>0</vt:i4>
      </vt:variant>
      <vt:variant>
        <vt:i4>5</vt:i4>
      </vt:variant>
      <vt:variant>
        <vt:lpwstr/>
      </vt:variant>
      <vt:variant>
        <vt:lpwstr>_Toc323907636</vt:lpwstr>
      </vt:variant>
      <vt:variant>
        <vt:i4>1572918</vt:i4>
      </vt:variant>
      <vt:variant>
        <vt:i4>566</vt:i4>
      </vt:variant>
      <vt:variant>
        <vt:i4>0</vt:i4>
      </vt:variant>
      <vt:variant>
        <vt:i4>5</vt:i4>
      </vt:variant>
      <vt:variant>
        <vt:lpwstr/>
      </vt:variant>
      <vt:variant>
        <vt:lpwstr>_Toc323907635</vt:lpwstr>
      </vt:variant>
      <vt:variant>
        <vt:i4>1572918</vt:i4>
      </vt:variant>
      <vt:variant>
        <vt:i4>560</vt:i4>
      </vt:variant>
      <vt:variant>
        <vt:i4>0</vt:i4>
      </vt:variant>
      <vt:variant>
        <vt:i4>5</vt:i4>
      </vt:variant>
      <vt:variant>
        <vt:lpwstr/>
      </vt:variant>
      <vt:variant>
        <vt:lpwstr>_Toc323907634</vt:lpwstr>
      </vt:variant>
      <vt:variant>
        <vt:i4>1572918</vt:i4>
      </vt:variant>
      <vt:variant>
        <vt:i4>554</vt:i4>
      </vt:variant>
      <vt:variant>
        <vt:i4>0</vt:i4>
      </vt:variant>
      <vt:variant>
        <vt:i4>5</vt:i4>
      </vt:variant>
      <vt:variant>
        <vt:lpwstr/>
      </vt:variant>
      <vt:variant>
        <vt:lpwstr>_Toc323907633</vt:lpwstr>
      </vt:variant>
      <vt:variant>
        <vt:i4>1572918</vt:i4>
      </vt:variant>
      <vt:variant>
        <vt:i4>548</vt:i4>
      </vt:variant>
      <vt:variant>
        <vt:i4>0</vt:i4>
      </vt:variant>
      <vt:variant>
        <vt:i4>5</vt:i4>
      </vt:variant>
      <vt:variant>
        <vt:lpwstr/>
      </vt:variant>
      <vt:variant>
        <vt:lpwstr>_Toc323907632</vt:lpwstr>
      </vt:variant>
      <vt:variant>
        <vt:i4>1572918</vt:i4>
      </vt:variant>
      <vt:variant>
        <vt:i4>542</vt:i4>
      </vt:variant>
      <vt:variant>
        <vt:i4>0</vt:i4>
      </vt:variant>
      <vt:variant>
        <vt:i4>5</vt:i4>
      </vt:variant>
      <vt:variant>
        <vt:lpwstr/>
      </vt:variant>
      <vt:variant>
        <vt:lpwstr>_Toc323907631</vt:lpwstr>
      </vt:variant>
      <vt:variant>
        <vt:i4>1572918</vt:i4>
      </vt:variant>
      <vt:variant>
        <vt:i4>536</vt:i4>
      </vt:variant>
      <vt:variant>
        <vt:i4>0</vt:i4>
      </vt:variant>
      <vt:variant>
        <vt:i4>5</vt:i4>
      </vt:variant>
      <vt:variant>
        <vt:lpwstr/>
      </vt:variant>
      <vt:variant>
        <vt:lpwstr>_Toc323907630</vt:lpwstr>
      </vt:variant>
      <vt:variant>
        <vt:i4>1638454</vt:i4>
      </vt:variant>
      <vt:variant>
        <vt:i4>530</vt:i4>
      </vt:variant>
      <vt:variant>
        <vt:i4>0</vt:i4>
      </vt:variant>
      <vt:variant>
        <vt:i4>5</vt:i4>
      </vt:variant>
      <vt:variant>
        <vt:lpwstr/>
      </vt:variant>
      <vt:variant>
        <vt:lpwstr>_Toc323907629</vt:lpwstr>
      </vt:variant>
      <vt:variant>
        <vt:i4>1638454</vt:i4>
      </vt:variant>
      <vt:variant>
        <vt:i4>524</vt:i4>
      </vt:variant>
      <vt:variant>
        <vt:i4>0</vt:i4>
      </vt:variant>
      <vt:variant>
        <vt:i4>5</vt:i4>
      </vt:variant>
      <vt:variant>
        <vt:lpwstr/>
      </vt:variant>
      <vt:variant>
        <vt:lpwstr>_Toc323907628</vt:lpwstr>
      </vt:variant>
      <vt:variant>
        <vt:i4>1638454</vt:i4>
      </vt:variant>
      <vt:variant>
        <vt:i4>518</vt:i4>
      </vt:variant>
      <vt:variant>
        <vt:i4>0</vt:i4>
      </vt:variant>
      <vt:variant>
        <vt:i4>5</vt:i4>
      </vt:variant>
      <vt:variant>
        <vt:lpwstr/>
      </vt:variant>
      <vt:variant>
        <vt:lpwstr>_Toc323907627</vt:lpwstr>
      </vt:variant>
      <vt:variant>
        <vt:i4>1638454</vt:i4>
      </vt:variant>
      <vt:variant>
        <vt:i4>512</vt:i4>
      </vt:variant>
      <vt:variant>
        <vt:i4>0</vt:i4>
      </vt:variant>
      <vt:variant>
        <vt:i4>5</vt:i4>
      </vt:variant>
      <vt:variant>
        <vt:lpwstr/>
      </vt:variant>
      <vt:variant>
        <vt:lpwstr>_Toc323907626</vt:lpwstr>
      </vt:variant>
      <vt:variant>
        <vt:i4>1638454</vt:i4>
      </vt:variant>
      <vt:variant>
        <vt:i4>506</vt:i4>
      </vt:variant>
      <vt:variant>
        <vt:i4>0</vt:i4>
      </vt:variant>
      <vt:variant>
        <vt:i4>5</vt:i4>
      </vt:variant>
      <vt:variant>
        <vt:lpwstr/>
      </vt:variant>
      <vt:variant>
        <vt:lpwstr>_Toc323907625</vt:lpwstr>
      </vt:variant>
      <vt:variant>
        <vt:i4>1638454</vt:i4>
      </vt:variant>
      <vt:variant>
        <vt:i4>500</vt:i4>
      </vt:variant>
      <vt:variant>
        <vt:i4>0</vt:i4>
      </vt:variant>
      <vt:variant>
        <vt:i4>5</vt:i4>
      </vt:variant>
      <vt:variant>
        <vt:lpwstr/>
      </vt:variant>
      <vt:variant>
        <vt:lpwstr>_Toc323907624</vt:lpwstr>
      </vt:variant>
      <vt:variant>
        <vt:i4>1638454</vt:i4>
      </vt:variant>
      <vt:variant>
        <vt:i4>494</vt:i4>
      </vt:variant>
      <vt:variant>
        <vt:i4>0</vt:i4>
      </vt:variant>
      <vt:variant>
        <vt:i4>5</vt:i4>
      </vt:variant>
      <vt:variant>
        <vt:lpwstr/>
      </vt:variant>
      <vt:variant>
        <vt:lpwstr>_Toc323907623</vt:lpwstr>
      </vt:variant>
      <vt:variant>
        <vt:i4>1638454</vt:i4>
      </vt:variant>
      <vt:variant>
        <vt:i4>488</vt:i4>
      </vt:variant>
      <vt:variant>
        <vt:i4>0</vt:i4>
      </vt:variant>
      <vt:variant>
        <vt:i4>5</vt:i4>
      </vt:variant>
      <vt:variant>
        <vt:lpwstr/>
      </vt:variant>
      <vt:variant>
        <vt:lpwstr>_Toc323907622</vt:lpwstr>
      </vt:variant>
      <vt:variant>
        <vt:i4>1638454</vt:i4>
      </vt:variant>
      <vt:variant>
        <vt:i4>482</vt:i4>
      </vt:variant>
      <vt:variant>
        <vt:i4>0</vt:i4>
      </vt:variant>
      <vt:variant>
        <vt:i4>5</vt:i4>
      </vt:variant>
      <vt:variant>
        <vt:lpwstr/>
      </vt:variant>
      <vt:variant>
        <vt:lpwstr>_Toc323907621</vt:lpwstr>
      </vt:variant>
      <vt:variant>
        <vt:i4>1638454</vt:i4>
      </vt:variant>
      <vt:variant>
        <vt:i4>476</vt:i4>
      </vt:variant>
      <vt:variant>
        <vt:i4>0</vt:i4>
      </vt:variant>
      <vt:variant>
        <vt:i4>5</vt:i4>
      </vt:variant>
      <vt:variant>
        <vt:lpwstr/>
      </vt:variant>
      <vt:variant>
        <vt:lpwstr>_Toc323907620</vt:lpwstr>
      </vt:variant>
      <vt:variant>
        <vt:i4>1703990</vt:i4>
      </vt:variant>
      <vt:variant>
        <vt:i4>470</vt:i4>
      </vt:variant>
      <vt:variant>
        <vt:i4>0</vt:i4>
      </vt:variant>
      <vt:variant>
        <vt:i4>5</vt:i4>
      </vt:variant>
      <vt:variant>
        <vt:lpwstr/>
      </vt:variant>
      <vt:variant>
        <vt:lpwstr>_Toc323907619</vt:lpwstr>
      </vt:variant>
      <vt:variant>
        <vt:i4>1703990</vt:i4>
      </vt:variant>
      <vt:variant>
        <vt:i4>464</vt:i4>
      </vt:variant>
      <vt:variant>
        <vt:i4>0</vt:i4>
      </vt:variant>
      <vt:variant>
        <vt:i4>5</vt:i4>
      </vt:variant>
      <vt:variant>
        <vt:lpwstr/>
      </vt:variant>
      <vt:variant>
        <vt:lpwstr>_Toc323907618</vt:lpwstr>
      </vt:variant>
      <vt:variant>
        <vt:i4>1703990</vt:i4>
      </vt:variant>
      <vt:variant>
        <vt:i4>458</vt:i4>
      </vt:variant>
      <vt:variant>
        <vt:i4>0</vt:i4>
      </vt:variant>
      <vt:variant>
        <vt:i4>5</vt:i4>
      </vt:variant>
      <vt:variant>
        <vt:lpwstr/>
      </vt:variant>
      <vt:variant>
        <vt:lpwstr>_Toc323907617</vt:lpwstr>
      </vt:variant>
      <vt:variant>
        <vt:i4>1703990</vt:i4>
      </vt:variant>
      <vt:variant>
        <vt:i4>452</vt:i4>
      </vt:variant>
      <vt:variant>
        <vt:i4>0</vt:i4>
      </vt:variant>
      <vt:variant>
        <vt:i4>5</vt:i4>
      </vt:variant>
      <vt:variant>
        <vt:lpwstr/>
      </vt:variant>
      <vt:variant>
        <vt:lpwstr>_Toc323907616</vt:lpwstr>
      </vt:variant>
      <vt:variant>
        <vt:i4>1703990</vt:i4>
      </vt:variant>
      <vt:variant>
        <vt:i4>446</vt:i4>
      </vt:variant>
      <vt:variant>
        <vt:i4>0</vt:i4>
      </vt:variant>
      <vt:variant>
        <vt:i4>5</vt:i4>
      </vt:variant>
      <vt:variant>
        <vt:lpwstr/>
      </vt:variant>
      <vt:variant>
        <vt:lpwstr>_Toc323907615</vt:lpwstr>
      </vt:variant>
      <vt:variant>
        <vt:i4>1703990</vt:i4>
      </vt:variant>
      <vt:variant>
        <vt:i4>440</vt:i4>
      </vt:variant>
      <vt:variant>
        <vt:i4>0</vt:i4>
      </vt:variant>
      <vt:variant>
        <vt:i4>5</vt:i4>
      </vt:variant>
      <vt:variant>
        <vt:lpwstr/>
      </vt:variant>
      <vt:variant>
        <vt:lpwstr>_Toc323907614</vt:lpwstr>
      </vt:variant>
      <vt:variant>
        <vt:i4>1703990</vt:i4>
      </vt:variant>
      <vt:variant>
        <vt:i4>434</vt:i4>
      </vt:variant>
      <vt:variant>
        <vt:i4>0</vt:i4>
      </vt:variant>
      <vt:variant>
        <vt:i4>5</vt:i4>
      </vt:variant>
      <vt:variant>
        <vt:lpwstr/>
      </vt:variant>
      <vt:variant>
        <vt:lpwstr>_Toc323907613</vt:lpwstr>
      </vt:variant>
      <vt:variant>
        <vt:i4>1703990</vt:i4>
      </vt:variant>
      <vt:variant>
        <vt:i4>428</vt:i4>
      </vt:variant>
      <vt:variant>
        <vt:i4>0</vt:i4>
      </vt:variant>
      <vt:variant>
        <vt:i4>5</vt:i4>
      </vt:variant>
      <vt:variant>
        <vt:lpwstr/>
      </vt:variant>
      <vt:variant>
        <vt:lpwstr>_Toc323907612</vt:lpwstr>
      </vt:variant>
      <vt:variant>
        <vt:i4>1703990</vt:i4>
      </vt:variant>
      <vt:variant>
        <vt:i4>422</vt:i4>
      </vt:variant>
      <vt:variant>
        <vt:i4>0</vt:i4>
      </vt:variant>
      <vt:variant>
        <vt:i4>5</vt:i4>
      </vt:variant>
      <vt:variant>
        <vt:lpwstr/>
      </vt:variant>
      <vt:variant>
        <vt:lpwstr>_Toc323907611</vt:lpwstr>
      </vt:variant>
      <vt:variant>
        <vt:i4>1703990</vt:i4>
      </vt:variant>
      <vt:variant>
        <vt:i4>416</vt:i4>
      </vt:variant>
      <vt:variant>
        <vt:i4>0</vt:i4>
      </vt:variant>
      <vt:variant>
        <vt:i4>5</vt:i4>
      </vt:variant>
      <vt:variant>
        <vt:lpwstr/>
      </vt:variant>
      <vt:variant>
        <vt:lpwstr>_Toc323907610</vt:lpwstr>
      </vt:variant>
      <vt:variant>
        <vt:i4>1769526</vt:i4>
      </vt:variant>
      <vt:variant>
        <vt:i4>410</vt:i4>
      </vt:variant>
      <vt:variant>
        <vt:i4>0</vt:i4>
      </vt:variant>
      <vt:variant>
        <vt:i4>5</vt:i4>
      </vt:variant>
      <vt:variant>
        <vt:lpwstr/>
      </vt:variant>
      <vt:variant>
        <vt:lpwstr>_Toc323907609</vt:lpwstr>
      </vt:variant>
      <vt:variant>
        <vt:i4>1769526</vt:i4>
      </vt:variant>
      <vt:variant>
        <vt:i4>404</vt:i4>
      </vt:variant>
      <vt:variant>
        <vt:i4>0</vt:i4>
      </vt:variant>
      <vt:variant>
        <vt:i4>5</vt:i4>
      </vt:variant>
      <vt:variant>
        <vt:lpwstr/>
      </vt:variant>
      <vt:variant>
        <vt:lpwstr>_Toc323907608</vt:lpwstr>
      </vt:variant>
      <vt:variant>
        <vt:i4>1769526</vt:i4>
      </vt:variant>
      <vt:variant>
        <vt:i4>398</vt:i4>
      </vt:variant>
      <vt:variant>
        <vt:i4>0</vt:i4>
      </vt:variant>
      <vt:variant>
        <vt:i4>5</vt:i4>
      </vt:variant>
      <vt:variant>
        <vt:lpwstr/>
      </vt:variant>
      <vt:variant>
        <vt:lpwstr>_Toc323907607</vt:lpwstr>
      </vt:variant>
      <vt:variant>
        <vt:i4>1769526</vt:i4>
      </vt:variant>
      <vt:variant>
        <vt:i4>392</vt:i4>
      </vt:variant>
      <vt:variant>
        <vt:i4>0</vt:i4>
      </vt:variant>
      <vt:variant>
        <vt:i4>5</vt:i4>
      </vt:variant>
      <vt:variant>
        <vt:lpwstr/>
      </vt:variant>
      <vt:variant>
        <vt:lpwstr>_Toc323907606</vt:lpwstr>
      </vt:variant>
      <vt:variant>
        <vt:i4>1769526</vt:i4>
      </vt:variant>
      <vt:variant>
        <vt:i4>386</vt:i4>
      </vt:variant>
      <vt:variant>
        <vt:i4>0</vt:i4>
      </vt:variant>
      <vt:variant>
        <vt:i4>5</vt:i4>
      </vt:variant>
      <vt:variant>
        <vt:lpwstr/>
      </vt:variant>
      <vt:variant>
        <vt:lpwstr>_Toc323907605</vt:lpwstr>
      </vt:variant>
      <vt:variant>
        <vt:i4>1769526</vt:i4>
      </vt:variant>
      <vt:variant>
        <vt:i4>380</vt:i4>
      </vt:variant>
      <vt:variant>
        <vt:i4>0</vt:i4>
      </vt:variant>
      <vt:variant>
        <vt:i4>5</vt:i4>
      </vt:variant>
      <vt:variant>
        <vt:lpwstr/>
      </vt:variant>
      <vt:variant>
        <vt:lpwstr>_Toc323907604</vt:lpwstr>
      </vt:variant>
      <vt:variant>
        <vt:i4>1769526</vt:i4>
      </vt:variant>
      <vt:variant>
        <vt:i4>374</vt:i4>
      </vt:variant>
      <vt:variant>
        <vt:i4>0</vt:i4>
      </vt:variant>
      <vt:variant>
        <vt:i4>5</vt:i4>
      </vt:variant>
      <vt:variant>
        <vt:lpwstr/>
      </vt:variant>
      <vt:variant>
        <vt:lpwstr>_Toc323907603</vt:lpwstr>
      </vt:variant>
      <vt:variant>
        <vt:i4>1769526</vt:i4>
      </vt:variant>
      <vt:variant>
        <vt:i4>368</vt:i4>
      </vt:variant>
      <vt:variant>
        <vt:i4>0</vt:i4>
      </vt:variant>
      <vt:variant>
        <vt:i4>5</vt:i4>
      </vt:variant>
      <vt:variant>
        <vt:lpwstr/>
      </vt:variant>
      <vt:variant>
        <vt:lpwstr>_Toc323907602</vt:lpwstr>
      </vt:variant>
      <vt:variant>
        <vt:i4>1769526</vt:i4>
      </vt:variant>
      <vt:variant>
        <vt:i4>362</vt:i4>
      </vt:variant>
      <vt:variant>
        <vt:i4>0</vt:i4>
      </vt:variant>
      <vt:variant>
        <vt:i4>5</vt:i4>
      </vt:variant>
      <vt:variant>
        <vt:lpwstr/>
      </vt:variant>
      <vt:variant>
        <vt:lpwstr>_Toc323907601</vt:lpwstr>
      </vt:variant>
      <vt:variant>
        <vt:i4>1769526</vt:i4>
      </vt:variant>
      <vt:variant>
        <vt:i4>356</vt:i4>
      </vt:variant>
      <vt:variant>
        <vt:i4>0</vt:i4>
      </vt:variant>
      <vt:variant>
        <vt:i4>5</vt:i4>
      </vt:variant>
      <vt:variant>
        <vt:lpwstr/>
      </vt:variant>
      <vt:variant>
        <vt:lpwstr>_Toc323907600</vt:lpwstr>
      </vt:variant>
      <vt:variant>
        <vt:i4>1179701</vt:i4>
      </vt:variant>
      <vt:variant>
        <vt:i4>350</vt:i4>
      </vt:variant>
      <vt:variant>
        <vt:i4>0</vt:i4>
      </vt:variant>
      <vt:variant>
        <vt:i4>5</vt:i4>
      </vt:variant>
      <vt:variant>
        <vt:lpwstr/>
      </vt:variant>
      <vt:variant>
        <vt:lpwstr>_Toc323907599</vt:lpwstr>
      </vt:variant>
      <vt:variant>
        <vt:i4>1179701</vt:i4>
      </vt:variant>
      <vt:variant>
        <vt:i4>344</vt:i4>
      </vt:variant>
      <vt:variant>
        <vt:i4>0</vt:i4>
      </vt:variant>
      <vt:variant>
        <vt:i4>5</vt:i4>
      </vt:variant>
      <vt:variant>
        <vt:lpwstr/>
      </vt:variant>
      <vt:variant>
        <vt:lpwstr>_Toc323907598</vt:lpwstr>
      </vt:variant>
      <vt:variant>
        <vt:i4>1179701</vt:i4>
      </vt:variant>
      <vt:variant>
        <vt:i4>338</vt:i4>
      </vt:variant>
      <vt:variant>
        <vt:i4>0</vt:i4>
      </vt:variant>
      <vt:variant>
        <vt:i4>5</vt:i4>
      </vt:variant>
      <vt:variant>
        <vt:lpwstr/>
      </vt:variant>
      <vt:variant>
        <vt:lpwstr>_Toc323907597</vt:lpwstr>
      </vt:variant>
      <vt:variant>
        <vt:i4>1179701</vt:i4>
      </vt:variant>
      <vt:variant>
        <vt:i4>332</vt:i4>
      </vt:variant>
      <vt:variant>
        <vt:i4>0</vt:i4>
      </vt:variant>
      <vt:variant>
        <vt:i4>5</vt:i4>
      </vt:variant>
      <vt:variant>
        <vt:lpwstr/>
      </vt:variant>
      <vt:variant>
        <vt:lpwstr>_Toc323907596</vt:lpwstr>
      </vt:variant>
      <vt:variant>
        <vt:i4>1179701</vt:i4>
      </vt:variant>
      <vt:variant>
        <vt:i4>326</vt:i4>
      </vt:variant>
      <vt:variant>
        <vt:i4>0</vt:i4>
      </vt:variant>
      <vt:variant>
        <vt:i4>5</vt:i4>
      </vt:variant>
      <vt:variant>
        <vt:lpwstr/>
      </vt:variant>
      <vt:variant>
        <vt:lpwstr>_Toc323907595</vt:lpwstr>
      </vt:variant>
      <vt:variant>
        <vt:i4>1179701</vt:i4>
      </vt:variant>
      <vt:variant>
        <vt:i4>320</vt:i4>
      </vt:variant>
      <vt:variant>
        <vt:i4>0</vt:i4>
      </vt:variant>
      <vt:variant>
        <vt:i4>5</vt:i4>
      </vt:variant>
      <vt:variant>
        <vt:lpwstr/>
      </vt:variant>
      <vt:variant>
        <vt:lpwstr>_Toc323907594</vt:lpwstr>
      </vt:variant>
      <vt:variant>
        <vt:i4>1179701</vt:i4>
      </vt:variant>
      <vt:variant>
        <vt:i4>314</vt:i4>
      </vt:variant>
      <vt:variant>
        <vt:i4>0</vt:i4>
      </vt:variant>
      <vt:variant>
        <vt:i4>5</vt:i4>
      </vt:variant>
      <vt:variant>
        <vt:lpwstr/>
      </vt:variant>
      <vt:variant>
        <vt:lpwstr>_Toc323907593</vt:lpwstr>
      </vt:variant>
      <vt:variant>
        <vt:i4>1179701</vt:i4>
      </vt:variant>
      <vt:variant>
        <vt:i4>308</vt:i4>
      </vt:variant>
      <vt:variant>
        <vt:i4>0</vt:i4>
      </vt:variant>
      <vt:variant>
        <vt:i4>5</vt:i4>
      </vt:variant>
      <vt:variant>
        <vt:lpwstr/>
      </vt:variant>
      <vt:variant>
        <vt:lpwstr>_Toc323907592</vt:lpwstr>
      </vt:variant>
      <vt:variant>
        <vt:i4>1179701</vt:i4>
      </vt:variant>
      <vt:variant>
        <vt:i4>302</vt:i4>
      </vt:variant>
      <vt:variant>
        <vt:i4>0</vt:i4>
      </vt:variant>
      <vt:variant>
        <vt:i4>5</vt:i4>
      </vt:variant>
      <vt:variant>
        <vt:lpwstr/>
      </vt:variant>
      <vt:variant>
        <vt:lpwstr>_Toc323907591</vt:lpwstr>
      </vt:variant>
      <vt:variant>
        <vt:i4>1179701</vt:i4>
      </vt:variant>
      <vt:variant>
        <vt:i4>296</vt:i4>
      </vt:variant>
      <vt:variant>
        <vt:i4>0</vt:i4>
      </vt:variant>
      <vt:variant>
        <vt:i4>5</vt:i4>
      </vt:variant>
      <vt:variant>
        <vt:lpwstr/>
      </vt:variant>
      <vt:variant>
        <vt:lpwstr>_Toc323907590</vt:lpwstr>
      </vt:variant>
      <vt:variant>
        <vt:i4>1245237</vt:i4>
      </vt:variant>
      <vt:variant>
        <vt:i4>290</vt:i4>
      </vt:variant>
      <vt:variant>
        <vt:i4>0</vt:i4>
      </vt:variant>
      <vt:variant>
        <vt:i4>5</vt:i4>
      </vt:variant>
      <vt:variant>
        <vt:lpwstr/>
      </vt:variant>
      <vt:variant>
        <vt:lpwstr>_Toc323907589</vt:lpwstr>
      </vt:variant>
      <vt:variant>
        <vt:i4>1245237</vt:i4>
      </vt:variant>
      <vt:variant>
        <vt:i4>284</vt:i4>
      </vt:variant>
      <vt:variant>
        <vt:i4>0</vt:i4>
      </vt:variant>
      <vt:variant>
        <vt:i4>5</vt:i4>
      </vt:variant>
      <vt:variant>
        <vt:lpwstr/>
      </vt:variant>
      <vt:variant>
        <vt:lpwstr>_Toc323907588</vt:lpwstr>
      </vt:variant>
      <vt:variant>
        <vt:i4>1245237</vt:i4>
      </vt:variant>
      <vt:variant>
        <vt:i4>278</vt:i4>
      </vt:variant>
      <vt:variant>
        <vt:i4>0</vt:i4>
      </vt:variant>
      <vt:variant>
        <vt:i4>5</vt:i4>
      </vt:variant>
      <vt:variant>
        <vt:lpwstr/>
      </vt:variant>
      <vt:variant>
        <vt:lpwstr>_Toc323907587</vt:lpwstr>
      </vt:variant>
      <vt:variant>
        <vt:i4>1245237</vt:i4>
      </vt:variant>
      <vt:variant>
        <vt:i4>272</vt:i4>
      </vt:variant>
      <vt:variant>
        <vt:i4>0</vt:i4>
      </vt:variant>
      <vt:variant>
        <vt:i4>5</vt:i4>
      </vt:variant>
      <vt:variant>
        <vt:lpwstr/>
      </vt:variant>
      <vt:variant>
        <vt:lpwstr>_Toc323907586</vt:lpwstr>
      </vt:variant>
      <vt:variant>
        <vt:i4>1245237</vt:i4>
      </vt:variant>
      <vt:variant>
        <vt:i4>266</vt:i4>
      </vt:variant>
      <vt:variant>
        <vt:i4>0</vt:i4>
      </vt:variant>
      <vt:variant>
        <vt:i4>5</vt:i4>
      </vt:variant>
      <vt:variant>
        <vt:lpwstr/>
      </vt:variant>
      <vt:variant>
        <vt:lpwstr>_Toc323907585</vt:lpwstr>
      </vt:variant>
      <vt:variant>
        <vt:i4>1245237</vt:i4>
      </vt:variant>
      <vt:variant>
        <vt:i4>260</vt:i4>
      </vt:variant>
      <vt:variant>
        <vt:i4>0</vt:i4>
      </vt:variant>
      <vt:variant>
        <vt:i4>5</vt:i4>
      </vt:variant>
      <vt:variant>
        <vt:lpwstr/>
      </vt:variant>
      <vt:variant>
        <vt:lpwstr>_Toc323907584</vt:lpwstr>
      </vt:variant>
      <vt:variant>
        <vt:i4>1245237</vt:i4>
      </vt:variant>
      <vt:variant>
        <vt:i4>254</vt:i4>
      </vt:variant>
      <vt:variant>
        <vt:i4>0</vt:i4>
      </vt:variant>
      <vt:variant>
        <vt:i4>5</vt:i4>
      </vt:variant>
      <vt:variant>
        <vt:lpwstr/>
      </vt:variant>
      <vt:variant>
        <vt:lpwstr>_Toc323907583</vt:lpwstr>
      </vt:variant>
      <vt:variant>
        <vt:i4>1245237</vt:i4>
      </vt:variant>
      <vt:variant>
        <vt:i4>248</vt:i4>
      </vt:variant>
      <vt:variant>
        <vt:i4>0</vt:i4>
      </vt:variant>
      <vt:variant>
        <vt:i4>5</vt:i4>
      </vt:variant>
      <vt:variant>
        <vt:lpwstr/>
      </vt:variant>
      <vt:variant>
        <vt:lpwstr>_Toc323907582</vt:lpwstr>
      </vt:variant>
      <vt:variant>
        <vt:i4>1245237</vt:i4>
      </vt:variant>
      <vt:variant>
        <vt:i4>242</vt:i4>
      </vt:variant>
      <vt:variant>
        <vt:i4>0</vt:i4>
      </vt:variant>
      <vt:variant>
        <vt:i4>5</vt:i4>
      </vt:variant>
      <vt:variant>
        <vt:lpwstr/>
      </vt:variant>
      <vt:variant>
        <vt:lpwstr>_Toc323907581</vt:lpwstr>
      </vt:variant>
      <vt:variant>
        <vt:i4>1245237</vt:i4>
      </vt:variant>
      <vt:variant>
        <vt:i4>236</vt:i4>
      </vt:variant>
      <vt:variant>
        <vt:i4>0</vt:i4>
      </vt:variant>
      <vt:variant>
        <vt:i4>5</vt:i4>
      </vt:variant>
      <vt:variant>
        <vt:lpwstr/>
      </vt:variant>
      <vt:variant>
        <vt:lpwstr>_Toc323907580</vt:lpwstr>
      </vt:variant>
      <vt:variant>
        <vt:i4>1835061</vt:i4>
      </vt:variant>
      <vt:variant>
        <vt:i4>230</vt:i4>
      </vt:variant>
      <vt:variant>
        <vt:i4>0</vt:i4>
      </vt:variant>
      <vt:variant>
        <vt:i4>5</vt:i4>
      </vt:variant>
      <vt:variant>
        <vt:lpwstr/>
      </vt:variant>
      <vt:variant>
        <vt:lpwstr>_Toc323907579</vt:lpwstr>
      </vt:variant>
      <vt:variant>
        <vt:i4>1835061</vt:i4>
      </vt:variant>
      <vt:variant>
        <vt:i4>224</vt:i4>
      </vt:variant>
      <vt:variant>
        <vt:i4>0</vt:i4>
      </vt:variant>
      <vt:variant>
        <vt:i4>5</vt:i4>
      </vt:variant>
      <vt:variant>
        <vt:lpwstr/>
      </vt:variant>
      <vt:variant>
        <vt:lpwstr>_Toc323907578</vt:lpwstr>
      </vt:variant>
      <vt:variant>
        <vt:i4>1835061</vt:i4>
      </vt:variant>
      <vt:variant>
        <vt:i4>218</vt:i4>
      </vt:variant>
      <vt:variant>
        <vt:i4>0</vt:i4>
      </vt:variant>
      <vt:variant>
        <vt:i4>5</vt:i4>
      </vt:variant>
      <vt:variant>
        <vt:lpwstr/>
      </vt:variant>
      <vt:variant>
        <vt:lpwstr>_Toc323907577</vt:lpwstr>
      </vt:variant>
      <vt:variant>
        <vt:i4>1835061</vt:i4>
      </vt:variant>
      <vt:variant>
        <vt:i4>212</vt:i4>
      </vt:variant>
      <vt:variant>
        <vt:i4>0</vt:i4>
      </vt:variant>
      <vt:variant>
        <vt:i4>5</vt:i4>
      </vt:variant>
      <vt:variant>
        <vt:lpwstr/>
      </vt:variant>
      <vt:variant>
        <vt:lpwstr>_Toc323907576</vt:lpwstr>
      </vt:variant>
      <vt:variant>
        <vt:i4>1835061</vt:i4>
      </vt:variant>
      <vt:variant>
        <vt:i4>206</vt:i4>
      </vt:variant>
      <vt:variant>
        <vt:i4>0</vt:i4>
      </vt:variant>
      <vt:variant>
        <vt:i4>5</vt:i4>
      </vt:variant>
      <vt:variant>
        <vt:lpwstr/>
      </vt:variant>
      <vt:variant>
        <vt:lpwstr>_Toc323907575</vt:lpwstr>
      </vt:variant>
      <vt:variant>
        <vt:i4>1835061</vt:i4>
      </vt:variant>
      <vt:variant>
        <vt:i4>200</vt:i4>
      </vt:variant>
      <vt:variant>
        <vt:i4>0</vt:i4>
      </vt:variant>
      <vt:variant>
        <vt:i4>5</vt:i4>
      </vt:variant>
      <vt:variant>
        <vt:lpwstr/>
      </vt:variant>
      <vt:variant>
        <vt:lpwstr>_Toc323907574</vt:lpwstr>
      </vt:variant>
      <vt:variant>
        <vt:i4>1835061</vt:i4>
      </vt:variant>
      <vt:variant>
        <vt:i4>194</vt:i4>
      </vt:variant>
      <vt:variant>
        <vt:i4>0</vt:i4>
      </vt:variant>
      <vt:variant>
        <vt:i4>5</vt:i4>
      </vt:variant>
      <vt:variant>
        <vt:lpwstr/>
      </vt:variant>
      <vt:variant>
        <vt:lpwstr>_Toc323907573</vt:lpwstr>
      </vt:variant>
      <vt:variant>
        <vt:i4>1835061</vt:i4>
      </vt:variant>
      <vt:variant>
        <vt:i4>188</vt:i4>
      </vt:variant>
      <vt:variant>
        <vt:i4>0</vt:i4>
      </vt:variant>
      <vt:variant>
        <vt:i4>5</vt:i4>
      </vt:variant>
      <vt:variant>
        <vt:lpwstr/>
      </vt:variant>
      <vt:variant>
        <vt:lpwstr>_Toc323907572</vt:lpwstr>
      </vt:variant>
      <vt:variant>
        <vt:i4>1835061</vt:i4>
      </vt:variant>
      <vt:variant>
        <vt:i4>182</vt:i4>
      </vt:variant>
      <vt:variant>
        <vt:i4>0</vt:i4>
      </vt:variant>
      <vt:variant>
        <vt:i4>5</vt:i4>
      </vt:variant>
      <vt:variant>
        <vt:lpwstr/>
      </vt:variant>
      <vt:variant>
        <vt:lpwstr>_Toc323907571</vt:lpwstr>
      </vt:variant>
      <vt:variant>
        <vt:i4>1835061</vt:i4>
      </vt:variant>
      <vt:variant>
        <vt:i4>176</vt:i4>
      </vt:variant>
      <vt:variant>
        <vt:i4>0</vt:i4>
      </vt:variant>
      <vt:variant>
        <vt:i4>5</vt:i4>
      </vt:variant>
      <vt:variant>
        <vt:lpwstr/>
      </vt:variant>
      <vt:variant>
        <vt:lpwstr>_Toc323907570</vt:lpwstr>
      </vt:variant>
      <vt:variant>
        <vt:i4>1900597</vt:i4>
      </vt:variant>
      <vt:variant>
        <vt:i4>170</vt:i4>
      </vt:variant>
      <vt:variant>
        <vt:i4>0</vt:i4>
      </vt:variant>
      <vt:variant>
        <vt:i4>5</vt:i4>
      </vt:variant>
      <vt:variant>
        <vt:lpwstr/>
      </vt:variant>
      <vt:variant>
        <vt:lpwstr>_Toc323907569</vt:lpwstr>
      </vt:variant>
      <vt:variant>
        <vt:i4>1900597</vt:i4>
      </vt:variant>
      <vt:variant>
        <vt:i4>164</vt:i4>
      </vt:variant>
      <vt:variant>
        <vt:i4>0</vt:i4>
      </vt:variant>
      <vt:variant>
        <vt:i4>5</vt:i4>
      </vt:variant>
      <vt:variant>
        <vt:lpwstr/>
      </vt:variant>
      <vt:variant>
        <vt:lpwstr>_Toc323907568</vt:lpwstr>
      </vt:variant>
      <vt:variant>
        <vt:i4>1900597</vt:i4>
      </vt:variant>
      <vt:variant>
        <vt:i4>158</vt:i4>
      </vt:variant>
      <vt:variant>
        <vt:i4>0</vt:i4>
      </vt:variant>
      <vt:variant>
        <vt:i4>5</vt:i4>
      </vt:variant>
      <vt:variant>
        <vt:lpwstr/>
      </vt:variant>
      <vt:variant>
        <vt:lpwstr>_Toc323907567</vt:lpwstr>
      </vt:variant>
      <vt:variant>
        <vt:i4>1900597</vt:i4>
      </vt:variant>
      <vt:variant>
        <vt:i4>152</vt:i4>
      </vt:variant>
      <vt:variant>
        <vt:i4>0</vt:i4>
      </vt:variant>
      <vt:variant>
        <vt:i4>5</vt:i4>
      </vt:variant>
      <vt:variant>
        <vt:lpwstr/>
      </vt:variant>
      <vt:variant>
        <vt:lpwstr>_Toc323907566</vt:lpwstr>
      </vt:variant>
      <vt:variant>
        <vt:i4>1900597</vt:i4>
      </vt:variant>
      <vt:variant>
        <vt:i4>146</vt:i4>
      </vt:variant>
      <vt:variant>
        <vt:i4>0</vt:i4>
      </vt:variant>
      <vt:variant>
        <vt:i4>5</vt:i4>
      </vt:variant>
      <vt:variant>
        <vt:lpwstr/>
      </vt:variant>
      <vt:variant>
        <vt:lpwstr>_Toc323907565</vt:lpwstr>
      </vt:variant>
      <vt:variant>
        <vt:i4>1900597</vt:i4>
      </vt:variant>
      <vt:variant>
        <vt:i4>140</vt:i4>
      </vt:variant>
      <vt:variant>
        <vt:i4>0</vt:i4>
      </vt:variant>
      <vt:variant>
        <vt:i4>5</vt:i4>
      </vt:variant>
      <vt:variant>
        <vt:lpwstr/>
      </vt:variant>
      <vt:variant>
        <vt:lpwstr>_Toc323907564</vt:lpwstr>
      </vt:variant>
      <vt:variant>
        <vt:i4>1900597</vt:i4>
      </vt:variant>
      <vt:variant>
        <vt:i4>134</vt:i4>
      </vt:variant>
      <vt:variant>
        <vt:i4>0</vt:i4>
      </vt:variant>
      <vt:variant>
        <vt:i4>5</vt:i4>
      </vt:variant>
      <vt:variant>
        <vt:lpwstr/>
      </vt:variant>
      <vt:variant>
        <vt:lpwstr>_Toc323907563</vt:lpwstr>
      </vt:variant>
      <vt:variant>
        <vt:i4>1900597</vt:i4>
      </vt:variant>
      <vt:variant>
        <vt:i4>128</vt:i4>
      </vt:variant>
      <vt:variant>
        <vt:i4>0</vt:i4>
      </vt:variant>
      <vt:variant>
        <vt:i4>5</vt:i4>
      </vt:variant>
      <vt:variant>
        <vt:lpwstr/>
      </vt:variant>
      <vt:variant>
        <vt:lpwstr>_Toc323907562</vt:lpwstr>
      </vt:variant>
      <vt:variant>
        <vt:i4>1900597</vt:i4>
      </vt:variant>
      <vt:variant>
        <vt:i4>122</vt:i4>
      </vt:variant>
      <vt:variant>
        <vt:i4>0</vt:i4>
      </vt:variant>
      <vt:variant>
        <vt:i4>5</vt:i4>
      </vt:variant>
      <vt:variant>
        <vt:lpwstr/>
      </vt:variant>
      <vt:variant>
        <vt:lpwstr>_Toc323907561</vt:lpwstr>
      </vt:variant>
      <vt:variant>
        <vt:i4>1900597</vt:i4>
      </vt:variant>
      <vt:variant>
        <vt:i4>116</vt:i4>
      </vt:variant>
      <vt:variant>
        <vt:i4>0</vt:i4>
      </vt:variant>
      <vt:variant>
        <vt:i4>5</vt:i4>
      </vt:variant>
      <vt:variant>
        <vt:lpwstr/>
      </vt:variant>
      <vt:variant>
        <vt:lpwstr>_Toc323907560</vt:lpwstr>
      </vt:variant>
      <vt:variant>
        <vt:i4>1966133</vt:i4>
      </vt:variant>
      <vt:variant>
        <vt:i4>110</vt:i4>
      </vt:variant>
      <vt:variant>
        <vt:i4>0</vt:i4>
      </vt:variant>
      <vt:variant>
        <vt:i4>5</vt:i4>
      </vt:variant>
      <vt:variant>
        <vt:lpwstr/>
      </vt:variant>
      <vt:variant>
        <vt:lpwstr>_Toc323907559</vt:lpwstr>
      </vt:variant>
      <vt:variant>
        <vt:i4>1966133</vt:i4>
      </vt:variant>
      <vt:variant>
        <vt:i4>104</vt:i4>
      </vt:variant>
      <vt:variant>
        <vt:i4>0</vt:i4>
      </vt:variant>
      <vt:variant>
        <vt:i4>5</vt:i4>
      </vt:variant>
      <vt:variant>
        <vt:lpwstr/>
      </vt:variant>
      <vt:variant>
        <vt:lpwstr>_Toc323907558</vt:lpwstr>
      </vt:variant>
      <vt:variant>
        <vt:i4>1966133</vt:i4>
      </vt:variant>
      <vt:variant>
        <vt:i4>98</vt:i4>
      </vt:variant>
      <vt:variant>
        <vt:i4>0</vt:i4>
      </vt:variant>
      <vt:variant>
        <vt:i4>5</vt:i4>
      </vt:variant>
      <vt:variant>
        <vt:lpwstr/>
      </vt:variant>
      <vt:variant>
        <vt:lpwstr>_Toc323907557</vt:lpwstr>
      </vt:variant>
      <vt:variant>
        <vt:i4>1966133</vt:i4>
      </vt:variant>
      <vt:variant>
        <vt:i4>92</vt:i4>
      </vt:variant>
      <vt:variant>
        <vt:i4>0</vt:i4>
      </vt:variant>
      <vt:variant>
        <vt:i4>5</vt:i4>
      </vt:variant>
      <vt:variant>
        <vt:lpwstr/>
      </vt:variant>
      <vt:variant>
        <vt:lpwstr>_Toc323907556</vt:lpwstr>
      </vt:variant>
      <vt:variant>
        <vt:i4>1966133</vt:i4>
      </vt:variant>
      <vt:variant>
        <vt:i4>86</vt:i4>
      </vt:variant>
      <vt:variant>
        <vt:i4>0</vt:i4>
      </vt:variant>
      <vt:variant>
        <vt:i4>5</vt:i4>
      </vt:variant>
      <vt:variant>
        <vt:lpwstr/>
      </vt:variant>
      <vt:variant>
        <vt:lpwstr>_Toc323907555</vt:lpwstr>
      </vt:variant>
      <vt:variant>
        <vt:i4>1966133</vt:i4>
      </vt:variant>
      <vt:variant>
        <vt:i4>80</vt:i4>
      </vt:variant>
      <vt:variant>
        <vt:i4>0</vt:i4>
      </vt:variant>
      <vt:variant>
        <vt:i4>5</vt:i4>
      </vt:variant>
      <vt:variant>
        <vt:lpwstr/>
      </vt:variant>
      <vt:variant>
        <vt:lpwstr>_Toc323907554</vt:lpwstr>
      </vt:variant>
      <vt:variant>
        <vt:i4>1966133</vt:i4>
      </vt:variant>
      <vt:variant>
        <vt:i4>74</vt:i4>
      </vt:variant>
      <vt:variant>
        <vt:i4>0</vt:i4>
      </vt:variant>
      <vt:variant>
        <vt:i4>5</vt:i4>
      </vt:variant>
      <vt:variant>
        <vt:lpwstr/>
      </vt:variant>
      <vt:variant>
        <vt:lpwstr>_Toc323907553</vt:lpwstr>
      </vt:variant>
      <vt:variant>
        <vt:i4>1966133</vt:i4>
      </vt:variant>
      <vt:variant>
        <vt:i4>68</vt:i4>
      </vt:variant>
      <vt:variant>
        <vt:i4>0</vt:i4>
      </vt:variant>
      <vt:variant>
        <vt:i4>5</vt:i4>
      </vt:variant>
      <vt:variant>
        <vt:lpwstr/>
      </vt:variant>
      <vt:variant>
        <vt:lpwstr>_Toc323907552</vt:lpwstr>
      </vt:variant>
      <vt:variant>
        <vt:i4>1966133</vt:i4>
      </vt:variant>
      <vt:variant>
        <vt:i4>62</vt:i4>
      </vt:variant>
      <vt:variant>
        <vt:i4>0</vt:i4>
      </vt:variant>
      <vt:variant>
        <vt:i4>5</vt:i4>
      </vt:variant>
      <vt:variant>
        <vt:lpwstr/>
      </vt:variant>
      <vt:variant>
        <vt:lpwstr>_Toc323907551</vt:lpwstr>
      </vt:variant>
      <vt:variant>
        <vt:i4>1966133</vt:i4>
      </vt:variant>
      <vt:variant>
        <vt:i4>56</vt:i4>
      </vt:variant>
      <vt:variant>
        <vt:i4>0</vt:i4>
      </vt:variant>
      <vt:variant>
        <vt:i4>5</vt:i4>
      </vt:variant>
      <vt:variant>
        <vt:lpwstr/>
      </vt:variant>
      <vt:variant>
        <vt:lpwstr>_Toc323907550</vt:lpwstr>
      </vt:variant>
      <vt:variant>
        <vt:i4>2031669</vt:i4>
      </vt:variant>
      <vt:variant>
        <vt:i4>50</vt:i4>
      </vt:variant>
      <vt:variant>
        <vt:i4>0</vt:i4>
      </vt:variant>
      <vt:variant>
        <vt:i4>5</vt:i4>
      </vt:variant>
      <vt:variant>
        <vt:lpwstr/>
      </vt:variant>
      <vt:variant>
        <vt:lpwstr>_Toc323907549</vt:lpwstr>
      </vt:variant>
      <vt:variant>
        <vt:i4>2031669</vt:i4>
      </vt:variant>
      <vt:variant>
        <vt:i4>44</vt:i4>
      </vt:variant>
      <vt:variant>
        <vt:i4>0</vt:i4>
      </vt:variant>
      <vt:variant>
        <vt:i4>5</vt:i4>
      </vt:variant>
      <vt:variant>
        <vt:lpwstr/>
      </vt:variant>
      <vt:variant>
        <vt:lpwstr>_Toc323907548</vt:lpwstr>
      </vt:variant>
      <vt:variant>
        <vt:i4>2031669</vt:i4>
      </vt:variant>
      <vt:variant>
        <vt:i4>38</vt:i4>
      </vt:variant>
      <vt:variant>
        <vt:i4>0</vt:i4>
      </vt:variant>
      <vt:variant>
        <vt:i4>5</vt:i4>
      </vt:variant>
      <vt:variant>
        <vt:lpwstr/>
      </vt:variant>
      <vt:variant>
        <vt:lpwstr>_Toc323907547</vt:lpwstr>
      </vt:variant>
      <vt:variant>
        <vt:i4>2031669</vt:i4>
      </vt:variant>
      <vt:variant>
        <vt:i4>32</vt:i4>
      </vt:variant>
      <vt:variant>
        <vt:i4>0</vt:i4>
      </vt:variant>
      <vt:variant>
        <vt:i4>5</vt:i4>
      </vt:variant>
      <vt:variant>
        <vt:lpwstr/>
      </vt:variant>
      <vt:variant>
        <vt:lpwstr>_Toc323907546</vt:lpwstr>
      </vt:variant>
      <vt:variant>
        <vt:i4>2031669</vt:i4>
      </vt:variant>
      <vt:variant>
        <vt:i4>26</vt:i4>
      </vt:variant>
      <vt:variant>
        <vt:i4>0</vt:i4>
      </vt:variant>
      <vt:variant>
        <vt:i4>5</vt:i4>
      </vt:variant>
      <vt:variant>
        <vt:lpwstr/>
      </vt:variant>
      <vt:variant>
        <vt:lpwstr>_Toc323907545</vt:lpwstr>
      </vt:variant>
      <vt:variant>
        <vt:i4>2031669</vt:i4>
      </vt:variant>
      <vt:variant>
        <vt:i4>20</vt:i4>
      </vt:variant>
      <vt:variant>
        <vt:i4>0</vt:i4>
      </vt:variant>
      <vt:variant>
        <vt:i4>5</vt:i4>
      </vt:variant>
      <vt:variant>
        <vt:lpwstr/>
      </vt:variant>
      <vt:variant>
        <vt:lpwstr>_Toc323907544</vt:lpwstr>
      </vt:variant>
      <vt:variant>
        <vt:i4>2031669</vt:i4>
      </vt:variant>
      <vt:variant>
        <vt:i4>14</vt:i4>
      </vt:variant>
      <vt:variant>
        <vt:i4>0</vt:i4>
      </vt:variant>
      <vt:variant>
        <vt:i4>5</vt:i4>
      </vt:variant>
      <vt:variant>
        <vt:lpwstr/>
      </vt:variant>
      <vt:variant>
        <vt:lpwstr>_Toc323907543</vt:lpwstr>
      </vt:variant>
      <vt:variant>
        <vt:i4>2031669</vt:i4>
      </vt:variant>
      <vt:variant>
        <vt:i4>8</vt:i4>
      </vt:variant>
      <vt:variant>
        <vt:i4>0</vt:i4>
      </vt:variant>
      <vt:variant>
        <vt:i4>5</vt:i4>
      </vt:variant>
      <vt:variant>
        <vt:lpwstr/>
      </vt:variant>
      <vt:variant>
        <vt:lpwstr>_Toc323907542</vt:lpwstr>
      </vt:variant>
      <vt:variant>
        <vt:i4>2031669</vt:i4>
      </vt:variant>
      <vt:variant>
        <vt:i4>2</vt:i4>
      </vt:variant>
      <vt:variant>
        <vt:i4>0</vt:i4>
      </vt:variant>
      <vt:variant>
        <vt:i4>5</vt:i4>
      </vt:variant>
      <vt:variant>
        <vt:lpwstr/>
      </vt:variant>
      <vt:variant>
        <vt:lpwstr>_Toc323907541</vt:lpwstr>
      </vt:variant>
      <vt:variant>
        <vt:i4>7077898</vt:i4>
      </vt:variant>
      <vt:variant>
        <vt:i4>0</vt:i4>
      </vt:variant>
      <vt:variant>
        <vt:i4>0</vt:i4>
      </vt:variant>
      <vt:variant>
        <vt:i4>5</vt:i4>
      </vt:variant>
      <vt:variant>
        <vt:lpwstr>https://bugs.ecmascript.org/show_bug.cgi?id=155</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2012-01-16T09:13:00Z</cp:lastPrinted>
  <dcterms:created xsi:type="dcterms:W3CDTF">2015-05-03T16:27:00Z</dcterms:created>
  <dcterms:modified xsi:type="dcterms:W3CDTF">2015-05-03T16:27:00Z</dcterms:modified>
</cp:coreProperties>
</file>